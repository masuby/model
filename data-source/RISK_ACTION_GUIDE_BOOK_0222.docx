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806"/>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0"/>
      </w:tblGrid>
      <w:tr w:rsidR="000359A0" w:rsidRPr="00997D17" w14:paraId="00D0B297" w14:textId="77777777" w:rsidTr="000359A0">
        <w:tc>
          <w:tcPr>
            <w:tcW w:w="13680" w:type="dxa"/>
            <w:tcBorders>
              <w:top w:val="single" w:sz="4" w:space="0" w:color="9E9E9E"/>
              <w:left w:val="single" w:sz="4" w:space="0" w:color="9E9E9E"/>
              <w:bottom w:val="single" w:sz="4" w:space="0" w:color="9E9E9E"/>
              <w:right w:val="single" w:sz="4" w:space="0" w:color="9E9E9E"/>
            </w:tcBorders>
            <w:shd w:val="clear" w:color="auto" w:fill="F2F2F2"/>
            <w:tcMar>
              <w:top w:w="140" w:type="dxa"/>
              <w:left w:w="200" w:type="dxa"/>
              <w:bottom w:w="140" w:type="dxa"/>
              <w:right w:w="200" w:type="dxa"/>
            </w:tcMar>
          </w:tcPr>
          <w:p w14:paraId="41AFEB8F" w14:textId="21386CEE" w:rsidR="000359A0" w:rsidRPr="00997D17" w:rsidRDefault="00824A64" w:rsidP="000359A0">
            <w:pPr>
              <w:jc w:val="both"/>
              <w:rPr>
                <w:sz w:val="22"/>
                <w:szCs w:val="22"/>
              </w:rPr>
            </w:pPr>
            <w:ins w:id="0" w:author="Bonephace Kaijage" w:date="2026-10-14T05:47:00Z" w16du:dateUtc="2026-10-14T03:47:00Z">
              <w:r>
                <w:rPr>
                  <w:sz w:val="22"/>
                  <w:szCs w:val="22"/>
                </w:rPr>
                <w:t xml:space="preserve"> </w:t>
              </w:r>
            </w:ins>
            <w:r w:rsidR="000359A0" w:rsidRPr="00997D17">
              <w:rPr>
                <w:sz w:val="22"/>
                <w:szCs w:val="22"/>
              </w:rPr>
              <w:t>COMMON STATEMENT</w:t>
            </w:r>
          </w:p>
          <w:p w14:paraId="0883D62F" w14:textId="77777777" w:rsidR="003E5549" w:rsidRPr="00997D17" w:rsidRDefault="003E5549" w:rsidP="000359A0">
            <w:pPr>
              <w:jc w:val="both"/>
              <w:rPr>
                <w:sz w:val="22"/>
                <w:szCs w:val="22"/>
              </w:rPr>
            </w:pPr>
          </w:p>
          <w:p w14:paraId="0337E1FA" w14:textId="77777777" w:rsidR="000343A2" w:rsidRPr="000343A2" w:rsidRDefault="000359A0" w:rsidP="000359A0">
            <w:pPr>
              <w:jc w:val="both"/>
              <w:rPr>
                <w:ins w:id="1" w:author="Bonephace Kaijage" w:date="2026-10-11T06:14:00Z" w16du:dateUtc="2026-10-11T03:14:00Z"/>
                <w:i/>
                <w:iCs/>
                <w:sz w:val="22"/>
                <w:szCs w:val="22"/>
                <w:rPrChange w:id="2" w:author="Bonephace Kaijage" w:date="2026-10-11T06:14:00Z" w16du:dateUtc="2026-10-11T03:14:00Z">
                  <w:rPr>
                    <w:ins w:id="3" w:author="Bonephace Kaijage" w:date="2026-10-11T06:14:00Z" w16du:dateUtc="2026-10-11T03:14:00Z"/>
                    <w:sz w:val="22"/>
                    <w:szCs w:val="22"/>
                  </w:rPr>
                </w:rPrChange>
              </w:rPr>
            </w:pPr>
            <w:r w:rsidRPr="00997D17">
              <w:rPr>
                <w:sz w:val="22"/>
                <w:szCs w:val="22"/>
              </w:rPr>
              <w:t xml:space="preserve">SW: </w:t>
            </w:r>
            <w:ins w:id="4" w:author="Bonephace Kaijage" w:date="2026-10-11T06:14:00Z" w16du:dateUtc="2026-10-11T03:14:00Z">
              <w:r w:rsidR="000343A2" w:rsidRPr="000343A2">
                <w:rPr>
                  <w:i/>
                  <w:iCs/>
                  <w:sz w:val="22"/>
                  <w:szCs w:val="22"/>
                  <w:rPrChange w:id="5" w:author="Bonephace Kaijage" w:date="2026-10-11T06:14:00Z" w16du:dateUtc="2026-10-11T03:14:00Z">
                    <w:rPr>
                      <w:sz w:val="22"/>
                      <w:szCs w:val="22"/>
                    </w:rPr>
                  </w:rPrChange>
                </w:rPr>
                <w:t>Waraka huu ni kwa ajili ya watu wanaoishi, kulima, kufanya biashara na kuvua katika maeneo ambayo hatari zake tayari zinajulikana. Kwa kila eneo unaeleza kwa nini ardhi hufurika, kuporomoka au kukauka; jinsi ya kuishi salama na hatari hiyo; nini cha kuepuka ili usiongeze hatari; na lini na wapi pa kuhamia. Ngazi za rangi zinakuonyesha hali ilivyo leo.</w:t>
              </w:r>
            </w:ins>
          </w:p>
          <w:p w14:paraId="2E6F3FD7" w14:textId="77777777" w:rsidR="000343A2" w:rsidRPr="000343A2" w:rsidRDefault="000343A2" w:rsidP="000359A0">
            <w:pPr>
              <w:jc w:val="both"/>
              <w:rPr>
                <w:ins w:id="6" w:author="Bonephace Kaijage" w:date="2026-10-11T06:14:00Z" w16du:dateUtc="2026-10-11T03:14:00Z"/>
                <w:i/>
                <w:iCs/>
                <w:sz w:val="22"/>
                <w:szCs w:val="22"/>
                <w:rPrChange w:id="7" w:author="Bonephace Kaijage" w:date="2026-10-11T06:14:00Z" w16du:dateUtc="2026-10-11T03:14:00Z">
                  <w:rPr>
                    <w:ins w:id="8" w:author="Bonephace Kaijage" w:date="2026-10-11T06:14:00Z" w16du:dateUtc="2026-10-11T03:14:00Z"/>
                    <w:sz w:val="22"/>
                    <w:szCs w:val="22"/>
                  </w:rPr>
                </w:rPrChange>
              </w:rPr>
            </w:pPr>
            <w:ins w:id="9" w:author="Bonephace Kaijage" w:date="2026-10-11T06:14:00Z" w16du:dateUtc="2026-10-11T03:14:00Z">
              <w:r w:rsidRPr="000343A2">
                <w:rPr>
                  <w:i/>
                  <w:iCs/>
                  <w:sz w:val="22"/>
                  <w:szCs w:val="22"/>
                  <w:rPrChange w:id="10" w:author="Bonephace Kaijage" w:date="2026-10-11T06:14:00Z" w16du:dateUtc="2026-10-11T03:14:00Z">
                    <w:rPr>
                      <w:sz w:val="22"/>
                      <w:szCs w:val="22"/>
                    </w:rPr>
                  </w:rPrChange>
                </w:rPr>
                <w:t>EN: This document is for people who live, farm, trade and fish in places where the risks are already known. For each place it explains why the ground floods, slides or dries out; how to live safely with that risk; what to avoid so that you do not add to it; and when and where to move. The colour levels tell you how serious the situation is today.</w:t>
              </w:r>
            </w:ins>
          </w:p>
          <w:p w14:paraId="14ECAB83" w14:textId="7CF0DD30" w:rsidR="000359A0" w:rsidRPr="00997D17" w:rsidRDefault="000343A2" w:rsidP="000359A0">
            <w:pPr>
              <w:jc w:val="both"/>
              <w:rPr>
                <w:sz w:val="22"/>
                <w:szCs w:val="22"/>
              </w:rPr>
            </w:pPr>
            <w:ins w:id="11" w:author="Bonephace Kaijage" w:date="2026-10-11T06:14:00Z" w16du:dateUtc="2026-10-11T03:14:00Z">
              <w:r w:rsidRPr="000343A2">
                <w:rPr>
                  <w:i/>
                  <w:iCs/>
                  <w:sz w:val="22"/>
                  <w:szCs w:val="22"/>
                  <w:rPrChange w:id="12" w:author="Bonephace Kaijage" w:date="2026-10-11T06:14:00Z" w16du:dateUtc="2026-10-11T03:14:00Z">
                    <w:rPr>
                      <w:sz w:val="22"/>
                      <w:szCs w:val="22"/>
                    </w:rPr>
                  </w:rPrChange>
                </w:rPr>
                <w:t xml:space="preserve">SW: </w:t>
              </w:r>
            </w:ins>
            <w:r w:rsidR="000359A0" w:rsidRPr="00997D17">
              <w:rPr>
                <w:i/>
                <w:iCs/>
                <w:sz w:val="22"/>
                <w:szCs w:val="22"/>
              </w:rPr>
              <w:t>Kamati za Usimamizi wa Maafa za Mikoa, Wilaya, Kata na Vijiji zinatakiwa kuchukua hatua stahiki za kujiandaa na kukabiliana na maafa ili kupunguza athari za majanga.</w:t>
            </w:r>
          </w:p>
          <w:p w14:paraId="567C7CE8" w14:textId="77777777" w:rsidR="000359A0" w:rsidRPr="00997D17" w:rsidRDefault="000359A0" w:rsidP="000359A0">
            <w:pPr>
              <w:jc w:val="both"/>
              <w:rPr>
                <w:sz w:val="22"/>
                <w:szCs w:val="22"/>
              </w:rPr>
            </w:pPr>
            <w:r w:rsidRPr="00997D17">
              <w:rPr>
                <w:sz w:val="22"/>
                <w:szCs w:val="22"/>
              </w:rPr>
              <w:t xml:space="preserve">EN: </w:t>
            </w:r>
            <w:r w:rsidRPr="00997D17">
              <w:rPr>
                <w:i/>
                <w:iCs/>
                <w:sz w:val="22"/>
                <w:szCs w:val="22"/>
              </w:rPr>
              <w:t>Regional, District, Ward and Village Disaster Management Committees are required to take appropriate measures to prepare for and respond to disasters in order to reduce the impacts of disasters.</w:t>
            </w:r>
          </w:p>
        </w:tc>
      </w:tr>
    </w:tbl>
    <w:p w14:paraId="2B661CAE" w14:textId="77777777" w:rsidR="00D3308D" w:rsidRPr="00997D17" w:rsidRDefault="00D3308D" w:rsidP="000359A0">
      <w:pPr>
        <w:jc w:val="both"/>
        <w:rPr>
          <w:sz w:val="22"/>
          <w:szCs w:val="22"/>
        </w:rPr>
      </w:pPr>
    </w:p>
    <w:p w14:paraId="0F2DF173" w14:textId="77777777" w:rsidR="003E5549" w:rsidRPr="00997D17" w:rsidRDefault="00314EC9" w:rsidP="000359A0">
      <w:pPr>
        <w:jc w:val="both"/>
        <w:rPr>
          <w:sz w:val="22"/>
          <w:szCs w:val="22"/>
        </w:rPr>
      </w:pPr>
      <w:r w:rsidRPr="00997D17">
        <w:rPr>
          <w:sz w:val="22"/>
          <w:szCs w:val="22"/>
        </w:rPr>
        <w:t xml:space="preserve">Three escalating alert levels: </w:t>
      </w:r>
    </w:p>
    <w:p w14:paraId="49B3FDCF" w14:textId="77777777" w:rsidR="003E5549" w:rsidRPr="00997D17" w:rsidRDefault="00314EC9">
      <w:pPr>
        <w:pStyle w:val="ListParagraph"/>
        <w:numPr>
          <w:ilvl w:val="0"/>
          <w:numId w:val="42"/>
        </w:numPr>
        <w:jc w:val="both"/>
        <w:rPr>
          <w:sz w:val="22"/>
          <w:szCs w:val="22"/>
        </w:rPr>
      </w:pPr>
      <w:r w:rsidRPr="00997D17">
        <w:rPr>
          <w:sz w:val="22"/>
          <w:szCs w:val="22"/>
        </w:rPr>
        <w:t xml:space="preserve">Advisory (Level 1) </w:t>
      </w:r>
    </w:p>
    <w:p w14:paraId="00F0AC3F" w14:textId="77777777" w:rsidR="003E5549" w:rsidRPr="00997D17" w:rsidRDefault="00314EC9">
      <w:pPr>
        <w:pStyle w:val="ListParagraph"/>
        <w:numPr>
          <w:ilvl w:val="0"/>
          <w:numId w:val="42"/>
        </w:numPr>
        <w:jc w:val="both"/>
        <w:rPr>
          <w:sz w:val="22"/>
          <w:szCs w:val="22"/>
        </w:rPr>
      </w:pPr>
      <w:r w:rsidRPr="00997D17">
        <w:rPr>
          <w:sz w:val="22"/>
          <w:szCs w:val="22"/>
        </w:rPr>
        <w:t>Warning (Level 2)</w:t>
      </w:r>
    </w:p>
    <w:p w14:paraId="7D9D47CE" w14:textId="15AB1F3F" w:rsidR="00314EC9" w:rsidRPr="00997D17" w:rsidRDefault="0089242C">
      <w:pPr>
        <w:pStyle w:val="ListParagraph"/>
        <w:numPr>
          <w:ilvl w:val="0"/>
          <w:numId w:val="42"/>
        </w:numPr>
        <w:jc w:val="both"/>
        <w:rPr>
          <w:sz w:val="22"/>
          <w:szCs w:val="22"/>
        </w:rPr>
      </w:pPr>
      <w:r w:rsidRPr="00997D17">
        <w:rPr>
          <w:sz w:val="22"/>
          <w:szCs w:val="22"/>
        </w:rPr>
        <w:t>Major Warning (Level 3)</w:t>
      </w:r>
    </w:p>
    <w:p w14:paraId="294926D6" w14:textId="77777777" w:rsidR="003E5549" w:rsidRPr="00997D17" w:rsidRDefault="003E5549" w:rsidP="003E5549">
      <w:pPr>
        <w:jc w:val="both"/>
        <w:rPr>
          <w:sz w:val="22"/>
          <w:szCs w:val="22"/>
        </w:rPr>
      </w:pPr>
    </w:p>
    <w:p w14:paraId="69A6CE54" w14:textId="77777777" w:rsidR="0089242C" w:rsidRPr="00997D17" w:rsidRDefault="0089242C" w:rsidP="0089242C">
      <w:pPr>
        <w:pStyle w:val="Strong1"/>
        <w:rPr>
          <w:b w:val="0"/>
          <w:bCs w:val="0"/>
          <w:sz w:val="22"/>
          <w:szCs w:val="22"/>
        </w:rPr>
      </w:pPr>
      <w:r w:rsidRPr="00997D17">
        <w:rPr>
          <w:b w:val="0"/>
          <w:bCs w:val="0"/>
          <w:sz w:val="22"/>
          <w:szCs w:val="22"/>
        </w:rPr>
        <w:t>SECTORS MOST OFTEN AFFECTED BY DISASTERS | SEKTA ZINAZOATHIRIWA MARA KWA MARA NA MAAFA</w:t>
      </w:r>
    </w:p>
    <w:tbl>
      <w:tblPr>
        <w:tblStyle w:val="TableGrid"/>
        <w:tblW w:w="0" w:type="auto"/>
        <w:tblLook w:val="04A0" w:firstRow="1" w:lastRow="0" w:firstColumn="1" w:lastColumn="0" w:noHBand="0" w:noVBand="1"/>
      </w:tblPr>
      <w:tblGrid>
        <w:gridCol w:w="3417"/>
        <w:gridCol w:w="3417"/>
        <w:gridCol w:w="3418"/>
        <w:gridCol w:w="3418"/>
      </w:tblGrid>
      <w:tr w:rsidR="0089242C" w:rsidRPr="000343A2" w14:paraId="0A3794EC" w14:textId="77777777" w:rsidTr="00997D17">
        <w:trPr>
          <w:tblHeader/>
        </w:trPr>
        <w:tc>
          <w:tcPr>
            <w:tcW w:w="3417" w:type="dxa"/>
            <w:shd w:val="clear" w:color="D9D9D9" w:fill="D9D9D9"/>
          </w:tcPr>
          <w:p w14:paraId="530C5CA2" w14:textId="12236782" w:rsidR="0089242C" w:rsidRPr="00997D17" w:rsidRDefault="0089242C" w:rsidP="00997D17">
            <w:pPr>
              <w:rPr>
                <w:color w:val="000000"/>
                <w:sz w:val="22"/>
                <w:szCs w:val="22"/>
              </w:rPr>
            </w:pPr>
            <w:r w:rsidRPr="00997D17">
              <w:rPr>
                <w:color w:val="000000"/>
                <w:sz w:val="22"/>
                <w:szCs w:val="22"/>
              </w:rPr>
              <w:t>SECTOR (EN)</w:t>
            </w:r>
          </w:p>
        </w:tc>
        <w:tc>
          <w:tcPr>
            <w:tcW w:w="3417" w:type="dxa"/>
            <w:shd w:val="clear" w:color="D9D9D9" w:fill="D9D9D9"/>
          </w:tcPr>
          <w:p w14:paraId="1C4A9935" w14:textId="73468FE2" w:rsidR="0089242C" w:rsidRPr="00997D17" w:rsidRDefault="0089242C" w:rsidP="00997D17">
            <w:pPr>
              <w:rPr>
                <w:color w:val="000000"/>
                <w:sz w:val="22"/>
                <w:szCs w:val="22"/>
              </w:rPr>
            </w:pPr>
            <w:r w:rsidRPr="00997D17">
              <w:rPr>
                <w:color w:val="000000"/>
                <w:sz w:val="22"/>
                <w:szCs w:val="22"/>
              </w:rPr>
              <w:t>SEKTA (SW)</w:t>
            </w:r>
          </w:p>
        </w:tc>
        <w:tc>
          <w:tcPr>
            <w:tcW w:w="3418" w:type="dxa"/>
            <w:shd w:val="clear" w:color="D9D9D9" w:fill="D9D9D9"/>
          </w:tcPr>
          <w:p w14:paraId="74E43E5F" w14:textId="750AD100" w:rsidR="0089242C" w:rsidRPr="00997D17" w:rsidRDefault="0089242C" w:rsidP="00997D17">
            <w:pPr>
              <w:rPr>
                <w:color w:val="000000"/>
                <w:sz w:val="22"/>
                <w:szCs w:val="22"/>
              </w:rPr>
            </w:pPr>
            <w:r w:rsidRPr="00997D17">
              <w:rPr>
                <w:color w:val="000000"/>
                <w:sz w:val="22"/>
                <w:szCs w:val="22"/>
              </w:rPr>
              <w:t>HAZARDS THAT MOST OFTEN AFFECT IT (EN)</w:t>
            </w:r>
          </w:p>
        </w:tc>
        <w:tc>
          <w:tcPr>
            <w:tcW w:w="3418" w:type="dxa"/>
            <w:shd w:val="clear" w:color="D9D9D9" w:fill="D9D9D9"/>
          </w:tcPr>
          <w:p w14:paraId="7339C496" w14:textId="3B04958E" w:rsidR="0089242C" w:rsidRPr="00997D17" w:rsidRDefault="0089242C" w:rsidP="00997D17">
            <w:pPr>
              <w:rPr>
                <w:color w:val="000000"/>
                <w:sz w:val="22"/>
                <w:szCs w:val="22"/>
                <w:lang w:val="sv-SE"/>
              </w:rPr>
            </w:pPr>
            <w:r w:rsidRPr="00997D17">
              <w:rPr>
                <w:color w:val="000000"/>
                <w:sz w:val="22"/>
                <w:szCs w:val="22"/>
                <w:lang w:val="sv-SE"/>
              </w:rPr>
              <w:t>MAJANGA YANAYOATHIRI SEKTA HII MARA KWA MARA (SW)</w:t>
            </w:r>
          </w:p>
        </w:tc>
      </w:tr>
      <w:tr w:rsidR="0089242C" w:rsidRPr="00997D17" w14:paraId="63665758" w14:textId="77777777" w:rsidTr="00997D17">
        <w:tc>
          <w:tcPr>
            <w:tcW w:w="3417" w:type="dxa"/>
          </w:tcPr>
          <w:p w14:paraId="1158E0E7" w14:textId="2DF4B180" w:rsidR="0089242C" w:rsidRPr="00997D17" w:rsidRDefault="0089242C" w:rsidP="00997D17">
            <w:pPr>
              <w:rPr>
                <w:color w:val="000000"/>
                <w:sz w:val="22"/>
                <w:szCs w:val="22"/>
              </w:rPr>
            </w:pPr>
            <w:r w:rsidRPr="00997D17">
              <w:rPr>
                <w:color w:val="000000"/>
                <w:sz w:val="22"/>
                <w:szCs w:val="22"/>
              </w:rPr>
              <w:t>Agriculture and food security</w:t>
            </w:r>
          </w:p>
        </w:tc>
        <w:tc>
          <w:tcPr>
            <w:tcW w:w="3417" w:type="dxa"/>
          </w:tcPr>
          <w:p w14:paraId="19B8B61E" w14:textId="1F4A4B13" w:rsidR="0089242C" w:rsidRPr="00997D17" w:rsidRDefault="0089242C" w:rsidP="00997D17">
            <w:pPr>
              <w:rPr>
                <w:color w:val="000000"/>
                <w:sz w:val="22"/>
                <w:szCs w:val="22"/>
              </w:rPr>
            </w:pPr>
            <w:r w:rsidRPr="00997D17">
              <w:rPr>
                <w:color w:val="000000"/>
                <w:sz w:val="22"/>
                <w:szCs w:val="22"/>
              </w:rPr>
              <w:t>Kilimo na usalama wa chakula</w:t>
            </w:r>
          </w:p>
        </w:tc>
        <w:tc>
          <w:tcPr>
            <w:tcW w:w="3418" w:type="dxa"/>
          </w:tcPr>
          <w:p w14:paraId="5E2F5937" w14:textId="002EEE00" w:rsidR="0089242C" w:rsidRPr="00997D17" w:rsidRDefault="0089242C" w:rsidP="00997D17">
            <w:pPr>
              <w:rPr>
                <w:color w:val="000000"/>
                <w:sz w:val="22"/>
                <w:szCs w:val="22"/>
              </w:rPr>
            </w:pPr>
            <w:r w:rsidRPr="00997D17">
              <w:rPr>
                <w:color w:val="000000"/>
                <w:sz w:val="22"/>
                <w:szCs w:val="22"/>
              </w:rPr>
              <w:t>Drought, floods, heavy rainfall, strong winds, crop pests (fall armyworm, locusts)</w:t>
            </w:r>
          </w:p>
        </w:tc>
        <w:tc>
          <w:tcPr>
            <w:tcW w:w="3418" w:type="dxa"/>
          </w:tcPr>
          <w:p w14:paraId="597E7549" w14:textId="236D1E2A" w:rsidR="0089242C" w:rsidRPr="00997D17" w:rsidRDefault="0089242C" w:rsidP="00997D17">
            <w:pPr>
              <w:rPr>
                <w:color w:val="000000"/>
                <w:sz w:val="22"/>
                <w:szCs w:val="22"/>
              </w:rPr>
            </w:pPr>
            <w:r w:rsidRPr="00997D17">
              <w:rPr>
                <w:color w:val="000000"/>
                <w:sz w:val="22"/>
                <w:szCs w:val="22"/>
              </w:rPr>
              <w:t>Ukame, mafuriko, mvua kubwa, upepo mkali, visumbufu vya mazao (viwavijeshi, nzige)</w:t>
            </w:r>
          </w:p>
        </w:tc>
      </w:tr>
      <w:tr w:rsidR="0089242C" w:rsidRPr="00997D17" w14:paraId="56D91A35" w14:textId="77777777" w:rsidTr="00997D17">
        <w:tc>
          <w:tcPr>
            <w:tcW w:w="3417" w:type="dxa"/>
          </w:tcPr>
          <w:p w14:paraId="6831C566" w14:textId="2C2AF286" w:rsidR="0089242C" w:rsidRPr="00997D17" w:rsidRDefault="0089242C" w:rsidP="00997D17">
            <w:pPr>
              <w:rPr>
                <w:color w:val="000000"/>
                <w:sz w:val="22"/>
                <w:szCs w:val="22"/>
              </w:rPr>
            </w:pPr>
            <w:r w:rsidRPr="00997D17">
              <w:rPr>
                <w:color w:val="000000"/>
                <w:sz w:val="22"/>
                <w:szCs w:val="22"/>
              </w:rPr>
              <w:t>Livestock</w:t>
            </w:r>
          </w:p>
        </w:tc>
        <w:tc>
          <w:tcPr>
            <w:tcW w:w="3417" w:type="dxa"/>
          </w:tcPr>
          <w:p w14:paraId="586ED29D" w14:textId="06A6C890" w:rsidR="0089242C" w:rsidRPr="00997D17" w:rsidRDefault="0089242C" w:rsidP="00997D17">
            <w:pPr>
              <w:rPr>
                <w:color w:val="000000"/>
                <w:sz w:val="22"/>
                <w:szCs w:val="22"/>
              </w:rPr>
            </w:pPr>
            <w:r w:rsidRPr="00997D17">
              <w:rPr>
                <w:color w:val="000000"/>
                <w:sz w:val="22"/>
                <w:szCs w:val="22"/>
              </w:rPr>
              <w:t>Mifugo</w:t>
            </w:r>
          </w:p>
        </w:tc>
        <w:tc>
          <w:tcPr>
            <w:tcW w:w="3418" w:type="dxa"/>
          </w:tcPr>
          <w:p w14:paraId="2E92B4D7" w14:textId="4768F389" w:rsidR="0089242C" w:rsidRPr="00997D17" w:rsidRDefault="0089242C" w:rsidP="00997D17">
            <w:pPr>
              <w:rPr>
                <w:color w:val="000000"/>
                <w:sz w:val="22"/>
                <w:szCs w:val="22"/>
              </w:rPr>
            </w:pPr>
            <w:r w:rsidRPr="00997D17">
              <w:rPr>
                <w:color w:val="000000"/>
                <w:sz w:val="22"/>
                <w:szCs w:val="22"/>
              </w:rPr>
              <w:t>Drought, animal disease outbreaks, floods</w:t>
            </w:r>
          </w:p>
        </w:tc>
        <w:tc>
          <w:tcPr>
            <w:tcW w:w="3418" w:type="dxa"/>
          </w:tcPr>
          <w:p w14:paraId="4D3073D9" w14:textId="2053A397" w:rsidR="0089242C" w:rsidRPr="00997D17" w:rsidRDefault="0089242C" w:rsidP="00997D17">
            <w:pPr>
              <w:rPr>
                <w:color w:val="000000"/>
                <w:sz w:val="22"/>
                <w:szCs w:val="22"/>
              </w:rPr>
            </w:pPr>
            <w:r w:rsidRPr="00997D17">
              <w:rPr>
                <w:color w:val="000000"/>
                <w:sz w:val="22"/>
                <w:szCs w:val="22"/>
              </w:rPr>
              <w:t>Ukame, milipuko ya magonjwa ya wanyama, mafuriko</w:t>
            </w:r>
          </w:p>
        </w:tc>
      </w:tr>
      <w:tr w:rsidR="0089242C" w:rsidRPr="00997D17" w14:paraId="3DD8288E" w14:textId="77777777" w:rsidTr="00997D17">
        <w:tc>
          <w:tcPr>
            <w:tcW w:w="3417" w:type="dxa"/>
          </w:tcPr>
          <w:p w14:paraId="61CF3CF1" w14:textId="43B7A302" w:rsidR="0089242C" w:rsidRPr="00997D17" w:rsidRDefault="0089242C" w:rsidP="00997D17">
            <w:pPr>
              <w:rPr>
                <w:color w:val="000000"/>
                <w:sz w:val="22"/>
                <w:szCs w:val="22"/>
              </w:rPr>
            </w:pPr>
            <w:r w:rsidRPr="00997D17">
              <w:rPr>
                <w:color w:val="000000"/>
                <w:sz w:val="22"/>
                <w:szCs w:val="22"/>
              </w:rPr>
              <w:t>Fisheries and water transport</w:t>
            </w:r>
          </w:p>
        </w:tc>
        <w:tc>
          <w:tcPr>
            <w:tcW w:w="3417" w:type="dxa"/>
          </w:tcPr>
          <w:p w14:paraId="6661D3A6" w14:textId="76F564AE" w:rsidR="0089242C" w:rsidRPr="00997D17" w:rsidRDefault="0089242C" w:rsidP="00997D17">
            <w:pPr>
              <w:rPr>
                <w:color w:val="000000"/>
                <w:sz w:val="22"/>
                <w:szCs w:val="22"/>
                <w:lang w:val="sv-SE"/>
              </w:rPr>
            </w:pPr>
            <w:r w:rsidRPr="00997D17">
              <w:rPr>
                <w:color w:val="000000"/>
                <w:sz w:val="22"/>
                <w:szCs w:val="22"/>
                <w:lang w:val="sv-SE"/>
              </w:rPr>
              <w:t>Uvuvi na usafiri wa majini</w:t>
            </w:r>
          </w:p>
        </w:tc>
        <w:tc>
          <w:tcPr>
            <w:tcW w:w="3418" w:type="dxa"/>
          </w:tcPr>
          <w:p w14:paraId="520168EF" w14:textId="3F246910" w:rsidR="0089242C" w:rsidRPr="00997D17" w:rsidRDefault="0089242C" w:rsidP="00997D17">
            <w:pPr>
              <w:rPr>
                <w:color w:val="000000"/>
                <w:sz w:val="22"/>
                <w:szCs w:val="22"/>
              </w:rPr>
            </w:pPr>
            <w:r w:rsidRPr="00997D17">
              <w:rPr>
                <w:color w:val="000000"/>
                <w:sz w:val="22"/>
                <w:szCs w:val="22"/>
              </w:rPr>
              <w:t>Large waves, strong winds, boat and ferry accidents</w:t>
            </w:r>
          </w:p>
        </w:tc>
        <w:tc>
          <w:tcPr>
            <w:tcW w:w="3418" w:type="dxa"/>
          </w:tcPr>
          <w:p w14:paraId="1B238CAA" w14:textId="72DF5C68" w:rsidR="0089242C" w:rsidRPr="00997D17" w:rsidRDefault="0089242C" w:rsidP="00997D17">
            <w:pPr>
              <w:rPr>
                <w:color w:val="000000"/>
                <w:sz w:val="22"/>
                <w:szCs w:val="22"/>
              </w:rPr>
            </w:pPr>
            <w:r w:rsidRPr="00997D17">
              <w:rPr>
                <w:color w:val="000000"/>
                <w:sz w:val="22"/>
                <w:szCs w:val="22"/>
              </w:rPr>
              <w:t>Mawimbi makubwa, upepo mkali, ajali za vyombo na vivuko</w:t>
            </w:r>
          </w:p>
        </w:tc>
      </w:tr>
      <w:tr w:rsidR="0089242C" w:rsidRPr="00997D17" w14:paraId="7EE5E771" w14:textId="77777777" w:rsidTr="00997D17">
        <w:tc>
          <w:tcPr>
            <w:tcW w:w="3417" w:type="dxa"/>
          </w:tcPr>
          <w:p w14:paraId="28989E6A" w14:textId="7DE8FA90" w:rsidR="0089242C" w:rsidRPr="00997D17" w:rsidRDefault="0089242C" w:rsidP="00997D17">
            <w:pPr>
              <w:rPr>
                <w:color w:val="000000"/>
                <w:sz w:val="22"/>
                <w:szCs w:val="22"/>
              </w:rPr>
            </w:pPr>
            <w:r w:rsidRPr="00997D17">
              <w:rPr>
                <w:color w:val="000000"/>
                <w:sz w:val="22"/>
                <w:szCs w:val="22"/>
              </w:rPr>
              <w:t>Water and sanitation</w:t>
            </w:r>
          </w:p>
        </w:tc>
        <w:tc>
          <w:tcPr>
            <w:tcW w:w="3417" w:type="dxa"/>
          </w:tcPr>
          <w:p w14:paraId="0201FF49" w14:textId="6DE15F05" w:rsidR="0089242C" w:rsidRPr="00997D17" w:rsidRDefault="0089242C" w:rsidP="00997D17">
            <w:pPr>
              <w:rPr>
                <w:color w:val="000000"/>
                <w:sz w:val="22"/>
                <w:szCs w:val="22"/>
              </w:rPr>
            </w:pPr>
            <w:r w:rsidRPr="00997D17">
              <w:rPr>
                <w:color w:val="000000"/>
                <w:sz w:val="22"/>
                <w:szCs w:val="22"/>
              </w:rPr>
              <w:t>Maji na usafi wa mazingira</w:t>
            </w:r>
          </w:p>
        </w:tc>
        <w:tc>
          <w:tcPr>
            <w:tcW w:w="3418" w:type="dxa"/>
          </w:tcPr>
          <w:p w14:paraId="21AB3E88" w14:textId="7A0734A1" w:rsidR="0089242C" w:rsidRPr="00997D17" w:rsidRDefault="0089242C" w:rsidP="00997D17">
            <w:pPr>
              <w:rPr>
                <w:color w:val="000000"/>
                <w:sz w:val="22"/>
                <w:szCs w:val="22"/>
              </w:rPr>
            </w:pPr>
            <w:r w:rsidRPr="00997D17">
              <w:rPr>
                <w:color w:val="000000"/>
                <w:sz w:val="22"/>
                <w:szCs w:val="22"/>
              </w:rPr>
              <w:t>Floods (contaminated sources), drought (water shortage)</w:t>
            </w:r>
          </w:p>
        </w:tc>
        <w:tc>
          <w:tcPr>
            <w:tcW w:w="3418" w:type="dxa"/>
          </w:tcPr>
          <w:p w14:paraId="418AA4ED" w14:textId="017B0166" w:rsidR="0089242C" w:rsidRPr="00997D17" w:rsidRDefault="0089242C" w:rsidP="00997D17">
            <w:pPr>
              <w:rPr>
                <w:color w:val="000000"/>
                <w:sz w:val="22"/>
                <w:szCs w:val="22"/>
              </w:rPr>
            </w:pPr>
            <w:r w:rsidRPr="00997D17">
              <w:rPr>
                <w:color w:val="000000"/>
                <w:sz w:val="22"/>
                <w:szCs w:val="22"/>
              </w:rPr>
              <w:t>Mafuriko (kuchafuka kwa vyanzo), ukame (uhaba wa maji)</w:t>
            </w:r>
          </w:p>
        </w:tc>
      </w:tr>
      <w:tr w:rsidR="0089242C" w:rsidRPr="00997D17" w14:paraId="05B539B3" w14:textId="77777777" w:rsidTr="00997D17">
        <w:tc>
          <w:tcPr>
            <w:tcW w:w="3417" w:type="dxa"/>
          </w:tcPr>
          <w:p w14:paraId="54ECE7F7" w14:textId="66F151BC" w:rsidR="0089242C" w:rsidRPr="00997D17" w:rsidRDefault="0089242C" w:rsidP="00997D17">
            <w:pPr>
              <w:rPr>
                <w:color w:val="000000"/>
                <w:sz w:val="22"/>
                <w:szCs w:val="22"/>
              </w:rPr>
            </w:pPr>
            <w:r w:rsidRPr="00997D17">
              <w:rPr>
                <w:color w:val="000000"/>
                <w:sz w:val="22"/>
                <w:szCs w:val="22"/>
              </w:rPr>
              <w:t>Health and nutrition</w:t>
            </w:r>
          </w:p>
        </w:tc>
        <w:tc>
          <w:tcPr>
            <w:tcW w:w="3417" w:type="dxa"/>
          </w:tcPr>
          <w:p w14:paraId="1F8BC9C5" w14:textId="52D99587" w:rsidR="0089242C" w:rsidRPr="00997D17" w:rsidRDefault="0089242C" w:rsidP="00997D17">
            <w:pPr>
              <w:rPr>
                <w:color w:val="000000"/>
                <w:sz w:val="22"/>
                <w:szCs w:val="22"/>
              </w:rPr>
            </w:pPr>
            <w:r w:rsidRPr="00997D17">
              <w:rPr>
                <w:color w:val="000000"/>
                <w:sz w:val="22"/>
                <w:szCs w:val="22"/>
              </w:rPr>
              <w:t>Afya na lishe</w:t>
            </w:r>
          </w:p>
        </w:tc>
        <w:tc>
          <w:tcPr>
            <w:tcW w:w="3418" w:type="dxa"/>
          </w:tcPr>
          <w:p w14:paraId="50C858A4" w14:textId="004A477F" w:rsidR="0089242C" w:rsidRPr="00997D17" w:rsidRDefault="0089242C" w:rsidP="00997D17">
            <w:pPr>
              <w:rPr>
                <w:color w:val="000000"/>
                <w:sz w:val="22"/>
                <w:szCs w:val="22"/>
              </w:rPr>
            </w:pPr>
            <w:r w:rsidRPr="00997D17">
              <w:rPr>
                <w:color w:val="000000"/>
                <w:sz w:val="22"/>
                <w:szCs w:val="22"/>
              </w:rPr>
              <w:t>Epidemics (e.g. cholera), flood-related disease, malnutrition during drought</w:t>
            </w:r>
          </w:p>
        </w:tc>
        <w:tc>
          <w:tcPr>
            <w:tcW w:w="3418" w:type="dxa"/>
          </w:tcPr>
          <w:p w14:paraId="30FD6FC2" w14:textId="3CA57262" w:rsidR="0089242C" w:rsidRPr="00997D17" w:rsidRDefault="0089242C" w:rsidP="00997D17">
            <w:pPr>
              <w:rPr>
                <w:color w:val="000000"/>
                <w:sz w:val="22"/>
                <w:szCs w:val="22"/>
              </w:rPr>
            </w:pPr>
            <w:r w:rsidRPr="00997D17">
              <w:rPr>
                <w:color w:val="000000"/>
                <w:sz w:val="22"/>
                <w:szCs w:val="22"/>
              </w:rPr>
              <w:t>Milipuko ya magonjwa (mfano kipindupindu), magonjwa yatokanayo na mafuriko, utapiamlo wakati wa ukame</w:t>
            </w:r>
          </w:p>
        </w:tc>
      </w:tr>
      <w:tr w:rsidR="0089242C" w:rsidRPr="00997D17" w14:paraId="24BF7503" w14:textId="77777777" w:rsidTr="00997D17">
        <w:tc>
          <w:tcPr>
            <w:tcW w:w="3417" w:type="dxa"/>
          </w:tcPr>
          <w:p w14:paraId="147341CD" w14:textId="3221E9A1" w:rsidR="0089242C" w:rsidRPr="00997D17" w:rsidRDefault="0089242C" w:rsidP="00997D17">
            <w:pPr>
              <w:rPr>
                <w:color w:val="000000"/>
                <w:sz w:val="22"/>
                <w:szCs w:val="22"/>
              </w:rPr>
            </w:pPr>
            <w:r w:rsidRPr="00997D17">
              <w:rPr>
                <w:color w:val="000000"/>
                <w:sz w:val="22"/>
                <w:szCs w:val="22"/>
              </w:rPr>
              <w:t>Transport: roads, bridges and railways</w:t>
            </w:r>
          </w:p>
        </w:tc>
        <w:tc>
          <w:tcPr>
            <w:tcW w:w="3417" w:type="dxa"/>
          </w:tcPr>
          <w:p w14:paraId="24B00AAC" w14:textId="5A0C870D" w:rsidR="0089242C" w:rsidRPr="00997D17" w:rsidRDefault="0089242C" w:rsidP="00997D17">
            <w:pPr>
              <w:rPr>
                <w:color w:val="000000"/>
                <w:sz w:val="22"/>
                <w:szCs w:val="22"/>
                <w:lang w:val="sv-SE"/>
              </w:rPr>
            </w:pPr>
            <w:r w:rsidRPr="00997D17">
              <w:rPr>
                <w:color w:val="000000"/>
                <w:sz w:val="22"/>
                <w:szCs w:val="22"/>
                <w:lang w:val="sv-SE"/>
              </w:rPr>
              <w:t>Usafirishaji: barabara, madaraja na reli</w:t>
            </w:r>
          </w:p>
        </w:tc>
        <w:tc>
          <w:tcPr>
            <w:tcW w:w="3418" w:type="dxa"/>
          </w:tcPr>
          <w:p w14:paraId="109640FA" w14:textId="2DA5D517" w:rsidR="0089242C" w:rsidRPr="00997D17" w:rsidRDefault="0089242C" w:rsidP="00997D17">
            <w:pPr>
              <w:rPr>
                <w:color w:val="000000"/>
                <w:sz w:val="22"/>
                <w:szCs w:val="22"/>
              </w:rPr>
            </w:pPr>
            <w:r w:rsidRPr="00997D17">
              <w:rPr>
                <w:color w:val="000000"/>
                <w:sz w:val="22"/>
                <w:szCs w:val="22"/>
              </w:rPr>
              <w:t>Floods, heavy rainfall, landslides, road accidents</w:t>
            </w:r>
          </w:p>
        </w:tc>
        <w:tc>
          <w:tcPr>
            <w:tcW w:w="3418" w:type="dxa"/>
          </w:tcPr>
          <w:p w14:paraId="6F477E26" w14:textId="4DECA540" w:rsidR="0089242C" w:rsidRPr="00997D17" w:rsidRDefault="0089242C" w:rsidP="00997D17">
            <w:pPr>
              <w:rPr>
                <w:color w:val="000000"/>
                <w:sz w:val="22"/>
                <w:szCs w:val="22"/>
              </w:rPr>
            </w:pPr>
            <w:r w:rsidRPr="00997D17">
              <w:rPr>
                <w:color w:val="000000"/>
                <w:sz w:val="22"/>
                <w:szCs w:val="22"/>
              </w:rPr>
              <w:t>Mafuriko, mvua kubwa, maporomoko ya ardhi, ajali za barabarani</w:t>
            </w:r>
          </w:p>
        </w:tc>
      </w:tr>
      <w:tr w:rsidR="0089242C" w:rsidRPr="00997D17" w14:paraId="48C1E9F8" w14:textId="77777777" w:rsidTr="00997D17">
        <w:tc>
          <w:tcPr>
            <w:tcW w:w="3417" w:type="dxa"/>
          </w:tcPr>
          <w:p w14:paraId="5FF8BBA5" w14:textId="0A8C768C" w:rsidR="0089242C" w:rsidRPr="00997D17" w:rsidRDefault="0089242C" w:rsidP="00997D17">
            <w:pPr>
              <w:rPr>
                <w:color w:val="000000"/>
                <w:sz w:val="22"/>
                <w:szCs w:val="22"/>
              </w:rPr>
            </w:pPr>
            <w:r w:rsidRPr="00997D17">
              <w:rPr>
                <w:color w:val="000000"/>
                <w:sz w:val="22"/>
                <w:szCs w:val="22"/>
              </w:rPr>
              <w:t>Housing and human settlements</w:t>
            </w:r>
          </w:p>
        </w:tc>
        <w:tc>
          <w:tcPr>
            <w:tcW w:w="3417" w:type="dxa"/>
          </w:tcPr>
          <w:p w14:paraId="644394B0" w14:textId="49AC9AB9" w:rsidR="0089242C" w:rsidRPr="00997D17" w:rsidRDefault="0089242C" w:rsidP="00997D17">
            <w:pPr>
              <w:rPr>
                <w:color w:val="000000"/>
                <w:sz w:val="22"/>
                <w:szCs w:val="22"/>
              </w:rPr>
            </w:pPr>
            <w:r w:rsidRPr="00997D17">
              <w:rPr>
                <w:color w:val="000000"/>
                <w:sz w:val="22"/>
                <w:szCs w:val="22"/>
              </w:rPr>
              <w:t>Makazi</w:t>
            </w:r>
          </w:p>
        </w:tc>
        <w:tc>
          <w:tcPr>
            <w:tcW w:w="3418" w:type="dxa"/>
          </w:tcPr>
          <w:p w14:paraId="0FAC056C" w14:textId="7DB87814" w:rsidR="0089242C" w:rsidRPr="00997D17" w:rsidRDefault="0089242C" w:rsidP="00997D17">
            <w:pPr>
              <w:rPr>
                <w:color w:val="000000"/>
                <w:sz w:val="22"/>
                <w:szCs w:val="22"/>
              </w:rPr>
            </w:pPr>
            <w:r w:rsidRPr="00997D17">
              <w:rPr>
                <w:color w:val="000000"/>
                <w:sz w:val="22"/>
                <w:szCs w:val="22"/>
              </w:rPr>
              <w:t>Floods, strong winds, earthquakes, landslides, fire</w:t>
            </w:r>
          </w:p>
        </w:tc>
        <w:tc>
          <w:tcPr>
            <w:tcW w:w="3418" w:type="dxa"/>
          </w:tcPr>
          <w:p w14:paraId="5558BFC6" w14:textId="28E3A568" w:rsidR="0089242C" w:rsidRPr="00997D17" w:rsidRDefault="0089242C" w:rsidP="00997D17">
            <w:pPr>
              <w:rPr>
                <w:color w:val="000000"/>
                <w:sz w:val="22"/>
                <w:szCs w:val="22"/>
              </w:rPr>
            </w:pPr>
            <w:r w:rsidRPr="00997D17">
              <w:rPr>
                <w:color w:val="000000"/>
                <w:sz w:val="22"/>
                <w:szCs w:val="22"/>
              </w:rPr>
              <w:t>Mafuriko, upepo mkali, matetemeko ya ardhi, maporomoko ya ardhi, moto</w:t>
            </w:r>
          </w:p>
        </w:tc>
      </w:tr>
      <w:tr w:rsidR="0089242C" w:rsidRPr="00997D17" w14:paraId="611B4DE3" w14:textId="77777777" w:rsidTr="00997D17">
        <w:tc>
          <w:tcPr>
            <w:tcW w:w="3417" w:type="dxa"/>
          </w:tcPr>
          <w:p w14:paraId="52399D2B" w14:textId="404D5049" w:rsidR="0089242C" w:rsidRPr="00997D17" w:rsidRDefault="0089242C" w:rsidP="00997D17">
            <w:pPr>
              <w:rPr>
                <w:color w:val="000000"/>
                <w:sz w:val="22"/>
                <w:szCs w:val="22"/>
              </w:rPr>
            </w:pPr>
            <w:r w:rsidRPr="00997D17">
              <w:rPr>
                <w:color w:val="000000"/>
                <w:sz w:val="22"/>
                <w:szCs w:val="22"/>
              </w:rPr>
              <w:lastRenderedPageBreak/>
              <w:t>Education</w:t>
            </w:r>
          </w:p>
        </w:tc>
        <w:tc>
          <w:tcPr>
            <w:tcW w:w="3417" w:type="dxa"/>
          </w:tcPr>
          <w:p w14:paraId="074F5ECE" w14:textId="710DE1A0" w:rsidR="0089242C" w:rsidRPr="00997D17" w:rsidRDefault="0089242C" w:rsidP="00997D17">
            <w:pPr>
              <w:rPr>
                <w:color w:val="000000"/>
                <w:sz w:val="22"/>
                <w:szCs w:val="22"/>
              </w:rPr>
            </w:pPr>
            <w:r w:rsidRPr="00997D17">
              <w:rPr>
                <w:color w:val="000000"/>
                <w:sz w:val="22"/>
                <w:szCs w:val="22"/>
              </w:rPr>
              <w:t>Elimu</w:t>
            </w:r>
          </w:p>
        </w:tc>
        <w:tc>
          <w:tcPr>
            <w:tcW w:w="3418" w:type="dxa"/>
          </w:tcPr>
          <w:p w14:paraId="0AF4B2B2" w14:textId="3C95A08D" w:rsidR="0089242C" w:rsidRPr="00997D17" w:rsidRDefault="0089242C" w:rsidP="00997D17">
            <w:pPr>
              <w:rPr>
                <w:color w:val="000000"/>
                <w:sz w:val="22"/>
                <w:szCs w:val="22"/>
              </w:rPr>
            </w:pPr>
            <w:r w:rsidRPr="00997D17">
              <w:rPr>
                <w:color w:val="000000"/>
                <w:sz w:val="22"/>
                <w:szCs w:val="22"/>
              </w:rPr>
              <w:t>Floods and heavy rainfall (damaged schools, unsafe routes), strong winds, school fires</w:t>
            </w:r>
          </w:p>
        </w:tc>
        <w:tc>
          <w:tcPr>
            <w:tcW w:w="3418" w:type="dxa"/>
          </w:tcPr>
          <w:p w14:paraId="6878106E" w14:textId="533D0A94" w:rsidR="0089242C" w:rsidRPr="00997D17" w:rsidRDefault="0089242C" w:rsidP="00997D17">
            <w:pPr>
              <w:rPr>
                <w:color w:val="000000"/>
                <w:sz w:val="22"/>
                <w:szCs w:val="22"/>
              </w:rPr>
            </w:pPr>
            <w:r w:rsidRPr="00997D17">
              <w:rPr>
                <w:color w:val="000000"/>
                <w:sz w:val="22"/>
                <w:szCs w:val="22"/>
              </w:rPr>
              <w:t>Mafuriko na mvua kubwa (shule kuharibika, njia zisizo salama), upepo mkali, moto shuleni</w:t>
            </w:r>
          </w:p>
        </w:tc>
      </w:tr>
      <w:tr w:rsidR="0089242C" w:rsidRPr="00997D17" w14:paraId="3F4C52BC" w14:textId="77777777" w:rsidTr="00997D17">
        <w:tc>
          <w:tcPr>
            <w:tcW w:w="3417" w:type="dxa"/>
          </w:tcPr>
          <w:p w14:paraId="6F87D5F4" w14:textId="67CBA2EF" w:rsidR="0089242C" w:rsidRPr="00997D17" w:rsidRDefault="0089242C" w:rsidP="00997D17">
            <w:pPr>
              <w:rPr>
                <w:color w:val="000000"/>
                <w:sz w:val="22"/>
                <w:szCs w:val="22"/>
              </w:rPr>
            </w:pPr>
            <w:r w:rsidRPr="00997D17">
              <w:rPr>
                <w:color w:val="000000"/>
                <w:sz w:val="22"/>
                <w:szCs w:val="22"/>
              </w:rPr>
              <w:t>Energy</w:t>
            </w:r>
          </w:p>
        </w:tc>
        <w:tc>
          <w:tcPr>
            <w:tcW w:w="3417" w:type="dxa"/>
          </w:tcPr>
          <w:p w14:paraId="4927DF56" w14:textId="0A369C7E" w:rsidR="0089242C" w:rsidRPr="00997D17" w:rsidRDefault="0089242C" w:rsidP="00997D17">
            <w:pPr>
              <w:rPr>
                <w:color w:val="000000"/>
                <w:sz w:val="22"/>
                <w:szCs w:val="22"/>
              </w:rPr>
            </w:pPr>
            <w:r w:rsidRPr="00997D17">
              <w:rPr>
                <w:color w:val="000000"/>
                <w:sz w:val="22"/>
                <w:szCs w:val="22"/>
              </w:rPr>
              <w:t>Nishati</w:t>
            </w:r>
          </w:p>
        </w:tc>
        <w:tc>
          <w:tcPr>
            <w:tcW w:w="3418" w:type="dxa"/>
          </w:tcPr>
          <w:p w14:paraId="19AFBD16" w14:textId="6C1E564D" w:rsidR="0089242C" w:rsidRPr="00997D17" w:rsidRDefault="0089242C" w:rsidP="00997D17">
            <w:pPr>
              <w:rPr>
                <w:color w:val="000000"/>
                <w:sz w:val="22"/>
                <w:szCs w:val="22"/>
              </w:rPr>
            </w:pPr>
            <w:r w:rsidRPr="00997D17">
              <w:rPr>
                <w:color w:val="000000"/>
                <w:sz w:val="22"/>
                <w:szCs w:val="22"/>
              </w:rPr>
              <w:t>Drought (reduced hydropower), floods and strong winds (damaged power lines)</w:t>
            </w:r>
          </w:p>
        </w:tc>
        <w:tc>
          <w:tcPr>
            <w:tcW w:w="3418" w:type="dxa"/>
          </w:tcPr>
          <w:p w14:paraId="05F5BC7A" w14:textId="62E1C194" w:rsidR="0089242C" w:rsidRPr="00997D17" w:rsidRDefault="0089242C" w:rsidP="00997D17">
            <w:pPr>
              <w:rPr>
                <w:color w:val="000000"/>
                <w:sz w:val="22"/>
                <w:szCs w:val="22"/>
              </w:rPr>
            </w:pPr>
            <w:r w:rsidRPr="00997D17">
              <w:rPr>
                <w:color w:val="000000"/>
                <w:sz w:val="22"/>
                <w:szCs w:val="22"/>
              </w:rPr>
              <w:t>Ukame (kupungua kwa umeme wa maji), mafuriko na upepo mkali (nyaya za umeme kuharibika)</w:t>
            </w:r>
          </w:p>
        </w:tc>
      </w:tr>
      <w:tr w:rsidR="0089242C" w:rsidRPr="000343A2" w14:paraId="4CF4CF18" w14:textId="77777777" w:rsidTr="00997D17">
        <w:tc>
          <w:tcPr>
            <w:tcW w:w="3417" w:type="dxa"/>
          </w:tcPr>
          <w:p w14:paraId="6E0EDBE6" w14:textId="09CC437B" w:rsidR="0089242C" w:rsidRPr="00997D17" w:rsidRDefault="0089242C" w:rsidP="00997D17">
            <w:pPr>
              <w:rPr>
                <w:color w:val="000000"/>
                <w:sz w:val="22"/>
                <w:szCs w:val="22"/>
              </w:rPr>
            </w:pPr>
            <w:r w:rsidRPr="00997D17">
              <w:rPr>
                <w:color w:val="000000"/>
                <w:sz w:val="22"/>
                <w:szCs w:val="22"/>
              </w:rPr>
              <w:t>Trade, markets and services</w:t>
            </w:r>
          </w:p>
        </w:tc>
        <w:tc>
          <w:tcPr>
            <w:tcW w:w="3417" w:type="dxa"/>
          </w:tcPr>
          <w:p w14:paraId="4B16EC15" w14:textId="7C456AB2" w:rsidR="0089242C" w:rsidRPr="00997D17" w:rsidRDefault="0089242C" w:rsidP="00997D17">
            <w:pPr>
              <w:rPr>
                <w:color w:val="000000"/>
                <w:sz w:val="22"/>
                <w:szCs w:val="22"/>
              </w:rPr>
            </w:pPr>
            <w:r w:rsidRPr="00997D17">
              <w:rPr>
                <w:color w:val="000000"/>
                <w:sz w:val="22"/>
                <w:szCs w:val="22"/>
              </w:rPr>
              <w:t>Biashara, masoko na huduma</w:t>
            </w:r>
          </w:p>
        </w:tc>
        <w:tc>
          <w:tcPr>
            <w:tcW w:w="3418" w:type="dxa"/>
          </w:tcPr>
          <w:p w14:paraId="496BC043" w14:textId="0E1B2488" w:rsidR="0089242C" w:rsidRPr="00997D17" w:rsidRDefault="0089242C" w:rsidP="00997D17">
            <w:pPr>
              <w:rPr>
                <w:color w:val="000000"/>
                <w:sz w:val="22"/>
                <w:szCs w:val="22"/>
              </w:rPr>
            </w:pPr>
            <w:r w:rsidRPr="00997D17">
              <w:rPr>
                <w:color w:val="000000"/>
                <w:sz w:val="22"/>
                <w:szCs w:val="22"/>
              </w:rPr>
              <w:t>Floods, market fires, disruption of transport</w:t>
            </w:r>
          </w:p>
        </w:tc>
        <w:tc>
          <w:tcPr>
            <w:tcW w:w="3418" w:type="dxa"/>
          </w:tcPr>
          <w:p w14:paraId="45BBB3FD" w14:textId="42551E3E" w:rsidR="0089242C" w:rsidRPr="00997D17" w:rsidRDefault="0089242C" w:rsidP="00997D17">
            <w:pPr>
              <w:rPr>
                <w:color w:val="000000"/>
                <w:sz w:val="22"/>
                <w:szCs w:val="22"/>
                <w:lang w:val="sv-SE"/>
              </w:rPr>
            </w:pPr>
            <w:r w:rsidRPr="00997D17">
              <w:rPr>
                <w:color w:val="000000"/>
                <w:sz w:val="22"/>
                <w:szCs w:val="22"/>
                <w:lang w:val="sv-SE"/>
              </w:rPr>
              <w:t>Mafuriko, moto masokoni, kukatika kwa usafiri</w:t>
            </w:r>
          </w:p>
        </w:tc>
      </w:tr>
      <w:tr w:rsidR="0089242C" w:rsidRPr="00997D17" w14:paraId="56919125" w14:textId="77777777" w:rsidTr="00997D17">
        <w:tc>
          <w:tcPr>
            <w:tcW w:w="3417" w:type="dxa"/>
          </w:tcPr>
          <w:p w14:paraId="66B9B1EB" w14:textId="56760A23" w:rsidR="0089242C" w:rsidRPr="00997D17" w:rsidRDefault="0089242C" w:rsidP="00997D17">
            <w:pPr>
              <w:rPr>
                <w:color w:val="000000"/>
                <w:sz w:val="22"/>
                <w:szCs w:val="22"/>
              </w:rPr>
            </w:pPr>
            <w:r w:rsidRPr="00997D17">
              <w:rPr>
                <w:color w:val="000000"/>
                <w:sz w:val="22"/>
                <w:szCs w:val="22"/>
              </w:rPr>
              <w:t>Tourism, wildlife and forests</w:t>
            </w:r>
          </w:p>
        </w:tc>
        <w:tc>
          <w:tcPr>
            <w:tcW w:w="3417" w:type="dxa"/>
          </w:tcPr>
          <w:p w14:paraId="7CEB7B47" w14:textId="096FC3D9" w:rsidR="0089242C" w:rsidRPr="00997D17" w:rsidRDefault="0089242C" w:rsidP="00997D17">
            <w:pPr>
              <w:rPr>
                <w:color w:val="000000"/>
                <w:sz w:val="22"/>
                <w:szCs w:val="22"/>
              </w:rPr>
            </w:pPr>
            <w:r w:rsidRPr="00997D17">
              <w:rPr>
                <w:color w:val="000000"/>
                <w:sz w:val="22"/>
                <w:szCs w:val="22"/>
              </w:rPr>
              <w:t>Utalii, wanyamapori na misitu</w:t>
            </w:r>
          </w:p>
        </w:tc>
        <w:tc>
          <w:tcPr>
            <w:tcW w:w="3418" w:type="dxa"/>
          </w:tcPr>
          <w:p w14:paraId="70E55D1C" w14:textId="1FB91B39" w:rsidR="0089242C" w:rsidRPr="00997D17" w:rsidRDefault="0089242C" w:rsidP="00997D17">
            <w:pPr>
              <w:rPr>
                <w:color w:val="000000"/>
                <w:sz w:val="22"/>
                <w:szCs w:val="22"/>
              </w:rPr>
            </w:pPr>
            <w:r w:rsidRPr="00997D17">
              <w:rPr>
                <w:color w:val="000000"/>
                <w:sz w:val="22"/>
                <w:szCs w:val="22"/>
              </w:rPr>
              <w:t>Wildfire, drought, human–wildlife conflict</w:t>
            </w:r>
          </w:p>
        </w:tc>
        <w:tc>
          <w:tcPr>
            <w:tcW w:w="3418" w:type="dxa"/>
          </w:tcPr>
          <w:p w14:paraId="2A31E100" w14:textId="1B5626D0" w:rsidR="0089242C" w:rsidRPr="00997D17" w:rsidRDefault="0089242C" w:rsidP="00997D17">
            <w:pPr>
              <w:rPr>
                <w:color w:val="000000"/>
                <w:sz w:val="22"/>
                <w:szCs w:val="22"/>
              </w:rPr>
            </w:pPr>
            <w:r w:rsidRPr="00997D17">
              <w:rPr>
                <w:color w:val="000000"/>
                <w:sz w:val="22"/>
                <w:szCs w:val="22"/>
              </w:rPr>
              <w:t>Moto wa misitu na vichaka, ukame, migogoro kati ya binadamu na wanyamapori</w:t>
            </w:r>
          </w:p>
        </w:tc>
      </w:tr>
      <w:tr w:rsidR="0089242C" w:rsidRPr="00997D17" w14:paraId="0BB0A129" w14:textId="77777777" w:rsidTr="00997D17">
        <w:tc>
          <w:tcPr>
            <w:tcW w:w="3417" w:type="dxa"/>
          </w:tcPr>
          <w:p w14:paraId="297A119C" w14:textId="531BA984" w:rsidR="0089242C" w:rsidRPr="00997D17" w:rsidRDefault="0089242C" w:rsidP="00997D17">
            <w:pPr>
              <w:rPr>
                <w:color w:val="000000"/>
                <w:sz w:val="22"/>
                <w:szCs w:val="22"/>
              </w:rPr>
            </w:pPr>
            <w:r w:rsidRPr="00997D17">
              <w:rPr>
                <w:color w:val="000000"/>
                <w:sz w:val="22"/>
                <w:szCs w:val="22"/>
              </w:rPr>
              <w:t>Mining</w:t>
            </w:r>
          </w:p>
        </w:tc>
        <w:tc>
          <w:tcPr>
            <w:tcW w:w="3417" w:type="dxa"/>
          </w:tcPr>
          <w:p w14:paraId="4B0246FE" w14:textId="67431062" w:rsidR="0089242C" w:rsidRPr="00997D17" w:rsidRDefault="0089242C" w:rsidP="00997D17">
            <w:pPr>
              <w:rPr>
                <w:color w:val="000000"/>
                <w:sz w:val="22"/>
                <w:szCs w:val="22"/>
              </w:rPr>
            </w:pPr>
            <w:r w:rsidRPr="00997D17">
              <w:rPr>
                <w:color w:val="000000"/>
                <w:sz w:val="22"/>
                <w:szCs w:val="22"/>
              </w:rPr>
              <w:t>Madini</w:t>
            </w:r>
          </w:p>
        </w:tc>
        <w:tc>
          <w:tcPr>
            <w:tcW w:w="3418" w:type="dxa"/>
          </w:tcPr>
          <w:p w14:paraId="316A5664" w14:textId="12D85ADE" w:rsidR="0089242C" w:rsidRPr="00997D17" w:rsidRDefault="0089242C" w:rsidP="00997D17">
            <w:pPr>
              <w:rPr>
                <w:color w:val="000000"/>
                <w:sz w:val="22"/>
                <w:szCs w:val="22"/>
              </w:rPr>
            </w:pPr>
            <w:r w:rsidRPr="00997D17">
              <w:rPr>
                <w:color w:val="000000"/>
                <w:sz w:val="22"/>
                <w:szCs w:val="22"/>
              </w:rPr>
              <w:t>Heavy rainfall and landslides (pit collapse), mine accidents</w:t>
            </w:r>
          </w:p>
        </w:tc>
        <w:tc>
          <w:tcPr>
            <w:tcW w:w="3418" w:type="dxa"/>
          </w:tcPr>
          <w:p w14:paraId="5781052E" w14:textId="1122B345" w:rsidR="0089242C" w:rsidRPr="00997D17" w:rsidRDefault="0089242C" w:rsidP="00997D17">
            <w:pPr>
              <w:rPr>
                <w:color w:val="000000"/>
                <w:sz w:val="22"/>
                <w:szCs w:val="22"/>
              </w:rPr>
            </w:pPr>
            <w:r w:rsidRPr="00997D17">
              <w:rPr>
                <w:color w:val="000000"/>
                <w:sz w:val="22"/>
                <w:szCs w:val="22"/>
              </w:rPr>
              <w:t>Mvua kubwa na maporomoko (mashimo kuporomoka), ajali za migodini</w:t>
            </w:r>
          </w:p>
        </w:tc>
      </w:tr>
    </w:tbl>
    <w:p w14:paraId="4C6BE1F3" w14:textId="77777777" w:rsidR="0089242C" w:rsidRPr="00997D17" w:rsidRDefault="0089242C" w:rsidP="00997D17">
      <w:pPr>
        <w:rPr>
          <w:i/>
          <w:color w:val="000000"/>
          <w:sz w:val="22"/>
          <w:szCs w:val="22"/>
        </w:rPr>
      </w:pPr>
      <w:r w:rsidRPr="00997D17">
        <w:rPr>
          <w:i/>
          <w:color w:val="000000"/>
          <w:sz w:val="22"/>
          <w:szCs w:val="22"/>
        </w:rPr>
        <w:t>Sources | Vyanzo: National Disaster Management Strategy 2022–2027; National Disaster Preparedness and Response Plan 2022.</w:t>
      </w:r>
    </w:p>
    <w:p w14:paraId="77B822A1" w14:textId="4387D10E" w:rsidR="003E5549" w:rsidRPr="00997D17" w:rsidRDefault="003E5549" w:rsidP="003E5549">
      <w:pPr>
        <w:jc w:val="both"/>
        <w:rPr>
          <w:sz w:val="22"/>
          <w:szCs w:val="22"/>
        </w:rPr>
      </w:pPr>
    </w:p>
    <w:p w14:paraId="465069CF" w14:textId="3C15F2C3" w:rsidR="003E5549" w:rsidRPr="00997D17" w:rsidRDefault="003E5549" w:rsidP="003E5549">
      <w:pPr>
        <w:jc w:val="both"/>
        <w:rPr>
          <w:sz w:val="22"/>
          <w:szCs w:val="22"/>
        </w:rPr>
      </w:pPr>
      <w:r w:rsidRPr="00997D17">
        <w:rPr>
          <w:sz w:val="22"/>
          <w:szCs w:val="22"/>
        </w:rPr>
        <w:t>Information per hazard</w:t>
      </w:r>
    </w:p>
    <w:p w14:paraId="000D6C89" w14:textId="77777777" w:rsidR="00314EC9" w:rsidRPr="00997D17" w:rsidRDefault="00314EC9" w:rsidP="000359A0">
      <w:pPr>
        <w:jc w:val="both"/>
        <w:rPr>
          <w:sz w:val="22"/>
          <w:szCs w:val="22"/>
        </w:rPr>
      </w:pPr>
    </w:p>
    <w:p w14:paraId="0169E564" w14:textId="3814F16E" w:rsidR="00D3308D" w:rsidRPr="00997D17" w:rsidRDefault="0089242C" w:rsidP="000359A0">
      <w:pPr>
        <w:pStyle w:val="Strong1"/>
        <w:jc w:val="both"/>
        <w:rPr>
          <w:b w:val="0"/>
          <w:bCs w:val="0"/>
          <w:sz w:val="22"/>
          <w:szCs w:val="22"/>
        </w:rPr>
      </w:pPr>
      <w:r w:rsidRPr="00997D17">
        <w:rPr>
          <w:b w:val="0"/>
          <w:bCs w:val="0"/>
          <w:sz w:val="22"/>
          <w:szCs w:val="22"/>
        </w:rPr>
        <w:t>1.0 HEAVY RAINFALL</w:t>
      </w:r>
    </w:p>
    <w:p w14:paraId="35DD0B56" w14:textId="5D5DE376" w:rsidR="00D3308D" w:rsidRPr="00997D17" w:rsidRDefault="00D3308D" w:rsidP="000359A0">
      <w:pPr>
        <w:jc w:val="both"/>
        <w:rPr>
          <w:sz w:val="22"/>
          <w:szCs w:val="22"/>
        </w:rPr>
      </w:pPr>
    </w:p>
    <w:tbl>
      <w:tblPr>
        <w:tblW w:w="13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2"/>
        <w:gridCol w:w="6798"/>
        <w:gridCol w:w="2266"/>
      </w:tblGrid>
      <w:tr w:rsidR="00D3308D" w:rsidRPr="00997D17" w14:paraId="061D9EF2" w14:textId="77777777" w:rsidTr="0079308B">
        <w:trPr>
          <w:trHeight w:val="7"/>
        </w:trPr>
        <w:tc>
          <w:tcPr>
            <w:tcW w:w="4532" w:type="dxa"/>
            <w:shd w:val="clear" w:color="auto" w:fill="FFFF00"/>
            <w:tcMar>
              <w:top w:w="220" w:type="dxa"/>
              <w:left w:w="240" w:type="dxa"/>
              <w:bottom w:w="220" w:type="dxa"/>
              <w:right w:w="240" w:type="dxa"/>
            </w:tcMar>
            <w:vAlign w:val="center"/>
          </w:tcPr>
          <w:p w14:paraId="7C08BBB4" w14:textId="77777777" w:rsidR="00D3308D" w:rsidRPr="00997D17" w:rsidRDefault="00D3308D" w:rsidP="000359A0">
            <w:pPr>
              <w:jc w:val="both"/>
              <w:rPr>
                <w:sz w:val="22"/>
                <w:szCs w:val="22"/>
              </w:rPr>
            </w:pPr>
            <w:r w:rsidRPr="00997D17">
              <w:rPr>
                <w:sz w:val="22"/>
                <w:szCs w:val="22"/>
              </w:rPr>
              <w:t>ADVISORY</w:t>
            </w:r>
          </w:p>
        </w:tc>
        <w:tc>
          <w:tcPr>
            <w:tcW w:w="6798" w:type="dxa"/>
            <w:shd w:val="clear" w:color="auto" w:fill="FFFF00"/>
            <w:tcMar>
              <w:top w:w="220" w:type="dxa"/>
              <w:left w:w="240" w:type="dxa"/>
              <w:bottom w:w="220" w:type="dxa"/>
              <w:right w:w="240" w:type="dxa"/>
            </w:tcMar>
            <w:vAlign w:val="center"/>
          </w:tcPr>
          <w:p w14:paraId="7615E3F2" w14:textId="77777777" w:rsidR="00D3308D" w:rsidRPr="00997D17" w:rsidRDefault="00D3308D" w:rsidP="000359A0">
            <w:pPr>
              <w:jc w:val="both"/>
              <w:rPr>
                <w:sz w:val="22"/>
                <w:szCs w:val="22"/>
              </w:rPr>
            </w:pPr>
            <w:r w:rsidRPr="00997D17">
              <w:rPr>
                <w:sz w:val="22"/>
                <w:szCs w:val="22"/>
              </w:rPr>
              <w:t>BE PREPARED</w:t>
            </w:r>
          </w:p>
        </w:tc>
        <w:tc>
          <w:tcPr>
            <w:tcW w:w="2266" w:type="dxa"/>
            <w:shd w:val="clear" w:color="auto" w:fill="FFFF00"/>
            <w:tcMar>
              <w:top w:w="220" w:type="dxa"/>
              <w:left w:w="240" w:type="dxa"/>
              <w:bottom w:w="220" w:type="dxa"/>
              <w:right w:w="240" w:type="dxa"/>
            </w:tcMar>
            <w:vAlign w:val="center"/>
          </w:tcPr>
          <w:p w14:paraId="40D6A8FC" w14:textId="77777777" w:rsidR="00D3308D" w:rsidRPr="00997D17" w:rsidRDefault="00D3308D" w:rsidP="000359A0">
            <w:pPr>
              <w:jc w:val="both"/>
              <w:rPr>
                <w:sz w:val="22"/>
                <w:szCs w:val="22"/>
              </w:rPr>
            </w:pPr>
            <w:r w:rsidRPr="00997D17">
              <w:rPr>
                <w:sz w:val="22"/>
                <w:szCs w:val="22"/>
              </w:rPr>
              <w:t>LEVEL 1</w:t>
            </w:r>
          </w:p>
        </w:tc>
      </w:tr>
    </w:tbl>
    <w:p w14:paraId="396763C2" w14:textId="77777777" w:rsidR="00D3308D" w:rsidRPr="00997D17" w:rsidRDefault="00D3308D" w:rsidP="000359A0">
      <w:pPr>
        <w:jc w:val="both"/>
        <w:rPr>
          <w:sz w:val="22"/>
          <w:szCs w:val="22"/>
        </w:rPr>
      </w:pPr>
    </w:p>
    <w:p w14:paraId="5291F193" w14:textId="77777777" w:rsidR="00D3308D" w:rsidRPr="00997D17" w:rsidRDefault="00D3308D" w:rsidP="000359A0">
      <w:pPr>
        <w:jc w:val="both"/>
        <w:rPr>
          <w:sz w:val="22"/>
          <w:szCs w:val="22"/>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14:paraId="3C961583" w14:textId="7777777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3ED7DE7" w14:textId="77777777" w:rsidR="00D3308D" w:rsidRPr="00997D17" w:rsidRDefault="00D3308D" w:rsidP="000359A0">
            <w:pPr>
              <w:jc w:val="both"/>
              <w:rPr>
                <w:sz w:val="22"/>
                <w:szCs w:val="22"/>
              </w:rPr>
            </w:pPr>
            <w:r w:rsidRPr="00997D17">
              <w:rPr>
                <w:sz w:val="22"/>
                <w:szCs w:val="22"/>
              </w:rPr>
              <w:lastRenderedPageBreak/>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903D72B" w14:textId="77777777"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36254B3" w14:textId="1A2662CC"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E584D31" w14:textId="6528918C" w:rsidR="00D3308D" w:rsidRPr="00997D17" w:rsidRDefault="00D3308D" w:rsidP="000359A0">
            <w:pPr>
              <w:jc w:val="both"/>
              <w:rPr>
                <w:sz w:val="22"/>
                <w:szCs w:val="22"/>
              </w:rPr>
            </w:pPr>
            <w:r w:rsidRPr="00997D17">
              <w:rPr>
                <w:sz w:val="22"/>
                <w:szCs w:val="22"/>
              </w:rPr>
              <w:t>HATUA (SW)</w:t>
            </w:r>
          </w:p>
        </w:tc>
      </w:tr>
      <w:tr w:rsidR="00D3308D" w:rsidRPr="000343A2" w14:paraId="40AF48B0" w14:textId="77777777"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4C40BB8" w14:textId="6064909C" w:rsidR="00D3308D" w:rsidRPr="00997D17" w:rsidRDefault="00A27C4B">
            <w:pPr>
              <w:pStyle w:val="ListParagraph"/>
              <w:numPr>
                <w:ilvl w:val="0"/>
                <w:numId w:val="1"/>
              </w:numPr>
              <w:jc w:val="both"/>
              <w:rPr>
                <w:sz w:val="22"/>
                <w:szCs w:val="22"/>
              </w:rPr>
            </w:pPr>
            <w:r w:rsidRPr="00997D17">
              <w:rPr>
                <w:sz w:val="22"/>
                <w:szCs w:val="22"/>
              </w:rPr>
              <w:t>Reduced visibility on roads during heavy downpours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027679" w14:textId="0D0C87F7" w:rsidR="00D3308D" w:rsidRPr="00997D17" w:rsidRDefault="00A27C4B">
            <w:pPr>
              <w:pStyle w:val="ListParagraph"/>
              <w:numPr>
                <w:ilvl w:val="0"/>
                <w:numId w:val="1"/>
              </w:numPr>
              <w:jc w:val="both"/>
              <w:rPr>
                <w:sz w:val="22"/>
                <w:szCs w:val="22"/>
              </w:rPr>
            </w:pPr>
            <w:r w:rsidRPr="00997D17">
              <w:rPr>
                <w:sz w:val="22"/>
                <w:szCs w:val="22"/>
              </w:rPr>
              <w:t>Kupungua kwa uwezo wa kuona barabarani wakati wa mvua kubwa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987D7A0" w14:textId="6D2C6702" w:rsidR="00D3308D" w:rsidRPr="00997D17" w:rsidRDefault="00D3308D">
            <w:pPr>
              <w:pStyle w:val="ListParagraph"/>
              <w:numPr>
                <w:ilvl w:val="0"/>
                <w:numId w:val="1"/>
              </w:numPr>
              <w:jc w:val="both"/>
              <w:rPr>
                <w:sz w:val="22"/>
                <w:szCs w:val="22"/>
              </w:rPr>
            </w:pPr>
            <w:r w:rsidRPr="00997D17">
              <w:rPr>
                <w:sz w:val="22"/>
                <w:szCs w:val="22"/>
              </w:rPr>
              <w:t>Drive slowly with headlights on.</w:t>
            </w:r>
          </w:p>
          <w:p w14:paraId="3B67DC88" w14:textId="1ACE4D25" w:rsidR="00D3308D" w:rsidRPr="00997D17" w:rsidRDefault="00FF7A75">
            <w:pPr>
              <w:pStyle w:val="ListParagraph"/>
              <w:numPr>
                <w:ilvl w:val="0"/>
                <w:numId w:val="1"/>
              </w:numPr>
              <w:jc w:val="both"/>
              <w:rPr>
                <w:sz w:val="22"/>
                <w:szCs w:val="22"/>
              </w:rPr>
            </w:pPr>
            <w:r w:rsidRPr="00997D17">
              <w:rPr>
                <w:sz w:val="22"/>
                <w:szCs w:val="22"/>
              </w:rPr>
              <w:t>K</w:t>
            </w:r>
            <w:r w:rsidR="00D3308D" w:rsidRPr="00997D17">
              <w:rPr>
                <w:sz w:val="22"/>
                <w:szCs w:val="22"/>
              </w:rPr>
              <w:t>eep a safe distance from other vehicles.</w:t>
            </w:r>
          </w:p>
          <w:p w14:paraId="1A842B38" w14:textId="1852F473" w:rsidR="00D3308D" w:rsidRPr="00997D17" w:rsidRDefault="00A27C4B">
            <w:pPr>
              <w:pStyle w:val="ListParagraph"/>
              <w:numPr>
                <w:ilvl w:val="0"/>
                <w:numId w:val="1"/>
              </w:numPr>
              <w:jc w:val="both"/>
              <w:rPr>
                <w:sz w:val="22"/>
                <w:szCs w:val="22"/>
              </w:rPr>
            </w:pPr>
            <w:r w:rsidRPr="00997D17">
              <w:rPr>
                <w:sz w:val="22"/>
                <w:szCs w:val="22"/>
              </w:rPr>
              <w:t>Plan journeys to avoid the heaviest rain periods.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B7AC6B4" w14:textId="02F04544" w:rsidR="00D3308D" w:rsidRPr="00997D17" w:rsidRDefault="00D3308D">
            <w:pPr>
              <w:pStyle w:val="ListParagraph"/>
              <w:numPr>
                <w:ilvl w:val="0"/>
                <w:numId w:val="1"/>
              </w:numPr>
              <w:jc w:val="both"/>
              <w:rPr>
                <w:sz w:val="22"/>
                <w:szCs w:val="22"/>
                <w:lang w:val="sv-SE"/>
              </w:rPr>
            </w:pPr>
            <w:r w:rsidRPr="00997D17">
              <w:rPr>
                <w:sz w:val="22"/>
                <w:szCs w:val="22"/>
                <w:lang w:val="sv-SE"/>
              </w:rPr>
              <w:t>Endesha taratibu ukiwasha taa za mbele.</w:t>
            </w:r>
          </w:p>
          <w:p w14:paraId="1025CC8C" w14:textId="1D84CCFD" w:rsidR="00D3308D" w:rsidRPr="00997D17" w:rsidRDefault="00FF7A75">
            <w:pPr>
              <w:pStyle w:val="ListParagraph"/>
              <w:numPr>
                <w:ilvl w:val="0"/>
                <w:numId w:val="1"/>
              </w:numPr>
              <w:jc w:val="both"/>
              <w:rPr>
                <w:sz w:val="22"/>
                <w:szCs w:val="22"/>
                <w:lang w:val="sv-SE"/>
              </w:rPr>
            </w:pPr>
            <w:r w:rsidRPr="00997D17">
              <w:rPr>
                <w:sz w:val="22"/>
                <w:szCs w:val="22"/>
                <w:lang w:val="sv-SE"/>
              </w:rPr>
              <w:t>W</w:t>
            </w:r>
            <w:r w:rsidR="00D3308D" w:rsidRPr="00997D17">
              <w:rPr>
                <w:sz w:val="22"/>
                <w:szCs w:val="22"/>
                <w:lang w:val="sv-SE"/>
              </w:rPr>
              <w:t>eka umbali salama kati yako na magari mengine.</w:t>
            </w:r>
          </w:p>
          <w:p w14:paraId="1524D295" w14:textId="4BCF7E1A" w:rsidR="00D3308D" w:rsidRPr="00997D17" w:rsidRDefault="00A27C4B">
            <w:pPr>
              <w:pStyle w:val="ListParagraph"/>
              <w:numPr>
                <w:ilvl w:val="0"/>
                <w:numId w:val="1"/>
              </w:numPr>
              <w:jc w:val="both"/>
              <w:rPr>
                <w:sz w:val="22"/>
                <w:szCs w:val="22"/>
                <w:lang w:val="sv-SE"/>
              </w:rPr>
            </w:pPr>
            <w:r w:rsidRPr="00997D17">
              <w:rPr>
                <w:sz w:val="22"/>
                <w:szCs w:val="22"/>
                <w:lang w:val="sv-SE"/>
              </w:rPr>
              <w:t>Panga safari kuepuka vipindi vya mvua kubwa.</w:t>
            </w:r>
          </w:p>
        </w:tc>
      </w:tr>
      <w:tr w:rsidR="00D3308D" w:rsidRPr="00997D17" w14:paraId="6D367910" w14:textId="77777777"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F84685F" w14:textId="72258176" w:rsidR="00D3308D" w:rsidRPr="00997D17" w:rsidRDefault="00A27C4B">
            <w:pPr>
              <w:pStyle w:val="ListParagraph"/>
              <w:numPr>
                <w:ilvl w:val="0"/>
                <w:numId w:val="1"/>
              </w:numPr>
              <w:jc w:val="both"/>
              <w:rPr>
                <w:sz w:val="22"/>
                <w:szCs w:val="22"/>
              </w:rPr>
            </w:pPr>
            <w:r w:rsidRPr="00997D17">
              <w:rPr>
                <w:sz w:val="22"/>
                <w:szCs w:val="22"/>
              </w:rPr>
              <w:t>Slippery and water-covered roads in a few areas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A4D596" w14:textId="23E479CA" w:rsidR="00D3308D" w:rsidRPr="00997D17" w:rsidRDefault="00A27C4B">
            <w:pPr>
              <w:pStyle w:val="ListParagraph"/>
              <w:numPr>
                <w:ilvl w:val="0"/>
                <w:numId w:val="1"/>
              </w:numPr>
              <w:jc w:val="both"/>
              <w:rPr>
                <w:sz w:val="22"/>
                <w:szCs w:val="22"/>
                <w:lang w:val="sv-SE"/>
              </w:rPr>
            </w:pPr>
            <w:r w:rsidRPr="00997D17">
              <w:rPr>
                <w:sz w:val="22"/>
                <w:szCs w:val="22"/>
                <w:lang w:val="sv-SE"/>
              </w:rPr>
              <w:t>Barabara kuteleza na kufunikwa na maji katika maeneo machache</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FA2A380" w14:textId="0F20FFD8" w:rsidR="00D3308D" w:rsidRPr="00997D17" w:rsidRDefault="00A27C4B">
            <w:pPr>
              <w:pStyle w:val="ListParagraph"/>
              <w:numPr>
                <w:ilvl w:val="0"/>
                <w:numId w:val="1"/>
              </w:numPr>
              <w:jc w:val="both"/>
              <w:rPr>
                <w:sz w:val="22"/>
                <w:szCs w:val="22"/>
              </w:rPr>
            </w:pPr>
            <w:r w:rsidRPr="00997D17">
              <w:rPr>
                <w:sz w:val="22"/>
                <w:szCs w:val="22"/>
              </w:rPr>
              <w:t>Reduce speed and avoid sudden braking.</w:t>
            </w:r>
          </w:p>
          <w:p w14:paraId="6D672E54" w14:textId="2B72005E" w:rsidR="00D3308D" w:rsidRPr="00997D17" w:rsidRDefault="00A27C4B">
            <w:pPr>
              <w:pStyle w:val="ListParagraph"/>
              <w:numPr>
                <w:ilvl w:val="0"/>
                <w:numId w:val="1"/>
              </w:numPr>
              <w:jc w:val="both"/>
              <w:rPr>
                <w:sz w:val="22"/>
                <w:szCs w:val="22"/>
              </w:rPr>
            </w:pPr>
            <w:r w:rsidRPr="00997D17">
              <w:rPr>
                <w:sz w:val="22"/>
                <w:szCs w:val="22"/>
              </w:rPr>
              <w:t>Do not drive, ride or walk through water flowing across roads.</w:t>
            </w:r>
          </w:p>
          <w:p w14:paraId="2A693BA3" w14:textId="3A33F9B1" w:rsidR="00D3308D" w:rsidRPr="00997D17" w:rsidRDefault="00A27C4B">
            <w:pPr>
              <w:pStyle w:val="ListParagraph"/>
              <w:numPr>
                <w:ilvl w:val="0"/>
                <w:numId w:val="1"/>
              </w:numPr>
              <w:jc w:val="both"/>
              <w:rPr>
                <w:sz w:val="22"/>
                <w:szCs w:val="22"/>
              </w:rPr>
            </w:pPr>
            <w:r w:rsidRPr="00997D17">
              <w:rPr>
                <w:sz w:val="22"/>
                <w:szCs w:val="22"/>
              </w:rPr>
              <w:t>Pedestrians: walk on higher ground, away from drains and ditches.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2219E14" w14:textId="27CB08B2" w:rsidR="00D3308D" w:rsidRPr="00997D17" w:rsidRDefault="00F1546C">
            <w:pPr>
              <w:pStyle w:val="ListParagraph"/>
              <w:numPr>
                <w:ilvl w:val="0"/>
                <w:numId w:val="1"/>
              </w:numPr>
              <w:jc w:val="both"/>
              <w:rPr>
                <w:sz w:val="22"/>
                <w:szCs w:val="22"/>
              </w:rPr>
            </w:pPr>
            <w:r w:rsidRPr="00997D17">
              <w:rPr>
                <w:sz w:val="22"/>
                <w:szCs w:val="22"/>
              </w:rPr>
              <w:t>Punguza mwendo na epuka kukanyaga breki ghafla.</w:t>
            </w:r>
          </w:p>
          <w:p w14:paraId="7EBA3223" w14:textId="6C4D5A9C" w:rsidR="00D3308D" w:rsidRPr="00997D17" w:rsidRDefault="00A27C4B">
            <w:pPr>
              <w:pStyle w:val="ListParagraph"/>
              <w:numPr>
                <w:ilvl w:val="0"/>
                <w:numId w:val="1"/>
              </w:numPr>
              <w:jc w:val="both"/>
              <w:rPr>
                <w:sz w:val="22"/>
                <w:szCs w:val="22"/>
              </w:rPr>
            </w:pPr>
            <w:r w:rsidRPr="00997D17">
              <w:rPr>
                <w:sz w:val="22"/>
                <w:szCs w:val="22"/>
              </w:rPr>
              <w:t>Usiendeshe gari, pikipiki wala kutembea kwenye maji yanayotiririka barabarani.</w:t>
            </w:r>
          </w:p>
          <w:p w14:paraId="482276DB" w14:textId="253DCADE" w:rsidR="00D3308D" w:rsidRPr="00997D17" w:rsidRDefault="00A27C4B">
            <w:pPr>
              <w:pStyle w:val="ListParagraph"/>
              <w:numPr>
                <w:ilvl w:val="0"/>
                <w:numId w:val="1"/>
              </w:numPr>
              <w:jc w:val="both"/>
              <w:rPr>
                <w:sz w:val="22"/>
                <w:szCs w:val="22"/>
              </w:rPr>
            </w:pPr>
            <w:r w:rsidRPr="00997D17">
              <w:rPr>
                <w:sz w:val="22"/>
                <w:szCs w:val="22"/>
              </w:rPr>
              <w:t>Watembea kwa miguu: tembeeni sehemu za mwinuko, mbali na mitaro.</w:t>
            </w:r>
          </w:p>
        </w:tc>
      </w:tr>
      <w:tr w:rsidR="00D3308D" w:rsidRPr="000343A2" w14:paraId="14D661A8" w14:textId="77777777"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CF3BEB" w14:textId="4E9C7BD7" w:rsidR="00D3308D" w:rsidRPr="00997D17" w:rsidRDefault="00A27C4B">
            <w:pPr>
              <w:pStyle w:val="ListParagraph"/>
              <w:numPr>
                <w:ilvl w:val="0"/>
                <w:numId w:val="1"/>
              </w:numPr>
              <w:jc w:val="both"/>
              <w:rPr>
                <w:sz w:val="22"/>
                <w:szCs w:val="22"/>
              </w:rPr>
            </w:pPr>
            <w:r w:rsidRPr="00997D17">
              <w:rPr>
                <w:sz w:val="22"/>
                <w:szCs w:val="22"/>
              </w:rPr>
              <w:t>A few homes in low-lying areas affected by surface water</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23A8FCB" w14:textId="6447D519" w:rsidR="00D3308D" w:rsidRPr="00997D17" w:rsidRDefault="00A27C4B">
            <w:pPr>
              <w:pStyle w:val="ListParagraph"/>
              <w:numPr>
                <w:ilvl w:val="0"/>
                <w:numId w:val="1"/>
              </w:numPr>
              <w:jc w:val="both"/>
              <w:rPr>
                <w:sz w:val="22"/>
                <w:szCs w:val="22"/>
              </w:rPr>
            </w:pPr>
            <w:r w:rsidRPr="00997D17">
              <w:rPr>
                <w:sz w:val="22"/>
                <w:szCs w:val="22"/>
              </w:rPr>
              <w:t>Nyumba chache katika maeneo ya mabondeni kuathiriwa na maji yaliyotuama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BAB4E64" w14:textId="32C712CC" w:rsidR="00D3308D" w:rsidRPr="00997D17" w:rsidRDefault="00F1546C">
            <w:pPr>
              <w:pStyle w:val="ListParagraph"/>
              <w:numPr>
                <w:ilvl w:val="0"/>
                <w:numId w:val="1"/>
              </w:numPr>
              <w:jc w:val="both"/>
              <w:rPr>
                <w:sz w:val="22"/>
                <w:szCs w:val="22"/>
              </w:rPr>
            </w:pPr>
            <w:r w:rsidRPr="00997D17">
              <w:rPr>
                <w:sz w:val="22"/>
                <w:szCs w:val="22"/>
              </w:rPr>
              <w:t>Clear waste and blockages from drains and water channels around homes.</w:t>
            </w:r>
          </w:p>
          <w:p w14:paraId="05EB1EAF" w14:textId="30F756DF" w:rsidR="00D3308D" w:rsidRPr="00997D17" w:rsidRDefault="00A27C4B">
            <w:pPr>
              <w:pStyle w:val="ListParagraph"/>
              <w:numPr>
                <w:ilvl w:val="0"/>
                <w:numId w:val="1"/>
              </w:numPr>
              <w:jc w:val="both"/>
              <w:rPr>
                <w:sz w:val="22"/>
                <w:szCs w:val="22"/>
              </w:rPr>
            </w:pPr>
            <w:r w:rsidRPr="00997D17">
              <w:rPr>
                <w:sz w:val="22"/>
                <w:szCs w:val="22"/>
              </w:rPr>
              <w:t>Raise valuables, food and documents above floor level.</w:t>
            </w:r>
          </w:p>
          <w:p w14:paraId="2804D693" w14:textId="0F6B9AE1" w:rsidR="00D3308D" w:rsidRPr="00997D17" w:rsidRDefault="00A27C4B">
            <w:pPr>
              <w:pStyle w:val="ListParagraph"/>
              <w:numPr>
                <w:ilvl w:val="0"/>
                <w:numId w:val="1"/>
              </w:numPr>
              <w:jc w:val="both"/>
              <w:rPr>
                <w:sz w:val="22"/>
                <w:szCs w:val="22"/>
              </w:rPr>
            </w:pPr>
            <w:r w:rsidRPr="00997D17">
              <w:rPr>
                <w:sz w:val="22"/>
                <w:szCs w:val="22"/>
              </w:rPr>
              <w:t>Place sandbags or soil-filled bags at doorways where needed.</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CA88551" w14:textId="2E21696E" w:rsidR="00D3308D" w:rsidRPr="00997D17" w:rsidRDefault="00F1546C">
            <w:pPr>
              <w:pStyle w:val="ListParagraph"/>
              <w:numPr>
                <w:ilvl w:val="0"/>
                <w:numId w:val="1"/>
              </w:numPr>
              <w:jc w:val="both"/>
              <w:rPr>
                <w:sz w:val="22"/>
                <w:szCs w:val="22"/>
              </w:rPr>
            </w:pPr>
            <w:r w:rsidRPr="00997D17">
              <w:rPr>
                <w:sz w:val="22"/>
                <w:szCs w:val="22"/>
              </w:rPr>
              <w:t>Safisha na ondoa taka kwenye mitaro na njia za maji kuzunguka makazi.</w:t>
            </w:r>
          </w:p>
          <w:p w14:paraId="480F4BF1" w14:textId="05B6C43D" w:rsidR="00D3308D" w:rsidRPr="00997D17" w:rsidRDefault="00A27C4B">
            <w:pPr>
              <w:pStyle w:val="ListParagraph"/>
              <w:numPr>
                <w:ilvl w:val="0"/>
                <w:numId w:val="1"/>
              </w:numPr>
              <w:jc w:val="both"/>
              <w:rPr>
                <w:sz w:val="22"/>
                <w:szCs w:val="22"/>
                <w:lang w:val="sv-SE"/>
              </w:rPr>
            </w:pPr>
            <w:r w:rsidRPr="00997D17">
              <w:rPr>
                <w:sz w:val="22"/>
                <w:szCs w:val="22"/>
                <w:lang w:val="sv-SE"/>
              </w:rPr>
              <w:t>Inua vitu vya thamani, chakula na nyaraka juu ya sakafu.</w:t>
            </w:r>
          </w:p>
          <w:p w14:paraId="0DE13C63" w14:textId="7E323EAB" w:rsidR="00D3308D" w:rsidRPr="00997D17" w:rsidRDefault="00A27C4B">
            <w:pPr>
              <w:pStyle w:val="ListParagraph"/>
              <w:numPr>
                <w:ilvl w:val="0"/>
                <w:numId w:val="1"/>
              </w:numPr>
              <w:jc w:val="both"/>
              <w:rPr>
                <w:sz w:val="22"/>
                <w:szCs w:val="22"/>
                <w:lang w:val="sv-SE"/>
              </w:rPr>
            </w:pPr>
            <w:r w:rsidRPr="00997D17">
              <w:rPr>
                <w:sz w:val="22"/>
                <w:szCs w:val="22"/>
                <w:lang w:val="sv-SE"/>
              </w:rPr>
              <w:t>Weka magunia ya mchanga au udongo milangoni inapohitajika.</w:t>
            </w:r>
          </w:p>
        </w:tc>
      </w:tr>
      <w:tr w:rsidR="00D3308D" w:rsidRPr="00997D17" w14:paraId="53D0A183" w14:textId="77777777"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F6D2CA4" w14:textId="689B2BCA" w:rsidR="00D3308D" w:rsidRPr="00997D17" w:rsidRDefault="00A27C4B">
            <w:pPr>
              <w:pStyle w:val="ListParagraph"/>
              <w:numPr>
                <w:ilvl w:val="0"/>
                <w:numId w:val="1"/>
              </w:numPr>
              <w:jc w:val="both"/>
              <w:rPr>
                <w:sz w:val="22"/>
                <w:szCs w:val="22"/>
              </w:rPr>
            </w:pPr>
            <w:r w:rsidRPr="00997D17">
              <w:rPr>
                <w:sz w:val="22"/>
                <w:szCs w:val="22"/>
              </w:rPr>
              <w:lastRenderedPageBreak/>
              <w:t>Minor disruption to social and economic activities in a few areas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567BC7" w14:textId="23EBE663" w:rsidR="00D3308D" w:rsidRPr="00997D17" w:rsidRDefault="00A27C4B">
            <w:pPr>
              <w:pStyle w:val="ListParagraph"/>
              <w:numPr>
                <w:ilvl w:val="0"/>
                <w:numId w:val="1"/>
              </w:numPr>
              <w:jc w:val="both"/>
              <w:rPr>
                <w:sz w:val="22"/>
                <w:szCs w:val="22"/>
              </w:rPr>
            </w:pPr>
            <w:r w:rsidRPr="00997D17">
              <w:rPr>
                <w:sz w:val="22"/>
                <w:szCs w:val="22"/>
              </w:rPr>
              <w:t>Kuathirika kidogo kwa shughuli za kijamii na kiuchumi katika maeneo machache</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6D75A70" w14:textId="0251B207" w:rsidR="00F1546C" w:rsidRPr="00997D17" w:rsidRDefault="00F1546C">
            <w:pPr>
              <w:pStyle w:val="ListParagraph"/>
              <w:numPr>
                <w:ilvl w:val="0"/>
                <w:numId w:val="1"/>
              </w:numPr>
              <w:jc w:val="both"/>
              <w:rPr>
                <w:sz w:val="22"/>
                <w:szCs w:val="22"/>
              </w:rPr>
            </w:pPr>
            <w:r w:rsidRPr="00997D17">
              <w:rPr>
                <w:sz w:val="22"/>
                <w:szCs w:val="22"/>
              </w:rPr>
              <w:t>Keep a reserve of food, drinking water, cash, medicines and a first-aid kit.</w:t>
            </w:r>
          </w:p>
          <w:p w14:paraId="02D73FDD" w14:textId="27B66A8A" w:rsidR="00D3308D" w:rsidRPr="00997D17" w:rsidRDefault="00F1546C">
            <w:pPr>
              <w:pStyle w:val="ListParagraph"/>
              <w:numPr>
                <w:ilvl w:val="0"/>
                <w:numId w:val="1"/>
              </w:numPr>
              <w:jc w:val="both"/>
              <w:rPr>
                <w:sz w:val="22"/>
                <w:szCs w:val="22"/>
              </w:rPr>
            </w:pPr>
            <w:r w:rsidRPr="00997D17">
              <w:rPr>
                <w:sz w:val="22"/>
                <w:szCs w:val="22"/>
              </w:rPr>
              <w:t xml:space="preserve">Save </w:t>
            </w:r>
            <w:r w:rsidR="00A941FF" w:rsidRPr="00997D17">
              <w:rPr>
                <w:sz w:val="22"/>
                <w:szCs w:val="22"/>
              </w:rPr>
              <w:t>the emergency number 190 and the numbers of your local leaders</w:t>
            </w:r>
            <w:r w:rsidRPr="00997D17">
              <w:rPr>
                <w:sz w:val="22"/>
                <w:szCs w:val="22"/>
              </w:rPr>
              <w:t>.</w:t>
            </w:r>
          </w:p>
          <w:p w14:paraId="6BE06314" w14:textId="69B67804" w:rsidR="00F1546C" w:rsidRPr="00997D17" w:rsidRDefault="00F1546C">
            <w:pPr>
              <w:pStyle w:val="ListParagraph"/>
              <w:numPr>
                <w:ilvl w:val="0"/>
                <w:numId w:val="1"/>
              </w:numPr>
              <w:jc w:val="both"/>
              <w:rPr>
                <w:sz w:val="22"/>
                <w:szCs w:val="22"/>
              </w:rPr>
            </w:pPr>
            <w:r w:rsidRPr="00997D17">
              <w:rPr>
                <w:sz w:val="22"/>
                <w:szCs w:val="22"/>
              </w:rPr>
              <w:t>Village/Mtaa and Ward Disaster Management Committees: review contingency plans, update the list of people with special needs and identify safe areas and routes.</w:t>
            </w:r>
          </w:p>
          <w:p w14:paraId="16B9A81A" w14:textId="49066C14" w:rsidR="00D3308D" w:rsidRPr="00997D17" w:rsidRDefault="00F1546C">
            <w:pPr>
              <w:pStyle w:val="ListParagraph"/>
              <w:numPr>
                <w:ilvl w:val="0"/>
                <w:numId w:val="1"/>
              </w:numPr>
              <w:jc w:val="both"/>
              <w:rPr>
                <w:sz w:val="22"/>
                <w:szCs w:val="22"/>
              </w:rPr>
            </w:pPr>
            <w:r w:rsidRPr="00997D17">
              <w:rPr>
                <w:sz w:val="22"/>
                <w:szCs w:val="22"/>
              </w:rPr>
              <w:t>Share this advisory with neighbours and relatives, especially older persons, people with disabilities and pregnant women.</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83E3DC3" w14:textId="0AFFF553" w:rsidR="00F1546C" w:rsidRPr="00997D17" w:rsidRDefault="00F1546C">
            <w:pPr>
              <w:pStyle w:val="ListParagraph"/>
              <w:numPr>
                <w:ilvl w:val="0"/>
                <w:numId w:val="1"/>
              </w:numPr>
              <w:jc w:val="both"/>
              <w:rPr>
                <w:sz w:val="22"/>
                <w:szCs w:val="22"/>
              </w:rPr>
            </w:pPr>
            <w:r w:rsidRPr="00997D17">
              <w:rPr>
                <w:sz w:val="22"/>
                <w:szCs w:val="22"/>
              </w:rPr>
              <w:t>Weka akiba ya chakula, maji ya kunywa, fedha, dawa na vifaa vya huduma ya kwanza.</w:t>
            </w:r>
          </w:p>
          <w:p w14:paraId="62431200" w14:textId="24463262" w:rsidR="00F1546C" w:rsidRPr="00997D17" w:rsidRDefault="00F1546C">
            <w:pPr>
              <w:pStyle w:val="ListParagraph"/>
              <w:numPr>
                <w:ilvl w:val="0"/>
                <w:numId w:val="1"/>
              </w:numPr>
              <w:jc w:val="both"/>
              <w:rPr>
                <w:sz w:val="22"/>
                <w:szCs w:val="22"/>
              </w:rPr>
            </w:pPr>
            <w:r w:rsidRPr="00997D17">
              <w:rPr>
                <w:sz w:val="22"/>
                <w:szCs w:val="22"/>
              </w:rPr>
              <w:t xml:space="preserve">Hifadhi namba </w:t>
            </w:r>
            <w:r w:rsidR="00A941FF" w:rsidRPr="00997D17">
              <w:rPr>
                <w:sz w:val="22"/>
                <w:szCs w:val="22"/>
              </w:rPr>
              <w:t>ya dharura 190 na namba za viongozi wa eneo lako</w:t>
            </w:r>
            <w:r w:rsidRPr="00997D17">
              <w:rPr>
                <w:sz w:val="22"/>
                <w:szCs w:val="22"/>
              </w:rPr>
              <w:t>.</w:t>
            </w:r>
          </w:p>
          <w:p w14:paraId="00960C8D" w14:textId="1F97C53C" w:rsidR="00F1546C" w:rsidRPr="00997D17" w:rsidRDefault="00F1546C">
            <w:pPr>
              <w:pStyle w:val="ListParagraph"/>
              <w:numPr>
                <w:ilvl w:val="0"/>
                <w:numId w:val="1"/>
              </w:numPr>
              <w:jc w:val="both"/>
              <w:rPr>
                <w:sz w:val="22"/>
                <w:szCs w:val="22"/>
              </w:rPr>
            </w:pPr>
            <w:r w:rsidRPr="00997D17">
              <w:rPr>
                <w:sz w:val="22"/>
                <w:szCs w:val="22"/>
              </w:rPr>
              <w:t>Kamati za Usimamizi wa Maafa za Vijiji/Mitaa na Kata: pitieni mipango ya dharura, boresheni orodha ya watu wenye mahitaji maalum na bainisheni maeneo na njia salama.</w:t>
            </w:r>
          </w:p>
          <w:p w14:paraId="51F13569" w14:textId="0362C05E" w:rsidR="00A27C4B" w:rsidRPr="00997D17" w:rsidRDefault="00F1546C">
            <w:pPr>
              <w:pStyle w:val="ListParagraph"/>
              <w:numPr>
                <w:ilvl w:val="0"/>
                <w:numId w:val="1"/>
              </w:numPr>
              <w:jc w:val="both"/>
              <w:rPr>
                <w:sz w:val="22"/>
                <w:szCs w:val="22"/>
              </w:rPr>
            </w:pPr>
            <w:r w:rsidRPr="00997D17">
              <w:rPr>
                <w:sz w:val="22"/>
                <w:szCs w:val="22"/>
              </w:rPr>
              <w:t>Wapatie taarifa hii majirani na ndugu, hasa wazee, watu wenye ulemavu na wajawazito.</w:t>
            </w:r>
          </w:p>
          <w:p w14:paraId="2818A076" w14:textId="30BD6A4D" w:rsidR="00D3308D" w:rsidRPr="00997D17" w:rsidRDefault="00D3308D">
            <w:pPr>
              <w:pStyle w:val="ListParagraph"/>
              <w:numPr>
                <w:ilvl w:val="0"/>
                <w:numId w:val="1"/>
              </w:numPr>
              <w:jc w:val="both"/>
              <w:rPr>
                <w:sz w:val="22"/>
                <w:szCs w:val="22"/>
              </w:rPr>
            </w:pPr>
          </w:p>
        </w:tc>
      </w:tr>
      <w:tr w:rsidR="00D3308D" w:rsidRPr="00997D17" w14:paraId="27DF1FD3" w14:textId="77777777"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5D105D8" w14:textId="6DA3D028" w:rsidR="00D3308D" w:rsidRPr="00997D17" w:rsidRDefault="00A27C4B">
            <w:pPr>
              <w:pStyle w:val="ListParagraph"/>
              <w:numPr>
                <w:ilvl w:val="0"/>
                <w:numId w:val="1"/>
              </w:numPr>
              <w:jc w:val="both"/>
              <w:rPr>
                <w:sz w:val="22"/>
                <w:szCs w:val="22"/>
              </w:rPr>
            </w:pPr>
            <w:r w:rsidRPr="00997D17">
              <w:rPr>
                <w:sz w:val="22"/>
                <w:szCs w:val="22"/>
              </w:rPr>
              <w:t>Risk of lightning strikes during thunderstorms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ED9EE7C" w14:textId="4075739C" w:rsidR="00D3308D" w:rsidRPr="00997D17" w:rsidRDefault="00A27C4B">
            <w:pPr>
              <w:pStyle w:val="ListParagraph"/>
              <w:numPr>
                <w:ilvl w:val="0"/>
                <w:numId w:val="1"/>
              </w:numPr>
              <w:jc w:val="both"/>
              <w:rPr>
                <w:sz w:val="22"/>
                <w:szCs w:val="22"/>
                <w:lang w:val="sv-SE"/>
              </w:rPr>
            </w:pPr>
            <w:r w:rsidRPr="00997D17">
              <w:rPr>
                <w:sz w:val="22"/>
                <w:szCs w:val="22"/>
                <w:lang w:val="sv-SE"/>
              </w:rPr>
              <w:t>Hatari ya kupigwa na radi wakati wa ngurumo</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94FE0CE" w14:textId="74E102DB" w:rsidR="000E285A" w:rsidRPr="00997D17" w:rsidRDefault="00A27C4B">
            <w:pPr>
              <w:pStyle w:val="ListParagraph"/>
              <w:numPr>
                <w:ilvl w:val="0"/>
                <w:numId w:val="1"/>
              </w:numPr>
              <w:jc w:val="both"/>
              <w:rPr>
                <w:sz w:val="22"/>
                <w:szCs w:val="22"/>
              </w:rPr>
            </w:pPr>
            <w:r w:rsidRPr="00997D17">
              <w:rPr>
                <w:sz w:val="22"/>
                <w:szCs w:val="22"/>
              </w:rPr>
              <w:t>Go into a solid building when you hear thunder; do not shelter under trees.</w:t>
            </w:r>
          </w:p>
          <w:p w14:paraId="6E5E1A0B" w14:textId="294CE5C3" w:rsidR="00D3308D" w:rsidRPr="00997D17" w:rsidRDefault="00A27C4B">
            <w:pPr>
              <w:pStyle w:val="ListParagraph"/>
              <w:numPr>
                <w:ilvl w:val="0"/>
                <w:numId w:val="1"/>
              </w:numPr>
              <w:jc w:val="both"/>
              <w:rPr>
                <w:sz w:val="22"/>
                <w:szCs w:val="22"/>
              </w:rPr>
            </w:pPr>
            <w:r w:rsidRPr="00997D17">
              <w:rPr>
                <w:sz w:val="22"/>
                <w:szCs w:val="22"/>
              </w:rPr>
              <w:t>Get out of the water and bring boats to shore.</w:t>
            </w:r>
          </w:p>
          <w:p w14:paraId="702BD15C" w14:textId="44D44429" w:rsidR="00F1546C" w:rsidRPr="00997D17" w:rsidRDefault="00A27C4B">
            <w:pPr>
              <w:pStyle w:val="ListParagraph"/>
              <w:numPr>
                <w:ilvl w:val="0"/>
                <w:numId w:val="1"/>
              </w:numPr>
              <w:jc w:val="both"/>
              <w:rPr>
                <w:sz w:val="22"/>
                <w:szCs w:val="22"/>
              </w:rPr>
            </w:pPr>
            <w:r w:rsidRPr="00997D17">
              <w:rPr>
                <w:sz w:val="22"/>
                <w:szCs w:val="22"/>
              </w:rPr>
              <w:t>Stay away from open fields and metal fences.</w:t>
            </w:r>
          </w:p>
          <w:p w14:paraId="2B19F98E" w14:textId="5C0BAA09" w:rsidR="00D3308D" w:rsidRPr="00997D17" w:rsidRDefault="00F1546C">
            <w:pPr>
              <w:pStyle w:val="ListParagraph"/>
              <w:numPr>
                <w:ilvl w:val="0"/>
                <w:numId w:val="1"/>
              </w:numPr>
              <w:jc w:val="both"/>
              <w:rPr>
                <w:sz w:val="22"/>
                <w:szCs w:val="22"/>
              </w:rPr>
            </w:pPr>
            <w:r w:rsidRPr="00997D17">
              <w:rPr>
                <w:sz w:val="22"/>
                <w:szCs w:val="22"/>
              </w:rPr>
              <w:t>Wait 30 minutes after the last thunder before going outside.</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679B4A" w14:textId="2240108A" w:rsidR="00F1546C" w:rsidRPr="00997D17" w:rsidRDefault="00F1546C">
            <w:pPr>
              <w:pStyle w:val="ListParagraph"/>
              <w:numPr>
                <w:ilvl w:val="0"/>
                <w:numId w:val="1"/>
              </w:numPr>
              <w:jc w:val="both"/>
              <w:rPr>
                <w:sz w:val="22"/>
                <w:szCs w:val="22"/>
              </w:rPr>
            </w:pPr>
            <w:r w:rsidRPr="00997D17">
              <w:rPr>
                <w:sz w:val="22"/>
                <w:szCs w:val="22"/>
              </w:rPr>
              <w:t>Ingia ndani ya jengo imara unaposikia ngurumo; usijikinge chini ya miti.</w:t>
            </w:r>
          </w:p>
          <w:p w14:paraId="5B535036" w14:textId="0F3F0BE0" w:rsidR="00A27C4B" w:rsidRPr="00997D17" w:rsidRDefault="00F1546C">
            <w:pPr>
              <w:pStyle w:val="ListParagraph"/>
              <w:numPr>
                <w:ilvl w:val="0"/>
                <w:numId w:val="1"/>
              </w:numPr>
              <w:jc w:val="both"/>
              <w:rPr>
                <w:sz w:val="22"/>
                <w:szCs w:val="22"/>
              </w:rPr>
            </w:pPr>
            <w:r w:rsidRPr="00997D17">
              <w:rPr>
                <w:sz w:val="22"/>
                <w:szCs w:val="22"/>
              </w:rPr>
              <w:t>Toka majini na rudisha vyombo vya majini ufukweni.</w:t>
            </w:r>
          </w:p>
          <w:p w14:paraId="1E87833F" w14:textId="1E47AD7E" w:rsidR="00D3308D" w:rsidRPr="00997D17" w:rsidRDefault="00F1546C">
            <w:pPr>
              <w:pStyle w:val="ListParagraph"/>
              <w:numPr>
                <w:ilvl w:val="0"/>
                <w:numId w:val="1"/>
              </w:numPr>
              <w:jc w:val="both"/>
              <w:rPr>
                <w:sz w:val="22"/>
                <w:szCs w:val="22"/>
              </w:rPr>
            </w:pPr>
            <w:r w:rsidRPr="00997D17">
              <w:rPr>
                <w:sz w:val="22"/>
                <w:szCs w:val="22"/>
              </w:rPr>
              <w:t>Kaa mbali na maeneo ya wazi na uzio wa chuma.</w:t>
            </w:r>
          </w:p>
          <w:p w14:paraId="4FC2C660" w14:textId="6A17BA22" w:rsidR="00D3308D" w:rsidRPr="00997D17" w:rsidRDefault="00F1546C">
            <w:pPr>
              <w:pStyle w:val="ListParagraph"/>
              <w:numPr>
                <w:ilvl w:val="0"/>
                <w:numId w:val="1"/>
              </w:numPr>
              <w:jc w:val="both"/>
              <w:rPr>
                <w:sz w:val="22"/>
                <w:szCs w:val="22"/>
              </w:rPr>
            </w:pPr>
            <w:r w:rsidRPr="00997D17">
              <w:rPr>
                <w:sz w:val="22"/>
                <w:szCs w:val="22"/>
              </w:rPr>
              <w:t>Subiri dakika 30 baada ya ngurumo ya mwisho kabla ya kutoka nje.</w:t>
            </w:r>
          </w:p>
          <w:p w14:paraId="7E413D71" w14:textId="374BFA5A" w:rsidR="00D3308D" w:rsidRPr="00997D17" w:rsidRDefault="00D3308D" w:rsidP="00997D17">
            <w:pPr>
              <w:rPr>
                <w:sz w:val="22"/>
                <w:szCs w:val="22"/>
              </w:rPr>
            </w:pPr>
          </w:p>
        </w:tc>
      </w:tr>
      <w:tr w:rsidR="00D3308D" w:rsidRPr="00997D17" w14:paraId="1E6872F9" w14:textId="77777777"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D49A39" w14:textId="78D03199" w:rsidR="00D3308D" w:rsidRPr="00997D17" w:rsidRDefault="00F1546C">
            <w:pPr>
              <w:pStyle w:val="ListParagraph"/>
              <w:numPr>
                <w:ilvl w:val="0"/>
                <w:numId w:val="1"/>
              </w:numPr>
              <w:jc w:val="both"/>
              <w:rPr>
                <w:sz w:val="22"/>
                <w:szCs w:val="22"/>
              </w:rPr>
            </w:pPr>
            <w:r w:rsidRPr="00997D17">
              <w:rPr>
                <w:sz w:val="22"/>
                <w:szCs w:val="22"/>
              </w:rPr>
              <w:lastRenderedPageBreak/>
              <w:t>Risk of children drowning or falling into open wells, pits, ponds and drains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82D5BDE" w14:textId="660BB1CA" w:rsidR="00D3308D" w:rsidRPr="00997D17" w:rsidRDefault="00F1546C">
            <w:pPr>
              <w:pStyle w:val="ListParagraph"/>
              <w:numPr>
                <w:ilvl w:val="0"/>
                <w:numId w:val="1"/>
              </w:numPr>
              <w:jc w:val="both"/>
              <w:rPr>
                <w:sz w:val="22"/>
                <w:szCs w:val="22"/>
              </w:rPr>
            </w:pPr>
            <w:r w:rsidRPr="00997D17">
              <w:rPr>
                <w:sz w:val="22"/>
                <w:szCs w:val="22"/>
              </w:rPr>
              <w:t>Hatari ya watoto kuzama au kutumbukia kwenye visima, mashimo, mabwawa na mitaro iliyo wazi</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F2A2159" w14:textId="69B09248" w:rsidR="00D3308D" w:rsidRPr="00997D17" w:rsidRDefault="00F1546C">
            <w:pPr>
              <w:pStyle w:val="ListParagraph"/>
              <w:numPr>
                <w:ilvl w:val="0"/>
                <w:numId w:val="1"/>
              </w:numPr>
              <w:jc w:val="both"/>
              <w:rPr>
                <w:sz w:val="22"/>
                <w:szCs w:val="22"/>
              </w:rPr>
            </w:pPr>
            <w:r w:rsidRPr="00997D17">
              <w:rPr>
                <w:sz w:val="22"/>
                <w:szCs w:val="22"/>
              </w:rPr>
              <w:t>Do not let children play, swim or stand near ponds, wells, dams and riverbanks.</w:t>
            </w:r>
          </w:p>
          <w:p w14:paraId="440872BD" w14:textId="4080BB16" w:rsidR="00F1546C" w:rsidRPr="00997D17" w:rsidRDefault="00F1546C">
            <w:pPr>
              <w:pStyle w:val="ListParagraph"/>
              <w:numPr>
                <w:ilvl w:val="0"/>
                <w:numId w:val="1"/>
              </w:numPr>
              <w:jc w:val="both"/>
              <w:rPr>
                <w:sz w:val="22"/>
                <w:szCs w:val="22"/>
              </w:rPr>
            </w:pPr>
            <w:r w:rsidRPr="00997D17">
              <w:rPr>
                <w:sz w:val="22"/>
                <w:szCs w:val="22"/>
              </w:rPr>
              <w:t>Cover or fence open wells, pits and latrines.</w:t>
            </w:r>
          </w:p>
          <w:p w14:paraId="4E4E3B08" w14:textId="1326948E" w:rsidR="00D3308D" w:rsidRPr="00997D17" w:rsidRDefault="00F1546C">
            <w:pPr>
              <w:pStyle w:val="ListParagraph"/>
              <w:numPr>
                <w:ilvl w:val="0"/>
                <w:numId w:val="1"/>
              </w:numPr>
              <w:jc w:val="both"/>
              <w:rPr>
                <w:sz w:val="22"/>
                <w:szCs w:val="22"/>
              </w:rPr>
            </w:pPr>
            <w:r w:rsidRPr="00997D17">
              <w:rPr>
                <w:sz w:val="22"/>
                <w:szCs w:val="22"/>
              </w:rPr>
              <w:t>Village/Mtaa leaders: mark or fence abandoned mining and construction pits.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A3DD52E" w14:textId="6EE9EC61" w:rsidR="00F1546C" w:rsidRPr="00997D17" w:rsidRDefault="00F1546C">
            <w:pPr>
              <w:pStyle w:val="ListParagraph"/>
              <w:numPr>
                <w:ilvl w:val="0"/>
                <w:numId w:val="1"/>
              </w:numPr>
              <w:jc w:val="both"/>
              <w:rPr>
                <w:sz w:val="22"/>
                <w:szCs w:val="22"/>
              </w:rPr>
            </w:pPr>
            <w:r w:rsidRPr="00997D17">
              <w:rPr>
                <w:sz w:val="22"/>
                <w:szCs w:val="22"/>
              </w:rPr>
              <w:t>Usiwaruhusu watoto kucheza, kuogelea au kusimama karibu na mabwawa, visima, malambo na kingo za mito.</w:t>
            </w:r>
          </w:p>
          <w:p w14:paraId="2EBBA4DF" w14:textId="0FC456AD" w:rsidR="00A27C4B" w:rsidRPr="00997D17" w:rsidRDefault="00A27C4B">
            <w:pPr>
              <w:pStyle w:val="ListParagraph"/>
              <w:numPr>
                <w:ilvl w:val="0"/>
                <w:numId w:val="1"/>
              </w:numPr>
              <w:jc w:val="both"/>
              <w:rPr>
                <w:sz w:val="22"/>
                <w:szCs w:val="22"/>
              </w:rPr>
            </w:pPr>
            <w:r w:rsidRPr="00997D17">
              <w:rPr>
                <w:sz w:val="22"/>
                <w:szCs w:val="22"/>
              </w:rPr>
              <w:t>Funika au zungushia uzio visima, mashimo na vyoo vilivyo wazi.</w:t>
            </w:r>
          </w:p>
          <w:p w14:paraId="2A3B8ABC" w14:textId="259607B8" w:rsidR="00D3308D" w:rsidRPr="00997D17" w:rsidRDefault="00F1546C">
            <w:pPr>
              <w:pStyle w:val="ListParagraph"/>
              <w:numPr>
                <w:ilvl w:val="0"/>
                <w:numId w:val="1"/>
              </w:numPr>
              <w:jc w:val="both"/>
              <w:rPr>
                <w:sz w:val="22"/>
                <w:szCs w:val="22"/>
              </w:rPr>
            </w:pPr>
            <w:r w:rsidRPr="00997D17">
              <w:rPr>
                <w:sz w:val="22"/>
                <w:szCs w:val="22"/>
              </w:rPr>
              <w:t>Viongozi wa Kijiji/Mtaa: wekeni alama au uzio kwenye mashimo ya machimbo na ujenzi yaliyoachwa wazi.</w:t>
            </w:r>
          </w:p>
          <w:p w14:paraId="49460631" w14:textId="77D4C63E" w:rsidR="00D3308D" w:rsidRPr="00997D17" w:rsidRDefault="00D3308D">
            <w:pPr>
              <w:pStyle w:val="ListParagraph"/>
              <w:numPr>
                <w:ilvl w:val="0"/>
                <w:numId w:val="1"/>
              </w:numPr>
              <w:jc w:val="both"/>
              <w:rPr>
                <w:sz w:val="22"/>
                <w:szCs w:val="22"/>
              </w:rPr>
            </w:pPr>
          </w:p>
        </w:tc>
      </w:tr>
      <w:tr w:rsidR="00D3308D" w:rsidRPr="000343A2" w14:paraId="0F3B003A" w14:textId="77777777"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80F86E3" w14:textId="7BDFB2C1" w:rsidR="00D3308D" w:rsidRPr="00997D17" w:rsidRDefault="00D3308D">
            <w:pPr>
              <w:pStyle w:val="ListParagraph"/>
              <w:numPr>
                <w:ilvl w:val="0"/>
                <w:numId w:val="1"/>
              </w:numPr>
              <w:jc w:val="both"/>
              <w:rPr>
                <w:sz w:val="22"/>
                <w:szCs w:val="22"/>
              </w:rPr>
            </w:pPr>
            <w:r w:rsidRPr="00997D17">
              <w:rPr>
                <w:sz w:val="22"/>
                <w:szCs w:val="22"/>
              </w:rPr>
              <w:t>Localised soil erosion and waterlogging of farmland</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6B6706D" w14:textId="427E5C2F" w:rsidR="00D3308D" w:rsidRPr="00997D17" w:rsidRDefault="00D3308D">
            <w:pPr>
              <w:pStyle w:val="ListParagraph"/>
              <w:numPr>
                <w:ilvl w:val="0"/>
                <w:numId w:val="1"/>
              </w:numPr>
              <w:jc w:val="both"/>
              <w:rPr>
                <w:sz w:val="22"/>
                <w:szCs w:val="22"/>
              </w:rPr>
            </w:pPr>
            <w:r w:rsidRPr="00997D17">
              <w:rPr>
                <w:sz w:val="22"/>
                <w:szCs w:val="22"/>
              </w:rPr>
              <w:t>Mmomonyoko wa udongo na kujaa kwa maji shambani katika maeneo machache</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040E1E" w14:textId="31E1C92E" w:rsidR="00D3308D" w:rsidRPr="00997D17" w:rsidRDefault="00D3308D">
            <w:pPr>
              <w:pStyle w:val="ListParagraph"/>
              <w:numPr>
                <w:ilvl w:val="0"/>
                <w:numId w:val="1"/>
              </w:numPr>
              <w:jc w:val="both"/>
              <w:rPr>
                <w:sz w:val="22"/>
                <w:szCs w:val="22"/>
              </w:rPr>
            </w:pPr>
            <w:r w:rsidRPr="00997D17">
              <w:rPr>
                <w:sz w:val="22"/>
                <w:szCs w:val="22"/>
              </w:rPr>
              <w:t>Open drainage furrows in fields.</w:t>
            </w:r>
          </w:p>
          <w:p w14:paraId="469E6CF0" w14:textId="2769CA18" w:rsidR="00D3308D" w:rsidRPr="00997D17" w:rsidRDefault="00A27C4B">
            <w:pPr>
              <w:pStyle w:val="ListParagraph"/>
              <w:numPr>
                <w:ilvl w:val="0"/>
                <w:numId w:val="1"/>
              </w:numPr>
              <w:jc w:val="both"/>
              <w:rPr>
                <w:sz w:val="22"/>
                <w:szCs w:val="22"/>
              </w:rPr>
            </w:pPr>
            <w:r w:rsidRPr="00997D17">
              <w:rPr>
                <w:sz w:val="22"/>
                <w:szCs w:val="22"/>
              </w:rPr>
              <w:t>Delay fertiliser application and spraying until the rain eases.</w:t>
            </w:r>
          </w:p>
          <w:p w14:paraId="46C61D70" w14:textId="22282FE9" w:rsidR="00D3308D" w:rsidRPr="00997D17" w:rsidRDefault="00A27C4B">
            <w:pPr>
              <w:pStyle w:val="ListParagraph"/>
              <w:numPr>
                <w:ilvl w:val="0"/>
                <w:numId w:val="1"/>
              </w:numPr>
              <w:jc w:val="both"/>
              <w:rPr>
                <w:sz w:val="22"/>
                <w:szCs w:val="22"/>
              </w:rPr>
            </w:pPr>
            <w:r w:rsidRPr="00997D17">
              <w:rPr>
                <w:sz w:val="22"/>
                <w:szCs w:val="22"/>
              </w:rPr>
              <w:t>Avoid planting in waterlogged or flood-prone low-lying fields.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9641AE5" w14:textId="7AC2B889" w:rsidR="00D3308D" w:rsidRPr="00997D17" w:rsidRDefault="00A27C4B">
            <w:pPr>
              <w:pStyle w:val="ListParagraph"/>
              <w:numPr>
                <w:ilvl w:val="0"/>
                <w:numId w:val="1"/>
              </w:numPr>
              <w:jc w:val="both"/>
              <w:rPr>
                <w:sz w:val="22"/>
                <w:szCs w:val="22"/>
                <w:lang w:val="sv-SE"/>
              </w:rPr>
            </w:pPr>
            <w:r w:rsidRPr="00997D17">
              <w:rPr>
                <w:sz w:val="22"/>
                <w:szCs w:val="22"/>
                <w:lang w:val="sv-SE"/>
              </w:rPr>
              <w:t>Fungua mifereji ya kutolea maji shambani.</w:t>
            </w:r>
          </w:p>
          <w:p w14:paraId="5068886D" w14:textId="5BD17476" w:rsidR="00D3308D" w:rsidRPr="00997D17" w:rsidRDefault="00A27C4B">
            <w:pPr>
              <w:pStyle w:val="ListParagraph"/>
              <w:numPr>
                <w:ilvl w:val="0"/>
                <w:numId w:val="1"/>
              </w:numPr>
              <w:jc w:val="both"/>
              <w:rPr>
                <w:sz w:val="22"/>
                <w:szCs w:val="22"/>
                <w:lang w:val="sv-SE"/>
              </w:rPr>
            </w:pPr>
            <w:r w:rsidRPr="00997D17">
              <w:rPr>
                <w:sz w:val="22"/>
                <w:szCs w:val="22"/>
                <w:lang w:val="sv-SE"/>
              </w:rPr>
              <w:t>Ahirisha uwekaji wa mbolea na unyunyiziaji wa viuatilifu hadi mvua ipungue.</w:t>
            </w:r>
          </w:p>
          <w:p w14:paraId="55469124" w14:textId="4864156D" w:rsidR="00D3308D" w:rsidRPr="00997D17" w:rsidRDefault="00A27C4B">
            <w:pPr>
              <w:pStyle w:val="ListParagraph"/>
              <w:numPr>
                <w:ilvl w:val="0"/>
                <w:numId w:val="1"/>
              </w:numPr>
              <w:jc w:val="both"/>
              <w:rPr>
                <w:sz w:val="22"/>
                <w:szCs w:val="22"/>
                <w:lang w:val="sv-SE"/>
              </w:rPr>
            </w:pPr>
            <w:r w:rsidRPr="00997D17">
              <w:rPr>
                <w:sz w:val="22"/>
                <w:szCs w:val="22"/>
                <w:lang w:val="sv-SE"/>
              </w:rPr>
              <w:t>Epuka kupanda kwenye mashamba yaliyojaa maji au ya mabondeni.</w:t>
            </w:r>
          </w:p>
        </w:tc>
      </w:tr>
      <w:tr w:rsidR="00D3308D" w:rsidRPr="000343A2" w14:paraId="75FD8341" w14:textId="77777777"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58464FE" w14:textId="4296E2A5" w:rsidR="00D3308D" w:rsidRPr="00997D17" w:rsidRDefault="00A27C4B">
            <w:pPr>
              <w:pStyle w:val="ListParagraph"/>
              <w:numPr>
                <w:ilvl w:val="0"/>
                <w:numId w:val="1"/>
              </w:numPr>
              <w:jc w:val="both"/>
              <w:rPr>
                <w:sz w:val="22"/>
                <w:szCs w:val="22"/>
              </w:rPr>
            </w:pPr>
            <w:r w:rsidRPr="00997D17">
              <w:rPr>
                <w:sz w:val="22"/>
                <w:szCs w:val="22"/>
              </w:rPr>
              <w:t>Increased mosquito breeding in standing water</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3235FC2" w14:textId="3181AAEF" w:rsidR="00D3308D" w:rsidRPr="00997D17" w:rsidRDefault="00A27C4B">
            <w:pPr>
              <w:pStyle w:val="ListParagraph"/>
              <w:numPr>
                <w:ilvl w:val="0"/>
                <w:numId w:val="1"/>
              </w:numPr>
              <w:jc w:val="both"/>
              <w:rPr>
                <w:sz w:val="22"/>
                <w:szCs w:val="22"/>
              </w:rPr>
            </w:pPr>
            <w:r w:rsidRPr="00997D17">
              <w:rPr>
                <w:sz w:val="22"/>
                <w:szCs w:val="22"/>
              </w:rPr>
              <w:t>Kuongezeka kwa mazalia ya mbu kwenye maji yaliyotuama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F1D5624" w14:textId="5687683E" w:rsidR="00D3308D" w:rsidRPr="00997D17" w:rsidRDefault="00A27C4B">
            <w:pPr>
              <w:pStyle w:val="ListParagraph"/>
              <w:numPr>
                <w:ilvl w:val="0"/>
                <w:numId w:val="1"/>
              </w:numPr>
              <w:rPr>
                <w:sz w:val="22"/>
                <w:szCs w:val="22"/>
              </w:rPr>
            </w:pPr>
            <w:r w:rsidRPr="00997D17">
              <w:rPr>
                <w:sz w:val="22"/>
                <w:szCs w:val="22"/>
              </w:rPr>
              <w:t>Drain standing water around homes.</w:t>
            </w:r>
          </w:p>
          <w:p w14:paraId="437E738D" w14:textId="5959AEC6" w:rsidR="00D3308D" w:rsidRPr="00997D17" w:rsidRDefault="00FA49ED">
            <w:pPr>
              <w:pStyle w:val="ListParagraph"/>
              <w:numPr>
                <w:ilvl w:val="0"/>
                <w:numId w:val="1"/>
              </w:numPr>
              <w:jc w:val="both"/>
              <w:rPr>
                <w:sz w:val="22"/>
                <w:szCs w:val="22"/>
              </w:rPr>
            </w:pPr>
            <w:r w:rsidRPr="00997D17">
              <w:rPr>
                <w:sz w:val="22"/>
                <w:szCs w:val="22"/>
              </w:rPr>
              <w:t>C</w:t>
            </w:r>
            <w:r w:rsidR="00D3308D" w:rsidRPr="00997D17">
              <w:rPr>
                <w:sz w:val="22"/>
                <w:szCs w:val="22"/>
              </w:rPr>
              <w:t>over water containers.</w:t>
            </w:r>
          </w:p>
          <w:p w14:paraId="6523C535" w14:textId="3BFDF8CD" w:rsidR="00D3308D" w:rsidRPr="00997D17" w:rsidRDefault="00A27C4B">
            <w:pPr>
              <w:pStyle w:val="ListParagraph"/>
              <w:numPr>
                <w:ilvl w:val="0"/>
                <w:numId w:val="1"/>
              </w:numPr>
              <w:jc w:val="both"/>
              <w:rPr>
                <w:sz w:val="22"/>
                <w:szCs w:val="22"/>
              </w:rPr>
            </w:pPr>
            <w:r w:rsidRPr="00997D17">
              <w:rPr>
                <w:sz w:val="22"/>
                <w:szCs w:val="22"/>
              </w:rPr>
              <w:t>Sleep under an insecticide-treated net every night.</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8516C0E" w14:textId="193EAEF6" w:rsidR="00D3308D" w:rsidRPr="00997D17" w:rsidRDefault="00F1546C">
            <w:pPr>
              <w:pStyle w:val="ListParagraph"/>
              <w:numPr>
                <w:ilvl w:val="0"/>
                <w:numId w:val="1"/>
              </w:numPr>
              <w:jc w:val="both"/>
              <w:rPr>
                <w:sz w:val="22"/>
                <w:szCs w:val="22"/>
              </w:rPr>
            </w:pPr>
            <w:r w:rsidRPr="00997D17">
              <w:rPr>
                <w:sz w:val="22"/>
                <w:szCs w:val="22"/>
              </w:rPr>
              <w:t>Ondoa maji yaliyotuama kuzunguka nyumba.</w:t>
            </w:r>
          </w:p>
          <w:p w14:paraId="56AB1AD8" w14:textId="35E07BBC" w:rsidR="00D3308D" w:rsidRPr="00997D17" w:rsidRDefault="00A27C4B">
            <w:pPr>
              <w:pStyle w:val="ListParagraph"/>
              <w:numPr>
                <w:ilvl w:val="0"/>
                <w:numId w:val="1"/>
              </w:numPr>
              <w:jc w:val="both"/>
              <w:rPr>
                <w:sz w:val="22"/>
                <w:szCs w:val="22"/>
                <w:lang w:val="sv-SE"/>
              </w:rPr>
            </w:pPr>
            <w:r w:rsidRPr="00997D17">
              <w:rPr>
                <w:sz w:val="22"/>
                <w:szCs w:val="22"/>
                <w:lang w:val="sv-SE"/>
              </w:rPr>
              <w:t>Funika vyombo vya kuhifadhia maji.</w:t>
            </w:r>
          </w:p>
          <w:p w14:paraId="7D31AE6D" w14:textId="5C969544" w:rsidR="00D3308D" w:rsidRPr="00997D17" w:rsidRDefault="00F1546C">
            <w:pPr>
              <w:pStyle w:val="ListParagraph"/>
              <w:numPr>
                <w:ilvl w:val="0"/>
                <w:numId w:val="1"/>
              </w:numPr>
              <w:jc w:val="both"/>
              <w:rPr>
                <w:sz w:val="22"/>
                <w:szCs w:val="22"/>
                <w:lang w:val="sv-SE"/>
              </w:rPr>
            </w:pPr>
            <w:r w:rsidRPr="00997D17">
              <w:rPr>
                <w:sz w:val="22"/>
                <w:szCs w:val="22"/>
                <w:lang w:val="sv-SE"/>
              </w:rPr>
              <w:t>Lala ndani ya chandarua chenye dawa kila usiku.</w:t>
            </w:r>
          </w:p>
        </w:tc>
      </w:tr>
      <w:tr w:rsidR="00D3308D" w:rsidRPr="000343A2" w14:paraId="4207D44C" w14:textId="77777777"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9A157F7" w14:textId="17E933A3" w:rsidR="00D3308D" w:rsidRPr="00997D17" w:rsidRDefault="00A27C4B">
            <w:pPr>
              <w:pStyle w:val="ListParagraph"/>
              <w:numPr>
                <w:ilvl w:val="0"/>
                <w:numId w:val="1"/>
              </w:numPr>
              <w:jc w:val="both"/>
              <w:rPr>
                <w:sz w:val="22"/>
                <w:szCs w:val="22"/>
              </w:rPr>
            </w:pPr>
            <w:r w:rsidRPr="00997D17">
              <w:rPr>
                <w:sz w:val="22"/>
                <w:szCs w:val="22"/>
              </w:rPr>
              <w:lastRenderedPageBreak/>
              <w:t>Leaking or damaged roofs on weak houses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B8623D" w14:textId="686EB733" w:rsidR="00D3308D" w:rsidRPr="00997D17" w:rsidRDefault="00A27C4B">
            <w:pPr>
              <w:pStyle w:val="ListParagraph"/>
              <w:numPr>
                <w:ilvl w:val="0"/>
                <w:numId w:val="1"/>
              </w:numPr>
              <w:jc w:val="both"/>
              <w:rPr>
                <w:sz w:val="22"/>
                <w:szCs w:val="22"/>
              </w:rPr>
            </w:pPr>
            <w:r w:rsidRPr="00997D17">
              <w:rPr>
                <w:sz w:val="22"/>
                <w:szCs w:val="22"/>
              </w:rPr>
              <w:t>Kuvuja au kuharibika kwa paa za nyumba dhaifu</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59DB141" w14:textId="7A770833" w:rsidR="00D3308D" w:rsidRPr="00997D17" w:rsidRDefault="00A27C4B">
            <w:pPr>
              <w:pStyle w:val="ListParagraph"/>
              <w:numPr>
                <w:ilvl w:val="0"/>
                <w:numId w:val="1"/>
              </w:numPr>
              <w:jc w:val="both"/>
              <w:rPr>
                <w:sz w:val="22"/>
                <w:szCs w:val="22"/>
              </w:rPr>
            </w:pPr>
            <w:r w:rsidRPr="00997D17">
              <w:rPr>
                <w:sz w:val="22"/>
                <w:szCs w:val="22"/>
              </w:rPr>
              <w:t>Inspect and repair roofs before the rain starts.</w:t>
            </w:r>
          </w:p>
          <w:p w14:paraId="0DA5BE18" w14:textId="00F0A409" w:rsidR="00D3308D" w:rsidRPr="00997D17" w:rsidRDefault="00A27C4B">
            <w:pPr>
              <w:pStyle w:val="ListParagraph"/>
              <w:numPr>
                <w:ilvl w:val="0"/>
                <w:numId w:val="1"/>
              </w:numPr>
              <w:jc w:val="both"/>
              <w:rPr>
                <w:sz w:val="22"/>
                <w:szCs w:val="22"/>
              </w:rPr>
            </w:pPr>
            <w:r w:rsidRPr="00997D17">
              <w:rPr>
                <w:sz w:val="22"/>
                <w:szCs w:val="22"/>
              </w:rPr>
              <w:t>Tie down loose roofing sheets.</w:t>
            </w:r>
          </w:p>
          <w:p w14:paraId="2A7A4A07" w14:textId="779DA400" w:rsidR="00D3308D" w:rsidRPr="00997D17" w:rsidRDefault="00A27C4B">
            <w:pPr>
              <w:pStyle w:val="ListParagraph"/>
              <w:numPr>
                <w:ilvl w:val="0"/>
                <w:numId w:val="1"/>
              </w:numPr>
              <w:jc w:val="both"/>
              <w:rPr>
                <w:sz w:val="22"/>
                <w:szCs w:val="22"/>
              </w:rPr>
            </w:pPr>
            <w:r w:rsidRPr="00997D17">
              <w:rPr>
                <w:sz w:val="22"/>
                <w:szCs w:val="22"/>
              </w:rPr>
              <w:t>Keep food, bedding and documents away from leaking spots.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076C7EF" w14:textId="75A99D1E" w:rsidR="00D3308D" w:rsidRPr="00997D17" w:rsidRDefault="00A27C4B">
            <w:pPr>
              <w:pStyle w:val="ListParagraph"/>
              <w:numPr>
                <w:ilvl w:val="0"/>
                <w:numId w:val="1"/>
              </w:numPr>
              <w:jc w:val="both"/>
              <w:rPr>
                <w:sz w:val="22"/>
                <w:szCs w:val="22"/>
              </w:rPr>
            </w:pPr>
            <w:r w:rsidRPr="00997D17">
              <w:rPr>
                <w:sz w:val="22"/>
                <w:szCs w:val="22"/>
              </w:rPr>
              <w:t>Kagua na karabati paa kabla mvua haijaanza.</w:t>
            </w:r>
          </w:p>
          <w:p w14:paraId="57E0EA0C" w14:textId="43F14682" w:rsidR="00D3308D" w:rsidRPr="00997D17" w:rsidRDefault="00A27C4B">
            <w:pPr>
              <w:pStyle w:val="ListParagraph"/>
              <w:numPr>
                <w:ilvl w:val="0"/>
                <w:numId w:val="1"/>
              </w:numPr>
              <w:jc w:val="both"/>
              <w:rPr>
                <w:sz w:val="22"/>
                <w:szCs w:val="22"/>
              </w:rPr>
            </w:pPr>
            <w:r w:rsidRPr="00997D17">
              <w:rPr>
                <w:sz w:val="22"/>
                <w:szCs w:val="22"/>
              </w:rPr>
              <w:t>Funga vizuri mabati yaliyolegea.</w:t>
            </w:r>
          </w:p>
          <w:p w14:paraId="6A7FC079" w14:textId="748A605B" w:rsidR="00D3308D" w:rsidRPr="00997D17" w:rsidRDefault="00F1546C">
            <w:pPr>
              <w:pStyle w:val="ListParagraph"/>
              <w:numPr>
                <w:ilvl w:val="0"/>
                <w:numId w:val="1"/>
              </w:numPr>
              <w:jc w:val="both"/>
              <w:rPr>
                <w:sz w:val="22"/>
                <w:szCs w:val="22"/>
                <w:lang w:val="sv-SE"/>
              </w:rPr>
            </w:pPr>
            <w:r w:rsidRPr="00997D17">
              <w:rPr>
                <w:sz w:val="22"/>
                <w:szCs w:val="22"/>
                <w:lang w:val="sv-SE"/>
              </w:rPr>
              <w:t>Weka chakula, matandiko na nyaraka mbali na sehemu zinazovuja.</w:t>
            </w:r>
          </w:p>
        </w:tc>
      </w:tr>
      <w:tr w:rsidR="00D3308D" w:rsidRPr="00997D17" w14:paraId="27EC56BF" w14:textId="77777777"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168487E" w14:textId="7B9F71F3" w:rsidR="00D3308D" w:rsidRPr="00997D17" w:rsidRDefault="00F1546C">
            <w:pPr>
              <w:pStyle w:val="ListParagraph"/>
              <w:numPr>
                <w:ilvl w:val="0"/>
                <w:numId w:val="2"/>
              </w:numPr>
              <w:jc w:val="both"/>
              <w:rPr>
                <w:sz w:val="22"/>
                <w:szCs w:val="22"/>
              </w:rPr>
            </w:pPr>
            <w:r w:rsidRPr="00997D17">
              <w:rPr>
                <w:sz w:val="22"/>
                <w:szCs w:val="22"/>
              </w:rPr>
              <w:t>Risk of isolated landslides and mudflows on steep slopes and at the foot of mountains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8B1DE4B" w14:textId="666E86CF" w:rsidR="00D3308D" w:rsidRPr="00997D17" w:rsidRDefault="00F1546C">
            <w:pPr>
              <w:pStyle w:val="ListParagraph"/>
              <w:numPr>
                <w:ilvl w:val="0"/>
                <w:numId w:val="2"/>
              </w:numPr>
              <w:jc w:val="both"/>
              <w:rPr>
                <w:sz w:val="22"/>
                <w:szCs w:val="22"/>
              </w:rPr>
            </w:pPr>
            <w:r w:rsidRPr="00997D17">
              <w:rPr>
                <w:sz w:val="22"/>
                <w:szCs w:val="22"/>
              </w:rPr>
              <w:t>Hatari ya maporomoko ya ardhi na tope katika miteremko mikali na maeneo ya chini ya milima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A9B8E4" w14:textId="3936A4F1" w:rsidR="00D3308D" w:rsidRPr="00997D17" w:rsidRDefault="00A27C4B">
            <w:pPr>
              <w:pStyle w:val="ListParagraph"/>
              <w:numPr>
                <w:ilvl w:val="0"/>
                <w:numId w:val="2"/>
              </w:numPr>
              <w:jc w:val="both"/>
              <w:rPr>
                <w:sz w:val="22"/>
                <w:szCs w:val="22"/>
              </w:rPr>
            </w:pPr>
            <w:r w:rsidRPr="00997D17">
              <w:rPr>
                <w:sz w:val="22"/>
                <w:szCs w:val="22"/>
              </w:rPr>
              <w:t>Avoid steep slopes and mining pits during heavy rain.</w:t>
            </w:r>
          </w:p>
          <w:p w14:paraId="1C26CDE9" w14:textId="5DFD9ED8" w:rsidR="00D3308D" w:rsidRPr="00997D17" w:rsidRDefault="00A27C4B">
            <w:pPr>
              <w:pStyle w:val="ListParagraph"/>
              <w:numPr>
                <w:ilvl w:val="0"/>
                <w:numId w:val="2"/>
              </w:numPr>
              <w:jc w:val="both"/>
              <w:rPr>
                <w:sz w:val="22"/>
                <w:szCs w:val="22"/>
              </w:rPr>
            </w:pPr>
            <w:r w:rsidRPr="00997D17">
              <w:rPr>
                <w:sz w:val="22"/>
                <w:szCs w:val="22"/>
              </w:rPr>
              <w:t>Watch for warning signs: new cracks in the ground or walls, tilting trees or poles, muddy springs, rumbling sounds.</w:t>
            </w:r>
          </w:p>
          <w:p w14:paraId="72967637" w14:textId="2148E6F6" w:rsidR="00F1546C" w:rsidRPr="00997D17" w:rsidRDefault="00A27C4B">
            <w:pPr>
              <w:pStyle w:val="ListParagraph"/>
              <w:numPr>
                <w:ilvl w:val="0"/>
                <w:numId w:val="2"/>
              </w:numPr>
              <w:jc w:val="both"/>
              <w:rPr>
                <w:sz w:val="22"/>
                <w:szCs w:val="22"/>
              </w:rPr>
            </w:pPr>
            <w:r w:rsidRPr="00997D17">
              <w:rPr>
                <w:sz w:val="22"/>
                <w:szCs w:val="22"/>
              </w:rPr>
              <w:t>If you see these signs, leave immediately and inform local leaders.</w:t>
            </w:r>
          </w:p>
          <w:p w14:paraId="17B61746" w14:textId="6219AF32" w:rsidR="00D3308D" w:rsidRPr="00997D17" w:rsidRDefault="00F1546C">
            <w:pPr>
              <w:pStyle w:val="ListParagraph"/>
              <w:numPr>
                <w:ilvl w:val="0"/>
                <w:numId w:val="2"/>
              </w:numPr>
              <w:jc w:val="both"/>
              <w:rPr>
                <w:sz w:val="22"/>
                <w:szCs w:val="22"/>
              </w:rPr>
            </w:pPr>
            <w:r w:rsidRPr="00997D17">
              <w:rPr>
                <w:sz w:val="22"/>
                <w:szCs w:val="22"/>
              </w:rPr>
              <w:t xml:space="preserve">Mine operators: divert runoff away from pits and seal trenches </w:t>
            </w:r>
            <w:r w:rsidR="00A941FF" w:rsidRPr="00997D17">
              <w:rPr>
                <w:sz w:val="22"/>
                <w:szCs w:val="22"/>
              </w:rPr>
              <w:t>leading</w:t>
            </w:r>
            <w:r w:rsidRPr="00997D17">
              <w:rPr>
                <w:sz w:val="22"/>
                <w:szCs w:val="22"/>
              </w:rPr>
              <w:t xml:space="preserve"> into mines.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860519" w14:textId="4FB17ADB" w:rsidR="00F1546C" w:rsidRPr="00997D17" w:rsidRDefault="00F1546C">
            <w:pPr>
              <w:pStyle w:val="ListParagraph"/>
              <w:numPr>
                <w:ilvl w:val="0"/>
                <w:numId w:val="2"/>
              </w:numPr>
              <w:jc w:val="both"/>
              <w:rPr>
                <w:sz w:val="22"/>
                <w:szCs w:val="22"/>
              </w:rPr>
            </w:pPr>
            <w:r w:rsidRPr="00997D17">
              <w:rPr>
                <w:sz w:val="22"/>
                <w:szCs w:val="22"/>
              </w:rPr>
              <w:t>Epuka miteremko mikali na mashimo ya machimbo wakati wa mvua kubwa.</w:t>
            </w:r>
          </w:p>
          <w:p w14:paraId="3FA791AD" w14:textId="04D12597" w:rsidR="00D3308D" w:rsidRPr="00997D17" w:rsidRDefault="00F1546C">
            <w:pPr>
              <w:pStyle w:val="ListParagraph"/>
              <w:numPr>
                <w:ilvl w:val="0"/>
                <w:numId w:val="2"/>
              </w:numPr>
              <w:jc w:val="both"/>
              <w:rPr>
                <w:sz w:val="22"/>
                <w:szCs w:val="22"/>
              </w:rPr>
            </w:pPr>
            <w:r w:rsidRPr="00997D17">
              <w:rPr>
                <w:sz w:val="22"/>
                <w:szCs w:val="22"/>
              </w:rPr>
              <w:t>Angalia dalili za hatari: nyufa mpya ardhini au kwenye kuta, miti au nguzo kuinama, chemchemi za maji ya tope, sauti za mngurumo.</w:t>
            </w:r>
          </w:p>
          <w:p w14:paraId="1A8C6AFF" w14:textId="01B476A2" w:rsidR="00D3308D" w:rsidRPr="00997D17" w:rsidRDefault="00F1546C">
            <w:pPr>
              <w:pStyle w:val="ListParagraph"/>
              <w:numPr>
                <w:ilvl w:val="0"/>
                <w:numId w:val="2"/>
              </w:numPr>
              <w:jc w:val="both"/>
              <w:rPr>
                <w:sz w:val="22"/>
                <w:szCs w:val="22"/>
              </w:rPr>
            </w:pPr>
            <w:r w:rsidRPr="00997D17">
              <w:rPr>
                <w:sz w:val="22"/>
                <w:szCs w:val="22"/>
              </w:rPr>
              <w:t>Ukiona dalili hizi, ondoka mara moja na toa taarifa kwa viongozi wa eneo.</w:t>
            </w:r>
          </w:p>
          <w:p w14:paraId="17F1879D" w14:textId="0E031C42" w:rsidR="00D3308D" w:rsidRPr="00997D17" w:rsidRDefault="00F1546C">
            <w:pPr>
              <w:pStyle w:val="ListParagraph"/>
              <w:numPr>
                <w:ilvl w:val="0"/>
                <w:numId w:val="2"/>
              </w:numPr>
              <w:jc w:val="both"/>
              <w:rPr>
                <w:sz w:val="22"/>
                <w:szCs w:val="22"/>
              </w:rPr>
            </w:pPr>
            <w:r w:rsidRPr="00997D17">
              <w:rPr>
                <w:sz w:val="22"/>
                <w:szCs w:val="22"/>
              </w:rPr>
              <w:t>Wamiliki wa migodi midogo: elekezeni maji ya mvua mbali na mashimo na zibeni mitaro inayo</w:t>
            </w:r>
            <w:r w:rsidR="00A941FF" w:rsidRPr="00997D17">
              <w:rPr>
                <w:sz w:val="22"/>
                <w:szCs w:val="22"/>
              </w:rPr>
              <w:t>ingia</w:t>
            </w:r>
            <w:r w:rsidRPr="00997D17">
              <w:rPr>
                <w:sz w:val="22"/>
                <w:szCs w:val="22"/>
              </w:rPr>
              <w:t xml:space="preserve"> migodini.</w:t>
            </w:r>
          </w:p>
        </w:tc>
      </w:tr>
      <w:tr w:rsidR="00513C7E" w:rsidRPr="00997D17" w14:paraId="7A38BE23" w14:textId="77777777"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D8B524" w14:textId="6DE3387A" w:rsidR="00513C7E" w:rsidRPr="00997D17" w:rsidRDefault="00513C7E">
            <w:pPr>
              <w:pStyle w:val="ListParagraph"/>
              <w:numPr>
                <w:ilvl w:val="0"/>
                <w:numId w:val="2"/>
              </w:numPr>
              <w:jc w:val="both"/>
              <w:rPr>
                <w:sz w:val="22"/>
                <w:szCs w:val="22"/>
              </w:rPr>
            </w:pPr>
            <w:r w:rsidRPr="00997D17">
              <w:rPr>
                <w:sz w:val="22"/>
                <w:szCs w:val="22"/>
              </w:rPr>
              <w:lastRenderedPageBreak/>
              <w:t>Warning status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CAA03F7" w14:textId="40FA9296" w:rsidR="00513C7E" w:rsidRPr="00997D17" w:rsidRDefault="00513C7E">
            <w:pPr>
              <w:pStyle w:val="ListParagraph"/>
              <w:numPr>
                <w:ilvl w:val="0"/>
                <w:numId w:val="2"/>
              </w:numPr>
              <w:jc w:val="both"/>
              <w:rPr>
                <w:sz w:val="22"/>
                <w:szCs w:val="22"/>
              </w:rPr>
            </w:pPr>
            <w:r w:rsidRPr="00997D17">
              <w:rPr>
                <w:sz w:val="22"/>
                <w:szCs w:val="22"/>
              </w:rPr>
              <w:t>Hali ya tahadhari</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9B71BAB" w14:textId="77777777" w:rsidR="00513C7E" w:rsidRPr="00997D17" w:rsidRDefault="00513C7E">
            <w:pPr>
              <w:pStyle w:val="ListParagraph"/>
              <w:numPr>
                <w:ilvl w:val="0"/>
                <w:numId w:val="2"/>
              </w:numPr>
              <w:jc w:val="both"/>
              <w:rPr>
                <w:sz w:val="22"/>
                <w:szCs w:val="22"/>
              </w:rPr>
            </w:pPr>
            <w:r w:rsidRPr="00997D17">
              <w:rPr>
                <w:sz w:val="22"/>
                <w:szCs w:val="22"/>
              </w:rPr>
              <w:t>Please continue to follow updates from TMA, Disaster Management Committees and local leaders.</w:t>
            </w:r>
          </w:p>
          <w:p w14:paraId="6166E50F" w14:textId="20AD33D5" w:rsidR="00513C7E" w:rsidRPr="00997D17" w:rsidRDefault="00513C7E">
            <w:pPr>
              <w:pStyle w:val="ListParagraph"/>
              <w:numPr>
                <w:ilvl w:val="0"/>
                <w:numId w:val="2"/>
              </w:numPr>
              <w:jc w:val="both"/>
              <w:rPr>
                <w:sz w:val="22"/>
                <w:szCs w:val="22"/>
              </w:rPr>
            </w:pPr>
            <w:r w:rsidRPr="00997D17">
              <w:rPr>
                <w:sz w:val="22"/>
                <w:szCs w:val="22"/>
              </w:rPr>
              <w:t>This advisory remains in place until the authorities update or withdraw it.</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0B9CEDB" w14:textId="77777777" w:rsidR="00513C7E" w:rsidRPr="00997D17" w:rsidRDefault="00513C7E">
            <w:pPr>
              <w:pStyle w:val="ListParagraph"/>
              <w:numPr>
                <w:ilvl w:val="0"/>
                <w:numId w:val="2"/>
              </w:numPr>
              <w:jc w:val="both"/>
              <w:rPr>
                <w:sz w:val="22"/>
                <w:szCs w:val="22"/>
              </w:rPr>
            </w:pPr>
            <w:r w:rsidRPr="00997D17">
              <w:rPr>
                <w:sz w:val="22"/>
                <w:szCs w:val="22"/>
              </w:rPr>
              <w:t>Tafadhali endeleeni kufuatilia taarifa za TMA, Kamati za Usimamizi wa Maafa na viongozi wa eneo.</w:t>
            </w:r>
          </w:p>
          <w:p w14:paraId="436E517B" w14:textId="63417F39" w:rsidR="00513C7E" w:rsidRPr="00997D17" w:rsidRDefault="00513C7E">
            <w:pPr>
              <w:pStyle w:val="ListParagraph"/>
              <w:numPr>
                <w:ilvl w:val="0"/>
                <w:numId w:val="2"/>
              </w:numPr>
              <w:jc w:val="both"/>
              <w:rPr>
                <w:sz w:val="22"/>
                <w:szCs w:val="22"/>
              </w:rPr>
            </w:pPr>
            <w:r w:rsidRPr="00997D17">
              <w:rPr>
                <w:sz w:val="22"/>
                <w:szCs w:val="22"/>
              </w:rPr>
              <w:t>Tahadhari hii itaendelea hadi mamlaka zitakapoihuisha au kuiondoa rasmi.</w:t>
            </w:r>
          </w:p>
        </w:tc>
      </w:tr>
    </w:tbl>
    <w:p w14:paraId="30C8A685" w14:textId="77777777" w:rsidR="00D3308D" w:rsidRPr="00997D17" w:rsidRDefault="00D3308D" w:rsidP="000359A0">
      <w:pPr>
        <w:jc w:val="both"/>
        <w:rPr>
          <w:sz w:val="22"/>
          <w:szCs w:val="22"/>
        </w:rPr>
      </w:pPr>
    </w:p>
    <w:p w14:paraId="1CA8FA96"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D3308D" w:rsidRPr="00997D17" w14:paraId="2013E591" w14:textId="77777777" w:rsidTr="002204F6">
        <w:tc>
          <w:tcPr>
            <w:tcW w:w="456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19A1FDCC" w14:textId="77777777" w:rsidR="00D3308D" w:rsidRPr="00997D17" w:rsidRDefault="00D3308D" w:rsidP="000359A0">
            <w:pPr>
              <w:jc w:val="both"/>
              <w:rPr>
                <w:sz w:val="22"/>
                <w:szCs w:val="22"/>
              </w:rPr>
            </w:pPr>
            <w:r w:rsidRPr="00997D17">
              <w:rPr>
                <w:sz w:val="22"/>
                <w:szCs w:val="22"/>
              </w:rPr>
              <w:t>WARNING</w:t>
            </w:r>
          </w:p>
        </w:tc>
        <w:tc>
          <w:tcPr>
            <w:tcW w:w="684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76924283" w14:textId="77777777" w:rsidR="00D3308D" w:rsidRPr="00997D17" w:rsidRDefault="00D3308D" w:rsidP="000359A0">
            <w:pPr>
              <w:jc w:val="both"/>
              <w:rPr>
                <w:sz w:val="22"/>
                <w:szCs w:val="22"/>
              </w:rPr>
            </w:pPr>
            <w:r w:rsidRPr="00997D17">
              <w:rPr>
                <w:sz w:val="22"/>
                <w:szCs w:val="22"/>
              </w:rPr>
              <w:t>TAKE ACTION</w:t>
            </w:r>
          </w:p>
        </w:tc>
        <w:tc>
          <w:tcPr>
            <w:tcW w:w="228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640E9FC3" w14:textId="77777777" w:rsidR="00D3308D" w:rsidRPr="00997D17" w:rsidRDefault="00D3308D" w:rsidP="000359A0">
            <w:pPr>
              <w:jc w:val="both"/>
              <w:rPr>
                <w:sz w:val="22"/>
                <w:szCs w:val="22"/>
              </w:rPr>
            </w:pPr>
            <w:r w:rsidRPr="00997D17">
              <w:rPr>
                <w:sz w:val="22"/>
                <w:szCs w:val="22"/>
              </w:rPr>
              <w:t>LEVEL 2</w:t>
            </w:r>
          </w:p>
        </w:tc>
      </w:tr>
    </w:tbl>
    <w:p w14:paraId="365AAA77" w14:textId="77777777" w:rsidR="00D3308D" w:rsidRPr="00997D17" w:rsidRDefault="00D3308D" w:rsidP="000359A0">
      <w:pPr>
        <w:jc w:val="both"/>
        <w:rPr>
          <w:sz w:val="22"/>
          <w:szCs w:val="22"/>
        </w:rPr>
      </w:pPr>
    </w:p>
    <w:p w14:paraId="03F846DB"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D3308D" w:rsidRPr="00997D17" w14:paraId="34A885A7"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6C3046A" w14:textId="77777777" w:rsidR="00D3308D" w:rsidRPr="00997D17" w:rsidRDefault="00D3308D"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28D53F0" w14:textId="77777777" w:rsidR="00D3308D" w:rsidRPr="00997D17" w:rsidRDefault="00D3308D"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2D9FA93" w14:textId="7C44638C" w:rsidR="00D3308D" w:rsidRPr="00997D17" w:rsidRDefault="00D3308D"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F6EB1D1" w14:textId="6C894C1B" w:rsidR="00D3308D" w:rsidRPr="00997D17" w:rsidRDefault="00D3308D" w:rsidP="000359A0">
            <w:pPr>
              <w:jc w:val="both"/>
              <w:rPr>
                <w:sz w:val="22"/>
                <w:szCs w:val="22"/>
              </w:rPr>
            </w:pPr>
            <w:r w:rsidRPr="00997D17">
              <w:rPr>
                <w:sz w:val="22"/>
                <w:szCs w:val="22"/>
              </w:rPr>
              <w:t>HATUA (SW)</w:t>
            </w:r>
          </w:p>
        </w:tc>
      </w:tr>
      <w:tr w:rsidR="00D3308D" w:rsidRPr="000343A2" w14:paraId="71CFE58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01C32A2" w14:textId="6A39AA08" w:rsidR="00D3308D" w:rsidRPr="00997D17" w:rsidRDefault="00A27C4B">
            <w:pPr>
              <w:pStyle w:val="ListParagraph"/>
              <w:numPr>
                <w:ilvl w:val="0"/>
                <w:numId w:val="3"/>
              </w:numPr>
              <w:jc w:val="both"/>
              <w:rPr>
                <w:sz w:val="22"/>
                <w:szCs w:val="22"/>
              </w:rPr>
            </w:pPr>
            <w:r w:rsidRPr="00997D17">
              <w:rPr>
                <w:sz w:val="22"/>
                <w:szCs w:val="22"/>
              </w:rPr>
              <w:t>Significantly reduced visibility, travel delays and some roads impassable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CF37F6" w14:textId="413CE96C" w:rsidR="00D3308D" w:rsidRPr="00997D17" w:rsidRDefault="00F1546C">
            <w:pPr>
              <w:pStyle w:val="ListParagraph"/>
              <w:numPr>
                <w:ilvl w:val="0"/>
                <w:numId w:val="3"/>
              </w:numPr>
              <w:jc w:val="both"/>
              <w:rPr>
                <w:sz w:val="22"/>
                <w:szCs w:val="22"/>
              </w:rPr>
            </w:pPr>
            <w:r w:rsidRPr="00997D17">
              <w:rPr>
                <w:sz w:val="22"/>
                <w:szCs w:val="22"/>
              </w:rPr>
              <w:t>Kupungua kwa kiasi kikubwa kwa uwezo wa kuona, ucheleweshaji wa safari na baadhi ya barabara kutopitika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CA29A4D" w14:textId="58D39904" w:rsidR="00D3308D" w:rsidRPr="00997D17" w:rsidRDefault="00A27C4B">
            <w:pPr>
              <w:pStyle w:val="ListParagraph"/>
              <w:numPr>
                <w:ilvl w:val="0"/>
                <w:numId w:val="3"/>
              </w:numPr>
              <w:jc w:val="both"/>
              <w:rPr>
                <w:sz w:val="22"/>
                <w:szCs w:val="22"/>
              </w:rPr>
            </w:pPr>
            <w:r w:rsidRPr="00997D17">
              <w:rPr>
                <w:sz w:val="22"/>
                <w:szCs w:val="22"/>
              </w:rPr>
              <w:t>Avoid non-essential travel.</w:t>
            </w:r>
          </w:p>
          <w:p w14:paraId="3506762F" w14:textId="0F6F0585" w:rsidR="00D3308D" w:rsidRPr="00997D17" w:rsidRDefault="00A27C4B">
            <w:pPr>
              <w:pStyle w:val="ListParagraph"/>
              <w:numPr>
                <w:ilvl w:val="0"/>
                <w:numId w:val="3"/>
              </w:numPr>
              <w:jc w:val="both"/>
              <w:rPr>
                <w:sz w:val="22"/>
                <w:szCs w:val="22"/>
              </w:rPr>
            </w:pPr>
            <w:r w:rsidRPr="00997D17">
              <w:rPr>
                <w:sz w:val="22"/>
                <w:szCs w:val="22"/>
              </w:rPr>
              <w:t>If you must travel, drive slowly with headlights on and allow extra time.</w:t>
            </w:r>
          </w:p>
          <w:p w14:paraId="53F0A671" w14:textId="1D82AA86" w:rsidR="00D3308D" w:rsidRPr="00997D17" w:rsidRDefault="00A27C4B">
            <w:pPr>
              <w:pStyle w:val="ListParagraph"/>
              <w:numPr>
                <w:ilvl w:val="0"/>
                <w:numId w:val="3"/>
              </w:numPr>
              <w:jc w:val="both"/>
              <w:rPr>
                <w:sz w:val="22"/>
                <w:szCs w:val="22"/>
              </w:rPr>
            </w:pPr>
            <w:r w:rsidRPr="00997D17">
              <w:rPr>
                <w:sz w:val="22"/>
                <w:szCs w:val="22"/>
              </w:rPr>
              <w:t>Follow diversions and instructions from the Traffic Police, TANROADS and TARURA.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22E0DD3" w14:textId="4946EDD1" w:rsidR="00D3308D" w:rsidRPr="00997D17" w:rsidRDefault="00D3308D">
            <w:pPr>
              <w:pStyle w:val="ListParagraph"/>
              <w:numPr>
                <w:ilvl w:val="0"/>
                <w:numId w:val="3"/>
              </w:numPr>
              <w:jc w:val="both"/>
              <w:rPr>
                <w:sz w:val="22"/>
                <w:szCs w:val="22"/>
              </w:rPr>
            </w:pPr>
            <w:r w:rsidRPr="00997D17">
              <w:rPr>
                <w:sz w:val="22"/>
                <w:szCs w:val="22"/>
              </w:rPr>
              <w:t>Epuka safari zisizo za lazima.</w:t>
            </w:r>
          </w:p>
          <w:p w14:paraId="4BD52A26" w14:textId="50068CB3" w:rsidR="00D3308D" w:rsidRPr="00997D17" w:rsidRDefault="00F1546C">
            <w:pPr>
              <w:pStyle w:val="ListParagraph"/>
              <w:numPr>
                <w:ilvl w:val="0"/>
                <w:numId w:val="3"/>
              </w:numPr>
              <w:jc w:val="both"/>
              <w:rPr>
                <w:sz w:val="22"/>
                <w:szCs w:val="22"/>
              </w:rPr>
            </w:pPr>
            <w:r w:rsidRPr="00997D17">
              <w:rPr>
                <w:sz w:val="22"/>
                <w:szCs w:val="22"/>
              </w:rPr>
              <w:t>Ukilazimika kusafiri, endesha taratibu ukiwasha taa za mbele na weka muda wa ziada wa safari.</w:t>
            </w:r>
          </w:p>
          <w:p w14:paraId="4BBECD1E" w14:textId="79AE092E" w:rsidR="00D3308D" w:rsidRPr="00997D17" w:rsidRDefault="00F1546C">
            <w:pPr>
              <w:pStyle w:val="ListParagraph"/>
              <w:numPr>
                <w:ilvl w:val="0"/>
                <w:numId w:val="3"/>
              </w:numPr>
              <w:jc w:val="both"/>
              <w:rPr>
                <w:sz w:val="22"/>
                <w:szCs w:val="22"/>
                <w:lang w:val="sv-SE"/>
              </w:rPr>
            </w:pPr>
            <w:r w:rsidRPr="00997D17">
              <w:rPr>
                <w:sz w:val="22"/>
                <w:szCs w:val="22"/>
                <w:lang w:val="sv-SE"/>
              </w:rPr>
              <w:t>Fuata njia mbadala na maelekezo ya Polisi wa Usalama Barabarani, TANROADS na TARURA.</w:t>
            </w:r>
          </w:p>
        </w:tc>
      </w:tr>
      <w:tr w:rsidR="00D3308D" w:rsidRPr="00997D17" w14:paraId="1BC92D6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FA4EF30" w14:textId="2D77EB91" w:rsidR="00D3308D" w:rsidRPr="00997D17" w:rsidRDefault="00D3308D">
            <w:pPr>
              <w:pStyle w:val="ListParagraph"/>
              <w:numPr>
                <w:ilvl w:val="0"/>
                <w:numId w:val="3"/>
              </w:numPr>
              <w:jc w:val="both"/>
              <w:rPr>
                <w:sz w:val="22"/>
                <w:szCs w:val="22"/>
              </w:rPr>
            </w:pPr>
            <w:r w:rsidRPr="00997D17">
              <w:rPr>
                <w:sz w:val="22"/>
                <w:szCs w:val="22"/>
              </w:rPr>
              <w:lastRenderedPageBreak/>
              <w:t>Many areas affected by heavy rainfall and surface water flooding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578F68F" w14:textId="24A32A5D" w:rsidR="00D3308D" w:rsidRPr="00997D17" w:rsidRDefault="00A27C4B">
            <w:pPr>
              <w:pStyle w:val="ListParagraph"/>
              <w:numPr>
                <w:ilvl w:val="0"/>
                <w:numId w:val="3"/>
              </w:numPr>
              <w:jc w:val="both"/>
              <w:rPr>
                <w:sz w:val="22"/>
                <w:szCs w:val="22"/>
              </w:rPr>
            </w:pPr>
            <w:r w:rsidRPr="00997D17">
              <w:rPr>
                <w:sz w:val="22"/>
                <w:szCs w:val="22"/>
              </w:rPr>
              <w:t>Maeneo mengi kuathiriwa na mvua kubwa na maji kutuama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C977191" w14:textId="229D06FB" w:rsidR="00D3308D" w:rsidRPr="00997D17" w:rsidRDefault="00A27C4B">
            <w:pPr>
              <w:pStyle w:val="ListParagraph"/>
              <w:numPr>
                <w:ilvl w:val="0"/>
                <w:numId w:val="3"/>
              </w:numPr>
              <w:jc w:val="both"/>
              <w:rPr>
                <w:sz w:val="22"/>
                <w:szCs w:val="22"/>
              </w:rPr>
            </w:pPr>
            <w:r w:rsidRPr="00997D17">
              <w:rPr>
                <w:sz w:val="22"/>
                <w:szCs w:val="22"/>
              </w:rPr>
              <w:t>Move people, livestock, food and valuables from low-lying areas to higher ground.</w:t>
            </w:r>
          </w:p>
          <w:p w14:paraId="28EC8232" w14:textId="524ADAD6" w:rsidR="00D3308D" w:rsidRPr="00997D17" w:rsidRDefault="00FE0A4D">
            <w:pPr>
              <w:pStyle w:val="ListParagraph"/>
              <w:numPr>
                <w:ilvl w:val="0"/>
                <w:numId w:val="3"/>
              </w:numPr>
              <w:jc w:val="both"/>
              <w:rPr>
                <w:sz w:val="22"/>
                <w:szCs w:val="22"/>
              </w:rPr>
            </w:pPr>
            <w:ins w:id="13" w:author="Bonephace Kaijage" w:date="2026-10-14T06:22:00Z" w16du:dateUtc="2026-10-14T04:22:00Z">
              <w:r>
                <w:rPr>
                  <w:sz w:val="22"/>
                  <w:szCs w:val="22"/>
                </w:rPr>
                <w:t>Households in known flood-prone areas: please move early to your agreed safe place, helping anyone who cannot move alone — water often rises faster at night than anyone expects, so do not wait for it to reach the house.</w:t>
              </w:r>
            </w:ins>
            <w:del w:id="14" w:author="Bonephace Kaijage" w:date="2026-10-14T06:22:00Z" w16du:dateUtc="2026-10-14T04:22:00Z">
              <w:r w:rsidR="00F1546C" w:rsidRPr="00997D17" w:rsidDel="00FE0A4D">
                <w:rPr>
                  <w:sz w:val="22"/>
                  <w:szCs w:val="22"/>
                </w:rPr>
                <w:delText>Households in known flood-prone areas: move early to a safe place; do not wait for water to reach your house.</w:delText>
              </w:r>
            </w:del>
          </w:p>
          <w:p w14:paraId="144B8CB0" w14:textId="3B46E351" w:rsidR="00D3308D" w:rsidRPr="00997D17" w:rsidRDefault="00F1546C">
            <w:pPr>
              <w:pStyle w:val="ListParagraph"/>
              <w:numPr>
                <w:ilvl w:val="0"/>
                <w:numId w:val="3"/>
              </w:numPr>
              <w:jc w:val="both"/>
              <w:rPr>
                <w:sz w:val="22"/>
                <w:szCs w:val="22"/>
              </w:rPr>
            </w:pPr>
            <w:r w:rsidRPr="00997D17">
              <w:rPr>
                <w:sz w:val="22"/>
                <w:szCs w:val="22"/>
              </w:rPr>
              <w:t>Follow instructions from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160EB38" w14:textId="298B6DF9" w:rsidR="00D3308D" w:rsidRPr="00997D17" w:rsidRDefault="00A27C4B">
            <w:pPr>
              <w:pStyle w:val="ListParagraph"/>
              <w:numPr>
                <w:ilvl w:val="0"/>
                <w:numId w:val="3"/>
              </w:numPr>
              <w:jc w:val="both"/>
              <w:rPr>
                <w:sz w:val="22"/>
                <w:szCs w:val="22"/>
              </w:rPr>
            </w:pPr>
            <w:r w:rsidRPr="00997D17">
              <w:rPr>
                <w:sz w:val="22"/>
                <w:szCs w:val="22"/>
              </w:rPr>
              <w:t>Hamisha watu, mifugo, chakula na vitu vya thamani kutoka mabondeni kwenda maeneo ya mwinuko.</w:t>
            </w:r>
          </w:p>
          <w:p w14:paraId="6E2C8E6B" w14:textId="4CCA4B73" w:rsidR="00D3308D" w:rsidRPr="00997D17" w:rsidRDefault="00F1546C">
            <w:pPr>
              <w:pStyle w:val="ListParagraph"/>
              <w:numPr>
                <w:ilvl w:val="0"/>
                <w:numId w:val="3"/>
              </w:numPr>
              <w:jc w:val="both"/>
              <w:rPr>
                <w:sz w:val="22"/>
                <w:szCs w:val="22"/>
              </w:rPr>
            </w:pPr>
            <w:r w:rsidRPr="00997D17">
              <w:rPr>
                <w:sz w:val="22"/>
                <w:szCs w:val="22"/>
              </w:rPr>
              <w:t>Kaya zilizo katika maeneo yenye historia ya mafuriko: hameni mapema kwenda mahali salama; msisubiri maji yafike nyumbani.</w:t>
            </w:r>
          </w:p>
          <w:p w14:paraId="3E609F39" w14:textId="458293D1" w:rsidR="00D3308D" w:rsidRPr="00997D17" w:rsidRDefault="00F1546C">
            <w:pPr>
              <w:pStyle w:val="ListParagraph"/>
              <w:numPr>
                <w:ilvl w:val="0"/>
                <w:numId w:val="3"/>
              </w:numPr>
              <w:jc w:val="both"/>
              <w:rPr>
                <w:sz w:val="22"/>
                <w:szCs w:val="22"/>
              </w:rPr>
            </w:pPr>
            <w:r w:rsidRPr="00997D17">
              <w:rPr>
                <w:sz w:val="22"/>
                <w:szCs w:val="22"/>
              </w:rPr>
              <w:t>Fuata maelekezo ya viongozi wa Kijiji/Mtaa.</w:t>
            </w:r>
          </w:p>
        </w:tc>
      </w:tr>
      <w:tr w:rsidR="00D3308D" w:rsidRPr="000343A2" w14:paraId="349A96E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FDF2D72" w14:textId="3D6D95EA" w:rsidR="00D3308D" w:rsidRPr="00997D17" w:rsidRDefault="00A27C4B">
            <w:pPr>
              <w:pStyle w:val="ListParagraph"/>
              <w:numPr>
                <w:ilvl w:val="0"/>
                <w:numId w:val="3"/>
              </w:numPr>
              <w:jc w:val="both"/>
              <w:rPr>
                <w:sz w:val="22"/>
                <w:szCs w:val="22"/>
              </w:rPr>
            </w:pPr>
            <w:r w:rsidRPr="00997D17">
              <w:rPr>
                <w:sz w:val="22"/>
                <w:szCs w:val="22"/>
              </w:rPr>
              <w:t>Flash floods in streams, gullies and at river crossings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FDF3944" w14:textId="301CF572" w:rsidR="00D3308D" w:rsidRPr="00997D17" w:rsidRDefault="00A27C4B">
            <w:pPr>
              <w:pStyle w:val="ListParagraph"/>
              <w:numPr>
                <w:ilvl w:val="0"/>
                <w:numId w:val="3"/>
              </w:numPr>
              <w:jc w:val="both"/>
              <w:rPr>
                <w:sz w:val="22"/>
                <w:szCs w:val="22"/>
              </w:rPr>
            </w:pPr>
            <w:r w:rsidRPr="00997D17">
              <w:rPr>
                <w:sz w:val="22"/>
                <w:szCs w:val="22"/>
              </w:rPr>
              <w:t>Mafuriko ya ghafla kwenye vijito, makorongo na vivuko vya mito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1A4D127" w14:textId="6200DC2C" w:rsidR="00D3308D" w:rsidRPr="00997D17" w:rsidRDefault="00A27C4B">
            <w:pPr>
              <w:pStyle w:val="ListParagraph"/>
              <w:numPr>
                <w:ilvl w:val="0"/>
                <w:numId w:val="3"/>
              </w:numPr>
              <w:jc w:val="both"/>
              <w:rPr>
                <w:sz w:val="22"/>
                <w:szCs w:val="22"/>
              </w:rPr>
            </w:pPr>
            <w:r w:rsidRPr="00997D17">
              <w:rPr>
                <w:sz w:val="22"/>
                <w:szCs w:val="22"/>
              </w:rPr>
              <w:t xml:space="preserve">Do not cross flowing water </w:t>
            </w:r>
            <w:r w:rsidR="00A25D5B" w:rsidRPr="00997D17">
              <w:rPr>
                <w:sz w:val="22"/>
                <w:szCs w:val="22"/>
              </w:rPr>
              <w:t xml:space="preserve">that reaches knee height or covers half a tyre, whether </w:t>
            </w:r>
            <w:r w:rsidRPr="00997D17">
              <w:rPr>
                <w:sz w:val="22"/>
                <w:szCs w:val="22"/>
              </w:rPr>
              <w:t>on foot, by motorcycle or by vehicle.</w:t>
            </w:r>
          </w:p>
          <w:p w14:paraId="1AF88AEE" w14:textId="0DB95237" w:rsidR="00D3308D" w:rsidRPr="00997D17" w:rsidRDefault="00F1546C">
            <w:pPr>
              <w:pStyle w:val="ListParagraph"/>
              <w:numPr>
                <w:ilvl w:val="0"/>
                <w:numId w:val="3"/>
              </w:numPr>
              <w:jc w:val="both"/>
              <w:rPr>
                <w:sz w:val="22"/>
                <w:szCs w:val="22"/>
              </w:rPr>
            </w:pPr>
            <w:r w:rsidRPr="00997D17">
              <w:rPr>
                <w:sz w:val="22"/>
                <w:szCs w:val="22"/>
              </w:rPr>
              <w:t>Keep children away from streams, drains and ponds.</w:t>
            </w:r>
          </w:p>
          <w:p w14:paraId="4BF6840F" w14:textId="540123DF" w:rsidR="00D3308D" w:rsidRPr="00997D17" w:rsidRDefault="00A27C4B">
            <w:pPr>
              <w:pStyle w:val="ListParagraph"/>
              <w:numPr>
                <w:ilvl w:val="0"/>
                <w:numId w:val="3"/>
              </w:numPr>
              <w:jc w:val="both"/>
              <w:rPr>
                <w:sz w:val="22"/>
                <w:szCs w:val="22"/>
              </w:rPr>
            </w:pPr>
            <w:r w:rsidRPr="00997D17">
              <w:rPr>
                <w:sz w:val="22"/>
                <w:szCs w:val="22"/>
              </w:rPr>
              <w:t>Village/Mtaa leaders: guard or close dangerous river crossings.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B3504BF" w14:textId="4ACA1241" w:rsidR="00D3308D" w:rsidRPr="00997D17" w:rsidRDefault="00F1546C">
            <w:pPr>
              <w:pStyle w:val="ListParagraph"/>
              <w:numPr>
                <w:ilvl w:val="0"/>
                <w:numId w:val="3"/>
              </w:numPr>
              <w:rPr>
                <w:sz w:val="22"/>
                <w:szCs w:val="22"/>
              </w:rPr>
            </w:pPr>
            <w:r w:rsidRPr="00997D17">
              <w:rPr>
                <w:sz w:val="22"/>
                <w:szCs w:val="22"/>
              </w:rPr>
              <w:t xml:space="preserve">Usivuke maji yanayotiririka </w:t>
            </w:r>
            <w:r w:rsidR="00A25D5B" w:rsidRPr="00997D17">
              <w:rPr>
                <w:sz w:val="22"/>
                <w:szCs w:val="22"/>
              </w:rPr>
              <w:t xml:space="preserve">yanayofikia urefu wa goti au kufunika nusu ya tairi, uwe </w:t>
            </w:r>
            <w:r w:rsidRPr="00997D17">
              <w:rPr>
                <w:sz w:val="22"/>
                <w:szCs w:val="22"/>
              </w:rPr>
              <w:t xml:space="preserve">kwa miguu, pikipiki </w:t>
            </w:r>
            <w:r w:rsidR="00A25D5B" w:rsidRPr="00997D17">
              <w:rPr>
                <w:sz w:val="22"/>
                <w:szCs w:val="22"/>
              </w:rPr>
              <w:t>au</w:t>
            </w:r>
            <w:r w:rsidRPr="00997D17">
              <w:rPr>
                <w:sz w:val="22"/>
                <w:szCs w:val="22"/>
              </w:rPr>
              <w:t xml:space="preserve"> gari.</w:t>
            </w:r>
          </w:p>
          <w:p w14:paraId="4C03F04C" w14:textId="233EEA59" w:rsidR="00D3308D" w:rsidRPr="00997D17" w:rsidRDefault="00F1546C">
            <w:pPr>
              <w:pStyle w:val="ListParagraph"/>
              <w:numPr>
                <w:ilvl w:val="0"/>
                <w:numId w:val="3"/>
              </w:numPr>
              <w:jc w:val="both"/>
              <w:rPr>
                <w:sz w:val="22"/>
                <w:szCs w:val="22"/>
                <w:lang w:val="sv-SE"/>
              </w:rPr>
            </w:pPr>
            <w:r w:rsidRPr="00997D17">
              <w:rPr>
                <w:sz w:val="22"/>
                <w:szCs w:val="22"/>
                <w:lang w:val="sv-SE"/>
              </w:rPr>
              <w:t>Waweke watoto mbali na vijito, mitaro na mabwawa.</w:t>
            </w:r>
          </w:p>
          <w:p w14:paraId="4E267670" w14:textId="09AB2D02" w:rsidR="00D3308D" w:rsidRPr="00997D17" w:rsidRDefault="00F1546C">
            <w:pPr>
              <w:pStyle w:val="ListParagraph"/>
              <w:numPr>
                <w:ilvl w:val="0"/>
                <w:numId w:val="3"/>
              </w:numPr>
              <w:jc w:val="both"/>
              <w:rPr>
                <w:sz w:val="22"/>
                <w:szCs w:val="22"/>
                <w:lang w:val="sv-SE"/>
              </w:rPr>
            </w:pPr>
            <w:r w:rsidRPr="00997D17">
              <w:rPr>
                <w:sz w:val="22"/>
                <w:szCs w:val="22"/>
                <w:lang w:val="sv-SE"/>
              </w:rPr>
              <w:t>Viongozi wa Kijiji/Mtaa: lindeni au fungeni vivuko hatari vya mito.</w:t>
            </w:r>
          </w:p>
        </w:tc>
      </w:tr>
      <w:tr w:rsidR="00D3308D" w:rsidRPr="00997D17" w14:paraId="78F060F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9D060C" w14:textId="119AF0F1" w:rsidR="00D3308D" w:rsidRPr="00997D17" w:rsidRDefault="00D3308D">
            <w:pPr>
              <w:pStyle w:val="ListParagraph"/>
              <w:numPr>
                <w:ilvl w:val="0"/>
                <w:numId w:val="3"/>
              </w:numPr>
              <w:jc w:val="both"/>
              <w:rPr>
                <w:sz w:val="22"/>
                <w:szCs w:val="22"/>
              </w:rPr>
            </w:pPr>
            <w:r w:rsidRPr="00997D17">
              <w:rPr>
                <w:sz w:val="22"/>
                <w:szCs w:val="22"/>
              </w:rPr>
              <w:lastRenderedPageBreak/>
              <w:t>Threat to life from frequent lightning strikes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7FDCF2F" w14:textId="67AC2EB7" w:rsidR="00D3308D" w:rsidRPr="00997D17" w:rsidRDefault="00F1546C">
            <w:pPr>
              <w:pStyle w:val="ListParagraph"/>
              <w:numPr>
                <w:ilvl w:val="0"/>
                <w:numId w:val="3"/>
              </w:numPr>
              <w:jc w:val="both"/>
              <w:rPr>
                <w:sz w:val="22"/>
                <w:szCs w:val="22"/>
                <w:lang w:val="sv-SE"/>
              </w:rPr>
            </w:pPr>
            <w:r w:rsidRPr="00997D17">
              <w:rPr>
                <w:sz w:val="22"/>
                <w:szCs w:val="22"/>
                <w:lang w:val="sv-SE"/>
              </w:rPr>
              <w:t>Hatari kwa maisha kutokana na radi za mara kwa mara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F01E2DE" w14:textId="5389144C" w:rsidR="00D3308D" w:rsidRPr="00997D17" w:rsidRDefault="00A27C4B">
            <w:pPr>
              <w:pStyle w:val="ListParagraph"/>
              <w:numPr>
                <w:ilvl w:val="0"/>
                <w:numId w:val="3"/>
              </w:numPr>
              <w:jc w:val="both"/>
              <w:rPr>
                <w:sz w:val="22"/>
                <w:szCs w:val="22"/>
              </w:rPr>
            </w:pPr>
            <w:r w:rsidRPr="00997D17">
              <w:rPr>
                <w:sz w:val="22"/>
                <w:szCs w:val="22"/>
              </w:rPr>
              <w:t>Stay inside a solid building; grass-thatched huts and open shelters are not safe.</w:t>
            </w:r>
          </w:p>
          <w:p w14:paraId="7669193D" w14:textId="2E8BA695" w:rsidR="00D3308D" w:rsidRPr="00997D17" w:rsidRDefault="00FE0A4D">
            <w:pPr>
              <w:pStyle w:val="ListParagraph"/>
              <w:numPr>
                <w:ilvl w:val="0"/>
                <w:numId w:val="3"/>
              </w:numPr>
              <w:jc w:val="both"/>
              <w:rPr>
                <w:sz w:val="22"/>
                <w:szCs w:val="22"/>
              </w:rPr>
            </w:pPr>
            <w:ins w:id="15" w:author="Bonephace Kaijage" w:date="2026-10-14T06:22:00Z" w16du:dateUtc="2026-10-14T04:22:00Z">
              <w:r>
                <w:rPr>
                  <w:sz w:val="22"/>
                  <w:szCs w:val="22"/>
                </w:rPr>
                <w:t>Fishers and boat operators: please stay ashore today; waves and sudden squalls on lakes, rivers and the sea can overturn even a well-handled boat.</w:t>
              </w:r>
            </w:ins>
            <w:del w:id="16" w:author="Bonephace Kaijage" w:date="2026-10-14T06:22:00Z" w16du:dateUtc="2026-10-14T04:22:00Z">
              <w:r w:rsidR="00A27C4B" w:rsidRPr="00997D17" w:rsidDel="00FE0A4D">
                <w:rPr>
                  <w:sz w:val="22"/>
                  <w:szCs w:val="22"/>
                </w:rPr>
                <w:delText>Fishers and boat operators: do not go out on lakes, rivers or the sea.</w:delText>
              </w:r>
            </w:del>
          </w:p>
          <w:p w14:paraId="38FA3B03" w14:textId="1CFC81B9" w:rsidR="00D3308D" w:rsidRPr="00997D17" w:rsidRDefault="00A27C4B">
            <w:pPr>
              <w:pStyle w:val="ListParagraph"/>
              <w:numPr>
                <w:ilvl w:val="0"/>
                <w:numId w:val="3"/>
              </w:numPr>
              <w:jc w:val="both"/>
              <w:rPr>
                <w:sz w:val="22"/>
                <w:szCs w:val="22"/>
              </w:rPr>
            </w:pPr>
            <w:r w:rsidRPr="00997D17">
              <w:rPr>
                <w:sz w:val="22"/>
                <w:szCs w:val="22"/>
              </w:rPr>
              <w:t>Herders and farmers: leave open fields and do not shelter under trees.</w:t>
            </w:r>
            <w:r w:rsidR="00B9083D" w:rsidRPr="00997D17">
              <w:rPr>
                <w:sz w:val="22"/>
                <w:szCs w:val="22"/>
              </w:rPr>
              <w:t xml:space="preserve"> </w:t>
            </w:r>
            <w:r w:rsidR="00C46E27" w:rsidRPr="00997D17">
              <w:rPr>
                <w:sz w:val="22"/>
                <w:szCs w:val="22"/>
              </w:rPr>
              <w:t>pro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3D73A58" w14:textId="0A4830A0" w:rsidR="00A27C4B" w:rsidRPr="00997D17" w:rsidRDefault="00A27C4B">
            <w:pPr>
              <w:pStyle w:val="ListParagraph"/>
              <w:numPr>
                <w:ilvl w:val="0"/>
                <w:numId w:val="9"/>
              </w:numPr>
              <w:jc w:val="both"/>
              <w:rPr>
                <w:sz w:val="22"/>
                <w:szCs w:val="22"/>
              </w:rPr>
            </w:pPr>
            <w:r w:rsidRPr="00997D17">
              <w:rPr>
                <w:sz w:val="22"/>
                <w:szCs w:val="22"/>
              </w:rPr>
              <w:t>Kaa ndani ya jengo imara; vibanda vya nyasi na vibanda vilivyo wazi si salama.</w:t>
            </w:r>
          </w:p>
          <w:p w14:paraId="72B6B3AF" w14:textId="1E09670F" w:rsidR="00D3308D" w:rsidRPr="00997D17" w:rsidRDefault="00A27C4B">
            <w:pPr>
              <w:pStyle w:val="ListParagraph"/>
              <w:numPr>
                <w:ilvl w:val="0"/>
                <w:numId w:val="9"/>
              </w:numPr>
              <w:jc w:val="both"/>
              <w:rPr>
                <w:sz w:val="22"/>
                <w:szCs w:val="22"/>
              </w:rPr>
            </w:pPr>
            <w:r w:rsidRPr="00997D17">
              <w:rPr>
                <w:sz w:val="22"/>
                <w:szCs w:val="22"/>
              </w:rPr>
              <w:t>Wavuvi na waendesha vyombo vya majini: msiende ziwani, mtoni wala baharini.</w:t>
            </w:r>
          </w:p>
          <w:p w14:paraId="6618395B" w14:textId="06E8BF6C" w:rsidR="00D3308D" w:rsidRPr="00997D17" w:rsidRDefault="00A27C4B">
            <w:pPr>
              <w:pStyle w:val="ListParagraph"/>
              <w:numPr>
                <w:ilvl w:val="0"/>
                <w:numId w:val="9"/>
              </w:numPr>
              <w:jc w:val="both"/>
              <w:rPr>
                <w:sz w:val="22"/>
                <w:szCs w:val="22"/>
              </w:rPr>
            </w:pPr>
            <w:r w:rsidRPr="00997D17">
              <w:rPr>
                <w:sz w:val="22"/>
                <w:szCs w:val="22"/>
              </w:rPr>
              <w:t>Wafugaji na wakulima: ondokeni maeneo ya wazi na msijikinge chini ya miti.</w:t>
            </w:r>
          </w:p>
          <w:p w14:paraId="4A5D50C5" w14:textId="7E38A836" w:rsidR="00D3308D" w:rsidRPr="00997D17" w:rsidRDefault="00D3308D">
            <w:pPr>
              <w:pStyle w:val="ListParagraph"/>
              <w:numPr>
                <w:ilvl w:val="0"/>
                <w:numId w:val="9"/>
              </w:numPr>
              <w:jc w:val="both"/>
              <w:rPr>
                <w:sz w:val="22"/>
                <w:szCs w:val="22"/>
              </w:rPr>
            </w:pPr>
          </w:p>
        </w:tc>
      </w:tr>
      <w:tr w:rsidR="00D3308D" w:rsidRPr="00997D17" w14:paraId="2DC3698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8C3F36A" w14:textId="54660D65" w:rsidR="00D3308D" w:rsidRPr="00997D17" w:rsidRDefault="00D3308D">
            <w:pPr>
              <w:pStyle w:val="ListParagraph"/>
              <w:numPr>
                <w:ilvl w:val="0"/>
                <w:numId w:val="4"/>
              </w:numPr>
              <w:jc w:val="both"/>
              <w:rPr>
                <w:sz w:val="22"/>
                <w:szCs w:val="22"/>
              </w:rPr>
            </w:pPr>
            <w:r w:rsidRPr="00997D17">
              <w:rPr>
                <w:sz w:val="22"/>
                <w:szCs w:val="22"/>
              </w:rPr>
              <w:t>Damage to standing crops from waterlogging and runoff</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5DF8B5" w14:textId="5E9A2357" w:rsidR="00D3308D" w:rsidRPr="00997D17" w:rsidRDefault="00F1546C">
            <w:pPr>
              <w:pStyle w:val="ListParagraph"/>
              <w:numPr>
                <w:ilvl w:val="0"/>
                <w:numId w:val="4"/>
              </w:numPr>
              <w:jc w:val="both"/>
              <w:rPr>
                <w:sz w:val="22"/>
                <w:szCs w:val="22"/>
                <w:lang w:val="sv-SE"/>
              </w:rPr>
            </w:pPr>
            <w:r w:rsidRPr="00997D17">
              <w:rPr>
                <w:sz w:val="22"/>
                <w:szCs w:val="22"/>
                <w:lang w:val="sv-SE"/>
              </w:rPr>
              <w:t>Uharibifu wa mazao shambani kutokana na maji kutuama na kutiririka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01B115E" w14:textId="13DC7584" w:rsidR="00D3308D" w:rsidRPr="00997D17" w:rsidRDefault="00D3308D">
            <w:pPr>
              <w:pStyle w:val="ListParagraph"/>
              <w:numPr>
                <w:ilvl w:val="0"/>
                <w:numId w:val="4"/>
              </w:numPr>
              <w:jc w:val="both"/>
              <w:rPr>
                <w:sz w:val="22"/>
                <w:szCs w:val="22"/>
              </w:rPr>
            </w:pPr>
            <w:r w:rsidRPr="00997D17">
              <w:rPr>
                <w:sz w:val="22"/>
                <w:szCs w:val="22"/>
              </w:rPr>
              <w:t>Open drainage in fields where possible.</w:t>
            </w:r>
          </w:p>
          <w:p w14:paraId="69762647" w14:textId="7CF6C35B" w:rsidR="00D3308D" w:rsidRPr="00997D17" w:rsidRDefault="00A27C4B">
            <w:pPr>
              <w:pStyle w:val="ListParagraph"/>
              <w:numPr>
                <w:ilvl w:val="0"/>
                <w:numId w:val="4"/>
              </w:numPr>
              <w:jc w:val="both"/>
              <w:rPr>
                <w:sz w:val="22"/>
                <w:szCs w:val="22"/>
              </w:rPr>
            </w:pPr>
            <w:r w:rsidRPr="00997D17">
              <w:rPr>
                <w:sz w:val="22"/>
                <w:szCs w:val="22"/>
              </w:rPr>
              <w:t>Harvest mature crops early and store them in a dry, raised place.</w:t>
            </w:r>
          </w:p>
          <w:p w14:paraId="74A7578B" w14:textId="3055F1F8" w:rsidR="00D3308D" w:rsidRPr="00997D17" w:rsidRDefault="00A27C4B">
            <w:pPr>
              <w:pStyle w:val="ListParagraph"/>
              <w:numPr>
                <w:ilvl w:val="0"/>
                <w:numId w:val="4"/>
              </w:numPr>
              <w:jc w:val="both"/>
              <w:rPr>
                <w:sz w:val="22"/>
                <w:szCs w:val="22"/>
              </w:rPr>
            </w:pPr>
            <w:r w:rsidRPr="00997D17">
              <w:rPr>
                <w:sz w:val="22"/>
                <w:szCs w:val="22"/>
              </w:rPr>
              <w:t>Report crop damage to agricultural extension officers.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2D662F6" w14:textId="6C3079A1" w:rsidR="00D3308D" w:rsidRPr="00997D17" w:rsidRDefault="00F1546C">
            <w:pPr>
              <w:pStyle w:val="ListParagraph"/>
              <w:numPr>
                <w:ilvl w:val="0"/>
                <w:numId w:val="10"/>
              </w:numPr>
              <w:jc w:val="both"/>
              <w:rPr>
                <w:sz w:val="22"/>
                <w:szCs w:val="22"/>
              </w:rPr>
            </w:pPr>
            <w:r w:rsidRPr="00997D17">
              <w:rPr>
                <w:sz w:val="22"/>
                <w:szCs w:val="22"/>
              </w:rPr>
              <w:t>Fungua mifereji ya kutolea maji shambani inapowezekana.</w:t>
            </w:r>
          </w:p>
          <w:p w14:paraId="059F4DC3" w14:textId="78BD279A" w:rsidR="00D3308D" w:rsidRPr="00997D17" w:rsidRDefault="00F1546C">
            <w:pPr>
              <w:pStyle w:val="ListParagraph"/>
              <w:numPr>
                <w:ilvl w:val="0"/>
                <w:numId w:val="10"/>
              </w:numPr>
              <w:jc w:val="both"/>
              <w:rPr>
                <w:sz w:val="22"/>
                <w:szCs w:val="22"/>
              </w:rPr>
            </w:pPr>
            <w:r w:rsidRPr="00997D17">
              <w:rPr>
                <w:sz w:val="22"/>
                <w:szCs w:val="22"/>
              </w:rPr>
              <w:t>Vuna mazao yaliyokomaa mapema na yahifadhi mahali pakavu na palipoinuka.</w:t>
            </w:r>
          </w:p>
          <w:p w14:paraId="4B76F5E0" w14:textId="5C8B911A" w:rsidR="00D3308D" w:rsidRPr="00997D17" w:rsidRDefault="00A27C4B">
            <w:pPr>
              <w:pStyle w:val="ListParagraph"/>
              <w:numPr>
                <w:ilvl w:val="0"/>
                <w:numId w:val="10"/>
              </w:numPr>
              <w:jc w:val="both"/>
              <w:rPr>
                <w:sz w:val="22"/>
                <w:szCs w:val="22"/>
              </w:rPr>
            </w:pPr>
            <w:r w:rsidRPr="00997D17">
              <w:rPr>
                <w:sz w:val="22"/>
                <w:szCs w:val="22"/>
              </w:rPr>
              <w:t>Toa taarifa ya uharibifu wa mazao kwa maafisa ugani wa kilimo.</w:t>
            </w:r>
          </w:p>
        </w:tc>
      </w:tr>
      <w:tr w:rsidR="00D3308D" w:rsidRPr="000343A2" w14:paraId="10E032B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CB3D04F" w14:textId="714A6E4E" w:rsidR="00D3308D" w:rsidRPr="00997D17" w:rsidRDefault="00A27C4B">
            <w:pPr>
              <w:pStyle w:val="ListParagraph"/>
              <w:numPr>
                <w:ilvl w:val="0"/>
                <w:numId w:val="4"/>
              </w:numPr>
              <w:jc w:val="both"/>
              <w:rPr>
                <w:sz w:val="22"/>
                <w:szCs w:val="22"/>
              </w:rPr>
            </w:pPr>
            <w:r w:rsidRPr="00997D17">
              <w:rPr>
                <w:sz w:val="22"/>
                <w:szCs w:val="22"/>
              </w:rPr>
              <w:lastRenderedPageBreak/>
              <w:t>Increased risk of cholera, diarrhoea and other waterborne diseases, and of malaria from mosquito breeding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94B3AFE" w14:textId="4F769AB3" w:rsidR="00D3308D" w:rsidRPr="00997D17" w:rsidRDefault="00F1546C">
            <w:pPr>
              <w:pStyle w:val="ListParagraph"/>
              <w:numPr>
                <w:ilvl w:val="0"/>
                <w:numId w:val="4"/>
              </w:numPr>
              <w:jc w:val="both"/>
              <w:rPr>
                <w:sz w:val="22"/>
                <w:szCs w:val="22"/>
              </w:rPr>
            </w:pPr>
            <w:r w:rsidRPr="00997D17">
              <w:rPr>
                <w:sz w:val="22"/>
                <w:szCs w:val="22"/>
              </w:rPr>
              <w:t>Kuongezeka kwa hatari ya kipindupindu, kuhara na magonjwa mengine yatokanayo na maji machafu, na malaria kutokana na kuzaliana kwa mbu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6230960" w14:textId="1419A251" w:rsidR="00D3308D" w:rsidRPr="00997D17" w:rsidRDefault="00A27C4B">
            <w:pPr>
              <w:pStyle w:val="ListParagraph"/>
              <w:numPr>
                <w:ilvl w:val="0"/>
                <w:numId w:val="5"/>
              </w:numPr>
              <w:jc w:val="both"/>
              <w:rPr>
                <w:sz w:val="22"/>
                <w:szCs w:val="22"/>
              </w:rPr>
            </w:pPr>
            <w:r w:rsidRPr="00997D17">
              <w:rPr>
                <w:sz w:val="22"/>
                <w:szCs w:val="22"/>
              </w:rPr>
              <w:t>Boil drinking water or treat it with chlorine tablets.</w:t>
            </w:r>
          </w:p>
          <w:p w14:paraId="792B7F50" w14:textId="36853626" w:rsidR="00D3308D" w:rsidRPr="00997D17" w:rsidRDefault="00A27C4B">
            <w:pPr>
              <w:pStyle w:val="ListParagraph"/>
              <w:numPr>
                <w:ilvl w:val="0"/>
                <w:numId w:val="5"/>
              </w:numPr>
              <w:jc w:val="both"/>
              <w:rPr>
                <w:sz w:val="22"/>
                <w:szCs w:val="22"/>
              </w:rPr>
            </w:pPr>
            <w:r w:rsidRPr="00997D17">
              <w:rPr>
                <w:sz w:val="22"/>
                <w:szCs w:val="22"/>
              </w:rPr>
              <w:t>Use latrines and wash hands with soap.</w:t>
            </w:r>
          </w:p>
          <w:p w14:paraId="14C01F4B" w14:textId="23D106EA" w:rsidR="00D3308D" w:rsidRPr="00997D17" w:rsidRDefault="00A27C4B">
            <w:pPr>
              <w:pStyle w:val="ListParagraph"/>
              <w:numPr>
                <w:ilvl w:val="0"/>
                <w:numId w:val="5"/>
              </w:numPr>
              <w:jc w:val="both"/>
              <w:rPr>
                <w:sz w:val="22"/>
                <w:szCs w:val="22"/>
              </w:rPr>
            </w:pPr>
            <w:r w:rsidRPr="00997D17">
              <w:rPr>
                <w:sz w:val="22"/>
                <w:szCs w:val="22"/>
              </w:rPr>
              <w:t>Sleep under an insecticide-treated net.</w:t>
            </w:r>
          </w:p>
          <w:p w14:paraId="297D4435" w14:textId="02787309" w:rsidR="00D3308D" w:rsidRPr="00997D17" w:rsidRDefault="00A27C4B">
            <w:pPr>
              <w:pStyle w:val="ListParagraph"/>
              <w:numPr>
                <w:ilvl w:val="0"/>
                <w:numId w:val="5"/>
              </w:numPr>
              <w:jc w:val="both"/>
              <w:rPr>
                <w:sz w:val="22"/>
                <w:szCs w:val="22"/>
              </w:rPr>
            </w:pPr>
            <w:r w:rsidRPr="00997D17">
              <w:rPr>
                <w:sz w:val="22"/>
                <w:szCs w:val="22"/>
              </w:rPr>
              <w:t>Go to the nearest health facility for diarrhoea or fever.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AE756D" w14:textId="61E1CA14" w:rsidR="00D3308D" w:rsidRPr="00997D17" w:rsidRDefault="00A27C4B">
            <w:pPr>
              <w:pStyle w:val="ListParagraph"/>
              <w:numPr>
                <w:ilvl w:val="0"/>
                <w:numId w:val="6"/>
              </w:numPr>
              <w:jc w:val="both"/>
              <w:rPr>
                <w:sz w:val="22"/>
                <w:szCs w:val="22"/>
              </w:rPr>
            </w:pPr>
            <w:r w:rsidRPr="00997D17">
              <w:rPr>
                <w:sz w:val="22"/>
                <w:szCs w:val="22"/>
              </w:rPr>
              <w:t>Chemsha maji ya kunywa au yatibu kwa vidonge vya klorini.</w:t>
            </w:r>
          </w:p>
          <w:p w14:paraId="50DBBE13" w14:textId="0E7D8BF3" w:rsidR="00D3308D" w:rsidRPr="00997D17" w:rsidRDefault="00F1546C">
            <w:pPr>
              <w:pStyle w:val="ListParagraph"/>
              <w:numPr>
                <w:ilvl w:val="0"/>
                <w:numId w:val="6"/>
              </w:numPr>
              <w:jc w:val="both"/>
              <w:rPr>
                <w:sz w:val="22"/>
                <w:szCs w:val="22"/>
              </w:rPr>
            </w:pPr>
            <w:r w:rsidRPr="00997D17">
              <w:rPr>
                <w:sz w:val="22"/>
                <w:szCs w:val="22"/>
              </w:rPr>
              <w:t>Tumia vyoo na nawa mikono kwa sabuni.</w:t>
            </w:r>
          </w:p>
          <w:p w14:paraId="1917B2D3" w14:textId="0CA87C78" w:rsidR="00D3308D" w:rsidRPr="00997D17" w:rsidRDefault="00F1546C">
            <w:pPr>
              <w:pStyle w:val="ListParagraph"/>
              <w:numPr>
                <w:ilvl w:val="0"/>
                <w:numId w:val="6"/>
              </w:numPr>
              <w:jc w:val="both"/>
              <w:rPr>
                <w:sz w:val="22"/>
                <w:szCs w:val="22"/>
                <w:lang w:val="sv-SE"/>
              </w:rPr>
            </w:pPr>
            <w:r w:rsidRPr="00997D17">
              <w:rPr>
                <w:sz w:val="22"/>
                <w:szCs w:val="22"/>
                <w:lang w:val="sv-SE"/>
              </w:rPr>
              <w:t>Lala ndani ya chandarua chenye dawa.</w:t>
            </w:r>
          </w:p>
          <w:p w14:paraId="3D340CEA" w14:textId="5A9463C1" w:rsidR="00D3308D" w:rsidRPr="00997D17" w:rsidRDefault="00F1546C">
            <w:pPr>
              <w:pStyle w:val="ListParagraph"/>
              <w:numPr>
                <w:ilvl w:val="0"/>
                <w:numId w:val="6"/>
              </w:numPr>
              <w:jc w:val="both"/>
              <w:rPr>
                <w:sz w:val="22"/>
                <w:szCs w:val="22"/>
                <w:lang w:val="sv-SE"/>
              </w:rPr>
            </w:pPr>
            <w:r w:rsidRPr="00997D17">
              <w:rPr>
                <w:sz w:val="22"/>
                <w:szCs w:val="22"/>
                <w:lang w:val="sv-SE"/>
              </w:rPr>
              <w:t>Nenda kituo cha afya kilicho karibu ukiharisha au kupata homa.</w:t>
            </w:r>
          </w:p>
        </w:tc>
      </w:tr>
      <w:tr w:rsidR="00D3308D" w:rsidRPr="000343A2" w14:paraId="7413775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05874C" w14:textId="1CB6D241" w:rsidR="00D3308D" w:rsidRPr="00997D17" w:rsidRDefault="00D3308D">
            <w:pPr>
              <w:pStyle w:val="ListParagraph"/>
              <w:numPr>
                <w:ilvl w:val="0"/>
                <w:numId w:val="4"/>
              </w:numPr>
              <w:jc w:val="both"/>
              <w:rPr>
                <w:sz w:val="22"/>
                <w:szCs w:val="22"/>
              </w:rPr>
            </w:pPr>
            <w:r w:rsidRPr="00997D17">
              <w:rPr>
                <w:sz w:val="22"/>
                <w:szCs w:val="22"/>
              </w:rPr>
              <w:t>Damage to roofs and weak buildings from prolonged rainfall</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3241DAA" w14:textId="1D9137A8" w:rsidR="00D3308D" w:rsidRPr="00997D17" w:rsidRDefault="00D3308D">
            <w:pPr>
              <w:pStyle w:val="ListParagraph"/>
              <w:numPr>
                <w:ilvl w:val="0"/>
                <w:numId w:val="4"/>
              </w:numPr>
              <w:jc w:val="both"/>
              <w:rPr>
                <w:sz w:val="22"/>
                <w:szCs w:val="22"/>
              </w:rPr>
            </w:pPr>
            <w:r w:rsidRPr="00997D17">
              <w:rPr>
                <w:sz w:val="22"/>
                <w:szCs w:val="22"/>
              </w:rPr>
              <w:t>Uharibifu wa paa na majengo dhaifu kutokana na mvua za muda mrefu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92DF4A" w14:textId="09C3D276" w:rsidR="00D3308D" w:rsidRPr="00997D17" w:rsidRDefault="00A27C4B">
            <w:pPr>
              <w:pStyle w:val="ListParagraph"/>
              <w:numPr>
                <w:ilvl w:val="0"/>
                <w:numId w:val="7"/>
              </w:numPr>
              <w:jc w:val="both"/>
              <w:rPr>
                <w:sz w:val="22"/>
                <w:szCs w:val="22"/>
              </w:rPr>
            </w:pPr>
            <w:r w:rsidRPr="00997D17">
              <w:rPr>
                <w:sz w:val="22"/>
                <w:szCs w:val="22"/>
              </w:rPr>
              <w:t>Move out of weak, cracked or damaged buildings.</w:t>
            </w:r>
          </w:p>
          <w:p w14:paraId="4C8D2699" w14:textId="6200C312" w:rsidR="00D3308D" w:rsidRPr="00997D17" w:rsidRDefault="00A27C4B">
            <w:pPr>
              <w:pStyle w:val="ListParagraph"/>
              <w:numPr>
                <w:ilvl w:val="0"/>
                <w:numId w:val="7"/>
              </w:numPr>
              <w:jc w:val="both"/>
              <w:rPr>
                <w:sz w:val="22"/>
                <w:szCs w:val="22"/>
              </w:rPr>
            </w:pPr>
            <w:r w:rsidRPr="00997D17">
              <w:rPr>
                <w:sz w:val="22"/>
                <w:szCs w:val="22"/>
              </w:rPr>
              <w:t>Do not climb on roofs during rain or lightning.</w:t>
            </w:r>
          </w:p>
          <w:p w14:paraId="7B2C1F9F" w14:textId="77777777" w:rsidR="00D3308D" w:rsidRDefault="00A27C4B">
            <w:pPr>
              <w:pStyle w:val="ListParagraph"/>
              <w:numPr>
                <w:ilvl w:val="0"/>
                <w:numId w:val="7"/>
              </w:numPr>
              <w:jc w:val="both"/>
              <w:rPr>
                <w:sz w:val="22"/>
                <w:szCs w:val="22"/>
              </w:rPr>
            </w:pPr>
            <w:r w:rsidRPr="00997D17">
              <w:rPr>
                <w:sz w:val="22"/>
                <w:szCs w:val="22"/>
              </w:rPr>
              <w:t>Report damage to Village/Mtaa leaders.</w:t>
            </w:r>
          </w:p>
          <w:p w14:paraId="5E0E9A37" w14:textId="40F930CE" w:rsidR="00AB6CF2" w:rsidRPr="00997D17" w:rsidRDefault="00AB6CF2">
            <w:pPr>
              <w:pStyle w:val="ListParagraph"/>
              <w:numPr>
                <w:ilvl w:val="0"/>
                <w:numId w:val="7"/>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13F19A0" w14:textId="32D2150B" w:rsidR="00D3308D" w:rsidRPr="00997D17" w:rsidRDefault="00A27C4B">
            <w:pPr>
              <w:pStyle w:val="ListParagraph"/>
              <w:numPr>
                <w:ilvl w:val="0"/>
                <w:numId w:val="8"/>
              </w:numPr>
              <w:jc w:val="both"/>
              <w:rPr>
                <w:sz w:val="22"/>
                <w:szCs w:val="22"/>
              </w:rPr>
            </w:pPr>
            <w:r w:rsidRPr="00997D17">
              <w:rPr>
                <w:sz w:val="22"/>
                <w:szCs w:val="22"/>
              </w:rPr>
              <w:t>Hama kutoka majengo dhaifu, yenye nyufa au yaliyoharibika.</w:t>
            </w:r>
          </w:p>
          <w:p w14:paraId="1CC713AD" w14:textId="42E0D65A" w:rsidR="00D3308D" w:rsidRPr="00997D17" w:rsidRDefault="00F1546C">
            <w:pPr>
              <w:pStyle w:val="ListParagraph"/>
              <w:numPr>
                <w:ilvl w:val="0"/>
                <w:numId w:val="8"/>
              </w:numPr>
              <w:jc w:val="both"/>
              <w:rPr>
                <w:sz w:val="22"/>
                <w:szCs w:val="22"/>
                <w:lang w:val="sv-SE"/>
              </w:rPr>
            </w:pPr>
            <w:r w:rsidRPr="00997D17">
              <w:rPr>
                <w:sz w:val="22"/>
                <w:szCs w:val="22"/>
                <w:lang w:val="sv-SE"/>
              </w:rPr>
              <w:t>Usipande juu ya paa wakati wa mvua au radi.</w:t>
            </w:r>
          </w:p>
          <w:p w14:paraId="1C4A93C4" w14:textId="07C8B443" w:rsidR="00D3308D" w:rsidRPr="00997D17" w:rsidRDefault="00A27C4B">
            <w:pPr>
              <w:pStyle w:val="ListParagraph"/>
              <w:numPr>
                <w:ilvl w:val="0"/>
                <w:numId w:val="8"/>
              </w:numPr>
              <w:jc w:val="both"/>
              <w:rPr>
                <w:sz w:val="22"/>
                <w:szCs w:val="22"/>
                <w:lang w:val="sv-SE"/>
              </w:rPr>
            </w:pPr>
            <w:r w:rsidRPr="00997D17">
              <w:rPr>
                <w:sz w:val="22"/>
                <w:szCs w:val="22"/>
                <w:lang w:val="sv-SE"/>
              </w:rPr>
              <w:t>Toa taarifa ya uharibifu kwa viongozi wa Kijiji/Mtaa.</w:t>
            </w:r>
          </w:p>
        </w:tc>
      </w:tr>
      <w:tr w:rsidR="00D3308D" w:rsidRPr="000343A2" w14:paraId="1A4BF8D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D6BDE5" w14:textId="404DBB00" w:rsidR="00D3308D" w:rsidRPr="00997D17" w:rsidRDefault="00D3308D">
            <w:pPr>
              <w:pStyle w:val="ListParagraph"/>
              <w:numPr>
                <w:ilvl w:val="0"/>
                <w:numId w:val="11"/>
              </w:numPr>
              <w:jc w:val="both"/>
              <w:rPr>
                <w:sz w:val="22"/>
                <w:szCs w:val="22"/>
              </w:rPr>
            </w:pPr>
            <w:r w:rsidRPr="00997D17">
              <w:rPr>
                <w:sz w:val="22"/>
                <w:szCs w:val="22"/>
              </w:rPr>
              <w:t>Trees falling on roads, power infrastructure and buildings due to saturated soil</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E3FB9F5" w14:textId="39B82FAE" w:rsidR="00D3308D" w:rsidRPr="00997D17" w:rsidRDefault="00F1546C">
            <w:pPr>
              <w:pStyle w:val="ListParagraph"/>
              <w:numPr>
                <w:ilvl w:val="0"/>
                <w:numId w:val="11"/>
              </w:numPr>
              <w:jc w:val="both"/>
              <w:rPr>
                <w:sz w:val="22"/>
                <w:szCs w:val="22"/>
              </w:rPr>
            </w:pPr>
            <w:r w:rsidRPr="00997D17">
              <w:rPr>
                <w:sz w:val="22"/>
                <w:szCs w:val="22"/>
              </w:rPr>
              <w:t>Miti kuanguka barabarani, kwenye miundombinu ya umeme na majengo kutokana na udongo kujaa maji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CDB595" w14:textId="6A09E8AC" w:rsidR="00D3308D" w:rsidRPr="00997D17" w:rsidRDefault="00A27C4B">
            <w:pPr>
              <w:pStyle w:val="ListParagraph"/>
              <w:numPr>
                <w:ilvl w:val="0"/>
                <w:numId w:val="12"/>
              </w:numPr>
              <w:jc w:val="both"/>
              <w:rPr>
                <w:sz w:val="22"/>
                <w:szCs w:val="22"/>
              </w:rPr>
            </w:pPr>
            <w:r w:rsidRPr="00997D17">
              <w:rPr>
                <w:sz w:val="22"/>
                <w:szCs w:val="22"/>
              </w:rPr>
              <w:t>Do not shelter under trees.</w:t>
            </w:r>
          </w:p>
          <w:p w14:paraId="37BBFD35" w14:textId="5A1EA497" w:rsidR="00D3308D" w:rsidRPr="00997D17" w:rsidRDefault="00A27C4B">
            <w:pPr>
              <w:pStyle w:val="ListParagraph"/>
              <w:numPr>
                <w:ilvl w:val="0"/>
                <w:numId w:val="12"/>
              </w:numPr>
              <w:jc w:val="both"/>
              <w:rPr>
                <w:sz w:val="22"/>
                <w:szCs w:val="22"/>
              </w:rPr>
            </w:pPr>
            <w:r w:rsidRPr="00997D17">
              <w:rPr>
                <w:sz w:val="22"/>
                <w:szCs w:val="22"/>
              </w:rPr>
              <w:t>Stay at least 10 metres from fallen power lines and do not touch them.</w:t>
            </w:r>
          </w:p>
          <w:p w14:paraId="41ED9932" w14:textId="79DC023A" w:rsidR="00D3308D" w:rsidRPr="00997D17" w:rsidRDefault="00F1546C">
            <w:pPr>
              <w:pStyle w:val="ListParagraph"/>
              <w:numPr>
                <w:ilvl w:val="0"/>
                <w:numId w:val="12"/>
              </w:numPr>
              <w:jc w:val="both"/>
              <w:rPr>
                <w:sz w:val="22"/>
                <w:szCs w:val="22"/>
              </w:rPr>
            </w:pPr>
            <w:r w:rsidRPr="00997D17">
              <w:rPr>
                <w:sz w:val="22"/>
                <w:szCs w:val="22"/>
              </w:rPr>
              <w:t>Report fallen trees and power lines to local leaders and TANESCO.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1ADCD1" w14:textId="084E6954" w:rsidR="00D3308D" w:rsidRPr="00997D17" w:rsidRDefault="00A27C4B">
            <w:pPr>
              <w:pStyle w:val="ListParagraph"/>
              <w:numPr>
                <w:ilvl w:val="0"/>
                <w:numId w:val="12"/>
              </w:numPr>
              <w:jc w:val="both"/>
              <w:rPr>
                <w:sz w:val="22"/>
                <w:szCs w:val="22"/>
                <w:lang w:val="sv-SE"/>
              </w:rPr>
            </w:pPr>
            <w:r w:rsidRPr="00997D17">
              <w:rPr>
                <w:sz w:val="22"/>
                <w:szCs w:val="22"/>
                <w:lang w:val="sv-SE"/>
              </w:rPr>
              <w:t>Usijikinge chini ya miti.</w:t>
            </w:r>
          </w:p>
          <w:p w14:paraId="48962CF8" w14:textId="74AF938C" w:rsidR="00D3308D" w:rsidRPr="00997D17" w:rsidRDefault="00F1546C">
            <w:pPr>
              <w:pStyle w:val="ListParagraph"/>
              <w:numPr>
                <w:ilvl w:val="0"/>
                <w:numId w:val="12"/>
              </w:numPr>
              <w:jc w:val="both"/>
              <w:rPr>
                <w:sz w:val="22"/>
                <w:szCs w:val="22"/>
                <w:lang w:val="sv-SE"/>
              </w:rPr>
            </w:pPr>
            <w:r w:rsidRPr="00997D17">
              <w:rPr>
                <w:sz w:val="22"/>
                <w:szCs w:val="22"/>
                <w:lang w:val="sv-SE"/>
              </w:rPr>
              <w:t>Kaa angalau mita 10 kutoka nyaya za umeme zilizoanguka na usiziguse.</w:t>
            </w:r>
          </w:p>
          <w:p w14:paraId="44480747" w14:textId="68397D87" w:rsidR="00D3308D" w:rsidRPr="00997D17" w:rsidRDefault="00F1546C">
            <w:pPr>
              <w:pStyle w:val="ListParagraph"/>
              <w:numPr>
                <w:ilvl w:val="0"/>
                <w:numId w:val="12"/>
              </w:numPr>
              <w:jc w:val="both"/>
              <w:rPr>
                <w:sz w:val="22"/>
                <w:szCs w:val="22"/>
                <w:lang w:val="sv-SE"/>
              </w:rPr>
            </w:pPr>
            <w:r w:rsidRPr="00997D17">
              <w:rPr>
                <w:sz w:val="22"/>
                <w:szCs w:val="22"/>
                <w:lang w:val="sv-SE"/>
              </w:rPr>
              <w:t>Toa taarifa ya miti na nyaya za umeme zilizoanguka kwa viongozi wa eneo na TANESCO.</w:t>
            </w:r>
          </w:p>
        </w:tc>
      </w:tr>
      <w:tr w:rsidR="00D3308D" w:rsidRPr="00997D17" w14:paraId="6B2D08A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F957BCF" w14:textId="6DF7418A" w:rsidR="00D3308D" w:rsidRPr="00997D17" w:rsidRDefault="00D3308D">
            <w:pPr>
              <w:pStyle w:val="ListParagraph"/>
              <w:numPr>
                <w:ilvl w:val="0"/>
                <w:numId w:val="11"/>
              </w:numPr>
              <w:jc w:val="both"/>
              <w:rPr>
                <w:sz w:val="22"/>
                <w:szCs w:val="22"/>
              </w:rPr>
            </w:pPr>
            <w:r w:rsidRPr="00997D17">
              <w:rPr>
                <w:sz w:val="22"/>
                <w:szCs w:val="22"/>
              </w:rPr>
              <w:lastRenderedPageBreak/>
              <w:t>Significant disruption to infrastructure, water and electricity supply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4BBA723" w14:textId="0091987C" w:rsidR="00D3308D" w:rsidRPr="00997D17" w:rsidRDefault="00F1546C">
            <w:pPr>
              <w:pStyle w:val="ListParagraph"/>
              <w:numPr>
                <w:ilvl w:val="0"/>
                <w:numId w:val="11"/>
              </w:numPr>
              <w:jc w:val="both"/>
              <w:rPr>
                <w:sz w:val="22"/>
                <w:szCs w:val="22"/>
              </w:rPr>
            </w:pPr>
            <w:r w:rsidRPr="00997D17">
              <w:rPr>
                <w:sz w:val="22"/>
                <w:szCs w:val="22"/>
              </w:rPr>
              <w:t>Usumbufu mkubwa wa miundombinu, huduma za maji na umeme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E07DC21" w14:textId="6C938ADC" w:rsidR="00D3308D" w:rsidRPr="00997D17" w:rsidRDefault="00A27C4B">
            <w:pPr>
              <w:pStyle w:val="ListParagraph"/>
              <w:numPr>
                <w:ilvl w:val="0"/>
                <w:numId w:val="12"/>
              </w:numPr>
              <w:jc w:val="both"/>
              <w:rPr>
                <w:sz w:val="22"/>
                <w:szCs w:val="22"/>
              </w:rPr>
            </w:pPr>
            <w:r w:rsidRPr="00997D17">
              <w:rPr>
                <w:sz w:val="22"/>
                <w:szCs w:val="22"/>
              </w:rPr>
              <w:t>Store safe drinking water, food and essential medicines for at least three days.</w:t>
            </w:r>
          </w:p>
          <w:p w14:paraId="1DD639FC" w14:textId="6F768488" w:rsidR="00F1546C" w:rsidRPr="00997D17" w:rsidRDefault="00A27C4B">
            <w:pPr>
              <w:pStyle w:val="ListParagraph"/>
              <w:numPr>
                <w:ilvl w:val="0"/>
                <w:numId w:val="12"/>
              </w:numPr>
              <w:jc w:val="both"/>
              <w:rPr>
                <w:sz w:val="22"/>
                <w:szCs w:val="22"/>
              </w:rPr>
            </w:pPr>
            <w:r w:rsidRPr="00997D17">
              <w:rPr>
                <w:sz w:val="22"/>
                <w:szCs w:val="22"/>
              </w:rPr>
              <w:t>Charge phones and keep a battery-powered radio for updates.</w:t>
            </w:r>
          </w:p>
          <w:p w14:paraId="4E94C5D7" w14:textId="3E7B3A1C" w:rsidR="00D3308D" w:rsidRPr="00997D17" w:rsidRDefault="00F1546C">
            <w:pPr>
              <w:pStyle w:val="ListParagraph"/>
              <w:numPr>
                <w:ilvl w:val="0"/>
                <w:numId w:val="12"/>
              </w:numPr>
              <w:jc w:val="both"/>
              <w:rPr>
                <w:sz w:val="22"/>
                <w:szCs w:val="22"/>
              </w:rPr>
            </w:pPr>
            <w:r w:rsidRPr="00997D17">
              <w:rPr>
                <w:sz w:val="22"/>
                <w:szCs w:val="22"/>
              </w:rPr>
              <w:t>District and Ward Disaster Management Committees: meet, activate contingency plans, inspect roads, bridges, power, water and communication services, and pre-position rescue teams, medicines and supplies.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D1285E8" w14:textId="463A4F08" w:rsidR="00A27C4B" w:rsidRPr="00997D17" w:rsidRDefault="00F1546C">
            <w:pPr>
              <w:pStyle w:val="ListParagraph"/>
              <w:numPr>
                <w:ilvl w:val="0"/>
                <w:numId w:val="12"/>
              </w:numPr>
              <w:jc w:val="both"/>
              <w:rPr>
                <w:sz w:val="22"/>
                <w:szCs w:val="22"/>
              </w:rPr>
            </w:pPr>
            <w:r w:rsidRPr="00997D17">
              <w:rPr>
                <w:sz w:val="22"/>
                <w:szCs w:val="22"/>
              </w:rPr>
              <w:t>Hifadhi maji safi ya kunywa, chakula na dawa muhimu za angalau siku tatu.</w:t>
            </w:r>
          </w:p>
          <w:p w14:paraId="3C769981" w14:textId="30C7565C" w:rsidR="00D3308D" w:rsidRPr="00997D17" w:rsidRDefault="00F1546C">
            <w:pPr>
              <w:pStyle w:val="ListParagraph"/>
              <w:numPr>
                <w:ilvl w:val="0"/>
                <w:numId w:val="12"/>
              </w:numPr>
              <w:jc w:val="both"/>
              <w:rPr>
                <w:sz w:val="22"/>
                <w:szCs w:val="22"/>
              </w:rPr>
            </w:pPr>
            <w:r w:rsidRPr="00997D17">
              <w:rPr>
                <w:sz w:val="22"/>
                <w:szCs w:val="22"/>
              </w:rPr>
              <w:t>Chaji simu na uwe na redio inayotumia betri kupata taarifa.</w:t>
            </w:r>
          </w:p>
          <w:p w14:paraId="2CEBBFE2" w14:textId="06B1F324" w:rsidR="00D3308D" w:rsidRPr="00997D17" w:rsidRDefault="00F1546C">
            <w:pPr>
              <w:pStyle w:val="ListParagraph"/>
              <w:numPr>
                <w:ilvl w:val="0"/>
                <w:numId w:val="12"/>
              </w:numPr>
              <w:jc w:val="both"/>
              <w:rPr>
                <w:sz w:val="22"/>
                <w:szCs w:val="22"/>
              </w:rPr>
            </w:pPr>
            <w:r w:rsidRPr="00997D17">
              <w:rPr>
                <w:sz w:val="22"/>
                <w:szCs w:val="22"/>
              </w:rPr>
              <w:t>Kamati za Usimamizi wa Maafa za Wilaya na Kata: kutaneni, amilisheni mipango ya dharura, kagueni barabara, madaraja, huduma za umeme, maji na mawasiliano, na wekeni tayari timu za uokoaji, dawa na vifaa.</w:t>
            </w:r>
          </w:p>
        </w:tc>
      </w:tr>
      <w:tr w:rsidR="00D3308D" w:rsidRPr="00997D17" w14:paraId="2DE8172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9B200C7" w14:textId="73C95390" w:rsidR="00D3308D" w:rsidRPr="00997D17" w:rsidRDefault="00A27C4B">
            <w:pPr>
              <w:pStyle w:val="ListParagraph"/>
              <w:numPr>
                <w:ilvl w:val="0"/>
                <w:numId w:val="11"/>
              </w:numPr>
              <w:jc w:val="both"/>
              <w:rPr>
                <w:sz w:val="22"/>
                <w:szCs w:val="22"/>
              </w:rPr>
            </w:pPr>
            <w:r w:rsidRPr="00997D17">
              <w:rPr>
                <w:sz w:val="22"/>
                <w:szCs w:val="22"/>
              </w:rPr>
              <w:t>Unsafe routes to school and possible closure of schools in affected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CD4B3EC" w14:textId="0D97B0F4" w:rsidR="00D3308D" w:rsidRPr="00997D17" w:rsidRDefault="00F1546C">
            <w:pPr>
              <w:pStyle w:val="ListParagraph"/>
              <w:numPr>
                <w:ilvl w:val="0"/>
                <w:numId w:val="11"/>
              </w:numPr>
              <w:jc w:val="both"/>
              <w:rPr>
                <w:sz w:val="22"/>
                <w:szCs w:val="22"/>
              </w:rPr>
            </w:pPr>
            <w:r w:rsidRPr="00997D17">
              <w:rPr>
                <w:sz w:val="22"/>
                <w:szCs w:val="22"/>
              </w:rPr>
              <w:t>Njia zisizo salama kwenda shule na uwezekano wa kufungwa kwa shule katika maeneo yaliyoathirika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7075894" w14:textId="2C70A692" w:rsidR="00D3308D" w:rsidRPr="00997D17" w:rsidRDefault="00FE0A4D">
            <w:pPr>
              <w:pStyle w:val="ListParagraph"/>
              <w:numPr>
                <w:ilvl w:val="0"/>
                <w:numId w:val="12"/>
              </w:numPr>
              <w:jc w:val="both"/>
              <w:rPr>
                <w:sz w:val="22"/>
                <w:szCs w:val="22"/>
              </w:rPr>
            </w:pPr>
            <w:ins w:id="17" w:author="Bonephace Kaijage" w:date="2026-10-14T06:22:00Z" w16du:dateUtc="2026-10-14T04:22:00Z">
              <w:r>
                <w:rPr>
                  <w:sz w:val="22"/>
                  <w:szCs w:val="22"/>
                </w:rPr>
                <w:t>Parents: please keep children from crossing rivers, streams or flooded paths to reach school; knee-deep flowing water can sweep a child away. Agree with the school when pupils stay home or are kept until collected.</w:t>
              </w:r>
            </w:ins>
            <w:del w:id="18" w:author="Bonephace Kaijage" w:date="2026-10-14T06:22:00Z" w16du:dateUtc="2026-10-14T04:22:00Z">
              <w:r w:rsidR="00A27C4B" w:rsidRPr="00997D17" w:rsidDel="00FE0A4D">
                <w:rPr>
                  <w:sz w:val="22"/>
                  <w:szCs w:val="22"/>
                </w:rPr>
                <w:delText>Parents: do not let children cross rivers, streams or flooded paths to reach school.</w:delText>
              </w:r>
            </w:del>
          </w:p>
          <w:p w14:paraId="3FDDD259" w14:textId="6DF3AC5E" w:rsidR="00D3308D" w:rsidRPr="00997D17" w:rsidRDefault="00A27C4B">
            <w:pPr>
              <w:pStyle w:val="ListParagraph"/>
              <w:numPr>
                <w:ilvl w:val="0"/>
                <w:numId w:val="12"/>
              </w:numPr>
              <w:jc w:val="both"/>
              <w:rPr>
                <w:sz w:val="22"/>
                <w:szCs w:val="22"/>
              </w:rPr>
            </w:pPr>
            <w:r w:rsidRPr="00997D17">
              <w:rPr>
                <w:sz w:val="22"/>
                <w:szCs w:val="22"/>
              </w:rPr>
              <w:t>School heads: follow closure directives from the District Education Office.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5133FFC" w14:textId="1F376874" w:rsidR="00A27C4B" w:rsidRPr="00997D17" w:rsidRDefault="00F1546C">
            <w:pPr>
              <w:pStyle w:val="ListParagraph"/>
              <w:numPr>
                <w:ilvl w:val="0"/>
                <w:numId w:val="12"/>
              </w:numPr>
              <w:jc w:val="both"/>
              <w:rPr>
                <w:sz w:val="22"/>
                <w:szCs w:val="22"/>
              </w:rPr>
            </w:pPr>
            <w:r w:rsidRPr="00997D17">
              <w:rPr>
                <w:sz w:val="22"/>
                <w:szCs w:val="22"/>
              </w:rPr>
              <w:t>Wazazi: msiwaruhusu watoto kuvuka mito, vijito au njia zilizojaa maji kwenda shule.</w:t>
            </w:r>
          </w:p>
          <w:p w14:paraId="3BDB7D18" w14:textId="382882D7" w:rsidR="00D3308D" w:rsidRPr="00997D17" w:rsidRDefault="00A27C4B">
            <w:pPr>
              <w:pStyle w:val="ListParagraph"/>
              <w:numPr>
                <w:ilvl w:val="0"/>
                <w:numId w:val="12"/>
              </w:numPr>
              <w:jc w:val="both"/>
              <w:rPr>
                <w:sz w:val="22"/>
                <w:szCs w:val="22"/>
              </w:rPr>
            </w:pPr>
            <w:r w:rsidRPr="00997D17">
              <w:rPr>
                <w:sz w:val="22"/>
                <w:szCs w:val="22"/>
              </w:rPr>
              <w:t>Wakuu wa shule: fuateni maelekezo ya kufunga shule kutoka Ofisi ya Elimu ya Wilaya.</w:t>
            </w:r>
          </w:p>
          <w:p w14:paraId="6E5AD69C" w14:textId="29F2482C" w:rsidR="00D3308D" w:rsidRPr="00997D17" w:rsidRDefault="00D3308D">
            <w:pPr>
              <w:pStyle w:val="ListParagraph"/>
              <w:numPr>
                <w:ilvl w:val="0"/>
                <w:numId w:val="12"/>
              </w:numPr>
              <w:jc w:val="both"/>
              <w:rPr>
                <w:sz w:val="22"/>
                <w:szCs w:val="22"/>
              </w:rPr>
            </w:pPr>
          </w:p>
        </w:tc>
      </w:tr>
      <w:tr w:rsidR="00D3308D" w:rsidRPr="00997D17" w14:paraId="58FB231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BCD365E" w14:textId="4EC78D62" w:rsidR="00D3308D" w:rsidRPr="00997D17" w:rsidRDefault="00F1546C">
            <w:pPr>
              <w:pStyle w:val="ListParagraph"/>
              <w:numPr>
                <w:ilvl w:val="0"/>
                <w:numId w:val="11"/>
              </w:numPr>
              <w:jc w:val="both"/>
              <w:rPr>
                <w:sz w:val="22"/>
                <w:szCs w:val="22"/>
              </w:rPr>
            </w:pPr>
            <w:r w:rsidRPr="00997D17">
              <w:rPr>
                <w:sz w:val="22"/>
                <w:szCs w:val="22"/>
              </w:rPr>
              <w:lastRenderedPageBreak/>
              <w:t>High risk of landslides and mudflows in hazardous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AAB9003" w14:textId="5887DACB" w:rsidR="00D3308D" w:rsidRPr="00997D17" w:rsidRDefault="00F1546C">
            <w:pPr>
              <w:pStyle w:val="ListParagraph"/>
              <w:numPr>
                <w:ilvl w:val="0"/>
                <w:numId w:val="11"/>
              </w:numPr>
              <w:jc w:val="both"/>
              <w:rPr>
                <w:sz w:val="22"/>
                <w:szCs w:val="22"/>
              </w:rPr>
            </w:pPr>
            <w:r w:rsidRPr="00997D17">
              <w:rPr>
                <w:sz w:val="22"/>
                <w:szCs w:val="22"/>
              </w:rPr>
              <w:t>Hatari kubwa ya maporomoko ya ardhi na tope katika maeneo hatarishi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2C09117" w14:textId="07E40BDA" w:rsidR="00D3308D" w:rsidRPr="00997D17" w:rsidRDefault="00FE0A4D">
            <w:pPr>
              <w:pStyle w:val="ListParagraph"/>
              <w:numPr>
                <w:ilvl w:val="0"/>
                <w:numId w:val="12"/>
              </w:numPr>
              <w:jc w:val="both"/>
              <w:rPr>
                <w:sz w:val="22"/>
                <w:szCs w:val="22"/>
              </w:rPr>
            </w:pPr>
            <w:ins w:id="19" w:author="Bonephace Kaijage" w:date="2026-10-14T06:22:00Z" w16du:dateUtc="2026-10-14T04:22:00Z">
              <w:r>
                <w:rPr>
                  <w:sz w:val="22"/>
                  <w:szCs w:val="22"/>
                </w:rPr>
                <w:t>Households on landslide-prone slopes or at the foot of mountains: please move to your agreed safe place before nightfall or the next heavy downpour; slopes give way with little warning once the soil is soaked, and it is harder to move people in the dark.</w:t>
              </w:r>
            </w:ins>
            <w:del w:id="20" w:author="Bonephace Kaijage" w:date="2026-10-14T06:22:00Z" w16du:dateUtc="2026-10-14T04:22:00Z">
              <w:r w:rsidR="00F1546C" w:rsidRPr="00997D17" w:rsidDel="00FE0A4D">
                <w:rPr>
                  <w:sz w:val="22"/>
                  <w:szCs w:val="22"/>
                </w:rPr>
                <w:delText>Households on landslide-prone slopes or at the foot of mountains: move to a safe place before nightfall or heavy downpours.</w:delText>
              </w:r>
            </w:del>
          </w:p>
          <w:p w14:paraId="208AFC92" w14:textId="5FC121DB" w:rsidR="00D3308D" w:rsidRPr="00997D17" w:rsidRDefault="00F1546C">
            <w:pPr>
              <w:pStyle w:val="ListParagraph"/>
              <w:numPr>
                <w:ilvl w:val="0"/>
                <w:numId w:val="12"/>
              </w:numPr>
              <w:jc w:val="both"/>
              <w:rPr>
                <w:sz w:val="22"/>
                <w:szCs w:val="22"/>
              </w:rPr>
            </w:pPr>
            <w:r w:rsidRPr="00997D17">
              <w:rPr>
                <w:sz w:val="22"/>
                <w:szCs w:val="22"/>
              </w:rPr>
              <w:t xml:space="preserve">Keep away from stream channels and gullies </w:t>
            </w:r>
            <w:r w:rsidR="00A941FF" w:rsidRPr="00997D17">
              <w:rPr>
                <w:sz w:val="22"/>
                <w:szCs w:val="22"/>
              </w:rPr>
              <w:t>below</w:t>
            </w:r>
            <w:r w:rsidRPr="00997D17">
              <w:rPr>
                <w:sz w:val="22"/>
                <w:szCs w:val="22"/>
              </w:rPr>
              <w:t xml:space="preserve"> mountains, especially at night.</w:t>
            </w:r>
          </w:p>
          <w:p w14:paraId="6E82C513" w14:textId="2603B7FF" w:rsidR="00F1546C" w:rsidRPr="00997D17" w:rsidRDefault="00F1546C">
            <w:pPr>
              <w:pStyle w:val="ListParagraph"/>
              <w:numPr>
                <w:ilvl w:val="0"/>
                <w:numId w:val="12"/>
              </w:numPr>
              <w:jc w:val="both"/>
              <w:rPr>
                <w:sz w:val="22"/>
                <w:szCs w:val="22"/>
              </w:rPr>
            </w:pPr>
            <w:r w:rsidRPr="00997D17">
              <w:rPr>
                <w:sz w:val="22"/>
                <w:szCs w:val="22"/>
              </w:rPr>
              <w:t>Stop all farming, quarrying and small-scale mining on steep slopes and in pits.</w:t>
            </w:r>
          </w:p>
          <w:p w14:paraId="0F081F05" w14:textId="29CF4B63" w:rsidR="00D3308D" w:rsidRPr="00997D17" w:rsidRDefault="00F1546C">
            <w:pPr>
              <w:pStyle w:val="ListParagraph"/>
              <w:numPr>
                <w:ilvl w:val="0"/>
                <w:numId w:val="12"/>
              </w:numPr>
              <w:jc w:val="both"/>
              <w:rPr>
                <w:sz w:val="22"/>
                <w:szCs w:val="22"/>
              </w:rPr>
            </w:pPr>
            <w:r w:rsidRPr="00997D17">
              <w:rPr>
                <w:sz w:val="22"/>
                <w:szCs w:val="22"/>
              </w:rPr>
              <w:t>Report cracks, tilting trees or muddy springs to local leaders immediately.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9ABC36" w14:textId="77B667E2" w:rsidR="00D3308D" w:rsidRPr="00997D17" w:rsidRDefault="00F1546C">
            <w:pPr>
              <w:pStyle w:val="ListParagraph"/>
              <w:numPr>
                <w:ilvl w:val="0"/>
                <w:numId w:val="12"/>
              </w:numPr>
              <w:jc w:val="both"/>
              <w:rPr>
                <w:sz w:val="22"/>
                <w:szCs w:val="22"/>
              </w:rPr>
            </w:pPr>
            <w:r w:rsidRPr="00997D17">
              <w:rPr>
                <w:sz w:val="22"/>
                <w:szCs w:val="22"/>
              </w:rPr>
              <w:t>Kaya zilizo kwenye miteremko hatarishi au chini ya milima: hameni kwenda mahali salama kabla ya usiku au mvua kubwa.</w:t>
            </w:r>
          </w:p>
          <w:p w14:paraId="5C3342B3" w14:textId="6E80A7AC" w:rsidR="00D3308D" w:rsidRPr="00997D17" w:rsidRDefault="00F1546C">
            <w:pPr>
              <w:pStyle w:val="ListParagraph"/>
              <w:numPr>
                <w:ilvl w:val="0"/>
                <w:numId w:val="12"/>
              </w:numPr>
              <w:jc w:val="both"/>
              <w:rPr>
                <w:sz w:val="22"/>
                <w:szCs w:val="22"/>
              </w:rPr>
            </w:pPr>
            <w:r w:rsidRPr="00997D17">
              <w:rPr>
                <w:sz w:val="22"/>
                <w:szCs w:val="22"/>
              </w:rPr>
              <w:t>Kaeni mbali na mikondo ya vijito na makorongo yanayotoka milimani, hasa usiku.</w:t>
            </w:r>
          </w:p>
          <w:p w14:paraId="17F734FB" w14:textId="0C911112" w:rsidR="00F1546C" w:rsidRPr="00997D17" w:rsidRDefault="00F1546C">
            <w:pPr>
              <w:pStyle w:val="ListParagraph"/>
              <w:numPr>
                <w:ilvl w:val="0"/>
                <w:numId w:val="12"/>
              </w:numPr>
              <w:jc w:val="both"/>
              <w:rPr>
                <w:sz w:val="22"/>
                <w:szCs w:val="22"/>
              </w:rPr>
            </w:pPr>
            <w:r w:rsidRPr="00997D17">
              <w:rPr>
                <w:sz w:val="22"/>
                <w:szCs w:val="22"/>
              </w:rPr>
              <w:t>Sitisheni kilimo, uchimbaji wa kokoto na uchimbaji mdogo wa madini kwenye miteremko mikali na mashimoni.</w:t>
            </w:r>
          </w:p>
          <w:p w14:paraId="3592BA20" w14:textId="01B850D6" w:rsidR="00D3308D" w:rsidRPr="00997D17" w:rsidRDefault="00F1546C">
            <w:pPr>
              <w:pStyle w:val="ListParagraph"/>
              <w:numPr>
                <w:ilvl w:val="0"/>
                <w:numId w:val="12"/>
              </w:numPr>
              <w:jc w:val="both"/>
              <w:rPr>
                <w:sz w:val="22"/>
                <w:szCs w:val="22"/>
              </w:rPr>
            </w:pPr>
            <w:r w:rsidRPr="00997D17">
              <w:rPr>
                <w:sz w:val="22"/>
                <w:szCs w:val="22"/>
              </w:rPr>
              <w:t>Toeni taarifa ya nyufa, miti kuinama au chemchemi za tope kwa viongozi wa eneo mara moja.</w:t>
            </w:r>
          </w:p>
        </w:tc>
      </w:tr>
      <w:tr w:rsidR="00D3308D" w:rsidRPr="000343A2" w14:paraId="3681B81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7DC514" w14:textId="34489856" w:rsidR="00D3308D" w:rsidRPr="00997D17" w:rsidRDefault="00A27C4B">
            <w:pPr>
              <w:pStyle w:val="ListParagraph"/>
              <w:numPr>
                <w:ilvl w:val="0"/>
                <w:numId w:val="11"/>
              </w:numPr>
              <w:jc w:val="both"/>
              <w:rPr>
                <w:sz w:val="22"/>
                <w:szCs w:val="22"/>
              </w:rPr>
            </w:pPr>
            <w:r w:rsidRPr="00997D17">
              <w:rPr>
                <w:sz w:val="22"/>
                <w:szCs w:val="22"/>
              </w:rPr>
              <w:lastRenderedPageBreak/>
              <w:t>Evacuation of people from high-risk areas may become necessary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4FE720C" w14:textId="50DD4D40" w:rsidR="00D3308D" w:rsidRPr="00997D17" w:rsidRDefault="00F1546C">
            <w:pPr>
              <w:pStyle w:val="ListParagraph"/>
              <w:numPr>
                <w:ilvl w:val="0"/>
                <w:numId w:val="11"/>
              </w:numPr>
              <w:jc w:val="both"/>
              <w:rPr>
                <w:sz w:val="22"/>
                <w:szCs w:val="22"/>
              </w:rPr>
            </w:pPr>
            <w:r w:rsidRPr="00997D17">
              <w:rPr>
                <w:sz w:val="22"/>
                <w:szCs w:val="22"/>
              </w:rPr>
              <w:t>Uhamishaji wa watu kutoka maeneo hatarishi unaweza kuhitajika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06A11C6" w14:textId="54E97913" w:rsidR="00D3308D" w:rsidRPr="00997D17" w:rsidRDefault="00A27C4B">
            <w:pPr>
              <w:pStyle w:val="ListParagraph"/>
              <w:numPr>
                <w:ilvl w:val="0"/>
                <w:numId w:val="12"/>
              </w:numPr>
              <w:jc w:val="both"/>
              <w:rPr>
                <w:sz w:val="22"/>
                <w:szCs w:val="22"/>
              </w:rPr>
            </w:pPr>
            <w:r w:rsidRPr="00997D17">
              <w:rPr>
                <w:sz w:val="22"/>
                <w:szCs w:val="22"/>
              </w:rPr>
              <w:t>Prepare an emergency bag: documents, medicines, water, torch and phone charger.</w:t>
            </w:r>
          </w:p>
          <w:p w14:paraId="263616B6" w14:textId="15978E11" w:rsidR="00F1546C" w:rsidRPr="00997D17" w:rsidRDefault="00A27C4B">
            <w:pPr>
              <w:pStyle w:val="ListParagraph"/>
              <w:numPr>
                <w:ilvl w:val="0"/>
                <w:numId w:val="12"/>
              </w:numPr>
              <w:jc w:val="both"/>
              <w:rPr>
                <w:sz w:val="22"/>
                <w:szCs w:val="22"/>
              </w:rPr>
            </w:pPr>
            <w:r w:rsidRPr="00997D17">
              <w:rPr>
                <w:sz w:val="22"/>
                <w:szCs w:val="22"/>
              </w:rPr>
              <w:t>Know your nearest safe shelter and the route to it.</w:t>
            </w:r>
          </w:p>
          <w:p w14:paraId="2038A37C" w14:textId="041212DF" w:rsidR="00D3308D" w:rsidRPr="00997D17" w:rsidRDefault="00F1546C">
            <w:pPr>
              <w:pStyle w:val="ListParagraph"/>
              <w:numPr>
                <w:ilvl w:val="0"/>
                <w:numId w:val="12"/>
              </w:numPr>
              <w:jc w:val="both"/>
              <w:rPr>
                <w:sz w:val="22"/>
                <w:szCs w:val="22"/>
              </w:rPr>
            </w:pPr>
            <w:r w:rsidRPr="00997D17">
              <w:rPr>
                <w:sz w:val="22"/>
                <w:szCs w:val="22"/>
              </w:rPr>
              <w:t>District and Ward Committees: open temporary shelters and alert communities by radio, loudspeaker and door-to-door.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8808E3" w14:textId="561F552F" w:rsidR="00A27C4B" w:rsidRPr="00997D17" w:rsidRDefault="00A27C4B">
            <w:pPr>
              <w:pStyle w:val="ListParagraph"/>
              <w:numPr>
                <w:ilvl w:val="0"/>
                <w:numId w:val="12"/>
              </w:numPr>
              <w:jc w:val="both"/>
              <w:rPr>
                <w:sz w:val="22"/>
                <w:szCs w:val="22"/>
                <w:lang w:val="sv-SE"/>
              </w:rPr>
            </w:pPr>
            <w:r w:rsidRPr="00997D17">
              <w:rPr>
                <w:sz w:val="22"/>
                <w:szCs w:val="22"/>
                <w:lang w:val="sv-SE"/>
              </w:rPr>
              <w:t>Andaa begi la dharura: nyaraka, dawa, maji, tochi na chaja ya simu.</w:t>
            </w:r>
          </w:p>
          <w:p w14:paraId="37E49B9F" w14:textId="009B6E47" w:rsidR="00D3308D" w:rsidRPr="00997D17" w:rsidRDefault="00A27C4B">
            <w:pPr>
              <w:pStyle w:val="ListParagraph"/>
              <w:numPr>
                <w:ilvl w:val="0"/>
                <w:numId w:val="12"/>
              </w:numPr>
              <w:jc w:val="both"/>
              <w:rPr>
                <w:sz w:val="22"/>
                <w:szCs w:val="22"/>
                <w:lang w:val="sv-SE"/>
              </w:rPr>
            </w:pPr>
            <w:r w:rsidRPr="00997D17">
              <w:rPr>
                <w:sz w:val="22"/>
                <w:szCs w:val="22"/>
                <w:lang w:val="sv-SE"/>
              </w:rPr>
              <w:t>Fahamu makazi salama ya muda yaliyo karibu na njia ya kufika huko.</w:t>
            </w:r>
          </w:p>
          <w:p w14:paraId="5832F8DA" w14:textId="36FD1341" w:rsidR="00D3308D" w:rsidRPr="00997D17" w:rsidRDefault="00F1546C">
            <w:pPr>
              <w:pStyle w:val="ListParagraph"/>
              <w:numPr>
                <w:ilvl w:val="0"/>
                <w:numId w:val="12"/>
              </w:numPr>
              <w:jc w:val="both"/>
              <w:rPr>
                <w:sz w:val="22"/>
                <w:szCs w:val="22"/>
                <w:lang w:val="sv-SE"/>
              </w:rPr>
            </w:pPr>
            <w:r w:rsidRPr="00997D17">
              <w:rPr>
                <w:sz w:val="22"/>
                <w:szCs w:val="22"/>
                <w:lang w:val="sv-SE"/>
              </w:rPr>
              <w:t>Kamati za Wilaya na Kata: fungueni makazi ya muda na toeni tahadhari kwa jamii kupitia redio, vipaza sauti na nyumba kwa nyumba.</w:t>
            </w:r>
          </w:p>
        </w:tc>
      </w:tr>
      <w:tr w:rsidR="00513C7E" w:rsidRPr="00997D17" w14:paraId="43E1903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1C61427" w14:textId="3F675D49" w:rsidR="00513C7E" w:rsidRPr="00997D17" w:rsidRDefault="00513C7E">
            <w:pPr>
              <w:pStyle w:val="ListParagraph"/>
              <w:numPr>
                <w:ilvl w:val="0"/>
                <w:numId w:val="11"/>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6FFDDBB" w14:textId="7B728D49" w:rsidR="00513C7E" w:rsidRPr="00997D17" w:rsidRDefault="00513C7E">
            <w:pPr>
              <w:pStyle w:val="ListParagraph"/>
              <w:numPr>
                <w:ilvl w:val="0"/>
                <w:numId w:val="11"/>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0DC5AF" w14:textId="77777777" w:rsidR="00513C7E" w:rsidRPr="00997D17" w:rsidRDefault="00513C7E">
            <w:pPr>
              <w:pStyle w:val="ListParagraph"/>
              <w:numPr>
                <w:ilvl w:val="0"/>
                <w:numId w:val="12"/>
              </w:numPr>
              <w:jc w:val="both"/>
              <w:rPr>
                <w:sz w:val="22"/>
                <w:szCs w:val="22"/>
              </w:rPr>
            </w:pPr>
            <w:r w:rsidRPr="00997D17">
              <w:rPr>
                <w:sz w:val="22"/>
                <w:szCs w:val="22"/>
              </w:rPr>
              <w:t>Please continue to follow updates from TMA, Disaster Management Committees and local leaders.</w:t>
            </w:r>
          </w:p>
          <w:p w14:paraId="40EA264D" w14:textId="58657FD9" w:rsidR="00513C7E" w:rsidRPr="00997D17" w:rsidRDefault="00513C7E">
            <w:pPr>
              <w:pStyle w:val="ListParagraph"/>
              <w:numPr>
                <w:ilvl w:val="0"/>
                <w:numId w:val="12"/>
              </w:numPr>
              <w:jc w:val="both"/>
              <w:rPr>
                <w:sz w:val="22"/>
                <w:szCs w:val="22"/>
              </w:rPr>
            </w:pPr>
            <w:r w:rsidRPr="00997D17">
              <w:rPr>
                <w:sz w:val="22"/>
                <w:szCs w:val="22"/>
              </w:rPr>
              <w:t>This warning remains in force until the authorities lower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EE10B75" w14:textId="77777777" w:rsidR="00513C7E" w:rsidRPr="00997D17" w:rsidRDefault="00513C7E">
            <w:pPr>
              <w:pStyle w:val="ListParagraph"/>
              <w:numPr>
                <w:ilvl w:val="0"/>
                <w:numId w:val="12"/>
              </w:numPr>
              <w:jc w:val="both"/>
              <w:rPr>
                <w:sz w:val="22"/>
                <w:szCs w:val="22"/>
              </w:rPr>
            </w:pPr>
            <w:r w:rsidRPr="00997D17">
              <w:rPr>
                <w:sz w:val="22"/>
                <w:szCs w:val="22"/>
              </w:rPr>
              <w:t>Tafadhali endeleeni kufuatilia taarifa za TMA, Kamati za Usimamizi wa Maafa na viongozi wa eneo.</w:t>
            </w:r>
          </w:p>
          <w:p w14:paraId="71CC40DF" w14:textId="2A815EB9" w:rsidR="00513C7E" w:rsidRPr="00997D17" w:rsidRDefault="00513C7E">
            <w:pPr>
              <w:pStyle w:val="ListParagraph"/>
              <w:numPr>
                <w:ilvl w:val="0"/>
                <w:numId w:val="12"/>
              </w:numPr>
              <w:jc w:val="both"/>
              <w:rPr>
                <w:sz w:val="22"/>
                <w:szCs w:val="22"/>
              </w:rPr>
            </w:pPr>
            <w:r w:rsidRPr="00997D17">
              <w:rPr>
                <w:sz w:val="22"/>
                <w:szCs w:val="22"/>
              </w:rPr>
              <w:t>Tahadhari hii itaendelea kutumika hadi mamlaka zitakapoishusha au kuiondoa rasmi.</w:t>
            </w:r>
          </w:p>
        </w:tc>
      </w:tr>
    </w:tbl>
    <w:p w14:paraId="297FE542" w14:textId="77777777" w:rsidR="00D3308D" w:rsidRPr="00997D17" w:rsidRDefault="00D3308D" w:rsidP="000359A0">
      <w:pPr>
        <w:jc w:val="both"/>
        <w:rPr>
          <w:sz w:val="22"/>
          <w:szCs w:val="22"/>
        </w:rPr>
      </w:pPr>
    </w:p>
    <w:p w14:paraId="2A8AD079"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D3308D" w:rsidRPr="00997D17" w14:paraId="2002A5E3" w14:textId="77777777" w:rsidTr="002204F6">
        <w:tc>
          <w:tcPr>
            <w:tcW w:w="456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2A6C6DFA" w14:textId="77777777" w:rsidR="00D3308D" w:rsidRPr="00997D17" w:rsidRDefault="00D3308D" w:rsidP="000359A0">
            <w:pPr>
              <w:jc w:val="both"/>
              <w:rPr>
                <w:sz w:val="22"/>
                <w:szCs w:val="22"/>
              </w:rPr>
            </w:pPr>
            <w:r w:rsidRPr="00997D17">
              <w:rPr>
                <w:sz w:val="22"/>
                <w:szCs w:val="22"/>
              </w:rPr>
              <w:t>MAJOR WARNING</w:t>
            </w:r>
          </w:p>
        </w:tc>
        <w:tc>
          <w:tcPr>
            <w:tcW w:w="684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1CC3D641" w14:textId="77777777" w:rsidR="00D3308D" w:rsidRPr="00997D17" w:rsidRDefault="00D3308D" w:rsidP="000359A0">
            <w:pPr>
              <w:jc w:val="both"/>
              <w:rPr>
                <w:sz w:val="22"/>
                <w:szCs w:val="22"/>
              </w:rPr>
            </w:pPr>
            <w:r w:rsidRPr="00997D17">
              <w:rPr>
                <w:sz w:val="22"/>
                <w:szCs w:val="22"/>
              </w:rPr>
              <w:t>TAKE ACTION IMMEDIATELY</w:t>
            </w:r>
          </w:p>
        </w:tc>
        <w:tc>
          <w:tcPr>
            <w:tcW w:w="228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1FFF4B90" w14:textId="77777777" w:rsidR="00D3308D" w:rsidRPr="00997D17" w:rsidRDefault="00D3308D" w:rsidP="000359A0">
            <w:pPr>
              <w:jc w:val="both"/>
              <w:rPr>
                <w:sz w:val="22"/>
                <w:szCs w:val="22"/>
              </w:rPr>
            </w:pPr>
            <w:r w:rsidRPr="00997D17">
              <w:rPr>
                <w:sz w:val="22"/>
                <w:szCs w:val="22"/>
              </w:rPr>
              <w:t>LEVEL 3</w:t>
            </w:r>
          </w:p>
        </w:tc>
      </w:tr>
    </w:tbl>
    <w:p w14:paraId="20A2AF63" w14:textId="77777777" w:rsidR="00D3308D" w:rsidRPr="00997D17" w:rsidRDefault="00D3308D" w:rsidP="000359A0">
      <w:pPr>
        <w:jc w:val="both"/>
        <w:rPr>
          <w:sz w:val="22"/>
          <w:szCs w:val="22"/>
        </w:rPr>
      </w:pPr>
    </w:p>
    <w:p w14:paraId="5F2BD212"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D3308D" w:rsidRPr="00997D17" w14:paraId="670F5637"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F26E511" w14:textId="77777777" w:rsidR="00D3308D" w:rsidRPr="00997D17" w:rsidRDefault="00D3308D" w:rsidP="000359A0">
            <w:pPr>
              <w:jc w:val="both"/>
              <w:rPr>
                <w:sz w:val="22"/>
                <w:szCs w:val="22"/>
              </w:rPr>
            </w:pPr>
            <w:r w:rsidRPr="00997D17">
              <w:rPr>
                <w:sz w:val="22"/>
                <w:szCs w:val="22"/>
              </w:rPr>
              <w:lastRenderedPageBreak/>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22E7F91" w14:textId="77777777" w:rsidR="00D3308D" w:rsidRPr="00997D17" w:rsidRDefault="00D3308D"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CE08E9A" w14:textId="7EF088DE" w:rsidR="00D3308D" w:rsidRPr="00997D17" w:rsidRDefault="00D3308D"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DCB9B3D" w14:textId="0FDB5E6E" w:rsidR="00D3308D" w:rsidRPr="00997D17" w:rsidRDefault="00D3308D" w:rsidP="000359A0">
            <w:pPr>
              <w:jc w:val="both"/>
              <w:rPr>
                <w:sz w:val="22"/>
                <w:szCs w:val="22"/>
              </w:rPr>
            </w:pPr>
            <w:r w:rsidRPr="00997D17">
              <w:rPr>
                <w:sz w:val="22"/>
                <w:szCs w:val="22"/>
              </w:rPr>
              <w:t>HATUA (SW)</w:t>
            </w:r>
          </w:p>
        </w:tc>
      </w:tr>
      <w:tr w:rsidR="00D3308D" w:rsidRPr="00997D17" w14:paraId="28506F0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26B5AC4" w14:textId="6DC26CD0" w:rsidR="00D3308D" w:rsidRPr="00997D17" w:rsidRDefault="00A27C4B">
            <w:pPr>
              <w:pStyle w:val="ListParagraph"/>
              <w:numPr>
                <w:ilvl w:val="0"/>
                <w:numId w:val="13"/>
              </w:numPr>
              <w:jc w:val="both"/>
              <w:rPr>
                <w:sz w:val="22"/>
                <w:szCs w:val="22"/>
              </w:rPr>
            </w:pPr>
            <w:r w:rsidRPr="00997D17">
              <w:rPr>
                <w:sz w:val="22"/>
                <w:szCs w:val="22"/>
              </w:rPr>
              <w:t>Severe, widespread heavy rainfall affecting whole communities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85E26C" w14:textId="56D55302" w:rsidR="00D3308D" w:rsidRPr="00997D17" w:rsidRDefault="00F1546C">
            <w:pPr>
              <w:pStyle w:val="ListParagraph"/>
              <w:numPr>
                <w:ilvl w:val="0"/>
                <w:numId w:val="13"/>
              </w:numPr>
              <w:jc w:val="both"/>
              <w:rPr>
                <w:sz w:val="22"/>
                <w:szCs w:val="22"/>
              </w:rPr>
            </w:pPr>
            <w:r w:rsidRPr="00997D17">
              <w:rPr>
                <w:sz w:val="22"/>
                <w:szCs w:val="22"/>
              </w:rPr>
              <w:t>Mvua kubwa kali iliyoenea inayoathiri jamii nzima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A4C458A" w14:textId="50DE5FD9" w:rsidR="00D3308D" w:rsidRPr="00997D17" w:rsidRDefault="00513C7E">
            <w:pPr>
              <w:pStyle w:val="ListParagraph"/>
              <w:numPr>
                <w:ilvl w:val="0"/>
                <w:numId w:val="13"/>
              </w:numPr>
              <w:jc w:val="both"/>
              <w:rPr>
                <w:sz w:val="22"/>
                <w:szCs w:val="22"/>
              </w:rPr>
            </w:pPr>
            <w:r w:rsidRPr="00997D17">
              <w:rPr>
                <w:sz w:val="22"/>
                <w:szCs w:val="22"/>
              </w:rPr>
              <w:t>Residents of flood- or landslide-prone areas: please move early to higher ground or an official shelter, following guidance from Village/Mtaa leaders.</w:t>
            </w:r>
          </w:p>
          <w:p w14:paraId="3B14A629" w14:textId="42EF6E0B" w:rsidR="00D3308D" w:rsidRPr="00997D17" w:rsidRDefault="00513C7E">
            <w:pPr>
              <w:pStyle w:val="ListParagraph"/>
              <w:numPr>
                <w:ilvl w:val="0"/>
                <w:numId w:val="13"/>
              </w:numPr>
              <w:jc w:val="both"/>
              <w:rPr>
                <w:sz w:val="22"/>
                <w:szCs w:val="22"/>
              </w:rPr>
            </w:pPr>
            <w:r w:rsidRPr="00997D17">
              <w:rPr>
                <w:sz w:val="22"/>
                <w:szCs w:val="22"/>
              </w:rPr>
              <w:t>Please do not go back for belongings.</w:t>
            </w:r>
          </w:p>
          <w:p w14:paraId="368AC807" w14:textId="7AF71EFB" w:rsidR="00F1546C" w:rsidRPr="00997D17" w:rsidRDefault="00F1546C">
            <w:pPr>
              <w:pStyle w:val="ListParagraph"/>
              <w:numPr>
                <w:ilvl w:val="0"/>
                <w:numId w:val="13"/>
              </w:numPr>
              <w:jc w:val="both"/>
              <w:rPr>
                <w:sz w:val="22"/>
                <w:szCs w:val="22"/>
              </w:rPr>
            </w:pPr>
            <w:r w:rsidRPr="00997D17">
              <w:rPr>
                <w:sz w:val="22"/>
                <w:szCs w:val="22"/>
              </w:rPr>
              <w:t>Everyone else: stay inside solid buildings.</w:t>
            </w:r>
          </w:p>
          <w:p w14:paraId="2237435F" w14:textId="052876C9" w:rsidR="00D3308D" w:rsidRPr="00997D17" w:rsidRDefault="00F1546C">
            <w:pPr>
              <w:pStyle w:val="ListParagraph"/>
              <w:numPr>
                <w:ilvl w:val="0"/>
                <w:numId w:val="13"/>
              </w:numPr>
              <w:jc w:val="both"/>
              <w:rPr>
                <w:sz w:val="22"/>
                <w:szCs w:val="22"/>
              </w:rPr>
            </w:pPr>
            <w:r w:rsidRPr="00997D17">
              <w:rPr>
                <w:sz w:val="22"/>
                <w:szCs w:val="22"/>
              </w:rPr>
              <w:t>Follow instructions from Disaster Management Committees, the Police Force and the Fire and Rescue Force.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D204A23" w14:textId="756C6F4D" w:rsidR="00D3308D" w:rsidRPr="00997D17" w:rsidRDefault="00513C7E">
            <w:pPr>
              <w:pStyle w:val="ListParagraph"/>
              <w:numPr>
                <w:ilvl w:val="0"/>
                <w:numId w:val="13"/>
              </w:numPr>
              <w:jc w:val="both"/>
              <w:rPr>
                <w:sz w:val="22"/>
                <w:szCs w:val="22"/>
              </w:rPr>
            </w:pPr>
            <w:r w:rsidRPr="00997D17">
              <w:rPr>
                <w:sz w:val="22"/>
                <w:szCs w:val="22"/>
              </w:rPr>
              <w:t>Wakazi wa maeneo hatarishi ya mafuriko au maporomoko: tafadhali hamieni mapema maeneo ya mwinuko au makazi rasmi ya muda, kwa kufuata maelekezo ya viongozi wa Kijiji/Mtaa.</w:t>
            </w:r>
          </w:p>
          <w:p w14:paraId="1AC8E427" w14:textId="2930D1DB" w:rsidR="00D3308D" w:rsidRPr="00997D17" w:rsidRDefault="00513C7E">
            <w:pPr>
              <w:pStyle w:val="ListParagraph"/>
              <w:numPr>
                <w:ilvl w:val="0"/>
                <w:numId w:val="13"/>
              </w:numPr>
              <w:jc w:val="both"/>
              <w:rPr>
                <w:sz w:val="22"/>
                <w:szCs w:val="22"/>
              </w:rPr>
            </w:pPr>
            <w:r w:rsidRPr="00997D17">
              <w:rPr>
                <w:sz w:val="22"/>
                <w:szCs w:val="22"/>
              </w:rPr>
              <w:t>Tafadhali usirudi kufuata mali.</w:t>
            </w:r>
          </w:p>
          <w:p w14:paraId="4572D692" w14:textId="0DD9AABA" w:rsidR="00F1546C" w:rsidRPr="00997D17" w:rsidRDefault="00F1546C">
            <w:pPr>
              <w:pStyle w:val="ListParagraph"/>
              <w:numPr>
                <w:ilvl w:val="0"/>
                <w:numId w:val="13"/>
              </w:numPr>
              <w:jc w:val="both"/>
              <w:rPr>
                <w:sz w:val="22"/>
                <w:szCs w:val="22"/>
              </w:rPr>
            </w:pPr>
            <w:r w:rsidRPr="00997D17">
              <w:rPr>
                <w:sz w:val="22"/>
                <w:szCs w:val="22"/>
              </w:rPr>
              <w:t>Wengine wote: bakini ndani ya majengo imara.</w:t>
            </w:r>
          </w:p>
          <w:p w14:paraId="27E571EE" w14:textId="619E79B3" w:rsidR="00D3308D" w:rsidRPr="00997D17" w:rsidRDefault="00F1546C">
            <w:pPr>
              <w:pStyle w:val="ListParagraph"/>
              <w:numPr>
                <w:ilvl w:val="0"/>
                <w:numId w:val="13"/>
              </w:numPr>
              <w:jc w:val="both"/>
              <w:rPr>
                <w:sz w:val="22"/>
                <w:szCs w:val="22"/>
              </w:rPr>
            </w:pPr>
            <w:r w:rsidRPr="00997D17">
              <w:rPr>
                <w:sz w:val="22"/>
                <w:szCs w:val="22"/>
              </w:rPr>
              <w:t>Fuata maelekezo ya Kamati za Usimamizi wa Maafa, Jeshi la Polisi na Jeshi la Zimamoto na Uokoaji.</w:t>
            </w:r>
          </w:p>
        </w:tc>
      </w:tr>
      <w:tr w:rsidR="00D3308D" w:rsidRPr="000343A2" w14:paraId="0D69FA0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0C163BF" w14:textId="206B2B00" w:rsidR="00D3308D" w:rsidRPr="00997D17" w:rsidRDefault="00D3308D">
            <w:pPr>
              <w:pStyle w:val="ListParagraph"/>
              <w:numPr>
                <w:ilvl w:val="0"/>
                <w:numId w:val="13"/>
              </w:numPr>
              <w:jc w:val="both"/>
              <w:rPr>
                <w:sz w:val="22"/>
                <w:szCs w:val="22"/>
              </w:rPr>
            </w:pPr>
            <w:r w:rsidRPr="00997D17">
              <w:rPr>
                <w:sz w:val="22"/>
                <w:szCs w:val="22"/>
              </w:rPr>
              <w:t>Severe loss of visibility making travel extremely dangerous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61C734D" w14:textId="7277684D" w:rsidR="00D3308D" w:rsidRPr="00997D17" w:rsidRDefault="00F1546C">
            <w:pPr>
              <w:pStyle w:val="ListParagraph"/>
              <w:numPr>
                <w:ilvl w:val="0"/>
                <w:numId w:val="13"/>
              </w:numPr>
              <w:jc w:val="both"/>
              <w:rPr>
                <w:sz w:val="22"/>
                <w:szCs w:val="22"/>
              </w:rPr>
            </w:pPr>
            <w:r w:rsidRPr="00997D17">
              <w:rPr>
                <w:sz w:val="22"/>
                <w:szCs w:val="22"/>
              </w:rPr>
              <w:t>Kupotea kwa kiasi kikubwa kwa uwezo wa kuona na kufanya safari kuwa hatari sana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C800D71" w14:textId="69E93DCB" w:rsidR="00D3308D" w:rsidRPr="00997D17" w:rsidRDefault="00A27C4B">
            <w:pPr>
              <w:pStyle w:val="ListParagraph"/>
              <w:numPr>
                <w:ilvl w:val="0"/>
                <w:numId w:val="13"/>
              </w:numPr>
              <w:jc w:val="both"/>
              <w:rPr>
                <w:sz w:val="22"/>
                <w:szCs w:val="22"/>
              </w:rPr>
            </w:pPr>
            <w:r w:rsidRPr="00997D17">
              <w:rPr>
                <w:sz w:val="22"/>
                <w:szCs w:val="22"/>
              </w:rPr>
              <w:t>Do not travel unless it is a life-saving emergency.</w:t>
            </w:r>
          </w:p>
          <w:p w14:paraId="279071EF" w14:textId="4576A8D1" w:rsidR="00D3308D" w:rsidRPr="00997D17" w:rsidRDefault="00A27C4B">
            <w:pPr>
              <w:pStyle w:val="ListParagraph"/>
              <w:numPr>
                <w:ilvl w:val="0"/>
                <w:numId w:val="13"/>
              </w:numPr>
              <w:jc w:val="both"/>
              <w:rPr>
                <w:sz w:val="22"/>
                <w:szCs w:val="22"/>
              </w:rPr>
            </w:pPr>
            <w:r w:rsidRPr="00997D17">
              <w:rPr>
                <w:sz w:val="22"/>
                <w:szCs w:val="22"/>
              </w:rPr>
              <w:t>If caught on the road, stop in a safe place away from rivers, slopes and trees.</w:t>
            </w:r>
          </w:p>
          <w:p w14:paraId="6B6F950B" w14:textId="0467FC47" w:rsidR="00D3308D" w:rsidRPr="00997D17" w:rsidRDefault="00A27C4B">
            <w:pPr>
              <w:pStyle w:val="ListParagraph"/>
              <w:numPr>
                <w:ilvl w:val="0"/>
                <w:numId w:val="13"/>
              </w:numPr>
              <w:jc w:val="both"/>
              <w:rPr>
                <w:sz w:val="22"/>
                <w:szCs w:val="22"/>
              </w:rPr>
            </w:pPr>
            <w:r w:rsidRPr="00997D17">
              <w:rPr>
                <w:sz w:val="22"/>
                <w:szCs w:val="22"/>
              </w:rPr>
              <w:t>Obey road closures and official directives.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2B5C22E" w14:textId="2445D57C" w:rsidR="00D3308D" w:rsidRPr="00997D17" w:rsidRDefault="00A27C4B">
            <w:pPr>
              <w:pStyle w:val="ListParagraph"/>
              <w:numPr>
                <w:ilvl w:val="0"/>
                <w:numId w:val="13"/>
              </w:numPr>
              <w:jc w:val="both"/>
              <w:rPr>
                <w:sz w:val="22"/>
                <w:szCs w:val="22"/>
              </w:rPr>
            </w:pPr>
            <w:r w:rsidRPr="00997D17">
              <w:rPr>
                <w:sz w:val="22"/>
                <w:szCs w:val="22"/>
              </w:rPr>
              <w:t>Usisafiri isipokuwa kwa dharura ya kuokoa maisha.</w:t>
            </w:r>
          </w:p>
          <w:p w14:paraId="01E729DE" w14:textId="105CD32C" w:rsidR="00D3308D" w:rsidRPr="00997D17" w:rsidRDefault="00A27C4B">
            <w:pPr>
              <w:pStyle w:val="ListParagraph"/>
              <w:numPr>
                <w:ilvl w:val="0"/>
                <w:numId w:val="13"/>
              </w:numPr>
              <w:jc w:val="both"/>
              <w:rPr>
                <w:sz w:val="22"/>
                <w:szCs w:val="22"/>
                <w:lang w:val="sv-SE"/>
              </w:rPr>
            </w:pPr>
            <w:r w:rsidRPr="00997D17">
              <w:rPr>
                <w:sz w:val="22"/>
                <w:szCs w:val="22"/>
                <w:lang w:val="sv-SE"/>
              </w:rPr>
              <w:t>Ukiwa safarini, simama mahali salama mbali na mito, miteremko na miti.</w:t>
            </w:r>
          </w:p>
          <w:p w14:paraId="1C3DE43F" w14:textId="1B58D123" w:rsidR="00D3308D" w:rsidRPr="00997D17" w:rsidRDefault="00F1546C">
            <w:pPr>
              <w:pStyle w:val="ListParagraph"/>
              <w:numPr>
                <w:ilvl w:val="0"/>
                <w:numId w:val="13"/>
              </w:numPr>
              <w:jc w:val="both"/>
              <w:rPr>
                <w:sz w:val="22"/>
                <w:szCs w:val="22"/>
                <w:lang w:val="sv-SE"/>
              </w:rPr>
            </w:pPr>
            <w:r w:rsidRPr="00997D17">
              <w:rPr>
                <w:sz w:val="22"/>
                <w:szCs w:val="22"/>
                <w:lang w:val="sv-SE"/>
              </w:rPr>
              <w:t>Tii ufungaji wa barabara na maelekezo rasmi.</w:t>
            </w:r>
          </w:p>
        </w:tc>
      </w:tr>
      <w:tr w:rsidR="00D3308D" w:rsidRPr="000343A2" w14:paraId="69FFE987"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A92D9E" w14:textId="6E6AFEE9" w:rsidR="00D3308D" w:rsidRPr="00997D17" w:rsidRDefault="00D3308D">
            <w:pPr>
              <w:pStyle w:val="ListParagraph"/>
              <w:numPr>
                <w:ilvl w:val="0"/>
                <w:numId w:val="13"/>
              </w:numPr>
              <w:jc w:val="both"/>
              <w:rPr>
                <w:sz w:val="22"/>
                <w:szCs w:val="22"/>
              </w:rPr>
            </w:pPr>
            <w:r w:rsidRPr="00997D17">
              <w:rPr>
                <w:sz w:val="22"/>
                <w:szCs w:val="22"/>
              </w:rPr>
              <w:lastRenderedPageBreak/>
              <w:t>Loss of life from drowning, lightning strikes and electrocution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647C8C9" w14:textId="395BF119" w:rsidR="00D3308D" w:rsidRPr="00997D17" w:rsidRDefault="00F1546C">
            <w:pPr>
              <w:pStyle w:val="ListParagraph"/>
              <w:numPr>
                <w:ilvl w:val="0"/>
                <w:numId w:val="13"/>
              </w:numPr>
              <w:jc w:val="both"/>
              <w:rPr>
                <w:sz w:val="22"/>
                <w:szCs w:val="22"/>
                <w:lang w:val="sv-SE"/>
              </w:rPr>
            </w:pPr>
            <w:r w:rsidRPr="00997D17">
              <w:rPr>
                <w:sz w:val="22"/>
                <w:szCs w:val="22"/>
                <w:lang w:val="sv-SE"/>
              </w:rPr>
              <w:t>Vifo kutokana na kuzama majini, kupigwa na radi na kunaswa na umeme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AEE9E4F" w14:textId="173D2D91" w:rsidR="00D3308D" w:rsidRPr="00997D17" w:rsidRDefault="00A27C4B">
            <w:pPr>
              <w:pStyle w:val="ListParagraph"/>
              <w:numPr>
                <w:ilvl w:val="0"/>
                <w:numId w:val="13"/>
              </w:numPr>
              <w:jc w:val="both"/>
              <w:rPr>
                <w:sz w:val="22"/>
                <w:szCs w:val="22"/>
              </w:rPr>
            </w:pPr>
            <w:r w:rsidRPr="00997D17">
              <w:rPr>
                <w:sz w:val="22"/>
                <w:szCs w:val="22"/>
              </w:rPr>
              <w:t>Never walk, ride or drive into floodwater.</w:t>
            </w:r>
          </w:p>
          <w:p w14:paraId="2F3C2DFE" w14:textId="551FC15A" w:rsidR="00D3308D" w:rsidRPr="00997D17" w:rsidRDefault="00425DC5">
            <w:pPr>
              <w:pStyle w:val="ListParagraph"/>
              <w:numPr>
                <w:ilvl w:val="0"/>
                <w:numId w:val="13"/>
              </w:numPr>
              <w:jc w:val="both"/>
              <w:rPr>
                <w:sz w:val="22"/>
                <w:szCs w:val="22"/>
              </w:rPr>
            </w:pPr>
            <w:r w:rsidRPr="00997D17">
              <w:rPr>
                <w:sz w:val="22"/>
                <w:szCs w:val="22"/>
              </w:rPr>
              <w:t>S</w:t>
            </w:r>
            <w:r w:rsidR="00D3308D" w:rsidRPr="00997D17">
              <w:rPr>
                <w:sz w:val="22"/>
                <w:szCs w:val="22"/>
              </w:rPr>
              <w:t>tay indoors during lightning.</w:t>
            </w:r>
          </w:p>
          <w:p w14:paraId="32BD3554" w14:textId="31EB4DE5" w:rsidR="00D3308D" w:rsidRPr="00997D17" w:rsidRDefault="00A27C4B">
            <w:pPr>
              <w:pStyle w:val="Strong1"/>
              <w:numPr>
                <w:ilvl w:val="0"/>
                <w:numId w:val="13"/>
              </w:numPr>
              <w:jc w:val="both"/>
              <w:rPr>
                <w:b w:val="0"/>
                <w:bCs w:val="0"/>
                <w:sz w:val="22"/>
                <w:szCs w:val="22"/>
              </w:rPr>
            </w:pPr>
            <w:r w:rsidRPr="00997D17">
              <w:rPr>
                <w:b w:val="0"/>
                <w:bCs w:val="0"/>
                <w:sz w:val="22"/>
                <w:szCs w:val="22"/>
              </w:rPr>
              <w:t>Keep away from fallen power lines.</w:t>
            </w:r>
          </w:p>
          <w:p w14:paraId="1FB39901" w14:textId="53F808F2" w:rsidR="00D3308D" w:rsidRPr="00997D17" w:rsidRDefault="00F1546C">
            <w:pPr>
              <w:pStyle w:val="ListParagraph"/>
              <w:numPr>
                <w:ilvl w:val="0"/>
                <w:numId w:val="13"/>
              </w:numPr>
              <w:jc w:val="both"/>
              <w:rPr>
                <w:sz w:val="22"/>
                <w:szCs w:val="22"/>
              </w:rPr>
            </w:pPr>
            <w:r w:rsidRPr="00997D17">
              <w:rPr>
                <w:sz w:val="22"/>
                <w:szCs w:val="22"/>
              </w:rPr>
              <w:t xml:space="preserve">In an emergency, call </w:t>
            </w:r>
            <w:r w:rsidR="0020396E" w:rsidRPr="00997D17">
              <w:rPr>
                <w:sz w:val="22"/>
                <w:szCs w:val="22"/>
              </w:rPr>
              <w:t>190</w:t>
            </w:r>
            <w:r w:rsidRPr="00997D17">
              <w:rPr>
                <w:sz w:val="22"/>
                <w:szCs w:val="22"/>
              </w:rPr>
              <w:t xml:space="preserve"> or 114 (Fire and Rescue), or inform your local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018BC3" w14:textId="6D7C0C0B" w:rsidR="00D3308D" w:rsidRPr="00997D17" w:rsidRDefault="00F1546C">
            <w:pPr>
              <w:pStyle w:val="ListParagraph"/>
              <w:numPr>
                <w:ilvl w:val="0"/>
                <w:numId w:val="13"/>
              </w:numPr>
              <w:jc w:val="both"/>
              <w:rPr>
                <w:sz w:val="22"/>
                <w:szCs w:val="22"/>
              </w:rPr>
            </w:pPr>
            <w:r w:rsidRPr="00997D17">
              <w:rPr>
                <w:sz w:val="22"/>
                <w:szCs w:val="22"/>
              </w:rPr>
              <w:t>Usitembee, usiendeshe pikipiki wala gari kwenye maji ya mafuriko.</w:t>
            </w:r>
          </w:p>
          <w:p w14:paraId="7E5B8DDB" w14:textId="1B8E4D61" w:rsidR="00D3308D" w:rsidRPr="00997D17" w:rsidRDefault="00F1546C">
            <w:pPr>
              <w:pStyle w:val="ListParagraph"/>
              <w:numPr>
                <w:ilvl w:val="0"/>
                <w:numId w:val="13"/>
              </w:numPr>
              <w:jc w:val="both"/>
              <w:rPr>
                <w:sz w:val="22"/>
                <w:szCs w:val="22"/>
                <w:lang w:val="sv-SE"/>
              </w:rPr>
            </w:pPr>
            <w:r w:rsidRPr="00997D17">
              <w:rPr>
                <w:sz w:val="22"/>
                <w:szCs w:val="22"/>
                <w:lang w:val="sv-SE"/>
              </w:rPr>
              <w:t>Baki ndani wakati wa radi.</w:t>
            </w:r>
          </w:p>
          <w:p w14:paraId="195DF87B" w14:textId="22D9270B" w:rsidR="00D3308D" w:rsidRPr="00997D17" w:rsidRDefault="00A27C4B">
            <w:pPr>
              <w:pStyle w:val="ListParagraph"/>
              <w:numPr>
                <w:ilvl w:val="0"/>
                <w:numId w:val="13"/>
              </w:numPr>
              <w:jc w:val="both"/>
              <w:rPr>
                <w:sz w:val="22"/>
                <w:szCs w:val="22"/>
                <w:lang w:val="sv-SE"/>
              </w:rPr>
            </w:pPr>
            <w:r w:rsidRPr="00997D17">
              <w:rPr>
                <w:sz w:val="22"/>
                <w:szCs w:val="22"/>
                <w:lang w:val="sv-SE"/>
              </w:rPr>
              <w:t>Kaa mbali na nyaya za umeme zilizoanguka.</w:t>
            </w:r>
          </w:p>
          <w:p w14:paraId="45124C24" w14:textId="5AF223CE" w:rsidR="00D3308D" w:rsidRPr="00997D17" w:rsidRDefault="00F1546C">
            <w:pPr>
              <w:pStyle w:val="ListParagraph"/>
              <w:numPr>
                <w:ilvl w:val="0"/>
                <w:numId w:val="13"/>
              </w:numPr>
              <w:jc w:val="both"/>
              <w:rPr>
                <w:sz w:val="22"/>
                <w:szCs w:val="22"/>
                <w:lang w:val="sv-SE"/>
              </w:rPr>
            </w:pPr>
            <w:r w:rsidRPr="00997D17">
              <w:rPr>
                <w:sz w:val="22"/>
                <w:szCs w:val="22"/>
                <w:lang w:val="sv-SE"/>
              </w:rPr>
              <w:t xml:space="preserve">Wakati wa dharura, piga simu </w:t>
            </w:r>
            <w:r w:rsidR="0020396E" w:rsidRPr="00997D17">
              <w:rPr>
                <w:sz w:val="22"/>
                <w:szCs w:val="22"/>
                <w:lang w:val="sv-SE"/>
              </w:rPr>
              <w:t>190</w:t>
            </w:r>
            <w:r w:rsidRPr="00997D17">
              <w:rPr>
                <w:sz w:val="22"/>
                <w:szCs w:val="22"/>
                <w:lang w:val="sv-SE"/>
              </w:rPr>
              <w:t xml:space="preserve"> au 114 (Zimamoto na Uokoaji), au toa taarifa kwa viongozi wa eneo lako.</w:t>
            </w:r>
          </w:p>
        </w:tc>
      </w:tr>
      <w:tr w:rsidR="00D3308D" w:rsidRPr="00997D17" w14:paraId="4BA051C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9AEC1D4" w14:textId="165478AB" w:rsidR="00D3308D" w:rsidRPr="00997D17" w:rsidRDefault="00F1546C">
            <w:pPr>
              <w:pStyle w:val="ListParagraph"/>
              <w:numPr>
                <w:ilvl w:val="0"/>
                <w:numId w:val="13"/>
              </w:numPr>
              <w:jc w:val="both"/>
              <w:rPr>
                <w:sz w:val="22"/>
                <w:szCs w:val="22"/>
              </w:rPr>
            </w:pPr>
            <w:r w:rsidRPr="00997D17">
              <w:rPr>
                <w:sz w:val="22"/>
                <w:szCs w:val="22"/>
              </w:rPr>
              <w:t>Major landslides and mudflows in steep and mountainous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04E9710" w14:textId="18A79797" w:rsidR="00D3308D" w:rsidRPr="00997D17" w:rsidRDefault="00F1546C">
            <w:pPr>
              <w:pStyle w:val="ListParagraph"/>
              <w:numPr>
                <w:ilvl w:val="0"/>
                <w:numId w:val="13"/>
              </w:numPr>
              <w:jc w:val="both"/>
              <w:rPr>
                <w:sz w:val="22"/>
                <w:szCs w:val="22"/>
              </w:rPr>
            </w:pPr>
            <w:r w:rsidRPr="00997D17">
              <w:rPr>
                <w:sz w:val="22"/>
                <w:szCs w:val="22"/>
              </w:rPr>
              <w:t>Maporomoko makubwa ya ardhi na tope katika maeneo ya miteremko mikali na milima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0631BB" w14:textId="706F2A4F" w:rsidR="00D3308D" w:rsidRPr="00997D17" w:rsidRDefault="00513C7E">
            <w:pPr>
              <w:pStyle w:val="ListParagraph"/>
              <w:numPr>
                <w:ilvl w:val="0"/>
                <w:numId w:val="13"/>
              </w:numPr>
              <w:jc w:val="both"/>
              <w:rPr>
                <w:sz w:val="22"/>
                <w:szCs w:val="22"/>
              </w:rPr>
            </w:pPr>
            <w:r w:rsidRPr="00997D17">
              <w:rPr>
                <w:sz w:val="22"/>
                <w:szCs w:val="22"/>
              </w:rPr>
              <w:t>Residents of steep slopes, stream channels and the valleys below them: please move to safe areas early, following guidance from Village/Mtaa leaders.</w:t>
            </w:r>
          </w:p>
          <w:p w14:paraId="02AEA283" w14:textId="500FC103" w:rsidR="00D3308D" w:rsidRPr="00997D17" w:rsidRDefault="00513C7E">
            <w:pPr>
              <w:pStyle w:val="ListParagraph"/>
              <w:numPr>
                <w:ilvl w:val="0"/>
                <w:numId w:val="13"/>
              </w:numPr>
              <w:jc w:val="both"/>
              <w:rPr>
                <w:sz w:val="22"/>
                <w:szCs w:val="22"/>
              </w:rPr>
            </w:pPr>
            <w:r w:rsidRPr="00997D17">
              <w:rPr>
                <w:sz w:val="22"/>
                <w:szCs w:val="22"/>
              </w:rPr>
              <w:t>Please return only when the authorities declare the area safe.</w:t>
            </w:r>
          </w:p>
          <w:p w14:paraId="009D2B53" w14:textId="66761221" w:rsidR="00D3308D" w:rsidRPr="00997D17" w:rsidRDefault="00A27C4B">
            <w:pPr>
              <w:pStyle w:val="ListParagraph"/>
              <w:numPr>
                <w:ilvl w:val="0"/>
                <w:numId w:val="13"/>
              </w:numPr>
              <w:jc w:val="both"/>
              <w:rPr>
                <w:sz w:val="22"/>
                <w:szCs w:val="22"/>
              </w:rPr>
            </w:pPr>
            <w:r w:rsidRPr="00997D17">
              <w:rPr>
                <w:sz w:val="22"/>
                <w:szCs w:val="22"/>
              </w:rPr>
              <w:t>Report missing or buried people to the Fire and Rescue Force or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893B751" w14:textId="5AA26A0E" w:rsidR="00D3308D" w:rsidRPr="00997D17" w:rsidRDefault="00513C7E">
            <w:pPr>
              <w:pStyle w:val="ListParagraph"/>
              <w:numPr>
                <w:ilvl w:val="0"/>
                <w:numId w:val="13"/>
              </w:numPr>
              <w:jc w:val="both"/>
              <w:rPr>
                <w:sz w:val="22"/>
                <w:szCs w:val="22"/>
              </w:rPr>
            </w:pPr>
            <w:r w:rsidRPr="00997D17">
              <w:rPr>
                <w:sz w:val="22"/>
                <w:szCs w:val="22"/>
              </w:rPr>
              <w:t>Wakazi wa miteremko mikali, mikondo ya vijito na mabonde yaliyo chini yake: tafadhali hamieni maeneo salama mapema, kwa kufuata maelekezo ya viongozi wa Kijiji/Mtaa.</w:t>
            </w:r>
          </w:p>
          <w:p w14:paraId="45EC76AF" w14:textId="541722CE" w:rsidR="00D3308D" w:rsidRPr="00997D17" w:rsidRDefault="00513C7E">
            <w:pPr>
              <w:pStyle w:val="ListParagraph"/>
              <w:numPr>
                <w:ilvl w:val="0"/>
                <w:numId w:val="13"/>
              </w:numPr>
              <w:jc w:val="both"/>
              <w:rPr>
                <w:sz w:val="22"/>
                <w:szCs w:val="22"/>
              </w:rPr>
            </w:pPr>
            <w:r w:rsidRPr="00997D17">
              <w:rPr>
                <w:sz w:val="22"/>
                <w:szCs w:val="22"/>
              </w:rPr>
              <w:t>Tafadhali rudini pale tu mamlaka zitakapotangaza kuwa eneo ni salama.</w:t>
            </w:r>
          </w:p>
          <w:p w14:paraId="1B920396" w14:textId="7187D267" w:rsidR="00D3308D" w:rsidRPr="00997D17" w:rsidRDefault="00A27C4B">
            <w:pPr>
              <w:pStyle w:val="ListParagraph"/>
              <w:numPr>
                <w:ilvl w:val="0"/>
                <w:numId w:val="13"/>
              </w:numPr>
              <w:jc w:val="both"/>
              <w:rPr>
                <w:sz w:val="22"/>
                <w:szCs w:val="22"/>
              </w:rPr>
            </w:pPr>
            <w:r w:rsidRPr="00997D17">
              <w:rPr>
                <w:sz w:val="22"/>
                <w:szCs w:val="22"/>
              </w:rPr>
              <w:t>Toeni taarifa ya watu waliopotea au kufukiwa kwa Jeshi la Zimamoto na Uokoaji au viongozi wa Kijiji/Mtaa.</w:t>
            </w:r>
          </w:p>
        </w:tc>
      </w:tr>
      <w:tr w:rsidR="00D3308D" w:rsidRPr="00997D17" w14:paraId="693319F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06E39A6" w14:textId="37920A58" w:rsidR="00D3308D" w:rsidRPr="00997D17" w:rsidRDefault="00D3308D">
            <w:pPr>
              <w:pStyle w:val="ListParagraph"/>
              <w:numPr>
                <w:ilvl w:val="0"/>
                <w:numId w:val="13"/>
              </w:numPr>
              <w:jc w:val="both"/>
              <w:rPr>
                <w:sz w:val="22"/>
                <w:szCs w:val="22"/>
              </w:rPr>
            </w:pPr>
            <w:r w:rsidRPr="00997D17">
              <w:rPr>
                <w:sz w:val="22"/>
                <w:szCs w:val="22"/>
              </w:rPr>
              <w:lastRenderedPageBreak/>
              <w:t>Collapse of buildings and major damage to infrastructure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FA686E4" w14:textId="111CB380" w:rsidR="00D3308D" w:rsidRPr="00997D17" w:rsidRDefault="00D3308D">
            <w:pPr>
              <w:pStyle w:val="ListParagraph"/>
              <w:numPr>
                <w:ilvl w:val="0"/>
                <w:numId w:val="13"/>
              </w:numPr>
              <w:jc w:val="both"/>
              <w:rPr>
                <w:sz w:val="22"/>
                <w:szCs w:val="22"/>
              </w:rPr>
            </w:pPr>
            <w:r w:rsidRPr="00997D17">
              <w:rPr>
                <w:sz w:val="22"/>
                <w:szCs w:val="22"/>
              </w:rPr>
              <w:t>Kuanguka kwa majengo na uharibifu mkubwa wa miundombinu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291E71E" w14:textId="029FAB03" w:rsidR="00D3308D" w:rsidRPr="00997D17" w:rsidRDefault="00513C7E">
            <w:pPr>
              <w:pStyle w:val="ListParagraph"/>
              <w:numPr>
                <w:ilvl w:val="0"/>
                <w:numId w:val="13"/>
              </w:numPr>
              <w:jc w:val="both"/>
              <w:rPr>
                <w:sz w:val="22"/>
                <w:szCs w:val="22"/>
              </w:rPr>
            </w:pPr>
            <w:r w:rsidRPr="00997D17">
              <w:rPr>
                <w:sz w:val="22"/>
                <w:szCs w:val="22"/>
              </w:rPr>
              <w:t>Please move out of weak or damaged buildings.</w:t>
            </w:r>
          </w:p>
          <w:p w14:paraId="225C4158" w14:textId="6A460509" w:rsidR="00D3308D" w:rsidRPr="00997D17" w:rsidRDefault="00A27C4B">
            <w:pPr>
              <w:pStyle w:val="ListParagraph"/>
              <w:numPr>
                <w:ilvl w:val="0"/>
                <w:numId w:val="13"/>
              </w:numPr>
              <w:jc w:val="both"/>
              <w:rPr>
                <w:sz w:val="22"/>
                <w:szCs w:val="22"/>
              </w:rPr>
            </w:pPr>
            <w:r w:rsidRPr="00997D17">
              <w:rPr>
                <w:sz w:val="22"/>
                <w:szCs w:val="22"/>
              </w:rPr>
              <w:t>Do not re-enter collapsed or cracked buildings.</w:t>
            </w:r>
          </w:p>
          <w:p w14:paraId="5AFDF806" w14:textId="6AB83DD9" w:rsidR="00F1546C" w:rsidRPr="00997D17" w:rsidRDefault="00A27C4B">
            <w:pPr>
              <w:pStyle w:val="ListParagraph"/>
              <w:numPr>
                <w:ilvl w:val="0"/>
                <w:numId w:val="13"/>
              </w:numPr>
              <w:jc w:val="both"/>
              <w:rPr>
                <w:sz w:val="22"/>
                <w:szCs w:val="22"/>
              </w:rPr>
            </w:pPr>
            <w:r w:rsidRPr="00997D17">
              <w:rPr>
                <w:sz w:val="22"/>
                <w:szCs w:val="22"/>
              </w:rPr>
              <w:t>Report trapped people to the Fire and Rescue Force.</w:t>
            </w:r>
          </w:p>
          <w:p w14:paraId="48437F78" w14:textId="5C20ED4C" w:rsidR="00D3308D" w:rsidRPr="00997D17" w:rsidRDefault="00F1546C">
            <w:pPr>
              <w:pStyle w:val="ListParagraph"/>
              <w:numPr>
                <w:ilvl w:val="0"/>
                <w:numId w:val="13"/>
              </w:numPr>
              <w:jc w:val="both"/>
              <w:rPr>
                <w:sz w:val="22"/>
                <w:szCs w:val="22"/>
              </w:rPr>
            </w:pPr>
            <w:r w:rsidRPr="00997D17">
              <w:rPr>
                <w:sz w:val="22"/>
                <w:szCs w:val="22"/>
              </w:rPr>
              <w:t>District Committees: cordon off unsafe buildings.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17CFCB8" w14:textId="085650BA" w:rsidR="00A27C4B" w:rsidRPr="00997D17" w:rsidRDefault="00513C7E">
            <w:pPr>
              <w:pStyle w:val="ListParagraph"/>
              <w:numPr>
                <w:ilvl w:val="0"/>
                <w:numId w:val="13"/>
              </w:numPr>
              <w:jc w:val="both"/>
              <w:rPr>
                <w:sz w:val="22"/>
                <w:szCs w:val="22"/>
              </w:rPr>
            </w:pPr>
            <w:r w:rsidRPr="00997D17">
              <w:rPr>
                <w:sz w:val="22"/>
                <w:szCs w:val="22"/>
              </w:rPr>
              <w:t>Tafadhali hameni kutoka majengo dhaifu au yaliyoharibika.</w:t>
            </w:r>
          </w:p>
          <w:p w14:paraId="607E08C4" w14:textId="392996E2" w:rsidR="00D3308D" w:rsidRPr="00997D17" w:rsidRDefault="00A27C4B">
            <w:pPr>
              <w:pStyle w:val="ListParagraph"/>
              <w:numPr>
                <w:ilvl w:val="0"/>
                <w:numId w:val="13"/>
              </w:numPr>
              <w:jc w:val="both"/>
              <w:rPr>
                <w:sz w:val="22"/>
                <w:szCs w:val="22"/>
              </w:rPr>
            </w:pPr>
            <w:r w:rsidRPr="00997D17">
              <w:rPr>
                <w:sz w:val="22"/>
                <w:szCs w:val="22"/>
              </w:rPr>
              <w:t>Usiingie tena kwenye majengo yaliyoanguka au yenye nyufa.</w:t>
            </w:r>
          </w:p>
          <w:p w14:paraId="5E232FCD" w14:textId="6642DB1E" w:rsidR="00D3308D" w:rsidRPr="00997D17" w:rsidRDefault="00A27C4B">
            <w:pPr>
              <w:pStyle w:val="ListParagraph"/>
              <w:numPr>
                <w:ilvl w:val="0"/>
                <w:numId w:val="13"/>
              </w:numPr>
              <w:jc w:val="both"/>
              <w:rPr>
                <w:sz w:val="22"/>
                <w:szCs w:val="22"/>
              </w:rPr>
            </w:pPr>
            <w:r w:rsidRPr="00997D17">
              <w:rPr>
                <w:sz w:val="22"/>
                <w:szCs w:val="22"/>
              </w:rPr>
              <w:t>Toa taarifa ya watu waliokwama kwa Jeshi la Zimamoto na Uokoaji.</w:t>
            </w:r>
          </w:p>
          <w:p w14:paraId="06EDBB32" w14:textId="146FED40" w:rsidR="00D3308D" w:rsidRPr="00997D17" w:rsidRDefault="00F1546C">
            <w:pPr>
              <w:pStyle w:val="ListParagraph"/>
              <w:numPr>
                <w:ilvl w:val="0"/>
                <w:numId w:val="13"/>
              </w:numPr>
              <w:jc w:val="both"/>
              <w:rPr>
                <w:sz w:val="22"/>
                <w:szCs w:val="22"/>
              </w:rPr>
            </w:pPr>
            <w:r w:rsidRPr="00997D17">
              <w:rPr>
                <w:sz w:val="22"/>
                <w:szCs w:val="22"/>
              </w:rPr>
              <w:t>Kamati za Wilaya: wekeni uzio kuzunguka majengo yasiyo salama.</w:t>
            </w:r>
          </w:p>
        </w:tc>
      </w:tr>
      <w:tr w:rsidR="00D3308D" w:rsidRPr="00997D17" w14:paraId="3FC158B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87830C2" w14:textId="03A17544" w:rsidR="00D3308D" w:rsidRPr="00997D17" w:rsidRDefault="00D3308D">
            <w:pPr>
              <w:pStyle w:val="ListParagraph"/>
              <w:numPr>
                <w:ilvl w:val="0"/>
                <w:numId w:val="13"/>
              </w:numPr>
              <w:jc w:val="both"/>
              <w:rPr>
                <w:sz w:val="22"/>
                <w:szCs w:val="22"/>
              </w:rPr>
            </w:pPr>
            <w:r w:rsidRPr="00997D17">
              <w:rPr>
                <w:sz w:val="22"/>
                <w:szCs w:val="22"/>
              </w:rPr>
              <w:t>Severe damage to crops, food stores and livestock</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5F3715E" w14:textId="24ED6766" w:rsidR="00D3308D" w:rsidRPr="00997D17" w:rsidRDefault="00F1546C">
            <w:pPr>
              <w:pStyle w:val="ListParagraph"/>
              <w:numPr>
                <w:ilvl w:val="0"/>
                <w:numId w:val="13"/>
              </w:numPr>
              <w:jc w:val="both"/>
              <w:rPr>
                <w:sz w:val="22"/>
                <w:szCs w:val="22"/>
              </w:rPr>
            </w:pPr>
            <w:r w:rsidRPr="00997D17">
              <w:rPr>
                <w:sz w:val="22"/>
                <w:szCs w:val="22"/>
              </w:rPr>
              <w:t>Uharibifu mkubwa wa mazao, maghala ya chakula na mifugo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7511CC2" w14:textId="42A481E8" w:rsidR="00D3308D" w:rsidRPr="00997D17" w:rsidRDefault="00A27C4B">
            <w:pPr>
              <w:pStyle w:val="ListParagraph"/>
              <w:numPr>
                <w:ilvl w:val="0"/>
                <w:numId w:val="13"/>
              </w:numPr>
              <w:jc w:val="both"/>
              <w:rPr>
                <w:sz w:val="22"/>
                <w:szCs w:val="22"/>
              </w:rPr>
            </w:pPr>
            <w:r w:rsidRPr="00997D17">
              <w:rPr>
                <w:sz w:val="22"/>
                <w:szCs w:val="22"/>
              </w:rPr>
              <w:t>Move livestock and food reserves to higher ground.</w:t>
            </w:r>
          </w:p>
          <w:p w14:paraId="0DC910C0" w14:textId="524BC8A1" w:rsidR="00D3308D" w:rsidRPr="00997D17" w:rsidRDefault="00A27C4B">
            <w:pPr>
              <w:pStyle w:val="ListParagraph"/>
              <w:numPr>
                <w:ilvl w:val="0"/>
                <w:numId w:val="13"/>
              </w:numPr>
              <w:jc w:val="both"/>
              <w:rPr>
                <w:sz w:val="22"/>
                <w:szCs w:val="22"/>
              </w:rPr>
            </w:pPr>
            <w:r w:rsidRPr="00997D17">
              <w:rPr>
                <w:sz w:val="22"/>
                <w:szCs w:val="22"/>
              </w:rPr>
              <w:t>Village/Mtaa Committees: report losses to the Ward and District Committees for rapid assessment.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5945A28" w14:textId="405CAE9E" w:rsidR="00D3308D" w:rsidRPr="00997D17" w:rsidRDefault="00F1546C">
            <w:pPr>
              <w:pStyle w:val="ListParagraph"/>
              <w:numPr>
                <w:ilvl w:val="0"/>
                <w:numId w:val="13"/>
              </w:numPr>
              <w:jc w:val="both"/>
              <w:rPr>
                <w:sz w:val="22"/>
                <w:szCs w:val="22"/>
              </w:rPr>
            </w:pPr>
            <w:r w:rsidRPr="00997D17">
              <w:rPr>
                <w:sz w:val="22"/>
                <w:szCs w:val="22"/>
              </w:rPr>
              <w:t>Hamisha mifugo na akiba ya chakula kwenda maeneo ya mwinuko.</w:t>
            </w:r>
          </w:p>
          <w:p w14:paraId="5753AA83" w14:textId="282FDAE6" w:rsidR="00D3308D" w:rsidRPr="00997D17" w:rsidRDefault="00A27C4B">
            <w:pPr>
              <w:pStyle w:val="ListParagraph"/>
              <w:numPr>
                <w:ilvl w:val="0"/>
                <w:numId w:val="13"/>
              </w:numPr>
              <w:jc w:val="both"/>
              <w:rPr>
                <w:sz w:val="22"/>
                <w:szCs w:val="22"/>
              </w:rPr>
            </w:pPr>
            <w:r w:rsidRPr="00997D17">
              <w:rPr>
                <w:sz w:val="22"/>
                <w:szCs w:val="22"/>
              </w:rPr>
              <w:t>Kamati za Vijiji/Mitaa: toeni taarifa ya hasara kwa Kamati za Kata na Wilaya kwa ajili ya tathmini ya haraka.</w:t>
            </w:r>
          </w:p>
        </w:tc>
      </w:tr>
      <w:tr w:rsidR="00D3308D" w:rsidRPr="000343A2" w14:paraId="2B50D3B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74C78E" w14:textId="4EED687E" w:rsidR="00D3308D" w:rsidRPr="00997D17" w:rsidRDefault="00A27C4B">
            <w:pPr>
              <w:pStyle w:val="ListParagraph"/>
              <w:numPr>
                <w:ilvl w:val="0"/>
                <w:numId w:val="14"/>
              </w:numPr>
              <w:jc w:val="both"/>
              <w:rPr>
                <w:sz w:val="22"/>
                <w:szCs w:val="22"/>
              </w:rPr>
            </w:pPr>
            <w:r w:rsidRPr="00997D17">
              <w:rPr>
                <w:sz w:val="22"/>
                <w:szCs w:val="22"/>
              </w:rPr>
              <w:t>Severe outbreaks of cholera and other waterborne diseases, and rising malaria cases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6188E71" w14:textId="04CE99CC" w:rsidR="00D3308D" w:rsidRPr="00997D17" w:rsidRDefault="00A27C4B">
            <w:pPr>
              <w:pStyle w:val="ListParagraph"/>
              <w:numPr>
                <w:ilvl w:val="0"/>
                <w:numId w:val="14"/>
              </w:numPr>
              <w:jc w:val="both"/>
              <w:rPr>
                <w:sz w:val="22"/>
                <w:szCs w:val="22"/>
              </w:rPr>
            </w:pPr>
            <w:r w:rsidRPr="00997D17">
              <w:rPr>
                <w:sz w:val="22"/>
                <w:szCs w:val="22"/>
              </w:rPr>
              <w:t>Mlipuko mkubwa wa kipindupindu na magonjwa mengine yatokanayo na maji machafu, na kuongezeka kwa wagonjwa wa malaria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71D68A2" w14:textId="04EEC96E" w:rsidR="00D3308D" w:rsidRPr="00997D17" w:rsidRDefault="00A27C4B">
            <w:pPr>
              <w:pStyle w:val="ListParagraph"/>
              <w:numPr>
                <w:ilvl w:val="0"/>
                <w:numId w:val="14"/>
              </w:numPr>
              <w:jc w:val="both"/>
              <w:rPr>
                <w:sz w:val="22"/>
                <w:szCs w:val="22"/>
              </w:rPr>
            </w:pPr>
            <w:r w:rsidRPr="00997D17">
              <w:rPr>
                <w:sz w:val="22"/>
                <w:szCs w:val="22"/>
              </w:rPr>
              <w:t>Drink only boiled or treated water.</w:t>
            </w:r>
          </w:p>
          <w:p w14:paraId="0E43D1B1" w14:textId="6BAC31AF" w:rsidR="00D3308D" w:rsidRPr="00997D17" w:rsidRDefault="00A27C4B">
            <w:pPr>
              <w:pStyle w:val="ListParagraph"/>
              <w:numPr>
                <w:ilvl w:val="0"/>
                <w:numId w:val="14"/>
              </w:numPr>
              <w:jc w:val="both"/>
              <w:rPr>
                <w:sz w:val="22"/>
                <w:szCs w:val="22"/>
              </w:rPr>
            </w:pPr>
            <w:r w:rsidRPr="00997D17">
              <w:rPr>
                <w:sz w:val="22"/>
                <w:szCs w:val="22"/>
              </w:rPr>
              <w:t>Give oral rehydration solution (ORS) at the first sign of diarrhoea and go to a health facility immediately.</w:t>
            </w:r>
          </w:p>
          <w:p w14:paraId="5AD027AD" w14:textId="012675BD" w:rsidR="00D3308D" w:rsidRPr="00997D17" w:rsidRDefault="00A27C4B">
            <w:pPr>
              <w:pStyle w:val="ListParagraph"/>
              <w:numPr>
                <w:ilvl w:val="0"/>
                <w:numId w:val="14"/>
              </w:numPr>
              <w:jc w:val="both"/>
              <w:rPr>
                <w:sz w:val="22"/>
                <w:szCs w:val="22"/>
              </w:rPr>
            </w:pPr>
            <w:r w:rsidRPr="00997D17">
              <w:rPr>
                <w:sz w:val="22"/>
                <w:szCs w:val="22"/>
              </w:rPr>
              <w:t>Sleep under an insecticide-treated net.</w:t>
            </w:r>
          </w:p>
          <w:p w14:paraId="7E8EF069" w14:textId="2564C76B" w:rsidR="00D3308D" w:rsidRPr="00997D17" w:rsidRDefault="00A27C4B">
            <w:pPr>
              <w:pStyle w:val="ListParagraph"/>
              <w:numPr>
                <w:ilvl w:val="0"/>
                <w:numId w:val="14"/>
              </w:numPr>
              <w:jc w:val="both"/>
              <w:rPr>
                <w:sz w:val="22"/>
                <w:szCs w:val="22"/>
              </w:rPr>
            </w:pPr>
            <w:r w:rsidRPr="00997D17">
              <w:rPr>
                <w:sz w:val="22"/>
                <w:szCs w:val="22"/>
              </w:rPr>
              <w:t>Report suspected cholera cases to the nearest health facility.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A9E0CF" w14:textId="264311FD" w:rsidR="00D3308D" w:rsidRPr="00997D17" w:rsidRDefault="00F1546C">
            <w:pPr>
              <w:pStyle w:val="ListParagraph"/>
              <w:numPr>
                <w:ilvl w:val="0"/>
                <w:numId w:val="14"/>
              </w:numPr>
              <w:jc w:val="both"/>
              <w:rPr>
                <w:sz w:val="22"/>
                <w:szCs w:val="22"/>
              </w:rPr>
            </w:pPr>
            <w:r w:rsidRPr="00997D17">
              <w:rPr>
                <w:sz w:val="22"/>
                <w:szCs w:val="22"/>
              </w:rPr>
              <w:t>Kunywa maji yaliyochemshwa au kutibiwa tu.</w:t>
            </w:r>
          </w:p>
          <w:p w14:paraId="2C2237FF" w14:textId="4057C33A" w:rsidR="00D3308D" w:rsidRPr="00997D17" w:rsidRDefault="00A27C4B">
            <w:pPr>
              <w:pStyle w:val="ListParagraph"/>
              <w:numPr>
                <w:ilvl w:val="0"/>
                <w:numId w:val="14"/>
              </w:numPr>
              <w:jc w:val="both"/>
              <w:rPr>
                <w:sz w:val="22"/>
                <w:szCs w:val="22"/>
                <w:lang w:val="sv-SE"/>
              </w:rPr>
            </w:pPr>
            <w:r w:rsidRPr="00997D17">
              <w:rPr>
                <w:sz w:val="22"/>
                <w:szCs w:val="22"/>
                <w:lang w:val="sv-SE"/>
              </w:rPr>
              <w:t>Tumia ORS mara dalili za kuhara zinapoanza na nenda kituo cha afya mara moja.</w:t>
            </w:r>
          </w:p>
          <w:p w14:paraId="37CB0076" w14:textId="71DC73A0" w:rsidR="00D3308D" w:rsidRPr="00997D17" w:rsidRDefault="00A27C4B">
            <w:pPr>
              <w:pStyle w:val="ListParagraph"/>
              <w:numPr>
                <w:ilvl w:val="0"/>
                <w:numId w:val="14"/>
              </w:numPr>
              <w:jc w:val="both"/>
              <w:rPr>
                <w:sz w:val="22"/>
                <w:szCs w:val="22"/>
                <w:lang w:val="sv-SE"/>
              </w:rPr>
            </w:pPr>
            <w:r w:rsidRPr="00997D17">
              <w:rPr>
                <w:sz w:val="22"/>
                <w:szCs w:val="22"/>
                <w:lang w:val="sv-SE"/>
              </w:rPr>
              <w:t>Lala ndani ya chandarua chenye dawa.</w:t>
            </w:r>
          </w:p>
          <w:p w14:paraId="01DD8C02" w14:textId="64630D13" w:rsidR="00D3308D" w:rsidRPr="00997D17" w:rsidRDefault="00F1546C">
            <w:pPr>
              <w:pStyle w:val="ListParagraph"/>
              <w:numPr>
                <w:ilvl w:val="0"/>
                <w:numId w:val="14"/>
              </w:numPr>
              <w:jc w:val="both"/>
              <w:rPr>
                <w:sz w:val="22"/>
                <w:szCs w:val="22"/>
                <w:lang w:val="sv-SE"/>
              </w:rPr>
            </w:pPr>
            <w:r w:rsidRPr="00997D17">
              <w:rPr>
                <w:sz w:val="22"/>
                <w:szCs w:val="22"/>
                <w:lang w:val="sv-SE"/>
              </w:rPr>
              <w:t>Toa taarifa ya wagonjwa wanaoshukiwa kuwa na kipindupindu kwenye kituo cha afya kilicho karibu.</w:t>
            </w:r>
          </w:p>
        </w:tc>
      </w:tr>
      <w:tr w:rsidR="00D3308D" w:rsidRPr="00997D17" w14:paraId="7A3D31A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6D7B72D" w14:textId="46F97974" w:rsidR="00D3308D" w:rsidRPr="00997D17" w:rsidRDefault="00A27C4B">
            <w:pPr>
              <w:pStyle w:val="ListParagraph"/>
              <w:numPr>
                <w:ilvl w:val="0"/>
                <w:numId w:val="14"/>
              </w:numPr>
              <w:jc w:val="both"/>
              <w:rPr>
                <w:sz w:val="22"/>
                <w:szCs w:val="22"/>
              </w:rPr>
            </w:pPr>
            <w:r w:rsidRPr="00997D17">
              <w:rPr>
                <w:sz w:val="22"/>
                <w:szCs w:val="22"/>
              </w:rPr>
              <w:lastRenderedPageBreak/>
              <w:t>Loss of water, power, communication and health services for several days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C9B2F10" w14:textId="6BB53207" w:rsidR="00D3308D" w:rsidRPr="00997D17" w:rsidRDefault="00A27C4B">
            <w:pPr>
              <w:pStyle w:val="ListParagraph"/>
              <w:numPr>
                <w:ilvl w:val="0"/>
                <w:numId w:val="14"/>
              </w:numPr>
              <w:jc w:val="both"/>
              <w:rPr>
                <w:sz w:val="22"/>
                <w:szCs w:val="22"/>
              </w:rPr>
            </w:pPr>
            <w:r w:rsidRPr="00997D17">
              <w:rPr>
                <w:sz w:val="22"/>
                <w:szCs w:val="22"/>
              </w:rPr>
              <w:t>Kukosekana kwa huduma za maji, umeme, mawasiliano na afya kwa siku kadhaa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8693A00" w14:textId="214D1D0C" w:rsidR="00D3308D" w:rsidRPr="00997D17" w:rsidRDefault="00A27C4B">
            <w:pPr>
              <w:pStyle w:val="ListParagraph"/>
              <w:numPr>
                <w:ilvl w:val="0"/>
                <w:numId w:val="14"/>
              </w:numPr>
              <w:jc w:val="both"/>
              <w:rPr>
                <w:sz w:val="22"/>
                <w:szCs w:val="22"/>
              </w:rPr>
            </w:pPr>
            <w:r w:rsidRPr="00997D17">
              <w:rPr>
                <w:sz w:val="22"/>
                <w:szCs w:val="22"/>
              </w:rPr>
              <w:t>Use stored water and food sparingly.</w:t>
            </w:r>
          </w:p>
          <w:p w14:paraId="2657E31F" w14:textId="5008AB57" w:rsidR="00F1546C" w:rsidRPr="00997D17" w:rsidRDefault="00A27C4B">
            <w:pPr>
              <w:pStyle w:val="ListParagraph"/>
              <w:numPr>
                <w:ilvl w:val="0"/>
                <w:numId w:val="14"/>
              </w:numPr>
              <w:jc w:val="both"/>
              <w:rPr>
                <w:sz w:val="22"/>
                <w:szCs w:val="22"/>
              </w:rPr>
            </w:pPr>
            <w:r w:rsidRPr="00997D17">
              <w:rPr>
                <w:sz w:val="22"/>
                <w:szCs w:val="22"/>
              </w:rPr>
              <w:t>Rely only on official information: radio, TMA, the Prime Minister's Office and local leaders.</w:t>
            </w:r>
          </w:p>
          <w:p w14:paraId="57E2ECE3" w14:textId="14B0EEFD" w:rsidR="00D3308D" w:rsidRPr="00997D17" w:rsidRDefault="00F1546C">
            <w:pPr>
              <w:pStyle w:val="ListParagraph"/>
              <w:numPr>
                <w:ilvl w:val="0"/>
                <w:numId w:val="14"/>
              </w:numPr>
              <w:jc w:val="both"/>
              <w:rPr>
                <w:sz w:val="22"/>
                <w:szCs w:val="22"/>
              </w:rPr>
            </w:pPr>
            <w:r w:rsidRPr="00997D17">
              <w:rPr>
                <w:sz w:val="22"/>
                <w:szCs w:val="22"/>
              </w:rPr>
              <w:t>District Committees: set up emergency water points and mobile health services.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F69CD07" w14:textId="7BBC417B" w:rsidR="00A27C4B" w:rsidRPr="00997D17" w:rsidRDefault="00A27C4B">
            <w:pPr>
              <w:pStyle w:val="ListParagraph"/>
              <w:numPr>
                <w:ilvl w:val="0"/>
                <w:numId w:val="14"/>
              </w:numPr>
              <w:jc w:val="both"/>
              <w:rPr>
                <w:sz w:val="22"/>
                <w:szCs w:val="22"/>
              </w:rPr>
            </w:pPr>
            <w:r w:rsidRPr="00997D17">
              <w:rPr>
                <w:sz w:val="22"/>
                <w:szCs w:val="22"/>
              </w:rPr>
              <w:t>Tumia akiba ya maji na chakula kwa uangalifu.</w:t>
            </w:r>
          </w:p>
          <w:p w14:paraId="37A6A6F8" w14:textId="1F444A11" w:rsidR="00D3308D" w:rsidRPr="00997D17" w:rsidRDefault="00A27C4B">
            <w:pPr>
              <w:pStyle w:val="ListParagraph"/>
              <w:numPr>
                <w:ilvl w:val="0"/>
                <w:numId w:val="14"/>
              </w:numPr>
              <w:jc w:val="both"/>
              <w:rPr>
                <w:sz w:val="22"/>
                <w:szCs w:val="22"/>
              </w:rPr>
            </w:pPr>
            <w:r w:rsidRPr="00997D17">
              <w:rPr>
                <w:sz w:val="22"/>
                <w:szCs w:val="22"/>
              </w:rPr>
              <w:t>Tegemea taarifa rasmi tu: redio, TMA, Ofisi ya Waziri Mkuu na viongozi wa eneo.</w:t>
            </w:r>
          </w:p>
          <w:p w14:paraId="0F603E28" w14:textId="65461BEB" w:rsidR="00D3308D" w:rsidRPr="00997D17" w:rsidRDefault="00A27C4B">
            <w:pPr>
              <w:pStyle w:val="ListParagraph"/>
              <w:numPr>
                <w:ilvl w:val="0"/>
                <w:numId w:val="14"/>
              </w:numPr>
              <w:jc w:val="both"/>
              <w:rPr>
                <w:sz w:val="22"/>
                <w:szCs w:val="22"/>
              </w:rPr>
            </w:pPr>
            <w:r w:rsidRPr="00997D17">
              <w:rPr>
                <w:sz w:val="22"/>
                <w:szCs w:val="22"/>
              </w:rPr>
              <w:t>Kamati za Wilaya: anzisheni vituo vya dharura vya maji na huduma za afya za mkoba.</w:t>
            </w:r>
          </w:p>
        </w:tc>
      </w:tr>
      <w:tr w:rsidR="00D3308D" w:rsidRPr="00997D17" w14:paraId="7C8746A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8A62165" w14:textId="4DA9EB73" w:rsidR="00D3308D" w:rsidRPr="00997D17" w:rsidRDefault="00A27C4B">
            <w:pPr>
              <w:pStyle w:val="ListParagraph"/>
              <w:numPr>
                <w:ilvl w:val="0"/>
                <w:numId w:val="14"/>
              </w:numPr>
              <w:jc w:val="both"/>
              <w:rPr>
                <w:sz w:val="22"/>
                <w:szCs w:val="22"/>
              </w:rPr>
            </w:pPr>
            <w:r w:rsidRPr="00997D17">
              <w:rPr>
                <w:sz w:val="22"/>
                <w:szCs w:val="22"/>
              </w:rPr>
              <w:t>Large-scale evacuation of people required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85BD7D0" w14:textId="0ABA75E5" w:rsidR="00D3308D" w:rsidRPr="00997D17" w:rsidRDefault="00A27C4B">
            <w:pPr>
              <w:pStyle w:val="ListParagraph"/>
              <w:numPr>
                <w:ilvl w:val="0"/>
                <w:numId w:val="14"/>
              </w:numPr>
              <w:jc w:val="both"/>
              <w:rPr>
                <w:sz w:val="22"/>
                <w:szCs w:val="22"/>
              </w:rPr>
            </w:pPr>
            <w:r w:rsidRPr="00997D17">
              <w:rPr>
                <w:sz w:val="22"/>
                <w:szCs w:val="22"/>
              </w:rPr>
              <w:t>Uhamishaji mkubwa wa watu unahitajika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6732247" w14:textId="2E4980E0" w:rsidR="00D3308D" w:rsidRPr="00997D17" w:rsidRDefault="00A27C4B">
            <w:pPr>
              <w:pStyle w:val="ListParagraph"/>
              <w:numPr>
                <w:ilvl w:val="0"/>
                <w:numId w:val="14"/>
              </w:numPr>
              <w:jc w:val="both"/>
              <w:rPr>
                <w:sz w:val="22"/>
                <w:szCs w:val="22"/>
              </w:rPr>
            </w:pPr>
            <w:r w:rsidRPr="00997D17">
              <w:rPr>
                <w:sz w:val="22"/>
                <w:szCs w:val="22"/>
              </w:rPr>
              <w:t>Follow evacuation orders from the Police Force, the Fire and Rescue Force and Disaster Management Committees.</w:t>
            </w:r>
          </w:p>
          <w:p w14:paraId="79F6BDDA" w14:textId="75384621" w:rsidR="00D3308D" w:rsidRPr="00997D17" w:rsidRDefault="00F1546C">
            <w:pPr>
              <w:pStyle w:val="ListParagraph"/>
              <w:numPr>
                <w:ilvl w:val="0"/>
                <w:numId w:val="14"/>
              </w:numPr>
              <w:jc w:val="both"/>
              <w:rPr>
                <w:sz w:val="22"/>
                <w:szCs w:val="22"/>
              </w:rPr>
            </w:pPr>
            <w:r w:rsidRPr="00997D17">
              <w:rPr>
                <w:sz w:val="22"/>
                <w:szCs w:val="22"/>
              </w:rPr>
              <w:t>Help neighbours, older persons, children, pregnant women and people with disabilities to evacuate first.</w:t>
            </w:r>
          </w:p>
          <w:p w14:paraId="09DE6004" w14:textId="69CC64AF" w:rsidR="00D3308D" w:rsidRPr="00997D17" w:rsidRDefault="00A27C4B">
            <w:pPr>
              <w:pStyle w:val="ListParagraph"/>
              <w:numPr>
                <w:ilvl w:val="0"/>
                <w:numId w:val="14"/>
              </w:numPr>
              <w:jc w:val="both"/>
              <w:rPr>
                <w:sz w:val="22"/>
                <w:szCs w:val="22"/>
              </w:rPr>
            </w:pPr>
            <w:r w:rsidRPr="00997D17">
              <w:rPr>
                <w:sz w:val="22"/>
                <w:szCs w:val="22"/>
              </w:rPr>
              <w:t>Register at the shelter.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3162AD5" w14:textId="613F8E4D" w:rsidR="00D3308D" w:rsidRPr="00997D17" w:rsidRDefault="00A27C4B">
            <w:pPr>
              <w:pStyle w:val="ListParagraph"/>
              <w:numPr>
                <w:ilvl w:val="0"/>
                <w:numId w:val="14"/>
              </w:numPr>
              <w:jc w:val="both"/>
              <w:rPr>
                <w:sz w:val="22"/>
                <w:szCs w:val="22"/>
              </w:rPr>
            </w:pPr>
            <w:r w:rsidRPr="00997D17">
              <w:rPr>
                <w:sz w:val="22"/>
                <w:szCs w:val="22"/>
              </w:rPr>
              <w:t>Fuata amri za uhamishaji kutoka Jeshi la Polisi, Jeshi la Zimamoto na Uokoaji na Kamati za Usimamizi wa Maafa.</w:t>
            </w:r>
          </w:p>
          <w:p w14:paraId="7475FBC0" w14:textId="4ACCAE5B" w:rsidR="00D3308D" w:rsidRPr="00997D17" w:rsidRDefault="00F1546C">
            <w:pPr>
              <w:pStyle w:val="ListParagraph"/>
              <w:numPr>
                <w:ilvl w:val="0"/>
                <w:numId w:val="14"/>
              </w:numPr>
              <w:jc w:val="both"/>
              <w:rPr>
                <w:sz w:val="22"/>
                <w:szCs w:val="22"/>
              </w:rPr>
            </w:pPr>
            <w:r w:rsidRPr="00997D17">
              <w:rPr>
                <w:sz w:val="22"/>
                <w:szCs w:val="22"/>
              </w:rPr>
              <w:t>Wasaidie majirani, wazee, watoto, wajawazito na watu wenye ulemavu kuhama kwanza.</w:t>
            </w:r>
          </w:p>
          <w:p w14:paraId="6D47F4CD" w14:textId="0A0802C0" w:rsidR="00D3308D" w:rsidRPr="00997D17" w:rsidRDefault="00F1546C">
            <w:pPr>
              <w:pStyle w:val="ListParagraph"/>
              <w:numPr>
                <w:ilvl w:val="0"/>
                <w:numId w:val="14"/>
              </w:numPr>
              <w:jc w:val="both"/>
              <w:rPr>
                <w:sz w:val="22"/>
                <w:szCs w:val="22"/>
              </w:rPr>
            </w:pPr>
            <w:r w:rsidRPr="00997D17">
              <w:rPr>
                <w:sz w:val="22"/>
                <w:szCs w:val="22"/>
              </w:rPr>
              <w:t>Jisajili kwenye makazi ya muda.</w:t>
            </w:r>
          </w:p>
        </w:tc>
      </w:tr>
      <w:tr w:rsidR="00D3308D" w:rsidRPr="00997D17" w14:paraId="7B8BBDD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CAE109D" w14:textId="705E2E94" w:rsidR="00D3308D" w:rsidRPr="00997D17" w:rsidRDefault="00A27C4B">
            <w:pPr>
              <w:pStyle w:val="ListParagraph"/>
              <w:numPr>
                <w:ilvl w:val="0"/>
                <w:numId w:val="14"/>
              </w:numPr>
              <w:jc w:val="both"/>
              <w:rPr>
                <w:sz w:val="22"/>
                <w:szCs w:val="22"/>
              </w:rPr>
            </w:pPr>
            <w:r w:rsidRPr="00997D17">
              <w:rPr>
                <w:sz w:val="22"/>
                <w:szCs w:val="22"/>
              </w:rPr>
              <w:lastRenderedPageBreak/>
              <w:t>Closure of schools in many areas; schools used as shelters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CC04DCB" w14:textId="682DD1C2" w:rsidR="00D3308D" w:rsidRPr="00997D17" w:rsidRDefault="00F1546C">
            <w:pPr>
              <w:pStyle w:val="ListParagraph"/>
              <w:numPr>
                <w:ilvl w:val="0"/>
                <w:numId w:val="14"/>
              </w:numPr>
              <w:jc w:val="both"/>
              <w:rPr>
                <w:sz w:val="22"/>
                <w:szCs w:val="22"/>
              </w:rPr>
            </w:pPr>
            <w:r w:rsidRPr="00997D17">
              <w:rPr>
                <w:sz w:val="22"/>
                <w:szCs w:val="22"/>
              </w:rPr>
              <w:t>Kufungwa kwa shule katika maeneo mengi; shule kutumika kama makazi ya muda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8756134" w14:textId="40D4F231" w:rsidR="00D3308D" w:rsidRPr="00997D17" w:rsidRDefault="00A27C4B">
            <w:pPr>
              <w:pStyle w:val="ListParagraph"/>
              <w:numPr>
                <w:ilvl w:val="0"/>
                <w:numId w:val="14"/>
              </w:numPr>
              <w:jc w:val="both"/>
              <w:rPr>
                <w:sz w:val="22"/>
                <w:szCs w:val="22"/>
              </w:rPr>
            </w:pPr>
            <w:r w:rsidRPr="00997D17">
              <w:rPr>
                <w:sz w:val="22"/>
                <w:szCs w:val="22"/>
              </w:rPr>
              <w:t>Keep children at home or in safe shelters under adult supervision.</w:t>
            </w:r>
          </w:p>
          <w:p w14:paraId="27BB9522" w14:textId="1D244E2D" w:rsidR="00F1546C" w:rsidRPr="00997D17" w:rsidRDefault="00A27C4B">
            <w:pPr>
              <w:pStyle w:val="ListParagraph"/>
              <w:numPr>
                <w:ilvl w:val="0"/>
                <w:numId w:val="14"/>
              </w:numPr>
              <w:jc w:val="both"/>
              <w:rPr>
                <w:sz w:val="22"/>
                <w:szCs w:val="22"/>
              </w:rPr>
            </w:pPr>
            <w:r w:rsidRPr="00997D17">
              <w:rPr>
                <w:sz w:val="22"/>
                <w:szCs w:val="22"/>
              </w:rPr>
              <w:t>School heads: open school buildings as shelters only when directed by the District Committee.</w:t>
            </w:r>
          </w:p>
          <w:p w14:paraId="3A1ED67E" w14:textId="6255075A" w:rsidR="00D3308D" w:rsidRPr="00997D17" w:rsidRDefault="00F1546C">
            <w:pPr>
              <w:pStyle w:val="ListParagraph"/>
              <w:numPr>
                <w:ilvl w:val="0"/>
                <w:numId w:val="14"/>
              </w:numPr>
              <w:jc w:val="both"/>
              <w:rPr>
                <w:sz w:val="22"/>
                <w:szCs w:val="22"/>
              </w:rPr>
            </w:pPr>
            <w:r w:rsidRPr="00997D17">
              <w:rPr>
                <w:sz w:val="22"/>
                <w:szCs w:val="22"/>
              </w:rPr>
              <w:t>Reopen schools only after the District Education Office confirms that buildings and routes are safe.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4A69FB2" w14:textId="13D491BF" w:rsidR="00A27C4B" w:rsidRPr="00997D17" w:rsidRDefault="00A27C4B">
            <w:pPr>
              <w:pStyle w:val="ListParagraph"/>
              <w:numPr>
                <w:ilvl w:val="0"/>
                <w:numId w:val="14"/>
              </w:numPr>
              <w:jc w:val="both"/>
              <w:rPr>
                <w:sz w:val="22"/>
                <w:szCs w:val="22"/>
              </w:rPr>
            </w:pPr>
            <w:r w:rsidRPr="00997D17">
              <w:rPr>
                <w:sz w:val="22"/>
                <w:szCs w:val="22"/>
              </w:rPr>
              <w:t>Wabakize watoto nyumbani au kwenye makazi salama chini ya uangalizi wa watu wazima.</w:t>
            </w:r>
          </w:p>
          <w:p w14:paraId="4C176801" w14:textId="14D7C581" w:rsidR="00D3308D" w:rsidRPr="00997D17" w:rsidRDefault="00A27C4B">
            <w:pPr>
              <w:pStyle w:val="ListParagraph"/>
              <w:numPr>
                <w:ilvl w:val="0"/>
                <w:numId w:val="14"/>
              </w:numPr>
              <w:jc w:val="both"/>
              <w:rPr>
                <w:sz w:val="22"/>
                <w:szCs w:val="22"/>
              </w:rPr>
            </w:pPr>
            <w:r w:rsidRPr="00997D17">
              <w:rPr>
                <w:sz w:val="22"/>
                <w:szCs w:val="22"/>
              </w:rPr>
              <w:t>Wakuu wa shule: fungueni majengo ya shule kama makazi ya muda pale tu Kamati ya Wilaya itakapoelekeza.</w:t>
            </w:r>
          </w:p>
          <w:p w14:paraId="38FDCC19" w14:textId="5CAD65EE" w:rsidR="00D3308D" w:rsidRPr="00997D17" w:rsidRDefault="00A27C4B">
            <w:pPr>
              <w:pStyle w:val="ListParagraph"/>
              <w:numPr>
                <w:ilvl w:val="0"/>
                <w:numId w:val="14"/>
              </w:numPr>
              <w:jc w:val="both"/>
              <w:rPr>
                <w:sz w:val="22"/>
                <w:szCs w:val="22"/>
              </w:rPr>
            </w:pPr>
            <w:r w:rsidRPr="00997D17">
              <w:rPr>
                <w:sz w:val="22"/>
                <w:szCs w:val="22"/>
              </w:rPr>
              <w:t>Shule zifunguliwe tena baada tu ya Ofisi ya Elimu ya Wilaya kuthibitisha usalama wa majengo na njia.</w:t>
            </w:r>
          </w:p>
        </w:tc>
      </w:tr>
      <w:tr w:rsidR="00D3308D" w:rsidRPr="00997D17" w14:paraId="6E21856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FEA404" w14:textId="42A60A77" w:rsidR="00D3308D" w:rsidRPr="00997D17" w:rsidRDefault="00D3308D">
            <w:pPr>
              <w:pStyle w:val="ListParagraph"/>
              <w:numPr>
                <w:ilvl w:val="0"/>
                <w:numId w:val="14"/>
              </w:numPr>
              <w:jc w:val="both"/>
              <w:rPr>
                <w:sz w:val="22"/>
                <w:szCs w:val="22"/>
              </w:rPr>
            </w:pPr>
            <w:r w:rsidRPr="00997D17">
              <w:rPr>
                <w:sz w:val="22"/>
                <w:szCs w:val="22"/>
              </w:rPr>
              <w:t>Severe traffic disruption with major roads becoming impassable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E70F3C" w14:textId="03196D1F" w:rsidR="00D3308D" w:rsidRPr="00997D17" w:rsidRDefault="00D3308D">
            <w:pPr>
              <w:pStyle w:val="ListParagraph"/>
              <w:numPr>
                <w:ilvl w:val="0"/>
                <w:numId w:val="14"/>
              </w:numPr>
              <w:jc w:val="both"/>
              <w:rPr>
                <w:sz w:val="22"/>
                <w:szCs w:val="22"/>
                <w:lang w:val="sv-SE"/>
              </w:rPr>
            </w:pPr>
            <w:r w:rsidRPr="00997D17">
              <w:rPr>
                <w:sz w:val="22"/>
                <w:szCs w:val="22"/>
                <w:lang w:val="sv-SE"/>
              </w:rPr>
              <w:t>Kuathirika kwa kiasi kikubwa kwa usafiri na barabara kuu kutopitika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C404C36" w14:textId="032C4471" w:rsidR="00D3308D" w:rsidRPr="00997D17" w:rsidRDefault="00A27C4B">
            <w:pPr>
              <w:pStyle w:val="ListParagraph"/>
              <w:numPr>
                <w:ilvl w:val="0"/>
                <w:numId w:val="14"/>
              </w:numPr>
              <w:jc w:val="both"/>
              <w:rPr>
                <w:sz w:val="22"/>
                <w:szCs w:val="22"/>
              </w:rPr>
            </w:pPr>
            <w:r w:rsidRPr="00997D17">
              <w:rPr>
                <w:sz w:val="22"/>
                <w:szCs w:val="22"/>
              </w:rPr>
              <w:t>Stay off the roads.</w:t>
            </w:r>
          </w:p>
          <w:p w14:paraId="69B87E2B" w14:textId="3FE6CD3F" w:rsidR="00D3308D" w:rsidRPr="00997D17" w:rsidRDefault="00A27C4B">
            <w:pPr>
              <w:pStyle w:val="ListParagraph"/>
              <w:numPr>
                <w:ilvl w:val="0"/>
                <w:numId w:val="14"/>
              </w:numPr>
              <w:jc w:val="both"/>
              <w:rPr>
                <w:sz w:val="22"/>
                <w:szCs w:val="22"/>
              </w:rPr>
            </w:pPr>
            <w:r w:rsidRPr="00997D17">
              <w:rPr>
                <w:sz w:val="22"/>
                <w:szCs w:val="22"/>
              </w:rPr>
              <w:t>Keep emergency routes clear for rescue vehicles and ambulances.</w:t>
            </w:r>
          </w:p>
          <w:p w14:paraId="65CD2D8E" w14:textId="475A3665" w:rsidR="00D3308D" w:rsidRPr="00997D17" w:rsidRDefault="00A27C4B">
            <w:pPr>
              <w:pStyle w:val="ListParagraph"/>
              <w:numPr>
                <w:ilvl w:val="0"/>
                <w:numId w:val="14"/>
              </w:numPr>
              <w:jc w:val="both"/>
              <w:rPr>
                <w:sz w:val="22"/>
                <w:szCs w:val="22"/>
              </w:rPr>
            </w:pPr>
            <w:r w:rsidRPr="00997D17">
              <w:rPr>
                <w:sz w:val="22"/>
                <w:szCs w:val="22"/>
              </w:rPr>
              <w:t>Obey road closures by the Police Force, TANROADS and TARURA.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B599D0C" w14:textId="69C4089E" w:rsidR="00D3308D" w:rsidRPr="00997D17" w:rsidRDefault="00A27C4B">
            <w:pPr>
              <w:pStyle w:val="ListParagraph"/>
              <w:numPr>
                <w:ilvl w:val="0"/>
                <w:numId w:val="14"/>
              </w:numPr>
              <w:jc w:val="both"/>
              <w:rPr>
                <w:sz w:val="22"/>
                <w:szCs w:val="22"/>
              </w:rPr>
            </w:pPr>
            <w:r w:rsidRPr="00997D17">
              <w:rPr>
                <w:sz w:val="22"/>
                <w:szCs w:val="22"/>
              </w:rPr>
              <w:t>Epuka kutumia barabara.</w:t>
            </w:r>
          </w:p>
          <w:p w14:paraId="07EA7D86" w14:textId="2547AE82" w:rsidR="00D3308D" w:rsidRPr="00997D17" w:rsidRDefault="00A27C4B">
            <w:pPr>
              <w:pStyle w:val="ListParagraph"/>
              <w:numPr>
                <w:ilvl w:val="0"/>
                <w:numId w:val="14"/>
              </w:numPr>
              <w:jc w:val="both"/>
              <w:rPr>
                <w:sz w:val="22"/>
                <w:szCs w:val="22"/>
              </w:rPr>
            </w:pPr>
            <w:r w:rsidRPr="00997D17">
              <w:rPr>
                <w:sz w:val="22"/>
                <w:szCs w:val="22"/>
              </w:rPr>
              <w:t>Acha wazi njia za dharura kwa magari ya uokoaji na ya wagonjwa.</w:t>
            </w:r>
          </w:p>
          <w:p w14:paraId="49DE3EF1" w14:textId="42865B3D" w:rsidR="00D3308D" w:rsidRPr="00997D17" w:rsidRDefault="00A27C4B">
            <w:pPr>
              <w:pStyle w:val="ListParagraph"/>
              <w:numPr>
                <w:ilvl w:val="0"/>
                <w:numId w:val="14"/>
              </w:numPr>
              <w:jc w:val="both"/>
              <w:rPr>
                <w:sz w:val="22"/>
                <w:szCs w:val="22"/>
              </w:rPr>
            </w:pPr>
            <w:r w:rsidRPr="00997D17">
              <w:rPr>
                <w:sz w:val="22"/>
                <w:szCs w:val="22"/>
              </w:rPr>
              <w:t>Tii ufungaji wa barabara unaofanywa na Jeshi la Polisi, TANROADS na TARURA.</w:t>
            </w:r>
          </w:p>
        </w:tc>
      </w:tr>
      <w:tr w:rsidR="00513C7E" w:rsidRPr="00997D17" w14:paraId="6B386AE9"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6776D9E" w14:textId="6E6A54DE" w:rsidR="00513C7E" w:rsidRPr="00997D17" w:rsidRDefault="00513C7E">
            <w:pPr>
              <w:pStyle w:val="ListParagraph"/>
              <w:numPr>
                <w:ilvl w:val="0"/>
                <w:numId w:val="14"/>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EB52E53" w14:textId="0046BBF8" w:rsidR="00513C7E" w:rsidRPr="00997D17" w:rsidRDefault="00513C7E">
            <w:pPr>
              <w:pStyle w:val="ListParagraph"/>
              <w:numPr>
                <w:ilvl w:val="0"/>
                <w:numId w:val="14"/>
              </w:numPr>
              <w:jc w:val="both"/>
              <w:rPr>
                <w:sz w:val="22"/>
                <w:szCs w:val="22"/>
                <w:lang w:val="sv-SE"/>
              </w:rPr>
            </w:pPr>
            <w:r w:rsidRPr="00997D17">
              <w:rPr>
                <w:sz w:val="22"/>
                <w:szCs w:val="22"/>
                <w:lang w:val="sv-SE"/>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918294" w14:textId="77777777" w:rsidR="00513C7E" w:rsidRPr="00997D17" w:rsidRDefault="00513C7E">
            <w:pPr>
              <w:pStyle w:val="ListParagraph"/>
              <w:numPr>
                <w:ilvl w:val="0"/>
                <w:numId w:val="14"/>
              </w:numPr>
              <w:jc w:val="both"/>
              <w:rPr>
                <w:sz w:val="22"/>
                <w:szCs w:val="22"/>
              </w:rPr>
            </w:pPr>
            <w:r w:rsidRPr="00997D17">
              <w:rPr>
                <w:sz w:val="22"/>
                <w:szCs w:val="22"/>
              </w:rPr>
              <w:t>Please stay with official sources: radio, TMA, Disaster Management Committees and local leaders.</w:t>
            </w:r>
          </w:p>
          <w:p w14:paraId="47BEFD85" w14:textId="0F4B4D4C" w:rsidR="00513C7E" w:rsidRPr="00997D17" w:rsidRDefault="00513C7E">
            <w:pPr>
              <w:pStyle w:val="ListParagraph"/>
              <w:numPr>
                <w:ilvl w:val="0"/>
                <w:numId w:val="14"/>
              </w:numPr>
              <w:jc w:val="both"/>
              <w:rPr>
                <w:sz w:val="22"/>
                <w:szCs w:val="22"/>
              </w:rPr>
            </w:pPr>
            <w:r w:rsidRPr="00997D17">
              <w:rPr>
                <w:sz w:val="22"/>
                <w:szCs w:val="22"/>
              </w:rPr>
              <w:t>Disaster Management Committees will announce when the danger has passed and when it is safe to return.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3E80585" w14:textId="77777777" w:rsidR="00513C7E" w:rsidRPr="00997D17" w:rsidRDefault="00513C7E">
            <w:pPr>
              <w:pStyle w:val="ListParagraph"/>
              <w:numPr>
                <w:ilvl w:val="0"/>
                <w:numId w:val="14"/>
              </w:numPr>
              <w:jc w:val="both"/>
              <w:rPr>
                <w:sz w:val="22"/>
                <w:szCs w:val="22"/>
              </w:rPr>
            </w:pPr>
            <w:r w:rsidRPr="00997D17">
              <w:rPr>
                <w:sz w:val="22"/>
                <w:szCs w:val="22"/>
              </w:rPr>
              <w:t>Tafadhali tegemeeni taarifa rasmi: redio, TMA, Kamati za Usimamizi wa Maafa na viongozi wa eneo.</w:t>
            </w:r>
          </w:p>
          <w:p w14:paraId="0510A938" w14:textId="47287B42" w:rsidR="00513C7E" w:rsidRPr="00997D17" w:rsidRDefault="00513C7E">
            <w:pPr>
              <w:pStyle w:val="ListParagraph"/>
              <w:numPr>
                <w:ilvl w:val="0"/>
                <w:numId w:val="14"/>
              </w:numPr>
              <w:jc w:val="both"/>
              <w:rPr>
                <w:sz w:val="22"/>
                <w:szCs w:val="22"/>
              </w:rPr>
            </w:pPr>
            <w:r w:rsidRPr="00997D17">
              <w:rPr>
                <w:sz w:val="22"/>
                <w:szCs w:val="22"/>
              </w:rPr>
              <w:t>Kamati za Usimamizi wa Maafa zitatangaza hatari itakapokwisha na itakapokuwa salama kurudi.</w:t>
            </w:r>
          </w:p>
        </w:tc>
      </w:tr>
    </w:tbl>
    <w:p w14:paraId="144C7544" w14:textId="77777777" w:rsidR="007458CC" w:rsidRPr="00997D17" w:rsidRDefault="007458CC" w:rsidP="007458CC">
      <w:pPr>
        <w:rPr>
          <w:sz w:val="22"/>
          <w:szCs w:val="22"/>
        </w:rPr>
      </w:pPr>
    </w:p>
    <w:p w14:paraId="15B95980" w14:textId="77777777" w:rsidR="00C46E27" w:rsidRPr="00997D17" w:rsidRDefault="007458CC" w:rsidP="007458CC">
      <w:pPr>
        <w:pStyle w:val="Strong1"/>
        <w:rPr>
          <w:b w:val="0"/>
          <w:bCs w:val="0"/>
          <w:sz w:val="22"/>
          <w:szCs w:val="22"/>
        </w:rPr>
      </w:pPr>
      <w:r w:rsidRPr="00997D17">
        <w:rPr>
          <w:b w:val="0"/>
          <w:bCs w:val="0"/>
          <w:sz w:val="22"/>
          <w:szCs w:val="22"/>
        </w:rPr>
        <w:lastRenderedPageBreak/>
        <w:t>1.1 SECTOR IMPACTS AND ACTIONS: HEAVY RAINFALL | ATHARI NA HATUA ZA KISEKTA: MVUA KUBWA</w:t>
      </w:r>
    </w:p>
    <w:tbl>
      <w:tblPr>
        <w:tblStyle w:val="TableGrid"/>
        <w:tblW w:w="0" w:type="auto"/>
        <w:tblLook w:val="04A0" w:firstRow="1" w:lastRow="0" w:firstColumn="1" w:lastColumn="0" w:noHBand="0" w:noVBand="1"/>
      </w:tblPr>
      <w:tblGrid>
        <w:gridCol w:w="3417"/>
        <w:gridCol w:w="3417"/>
        <w:gridCol w:w="3418"/>
        <w:gridCol w:w="3418"/>
      </w:tblGrid>
      <w:tr w:rsidR="00C46E27" w:rsidRPr="000343A2" w14:paraId="5AA76151" w14:textId="77777777" w:rsidTr="00997D17">
        <w:trPr>
          <w:tblHeader/>
        </w:trPr>
        <w:tc>
          <w:tcPr>
            <w:tcW w:w="3417" w:type="dxa"/>
            <w:shd w:val="clear" w:color="D9D9D9" w:fill="D9D9D9"/>
          </w:tcPr>
          <w:p w14:paraId="3EA4D57B" w14:textId="7231E4A4" w:rsidR="00C46E27" w:rsidRPr="00997D17" w:rsidRDefault="00C46E27" w:rsidP="00997D17">
            <w:pPr>
              <w:rPr>
                <w:color w:val="000000"/>
                <w:sz w:val="22"/>
                <w:szCs w:val="22"/>
              </w:rPr>
            </w:pPr>
            <w:r w:rsidRPr="00997D17">
              <w:rPr>
                <w:color w:val="000000"/>
                <w:sz w:val="22"/>
                <w:szCs w:val="22"/>
              </w:rPr>
              <w:t>SECTOR AND IMPACT (EN)</w:t>
            </w:r>
          </w:p>
        </w:tc>
        <w:tc>
          <w:tcPr>
            <w:tcW w:w="3417" w:type="dxa"/>
            <w:shd w:val="clear" w:color="D9D9D9" w:fill="D9D9D9"/>
          </w:tcPr>
          <w:p w14:paraId="549EB1B0" w14:textId="7F1D575E" w:rsidR="00C46E27" w:rsidRPr="00997D17" w:rsidRDefault="00C46E27" w:rsidP="00997D17">
            <w:pPr>
              <w:rPr>
                <w:color w:val="000000"/>
                <w:sz w:val="22"/>
                <w:szCs w:val="22"/>
              </w:rPr>
            </w:pPr>
            <w:r w:rsidRPr="00997D17">
              <w:rPr>
                <w:color w:val="000000"/>
                <w:sz w:val="22"/>
                <w:szCs w:val="22"/>
              </w:rPr>
              <w:t>SEKTA NA ATHARI (SW)</w:t>
            </w:r>
          </w:p>
        </w:tc>
        <w:tc>
          <w:tcPr>
            <w:tcW w:w="3418" w:type="dxa"/>
            <w:shd w:val="clear" w:color="D9D9D9" w:fill="D9D9D9"/>
          </w:tcPr>
          <w:p w14:paraId="67139D41" w14:textId="23ADB1A7" w:rsidR="00C46E27" w:rsidRPr="00997D17" w:rsidRDefault="00C46E27" w:rsidP="00997D17">
            <w:pPr>
              <w:rPr>
                <w:color w:val="000000"/>
                <w:sz w:val="22"/>
                <w:szCs w:val="22"/>
              </w:rPr>
            </w:pPr>
            <w:r w:rsidRPr="00997D17">
              <w:rPr>
                <w:color w:val="000000"/>
                <w:sz w:val="22"/>
                <w:szCs w:val="22"/>
              </w:rPr>
              <w:t>SECTOR ACTIONS BY LEVEL (EN)</w:t>
            </w:r>
          </w:p>
        </w:tc>
        <w:tc>
          <w:tcPr>
            <w:tcW w:w="3418" w:type="dxa"/>
            <w:shd w:val="clear" w:color="D9D9D9" w:fill="D9D9D9"/>
          </w:tcPr>
          <w:p w14:paraId="7684AB2A" w14:textId="59851AEC" w:rsidR="00C46E27" w:rsidRPr="00997D17" w:rsidRDefault="00C46E27" w:rsidP="00997D17">
            <w:pPr>
              <w:rPr>
                <w:color w:val="000000"/>
                <w:sz w:val="22"/>
                <w:szCs w:val="22"/>
                <w:lang w:val="sv-SE"/>
              </w:rPr>
            </w:pPr>
            <w:r w:rsidRPr="00997D17">
              <w:rPr>
                <w:color w:val="000000"/>
                <w:sz w:val="22"/>
                <w:szCs w:val="22"/>
                <w:lang w:val="sv-SE"/>
              </w:rPr>
              <w:t>HATUA ZA KISEKTA KWA NGAZI (SW)</w:t>
            </w:r>
          </w:p>
        </w:tc>
      </w:tr>
      <w:tr w:rsidR="00C46E27" w:rsidRPr="00997D17" w14:paraId="14A12108" w14:textId="77777777" w:rsidTr="00997D17">
        <w:tc>
          <w:tcPr>
            <w:tcW w:w="3417" w:type="dxa"/>
          </w:tcPr>
          <w:p w14:paraId="31BD66E8" w14:textId="1BF8F207" w:rsidR="00C46E27" w:rsidRPr="00997D17" w:rsidRDefault="00C46E27" w:rsidP="00997D17">
            <w:pPr>
              <w:rPr>
                <w:sz w:val="22"/>
                <w:szCs w:val="22"/>
              </w:rPr>
            </w:pPr>
            <w:r w:rsidRPr="00997D17">
              <w:rPr>
                <w:sz w:val="22"/>
                <w:szCs w:val="22"/>
              </w:rPr>
              <w:t>Agriculture and food security</w:t>
            </w:r>
            <w:r w:rsidRPr="00997D17">
              <w:rPr>
                <w:sz w:val="22"/>
                <w:szCs w:val="22"/>
              </w:rPr>
              <w:br/>
              <w:t>Waterlogged fields, seedlings and fertiliser washed away, crop diseases</w:t>
            </w:r>
          </w:p>
          <w:p w14:paraId="624D5264" w14:textId="066026CE" w:rsidR="00C46E27" w:rsidRPr="00997D17" w:rsidRDefault="00C46E27" w:rsidP="00997D17">
            <w:pPr>
              <w:rPr>
                <w:color w:val="000000"/>
                <w:sz w:val="22"/>
                <w:szCs w:val="22"/>
              </w:rPr>
            </w:pPr>
          </w:p>
        </w:tc>
        <w:tc>
          <w:tcPr>
            <w:tcW w:w="3417" w:type="dxa"/>
          </w:tcPr>
          <w:p w14:paraId="064A2F03" w14:textId="3869BA21" w:rsidR="00C46E27" w:rsidRPr="00997D17" w:rsidRDefault="00C46E27" w:rsidP="00997D17">
            <w:pPr>
              <w:rPr>
                <w:sz w:val="22"/>
                <w:szCs w:val="22"/>
              </w:rPr>
            </w:pPr>
            <w:r w:rsidRPr="00997D17">
              <w:rPr>
                <w:sz w:val="22"/>
                <w:szCs w:val="22"/>
              </w:rPr>
              <w:t>Kilimo na usalama wa chakula</w:t>
            </w:r>
            <w:r w:rsidRPr="00997D17">
              <w:rPr>
                <w:sz w:val="22"/>
                <w:szCs w:val="22"/>
              </w:rPr>
              <w:br/>
              <w:t>Mashamba kujaa maji, miche na mbolea kusombwa, magonjwa ya mazao</w:t>
            </w:r>
          </w:p>
          <w:p w14:paraId="4B5EAABB" w14:textId="0784A212" w:rsidR="00C46E27" w:rsidRPr="00997D17" w:rsidRDefault="00C46E27" w:rsidP="00997D17">
            <w:pPr>
              <w:rPr>
                <w:color w:val="000000"/>
                <w:sz w:val="22"/>
                <w:szCs w:val="22"/>
              </w:rPr>
            </w:pPr>
          </w:p>
        </w:tc>
        <w:tc>
          <w:tcPr>
            <w:tcW w:w="3418" w:type="dxa"/>
          </w:tcPr>
          <w:p w14:paraId="7E447DA6" w14:textId="4B1657AF" w:rsidR="00C46E27" w:rsidRPr="00997D17" w:rsidRDefault="00C46E27" w:rsidP="00997D17">
            <w:pPr>
              <w:rPr>
                <w:sz w:val="22"/>
                <w:szCs w:val="22"/>
              </w:rPr>
            </w:pPr>
            <w:r w:rsidRPr="00997D17">
              <w:rPr>
                <w:sz w:val="22"/>
                <w:szCs w:val="22"/>
              </w:rPr>
              <w:t>Level 1: Extension officers: advise farmers on field drainage, planting time and fertiliser use.</w:t>
            </w:r>
            <w:r w:rsidRPr="00997D17">
              <w:rPr>
                <w:sz w:val="22"/>
                <w:szCs w:val="22"/>
              </w:rPr>
              <w:br/>
              <w:t>Level 2: Farmers are advised to harvest mature crops early and store them in dry places.</w:t>
            </w:r>
          </w:p>
          <w:p w14:paraId="0B26D4F3" w14:textId="6BC42592" w:rsidR="00C46E27" w:rsidRPr="00997D17" w:rsidRDefault="00C46E27" w:rsidP="00997D17">
            <w:pPr>
              <w:rPr>
                <w:sz w:val="22"/>
                <w:szCs w:val="22"/>
              </w:rPr>
            </w:pPr>
            <w:r w:rsidRPr="00997D17">
              <w:rPr>
                <w:sz w:val="22"/>
                <w:szCs w:val="22"/>
              </w:rPr>
              <w:t>Level 3: District Agriculture Officers: assess crop losses and report to the District Committee.</w:t>
            </w:r>
          </w:p>
          <w:p w14:paraId="09C8B110" w14:textId="24953534" w:rsidR="00C46E27" w:rsidRPr="00997D17" w:rsidRDefault="00C46E27" w:rsidP="00997D17">
            <w:pPr>
              <w:rPr>
                <w:color w:val="000000"/>
                <w:sz w:val="22"/>
                <w:szCs w:val="22"/>
              </w:rPr>
            </w:pPr>
          </w:p>
        </w:tc>
        <w:tc>
          <w:tcPr>
            <w:tcW w:w="3418" w:type="dxa"/>
          </w:tcPr>
          <w:p w14:paraId="31AA8695" w14:textId="332EAA4B" w:rsidR="00C46E27" w:rsidRPr="00997D17" w:rsidRDefault="00C46E27" w:rsidP="00997D17">
            <w:pPr>
              <w:rPr>
                <w:sz w:val="22"/>
                <w:szCs w:val="22"/>
              </w:rPr>
            </w:pPr>
            <w:r w:rsidRPr="00997D17">
              <w:rPr>
                <w:sz w:val="22"/>
                <w:szCs w:val="22"/>
              </w:rPr>
              <w:t>Ngazi ya 1: Maafisa ugani: toeni ushauri kwa wakulima kuhusu mifereji ya mashamba, muda wa kupanda na matumizi ya mbolea.</w:t>
            </w:r>
            <w:r w:rsidRPr="00997D17">
              <w:rPr>
                <w:sz w:val="22"/>
                <w:szCs w:val="22"/>
              </w:rPr>
              <w:br/>
              <w:t>Ngazi ya 2: Wakulima mnashauriwa kuvuna mazao yaliyokomaa mapema na kuyahifadhi mahali pakavu.</w:t>
            </w:r>
          </w:p>
          <w:p w14:paraId="0C92951D" w14:textId="6E6F437D" w:rsidR="00C46E27" w:rsidRPr="00997D17" w:rsidRDefault="00C46E27" w:rsidP="00997D17">
            <w:pPr>
              <w:rPr>
                <w:sz w:val="22"/>
                <w:szCs w:val="22"/>
              </w:rPr>
            </w:pPr>
            <w:r w:rsidRPr="00997D17">
              <w:rPr>
                <w:sz w:val="22"/>
                <w:szCs w:val="22"/>
              </w:rPr>
              <w:t>Ngazi ya 3: Maafisa Kilimo wa Wilaya: fanyeni tathmini ya hasara ya mazao na toeni taarifa kwa Kamati ya Wilaya.</w:t>
            </w:r>
          </w:p>
          <w:p w14:paraId="733D6037" w14:textId="75F9D5F8" w:rsidR="00C46E27" w:rsidRPr="00997D17" w:rsidRDefault="00C46E27" w:rsidP="00997D17">
            <w:pPr>
              <w:rPr>
                <w:color w:val="000000"/>
                <w:sz w:val="22"/>
                <w:szCs w:val="22"/>
              </w:rPr>
            </w:pPr>
          </w:p>
        </w:tc>
      </w:tr>
      <w:tr w:rsidR="00C46E27" w:rsidRPr="00997D17" w14:paraId="01703056" w14:textId="77777777" w:rsidTr="00997D17">
        <w:tc>
          <w:tcPr>
            <w:tcW w:w="3417" w:type="dxa"/>
          </w:tcPr>
          <w:p w14:paraId="7470313A" w14:textId="2047D14B" w:rsidR="00C46E27" w:rsidRPr="00997D17" w:rsidRDefault="00C46E27" w:rsidP="00997D17">
            <w:pPr>
              <w:rPr>
                <w:sz w:val="22"/>
                <w:szCs w:val="22"/>
              </w:rPr>
            </w:pPr>
            <w:r w:rsidRPr="00997D17">
              <w:rPr>
                <w:sz w:val="22"/>
                <w:szCs w:val="22"/>
              </w:rPr>
              <w:t>Livestock</w:t>
            </w:r>
            <w:r w:rsidRPr="00997D17">
              <w:rPr>
                <w:sz w:val="22"/>
                <w:szCs w:val="22"/>
              </w:rPr>
              <w:br/>
              <w:t>Animals drowned or stranded, grazing land flooded, animal diseases such as Rift Valley fever</w:t>
            </w:r>
          </w:p>
          <w:p w14:paraId="047CFDE9" w14:textId="7E1B3293" w:rsidR="00C46E27" w:rsidRPr="00997D17" w:rsidRDefault="00C46E27" w:rsidP="00997D17">
            <w:pPr>
              <w:rPr>
                <w:color w:val="000000"/>
                <w:sz w:val="22"/>
                <w:szCs w:val="22"/>
              </w:rPr>
            </w:pPr>
          </w:p>
        </w:tc>
        <w:tc>
          <w:tcPr>
            <w:tcW w:w="3417" w:type="dxa"/>
          </w:tcPr>
          <w:p w14:paraId="35F26E44" w14:textId="7E35001C" w:rsidR="00C46E27" w:rsidRPr="00997D17" w:rsidRDefault="00C46E27" w:rsidP="00997D17">
            <w:pPr>
              <w:rPr>
                <w:sz w:val="22"/>
                <w:szCs w:val="22"/>
              </w:rPr>
            </w:pPr>
            <w:r w:rsidRPr="00997D17">
              <w:rPr>
                <w:sz w:val="22"/>
                <w:szCs w:val="22"/>
              </w:rPr>
              <w:t>Mifugo</w:t>
            </w:r>
            <w:r w:rsidRPr="00997D17">
              <w:rPr>
                <w:sz w:val="22"/>
                <w:szCs w:val="22"/>
              </w:rPr>
              <w:br/>
              <w:t>Mifugo kuzama au kukwama, malisho kufunikwa na maji, magonjwa ya mifugo kama homa ya Bonde la Ufa</w:t>
            </w:r>
          </w:p>
          <w:p w14:paraId="4A258A7E" w14:textId="78D59CEF" w:rsidR="00C46E27" w:rsidRPr="00997D17" w:rsidRDefault="00C46E27" w:rsidP="00997D17">
            <w:pPr>
              <w:rPr>
                <w:color w:val="000000"/>
                <w:sz w:val="22"/>
                <w:szCs w:val="22"/>
              </w:rPr>
            </w:pPr>
          </w:p>
        </w:tc>
        <w:tc>
          <w:tcPr>
            <w:tcW w:w="3418" w:type="dxa"/>
          </w:tcPr>
          <w:p w14:paraId="092F4094" w14:textId="52523884" w:rsidR="00C46E27" w:rsidRPr="00997D17" w:rsidRDefault="00C46E27" w:rsidP="00997D17">
            <w:pPr>
              <w:rPr>
                <w:sz w:val="22"/>
                <w:szCs w:val="22"/>
              </w:rPr>
            </w:pPr>
            <w:r w:rsidRPr="00997D17">
              <w:rPr>
                <w:sz w:val="22"/>
                <w:szCs w:val="22"/>
              </w:rPr>
              <w:t>Level 1: Livestock officers: advise on vaccination and on not keeping animals in valleys overnight.</w:t>
            </w:r>
            <w:r w:rsidRPr="00997D17">
              <w:rPr>
                <w:sz w:val="22"/>
                <w:szCs w:val="22"/>
              </w:rPr>
              <w:br/>
            </w:r>
            <w:r w:rsidRPr="00997D17">
              <w:rPr>
                <w:sz w:val="22"/>
                <w:szCs w:val="22"/>
              </w:rPr>
              <w:br/>
              <w:t>Level 2: Livestock keepers: please move animals to higher ground and report sick animals.</w:t>
            </w:r>
          </w:p>
          <w:p w14:paraId="7AFD0AA7" w14:textId="588E9563" w:rsidR="00C46E27" w:rsidRPr="00997D17" w:rsidRDefault="00C46E27" w:rsidP="00997D17">
            <w:pPr>
              <w:rPr>
                <w:sz w:val="22"/>
                <w:szCs w:val="22"/>
              </w:rPr>
            </w:pPr>
            <w:r w:rsidRPr="00997D17">
              <w:rPr>
                <w:sz w:val="22"/>
                <w:szCs w:val="22"/>
              </w:rPr>
              <w:t>Level 3: District Livestock Officers: assess losses, deploy veterinary teams and advise on safe disposal of carcasses.</w:t>
            </w:r>
          </w:p>
          <w:p w14:paraId="1D3EDC1E" w14:textId="74CD1720" w:rsidR="00C46E27" w:rsidRPr="00997D17" w:rsidRDefault="00C46E27" w:rsidP="00997D17">
            <w:pPr>
              <w:rPr>
                <w:color w:val="000000"/>
                <w:sz w:val="22"/>
                <w:szCs w:val="22"/>
              </w:rPr>
            </w:pPr>
          </w:p>
        </w:tc>
        <w:tc>
          <w:tcPr>
            <w:tcW w:w="3418" w:type="dxa"/>
          </w:tcPr>
          <w:p w14:paraId="3D76B547" w14:textId="374F1405" w:rsidR="00C46E27" w:rsidRPr="00997D17" w:rsidRDefault="00C46E27" w:rsidP="00997D17">
            <w:pPr>
              <w:rPr>
                <w:sz w:val="22"/>
                <w:szCs w:val="22"/>
              </w:rPr>
            </w:pPr>
            <w:r w:rsidRPr="00997D17">
              <w:rPr>
                <w:sz w:val="22"/>
                <w:szCs w:val="22"/>
              </w:rPr>
              <w:t>Ngazi ya 1: Maafisa mifugo: toeni ushauri kuhusu chanjo na kutolaza mifugo mabondeni.</w:t>
            </w:r>
            <w:r w:rsidRPr="00997D17">
              <w:rPr>
                <w:sz w:val="22"/>
                <w:szCs w:val="22"/>
              </w:rPr>
              <w:br/>
              <w:t>Ngazi ya 2: Wafugaji: tafadhali hamisheni mifugo maeneo ya mwinuko na toeni taarifa ya mifugo inayougua.</w:t>
            </w:r>
          </w:p>
          <w:p w14:paraId="5F55C6EE" w14:textId="78BD712C" w:rsidR="00C46E27" w:rsidRPr="00997D17" w:rsidRDefault="00C46E27" w:rsidP="00997D17">
            <w:pPr>
              <w:rPr>
                <w:sz w:val="22"/>
                <w:szCs w:val="22"/>
              </w:rPr>
            </w:pPr>
            <w:r w:rsidRPr="00997D17">
              <w:rPr>
                <w:sz w:val="22"/>
                <w:szCs w:val="22"/>
              </w:rPr>
              <w:t>Ngazi ya 3: Maafisa Mifugo wa Wilaya: fanyeni tathmini ya hasara, pelekeni timu za huduma za mifugo na toeni ushauri wa kuteketeza mizoga kwa usalama.</w:t>
            </w:r>
          </w:p>
          <w:p w14:paraId="0F8F244C" w14:textId="0E1539C4" w:rsidR="00C46E27" w:rsidRPr="00997D17" w:rsidRDefault="00C46E27" w:rsidP="00997D17">
            <w:pPr>
              <w:rPr>
                <w:color w:val="000000"/>
                <w:sz w:val="22"/>
                <w:szCs w:val="22"/>
              </w:rPr>
            </w:pPr>
          </w:p>
        </w:tc>
      </w:tr>
      <w:tr w:rsidR="00C46E27" w:rsidRPr="00997D17" w14:paraId="24D7A0A3" w14:textId="77777777" w:rsidTr="00997D17">
        <w:tc>
          <w:tcPr>
            <w:tcW w:w="3417" w:type="dxa"/>
          </w:tcPr>
          <w:p w14:paraId="532DCBEF" w14:textId="6FBFC527" w:rsidR="00C46E27" w:rsidRPr="00997D17" w:rsidRDefault="00C46E27" w:rsidP="00997D17">
            <w:pPr>
              <w:rPr>
                <w:sz w:val="22"/>
                <w:szCs w:val="22"/>
              </w:rPr>
            </w:pPr>
            <w:r w:rsidRPr="00997D17">
              <w:rPr>
                <w:sz w:val="22"/>
                <w:szCs w:val="22"/>
              </w:rPr>
              <w:t>Water and sanitation</w:t>
            </w:r>
            <w:r w:rsidRPr="00997D17">
              <w:rPr>
                <w:sz w:val="22"/>
                <w:szCs w:val="22"/>
              </w:rPr>
              <w:br/>
              <w:t>Contaminated wells and springs, overflowing latrines, damaged pipes</w:t>
            </w:r>
          </w:p>
          <w:p w14:paraId="47FAF39C" w14:textId="5248F00C" w:rsidR="00C46E27" w:rsidRPr="00997D17" w:rsidRDefault="00C46E27" w:rsidP="00997D17">
            <w:pPr>
              <w:rPr>
                <w:color w:val="000000"/>
                <w:sz w:val="22"/>
                <w:szCs w:val="22"/>
              </w:rPr>
            </w:pPr>
          </w:p>
        </w:tc>
        <w:tc>
          <w:tcPr>
            <w:tcW w:w="3417" w:type="dxa"/>
          </w:tcPr>
          <w:p w14:paraId="719C56D1" w14:textId="2AFB51FF" w:rsidR="00C46E27" w:rsidRPr="00997D17" w:rsidRDefault="00C46E27" w:rsidP="00997D17">
            <w:pPr>
              <w:rPr>
                <w:sz w:val="22"/>
                <w:szCs w:val="22"/>
              </w:rPr>
            </w:pPr>
            <w:r w:rsidRPr="00997D17">
              <w:rPr>
                <w:sz w:val="22"/>
                <w:szCs w:val="22"/>
              </w:rPr>
              <w:t>Maji na usafi wa mazingira</w:t>
            </w:r>
            <w:r w:rsidRPr="00997D17">
              <w:rPr>
                <w:sz w:val="22"/>
                <w:szCs w:val="22"/>
              </w:rPr>
              <w:br/>
              <w:t>Visima na chemchemi kuchafuka, vyoo kufurika, mabomba kuharibika</w:t>
            </w:r>
          </w:p>
          <w:p w14:paraId="01609380" w14:textId="4753B6E5" w:rsidR="00C46E27" w:rsidRPr="00997D17" w:rsidRDefault="00C46E27" w:rsidP="00997D17">
            <w:pPr>
              <w:rPr>
                <w:color w:val="000000"/>
                <w:sz w:val="22"/>
                <w:szCs w:val="22"/>
              </w:rPr>
            </w:pPr>
          </w:p>
        </w:tc>
        <w:tc>
          <w:tcPr>
            <w:tcW w:w="3418" w:type="dxa"/>
          </w:tcPr>
          <w:p w14:paraId="17C04DCF" w14:textId="06855B9D" w:rsidR="00C46E27" w:rsidRPr="00997D17" w:rsidRDefault="00C46E27" w:rsidP="00997D17">
            <w:pPr>
              <w:rPr>
                <w:sz w:val="22"/>
                <w:szCs w:val="22"/>
              </w:rPr>
            </w:pPr>
            <w:r w:rsidRPr="00997D17">
              <w:rPr>
                <w:sz w:val="22"/>
                <w:szCs w:val="22"/>
              </w:rPr>
              <w:t>Level 1: Water authorities and RUWASA: inspect and protect water intakes and sources.</w:t>
            </w:r>
            <w:r w:rsidRPr="00997D17">
              <w:rPr>
                <w:sz w:val="22"/>
                <w:szCs w:val="22"/>
              </w:rPr>
              <w:br/>
              <w:t>Level 2: Water authorities: increase chlorination and share boil-water advice with communities.</w:t>
            </w:r>
          </w:p>
          <w:p w14:paraId="0C36289B" w14:textId="14C07530" w:rsidR="00C46E27" w:rsidRPr="00997D17" w:rsidRDefault="00C46E27" w:rsidP="00997D17">
            <w:pPr>
              <w:rPr>
                <w:sz w:val="22"/>
                <w:szCs w:val="22"/>
              </w:rPr>
            </w:pPr>
            <w:r w:rsidRPr="00997D17">
              <w:rPr>
                <w:sz w:val="22"/>
                <w:szCs w:val="22"/>
              </w:rPr>
              <w:lastRenderedPageBreak/>
              <w:t>Level 3: District Committees and water authorities: supply safe water and repair damaged systems as a priority.</w:t>
            </w:r>
          </w:p>
          <w:p w14:paraId="71073CAF" w14:textId="4775C5E8" w:rsidR="00C46E27" w:rsidRPr="00997D17" w:rsidRDefault="00C46E27" w:rsidP="00997D17">
            <w:pPr>
              <w:rPr>
                <w:color w:val="000000"/>
                <w:sz w:val="22"/>
                <w:szCs w:val="22"/>
              </w:rPr>
            </w:pPr>
          </w:p>
        </w:tc>
        <w:tc>
          <w:tcPr>
            <w:tcW w:w="3418" w:type="dxa"/>
          </w:tcPr>
          <w:p w14:paraId="003D0EE8" w14:textId="45183D73" w:rsidR="00C46E27" w:rsidRPr="00997D17" w:rsidRDefault="00C46E27" w:rsidP="00997D17">
            <w:pPr>
              <w:rPr>
                <w:sz w:val="22"/>
                <w:szCs w:val="22"/>
              </w:rPr>
            </w:pPr>
            <w:r w:rsidRPr="00997D17">
              <w:rPr>
                <w:sz w:val="22"/>
                <w:szCs w:val="22"/>
              </w:rPr>
              <w:lastRenderedPageBreak/>
              <w:t>Ngazi ya 1: Mamlaka za maji na RUWASA: kagueni na lindeni vyanzo na vituo vya kuchukulia maji.</w:t>
            </w:r>
            <w:r w:rsidRPr="00997D17">
              <w:rPr>
                <w:sz w:val="22"/>
                <w:szCs w:val="22"/>
              </w:rPr>
              <w:br/>
              <w:t>Ngazi ya 2: Mamlaka za maji: ongezeni utiaji wa klorini na toeni ushauri wa kuchemsha maji kwa jamii.</w:t>
            </w:r>
          </w:p>
          <w:p w14:paraId="3E7484D6" w14:textId="1718E607" w:rsidR="00C46E27" w:rsidRPr="00997D17" w:rsidRDefault="00C46E27" w:rsidP="00997D17">
            <w:pPr>
              <w:rPr>
                <w:sz w:val="22"/>
                <w:szCs w:val="22"/>
              </w:rPr>
            </w:pPr>
            <w:r w:rsidRPr="00997D17">
              <w:rPr>
                <w:sz w:val="22"/>
                <w:szCs w:val="22"/>
              </w:rPr>
              <w:lastRenderedPageBreak/>
              <w:t>Ngazi ya 3: Kamati za Wilaya na mamlaka za maji: sambazeni maji safi na karabatini mifumo iliyoharibika kwa kipaumbele.</w:t>
            </w:r>
          </w:p>
          <w:p w14:paraId="3DB005B4" w14:textId="41719BD8" w:rsidR="00C46E27" w:rsidRPr="00997D17" w:rsidRDefault="00C46E27" w:rsidP="00997D17">
            <w:pPr>
              <w:rPr>
                <w:color w:val="000000"/>
                <w:sz w:val="22"/>
                <w:szCs w:val="22"/>
              </w:rPr>
            </w:pPr>
          </w:p>
        </w:tc>
      </w:tr>
      <w:tr w:rsidR="00C46E27" w:rsidRPr="00997D17" w14:paraId="4BD111E1" w14:textId="77777777" w:rsidTr="00997D17">
        <w:tc>
          <w:tcPr>
            <w:tcW w:w="3417" w:type="dxa"/>
          </w:tcPr>
          <w:p w14:paraId="17C7F2F3" w14:textId="4DFA2D15" w:rsidR="00C46E27" w:rsidRPr="00997D17" w:rsidRDefault="00C46E27" w:rsidP="00997D17">
            <w:pPr>
              <w:rPr>
                <w:sz w:val="22"/>
                <w:szCs w:val="22"/>
              </w:rPr>
            </w:pPr>
            <w:r w:rsidRPr="00997D17">
              <w:rPr>
                <w:sz w:val="22"/>
                <w:szCs w:val="22"/>
              </w:rPr>
              <w:lastRenderedPageBreak/>
              <w:t>Health</w:t>
            </w:r>
            <w:r w:rsidRPr="00997D17">
              <w:rPr>
                <w:sz w:val="22"/>
                <w:szCs w:val="22"/>
              </w:rPr>
              <w:br/>
              <w:t>Cholera and diarrhoea, rising malaria, injuries; health facilities flooded or cut off</w:t>
            </w:r>
          </w:p>
          <w:p w14:paraId="7F3A434F" w14:textId="1A3FAC76" w:rsidR="00C46E27" w:rsidRPr="00997D17" w:rsidRDefault="00C46E27" w:rsidP="00997D17">
            <w:pPr>
              <w:rPr>
                <w:color w:val="000000"/>
                <w:sz w:val="22"/>
                <w:szCs w:val="22"/>
              </w:rPr>
            </w:pPr>
          </w:p>
        </w:tc>
        <w:tc>
          <w:tcPr>
            <w:tcW w:w="3417" w:type="dxa"/>
          </w:tcPr>
          <w:p w14:paraId="604B7B14" w14:textId="11A06356" w:rsidR="00C46E27" w:rsidRPr="00997D17" w:rsidRDefault="00C46E27" w:rsidP="00997D17">
            <w:pPr>
              <w:rPr>
                <w:sz w:val="22"/>
                <w:szCs w:val="22"/>
              </w:rPr>
            </w:pPr>
            <w:r w:rsidRPr="00997D17">
              <w:rPr>
                <w:sz w:val="22"/>
                <w:szCs w:val="22"/>
              </w:rPr>
              <w:t>Afya</w:t>
            </w:r>
            <w:r w:rsidRPr="00997D17">
              <w:rPr>
                <w:sz w:val="22"/>
                <w:szCs w:val="22"/>
              </w:rPr>
              <w:br/>
              <w:t>Kipindupindu na kuhara, kuongezeka kwa malaria, majeraha; vituo vya afya kufurika au kutofikika</w:t>
            </w:r>
          </w:p>
          <w:p w14:paraId="79353371" w14:textId="2234D7E7" w:rsidR="00C46E27" w:rsidRPr="00997D17" w:rsidRDefault="00C46E27" w:rsidP="00997D17">
            <w:pPr>
              <w:rPr>
                <w:color w:val="000000"/>
                <w:sz w:val="22"/>
                <w:szCs w:val="22"/>
              </w:rPr>
            </w:pPr>
          </w:p>
        </w:tc>
        <w:tc>
          <w:tcPr>
            <w:tcW w:w="3418" w:type="dxa"/>
          </w:tcPr>
          <w:p w14:paraId="3E01A951" w14:textId="510F9283" w:rsidR="00C46E27" w:rsidRPr="00997D17" w:rsidRDefault="00C46E27" w:rsidP="00997D17">
            <w:pPr>
              <w:rPr>
                <w:sz w:val="22"/>
                <w:szCs w:val="22"/>
              </w:rPr>
            </w:pPr>
            <w:r w:rsidRPr="00997D17">
              <w:rPr>
                <w:sz w:val="22"/>
                <w:szCs w:val="22"/>
              </w:rPr>
              <w:t>Level 1: District Health Management Teams: pre-position ORS, chlorine tablets and malaria medicines.</w:t>
            </w:r>
            <w:r w:rsidRPr="00997D17">
              <w:rPr>
                <w:sz w:val="22"/>
                <w:szCs w:val="22"/>
              </w:rPr>
              <w:br/>
              <w:t>Level 2: Health facilities: strengthen surveillance for cholera and malaria and prepare referral transport.</w:t>
            </w:r>
          </w:p>
          <w:p w14:paraId="26BAB42C" w14:textId="639ECC61" w:rsidR="00C46E27" w:rsidRPr="00997D17" w:rsidRDefault="00C46E27" w:rsidP="00997D17">
            <w:pPr>
              <w:rPr>
                <w:sz w:val="22"/>
                <w:szCs w:val="22"/>
              </w:rPr>
            </w:pPr>
            <w:r w:rsidRPr="00997D17">
              <w:rPr>
                <w:sz w:val="22"/>
                <w:szCs w:val="22"/>
              </w:rPr>
              <w:t>Level 3: Health authorities: deploy mobile health teams to shelters and cut-off communities.</w:t>
            </w:r>
          </w:p>
          <w:p w14:paraId="09037F19" w14:textId="60C9547A" w:rsidR="00C46E27" w:rsidRPr="00997D17" w:rsidRDefault="00C46E27" w:rsidP="00997D17">
            <w:pPr>
              <w:rPr>
                <w:color w:val="000000"/>
                <w:sz w:val="22"/>
                <w:szCs w:val="22"/>
              </w:rPr>
            </w:pPr>
          </w:p>
        </w:tc>
        <w:tc>
          <w:tcPr>
            <w:tcW w:w="3418" w:type="dxa"/>
          </w:tcPr>
          <w:p w14:paraId="60ADC72C" w14:textId="5D74953D" w:rsidR="00C46E27" w:rsidRPr="00997D17" w:rsidRDefault="00C46E27" w:rsidP="00997D17">
            <w:pPr>
              <w:rPr>
                <w:sz w:val="22"/>
                <w:szCs w:val="22"/>
              </w:rPr>
            </w:pPr>
            <w:r w:rsidRPr="00997D17">
              <w:rPr>
                <w:sz w:val="22"/>
                <w:szCs w:val="22"/>
              </w:rPr>
              <w:t>Ngazi ya 1: Timu za Uendeshaji wa Huduma za Afya za Wilaya: wekeni tayari ORS, vidonge vya klorini na dawa za malaria.</w:t>
            </w:r>
            <w:r w:rsidRPr="00997D17">
              <w:rPr>
                <w:sz w:val="22"/>
                <w:szCs w:val="22"/>
              </w:rPr>
              <w:br/>
              <w:t>Ngazi ya 2: Vituo vya afya: imarisheni ufuatiliaji wa kipindupindu na malaria na andaeni usafiri wa rufaa.</w:t>
            </w:r>
          </w:p>
          <w:p w14:paraId="0283EF23" w14:textId="1A79C664" w:rsidR="00C46E27" w:rsidRPr="00997D17" w:rsidRDefault="00C46E27" w:rsidP="00997D17">
            <w:pPr>
              <w:rPr>
                <w:sz w:val="22"/>
                <w:szCs w:val="22"/>
              </w:rPr>
            </w:pPr>
            <w:r w:rsidRPr="00997D17">
              <w:rPr>
                <w:sz w:val="22"/>
                <w:szCs w:val="22"/>
              </w:rPr>
              <w:t>Ngazi ya 3: Mamlaka za afya: pelekeni timu za huduma za afya za mkoba kwenye makazi ya muda na jamii zisizofikika.</w:t>
            </w:r>
          </w:p>
          <w:p w14:paraId="662F9E19" w14:textId="05BEC478" w:rsidR="00C46E27" w:rsidRPr="00997D17" w:rsidRDefault="00C46E27" w:rsidP="00997D17">
            <w:pPr>
              <w:rPr>
                <w:color w:val="000000"/>
                <w:sz w:val="22"/>
                <w:szCs w:val="22"/>
              </w:rPr>
            </w:pPr>
          </w:p>
        </w:tc>
      </w:tr>
      <w:tr w:rsidR="00C46E27" w:rsidRPr="00997D17" w14:paraId="468844B0" w14:textId="77777777" w:rsidTr="00997D17">
        <w:tc>
          <w:tcPr>
            <w:tcW w:w="3417" w:type="dxa"/>
          </w:tcPr>
          <w:p w14:paraId="0836D91A" w14:textId="5C8E2358" w:rsidR="00C46E27" w:rsidRPr="00997D17" w:rsidRDefault="00C46E27" w:rsidP="00997D17">
            <w:pPr>
              <w:rPr>
                <w:sz w:val="22"/>
                <w:szCs w:val="22"/>
              </w:rPr>
            </w:pPr>
            <w:r w:rsidRPr="00997D17">
              <w:rPr>
                <w:sz w:val="22"/>
                <w:szCs w:val="22"/>
              </w:rPr>
              <w:t>Transport: roads and bridges</w:t>
            </w:r>
            <w:r w:rsidRPr="00997D17">
              <w:rPr>
                <w:sz w:val="22"/>
                <w:szCs w:val="22"/>
              </w:rPr>
              <w:br/>
              <w:t>Roads, culverts and bridges damaged or washed away; communities cut off</w:t>
            </w:r>
          </w:p>
          <w:p w14:paraId="2EA7B4B0" w14:textId="7EFB4299" w:rsidR="00C46E27" w:rsidRPr="00997D17" w:rsidRDefault="00C46E27" w:rsidP="00997D17">
            <w:pPr>
              <w:rPr>
                <w:color w:val="000000"/>
                <w:sz w:val="22"/>
                <w:szCs w:val="22"/>
              </w:rPr>
            </w:pPr>
          </w:p>
        </w:tc>
        <w:tc>
          <w:tcPr>
            <w:tcW w:w="3417" w:type="dxa"/>
          </w:tcPr>
          <w:p w14:paraId="42D8CCAD" w14:textId="53EECD2C" w:rsidR="00C46E27" w:rsidRPr="00997D17" w:rsidRDefault="00C46E27" w:rsidP="00997D17">
            <w:pPr>
              <w:rPr>
                <w:sz w:val="22"/>
                <w:szCs w:val="22"/>
              </w:rPr>
            </w:pPr>
            <w:r w:rsidRPr="00997D17">
              <w:rPr>
                <w:sz w:val="22"/>
                <w:szCs w:val="22"/>
              </w:rPr>
              <w:t>Usafirishaji: barabara na madaraja</w:t>
            </w:r>
            <w:r w:rsidRPr="00997D17">
              <w:rPr>
                <w:sz w:val="22"/>
                <w:szCs w:val="22"/>
              </w:rPr>
              <w:br/>
              <w:t>Barabara, makalavati na madaraja kuharibika au kusombwa; jamii kukosa mawasiliano ya barabara</w:t>
            </w:r>
          </w:p>
          <w:p w14:paraId="72CB9681" w14:textId="4020BBFE" w:rsidR="00C46E27" w:rsidRPr="00997D17" w:rsidRDefault="00C46E27" w:rsidP="00997D17">
            <w:pPr>
              <w:rPr>
                <w:color w:val="000000"/>
                <w:sz w:val="22"/>
                <w:szCs w:val="22"/>
              </w:rPr>
            </w:pPr>
          </w:p>
        </w:tc>
        <w:tc>
          <w:tcPr>
            <w:tcW w:w="3418" w:type="dxa"/>
          </w:tcPr>
          <w:p w14:paraId="39731F82" w14:textId="0B41E189" w:rsidR="00C46E27" w:rsidRPr="00997D17" w:rsidRDefault="00C46E27" w:rsidP="00997D17">
            <w:pPr>
              <w:rPr>
                <w:sz w:val="22"/>
                <w:szCs w:val="22"/>
              </w:rPr>
            </w:pPr>
            <w:r w:rsidRPr="00997D17">
              <w:rPr>
                <w:sz w:val="22"/>
                <w:szCs w:val="22"/>
              </w:rPr>
              <w:t>Level 1: TANROADS and TARURA: clear culverts and drains and inspect vulnerable bridges.</w:t>
            </w:r>
            <w:r w:rsidRPr="00997D17">
              <w:rPr>
                <w:sz w:val="22"/>
                <w:szCs w:val="22"/>
              </w:rPr>
              <w:br/>
              <w:t>Level 2: TANROADS, TARURA and the Traffic Police: close unsafe sections and announce diversions.</w:t>
            </w:r>
          </w:p>
          <w:p w14:paraId="7BFA9E1F" w14:textId="58910638" w:rsidR="00C46E27" w:rsidRPr="00997D17" w:rsidRDefault="00C46E27" w:rsidP="00997D17">
            <w:pPr>
              <w:rPr>
                <w:sz w:val="22"/>
                <w:szCs w:val="22"/>
              </w:rPr>
            </w:pPr>
            <w:r w:rsidRPr="00997D17">
              <w:rPr>
                <w:sz w:val="22"/>
                <w:szCs w:val="22"/>
              </w:rPr>
              <w:t>Level 3: TANROADS and TARURA: restore priority access routes for rescue and supplies.</w:t>
            </w:r>
          </w:p>
          <w:p w14:paraId="0759D983" w14:textId="108C9346" w:rsidR="00C46E27" w:rsidRPr="00997D17" w:rsidRDefault="00C46E27" w:rsidP="00997D17">
            <w:pPr>
              <w:rPr>
                <w:color w:val="000000"/>
                <w:sz w:val="22"/>
                <w:szCs w:val="22"/>
              </w:rPr>
            </w:pPr>
          </w:p>
        </w:tc>
        <w:tc>
          <w:tcPr>
            <w:tcW w:w="3418" w:type="dxa"/>
          </w:tcPr>
          <w:p w14:paraId="7074E89E" w14:textId="7976025B" w:rsidR="00C46E27" w:rsidRPr="00997D17" w:rsidRDefault="00C46E27" w:rsidP="00997D17">
            <w:pPr>
              <w:rPr>
                <w:sz w:val="22"/>
                <w:szCs w:val="22"/>
              </w:rPr>
            </w:pPr>
            <w:r w:rsidRPr="00997D17">
              <w:rPr>
                <w:sz w:val="22"/>
                <w:szCs w:val="22"/>
              </w:rPr>
              <w:t>Ngazi ya 1: TANROADS na TARURA: safisheni makalavati na mitaro na kagueni madaraja hatarishi.</w:t>
            </w:r>
            <w:r w:rsidRPr="00997D17">
              <w:rPr>
                <w:sz w:val="22"/>
                <w:szCs w:val="22"/>
              </w:rPr>
              <w:br/>
              <w:t>Ngazi ya 2: TANROADS, TARURA na Polisi wa Usalama Barabarani: fungeni sehemu zisizo salama na tangazeni njia mbadala.</w:t>
            </w:r>
          </w:p>
          <w:p w14:paraId="1C9B823E" w14:textId="14E04EB5" w:rsidR="00C46E27" w:rsidRPr="00997D17" w:rsidRDefault="00C46E27" w:rsidP="00997D17">
            <w:pPr>
              <w:rPr>
                <w:sz w:val="22"/>
                <w:szCs w:val="22"/>
              </w:rPr>
            </w:pPr>
            <w:r w:rsidRPr="00997D17">
              <w:rPr>
                <w:sz w:val="22"/>
                <w:szCs w:val="22"/>
              </w:rPr>
              <w:t>Ngazi ya 3: TANROADS na TARURA: rejesheni njia muhimu za kufikia maeneo kwa ajili ya uokoaji na misaada.</w:t>
            </w:r>
          </w:p>
          <w:p w14:paraId="1CFA39CE" w14:textId="500CF839" w:rsidR="00C46E27" w:rsidRPr="00997D17" w:rsidRDefault="00C46E27" w:rsidP="00997D17">
            <w:pPr>
              <w:rPr>
                <w:color w:val="000000"/>
                <w:sz w:val="22"/>
                <w:szCs w:val="22"/>
              </w:rPr>
            </w:pPr>
          </w:p>
        </w:tc>
      </w:tr>
      <w:tr w:rsidR="00C46E27" w:rsidRPr="00997D17" w14:paraId="7CD6681F" w14:textId="77777777" w:rsidTr="00997D17">
        <w:tc>
          <w:tcPr>
            <w:tcW w:w="3417" w:type="dxa"/>
          </w:tcPr>
          <w:p w14:paraId="79A14109" w14:textId="3F45691A" w:rsidR="00C46E27" w:rsidRPr="00997D17" w:rsidRDefault="00C46E27" w:rsidP="00997D17">
            <w:pPr>
              <w:rPr>
                <w:sz w:val="22"/>
                <w:szCs w:val="22"/>
              </w:rPr>
            </w:pPr>
            <w:r w:rsidRPr="00997D17">
              <w:rPr>
                <w:sz w:val="22"/>
                <w:szCs w:val="22"/>
              </w:rPr>
              <w:t>Housing and human settlements</w:t>
            </w:r>
            <w:r w:rsidRPr="00997D17">
              <w:rPr>
                <w:sz w:val="22"/>
                <w:szCs w:val="22"/>
              </w:rPr>
              <w:br/>
              <w:t>Weak and mud-walled houses collapse; homes in valleys flooded</w:t>
            </w:r>
          </w:p>
          <w:p w14:paraId="74BFFE42" w14:textId="108FD9BF" w:rsidR="00C46E27" w:rsidRPr="00997D17" w:rsidRDefault="00C46E27" w:rsidP="00997D17">
            <w:pPr>
              <w:rPr>
                <w:color w:val="000000"/>
                <w:sz w:val="22"/>
                <w:szCs w:val="22"/>
              </w:rPr>
            </w:pPr>
          </w:p>
        </w:tc>
        <w:tc>
          <w:tcPr>
            <w:tcW w:w="3417" w:type="dxa"/>
          </w:tcPr>
          <w:p w14:paraId="28CDAECA" w14:textId="64DDD0A7" w:rsidR="00C46E27" w:rsidRPr="00997D17" w:rsidRDefault="00C46E27" w:rsidP="00997D17">
            <w:pPr>
              <w:rPr>
                <w:sz w:val="22"/>
                <w:szCs w:val="22"/>
              </w:rPr>
            </w:pPr>
            <w:r w:rsidRPr="00997D17">
              <w:rPr>
                <w:sz w:val="22"/>
                <w:szCs w:val="22"/>
              </w:rPr>
              <w:t>Makazi</w:t>
            </w:r>
            <w:r w:rsidRPr="00997D17">
              <w:rPr>
                <w:sz w:val="22"/>
                <w:szCs w:val="22"/>
              </w:rPr>
              <w:br/>
              <w:t>Nyumba dhaifu na za tope kuanguka; makazi ya mabondeni kufurika</w:t>
            </w:r>
          </w:p>
          <w:p w14:paraId="048A2084" w14:textId="1B18FDCF" w:rsidR="00C46E27" w:rsidRPr="00997D17" w:rsidRDefault="00C46E27" w:rsidP="00997D17">
            <w:pPr>
              <w:rPr>
                <w:color w:val="000000"/>
                <w:sz w:val="22"/>
                <w:szCs w:val="22"/>
              </w:rPr>
            </w:pPr>
          </w:p>
        </w:tc>
        <w:tc>
          <w:tcPr>
            <w:tcW w:w="3418" w:type="dxa"/>
          </w:tcPr>
          <w:p w14:paraId="67425F76" w14:textId="2C9A7814" w:rsidR="00C46E27" w:rsidRPr="00997D17" w:rsidRDefault="00C46E27" w:rsidP="00997D17">
            <w:pPr>
              <w:rPr>
                <w:sz w:val="22"/>
                <w:szCs w:val="22"/>
              </w:rPr>
            </w:pPr>
            <w:r w:rsidRPr="00997D17">
              <w:rPr>
                <w:sz w:val="22"/>
                <w:szCs w:val="22"/>
              </w:rPr>
              <w:t>Level 1: Local Government Authorities: identify households in valleys and in weak houses.</w:t>
            </w:r>
            <w:r w:rsidRPr="00997D17">
              <w:rPr>
                <w:sz w:val="22"/>
                <w:szCs w:val="22"/>
              </w:rPr>
              <w:br/>
              <w:t xml:space="preserve">Level 2: Ward and Village Committees: help at-risk </w:t>
            </w:r>
            <w:r w:rsidRPr="00997D17">
              <w:rPr>
                <w:sz w:val="22"/>
                <w:szCs w:val="22"/>
              </w:rPr>
              <w:lastRenderedPageBreak/>
              <w:t>households move to safe places.</w:t>
            </w:r>
          </w:p>
          <w:p w14:paraId="74F36ACA" w14:textId="3954BD3F" w:rsidR="00C46E27" w:rsidRPr="00997D17" w:rsidRDefault="00C46E27" w:rsidP="00997D17">
            <w:pPr>
              <w:rPr>
                <w:sz w:val="22"/>
                <w:szCs w:val="22"/>
              </w:rPr>
            </w:pPr>
            <w:r w:rsidRPr="00997D17">
              <w:rPr>
                <w:sz w:val="22"/>
                <w:szCs w:val="22"/>
              </w:rPr>
              <w:t>Level 3: District Committees: register displaced households and manage temporary shelters.</w:t>
            </w:r>
          </w:p>
          <w:p w14:paraId="420E2937" w14:textId="78552182" w:rsidR="00C46E27" w:rsidRPr="00997D17" w:rsidRDefault="00C46E27" w:rsidP="00997D17">
            <w:pPr>
              <w:rPr>
                <w:color w:val="000000"/>
                <w:sz w:val="22"/>
                <w:szCs w:val="22"/>
              </w:rPr>
            </w:pPr>
          </w:p>
        </w:tc>
        <w:tc>
          <w:tcPr>
            <w:tcW w:w="3418" w:type="dxa"/>
          </w:tcPr>
          <w:p w14:paraId="60877F70" w14:textId="3CFD4FD6" w:rsidR="00C46E27" w:rsidRPr="00997D17" w:rsidRDefault="00C46E27" w:rsidP="00997D17">
            <w:pPr>
              <w:rPr>
                <w:sz w:val="22"/>
                <w:szCs w:val="22"/>
              </w:rPr>
            </w:pPr>
            <w:r w:rsidRPr="00997D17">
              <w:rPr>
                <w:sz w:val="22"/>
                <w:szCs w:val="22"/>
              </w:rPr>
              <w:lastRenderedPageBreak/>
              <w:t>Ngazi ya 1: Mamlaka za Serikali za Mitaa: tambueni kaya zilizo mabondeni na zenye nyumba dhaifu.</w:t>
            </w:r>
            <w:r w:rsidRPr="00997D17">
              <w:rPr>
                <w:sz w:val="22"/>
                <w:szCs w:val="22"/>
              </w:rPr>
              <w:br/>
              <w:t xml:space="preserve">Ngazi ya 2: Kamati za Kata na </w:t>
            </w:r>
            <w:r w:rsidRPr="00997D17">
              <w:rPr>
                <w:sz w:val="22"/>
                <w:szCs w:val="22"/>
              </w:rPr>
              <w:lastRenderedPageBreak/>
              <w:t>Vijiji: saidieni kaya zilizo hatarini kuhamia maeneo salama.</w:t>
            </w:r>
          </w:p>
          <w:p w14:paraId="74522172" w14:textId="0DDA0FEC" w:rsidR="00C46E27" w:rsidRPr="00997D17" w:rsidRDefault="00C46E27" w:rsidP="00997D17">
            <w:pPr>
              <w:rPr>
                <w:sz w:val="22"/>
                <w:szCs w:val="22"/>
              </w:rPr>
            </w:pPr>
            <w:r w:rsidRPr="00997D17">
              <w:rPr>
                <w:sz w:val="22"/>
                <w:szCs w:val="22"/>
              </w:rPr>
              <w:t>Ngazi ya 3: Kamati za Wilaya: sajilini kaya zilizokosa makazi na simamieni makazi ya muda.</w:t>
            </w:r>
          </w:p>
          <w:p w14:paraId="345004D6" w14:textId="4930E871" w:rsidR="00C46E27" w:rsidRPr="00997D17" w:rsidRDefault="00C46E27" w:rsidP="00997D17">
            <w:pPr>
              <w:rPr>
                <w:color w:val="000000"/>
                <w:sz w:val="22"/>
                <w:szCs w:val="22"/>
              </w:rPr>
            </w:pPr>
          </w:p>
        </w:tc>
      </w:tr>
      <w:tr w:rsidR="00C46E27" w:rsidRPr="00997D17" w14:paraId="67D96918" w14:textId="77777777" w:rsidTr="00997D17">
        <w:tc>
          <w:tcPr>
            <w:tcW w:w="3417" w:type="dxa"/>
          </w:tcPr>
          <w:p w14:paraId="31C02B48" w14:textId="5CECA3E6" w:rsidR="00C46E27" w:rsidRPr="00997D17" w:rsidRDefault="00C46E27" w:rsidP="00997D17">
            <w:pPr>
              <w:rPr>
                <w:sz w:val="22"/>
                <w:szCs w:val="22"/>
              </w:rPr>
            </w:pPr>
            <w:r w:rsidRPr="00997D17">
              <w:rPr>
                <w:sz w:val="22"/>
                <w:szCs w:val="22"/>
              </w:rPr>
              <w:lastRenderedPageBreak/>
              <w:t>Education</w:t>
            </w:r>
            <w:r w:rsidRPr="00997D17">
              <w:rPr>
                <w:sz w:val="22"/>
                <w:szCs w:val="22"/>
              </w:rPr>
              <w:br/>
              <w:t>Classrooms damaged, pupils crossing flooded routes, schools used as shelters</w:t>
            </w:r>
          </w:p>
          <w:p w14:paraId="48655A0F" w14:textId="2DC9CCBD" w:rsidR="00C46E27" w:rsidRPr="00997D17" w:rsidRDefault="00C46E27" w:rsidP="00997D17">
            <w:pPr>
              <w:rPr>
                <w:color w:val="000000"/>
                <w:sz w:val="22"/>
                <w:szCs w:val="22"/>
              </w:rPr>
            </w:pPr>
          </w:p>
        </w:tc>
        <w:tc>
          <w:tcPr>
            <w:tcW w:w="3417" w:type="dxa"/>
          </w:tcPr>
          <w:p w14:paraId="6208F53C" w14:textId="7D58A29D" w:rsidR="00C46E27" w:rsidRPr="00997D17" w:rsidRDefault="00C46E27" w:rsidP="00997D17">
            <w:pPr>
              <w:rPr>
                <w:sz w:val="22"/>
                <w:szCs w:val="22"/>
              </w:rPr>
            </w:pPr>
            <w:r w:rsidRPr="00997D17">
              <w:rPr>
                <w:sz w:val="22"/>
                <w:szCs w:val="22"/>
              </w:rPr>
              <w:t>Elimu</w:t>
            </w:r>
            <w:r w:rsidRPr="00997D17">
              <w:rPr>
                <w:sz w:val="22"/>
                <w:szCs w:val="22"/>
              </w:rPr>
              <w:br/>
              <w:t>Madarasa kuharibika, wanafunzi kuvuka njia zilizofurika, shule kutumika kama makazi ya muda</w:t>
            </w:r>
          </w:p>
          <w:p w14:paraId="733CC165" w14:textId="7547E429" w:rsidR="00C46E27" w:rsidRPr="00997D17" w:rsidRDefault="00C46E27" w:rsidP="00997D17">
            <w:pPr>
              <w:rPr>
                <w:color w:val="000000"/>
                <w:sz w:val="22"/>
                <w:szCs w:val="22"/>
              </w:rPr>
            </w:pPr>
          </w:p>
        </w:tc>
        <w:tc>
          <w:tcPr>
            <w:tcW w:w="3418" w:type="dxa"/>
          </w:tcPr>
          <w:p w14:paraId="0BD9B398" w14:textId="4C636F19" w:rsidR="00C46E27" w:rsidRPr="00997D17" w:rsidRDefault="00C46E27" w:rsidP="00997D17">
            <w:pPr>
              <w:rPr>
                <w:sz w:val="22"/>
                <w:szCs w:val="22"/>
              </w:rPr>
            </w:pPr>
            <w:r w:rsidRPr="00997D17">
              <w:rPr>
                <w:sz w:val="22"/>
                <w:szCs w:val="22"/>
              </w:rPr>
              <w:t>Level 1: School heads: inspect classroom roofs and identify unsafe routes to school.</w:t>
            </w:r>
            <w:r w:rsidRPr="00997D17">
              <w:rPr>
                <w:sz w:val="22"/>
                <w:szCs w:val="22"/>
              </w:rPr>
              <w:br/>
              <w:t>Level 2: District Education Offices: advise schools on safe routes and possible closures.</w:t>
            </w:r>
          </w:p>
          <w:p w14:paraId="5154E327" w14:textId="409B2530" w:rsidR="00C46E27" w:rsidRPr="00997D17" w:rsidRDefault="00C46E27" w:rsidP="00997D17">
            <w:pPr>
              <w:rPr>
                <w:sz w:val="22"/>
                <w:szCs w:val="22"/>
              </w:rPr>
            </w:pPr>
            <w:r w:rsidRPr="00997D17">
              <w:rPr>
                <w:sz w:val="22"/>
                <w:szCs w:val="22"/>
              </w:rPr>
              <w:t>Level 3: District Education Offices: decide on closures and ensure learning resumes once buildings are safe.</w:t>
            </w:r>
          </w:p>
          <w:p w14:paraId="7CD4389F" w14:textId="39CB8FB5" w:rsidR="00C46E27" w:rsidRPr="00997D17" w:rsidRDefault="00C46E27" w:rsidP="00997D17">
            <w:pPr>
              <w:rPr>
                <w:color w:val="000000"/>
                <w:sz w:val="22"/>
                <w:szCs w:val="22"/>
              </w:rPr>
            </w:pPr>
          </w:p>
        </w:tc>
        <w:tc>
          <w:tcPr>
            <w:tcW w:w="3418" w:type="dxa"/>
          </w:tcPr>
          <w:p w14:paraId="0DB09E4D" w14:textId="1DA9FAE9" w:rsidR="00C46E27" w:rsidRPr="00997D17" w:rsidRDefault="00C46E27" w:rsidP="00997D17">
            <w:pPr>
              <w:rPr>
                <w:sz w:val="22"/>
                <w:szCs w:val="22"/>
              </w:rPr>
            </w:pPr>
            <w:r w:rsidRPr="00997D17">
              <w:rPr>
                <w:sz w:val="22"/>
                <w:szCs w:val="22"/>
              </w:rPr>
              <w:t>Ngazi ya 1: Wakuu wa shule: kagueni paa za madarasa na bainisheni njia zisizo salama kwenda shule.</w:t>
            </w:r>
            <w:r w:rsidRPr="00997D17">
              <w:rPr>
                <w:sz w:val="22"/>
                <w:szCs w:val="22"/>
              </w:rPr>
              <w:br/>
              <w:t>Ngazi ya 2: Ofisi za Elimu za Wilaya: toeni ushauri kwa shule kuhusu njia salama na uwezekano wa kufunga shule.</w:t>
            </w:r>
          </w:p>
          <w:p w14:paraId="141B0FA1" w14:textId="6D336190" w:rsidR="00C46E27" w:rsidRPr="00997D17" w:rsidRDefault="00C46E27" w:rsidP="00997D17">
            <w:pPr>
              <w:rPr>
                <w:sz w:val="22"/>
                <w:szCs w:val="22"/>
              </w:rPr>
            </w:pPr>
            <w:r w:rsidRPr="00997D17">
              <w:rPr>
                <w:sz w:val="22"/>
                <w:szCs w:val="22"/>
              </w:rPr>
              <w:t>Ngazi ya 3: Ofisi za Elimu za Wilaya: fanyeni maamuzi ya kufunga shule na hakikisheni masomo yanarejea majengo yakiwa salama.</w:t>
            </w:r>
          </w:p>
          <w:p w14:paraId="748D328E" w14:textId="4BB5AF83" w:rsidR="00C46E27" w:rsidRPr="00997D17" w:rsidRDefault="00C46E27" w:rsidP="00997D17">
            <w:pPr>
              <w:rPr>
                <w:color w:val="000000"/>
                <w:sz w:val="22"/>
                <w:szCs w:val="22"/>
              </w:rPr>
            </w:pPr>
          </w:p>
        </w:tc>
      </w:tr>
      <w:tr w:rsidR="00C46E27" w:rsidRPr="00997D17" w14:paraId="0AD12B3D" w14:textId="77777777" w:rsidTr="00997D17">
        <w:tc>
          <w:tcPr>
            <w:tcW w:w="3417" w:type="dxa"/>
          </w:tcPr>
          <w:p w14:paraId="2C09AE47" w14:textId="1D0B748B" w:rsidR="00C46E27" w:rsidRPr="00997D17" w:rsidRDefault="00C46E27" w:rsidP="00997D17">
            <w:pPr>
              <w:rPr>
                <w:sz w:val="22"/>
                <w:szCs w:val="22"/>
              </w:rPr>
            </w:pPr>
            <w:r w:rsidRPr="00997D17">
              <w:rPr>
                <w:sz w:val="22"/>
                <w:szCs w:val="22"/>
              </w:rPr>
              <w:t>Energy</w:t>
            </w:r>
            <w:r w:rsidRPr="00997D17">
              <w:rPr>
                <w:sz w:val="22"/>
                <w:szCs w:val="22"/>
              </w:rPr>
              <w:br/>
              <w:t>Fallen poles and lines, flooded substations, power cuts</w:t>
            </w:r>
          </w:p>
          <w:p w14:paraId="1AA1B322" w14:textId="1F697712" w:rsidR="00C46E27" w:rsidRPr="00997D17" w:rsidRDefault="00C46E27" w:rsidP="00997D17">
            <w:pPr>
              <w:rPr>
                <w:color w:val="000000"/>
                <w:sz w:val="22"/>
                <w:szCs w:val="22"/>
              </w:rPr>
            </w:pPr>
          </w:p>
        </w:tc>
        <w:tc>
          <w:tcPr>
            <w:tcW w:w="3417" w:type="dxa"/>
          </w:tcPr>
          <w:p w14:paraId="6637F491" w14:textId="5B82BF4D" w:rsidR="00C46E27" w:rsidRPr="00997D17" w:rsidRDefault="00C46E27" w:rsidP="00997D17">
            <w:pPr>
              <w:rPr>
                <w:sz w:val="22"/>
                <w:szCs w:val="22"/>
              </w:rPr>
            </w:pPr>
            <w:r w:rsidRPr="00997D17">
              <w:rPr>
                <w:sz w:val="22"/>
                <w:szCs w:val="22"/>
              </w:rPr>
              <w:t>Nishati</w:t>
            </w:r>
            <w:r w:rsidRPr="00997D17">
              <w:rPr>
                <w:sz w:val="22"/>
                <w:szCs w:val="22"/>
              </w:rPr>
              <w:br/>
              <w:t>Nguzo na nyaya kuanguka, vituo vya kupoza umeme kufurika, kukatika kwa umeme</w:t>
            </w:r>
          </w:p>
          <w:p w14:paraId="4861EB07" w14:textId="79EF23A9" w:rsidR="00C46E27" w:rsidRPr="00997D17" w:rsidRDefault="00C46E27" w:rsidP="00997D17">
            <w:pPr>
              <w:rPr>
                <w:color w:val="000000"/>
                <w:sz w:val="22"/>
                <w:szCs w:val="22"/>
              </w:rPr>
            </w:pPr>
          </w:p>
        </w:tc>
        <w:tc>
          <w:tcPr>
            <w:tcW w:w="3418" w:type="dxa"/>
          </w:tcPr>
          <w:p w14:paraId="2A4A46DE" w14:textId="41F1DFC3" w:rsidR="00C46E27" w:rsidRPr="00997D17" w:rsidRDefault="00C46E27" w:rsidP="00997D17">
            <w:pPr>
              <w:rPr>
                <w:sz w:val="22"/>
                <w:szCs w:val="22"/>
              </w:rPr>
            </w:pPr>
            <w:r w:rsidRPr="00997D17">
              <w:rPr>
                <w:sz w:val="22"/>
                <w:szCs w:val="22"/>
              </w:rPr>
              <w:t>Level 1: TANESCO: inspect lines and clear trees near power lines.</w:t>
            </w:r>
            <w:r w:rsidRPr="00997D17">
              <w:rPr>
                <w:sz w:val="22"/>
                <w:szCs w:val="22"/>
              </w:rPr>
              <w:br/>
              <w:t>Level 2: TANESCO: prepare emergency teams and switch off supply to flooded areas when needed.</w:t>
            </w:r>
          </w:p>
          <w:p w14:paraId="15342187" w14:textId="0BF6F6C3" w:rsidR="00C46E27" w:rsidRPr="00997D17" w:rsidRDefault="00C46E27" w:rsidP="00997D17">
            <w:pPr>
              <w:rPr>
                <w:sz w:val="22"/>
                <w:szCs w:val="22"/>
              </w:rPr>
            </w:pPr>
            <w:r w:rsidRPr="00997D17">
              <w:rPr>
                <w:sz w:val="22"/>
                <w:szCs w:val="22"/>
              </w:rPr>
              <w:t>Level 3: TANESCO: restore power first to hospitals, water pumps and shelters.</w:t>
            </w:r>
          </w:p>
          <w:p w14:paraId="6F8256EA" w14:textId="7E8D7E53" w:rsidR="00C46E27" w:rsidRPr="00997D17" w:rsidRDefault="00C46E27" w:rsidP="00997D17">
            <w:pPr>
              <w:rPr>
                <w:color w:val="000000"/>
                <w:sz w:val="22"/>
                <w:szCs w:val="22"/>
              </w:rPr>
            </w:pPr>
          </w:p>
        </w:tc>
        <w:tc>
          <w:tcPr>
            <w:tcW w:w="3418" w:type="dxa"/>
          </w:tcPr>
          <w:p w14:paraId="4355BB9D" w14:textId="7722202A" w:rsidR="00C46E27" w:rsidRPr="00997D17" w:rsidRDefault="00C46E27" w:rsidP="00997D17">
            <w:pPr>
              <w:rPr>
                <w:sz w:val="22"/>
                <w:szCs w:val="22"/>
              </w:rPr>
            </w:pPr>
            <w:r w:rsidRPr="00997D17">
              <w:rPr>
                <w:sz w:val="22"/>
                <w:szCs w:val="22"/>
              </w:rPr>
              <w:t>Ngazi ya 1: TANESCO: kagueni nyaya na ondoeni miti iliyo karibu na nyaya za umeme.</w:t>
            </w:r>
            <w:r w:rsidRPr="00997D17">
              <w:rPr>
                <w:sz w:val="22"/>
                <w:szCs w:val="22"/>
              </w:rPr>
              <w:br/>
              <w:t>Ngazi ya 2: TANESCO: andaeni timu za dharura na kateni umeme maeneo yaliyofurika inapohitajika.</w:t>
            </w:r>
          </w:p>
          <w:p w14:paraId="0B409ED8" w14:textId="491A832F" w:rsidR="00C46E27" w:rsidRPr="00997D17" w:rsidRDefault="00C46E27" w:rsidP="00997D17">
            <w:pPr>
              <w:rPr>
                <w:sz w:val="22"/>
                <w:szCs w:val="22"/>
              </w:rPr>
            </w:pPr>
            <w:r w:rsidRPr="00997D17">
              <w:rPr>
                <w:sz w:val="22"/>
                <w:szCs w:val="22"/>
              </w:rPr>
              <w:t>Ngazi ya 3: TANESCO: rejesheni umeme kwanza hospitalini, kwenye pampu za maji na makazi ya muda.</w:t>
            </w:r>
          </w:p>
          <w:p w14:paraId="764D3402" w14:textId="4B0B4AC7" w:rsidR="00C46E27" w:rsidRPr="00997D17" w:rsidRDefault="00C46E27" w:rsidP="00997D17">
            <w:pPr>
              <w:rPr>
                <w:color w:val="000000"/>
                <w:sz w:val="22"/>
                <w:szCs w:val="22"/>
              </w:rPr>
            </w:pPr>
          </w:p>
        </w:tc>
      </w:tr>
      <w:tr w:rsidR="00C46E27" w:rsidRPr="00997D17" w14:paraId="38FE03D2" w14:textId="77777777" w:rsidTr="00997D17">
        <w:tc>
          <w:tcPr>
            <w:tcW w:w="3417" w:type="dxa"/>
          </w:tcPr>
          <w:p w14:paraId="1493A1BF" w14:textId="7338F3C6" w:rsidR="00C46E27" w:rsidRPr="00997D17" w:rsidRDefault="00C46E27" w:rsidP="00997D17">
            <w:pPr>
              <w:rPr>
                <w:sz w:val="22"/>
                <w:szCs w:val="22"/>
              </w:rPr>
            </w:pPr>
            <w:r w:rsidRPr="00997D17">
              <w:rPr>
                <w:sz w:val="22"/>
                <w:szCs w:val="22"/>
              </w:rPr>
              <w:t>Mining</w:t>
            </w:r>
            <w:r w:rsidRPr="00997D17">
              <w:rPr>
                <w:sz w:val="22"/>
                <w:szCs w:val="22"/>
              </w:rPr>
              <w:br/>
              <w:t>Pit collapses and flooding of small-scale mines</w:t>
            </w:r>
          </w:p>
          <w:p w14:paraId="1574760A" w14:textId="1AFA6F7C" w:rsidR="00C46E27" w:rsidRPr="00997D17" w:rsidRDefault="00C46E27" w:rsidP="00997D17">
            <w:pPr>
              <w:rPr>
                <w:color w:val="000000"/>
                <w:sz w:val="22"/>
                <w:szCs w:val="22"/>
              </w:rPr>
            </w:pPr>
          </w:p>
        </w:tc>
        <w:tc>
          <w:tcPr>
            <w:tcW w:w="3417" w:type="dxa"/>
          </w:tcPr>
          <w:p w14:paraId="17BFF60D" w14:textId="6AECF155" w:rsidR="00C46E27" w:rsidRPr="00997D17" w:rsidRDefault="00C46E27" w:rsidP="00997D17">
            <w:pPr>
              <w:rPr>
                <w:sz w:val="22"/>
                <w:szCs w:val="22"/>
              </w:rPr>
            </w:pPr>
            <w:r w:rsidRPr="00997D17">
              <w:rPr>
                <w:sz w:val="22"/>
                <w:szCs w:val="22"/>
              </w:rPr>
              <w:t>Madini</w:t>
            </w:r>
            <w:r w:rsidRPr="00997D17">
              <w:rPr>
                <w:sz w:val="22"/>
                <w:szCs w:val="22"/>
              </w:rPr>
              <w:br/>
              <w:t>Mashimo kuporomoka na migodi midogo kujaa maji</w:t>
            </w:r>
          </w:p>
          <w:p w14:paraId="2FE11DEC" w14:textId="5F59EC02" w:rsidR="00C46E27" w:rsidRPr="00997D17" w:rsidRDefault="00C46E27" w:rsidP="00997D17">
            <w:pPr>
              <w:rPr>
                <w:color w:val="000000"/>
                <w:sz w:val="22"/>
                <w:szCs w:val="22"/>
              </w:rPr>
            </w:pPr>
          </w:p>
        </w:tc>
        <w:tc>
          <w:tcPr>
            <w:tcW w:w="3418" w:type="dxa"/>
          </w:tcPr>
          <w:p w14:paraId="18F26527" w14:textId="1EF33434" w:rsidR="00C46E27" w:rsidRPr="00997D17" w:rsidRDefault="00C46E27" w:rsidP="00997D17">
            <w:pPr>
              <w:rPr>
                <w:sz w:val="22"/>
                <w:szCs w:val="22"/>
              </w:rPr>
            </w:pPr>
            <w:r w:rsidRPr="00997D17">
              <w:rPr>
                <w:sz w:val="22"/>
                <w:szCs w:val="22"/>
              </w:rPr>
              <w:t>Level 1: Mining Commission and mine owners: inspect pits and divert rainwater away from them.</w:t>
            </w:r>
            <w:r w:rsidRPr="00997D17">
              <w:rPr>
                <w:sz w:val="22"/>
                <w:szCs w:val="22"/>
              </w:rPr>
              <w:br/>
              <w:t>Level 2: Mine owners: suspend work in high-risk pits.</w:t>
            </w:r>
          </w:p>
          <w:p w14:paraId="1BCD24EC" w14:textId="280E2091" w:rsidR="00C46E27" w:rsidRPr="00997D17" w:rsidRDefault="00C46E27" w:rsidP="00997D17">
            <w:pPr>
              <w:rPr>
                <w:sz w:val="22"/>
                <w:szCs w:val="22"/>
              </w:rPr>
            </w:pPr>
            <w:r w:rsidRPr="00997D17">
              <w:rPr>
                <w:sz w:val="22"/>
                <w:szCs w:val="22"/>
              </w:rPr>
              <w:lastRenderedPageBreak/>
              <w:t>Level 3: Mining Commission: keep affected mines closed until inspected; the Fire and Rescue Force leads any rescue.</w:t>
            </w:r>
          </w:p>
          <w:p w14:paraId="6A45BABA" w14:textId="261F5A04" w:rsidR="00C46E27" w:rsidRPr="00997D17" w:rsidRDefault="00C46E27" w:rsidP="00997D17">
            <w:pPr>
              <w:rPr>
                <w:color w:val="000000"/>
                <w:sz w:val="22"/>
                <w:szCs w:val="22"/>
              </w:rPr>
            </w:pPr>
          </w:p>
        </w:tc>
        <w:tc>
          <w:tcPr>
            <w:tcW w:w="3418" w:type="dxa"/>
          </w:tcPr>
          <w:p w14:paraId="128CB916" w14:textId="73267F23" w:rsidR="00C46E27" w:rsidRPr="00997D17" w:rsidRDefault="00C46E27" w:rsidP="00997D17">
            <w:pPr>
              <w:rPr>
                <w:sz w:val="22"/>
                <w:szCs w:val="22"/>
              </w:rPr>
            </w:pPr>
            <w:r w:rsidRPr="00997D17">
              <w:rPr>
                <w:sz w:val="22"/>
                <w:szCs w:val="22"/>
              </w:rPr>
              <w:lastRenderedPageBreak/>
              <w:t>Ngazi ya 1: Tume ya Madini na wamiliki wa migodi: kagueni mashimo na elekezeni maji ya mvua mbali nayo.</w:t>
            </w:r>
            <w:r w:rsidRPr="00997D17">
              <w:rPr>
                <w:sz w:val="22"/>
                <w:szCs w:val="22"/>
              </w:rPr>
              <w:br/>
              <w:t xml:space="preserve">Ngazi ya 2: Wamiliki wa migodi: </w:t>
            </w:r>
            <w:r w:rsidRPr="00997D17">
              <w:rPr>
                <w:sz w:val="22"/>
                <w:szCs w:val="22"/>
              </w:rPr>
              <w:lastRenderedPageBreak/>
              <w:t>sitisheni kazi katika mashimo hatarishi.</w:t>
            </w:r>
          </w:p>
          <w:p w14:paraId="4DB7DBCC" w14:textId="217800F2" w:rsidR="00C46E27" w:rsidRPr="00997D17" w:rsidRDefault="00C46E27" w:rsidP="00997D17">
            <w:pPr>
              <w:rPr>
                <w:sz w:val="22"/>
                <w:szCs w:val="22"/>
              </w:rPr>
            </w:pPr>
            <w:r w:rsidRPr="00997D17">
              <w:rPr>
                <w:sz w:val="22"/>
                <w:szCs w:val="22"/>
              </w:rPr>
              <w:t>Ngazi ya 3: Tume ya Madini: migodi iliyoathirika ibaki imefungwa hadi ikaguliwe; Jeshi la Zimamoto na Uokoaji liongoze uokoaji wowote.</w:t>
            </w:r>
          </w:p>
          <w:p w14:paraId="1019632A" w14:textId="3BA540E8" w:rsidR="00C46E27" w:rsidRPr="00997D17" w:rsidRDefault="00C46E27" w:rsidP="00997D17">
            <w:pPr>
              <w:rPr>
                <w:color w:val="000000"/>
                <w:sz w:val="22"/>
                <w:szCs w:val="22"/>
              </w:rPr>
            </w:pPr>
          </w:p>
        </w:tc>
      </w:tr>
      <w:tr w:rsidR="00C46E27" w:rsidRPr="00997D17" w14:paraId="0DCFA677" w14:textId="77777777" w:rsidTr="00997D17">
        <w:tc>
          <w:tcPr>
            <w:tcW w:w="3417" w:type="dxa"/>
          </w:tcPr>
          <w:p w14:paraId="7BB50A90" w14:textId="26E85029" w:rsidR="00C46E27" w:rsidRPr="00997D17" w:rsidRDefault="00C46E27" w:rsidP="00997D17">
            <w:pPr>
              <w:rPr>
                <w:sz w:val="22"/>
                <w:szCs w:val="22"/>
              </w:rPr>
            </w:pPr>
            <w:r w:rsidRPr="00997D17">
              <w:rPr>
                <w:sz w:val="22"/>
                <w:szCs w:val="22"/>
              </w:rPr>
              <w:lastRenderedPageBreak/>
              <w:t>Trade and markets</w:t>
            </w:r>
            <w:r w:rsidRPr="00997D17">
              <w:rPr>
                <w:sz w:val="22"/>
                <w:szCs w:val="22"/>
              </w:rPr>
              <w:br/>
              <w:t>Flooded markets and shops, spoiled goods, rising food prices</w:t>
            </w:r>
          </w:p>
          <w:p w14:paraId="03E566A9" w14:textId="219C13EC" w:rsidR="00C46E27" w:rsidRPr="00997D17" w:rsidRDefault="00C46E27" w:rsidP="00997D17">
            <w:pPr>
              <w:rPr>
                <w:color w:val="000000"/>
                <w:sz w:val="22"/>
                <w:szCs w:val="22"/>
              </w:rPr>
            </w:pPr>
          </w:p>
        </w:tc>
        <w:tc>
          <w:tcPr>
            <w:tcW w:w="3417" w:type="dxa"/>
          </w:tcPr>
          <w:p w14:paraId="672DE647" w14:textId="395804D8" w:rsidR="00C46E27" w:rsidRPr="00997D17" w:rsidRDefault="00C46E27" w:rsidP="00997D17">
            <w:pPr>
              <w:rPr>
                <w:sz w:val="22"/>
                <w:szCs w:val="22"/>
              </w:rPr>
            </w:pPr>
            <w:r w:rsidRPr="00997D17">
              <w:rPr>
                <w:sz w:val="22"/>
                <w:szCs w:val="22"/>
              </w:rPr>
              <w:t>Biashara na masoko</w:t>
            </w:r>
            <w:r w:rsidRPr="00997D17">
              <w:rPr>
                <w:sz w:val="22"/>
                <w:szCs w:val="22"/>
              </w:rPr>
              <w:br/>
              <w:t>Masoko na maduka kufurika, bidhaa kuharibika, kupanda kwa bei za vyakula</w:t>
            </w:r>
          </w:p>
          <w:p w14:paraId="12A00CEE" w14:textId="59D8A48F" w:rsidR="00C46E27" w:rsidRPr="00997D17" w:rsidRDefault="00C46E27" w:rsidP="00997D17">
            <w:pPr>
              <w:rPr>
                <w:color w:val="000000"/>
                <w:sz w:val="22"/>
                <w:szCs w:val="22"/>
              </w:rPr>
            </w:pPr>
          </w:p>
        </w:tc>
        <w:tc>
          <w:tcPr>
            <w:tcW w:w="3418" w:type="dxa"/>
          </w:tcPr>
          <w:p w14:paraId="1B0232EF" w14:textId="00BEA50B" w:rsidR="00C46E27" w:rsidRPr="00997D17" w:rsidRDefault="00C46E27" w:rsidP="00997D17">
            <w:pPr>
              <w:rPr>
                <w:sz w:val="22"/>
                <w:szCs w:val="22"/>
              </w:rPr>
            </w:pPr>
            <w:r w:rsidRPr="00997D17">
              <w:rPr>
                <w:sz w:val="22"/>
                <w:szCs w:val="22"/>
              </w:rPr>
              <w:t>Level 1: Market committees: clear market drainage and raise goods above floor level.</w:t>
            </w:r>
            <w:r w:rsidRPr="00997D17">
              <w:rPr>
                <w:sz w:val="22"/>
                <w:szCs w:val="22"/>
              </w:rPr>
              <w:br/>
              <w:t>Level 2: Traders: please move goods to safe places.</w:t>
            </w:r>
          </w:p>
          <w:p w14:paraId="55715DEA" w14:textId="792CB498" w:rsidR="00C46E27" w:rsidRPr="00997D17" w:rsidRDefault="00C46E27" w:rsidP="00997D17">
            <w:pPr>
              <w:rPr>
                <w:sz w:val="22"/>
                <w:szCs w:val="22"/>
              </w:rPr>
            </w:pPr>
            <w:r w:rsidRPr="00997D17">
              <w:rPr>
                <w:sz w:val="22"/>
                <w:szCs w:val="22"/>
              </w:rPr>
              <w:t>Level 3: District Committees: monitor food prices and report shortages.</w:t>
            </w:r>
          </w:p>
          <w:p w14:paraId="211CCE65" w14:textId="3E68CC46" w:rsidR="00C46E27" w:rsidRPr="00997D17" w:rsidRDefault="00C46E27" w:rsidP="00997D17">
            <w:pPr>
              <w:rPr>
                <w:color w:val="000000"/>
                <w:sz w:val="22"/>
                <w:szCs w:val="22"/>
              </w:rPr>
            </w:pPr>
          </w:p>
        </w:tc>
        <w:tc>
          <w:tcPr>
            <w:tcW w:w="3418" w:type="dxa"/>
          </w:tcPr>
          <w:p w14:paraId="296468DE" w14:textId="2CCE50EB" w:rsidR="00C46E27" w:rsidRPr="00997D17" w:rsidRDefault="00C46E27" w:rsidP="00997D17">
            <w:pPr>
              <w:rPr>
                <w:sz w:val="22"/>
                <w:szCs w:val="22"/>
              </w:rPr>
            </w:pPr>
            <w:r w:rsidRPr="00997D17">
              <w:rPr>
                <w:sz w:val="22"/>
                <w:szCs w:val="22"/>
              </w:rPr>
              <w:t>Ngazi ya 1: Kamati za masoko: safisheni mitaro ya masoko na inueni bidhaa juu ya sakafu.</w:t>
            </w:r>
            <w:r w:rsidRPr="00997D17">
              <w:rPr>
                <w:sz w:val="22"/>
                <w:szCs w:val="22"/>
              </w:rPr>
              <w:br/>
              <w:t>Ngazi ya 2: Wafanyabiashara: tafadhali hamishieni bidhaa mahali salama.</w:t>
            </w:r>
          </w:p>
          <w:p w14:paraId="0A4E6DF8" w14:textId="7DDD69FA" w:rsidR="00C46E27" w:rsidRPr="00997D17" w:rsidRDefault="00C46E27" w:rsidP="00997D17">
            <w:pPr>
              <w:rPr>
                <w:sz w:val="22"/>
                <w:szCs w:val="22"/>
              </w:rPr>
            </w:pPr>
            <w:r w:rsidRPr="00997D17">
              <w:rPr>
                <w:sz w:val="22"/>
                <w:szCs w:val="22"/>
              </w:rPr>
              <w:t>Ngazi ya 3: Kamati za Wilaya: fuatilieni bei za vyakula na toeni taarifa ya upungufu.</w:t>
            </w:r>
          </w:p>
          <w:p w14:paraId="6926BA8D" w14:textId="0C17DB8D" w:rsidR="00C46E27" w:rsidRPr="00997D17" w:rsidRDefault="00C46E27" w:rsidP="00997D17">
            <w:pPr>
              <w:rPr>
                <w:color w:val="000000"/>
                <w:sz w:val="22"/>
                <w:szCs w:val="22"/>
              </w:rPr>
            </w:pPr>
          </w:p>
        </w:tc>
      </w:tr>
    </w:tbl>
    <w:p w14:paraId="1707C92A" w14:textId="58B13B1D" w:rsidR="00D3308D" w:rsidRPr="00997D17" w:rsidRDefault="00D3308D" w:rsidP="000359A0">
      <w:pPr>
        <w:jc w:val="both"/>
        <w:rPr>
          <w:sz w:val="22"/>
          <w:szCs w:val="22"/>
        </w:rPr>
      </w:pPr>
    </w:p>
    <w:p w14:paraId="1445326E" w14:textId="77777777" w:rsidR="00D3308D" w:rsidRPr="00997D17" w:rsidRDefault="00D3308D" w:rsidP="000359A0">
      <w:pPr>
        <w:jc w:val="both"/>
        <w:rPr>
          <w:sz w:val="22"/>
          <w:szCs w:val="22"/>
        </w:rPr>
      </w:pPr>
    </w:p>
    <w:p w14:paraId="1A03B770" w14:textId="77777777" w:rsidR="00D3308D" w:rsidRPr="00997D17" w:rsidRDefault="00D3308D" w:rsidP="000359A0">
      <w:pPr>
        <w:jc w:val="both"/>
        <w:rPr>
          <w:sz w:val="22"/>
          <w:szCs w:val="22"/>
        </w:rPr>
      </w:pPr>
    </w:p>
    <w:p w14:paraId="3D56B7AA" w14:textId="77777777" w:rsidR="003E5549" w:rsidRPr="00997D17" w:rsidRDefault="003E5549" w:rsidP="000359A0">
      <w:pPr>
        <w:jc w:val="both"/>
        <w:rPr>
          <w:sz w:val="22"/>
          <w:szCs w:val="22"/>
        </w:rPr>
      </w:pPr>
    </w:p>
    <w:p w14:paraId="5F397943" w14:textId="77777777" w:rsidR="003E5549" w:rsidRPr="00997D17" w:rsidRDefault="003E5549" w:rsidP="000359A0">
      <w:pPr>
        <w:jc w:val="both"/>
        <w:rPr>
          <w:sz w:val="22"/>
          <w:szCs w:val="22"/>
        </w:rPr>
      </w:pPr>
    </w:p>
    <w:p w14:paraId="5386164D" w14:textId="77777777" w:rsidR="003E5549" w:rsidRPr="00997D17" w:rsidRDefault="003E5549" w:rsidP="000359A0">
      <w:pPr>
        <w:jc w:val="both"/>
        <w:rPr>
          <w:sz w:val="22"/>
          <w:szCs w:val="22"/>
        </w:rPr>
      </w:pPr>
    </w:p>
    <w:p w14:paraId="10FF7A8D" w14:textId="77777777" w:rsidR="003E5549" w:rsidRPr="00997D17" w:rsidRDefault="003E5549" w:rsidP="000359A0">
      <w:pPr>
        <w:jc w:val="both"/>
        <w:rPr>
          <w:sz w:val="22"/>
          <w:szCs w:val="22"/>
        </w:rPr>
      </w:pPr>
    </w:p>
    <w:p w14:paraId="7B6C6656" w14:textId="77777777" w:rsidR="003E5549" w:rsidRPr="00997D17" w:rsidRDefault="003E5549" w:rsidP="000359A0">
      <w:pPr>
        <w:jc w:val="both"/>
        <w:rPr>
          <w:sz w:val="22"/>
          <w:szCs w:val="22"/>
        </w:rPr>
      </w:pPr>
    </w:p>
    <w:p w14:paraId="55734AA5" w14:textId="77777777" w:rsidR="003E5549" w:rsidRPr="00997D17" w:rsidRDefault="003E5549" w:rsidP="000359A0">
      <w:pPr>
        <w:jc w:val="both"/>
        <w:rPr>
          <w:sz w:val="22"/>
          <w:szCs w:val="22"/>
        </w:rPr>
      </w:pPr>
    </w:p>
    <w:p w14:paraId="77A1E1A0" w14:textId="77777777" w:rsidR="003E5549" w:rsidRPr="00997D17" w:rsidRDefault="003E5549" w:rsidP="000359A0">
      <w:pPr>
        <w:jc w:val="both"/>
        <w:rPr>
          <w:sz w:val="22"/>
          <w:szCs w:val="22"/>
        </w:rPr>
      </w:pPr>
    </w:p>
    <w:p w14:paraId="09E0704E" w14:textId="77777777" w:rsidR="00D3308D" w:rsidRPr="00997D17" w:rsidRDefault="00D3308D" w:rsidP="000359A0">
      <w:pPr>
        <w:jc w:val="both"/>
        <w:rPr>
          <w:sz w:val="22"/>
          <w:szCs w:val="22"/>
        </w:rPr>
      </w:pPr>
    </w:p>
    <w:p w14:paraId="139F5B63" w14:textId="77777777" w:rsidR="00D3308D" w:rsidRPr="00997D17" w:rsidRDefault="00D3308D" w:rsidP="003E5549">
      <w:pPr>
        <w:pStyle w:val="Strong1"/>
        <w:jc w:val="both"/>
        <w:rPr>
          <w:b w:val="0"/>
          <w:bCs w:val="0"/>
          <w:sz w:val="22"/>
          <w:szCs w:val="22"/>
        </w:rPr>
      </w:pPr>
    </w:p>
    <w:p w14:paraId="5A1881F9" w14:textId="1D14E565" w:rsidR="002F5863" w:rsidRPr="00997D17" w:rsidRDefault="0088192A" w:rsidP="000359A0">
      <w:pPr>
        <w:pStyle w:val="Strong1"/>
        <w:jc w:val="both"/>
        <w:rPr>
          <w:b w:val="0"/>
          <w:bCs w:val="0"/>
          <w:sz w:val="22"/>
          <w:szCs w:val="22"/>
        </w:rPr>
      </w:pPr>
      <w:r w:rsidRPr="00997D17">
        <w:rPr>
          <w:b w:val="0"/>
          <w:bCs w:val="0"/>
          <w:sz w:val="22"/>
          <w:szCs w:val="22"/>
        </w:rPr>
        <w:t xml:space="preserve">2.0 </w:t>
      </w:r>
      <w:r w:rsidR="002204F6" w:rsidRPr="00997D17">
        <w:rPr>
          <w:b w:val="0"/>
          <w:bCs w:val="0"/>
          <w:sz w:val="22"/>
          <w:szCs w:val="22"/>
        </w:rPr>
        <w:t>FLOOD</w:t>
      </w:r>
      <w:r w:rsidR="003E5549" w:rsidRPr="00997D17">
        <w:rPr>
          <w:b w:val="0"/>
          <w:bCs w:val="0"/>
          <w:sz w:val="22"/>
          <w:szCs w:val="22"/>
        </w:rPr>
        <w:t>S</w:t>
      </w:r>
    </w:p>
    <w:p w14:paraId="034C91AC" w14:textId="600F70D5" w:rsidR="002F5863" w:rsidRPr="00997D17" w:rsidRDefault="002F5863"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2F5863" w:rsidRPr="00997D17" w14:paraId="239BD74B" w14:textId="77777777" w:rsidTr="000359A0">
        <w:tc>
          <w:tcPr>
            <w:tcW w:w="456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2B7D2144" w14:textId="77777777" w:rsidR="002F5863" w:rsidRPr="00997D17" w:rsidRDefault="002204F6" w:rsidP="000359A0">
            <w:pPr>
              <w:jc w:val="both"/>
              <w:rPr>
                <w:sz w:val="22"/>
                <w:szCs w:val="22"/>
              </w:rPr>
            </w:pPr>
            <w:r w:rsidRPr="00997D17">
              <w:rPr>
                <w:sz w:val="22"/>
                <w:szCs w:val="22"/>
              </w:rPr>
              <w:t>ADVISORY</w:t>
            </w:r>
          </w:p>
        </w:tc>
        <w:tc>
          <w:tcPr>
            <w:tcW w:w="684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7A7206DE" w14:textId="77777777" w:rsidR="002F5863" w:rsidRPr="00997D17" w:rsidRDefault="002204F6" w:rsidP="000359A0">
            <w:pPr>
              <w:jc w:val="both"/>
              <w:rPr>
                <w:sz w:val="22"/>
                <w:szCs w:val="22"/>
              </w:rPr>
            </w:pPr>
            <w:r w:rsidRPr="00997D17">
              <w:rPr>
                <w:sz w:val="22"/>
                <w:szCs w:val="22"/>
              </w:rPr>
              <w:t>BE PREPARED</w:t>
            </w:r>
          </w:p>
        </w:tc>
        <w:tc>
          <w:tcPr>
            <w:tcW w:w="228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037E6957" w14:textId="77777777" w:rsidR="002F5863" w:rsidRPr="00997D17" w:rsidRDefault="002204F6" w:rsidP="000359A0">
            <w:pPr>
              <w:jc w:val="both"/>
              <w:rPr>
                <w:sz w:val="22"/>
                <w:szCs w:val="22"/>
              </w:rPr>
            </w:pPr>
            <w:r w:rsidRPr="00997D17">
              <w:rPr>
                <w:sz w:val="22"/>
                <w:szCs w:val="22"/>
              </w:rPr>
              <w:t>LEVEL 1</w:t>
            </w:r>
          </w:p>
        </w:tc>
      </w:tr>
    </w:tbl>
    <w:p w14:paraId="2C9F23ED" w14:textId="77777777" w:rsidR="002F5863" w:rsidRPr="00997D17" w:rsidRDefault="002F5863" w:rsidP="000359A0">
      <w:pPr>
        <w:jc w:val="both"/>
        <w:rPr>
          <w:sz w:val="22"/>
          <w:szCs w:val="22"/>
        </w:rPr>
      </w:pPr>
    </w:p>
    <w:p w14:paraId="42FA1634" w14:textId="77777777" w:rsidR="002F5863" w:rsidRPr="00997D17" w:rsidRDefault="002F5863"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2F5863" w:rsidRPr="00997D17" w14:paraId="5D6D8796" w14:textId="77777777">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F32AEF2" w14:textId="77777777" w:rsidR="002F5863" w:rsidRPr="00997D17" w:rsidRDefault="002204F6" w:rsidP="000359A0">
            <w:pPr>
              <w:jc w:val="both"/>
              <w:rPr>
                <w:sz w:val="22"/>
                <w:szCs w:val="22"/>
              </w:rPr>
            </w:pPr>
            <w:r w:rsidRPr="00997D17">
              <w:rPr>
                <w:sz w:val="22"/>
                <w:szCs w:val="22"/>
              </w:rPr>
              <w:lastRenderedPageBreak/>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66E3C87" w14:textId="77777777" w:rsidR="002F5863" w:rsidRPr="00997D17" w:rsidRDefault="002204F6"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E14CCE0" w14:textId="08C09B49" w:rsidR="002F5863" w:rsidRPr="00997D17" w:rsidRDefault="002204F6"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F04924E" w14:textId="2CD1C4BB" w:rsidR="002F5863" w:rsidRPr="00997D17" w:rsidRDefault="002204F6" w:rsidP="000359A0">
            <w:pPr>
              <w:jc w:val="both"/>
              <w:rPr>
                <w:sz w:val="22"/>
                <w:szCs w:val="22"/>
              </w:rPr>
            </w:pPr>
            <w:r w:rsidRPr="00997D17">
              <w:rPr>
                <w:sz w:val="22"/>
                <w:szCs w:val="22"/>
              </w:rPr>
              <w:t>HATUA (SW)</w:t>
            </w:r>
          </w:p>
        </w:tc>
      </w:tr>
      <w:tr w:rsidR="002F5863" w:rsidRPr="00997D17" w14:paraId="75194661"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DF769BF" w14:textId="0675089D" w:rsidR="002F5863" w:rsidRPr="00997D17" w:rsidRDefault="00A27C4B">
            <w:pPr>
              <w:pStyle w:val="ListParagraph"/>
              <w:numPr>
                <w:ilvl w:val="0"/>
                <w:numId w:val="15"/>
              </w:numPr>
              <w:jc w:val="both"/>
              <w:rPr>
                <w:sz w:val="22"/>
                <w:szCs w:val="22"/>
              </w:rPr>
            </w:pPr>
            <w:r w:rsidRPr="00997D17">
              <w:rPr>
                <w:sz w:val="22"/>
                <w:szCs w:val="22"/>
              </w:rPr>
              <w:t>Water beginning to surround a few homes in low-lying areas and river valleys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7A09F94" w14:textId="52D817DF" w:rsidR="002F5863" w:rsidRPr="00997D17" w:rsidRDefault="00F1546C">
            <w:pPr>
              <w:pStyle w:val="ListParagraph"/>
              <w:numPr>
                <w:ilvl w:val="0"/>
                <w:numId w:val="15"/>
              </w:numPr>
              <w:jc w:val="both"/>
              <w:rPr>
                <w:sz w:val="22"/>
                <w:szCs w:val="22"/>
              </w:rPr>
            </w:pPr>
            <w:r w:rsidRPr="00997D17">
              <w:rPr>
                <w:sz w:val="22"/>
                <w:szCs w:val="22"/>
              </w:rPr>
              <w:t>Maji kuanza kuzingira makazi machache katika maeneo ya mabondeni na kando ya mito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1EB676C" w14:textId="47189FA0" w:rsidR="00F1546C" w:rsidRPr="00997D17" w:rsidRDefault="00F1546C">
            <w:pPr>
              <w:pStyle w:val="ListParagraph"/>
              <w:numPr>
                <w:ilvl w:val="0"/>
                <w:numId w:val="15"/>
              </w:numPr>
              <w:jc w:val="both"/>
              <w:rPr>
                <w:sz w:val="22"/>
                <w:szCs w:val="22"/>
              </w:rPr>
            </w:pPr>
            <w:r w:rsidRPr="00997D17">
              <w:rPr>
                <w:sz w:val="22"/>
                <w:szCs w:val="22"/>
              </w:rPr>
              <w:t xml:space="preserve">Know </w:t>
            </w:r>
            <w:r w:rsidR="00A941FF" w:rsidRPr="00997D17">
              <w:rPr>
                <w:sz w:val="22"/>
                <w:szCs w:val="22"/>
              </w:rPr>
              <w:t>how high past floods have</w:t>
            </w:r>
            <w:r w:rsidRPr="00997D17">
              <w:rPr>
                <w:sz w:val="22"/>
                <w:szCs w:val="22"/>
              </w:rPr>
              <w:t xml:space="preserve"> reached in your area.</w:t>
            </w:r>
          </w:p>
          <w:p w14:paraId="5FA4AB9A" w14:textId="77777777" w:rsidR="00F1546C" w:rsidRPr="00997D17" w:rsidRDefault="00F1546C">
            <w:pPr>
              <w:pStyle w:val="ListParagraph"/>
              <w:numPr>
                <w:ilvl w:val="0"/>
                <w:numId w:val="15"/>
              </w:numPr>
              <w:jc w:val="both"/>
              <w:rPr>
                <w:sz w:val="22"/>
                <w:szCs w:val="22"/>
              </w:rPr>
            </w:pPr>
            <w:r w:rsidRPr="00997D17">
              <w:rPr>
                <w:sz w:val="22"/>
                <w:szCs w:val="22"/>
              </w:rPr>
              <w:t>Raise food, valuables and documents above floor level.</w:t>
            </w:r>
          </w:p>
          <w:p w14:paraId="5816A66A" w14:textId="4B5823DD" w:rsidR="002F5863" w:rsidRPr="00997D17" w:rsidRDefault="00F1546C">
            <w:pPr>
              <w:pStyle w:val="ListParagraph"/>
              <w:numPr>
                <w:ilvl w:val="0"/>
                <w:numId w:val="15"/>
              </w:numPr>
              <w:jc w:val="both"/>
              <w:rPr>
                <w:sz w:val="22"/>
                <w:szCs w:val="22"/>
              </w:rPr>
            </w:pPr>
            <w:r w:rsidRPr="00997D17">
              <w:rPr>
                <w:sz w:val="22"/>
                <w:szCs w:val="22"/>
              </w:rPr>
              <w:t>Do not keep livestock overnight in river valleys or low-lying grazing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71545E4" w14:textId="0738E24A" w:rsidR="00A27C4B" w:rsidRPr="00997D17" w:rsidRDefault="00F1546C">
            <w:pPr>
              <w:pStyle w:val="ListParagraph"/>
              <w:numPr>
                <w:ilvl w:val="0"/>
                <w:numId w:val="15"/>
              </w:numPr>
              <w:jc w:val="both"/>
              <w:rPr>
                <w:sz w:val="22"/>
                <w:szCs w:val="22"/>
              </w:rPr>
            </w:pPr>
            <w:r w:rsidRPr="00997D17">
              <w:rPr>
                <w:sz w:val="22"/>
                <w:szCs w:val="22"/>
              </w:rPr>
              <w:t>Fahamu kiwango cha juu cha mafuriko kilichowahi kufikiwa katika eneo lako.</w:t>
            </w:r>
          </w:p>
          <w:p w14:paraId="27DBF51B" w14:textId="5F7EBB72" w:rsidR="00A27C4B" w:rsidRPr="00997D17" w:rsidRDefault="00F1546C">
            <w:pPr>
              <w:pStyle w:val="ListParagraph"/>
              <w:numPr>
                <w:ilvl w:val="0"/>
                <w:numId w:val="15"/>
              </w:numPr>
              <w:jc w:val="both"/>
              <w:rPr>
                <w:sz w:val="22"/>
                <w:szCs w:val="22"/>
                <w:lang w:val="sv-SE"/>
              </w:rPr>
            </w:pPr>
            <w:r w:rsidRPr="00997D17">
              <w:rPr>
                <w:sz w:val="22"/>
                <w:szCs w:val="22"/>
                <w:lang w:val="sv-SE"/>
              </w:rPr>
              <w:t>Inua chakula, vitu vya thamani na nyaraka juu ya sakafu.</w:t>
            </w:r>
          </w:p>
          <w:p w14:paraId="77FB0C71" w14:textId="16B0A042" w:rsidR="002F5863" w:rsidRPr="00997D17" w:rsidRDefault="00F1546C">
            <w:pPr>
              <w:pStyle w:val="ListParagraph"/>
              <w:numPr>
                <w:ilvl w:val="0"/>
                <w:numId w:val="15"/>
              </w:numPr>
              <w:jc w:val="both"/>
              <w:rPr>
                <w:sz w:val="22"/>
                <w:szCs w:val="22"/>
                <w:lang w:val="sv-SE"/>
              </w:rPr>
            </w:pPr>
            <w:r w:rsidRPr="00997D17">
              <w:rPr>
                <w:sz w:val="22"/>
                <w:szCs w:val="22"/>
                <w:lang w:val="sv-SE"/>
              </w:rPr>
              <w:t>Usilaze mifugo mabondeni wala kando ya mito.</w:t>
            </w:r>
          </w:p>
        </w:tc>
      </w:tr>
      <w:tr w:rsidR="002F5863" w:rsidRPr="000343A2" w14:paraId="2ECF5E47"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5ADF6D7" w14:textId="1100C35E" w:rsidR="002F5863" w:rsidRPr="00997D17" w:rsidRDefault="00A27C4B">
            <w:pPr>
              <w:pStyle w:val="ListParagraph"/>
              <w:numPr>
                <w:ilvl w:val="0"/>
                <w:numId w:val="15"/>
              </w:numPr>
              <w:jc w:val="both"/>
              <w:rPr>
                <w:sz w:val="22"/>
                <w:szCs w:val="22"/>
              </w:rPr>
            </w:pPr>
            <w:r w:rsidRPr="00997D17">
              <w:rPr>
                <w:sz w:val="22"/>
                <w:szCs w:val="22"/>
              </w:rPr>
              <w:t>Minor damage to roads and bridges; some river crossings under water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E37CD5" w14:textId="6553BA3F" w:rsidR="002F5863" w:rsidRPr="00997D17" w:rsidRDefault="00A27C4B">
            <w:pPr>
              <w:pStyle w:val="ListParagraph"/>
              <w:numPr>
                <w:ilvl w:val="0"/>
                <w:numId w:val="15"/>
              </w:numPr>
              <w:jc w:val="both"/>
              <w:rPr>
                <w:sz w:val="22"/>
                <w:szCs w:val="22"/>
              </w:rPr>
            </w:pPr>
            <w:r w:rsidRPr="00997D17">
              <w:rPr>
                <w:sz w:val="22"/>
                <w:szCs w:val="22"/>
              </w:rPr>
              <w:t>Uharibifu mdogo wa barabara na madaraja; baadhi ya vivuko vya mito kufunikwa na maji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3D9E091" w14:textId="581CFF91" w:rsidR="00F1546C" w:rsidRPr="00997D17" w:rsidRDefault="00A27C4B">
            <w:pPr>
              <w:pStyle w:val="ListParagraph"/>
              <w:numPr>
                <w:ilvl w:val="0"/>
                <w:numId w:val="15"/>
              </w:numPr>
              <w:jc w:val="both"/>
              <w:rPr>
                <w:sz w:val="22"/>
                <w:szCs w:val="22"/>
              </w:rPr>
            </w:pPr>
            <w:r w:rsidRPr="00997D17">
              <w:rPr>
                <w:sz w:val="22"/>
                <w:szCs w:val="22"/>
              </w:rPr>
              <w:t>Do not cross roads, bridges or river crossings covered by water.</w:t>
            </w:r>
          </w:p>
          <w:p w14:paraId="7B38D257" w14:textId="4888ED3F" w:rsidR="002F5863" w:rsidRPr="00997D17" w:rsidRDefault="00F1546C">
            <w:pPr>
              <w:pStyle w:val="ListParagraph"/>
              <w:numPr>
                <w:ilvl w:val="0"/>
                <w:numId w:val="15"/>
              </w:numPr>
              <w:jc w:val="both"/>
              <w:rPr>
                <w:sz w:val="22"/>
                <w:szCs w:val="22"/>
              </w:rPr>
            </w:pPr>
            <w:r w:rsidRPr="00997D17">
              <w:rPr>
                <w:sz w:val="22"/>
                <w:szCs w:val="22"/>
              </w:rPr>
              <w:t>Report damaged roads and bridges to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263EF8F" w14:textId="22136FAC" w:rsidR="00A27C4B" w:rsidRPr="00997D17" w:rsidRDefault="00F1546C">
            <w:pPr>
              <w:pStyle w:val="ListParagraph"/>
              <w:numPr>
                <w:ilvl w:val="0"/>
                <w:numId w:val="15"/>
              </w:numPr>
              <w:jc w:val="both"/>
              <w:rPr>
                <w:sz w:val="22"/>
                <w:szCs w:val="22"/>
                <w:lang w:val="sv-SE"/>
              </w:rPr>
            </w:pPr>
            <w:r w:rsidRPr="00997D17">
              <w:rPr>
                <w:sz w:val="22"/>
                <w:szCs w:val="22"/>
                <w:lang w:val="sv-SE"/>
              </w:rPr>
              <w:t>Usivuke barabara, madaraja au vivuko vilivyofunikwa na maji.</w:t>
            </w:r>
          </w:p>
          <w:p w14:paraId="1864D498" w14:textId="1D955A28" w:rsidR="00A27C4B" w:rsidRPr="00997D17" w:rsidRDefault="00F1546C">
            <w:pPr>
              <w:pStyle w:val="ListParagraph"/>
              <w:numPr>
                <w:ilvl w:val="0"/>
                <w:numId w:val="15"/>
              </w:numPr>
              <w:jc w:val="both"/>
              <w:rPr>
                <w:sz w:val="22"/>
                <w:szCs w:val="22"/>
                <w:lang w:val="sv-SE"/>
              </w:rPr>
            </w:pPr>
            <w:r w:rsidRPr="00997D17">
              <w:rPr>
                <w:sz w:val="22"/>
                <w:szCs w:val="22"/>
                <w:lang w:val="sv-SE"/>
              </w:rPr>
              <w:t>Toa taarifa ya barabara na madaraja yaliyoharibika kwa viongozi wa Kijiji/Mtaa.</w:t>
            </w:r>
          </w:p>
          <w:p w14:paraId="4DEA4113" w14:textId="6B85411A" w:rsidR="002F5863" w:rsidRPr="00997D17" w:rsidRDefault="002F5863">
            <w:pPr>
              <w:pStyle w:val="ListParagraph"/>
              <w:numPr>
                <w:ilvl w:val="0"/>
                <w:numId w:val="15"/>
              </w:numPr>
              <w:jc w:val="both"/>
              <w:rPr>
                <w:sz w:val="22"/>
                <w:szCs w:val="22"/>
                <w:lang w:val="sv-SE"/>
              </w:rPr>
            </w:pPr>
          </w:p>
        </w:tc>
      </w:tr>
      <w:tr w:rsidR="002F5863" w:rsidRPr="000343A2" w14:paraId="407B03C1"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460A49B" w14:textId="3E1A89AB" w:rsidR="002F5863" w:rsidRPr="00997D17" w:rsidRDefault="00A27C4B">
            <w:pPr>
              <w:pStyle w:val="ListParagraph"/>
              <w:numPr>
                <w:ilvl w:val="0"/>
                <w:numId w:val="15"/>
              </w:numPr>
              <w:jc w:val="both"/>
              <w:rPr>
                <w:sz w:val="22"/>
                <w:szCs w:val="22"/>
              </w:rPr>
            </w:pPr>
            <w:r w:rsidRPr="00997D17">
              <w:rPr>
                <w:sz w:val="22"/>
                <w:szCs w:val="22"/>
              </w:rPr>
              <w:t>Travel delays where some roads become impassable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A97ADD7" w14:textId="1B204AF4" w:rsidR="002F5863" w:rsidRPr="00997D17" w:rsidRDefault="00F1546C">
            <w:pPr>
              <w:pStyle w:val="ListParagraph"/>
              <w:numPr>
                <w:ilvl w:val="0"/>
                <w:numId w:val="15"/>
              </w:numPr>
              <w:jc w:val="both"/>
              <w:rPr>
                <w:sz w:val="22"/>
                <w:szCs w:val="22"/>
              </w:rPr>
            </w:pPr>
            <w:r w:rsidRPr="00997D17">
              <w:rPr>
                <w:sz w:val="22"/>
                <w:szCs w:val="22"/>
              </w:rPr>
              <w:t>Ucheleweshaji wa safari pale baadhi ya barabara zinapokuwa hazipitiki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1F7A6A8" w14:textId="40E82059" w:rsidR="00F1546C" w:rsidRPr="00997D17" w:rsidRDefault="00A27C4B">
            <w:pPr>
              <w:pStyle w:val="ListParagraph"/>
              <w:numPr>
                <w:ilvl w:val="0"/>
                <w:numId w:val="15"/>
              </w:numPr>
              <w:jc w:val="both"/>
              <w:rPr>
                <w:sz w:val="22"/>
                <w:szCs w:val="22"/>
              </w:rPr>
            </w:pPr>
            <w:r w:rsidRPr="00997D17">
              <w:rPr>
                <w:sz w:val="22"/>
                <w:szCs w:val="22"/>
              </w:rPr>
              <w:t>Plan journeys and allow extra travel time.</w:t>
            </w:r>
          </w:p>
          <w:p w14:paraId="57F501A6" w14:textId="14C13C86" w:rsidR="002F5863" w:rsidRPr="00997D17" w:rsidRDefault="00F1546C">
            <w:pPr>
              <w:pStyle w:val="ListParagraph"/>
              <w:numPr>
                <w:ilvl w:val="0"/>
                <w:numId w:val="15"/>
              </w:numPr>
              <w:jc w:val="both"/>
              <w:rPr>
                <w:sz w:val="22"/>
                <w:szCs w:val="22"/>
              </w:rPr>
            </w:pPr>
            <w:r w:rsidRPr="00997D17">
              <w:rPr>
                <w:sz w:val="22"/>
                <w:szCs w:val="22"/>
              </w:rPr>
              <w:t>Follow diversions from the Traffic Police, TANROADS and TARURA.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77E42CA" w14:textId="0B457B81" w:rsidR="00A27C4B" w:rsidRPr="00997D17" w:rsidRDefault="00F1546C">
            <w:pPr>
              <w:pStyle w:val="ListParagraph"/>
              <w:numPr>
                <w:ilvl w:val="0"/>
                <w:numId w:val="15"/>
              </w:numPr>
              <w:jc w:val="both"/>
              <w:rPr>
                <w:sz w:val="22"/>
                <w:szCs w:val="22"/>
                <w:lang w:val="sv-SE"/>
              </w:rPr>
            </w:pPr>
            <w:r w:rsidRPr="00997D17">
              <w:rPr>
                <w:sz w:val="22"/>
                <w:szCs w:val="22"/>
                <w:lang w:val="sv-SE"/>
              </w:rPr>
              <w:t>Panga safari na weka muda wa ziada wa safari.</w:t>
            </w:r>
          </w:p>
          <w:p w14:paraId="2728C0B7" w14:textId="22EFE345" w:rsidR="00A27C4B" w:rsidRPr="00997D17" w:rsidRDefault="00F1546C">
            <w:pPr>
              <w:pStyle w:val="ListParagraph"/>
              <w:numPr>
                <w:ilvl w:val="0"/>
                <w:numId w:val="15"/>
              </w:numPr>
              <w:jc w:val="both"/>
              <w:rPr>
                <w:sz w:val="22"/>
                <w:szCs w:val="22"/>
                <w:lang w:val="sv-SE"/>
              </w:rPr>
            </w:pPr>
            <w:r w:rsidRPr="00997D17">
              <w:rPr>
                <w:sz w:val="22"/>
                <w:szCs w:val="22"/>
                <w:lang w:val="sv-SE"/>
              </w:rPr>
              <w:t>Fuata njia mbadala zinazoelekezwa na Polisi wa Usalama Barabarani, TANROADS na TARURA.</w:t>
            </w:r>
          </w:p>
          <w:p w14:paraId="6D4D1066" w14:textId="242DC888" w:rsidR="002F5863" w:rsidRPr="00997D17" w:rsidRDefault="002F5863">
            <w:pPr>
              <w:pStyle w:val="ListParagraph"/>
              <w:numPr>
                <w:ilvl w:val="0"/>
                <w:numId w:val="15"/>
              </w:numPr>
              <w:jc w:val="both"/>
              <w:rPr>
                <w:sz w:val="22"/>
                <w:szCs w:val="22"/>
                <w:lang w:val="sv-SE"/>
              </w:rPr>
            </w:pPr>
          </w:p>
        </w:tc>
      </w:tr>
      <w:tr w:rsidR="002F5863" w:rsidRPr="00997D17" w14:paraId="3815CCF5"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A4BCFC4" w14:textId="0B72C6DA" w:rsidR="002F5863" w:rsidRPr="00997D17" w:rsidRDefault="00F1546C">
            <w:pPr>
              <w:pStyle w:val="ListParagraph"/>
              <w:numPr>
                <w:ilvl w:val="0"/>
                <w:numId w:val="15"/>
              </w:numPr>
              <w:jc w:val="both"/>
              <w:rPr>
                <w:sz w:val="22"/>
                <w:szCs w:val="22"/>
              </w:rPr>
            </w:pPr>
            <w:r w:rsidRPr="00997D17">
              <w:rPr>
                <w:sz w:val="22"/>
                <w:szCs w:val="22"/>
              </w:rPr>
              <w:lastRenderedPageBreak/>
              <w:t>Rising river levels; floods may arrive from rain upstream even where it is not raining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96E6513" w14:textId="2990B7C7" w:rsidR="002F5863" w:rsidRPr="00997D17" w:rsidRDefault="00F1546C">
            <w:pPr>
              <w:pStyle w:val="ListParagraph"/>
              <w:numPr>
                <w:ilvl w:val="0"/>
                <w:numId w:val="15"/>
              </w:numPr>
              <w:jc w:val="both"/>
              <w:rPr>
                <w:sz w:val="22"/>
                <w:szCs w:val="22"/>
              </w:rPr>
            </w:pPr>
            <w:r w:rsidRPr="00997D17">
              <w:rPr>
                <w:sz w:val="22"/>
                <w:szCs w:val="22"/>
              </w:rPr>
              <w:t>Kupanda kwa kina cha maji ya mito; mafuriko yanaweza kufika kutokana na mvua za upande wa juu hata pasipo na mvua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3512E6D" w14:textId="2FE726FC" w:rsidR="00F1546C" w:rsidRPr="00997D17" w:rsidRDefault="00F1546C">
            <w:pPr>
              <w:pStyle w:val="ListParagraph"/>
              <w:numPr>
                <w:ilvl w:val="0"/>
                <w:numId w:val="15"/>
              </w:numPr>
              <w:jc w:val="both"/>
              <w:rPr>
                <w:sz w:val="22"/>
                <w:szCs w:val="22"/>
              </w:rPr>
            </w:pPr>
            <w:r w:rsidRPr="00997D17">
              <w:rPr>
                <w:sz w:val="22"/>
                <w:szCs w:val="22"/>
              </w:rPr>
              <w:t>Communities along rivers and below dams: follow warnings from TMA, the Basin Water Boards, dam operators and District Committees.</w:t>
            </w:r>
          </w:p>
          <w:p w14:paraId="21377B79" w14:textId="712C599C" w:rsidR="00F1546C" w:rsidRPr="00997D17" w:rsidRDefault="00F1546C">
            <w:pPr>
              <w:pStyle w:val="ListParagraph"/>
              <w:numPr>
                <w:ilvl w:val="0"/>
                <w:numId w:val="15"/>
              </w:numPr>
              <w:jc w:val="both"/>
              <w:rPr>
                <w:sz w:val="22"/>
                <w:szCs w:val="22"/>
              </w:rPr>
            </w:pPr>
            <w:r w:rsidRPr="00997D17">
              <w:rPr>
                <w:sz w:val="22"/>
                <w:szCs w:val="22"/>
              </w:rPr>
              <w:t xml:space="preserve">Keep a reserve of food, drinking water, cash, medicines and a first-aid kit, and </w:t>
            </w:r>
            <w:r w:rsidR="0020396E" w:rsidRPr="00997D17">
              <w:rPr>
                <w:sz w:val="22"/>
                <w:szCs w:val="22"/>
              </w:rPr>
              <w:t>save the emergency number 190</w:t>
            </w:r>
            <w:r w:rsidRPr="00997D17">
              <w:rPr>
                <w:sz w:val="22"/>
                <w:szCs w:val="22"/>
              </w:rPr>
              <w:t>.</w:t>
            </w:r>
          </w:p>
          <w:p w14:paraId="37E5B64E" w14:textId="77777777" w:rsidR="00F1546C" w:rsidRPr="00997D17" w:rsidRDefault="00F1546C">
            <w:pPr>
              <w:pStyle w:val="ListParagraph"/>
              <w:numPr>
                <w:ilvl w:val="0"/>
                <w:numId w:val="15"/>
              </w:numPr>
              <w:jc w:val="both"/>
              <w:rPr>
                <w:sz w:val="22"/>
                <w:szCs w:val="22"/>
              </w:rPr>
            </w:pPr>
            <w:r w:rsidRPr="00997D17">
              <w:rPr>
                <w:sz w:val="22"/>
                <w:szCs w:val="22"/>
              </w:rPr>
              <w:t>Village/Mtaa and Ward Disaster Management Committees: review flood contingency plans, update the list of people with special needs, confirm evacuation routes and shelters, and clear drains, culverts and bridges of debris.</w:t>
            </w:r>
          </w:p>
          <w:p w14:paraId="7B285FB1" w14:textId="028F92C0" w:rsidR="002F5863" w:rsidRPr="00997D17" w:rsidRDefault="00F1546C">
            <w:pPr>
              <w:pStyle w:val="ListParagraph"/>
              <w:numPr>
                <w:ilvl w:val="0"/>
                <w:numId w:val="15"/>
              </w:numPr>
              <w:jc w:val="both"/>
              <w:rPr>
                <w:sz w:val="22"/>
                <w:szCs w:val="22"/>
              </w:rPr>
            </w:pPr>
            <w:r w:rsidRPr="00997D17">
              <w:rPr>
                <w:sz w:val="22"/>
                <w:szCs w:val="22"/>
              </w:rPr>
              <w:t>Share this advisory with neighbours and relatives, especially older persons, people with disabilities and pregnant women.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CC1CBD5" w14:textId="0FB1847B" w:rsidR="00A27C4B" w:rsidRPr="00997D17" w:rsidRDefault="00F1546C">
            <w:pPr>
              <w:pStyle w:val="ListParagraph"/>
              <w:numPr>
                <w:ilvl w:val="0"/>
                <w:numId w:val="15"/>
              </w:numPr>
              <w:jc w:val="both"/>
              <w:rPr>
                <w:sz w:val="22"/>
                <w:szCs w:val="22"/>
              </w:rPr>
            </w:pPr>
            <w:r w:rsidRPr="00997D17">
              <w:rPr>
                <w:sz w:val="22"/>
                <w:szCs w:val="22"/>
              </w:rPr>
              <w:t>Jamii zinazoishi kando ya mito na chini ya mabwawa: fuatilieni tahadhari za TMA, Bodi za Maji za Mabonde, waendeshaji wa mabwawa na Kamati za Wilaya.</w:t>
            </w:r>
          </w:p>
          <w:p w14:paraId="40C00AD3" w14:textId="5D79EC23" w:rsidR="00A27C4B" w:rsidRPr="00997D17" w:rsidRDefault="00F1546C">
            <w:pPr>
              <w:pStyle w:val="ListParagraph"/>
              <w:numPr>
                <w:ilvl w:val="0"/>
                <w:numId w:val="15"/>
              </w:numPr>
              <w:jc w:val="both"/>
              <w:rPr>
                <w:sz w:val="22"/>
                <w:szCs w:val="22"/>
              </w:rPr>
            </w:pPr>
            <w:r w:rsidRPr="00997D17">
              <w:rPr>
                <w:sz w:val="22"/>
                <w:szCs w:val="22"/>
              </w:rPr>
              <w:t xml:space="preserve">Weka akiba ya chakula, maji ya kunywa, fedha, dawa na vifaa vya huduma ya kwanza, na </w:t>
            </w:r>
            <w:r w:rsidR="0020396E" w:rsidRPr="00997D17">
              <w:rPr>
                <w:sz w:val="22"/>
                <w:szCs w:val="22"/>
              </w:rPr>
              <w:t>hifadhi namba ya dharura 190</w:t>
            </w:r>
            <w:r w:rsidRPr="00997D17">
              <w:rPr>
                <w:sz w:val="22"/>
                <w:szCs w:val="22"/>
              </w:rPr>
              <w:t>.</w:t>
            </w:r>
          </w:p>
          <w:p w14:paraId="38C59388" w14:textId="533586CA" w:rsidR="00A27C4B" w:rsidRPr="00997D17" w:rsidRDefault="00F1546C">
            <w:pPr>
              <w:pStyle w:val="ListParagraph"/>
              <w:numPr>
                <w:ilvl w:val="0"/>
                <w:numId w:val="15"/>
              </w:numPr>
              <w:jc w:val="both"/>
              <w:rPr>
                <w:sz w:val="22"/>
                <w:szCs w:val="22"/>
              </w:rPr>
            </w:pPr>
            <w:r w:rsidRPr="00997D17">
              <w:rPr>
                <w:sz w:val="22"/>
                <w:szCs w:val="22"/>
              </w:rPr>
              <w:t>Kamati za Usimamizi wa Maafa za Vijiji/Mitaa na Kata: pitieni mipango ya dharura ya mafuriko, boresheni orodha ya watu wenye mahitaji maalum, thibitisheni njia za uhamishaji na makazi ya muda, na ondoeni taka kwenye mitaro, makalavati na madaraja.</w:t>
            </w:r>
          </w:p>
          <w:p w14:paraId="56EC08AE" w14:textId="51CF5548" w:rsidR="002F5863" w:rsidRPr="00997D17" w:rsidRDefault="00F1546C">
            <w:pPr>
              <w:pStyle w:val="ListParagraph"/>
              <w:numPr>
                <w:ilvl w:val="0"/>
                <w:numId w:val="15"/>
              </w:numPr>
              <w:jc w:val="both"/>
              <w:rPr>
                <w:sz w:val="22"/>
                <w:szCs w:val="22"/>
              </w:rPr>
            </w:pPr>
            <w:r w:rsidRPr="00997D17">
              <w:rPr>
                <w:sz w:val="22"/>
                <w:szCs w:val="22"/>
              </w:rPr>
              <w:t>Wapatie taarifa hii majirani na ndugu, hasa wazee, watu wenye ulemavu na wajawazito.</w:t>
            </w:r>
          </w:p>
        </w:tc>
      </w:tr>
      <w:tr w:rsidR="002F5863" w:rsidRPr="00997D17" w14:paraId="3CDBE7AF"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764B35D" w14:textId="1A078CCA" w:rsidR="002F5863" w:rsidRPr="00997D17" w:rsidRDefault="00A27C4B">
            <w:pPr>
              <w:pStyle w:val="ListParagraph"/>
              <w:numPr>
                <w:ilvl w:val="0"/>
                <w:numId w:val="15"/>
              </w:numPr>
              <w:jc w:val="both"/>
              <w:rPr>
                <w:sz w:val="22"/>
                <w:szCs w:val="22"/>
              </w:rPr>
            </w:pPr>
            <w:r w:rsidRPr="00997D17">
              <w:rPr>
                <w:sz w:val="22"/>
                <w:szCs w:val="22"/>
              </w:rPr>
              <w:lastRenderedPageBreak/>
              <w:t>Minor damage to wooden bridges and footbridges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D41C0E4" w14:textId="54C840B7" w:rsidR="002F5863" w:rsidRPr="00997D17" w:rsidRDefault="00A27C4B">
            <w:pPr>
              <w:pStyle w:val="ListParagraph"/>
              <w:numPr>
                <w:ilvl w:val="0"/>
                <w:numId w:val="15"/>
              </w:numPr>
              <w:jc w:val="both"/>
              <w:rPr>
                <w:sz w:val="22"/>
                <w:szCs w:val="22"/>
              </w:rPr>
            </w:pPr>
            <w:r w:rsidRPr="00997D17">
              <w:rPr>
                <w:sz w:val="22"/>
                <w:szCs w:val="22"/>
              </w:rPr>
              <w:t>Uharibifu mdogo wa madaraja ya mbao na ya waenda kwa miguu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E91B6F4" w14:textId="2167A1AC" w:rsidR="002F5863" w:rsidRPr="00997D17" w:rsidRDefault="00A27C4B">
            <w:pPr>
              <w:pStyle w:val="ListParagraph"/>
              <w:numPr>
                <w:ilvl w:val="0"/>
                <w:numId w:val="15"/>
              </w:numPr>
              <w:jc w:val="both"/>
              <w:rPr>
                <w:sz w:val="22"/>
                <w:szCs w:val="22"/>
              </w:rPr>
            </w:pPr>
            <w:r w:rsidRPr="00997D17">
              <w:rPr>
                <w:sz w:val="22"/>
                <w:szCs w:val="22"/>
              </w:rPr>
              <w:t>Do not use wooden bridges or footbridges when water is high.</w:t>
            </w:r>
          </w:p>
          <w:p w14:paraId="47249D76" w14:textId="1923A3A4" w:rsidR="002F5863" w:rsidRPr="00997D17" w:rsidRDefault="0060068F">
            <w:pPr>
              <w:pStyle w:val="ListParagraph"/>
              <w:numPr>
                <w:ilvl w:val="0"/>
                <w:numId w:val="15"/>
              </w:numPr>
              <w:jc w:val="both"/>
              <w:rPr>
                <w:sz w:val="22"/>
                <w:szCs w:val="22"/>
              </w:rPr>
            </w:pPr>
            <w:r w:rsidRPr="00997D17">
              <w:rPr>
                <w:sz w:val="22"/>
                <w:szCs w:val="22"/>
              </w:rPr>
              <w:t>U</w:t>
            </w:r>
            <w:r w:rsidR="002204F6" w:rsidRPr="00997D17">
              <w:rPr>
                <w:sz w:val="22"/>
                <w:szCs w:val="22"/>
              </w:rPr>
              <w:t>se designated alternative routes.</w:t>
            </w:r>
          </w:p>
          <w:p w14:paraId="62B98424" w14:textId="09DA875A" w:rsidR="002F5863" w:rsidRPr="00997D17" w:rsidRDefault="00A27C4B">
            <w:pPr>
              <w:pStyle w:val="ListParagraph"/>
              <w:numPr>
                <w:ilvl w:val="0"/>
                <w:numId w:val="15"/>
              </w:numPr>
              <w:jc w:val="both"/>
              <w:rPr>
                <w:sz w:val="22"/>
                <w:szCs w:val="22"/>
              </w:rPr>
            </w:pPr>
            <w:r w:rsidRPr="00997D17">
              <w:rPr>
                <w:sz w:val="22"/>
                <w:szCs w:val="22"/>
              </w:rPr>
              <w:t>Village/Mtaa leaders: guard or close unsafe footbridges and report them to TARURA.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20F55D6" w14:textId="1F874537" w:rsidR="002F5863" w:rsidRPr="00997D17" w:rsidRDefault="00A27C4B">
            <w:pPr>
              <w:pStyle w:val="ListParagraph"/>
              <w:numPr>
                <w:ilvl w:val="0"/>
                <w:numId w:val="15"/>
              </w:numPr>
              <w:jc w:val="both"/>
              <w:rPr>
                <w:sz w:val="22"/>
                <w:szCs w:val="22"/>
              </w:rPr>
            </w:pPr>
            <w:r w:rsidRPr="00997D17">
              <w:rPr>
                <w:sz w:val="22"/>
                <w:szCs w:val="22"/>
              </w:rPr>
              <w:t>Usitumie madaraja ya mbao au ya waenda kwa miguu maji yanapokuwa juu.</w:t>
            </w:r>
          </w:p>
          <w:p w14:paraId="215CB6C7" w14:textId="658E433E" w:rsidR="002F5863" w:rsidRPr="00997D17" w:rsidRDefault="0060068F">
            <w:pPr>
              <w:pStyle w:val="ListParagraph"/>
              <w:numPr>
                <w:ilvl w:val="0"/>
                <w:numId w:val="15"/>
              </w:numPr>
              <w:jc w:val="both"/>
              <w:rPr>
                <w:sz w:val="22"/>
                <w:szCs w:val="22"/>
              </w:rPr>
            </w:pPr>
            <w:r w:rsidRPr="00997D17">
              <w:rPr>
                <w:sz w:val="22"/>
                <w:szCs w:val="22"/>
              </w:rPr>
              <w:t>T</w:t>
            </w:r>
            <w:r w:rsidR="002204F6" w:rsidRPr="00997D17">
              <w:rPr>
                <w:sz w:val="22"/>
                <w:szCs w:val="22"/>
              </w:rPr>
              <w:t>umia njia mbadala zilizoainishwa.</w:t>
            </w:r>
          </w:p>
          <w:p w14:paraId="7CDCC76F" w14:textId="2941BEA2" w:rsidR="002F5863" w:rsidRPr="00997D17" w:rsidRDefault="00F1546C">
            <w:pPr>
              <w:pStyle w:val="ListParagraph"/>
              <w:numPr>
                <w:ilvl w:val="0"/>
                <w:numId w:val="15"/>
              </w:numPr>
              <w:jc w:val="both"/>
              <w:rPr>
                <w:sz w:val="22"/>
                <w:szCs w:val="22"/>
              </w:rPr>
            </w:pPr>
            <w:r w:rsidRPr="00997D17">
              <w:rPr>
                <w:sz w:val="22"/>
                <w:szCs w:val="22"/>
              </w:rPr>
              <w:t>Viongozi wa Kijiji/Mtaa: lindeni au fungeni madaraja ya waenda kwa miguu yasiyo salama na toeni taarifa TARURA.</w:t>
            </w:r>
          </w:p>
        </w:tc>
      </w:tr>
      <w:tr w:rsidR="002F5863" w:rsidRPr="00997D17" w14:paraId="0EFB1050"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B53EFE0" w14:textId="5A3B0D10" w:rsidR="002F5863" w:rsidRPr="00997D17" w:rsidRDefault="00A27C4B">
            <w:pPr>
              <w:pStyle w:val="ListParagraph"/>
              <w:numPr>
                <w:ilvl w:val="0"/>
                <w:numId w:val="15"/>
              </w:numPr>
              <w:jc w:val="both"/>
              <w:rPr>
                <w:sz w:val="22"/>
                <w:szCs w:val="22"/>
              </w:rPr>
            </w:pPr>
            <w:r w:rsidRPr="00997D17">
              <w:rPr>
                <w:sz w:val="22"/>
                <w:szCs w:val="22"/>
              </w:rPr>
              <w:t>Possible spread of waterborne diseases in a few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E265345" w14:textId="26711234" w:rsidR="002F5863" w:rsidRPr="00997D17" w:rsidRDefault="00A27C4B">
            <w:pPr>
              <w:pStyle w:val="ListParagraph"/>
              <w:numPr>
                <w:ilvl w:val="0"/>
                <w:numId w:val="15"/>
              </w:numPr>
              <w:jc w:val="both"/>
              <w:rPr>
                <w:sz w:val="22"/>
                <w:szCs w:val="22"/>
              </w:rPr>
            </w:pPr>
            <w:r w:rsidRPr="00997D17">
              <w:rPr>
                <w:sz w:val="22"/>
                <w:szCs w:val="22"/>
              </w:rPr>
              <w:t>Uwezekano wa kuenea kwa magonjwa yatokanayo na maji machafu katika maeneo machache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F55514F" w14:textId="5AD4243D" w:rsidR="002F5863" w:rsidRPr="00997D17" w:rsidRDefault="00A27C4B">
            <w:pPr>
              <w:pStyle w:val="ListParagraph"/>
              <w:numPr>
                <w:ilvl w:val="0"/>
                <w:numId w:val="15"/>
              </w:numPr>
              <w:jc w:val="both"/>
              <w:rPr>
                <w:sz w:val="22"/>
                <w:szCs w:val="22"/>
              </w:rPr>
            </w:pPr>
            <w:r w:rsidRPr="00997D17">
              <w:rPr>
                <w:sz w:val="22"/>
                <w:szCs w:val="22"/>
              </w:rPr>
              <w:t>Boil drinking water or treat it with chlorine tablets.</w:t>
            </w:r>
          </w:p>
          <w:p w14:paraId="671D3C55" w14:textId="02F06402" w:rsidR="002F5863" w:rsidRPr="00997D17" w:rsidRDefault="00A27C4B">
            <w:pPr>
              <w:pStyle w:val="ListParagraph"/>
              <w:numPr>
                <w:ilvl w:val="0"/>
                <w:numId w:val="15"/>
              </w:numPr>
              <w:jc w:val="both"/>
              <w:rPr>
                <w:sz w:val="22"/>
                <w:szCs w:val="22"/>
              </w:rPr>
            </w:pPr>
            <w:r w:rsidRPr="00997D17">
              <w:rPr>
                <w:sz w:val="22"/>
                <w:szCs w:val="22"/>
              </w:rPr>
              <w:t>Keep children from playing in floodwater.</w:t>
            </w:r>
          </w:p>
          <w:p w14:paraId="67A073A6" w14:textId="4345EAB5" w:rsidR="002F5863" w:rsidRPr="00997D17" w:rsidRDefault="00A27C4B">
            <w:pPr>
              <w:pStyle w:val="ListParagraph"/>
              <w:numPr>
                <w:ilvl w:val="0"/>
                <w:numId w:val="15"/>
              </w:numPr>
              <w:jc w:val="both"/>
              <w:rPr>
                <w:sz w:val="22"/>
                <w:szCs w:val="22"/>
              </w:rPr>
            </w:pPr>
            <w:r w:rsidRPr="00997D17">
              <w:rPr>
                <w:sz w:val="22"/>
                <w:szCs w:val="22"/>
              </w:rPr>
              <w:t>Use latrines and wash hands with soap.</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81A14B" w14:textId="6C4A0C3A" w:rsidR="002F5863" w:rsidRPr="00997D17" w:rsidRDefault="00A27C4B">
            <w:pPr>
              <w:pStyle w:val="ListParagraph"/>
              <w:numPr>
                <w:ilvl w:val="0"/>
                <w:numId w:val="15"/>
              </w:numPr>
              <w:jc w:val="both"/>
              <w:rPr>
                <w:sz w:val="22"/>
                <w:szCs w:val="22"/>
              </w:rPr>
            </w:pPr>
            <w:r w:rsidRPr="00997D17">
              <w:rPr>
                <w:sz w:val="22"/>
                <w:szCs w:val="22"/>
              </w:rPr>
              <w:t>Chemsha maji ya kunywa au yatibu kwa vidonge vya klorini.</w:t>
            </w:r>
          </w:p>
          <w:p w14:paraId="351562A2" w14:textId="4A2222F2" w:rsidR="002F5863" w:rsidRPr="00997D17" w:rsidRDefault="00F1546C">
            <w:pPr>
              <w:pStyle w:val="ListParagraph"/>
              <w:numPr>
                <w:ilvl w:val="0"/>
                <w:numId w:val="15"/>
              </w:numPr>
              <w:jc w:val="both"/>
              <w:rPr>
                <w:sz w:val="22"/>
                <w:szCs w:val="22"/>
              </w:rPr>
            </w:pPr>
            <w:r w:rsidRPr="00997D17">
              <w:rPr>
                <w:sz w:val="22"/>
                <w:szCs w:val="22"/>
              </w:rPr>
              <w:t>Usiwaruhusu watoto kucheza kwenye maji ya mafuriko.</w:t>
            </w:r>
          </w:p>
          <w:p w14:paraId="1075B706" w14:textId="0B728195" w:rsidR="002F5863" w:rsidRPr="00997D17" w:rsidRDefault="00A27C4B">
            <w:pPr>
              <w:pStyle w:val="ListParagraph"/>
              <w:numPr>
                <w:ilvl w:val="0"/>
                <w:numId w:val="15"/>
              </w:numPr>
              <w:jc w:val="both"/>
              <w:rPr>
                <w:sz w:val="22"/>
                <w:szCs w:val="22"/>
              </w:rPr>
            </w:pPr>
            <w:r w:rsidRPr="00997D17">
              <w:rPr>
                <w:sz w:val="22"/>
                <w:szCs w:val="22"/>
              </w:rPr>
              <w:t>Tumia vyoo na nawa mikono kwa sabuni.</w:t>
            </w:r>
          </w:p>
        </w:tc>
      </w:tr>
      <w:tr w:rsidR="002F5863" w:rsidRPr="00997D17" w14:paraId="38A1F38A"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AD8A34" w14:textId="42E1EFD8" w:rsidR="002F5863" w:rsidRPr="00997D17" w:rsidRDefault="00A27C4B">
            <w:pPr>
              <w:pStyle w:val="ListParagraph"/>
              <w:numPr>
                <w:ilvl w:val="0"/>
                <w:numId w:val="15"/>
              </w:numPr>
              <w:jc w:val="both"/>
              <w:rPr>
                <w:sz w:val="22"/>
                <w:szCs w:val="22"/>
              </w:rPr>
            </w:pPr>
            <w:r w:rsidRPr="00997D17">
              <w:rPr>
                <w:sz w:val="22"/>
                <w:szCs w:val="22"/>
              </w:rPr>
              <w:t>Minor disruption to water, power and communication services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C9BCF20" w14:textId="70BB0C94" w:rsidR="002F5863" w:rsidRPr="00997D17" w:rsidRDefault="00F1546C">
            <w:pPr>
              <w:pStyle w:val="ListParagraph"/>
              <w:numPr>
                <w:ilvl w:val="0"/>
                <w:numId w:val="15"/>
              </w:numPr>
              <w:jc w:val="both"/>
              <w:rPr>
                <w:sz w:val="22"/>
                <w:szCs w:val="22"/>
              </w:rPr>
            </w:pPr>
            <w:r w:rsidRPr="00997D17">
              <w:rPr>
                <w:sz w:val="22"/>
                <w:szCs w:val="22"/>
              </w:rPr>
              <w:t>Usumbufu mdogo wa huduma za maji, umeme na mawasiliano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065B71E" w14:textId="3DA7C91E" w:rsidR="002F5863" w:rsidRPr="00997D17" w:rsidRDefault="00A27C4B">
            <w:pPr>
              <w:pStyle w:val="ListParagraph"/>
              <w:numPr>
                <w:ilvl w:val="0"/>
                <w:numId w:val="15"/>
              </w:numPr>
              <w:jc w:val="both"/>
              <w:rPr>
                <w:sz w:val="22"/>
                <w:szCs w:val="22"/>
              </w:rPr>
            </w:pPr>
            <w:r w:rsidRPr="00997D17">
              <w:rPr>
                <w:sz w:val="22"/>
                <w:szCs w:val="22"/>
              </w:rPr>
              <w:t>Store safe drinking water, food and essential medicines for at least three days.</w:t>
            </w:r>
          </w:p>
          <w:p w14:paraId="092EF875" w14:textId="42EA0A5C" w:rsidR="002F5863" w:rsidRPr="00997D17" w:rsidRDefault="00A27C4B">
            <w:pPr>
              <w:pStyle w:val="ListParagraph"/>
              <w:numPr>
                <w:ilvl w:val="0"/>
                <w:numId w:val="15"/>
              </w:numPr>
              <w:jc w:val="both"/>
              <w:rPr>
                <w:sz w:val="22"/>
                <w:szCs w:val="22"/>
              </w:rPr>
            </w:pPr>
            <w:r w:rsidRPr="00997D17">
              <w:rPr>
                <w:sz w:val="22"/>
                <w:szCs w:val="22"/>
              </w:rPr>
              <w:t>Charge phones and keep a battery-powered radio for updates.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9FE4C09" w14:textId="279C32C1" w:rsidR="002F5863" w:rsidRPr="00997D17" w:rsidRDefault="00F1546C">
            <w:pPr>
              <w:pStyle w:val="ListParagraph"/>
              <w:numPr>
                <w:ilvl w:val="0"/>
                <w:numId w:val="15"/>
              </w:numPr>
              <w:jc w:val="both"/>
              <w:rPr>
                <w:sz w:val="22"/>
                <w:szCs w:val="22"/>
              </w:rPr>
            </w:pPr>
            <w:r w:rsidRPr="00997D17">
              <w:rPr>
                <w:sz w:val="22"/>
                <w:szCs w:val="22"/>
              </w:rPr>
              <w:t>Hifadhi maji safi ya kunywa, chakula na dawa muhimu za angalau siku tatu.</w:t>
            </w:r>
          </w:p>
          <w:p w14:paraId="5BB7E390" w14:textId="64B63A7C" w:rsidR="002F5863" w:rsidRPr="00997D17" w:rsidRDefault="00F1546C">
            <w:pPr>
              <w:pStyle w:val="ListParagraph"/>
              <w:numPr>
                <w:ilvl w:val="0"/>
                <w:numId w:val="15"/>
              </w:numPr>
              <w:jc w:val="both"/>
              <w:rPr>
                <w:sz w:val="22"/>
                <w:szCs w:val="22"/>
              </w:rPr>
            </w:pPr>
            <w:r w:rsidRPr="00997D17">
              <w:rPr>
                <w:sz w:val="22"/>
                <w:szCs w:val="22"/>
              </w:rPr>
              <w:t>Chaji simu na uwe na redio inayotumia betri kupata taarifa.</w:t>
            </w:r>
          </w:p>
        </w:tc>
      </w:tr>
      <w:tr w:rsidR="002F5863" w:rsidRPr="000343A2" w14:paraId="1330B3D8"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808C203" w14:textId="3DEE8BD3" w:rsidR="002F5863" w:rsidRPr="00997D17" w:rsidRDefault="00A27C4B">
            <w:pPr>
              <w:pStyle w:val="ListParagraph"/>
              <w:numPr>
                <w:ilvl w:val="0"/>
                <w:numId w:val="15"/>
              </w:numPr>
              <w:jc w:val="both"/>
              <w:rPr>
                <w:sz w:val="22"/>
                <w:szCs w:val="22"/>
              </w:rPr>
            </w:pPr>
            <w:r w:rsidRPr="00997D17">
              <w:rPr>
                <w:sz w:val="22"/>
                <w:szCs w:val="22"/>
              </w:rPr>
              <w:lastRenderedPageBreak/>
              <w:t>Localised evacuation may become necessary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307AE81" w14:textId="03770342" w:rsidR="002F5863" w:rsidRPr="00997D17" w:rsidRDefault="00F1546C">
            <w:pPr>
              <w:pStyle w:val="ListParagraph"/>
              <w:numPr>
                <w:ilvl w:val="0"/>
                <w:numId w:val="15"/>
              </w:numPr>
              <w:jc w:val="both"/>
              <w:rPr>
                <w:sz w:val="22"/>
                <w:szCs w:val="22"/>
              </w:rPr>
            </w:pPr>
            <w:r w:rsidRPr="00997D17">
              <w:rPr>
                <w:sz w:val="22"/>
                <w:szCs w:val="22"/>
              </w:rPr>
              <w:t>Uhamishaji mdogo unaweza kuhitajika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8BE544C" w14:textId="07C4BA25" w:rsidR="002F5863" w:rsidRPr="00997D17" w:rsidRDefault="00F1546C">
            <w:pPr>
              <w:pStyle w:val="ListParagraph"/>
              <w:numPr>
                <w:ilvl w:val="0"/>
                <w:numId w:val="15"/>
              </w:numPr>
              <w:jc w:val="both"/>
              <w:rPr>
                <w:sz w:val="22"/>
                <w:szCs w:val="22"/>
              </w:rPr>
            </w:pPr>
            <w:r w:rsidRPr="00997D17">
              <w:rPr>
                <w:sz w:val="22"/>
                <w:szCs w:val="22"/>
              </w:rPr>
              <w:t>Know the safe route to the nearest higher ground or shelter.</w:t>
            </w:r>
          </w:p>
          <w:p w14:paraId="5ECEBBEB" w14:textId="4381B0E5" w:rsidR="00F1546C" w:rsidRPr="00997D17" w:rsidRDefault="00F1546C">
            <w:pPr>
              <w:pStyle w:val="ListParagraph"/>
              <w:numPr>
                <w:ilvl w:val="0"/>
                <w:numId w:val="15"/>
              </w:numPr>
              <w:jc w:val="both"/>
              <w:rPr>
                <w:sz w:val="22"/>
                <w:szCs w:val="22"/>
              </w:rPr>
            </w:pPr>
            <w:r w:rsidRPr="00997D17">
              <w:rPr>
                <w:sz w:val="22"/>
                <w:szCs w:val="22"/>
              </w:rPr>
              <w:t>Prepare an emergency bag: documents, medicines, water, torch and phone charger.</w:t>
            </w:r>
          </w:p>
          <w:p w14:paraId="58B49B62" w14:textId="7BE38895" w:rsidR="002F5863" w:rsidRPr="00997D17" w:rsidRDefault="00FE0A4D">
            <w:pPr>
              <w:pStyle w:val="ListParagraph"/>
              <w:numPr>
                <w:ilvl w:val="0"/>
                <w:numId w:val="15"/>
              </w:numPr>
              <w:jc w:val="both"/>
              <w:rPr>
                <w:sz w:val="22"/>
                <w:szCs w:val="22"/>
              </w:rPr>
            </w:pPr>
            <w:ins w:id="21" w:author="Bonephace Kaijage" w:date="2026-10-14T06:22:00Z" w16du:dateUtc="2026-10-14T04:22:00Z">
              <w:r>
                <w:rPr>
                  <w:sz w:val="22"/>
                  <w:szCs w:val="22"/>
                </w:rPr>
                <w:t>Households in areas that flood every season: it is safer to move before the rainy season starts, while roads are open and there is time to carry what matters.</w:t>
              </w:r>
            </w:ins>
            <w:del w:id="22" w:author="Bonephace Kaijage" w:date="2026-10-14T06:22:00Z" w16du:dateUtc="2026-10-14T04:22:00Z">
              <w:r w:rsidR="00F1546C" w:rsidRPr="00997D17" w:rsidDel="00FE0A4D">
                <w:rPr>
                  <w:sz w:val="22"/>
                  <w:szCs w:val="22"/>
                </w:rPr>
                <w:delText>Households in areas that flood every season: move before the rainy season starts.</w:delText>
              </w:r>
            </w:del>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97C1913" w14:textId="3A69FB99" w:rsidR="00A27C4B" w:rsidRPr="00997D17" w:rsidRDefault="00F1546C">
            <w:pPr>
              <w:pStyle w:val="ListParagraph"/>
              <w:numPr>
                <w:ilvl w:val="0"/>
                <w:numId w:val="15"/>
              </w:numPr>
              <w:jc w:val="both"/>
              <w:rPr>
                <w:sz w:val="22"/>
                <w:szCs w:val="22"/>
              </w:rPr>
            </w:pPr>
            <w:r w:rsidRPr="00997D17">
              <w:rPr>
                <w:sz w:val="22"/>
                <w:szCs w:val="22"/>
              </w:rPr>
              <w:t>Fahamu njia salama ya kwenda eneo la mwinuko au makazi ya muda yaliyo karibu.</w:t>
            </w:r>
          </w:p>
          <w:p w14:paraId="23B9EC26" w14:textId="616C237F" w:rsidR="002F5863" w:rsidRPr="00997D17" w:rsidRDefault="00F1546C">
            <w:pPr>
              <w:pStyle w:val="ListParagraph"/>
              <w:numPr>
                <w:ilvl w:val="0"/>
                <w:numId w:val="15"/>
              </w:numPr>
              <w:jc w:val="both"/>
              <w:rPr>
                <w:sz w:val="22"/>
                <w:szCs w:val="22"/>
                <w:lang w:val="sv-SE"/>
              </w:rPr>
            </w:pPr>
            <w:r w:rsidRPr="00997D17">
              <w:rPr>
                <w:sz w:val="22"/>
                <w:szCs w:val="22"/>
                <w:lang w:val="sv-SE"/>
              </w:rPr>
              <w:t>Andaa begi la dharura: nyaraka, dawa, maji, tochi na chaja ya simu.</w:t>
            </w:r>
          </w:p>
          <w:p w14:paraId="2EA536B6" w14:textId="23B76BCD" w:rsidR="002F5863" w:rsidRPr="00997D17" w:rsidRDefault="00F1546C">
            <w:pPr>
              <w:pStyle w:val="ListParagraph"/>
              <w:numPr>
                <w:ilvl w:val="0"/>
                <w:numId w:val="15"/>
              </w:numPr>
              <w:jc w:val="both"/>
              <w:rPr>
                <w:sz w:val="22"/>
                <w:szCs w:val="22"/>
                <w:lang w:val="sv-SE"/>
              </w:rPr>
            </w:pPr>
            <w:r w:rsidRPr="00997D17">
              <w:rPr>
                <w:sz w:val="22"/>
                <w:szCs w:val="22"/>
                <w:lang w:val="sv-SE"/>
              </w:rPr>
              <w:t>Kaya zilizo katika maeneo yanayofurika kila msimu: hameni kabla msimu wa mvua haujaanza.</w:t>
            </w:r>
          </w:p>
        </w:tc>
      </w:tr>
      <w:tr w:rsidR="002F5863" w:rsidRPr="00997D17" w14:paraId="19CA2CE3"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E702322" w14:textId="4EAF69AB" w:rsidR="002F5863" w:rsidRPr="00997D17" w:rsidRDefault="00A27C4B">
            <w:pPr>
              <w:pStyle w:val="ListParagraph"/>
              <w:numPr>
                <w:ilvl w:val="0"/>
                <w:numId w:val="15"/>
              </w:numPr>
              <w:jc w:val="both"/>
              <w:rPr>
                <w:sz w:val="22"/>
                <w:szCs w:val="22"/>
              </w:rPr>
            </w:pPr>
            <w:r w:rsidRPr="00997D17">
              <w:rPr>
                <w:sz w:val="22"/>
                <w:szCs w:val="22"/>
              </w:rPr>
              <w:t>Unsafe routes to a few schools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F00BBFF" w14:textId="3A75A8ED" w:rsidR="002F5863" w:rsidRPr="00997D17" w:rsidRDefault="00F1546C">
            <w:pPr>
              <w:pStyle w:val="ListParagraph"/>
              <w:numPr>
                <w:ilvl w:val="0"/>
                <w:numId w:val="15"/>
              </w:numPr>
              <w:jc w:val="both"/>
              <w:rPr>
                <w:sz w:val="22"/>
                <w:szCs w:val="22"/>
              </w:rPr>
            </w:pPr>
            <w:r w:rsidRPr="00997D17">
              <w:rPr>
                <w:sz w:val="22"/>
                <w:szCs w:val="22"/>
              </w:rPr>
              <w:t>Njia zisizo salama kwenda baadhi ya shule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390E04" w14:textId="6C07F68F" w:rsidR="002F5863" w:rsidRPr="00997D17" w:rsidRDefault="00FE0A4D">
            <w:pPr>
              <w:pStyle w:val="ListParagraph"/>
              <w:numPr>
                <w:ilvl w:val="0"/>
                <w:numId w:val="15"/>
              </w:numPr>
              <w:jc w:val="both"/>
              <w:rPr>
                <w:sz w:val="22"/>
                <w:szCs w:val="22"/>
              </w:rPr>
            </w:pPr>
            <w:ins w:id="23" w:author="Bonephace Kaijage" w:date="2026-10-14T06:22:00Z" w16du:dateUtc="2026-10-14T04:22:00Z">
              <w:r>
                <w:rPr>
                  <w:sz w:val="22"/>
                  <w:szCs w:val="22"/>
                </w:rPr>
                <w:t>Parents: please keep children from crossing rivers, streams or flooded paths to reach school; knee-deep flowing water can sweep a child away. Agree with the school when pupils stay home or are kept until collected.</w:t>
              </w:r>
            </w:ins>
            <w:del w:id="24" w:author="Bonephace Kaijage" w:date="2026-10-14T06:22:00Z" w16du:dateUtc="2026-10-14T04:22:00Z">
              <w:r w:rsidR="00A27C4B" w:rsidRPr="00997D17" w:rsidDel="00FE0A4D">
                <w:rPr>
                  <w:sz w:val="22"/>
                  <w:szCs w:val="22"/>
                </w:rPr>
                <w:delText>Parents: do not let children cross rivers, streams or flooded paths to reach school.</w:delText>
              </w:r>
            </w:del>
          </w:p>
          <w:p w14:paraId="19DB63E8" w14:textId="22113160" w:rsidR="002F5863" w:rsidRPr="00997D17" w:rsidRDefault="00A27C4B">
            <w:pPr>
              <w:pStyle w:val="ListParagraph"/>
              <w:numPr>
                <w:ilvl w:val="0"/>
                <w:numId w:val="15"/>
              </w:numPr>
              <w:jc w:val="both"/>
              <w:rPr>
                <w:sz w:val="22"/>
                <w:szCs w:val="22"/>
              </w:rPr>
            </w:pPr>
            <w:r w:rsidRPr="00997D17">
              <w:rPr>
                <w:sz w:val="22"/>
                <w:szCs w:val="22"/>
              </w:rPr>
              <w:t>School heads: follow directives from the District Education Office.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0947474" w14:textId="089FF39D" w:rsidR="002F5863" w:rsidRPr="00997D17" w:rsidRDefault="00F1546C">
            <w:pPr>
              <w:pStyle w:val="ListParagraph"/>
              <w:numPr>
                <w:ilvl w:val="0"/>
                <w:numId w:val="15"/>
              </w:numPr>
              <w:jc w:val="both"/>
              <w:rPr>
                <w:sz w:val="22"/>
                <w:szCs w:val="22"/>
              </w:rPr>
            </w:pPr>
            <w:r w:rsidRPr="00997D17">
              <w:rPr>
                <w:sz w:val="22"/>
                <w:szCs w:val="22"/>
              </w:rPr>
              <w:t>Wazazi: msiwaruhusu watoto kuvuka mito, vijito au njia zilizojaa maji kwenda shule.</w:t>
            </w:r>
          </w:p>
          <w:p w14:paraId="2A445052" w14:textId="020D42D1" w:rsidR="002F5863" w:rsidRPr="00997D17" w:rsidRDefault="00F1546C">
            <w:pPr>
              <w:pStyle w:val="ListParagraph"/>
              <w:numPr>
                <w:ilvl w:val="0"/>
                <w:numId w:val="15"/>
              </w:numPr>
              <w:jc w:val="both"/>
              <w:rPr>
                <w:sz w:val="22"/>
                <w:szCs w:val="22"/>
              </w:rPr>
            </w:pPr>
            <w:r w:rsidRPr="00997D17">
              <w:rPr>
                <w:sz w:val="22"/>
                <w:szCs w:val="22"/>
              </w:rPr>
              <w:t>Wakuu wa shule: fuateni maelekezo ya Ofisi ya Elimu ya Wilaya.</w:t>
            </w:r>
          </w:p>
        </w:tc>
      </w:tr>
      <w:tr w:rsidR="002F5863" w:rsidRPr="00997D17" w14:paraId="7DFAFFA7"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C28C4CC" w14:textId="51C8F882" w:rsidR="002F5863" w:rsidRPr="00997D17" w:rsidRDefault="00A27C4B">
            <w:pPr>
              <w:pStyle w:val="ListParagraph"/>
              <w:numPr>
                <w:ilvl w:val="0"/>
                <w:numId w:val="15"/>
              </w:numPr>
              <w:jc w:val="both"/>
              <w:rPr>
                <w:sz w:val="22"/>
                <w:szCs w:val="22"/>
              </w:rPr>
            </w:pPr>
            <w:r w:rsidRPr="00997D17">
              <w:rPr>
                <w:sz w:val="22"/>
                <w:szCs w:val="22"/>
              </w:rPr>
              <w:lastRenderedPageBreak/>
              <w:t>Risk of isolated landslides and riverbank collapse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312B920" w14:textId="25F26FFE" w:rsidR="002F5863" w:rsidRPr="00997D17" w:rsidRDefault="00F1546C">
            <w:pPr>
              <w:pStyle w:val="ListParagraph"/>
              <w:numPr>
                <w:ilvl w:val="0"/>
                <w:numId w:val="15"/>
              </w:numPr>
              <w:jc w:val="both"/>
              <w:rPr>
                <w:sz w:val="22"/>
                <w:szCs w:val="22"/>
              </w:rPr>
            </w:pPr>
            <w:r w:rsidRPr="00997D17">
              <w:rPr>
                <w:sz w:val="22"/>
                <w:szCs w:val="22"/>
              </w:rPr>
              <w:t>Hatari ya maporomoko ya ardhi na kuporomoka kwa kingo za mito katika maeneo machache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054D392" w14:textId="60BF28CE" w:rsidR="002F5863" w:rsidRPr="00997D17" w:rsidRDefault="00A27C4B">
            <w:pPr>
              <w:pStyle w:val="ListParagraph"/>
              <w:numPr>
                <w:ilvl w:val="0"/>
                <w:numId w:val="15"/>
              </w:numPr>
              <w:jc w:val="both"/>
              <w:rPr>
                <w:sz w:val="22"/>
                <w:szCs w:val="22"/>
              </w:rPr>
            </w:pPr>
            <w:r w:rsidRPr="00997D17">
              <w:rPr>
                <w:sz w:val="22"/>
                <w:szCs w:val="22"/>
              </w:rPr>
              <w:t>Stay away from steep slopes and eroding riverbanks.</w:t>
            </w:r>
          </w:p>
          <w:p w14:paraId="114564CE" w14:textId="6932D945" w:rsidR="002F5863" w:rsidRPr="00997D17" w:rsidRDefault="00A27C4B">
            <w:pPr>
              <w:pStyle w:val="ListParagraph"/>
              <w:numPr>
                <w:ilvl w:val="0"/>
                <w:numId w:val="15"/>
              </w:numPr>
              <w:jc w:val="both"/>
              <w:rPr>
                <w:sz w:val="22"/>
                <w:szCs w:val="22"/>
              </w:rPr>
            </w:pPr>
            <w:r w:rsidRPr="00997D17">
              <w:rPr>
                <w:sz w:val="22"/>
                <w:szCs w:val="22"/>
              </w:rPr>
              <w:t>Watch for warning signs: new cracks in the ground or walls, tilting trees or poles, muddy springs.</w:t>
            </w:r>
          </w:p>
          <w:p w14:paraId="2E38E15E" w14:textId="73E7E15F" w:rsidR="002F5863" w:rsidRPr="00997D17" w:rsidRDefault="00A27C4B">
            <w:pPr>
              <w:pStyle w:val="ListParagraph"/>
              <w:numPr>
                <w:ilvl w:val="0"/>
                <w:numId w:val="15"/>
              </w:numPr>
              <w:jc w:val="both"/>
              <w:rPr>
                <w:sz w:val="22"/>
                <w:szCs w:val="22"/>
              </w:rPr>
            </w:pPr>
            <w:r w:rsidRPr="00997D17">
              <w:rPr>
                <w:sz w:val="22"/>
                <w:szCs w:val="22"/>
              </w:rPr>
              <w:t>If you see these signs, leave immediately and inform local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72AA545" w14:textId="21BE0136" w:rsidR="002F5863" w:rsidRPr="00997D17" w:rsidRDefault="00A27C4B">
            <w:pPr>
              <w:pStyle w:val="ListParagraph"/>
              <w:numPr>
                <w:ilvl w:val="0"/>
                <w:numId w:val="15"/>
              </w:numPr>
              <w:jc w:val="both"/>
              <w:rPr>
                <w:sz w:val="22"/>
                <w:szCs w:val="22"/>
              </w:rPr>
            </w:pPr>
            <w:r w:rsidRPr="00997D17">
              <w:rPr>
                <w:sz w:val="22"/>
                <w:szCs w:val="22"/>
              </w:rPr>
              <w:t>Kaa mbali na miteremko mikali na kingo za mito zinazomomonyoka.</w:t>
            </w:r>
          </w:p>
          <w:p w14:paraId="1A1324E8" w14:textId="0B66F57F" w:rsidR="002F5863" w:rsidRPr="00997D17" w:rsidRDefault="00A27C4B">
            <w:pPr>
              <w:pStyle w:val="ListParagraph"/>
              <w:numPr>
                <w:ilvl w:val="0"/>
                <w:numId w:val="15"/>
              </w:numPr>
              <w:jc w:val="both"/>
              <w:rPr>
                <w:sz w:val="22"/>
                <w:szCs w:val="22"/>
              </w:rPr>
            </w:pPr>
            <w:r w:rsidRPr="00997D17">
              <w:rPr>
                <w:sz w:val="22"/>
                <w:szCs w:val="22"/>
              </w:rPr>
              <w:t>Angalia dalili za hatari: nyufa mpya ardhini au kwenye kuta, miti au nguzo kuinama, chemchemi za maji ya tope.</w:t>
            </w:r>
          </w:p>
          <w:p w14:paraId="6B7B8DC7" w14:textId="1D938170" w:rsidR="002F5863" w:rsidRPr="00997D17" w:rsidRDefault="00A27C4B">
            <w:pPr>
              <w:pStyle w:val="ListParagraph"/>
              <w:numPr>
                <w:ilvl w:val="0"/>
                <w:numId w:val="15"/>
              </w:numPr>
              <w:jc w:val="both"/>
              <w:rPr>
                <w:sz w:val="22"/>
                <w:szCs w:val="22"/>
              </w:rPr>
            </w:pPr>
            <w:r w:rsidRPr="00997D17">
              <w:rPr>
                <w:sz w:val="22"/>
                <w:szCs w:val="22"/>
              </w:rPr>
              <w:t>Ukiona dalili hizi, ondoka mara moja na toa taarifa kwa viongozi wa eneo.</w:t>
            </w:r>
          </w:p>
        </w:tc>
      </w:tr>
      <w:tr w:rsidR="00513C7E" w:rsidRPr="00997D17" w14:paraId="752EABD3"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4C5AB25" w14:textId="1A82B4A4" w:rsidR="00513C7E" w:rsidRPr="00997D17" w:rsidRDefault="00513C7E">
            <w:pPr>
              <w:pStyle w:val="ListParagraph"/>
              <w:numPr>
                <w:ilvl w:val="0"/>
                <w:numId w:val="15"/>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E439FEE" w14:textId="2358BC24" w:rsidR="00513C7E" w:rsidRPr="00997D17" w:rsidRDefault="00513C7E">
            <w:pPr>
              <w:pStyle w:val="ListParagraph"/>
              <w:numPr>
                <w:ilvl w:val="0"/>
                <w:numId w:val="15"/>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8A6742" w14:textId="77777777" w:rsidR="00513C7E" w:rsidRPr="00997D17" w:rsidRDefault="00513C7E">
            <w:pPr>
              <w:pStyle w:val="ListParagraph"/>
              <w:numPr>
                <w:ilvl w:val="0"/>
                <w:numId w:val="15"/>
              </w:numPr>
              <w:jc w:val="both"/>
              <w:rPr>
                <w:sz w:val="22"/>
                <w:szCs w:val="22"/>
              </w:rPr>
            </w:pPr>
            <w:r w:rsidRPr="00997D17">
              <w:rPr>
                <w:sz w:val="22"/>
                <w:szCs w:val="22"/>
              </w:rPr>
              <w:t>Please continue to follow updates from TMA, Disaster Management Committees and local leaders.</w:t>
            </w:r>
          </w:p>
          <w:p w14:paraId="435B401B" w14:textId="00A82FA3" w:rsidR="00513C7E" w:rsidRPr="00997D17" w:rsidRDefault="00513C7E">
            <w:pPr>
              <w:pStyle w:val="ListParagraph"/>
              <w:numPr>
                <w:ilvl w:val="0"/>
                <w:numId w:val="15"/>
              </w:numPr>
              <w:jc w:val="both"/>
              <w:rPr>
                <w:sz w:val="22"/>
                <w:szCs w:val="22"/>
              </w:rPr>
            </w:pPr>
            <w:r w:rsidRPr="00997D17">
              <w:rPr>
                <w:sz w:val="22"/>
                <w:szCs w:val="22"/>
              </w:rPr>
              <w:t>This advisory remains in place until the authorities update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BF58A06" w14:textId="77777777" w:rsidR="00513C7E" w:rsidRPr="00997D17" w:rsidRDefault="00513C7E">
            <w:pPr>
              <w:pStyle w:val="ListParagraph"/>
              <w:numPr>
                <w:ilvl w:val="0"/>
                <w:numId w:val="15"/>
              </w:numPr>
              <w:jc w:val="both"/>
              <w:rPr>
                <w:sz w:val="22"/>
                <w:szCs w:val="22"/>
              </w:rPr>
            </w:pPr>
            <w:r w:rsidRPr="00997D17">
              <w:rPr>
                <w:sz w:val="22"/>
                <w:szCs w:val="22"/>
              </w:rPr>
              <w:t>Tafadhali endeleeni kufuatilia taarifa za TMA, Kamati za Usimamizi wa Maafa na viongozi wa eneo.</w:t>
            </w:r>
          </w:p>
          <w:p w14:paraId="1EB73310" w14:textId="55BCDD99" w:rsidR="00513C7E" w:rsidRPr="00997D17" w:rsidRDefault="00513C7E">
            <w:pPr>
              <w:pStyle w:val="ListParagraph"/>
              <w:numPr>
                <w:ilvl w:val="0"/>
                <w:numId w:val="15"/>
              </w:numPr>
              <w:jc w:val="both"/>
              <w:rPr>
                <w:sz w:val="22"/>
                <w:szCs w:val="22"/>
              </w:rPr>
            </w:pPr>
            <w:r w:rsidRPr="00997D17">
              <w:rPr>
                <w:sz w:val="22"/>
                <w:szCs w:val="22"/>
              </w:rPr>
              <w:t>Tahadhari hii itaendelea hadi mamlaka zitakapoihuisha au kuiondoa rasmi.</w:t>
            </w:r>
          </w:p>
        </w:tc>
      </w:tr>
    </w:tbl>
    <w:p w14:paraId="212EAD52" w14:textId="77777777" w:rsidR="002F5863" w:rsidRPr="00997D17" w:rsidRDefault="002F5863" w:rsidP="000359A0">
      <w:pPr>
        <w:jc w:val="both"/>
        <w:rPr>
          <w:sz w:val="22"/>
          <w:szCs w:val="22"/>
        </w:rPr>
      </w:pPr>
    </w:p>
    <w:p w14:paraId="16BBDBD0" w14:textId="77777777" w:rsidR="002F5863" w:rsidRPr="00997D17" w:rsidRDefault="002F5863"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2F5863" w:rsidRPr="00997D17" w14:paraId="77E1D9AA" w14:textId="77777777">
        <w:tc>
          <w:tcPr>
            <w:tcW w:w="456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3FEC76CE" w14:textId="77777777" w:rsidR="002F5863" w:rsidRPr="00997D17" w:rsidRDefault="002204F6" w:rsidP="000359A0">
            <w:pPr>
              <w:jc w:val="both"/>
              <w:rPr>
                <w:sz w:val="22"/>
                <w:szCs w:val="22"/>
              </w:rPr>
            </w:pPr>
            <w:r w:rsidRPr="00997D17">
              <w:rPr>
                <w:sz w:val="22"/>
                <w:szCs w:val="22"/>
              </w:rPr>
              <w:t>WARNING</w:t>
            </w:r>
          </w:p>
        </w:tc>
        <w:tc>
          <w:tcPr>
            <w:tcW w:w="684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6D96982C" w14:textId="77777777" w:rsidR="002F5863" w:rsidRPr="00997D17" w:rsidRDefault="002204F6" w:rsidP="000359A0">
            <w:pPr>
              <w:jc w:val="both"/>
              <w:rPr>
                <w:sz w:val="22"/>
                <w:szCs w:val="22"/>
              </w:rPr>
            </w:pPr>
            <w:r w:rsidRPr="00997D17">
              <w:rPr>
                <w:sz w:val="22"/>
                <w:szCs w:val="22"/>
              </w:rPr>
              <w:t>TAKE ACTION</w:t>
            </w:r>
          </w:p>
        </w:tc>
        <w:tc>
          <w:tcPr>
            <w:tcW w:w="228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4558B9EF" w14:textId="77777777" w:rsidR="002F5863" w:rsidRPr="00997D17" w:rsidRDefault="002204F6" w:rsidP="000359A0">
            <w:pPr>
              <w:jc w:val="both"/>
              <w:rPr>
                <w:sz w:val="22"/>
                <w:szCs w:val="22"/>
              </w:rPr>
            </w:pPr>
            <w:r w:rsidRPr="00997D17">
              <w:rPr>
                <w:sz w:val="22"/>
                <w:szCs w:val="22"/>
              </w:rPr>
              <w:t>LEVEL 2</w:t>
            </w:r>
          </w:p>
        </w:tc>
      </w:tr>
    </w:tbl>
    <w:p w14:paraId="2E6858C7" w14:textId="77777777" w:rsidR="002F5863" w:rsidRPr="00997D17" w:rsidRDefault="002F5863" w:rsidP="000359A0">
      <w:pPr>
        <w:jc w:val="both"/>
        <w:rPr>
          <w:sz w:val="22"/>
          <w:szCs w:val="22"/>
        </w:rPr>
      </w:pPr>
    </w:p>
    <w:p w14:paraId="054355E2" w14:textId="77777777" w:rsidR="002F5863" w:rsidRPr="00997D17" w:rsidRDefault="002F5863"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2F5863" w:rsidRPr="00997D17" w14:paraId="1013E6CB" w14:textId="77777777">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342829E" w14:textId="77777777" w:rsidR="002F5863" w:rsidRPr="00997D17" w:rsidRDefault="002204F6" w:rsidP="000359A0">
            <w:pPr>
              <w:jc w:val="both"/>
              <w:rPr>
                <w:sz w:val="22"/>
                <w:szCs w:val="22"/>
              </w:rPr>
            </w:pPr>
            <w:r w:rsidRPr="00997D17">
              <w:rPr>
                <w:sz w:val="22"/>
                <w:szCs w:val="22"/>
              </w:rPr>
              <w:lastRenderedPageBreak/>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9998DC3" w14:textId="77777777" w:rsidR="002F5863" w:rsidRPr="00997D17" w:rsidRDefault="002204F6"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2E04BAF" w14:textId="364C4EC1" w:rsidR="002F5863" w:rsidRPr="00997D17" w:rsidRDefault="002204F6"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1C43AE2" w14:textId="54C80092" w:rsidR="002F5863" w:rsidRPr="00997D17" w:rsidRDefault="002204F6" w:rsidP="000359A0">
            <w:pPr>
              <w:jc w:val="both"/>
              <w:rPr>
                <w:sz w:val="22"/>
                <w:szCs w:val="22"/>
              </w:rPr>
            </w:pPr>
            <w:r w:rsidRPr="00997D17">
              <w:rPr>
                <w:sz w:val="22"/>
                <w:szCs w:val="22"/>
              </w:rPr>
              <w:t>HATUA (SW)</w:t>
            </w:r>
          </w:p>
        </w:tc>
      </w:tr>
      <w:tr w:rsidR="002F5863" w:rsidRPr="00997D17" w14:paraId="536F140F"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89B982" w14:textId="17CAD45B" w:rsidR="002F5863" w:rsidRPr="00997D17" w:rsidRDefault="00A27C4B">
            <w:pPr>
              <w:pStyle w:val="ListParagraph"/>
              <w:numPr>
                <w:ilvl w:val="0"/>
                <w:numId w:val="16"/>
              </w:numPr>
              <w:jc w:val="both"/>
              <w:rPr>
                <w:sz w:val="22"/>
                <w:szCs w:val="22"/>
              </w:rPr>
            </w:pPr>
            <w:r w:rsidRPr="00997D17">
              <w:rPr>
                <w:sz w:val="22"/>
                <w:szCs w:val="22"/>
              </w:rPr>
              <w:t>Flooding in many areas; homes, farms and roads under water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9EA02B" w14:textId="5B416F70" w:rsidR="002F5863" w:rsidRPr="00997D17" w:rsidRDefault="00A941FF">
            <w:pPr>
              <w:pStyle w:val="ListParagraph"/>
              <w:numPr>
                <w:ilvl w:val="0"/>
                <w:numId w:val="16"/>
              </w:numPr>
              <w:jc w:val="both"/>
              <w:rPr>
                <w:sz w:val="22"/>
                <w:szCs w:val="22"/>
                <w:lang w:val="sv-SE"/>
              </w:rPr>
            </w:pPr>
            <w:r w:rsidRPr="00997D17">
              <w:rPr>
                <w:sz w:val="22"/>
                <w:szCs w:val="22"/>
                <w:lang w:val="sv-SE"/>
              </w:rPr>
              <w:t>Mafuriko katika maeneo mengi; makazi, mashamba na barabara kufunikwa na maji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C7379B1" w14:textId="785D075B" w:rsidR="002F5863" w:rsidRPr="00997D17" w:rsidRDefault="00513C7E">
            <w:pPr>
              <w:pStyle w:val="ListParagraph"/>
              <w:numPr>
                <w:ilvl w:val="0"/>
                <w:numId w:val="16"/>
              </w:numPr>
              <w:jc w:val="both"/>
              <w:rPr>
                <w:sz w:val="22"/>
                <w:szCs w:val="22"/>
              </w:rPr>
            </w:pPr>
            <w:r w:rsidRPr="00997D17">
              <w:rPr>
                <w:sz w:val="22"/>
                <w:szCs w:val="22"/>
              </w:rPr>
              <w:t>Households in low-lying areas and on riverbanks: please move people, livestock, food and valuables to higher ground early.</w:t>
            </w:r>
          </w:p>
          <w:p w14:paraId="751086F7" w14:textId="4C2C0F81" w:rsidR="002F5863" w:rsidRPr="00997D17" w:rsidRDefault="00FE0A4D">
            <w:pPr>
              <w:pStyle w:val="ListParagraph"/>
              <w:numPr>
                <w:ilvl w:val="0"/>
                <w:numId w:val="16"/>
              </w:numPr>
              <w:jc w:val="both"/>
              <w:rPr>
                <w:sz w:val="22"/>
                <w:szCs w:val="22"/>
              </w:rPr>
            </w:pPr>
            <w:ins w:id="25" w:author="Bonephace Kaijage" w:date="2026-10-14T06:22:00Z" w16du:dateUtc="2026-10-14T04:22:00Z">
              <w:r>
                <w:rPr>
                  <w:sz w:val="22"/>
                  <w:szCs w:val="22"/>
                </w:rPr>
                <w:t>Households in known flood-prone areas: please leave early for your agreed safe place, helping anyone who cannot move alone; do not wait for water to reach the house, because by then the way out may already be cut.</w:t>
              </w:r>
            </w:ins>
            <w:del w:id="26" w:author="Bonephace Kaijage" w:date="2026-10-14T06:22:00Z" w16du:dateUtc="2026-10-14T04:22:00Z">
              <w:r w:rsidR="00A941FF" w:rsidRPr="00997D17" w:rsidDel="00FE0A4D">
                <w:rPr>
                  <w:sz w:val="22"/>
                  <w:szCs w:val="22"/>
                </w:rPr>
                <w:delText>Households in known flood-prone areas: leave early; do not wait for water to reach your house.</w:delText>
              </w:r>
            </w:del>
          </w:p>
          <w:p w14:paraId="1616A1C0" w14:textId="10EA4CBD" w:rsidR="002F5863" w:rsidRPr="00997D17" w:rsidRDefault="00A27C4B">
            <w:pPr>
              <w:pStyle w:val="ListParagraph"/>
              <w:numPr>
                <w:ilvl w:val="0"/>
                <w:numId w:val="16"/>
              </w:numPr>
              <w:jc w:val="both"/>
              <w:rPr>
                <w:sz w:val="22"/>
                <w:szCs w:val="22"/>
              </w:rPr>
            </w:pPr>
            <w:r w:rsidRPr="00997D17">
              <w:rPr>
                <w:sz w:val="22"/>
                <w:szCs w:val="22"/>
              </w:rPr>
              <w:t>Communities downstream of dams: follow instructions from the dam operator and the District Committee.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0D064E1" w14:textId="6DFA72F2" w:rsidR="00A27C4B" w:rsidRPr="00997D17" w:rsidRDefault="00513C7E">
            <w:pPr>
              <w:pStyle w:val="ListParagraph"/>
              <w:numPr>
                <w:ilvl w:val="0"/>
                <w:numId w:val="16"/>
              </w:numPr>
              <w:jc w:val="both"/>
              <w:rPr>
                <w:sz w:val="22"/>
                <w:szCs w:val="22"/>
              </w:rPr>
            </w:pPr>
            <w:r w:rsidRPr="00997D17">
              <w:rPr>
                <w:sz w:val="22"/>
                <w:szCs w:val="22"/>
              </w:rPr>
              <w:t>Kaya zilizo mabondeni na kingo za mito: tafadhali hamisheni watu, mifugo, chakula na vitu vya thamani kwenda maeneo ya mwinuko mapema.</w:t>
            </w:r>
          </w:p>
          <w:p w14:paraId="7D480B81" w14:textId="078E9AB9" w:rsidR="002F5863" w:rsidRPr="00997D17" w:rsidRDefault="00A941FF">
            <w:pPr>
              <w:pStyle w:val="ListParagraph"/>
              <w:numPr>
                <w:ilvl w:val="0"/>
                <w:numId w:val="16"/>
              </w:numPr>
              <w:jc w:val="both"/>
              <w:rPr>
                <w:sz w:val="22"/>
                <w:szCs w:val="22"/>
              </w:rPr>
            </w:pPr>
            <w:r w:rsidRPr="00997D17">
              <w:rPr>
                <w:sz w:val="22"/>
                <w:szCs w:val="22"/>
              </w:rPr>
              <w:t>Kaya zilizo katika maeneo yenye historia ya mafuriko: hameni mapema; msisubiri maji yafike nyumbani.</w:t>
            </w:r>
          </w:p>
          <w:p w14:paraId="4FEE3C03" w14:textId="1467BE2E" w:rsidR="002F5863" w:rsidRPr="00997D17" w:rsidRDefault="00A941FF">
            <w:pPr>
              <w:pStyle w:val="ListParagraph"/>
              <w:numPr>
                <w:ilvl w:val="0"/>
                <w:numId w:val="16"/>
              </w:numPr>
              <w:jc w:val="both"/>
              <w:rPr>
                <w:sz w:val="22"/>
                <w:szCs w:val="22"/>
              </w:rPr>
            </w:pPr>
            <w:r w:rsidRPr="00997D17">
              <w:rPr>
                <w:sz w:val="22"/>
                <w:szCs w:val="22"/>
              </w:rPr>
              <w:t>Jamii zilizo chini ya mabwawa: fuateni maelekezo ya waendeshaji wa mabwawa na Kamati ya Wilaya.</w:t>
            </w:r>
          </w:p>
          <w:p w14:paraId="01812B84" w14:textId="3CAF78BE" w:rsidR="002F5863" w:rsidRPr="00997D17" w:rsidRDefault="002F5863">
            <w:pPr>
              <w:pStyle w:val="ListParagraph"/>
              <w:numPr>
                <w:ilvl w:val="0"/>
                <w:numId w:val="16"/>
              </w:numPr>
              <w:jc w:val="both"/>
              <w:rPr>
                <w:sz w:val="22"/>
                <w:szCs w:val="22"/>
              </w:rPr>
            </w:pPr>
          </w:p>
        </w:tc>
      </w:tr>
      <w:tr w:rsidR="002F5863" w:rsidRPr="000343A2" w14:paraId="5145A19E"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7616AA0" w14:textId="32B7E3AC" w:rsidR="002F5863" w:rsidRPr="00997D17" w:rsidRDefault="00A27C4B">
            <w:pPr>
              <w:pStyle w:val="ListParagraph"/>
              <w:numPr>
                <w:ilvl w:val="0"/>
                <w:numId w:val="16"/>
              </w:numPr>
              <w:jc w:val="both"/>
              <w:rPr>
                <w:sz w:val="22"/>
                <w:szCs w:val="22"/>
              </w:rPr>
            </w:pPr>
            <w:r w:rsidRPr="00997D17">
              <w:rPr>
                <w:sz w:val="22"/>
                <w:szCs w:val="22"/>
              </w:rPr>
              <w:t>Travel delays and some roads closed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F446600" w14:textId="5EE3FA31" w:rsidR="002F5863" w:rsidRPr="00997D17" w:rsidRDefault="002204F6">
            <w:pPr>
              <w:pStyle w:val="ListParagraph"/>
              <w:numPr>
                <w:ilvl w:val="0"/>
                <w:numId w:val="16"/>
              </w:numPr>
              <w:jc w:val="both"/>
              <w:rPr>
                <w:sz w:val="22"/>
                <w:szCs w:val="22"/>
              </w:rPr>
            </w:pPr>
            <w:r w:rsidRPr="00997D17">
              <w:rPr>
                <w:sz w:val="22"/>
                <w:szCs w:val="22"/>
              </w:rPr>
              <w:t>Ucheleweshaji wa safari na baadhi ya barabara kufungwa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09DABB" w14:textId="53A5FE5F" w:rsidR="002F5863" w:rsidRPr="00997D17" w:rsidRDefault="00A27C4B">
            <w:pPr>
              <w:pStyle w:val="ListParagraph"/>
              <w:numPr>
                <w:ilvl w:val="0"/>
                <w:numId w:val="16"/>
              </w:numPr>
              <w:jc w:val="both"/>
              <w:rPr>
                <w:sz w:val="22"/>
                <w:szCs w:val="22"/>
              </w:rPr>
            </w:pPr>
            <w:r w:rsidRPr="00997D17">
              <w:rPr>
                <w:sz w:val="22"/>
                <w:szCs w:val="22"/>
              </w:rPr>
              <w:t>Avoid non-essential travel.</w:t>
            </w:r>
          </w:p>
          <w:p w14:paraId="7B18EB68" w14:textId="36CA6674" w:rsidR="002F5863" w:rsidRPr="00997D17" w:rsidRDefault="00A27C4B">
            <w:pPr>
              <w:pStyle w:val="ListParagraph"/>
              <w:numPr>
                <w:ilvl w:val="0"/>
                <w:numId w:val="16"/>
              </w:numPr>
              <w:jc w:val="both"/>
              <w:rPr>
                <w:sz w:val="22"/>
                <w:szCs w:val="22"/>
              </w:rPr>
            </w:pPr>
            <w:r w:rsidRPr="00997D17">
              <w:rPr>
                <w:sz w:val="22"/>
                <w:szCs w:val="22"/>
              </w:rPr>
              <w:t>Follow diversions and instructions from the Traffic Police, TANROADS and TARURA.</w:t>
            </w:r>
          </w:p>
          <w:p w14:paraId="060BECD2" w14:textId="7AF79895" w:rsidR="002F5863" w:rsidRPr="00997D17" w:rsidRDefault="00A27C4B">
            <w:pPr>
              <w:pStyle w:val="ListParagraph"/>
              <w:numPr>
                <w:ilvl w:val="0"/>
                <w:numId w:val="16"/>
              </w:numPr>
              <w:jc w:val="both"/>
              <w:rPr>
                <w:sz w:val="22"/>
                <w:szCs w:val="22"/>
              </w:rPr>
            </w:pPr>
            <w:r w:rsidRPr="00997D17">
              <w:rPr>
                <w:sz w:val="22"/>
                <w:szCs w:val="22"/>
              </w:rPr>
              <w:t>If you must travel, allow extra time and turn back at any flooded section.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288E778" w14:textId="2548FE1D" w:rsidR="002F5863" w:rsidRPr="00997D17" w:rsidRDefault="002204F6">
            <w:pPr>
              <w:pStyle w:val="ListParagraph"/>
              <w:numPr>
                <w:ilvl w:val="0"/>
                <w:numId w:val="16"/>
              </w:numPr>
              <w:jc w:val="both"/>
              <w:rPr>
                <w:sz w:val="22"/>
                <w:szCs w:val="22"/>
              </w:rPr>
            </w:pPr>
            <w:r w:rsidRPr="00997D17">
              <w:rPr>
                <w:sz w:val="22"/>
                <w:szCs w:val="22"/>
              </w:rPr>
              <w:t>Epuka safari zisizo za lazima.</w:t>
            </w:r>
          </w:p>
          <w:p w14:paraId="29249C65" w14:textId="48E1A4B1" w:rsidR="002F5863" w:rsidRPr="00997D17" w:rsidRDefault="00A941FF">
            <w:pPr>
              <w:pStyle w:val="ListParagraph"/>
              <w:numPr>
                <w:ilvl w:val="0"/>
                <w:numId w:val="16"/>
              </w:numPr>
              <w:jc w:val="both"/>
              <w:rPr>
                <w:sz w:val="22"/>
                <w:szCs w:val="22"/>
                <w:lang w:val="sv-SE"/>
              </w:rPr>
            </w:pPr>
            <w:r w:rsidRPr="00997D17">
              <w:rPr>
                <w:sz w:val="22"/>
                <w:szCs w:val="22"/>
                <w:lang w:val="sv-SE"/>
              </w:rPr>
              <w:t>Fuata njia mbadala na maelekezo ya Polisi wa Usalama Barabarani, TANROADS na TARURA.</w:t>
            </w:r>
          </w:p>
          <w:p w14:paraId="7C909233" w14:textId="7C455617" w:rsidR="002F5863" w:rsidRPr="00997D17" w:rsidRDefault="00A941FF">
            <w:pPr>
              <w:pStyle w:val="ListParagraph"/>
              <w:numPr>
                <w:ilvl w:val="0"/>
                <w:numId w:val="16"/>
              </w:numPr>
              <w:jc w:val="both"/>
              <w:rPr>
                <w:sz w:val="22"/>
                <w:szCs w:val="22"/>
                <w:lang w:val="sv-SE"/>
              </w:rPr>
            </w:pPr>
            <w:r w:rsidRPr="00997D17">
              <w:rPr>
                <w:sz w:val="22"/>
                <w:szCs w:val="22"/>
                <w:lang w:val="sv-SE"/>
              </w:rPr>
              <w:t>Ukilazimika kusafiri, weka muda wa ziada na rudi nyuma unapokuta sehemu iliyofurika.</w:t>
            </w:r>
          </w:p>
        </w:tc>
      </w:tr>
      <w:tr w:rsidR="002F5863" w:rsidRPr="00997D17" w14:paraId="61156718"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56043C" w14:textId="0B04B535" w:rsidR="002F5863" w:rsidRPr="00997D17" w:rsidRDefault="00A27C4B">
            <w:pPr>
              <w:pStyle w:val="ListParagraph"/>
              <w:numPr>
                <w:ilvl w:val="0"/>
                <w:numId w:val="16"/>
              </w:numPr>
              <w:jc w:val="both"/>
              <w:rPr>
                <w:sz w:val="22"/>
                <w:szCs w:val="22"/>
              </w:rPr>
            </w:pPr>
            <w:r w:rsidRPr="00997D17">
              <w:rPr>
                <w:sz w:val="22"/>
                <w:szCs w:val="22"/>
              </w:rPr>
              <w:lastRenderedPageBreak/>
              <w:t>Threat to life from fast-flowing and deep water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9ED69D5" w14:textId="4EA867AD" w:rsidR="002F5863" w:rsidRPr="00997D17" w:rsidRDefault="00A27C4B">
            <w:pPr>
              <w:pStyle w:val="ListParagraph"/>
              <w:numPr>
                <w:ilvl w:val="0"/>
                <w:numId w:val="16"/>
              </w:numPr>
              <w:jc w:val="both"/>
              <w:rPr>
                <w:sz w:val="22"/>
                <w:szCs w:val="22"/>
              </w:rPr>
            </w:pPr>
            <w:r w:rsidRPr="00997D17">
              <w:rPr>
                <w:sz w:val="22"/>
                <w:szCs w:val="22"/>
              </w:rPr>
              <w:t>Hatari kwa maisha kutokana na maji yanayotiririka kwa kasi na yenye kina kirefu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401E9EB" w14:textId="2BD33CDB" w:rsidR="002F5863" w:rsidRPr="00997D17" w:rsidRDefault="00A941FF">
            <w:pPr>
              <w:pStyle w:val="ListParagraph"/>
              <w:numPr>
                <w:ilvl w:val="0"/>
                <w:numId w:val="16"/>
              </w:numPr>
              <w:jc w:val="both"/>
              <w:rPr>
                <w:sz w:val="22"/>
                <w:szCs w:val="22"/>
              </w:rPr>
            </w:pPr>
            <w:r w:rsidRPr="00997D17">
              <w:rPr>
                <w:sz w:val="22"/>
                <w:szCs w:val="22"/>
              </w:rPr>
              <w:t>Do not</w:t>
            </w:r>
            <w:r w:rsidR="00A27C4B" w:rsidRPr="00997D17">
              <w:rPr>
                <w:sz w:val="22"/>
                <w:szCs w:val="22"/>
              </w:rPr>
              <w:t xml:space="preserve"> walk, ride or drive through floodwater</w:t>
            </w:r>
            <w:r w:rsidR="00A25D5B" w:rsidRPr="00997D17">
              <w:rPr>
                <w:sz w:val="22"/>
                <w:szCs w:val="22"/>
              </w:rPr>
              <w:t xml:space="preserve"> that reaches knee height or covers half a tyre</w:t>
            </w:r>
            <w:r w:rsidR="00A27C4B" w:rsidRPr="00997D17">
              <w:rPr>
                <w:sz w:val="22"/>
                <w:szCs w:val="22"/>
              </w:rPr>
              <w:t>.</w:t>
            </w:r>
          </w:p>
          <w:p w14:paraId="3877B889" w14:textId="61F378F5" w:rsidR="002F5863" w:rsidRPr="00997D17" w:rsidRDefault="00A27C4B">
            <w:pPr>
              <w:pStyle w:val="ListParagraph"/>
              <w:numPr>
                <w:ilvl w:val="0"/>
                <w:numId w:val="16"/>
              </w:numPr>
              <w:jc w:val="both"/>
              <w:rPr>
                <w:sz w:val="22"/>
                <w:szCs w:val="22"/>
              </w:rPr>
            </w:pPr>
            <w:r w:rsidRPr="00997D17">
              <w:rPr>
                <w:sz w:val="22"/>
                <w:szCs w:val="22"/>
              </w:rPr>
              <w:t>Do not swim, fish or play in flooded rivers.</w:t>
            </w:r>
          </w:p>
          <w:p w14:paraId="63EF2347" w14:textId="0B2F6B87" w:rsidR="002F5863" w:rsidRPr="00997D17" w:rsidRDefault="00A27C4B">
            <w:pPr>
              <w:pStyle w:val="ListParagraph"/>
              <w:numPr>
                <w:ilvl w:val="0"/>
                <w:numId w:val="16"/>
              </w:numPr>
              <w:jc w:val="both"/>
              <w:rPr>
                <w:sz w:val="22"/>
                <w:szCs w:val="22"/>
              </w:rPr>
            </w:pPr>
            <w:r w:rsidRPr="00997D17">
              <w:rPr>
                <w:sz w:val="22"/>
                <w:szCs w:val="22"/>
              </w:rPr>
              <w:t>Keep children away from rivers, streams and drains.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8294DE1" w14:textId="353CCABF" w:rsidR="002F5863" w:rsidRPr="00997D17" w:rsidRDefault="00A941FF">
            <w:pPr>
              <w:pStyle w:val="ListParagraph"/>
              <w:numPr>
                <w:ilvl w:val="0"/>
                <w:numId w:val="16"/>
              </w:numPr>
              <w:jc w:val="both"/>
              <w:rPr>
                <w:sz w:val="22"/>
                <w:szCs w:val="22"/>
              </w:rPr>
            </w:pPr>
            <w:r w:rsidRPr="00997D17">
              <w:rPr>
                <w:sz w:val="22"/>
                <w:szCs w:val="22"/>
              </w:rPr>
              <w:t xml:space="preserve">Usitembee, usiendeshe pikipiki wala gari </w:t>
            </w:r>
            <w:r w:rsidR="00A25D5B" w:rsidRPr="00997D17">
              <w:rPr>
                <w:sz w:val="22"/>
                <w:szCs w:val="22"/>
              </w:rPr>
              <w:t>kwenye maji ya mafuriko yanayofikia urefu wa goti au kufunika nusu ya tairi.</w:t>
            </w:r>
          </w:p>
          <w:p w14:paraId="139DB0F2" w14:textId="055ACD59" w:rsidR="002F5863" w:rsidRPr="00997D17" w:rsidRDefault="00A27C4B">
            <w:pPr>
              <w:pStyle w:val="ListParagraph"/>
              <w:numPr>
                <w:ilvl w:val="0"/>
                <w:numId w:val="16"/>
              </w:numPr>
              <w:jc w:val="both"/>
              <w:rPr>
                <w:sz w:val="22"/>
                <w:szCs w:val="22"/>
              </w:rPr>
            </w:pPr>
            <w:r w:rsidRPr="00997D17">
              <w:rPr>
                <w:sz w:val="22"/>
                <w:szCs w:val="22"/>
              </w:rPr>
              <w:t>Usiogelee, usivue samaki wala kucheza kwenye mito iliyofurika.</w:t>
            </w:r>
          </w:p>
          <w:p w14:paraId="2399DF3A" w14:textId="03897AA2" w:rsidR="002F5863" w:rsidRPr="00997D17" w:rsidRDefault="00A27C4B">
            <w:pPr>
              <w:pStyle w:val="ListParagraph"/>
              <w:numPr>
                <w:ilvl w:val="0"/>
                <w:numId w:val="16"/>
              </w:numPr>
              <w:jc w:val="both"/>
              <w:rPr>
                <w:sz w:val="22"/>
                <w:szCs w:val="22"/>
                <w:lang w:val="sv-SE"/>
              </w:rPr>
            </w:pPr>
            <w:r w:rsidRPr="00997D17">
              <w:rPr>
                <w:sz w:val="22"/>
                <w:szCs w:val="22"/>
                <w:lang w:val="sv-SE"/>
              </w:rPr>
              <w:t>Waweke watoto mbali na mito, vijito na mitaro.</w:t>
            </w:r>
          </w:p>
        </w:tc>
      </w:tr>
      <w:tr w:rsidR="002F5863" w:rsidRPr="00997D17" w14:paraId="3BEA392F"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D20F850" w14:textId="4C323998" w:rsidR="002F5863" w:rsidRPr="00997D17" w:rsidRDefault="00A27C4B">
            <w:pPr>
              <w:pStyle w:val="ListParagraph"/>
              <w:numPr>
                <w:ilvl w:val="0"/>
                <w:numId w:val="16"/>
              </w:numPr>
              <w:jc w:val="both"/>
              <w:rPr>
                <w:sz w:val="22"/>
                <w:szCs w:val="22"/>
              </w:rPr>
            </w:pPr>
            <w:r w:rsidRPr="00997D17">
              <w:rPr>
                <w:sz w:val="22"/>
                <w:szCs w:val="22"/>
              </w:rPr>
              <w:t>Damage to wooden bridges and footbridges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4E2BA74" w14:textId="3DD86485" w:rsidR="002F5863" w:rsidRPr="00997D17" w:rsidRDefault="00A27C4B">
            <w:pPr>
              <w:pStyle w:val="ListParagraph"/>
              <w:numPr>
                <w:ilvl w:val="0"/>
                <w:numId w:val="16"/>
              </w:numPr>
              <w:jc w:val="both"/>
              <w:rPr>
                <w:sz w:val="22"/>
                <w:szCs w:val="22"/>
              </w:rPr>
            </w:pPr>
            <w:r w:rsidRPr="00997D17">
              <w:rPr>
                <w:sz w:val="22"/>
                <w:szCs w:val="22"/>
              </w:rPr>
              <w:t>Uharibifu wa madaraja ya mbao na ya waenda kwa miguu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17C01E" w14:textId="3195162A" w:rsidR="002F5863" w:rsidRPr="00997D17" w:rsidRDefault="00A27C4B">
            <w:pPr>
              <w:pStyle w:val="ListParagraph"/>
              <w:numPr>
                <w:ilvl w:val="0"/>
                <w:numId w:val="16"/>
              </w:numPr>
              <w:jc w:val="both"/>
              <w:rPr>
                <w:sz w:val="22"/>
                <w:szCs w:val="22"/>
              </w:rPr>
            </w:pPr>
            <w:r w:rsidRPr="00997D17">
              <w:rPr>
                <w:sz w:val="22"/>
                <w:szCs w:val="22"/>
              </w:rPr>
              <w:t>Do not use damaged bridges or footbridges.</w:t>
            </w:r>
          </w:p>
          <w:p w14:paraId="2F321FC8" w14:textId="2D881907" w:rsidR="002F5863" w:rsidRPr="00997D17" w:rsidRDefault="00A27C4B">
            <w:pPr>
              <w:pStyle w:val="ListParagraph"/>
              <w:numPr>
                <w:ilvl w:val="0"/>
                <w:numId w:val="16"/>
              </w:numPr>
              <w:jc w:val="both"/>
              <w:rPr>
                <w:sz w:val="22"/>
                <w:szCs w:val="22"/>
              </w:rPr>
            </w:pPr>
            <w:r w:rsidRPr="00997D17">
              <w:rPr>
                <w:sz w:val="22"/>
                <w:szCs w:val="22"/>
              </w:rPr>
              <w:t>Village/Mtaa leaders: close unsafe crossings and guard them.</w:t>
            </w:r>
          </w:p>
          <w:p w14:paraId="30FA102D" w14:textId="602115D5" w:rsidR="002F5863" w:rsidRPr="00997D17" w:rsidRDefault="00A27C4B">
            <w:pPr>
              <w:pStyle w:val="ListParagraph"/>
              <w:numPr>
                <w:ilvl w:val="0"/>
                <w:numId w:val="16"/>
              </w:numPr>
              <w:jc w:val="both"/>
              <w:rPr>
                <w:sz w:val="22"/>
                <w:szCs w:val="22"/>
              </w:rPr>
            </w:pPr>
            <w:r w:rsidRPr="00997D17">
              <w:rPr>
                <w:sz w:val="22"/>
                <w:szCs w:val="22"/>
              </w:rPr>
              <w:t>Report damaged bridges to TARURA and the District Committee.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4B63FF" w14:textId="704F7D85" w:rsidR="002F5863" w:rsidRPr="00997D17" w:rsidRDefault="00A941FF">
            <w:pPr>
              <w:pStyle w:val="ListParagraph"/>
              <w:numPr>
                <w:ilvl w:val="0"/>
                <w:numId w:val="16"/>
              </w:numPr>
              <w:jc w:val="both"/>
              <w:rPr>
                <w:sz w:val="22"/>
                <w:szCs w:val="22"/>
              </w:rPr>
            </w:pPr>
            <w:r w:rsidRPr="00997D17">
              <w:rPr>
                <w:sz w:val="22"/>
                <w:szCs w:val="22"/>
              </w:rPr>
              <w:t>Usitumie madaraja ya kawaida au ya waenda kwa miguu yaliyoharibika.</w:t>
            </w:r>
          </w:p>
          <w:p w14:paraId="5B47D25A" w14:textId="75F5CAE9" w:rsidR="002F5863" w:rsidRPr="00997D17" w:rsidRDefault="00A941FF">
            <w:pPr>
              <w:pStyle w:val="ListParagraph"/>
              <w:numPr>
                <w:ilvl w:val="0"/>
                <w:numId w:val="16"/>
              </w:numPr>
              <w:jc w:val="both"/>
              <w:rPr>
                <w:sz w:val="22"/>
                <w:szCs w:val="22"/>
              </w:rPr>
            </w:pPr>
            <w:r w:rsidRPr="00997D17">
              <w:rPr>
                <w:sz w:val="22"/>
                <w:szCs w:val="22"/>
              </w:rPr>
              <w:t>Viongozi wa Kijiji/Mtaa: fungeni vivuko visivyo salama na viwekeeni ulinzi.</w:t>
            </w:r>
          </w:p>
          <w:p w14:paraId="6D5DA0AF" w14:textId="61F35810" w:rsidR="002F5863" w:rsidRPr="00997D17" w:rsidRDefault="00A941FF">
            <w:pPr>
              <w:pStyle w:val="ListParagraph"/>
              <w:numPr>
                <w:ilvl w:val="0"/>
                <w:numId w:val="16"/>
              </w:numPr>
              <w:jc w:val="both"/>
              <w:rPr>
                <w:sz w:val="22"/>
                <w:szCs w:val="22"/>
              </w:rPr>
            </w:pPr>
            <w:r w:rsidRPr="00997D17">
              <w:rPr>
                <w:sz w:val="22"/>
                <w:szCs w:val="22"/>
              </w:rPr>
              <w:t>Toeni taarifa ya madaraja yaliyoharibika kwa TARURA na Kamati ya Wilaya.</w:t>
            </w:r>
          </w:p>
        </w:tc>
      </w:tr>
      <w:tr w:rsidR="002F5863" w:rsidRPr="000343A2" w14:paraId="02B7CAD4"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3A09139" w14:textId="4F864F07" w:rsidR="002F5863" w:rsidRPr="00997D17" w:rsidRDefault="00A27C4B">
            <w:pPr>
              <w:pStyle w:val="ListParagraph"/>
              <w:numPr>
                <w:ilvl w:val="0"/>
                <w:numId w:val="16"/>
              </w:numPr>
              <w:jc w:val="both"/>
              <w:rPr>
                <w:sz w:val="22"/>
                <w:szCs w:val="22"/>
              </w:rPr>
            </w:pPr>
            <w:r w:rsidRPr="00997D17">
              <w:rPr>
                <w:sz w:val="22"/>
                <w:szCs w:val="22"/>
              </w:rPr>
              <w:t>Increased risk of diarrhoea, cholera and skin infections from floodwater, and of malaria from mosquito breeding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1F006AE" w14:textId="0BB697E3" w:rsidR="002F5863" w:rsidRPr="00997D17" w:rsidRDefault="00A941FF">
            <w:pPr>
              <w:pStyle w:val="ListParagraph"/>
              <w:numPr>
                <w:ilvl w:val="0"/>
                <w:numId w:val="16"/>
              </w:numPr>
              <w:jc w:val="both"/>
              <w:rPr>
                <w:sz w:val="22"/>
                <w:szCs w:val="22"/>
              </w:rPr>
            </w:pPr>
            <w:r w:rsidRPr="00997D17">
              <w:rPr>
                <w:sz w:val="22"/>
                <w:szCs w:val="22"/>
              </w:rPr>
              <w:t>Kuongezeka kwa hatari ya kuhara, kipindupindu na magonjwa ya ngozi kutokana na maji ya mafuriko, na malaria kutokana na kuzaliana kwa mbu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3D2C48" w14:textId="76ED8932" w:rsidR="002F5863" w:rsidRPr="00997D17" w:rsidRDefault="00A27C4B">
            <w:pPr>
              <w:pStyle w:val="ListParagraph"/>
              <w:numPr>
                <w:ilvl w:val="0"/>
                <w:numId w:val="16"/>
              </w:numPr>
              <w:jc w:val="both"/>
              <w:rPr>
                <w:sz w:val="22"/>
                <w:szCs w:val="22"/>
              </w:rPr>
            </w:pPr>
            <w:r w:rsidRPr="00997D17">
              <w:rPr>
                <w:sz w:val="22"/>
                <w:szCs w:val="22"/>
              </w:rPr>
              <w:t>Avoid contact with floodwater; wash with clean water and soap after any contact.</w:t>
            </w:r>
          </w:p>
          <w:p w14:paraId="55D8B5A6" w14:textId="72E6134F" w:rsidR="002F5863" w:rsidRPr="00997D17" w:rsidRDefault="00A27C4B">
            <w:pPr>
              <w:pStyle w:val="ListParagraph"/>
              <w:numPr>
                <w:ilvl w:val="0"/>
                <w:numId w:val="16"/>
              </w:numPr>
              <w:jc w:val="both"/>
              <w:rPr>
                <w:sz w:val="22"/>
                <w:szCs w:val="22"/>
              </w:rPr>
            </w:pPr>
            <w:r w:rsidRPr="00997D17">
              <w:rPr>
                <w:sz w:val="22"/>
                <w:szCs w:val="22"/>
              </w:rPr>
              <w:t>Use latrines and wash hands with soap.</w:t>
            </w:r>
          </w:p>
          <w:p w14:paraId="75BD85EE" w14:textId="5F5ADEA1" w:rsidR="002F5863" w:rsidRPr="00997D17" w:rsidRDefault="00A27C4B">
            <w:pPr>
              <w:pStyle w:val="ListParagraph"/>
              <w:numPr>
                <w:ilvl w:val="0"/>
                <w:numId w:val="16"/>
              </w:numPr>
              <w:jc w:val="both"/>
              <w:rPr>
                <w:sz w:val="22"/>
                <w:szCs w:val="22"/>
              </w:rPr>
            </w:pPr>
            <w:r w:rsidRPr="00997D17">
              <w:rPr>
                <w:sz w:val="22"/>
                <w:szCs w:val="22"/>
              </w:rPr>
              <w:t>Sleep under an insecticide-treated net.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46C1B1" w14:textId="70E9DCE7" w:rsidR="00A27C4B" w:rsidRPr="00997D17" w:rsidRDefault="00A27C4B">
            <w:pPr>
              <w:pStyle w:val="ListParagraph"/>
              <w:numPr>
                <w:ilvl w:val="0"/>
                <w:numId w:val="16"/>
              </w:numPr>
              <w:jc w:val="both"/>
              <w:rPr>
                <w:sz w:val="22"/>
                <w:szCs w:val="22"/>
              </w:rPr>
            </w:pPr>
            <w:r w:rsidRPr="00997D17">
              <w:rPr>
                <w:sz w:val="22"/>
                <w:szCs w:val="22"/>
              </w:rPr>
              <w:t>Epuka kugusa maji ya mafuriko; oga kwa maji safi na sabuni baada ya kuyagusa.</w:t>
            </w:r>
          </w:p>
          <w:p w14:paraId="02C7F97F" w14:textId="3C1BC019" w:rsidR="002F5863" w:rsidRPr="00997D17" w:rsidRDefault="00A27C4B">
            <w:pPr>
              <w:pStyle w:val="ListParagraph"/>
              <w:numPr>
                <w:ilvl w:val="0"/>
                <w:numId w:val="16"/>
              </w:numPr>
              <w:jc w:val="both"/>
              <w:rPr>
                <w:sz w:val="22"/>
                <w:szCs w:val="22"/>
              </w:rPr>
            </w:pPr>
            <w:r w:rsidRPr="00997D17">
              <w:rPr>
                <w:sz w:val="22"/>
                <w:szCs w:val="22"/>
              </w:rPr>
              <w:t>Tumia vyoo na nawa mikono kwa sabuni.</w:t>
            </w:r>
          </w:p>
          <w:p w14:paraId="4CBB1E54" w14:textId="2399D337" w:rsidR="002F5863" w:rsidRPr="00997D17" w:rsidRDefault="00A27C4B">
            <w:pPr>
              <w:pStyle w:val="ListParagraph"/>
              <w:numPr>
                <w:ilvl w:val="0"/>
                <w:numId w:val="16"/>
              </w:numPr>
              <w:jc w:val="both"/>
              <w:rPr>
                <w:sz w:val="22"/>
                <w:szCs w:val="22"/>
                <w:lang w:val="sv-SE"/>
              </w:rPr>
            </w:pPr>
            <w:r w:rsidRPr="00997D17">
              <w:rPr>
                <w:sz w:val="22"/>
                <w:szCs w:val="22"/>
                <w:lang w:val="sv-SE"/>
              </w:rPr>
              <w:t>Lala ndani ya chandarua chenye dawa.</w:t>
            </w:r>
          </w:p>
          <w:p w14:paraId="41876844" w14:textId="0323E31B" w:rsidR="002F5863" w:rsidRPr="00997D17" w:rsidRDefault="002F5863">
            <w:pPr>
              <w:pStyle w:val="ListParagraph"/>
              <w:numPr>
                <w:ilvl w:val="0"/>
                <w:numId w:val="16"/>
              </w:numPr>
              <w:jc w:val="both"/>
              <w:rPr>
                <w:sz w:val="22"/>
                <w:szCs w:val="22"/>
                <w:lang w:val="sv-SE"/>
              </w:rPr>
            </w:pPr>
          </w:p>
        </w:tc>
      </w:tr>
      <w:tr w:rsidR="002F5863" w:rsidRPr="00997D17" w14:paraId="3A8ED500"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FECDD7D" w14:textId="12CC31F1" w:rsidR="002F5863" w:rsidRPr="00997D17" w:rsidRDefault="00A27C4B">
            <w:pPr>
              <w:pStyle w:val="ListParagraph"/>
              <w:numPr>
                <w:ilvl w:val="0"/>
                <w:numId w:val="16"/>
              </w:numPr>
              <w:jc w:val="both"/>
              <w:rPr>
                <w:sz w:val="22"/>
                <w:szCs w:val="22"/>
              </w:rPr>
            </w:pPr>
            <w:r w:rsidRPr="00997D17">
              <w:rPr>
                <w:sz w:val="22"/>
                <w:szCs w:val="22"/>
              </w:rPr>
              <w:lastRenderedPageBreak/>
              <w:t>Contamination of wells, boreholes and other water sources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CF9E047" w14:textId="3EA4A7B2" w:rsidR="002F5863" w:rsidRPr="00997D17" w:rsidRDefault="00A27C4B">
            <w:pPr>
              <w:pStyle w:val="ListParagraph"/>
              <w:numPr>
                <w:ilvl w:val="0"/>
                <w:numId w:val="16"/>
              </w:numPr>
              <w:jc w:val="both"/>
              <w:rPr>
                <w:sz w:val="22"/>
                <w:szCs w:val="22"/>
              </w:rPr>
            </w:pPr>
            <w:r w:rsidRPr="00997D17">
              <w:rPr>
                <w:sz w:val="22"/>
                <w:szCs w:val="22"/>
              </w:rPr>
              <w:t>Kuchafuliwa kwa visima, visima virefu na vyanzo vingine vya maji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91DC26F" w14:textId="4DC22A89" w:rsidR="002F5863" w:rsidRPr="00997D17" w:rsidRDefault="00A27C4B">
            <w:pPr>
              <w:pStyle w:val="ListParagraph"/>
              <w:numPr>
                <w:ilvl w:val="0"/>
                <w:numId w:val="16"/>
              </w:numPr>
              <w:jc w:val="both"/>
              <w:rPr>
                <w:sz w:val="22"/>
                <w:szCs w:val="22"/>
              </w:rPr>
            </w:pPr>
            <w:r w:rsidRPr="00997D17">
              <w:rPr>
                <w:sz w:val="22"/>
                <w:szCs w:val="22"/>
              </w:rPr>
              <w:t>Boil drinking water or treat it with chlorine tablets.</w:t>
            </w:r>
          </w:p>
          <w:p w14:paraId="45B8F078" w14:textId="26843054" w:rsidR="002F5863" w:rsidRPr="00997D17" w:rsidRDefault="00A27C4B">
            <w:pPr>
              <w:pStyle w:val="ListParagraph"/>
              <w:numPr>
                <w:ilvl w:val="0"/>
                <w:numId w:val="16"/>
              </w:numPr>
              <w:jc w:val="both"/>
              <w:rPr>
                <w:sz w:val="22"/>
                <w:szCs w:val="22"/>
              </w:rPr>
            </w:pPr>
            <w:r w:rsidRPr="00997D17">
              <w:rPr>
                <w:sz w:val="22"/>
                <w:szCs w:val="22"/>
              </w:rPr>
              <w:t>Do not use wells covered by floodwater until they have been cleaned and disinfected.</w:t>
            </w:r>
          </w:p>
          <w:p w14:paraId="62EE04C2" w14:textId="5DFB62B2" w:rsidR="002F5863" w:rsidRPr="00997D17" w:rsidRDefault="00A27C4B">
            <w:pPr>
              <w:pStyle w:val="ListParagraph"/>
              <w:numPr>
                <w:ilvl w:val="0"/>
                <w:numId w:val="16"/>
              </w:numPr>
              <w:jc w:val="both"/>
              <w:rPr>
                <w:sz w:val="22"/>
                <w:szCs w:val="22"/>
              </w:rPr>
            </w:pPr>
            <w:r w:rsidRPr="00997D17">
              <w:rPr>
                <w:sz w:val="22"/>
                <w:szCs w:val="22"/>
              </w:rPr>
              <w:t>Report flooded water points to the water authority or RUWASA.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0396629" w14:textId="10063722" w:rsidR="002F5863" w:rsidRPr="00997D17" w:rsidRDefault="00A27C4B">
            <w:pPr>
              <w:pStyle w:val="ListParagraph"/>
              <w:numPr>
                <w:ilvl w:val="0"/>
                <w:numId w:val="16"/>
              </w:numPr>
              <w:jc w:val="both"/>
              <w:rPr>
                <w:sz w:val="22"/>
                <w:szCs w:val="22"/>
              </w:rPr>
            </w:pPr>
            <w:r w:rsidRPr="00997D17">
              <w:rPr>
                <w:sz w:val="22"/>
                <w:szCs w:val="22"/>
              </w:rPr>
              <w:t>Chemsha maji ya kunywa au yatibu kwa vidonge vya klorini.</w:t>
            </w:r>
          </w:p>
          <w:p w14:paraId="15110B03" w14:textId="4CF33A24" w:rsidR="002F5863" w:rsidRPr="00997D17" w:rsidRDefault="00A941FF">
            <w:pPr>
              <w:pStyle w:val="ListParagraph"/>
              <w:numPr>
                <w:ilvl w:val="0"/>
                <w:numId w:val="16"/>
              </w:numPr>
              <w:jc w:val="both"/>
              <w:rPr>
                <w:sz w:val="22"/>
                <w:szCs w:val="22"/>
              </w:rPr>
            </w:pPr>
            <w:r w:rsidRPr="00997D17">
              <w:rPr>
                <w:sz w:val="22"/>
                <w:szCs w:val="22"/>
              </w:rPr>
              <w:t>Usitumie visima vilivyofunikwa na maji ya mafuriko hadi visafishwe na kutiwa dawa.</w:t>
            </w:r>
          </w:p>
          <w:p w14:paraId="49E03CF1" w14:textId="66C6D073" w:rsidR="002F5863" w:rsidRPr="00997D17" w:rsidRDefault="00A27C4B">
            <w:pPr>
              <w:pStyle w:val="ListParagraph"/>
              <w:numPr>
                <w:ilvl w:val="0"/>
                <w:numId w:val="16"/>
              </w:numPr>
              <w:jc w:val="both"/>
              <w:rPr>
                <w:sz w:val="22"/>
                <w:szCs w:val="22"/>
              </w:rPr>
            </w:pPr>
            <w:r w:rsidRPr="00997D17">
              <w:rPr>
                <w:sz w:val="22"/>
                <w:szCs w:val="22"/>
              </w:rPr>
              <w:t>Toa taarifa ya vituo vya maji vilivyofurika kwa mamlaka ya maji au RUWASA.</w:t>
            </w:r>
          </w:p>
        </w:tc>
      </w:tr>
      <w:tr w:rsidR="002F5863" w:rsidRPr="000343A2" w14:paraId="12DBB399"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8E269D" w14:textId="7437B62C" w:rsidR="002F5863" w:rsidRPr="00997D17" w:rsidRDefault="00A27C4B">
            <w:pPr>
              <w:pStyle w:val="ListParagraph"/>
              <w:numPr>
                <w:ilvl w:val="0"/>
                <w:numId w:val="16"/>
              </w:numPr>
              <w:jc w:val="both"/>
              <w:rPr>
                <w:sz w:val="22"/>
                <w:szCs w:val="22"/>
              </w:rPr>
            </w:pPr>
            <w:r w:rsidRPr="00997D17">
              <w:rPr>
                <w:sz w:val="22"/>
                <w:szCs w:val="22"/>
              </w:rPr>
              <w:t>Risk of losing crops, harvests and food reserves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C6BFEB2" w14:textId="0476A5D8" w:rsidR="002F5863" w:rsidRPr="00997D17" w:rsidRDefault="00A27C4B">
            <w:pPr>
              <w:pStyle w:val="ListParagraph"/>
              <w:numPr>
                <w:ilvl w:val="0"/>
                <w:numId w:val="16"/>
              </w:numPr>
              <w:jc w:val="both"/>
              <w:rPr>
                <w:sz w:val="22"/>
                <w:szCs w:val="22"/>
              </w:rPr>
            </w:pPr>
            <w:r w:rsidRPr="00997D17">
              <w:rPr>
                <w:sz w:val="22"/>
                <w:szCs w:val="22"/>
              </w:rPr>
              <w:t>Hatari ya kupoteza mazao, mavuno na akiba ya chakula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3C612C" w14:textId="56C5045E" w:rsidR="00A941FF" w:rsidRPr="00997D17" w:rsidRDefault="00A27C4B">
            <w:pPr>
              <w:pStyle w:val="ListParagraph"/>
              <w:numPr>
                <w:ilvl w:val="0"/>
                <w:numId w:val="16"/>
              </w:numPr>
              <w:jc w:val="both"/>
              <w:rPr>
                <w:sz w:val="22"/>
                <w:szCs w:val="22"/>
              </w:rPr>
            </w:pPr>
            <w:r w:rsidRPr="00997D17">
              <w:rPr>
                <w:sz w:val="22"/>
                <w:szCs w:val="22"/>
              </w:rPr>
              <w:t>Harvest mature crops early.</w:t>
            </w:r>
          </w:p>
          <w:p w14:paraId="21E83342" w14:textId="77777777" w:rsidR="00A941FF" w:rsidRPr="00997D17" w:rsidRDefault="00A941FF">
            <w:pPr>
              <w:pStyle w:val="ListParagraph"/>
              <w:numPr>
                <w:ilvl w:val="0"/>
                <w:numId w:val="16"/>
              </w:numPr>
              <w:jc w:val="both"/>
              <w:rPr>
                <w:sz w:val="22"/>
                <w:szCs w:val="22"/>
              </w:rPr>
            </w:pPr>
            <w:r w:rsidRPr="00997D17">
              <w:rPr>
                <w:sz w:val="22"/>
                <w:szCs w:val="22"/>
              </w:rPr>
              <w:t>Move food stores and seed to higher, dry places.</w:t>
            </w:r>
          </w:p>
          <w:p w14:paraId="4616CC34" w14:textId="64033A79" w:rsidR="002F5863" w:rsidRPr="00997D17" w:rsidRDefault="00A941FF">
            <w:pPr>
              <w:pStyle w:val="ListParagraph"/>
              <w:numPr>
                <w:ilvl w:val="0"/>
                <w:numId w:val="16"/>
              </w:numPr>
              <w:jc w:val="both"/>
              <w:rPr>
                <w:sz w:val="22"/>
                <w:szCs w:val="22"/>
              </w:rPr>
            </w:pPr>
            <w:r w:rsidRPr="00997D17">
              <w:rPr>
                <w:sz w:val="22"/>
                <w:szCs w:val="22"/>
              </w:rPr>
              <w:t>Report crop and livestock losses to extension officers.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048BB94" w14:textId="1676B380" w:rsidR="00A27C4B" w:rsidRPr="00997D17" w:rsidRDefault="00A27C4B">
            <w:pPr>
              <w:pStyle w:val="ListParagraph"/>
              <w:numPr>
                <w:ilvl w:val="0"/>
                <w:numId w:val="16"/>
              </w:numPr>
              <w:jc w:val="both"/>
              <w:rPr>
                <w:sz w:val="22"/>
                <w:szCs w:val="22"/>
                <w:lang w:val="sv-SE"/>
              </w:rPr>
            </w:pPr>
            <w:r w:rsidRPr="00997D17">
              <w:rPr>
                <w:sz w:val="22"/>
                <w:szCs w:val="22"/>
                <w:lang w:val="sv-SE"/>
              </w:rPr>
              <w:t>Vuna mazao yaliyokomaa mapema.</w:t>
            </w:r>
          </w:p>
          <w:p w14:paraId="2FC3CD93" w14:textId="412DCD0F" w:rsidR="00A27C4B" w:rsidRPr="00997D17" w:rsidRDefault="00A941FF">
            <w:pPr>
              <w:pStyle w:val="ListParagraph"/>
              <w:numPr>
                <w:ilvl w:val="0"/>
                <w:numId w:val="16"/>
              </w:numPr>
              <w:jc w:val="both"/>
              <w:rPr>
                <w:sz w:val="22"/>
                <w:szCs w:val="22"/>
                <w:lang w:val="sv-SE"/>
              </w:rPr>
            </w:pPr>
            <w:r w:rsidRPr="00997D17">
              <w:rPr>
                <w:sz w:val="22"/>
                <w:szCs w:val="22"/>
                <w:lang w:val="sv-SE"/>
              </w:rPr>
              <w:t>Hamisha akiba ya chakula na mbegu kwenda maeneo ya mwinuko na makavu.</w:t>
            </w:r>
          </w:p>
          <w:p w14:paraId="73A4C30D" w14:textId="5F456D21" w:rsidR="002F5863" w:rsidRPr="00997D17" w:rsidRDefault="00A941FF">
            <w:pPr>
              <w:pStyle w:val="ListParagraph"/>
              <w:numPr>
                <w:ilvl w:val="0"/>
                <w:numId w:val="16"/>
              </w:numPr>
              <w:jc w:val="both"/>
              <w:rPr>
                <w:sz w:val="22"/>
                <w:szCs w:val="22"/>
                <w:lang w:val="sv-SE"/>
              </w:rPr>
            </w:pPr>
            <w:r w:rsidRPr="00997D17">
              <w:rPr>
                <w:sz w:val="22"/>
                <w:szCs w:val="22"/>
                <w:lang w:val="sv-SE"/>
              </w:rPr>
              <w:t>Toa taarifa ya upotevu wa mazao na mifugo kwa maafisa ugani.</w:t>
            </w:r>
          </w:p>
        </w:tc>
      </w:tr>
      <w:tr w:rsidR="002F5863" w:rsidRPr="00997D17" w14:paraId="3F9D55EB"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85C163" w14:textId="76734E2D" w:rsidR="002F5863" w:rsidRPr="00997D17" w:rsidRDefault="00A27C4B">
            <w:pPr>
              <w:pStyle w:val="ListParagraph"/>
              <w:numPr>
                <w:ilvl w:val="0"/>
                <w:numId w:val="16"/>
              </w:numPr>
              <w:jc w:val="both"/>
              <w:rPr>
                <w:sz w:val="22"/>
                <w:szCs w:val="22"/>
              </w:rPr>
            </w:pPr>
            <w:r w:rsidRPr="00997D17">
              <w:rPr>
                <w:sz w:val="22"/>
                <w:szCs w:val="22"/>
              </w:rPr>
              <w:lastRenderedPageBreak/>
              <w:t>Significant damage to infrastructure; power and communication cuts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58AD68" w14:textId="408B1048" w:rsidR="002F5863" w:rsidRPr="00997D17" w:rsidRDefault="00A27C4B">
            <w:pPr>
              <w:pStyle w:val="ListParagraph"/>
              <w:numPr>
                <w:ilvl w:val="0"/>
                <w:numId w:val="16"/>
              </w:numPr>
              <w:jc w:val="both"/>
              <w:rPr>
                <w:sz w:val="22"/>
                <w:szCs w:val="22"/>
              </w:rPr>
            </w:pPr>
            <w:r w:rsidRPr="00997D17">
              <w:rPr>
                <w:sz w:val="22"/>
                <w:szCs w:val="22"/>
              </w:rPr>
              <w:t>Uharibifu mkubwa wa miundombinu; kukatika kwa umeme na mawasiliano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C0162B3" w14:textId="31FC5E6B" w:rsidR="002F5863" w:rsidRPr="00997D17" w:rsidRDefault="00A27C4B">
            <w:pPr>
              <w:pStyle w:val="ListParagraph"/>
              <w:numPr>
                <w:ilvl w:val="0"/>
                <w:numId w:val="16"/>
              </w:numPr>
              <w:jc w:val="both"/>
              <w:rPr>
                <w:sz w:val="22"/>
                <w:szCs w:val="22"/>
              </w:rPr>
            </w:pPr>
            <w:r w:rsidRPr="00997D17">
              <w:rPr>
                <w:sz w:val="22"/>
                <w:szCs w:val="22"/>
              </w:rPr>
              <w:t>Store safe drinking water, food and essential medicines for at least three days.</w:t>
            </w:r>
          </w:p>
          <w:p w14:paraId="0EC04B8C" w14:textId="6DB8C293" w:rsidR="00A941FF" w:rsidRPr="00997D17" w:rsidRDefault="00A27C4B">
            <w:pPr>
              <w:pStyle w:val="ListParagraph"/>
              <w:numPr>
                <w:ilvl w:val="0"/>
                <w:numId w:val="16"/>
              </w:numPr>
              <w:jc w:val="both"/>
              <w:rPr>
                <w:sz w:val="22"/>
                <w:szCs w:val="22"/>
              </w:rPr>
            </w:pPr>
            <w:r w:rsidRPr="00997D17">
              <w:rPr>
                <w:sz w:val="22"/>
                <w:szCs w:val="22"/>
              </w:rPr>
              <w:t>Switch off electricity at the main switch if water is entering your house.</w:t>
            </w:r>
          </w:p>
          <w:p w14:paraId="2C34206E" w14:textId="021EF189" w:rsidR="002F5863" w:rsidRPr="00997D17" w:rsidRDefault="00A941FF">
            <w:pPr>
              <w:pStyle w:val="ListParagraph"/>
              <w:numPr>
                <w:ilvl w:val="0"/>
                <w:numId w:val="16"/>
              </w:numPr>
              <w:jc w:val="both"/>
              <w:rPr>
                <w:sz w:val="22"/>
                <w:szCs w:val="22"/>
              </w:rPr>
            </w:pPr>
            <w:r w:rsidRPr="00997D17">
              <w:rPr>
                <w:sz w:val="22"/>
                <w:szCs w:val="22"/>
              </w:rPr>
              <w:t>District and Ward Disaster Management Committees: meet, activate flood contingency plans, inspect critical roads, bridges, power and water services, and pre-position rescue teams, boats, medicines and supplies.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A1AE08" w14:textId="35E68D47" w:rsidR="00A27C4B" w:rsidRPr="00997D17" w:rsidRDefault="00A941FF">
            <w:pPr>
              <w:pStyle w:val="ListParagraph"/>
              <w:numPr>
                <w:ilvl w:val="0"/>
                <w:numId w:val="16"/>
              </w:numPr>
              <w:jc w:val="both"/>
              <w:rPr>
                <w:sz w:val="22"/>
                <w:szCs w:val="22"/>
              </w:rPr>
            </w:pPr>
            <w:r w:rsidRPr="00997D17">
              <w:rPr>
                <w:sz w:val="22"/>
                <w:szCs w:val="22"/>
              </w:rPr>
              <w:t>Hifadhi maji safi ya kunywa, chakula na dawa muhimu za angalau siku tatu.</w:t>
            </w:r>
          </w:p>
          <w:p w14:paraId="66CCE6AA" w14:textId="640D7D2F" w:rsidR="002F5863" w:rsidRPr="00997D17" w:rsidRDefault="00A27C4B">
            <w:pPr>
              <w:pStyle w:val="ListParagraph"/>
              <w:numPr>
                <w:ilvl w:val="0"/>
                <w:numId w:val="16"/>
              </w:numPr>
              <w:jc w:val="both"/>
              <w:rPr>
                <w:sz w:val="22"/>
                <w:szCs w:val="22"/>
              </w:rPr>
            </w:pPr>
            <w:r w:rsidRPr="00997D17">
              <w:rPr>
                <w:sz w:val="22"/>
                <w:szCs w:val="22"/>
              </w:rPr>
              <w:t>Zima umeme kwenye swichi kuu kama maji yanaingia nyumbani.</w:t>
            </w:r>
          </w:p>
          <w:p w14:paraId="5DB9E544" w14:textId="2BDC5FD1" w:rsidR="002F5863" w:rsidRPr="00997D17" w:rsidRDefault="00A941FF">
            <w:pPr>
              <w:pStyle w:val="ListParagraph"/>
              <w:numPr>
                <w:ilvl w:val="0"/>
                <w:numId w:val="16"/>
              </w:numPr>
              <w:jc w:val="both"/>
              <w:rPr>
                <w:sz w:val="22"/>
                <w:szCs w:val="22"/>
              </w:rPr>
            </w:pPr>
            <w:r w:rsidRPr="00997D17">
              <w:rPr>
                <w:sz w:val="22"/>
                <w:szCs w:val="22"/>
              </w:rPr>
              <w:t>Kamati za Usimamizi wa Maafa za Wilaya na Kata: kutaneni, amilisheni mipango ya dharura ya mafuriko, kagueni barabara, madaraja, huduma za umeme na maji, na wekeni tayari timu za uokoaji, boti, dawa na vifaa.</w:t>
            </w:r>
          </w:p>
        </w:tc>
      </w:tr>
      <w:tr w:rsidR="002F5863" w:rsidRPr="000343A2" w14:paraId="5543B9BD"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F5E7A6" w14:textId="40549836" w:rsidR="002F5863" w:rsidRPr="00997D17" w:rsidRDefault="00A27C4B">
            <w:pPr>
              <w:pStyle w:val="ListParagraph"/>
              <w:numPr>
                <w:ilvl w:val="0"/>
                <w:numId w:val="16"/>
              </w:numPr>
              <w:jc w:val="both"/>
              <w:rPr>
                <w:sz w:val="22"/>
                <w:szCs w:val="22"/>
              </w:rPr>
            </w:pPr>
            <w:r w:rsidRPr="00997D17">
              <w:rPr>
                <w:sz w:val="22"/>
                <w:szCs w:val="22"/>
              </w:rPr>
              <w:lastRenderedPageBreak/>
              <w:t>Evacuation of people from high-risk areas is necessary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1C48587" w14:textId="08602DCE" w:rsidR="002F5863" w:rsidRPr="00997D17" w:rsidRDefault="00A941FF">
            <w:pPr>
              <w:pStyle w:val="ListParagraph"/>
              <w:numPr>
                <w:ilvl w:val="0"/>
                <w:numId w:val="16"/>
              </w:numPr>
              <w:jc w:val="both"/>
              <w:rPr>
                <w:sz w:val="22"/>
                <w:szCs w:val="22"/>
              </w:rPr>
            </w:pPr>
            <w:r w:rsidRPr="00997D17">
              <w:rPr>
                <w:sz w:val="22"/>
                <w:szCs w:val="22"/>
              </w:rPr>
              <w:t>Uhamishaji wa watu kutoka maeneo hatarishi ni wa lazima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B4344B1" w14:textId="6CC9F7AC" w:rsidR="002F5863" w:rsidRPr="00997D17" w:rsidRDefault="00A27C4B">
            <w:pPr>
              <w:pStyle w:val="ListParagraph"/>
              <w:numPr>
                <w:ilvl w:val="0"/>
                <w:numId w:val="16"/>
              </w:numPr>
              <w:jc w:val="both"/>
              <w:rPr>
                <w:sz w:val="22"/>
                <w:szCs w:val="22"/>
              </w:rPr>
            </w:pPr>
            <w:r w:rsidRPr="00997D17">
              <w:rPr>
                <w:sz w:val="22"/>
                <w:szCs w:val="22"/>
              </w:rPr>
              <w:t>Leave early: before roads are cut and before dark.</w:t>
            </w:r>
          </w:p>
          <w:p w14:paraId="6F991877" w14:textId="072A9EB9" w:rsidR="00A941FF" w:rsidRPr="00997D17" w:rsidRDefault="00A27C4B">
            <w:pPr>
              <w:pStyle w:val="ListParagraph"/>
              <w:numPr>
                <w:ilvl w:val="0"/>
                <w:numId w:val="16"/>
              </w:numPr>
              <w:jc w:val="both"/>
              <w:rPr>
                <w:sz w:val="22"/>
                <w:szCs w:val="22"/>
              </w:rPr>
            </w:pPr>
            <w:r w:rsidRPr="00997D17">
              <w:rPr>
                <w:sz w:val="22"/>
                <w:szCs w:val="22"/>
              </w:rPr>
              <w:t>Take your emergency bag and go to the designated shelter or higher ground.</w:t>
            </w:r>
          </w:p>
          <w:p w14:paraId="2EAEFA11" w14:textId="5F4C71B5" w:rsidR="002F5863" w:rsidRPr="00997D17" w:rsidRDefault="00A941FF">
            <w:pPr>
              <w:pStyle w:val="ListParagraph"/>
              <w:numPr>
                <w:ilvl w:val="0"/>
                <w:numId w:val="16"/>
              </w:numPr>
              <w:jc w:val="both"/>
              <w:rPr>
                <w:sz w:val="22"/>
                <w:szCs w:val="22"/>
              </w:rPr>
            </w:pPr>
            <w:r w:rsidRPr="00997D17">
              <w:rPr>
                <w:sz w:val="22"/>
                <w:szCs w:val="22"/>
              </w:rPr>
              <w:t>District and Ward Committees: open temporary shelters and alert communities by radio, loudspeaker and door-to-door, with support from the Police Force, the Fire and Rescue Force and the Red Cross.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EC399C6" w14:textId="7C696059" w:rsidR="00A27C4B" w:rsidRPr="00997D17" w:rsidRDefault="00A941FF">
            <w:pPr>
              <w:pStyle w:val="ListParagraph"/>
              <w:numPr>
                <w:ilvl w:val="0"/>
                <w:numId w:val="16"/>
              </w:numPr>
              <w:jc w:val="both"/>
              <w:rPr>
                <w:sz w:val="22"/>
                <w:szCs w:val="22"/>
                <w:lang w:val="sv-SE"/>
              </w:rPr>
            </w:pPr>
            <w:r w:rsidRPr="00997D17">
              <w:rPr>
                <w:sz w:val="22"/>
                <w:szCs w:val="22"/>
                <w:lang w:val="sv-SE"/>
              </w:rPr>
              <w:t>Hameni mapema: kabla barabara hazijakatika na kabla ya giza.</w:t>
            </w:r>
          </w:p>
          <w:p w14:paraId="09BC27C2" w14:textId="0917E57E" w:rsidR="002F5863" w:rsidRPr="00997D17" w:rsidRDefault="00A27C4B">
            <w:pPr>
              <w:pStyle w:val="ListParagraph"/>
              <w:numPr>
                <w:ilvl w:val="0"/>
                <w:numId w:val="16"/>
              </w:numPr>
              <w:jc w:val="both"/>
              <w:rPr>
                <w:sz w:val="22"/>
                <w:szCs w:val="22"/>
                <w:lang w:val="sv-SE"/>
              </w:rPr>
            </w:pPr>
            <w:r w:rsidRPr="00997D17">
              <w:rPr>
                <w:sz w:val="22"/>
                <w:szCs w:val="22"/>
                <w:lang w:val="sv-SE"/>
              </w:rPr>
              <w:t>Chukua begi lako la dharura na nenda kwenye makazi ya muda yaliyoainishwa au eneo la mwinuko.</w:t>
            </w:r>
          </w:p>
          <w:p w14:paraId="124DFF31" w14:textId="4AAEFDD5" w:rsidR="002F5863" w:rsidRPr="00997D17" w:rsidRDefault="00A941FF">
            <w:pPr>
              <w:pStyle w:val="ListParagraph"/>
              <w:numPr>
                <w:ilvl w:val="0"/>
                <w:numId w:val="16"/>
              </w:numPr>
              <w:jc w:val="both"/>
              <w:rPr>
                <w:sz w:val="22"/>
                <w:szCs w:val="22"/>
                <w:lang w:val="sv-SE"/>
              </w:rPr>
            </w:pPr>
            <w:r w:rsidRPr="00997D17">
              <w:rPr>
                <w:sz w:val="22"/>
                <w:szCs w:val="22"/>
                <w:lang w:val="sv-SE"/>
              </w:rPr>
              <w:t>Kamati za Wilaya na Kata: fungueni makazi ya muda na toeni tahadhari kwa jamii kupitia redio, vipaza sauti na nyumba kwa nyumba, kwa kushirikiana na Jeshi la Polisi, Jeshi la Zimamoto na Uokoaji na Chama cha Msalaba Mwekundu.</w:t>
            </w:r>
          </w:p>
        </w:tc>
      </w:tr>
      <w:tr w:rsidR="002F5863" w:rsidRPr="00997D17" w14:paraId="1A23D278"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23977AE" w14:textId="50276172" w:rsidR="002F5863" w:rsidRPr="00997D17" w:rsidRDefault="002204F6">
            <w:pPr>
              <w:pStyle w:val="ListParagraph"/>
              <w:numPr>
                <w:ilvl w:val="0"/>
                <w:numId w:val="16"/>
              </w:numPr>
              <w:jc w:val="both"/>
              <w:rPr>
                <w:sz w:val="22"/>
                <w:szCs w:val="22"/>
              </w:rPr>
            </w:pPr>
            <w:r w:rsidRPr="00997D17">
              <w:rPr>
                <w:sz w:val="22"/>
                <w:szCs w:val="22"/>
              </w:rPr>
              <w:t>Closure of schools in some affected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B116E5" w14:textId="18AA2FF4" w:rsidR="002F5863" w:rsidRPr="00997D17" w:rsidRDefault="002204F6">
            <w:pPr>
              <w:pStyle w:val="ListParagraph"/>
              <w:numPr>
                <w:ilvl w:val="0"/>
                <w:numId w:val="16"/>
              </w:numPr>
              <w:jc w:val="both"/>
              <w:rPr>
                <w:sz w:val="22"/>
                <w:szCs w:val="22"/>
              </w:rPr>
            </w:pPr>
            <w:r w:rsidRPr="00997D17">
              <w:rPr>
                <w:sz w:val="22"/>
                <w:szCs w:val="22"/>
              </w:rPr>
              <w:t>Kufungwa kwa shule katika baadhi ya maeneo yaliyoathirika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1C80A02" w14:textId="4262F30E" w:rsidR="002F5863" w:rsidRPr="00997D17" w:rsidRDefault="00FE0A4D">
            <w:pPr>
              <w:pStyle w:val="ListParagraph"/>
              <w:numPr>
                <w:ilvl w:val="0"/>
                <w:numId w:val="16"/>
              </w:numPr>
              <w:jc w:val="both"/>
              <w:rPr>
                <w:sz w:val="22"/>
                <w:szCs w:val="22"/>
              </w:rPr>
            </w:pPr>
            <w:ins w:id="27" w:author="Bonephace Kaijage" w:date="2026-10-14T06:22:00Z" w16du:dateUtc="2026-10-14T04:22:00Z">
              <w:r>
                <w:rPr>
                  <w:sz w:val="22"/>
                  <w:szCs w:val="22"/>
                </w:rPr>
                <w:t>Parents: please keep children from crossing rivers, streams or flooded paths; knee-deep flowing water can sweep a child away.</w:t>
              </w:r>
            </w:ins>
            <w:del w:id="28" w:author="Bonephace Kaijage" w:date="2026-10-14T06:22:00Z" w16du:dateUtc="2026-10-14T04:22:00Z">
              <w:r w:rsidR="00A27C4B" w:rsidRPr="00997D17" w:rsidDel="00FE0A4D">
                <w:rPr>
                  <w:sz w:val="22"/>
                  <w:szCs w:val="22"/>
                </w:rPr>
                <w:delText>Parents: do not let children cross rivers, streams or flooded paths.</w:delText>
              </w:r>
            </w:del>
          </w:p>
          <w:p w14:paraId="0234DF20" w14:textId="65581E88" w:rsidR="002F5863" w:rsidRPr="00997D17" w:rsidRDefault="00A27C4B">
            <w:pPr>
              <w:pStyle w:val="ListParagraph"/>
              <w:numPr>
                <w:ilvl w:val="0"/>
                <w:numId w:val="16"/>
              </w:numPr>
              <w:jc w:val="both"/>
              <w:rPr>
                <w:sz w:val="22"/>
                <w:szCs w:val="22"/>
              </w:rPr>
            </w:pPr>
            <w:r w:rsidRPr="00997D17">
              <w:rPr>
                <w:sz w:val="22"/>
                <w:szCs w:val="22"/>
              </w:rPr>
              <w:t>School heads: follow closure directives from the District Education Office.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95CB626" w14:textId="6E93DBAD" w:rsidR="00A27C4B" w:rsidRPr="00997D17" w:rsidRDefault="00A941FF">
            <w:pPr>
              <w:pStyle w:val="ListParagraph"/>
              <w:numPr>
                <w:ilvl w:val="0"/>
                <w:numId w:val="16"/>
              </w:numPr>
              <w:jc w:val="both"/>
              <w:rPr>
                <w:sz w:val="22"/>
                <w:szCs w:val="22"/>
              </w:rPr>
            </w:pPr>
            <w:r w:rsidRPr="00997D17">
              <w:rPr>
                <w:sz w:val="22"/>
                <w:szCs w:val="22"/>
              </w:rPr>
              <w:t>Wazazi: msiwaruhusu watoto kuvuka mito, vijito au njia zilizojaa maji.</w:t>
            </w:r>
          </w:p>
          <w:p w14:paraId="41606D6C" w14:textId="0098321C" w:rsidR="002F5863" w:rsidRPr="00997D17" w:rsidRDefault="00A27C4B">
            <w:pPr>
              <w:pStyle w:val="ListParagraph"/>
              <w:numPr>
                <w:ilvl w:val="0"/>
                <w:numId w:val="16"/>
              </w:numPr>
              <w:jc w:val="both"/>
              <w:rPr>
                <w:sz w:val="22"/>
                <w:szCs w:val="22"/>
              </w:rPr>
            </w:pPr>
            <w:r w:rsidRPr="00997D17">
              <w:rPr>
                <w:sz w:val="22"/>
                <w:szCs w:val="22"/>
              </w:rPr>
              <w:t>Wakuu wa shule: fuateni maelekezo ya kufunga shule kutoka Ofisi ya Elimu ya Wilaya.</w:t>
            </w:r>
          </w:p>
          <w:p w14:paraId="2B5294D1" w14:textId="12B63BBE" w:rsidR="002F5863" w:rsidRPr="00997D17" w:rsidRDefault="002F5863">
            <w:pPr>
              <w:pStyle w:val="ListParagraph"/>
              <w:numPr>
                <w:ilvl w:val="0"/>
                <w:numId w:val="16"/>
              </w:numPr>
              <w:jc w:val="both"/>
              <w:rPr>
                <w:sz w:val="22"/>
                <w:szCs w:val="22"/>
              </w:rPr>
            </w:pPr>
          </w:p>
        </w:tc>
      </w:tr>
      <w:tr w:rsidR="002F5863" w:rsidRPr="00997D17" w14:paraId="3DE6F9CE"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B4E1670" w14:textId="741EA2EA" w:rsidR="002F5863" w:rsidRPr="00997D17" w:rsidRDefault="00A27C4B">
            <w:pPr>
              <w:pStyle w:val="ListParagraph"/>
              <w:numPr>
                <w:ilvl w:val="0"/>
                <w:numId w:val="16"/>
              </w:numPr>
              <w:jc w:val="both"/>
              <w:rPr>
                <w:sz w:val="22"/>
                <w:szCs w:val="22"/>
              </w:rPr>
            </w:pPr>
            <w:r w:rsidRPr="00997D17">
              <w:rPr>
                <w:sz w:val="22"/>
                <w:szCs w:val="22"/>
              </w:rPr>
              <w:lastRenderedPageBreak/>
              <w:t>High risk of landslides and riverbank collapse in hazardous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DBFC684" w14:textId="565CE25E" w:rsidR="002F5863" w:rsidRPr="00997D17" w:rsidRDefault="00A941FF">
            <w:pPr>
              <w:pStyle w:val="ListParagraph"/>
              <w:numPr>
                <w:ilvl w:val="0"/>
                <w:numId w:val="16"/>
              </w:numPr>
              <w:jc w:val="both"/>
              <w:rPr>
                <w:sz w:val="22"/>
                <w:szCs w:val="22"/>
              </w:rPr>
            </w:pPr>
            <w:r w:rsidRPr="00997D17">
              <w:rPr>
                <w:sz w:val="22"/>
                <w:szCs w:val="22"/>
              </w:rPr>
              <w:t>Hatari kubwa ya maporomoko ya ardhi na kuporomoka kwa kingo za mito katika maeneo hatarishi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12F8B4C" w14:textId="225162E2" w:rsidR="002F5863" w:rsidRPr="00997D17" w:rsidRDefault="00FE0A4D">
            <w:pPr>
              <w:pStyle w:val="ListParagraph"/>
              <w:numPr>
                <w:ilvl w:val="0"/>
                <w:numId w:val="16"/>
              </w:numPr>
              <w:jc w:val="both"/>
              <w:rPr>
                <w:sz w:val="22"/>
                <w:szCs w:val="22"/>
              </w:rPr>
            </w:pPr>
            <w:ins w:id="29" w:author="Bonephace Kaijage" w:date="2026-10-14T06:22:00Z" w16du:dateUtc="2026-10-14T04:22:00Z">
              <w:r>
                <w:rPr>
                  <w:sz w:val="22"/>
                  <w:szCs w:val="22"/>
                </w:rPr>
                <w:t>Households on landslide-prone slopes or eroding riverbanks: please move to your agreed safe place before nightfall; the ground can give way without warning, and moving in the dark is far harder for older people and children.</w:t>
              </w:r>
            </w:ins>
            <w:del w:id="30" w:author="Bonephace Kaijage" w:date="2026-10-14T06:22:00Z" w16du:dateUtc="2026-10-14T04:22:00Z">
              <w:r w:rsidR="00A941FF" w:rsidRPr="00997D17" w:rsidDel="00FE0A4D">
                <w:rPr>
                  <w:sz w:val="22"/>
                  <w:szCs w:val="22"/>
                </w:rPr>
                <w:delText>Households on landslide-prone slopes or eroding riverbanks: move to a safe place before nightfall.</w:delText>
              </w:r>
            </w:del>
          </w:p>
          <w:p w14:paraId="07FFB82E" w14:textId="6C5B759E" w:rsidR="002F5863" w:rsidRPr="00997D17" w:rsidRDefault="00A27C4B">
            <w:pPr>
              <w:pStyle w:val="ListParagraph"/>
              <w:numPr>
                <w:ilvl w:val="0"/>
                <w:numId w:val="16"/>
              </w:numPr>
              <w:jc w:val="both"/>
              <w:rPr>
                <w:sz w:val="22"/>
                <w:szCs w:val="22"/>
              </w:rPr>
            </w:pPr>
            <w:r w:rsidRPr="00997D17">
              <w:rPr>
                <w:sz w:val="22"/>
                <w:szCs w:val="22"/>
              </w:rPr>
              <w:t>Stop all farming, sand harvesting and mining on steep slopes and riverbanks.</w:t>
            </w:r>
          </w:p>
          <w:p w14:paraId="784980D1" w14:textId="4A523E5A" w:rsidR="002F5863" w:rsidRPr="00997D17" w:rsidRDefault="00A27C4B">
            <w:pPr>
              <w:pStyle w:val="ListParagraph"/>
              <w:numPr>
                <w:ilvl w:val="0"/>
                <w:numId w:val="16"/>
              </w:numPr>
              <w:jc w:val="both"/>
              <w:rPr>
                <w:sz w:val="22"/>
                <w:szCs w:val="22"/>
              </w:rPr>
            </w:pPr>
            <w:r w:rsidRPr="00997D17">
              <w:rPr>
                <w:sz w:val="22"/>
                <w:szCs w:val="22"/>
              </w:rPr>
              <w:t>Report cracks, tilting trees or muddy springs to local leaders immediately.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6DFD666" w14:textId="502EDAF6" w:rsidR="002F5863" w:rsidRPr="00997D17" w:rsidRDefault="00A941FF">
            <w:pPr>
              <w:pStyle w:val="ListParagraph"/>
              <w:numPr>
                <w:ilvl w:val="0"/>
                <w:numId w:val="16"/>
              </w:numPr>
              <w:jc w:val="both"/>
              <w:rPr>
                <w:sz w:val="22"/>
                <w:szCs w:val="22"/>
              </w:rPr>
            </w:pPr>
            <w:r w:rsidRPr="00997D17">
              <w:rPr>
                <w:sz w:val="22"/>
                <w:szCs w:val="22"/>
              </w:rPr>
              <w:t>Kaya zilizo kwenye miteremko hatarishi au kingo za mito zinazomomonyoka: hameni kwenda mahali salama kabla ya usiku.</w:t>
            </w:r>
          </w:p>
          <w:p w14:paraId="4430E64A" w14:textId="0EE129BD" w:rsidR="002F5863" w:rsidRPr="00997D17" w:rsidRDefault="00A941FF">
            <w:pPr>
              <w:pStyle w:val="ListParagraph"/>
              <w:numPr>
                <w:ilvl w:val="0"/>
                <w:numId w:val="16"/>
              </w:numPr>
              <w:jc w:val="both"/>
              <w:rPr>
                <w:sz w:val="22"/>
                <w:szCs w:val="22"/>
              </w:rPr>
            </w:pPr>
            <w:r w:rsidRPr="00997D17">
              <w:rPr>
                <w:sz w:val="22"/>
                <w:szCs w:val="22"/>
              </w:rPr>
              <w:t>Sitisheni kilimo, uchimbaji wa mchanga na madini kwenye miteremko mikali na kingo za mito.</w:t>
            </w:r>
          </w:p>
          <w:p w14:paraId="22FF798E" w14:textId="13BFCECD" w:rsidR="002F5863" w:rsidRPr="00997D17" w:rsidRDefault="00A941FF">
            <w:pPr>
              <w:pStyle w:val="ListParagraph"/>
              <w:numPr>
                <w:ilvl w:val="0"/>
                <w:numId w:val="16"/>
              </w:numPr>
              <w:jc w:val="both"/>
              <w:rPr>
                <w:sz w:val="22"/>
                <w:szCs w:val="22"/>
              </w:rPr>
            </w:pPr>
            <w:r w:rsidRPr="00997D17">
              <w:rPr>
                <w:sz w:val="22"/>
                <w:szCs w:val="22"/>
              </w:rPr>
              <w:t>Toeni taarifa ya nyufa, miti kuinama au chemchemi za tope kwa viongozi wa eneo mara moja.</w:t>
            </w:r>
          </w:p>
        </w:tc>
      </w:tr>
      <w:tr w:rsidR="002F5863" w:rsidRPr="000343A2" w14:paraId="28B8E24B"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10A16AC" w14:textId="406D3EF4" w:rsidR="002F5863" w:rsidRPr="00997D17" w:rsidRDefault="00A27C4B">
            <w:pPr>
              <w:pStyle w:val="ListParagraph"/>
              <w:numPr>
                <w:ilvl w:val="0"/>
                <w:numId w:val="16"/>
              </w:numPr>
              <w:jc w:val="both"/>
              <w:rPr>
                <w:sz w:val="22"/>
                <w:szCs w:val="22"/>
              </w:rPr>
            </w:pPr>
            <w:r w:rsidRPr="00997D17">
              <w:rPr>
                <w:sz w:val="22"/>
                <w:szCs w:val="22"/>
              </w:rPr>
              <w:t>Weak buildings at risk of collapse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B149F39" w14:textId="3A14DE1F" w:rsidR="002F5863" w:rsidRPr="00997D17" w:rsidRDefault="00A941FF">
            <w:pPr>
              <w:pStyle w:val="ListParagraph"/>
              <w:numPr>
                <w:ilvl w:val="0"/>
                <w:numId w:val="16"/>
              </w:numPr>
              <w:jc w:val="both"/>
              <w:rPr>
                <w:sz w:val="22"/>
                <w:szCs w:val="22"/>
              </w:rPr>
            </w:pPr>
            <w:r w:rsidRPr="00997D17">
              <w:rPr>
                <w:sz w:val="22"/>
                <w:szCs w:val="22"/>
              </w:rPr>
              <w:t>Majengo dhaifu yako hatarini kuanguka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12D2646" w14:textId="4D9A300A" w:rsidR="002F5863" w:rsidRPr="00997D17" w:rsidRDefault="00A27C4B">
            <w:pPr>
              <w:pStyle w:val="ListParagraph"/>
              <w:numPr>
                <w:ilvl w:val="0"/>
                <w:numId w:val="16"/>
              </w:numPr>
              <w:jc w:val="both"/>
              <w:rPr>
                <w:sz w:val="22"/>
                <w:szCs w:val="22"/>
              </w:rPr>
            </w:pPr>
            <w:r w:rsidRPr="00997D17">
              <w:rPr>
                <w:sz w:val="22"/>
                <w:szCs w:val="22"/>
              </w:rPr>
              <w:t>Move out of mud-walled, cracked or damaged buildings, or those with water around the foundations.</w:t>
            </w:r>
          </w:p>
          <w:p w14:paraId="7C2219BA" w14:textId="25CE4454" w:rsidR="002F5863" w:rsidRPr="00997D17" w:rsidRDefault="00A27C4B">
            <w:pPr>
              <w:pStyle w:val="ListParagraph"/>
              <w:numPr>
                <w:ilvl w:val="0"/>
                <w:numId w:val="16"/>
              </w:numPr>
              <w:jc w:val="both"/>
              <w:rPr>
                <w:sz w:val="22"/>
                <w:szCs w:val="22"/>
              </w:rPr>
            </w:pPr>
            <w:r w:rsidRPr="00997D17">
              <w:rPr>
                <w:sz w:val="22"/>
                <w:szCs w:val="22"/>
              </w:rPr>
              <w:t>Do not shelter inside weak buildings.</w:t>
            </w:r>
          </w:p>
          <w:p w14:paraId="4341EDA8" w14:textId="6814E2CC" w:rsidR="002F5863" w:rsidRPr="00997D17" w:rsidRDefault="00A27C4B">
            <w:pPr>
              <w:pStyle w:val="ListParagraph"/>
              <w:numPr>
                <w:ilvl w:val="0"/>
                <w:numId w:val="16"/>
              </w:numPr>
              <w:jc w:val="both"/>
              <w:rPr>
                <w:sz w:val="22"/>
                <w:szCs w:val="22"/>
              </w:rPr>
            </w:pPr>
            <w:r w:rsidRPr="00997D17">
              <w:rPr>
                <w:sz w:val="22"/>
                <w:szCs w:val="22"/>
              </w:rPr>
              <w:t>Report damaged buildings to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470DE3" w14:textId="044D8E7F" w:rsidR="002F5863" w:rsidRPr="00997D17" w:rsidRDefault="00A941FF">
            <w:pPr>
              <w:pStyle w:val="ListParagraph"/>
              <w:numPr>
                <w:ilvl w:val="0"/>
                <w:numId w:val="16"/>
              </w:numPr>
              <w:jc w:val="both"/>
              <w:rPr>
                <w:sz w:val="22"/>
                <w:szCs w:val="22"/>
              </w:rPr>
            </w:pPr>
            <w:r w:rsidRPr="00997D17">
              <w:rPr>
                <w:sz w:val="22"/>
                <w:szCs w:val="22"/>
              </w:rPr>
              <w:t>Hama kutoka nyumba za udongo, zenye nyufa au zilizoharibika, au zenye maji kuzunguka msingi.</w:t>
            </w:r>
          </w:p>
          <w:p w14:paraId="67EC9EB8" w14:textId="3D3F4734" w:rsidR="002F5863" w:rsidRPr="00997D17" w:rsidRDefault="00A27C4B">
            <w:pPr>
              <w:pStyle w:val="ListParagraph"/>
              <w:numPr>
                <w:ilvl w:val="0"/>
                <w:numId w:val="16"/>
              </w:numPr>
              <w:jc w:val="both"/>
              <w:rPr>
                <w:sz w:val="22"/>
                <w:szCs w:val="22"/>
                <w:lang w:val="sv-SE"/>
              </w:rPr>
            </w:pPr>
            <w:r w:rsidRPr="00997D17">
              <w:rPr>
                <w:sz w:val="22"/>
                <w:szCs w:val="22"/>
                <w:lang w:val="sv-SE"/>
              </w:rPr>
              <w:t>Usijikinge ndani ya majengo dhaifu.</w:t>
            </w:r>
          </w:p>
          <w:p w14:paraId="7B91F034" w14:textId="48035726" w:rsidR="002F5863" w:rsidRPr="00997D17" w:rsidRDefault="00A27C4B">
            <w:pPr>
              <w:pStyle w:val="ListParagraph"/>
              <w:numPr>
                <w:ilvl w:val="0"/>
                <w:numId w:val="16"/>
              </w:numPr>
              <w:jc w:val="both"/>
              <w:rPr>
                <w:sz w:val="22"/>
                <w:szCs w:val="22"/>
                <w:lang w:val="sv-SE"/>
              </w:rPr>
            </w:pPr>
            <w:r w:rsidRPr="00997D17">
              <w:rPr>
                <w:sz w:val="22"/>
                <w:szCs w:val="22"/>
                <w:lang w:val="sv-SE"/>
              </w:rPr>
              <w:t>Toa taarifa ya majengo yaliyoharibika kwa viongozi wa Kijiji/Mtaa.</w:t>
            </w:r>
          </w:p>
        </w:tc>
      </w:tr>
      <w:tr w:rsidR="00513C7E" w:rsidRPr="00997D17" w14:paraId="44DA8911"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8097428" w14:textId="0EC93A87" w:rsidR="00513C7E" w:rsidRPr="00997D17" w:rsidRDefault="00513C7E">
            <w:pPr>
              <w:pStyle w:val="ListParagraph"/>
              <w:numPr>
                <w:ilvl w:val="0"/>
                <w:numId w:val="16"/>
              </w:numPr>
              <w:jc w:val="both"/>
              <w:rPr>
                <w:sz w:val="22"/>
                <w:szCs w:val="22"/>
              </w:rPr>
            </w:pPr>
            <w:r w:rsidRPr="00997D17">
              <w:rPr>
                <w:sz w:val="22"/>
                <w:szCs w:val="22"/>
              </w:rPr>
              <w:lastRenderedPageBreak/>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DB9E1A0" w14:textId="58D70F5A" w:rsidR="00513C7E" w:rsidRPr="00997D17" w:rsidRDefault="00513C7E">
            <w:pPr>
              <w:pStyle w:val="ListParagraph"/>
              <w:numPr>
                <w:ilvl w:val="0"/>
                <w:numId w:val="16"/>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97D158" w14:textId="77777777" w:rsidR="00513C7E" w:rsidRPr="00997D17" w:rsidRDefault="00513C7E">
            <w:pPr>
              <w:pStyle w:val="ListParagraph"/>
              <w:numPr>
                <w:ilvl w:val="0"/>
                <w:numId w:val="16"/>
              </w:numPr>
              <w:jc w:val="both"/>
              <w:rPr>
                <w:sz w:val="22"/>
                <w:szCs w:val="22"/>
              </w:rPr>
            </w:pPr>
            <w:r w:rsidRPr="00997D17">
              <w:rPr>
                <w:sz w:val="22"/>
                <w:szCs w:val="22"/>
              </w:rPr>
              <w:t>Please continue to follow updates from TMA, Disaster Management Committees and local leaders.</w:t>
            </w:r>
          </w:p>
          <w:p w14:paraId="2F11685B" w14:textId="1F46DB9C" w:rsidR="00513C7E" w:rsidRPr="00997D17" w:rsidRDefault="00513C7E">
            <w:pPr>
              <w:pStyle w:val="ListParagraph"/>
              <w:numPr>
                <w:ilvl w:val="0"/>
                <w:numId w:val="16"/>
              </w:numPr>
              <w:jc w:val="both"/>
              <w:rPr>
                <w:sz w:val="22"/>
                <w:szCs w:val="22"/>
              </w:rPr>
            </w:pPr>
            <w:r w:rsidRPr="00997D17">
              <w:rPr>
                <w:sz w:val="22"/>
                <w:szCs w:val="22"/>
              </w:rPr>
              <w:t>This warning remains in force until the authorities lower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5C0218" w14:textId="77777777" w:rsidR="00513C7E" w:rsidRPr="00997D17" w:rsidRDefault="00513C7E">
            <w:pPr>
              <w:pStyle w:val="ListParagraph"/>
              <w:numPr>
                <w:ilvl w:val="0"/>
                <w:numId w:val="16"/>
              </w:numPr>
              <w:jc w:val="both"/>
              <w:rPr>
                <w:sz w:val="22"/>
                <w:szCs w:val="22"/>
              </w:rPr>
            </w:pPr>
            <w:r w:rsidRPr="00997D17">
              <w:rPr>
                <w:sz w:val="22"/>
                <w:szCs w:val="22"/>
              </w:rPr>
              <w:t>Tafadhali endeleeni kufuatilia taarifa za TMA, Kamati za Usimamizi wa Maafa na viongozi wa eneo.</w:t>
            </w:r>
          </w:p>
          <w:p w14:paraId="49DD2B7F" w14:textId="56C90C30" w:rsidR="00513C7E" w:rsidRPr="00997D17" w:rsidRDefault="00513C7E">
            <w:pPr>
              <w:pStyle w:val="ListParagraph"/>
              <w:numPr>
                <w:ilvl w:val="0"/>
                <w:numId w:val="16"/>
              </w:numPr>
              <w:jc w:val="both"/>
              <w:rPr>
                <w:sz w:val="22"/>
                <w:szCs w:val="22"/>
              </w:rPr>
            </w:pPr>
            <w:r w:rsidRPr="00997D17">
              <w:rPr>
                <w:sz w:val="22"/>
                <w:szCs w:val="22"/>
              </w:rPr>
              <w:t>Tahadhari hii itaendelea kutumika hadi mamlaka zitakapoishusha au kuiondoa rasmi.</w:t>
            </w:r>
          </w:p>
        </w:tc>
      </w:tr>
    </w:tbl>
    <w:p w14:paraId="57CE2432" w14:textId="77777777" w:rsidR="002F5863" w:rsidRPr="00997D17" w:rsidRDefault="002F5863" w:rsidP="000359A0">
      <w:pPr>
        <w:jc w:val="both"/>
        <w:rPr>
          <w:sz w:val="22"/>
          <w:szCs w:val="22"/>
        </w:rPr>
      </w:pPr>
    </w:p>
    <w:p w14:paraId="1A4F80E9" w14:textId="77777777" w:rsidR="002F5863" w:rsidRPr="00997D17" w:rsidRDefault="002F5863"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2F5863" w:rsidRPr="00997D17" w14:paraId="618A9A76" w14:textId="77777777">
        <w:tc>
          <w:tcPr>
            <w:tcW w:w="456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77112FF3" w14:textId="77777777" w:rsidR="002F5863" w:rsidRPr="00997D17" w:rsidRDefault="002204F6" w:rsidP="000359A0">
            <w:pPr>
              <w:jc w:val="both"/>
              <w:rPr>
                <w:sz w:val="22"/>
                <w:szCs w:val="22"/>
              </w:rPr>
            </w:pPr>
            <w:r w:rsidRPr="00997D17">
              <w:rPr>
                <w:sz w:val="22"/>
                <w:szCs w:val="22"/>
              </w:rPr>
              <w:t>MAJOR WARNING</w:t>
            </w:r>
          </w:p>
        </w:tc>
        <w:tc>
          <w:tcPr>
            <w:tcW w:w="684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69697E27" w14:textId="77777777" w:rsidR="002F5863" w:rsidRPr="00997D17" w:rsidRDefault="002204F6" w:rsidP="000359A0">
            <w:pPr>
              <w:jc w:val="both"/>
              <w:rPr>
                <w:sz w:val="22"/>
                <w:szCs w:val="22"/>
              </w:rPr>
            </w:pPr>
            <w:r w:rsidRPr="00997D17">
              <w:rPr>
                <w:sz w:val="22"/>
                <w:szCs w:val="22"/>
              </w:rPr>
              <w:t>TAKE ACTION IMMEDIATELY</w:t>
            </w:r>
          </w:p>
        </w:tc>
        <w:tc>
          <w:tcPr>
            <w:tcW w:w="228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0F198832" w14:textId="77777777" w:rsidR="002F5863" w:rsidRPr="00997D17" w:rsidRDefault="002204F6" w:rsidP="000359A0">
            <w:pPr>
              <w:jc w:val="both"/>
              <w:rPr>
                <w:sz w:val="22"/>
                <w:szCs w:val="22"/>
              </w:rPr>
            </w:pPr>
            <w:r w:rsidRPr="00997D17">
              <w:rPr>
                <w:sz w:val="22"/>
                <w:szCs w:val="22"/>
              </w:rPr>
              <w:t>LEVEL 3</w:t>
            </w:r>
          </w:p>
        </w:tc>
      </w:tr>
    </w:tbl>
    <w:p w14:paraId="1D5498D4" w14:textId="77777777" w:rsidR="002F5863" w:rsidRPr="00997D17" w:rsidRDefault="002F5863" w:rsidP="000359A0">
      <w:pPr>
        <w:jc w:val="both"/>
        <w:rPr>
          <w:sz w:val="22"/>
          <w:szCs w:val="22"/>
        </w:rPr>
      </w:pPr>
    </w:p>
    <w:p w14:paraId="1B4F4AB4" w14:textId="77777777" w:rsidR="002F5863" w:rsidRPr="00997D17" w:rsidRDefault="002F5863"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2F5863" w:rsidRPr="00997D17" w14:paraId="5806B2DA" w14:textId="77777777">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BF1A5CB" w14:textId="77777777" w:rsidR="002F5863" w:rsidRPr="00997D17" w:rsidRDefault="002204F6"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07244C0" w14:textId="77777777" w:rsidR="002F5863" w:rsidRPr="00997D17" w:rsidRDefault="002204F6"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AC431BA" w14:textId="1EB71E96" w:rsidR="002F5863" w:rsidRPr="00997D17" w:rsidRDefault="002204F6"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3B453FC" w14:textId="63AA5F33" w:rsidR="002F5863" w:rsidRPr="00997D17" w:rsidRDefault="002204F6" w:rsidP="000359A0">
            <w:pPr>
              <w:jc w:val="both"/>
              <w:rPr>
                <w:sz w:val="22"/>
                <w:szCs w:val="22"/>
              </w:rPr>
            </w:pPr>
            <w:r w:rsidRPr="00997D17">
              <w:rPr>
                <w:sz w:val="22"/>
                <w:szCs w:val="22"/>
              </w:rPr>
              <w:t>HATUA (SW)</w:t>
            </w:r>
          </w:p>
        </w:tc>
      </w:tr>
      <w:tr w:rsidR="002F5863" w:rsidRPr="00997D17" w14:paraId="2C9F19C5"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0839E7" w14:textId="441D0389" w:rsidR="002F5863" w:rsidRPr="00997D17" w:rsidRDefault="002204F6">
            <w:pPr>
              <w:pStyle w:val="ListParagraph"/>
              <w:numPr>
                <w:ilvl w:val="0"/>
                <w:numId w:val="17"/>
              </w:numPr>
              <w:jc w:val="both"/>
              <w:rPr>
                <w:sz w:val="22"/>
                <w:szCs w:val="22"/>
              </w:rPr>
            </w:pPr>
            <w:r w:rsidRPr="00997D17">
              <w:rPr>
                <w:sz w:val="22"/>
                <w:szCs w:val="22"/>
              </w:rPr>
              <w:t>Widespread severe flooding affecting whole communities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A20B31" w14:textId="5622445D" w:rsidR="002F5863" w:rsidRPr="00997D17" w:rsidRDefault="002204F6">
            <w:pPr>
              <w:pStyle w:val="ListParagraph"/>
              <w:numPr>
                <w:ilvl w:val="0"/>
                <w:numId w:val="17"/>
              </w:numPr>
              <w:jc w:val="both"/>
              <w:rPr>
                <w:sz w:val="22"/>
                <w:szCs w:val="22"/>
              </w:rPr>
            </w:pPr>
            <w:r w:rsidRPr="00997D17">
              <w:rPr>
                <w:sz w:val="22"/>
                <w:szCs w:val="22"/>
              </w:rPr>
              <w:t>Mafuriko makubwa yaliyoenea yanayoathiri jamii nzima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941A16" w14:textId="68BD6713" w:rsidR="002F5863" w:rsidRPr="00997D17" w:rsidRDefault="00513C7E">
            <w:pPr>
              <w:pStyle w:val="ListParagraph"/>
              <w:numPr>
                <w:ilvl w:val="0"/>
                <w:numId w:val="17"/>
              </w:numPr>
              <w:jc w:val="both"/>
              <w:rPr>
                <w:sz w:val="22"/>
                <w:szCs w:val="22"/>
              </w:rPr>
            </w:pPr>
            <w:r w:rsidRPr="00997D17">
              <w:rPr>
                <w:sz w:val="22"/>
                <w:szCs w:val="22"/>
              </w:rPr>
              <w:t>Residents of flood areas: please evacuate to higher ground or an official shelter as directed; do not go back for belongings.</w:t>
            </w:r>
          </w:p>
          <w:p w14:paraId="2DB99C2E" w14:textId="30A7C113" w:rsidR="002F5863" w:rsidRPr="00997D17" w:rsidRDefault="00A27C4B">
            <w:pPr>
              <w:pStyle w:val="ListParagraph"/>
              <w:numPr>
                <w:ilvl w:val="0"/>
                <w:numId w:val="17"/>
              </w:numPr>
              <w:jc w:val="both"/>
              <w:rPr>
                <w:sz w:val="22"/>
                <w:szCs w:val="22"/>
              </w:rPr>
            </w:pPr>
            <w:r w:rsidRPr="00997D17">
              <w:rPr>
                <w:sz w:val="22"/>
                <w:szCs w:val="22"/>
              </w:rPr>
              <w:t>If you are trapped, move to the highest safe point, signal for help and do not enter the water.</w:t>
            </w:r>
          </w:p>
          <w:p w14:paraId="44A9508D" w14:textId="4DB95D82" w:rsidR="002F5863" w:rsidRPr="00997D17" w:rsidRDefault="00A27C4B">
            <w:pPr>
              <w:pStyle w:val="ListParagraph"/>
              <w:numPr>
                <w:ilvl w:val="0"/>
                <w:numId w:val="17"/>
              </w:numPr>
              <w:jc w:val="both"/>
              <w:rPr>
                <w:sz w:val="22"/>
                <w:szCs w:val="22"/>
              </w:rPr>
            </w:pPr>
            <w:r w:rsidRPr="00997D17">
              <w:rPr>
                <w:sz w:val="22"/>
                <w:szCs w:val="22"/>
              </w:rPr>
              <w:t>Follow instructions from Disaster Management Committees, the Police Force and the Fire and Rescue Force.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E8401C6" w14:textId="5B452DF3" w:rsidR="002F5863" w:rsidRPr="00997D17" w:rsidRDefault="00513C7E">
            <w:pPr>
              <w:pStyle w:val="ListParagraph"/>
              <w:numPr>
                <w:ilvl w:val="0"/>
                <w:numId w:val="17"/>
              </w:numPr>
              <w:jc w:val="both"/>
              <w:rPr>
                <w:sz w:val="22"/>
                <w:szCs w:val="22"/>
              </w:rPr>
            </w:pPr>
            <w:r w:rsidRPr="00997D17">
              <w:rPr>
                <w:sz w:val="22"/>
                <w:szCs w:val="22"/>
              </w:rPr>
              <w:t>Wakazi wa maeneo ya mafuriko: tafadhali hamieni maeneo ya mwinuko au makazi rasmi ya muda kama mnavyoelekezwa; msirudi kufuata mali.</w:t>
            </w:r>
          </w:p>
          <w:p w14:paraId="1944C686" w14:textId="1C4A660B" w:rsidR="002F5863" w:rsidRPr="00997D17" w:rsidRDefault="00A27C4B">
            <w:pPr>
              <w:pStyle w:val="ListParagraph"/>
              <w:numPr>
                <w:ilvl w:val="0"/>
                <w:numId w:val="17"/>
              </w:numPr>
              <w:jc w:val="both"/>
              <w:rPr>
                <w:sz w:val="22"/>
                <w:szCs w:val="22"/>
              </w:rPr>
            </w:pPr>
            <w:r w:rsidRPr="00997D17">
              <w:rPr>
                <w:sz w:val="22"/>
                <w:szCs w:val="22"/>
              </w:rPr>
              <w:t>Ukikwama, panda sehemu ya juu iliyo salama, omba msaada kwa ishara na usiingie majini.</w:t>
            </w:r>
          </w:p>
          <w:p w14:paraId="7E80C1FE" w14:textId="52AD0BCE" w:rsidR="002F5863" w:rsidRPr="00997D17" w:rsidRDefault="00A27C4B">
            <w:pPr>
              <w:pStyle w:val="ListParagraph"/>
              <w:numPr>
                <w:ilvl w:val="0"/>
                <w:numId w:val="17"/>
              </w:numPr>
              <w:jc w:val="both"/>
              <w:rPr>
                <w:sz w:val="22"/>
                <w:szCs w:val="22"/>
              </w:rPr>
            </w:pPr>
            <w:r w:rsidRPr="00997D17">
              <w:rPr>
                <w:sz w:val="22"/>
                <w:szCs w:val="22"/>
              </w:rPr>
              <w:t>Fuata maelekezo ya Kamati za Usimamizi wa Maafa, Jeshi la Polisi na Jeshi la Zimamoto na Uokoaji.</w:t>
            </w:r>
          </w:p>
        </w:tc>
      </w:tr>
      <w:tr w:rsidR="002F5863" w:rsidRPr="00997D17" w14:paraId="53F06885"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EAC7501" w14:textId="53AAAEFB" w:rsidR="002F5863" w:rsidRPr="00997D17" w:rsidRDefault="00A27C4B">
            <w:pPr>
              <w:pStyle w:val="ListParagraph"/>
              <w:numPr>
                <w:ilvl w:val="0"/>
                <w:numId w:val="17"/>
              </w:numPr>
              <w:jc w:val="both"/>
              <w:rPr>
                <w:sz w:val="22"/>
                <w:szCs w:val="22"/>
              </w:rPr>
            </w:pPr>
            <w:r w:rsidRPr="00997D17">
              <w:rPr>
                <w:sz w:val="22"/>
                <w:szCs w:val="22"/>
              </w:rPr>
              <w:lastRenderedPageBreak/>
              <w:t>Main roads and bridges impassable; communities cut off</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9118A6B" w14:textId="5607C885" w:rsidR="002F5863" w:rsidRPr="00997D17" w:rsidRDefault="00A941FF">
            <w:pPr>
              <w:pStyle w:val="ListParagraph"/>
              <w:numPr>
                <w:ilvl w:val="0"/>
                <w:numId w:val="17"/>
              </w:numPr>
              <w:jc w:val="both"/>
              <w:rPr>
                <w:sz w:val="22"/>
                <w:szCs w:val="22"/>
                <w:lang w:val="sv-SE"/>
              </w:rPr>
            </w:pPr>
            <w:r w:rsidRPr="00997D17">
              <w:rPr>
                <w:sz w:val="22"/>
                <w:szCs w:val="22"/>
                <w:lang w:val="sv-SE"/>
              </w:rPr>
              <w:t>Barabara kuu na madaraja kutopitika; jamii kukosa mawasiliano ya barabara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0F809CE" w14:textId="03A48165" w:rsidR="002F5863" w:rsidRPr="00997D17" w:rsidRDefault="00A27C4B">
            <w:pPr>
              <w:pStyle w:val="ListParagraph"/>
              <w:numPr>
                <w:ilvl w:val="0"/>
                <w:numId w:val="17"/>
              </w:numPr>
              <w:jc w:val="both"/>
              <w:rPr>
                <w:sz w:val="22"/>
                <w:szCs w:val="22"/>
              </w:rPr>
            </w:pPr>
            <w:r w:rsidRPr="00997D17">
              <w:rPr>
                <w:sz w:val="22"/>
                <w:szCs w:val="22"/>
              </w:rPr>
              <w:t>Do not travel unless it is a life-saving emergency.</w:t>
            </w:r>
          </w:p>
          <w:p w14:paraId="269D02FF" w14:textId="21D94723" w:rsidR="002F5863" w:rsidRPr="00997D17" w:rsidRDefault="00A27C4B">
            <w:pPr>
              <w:pStyle w:val="ListParagraph"/>
              <w:numPr>
                <w:ilvl w:val="0"/>
                <w:numId w:val="17"/>
              </w:numPr>
              <w:jc w:val="both"/>
              <w:rPr>
                <w:sz w:val="22"/>
                <w:szCs w:val="22"/>
              </w:rPr>
            </w:pPr>
            <w:r w:rsidRPr="00997D17">
              <w:rPr>
                <w:sz w:val="22"/>
                <w:szCs w:val="22"/>
              </w:rPr>
              <w:t>Keep emergency routes clear for rescue vehicles and ambulances.</w:t>
            </w:r>
          </w:p>
          <w:p w14:paraId="7088BE56" w14:textId="1035763A" w:rsidR="002F5863" w:rsidRPr="00997D17" w:rsidRDefault="00A27C4B">
            <w:pPr>
              <w:pStyle w:val="ListParagraph"/>
              <w:numPr>
                <w:ilvl w:val="0"/>
                <w:numId w:val="17"/>
              </w:numPr>
              <w:jc w:val="both"/>
              <w:rPr>
                <w:sz w:val="22"/>
                <w:szCs w:val="22"/>
              </w:rPr>
            </w:pPr>
            <w:r w:rsidRPr="00997D17">
              <w:rPr>
                <w:sz w:val="22"/>
                <w:szCs w:val="22"/>
              </w:rPr>
              <w:t>Obey road closures by the Police Force, TANROADS and TARURA.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FAD0F1" w14:textId="6E054684" w:rsidR="002F5863" w:rsidRPr="00997D17" w:rsidRDefault="00A27C4B">
            <w:pPr>
              <w:pStyle w:val="ListParagraph"/>
              <w:numPr>
                <w:ilvl w:val="0"/>
                <w:numId w:val="17"/>
              </w:numPr>
              <w:jc w:val="both"/>
              <w:rPr>
                <w:sz w:val="22"/>
                <w:szCs w:val="22"/>
              </w:rPr>
            </w:pPr>
            <w:r w:rsidRPr="00997D17">
              <w:rPr>
                <w:sz w:val="22"/>
                <w:szCs w:val="22"/>
              </w:rPr>
              <w:t>Usisafiri isipokuwa kwa dharura ya kuokoa maisha.</w:t>
            </w:r>
          </w:p>
          <w:p w14:paraId="592E9660" w14:textId="511F1513" w:rsidR="002F5863" w:rsidRPr="00997D17" w:rsidRDefault="00A27C4B">
            <w:pPr>
              <w:pStyle w:val="ListParagraph"/>
              <w:numPr>
                <w:ilvl w:val="0"/>
                <w:numId w:val="17"/>
              </w:numPr>
              <w:jc w:val="both"/>
              <w:rPr>
                <w:sz w:val="22"/>
                <w:szCs w:val="22"/>
              </w:rPr>
            </w:pPr>
            <w:r w:rsidRPr="00997D17">
              <w:rPr>
                <w:sz w:val="22"/>
                <w:szCs w:val="22"/>
              </w:rPr>
              <w:t>Acha wazi njia za dharura kwa magari ya uokoaji na ya wagonjwa.</w:t>
            </w:r>
          </w:p>
          <w:p w14:paraId="6B4BBF22" w14:textId="1578F772" w:rsidR="002F5863" w:rsidRPr="00997D17" w:rsidRDefault="00A27C4B">
            <w:pPr>
              <w:pStyle w:val="ListParagraph"/>
              <w:numPr>
                <w:ilvl w:val="0"/>
                <w:numId w:val="17"/>
              </w:numPr>
              <w:jc w:val="both"/>
              <w:rPr>
                <w:sz w:val="22"/>
                <w:szCs w:val="22"/>
              </w:rPr>
            </w:pPr>
            <w:r w:rsidRPr="00997D17">
              <w:rPr>
                <w:sz w:val="22"/>
                <w:szCs w:val="22"/>
              </w:rPr>
              <w:t>Tii ufungaji wa barabara unaofanywa na Jeshi la Polisi, TANROADS na TARURA.</w:t>
            </w:r>
          </w:p>
        </w:tc>
      </w:tr>
      <w:tr w:rsidR="002F5863" w:rsidRPr="00997D17" w14:paraId="0864ED28"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E6A92E" w14:textId="5CB98ADB" w:rsidR="002F5863" w:rsidRPr="00997D17" w:rsidRDefault="00A27C4B">
            <w:pPr>
              <w:pStyle w:val="ListParagraph"/>
              <w:numPr>
                <w:ilvl w:val="0"/>
                <w:numId w:val="17"/>
              </w:numPr>
              <w:jc w:val="both"/>
              <w:rPr>
                <w:sz w:val="22"/>
                <w:szCs w:val="22"/>
              </w:rPr>
            </w:pPr>
            <w:r w:rsidRPr="00997D17">
              <w:rPr>
                <w:sz w:val="22"/>
                <w:szCs w:val="22"/>
              </w:rPr>
              <w:t>Loss of life from fast-flowing and deep water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F53502" w14:textId="5510E779" w:rsidR="002F5863" w:rsidRPr="00997D17" w:rsidRDefault="00A27C4B">
            <w:pPr>
              <w:pStyle w:val="ListParagraph"/>
              <w:numPr>
                <w:ilvl w:val="0"/>
                <w:numId w:val="17"/>
              </w:numPr>
              <w:jc w:val="both"/>
              <w:rPr>
                <w:sz w:val="22"/>
                <w:szCs w:val="22"/>
              </w:rPr>
            </w:pPr>
            <w:r w:rsidRPr="00997D17">
              <w:rPr>
                <w:sz w:val="22"/>
                <w:szCs w:val="22"/>
              </w:rPr>
              <w:t>Vifo kutokana na maji yanayotiririka kwa kasi na yenye kina kirefu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0FF6BC4" w14:textId="048CE6BA" w:rsidR="002F5863" w:rsidRPr="00997D17" w:rsidRDefault="00513C7E">
            <w:pPr>
              <w:pStyle w:val="ListParagraph"/>
              <w:numPr>
                <w:ilvl w:val="0"/>
                <w:numId w:val="17"/>
              </w:numPr>
              <w:jc w:val="both"/>
              <w:rPr>
                <w:sz w:val="22"/>
                <w:szCs w:val="22"/>
              </w:rPr>
            </w:pPr>
            <w:r w:rsidRPr="00997D17">
              <w:rPr>
                <w:sz w:val="22"/>
                <w:szCs w:val="22"/>
              </w:rPr>
              <w:t>Please do not enter floodwater on foot, by motorcycle or by vehicle.</w:t>
            </w:r>
          </w:p>
          <w:p w14:paraId="61D5F01B" w14:textId="2EC7F528" w:rsidR="002F5863" w:rsidRPr="00997D17" w:rsidRDefault="00A27C4B">
            <w:pPr>
              <w:pStyle w:val="ListParagraph"/>
              <w:numPr>
                <w:ilvl w:val="0"/>
                <w:numId w:val="17"/>
              </w:numPr>
              <w:jc w:val="both"/>
              <w:rPr>
                <w:sz w:val="22"/>
                <w:szCs w:val="22"/>
              </w:rPr>
            </w:pPr>
            <w:r w:rsidRPr="00997D17">
              <w:rPr>
                <w:sz w:val="22"/>
                <w:szCs w:val="22"/>
              </w:rPr>
              <w:t>Do not jump in to rescue someone: throw a rope or a floating object and call for help.</w:t>
            </w:r>
          </w:p>
          <w:p w14:paraId="67691499" w14:textId="6117F7E0" w:rsidR="002F5863" w:rsidRPr="00997D17" w:rsidRDefault="00A941FF">
            <w:pPr>
              <w:pStyle w:val="ListParagraph"/>
              <w:numPr>
                <w:ilvl w:val="0"/>
                <w:numId w:val="17"/>
              </w:numPr>
              <w:jc w:val="both"/>
              <w:rPr>
                <w:sz w:val="22"/>
                <w:szCs w:val="22"/>
              </w:rPr>
            </w:pPr>
            <w:r w:rsidRPr="00997D17">
              <w:rPr>
                <w:sz w:val="22"/>
                <w:szCs w:val="22"/>
              </w:rPr>
              <w:t xml:space="preserve">In an emergency, call </w:t>
            </w:r>
            <w:r w:rsidR="0020396E" w:rsidRPr="00997D17">
              <w:rPr>
                <w:sz w:val="22"/>
                <w:szCs w:val="22"/>
              </w:rPr>
              <w:t>190</w:t>
            </w:r>
            <w:r w:rsidRPr="00997D17">
              <w:rPr>
                <w:sz w:val="22"/>
                <w:szCs w:val="22"/>
              </w:rPr>
              <w:t xml:space="preserve"> or 114 (Fire and Rescue), or inform your local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482040" w14:textId="6F8D2CF4" w:rsidR="002F5863" w:rsidRPr="00997D17" w:rsidRDefault="00513C7E">
            <w:pPr>
              <w:pStyle w:val="ListParagraph"/>
              <w:numPr>
                <w:ilvl w:val="0"/>
                <w:numId w:val="17"/>
              </w:numPr>
              <w:jc w:val="both"/>
              <w:rPr>
                <w:sz w:val="22"/>
                <w:szCs w:val="22"/>
              </w:rPr>
            </w:pPr>
            <w:r w:rsidRPr="00997D17">
              <w:rPr>
                <w:sz w:val="22"/>
                <w:szCs w:val="22"/>
              </w:rPr>
              <w:t>Tafadhali usiingie kwenye maji ya mafuriko kwa miguu, pikipiki wala gari.</w:t>
            </w:r>
          </w:p>
          <w:p w14:paraId="7B0A1BF3" w14:textId="7BA86337" w:rsidR="002F5863" w:rsidRPr="00997D17" w:rsidRDefault="00A27C4B">
            <w:pPr>
              <w:pStyle w:val="ListParagraph"/>
              <w:numPr>
                <w:ilvl w:val="0"/>
                <w:numId w:val="17"/>
              </w:numPr>
              <w:jc w:val="both"/>
              <w:rPr>
                <w:sz w:val="22"/>
                <w:szCs w:val="22"/>
              </w:rPr>
            </w:pPr>
            <w:r w:rsidRPr="00997D17">
              <w:rPr>
                <w:sz w:val="22"/>
                <w:szCs w:val="22"/>
              </w:rPr>
              <w:t>Usiruke majini kumwokoa mtu: mrushie kamba au kitu kinachoelea na omba msaada.</w:t>
            </w:r>
          </w:p>
          <w:p w14:paraId="4DDF3E46" w14:textId="5BDC59F5" w:rsidR="002F5863" w:rsidRPr="00997D17" w:rsidRDefault="00A941FF">
            <w:pPr>
              <w:pStyle w:val="ListParagraph"/>
              <w:numPr>
                <w:ilvl w:val="0"/>
                <w:numId w:val="17"/>
              </w:numPr>
              <w:jc w:val="both"/>
              <w:rPr>
                <w:sz w:val="22"/>
                <w:szCs w:val="22"/>
              </w:rPr>
            </w:pPr>
            <w:r w:rsidRPr="00997D17">
              <w:rPr>
                <w:sz w:val="22"/>
                <w:szCs w:val="22"/>
              </w:rPr>
              <w:t xml:space="preserve">Wakati wa dharura, piga simu </w:t>
            </w:r>
            <w:r w:rsidR="0020396E" w:rsidRPr="00997D17">
              <w:rPr>
                <w:sz w:val="22"/>
                <w:szCs w:val="22"/>
              </w:rPr>
              <w:t>190</w:t>
            </w:r>
            <w:r w:rsidRPr="00997D17">
              <w:rPr>
                <w:sz w:val="22"/>
                <w:szCs w:val="22"/>
              </w:rPr>
              <w:t xml:space="preserve"> au 114 (Zimamoto na Uokoaji), au toa taarifa kwa viongozi wa eneo lako.</w:t>
            </w:r>
          </w:p>
        </w:tc>
      </w:tr>
      <w:tr w:rsidR="002F5863" w:rsidRPr="00997D17" w14:paraId="2F7BAC28"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2EAD653" w14:textId="2F73FF3F" w:rsidR="002F5863" w:rsidRPr="00997D17" w:rsidRDefault="00A27C4B">
            <w:pPr>
              <w:pStyle w:val="ListParagraph"/>
              <w:numPr>
                <w:ilvl w:val="0"/>
                <w:numId w:val="17"/>
              </w:numPr>
              <w:jc w:val="both"/>
              <w:rPr>
                <w:sz w:val="22"/>
                <w:szCs w:val="22"/>
              </w:rPr>
            </w:pPr>
            <w:r w:rsidRPr="00997D17">
              <w:rPr>
                <w:sz w:val="22"/>
                <w:szCs w:val="22"/>
              </w:rPr>
              <w:lastRenderedPageBreak/>
              <w:t>Collapse of buildings, bridges and major infrastructure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62CE9DF" w14:textId="1013D54D" w:rsidR="002F5863" w:rsidRPr="00997D17" w:rsidRDefault="00A27C4B">
            <w:pPr>
              <w:pStyle w:val="ListParagraph"/>
              <w:numPr>
                <w:ilvl w:val="0"/>
                <w:numId w:val="17"/>
              </w:numPr>
              <w:jc w:val="both"/>
              <w:rPr>
                <w:sz w:val="22"/>
                <w:szCs w:val="22"/>
              </w:rPr>
            </w:pPr>
            <w:r w:rsidRPr="00997D17">
              <w:rPr>
                <w:sz w:val="22"/>
                <w:szCs w:val="22"/>
              </w:rPr>
              <w:t>Kuanguka kwa majengo, madaraja na miundombinu mikubwa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414E0F0" w14:textId="63EAB467" w:rsidR="002F5863" w:rsidRPr="00997D17" w:rsidRDefault="00513C7E">
            <w:pPr>
              <w:pStyle w:val="ListParagraph"/>
              <w:numPr>
                <w:ilvl w:val="0"/>
                <w:numId w:val="17"/>
              </w:numPr>
              <w:jc w:val="both"/>
              <w:rPr>
                <w:sz w:val="22"/>
                <w:szCs w:val="22"/>
              </w:rPr>
            </w:pPr>
            <w:r w:rsidRPr="00997D17">
              <w:rPr>
                <w:sz w:val="22"/>
                <w:szCs w:val="22"/>
              </w:rPr>
              <w:t>Please move out of weak or damaged buildings and do not re-enter them.</w:t>
            </w:r>
          </w:p>
          <w:p w14:paraId="50061142" w14:textId="2D6A0E22" w:rsidR="002F5863" w:rsidRPr="00997D17" w:rsidRDefault="00A27C4B">
            <w:pPr>
              <w:pStyle w:val="ListParagraph"/>
              <w:numPr>
                <w:ilvl w:val="0"/>
                <w:numId w:val="17"/>
              </w:numPr>
              <w:jc w:val="both"/>
              <w:rPr>
                <w:sz w:val="22"/>
                <w:szCs w:val="22"/>
              </w:rPr>
            </w:pPr>
            <w:r w:rsidRPr="00997D17">
              <w:rPr>
                <w:sz w:val="22"/>
                <w:szCs w:val="22"/>
              </w:rPr>
              <w:t>Report trapped people to the Fire and Rescue Force.</w:t>
            </w:r>
          </w:p>
          <w:p w14:paraId="13D0E20D" w14:textId="7E966EB2" w:rsidR="002F5863" w:rsidRPr="00997D17" w:rsidRDefault="00A27C4B">
            <w:pPr>
              <w:pStyle w:val="ListParagraph"/>
              <w:numPr>
                <w:ilvl w:val="0"/>
                <w:numId w:val="17"/>
              </w:numPr>
              <w:jc w:val="both"/>
              <w:rPr>
                <w:sz w:val="22"/>
                <w:szCs w:val="22"/>
              </w:rPr>
            </w:pPr>
            <w:r w:rsidRPr="00997D17">
              <w:rPr>
                <w:sz w:val="22"/>
                <w:szCs w:val="22"/>
              </w:rPr>
              <w:t>District Committees: cordon off unsafe buildings and bridges.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F7CD4BA" w14:textId="6C21AD0E" w:rsidR="002F5863" w:rsidRPr="00997D17" w:rsidRDefault="00513C7E">
            <w:pPr>
              <w:pStyle w:val="ListParagraph"/>
              <w:numPr>
                <w:ilvl w:val="0"/>
                <w:numId w:val="17"/>
              </w:numPr>
              <w:jc w:val="both"/>
              <w:rPr>
                <w:sz w:val="22"/>
                <w:szCs w:val="22"/>
              </w:rPr>
            </w:pPr>
            <w:r w:rsidRPr="00997D17">
              <w:rPr>
                <w:sz w:val="22"/>
                <w:szCs w:val="22"/>
              </w:rPr>
              <w:t>Tafadhali hameni kutoka majengo dhaifu au yaliyoharibika na msiingie tena.</w:t>
            </w:r>
          </w:p>
          <w:p w14:paraId="02F9D2C5" w14:textId="00887442" w:rsidR="002F5863" w:rsidRPr="00997D17" w:rsidRDefault="00A941FF">
            <w:pPr>
              <w:pStyle w:val="ListParagraph"/>
              <w:numPr>
                <w:ilvl w:val="0"/>
                <w:numId w:val="17"/>
              </w:numPr>
              <w:jc w:val="both"/>
              <w:rPr>
                <w:sz w:val="22"/>
                <w:szCs w:val="22"/>
              </w:rPr>
            </w:pPr>
            <w:r w:rsidRPr="00997D17">
              <w:rPr>
                <w:sz w:val="22"/>
                <w:szCs w:val="22"/>
              </w:rPr>
              <w:t>Toa taarifa ya watu waliokwama kwa Jeshi la Zimamoto na Uokoaji.</w:t>
            </w:r>
          </w:p>
          <w:p w14:paraId="451771F5" w14:textId="0216BC39" w:rsidR="002F5863" w:rsidRPr="00997D17" w:rsidRDefault="00A27C4B">
            <w:pPr>
              <w:pStyle w:val="ListParagraph"/>
              <w:numPr>
                <w:ilvl w:val="0"/>
                <w:numId w:val="17"/>
              </w:numPr>
              <w:jc w:val="both"/>
              <w:rPr>
                <w:sz w:val="22"/>
                <w:szCs w:val="22"/>
              </w:rPr>
            </w:pPr>
            <w:r w:rsidRPr="00997D17">
              <w:rPr>
                <w:sz w:val="22"/>
                <w:szCs w:val="22"/>
              </w:rPr>
              <w:t>Kamati za Wilaya: wekeni uzio kuzunguka majengo na madaraja yasiyo salama.</w:t>
            </w:r>
          </w:p>
        </w:tc>
      </w:tr>
      <w:tr w:rsidR="002F5863" w:rsidRPr="000343A2" w14:paraId="6B455420"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6885771" w14:textId="3D3F82E1" w:rsidR="002F5863" w:rsidRPr="00997D17" w:rsidRDefault="00A27C4B">
            <w:pPr>
              <w:pStyle w:val="ListParagraph"/>
              <w:numPr>
                <w:ilvl w:val="0"/>
                <w:numId w:val="17"/>
              </w:numPr>
              <w:jc w:val="both"/>
              <w:rPr>
                <w:sz w:val="22"/>
                <w:szCs w:val="22"/>
              </w:rPr>
            </w:pPr>
            <w:r w:rsidRPr="00997D17">
              <w:rPr>
                <w:sz w:val="22"/>
                <w:szCs w:val="22"/>
              </w:rPr>
              <w:t>Severe outbreaks of cholera and other waterborne diseases, and rising malaria cases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78F6CE2" w14:textId="488CBB5C" w:rsidR="002F5863" w:rsidRPr="00997D17" w:rsidRDefault="00A27C4B">
            <w:pPr>
              <w:pStyle w:val="ListParagraph"/>
              <w:numPr>
                <w:ilvl w:val="0"/>
                <w:numId w:val="17"/>
              </w:numPr>
              <w:jc w:val="both"/>
              <w:rPr>
                <w:sz w:val="22"/>
                <w:szCs w:val="22"/>
              </w:rPr>
            </w:pPr>
            <w:r w:rsidRPr="00997D17">
              <w:rPr>
                <w:sz w:val="22"/>
                <w:szCs w:val="22"/>
              </w:rPr>
              <w:t>Mlipuko mkubwa wa kipindupindu na magonjwa mengine yatokanayo na maji machafu, na kuongezeka kwa wagonjwa wa malaria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450E3FB" w14:textId="59FC8167" w:rsidR="002F5863" w:rsidRPr="00997D17" w:rsidRDefault="00A27C4B">
            <w:pPr>
              <w:pStyle w:val="ListParagraph"/>
              <w:numPr>
                <w:ilvl w:val="0"/>
                <w:numId w:val="17"/>
              </w:numPr>
              <w:jc w:val="both"/>
              <w:rPr>
                <w:sz w:val="22"/>
                <w:szCs w:val="22"/>
              </w:rPr>
            </w:pPr>
            <w:r w:rsidRPr="00997D17">
              <w:rPr>
                <w:sz w:val="22"/>
                <w:szCs w:val="22"/>
              </w:rPr>
              <w:t>Drink only boiled or treated water.</w:t>
            </w:r>
          </w:p>
          <w:p w14:paraId="6E46F1C4" w14:textId="7838C914" w:rsidR="002F5863" w:rsidRPr="00997D17" w:rsidRDefault="00A27C4B">
            <w:pPr>
              <w:pStyle w:val="ListParagraph"/>
              <w:numPr>
                <w:ilvl w:val="0"/>
                <w:numId w:val="17"/>
              </w:numPr>
              <w:jc w:val="both"/>
              <w:rPr>
                <w:sz w:val="22"/>
                <w:szCs w:val="22"/>
              </w:rPr>
            </w:pPr>
            <w:r w:rsidRPr="00997D17">
              <w:rPr>
                <w:sz w:val="22"/>
                <w:szCs w:val="22"/>
              </w:rPr>
              <w:t>Give oral rehydration solution (ORS) at the first sign of diarrhoea and go to a health facility immediately.</w:t>
            </w:r>
          </w:p>
          <w:p w14:paraId="32B5E763" w14:textId="14E36273" w:rsidR="002F5863" w:rsidRPr="00997D17" w:rsidRDefault="00A27C4B">
            <w:pPr>
              <w:pStyle w:val="ListParagraph"/>
              <w:numPr>
                <w:ilvl w:val="0"/>
                <w:numId w:val="17"/>
              </w:numPr>
              <w:jc w:val="both"/>
              <w:rPr>
                <w:sz w:val="22"/>
                <w:szCs w:val="22"/>
              </w:rPr>
            </w:pPr>
            <w:r w:rsidRPr="00997D17">
              <w:rPr>
                <w:sz w:val="22"/>
                <w:szCs w:val="22"/>
              </w:rPr>
              <w:t>Sleep under an insecticide-treated net.</w:t>
            </w:r>
          </w:p>
          <w:p w14:paraId="077A8C1F" w14:textId="4E2C47ED" w:rsidR="002F5863" w:rsidRPr="00997D17" w:rsidRDefault="00A27C4B">
            <w:pPr>
              <w:pStyle w:val="ListParagraph"/>
              <w:numPr>
                <w:ilvl w:val="0"/>
                <w:numId w:val="17"/>
              </w:numPr>
              <w:jc w:val="both"/>
              <w:rPr>
                <w:sz w:val="22"/>
                <w:szCs w:val="22"/>
              </w:rPr>
            </w:pPr>
            <w:r w:rsidRPr="00997D17">
              <w:rPr>
                <w:sz w:val="22"/>
                <w:szCs w:val="22"/>
              </w:rPr>
              <w:t>Report suspected cholera cases to the nearest health facility.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35E3BDC" w14:textId="13D02E7C" w:rsidR="002F5863" w:rsidRPr="00997D17" w:rsidRDefault="00A941FF">
            <w:pPr>
              <w:pStyle w:val="ListParagraph"/>
              <w:numPr>
                <w:ilvl w:val="0"/>
                <w:numId w:val="17"/>
              </w:numPr>
              <w:jc w:val="both"/>
              <w:rPr>
                <w:sz w:val="22"/>
                <w:szCs w:val="22"/>
              </w:rPr>
            </w:pPr>
            <w:r w:rsidRPr="00997D17">
              <w:rPr>
                <w:sz w:val="22"/>
                <w:szCs w:val="22"/>
              </w:rPr>
              <w:t>Kunywa maji yaliyochemshwa au kutibiwa tu.</w:t>
            </w:r>
          </w:p>
          <w:p w14:paraId="512B1C0C" w14:textId="2DE87D39" w:rsidR="002F5863" w:rsidRPr="00997D17" w:rsidRDefault="00A27C4B">
            <w:pPr>
              <w:pStyle w:val="ListParagraph"/>
              <w:numPr>
                <w:ilvl w:val="0"/>
                <w:numId w:val="17"/>
              </w:numPr>
              <w:jc w:val="both"/>
              <w:rPr>
                <w:sz w:val="22"/>
                <w:szCs w:val="22"/>
                <w:lang w:val="sv-SE"/>
              </w:rPr>
            </w:pPr>
            <w:r w:rsidRPr="00997D17">
              <w:rPr>
                <w:sz w:val="22"/>
                <w:szCs w:val="22"/>
                <w:lang w:val="sv-SE"/>
              </w:rPr>
              <w:t>Tumia ORS mara dalili za kuhara zinapoanza na nenda kituo cha afya mara moja.</w:t>
            </w:r>
          </w:p>
          <w:p w14:paraId="7DDFC9E1" w14:textId="0E3C8BF2" w:rsidR="002F5863" w:rsidRPr="00997D17" w:rsidRDefault="00A27C4B">
            <w:pPr>
              <w:pStyle w:val="ListParagraph"/>
              <w:numPr>
                <w:ilvl w:val="0"/>
                <w:numId w:val="17"/>
              </w:numPr>
              <w:jc w:val="both"/>
              <w:rPr>
                <w:sz w:val="22"/>
                <w:szCs w:val="22"/>
                <w:lang w:val="sv-SE"/>
              </w:rPr>
            </w:pPr>
            <w:r w:rsidRPr="00997D17">
              <w:rPr>
                <w:sz w:val="22"/>
                <w:szCs w:val="22"/>
                <w:lang w:val="sv-SE"/>
              </w:rPr>
              <w:t>Lala ndani ya chandarua chenye dawa.</w:t>
            </w:r>
          </w:p>
          <w:p w14:paraId="0D50AE8F" w14:textId="5519931D" w:rsidR="002F5863" w:rsidRPr="00997D17" w:rsidRDefault="00A941FF">
            <w:pPr>
              <w:pStyle w:val="ListParagraph"/>
              <w:numPr>
                <w:ilvl w:val="0"/>
                <w:numId w:val="17"/>
              </w:numPr>
              <w:jc w:val="both"/>
              <w:rPr>
                <w:sz w:val="22"/>
                <w:szCs w:val="22"/>
                <w:lang w:val="sv-SE"/>
              </w:rPr>
            </w:pPr>
            <w:r w:rsidRPr="00997D17">
              <w:rPr>
                <w:sz w:val="22"/>
                <w:szCs w:val="22"/>
                <w:lang w:val="sv-SE"/>
              </w:rPr>
              <w:t>Toa taarifa ya wagonjwa wanaoshukiwa kuwa na kipindupindu kwenye kituo cha afya kilicho karibu.</w:t>
            </w:r>
          </w:p>
        </w:tc>
      </w:tr>
      <w:tr w:rsidR="002F5863" w:rsidRPr="00997D17" w14:paraId="6235C98B"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B947F5" w14:textId="512D9567" w:rsidR="002F5863" w:rsidRPr="00997D17" w:rsidRDefault="00A27C4B">
            <w:pPr>
              <w:pStyle w:val="ListParagraph"/>
              <w:numPr>
                <w:ilvl w:val="0"/>
                <w:numId w:val="17"/>
              </w:numPr>
              <w:jc w:val="both"/>
              <w:rPr>
                <w:sz w:val="22"/>
                <w:szCs w:val="22"/>
              </w:rPr>
            </w:pPr>
            <w:r w:rsidRPr="00997D17">
              <w:rPr>
                <w:sz w:val="22"/>
                <w:szCs w:val="22"/>
              </w:rPr>
              <w:lastRenderedPageBreak/>
              <w:t>Loss of water, power, communication and health services for several days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80A776B" w14:textId="5CC97066" w:rsidR="002F5863" w:rsidRPr="00997D17" w:rsidRDefault="00A27C4B">
            <w:pPr>
              <w:pStyle w:val="ListParagraph"/>
              <w:numPr>
                <w:ilvl w:val="0"/>
                <w:numId w:val="17"/>
              </w:numPr>
              <w:jc w:val="both"/>
              <w:rPr>
                <w:sz w:val="22"/>
                <w:szCs w:val="22"/>
              </w:rPr>
            </w:pPr>
            <w:r w:rsidRPr="00997D17">
              <w:rPr>
                <w:sz w:val="22"/>
                <w:szCs w:val="22"/>
              </w:rPr>
              <w:t>Kukosekana kwa huduma za maji, umeme, mawasiliano na afya kwa siku kadhaa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4940F8D" w14:textId="36E9ED0B" w:rsidR="002F5863" w:rsidRPr="00997D17" w:rsidRDefault="00A27C4B">
            <w:pPr>
              <w:pStyle w:val="ListParagraph"/>
              <w:numPr>
                <w:ilvl w:val="0"/>
                <w:numId w:val="17"/>
              </w:numPr>
              <w:jc w:val="both"/>
              <w:rPr>
                <w:sz w:val="22"/>
                <w:szCs w:val="22"/>
              </w:rPr>
            </w:pPr>
            <w:r w:rsidRPr="00997D17">
              <w:rPr>
                <w:sz w:val="22"/>
                <w:szCs w:val="22"/>
              </w:rPr>
              <w:t>Use stored water and food sparingly.</w:t>
            </w:r>
          </w:p>
          <w:p w14:paraId="0DB8B601" w14:textId="3BF78F84" w:rsidR="00A941FF" w:rsidRPr="00997D17" w:rsidRDefault="00A27C4B">
            <w:pPr>
              <w:pStyle w:val="ListParagraph"/>
              <w:numPr>
                <w:ilvl w:val="0"/>
                <w:numId w:val="17"/>
              </w:numPr>
              <w:jc w:val="both"/>
              <w:rPr>
                <w:sz w:val="22"/>
                <w:szCs w:val="22"/>
              </w:rPr>
            </w:pPr>
            <w:r w:rsidRPr="00997D17">
              <w:rPr>
                <w:sz w:val="22"/>
                <w:szCs w:val="22"/>
              </w:rPr>
              <w:t>Rely only on official information: radio, TMA, the Prime Minister's Office and local leaders.</w:t>
            </w:r>
          </w:p>
          <w:p w14:paraId="2F25593C" w14:textId="022AF166" w:rsidR="002F5863" w:rsidRPr="00997D17" w:rsidRDefault="00A941FF">
            <w:pPr>
              <w:pStyle w:val="ListParagraph"/>
              <w:numPr>
                <w:ilvl w:val="0"/>
                <w:numId w:val="17"/>
              </w:numPr>
              <w:jc w:val="both"/>
              <w:rPr>
                <w:sz w:val="22"/>
                <w:szCs w:val="22"/>
              </w:rPr>
            </w:pPr>
            <w:r w:rsidRPr="00997D17">
              <w:rPr>
                <w:sz w:val="22"/>
                <w:szCs w:val="22"/>
              </w:rPr>
              <w:t>District Committees: set up emergency water points and mobile health services, and request support through the Prime Minister's Office.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E76218" w14:textId="581C51FE" w:rsidR="00A27C4B" w:rsidRPr="00997D17" w:rsidRDefault="00A27C4B">
            <w:pPr>
              <w:pStyle w:val="ListParagraph"/>
              <w:numPr>
                <w:ilvl w:val="0"/>
                <w:numId w:val="17"/>
              </w:numPr>
              <w:jc w:val="both"/>
              <w:rPr>
                <w:sz w:val="22"/>
                <w:szCs w:val="22"/>
              </w:rPr>
            </w:pPr>
            <w:r w:rsidRPr="00997D17">
              <w:rPr>
                <w:sz w:val="22"/>
                <w:szCs w:val="22"/>
              </w:rPr>
              <w:t>Tumia akiba ya maji na chakula kwa uangalifu.</w:t>
            </w:r>
          </w:p>
          <w:p w14:paraId="46DD1170" w14:textId="234998D7" w:rsidR="002F5863" w:rsidRPr="00997D17" w:rsidRDefault="00A27C4B">
            <w:pPr>
              <w:pStyle w:val="ListParagraph"/>
              <w:numPr>
                <w:ilvl w:val="0"/>
                <w:numId w:val="17"/>
              </w:numPr>
              <w:jc w:val="both"/>
              <w:rPr>
                <w:sz w:val="22"/>
                <w:szCs w:val="22"/>
              </w:rPr>
            </w:pPr>
            <w:r w:rsidRPr="00997D17">
              <w:rPr>
                <w:sz w:val="22"/>
                <w:szCs w:val="22"/>
              </w:rPr>
              <w:t>Tegemea taarifa rasmi tu: redio, TMA, Ofisi ya Waziri Mkuu na viongozi wa eneo.</w:t>
            </w:r>
          </w:p>
          <w:p w14:paraId="29F2C9D5" w14:textId="5C45A683" w:rsidR="002F5863" w:rsidRPr="00997D17" w:rsidRDefault="00A941FF">
            <w:pPr>
              <w:pStyle w:val="ListParagraph"/>
              <w:numPr>
                <w:ilvl w:val="0"/>
                <w:numId w:val="17"/>
              </w:numPr>
              <w:jc w:val="both"/>
              <w:rPr>
                <w:sz w:val="22"/>
                <w:szCs w:val="22"/>
              </w:rPr>
            </w:pPr>
            <w:r w:rsidRPr="00997D17">
              <w:rPr>
                <w:sz w:val="22"/>
                <w:szCs w:val="22"/>
              </w:rPr>
              <w:t>Kamati za Wilaya: anzisheni vituo vya dharura vya maji na huduma za afya za mkoba, na ombeni msaada kupitia Ofisi ya Waziri Mkuu.</w:t>
            </w:r>
          </w:p>
        </w:tc>
      </w:tr>
      <w:tr w:rsidR="002F5863" w:rsidRPr="00997D17" w14:paraId="2F62D07B"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481B92E" w14:textId="7711E35A" w:rsidR="002F5863" w:rsidRPr="00997D17" w:rsidRDefault="00A27C4B">
            <w:pPr>
              <w:pStyle w:val="ListParagraph"/>
              <w:numPr>
                <w:ilvl w:val="0"/>
                <w:numId w:val="17"/>
              </w:numPr>
              <w:jc w:val="both"/>
              <w:rPr>
                <w:sz w:val="22"/>
                <w:szCs w:val="22"/>
              </w:rPr>
            </w:pPr>
            <w:r w:rsidRPr="00997D17">
              <w:rPr>
                <w:sz w:val="22"/>
                <w:szCs w:val="22"/>
              </w:rPr>
              <w:t>Large-scale evacuation of people required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FA9F1D4" w14:textId="044BE5E4" w:rsidR="002F5863" w:rsidRPr="00997D17" w:rsidRDefault="00A27C4B">
            <w:pPr>
              <w:pStyle w:val="ListParagraph"/>
              <w:numPr>
                <w:ilvl w:val="0"/>
                <w:numId w:val="17"/>
              </w:numPr>
              <w:jc w:val="both"/>
              <w:rPr>
                <w:sz w:val="22"/>
                <w:szCs w:val="22"/>
              </w:rPr>
            </w:pPr>
            <w:r w:rsidRPr="00997D17">
              <w:rPr>
                <w:sz w:val="22"/>
                <w:szCs w:val="22"/>
              </w:rPr>
              <w:t>Uhamishaji mkubwa wa watu unahitajika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5AF1CDE" w14:textId="6EBF0868" w:rsidR="002F5863" w:rsidRPr="00997D17" w:rsidRDefault="00A27C4B">
            <w:pPr>
              <w:pStyle w:val="ListParagraph"/>
              <w:numPr>
                <w:ilvl w:val="0"/>
                <w:numId w:val="17"/>
              </w:numPr>
              <w:jc w:val="both"/>
              <w:rPr>
                <w:sz w:val="22"/>
                <w:szCs w:val="22"/>
              </w:rPr>
            </w:pPr>
            <w:r w:rsidRPr="00997D17">
              <w:rPr>
                <w:sz w:val="22"/>
                <w:szCs w:val="22"/>
              </w:rPr>
              <w:t>Follow evacuation orders from the Police Force, the Fire and Rescue Force and Disaster Management Committees.</w:t>
            </w:r>
          </w:p>
          <w:p w14:paraId="59F35C18" w14:textId="28081954" w:rsidR="002F5863" w:rsidRPr="00997D17" w:rsidRDefault="00A941FF">
            <w:pPr>
              <w:pStyle w:val="ListParagraph"/>
              <w:numPr>
                <w:ilvl w:val="0"/>
                <w:numId w:val="17"/>
              </w:numPr>
              <w:jc w:val="both"/>
              <w:rPr>
                <w:sz w:val="22"/>
                <w:szCs w:val="22"/>
              </w:rPr>
            </w:pPr>
            <w:r w:rsidRPr="00997D17">
              <w:rPr>
                <w:sz w:val="22"/>
                <w:szCs w:val="22"/>
              </w:rPr>
              <w:t>Help neighbours, older persons, children, pregnant women and people with disabilities to evacuate first.</w:t>
            </w:r>
          </w:p>
          <w:p w14:paraId="6820F0D7" w14:textId="6A56FD3A" w:rsidR="002F5863" w:rsidRPr="00997D17" w:rsidRDefault="00A27C4B">
            <w:pPr>
              <w:pStyle w:val="ListParagraph"/>
              <w:numPr>
                <w:ilvl w:val="0"/>
                <w:numId w:val="17"/>
              </w:numPr>
              <w:jc w:val="both"/>
              <w:rPr>
                <w:sz w:val="22"/>
                <w:szCs w:val="22"/>
              </w:rPr>
            </w:pPr>
            <w:r w:rsidRPr="00997D17">
              <w:rPr>
                <w:sz w:val="22"/>
                <w:szCs w:val="22"/>
              </w:rPr>
              <w:t>Register at the shelter.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B65606" w14:textId="67332985" w:rsidR="00A27C4B" w:rsidRPr="00997D17" w:rsidRDefault="00A27C4B">
            <w:pPr>
              <w:pStyle w:val="ListParagraph"/>
              <w:numPr>
                <w:ilvl w:val="0"/>
                <w:numId w:val="17"/>
              </w:numPr>
              <w:jc w:val="both"/>
              <w:rPr>
                <w:sz w:val="22"/>
                <w:szCs w:val="22"/>
              </w:rPr>
            </w:pPr>
            <w:r w:rsidRPr="00997D17">
              <w:rPr>
                <w:sz w:val="22"/>
                <w:szCs w:val="22"/>
              </w:rPr>
              <w:t>Fuata amri za uhamishaji kutoka Jeshi la Polisi, Jeshi la Zimamoto na Uokoaji na Kamati za Usimamizi wa Maafa.</w:t>
            </w:r>
          </w:p>
          <w:p w14:paraId="52C44611" w14:textId="263D8765" w:rsidR="002F5863" w:rsidRPr="00997D17" w:rsidRDefault="00A941FF">
            <w:pPr>
              <w:pStyle w:val="ListParagraph"/>
              <w:numPr>
                <w:ilvl w:val="0"/>
                <w:numId w:val="17"/>
              </w:numPr>
              <w:jc w:val="both"/>
              <w:rPr>
                <w:sz w:val="22"/>
                <w:szCs w:val="22"/>
              </w:rPr>
            </w:pPr>
            <w:r w:rsidRPr="00997D17">
              <w:rPr>
                <w:sz w:val="22"/>
                <w:szCs w:val="22"/>
              </w:rPr>
              <w:t>Wasaidie majirani, wazee, watoto, wajawazito na watu wenye ulemavu kuhama kwanza.</w:t>
            </w:r>
          </w:p>
          <w:p w14:paraId="4EC0CB79" w14:textId="42021F63" w:rsidR="002F5863" w:rsidRPr="00997D17" w:rsidRDefault="00A941FF">
            <w:pPr>
              <w:pStyle w:val="ListParagraph"/>
              <w:numPr>
                <w:ilvl w:val="0"/>
                <w:numId w:val="17"/>
              </w:numPr>
              <w:jc w:val="both"/>
              <w:rPr>
                <w:sz w:val="22"/>
                <w:szCs w:val="22"/>
              </w:rPr>
            </w:pPr>
            <w:r w:rsidRPr="00997D17">
              <w:rPr>
                <w:sz w:val="22"/>
                <w:szCs w:val="22"/>
              </w:rPr>
              <w:t>Jisajili kwenye makazi ya muda.</w:t>
            </w:r>
          </w:p>
          <w:p w14:paraId="554ABDDE" w14:textId="171D6ADD" w:rsidR="002F5863" w:rsidRPr="00997D17" w:rsidRDefault="002F5863">
            <w:pPr>
              <w:pStyle w:val="ListParagraph"/>
              <w:numPr>
                <w:ilvl w:val="0"/>
                <w:numId w:val="17"/>
              </w:numPr>
              <w:jc w:val="both"/>
              <w:rPr>
                <w:sz w:val="22"/>
                <w:szCs w:val="22"/>
              </w:rPr>
            </w:pPr>
          </w:p>
        </w:tc>
      </w:tr>
      <w:tr w:rsidR="002F5863" w:rsidRPr="00997D17" w14:paraId="35605414"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CE4C88F" w14:textId="5E995362" w:rsidR="002F5863" w:rsidRPr="00997D17" w:rsidRDefault="00A27C4B">
            <w:pPr>
              <w:pStyle w:val="ListParagraph"/>
              <w:numPr>
                <w:ilvl w:val="0"/>
                <w:numId w:val="17"/>
              </w:numPr>
              <w:jc w:val="both"/>
              <w:rPr>
                <w:sz w:val="22"/>
                <w:szCs w:val="22"/>
              </w:rPr>
            </w:pPr>
            <w:r w:rsidRPr="00997D17">
              <w:rPr>
                <w:sz w:val="22"/>
                <w:szCs w:val="22"/>
              </w:rPr>
              <w:lastRenderedPageBreak/>
              <w:t>Closure of schools in many areas; schools used as shelters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FEF19E5" w14:textId="752B3686" w:rsidR="002F5863" w:rsidRPr="00997D17" w:rsidRDefault="00A941FF">
            <w:pPr>
              <w:pStyle w:val="ListParagraph"/>
              <w:numPr>
                <w:ilvl w:val="0"/>
                <w:numId w:val="17"/>
              </w:numPr>
              <w:jc w:val="both"/>
              <w:rPr>
                <w:sz w:val="22"/>
                <w:szCs w:val="22"/>
              </w:rPr>
            </w:pPr>
            <w:r w:rsidRPr="00997D17">
              <w:rPr>
                <w:sz w:val="22"/>
                <w:szCs w:val="22"/>
              </w:rPr>
              <w:t>Kufungwa kwa shule katika maeneo mengi; shule kutumika kama makazi ya muda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C16173" w14:textId="15D7A566" w:rsidR="002F5863" w:rsidRPr="00997D17" w:rsidRDefault="00A27C4B">
            <w:pPr>
              <w:pStyle w:val="ListParagraph"/>
              <w:numPr>
                <w:ilvl w:val="0"/>
                <w:numId w:val="17"/>
              </w:numPr>
              <w:jc w:val="both"/>
              <w:rPr>
                <w:sz w:val="22"/>
                <w:szCs w:val="22"/>
              </w:rPr>
            </w:pPr>
            <w:r w:rsidRPr="00997D17">
              <w:rPr>
                <w:sz w:val="22"/>
                <w:szCs w:val="22"/>
              </w:rPr>
              <w:t>Keep children at home or in safe shelters under adult supervision.</w:t>
            </w:r>
          </w:p>
          <w:p w14:paraId="19E7BD8C" w14:textId="125F45E0" w:rsidR="00A941FF" w:rsidRPr="00997D17" w:rsidRDefault="00A27C4B">
            <w:pPr>
              <w:pStyle w:val="ListParagraph"/>
              <w:numPr>
                <w:ilvl w:val="0"/>
                <w:numId w:val="17"/>
              </w:numPr>
              <w:jc w:val="both"/>
              <w:rPr>
                <w:sz w:val="22"/>
                <w:szCs w:val="22"/>
              </w:rPr>
            </w:pPr>
            <w:r w:rsidRPr="00997D17">
              <w:rPr>
                <w:sz w:val="22"/>
                <w:szCs w:val="22"/>
              </w:rPr>
              <w:t>School heads: open school buildings as shelters only when directed by the District Committee.</w:t>
            </w:r>
          </w:p>
          <w:p w14:paraId="0FC44AFA" w14:textId="6A5F5B87" w:rsidR="002F5863" w:rsidRPr="00997D17" w:rsidRDefault="00A941FF">
            <w:pPr>
              <w:pStyle w:val="ListParagraph"/>
              <w:numPr>
                <w:ilvl w:val="0"/>
                <w:numId w:val="17"/>
              </w:numPr>
              <w:jc w:val="both"/>
              <w:rPr>
                <w:sz w:val="22"/>
                <w:szCs w:val="22"/>
              </w:rPr>
            </w:pPr>
            <w:r w:rsidRPr="00997D17">
              <w:rPr>
                <w:sz w:val="22"/>
                <w:szCs w:val="22"/>
              </w:rPr>
              <w:t>Reopen schools only after the District Education Office confirms that buildings and routes are safe.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8527796" w14:textId="34BBC747" w:rsidR="00A27C4B" w:rsidRPr="00997D17" w:rsidRDefault="00A941FF">
            <w:pPr>
              <w:pStyle w:val="ListParagraph"/>
              <w:numPr>
                <w:ilvl w:val="0"/>
                <w:numId w:val="17"/>
              </w:numPr>
              <w:jc w:val="both"/>
              <w:rPr>
                <w:sz w:val="22"/>
                <w:szCs w:val="22"/>
              </w:rPr>
            </w:pPr>
            <w:r w:rsidRPr="00997D17">
              <w:rPr>
                <w:sz w:val="22"/>
                <w:szCs w:val="22"/>
              </w:rPr>
              <w:t>Waweke watoto nyumbani au katika makazi salama chini ya uangalizi wa watu wazima.</w:t>
            </w:r>
          </w:p>
          <w:p w14:paraId="787D1642" w14:textId="6C084F68" w:rsidR="002F5863" w:rsidRPr="00997D17" w:rsidRDefault="00A27C4B">
            <w:pPr>
              <w:pStyle w:val="ListParagraph"/>
              <w:numPr>
                <w:ilvl w:val="0"/>
                <w:numId w:val="17"/>
              </w:numPr>
              <w:jc w:val="both"/>
              <w:rPr>
                <w:sz w:val="22"/>
                <w:szCs w:val="22"/>
              </w:rPr>
            </w:pPr>
            <w:r w:rsidRPr="00997D17">
              <w:rPr>
                <w:sz w:val="22"/>
                <w:szCs w:val="22"/>
              </w:rPr>
              <w:t>Wakuu wa shule: fungueni majengo ya shule kama makazi ya muda pale tu Kamati ya Wilaya itakapoelekeza.</w:t>
            </w:r>
          </w:p>
          <w:p w14:paraId="71CBE014" w14:textId="13C05472" w:rsidR="002F5863" w:rsidRPr="00997D17" w:rsidRDefault="00A941FF">
            <w:pPr>
              <w:pStyle w:val="ListParagraph"/>
              <w:numPr>
                <w:ilvl w:val="0"/>
                <w:numId w:val="17"/>
              </w:numPr>
              <w:jc w:val="both"/>
              <w:rPr>
                <w:sz w:val="22"/>
                <w:szCs w:val="22"/>
              </w:rPr>
            </w:pPr>
            <w:r w:rsidRPr="00997D17">
              <w:rPr>
                <w:sz w:val="22"/>
                <w:szCs w:val="22"/>
              </w:rPr>
              <w:t>Shule zifunguliwe tena baada tu ya Ofisi ya Elimu ya Wilaya kuthibitisha usalama wa majengo na njia.</w:t>
            </w:r>
          </w:p>
        </w:tc>
      </w:tr>
      <w:tr w:rsidR="002F5863" w:rsidRPr="00997D17" w14:paraId="7179842C"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B8663FF" w14:textId="5474476B" w:rsidR="002F5863" w:rsidRPr="00997D17" w:rsidRDefault="00A27C4B">
            <w:pPr>
              <w:pStyle w:val="ListParagraph"/>
              <w:numPr>
                <w:ilvl w:val="0"/>
                <w:numId w:val="17"/>
              </w:numPr>
              <w:jc w:val="both"/>
              <w:rPr>
                <w:sz w:val="22"/>
                <w:szCs w:val="22"/>
              </w:rPr>
            </w:pPr>
            <w:r w:rsidRPr="00997D17">
              <w:rPr>
                <w:sz w:val="22"/>
                <w:szCs w:val="22"/>
              </w:rPr>
              <w:t>Landslides and riverbank collapse in areas with steep slopes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DB71A94" w14:textId="0BE4C1F2" w:rsidR="002F5863" w:rsidRPr="00997D17" w:rsidRDefault="00A27C4B">
            <w:pPr>
              <w:pStyle w:val="ListParagraph"/>
              <w:numPr>
                <w:ilvl w:val="0"/>
                <w:numId w:val="17"/>
              </w:numPr>
              <w:jc w:val="both"/>
              <w:rPr>
                <w:sz w:val="22"/>
                <w:szCs w:val="22"/>
              </w:rPr>
            </w:pPr>
            <w:r w:rsidRPr="00997D17">
              <w:rPr>
                <w:sz w:val="22"/>
                <w:szCs w:val="22"/>
              </w:rPr>
              <w:t>Maporomoko ya ardhi na kuporomoka kwa kingo za mito katika maeneo yenye miteremko mikali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483A403" w14:textId="61F10DDF" w:rsidR="002F5863" w:rsidRPr="00997D17" w:rsidRDefault="00513C7E">
            <w:pPr>
              <w:pStyle w:val="ListParagraph"/>
              <w:numPr>
                <w:ilvl w:val="0"/>
                <w:numId w:val="17"/>
              </w:numPr>
              <w:jc w:val="both"/>
              <w:rPr>
                <w:sz w:val="22"/>
                <w:szCs w:val="22"/>
              </w:rPr>
            </w:pPr>
            <w:r w:rsidRPr="00997D17">
              <w:rPr>
                <w:sz w:val="22"/>
                <w:szCs w:val="22"/>
              </w:rPr>
              <w:t>Residents of steep slopes, riverbanks and the valleys below them: please move to safe areas early, following guidance from Village/Mtaa leaders.</w:t>
            </w:r>
          </w:p>
          <w:p w14:paraId="7937F7DB" w14:textId="68D966E6" w:rsidR="002F5863" w:rsidRPr="00997D17" w:rsidRDefault="00513C7E">
            <w:pPr>
              <w:pStyle w:val="ListParagraph"/>
              <w:numPr>
                <w:ilvl w:val="0"/>
                <w:numId w:val="17"/>
              </w:numPr>
              <w:jc w:val="both"/>
              <w:rPr>
                <w:sz w:val="22"/>
                <w:szCs w:val="22"/>
              </w:rPr>
            </w:pPr>
            <w:r w:rsidRPr="00997D17">
              <w:rPr>
                <w:sz w:val="22"/>
                <w:szCs w:val="22"/>
              </w:rPr>
              <w:t>Please return only when the authorities declare the area safe.</w:t>
            </w:r>
          </w:p>
          <w:p w14:paraId="732C74A2" w14:textId="7336BEF9" w:rsidR="002F5863" w:rsidRPr="00997D17" w:rsidRDefault="00A27C4B">
            <w:pPr>
              <w:pStyle w:val="ListParagraph"/>
              <w:numPr>
                <w:ilvl w:val="0"/>
                <w:numId w:val="17"/>
              </w:numPr>
              <w:jc w:val="both"/>
              <w:rPr>
                <w:sz w:val="22"/>
                <w:szCs w:val="22"/>
              </w:rPr>
            </w:pPr>
            <w:r w:rsidRPr="00997D17">
              <w:rPr>
                <w:sz w:val="22"/>
                <w:szCs w:val="22"/>
              </w:rPr>
              <w:t>Report missing or buried people to the Fire and Rescue Force or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B83503C" w14:textId="16495CA8" w:rsidR="002F5863" w:rsidRPr="00997D17" w:rsidRDefault="00513C7E">
            <w:pPr>
              <w:pStyle w:val="ListParagraph"/>
              <w:numPr>
                <w:ilvl w:val="0"/>
                <w:numId w:val="17"/>
              </w:numPr>
              <w:jc w:val="both"/>
              <w:rPr>
                <w:sz w:val="22"/>
                <w:szCs w:val="22"/>
              </w:rPr>
            </w:pPr>
            <w:r w:rsidRPr="00997D17">
              <w:rPr>
                <w:sz w:val="22"/>
                <w:szCs w:val="22"/>
              </w:rPr>
              <w:t>Wakazi wa miteremko mikali, kingo za mito na mabonde yaliyo chini yake: tafadhali hamieni maeneo salama mapema, kwa kufuata maelekezo ya viongozi wa Kijiji/Mtaa.</w:t>
            </w:r>
          </w:p>
          <w:p w14:paraId="47A9B822" w14:textId="657F53B0" w:rsidR="002F5863" w:rsidRPr="00997D17" w:rsidRDefault="00513C7E">
            <w:pPr>
              <w:pStyle w:val="ListParagraph"/>
              <w:numPr>
                <w:ilvl w:val="0"/>
                <w:numId w:val="17"/>
              </w:numPr>
              <w:jc w:val="both"/>
              <w:rPr>
                <w:sz w:val="22"/>
                <w:szCs w:val="22"/>
              </w:rPr>
            </w:pPr>
            <w:r w:rsidRPr="00997D17">
              <w:rPr>
                <w:sz w:val="22"/>
                <w:szCs w:val="22"/>
              </w:rPr>
              <w:t>Tafadhali rudini pale tu mamlaka zitakapotangaza kuwa eneo ni salama.</w:t>
            </w:r>
          </w:p>
          <w:p w14:paraId="5509BBE1" w14:textId="6B41AB64" w:rsidR="002F5863" w:rsidRPr="00997D17" w:rsidRDefault="00A27C4B">
            <w:pPr>
              <w:pStyle w:val="ListParagraph"/>
              <w:numPr>
                <w:ilvl w:val="0"/>
                <w:numId w:val="17"/>
              </w:numPr>
              <w:jc w:val="both"/>
              <w:rPr>
                <w:sz w:val="22"/>
                <w:szCs w:val="22"/>
              </w:rPr>
            </w:pPr>
            <w:r w:rsidRPr="00997D17">
              <w:rPr>
                <w:sz w:val="22"/>
                <w:szCs w:val="22"/>
              </w:rPr>
              <w:t>Toeni taarifa ya watu waliopotea au kufukiwa kwa Jeshi la Zimamoto na Uokoaji au viongozi wa Kijiji/Mtaa.</w:t>
            </w:r>
          </w:p>
        </w:tc>
      </w:tr>
      <w:tr w:rsidR="00513C7E" w:rsidRPr="00997D17" w14:paraId="6DCAB3EC" w14:textId="77777777">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3D9B92" w14:textId="14655CB3" w:rsidR="00513C7E" w:rsidRPr="00997D17" w:rsidRDefault="00513C7E">
            <w:pPr>
              <w:pStyle w:val="ListParagraph"/>
              <w:numPr>
                <w:ilvl w:val="0"/>
                <w:numId w:val="17"/>
              </w:numPr>
              <w:jc w:val="both"/>
              <w:rPr>
                <w:sz w:val="22"/>
                <w:szCs w:val="22"/>
              </w:rPr>
            </w:pPr>
            <w:r w:rsidRPr="00997D17">
              <w:rPr>
                <w:sz w:val="22"/>
                <w:szCs w:val="22"/>
              </w:rPr>
              <w:lastRenderedPageBreak/>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2860993" w14:textId="0FA1EB2A" w:rsidR="00513C7E" w:rsidRPr="00997D17" w:rsidRDefault="00513C7E">
            <w:pPr>
              <w:pStyle w:val="ListParagraph"/>
              <w:numPr>
                <w:ilvl w:val="0"/>
                <w:numId w:val="17"/>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B2ABEDB" w14:textId="77777777" w:rsidR="00513C7E" w:rsidRPr="00997D17" w:rsidRDefault="00513C7E">
            <w:pPr>
              <w:pStyle w:val="ListParagraph"/>
              <w:numPr>
                <w:ilvl w:val="0"/>
                <w:numId w:val="17"/>
              </w:numPr>
              <w:jc w:val="both"/>
              <w:rPr>
                <w:sz w:val="22"/>
                <w:szCs w:val="22"/>
              </w:rPr>
            </w:pPr>
            <w:r w:rsidRPr="00997D17">
              <w:rPr>
                <w:sz w:val="22"/>
                <w:szCs w:val="22"/>
              </w:rPr>
              <w:t>Please stay with official sources: radio, TMA, Disaster Management Committees and local leaders.</w:t>
            </w:r>
          </w:p>
          <w:p w14:paraId="1B2A4EEE" w14:textId="21E8959A" w:rsidR="00513C7E" w:rsidRPr="00997D17" w:rsidRDefault="00513C7E">
            <w:pPr>
              <w:pStyle w:val="ListParagraph"/>
              <w:numPr>
                <w:ilvl w:val="0"/>
                <w:numId w:val="17"/>
              </w:numPr>
              <w:jc w:val="both"/>
              <w:rPr>
                <w:sz w:val="22"/>
                <w:szCs w:val="22"/>
              </w:rPr>
            </w:pPr>
            <w:r w:rsidRPr="00997D17">
              <w:rPr>
                <w:sz w:val="22"/>
                <w:szCs w:val="22"/>
              </w:rPr>
              <w:t>Disaster Management Committees will announce when the danger has passed and when it is safe to return.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8EAE86" w14:textId="77777777" w:rsidR="00513C7E" w:rsidRPr="00997D17" w:rsidRDefault="00513C7E">
            <w:pPr>
              <w:pStyle w:val="ListParagraph"/>
              <w:numPr>
                <w:ilvl w:val="0"/>
                <w:numId w:val="17"/>
              </w:numPr>
              <w:jc w:val="both"/>
              <w:rPr>
                <w:sz w:val="22"/>
                <w:szCs w:val="22"/>
              </w:rPr>
            </w:pPr>
            <w:r w:rsidRPr="00997D17">
              <w:rPr>
                <w:sz w:val="22"/>
                <w:szCs w:val="22"/>
              </w:rPr>
              <w:t>Tafadhali tegemeeni taarifa rasmi: redio, TMA, Kamati za Usimamizi wa Maafa na viongozi wa eneo.</w:t>
            </w:r>
          </w:p>
          <w:p w14:paraId="4122C41F" w14:textId="01CA2785" w:rsidR="00513C7E" w:rsidRPr="00997D17" w:rsidRDefault="00513C7E">
            <w:pPr>
              <w:pStyle w:val="ListParagraph"/>
              <w:numPr>
                <w:ilvl w:val="0"/>
                <w:numId w:val="17"/>
              </w:numPr>
              <w:jc w:val="both"/>
              <w:rPr>
                <w:sz w:val="22"/>
                <w:szCs w:val="22"/>
              </w:rPr>
            </w:pPr>
            <w:r w:rsidRPr="00997D17">
              <w:rPr>
                <w:sz w:val="22"/>
                <w:szCs w:val="22"/>
              </w:rPr>
              <w:t>Kamati za Usimamizi wa Maafa zitatangaza hatari itakapokwisha na itakapokuwa salama kurudi.</w:t>
            </w:r>
          </w:p>
        </w:tc>
      </w:tr>
    </w:tbl>
    <w:p w14:paraId="24B3C81C" w14:textId="77777777" w:rsidR="00581839" w:rsidRPr="00997D17" w:rsidRDefault="00581839" w:rsidP="000359A0">
      <w:pPr>
        <w:jc w:val="both"/>
        <w:rPr>
          <w:sz w:val="22"/>
          <w:szCs w:val="22"/>
        </w:rPr>
      </w:pPr>
    </w:p>
    <w:p w14:paraId="368705EF" w14:textId="77777777" w:rsidR="00581839" w:rsidRPr="00997D17" w:rsidRDefault="00581839" w:rsidP="00581839">
      <w:pPr>
        <w:pStyle w:val="Strong1"/>
        <w:rPr>
          <w:b w:val="0"/>
          <w:bCs w:val="0"/>
          <w:sz w:val="22"/>
          <w:szCs w:val="22"/>
        </w:rPr>
      </w:pPr>
      <w:r w:rsidRPr="00997D17">
        <w:rPr>
          <w:b w:val="0"/>
          <w:bCs w:val="0"/>
          <w:sz w:val="22"/>
          <w:szCs w:val="22"/>
        </w:rPr>
        <w:t>2.1 SECTOR IMPACTS AND ACTIONS: FLOODS | ATHARI NA HATUA ZA KISEKTA: MAFURIKO</w:t>
      </w:r>
    </w:p>
    <w:tbl>
      <w:tblPr>
        <w:tblStyle w:val="TableGrid"/>
        <w:tblW w:w="0" w:type="auto"/>
        <w:tblLook w:val="04A0" w:firstRow="1" w:lastRow="0" w:firstColumn="1" w:lastColumn="0" w:noHBand="0" w:noVBand="1"/>
      </w:tblPr>
      <w:tblGrid>
        <w:gridCol w:w="3417"/>
        <w:gridCol w:w="3417"/>
        <w:gridCol w:w="3418"/>
        <w:gridCol w:w="3418"/>
      </w:tblGrid>
      <w:tr w:rsidR="00581839" w:rsidRPr="000343A2" w14:paraId="60D9CECB" w14:textId="77777777" w:rsidTr="00997D17">
        <w:trPr>
          <w:tblHeader/>
        </w:trPr>
        <w:tc>
          <w:tcPr>
            <w:tcW w:w="3417" w:type="dxa"/>
            <w:shd w:val="clear" w:color="D9D9D9" w:fill="D9D9D9"/>
          </w:tcPr>
          <w:p w14:paraId="60F8181E" w14:textId="04A1814C" w:rsidR="00581839" w:rsidRPr="00997D17" w:rsidRDefault="00581839" w:rsidP="00997D17">
            <w:pPr>
              <w:rPr>
                <w:color w:val="000000"/>
                <w:sz w:val="22"/>
                <w:szCs w:val="22"/>
              </w:rPr>
            </w:pPr>
            <w:r w:rsidRPr="00997D17">
              <w:rPr>
                <w:color w:val="000000"/>
                <w:sz w:val="22"/>
                <w:szCs w:val="22"/>
              </w:rPr>
              <w:t>SECTOR AND IMPACT (EN)</w:t>
            </w:r>
          </w:p>
        </w:tc>
        <w:tc>
          <w:tcPr>
            <w:tcW w:w="3417" w:type="dxa"/>
            <w:shd w:val="clear" w:color="D9D9D9" w:fill="D9D9D9"/>
          </w:tcPr>
          <w:p w14:paraId="28C21383" w14:textId="42E9EEEA" w:rsidR="00581839" w:rsidRPr="00997D17" w:rsidRDefault="00581839" w:rsidP="00997D17">
            <w:pPr>
              <w:rPr>
                <w:color w:val="000000"/>
                <w:sz w:val="22"/>
                <w:szCs w:val="22"/>
              </w:rPr>
            </w:pPr>
            <w:r w:rsidRPr="00997D17">
              <w:rPr>
                <w:color w:val="000000"/>
                <w:sz w:val="22"/>
                <w:szCs w:val="22"/>
              </w:rPr>
              <w:t>SEKTA NA ATHARI (SW)</w:t>
            </w:r>
          </w:p>
        </w:tc>
        <w:tc>
          <w:tcPr>
            <w:tcW w:w="3418" w:type="dxa"/>
            <w:shd w:val="clear" w:color="D9D9D9" w:fill="D9D9D9"/>
          </w:tcPr>
          <w:p w14:paraId="38734F8C" w14:textId="237F6A97" w:rsidR="00581839" w:rsidRPr="00997D17" w:rsidRDefault="00581839" w:rsidP="00997D17">
            <w:pPr>
              <w:rPr>
                <w:color w:val="000000"/>
                <w:sz w:val="22"/>
                <w:szCs w:val="22"/>
              </w:rPr>
            </w:pPr>
            <w:r w:rsidRPr="00997D17">
              <w:rPr>
                <w:color w:val="000000"/>
                <w:sz w:val="22"/>
                <w:szCs w:val="22"/>
              </w:rPr>
              <w:t>SECTOR ACTIONS BY LEVEL (EN)</w:t>
            </w:r>
          </w:p>
        </w:tc>
        <w:tc>
          <w:tcPr>
            <w:tcW w:w="3418" w:type="dxa"/>
            <w:shd w:val="clear" w:color="D9D9D9" w:fill="D9D9D9"/>
          </w:tcPr>
          <w:p w14:paraId="3ABF8839" w14:textId="6A28E5B0" w:rsidR="00581839" w:rsidRPr="00997D17" w:rsidRDefault="00581839" w:rsidP="00997D17">
            <w:pPr>
              <w:rPr>
                <w:color w:val="000000"/>
                <w:sz w:val="22"/>
                <w:szCs w:val="22"/>
                <w:lang w:val="sv-SE"/>
              </w:rPr>
            </w:pPr>
            <w:r w:rsidRPr="00997D17">
              <w:rPr>
                <w:color w:val="000000"/>
                <w:sz w:val="22"/>
                <w:szCs w:val="22"/>
                <w:lang w:val="sv-SE"/>
              </w:rPr>
              <w:t>HATUA ZA KISEKTA KWA NGAZI (SW)</w:t>
            </w:r>
          </w:p>
        </w:tc>
      </w:tr>
      <w:tr w:rsidR="00581839" w:rsidRPr="00997D17" w14:paraId="085EB9A1" w14:textId="77777777" w:rsidTr="00997D17">
        <w:tc>
          <w:tcPr>
            <w:tcW w:w="3417" w:type="dxa"/>
          </w:tcPr>
          <w:p w14:paraId="1EDF24A7" w14:textId="3E00920A" w:rsidR="00581839" w:rsidRPr="00997D17" w:rsidRDefault="00581839" w:rsidP="00997D17">
            <w:pPr>
              <w:rPr>
                <w:color w:val="000000"/>
                <w:sz w:val="22"/>
                <w:szCs w:val="22"/>
              </w:rPr>
            </w:pPr>
            <w:r w:rsidRPr="00997D17">
              <w:rPr>
                <w:color w:val="000000"/>
                <w:sz w:val="22"/>
                <w:szCs w:val="22"/>
              </w:rPr>
              <w:t>Agriculture and food security</w:t>
            </w:r>
            <w:r w:rsidRPr="00997D17">
              <w:rPr>
                <w:color w:val="000000"/>
                <w:sz w:val="22"/>
                <w:szCs w:val="22"/>
              </w:rPr>
              <w:br/>
              <w:t>Farmland along rivers submerged; harvests and seed stores lost</w:t>
            </w:r>
          </w:p>
        </w:tc>
        <w:tc>
          <w:tcPr>
            <w:tcW w:w="3417" w:type="dxa"/>
          </w:tcPr>
          <w:p w14:paraId="718DEB83" w14:textId="36EF6233" w:rsidR="00581839" w:rsidRPr="00997D17" w:rsidRDefault="00581839" w:rsidP="00997D17">
            <w:pPr>
              <w:rPr>
                <w:color w:val="000000"/>
                <w:sz w:val="22"/>
                <w:szCs w:val="22"/>
              </w:rPr>
            </w:pPr>
            <w:r w:rsidRPr="00997D17">
              <w:rPr>
                <w:color w:val="000000"/>
                <w:sz w:val="22"/>
                <w:szCs w:val="22"/>
              </w:rPr>
              <w:t>Kilimo na usalama wa chakula</w:t>
            </w:r>
            <w:r w:rsidRPr="00997D17">
              <w:rPr>
                <w:color w:val="000000"/>
                <w:sz w:val="22"/>
                <w:szCs w:val="22"/>
              </w:rPr>
              <w:br/>
              <w:t>Mashamba ya kando ya mito kuzama; mavuno na akiba ya mbegu kupotea</w:t>
            </w:r>
          </w:p>
        </w:tc>
        <w:tc>
          <w:tcPr>
            <w:tcW w:w="3418" w:type="dxa"/>
          </w:tcPr>
          <w:p w14:paraId="6C91006A" w14:textId="75D3F3BC" w:rsidR="00581839" w:rsidRPr="00997D17" w:rsidRDefault="00581839" w:rsidP="00997D17">
            <w:pPr>
              <w:rPr>
                <w:color w:val="000000"/>
                <w:sz w:val="22"/>
                <w:szCs w:val="22"/>
              </w:rPr>
            </w:pPr>
            <w:r w:rsidRPr="00997D17">
              <w:rPr>
                <w:color w:val="000000"/>
                <w:sz w:val="22"/>
                <w:szCs w:val="22"/>
              </w:rPr>
              <w:t>Level 1: Extension officers: advise farmers in river valleys to harvest early and store seed on higher ground.</w:t>
            </w:r>
            <w:r w:rsidRPr="00997D17">
              <w:rPr>
                <w:color w:val="000000"/>
                <w:sz w:val="22"/>
                <w:szCs w:val="22"/>
              </w:rPr>
              <w:br/>
              <w:t>Level 2: Farmers on flood plains: please move harvests, seed and farm tools to higher ground.</w:t>
            </w:r>
            <w:r w:rsidRPr="00997D17">
              <w:rPr>
                <w:color w:val="000000"/>
                <w:sz w:val="22"/>
                <w:szCs w:val="22"/>
              </w:rPr>
              <w:br/>
              <w:t>Level 3: District Agriculture Officers: assess flooded farmland and report crop losses to the District Committee.</w:t>
            </w:r>
          </w:p>
        </w:tc>
        <w:tc>
          <w:tcPr>
            <w:tcW w:w="3418" w:type="dxa"/>
          </w:tcPr>
          <w:p w14:paraId="11C9DE38" w14:textId="5DBBE649" w:rsidR="00581839" w:rsidRPr="00997D17" w:rsidRDefault="00581839" w:rsidP="00997D17">
            <w:pPr>
              <w:rPr>
                <w:color w:val="000000"/>
                <w:sz w:val="22"/>
                <w:szCs w:val="22"/>
              </w:rPr>
            </w:pPr>
            <w:r w:rsidRPr="00997D17">
              <w:rPr>
                <w:color w:val="000000"/>
                <w:sz w:val="22"/>
                <w:szCs w:val="22"/>
              </w:rPr>
              <w:t>Ngazi ya 1: Maafisa ugani: toeni ushauri kwa wakulima wa mabondeni kuvuna mapema na kuhifadhi mbegu maeneo ya mwinuko.</w:t>
            </w:r>
            <w:r w:rsidRPr="00997D17">
              <w:rPr>
                <w:color w:val="000000"/>
                <w:sz w:val="22"/>
                <w:szCs w:val="22"/>
              </w:rPr>
              <w:br/>
              <w:t>Ngazi ya 2: Wakulima wa mabondeni: tafadhali hamisheni mavuno, mbegu na zana za kilimo kwenda maeneo ya mwinuko.</w:t>
            </w:r>
            <w:r w:rsidRPr="00997D17">
              <w:rPr>
                <w:color w:val="000000"/>
                <w:sz w:val="22"/>
                <w:szCs w:val="22"/>
              </w:rPr>
              <w:br/>
              <w:t>Ngazi ya 3: Maafisa Kilimo wa Wilaya: fanyeni tathmini ya mashamba yaliyofurika na toeni taarifa ya hasara kwa Kamati ya Wilaya.</w:t>
            </w:r>
          </w:p>
        </w:tc>
      </w:tr>
      <w:tr w:rsidR="00581839" w:rsidRPr="00997D17" w14:paraId="30D545A9" w14:textId="77777777" w:rsidTr="00997D17">
        <w:tc>
          <w:tcPr>
            <w:tcW w:w="3417" w:type="dxa"/>
          </w:tcPr>
          <w:p w14:paraId="3503FA34" w14:textId="0C7E567D" w:rsidR="00581839" w:rsidRPr="00997D17" w:rsidRDefault="00581839" w:rsidP="00997D17">
            <w:pPr>
              <w:rPr>
                <w:color w:val="000000"/>
                <w:sz w:val="22"/>
                <w:szCs w:val="22"/>
              </w:rPr>
            </w:pPr>
            <w:r w:rsidRPr="00997D17">
              <w:rPr>
                <w:color w:val="000000"/>
                <w:sz w:val="22"/>
                <w:szCs w:val="22"/>
              </w:rPr>
              <w:t>Livestock</w:t>
            </w:r>
            <w:r w:rsidRPr="00997D17">
              <w:rPr>
                <w:color w:val="000000"/>
                <w:sz w:val="22"/>
                <w:szCs w:val="22"/>
              </w:rPr>
              <w:br/>
              <w:t>Animals swept away or trapped; grazing land and water points flooded; risk of Rift Valley fever</w:t>
            </w:r>
          </w:p>
        </w:tc>
        <w:tc>
          <w:tcPr>
            <w:tcW w:w="3417" w:type="dxa"/>
          </w:tcPr>
          <w:p w14:paraId="74A276E0" w14:textId="65C8B653" w:rsidR="00581839" w:rsidRPr="00997D17" w:rsidRDefault="00581839" w:rsidP="00997D17">
            <w:pPr>
              <w:rPr>
                <w:color w:val="000000"/>
                <w:sz w:val="22"/>
                <w:szCs w:val="22"/>
              </w:rPr>
            </w:pPr>
            <w:r w:rsidRPr="00997D17">
              <w:rPr>
                <w:color w:val="000000"/>
                <w:sz w:val="22"/>
                <w:szCs w:val="22"/>
              </w:rPr>
              <w:t>Mifugo</w:t>
            </w:r>
            <w:r w:rsidRPr="00997D17">
              <w:rPr>
                <w:color w:val="000000"/>
                <w:sz w:val="22"/>
                <w:szCs w:val="22"/>
              </w:rPr>
              <w:br/>
              <w:t>Mifugo kusombwa au kukwama; malisho na vituo vya kunyweshea kufurika; hatari ya homa ya Bonde la Ufa</w:t>
            </w:r>
          </w:p>
        </w:tc>
        <w:tc>
          <w:tcPr>
            <w:tcW w:w="3418" w:type="dxa"/>
          </w:tcPr>
          <w:p w14:paraId="17B77559" w14:textId="1B0D0055" w:rsidR="00581839" w:rsidRPr="00997D17" w:rsidRDefault="00581839" w:rsidP="00997D17">
            <w:pPr>
              <w:rPr>
                <w:color w:val="000000"/>
                <w:sz w:val="22"/>
                <w:szCs w:val="22"/>
              </w:rPr>
            </w:pPr>
            <w:r w:rsidRPr="00997D17">
              <w:rPr>
                <w:color w:val="000000"/>
                <w:sz w:val="22"/>
                <w:szCs w:val="22"/>
              </w:rPr>
              <w:t>Level 1: Livestock officers: advise keepers not to graze or keep animals on flood plains overnight.</w:t>
            </w:r>
            <w:r w:rsidRPr="00997D17">
              <w:rPr>
                <w:color w:val="000000"/>
                <w:sz w:val="22"/>
                <w:szCs w:val="22"/>
              </w:rPr>
              <w:br/>
              <w:t>Level 2: Livestock keepers: please move animals to higher ground before the water rises.</w:t>
            </w:r>
            <w:r w:rsidRPr="00997D17">
              <w:rPr>
                <w:color w:val="000000"/>
                <w:sz w:val="22"/>
                <w:szCs w:val="22"/>
              </w:rPr>
              <w:br/>
            </w:r>
            <w:r w:rsidRPr="00997D17">
              <w:rPr>
                <w:color w:val="000000"/>
                <w:sz w:val="22"/>
                <w:szCs w:val="22"/>
              </w:rPr>
              <w:lastRenderedPageBreak/>
              <w:t>Level 3: District Livestock Officers: assess losses, treat sick animals and supervise safe disposal of carcasses.</w:t>
            </w:r>
          </w:p>
        </w:tc>
        <w:tc>
          <w:tcPr>
            <w:tcW w:w="3418" w:type="dxa"/>
          </w:tcPr>
          <w:p w14:paraId="741DA87A" w14:textId="0FC2C985" w:rsidR="00581839" w:rsidRPr="00997D17" w:rsidRDefault="00581839" w:rsidP="00997D17">
            <w:pPr>
              <w:rPr>
                <w:color w:val="000000"/>
                <w:sz w:val="22"/>
                <w:szCs w:val="22"/>
              </w:rPr>
            </w:pPr>
            <w:r w:rsidRPr="00997D17">
              <w:rPr>
                <w:color w:val="000000"/>
                <w:sz w:val="22"/>
                <w:szCs w:val="22"/>
              </w:rPr>
              <w:lastRenderedPageBreak/>
              <w:t>Ngazi ya 1: Maafisa mifugo: toeni ushauri kwa wafugaji kutochunga wala kulaza mifugo mabondeni.</w:t>
            </w:r>
            <w:r w:rsidRPr="00997D17">
              <w:rPr>
                <w:color w:val="000000"/>
                <w:sz w:val="22"/>
                <w:szCs w:val="22"/>
              </w:rPr>
              <w:br/>
              <w:t xml:space="preserve">Ngazi ya 2: Wafugaji: tafadhali hamisheni mifugo kwenda maeneo ya mwinuko kabla maji </w:t>
            </w:r>
            <w:r w:rsidRPr="00997D17">
              <w:rPr>
                <w:color w:val="000000"/>
                <w:sz w:val="22"/>
                <w:szCs w:val="22"/>
              </w:rPr>
              <w:lastRenderedPageBreak/>
              <w:t>hayajapanda.</w:t>
            </w:r>
            <w:r w:rsidRPr="00997D17">
              <w:rPr>
                <w:color w:val="000000"/>
                <w:sz w:val="22"/>
                <w:szCs w:val="22"/>
              </w:rPr>
              <w:br/>
              <w:t>Ngazi ya 3: Maafisa Mifugo wa Wilaya: fanyeni tathmini ya hasara, tibuni mifugo inayougua na simamieni uteketezaji salama wa mizoga.</w:t>
            </w:r>
          </w:p>
        </w:tc>
      </w:tr>
      <w:tr w:rsidR="00581839" w:rsidRPr="00997D17" w14:paraId="081B7E95" w14:textId="77777777" w:rsidTr="00997D17">
        <w:tc>
          <w:tcPr>
            <w:tcW w:w="3417" w:type="dxa"/>
          </w:tcPr>
          <w:p w14:paraId="00DE2942" w14:textId="3EB9A55E" w:rsidR="00581839" w:rsidRPr="00997D17" w:rsidRDefault="00581839" w:rsidP="00997D17">
            <w:pPr>
              <w:rPr>
                <w:color w:val="000000"/>
                <w:sz w:val="22"/>
                <w:szCs w:val="22"/>
              </w:rPr>
            </w:pPr>
            <w:r w:rsidRPr="00997D17">
              <w:rPr>
                <w:color w:val="000000"/>
                <w:sz w:val="22"/>
                <w:szCs w:val="22"/>
              </w:rPr>
              <w:lastRenderedPageBreak/>
              <w:t>Water and sanitation</w:t>
            </w:r>
            <w:r w:rsidRPr="00997D17">
              <w:rPr>
                <w:color w:val="000000"/>
                <w:sz w:val="22"/>
                <w:szCs w:val="22"/>
              </w:rPr>
              <w:br/>
              <w:t>Wells and boreholes flooded; latrines overflowing; water schemes damaged</w:t>
            </w:r>
          </w:p>
        </w:tc>
        <w:tc>
          <w:tcPr>
            <w:tcW w:w="3417" w:type="dxa"/>
          </w:tcPr>
          <w:p w14:paraId="65E179AE" w14:textId="7309EDDF" w:rsidR="00581839" w:rsidRPr="00997D17" w:rsidRDefault="00581839" w:rsidP="00997D17">
            <w:pPr>
              <w:rPr>
                <w:color w:val="000000"/>
                <w:sz w:val="22"/>
                <w:szCs w:val="22"/>
              </w:rPr>
            </w:pPr>
            <w:r w:rsidRPr="00997D17">
              <w:rPr>
                <w:color w:val="000000"/>
                <w:sz w:val="22"/>
                <w:szCs w:val="22"/>
              </w:rPr>
              <w:t>Maji na usafi wa mazingira</w:t>
            </w:r>
            <w:r w:rsidRPr="00997D17">
              <w:rPr>
                <w:color w:val="000000"/>
                <w:sz w:val="22"/>
                <w:szCs w:val="22"/>
              </w:rPr>
              <w:br/>
              <w:t>Visima kufurika; vyoo kufurika; miradi ya maji kuharibika</w:t>
            </w:r>
          </w:p>
        </w:tc>
        <w:tc>
          <w:tcPr>
            <w:tcW w:w="3418" w:type="dxa"/>
          </w:tcPr>
          <w:p w14:paraId="1605E49A" w14:textId="58C321DC" w:rsidR="00581839" w:rsidRPr="00997D17" w:rsidRDefault="00581839" w:rsidP="00997D17">
            <w:pPr>
              <w:rPr>
                <w:color w:val="000000"/>
                <w:sz w:val="22"/>
                <w:szCs w:val="22"/>
              </w:rPr>
            </w:pPr>
            <w:r w:rsidRPr="00997D17">
              <w:rPr>
                <w:color w:val="000000"/>
                <w:sz w:val="22"/>
                <w:szCs w:val="22"/>
              </w:rPr>
              <w:t>Level 1: RUWASA and water authorities: protect well heads and prepare stocks of chlorine.</w:t>
            </w:r>
            <w:r w:rsidRPr="00997D17">
              <w:rPr>
                <w:color w:val="000000"/>
                <w:sz w:val="22"/>
                <w:szCs w:val="22"/>
              </w:rPr>
              <w:br/>
              <w:t>Level 2: Water authorities: increase chlorination and advise communities to boil or treat drinking water.</w:t>
            </w:r>
            <w:r w:rsidRPr="00997D17">
              <w:rPr>
                <w:color w:val="000000"/>
                <w:sz w:val="22"/>
                <w:szCs w:val="22"/>
              </w:rPr>
              <w:br/>
              <w:t>Level 3: District Committees and water authorities: supply safe water to shelters and disinfect flooded wells before reuse.</w:t>
            </w:r>
          </w:p>
        </w:tc>
        <w:tc>
          <w:tcPr>
            <w:tcW w:w="3418" w:type="dxa"/>
          </w:tcPr>
          <w:p w14:paraId="7B1FA575" w14:textId="2BA84F80" w:rsidR="00581839" w:rsidRPr="00997D17" w:rsidRDefault="00581839" w:rsidP="00997D17">
            <w:pPr>
              <w:rPr>
                <w:color w:val="000000"/>
                <w:sz w:val="22"/>
                <w:szCs w:val="22"/>
              </w:rPr>
            </w:pPr>
            <w:r w:rsidRPr="00997D17">
              <w:rPr>
                <w:color w:val="000000"/>
                <w:sz w:val="22"/>
                <w:szCs w:val="22"/>
              </w:rPr>
              <w:t>Ngazi ya 1: RUWASA na mamlaka za maji: lindeni vichwa vya visima na andaeni akiba ya klorini.</w:t>
            </w:r>
            <w:r w:rsidRPr="00997D17">
              <w:rPr>
                <w:color w:val="000000"/>
                <w:sz w:val="22"/>
                <w:szCs w:val="22"/>
              </w:rPr>
              <w:br/>
              <w:t>Ngazi ya 2: Mamlaka za maji: ongezeni utiaji wa klorini na shaurini jamii kuchemsha au kutibu maji ya kunywa.</w:t>
            </w:r>
            <w:r w:rsidRPr="00997D17">
              <w:rPr>
                <w:color w:val="000000"/>
                <w:sz w:val="22"/>
                <w:szCs w:val="22"/>
              </w:rPr>
              <w:br/>
              <w:t>Ngazi ya 3: Kamati za Wilaya na mamlaka za maji: sambazeni maji safi kwenye makazi ya muda na tieni dawa visima vilivyofurika kabla ya kutumika tena.</w:t>
            </w:r>
          </w:p>
        </w:tc>
      </w:tr>
      <w:tr w:rsidR="00581839" w:rsidRPr="00997D17" w14:paraId="1C298A7E" w14:textId="77777777" w:rsidTr="00997D17">
        <w:tc>
          <w:tcPr>
            <w:tcW w:w="3417" w:type="dxa"/>
          </w:tcPr>
          <w:p w14:paraId="21D3BE06" w14:textId="72FE9F8A" w:rsidR="00581839" w:rsidRPr="00997D17" w:rsidRDefault="00581839" w:rsidP="00997D17">
            <w:pPr>
              <w:rPr>
                <w:color w:val="000000"/>
                <w:sz w:val="22"/>
                <w:szCs w:val="22"/>
              </w:rPr>
            </w:pPr>
            <w:r w:rsidRPr="00997D17">
              <w:rPr>
                <w:color w:val="000000"/>
                <w:sz w:val="22"/>
                <w:szCs w:val="22"/>
              </w:rPr>
              <w:t>Health</w:t>
            </w:r>
            <w:r w:rsidRPr="00997D17">
              <w:rPr>
                <w:color w:val="000000"/>
                <w:sz w:val="22"/>
                <w:szCs w:val="22"/>
              </w:rPr>
              <w:br/>
              <w:t>Cholera, diarrhoea, skin infections, malaria and drowning; health facilities flooded</w:t>
            </w:r>
          </w:p>
        </w:tc>
        <w:tc>
          <w:tcPr>
            <w:tcW w:w="3417" w:type="dxa"/>
          </w:tcPr>
          <w:p w14:paraId="532D9FE1" w14:textId="2D3B5A42" w:rsidR="00581839" w:rsidRPr="00997D17" w:rsidRDefault="00581839" w:rsidP="00997D17">
            <w:pPr>
              <w:rPr>
                <w:color w:val="000000"/>
                <w:sz w:val="22"/>
                <w:szCs w:val="22"/>
              </w:rPr>
            </w:pPr>
            <w:r w:rsidRPr="00997D17">
              <w:rPr>
                <w:color w:val="000000"/>
                <w:sz w:val="22"/>
                <w:szCs w:val="22"/>
              </w:rPr>
              <w:t>Afya</w:t>
            </w:r>
            <w:r w:rsidRPr="00997D17">
              <w:rPr>
                <w:color w:val="000000"/>
                <w:sz w:val="22"/>
                <w:szCs w:val="22"/>
              </w:rPr>
              <w:br/>
              <w:t>Kipindupindu, kuhara, magonjwa ya ngozi, malaria na vifo vya kuzama; vituo vya afya kufurika</w:t>
            </w:r>
          </w:p>
        </w:tc>
        <w:tc>
          <w:tcPr>
            <w:tcW w:w="3418" w:type="dxa"/>
          </w:tcPr>
          <w:p w14:paraId="185B6151" w14:textId="4CA280F1" w:rsidR="00581839" w:rsidRPr="00997D17" w:rsidRDefault="00581839" w:rsidP="00997D17">
            <w:pPr>
              <w:rPr>
                <w:color w:val="000000"/>
                <w:sz w:val="22"/>
                <w:szCs w:val="22"/>
              </w:rPr>
            </w:pPr>
            <w:r w:rsidRPr="00997D17">
              <w:rPr>
                <w:color w:val="000000"/>
                <w:sz w:val="22"/>
                <w:szCs w:val="22"/>
              </w:rPr>
              <w:t>Level 1: District Health Management Teams: pre-position ORS, chlorine tablets, malaria medicines and cholera supplies in flood-prone areas.</w:t>
            </w:r>
            <w:r w:rsidRPr="00997D17">
              <w:rPr>
                <w:color w:val="000000"/>
                <w:sz w:val="22"/>
                <w:szCs w:val="22"/>
              </w:rPr>
              <w:br/>
              <w:t>Level 2: Health facilities in flood areas: move medicines and equipment to safe places and prepare referral transport.</w:t>
            </w:r>
            <w:r w:rsidRPr="00997D17">
              <w:rPr>
                <w:color w:val="000000"/>
                <w:sz w:val="22"/>
                <w:szCs w:val="22"/>
              </w:rPr>
              <w:br/>
              <w:t>Level 3: Health authorities: provide health services in shelters and strengthen cholera surveillance.</w:t>
            </w:r>
          </w:p>
        </w:tc>
        <w:tc>
          <w:tcPr>
            <w:tcW w:w="3418" w:type="dxa"/>
          </w:tcPr>
          <w:p w14:paraId="04B12D75" w14:textId="67FEA275" w:rsidR="00581839" w:rsidRPr="00997D17" w:rsidRDefault="00581839" w:rsidP="00997D17">
            <w:pPr>
              <w:rPr>
                <w:color w:val="000000"/>
                <w:sz w:val="22"/>
                <w:szCs w:val="22"/>
              </w:rPr>
            </w:pPr>
            <w:r w:rsidRPr="00997D17">
              <w:rPr>
                <w:color w:val="000000"/>
                <w:sz w:val="22"/>
                <w:szCs w:val="22"/>
              </w:rPr>
              <w:t>Ngazi ya 1: Timu za Uendeshaji wa Huduma za Afya za Wilaya: wekeni tayari ORS, vidonge vya klorini, dawa za malaria na vifaa vya kipindupindu katika maeneo yanayofurika.</w:t>
            </w:r>
            <w:r w:rsidRPr="00997D17">
              <w:rPr>
                <w:color w:val="000000"/>
                <w:sz w:val="22"/>
                <w:szCs w:val="22"/>
              </w:rPr>
              <w:br/>
              <w:t>Ngazi ya 2: Vituo vya afya vilivyo maeneo ya mafuriko: hamisheni dawa na vifaa mahali salama na andaeni usafiri wa rufaa.</w:t>
            </w:r>
            <w:r w:rsidRPr="00997D17">
              <w:rPr>
                <w:color w:val="000000"/>
                <w:sz w:val="22"/>
                <w:szCs w:val="22"/>
              </w:rPr>
              <w:br/>
              <w:t>Ngazi ya 3: Mamlaka za afya: toeni huduma za afya katika makazi ya muda na imarisheni ufuatiliaji wa kipindupindu.</w:t>
            </w:r>
          </w:p>
        </w:tc>
      </w:tr>
      <w:tr w:rsidR="00581839" w:rsidRPr="00997D17" w14:paraId="60A86AAF" w14:textId="77777777" w:rsidTr="00997D17">
        <w:tc>
          <w:tcPr>
            <w:tcW w:w="3417" w:type="dxa"/>
          </w:tcPr>
          <w:p w14:paraId="00B2C4F7" w14:textId="2EAB61CF" w:rsidR="00581839" w:rsidRPr="00997D17" w:rsidRDefault="00581839" w:rsidP="00997D17">
            <w:pPr>
              <w:rPr>
                <w:color w:val="000000"/>
                <w:sz w:val="22"/>
                <w:szCs w:val="22"/>
              </w:rPr>
            </w:pPr>
            <w:r w:rsidRPr="00997D17">
              <w:rPr>
                <w:color w:val="000000"/>
                <w:sz w:val="22"/>
                <w:szCs w:val="22"/>
              </w:rPr>
              <w:t>Transport: roads, bridges and river crossings</w:t>
            </w:r>
            <w:r w:rsidRPr="00997D17">
              <w:rPr>
                <w:color w:val="000000"/>
                <w:sz w:val="22"/>
                <w:szCs w:val="22"/>
              </w:rPr>
              <w:br/>
            </w:r>
            <w:r w:rsidRPr="00997D17">
              <w:rPr>
                <w:color w:val="000000"/>
                <w:sz w:val="22"/>
                <w:szCs w:val="22"/>
              </w:rPr>
              <w:lastRenderedPageBreak/>
              <w:t>Bridges, causeways and roads washed away; river crossings unsafe; communities cut off</w:t>
            </w:r>
          </w:p>
        </w:tc>
        <w:tc>
          <w:tcPr>
            <w:tcW w:w="3417" w:type="dxa"/>
          </w:tcPr>
          <w:p w14:paraId="653AEC41" w14:textId="7FD40CF9" w:rsidR="00581839" w:rsidRPr="00997D17" w:rsidRDefault="00581839" w:rsidP="00997D17">
            <w:pPr>
              <w:rPr>
                <w:color w:val="000000"/>
                <w:sz w:val="22"/>
                <w:szCs w:val="22"/>
              </w:rPr>
            </w:pPr>
            <w:r w:rsidRPr="00997D17">
              <w:rPr>
                <w:color w:val="000000"/>
                <w:sz w:val="22"/>
                <w:szCs w:val="22"/>
              </w:rPr>
              <w:lastRenderedPageBreak/>
              <w:t>Usafirishaji: barabara, madaraja na vivuko</w:t>
            </w:r>
            <w:r w:rsidRPr="00997D17">
              <w:rPr>
                <w:color w:val="000000"/>
                <w:sz w:val="22"/>
                <w:szCs w:val="22"/>
              </w:rPr>
              <w:br/>
            </w:r>
            <w:r w:rsidRPr="00997D17">
              <w:rPr>
                <w:color w:val="000000"/>
                <w:sz w:val="22"/>
                <w:szCs w:val="22"/>
              </w:rPr>
              <w:lastRenderedPageBreak/>
              <w:t>Madaraja, vivuko na barabara kusombwa; vivuko vya mito kutokuwa salama; jamii kukosa mawasiliano ya barabara</w:t>
            </w:r>
          </w:p>
        </w:tc>
        <w:tc>
          <w:tcPr>
            <w:tcW w:w="3418" w:type="dxa"/>
          </w:tcPr>
          <w:p w14:paraId="2086601E" w14:textId="543ECEC7" w:rsidR="00581839" w:rsidRPr="00997D17" w:rsidRDefault="00581839" w:rsidP="00997D17">
            <w:pPr>
              <w:rPr>
                <w:color w:val="000000"/>
                <w:sz w:val="22"/>
                <w:szCs w:val="22"/>
              </w:rPr>
            </w:pPr>
            <w:r w:rsidRPr="00997D17">
              <w:rPr>
                <w:color w:val="000000"/>
                <w:sz w:val="22"/>
                <w:szCs w:val="22"/>
              </w:rPr>
              <w:lastRenderedPageBreak/>
              <w:t xml:space="preserve">Level 1: TANROADS and TARURA: clear debris from </w:t>
            </w:r>
            <w:r w:rsidRPr="00997D17">
              <w:rPr>
                <w:color w:val="000000"/>
                <w:sz w:val="22"/>
                <w:szCs w:val="22"/>
              </w:rPr>
              <w:lastRenderedPageBreak/>
              <w:t>bridges and culverts and mark flood-prone crossings.</w:t>
            </w:r>
            <w:r w:rsidRPr="00997D17">
              <w:rPr>
                <w:color w:val="000000"/>
                <w:sz w:val="22"/>
                <w:szCs w:val="22"/>
              </w:rPr>
              <w:br/>
              <w:t>Level 2: TANROADS, TARURA and the Traffic Police: close flooded roads and bridges and announce diversions.</w:t>
            </w:r>
            <w:r w:rsidRPr="00997D17">
              <w:rPr>
                <w:color w:val="000000"/>
                <w:sz w:val="22"/>
                <w:szCs w:val="22"/>
              </w:rPr>
              <w:br/>
              <w:t>Level 3: TANROADS and TARURA: open priority access routes for rescue; District Committees arrange boats where roads are cut.</w:t>
            </w:r>
          </w:p>
        </w:tc>
        <w:tc>
          <w:tcPr>
            <w:tcW w:w="3418" w:type="dxa"/>
          </w:tcPr>
          <w:p w14:paraId="5E22306B" w14:textId="04048997" w:rsidR="00581839" w:rsidRPr="00997D17" w:rsidRDefault="00581839" w:rsidP="00997D17">
            <w:pPr>
              <w:rPr>
                <w:color w:val="000000"/>
                <w:sz w:val="22"/>
                <w:szCs w:val="22"/>
              </w:rPr>
            </w:pPr>
            <w:r w:rsidRPr="00997D17">
              <w:rPr>
                <w:color w:val="000000"/>
                <w:sz w:val="22"/>
                <w:szCs w:val="22"/>
              </w:rPr>
              <w:lastRenderedPageBreak/>
              <w:t xml:space="preserve">Ngazi ya 1: TANROADS na TARURA: ondoeni takataka </w:t>
            </w:r>
            <w:r w:rsidRPr="00997D17">
              <w:rPr>
                <w:color w:val="000000"/>
                <w:sz w:val="22"/>
                <w:szCs w:val="22"/>
              </w:rPr>
              <w:lastRenderedPageBreak/>
              <w:t>kwenye madaraja na makalavati na wekeni alama kwenye vivuko vinavyofurika.</w:t>
            </w:r>
            <w:r w:rsidRPr="00997D17">
              <w:rPr>
                <w:color w:val="000000"/>
                <w:sz w:val="22"/>
                <w:szCs w:val="22"/>
              </w:rPr>
              <w:br/>
              <w:t>Ngazi ya 2: TANROADS, TARURA na Polisi wa Usalama Barabarani: fungeni barabara na madaraja yaliyofurika na tangazeni njia mbadala.</w:t>
            </w:r>
            <w:r w:rsidRPr="00997D17">
              <w:rPr>
                <w:color w:val="000000"/>
                <w:sz w:val="22"/>
                <w:szCs w:val="22"/>
              </w:rPr>
              <w:br/>
              <w:t>Ngazi ya 3: TANROADS na TARURA: fungueni njia muhimu kwa ajili ya uokoaji; Kamati za Wilaya zipange boti pale barabara zilipokatika.</w:t>
            </w:r>
          </w:p>
        </w:tc>
      </w:tr>
      <w:tr w:rsidR="00581839" w:rsidRPr="00997D17" w14:paraId="6375D18E" w14:textId="77777777" w:rsidTr="00997D17">
        <w:tc>
          <w:tcPr>
            <w:tcW w:w="3417" w:type="dxa"/>
          </w:tcPr>
          <w:p w14:paraId="3811B868" w14:textId="3D1F0A45" w:rsidR="00581839" w:rsidRPr="00997D17" w:rsidRDefault="00581839" w:rsidP="00997D17">
            <w:pPr>
              <w:rPr>
                <w:color w:val="000000"/>
                <w:sz w:val="22"/>
                <w:szCs w:val="22"/>
              </w:rPr>
            </w:pPr>
            <w:r w:rsidRPr="00997D17">
              <w:rPr>
                <w:color w:val="000000"/>
                <w:sz w:val="22"/>
                <w:szCs w:val="22"/>
              </w:rPr>
              <w:lastRenderedPageBreak/>
              <w:t>Housing and human settlements</w:t>
            </w:r>
            <w:r w:rsidRPr="00997D17">
              <w:rPr>
                <w:color w:val="000000"/>
                <w:sz w:val="22"/>
                <w:szCs w:val="22"/>
              </w:rPr>
              <w:br/>
              <w:t>Homes on flood plains and below dams submerged; mud-walled houses collapse</w:t>
            </w:r>
          </w:p>
        </w:tc>
        <w:tc>
          <w:tcPr>
            <w:tcW w:w="3417" w:type="dxa"/>
          </w:tcPr>
          <w:p w14:paraId="1ADC38C9" w14:textId="6AD9DD8B" w:rsidR="00581839" w:rsidRPr="00997D17" w:rsidRDefault="00581839" w:rsidP="00997D17">
            <w:pPr>
              <w:rPr>
                <w:color w:val="000000"/>
                <w:sz w:val="22"/>
                <w:szCs w:val="22"/>
              </w:rPr>
            </w:pPr>
            <w:r w:rsidRPr="00997D17">
              <w:rPr>
                <w:color w:val="000000"/>
                <w:sz w:val="22"/>
                <w:szCs w:val="22"/>
              </w:rPr>
              <w:t>Makazi</w:t>
            </w:r>
            <w:r w:rsidRPr="00997D17">
              <w:rPr>
                <w:color w:val="000000"/>
                <w:sz w:val="22"/>
                <w:szCs w:val="22"/>
              </w:rPr>
              <w:br/>
              <w:t>Makazi ya mabondeni na chini ya mabwawa kuzama; nyumba za tope kuanguka</w:t>
            </w:r>
          </w:p>
        </w:tc>
        <w:tc>
          <w:tcPr>
            <w:tcW w:w="3418" w:type="dxa"/>
          </w:tcPr>
          <w:p w14:paraId="0D7B4A0B" w14:textId="19B72982" w:rsidR="00581839" w:rsidRPr="00997D17" w:rsidRDefault="00581839" w:rsidP="00997D17">
            <w:pPr>
              <w:rPr>
                <w:color w:val="000000"/>
                <w:sz w:val="22"/>
                <w:szCs w:val="22"/>
              </w:rPr>
            </w:pPr>
            <w:r w:rsidRPr="00997D17">
              <w:rPr>
                <w:color w:val="000000"/>
                <w:sz w:val="22"/>
                <w:szCs w:val="22"/>
              </w:rPr>
              <w:t>Level 1: Local Government Authorities: identify households on flood plains and below dams, and confirm safe shelters.</w:t>
            </w:r>
            <w:r w:rsidRPr="00997D17">
              <w:rPr>
                <w:color w:val="000000"/>
                <w:sz w:val="22"/>
                <w:szCs w:val="22"/>
              </w:rPr>
              <w:br/>
              <w:t>Level 2: Ward and Village Committees: help households on flood plains move early to safe places.</w:t>
            </w:r>
            <w:r w:rsidRPr="00997D17">
              <w:rPr>
                <w:color w:val="000000"/>
                <w:sz w:val="22"/>
                <w:szCs w:val="22"/>
              </w:rPr>
              <w:br/>
              <w:t>Level 3: District Committees: register displaced households and manage shelters with water, sanitation and protection.</w:t>
            </w:r>
          </w:p>
        </w:tc>
        <w:tc>
          <w:tcPr>
            <w:tcW w:w="3418" w:type="dxa"/>
          </w:tcPr>
          <w:p w14:paraId="4DD4455D" w14:textId="3E3C4C80" w:rsidR="00581839" w:rsidRPr="00997D17" w:rsidRDefault="00581839" w:rsidP="00997D17">
            <w:pPr>
              <w:rPr>
                <w:color w:val="000000"/>
                <w:sz w:val="22"/>
                <w:szCs w:val="22"/>
              </w:rPr>
            </w:pPr>
            <w:r w:rsidRPr="00997D17">
              <w:rPr>
                <w:color w:val="000000"/>
                <w:sz w:val="22"/>
                <w:szCs w:val="22"/>
              </w:rPr>
              <w:t>Ngazi ya 1: Mamlaka za Serikali za Mitaa: tambueni kaya zilizo mabondeni na chini ya mabwawa, na thibitisheni makazi salama ya muda.</w:t>
            </w:r>
            <w:r w:rsidRPr="00997D17">
              <w:rPr>
                <w:color w:val="000000"/>
                <w:sz w:val="22"/>
                <w:szCs w:val="22"/>
              </w:rPr>
              <w:br/>
              <w:t>Ngazi ya 2: Kamati za Kata na Vijiji: saidieni kaya za mabondeni kuhamia maeneo salama mapema.</w:t>
            </w:r>
            <w:r w:rsidRPr="00997D17">
              <w:rPr>
                <w:color w:val="000000"/>
                <w:sz w:val="22"/>
                <w:szCs w:val="22"/>
              </w:rPr>
              <w:br/>
              <w:t>Ngazi ya 3: Kamati za Wilaya: sajilini kaya zilizokosa makazi na simamieni makazi ya muda yenye maji, huduma za usafi na ulinzi.</w:t>
            </w:r>
          </w:p>
        </w:tc>
      </w:tr>
      <w:tr w:rsidR="00581839" w:rsidRPr="00997D17" w14:paraId="7E6F3B99" w14:textId="77777777" w:rsidTr="00997D17">
        <w:tc>
          <w:tcPr>
            <w:tcW w:w="3417" w:type="dxa"/>
          </w:tcPr>
          <w:p w14:paraId="39F52D72" w14:textId="2A4FB281" w:rsidR="00581839" w:rsidRPr="00997D17" w:rsidRDefault="00581839" w:rsidP="00997D17">
            <w:pPr>
              <w:rPr>
                <w:color w:val="000000"/>
                <w:sz w:val="22"/>
                <w:szCs w:val="22"/>
              </w:rPr>
            </w:pPr>
            <w:r w:rsidRPr="00997D17">
              <w:rPr>
                <w:color w:val="000000"/>
                <w:sz w:val="22"/>
                <w:szCs w:val="22"/>
              </w:rPr>
              <w:t>Education</w:t>
            </w:r>
            <w:r w:rsidRPr="00997D17">
              <w:rPr>
                <w:color w:val="000000"/>
                <w:sz w:val="22"/>
                <w:szCs w:val="22"/>
              </w:rPr>
              <w:br/>
              <w:t>Schools flooded or cut off; pupils crossing rivers; schools used as shelters</w:t>
            </w:r>
          </w:p>
        </w:tc>
        <w:tc>
          <w:tcPr>
            <w:tcW w:w="3417" w:type="dxa"/>
          </w:tcPr>
          <w:p w14:paraId="0DDD47BB" w14:textId="4E7FB6D6" w:rsidR="00581839" w:rsidRPr="00997D17" w:rsidRDefault="00581839" w:rsidP="00997D17">
            <w:pPr>
              <w:rPr>
                <w:color w:val="000000"/>
                <w:sz w:val="22"/>
                <w:szCs w:val="22"/>
              </w:rPr>
            </w:pPr>
            <w:r w:rsidRPr="00997D17">
              <w:rPr>
                <w:color w:val="000000"/>
                <w:sz w:val="22"/>
                <w:szCs w:val="22"/>
              </w:rPr>
              <w:t>Elimu</w:t>
            </w:r>
            <w:r w:rsidRPr="00997D17">
              <w:rPr>
                <w:color w:val="000000"/>
                <w:sz w:val="22"/>
                <w:szCs w:val="22"/>
              </w:rPr>
              <w:br/>
              <w:t>Shule kufurika au kutofikika; wanafunzi kuvuka mito; shule kutumika kama makazi ya muda</w:t>
            </w:r>
          </w:p>
        </w:tc>
        <w:tc>
          <w:tcPr>
            <w:tcW w:w="3418" w:type="dxa"/>
          </w:tcPr>
          <w:p w14:paraId="7D159830" w14:textId="592B9F9F" w:rsidR="00581839" w:rsidRPr="00997D17" w:rsidRDefault="00581839" w:rsidP="00997D17">
            <w:pPr>
              <w:rPr>
                <w:color w:val="000000"/>
                <w:sz w:val="22"/>
                <w:szCs w:val="22"/>
              </w:rPr>
            </w:pPr>
            <w:r w:rsidRPr="00997D17">
              <w:rPr>
                <w:color w:val="000000"/>
                <w:sz w:val="22"/>
                <w:szCs w:val="22"/>
              </w:rPr>
              <w:t>Level 1: School heads: identify pupils who cross rivers or streams to reach school.</w:t>
            </w:r>
            <w:r w:rsidRPr="00997D17">
              <w:rPr>
                <w:color w:val="000000"/>
                <w:sz w:val="22"/>
                <w:szCs w:val="22"/>
              </w:rPr>
              <w:br/>
              <w:t>Level 2: District Education Offices: advise on temporary closure of schools in flood areas.</w:t>
            </w:r>
            <w:r w:rsidRPr="00997D17">
              <w:rPr>
                <w:color w:val="000000"/>
                <w:sz w:val="22"/>
                <w:szCs w:val="22"/>
              </w:rPr>
              <w:br/>
              <w:t xml:space="preserve">Level 3: District Education Offices: decide on the use of schools as shelters and on </w:t>
            </w:r>
            <w:r w:rsidRPr="00997D17">
              <w:rPr>
                <w:color w:val="000000"/>
                <w:sz w:val="22"/>
                <w:szCs w:val="22"/>
              </w:rPr>
              <w:lastRenderedPageBreak/>
              <w:t>reopening once buildings and routes are safe.</w:t>
            </w:r>
          </w:p>
        </w:tc>
        <w:tc>
          <w:tcPr>
            <w:tcW w:w="3418" w:type="dxa"/>
          </w:tcPr>
          <w:p w14:paraId="407C5FAD" w14:textId="436862DD" w:rsidR="00581839" w:rsidRPr="00997D17" w:rsidRDefault="00581839" w:rsidP="00997D17">
            <w:pPr>
              <w:rPr>
                <w:color w:val="000000"/>
                <w:sz w:val="22"/>
                <w:szCs w:val="22"/>
              </w:rPr>
            </w:pPr>
            <w:r w:rsidRPr="00997D17">
              <w:rPr>
                <w:color w:val="000000"/>
                <w:sz w:val="22"/>
                <w:szCs w:val="22"/>
              </w:rPr>
              <w:lastRenderedPageBreak/>
              <w:t>Ngazi ya 1: Wakuu wa shule: bainisheni wanafunzi wanaovuka mito au vijito kwenda shule.</w:t>
            </w:r>
            <w:r w:rsidRPr="00997D17">
              <w:rPr>
                <w:color w:val="000000"/>
                <w:sz w:val="22"/>
                <w:szCs w:val="22"/>
              </w:rPr>
              <w:br/>
              <w:t>Ngazi ya 2: Ofisi za Elimu za Wilaya: toeni ushauri kuhusu kufunga kwa muda shule zilizo maeneo ya mafuriko.</w:t>
            </w:r>
            <w:r w:rsidRPr="00997D17">
              <w:rPr>
                <w:color w:val="000000"/>
                <w:sz w:val="22"/>
                <w:szCs w:val="22"/>
              </w:rPr>
              <w:br/>
              <w:t xml:space="preserve">Ngazi ya 3: Ofisi za Elimu za Wilaya: fanyeni maamuzi </w:t>
            </w:r>
            <w:r w:rsidRPr="00997D17">
              <w:rPr>
                <w:color w:val="000000"/>
                <w:sz w:val="22"/>
                <w:szCs w:val="22"/>
              </w:rPr>
              <w:lastRenderedPageBreak/>
              <w:t>kuhusu matumizi ya shule kama makazi ya muda na kufunguliwa kwake majengo na njia zikiwa salama.</w:t>
            </w:r>
          </w:p>
        </w:tc>
      </w:tr>
      <w:tr w:rsidR="00581839" w:rsidRPr="00997D17" w14:paraId="459FEAF0" w14:textId="77777777" w:rsidTr="00997D17">
        <w:tc>
          <w:tcPr>
            <w:tcW w:w="3417" w:type="dxa"/>
          </w:tcPr>
          <w:p w14:paraId="0C4E4EED" w14:textId="16A5A203" w:rsidR="00581839" w:rsidRPr="00997D17" w:rsidRDefault="00581839" w:rsidP="00997D17">
            <w:pPr>
              <w:rPr>
                <w:color w:val="000000"/>
                <w:sz w:val="22"/>
                <w:szCs w:val="22"/>
              </w:rPr>
            </w:pPr>
            <w:r w:rsidRPr="00997D17">
              <w:rPr>
                <w:color w:val="000000"/>
                <w:sz w:val="22"/>
                <w:szCs w:val="22"/>
              </w:rPr>
              <w:lastRenderedPageBreak/>
              <w:t>Energy</w:t>
            </w:r>
            <w:r w:rsidRPr="00997D17">
              <w:rPr>
                <w:color w:val="000000"/>
                <w:sz w:val="22"/>
                <w:szCs w:val="22"/>
              </w:rPr>
              <w:br/>
              <w:t>Flooded substations and poles; risk of electric shock; water released from hydropower dams</w:t>
            </w:r>
          </w:p>
        </w:tc>
        <w:tc>
          <w:tcPr>
            <w:tcW w:w="3417" w:type="dxa"/>
          </w:tcPr>
          <w:p w14:paraId="333694C5" w14:textId="6B450BE1" w:rsidR="00581839" w:rsidRPr="00997D17" w:rsidRDefault="00581839" w:rsidP="00997D17">
            <w:pPr>
              <w:rPr>
                <w:color w:val="000000"/>
                <w:sz w:val="22"/>
                <w:szCs w:val="22"/>
              </w:rPr>
            </w:pPr>
            <w:r w:rsidRPr="00997D17">
              <w:rPr>
                <w:color w:val="000000"/>
                <w:sz w:val="22"/>
                <w:szCs w:val="22"/>
              </w:rPr>
              <w:t>Nishati</w:t>
            </w:r>
            <w:r w:rsidRPr="00997D17">
              <w:rPr>
                <w:color w:val="000000"/>
                <w:sz w:val="22"/>
                <w:szCs w:val="22"/>
              </w:rPr>
              <w:br/>
              <w:t>Vituo vya umeme na nguzo kufurika; hatari ya shoti ya umeme; maji kufunguliwa kutoka mabwawa ya umeme</w:t>
            </w:r>
          </w:p>
        </w:tc>
        <w:tc>
          <w:tcPr>
            <w:tcW w:w="3418" w:type="dxa"/>
          </w:tcPr>
          <w:p w14:paraId="4FF605A9" w14:textId="4D248149" w:rsidR="00581839" w:rsidRPr="00997D17" w:rsidRDefault="00581839" w:rsidP="00997D17">
            <w:pPr>
              <w:rPr>
                <w:color w:val="000000"/>
                <w:sz w:val="22"/>
                <w:szCs w:val="22"/>
              </w:rPr>
            </w:pPr>
            <w:r w:rsidRPr="00997D17">
              <w:rPr>
                <w:color w:val="000000"/>
                <w:sz w:val="22"/>
                <w:szCs w:val="22"/>
              </w:rPr>
              <w:t>Level 1: TANESCO and dam operators: share planned water releases with District Committees in advance.</w:t>
            </w:r>
            <w:r w:rsidRPr="00997D17">
              <w:rPr>
                <w:color w:val="000000"/>
                <w:sz w:val="22"/>
                <w:szCs w:val="22"/>
              </w:rPr>
              <w:br/>
              <w:t>Level 2: TANESCO: switch off power to flooding areas and warn downstream communities before any dam release.</w:t>
            </w:r>
            <w:r w:rsidRPr="00997D17">
              <w:rPr>
                <w:color w:val="000000"/>
                <w:sz w:val="22"/>
                <w:szCs w:val="22"/>
              </w:rPr>
              <w:br/>
              <w:t>Level 3: TANESCO: restore power first to hospitals, water pumps and shelters.</w:t>
            </w:r>
          </w:p>
        </w:tc>
        <w:tc>
          <w:tcPr>
            <w:tcW w:w="3418" w:type="dxa"/>
          </w:tcPr>
          <w:p w14:paraId="2C43F1CC" w14:textId="40A98EB0" w:rsidR="00581839" w:rsidRPr="00997D17" w:rsidRDefault="00581839" w:rsidP="00997D17">
            <w:pPr>
              <w:rPr>
                <w:color w:val="000000"/>
                <w:sz w:val="22"/>
                <w:szCs w:val="22"/>
              </w:rPr>
            </w:pPr>
            <w:r w:rsidRPr="00997D17">
              <w:rPr>
                <w:color w:val="000000"/>
                <w:sz w:val="22"/>
                <w:szCs w:val="22"/>
              </w:rPr>
              <w:t>Ngazi ya 1: TANESCO na waendeshaji wa mabwawa: wajulisheni Kamati za Wilaya mapema kuhusu mipango ya kufungua maji.</w:t>
            </w:r>
            <w:r w:rsidRPr="00997D17">
              <w:rPr>
                <w:color w:val="000000"/>
                <w:sz w:val="22"/>
                <w:szCs w:val="22"/>
              </w:rPr>
              <w:br/>
              <w:t>Ngazi ya 2: TANESCO: kateni umeme maeneo yanayofurika na watahadharisheni wakazi wa chini kabla ya kufungua maji ya bwawa.</w:t>
            </w:r>
            <w:r w:rsidRPr="00997D17">
              <w:rPr>
                <w:color w:val="000000"/>
                <w:sz w:val="22"/>
                <w:szCs w:val="22"/>
              </w:rPr>
              <w:br/>
              <w:t>Ngazi ya 3: TANESCO: rejesheni umeme kwanza hospitalini, kwenye pampu za maji na makazi ya muda.</w:t>
            </w:r>
          </w:p>
        </w:tc>
      </w:tr>
      <w:tr w:rsidR="00581839" w:rsidRPr="00997D17" w14:paraId="52BF0277" w14:textId="77777777" w:rsidTr="00997D17">
        <w:tc>
          <w:tcPr>
            <w:tcW w:w="3417" w:type="dxa"/>
          </w:tcPr>
          <w:p w14:paraId="2304CC23" w14:textId="43D3BE51" w:rsidR="00581839" w:rsidRPr="00997D17" w:rsidRDefault="00581839" w:rsidP="00997D17">
            <w:pPr>
              <w:rPr>
                <w:color w:val="000000"/>
                <w:sz w:val="22"/>
                <w:szCs w:val="22"/>
              </w:rPr>
            </w:pPr>
            <w:r w:rsidRPr="00997D17">
              <w:rPr>
                <w:color w:val="000000"/>
                <w:sz w:val="22"/>
                <w:szCs w:val="22"/>
              </w:rPr>
              <w:t>Trade and markets</w:t>
            </w:r>
            <w:r w:rsidRPr="00997D17">
              <w:rPr>
                <w:color w:val="000000"/>
                <w:sz w:val="22"/>
                <w:szCs w:val="22"/>
              </w:rPr>
              <w:br/>
              <w:t>Markets and shops flooded; food supply routes cut; rising prices</w:t>
            </w:r>
          </w:p>
        </w:tc>
        <w:tc>
          <w:tcPr>
            <w:tcW w:w="3417" w:type="dxa"/>
          </w:tcPr>
          <w:p w14:paraId="0A18111E" w14:textId="2D391519" w:rsidR="00581839" w:rsidRPr="00997D17" w:rsidRDefault="00581839" w:rsidP="00997D17">
            <w:pPr>
              <w:rPr>
                <w:color w:val="000000"/>
                <w:sz w:val="22"/>
                <w:szCs w:val="22"/>
              </w:rPr>
            </w:pPr>
            <w:r w:rsidRPr="00997D17">
              <w:rPr>
                <w:color w:val="000000"/>
                <w:sz w:val="22"/>
                <w:szCs w:val="22"/>
              </w:rPr>
              <w:t>Biashara na masoko</w:t>
            </w:r>
            <w:r w:rsidRPr="00997D17">
              <w:rPr>
                <w:color w:val="000000"/>
                <w:sz w:val="22"/>
                <w:szCs w:val="22"/>
              </w:rPr>
              <w:br/>
              <w:t>Masoko na maduka kufurika; njia za kusafirisha chakula kukatika; kupanda kwa bei</w:t>
            </w:r>
          </w:p>
        </w:tc>
        <w:tc>
          <w:tcPr>
            <w:tcW w:w="3418" w:type="dxa"/>
          </w:tcPr>
          <w:p w14:paraId="58555A6E" w14:textId="01EB3A99" w:rsidR="00581839" w:rsidRPr="00997D17" w:rsidRDefault="00581839" w:rsidP="00997D17">
            <w:pPr>
              <w:rPr>
                <w:color w:val="000000"/>
                <w:sz w:val="22"/>
                <w:szCs w:val="22"/>
              </w:rPr>
            </w:pPr>
            <w:r w:rsidRPr="00997D17">
              <w:rPr>
                <w:color w:val="000000"/>
                <w:sz w:val="22"/>
                <w:szCs w:val="22"/>
              </w:rPr>
              <w:t>Level 1: Market committees: clear market drainage and raise stored goods.</w:t>
            </w:r>
            <w:r w:rsidRPr="00997D17">
              <w:rPr>
                <w:color w:val="000000"/>
                <w:sz w:val="22"/>
                <w:szCs w:val="22"/>
              </w:rPr>
              <w:br/>
              <w:t>Level 2: Traders in flood areas: please move goods to safe places.</w:t>
            </w:r>
            <w:r w:rsidRPr="00997D17">
              <w:rPr>
                <w:color w:val="000000"/>
                <w:sz w:val="22"/>
                <w:szCs w:val="22"/>
              </w:rPr>
              <w:br/>
              <w:t>Level 3: District Committees: monitor food supply and prices in cut-off areas.</w:t>
            </w:r>
          </w:p>
        </w:tc>
        <w:tc>
          <w:tcPr>
            <w:tcW w:w="3418" w:type="dxa"/>
          </w:tcPr>
          <w:p w14:paraId="5D7B0015" w14:textId="34D5FC31" w:rsidR="00581839" w:rsidRPr="00997D17" w:rsidRDefault="00581839" w:rsidP="00997D17">
            <w:pPr>
              <w:rPr>
                <w:color w:val="000000"/>
                <w:sz w:val="22"/>
                <w:szCs w:val="22"/>
              </w:rPr>
            </w:pPr>
            <w:r w:rsidRPr="00997D17">
              <w:rPr>
                <w:color w:val="000000"/>
                <w:sz w:val="22"/>
                <w:szCs w:val="22"/>
              </w:rPr>
              <w:t>Ngazi ya 1: Kamati za masoko: safisheni mitaro ya masoko na inueni bidhaa zilizohifadhiwa.</w:t>
            </w:r>
            <w:r w:rsidRPr="00997D17">
              <w:rPr>
                <w:color w:val="000000"/>
                <w:sz w:val="22"/>
                <w:szCs w:val="22"/>
              </w:rPr>
              <w:br/>
              <w:t>Ngazi ya 2: Wafanyabiashara wa maeneo ya mafuriko: tafadhali hamishieni bidhaa mahali salama.</w:t>
            </w:r>
            <w:r w:rsidRPr="00997D17">
              <w:rPr>
                <w:color w:val="000000"/>
                <w:sz w:val="22"/>
                <w:szCs w:val="22"/>
              </w:rPr>
              <w:br/>
              <w:t>Ngazi ya 3: Kamati za Wilaya: fuatilieni upatikanaji na bei za chakula katika maeneo yasiyofikika.</w:t>
            </w:r>
          </w:p>
        </w:tc>
      </w:tr>
      <w:tr w:rsidR="00581839" w:rsidRPr="00997D17" w14:paraId="27550B5C" w14:textId="77777777" w:rsidTr="00997D17">
        <w:tc>
          <w:tcPr>
            <w:tcW w:w="3417" w:type="dxa"/>
          </w:tcPr>
          <w:p w14:paraId="04CE6B19" w14:textId="1038A60A" w:rsidR="00581839" w:rsidRPr="00997D17" w:rsidRDefault="00581839" w:rsidP="00997D17">
            <w:pPr>
              <w:rPr>
                <w:color w:val="000000"/>
                <w:sz w:val="22"/>
                <w:szCs w:val="22"/>
              </w:rPr>
            </w:pPr>
            <w:r w:rsidRPr="00997D17">
              <w:rPr>
                <w:color w:val="000000"/>
                <w:sz w:val="22"/>
                <w:szCs w:val="22"/>
              </w:rPr>
              <w:t>Mining and sand harvesting</w:t>
            </w:r>
            <w:r w:rsidRPr="00997D17">
              <w:rPr>
                <w:color w:val="000000"/>
                <w:sz w:val="22"/>
                <w:szCs w:val="22"/>
              </w:rPr>
              <w:br/>
              <w:t>Riverbank sand pits and small mines collapse or flood</w:t>
            </w:r>
          </w:p>
        </w:tc>
        <w:tc>
          <w:tcPr>
            <w:tcW w:w="3417" w:type="dxa"/>
          </w:tcPr>
          <w:p w14:paraId="7DEF45B7" w14:textId="684696FC" w:rsidR="00581839" w:rsidRPr="00997D17" w:rsidRDefault="00581839" w:rsidP="00997D17">
            <w:pPr>
              <w:rPr>
                <w:color w:val="000000"/>
                <w:sz w:val="22"/>
                <w:szCs w:val="22"/>
              </w:rPr>
            </w:pPr>
            <w:r w:rsidRPr="00997D17">
              <w:rPr>
                <w:color w:val="000000"/>
                <w:sz w:val="22"/>
                <w:szCs w:val="22"/>
              </w:rPr>
              <w:t>Madini na uchimbaji wa mchanga</w:t>
            </w:r>
            <w:r w:rsidRPr="00997D17">
              <w:rPr>
                <w:color w:val="000000"/>
                <w:sz w:val="22"/>
                <w:szCs w:val="22"/>
              </w:rPr>
              <w:br/>
              <w:t>Mashimo ya mchanga kando ya mito na migodi midogo kuporomoka au kujaa maji</w:t>
            </w:r>
          </w:p>
        </w:tc>
        <w:tc>
          <w:tcPr>
            <w:tcW w:w="3418" w:type="dxa"/>
          </w:tcPr>
          <w:p w14:paraId="5F52810E" w14:textId="6AB65FEE" w:rsidR="00581839" w:rsidRPr="00997D17" w:rsidRDefault="00581839" w:rsidP="00997D17">
            <w:pPr>
              <w:rPr>
                <w:color w:val="000000"/>
                <w:sz w:val="22"/>
                <w:szCs w:val="22"/>
              </w:rPr>
            </w:pPr>
            <w:r w:rsidRPr="00997D17">
              <w:rPr>
                <w:color w:val="000000"/>
                <w:sz w:val="22"/>
                <w:szCs w:val="22"/>
              </w:rPr>
              <w:t>Level 1: Mining Commission and Local Government Authorities: stop sand harvesting on riverbanks during the rainy season.</w:t>
            </w:r>
            <w:r w:rsidRPr="00997D17">
              <w:rPr>
                <w:color w:val="000000"/>
                <w:sz w:val="22"/>
                <w:szCs w:val="22"/>
              </w:rPr>
              <w:br/>
              <w:t>Level 2: Mine owners: suspend work in pits near rivers and valleys.</w:t>
            </w:r>
            <w:r w:rsidRPr="00997D17">
              <w:rPr>
                <w:color w:val="000000"/>
                <w:sz w:val="22"/>
                <w:szCs w:val="22"/>
              </w:rPr>
              <w:br/>
            </w:r>
            <w:r w:rsidRPr="00997D17">
              <w:rPr>
                <w:color w:val="000000"/>
                <w:sz w:val="22"/>
                <w:szCs w:val="22"/>
              </w:rPr>
              <w:lastRenderedPageBreak/>
              <w:t>Level 3: Mining Commission: keep flooded mines closed until inspected; the Fire and Rescue Force leads any rescue.</w:t>
            </w:r>
          </w:p>
        </w:tc>
        <w:tc>
          <w:tcPr>
            <w:tcW w:w="3418" w:type="dxa"/>
          </w:tcPr>
          <w:p w14:paraId="7B2DCE6C" w14:textId="00CE822E" w:rsidR="00581839" w:rsidRPr="00997D17" w:rsidRDefault="00581839" w:rsidP="00997D17">
            <w:pPr>
              <w:rPr>
                <w:color w:val="000000"/>
                <w:sz w:val="22"/>
                <w:szCs w:val="22"/>
              </w:rPr>
            </w:pPr>
            <w:r w:rsidRPr="00997D17">
              <w:rPr>
                <w:color w:val="000000"/>
                <w:sz w:val="22"/>
                <w:szCs w:val="22"/>
              </w:rPr>
              <w:lastRenderedPageBreak/>
              <w:t>Ngazi ya 1: Tume ya Madini na Mamlaka za Serikali za Mitaa: sitisheni uchimbaji wa mchanga kando ya mito wakati wa msimu wa mvua.</w:t>
            </w:r>
            <w:r w:rsidRPr="00997D17">
              <w:rPr>
                <w:color w:val="000000"/>
                <w:sz w:val="22"/>
                <w:szCs w:val="22"/>
              </w:rPr>
              <w:br/>
              <w:t xml:space="preserve">Ngazi ya 2: Wamiliki wa migodi: sitisheni kazi katika mashimo yaliyo karibu na mito na </w:t>
            </w:r>
            <w:r w:rsidRPr="00997D17">
              <w:rPr>
                <w:color w:val="000000"/>
                <w:sz w:val="22"/>
                <w:szCs w:val="22"/>
              </w:rPr>
              <w:lastRenderedPageBreak/>
              <w:t>mabonde.</w:t>
            </w:r>
            <w:r w:rsidRPr="00997D17">
              <w:rPr>
                <w:color w:val="000000"/>
                <w:sz w:val="22"/>
                <w:szCs w:val="22"/>
              </w:rPr>
              <w:br/>
              <w:t>Ngazi ya 3: Tume ya Madini: migodi iliyofurika ibaki imefungwa hadi ikaguliwe; Jeshi la Zimamoto na Uokoaji liongoze uokoaji wowote.</w:t>
            </w:r>
          </w:p>
        </w:tc>
      </w:tr>
    </w:tbl>
    <w:p w14:paraId="5312DABC" w14:textId="2713F1DB" w:rsidR="00D3308D" w:rsidRPr="00997D17" w:rsidRDefault="0088192A" w:rsidP="000359A0">
      <w:pPr>
        <w:pStyle w:val="Strong1"/>
        <w:jc w:val="both"/>
        <w:rPr>
          <w:b w:val="0"/>
          <w:bCs w:val="0"/>
          <w:sz w:val="22"/>
          <w:szCs w:val="22"/>
        </w:rPr>
      </w:pPr>
      <w:r w:rsidRPr="00997D17">
        <w:rPr>
          <w:b w:val="0"/>
          <w:bCs w:val="0"/>
          <w:sz w:val="22"/>
          <w:szCs w:val="22"/>
        </w:rPr>
        <w:lastRenderedPageBreak/>
        <w:t xml:space="preserve">3.0 </w:t>
      </w:r>
      <w:r w:rsidR="00D3308D" w:rsidRPr="00997D17">
        <w:rPr>
          <w:b w:val="0"/>
          <w:bCs w:val="0"/>
          <w:sz w:val="22"/>
          <w:szCs w:val="22"/>
        </w:rPr>
        <w:t xml:space="preserve">LANDSLIDE </w:t>
      </w:r>
    </w:p>
    <w:p w14:paraId="5C2BF669" w14:textId="0AC5C47C"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6840"/>
        <w:gridCol w:w="2280"/>
      </w:tblGrid>
      <w:tr w:rsidR="00D3308D" w:rsidRPr="00997D17" w14:paraId="311FF567" w14:textId="77777777" w:rsidTr="002204F6">
        <w:tc>
          <w:tcPr>
            <w:tcW w:w="4560" w:type="dxa"/>
            <w:tcBorders>
              <w:top w:val="single" w:sz="8" w:space="0" w:color="BF8F00"/>
              <w:left w:val="single" w:sz="8" w:space="0" w:color="BF8F00"/>
              <w:bottom w:val="single" w:sz="8" w:space="0" w:color="BF8F00"/>
              <w:right w:val="single" w:sz="8" w:space="0" w:color="BF8F00"/>
            </w:tcBorders>
            <w:shd w:val="clear" w:color="auto" w:fill="FFC000"/>
            <w:tcMar>
              <w:top w:w="220" w:type="dxa"/>
              <w:left w:w="240" w:type="dxa"/>
              <w:bottom w:w="220" w:type="dxa"/>
              <w:right w:w="240" w:type="dxa"/>
            </w:tcMar>
            <w:vAlign w:val="center"/>
          </w:tcPr>
          <w:p w14:paraId="1D98F629" w14:textId="77777777" w:rsidR="00D3308D" w:rsidRPr="00997D17" w:rsidRDefault="00D3308D" w:rsidP="000359A0">
            <w:pPr>
              <w:jc w:val="both"/>
              <w:rPr>
                <w:sz w:val="22"/>
                <w:szCs w:val="22"/>
              </w:rPr>
            </w:pPr>
            <w:r w:rsidRPr="00997D17">
              <w:rPr>
                <w:sz w:val="22"/>
                <w:szCs w:val="22"/>
              </w:rPr>
              <w:t>ADVISORY</w:t>
            </w:r>
          </w:p>
        </w:tc>
        <w:tc>
          <w:tcPr>
            <w:tcW w:w="6840" w:type="dxa"/>
            <w:tcBorders>
              <w:top w:val="single" w:sz="8" w:space="0" w:color="BF8F00"/>
              <w:left w:val="single" w:sz="8" w:space="0" w:color="BF8F00"/>
              <w:bottom w:val="single" w:sz="8" w:space="0" w:color="BF8F00"/>
              <w:right w:val="single" w:sz="8" w:space="0" w:color="BF8F00"/>
            </w:tcBorders>
            <w:shd w:val="clear" w:color="auto" w:fill="FFC000"/>
            <w:tcMar>
              <w:top w:w="220" w:type="dxa"/>
              <w:left w:w="240" w:type="dxa"/>
              <w:bottom w:w="220" w:type="dxa"/>
              <w:right w:w="240" w:type="dxa"/>
            </w:tcMar>
            <w:vAlign w:val="center"/>
          </w:tcPr>
          <w:p w14:paraId="10283879" w14:textId="77777777" w:rsidR="00D3308D" w:rsidRPr="00997D17" w:rsidRDefault="00D3308D" w:rsidP="000359A0">
            <w:pPr>
              <w:jc w:val="both"/>
              <w:rPr>
                <w:sz w:val="22"/>
                <w:szCs w:val="22"/>
              </w:rPr>
            </w:pPr>
            <w:r w:rsidRPr="00997D17">
              <w:rPr>
                <w:sz w:val="22"/>
                <w:szCs w:val="22"/>
              </w:rPr>
              <w:t>BE PREPARED</w:t>
            </w:r>
          </w:p>
        </w:tc>
        <w:tc>
          <w:tcPr>
            <w:tcW w:w="2280" w:type="dxa"/>
            <w:tcBorders>
              <w:top w:val="single" w:sz="8" w:space="0" w:color="BF8F00"/>
              <w:left w:val="single" w:sz="8" w:space="0" w:color="BF8F00"/>
              <w:bottom w:val="single" w:sz="8" w:space="0" w:color="BF8F00"/>
              <w:right w:val="single" w:sz="8" w:space="0" w:color="BF8F00"/>
            </w:tcBorders>
            <w:shd w:val="clear" w:color="auto" w:fill="FFC000"/>
            <w:tcMar>
              <w:top w:w="220" w:type="dxa"/>
              <w:left w:w="240" w:type="dxa"/>
              <w:bottom w:w="220" w:type="dxa"/>
              <w:right w:w="240" w:type="dxa"/>
            </w:tcMar>
            <w:vAlign w:val="center"/>
          </w:tcPr>
          <w:p w14:paraId="720B288F" w14:textId="77777777" w:rsidR="00D3308D" w:rsidRPr="00997D17" w:rsidRDefault="00D3308D" w:rsidP="000359A0">
            <w:pPr>
              <w:jc w:val="both"/>
              <w:rPr>
                <w:sz w:val="22"/>
                <w:szCs w:val="22"/>
              </w:rPr>
            </w:pPr>
            <w:r w:rsidRPr="00997D17">
              <w:rPr>
                <w:sz w:val="22"/>
                <w:szCs w:val="22"/>
              </w:rPr>
              <w:t>LEVEL 1</w:t>
            </w:r>
          </w:p>
        </w:tc>
      </w:tr>
    </w:tbl>
    <w:p w14:paraId="32164936" w14:textId="77777777" w:rsidR="00D3308D" w:rsidRPr="00997D17" w:rsidRDefault="00D3308D" w:rsidP="000359A0">
      <w:pPr>
        <w:jc w:val="both"/>
        <w:rPr>
          <w:sz w:val="22"/>
          <w:szCs w:val="22"/>
        </w:rPr>
      </w:pPr>
    </w:p>
    <w:p w14:paraId="5FCB836A"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0"/>
        <w:gridCol w:w="3420"/>
        <w:gridCol w:w="3420"/>
        <w:gridCol w:w="3420"/>
      </w:tblGrid>
      <w:tr w:rsidR="00D3308D" w:rsidRPr="00997D17" w14:paraId="30A867B1"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D7D6688" w14:textId="77777777" w:rsidR="00D3308D" w:rsidRPr="00997D17" w:rsidRDefault="00D3308D"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ED32DE5" w14:textId="77777777" w:rsidR="00D3308D" w:rsidRPr="00997D17" w:rsidRDefault="00D3308D"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69496C3" w14:textId="60151E16" w:rsidR="00D3308D" w:rsidRPr="00997D17" w:rsidRDefault="00D3308D"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D689851" w14:textId="4167C35A" w:rsidR="00D3308D" w:rsidRPr="00997D17" w:rsidRDefault="00D3308D" w:rsidP="000359A0">
            <w:pPr>
              <w:jc w:val="both"/>
              <w:rPr>
                <w:sz w:val="22"/>
                <w:szCs w:val="22"/>
              </w:rPr>
            </w:pPr>
            <w:r w:rsidRPr="00997D17">
              <w:rPr>
                <w:sz w:val="22"/>
                <w:szCs w:val="22"/>
              </w:rPr>
              <w:t>HATUA (SW)</w:t>
            </w:r>
          </w:p>
        </w:tc>
      </w:tr>
      <w:tr w:rsidR="00D3308D" w:rsidRPr="00997D17" w14:paraId="75A142D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79ECC57" w14:textId="44BE193B" w:rsidR="00D3308D" w:rsidRPr="00997D17" w:rsidRDefault="00A25D5B">
            <w:pPr>
              <w:pStyle w:val="ListParagraph"/>
              <w:numPr>
                <w:ilvl w:val="0"/>
                <w:numId w:val="18"/>
              </w:numPr>
              <w:jc w:val="both"/>
              <w:rPr>
                <w:sz w:val="22"/>
                <w:szCs w:val="22"/>
              </w:rPr>
            </w:pPr>
            <w:r w:rsidRPr="00997D17">
              <w:rPr>
                <w:sz w:val="22"/>
                <w:szCs w:val="22"/>
              </w:rPr>
              <w:t>Increased landslide risk on steep slopes and in previously affected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211F3AF" w14:textId="4BDAB57D" w:rsidR="00D3308D" w:rsidRPr="00997D17" w:rsidRDefault="00A25D5B">
            <w:pPr>
              <w:pStyle w:val="ListParagraph"/>
              <w:numPr>
                <w:ilvl w:val="0"/>
                <w:numId w:val="18"/>
              </w:numPr>
              <w:jc w:val="both"/>
              <w:rPr>
                <w:sz w:val="22"/>
                <w:szCs w:val="22"/>
              </w:rPr>
            </w:pPr>
            <w:r w:rsidRPr="00997D17">
              <w:rPr>
                <w:sz w:val="22"/>
                <w:szCs w:val="22"/>
              </w:rPr>
              <w:t>Ongezeko la hatari ya maporomoko ya ardhi kwenye miteremko mikali na maeneo yaliyowahi kuathirika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5BE3E63" w14:textId="20715A13" w:rsidR="00D3308D" w:rsidRPr="00997D17" w:rsidRDefault="00A25D5B">
            <w:pPr>
              <w:pStyle w:val="ListParagraph"/>
              <w:numPr>
                <w:ilvl w:val="0"/>
                <w:numId w:val="18"/>
              </w:numPr>
              <w:jc w:val="both"/>
              <w:rPr>
                <w:sz w:val="22"/>
                <w:szCs w:val="22"/>
              </w:rPr>
            </w:pPr>
            <w:r w:rsidRPr="00997D17">
              <w:rPr>
                <w:sz w:val="22"/>
                <w:szCs w:val="22"/>
              </w:rPr>
              <w:t>Know the safe area and the route to it.</w:t>
            </w:r>
          </w:p>
          <w:p w14:paraId="1E6C568D" w14:textId="0D459D8D" w:rsidR="00D3308D" w:rsidRPr="00997D17" w:rsidRDefault="00A25D5B">
            <w:pPr>
              <w:pStyle w:val="ListParagraph"/>
              <w:numPr>
                <w:ilvl w:val="0"/>
                <w:numId w:val="18"/>
              </w:numPr>
              <w:jc w:val="both"/>
              <w:rPr>
                <w:sz w:val="22"/>
                <w:szCs w:val="22"/>
              </w:rPr>
            </w:pPr>
            <w:r w:rsidRPr="00997D17">
              <w:rPr>
                <w:sz w:val="22"/>
                <w:szCs w:val="22"/>
              </w:rPr>
              <w:t>Prepare an emergency bag.</w:t>
            </w:r>
          </w:p>
          <w:p w14:paraId="44F02441" w14:textId="709A60C4" w:rsidR="00A25D5B" w:rsidRPr="00997D17" w:rsidRDefault="00A25D5B">
            <w:pPr>
              <w:pStyle w:val="ListParagraph"/>
              <w:numPr>
                <w:ilvl w:val="0"/>
                <w:numId w:val="18"/>
              </w:numPr>
              <w:jc w:val="both"/>
              <w:rPr>
                <w:sz w:val="22"/>
                <w:szCs w:val="22"/>
              </w:rPr>
            </w:pPr>
            <w:r w:rsidRPr="00997D17">
              <w:rPr>
                <w:sz w:val="22"/>
                <w:szCs w:val="22"/>
              </w:rPr>
              <w:t>Keep a reserve of food, drinking water, cash and medicines.</w:t>
            </w:r>
          </w:p>
          <w:p w14:paraId="3D4118FE" w14:textId="4BABAA8E" w:rsidR="00D3308D" w:rsidRPr="00997D17" w:rsidRDefault="00A25D5B">
            <w:pPr>
              <w:pStyle w:val="ListParagraph"/>
              <w:numPr>
                <w:ilvl w:val="0"/>
                <w:numId w:val="18"/>
              </w:numPr>
              <w:jc w:val="both"/>
              <w:rPr>
                <w:sz w:val="22"/>
                <w:szCs w:val="22"/>
              </w:rPr>
            </w:pPr>
            <w:r w:rsidRPr="00997D17">
              <w:rPr>
                <w:sz w:val="22"/>
                <w:szCs w:val="22"/>
              </w:rPr>
              <w:t>Save the emergency number 190.</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568A3D7" w14:textId="6D7F227B" w:rsidR="00D3308D" w:rsidRPr="00997D17" w:rsidRDefault="00A25D5B">
            <w:pPr>
              <w:pStyle w:val="ListParagraph"/>
              <w:numPr>
                <w:ilvl w:val="0"/>
                <w:numId w:val="18"/>
              </w:numPr>
              <w:jc w:val="both"/>
              <w:rPr>
                <w:sz w:val="22"/>
                <w:szCs w:val="22"/>
                <w:lang w:val="sv-SE"/>
              </w:rPr>
            </w:pPr>
            <w:r w:rsidRPr="00997D17">
              <w:rPr>
                <w:sz w:val="22"/>
                <w:szCs w:val="22"/>
                <w:lang w:val="sv-SE"/>
              </w:rPr>
              <w:t>Fahamu eneo salama na njia ya kufika huko.</w:t>
            </w:r>
          </w:p>
          <w:p w14:paraId="1A62213C" w14:textId="50FC53AE" w:rsidR="00D3308D" w:rsidRPr="00997D17" w:rsidRDefault="00A25D5B">
            <w:pPr>
              <w:pStyle w:val="ListParagraph"/>
              <w:numPr>
                <w:ilvl w:val="0"/>
                <w:numId w:val="18"/>
              </w:numPr>
              <w:jc w:val="both"/>
              <w:rPr>
                <w:sz w:val="22"/>
                <w:szCs w:val="22"/>
              </w:rPr>
            </w:pPr>
            <w:r w:rsidRPr="00997D17">
              <w:rPr>
                <w:sz w:val="22"/>
                <w:szCs w:val="22"/>
              </w:rPr>
              <w:t>Andaa begi la dharura.</w:t>
            </w:r>
          </w:p>
          <w:p w14:paraId="752944D3" w14:textId="4B8CF7ED" w:rsidR="00A25D5B" w:rsidRPr="00997D17" w:rsidRDefault="00A25D5B">
            <w:pPr>
              <w:pStyle w:val="ListParagraph"/>
              <w:numPr>
                <w:ilvl w:val="0"/>
                <w:numId w:val="18"/>
              </w:numPr>
              <w:jc w:val="both"/>
              <w:rPr>
                <w:sz w:val="22"/>
                <w:szCs w:val="22"/>
                <w:lang w:val="sv-SE"/>
              </w:rPr>
            </w:pPr>
            <w:r w:rsidRPr="00997D17">
              <w:rPr>
                <w:sz w:val="22"/>
                <w:szCs w:val="22"/>
                <w:lang w:val="sv-SE"/>
              </w:rPr>
              <w:t>Weka akiba ya chakula, maji ya kunywa, fedha na dawa.</w:t>
            </w:r>
          </w:p>
          <w:p w14:paraId="41A1C221" w14:textId="4B423DB9" w:rsidR="00D3308D" w:rsidRPr="00997D17" w:rsidRDefault="00A25D5B">
            <w:pPr>
              <w:pStyle w:val="ListParagraph"/>
              <w:numPr>
                <w:ilvl w:val="0"/>
                <w:numId w:val="18"/>
              </w:numPr>
              <w:jc w:val="both"/>
              <w:rPr>
                <w:sz w:val="22"/>
                <w:szCs w:val="22"/>
              </w:rPr>
            </w:pPr>
            <w:r w:rsidRPr="00997D17">
              <w:rPr>
                <w:sz w:val="22"/>
                <w:szCs w:val="22"/>
              </w:rPr>
              <w:t>Hifadhi namba ya dharura 190.</w:t>
            </w:r>
          </w:p>
        </w:tc>
      </w:tr>
      <w:tr w:rsidR="00D3308D" w:rsidRPr="000343A2" w14:paraId="6E36B41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68DACDC" w14:textId="7A102991" w:rsidR="00D3308D" w:rsidRPr="00997D17" w:rsidRDefault="00A25D5B">
            <w:pPr>
              <w:pStyle w:val="ListParagraph"/>
              <w:numPr>
                <w:ilvl w:val="0"/>
                <w:numId w:val="18"/>
              </w:numPr>
              <w:jc w:val="both"/>
              <w:rPr>
                <w:sz w:val="22"/>
                <w:szCs w:val="22"/>
              </w:rPr>
            </w:pPr>
            <w:r w:rsidRPr="00997D17">
              <w:rPr>
                <w:sz w:val="22"/>
                <w:szCs w:val="22"/>
              </w:rPr>
              <w:t>Saturated soil weakening the foundations of hillside homes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42D58DA" w14:textId="7B012509" w:rsidR="00D3308D" w:rsidRPr="00997D17" w:rsidRDefault="00A25D5B">
            <w:pPr>
              <w:pStyle w:val="ListParagraph"/>
              <w:numPr>
                <w:ilvl w:val="0"/>
                <w:numId w:val="18"/>
              </w:numPr>
              <w:jc w:val="both"/>
              <w:rPr>
                <w:sz w:val="22"/>
                <w:szCs w:val="22"/>
              </w:rPr>
            </w:pPr>
            <w:r w:rsidRPr="00997D17">
              <w:rPr>
                <w:sz w:val="22"/>
                <w:szCs w:val="22"/>
              </w:rPr>
              <w:t>Udongo uliojaa maji kudhoofisha misingi ya nyumba za miteremkoni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B67060" w14:textId="75F6C54D" w:rsidR="00D3308D" w:rsidRPr="00997D17" w:rsidRDefault="00A25D5B">
            <w:pPr>
              <w:pStyle w:val="ListParagraph"/>
              <w:numPr>
                <w:ilvl w:val="0"/>
                <w:numId w:val="18"/>
              </w:numPr>
              <w:jc w:val="both"/>
              <w:rPr>
                <w:sz w:val="22"/>
                <w:szCs w:val="22"/>
              </w:rPr>
            </w:pPr>
            <w:r w:rsidRPr="00997D17">
              <w:rPr>
                <w:sz w:val="22"/>
                <w:szCs w:val="22"/>
              </w:rPr>
              <w:t>Inspect walls and foundations for cracks.</w:t>
            </w:r>
          </w:p>
          <w:p w14:paraId="6401C9CC" w14:textId="5C67103D" w:rsidR="00D3308D" w:rsidRPr="00997D17" w:rsidRDefault="00A25D5B">
            <w:pPr>
              <w:pStyle w:val="ListParagraph"/>
              <w:numPr>
                <w:ilvl w:val="0"/>
                <w:numId w:val="18"/>
              </w:numPr>
              <w:jc w:val="both"/>
              <w:rPr>
                <w:sz w:val="22"/>
                <w:szCs w:val="22"/>
              </w:rPr>
            </w:pPr>
            <w:r w:rsidRPr="00997D17">
              <w:rPr>
                <w:sz w:val="22"/>
                <w:szCs w:val="22"/>
              </w:rPr>
              <w:t>Clear gutters and drains around the house.</w:t>
            </w:r>
          </w:p>
          <w:p w14:paraId="33A7766B" w14:textId="496B4851" w:rsidR="00D3308D" w:rsidRPr="00997D17" w:rsidRDefault="00A25D5B">
            <w:pPr>
              <w:pStyle w:val="ListParagraph"/>
              <w:numPr>
                <w:ilvl w:val="0"/>
                <w:numId w:val="18"/>
              </w:numPr>
              <w:jc w:val="both"/>
              <w:rPr>
                <w:sz w:val="22"/>
                <w:szCs w:val="22"/>
              </w:rPr>
            </w:pPr>
            <w:r w:rsidRPr="00997D17">
              <w:rPr>
                <w:sz w:val="22"/>
                <w:szCs w:val="22"/>
              </w:rPr>
              <w:t>Direct rainwater away from the house and the slope.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76C282" w14:textId="33C2397F" w:rsidR="00D3308D" w:rsidRPr="00997D17" w:rsidRDefault="00A25D5B">
            <w:pPr>
              <w:pStyle w:val="ListParagraph"/>
              <w:numPr>
                <w:ilvl w:val="0"/>
                <w:numId w:val="18"/>
              </w:numPr>
              <w:jc w:val="both"/>
              <w:rPr>
                <w:sz w:val="22"/>
                <w:szCs w:val="22"/>
                <w:lang w:val="sv-SE"/>
              </w:rPr>
            </w:pPr>
            <w:r w:rsidRPr="00997D17">
              <w:rPr>
                <w:sz w:val="22"/>
                <w:szCs w:val="22"/>
                <w:lang w:val="sv-SE"/>
              </w:rPr>
              <w:t>Kagua kuta na misingi kuangalia nyufa.</w:t>
            </w:r>
          </w:p>
          <w:p w14:paraId="7910D4AF" w14:textId="3EC6B1BE" w:rsidR="00D3308D" w:rsidRPr="00997D17" w:rsidRDefault="00A25D5B">
            <w:pPr>
              <w:pStyle w:val="ListParagraph"/>
              <w:numPr>
                <w:ilvl w:val="0"/>
                <w:numId w:val="18"/>
              </w:numPr>
              <w:jc w:val="both"/>
              <w:rPr>
                <w:sz w:val="22"/>
                <w:szCs w:val="22"/>
                <w:lang w:val="sv-SE"/>
              </w:rPr>
            </w:pPr>
            <w:r w:rsidRPr="00997D17">
              <w:rPr>
                <w:sz w:val="22"/>
                <w:szCs w:val="22"/>
                <w:lang w:val="sv-SE"/>
              </w:rPr>
              <w:t>Safisha mifereji ya paa na mitaro kuzunguka nyumba.</w:t>
            </w:r>
          </w:p>
          <w:p w14:paraId="15BC2727" w14:textId="26F63CD8" w:rsidR="00D3308D" w:rsidRPr="00997D17" w:rsidRDefault="00A25D5B">
            <w:pPr>
              <w:pStyle w:val="ListParagraph"/>
              <w:numPr>
                <w:ilvl w:val="0"/>
                <w:numId w:val="18"/>
              </w:numPr>
              <w:jc w:val="both"/>
              <w:rPr>
                <w:sz w:val="22"/>
                <w:szCs w:val="22"/>
                <w:lang w:val="sv-SE"/>
              </w:rPr>
            </w:pPr>
            <w:r w:rsidRPr="00997D17">
              <w:rPr>
                <w:sz w:val="22"/>
                <w:szCs w:val="22"/>
                <w:lang w:val="sv-SE"/>
              </w:rPr>
              <w:t>Elekeza maji ya mvua mbali na nyumba na mteremko.</w:t>
            </w:r>
          </w:p>
        </w:tc>
      </w:tr>
      <w:tr w:rsidR="00D3308D" w:rsidRPr="00997D17" w14:paraId="3833BCF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3A7EE03" w14:textId="4F88F5B2" w:rsidR="00D3308D" w:rsidRPr="00997D17" w:rsidRDefault="00A25D5B">
            <w:pPr>
              <w:pStyle w:val="ListParagraph"/>
              <w:numPr>
                <w:ilvl w:val="0"/>
                <w:numId w:val="18"/>
              </w:numPr>
              <w:jc w:val="both"/>
              <w:rPr>
                <w:sz w:val="22"/>
                <w:szCs w:val="22"/>
              </w:rPr>
            </w:pPr>
            <w:r w:rsidRPr="00997D17">
              <w:rPr>
                <w:sz w:val="22"/>
                <w:szCs w:val="22"/>
              </w:rPr>
              <w:lastRenderedPageBreak/>
              <w:t>New cracks in the ground, roads or walls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C62B525" w14:textId="54469597" w:rsidR="00D3308D" w:rsidRPr="00997D17" w:rsidRDefault="00A25D5B">
            <w:pPr>
              <w:pStyle w:val="ListParagraph"/>
              <w:numPr>
                <w:ilvl w:val="0"/>
                <w:numId w:val="18"/>
              </w:numPr>
              <w:jc w:val="both"/>
              <w:rPr>
                <w:sz w:val="22"/>
                <w:szCs w:val="22"/>
                <w:lang w:val="sv-SE"/>
              </w:rPr>
            </w:pPr>
            <w:r w:rsidRPr="00997D17">
              <w:rPr>
                <w:sz w:val="22"/>
                <w:szCs w:val="22"/>
                <w:lang w:val="sv-SE"/>
              </w:rPr>
              <w:t>Nyufa mpya ardhini, barabarani au kwenye kuta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CC0DEF" w14:textId="32E59939" w:rsidR="00D3308D" w:rsidRPr="00997D17" w:rsidRDefault="00A25D5B">
            <w:pPr>
              <w:pStyle w:val="ListParagraph"/>
              <w:numPr>
                <w:ilvl w:val="0"/>
                <w:numId w:val="18"/>
              </w:numPr>
              <w:jc w:val="both"/>
              <w:rPr>
                <w:sz w:val="22"/>
                <w:szCs w:val="22"/>
              </w:rPr>
            </w:pPr>
            <w:r w:rsidRPr="00997D17">
              <w:rPr>
                <w:sz w:val="22"/>
                <w:szCs w:val="22"/>
              </w:rPr>
              <w:t>Mark the cracks and check them every day.</w:t>
            </w:r>
          </w:p>
          <w:p w14:paraId="5C3F33DC" w14:textId="752BFF62" w:rsidR="00D3308D" w:rsidRPr="00997D17" w:rsidRDefault="00A25D5B">
            <w:pPr>
              <w:pStyle w:val="ListParagraph"/>
              <w:numPr>
                <w:ilvl w:val="0"/>
                <w:numId w:val="18"/>
              </w:numPr>
              <w:jc w:val="both"/>
              <w:rPr>
                <w:sz w:val="22"/>
                <w:szCs w:val="22"/>
              </w:rPr>
            </w:pPr>
            <w:r w:rsidRPr="00997D17">
              <w:rPr>
                <w:sz w:val="22"/>
                <w:szCs w:val="22"/>
              </w:rPr>
              <w:t>Report widening cracks to Village/Mtaa leaders.</w:t>
            </w:r>
          </w:p>
          <w:p w14:paraId="7FB554F0" w14:textId="4A113108" w:rsidR="00D3308D" w:rsidRPr="00997D17" w:rsidRDefault="00A25D5B">
            <w:pPr>
              <w:pStyle w:val="ListParagraph"/>
              <w:numPr>
                <w:ilvl w:val="0"/>
                <w:numId w:val="18"/>
              </w:numPr>
              <w:jc w:val="both"/>
              <w:rPr>
                <w:sz w:val="22"/>
                <w:szCs w:val="22"/>
              </w:rPr>
            </w:pPr>
            <w:r w:rsidRPr="00997D17">
              <w:rPr>
                <w:sz w:val="22"/>
                <w:szCs w:val="22"/>
              </w:rPr>
              <w:t>Do not build, dig or farm on cracked ground.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A88691B" w14:textId="1092D747" w:rsidR="00D3308D" w:rsidRPr="00997D17" w:rsidRDefault="00A25D5B">
            <w:pPr>
              <w:pStyle w:val="ListParagraph"/>
              <w:numPr>
                <w:ilvl w:val="0"/>
                <w:numId w:val="18"/>
              </w:numPr>
              <w:jc w:val="both"/>
              <w:rPr>
                <w:sz w:val="22"/>
                <w:szCs w:val="22"/>
              </w:rPr>
            </w:pPr>
            <w:r w:rsidRPr="00997D17">
              <w:rPr>
                <w:sz w:val="22"/>
                <w:szCs w:val="22"/>
              </w:rPr>
              <w:t>Weka alama kwenye nyufa na zikague kila siku.</w:t>
            </w:r>
          </w:p>
          <w:p w14:paraId="0E351CA2" w14:textId="3D50E073" w:rsidR="00D3308D" w:rsidRPr="00997D17" w:rsidRDefault="00A25D5B">
            <w:pPr>
              <w:pStyle w:val="ListParagraph"/>
              <w:numPr>
                <w:ilvl w:val="0"/>
                <w:numId w:val="18"/>
              </w:numPr>
              <w:jc w:val="both"/>
              <w:rPr>
                <w:sz w:val="22"/>
                <w:szCs w:val="22"/>
              </w:rPr>
            </w:pPr>
            <w:r w:rsidRPr="00997D17">
              <w:rPr>
                <w:sz w:val="22"/>
                <w:szCs w:val="22"/>
              </w:rPr>
              <w:t>Toa taarifa ya nyufa zinazoongezeka kwa viongozi wa Kijiji/Mtaa.</w:t>
            </w:r>
          </w:p>
          <w:p w14:paraId="269834F1" w14:textId="62782974" w:rsidR="00D3308D" w:rsidRPr="00997D17" w:rsidRDefault="00A25D5B">
            <w:pPr>
              <w:pStyle w:val="ListParagraph"/>
              <w:numPr>
                <w:ilvl w:val="0"/>
                <w:numId w:val="18"/>
              </w:numPr>
              <w:jc w:val="both"/>
              <w:rPr>
                <w:sz w:val="22"/>
                <w:szCs w:val="22"/>
              </w:rPr>
            </w:pPr>
            <w:r w:rsidRPr="00997D17">
              <w:rPr>
                <w:sz w:val="22"/>
                <w:szCs w:val="22"/>
              </w:rPr>
              <w:t>Usijenge, usichimbe wala usilime kwenye ardhi yenye nyufa.</w:t>
            </w:r>
          </w:p>
        </w:tc>
      </w:tr>
      <w:tr w:rsidR="00D3308D" w:rsidRPr="00997D17" w14:paraId="28A16A3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3E55182" w14:textId="11A3B6CE" w:rsidR="00D3308D" w:rsidRPr="00997D17" w:rsidRDefault="00A25D5B">
            <w:pPr>
              <w:pStyle w:val="ListParagraph"/>
              <w:numPr>
                <w:ilvl w:val="0"/>
                <w:numId w:val="18"/>
              </w:numPr>
              <w:jc w:val="both"/>
              <w:rPr>
                <w:sz w:val="22"/>
                <w:szCs w:val="22"/>
              </w:rPr>
            </w:pPr>
            <w:r w:rsidRPr="00997D17">
              <w:rPr>
                <w:sz w:val="22"/>
                <w:szCs w:val="22"/>
              </w:rPr>
              <w:t>Doors and windows suddenly sticking in hillside homes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F74B2C7" w14:textId="50A8B09C" w:rsidR="00D3308D" w:rsidRPr="00997D17" w:rsidRDefault="00A25D5B">
            <w:pPr>
              <w:pStyle w:val="ListParagraph"/>
              <w:numPr>
                <w:ilvl w:val="0"/>
                <w:numId w:val="18"/>
              </w:numPr>
              <w:jc w:val="both"/>
              <w:rPr>
                <w:sz w:val="22"/>
                <w:szCs w:val="22"/>
              </w:rPr>
            </w:pPr>
            <w:r w:rsidRPr="00997D17">
              <w:rPr>
                <w:sz w:val="22"/>
                <w:szCs w:val="22"/>
              </w:rPr>
              <w:t>Milango na madirisha kuanza kukwama ghafla katika nyumba za miteremkoni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FB723B" w14:textId="728C3E37" w:rsidR="00D3308D" w:rsidRPr="00997D17" w:rsidRDefault="00A25D5B">
            <w:pPr>
              <w:pStyle w:val="ListParagraph"/>
              <w:numPr>
                <w:ilvl w:val="0"/>
                <w:numId w:val="18"/>
              </w:numPr>
              <w:jc w:val="both"/>
              <w:rPr>
                <w:sz w:val="22"/>
                <w:szCs w:val="22"/>
              </w:rPr>
            </w:pPr>
            <w:r w:rsidRPr="00997D17">
              <w:rPr>
                <w:sz w:val="22"/>
                <w:szCs w:val="22"/>
              </w:rPr>
              <w:t>Check walls and foundations for new cracks.</w:t>
            </w:r>
          </w:p>
          <w:p w14:paraId="21153D47" w14:textId="2582AD5C" w:rsidR="00A25D5B" w:rsidRPr="00997D17" w:rsidRDefault="00A25D5B">
            <w:pPr>
              <w:pStyle w:val="ListParagraph"/>
              <w:numPr>
                <w:ilvl w:val="0"/>
                <w:numId w:val="18"/>
              </w:numPr>
              <w:jc w:val="both"/>
              <w:rPr>
                <w:sz w:val="22"/>
                <w:szCs w:val="22"/>
              </w:rPr>
            </w:pPr>
            <w:r w:rsidRPr="00997D17">
              <w:rPr>
                <w:sz w:val="22"/>
                <w:szCs w:val="22"/>
              </w:rPr>
              <w:t>Report to Village/Mtaa leaders.</w:t>
            </w:r>
          </w:p>
          <w:p w14:paraId="5B5A17AD" w14:textId="46DCA3A3" w:rsidR="00D3308D" w:rsidRPr="00997D17" w:rsidRDefault="00A25D5B">
            <w:pPr>
              <w:pStyle w:val="ListParagraph"/>
              <w:numPr>
                <w:ilvl w:val="0"/>
                <w:numId w:val="18"/>
              </w:numPr>
              <w:jc w:val="both"/>
              <w:rPr>
                <w:sz w:val="22"/>
                <w:szCs w:val="22"/>
              </w:rPr>
            </w:pPr>
            <w:r w:rsidRPr="00997D17">
              <w:rPr>
                <w:sz w:val="22"/>
                <w:szCs w:val="22"/>
              </w:rPr>
              <w:t>Sleep elsewhere until the house has been inspected.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A4B2450" w14:textId="21416496" w:rsidR="00D3308D" w:rsidRPr="00997D17" w:rsidRDefault="00A25D5B">
            <w:pPr>
              <w:pStyle w:val="ListParagraph"/>
              <w:numPr>
                <w:ilvl w:val="0"/>
                <w:numId w:val="18"/>
              </w:numPr>
              <w:jc w:val="both"/>
              <w:rPr>
                <w:sz w:val="22"/>
                <w:szCs w:val="22"/>
                <w:lang w:val="sv-SE"/>
              </w:rPr>
            </w:pPr>
            <w:r w:rsidRPr="00997D17">
              <w:rPr>
                <w:sz w:val="22"/>
                <w:szCs w:val="22"/>
                <w:lang w:val="sv-SE"/>
              </w:rPr>
              <w:t>Kagua kuta na misingi kuangalia nyufa mpya.</w:t>
            </w:r>
          </w:p>
          <w:p w14:paraId="4A02D1C5" w14:textId="310EDF08" w:rsidR="00A25D5B" w:rsidRPr="00997D17" w:rsidRDefault="00A25D5B">
            <w:pPr>
              <w:pStyle w:val="ListParagraph"/>
              <w:numPr>
                <w:ilvl w:val="0"/>
                <w:numId w:val="18"/>
              </w:numPr>
              <w:jc w:val="both"/>
              <w:rPr>
                <w:sz w:val="22"/>
                <w:szCs w:val="22"/>
                <w:lang w:val="sv-SE"/>
              </w:rPr>
            </w:pPr>
            <w:r w:rsidRPr="00997D17">
              <w:rPr>
                <w:sz w:val="22"/>
                <w:szCs w:val="22"/>
                <w:lang w:val="sv-SE"/>
              </w:rPr>
              <w:t>Toa taarifa kwa viongozi wa Kijiji/Mtaa.</w:t>
            </w:r>
          </w:p>
          <w:p w14:paraId="1FBCCA16" w14:textId="69365864" w:rsidR="00D3308D" w:rsidRPr="00997D17" w:rsidRDefault="00A25D5B">
            <w:pPr>
              <w:pStyle w:val="ListParagraph"/>
              <w:numPr>
                <w:ilvl w:val="0"/>
                <w:numId w:val="18"/>
              </w:numPr>
              <w:jc w:val="both"/>
              <w:rPr>
                <w:sz w:val="22"/>
                <w:szCs w:val="22"/>
              </w:rPr>
            </w:pPr>
            <w:r w:rsidRPr="00997D17">
              <w:rPr>
                <w:sz w:val="22"/>
                <w:szCs w:val="22"/>
              </w:rPr>
              <w:t>Lala mahali pengine hadi nyumba ikaguliwe.</w:t>
            </w:r>
          </w:p>
        </w:tc>
      </w:tr>
      <w:tr w:rsidR="00D3308D" w:rsidRPr="000343A2" w14:paraId="3FB2F01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755B22" w14:textId="228F00D6" w:rsidR="00D3308D" w:rsidRPr="00997D17" w:rsidRDefault="00A25D5B">
            <w:pPr>
              <w:pStyle w:val="ListParagraph"/>
              <w:numPr>
                <w:ilvl w:val="0"/>
                <w:numId w:val="18"/>
              </w:numPr>
              <w:jc w:val="both"/>
              <w:rPr>
                <w:sz w:val="22"/>
                <w:szCs w:val="22"/>
              </w:rPr>
            </w:pPr>
            <w:r w:rsidRPr="00997D17">
              <w:rPr>
                <w:sz w:val="22"/>
                <w:szCs w:val="22"/>
              </w:rPr>
              <w:t>Tilting trees, fences and poles on slopes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836114D" w14:textId="588C9C98" w:rsidR="00D3308D" w:rsidRPr="00997D17" w:rsidRDefault="00A25D5B">
            <w:pPr>
              <w:pStyle w:val="ListParagraph"/>
              <w:numPr>
                <w:ilvl w:val="0"/>
                <w:numId w:val="18"/>
              </w:numPr>
              <w:jc w:val="both"/>
              <w:rPr>
                <w:sz w:val="22"/>
                <w:szCs w:val="22"/>
              </w:rPr>
            </w:pPr>
            <w:r w:rsidRPr="00997D17">
              <w:rPr>
                <w:sz w:val="22"/>
                <w:szCs w:val="22"/>
              </w:rPr>
              <w:t>Miti, uzio na nguzo kuinama kwenye miteremko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D428AAB" w14:textId="256069FB" w:rsidR="00D3308D" w:rsidRPr="00997D17" w:rsidRDefault="00A25D5B">
            <w:pPr>
              <w:pStyle w:val="ListParagraph"/>
              <w:numPr>
                <w:ilvl w:val="0"/>
                <w:numId w:val="18"/>
              </w:numPr>
              <w:jc w:val="both"/>
              <w:rPr>
                <w:sz w:val="22"/>
                <w:szCs w:val="22"/>
              </w:rPr>
            </w:pPr>
            <w:r w:rsidRPr="00997D17">
              <w:rPr>
                <w:sz w:val="22"/>
                <w:szCs w:val="22"/>
              </w:rPr>
              <w:t>Keep away from the area below them.</w:t>
            </w:r>
          </w:p>
          <w:p w14:paraId="6CCE97D6" w14:textId="56B1CA72" w:rsidR="00D3308D" w:rsidRPr="00997D17" w:rsidRDefault="00A25D5B">
            <w:pPr>
              <w:pStyle w:val="ListParagraph"/>
              <w:numPr>
                <w:ilvl w:val="0"/>
                <w:numId w:val="18"/>
              </w:numPr>
              <w:jc w:val="both"/>
              <w:rPr>
                <w:sz w:val="22"/>
                <w:szCs w:val="22"/>
              </w:rPr>
            </w:pPr>
            <w:r w:rsidRPr="00997D17">
              <w:rPr>
                <w:sz w:val="22"/>
                <w:szCs w:val="22"/>
              </w:rPr>
              <w:t>Report them to Village/Mtaa leaders.</w:t>
            </w:r>
          </w:p>
          <w:p w14:paraId="4CA3E527" w14:textId="72DBDD3F" w:rsidR="00D3308D" w:rsidRPr="00997D17" w:rsidRDefault="00A25D5B">
            <w:pPr>
              <w:pStyle w:val="ListParagraph"/>
              <w:numPr>
                <w:ilvl w:val="0"/>
                <w:numId w:val="18"/>
              </w:numPr>
              <w:jc w:val="both"/>
              <w:rPr>
                <w:sz w:val="22"/>
                <w:szCs w:val="22"/>
              </w:rPr>
            </w:pPr>
            <w:r w:rsidRPr="00997D17">
              <w:rPr>
                <w:sz w:val="22"/>
                <w:szCs w:val="22"/>
              </w:rPr>
              <w:t>Report tilting power poles to TANESCO.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69ADF1C" w14:textId="77C39BD1" w:rsidR="00D3308D" w:rsidRPr="00997D17" w:rsidRDefault="00A25D5B">
            <w:pPr>
              <w:pStyle w:val="ListParagraph"/>
              <w:numPr>
                <w:ilvl w:val="0"/>
                <w:numId w:val="18"/>
              </w:numPr>
              <w:jc w:val="both"/>
              <w:rPr>
                <w:sz w:val="22"/>
                <w:szCs w:val="22"/>
                <w:lang w:val="sv-SE"/>
              </w:rPr>
            </w:pPr>
            <w:r w:rsidRPr="00997D17">
              <w:rPr>
                <w:sz w:val="22"/>
                <w:szCs w:val="22"/>
                <w:lang w:val="sv-SE"/>
              </w:rPr>
              <w:t>Kaa mbali na eneo lililo chini yake.</w:t>
            </w:r>
          </w:p>
          <w:p w14:paraId="3E6E1C20" w14:textId="21F1680D" w:rsidR="00D3308D" w:rsidRPr="00997D17" w:rsidRDefault="00A25D5B">
            <w:pPr>
              <w:pStyle w:val="ListParagraph"/>
              <w:numPr>
                <w:ilvl w:val="0"/>
                <w:numId w:val="18"/>
              </w:numPr>
              <w:jc w:val="both"/>
              <w:rPr>
                <w:sz w:val="22"/>
                <w:szCs w:val="22"/>
                <w:lang w:val="sv-SE"/>
              </w:rPr>
            </w:pPr>
            <w:r w:rsidRPr="00997D17">
              <w:rPr>
                <w:sz w:val="22"/>
                <w:szCs w:val="22"/>
                <w:lang w:val="sv-SE"/>
              </w:rPr>
              <w:t>Toa taarifa kwa viongozi wa Kijiji/Mtaa.</w:t>
            </w:r>
          </w:p>
          <w:p w14:paraId="2139C122" w14:textId="1565B1AC" w:rsidR="00D3308D" w:rsidRPr="00997D17" w:rsidRDefault="00A25D5B">
            <w:pPr>
              <w:pStyle w:val="ListParagraph"/>
              <w:numPr>
                <w:ilvl w:val="0"/>
                <w:numId w:val="18"/>
              </w:numPr>
              <w:jc w:val="both"/>
              <w:rPr>
                <w:sz w:val="22"/>
                <w:szCs w:val="22"/>
                <w:lang w:val="sv-SE"/>
              </w:rPr>
            </w:pPr>
            <w:r w:rsidRPr="00997D17">
              <w:rPr>
                <w:sz w:val="22"/>
                <w:szCs w:val="22"/>
                <w:lang w:val="sv-SE"/>
              </w:rPr>
              <w:t>Toa taarifa ya nguzo za umeme zinazoinama kwa TANESCO.</w:t>
            </w:r>
          </w:p>
        </w:tc>
      </w:tr>
      <w:tr w:rsidR="00D3308D" w:rsidRPr="00997D17" w14:paraId="6D1C5E4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EB1B224" w14:textId="795DC05D" w:rsidR="00D3308D" w:rsidRPr="00997D17" w:rsidRDefault="00A25D5B">
            <w:pPr>
              <w:pStyle w:val="ListParagraph"/>
              <w:numPr>
                <w:ilvl w:val="0"/>
                <w:numId w:val="18"/>
              </w:numPr>
              <w:jc w:val="both"/>
              <w:rPr>
                <w:sz w:val="22"/>
                <w:szCs w:val="22"/>
              </w:rPr>
            </w:pPr>
            <w:r w:rsidRPr="00997D17">
              <w:rPr>
                <w:sz w:val="22"/>
                <w:szCs w:val="22"/>
              </w:rPr>
              <w:t>New springs or wet patches appearing on slopes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20BFEB9" w14:textId="1CA9A86C" w:rsidR="00D3308D" w:rsidRPr="00997D17" w:rsidRDefault="00A25D5B">
            <w:pPr>
              <w:pStyle w:val="ListParagraph"/>
              <w:numPr>
                <w:ilvl w:val="0"/>
                <w:numId w:val="18"/>
              </w:numPr>
              <w:jc w:val="both"/>
              <w:rPr>
                <w:sz w:val="22"/>
                <w:szCs w:val="22"/>
              </w:rPr>
            </w:pPr>
            <w:r w:rsidRPr="00997D17">
              <w:rPr>
                <w:sz w:val="22"/>
                <w:szCs w:val="22"/>
              </w:rPr>
              <w:t>Chemchemi mpya au unyevu usio wa kawaida kujitokeza kwenye miteremko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137CB68" w14:textId="33AEFBCB" w:rsidR="00D3308D" w:rsidRPr="00997D17" w:rsidRDefault="00A25D5B">
            <w:pPr>
              <w:pStyle w:val="ListParagraph"/>
              <w:numPr>
                <w:ilvl w:val="0"/>
                <w:numId w:val="18"/>
              </w:numPr>
              <w:jc w:val="both"/>
              <w:rPr>
                <w:sz w:val="22"/>
                <w:szCs w:val="22"/>
              </w:rPr>
            </w:pPr>
            <w:r w:rsidRPr="00997D17">
              <w:rPr>
                <w:sz w:val="22"/>
                <w:szCs w:val="22"/>
              </w:rPr>
              <w:t>Report them to Village/Mtaa leaders immediately.</w:t>
            </w:r>
          </w:p>
          <w:p w14:paraId="04834A93" w14:textId="6BEF6F62" w:rsidR="00D3308D" w:rsidRPr="00997D17" w:rsidRDefault="00A25D5B">
            <w:pPr>
              <w:pStyle w:val="ListParagraph"/>
              <w:numPr>
                <w:ilvl w:val="0"/>
                <w:numId w:val="18"/>
              </w:numPr>
              <w:jc w:val="both"/>
              <w:rPr>
                <w:sz w:val="22"/>
                <w:szCs w:val="22"/>
              </w:rPr>
            </w:pPr>
            <w:r w:rsidRPr="00997D17">
              <w:rPr>
                <w:sz w:val="22"/>
                <w:szCs w:val="22"/>
              </w:rPr>
              <w:t>Do not build or dig near them.</w:t>
            </w:r>
          </w:p>
          <w:p w14:paraId="3BD08B32" w14:textId="63707E3D" w:rsidR="00D3308D" w:rsidRPr="00997D17" w:rsidRDefault="00D3308D">
            <w:pPr>
              <w:pStyle w:val="ListParagraph"/>
              <w:numPr>
                <w:ilvl w:val="0"/>
                <w:numId w:val="1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A78D3EE" w14:textId="6DA7D71A" w:rsidR="00D3308D" w:rsidRPr="00997D17" w:rsidRDefault="00A25D5B">
            <w:pPr>
              <w:pStyle w:val="ListParagraph"/>
              <w:numPr>
                <w:ilvl w:val="0"/>
                <w:numId w:val="18"/>
              </w:numPr>
              <w:jc w:val="both"/>
              <w:rPr>
                <w:sz w:val="22"/>
                <w:szCs w:val="22"/>
              </w:rPr>
            </w:pPr>
            <w:r w:rsidRPr="00997D17">
              <w:rPr>
                <w:sz w:val="22"/>
                <w:szCs w:val="22"/>
              </w:rPr>
              <w:t>Toa taarifa kwa viongozi wa Kijiji/Mtaa mara moja.</w:t>
            </w:r>
          </w:p>
          <w:p w14:paraId="18673857" w14:textId="5E64EB11" w:rsidR="00D3308D" w:rsidRPr="00997D17" w:rsidRDefault="00A25D5B">
            <w:pPr>
              <w:pStyle w:val="ListParagraph"/>
              <w:numPr>
                <w:ilvl w:val="0"/>
                <w:numId w:val="18"/>
              </w:numPr>
              <w:jc w:val="both"/>
              <w:rPr>
                <w:sz w:val="22"/>
                <w:szCs w:val="22"/>
              </w:rPr>
            </w:pPr>
            <w:r w:rsidRPr="00997D17">
              <w:rPr>
                <w:sz w:val="22"/>
                <w:szCs w:val="22"/>
              </w:rPr>
              <w:t>Usijenge wala kuchimba karibu nayo.</w:t>
            </w:r>
          </w:p>
          <w:p w14:paraId="4AE92424" w14:textId="2EA443AF" w:rsidR="00D3308D" w:rsidRPr="00997D17" w:rsidRDefault="00D3308D">
            <w:pPr>
              <w:pStyle w:val="ListParagraph"/>
              <w:numPr>
                <w:ilvl w:val="0"/>
                <w:numId w:val="18"/>
              </w:numPr>
              <w:jc w:val="both"/>
              <w:rPr>
                <w:sz w:val="22"/>
                <w:szCs w:val="22"/>
              </w:rPr>
            </w:pPr>
          </w:p>
        </w:tc>
      </w:tr>
      <w:tr w:rsidR="00D3308D" w:rsidRPr="00997D17" w14:paraId="353CDBB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45ABF62" w14:textId="6EC55E59" w:rsidR="00D3308D" w:rsidRPr="00997D17" w:rsidRDefault="00A25D5B">
            <w:pPr>
              <w:pStyle w:val="ListParagraph"/>
              <w:numPr>
                <w:ilvl w:val="0"/>
                <w:numId w:val="18"/>
              </w:numPr>
              <w:jc w:val="both"/>
              <w:rPr>
                <w:sz w:val="22"/>
                <w:szCs w:val="22"/>
              </w:rPr>
            </w:pPr>
            <w:r w:rsidRPr="00997D17">
              <w:rPr>
                <w:sz w:val="22"/>
                <w:szCs w:val="22"/>
              </w:rPr>
              <w:lastRenderedPageBreak/>
              <w:t>Blocked drainage channels and culverts on hillsides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86D05EA" w14:textId="24C16B01" w:rsidR="00D3308D" w:rsidRPr="00997D17" w:rsidRDefault="00A25D5B">
            <w:pPr>
              <w:pStyle w:val="ListParagraph"/>
              <w:numPr>
                <w:ilvl w:val="0"/>
                <w:numId w:val="18"/>
              </w:numPr>
              <w:jc w:val="both"/>
              <w:rPr>
                <w:sz w:val="22"/>
                <w:szCs w:val="22"/>
                <w:lang w:val="sv-SE"/>
              </w:rPr>
            </w:pPr>
            <w:r w:rsidRPr="00997D17">
              <w:rPr>
                <w:sz w:val="22"/>
                <w:szCs w:val="22"/>
                <w:lang w:val="sv-SE"/>
              </w:rPr>
              <w:t>Mifereji na makalavati kuziba katika maeneo ya milimani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988D0D3" w14:textId="2B32C3C8" w:rsidR="00D3308D" w:rsidRPr="00997D17" w:rsidRDefault="00A25D5B">
            <w:pPr>
              <w:pStyle w:val="ListParagraph"/>
              <w:numPr>
                <w:ilvl w:val="0"/>
                <w:numId w:val="18"/>
              </w:numPr>
              <w:jc w:val="both"/>
              <w:rPr>
                <w:sz w:val="22"/>
                <w:szCs w:val="22"/>
              </w:rPr>
            </w:pPr>
            <w:r w:rsidRPr="00997D17">
              <w:rPr>
                <w:sz w:val="22"/>
                <w:szCs w:val="22"/>
              </w:rPr>
              <w:t>Clear drains and culverts before heavy rain.</w:t>
            </w:r>
          </w:p>
          <w:p w14:paraId="40C0214B" w14:textId="32AFCCB8" w:rsidR="00D3308D" w:rsidRPr="00997D17" w:rsidRDefault="00A25D5B">
            <w:pPr>
              <w:pStyle w:val="ListParagraph"/>
              <w:numPr>
                <w:ilvl w:val="0"/>
                <w:numId w:val="18"/>
              </w:numPr>
              <w:jc w:val="both"/>
              <w:rPr>
                <w:sz w:val="22"/>
                <w:szCs w:val="22"/>
              </w:rPr>
            </w:pPr>
            <w:r w:rsidRPr="00997D17">
              <w:rPr>
                <w:sz w:val="22"/>
                <w:szCs w:val="22"/>
              </w:rPr>
              <w:t>Do not dump waste in waterways.</w:t>
            </w:r>
          </w:p>
          <w:p w14:paraId="25CA10A4" w14:textId="43368B19" w:rsidR="00D3308D" w:rsidRPr="00997D17" w:rsidRDefault="00A25D5B">
            <w:pPr>
              <w:pStyle w:val="ListParagraph"/>
              <w:numPr>
                <w:ilvl w:val="0"/>
                <w:numId w:val="18"/>
              </w:numPr>
              <w:jc w:val="both"/>
              <w:rPr>
                <w:sz w:val="22"/>
                <w:szCs w:val="22"/>
              </w:rPr>
            </w:pPr>
            <w:r w:rsidRPr="00997D17">
              <w:rPr>
                <w:sz w:val="22"/>
                <w:szCs w:val="22"/>
              </w:rPr>
              <w:t>Report blocked culverts to TARURA or TANROADS.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ED279D" w14:textId="1E832064" w:rsidR="00D3308D" w:rsidRPr="00997D17" w:rsidRDefault="00A25D5B">
            <w:pPr>
              <w:pStyle w:val="ListParagraph"/>
              <w:numPr>
                <w:ilvl w:val="0"/>
                <w:numId w:val="18"/>
              </w:numPr>
              <w:jc w:val="both"/>
              <w:rPr>
                <w:sz w:val="22"/>
                <w:szCs w:val="22"/>
                <w:lang w:val="sv-SE"/>
              </w:rPr>
            </w:pPr>
            <w:r w:rsidRPr="00997D17">
              <w:rPr>
                <w:sz w:val="22"/>
                <w:szCs w:val="22"/>
                <w:lang w:val="sv-SE"/>
              </w:rPr>
              <w:t>Safisha mitaro na makalavati kabla ya mvua kubwa.</w:t>
            </w:r>
          </w:p>
          <w:p w14:paraId="4C15892D" w14:textId="15A07A20" w:rsidR="00D3308D" w:rsidRPr="00997D17" w:rsidRDefault="00A25D5B">
            <w:pPr>
              <w:pStyle w:val="ListParagraph"/>
              <w:numPr>
                <w:ilvl w:val="0"/>
                <w:numId w:val="18"/>
              </w:numPr>
              <w:jc w:val="both"/>
              <w:rPr>
                <w:sz w:val="22"/>
                <w:szCs w:val="22"/>
              </w:rPr>
            </w:pPr>
            <w:r w:rsidRPr="00997D17">
              <w:rPr>
                <w:sz w:val="22"/>
                <w:szCs w:val="22"/>
              </w:rPr>
              <w:t>Usitupe taka kwenye mifereji ya maji.</w:t>
            </w:r>
          </w:p>
          <w:p w14:paraId="713C66B3" w14:textId="05D5F2EC" w:rsidR="00D3308D" w:rsidRPr="00997D17" w:rsidRDefault="00A25D5B">
            <w:pPr>
              <w:pStyle w:val="ListParagraph"/>
              <w:numPr>
                <w:ilvl w:val="0"/>
                <w:numId w:val="18"/>
              </w:numPr>
              <w:jc w:val="both"/>
              <w:rPr>
                <w:sz w:val="22"/>
                <w:szCs w:val="22"/>
              </w:rPr>
            </w:pPr>
            <w:r w:rsidRPr="00997D17">
              <w:rPr>
                <w:sz w:val="22"/>
                <w:szCs w:val="22"/>
              </w:rPr>
              <w:t>Toa taarifa ya makalavati yaliyoziba kwa TARURA au TANROADS.</w:t>
            </w:r>
          </w:p>
        </w:tc>
      </w:tr>
      <w:tr w:rsidR="00D3308D" w:rsidRPr="000343A2" w14:paraId="4D7C714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AC4AFBF" w14:textId="7BD4EFBE" w:rsidR="00D3308D" w:rsidRPr="00997D17" w:rsidRDefault="00A25D5B">
            <w:pPr>
              <w:pStyle w:val="ListParagraph"/>
              <w:numPr>
                <w:ilvl w:val="0"/>
                <w:numId w:val="18"/>
              </w:numPr>
              <w:jc w:val="both"/>
              <w:rPr>
                <w:sz w:val="22"/>
                <w:szCs w:val="22"/>
              </w:rPr>
            </w:pPr>
            <w:r w:rsidRPr="00997D17">
              <w:rPr>
                <w:sz w:val="22"/>
                <w:szCs w:val="22"/>
              </w:rPr>
              <w:t>Weakening of terraces and hillside farms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973728" w14:textId="32FE4C14" w:rsidR="00D3308D" w:rsidRPr="00997D17" w:rsidRDefault="00A25D5B">
            <w:pPr>
              <w:pStyle w:val="ListParagraph"/>
              <w:numPr>
                <w:ilvl w:val="0"/>
                <w:numId w:val="18"/>
              </w:numPr>
              <w:jc w:val="both"/>
              <w:rPr>
                <w:sz w:val="22"/>
                <w:szCs w:val="22"/>
                <w:lang w:val="sv-SE"/>
              </w:rPr>
            </w:pPr>
            <w:r w:rsidRPr="00997D17">
              <w:rPr>
                <w:sz w:val="22"/>
                <w:szCs w:val="22"/>
                <w:lang w:val="sv-SE"/>
              </w:rPr>
              <w:t>Kudhoofika kwa matuta na mashamba ya miteremkoni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22BF4A3" w14:textId="60B95F13" w:rsidR="00D3308D" w:rsidRPr="00997D17" w:rsidRDefault="00A25D5B">
            <w:pPr>
              <w:pStyle w:val="ListParagraph"/>
              <w:numPr>
                <w:ilvl w:val="0"/>
                <w:numId w:val="18"/>
              </w:numPr>
              <w:jc w:val="both"/>
              <w:rPr>
                <w:sz w:val="22"/>
                <w:szCs w:val="22"/>
              </w:rPr>
            </w:pPr>
            <w:r w:rsidRPr="00997D17">
              <w:rPr>
                <w:sz w:val="22"/>
                <w:szCs w:val="22"/>
              </w:rPr>
              <w:t>Repair terraces and open field drainage.</w:t>
            </w:r>
          </w:p>
          <w:p w14:paraId="7B54FBC2" w14:textId="1CE68184" w:rsidR="00D3308D" w:rsidRPr="00997D17" w:rsidRDefault="00A25D5B">
            <w:pPr>
              <w:pStyle w:val="ListParagraph"/>
              <w:numPr>
                <w:ilvl w:val="0"/>
                <w:numId w:val="18"/>
              </w:numPr>
              <w:jc w:val="both"/>
              <w:rPr>
                <w:sz w:val="22"/>
                <w:szCs w:val="22"/>
              </w:rPr>
            </w:pPr>
            <w:r w:rsidRPr="00997D17">
              <w:rPr>
                <w:sz w:val="22"/>
                <w:szCs w:val="22"/>
              </w:rPr>
              <w:t>Stop cultivation on saturated slopes.</w:t>
            </w:r>
          </w:p>
          <w:p w14:paraId="064B4CEC" w14:textId="68FC1C3F" w:rsidR="00D3308D" w:rsidRPr="00997D17" w:rsidRDefault="00A25D5B">
            <w:pPr>
              <w:pStyle w:val="ListParagraph"/>
              <w:numPr>
                <w:ilvl w:val="0"/>
                <w:numId w:val="18"/>
              </w:numPr>
              <w:jc w:val="both"/>
              <w:rPr>
                <w:sz w:val="22"/>
                <w:szCs w:val="22"/>
              </w:rPr>
            </w:pPr>
            <w:r w:rsidRPr="00997D17">
              <w:rPr>
                <w:sz w:val="22"/>
                <w:szCs w:val="22"/>
              </w:rPr>
              <w:t>Plant trees and grass on bare slopes.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D2AE90" w14:textId="2AD48E41" w:rsidR="00D3308D" w:rsidRPr="00997D17" w:rsidRDefault="00A25D5B">
            <w:pPr>
              <w:pStyle w:val="ListParagraph"/>
              <w:numPr>
                <w:ilvl w:val="0"/>
                <w:numId w:val="18"/>
              </w:numPr>
              <w:jc w:val="both"/>
              <w:rPr>
                <w:sz w:val="22"/>
                <w:szCs w:val="22"/>
                <w:lang w:val="sv-SE"/>
              </w:rPr>
            </w:pPr>
            <w:r w:rsidRPr="00997D17">
              <w:rPr>
                <w:sz w:val="22"/>
                <w:szCs w:val="22"/>
                <w:lang w:val="sv-SE"/>
              </w:rPr>
              <w:t>Karabati matuta na fungua mifereji shambani.</w:t>
            </w:r>
          </w:p>
          <w:p w14:paraId="5A7F7FF6" w14:textId="4B70F895" w:rsidR="00D3308D" w:rsidRPr="00997D17" w:rsidRDefault="00A25D5B">
            <w:pPr>
              <w:pStyle w:val="ListParagraph"/>
              <w:numPr>
                <w:ilvl w:val="0"/>
                <w:numId w:val="18"/>
              </w:numPr>
              <w:jc w:val="both"/>
              <w:rPr>
                <w:sz w:val="22"/>
                <w:szCs w:val="22"/>
                <w:lang w:val="sv-SE"/>
              </w:rPr>
            </w:pPr>
            <w:r w:rsidRPr="00997D17">
              <w:rPr>
                <w:sz w:val="22"/>
                <w:szCs w:val="22"/>
                <w:lang w:val="sv-SE"/>
              </w:rPr>
              <w:t>Sitisha kilimo kwenye miteremko iliyojaa maji.</w:t>
            </w:r>
          </w:p>
          <w:p w14:paraId="685CDC4D" w14:textId="59163C6A" w:rsidR="00D3308D" w:rsidRPr="00997D17" w:rsidRDefault="00A25D5B">
            <w:pPr>
              <w:pStyle w:val="ListParagraph"/>
              <w:numPr>
                <w:ilvl w:val="0"/>
                <w:numId w:val="18"/>
              </w:numPr>
              <w:jc w:val="both"/>
              <w:rPr>
                <w:sz w:val="22"/>
                <w:szCs w:val="22"/>
                <w:lang w:val="sv-SE"/>
              </w:rPr>
            </w:pPr>
            <w:r w:rsidRPr="00997D17">
              <w:rPr>
                <w:sz w:val="22"/>
                <w:szCs w:val="22"/>
                <w:lang w:val="sv-SE"/>
              </w:rPr>
              <w:t>Panda miti na nyasi kwenye miteremko iliyo wazi.</w:t>
            </w:r>
          </w:p>
        </w:tc>
      </w:tr>
      <w:tr w:rsidR="00D3308D" w:rsidRPr="000343A2" w14:paraId="09EED5C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13966D" w14:textId="451887D3" w:rsidR="00D3308D" w:rsidRPr="00997D17" w:rsidRDefault="00A25D5B">
            <w:pPr>
              <w:pStyle w:val="ListParagraph"/>
              <w:numPr>
                <w:ilvl w:val="0"/>
                <w:numId w:val="18"/>
              </w:numPr>
              <w:jc w:val="both"/>
              <w:rPr>
                <w:sz w:val="22"/>
                <w:szCs w:val="22"/>
              </w:rPr>
            </w:pPr>
            <w:r w:rsidRPr="00997D17">
              <w:rPr>
                <w:sz w:val="22"/>
                <w:szCs w:val="22"/>
              </w:rPr>
              <w:t>Isolated rockfalls on mountain roads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C7EAC51" w14:textId="591F70E8" w:rsidR="00D3308D" w:rsidRPr="00997D17" w:rsidRDefault="00A25D5B">
            <w:pPr>
              <w:pStyle w:val="ListParagraph"/>
              <w:numPr>
                <w:ilvl w:val="0"/>
                <w:numId w:val="18"/>
              </w:numPr>
              <w:jc w:val="both"/>
              <w:rPr>
                <w:sz w:val="22"/>
                <w:szCs w:val="22"/>
                <w:lang w:val="sv-SE"/>
              </w:rPr>
            </w:pPr>
            <w:r w:rsidRPr="00997D17">
              <w:rPr>
                <w:sz w:val="22"/>
                <w:szCs w:val="22"/>
                <w:lang w:val="sv-SE"/>
              </w:rPr>
              <w:t>Mawe kuanguka katika baadhi ya barabara za milimani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A5554D" w14:textId="263B6A85" w:rsidR="00D3308D" w:rsidRPr="00997D17" w:rsidRDefault="00A25D5B">
            <w:pPr>
              <w:pStyle w:val="ListParagraph"/>
              <w:numPr>
                <w:ilvl w:val="0"/>
                <w:numId w:val="18"/>
              </w:numPr>
              <w:jc w:val="both"/>
              <w:rPr>
                <w:sz w:val="22"/>
                <w:szCs w:val="22"/>
              </w:rPr>
            </w:pPr>
            <w:r w:rsidRPr="00997D17">
              <w:rPr>
                <w:sz w:val="22"/>
                <w:szCs w:val="22"/>
              </w:rPr>
              <w:t>Drive slowly on mountain roads.</w:t>
            </w:r>
          </w:p>
          <w:p w14:paraId="5BC63573" w14:textId="49718AC6" w:rsidR="00D3308D" w:rsidRPr="00997D17" w:rsidRDefault="00A25D5B">
            <w:pPr>
              <w:pStyle w:val="ListParagraph"/>
              <w:numPr>
                <w:ilvl w:val="0"/>
                <w:numId w:val="18"/>
              </w:numPr>
              <w:jc w:val="both"/>
              <w:rPr>
                <w:sz w:val="22"/>
                <w:szCs w:val="22"/>
              </w:rPr>
            </w:pPr>
            <w:r w:rsidRPr="00997D17">
              <w:rPr>
                <w:sz w:val="22"/>
                <w:szCs w:val="22"/>
              </w:rPr>
              <w:t>Do not stop below cliffs or steep road cuttings.</w:t>
            </w:r>
          </w:p>
          <w:p w14:paraId="5DFD6BBF" w14:textId="3EAC67DB" w:rsidR="00D3308D" w:rsidRPr="00997D17" w:rsidRDefault="00A25D5B">
            <w:pPr>
              <w:pStyle w:val="ListParagraph"/>
              <w:numPr>
                <w:ilvl w:val="0"/>
                <w:numId w:val="18"/>
              </w:numPr>
              <w:jc w:val="both"/>
              <w:rPr>
                <w:sz w:val="22"/>
                <w:szCs w:val="22"/>
              </w:rPr>
            </w:pPr>
            <w:r w:rsidRPr="00997D17">
              <w:rPr>
                <w:sz w:val="22"/>
                <w:szCs w:val="22"/>
              </w:rPr>
              <w:t>Report fallen rocks to TANROADS or TARURA.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1B5899" w14:textId="7719193E" w:rsidR="00D3308D" w:rsidRPr="00997D17" w:rsidRDefault="00A25D5B">
            <w:pPr>
              <w:pStyle w:val="ListParagraph"/>
              <w:numPr>
                <w:ilvl w:val="0"/>
                <w:numId w:val="18"/>
              </w:numPr>
              <w:jc w:val="both"/>
              <w:rPr>
                <w:sz w:val="22"/>
                <w:szCs w:val="22"/>
                <w:lang w:val="sv-SE"/>
              </w:rPr>
            </w:pPr>
            <w:r w:rsidRPr="00997D17">
              <w:rPr>
                <w:sz w:val="22"/>
                <w:szCs w:val="22"/>
                <w:lang w:val="sv-SE"/>
              </w:rPr>
              <w:t>Endesha taratibu kwenye barabara za milimani.</w:t>
            </w:r>
          </w:p>
          <w:p w14:paraId="5A22DA18" w14:textId="709E28CD" w:rsidR="00D3308D" w:rsidRPr="00997D17" w:rsidRDefault="00A25D5B">
            <w:pPr>
              <w:pStyle w:val="ListParagraph"/>
              <w:numPr>
                <w:ilvl w:val="0"/>
                <w:numId w:val="18"/>
              </w:numPr>
              <w:jc w:val="both"/>
              <w:rPr>
                <w:sz w:val="22"/>
                <w:szCs w:val="22"/>
                <w:lang w:val="sv-SE"/>
              </w:rPr>
            </w:pPr>
            <w:r w:rsidRPr="00997D17">
              <w:rPr>
                <w:sz w:val="22"/>
                <w:szCs w:val="22"/>
                <w:lang w:val="sv-SE"/>
              </w:rPr>
              <w:t>Usisimame chini ya majabali au kingo za barabara zilizochongwa.</w:t>
            </w:r>
          </w:p>
          <w:p w14:paraId="0615B5DF" w14:textId="7F729A24" w:rsidR="00D3308D" w:rsidRPr="00997D17" w:rsidRDefault="00A25D5B">
            <w:pPr>
              <w:pStyle w:val="ListParagraph"/>
              <w:numPr>
                <w:ilvl w:val="0"/>
                <w:numId w:val="18"/>
              </w:numPr>
              <w:jc w:val="both"/>
              <w:rPr>
                <w:sz w:val="22"/>
                <w:szCs w:val="22"/>
                <w:lang w:val="sv-SE"/>
              </w:rPr>
            </w:pPr>
            <w:r w:rsidRPr="00997D17">
              <w:rPr>
                <w:sz w:val="22"/>
                <w:szCs w:val="22"/>
                <w:lang w:val="sv-SE"/>
              </w:rPr>
              <w:t>Toa taarifa ya mawe yaliyoanguka kwa TANROADS au TARURA.</w:t>
            </w:r>
          </w:p>
        </w:tc>
      </w:tr>
      <w:tr w:rsidR="00D3308D" w:rsidRPr="00997D17" w14:paraId="5BA8ADE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A8AE0E5" w14:textId="6A9047B1" w:rsidR="00D3308D" w:rsidRPr="00997D17" w:rsidRDefault="00A25D5B">
            <w:pPr>
              <w:pStyle w:val="ListParagraph"/>
              <w:numPr>
                <w:ilvl w:val="0"/>
                <w:numId w:val="19"/>
              </w:numPr>
              <w:jc w:val="both"/>
              <w:rPr>
                <w:sz w:val="22"/>
                <w:szCs w:val="22"/>
              </w:rPr>
            </w:pPr>
            <w:r w:rsidRPr="00997D17">
              <w:rPr>
                <w:sz w:val="22"/>
                <w:szCs w:val="22"/>
              </w:rPr>
              <w:lastRenderedPageBreak/>
              <w:t>Higher risk for people with special needs and for communities at the foot of mountains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CE2893C" w14:textId="3C1B51CE" w:rsidR="00D3308D" w:rsidRPr="00997D17" w:rsidRDefault="00A25D5B">
            <w:pPr>
              <w:pStyle w:val="ListParagraph"/>
              <w:numPr>
                <w:ilvl w:val="0"/>
                <w:numId w:val="19"/>
              </w:numPr>
              <w:jc w:val="both"/>
              <w:rPr>
                <w:sz w:val="22"/>
                <w:szCs w:val="22"/>
              </w:rPr>
            </w:pPr>
            <w:r w:rsidRPr="00997D17">
              <w:rPr>
                <w:sz w:val="22"/>
                <w:szCs w:val="22"/>
              </w:rPr>
              <w:t>Hatari kubwa zaidi kwa watu wenye mahitaji maalum na jamii zilizo chini ya milima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725625D" w14:textId="7F1E1304" w:rsidR="00A25D5B" w:rsidRPr="00997D17" w:rsidRDefault="00A25D5B">
            <w:pPr>
              <w:pStyle w:val="ListParagraph"/>
              <w:numPr>
                <w:ilvl w:val="0"/>
                <w:numId w:val="19"/>
              </w:numPr>
              <w:jc w:val="both"/>
              <w:rPr>
                <w:sz w:val="22"/>
                <w:szCs w:val="22"/>
              </w:rPr>
            </w:pPr>
            <w:r w:rsidRPr="00997D17">
              <w:rPr>
                <w:sz w:val="22"/>
                <w:szCs w:val="22"/>
              </w:rPr>
              <w:t>Village/Mtaa and Ward Disaster Management Committees: review landslide contingency plans, update the list of people with special needs and identify safe areas and routes.</w:t>
            </w:r>
          </w:p>
          <w:p w14:paraId="00C30A4D" w14:textId="77777777" w:rsidR="00A25D5B" w:rsidRPr="00997D17" w:rsidRDefault="00A25D5B">
            <w:pPr>
              <w:pStyle w:val="ListParagraph"/>
              <w:numPr>
                <w:ilvl w:val="0"/>
                <w:numId w:val="19"/>
              </w:numPr>
              <w:jc w:val="both"/>
              <w:rPr>
                <w:sz w:val="22"/>
                <w:szCs w:val="22"/>
              </w:rPr>
            </w:pPr>
            <w:r w:rsidRPr="00997D17">
              <w:rPr>
                <w:sz w:val="22"/>
                <w:szCs w:val="22"/>
              </w:rPr>
              <w:t>Communities at the foot of mountains and along stream channels: know your safe area.</w:t>
            </w:r>
          </w:p>
          <w:p w14:paraId="09B786B0" w14:textId="556EE7D7" w:rsidR="00D3308D" w:rsidRPr="00997D17" w:rsidRDefault="00A25D5B">
            <w:pPr>
              <w:pStyle w:val="ListParagraph"/>
              <w:numPr>
                <w:ilvl w:val="0"/>
                <w:numId w:val="19"/>
              </w:numPr>
              <w:jc w:val="both"/>
              <w:rPr>
                <w:sz w:val="22"/>
                <w:szCs w:val="22"/>
              </w:rPr>
            </w:pPr>
            <w:r w:rsidRPr="00997D17">
              <w:rPr>
                <w:sz w:val="22"/>
                <w:szCs w:val="22"/>
              </w:rPr>
              <w:t>Share this advisory with neighbours, especially older persons, people with disabilities and pregnant women.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AF02968" w14:textId="3FCC6FB9" w:rsidR="00A25D5B" w:rsidRPr="00997D17" w:rsidRDefault="00A25D5B">
            <w:pPr>
              <w:pStyle w:val="ListParagraph"/>
              <w:numPr>
                <w:ilvl w:val="0"/>
                <w:numId w:val="19"/>
              </w:numPr>
              <w:jc w:val="both"/>
              <w:rPr>
                <w:sz w:val="22"/>
                <w:szCs w:val="22"/>
              </w:rPr>
            </w:pPr>
            <w:r w:rsidRPr="00997D17">
              <w:rPr>
                <w:sz w:val="22"/>
                <w:szCs w:val="22"/>
              </w:rPr>
              <w:t>Kamati za Usimamizi wa Maafa za Vijiji/Mitaa na Kata: pitieni mipango ya dharura ya maporomoko, boresheni orodha ya watu wenye mahitaji maalum na bainisheni maeneo na njia salama.</w:t>
            </w:r>
          </w:p>
          <w:p w14:paraId="452D72F2" w14:textId="77777777" w:rsidR="00A25D5B" w:rsidRPr="00997D17" w:rsidRDefault="00A25D5B">
            <w:pPr>
              <w:pStyle w:val="ListParagraph"/>
              <w:numPr>
                <w:ilvl w:val="0"/>
                <w:numId w:val="19"/>
              </w:numPr>
              <w:jc w:val="both"/>
              <w:rPr>
                <w:sz w:val="22"/>
                <w:szCs w:val="22"/>
              </w:rPr>
            </w:pPr>
            <w:r w:rsidRPr="00997D17">
              <w:rPr>
                <w:sz w:val="22"/>
                <w:szCs w:val="22"/>
              </w:rPr>
              <w:t>Jamii zilizo chini ya milima na kando ya mikondo ya vijito: fahamuni eneo lenu salama.</w:t>
            </w:r>
          </w:p>
          <w:p w14:paraId="60B6B0C7" w14:textId="7B9F99CF" w:rsidR="00D3308D" w:rsidRPr="00997D17" w:rsidRDefault="00A25D5B">
            <w:pPr>
              <w:pStyle w:val="ListParagraph"/>
              <w:numPr>
                <w:ilvl w:val="0"/>
                <w:numId w:val="19"/>
              </w:numPr>
              <w:jc w:val="both"/>
              <w:rPr>
                <w:sz w:val="22"/>
                <w:szCs w:val="22"/>
              </w:rPr>
            </w:pPr>
            <w:r w:rsidRPr="00997D17">
              <w:rPr>
                <w:sz w:val="22"/>
                <w:szCs w:val="22"/>
              </w:rPr>
              <w:t>Wapatie taarifa hii majirani, hasa wazee, watu wenye ulemavu na wajawazito.</w:t>
            </w:r>
          </w:p>
        </w:tc>
      </w:tr>
      <w:tr w:rsidR="00513C7E" w:rsidRPr="00997D17" w14:paraId="5A32840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22E0D4" w14:textId="5F00CC06" w:rsidR="00513C7E" w:rsidRPr="00997D17" w:rsidRDefault="00513C7E">
            <w:pPr>
              <w:pStyle w:val="ListParagraph"/>
              <w:numPr>
                <w:ilvl w:val="0"/>
                <w:numId w:val="19"/>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B17DDA9" w14:textId="3C9FF233" w:rsidR="00513C7E" w:rsidRPr="00997D17" w:rsidRDefault="00513C7E">
            <w:pPr>
              <w:pStyle w:val="ListParagraph"/>
              <w:numPr>
                <w:ilvl w:val="0"/>
                <w:numId w:val="19"/>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575F701" w14:textId="77777777" w:rsidR="00513C7E" w:rsidRPr="00997D17" w:rsidRDefault="00513C7E">
            <w:pPr>
              <w:pStyle w:val="ListParagraph"/>
              <w:numPr>
                <w:ilvl w:val="0"/>
                <w:numId w:val="19"/>
              </w:numPr>
              <w:jc w:val="both"/>
              <w:rPr>
                <w:sz w:val="22"/>
                <w:szCs w:val="22"/>
              </w:rPr>
            </w:pPr>
            <w:r w:rsidRPr="00997D17">
              <w:rPr>
                <w:sz w:val="22"/>
                <w:szCs w:val="22"/>
              </w:rPr>
              <w:t>Please continue to follow updates from TMA, Disaster Management Committees and local leaders.</w:t>
            </w:r>
          </w:p>
          <w:p w14:paraId="1D9F8286" w14:textId="6991ADF0" w:rsidR="00513C7E" w:rsidRPr="00997D17" w:rsidRDefault="00513C7E">
            <w:pPr>
              <w:pStyle w:val="ListParagraph"/>
              <w:numPr>
                <w:ilvl w:val="0"/>
                <w:numId w:val="19"/>
              </w:numPr>
              <w:jc w:val="both"/>
              <w:rPr>
                <w:sz w:val="22"/>
                <w:szCs w:val="22"/>
              </w:rPr>
            </w:pPr>
            <w:r w:rsidRPr="00997D17">
              <w:rPr>
                <w:sz w:val="22"/>
                <w:szCs w:val="22"/>
              </w:rPr>
              <w:t>This advisory remains in place until the authorities update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192B60E" w14:textId="77777777" w:rsidR="00513C7E" w:rsidRPr="00997D17" w:rsidRDefault="00513C7E">
            <w:pPr>
              <w:pStyle w:val="ListParagraph"/>
              <w:numPr>
                <w:ilvl w:val="0"/>
                <w:numId w:val="19"/>
              </w:numPr>
              <w:jc w:val="both"/>
              <w:rPr>
                <w:sz w:val="22"/>
                <w:szCs w:val="22"/>
              </w:rPr>
            </w:pPr>
            <w:r w:rsidRPr="00997D17">
              <w:rPr>
                <w:sz w:val="22"/>
                <w:szCs w:val="22"/>
              </w:rPr>
              <w:t>Tafadhali endeleeni kufuatilia taarifa za TMA, Kamati za Usimamizi wa Maafa na viongozi wa eneo.</w:t>
            </w:r>
          </w:p>
          <w:p w14:paraId="0B5F1843" w14:textId="345F0FBA" w:rsidR="00513C7E" w:rsidRPr="00997D17" w:rsidRDefault="00513C7E">
            <w:pPr>
              <w:pStyle w:val="ListParagraph"/>
              <w:numPr>
                <w:ilvl w:val="0"/>
                <w:numId w:val="19"/>
              </w:numPr>
              <w:jc w:val="both"/>
              <w:rPr>
                <w:sz w:val="22"/>
                <w:szCs w:val="22"/>
              </w:rPr>
            </w:pPr>
            <w:r w:rsidRPr="00997D17">
              <w:rPr>
                <w:sz w:val="22"/>
                <w:szCs w:val="22"/>
              </w:rPr>
              <w:t>Tahadhari hii itaendelea hadi mamlaka zitakapoihuisha au kuiondoa rasmi.</w:t>
            </w:r>
          </w:p>
        </w:tc>
      </w:tr>
    </w:tbl>
    <w:p w14:paraId="7123D75F" w14:textId="77777777" w:rsidR="00D3308D" w:rsidRPr="00997D17" w:rsidRDefault="00D3308D" w:rsidP="000359A0">
      <w:pPr>
        <w:jc w:val="both"/>
        <w:rPr>
          <w:sz w:val="22"/>
          <w:szCs w:val="22"/>
        </w:rPr>
      </w:pPr>
    </w:p>
    <w:p w14:paraId="070A45A9"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6840"/>
        <w:gridCol w:w="2280"/>
      </w:tblGrid>
      <w:tr w:rsidR="00D3308D" w:rsidRPr="00997D17" w14:paraId="4C9E6C94" w14:textId="77777777" w:rsidTr="002204F6">
        <w:tc>
          <w:tcPr>
            <w:tcW w:w="456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301F1879" w14:textId="77777777" w:rsidR="00D3308D" w:rsidRPr="00997D17" w:rsidRDefault="00D3308D" w:rsidP="000359A0">
            <w:pPr>
              <w:jc w:val="both"/>
              <w:rPr>
                <w:sz w:val="22"/>
                <w:szCs w:val="22"/>
              </w:rPr>
            </w:pPr>
            <w:r w:rsidRPr="00997D17">
              <w:rPr>
                <w:sz w:val="22"/>
                <w:szCs w:val="22"/>
              </w:rPr>
              <w:t>WARNING</w:t>
            </w:r>
          </w:p>
        </w:tc>
        <w:tc>
          <w:tcPr>
            <w:tcW w:w="684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33FA96A6" w14:textId="77777777" w:rsidR="00D3308D" w:rsidRPr="00997D17" w:rsidRDefault="00D3308D" w:rsidP="000359A0">
            <w:pPr>
              <w:jc w:val="both"/>
              <w:rPr>
                <w:sz w:val="22"/>
                <w:szCs w:val="22"/>
              </w:rPr>
            </w:pPr>
            <w:r w:rsidRPr="00997D17">
              <w:rPr>
                <w:sz w:val="22"/>
                <w:szCs w:val="22"/>
              </w:rPr>
              <w:t>TAKE ACTION</w:t>
            </w:r>
          </w:p>
        </w:tc>
        <w:tc>
          <w:tcPr>
            <w:tcW w:w="228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2F723D17" w14:textId="77777777" w:rsidR="00D3308D" w:rsidRPr="00997D17" w:rsidRDefault="00D3308D" w:rsidP="000359A0">
            <w:pPr>
              <w:jc w:val="both"/>
              <w:rPr>
                <w:sz w:val="22"/>
                <w:szCs w:val="22"/>
              </w:rPr>
            </w:pPr>
            <w:r w:rsidRPr="00997D17">
              <w:rPr>
                <w:sz w:val="22"/>
                <w:szCs w:val="22"/>
              </w:rPr>
              <w:t>LEVEL 2</w:t>
            </w:r>
          </w:p>
        </w:tc>
      </w:tr>
    </w:tbl>
    <w:p w14:paraId="74B83FB5" w14:textId="77777777" w:rsidR="00D3308D" w:rsidRPr="00997D17" w:rsidRDefault="00D3308D" w:rsidP="000359A0">
      <w:pPr>
        <w:jc w:val="both"/>
        <w:rPr>
          <w:sz w:val="22"/>
          <w:szCs w:val="22"/>
        </w:rPr>
      </w:pPr>
    </w:p>
    <w:p w14:paraId="5DC568C5"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0"/>
        <w:gridCol w:w="3420"/>
        <w:gridCol w:w="3420"/>
        <w:gridCol w:w="3420"/>
      </w:tblGrid>
      <w:tr w:rsidR="00D3308D" w:rsidRPr="00997D17" w14:paraId="2C43B178"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9513916" w14:textId="77777777" w:rsidR="00D3308D" w:rsidRPr="00997D17" w:rsidRDefault="00D3308D" w:rsidP="000359A0">
            <w:pPr>
              <w:jc w:val="both"/>
              <w:rPr>
                <w:sz w:val="22"/>
                <w:szCs w:val="22"/>
              </w:rPr>
            </w:pPr>
            <w:r w:rsidRPr="00997D17">
              <w:rPr>
                <w:sz w:val="22"/>
                <w:szCs w:val="22"/>
              </w:rPr>
              <w:lastRenderedPageBreak/>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C07F3EF" w14:textId="77777777" w:rsidR="00D3308D" w:rsidRPr="00997D17" w:rsidRDefault="00D3308D"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825E3E1" w14:textId="5392FD5C" w:rsidR="00D3308D" w:rsidRPr="00997D17" w:rsidRDefault="00D3308D"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0A3F03B" w14:textId="505B1EAA" w:rsidR="00D3308D" w:rsidRPr="00997D17" w:rsidRDefault="00D3308D" w:rsidP="000359A0">
            <w:pPr>
              <w:jc w:val="both"/>
              <w:rPr>
                <w:sz w:val="22"/>
                <w:szCs w:val="22"/>
              </w:rPr>
            </w:pPr>
            <w:r w:rsidRPr="00997D17">
              <w:rPr>
                <w:sz w:val="22"/>
                <w:szCs w:val="22"/>
              </w:rPr>
              <w:t>HATUA (SW)</w:t>
            </w:r>
          </w:p>
        </w:tc>
      </w:tr>
      <w:tr w:rsidR="00D3308D" w:rsidRPr="00997D17" w14:paraId="79D3938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BFC1E9D" w14:textId="52B4370C" w:rsidR="00D3308D" w:rsidRPr="00997D17" w:rsidRDefault="00A25D5B">
            <w:pPr>
              <w:pStyle w:val="ListParagraph"/>
              <w:numPr>
                <w:ilvl w:val="0"/>
                <w:numId w:val="20"/>
              </w:numPr>
              <w:jc w:val="both"/>
              <w:rPr>
                <w:sz w:val="22"/>
                <w:szCs w:val="22"/>
              </w:rPr>
            </w:pPr>
            <w:r w:rsidRPr="00997D17">
              <w:rPr>
                <w:sz w:val="22"/>
                <w:szCs w:val="22"/>
              </w:rPr>
              <w:t>Small landslides and slope failures in vulnerable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22F4018" w14:textId="66B0B8A6" w:rsidR="00D3308D" w:rsidRPr="00997D17" w:rsidRDefault="00A25D5B">
            <w:pPr>
              <w:pStyle w:val="ListParagraph"/>
              <w:numPr>
                <w:ilvl w:val="0"/>
                <w:numId w:val="20"/>
              </w:numPr>
              <w:jc w:val="both"/>
              <w:rPr>
                <w:sz w:val="22"/>
                <w:szCs w:val="22"/>
              </w:rPr>
            </w:pPr>
            <w:r w:rsidRPr="00997D17">
              <w:rPr>
                <w:sz w:val="22"/>
                <w:szCs w:val="22"/>
              </w:rPr>
              <w:t>Maporomoko madogo ya ardhi katika maeneo hatarishi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9BAACC9" w14:textId="24A8AAB9" w:rsidR="00D3308D" w:rsidRPr="00997D17" w:rsidRDefault="00513C7E">
            <w:pPr>
              <w:pStyle w:val="ListParagraph"/>
              <w:numPr>
                <w:ilvl w:val="0"/>
                <w:numId w:val="20"/>
              </w:numPr>
              <w:jc w:val="both"/>
              <w:rPr>
                <w:sz w:val="22"/>
                <w:szCs w:val="22"/>
              </w:rPr>
            </w:pPr>
            <w:r w:rsidRPr="00997D17">
              <w:rPr>
                <w:sz w:val="22"/>
                <w:szCs w:val="22"/>
              </w:rPr>
              <w:t>Households on landslide-prone slopes: please move to a safe place early.</w:t>
            </w:r>
          </w:p>
          <w:p w14:paraId="09839395" w14:textId="1EE74911" w:rsidR="00D3308D" w:rsidRPr="00997D17" w:rsidRDefault="00A25D5B">
            <w:pPr>
              <w:pStyle w:val="ListParagraph"/>
              <w:numPr>
                <w:ilvl w:val="0"/>
                <w:numId w:val="20"/>
              </w:numPr>
              <w:jc w:val="both"/>
              <w:rPr>
                <w:sz w:val="22"/>
                <w:szCs w:val="22"/>
              </w:rPr>
            </w:pPr>
            <w:r w:rsidRPr="00997D17">
              <w:rPr>
                <w:sz w:val="22"/>
                <w:szCs w:val="22"/>
              </w:rPr>
              <w:t>Move before nightfall or heavy downpours.</w:t>
            </w:r>
          </w:p>
          <w:p w14:paraId="1B954742" w14:textId="2DF752CF" w:rsidR="00A25D5B" w:rsidRPr="00997D17" w:rsidRDefault="00A25D5B">
            <w:pPr>
              <w:pStyle w:val="ListParagraph"/>
              <w:numPr>
                <w:ilvl w:val="0"/>
                <w:numId w:val="20"/>
              </w:numPr>
              <w:jc w:val="both"/>
              <w:rPr>
                <w:sz w:val="22"/>
                <w:szCs w:val="22"/>
              </w:rPr>
            </w:pPr>
            <w:r w:rsidRPr="00997D17">
              <w:rPr>
                <w:sz w:val="22"/>
                <w:szCs w:val="22"/>
              </w:rPr>
              <w:t>Follow instructions from Village/Mtaa leaders.</w:t>
            </w:r>
          </w:p>
          <w:p w14:paraId="17C178A6" w14:textId="48DB6BBE" w:rsidR="00D3308D" w:rsidRPr="00997D17" w:rsidRDefault="00A25D5B">
            <w:pPr>
              <w:pStyle w:val="ListParagraph"/>
              <w:numPr>
                <w:ilvl w:val="0"/>
                <w:numId w:val="20"/>
              </w:numPr>
              <w:jc w:val="both"/>
              <w:rPr>
                <w:sz w:val="22"/>
                <w:szCs w:val="22"/>
              </w:rPr>
            </w:pPr>
            <w:r w:rsidRPr="00997D17">
              <w:rPr>
                <w:sz w:val="22"/>
                <w:szCs w:val="22"/>
              </w:rPr>
              <w:t>District and Ward Committees: open temporary shelters and alert communities by radio, loudspeaker and door-to-door.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43E30A6" w14:textId="04309077" w:rsidR="00D3308D" w:rsidRPr="00997D17" w:rsidRDefault="00513C7E">
            <w:pPr>
              <w:pStyle w:val="ListParagraph"/>
              <w:numPr>
                <w:ilvl w:val="0"/>
                <w:numId w:val="20"/>
              </w:numPr>
              <w:jc w:val="both"/>
              <w:rPr>
                <w:sz w:val="22"/>
                <w:szCs w:val="22"/>
              </w:rPr>
            </w:pPr>
            <w:r w:rsidRPr="00997D17">
              <w:rPr>
                <w:sz w:val="22"/>
                <w:szCs w:val="22"/>
              </w:rPr>
              <w:t>Kaya zilizo kwenye miteremko hatarishi: tafadhali hamieni mahali salama mapema.</w:t>
            </w:r>
          </w:p>
          <w:p w14:paraId="10DD40ED" w14:textId="1313FB97" w:rsidR="00D3308D" w:rsidRPr="00997D17" w:rsidRDefault="00A25D5B">
            <w:pPr>
              <w:pStyle w:val="ListParagraph"/>
              <w:numPr>
                <w:ilvl w:val="0"/>
                <w:numId w:val="20"/>
              </w:numPr>
              <w:jc w:val="both"/>
              <w:rPr>
                <w:sz w:val="22"/>
                <w:szCs w:val="22"/>
              </w:rPr>
            </w:pPr>
            <w:r w:rsidRPr="00997D17">
              <w:rPr>
                <w:sz w:val="22"/>
                <w:szCs w:val="22"/>
              </w:rPr>
              <w:t>Hameni kabla ya usiku au mvua kubwa.</w:t>
            </w:r>
          </w:p>
          <w:p w14:paraId="681393E9" w14:textId="383D64D5" w:rsidR="00A25D5B" w:rsidRPr="00997D17" w:rsidRDefault="00A25D5B">
            <w:pPr>
              <w:pStyle w:val="ListParagraph"/>
              <w:numPr>
                <w:ilvl w:val="0"/>
                <w:numId w:val="20"/>
              </w:numPr>
              <w:jc w:val="both"/>
              <w:rPr>
                <w:sz w:val="22"/>
                <w:szCs w:val="22"/>
              </w:rPr>
            </w:pPr>
            <w:r w:rsidRPr="00997D17">
              <w:rPr>
                <w:sz w:val="22"/>
                <w:szCs w:val="22"/>
              </w:rPr>
              <w:t>Fuateni maelekezo ya viongozi wa Kijiji/Mtaa.</w:t>
            </w:r>
          </w:p>
          <w:p w14:paraId="131077E0" w14:textId="521E5345" w:rsidR="00D3308D" w:rsidRPr="00997D17" w:rsidRDefault="00A25D5B">
            <w:pPr>
              <w:pStyle w:val="ListParagraph"/>
              <w:numPr>
                <w:ilvl w:val="0"/>
                <w:numId w:val="20"/>
              </w:numPr>
              <w:jc w:val="both"/>
              <w:rPr>
                <w:sz w:val="22"/>
                <w:szCs w:val="22"/>
              </w:rPr>
            </w:pPr>
            <w:r w:rsidRPr="00997D17">
              <w:rPr>
                <w:sz w:val="22"/>
                <w:szCs w:val="22"/>
              </w:rPr>
              <w:t>Kamati za Wilaya na Kata: fungueni makazi ya muda na toeni tahadhari kwa jamii kupitia redio, vipaza sauti na nyumba kwa nyumba.</w:t>
            </w:r>
          </w:p>
        </w:tc>
      </w:tr>
      <w:tr w:rsidR="00D3308D" w:rsidRPr="00997D17" w14:paraId="52AAC77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4D09DDB" w14:textId="265211F4" w:rsidR="00D3308D" w:rsidRPr="00997D17" w:rsidRDefault="00A25D5B">
            <w:pPr>
              <w:pStyle w:val="ListParagraph"/>
              <w:numPr>
                <w:ilvl w:val="0"/>
                <w:numId w:val="20"/>
              </w:numPr>
              <w:jc w:val="both"/>
              <w:rPr>
                <w:sz w:val="22"/>
                <w:szCs w:val="22"/>
              </w:rPr>
            </w:pPr>
            <w:r w:rsidRPr="00997D17">
              <w:rPr>
                <w:sz w:val="22"/>
                <w:szCs w:val="22"/>
              </w:rPr>
              <w:t>Damage to homes and walls from ground movement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244AA5C" w14:textId="35878306" w:rsidR="00D3308D" w:rsidRPr="00997D17" w:rsidRDefault="00A25D5B">
            <w:pPr>
              <w:pStyle w:val="ListParagraph"/>
              <w:numPr>
                <w:ilvl w:val="0"/>
                <w:numId w:val="20"/>
              </w:numPr>
              <w:jc w:val="both"/>
              <w:rPr>
                <w:sz w:val="22"/>
                <w:szCs w:val="22"/>
                <w:lang w:val="sv-SE"/>
              </w:rPr>
            </w:pPr>
            <w:r w:rsidRPr="00997D17">
              <w:rPr>
                <w:sz w:val="22"/>
                <w:szCs w:val="22"/>
                <w:lang w:val="sv-SE"/>
              </w:rPr>
              <w:t>Uharibifu wa nyumba na kuta kutokana na kusogea kwa ardhi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F48500E" w14:textId="2ABA5EAA" w:rsidR="00D3308D" w:rsidRPr="00997D17" w:rsidRDefault="00A25D5B">
            <w:pPr>
              <w:pStyle w:val="ListParagraph"/>
              <w:numPr>
                <w:ilvl w:val="0"/>
                <w:numId w:val="20"/>
              </w:numPr>
              <w:jc w:val="both"/>
              <w:rPr>
                <w:sz w:val="22"/>
                <w:szCs w:val="22"/>
              </w:rPr>
            </w:pPr>
            <w:r w:rsidRPr="00997D17">
              <w:rPr>
                <w:sz w:val="22"/>
                <w:szCs w:val="22"/>
              </w:rPr>
              <w:t>Leave cracked or damaged buildings.</w:t>
            </w:r>
          </w:p>
          <w:p w14:paraId="4434119C" w14:textId="6A2AC1A5" w:rsidR="00D3308D" w:rsidRPr="00997D17" w:rsidRDefault="00A25D5B">
            <w:pPr>
              <w:pStyle w:val="ListParagraph"/>
              <w:numPr>
                <w:ilvl w:val="0"/>
                <w:numId w:val="20"/>
              </w:numPr>
              <w:jc w:val="both"/>
              <w:rPr>
                <w:sz w:val="22"/>
                <w:szCs w:val="22"/>
              </w:rPr>
            </w:pPr>
            <w:r w:rsidRPr="00997D17">
              <w:rPr>
                <w:sz w:val="22"/>
                <w:szCs w:val="22"/>
              </w:rPr>
              <w:t>Do not sleep in houses with new cracks.</w:t>
            </w:r>
          </w:p>
          <w:p w14:paraId="1C947680" w14:textId="7AAE2C6A" w:rsidR="00D3308D" w:rsidRPr="00997D17" w:rsidRDefault="00A25D5B">
            <w:pPr>
              <w:pStyle w:val="ListParagraph"/>
              <w:numPr>
                <w:ilvl w:val="0"/>
                <w:numId w:val="20"/>
              </w:numPr>
              <w:jc w:val="both"/>
              <w:rPr>
                <w:sz w:val="22"/>
                <w:szCs w:val="22"/>
              </w:rPr>
            </w:pPr>
            <w:r w:rsidRPr="00997D17">
              <w:rPr>
                <w:sz w:val="22"/>
                <w:szCs w:val="22"/>
              </w:rPr>
              <w:t>Report damage to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692C466" w14:textId="06EAD918" w:rsidR="00D3308D" w:rsidRPr="00997D17" w:rsidRDefault="00A25D5B">
            <w:pPr>
              <w:pStyle w:val="ListParagraph"/>
              <w:numPr>
                <w:ilvl w:val="0"/>
                <w:numId w:val="20"/>
              </w:numPr>
              <w:jc w:val="both"/>
              <w:rPr>
                <w:sz w:val="22"/>
                <w:szCs w:val="22"/>
              </w:rPr>
            </w:pPr>
            <w:r w:rsidRPr="00997D17">
              <w:rPr>
                <w:sz w:val="22"/>
                <w:szCs w:val="22"/>
              </w:rPr>
              <w:t>Ondoka kwenye majengo yenye nyufa au yaliyoharibika.</w:t>
            </w:r>
          </w:p>
          <w:p w14:paraId="478543DD" w14:textId="13D2C1FA" w:rsidR="00D3308D" w:rsidRPr="00997D17" w:rsidRDefault="00A25D5B">
            <w:pPr>
              <w:pStyle w:val="ListParagraph"/>
              <w:numPr>
                <w:ilvl w:val="0"/>
                <w:numId w:val="20"/>
              </w:numPr>
              <w:jc w:val="both"/>
              <w:rPr>
                <w:sz w:val="22"/>
                <w:szCs w:val="22"/>
              </w:rPr>
            </w:pPr>
            <w:r w:rsidRPr="00997D17">
              <w:rPr>
                <w:sz w:val="22"/>
                <w:szCs w:val="22"/>
              </w:rPr>
              <w:t>Usilale kwenye nyumba zenye nyufa mpya.</w:t>
            </w:r>
          </w:p>
          <w:p w14:paraId="5E8941B6" w14:textId="1656025A" w:rsidR="00D3308D" w:rsidRPr="00997D17" w:rsidRDefault="00A25D5B">
            <w:pPr>
              <w:pStyle w:val="ListParagraph"/>
              <w:numPr>
                <w:ilvl w:val="0"/>
                <w:numId w:val="20"/>
              </w:numPr>
              <w:jc w:val="both"/>
              <w:rPr>
                <w:sz w:val="22"/>
                <w:szCs w:val="22"/>
              </w:rPr>
            </w:pPr>
            <w:r w:rsidRPr="00997D17">
              <w:rPr>
                <w:sz w:val="22"/>
                <w:szCs w:val="22"/>
              </w:rPr>
              <w:t>Toa taarifa ya uharibifu kwa viongozi wa Kijiji/Mtaa.</w:t>
            </w:r>
          </w:p>
        </w:tc>
      </w:tr>
      <w:tr w:rsidR="00D3308D" w:rsidRPr="00997D17" w14:paraId="5105CEA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CB24291" w14:textId="7CA5054B" w:rsidR="00D3308D" w:rsidRPr="00997D17" w:rsidRDefault="00A25D5B">
            <w:pPr>
              <w:pStyle w:val="ListParagraph"/>
              <w:numPr>
                <w:ilvl w:val="0"/>
                <w:numId w:val="20"/>
              </w:numPr>
              <w:jc w:val="both"/>
              <w:rPr>
                <w:sz w:val="22"/>
                <w:szCs w:val="22"/>
              </w:rPr>
            </w:pPr>
            <w:r w:rsidRPr="00997D17">
              <w:rPr>
                <w:sz w:val="22"/>
                <w:szCs w:val="22"/>
              </w:rPr>
              <w:t>Mountain roads and small bridges blocked by mud, stones and trees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B0B2EE" w14:textId="61C8FCD7" w:rsidR="00D3308D" w:rsidRPr="00997D17" w:rsidRDefault="00A25D5B">
            <w:pPr>
              <w:pStyle w:val="ListParagraph"/>
              <w:numPr>
                <w:ilvl w:val="0"/>
                <w:numId w:val="20"/>
              </w:numPr>
              <w:jc w:val="both"/>
              <w:rPr>
                <w:sz w:val="22"/>
                <w:szCs w:val="22"/>
              </w:rPr>
            </w:pPr>
            <w:r w:rsidRPr="00997D17">
              <w:rPr>
                <w:sz w:val="22"/>
                <w:szCs w:val="22"/>
              </w:rPr>
              <w:t>Barabara za milimani na madaraja madogo kuzibwa na tope, mawe na miti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CD30D9" w14:textId="74980DAF" w:rsidR="00D3308D" w:rsidRPr="00997D17" w:rsidRDefault="00D3308D">
            <w:pPr>
              <w:pStyle w:val="ListParagraph"/>
              <w:numPr>
                <w:ilvl w:val="0"/>
                <w:numId w:val="20"/>
              </w:numPr>
              <w:jc w:val="both"/>
              <w:rPr>
                <w:sz w:val="22"/>
                <w:szCs w:val="22"/>
              </w:rPr>
            </w:pPr>
            <w:r w:rsidRPr="00997D17">
              <w:rPr>
                <w:sz w:val="22"/>
                <w:szCs w:val="22"/>
              </w:rPr>
              <w:t>Avoid travel on mountain roads.</w:t>
            </w:r>
          </w:p>
          <w:p w14:paraId="00D7CD40" w14:textId="588597DC" w:rsidR="00D3308D" w:rsidRPr="00997D17" w:rsidRDefault="00A25D5B">
            <w:pPr>
              <w:pStyle w:val="ListParagraph"/>
              <w:numPr>
                <w:ilvl w:val="0"/>
                <w:numId w:val="20"/>
              </w:numPr>
              <w:jc w:val="both"/>
              <w:rPr>
                <w:sz w:val="22"/>
                <w:szCs w:val="22"/>
              </w:rPr>
            </w:pPr>
            <w:r w:rsidRPr="00997D17">
              <w:rPr>
                <w:sz w:val="22"/>
                <w:szCs w:val="22"/>
              </w:rPr>
              <w:t>Do not cross or clear debris yourself.</w:t>
            </w:r>
          </w:p>
          <w:p w14:paraId="71E9D09C" w14:textId="14896B9D" w:rsidR="00D3308D" w:rsidRPr="00997D17" w:rsidRDefault="00A25D5B">
            <w:pPr>
              <w:pStyle w:val="ListParagraph"/>
              <w:numPr>
                <w:ilvl w:val="0"/>
                <w:numId w:val="20"/>
              </w:numPr>
              <w:jc w:val="both"/>
              <w:rPr>
                <w:sz w:val="22"/>
                <w:szCs w:val="22"/>
              </w:rPr>
            </w:pPr>
            <w:r w:rsidRPr="00997D17">
              <w:rPr>
                <w:sz w:val="22"/>
                <w:szCs w:val="22"/>
              </w:rPr>
              <w:t>Report blockages to TANROADS, TARURA or the Police.</w:t>
            </w:r>
          </w:p>
          <w:p w14:paraId="31F4F200" w14:textId="447E1D96" w:rsidR="00D3308D" w:rsidRPr="00997D17" w:rsidRDefault="00D3308D">
            <w:pPr>
              <w:pStyle w:val="ListParagraph"/>
              <w:numPr>
                <w:ilvl w:val="0"/>
                <w:numId w:val="20"/>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CF4BCA6" w14:textId="3541CBA6" w:rsidR="00D3308D" w:rsidRPr="00997D17" w:rsidRDefault="00A25D5B">
            <w:pPr>
              <w:pStyle w:val="ListParagraph"/>
              <w:numPr>
                <w:ilvl w:val="0"/>
                <w:numId w:val="20"/>
              </w:numPr>
              <w:jc w:val="both"/>
              <w:rPr>
                <w:sz w:val="22"/>
                <w:szCs w:val="22"/>
                <w:lang w:val="sv-SE"/>
              </w:rPr>
            </w:pPr>
            <w:r w:rsidRPr="00997D17">
              <w:rPr>
                <w:sz w:val="22"/>
                <w:szCs w:val="22"/>
                <w:lang w:val="sv-SE"/>
              </w:rPr>
              <w:t>Epuka kusafiri kwenye barabara za milimani.</w:t>
            </w:r>
          </w:p>
          <w:p w14:paraId="73F5ED31" w14:textId="6974776A" w:rsidR="00D3308D" w:rsidRPr="00997D17" w:rsidRDefault="00A25D5B">
            <w:pPr>
              <w:pStyle w:val="ListParagraph"/>
              <w:numPr>
                <w:ilvl w:val="0"/>
                <w:numId w:val="20"/>
              </w:numPr>
              <w:jc w:val="both"/>
              <w:rPr>
                <w:sz w:val="22"/>
                <w:szCs w:val="22"/>
              </w:rPr>
            </w:pPr>
            <w:r w:rsidRPr="00997D17">
              <w:rPr>
                <w:sz w:val="22"/>
                <w:szCs w:val="22"/>
              </w:rPr>
              <w:t>Usivuke wala kuondoa kifusi mwenyewe.</w:t>
            </w:r>
          </w:p>
          <w:p w14:paraId="3C99562E" w14:textId="4C00A902" w:rsidR="00D3308D" w:rsidRPr="00997D17" w:rsidRDefault="00A25D5B">
            <w:pPr>
              <w:pStyle w:val="ListParagraph"/>
              <w:numPr>
                <w:ilvl w:val="0"/>
                <w:numId w:val="20"/>
              </w:numPr>
              <w:jc w:val="both"/>
              <w:rPr>
                <w:sz w:val="22"/>
                <w:szCs w:val="22"/>
              </w:rPr>
            </w:pPr>
            <w:r w:rsidRPr="00997D17">
              <w:rPr>
                <w:sz w:val="22"/>
                <w:szCs w:val="22"/>
              </w:rPr>
              <w:t>Toa taarifa ya vizuizi kwa TANROADS, TARURA au Polisi.</w:t>
            </w:r>
          </w:p>
          <w:p w14:paraId="618BF368" w14:textId="20B12687" w:rsidR="00D3308D" w:rsidRPr="00997D17" w:rsidRDefault="00D3308D">
            <w:pPr>
              <w:pStyle w:val="ListParagraph"/>
              <w:numPr>
                <w:ilvl w:val="0"/>
                <w:numId w:val="20"/>
              </w:numPr>
              <w:jc w:val="both"/>
              <w:rPr>
                <w:sz w:val="22"/>
                <w:szCs w:val="22"/>
              </w:rPr>
            </w:pPr>
          </w:p>
        </w:tc>
      </w:tr>
      <w:tr w:rsidR="00D3308D" w:rsidRPr="00997D17" w14:paraId="53539D1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D679EB" w14:textId="471FD698" w:rsidR="00D3308D" w:rsidRPr="00997D17" w:rsidRDefault="00A25D5B">
            <w:pPr>
              <w:pStyle w:val="ListParagraph"/>
              <w:numPr>
                <w:ilvl w:val="0"/>
                <w:numId w:val="20"/>
              </w:numPr>
              <w:jc w:val="both"/>
              <w:rPr>
                <w:sz w:val="22"/>
                <w:szCs w:val="22"/>
              </w:rPr>
            </w:pPr>
            <w:r w:rsidRPr="00997D17">
              <w:rPr>
                <w:sz w:val="22"/>
                <w:szCs w:val="22"/>
              </w:rPr>
              <w:lastRenderedPageBreak/>
              <w:t>Risk of injury from falling debris and collapsing slopes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D10199E" w14:textId="2B785EFC" w:rsidR="00D3308D" w:rsidRPr="00997D17" w:rsidRDefault="00A25D5B">
            <w:pPr>
              <w:pStyle w:val="ListParagraph"/>
              <w:numPr>
                <w:ilvl w:val="0"/>
                <w:numId w:val="20"/>
              </w:numPr>
              <w:jc w:val="both"/>
              <w:rPr>
                <w:sz w:val="22"/>
                <w:szCs w:val="22"/>
                <w:lang w:val="sv-SE"/>
              </w:rPr>
            </w:pPr>
            <w:r w:rsidRPr="00997D17">
              <w:rPr>
                <w:sz w:val="22"/>
                <w:szCs w:val="22"/>
                <w:lang w:val="sv-SE"/>
              </w:rPr>
              <w:t>Hatari ya majeraha kutokana na kifusi kinachoanguka na miteremko kuporomoka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DB395CA" w14:textId="43E0B440" w:rsidR="00D3308D" w:rsidRPr="00997D17" w:rsidRDefault="00A25D5B">
            <w:pPr>
              <w:pStyle w:val="ListParagraph"/>
              <w:numPr>
                <w:ilvl w:val="0"/>
                <w:numId w:val="20"/>
              </w:numPr>
              <w:jc w:val="both"/>
              <w:rPr>
                <w:sz w:val="22"/>
                <w:szCs w:val="22"/>
              </w:rPr>
            </w:pPr>
            <w:r w:rsidRPr="00997D17">
              <w:rPr>
                <w:sz w:val="22"/>
                <w:szCs w:val="22"/>
              </w:rPr>
              <w:t>Stay away from steep slopes, cliffs and quarries.</w:t>
            </w:r>
          </w:p>
          <w:p w14:paraId="6D866CF4" w14:textId="43DB7EB1" w:rsidR="00D3308D" w:rsidRPr="00997D17" w:rsidRDefault="00A25D5B">
            <w:pPr>
              <w:pStyle w:val="ListParagraph"/>
              <w:numPr>
                <w:ilvl w:val="0"/>
                <w:numId w:val="20"/>
              </w:numPr>
              <w:jc w:val="both"/>
              <w:rPr>
                <w:sz w:val="22"/>
                <w:szCs w:val="22"/>
              </w:rPr>
            </w:pPr>
            <w:r w:rsidRPr="00997D17">
              <w:rPr>
                <w:sz w:val="22"/>
                <w:szCs w:val="22"/>
              </w:rPr>
              <w:t>Stop farming, quarrying and small-scale mining on slopes.</w:t>
            </w:r>
          </w:p>
          <w:p w14:paraId="590EAF2C" w14:textId="1386C08F" w:rsidR="00D3308D" w:rsidRPr="00997D17" w:rsidRDefault="00A25D5B">
            <w:pPr>
              <w:pStyle w:val="ListParagraph"/>
              <w:numPr>
                <w:ilvl w:val="0"/>
                <w:numId w:val="20"/>
              </w:numPr>
              <w:jc w:val="both"/>
              <w:rPr>
                <w:sz w:val="22"/>
                <w:szCs w:val="22"/>
              </w:rPr>
            </w:pPr>
            <w:r w:rsidRPr="00997D17">
              <w:rPr>
                <w:sz w:val="22"/>
                <w:szCs w:val="22"/>
              </w:rPr>
              <w:t>Keep children away from slopes and gullies.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362FF6E" w14:textId="3395EDB7" w:rsidR="00D3308D" w:rsidRPr="00997D17" w:rsidRDefault="00A25D5B">
            <w:pPr>
              <w:pStyle w:val="ListParagraph"/>
              <w:numPr>
                <w:ilvl w:val="0"/>
                <w:numId w:val="20"/>
              </w:numPr>
              <w:jc w:val="both"/>
              <w:rPr>
                <w:sz w:val="22"/>
                <w:szCs w:val="22"/>
                <w:lang w:val="sv-SE"/>
              </w:rPr>
            </w:pPr>
            <w:r w:rsidRPr="00997D17">
              <w:rPr>
                <w:sz w:val="22"/>
                <w:szCs w:val="22"/>
                <w:lang w:val="sv-SE"/>
              </w:rPr>
              <w:t>Kaa mbali na miteremko mikali, majabali na machimbo.</w:t>
            </w:r>
          </w:p>
          <w:p w14:paraId="27EDEDA3" w14:textId="745EDA86" w:rsidR="00D3308D" w:rsidRPr="00997D17" w:rsidRDefault="00A25D5B">
            <w:pPr>
              <w:pStyle w:val="ListParagraph"/>
              <w:numPr>
                <w:ilvl w:val="0"/>
                <w:numId w:val="20"/>
              </w:numPr>
              <w:jc w:val="both"/>
              <w:rPr>
                <w:sz w:val="22"/>
                <w:szCs w:val="22"/>
                <w:lang w:val="sv-SE"/>
              </w:rPr>
            </w:pPr>
            <w:r w:rsidRPr="00997D17">
              <w:rPr>
                <w:sz w:val="22"/>
                <w:szCs w:val="22"/>
                <w:lang w:val="sv-SE"/>
              </w:rPr>
              <w:t>Sitisha kilimo, uchimbaji wa kokoto na madini kwenye miteremko.</w:t>
            </w:r>
          </w:p>
          <w:p w14:paraId="6DC25569" w14:textId="668E2C33" w:rsidR="00D3308D" w:rsidRPr="00997D17" w:rsidRDefault="00A25D5B">
            <w:pPr>
              <w:pStyle w:val="ListParagraph"/>
              <w:numPr>
                <w:ilvl w:val="0"/>
                <w:numId w:val="20"/>
              </w:numPr>
              <w:jc w:val="both"/>
              <w:rPr>
                <w:sz w:val="22"/>
                <w:szCs w:val="22"/>
                <w:lang w:val="sv-SE"/>
              </w:rPr>
            </w:pPr>
            <w:r w:rsidRPr="00997D17">
              <w:rPr>
                <w:sz w:val="22"/>
                <w:szCs w:val="22"/>
                <w:lang w:val="sv-SE"/>
              </w:rPr>
              <w:t>Waweke watoto mbali na miteremko na makorongo.</w:t>
            </w:r>
          </w:p>
        </w:tc>
      </w:tr>
      <w:tr w:rsidR="00D3308D" w:rsidRPr="000343A2" w14:paraId="09AB85F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BF9164" w14:textId="77428FA5" w:rsidR="00D3308D" w:rsidRPr="00997D17" w:rsidRDefault="00A25D5B">
            <w:pPr>
              <w:pStyle w:val="ListParagraph"/>
              <w:numPr>
                <w:ilvl w:val="0"/>
                <w:numId w:val="20"/>
              </w:numPr>
              <w:jc w:val="both"/>
              <w:rPr>
                <w:sz w:val="22"/>
                <w:szCs w:val="22"/>
              </w:rPr>
            </w:pPr>
            <w:r w:rsidRPr="00997D17">
              <w:rPr>
                <w:sz w:val="22"/>
                <w:szCs w:val="22"/>
              </w:rPr>
              <w:t>Streams suddenly turning muddy or stopping flow</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398F14" w14:textId="4F8D9517" w:rsidR="00D3308D" w:rsidRPr="00997D17" w:rsidRDefault="00A25D5B">
            <w:pPr>
              <w:pStyle w:val="ListParagraph"/>
              <w:numPr>
                <w:ilvl w:val="0"/>
                <w:numId w:val="20"/>
              </w:numPr>
              <w:jc w:val="both"/>
              <w:rPr>
                <w:sz w:val="22"/>
                <w:szCs w:val="22"/>
              </w:rPr>
            </w:pPr>
            <w:r w:rsidRPr="00997D17">
              <w:rPr>
                <w:sz w:val="22"/>
                <w:szCs w:val="22"/>
              </w:rPr>
              <w:t>Vijito kubadilika ghafla kuwa na tope au kukatika kwa mtiririko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C32E5BC" w14:textId="059D7FC8" w:rsidR="00D3308D" w:rsidRPr="00997D17" w:rsidRDefault="00A25D5B">
            <w:pPr>
              <w:pStyle w:val="ListParagraph"/>
              <w:numPr>
                <w:ilvl w:val="0"/>
                <w:numId w:val="20"/>
              </w:numPr>
              <w:jc w:val="both"/>
              <w:rPr>
                <w:sz w:val="22"/>
                <w:szCs w:val="22"/>
              </w:rPr>
            </w:pPr>
            <w:r w:rsidRPr="00997D17">
              <w:rPr>
                <w:sz w:val="22"/>
                <w:szCs w:val="22"/>
              </w:rPr>
              <w:t>If a stream stops flowing during heavy rain, leave the valley immediately.</w:t>
            </w:r>
          </w:p>
          <w:p w14:paraId="46C34513" w14:textId="3E91C804" w:rsidR="00A25D5B" w:rsidRPr="00997D17" w:rsidRDefault="00A25D5B">
            <w:pPr>
              <w:pStyle w:val="ListParagraph"/>
              <w:numPr>
                <w:ilvl w:val="0"/>
                <w:numId w:val="20"/>
              </w:numPr>
              <w:jc w:val="both"/>
              <w:rPr>
                <w:sz w:val="22"/>
                <w:szCs w:val="22"/>
              </w:rPr>
            </w:pPr>
            <w:r w:rsidRPr="00997D17">
              <w:rPr>
                <w:sz w:val="22"/>
                <w:szCs w:val="22"/>
              </w:rPr>
              <w:t>If a stream turns muddy or carries trees and stones, warn people downstream.</w:t>
            </w:r>
          </w:p>
          <w:p w14:paraId="67A40D40" w14:textId="4C3DB355" w:rsidR="00D3308D" w:rsidRPr="00997D17" w:rsidRDefault="00A25D5B">
            <w:pPr>
              <w:pStyle w:val="ListParagraph"/>
              <w:numPr>
                <w:ilvl w:val="0"/>
                <w:numId w:val="20"/>
              </w:numPr>
              <w:jc w:val="both"/>
              <w:rPr>
                <w:sz w:val="22"/>
                <w:szCs w:val="22"/>
              </w:rPr>
            </w:pPr>
            <w:r w:rsidRPr="00997D17">
              <w:rPr>
                <w:sz w:val="22"/>
                <w:szCs w:val="22"/>
              </w:rPr>
              <w:t>Report to Village/Mtaa leaders immediately.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B9D33AF" w14:textId="79B31FDC" w:rsidR="00D3308D" w:rsidRPr="00997D17" w:rsidRDefault="00A25D5B">
            <w:pPr>
              <w:pStyle w:val="ListParagraph"/>
              <w:numPr>
                <w:ilvl w:val="0"/>
                <w:numId w:val="20"/>
              </w:numPr>
              <w:jc w:val="both"/>
              <w:rPr>
                <w:sz w:val="22"/>
                <w:szCs w:val="22"/>
                <w:lang w:val="sv-SE"/>
              </w:rPr>
            </w:pPr>
            <w:r w:rsidRPr="00997D17">
              <w:rPr>
                <w:sz w:val="22"/>
                <w:szCs w:val="22"/>
                <w:lang w:val="sv-SE"/>
              </w:rPr>
              <w:t>Kijito kikikatika ghafla wakati wa mvua kubwa, ondoka bondeni mara moja.</w:t>
            </w:r>
          </w:p>
          <w:p w14:paraId="2ACE725A" w14:textId="3957952B" w:rsidR="00A25D5B" w:rsidRPr="00997D17" w:rsidRDefault="00A25D5B">
            <w:pPr>
              <w:pStyle w:val="ListParagraph"/>
              <w:numPr>
                <w:ilvl w:val="0"/>
                <w:numId w:val="20"/>
              </w:numPr>
              <w:jc w:val="both"/>
              <w:rPr>
                <w:sz w:val="22"/>
                <w:szCs w:val="22"/>
                <w:lang w:val="sv-SE"/>
              </w:rPr>
            </w:pPr>
            <w:r w:rsidRPr="00997D17">
              <w:rPr>
                <w:sz w:val="22"/>
                <w:szCs w:val="22"/>
                <w:lang w:val="sv-SE"/>
              </w:rPr>
              <w:t>Kijito kikibadilika kuwa na tope au kubeba miti na mawe, watahadharishe walio chini.</w:t>
            </w:r>
          </w:p>
          <w:p w14:paraId="78D47578" w14:textId="4D05BF69" w:rsidR="00D3308D" w:rsidRPr="00997D17" w:rsidRDefault="00A25D5B">
            <w:pPr>
              <w:pStyle w:val="ListParagraph"/>
              <w:numPr>
                <w:ilvl w:val="0"/>
                <w:numId w:val="20"/>
              </w:numPr>
              <w:jc w:val="both"/>
              <w:rPr>
                <w:sz w:val="22"/>
                <w:szCs w:val="22"/>
                <w:lang w:val="sv-SE"/>
              </w:rPr>
            </w:pPr>
            <w:r w:rsidRPr="00997D17">
              <w:rPr>
                <w:sz w:val="22"/>
                <w:szCs w:val="22"/>
                <w:lang w:val="sv-SE"/>
              </w:rPr>
              <w:t>Toa taarifa kwa viongozi wa Kijiji/Mtaa mara moja.</w:t>
            </w:r>
          </w:p>
        </w:tc>
      </w:tr>
      <w:tr w:rsidR="00D3308D" w:rsidRPr="000343A2" w14:paraId="57156AD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3E2015" w14:textId="25027F54" w:rsidR="00D3308D" w:rsidRPr="00997D17" w:rsidRDefault="00A25D5B">
            <w:pPr>
              <w:pStyle w:val="ListParagraph"/>
              <w:numPr>
                <w:ilvl w:val="0"/>
                <w:numId w:val="20"/>
              </w:numPr>
              <w:jc w:val="both"/>
              <w:rPr>
                <w:sz w:val="22"/>
                <w:szCs w:val="22"/>
              </w:rPr>
            </w:pPr>
            <w:r w:rsidRPr="00997D17">
              <w:rPr>
                <w:sz w:val="22"/>
                <w:szCs w:val="22"/>
              </w:rPr>
              <w:t>Communities at risk of being cut off</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E617B94" w14:textId="6BDB8F02" w:rsidR="00D3308D" w:rsidRPr="00997D17" w:rsidRDefault="00A25D5B">
            <w:pPr>
              <w:pStyle w:val="ListParagraph"/>
              <w:numPr>
                <w:ilvl w:val="0"/>
                <w:numId w:val="20"/>
              </w:numPr>
              <w:jc w:val="both"/>
              <w:rPr>
                <w:sz w:val="22"/>
                <w:szCs w:val="22"/>
                <w:lang w:val="sv-SE"/>
              </w:rPr>
            </w:pPr>
            <w:r w:rsidRPr="00997D17">
              <w:rPr>
                <w:sz w:val="22"/>
                <w:szCs w:val="22"/>
                <w:lang w:val="sv-SE"/>
              </w:rPr>
              <w:t>Jamii ziko hatarini kukosa mawasiliano ya barabara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CCEAE36" w14:textId="610A233B" w:rsidR="00D3308D" w:rsidRPr="00997D17" w:rsidRDefault="00A25D5B">
            <w:pPr>
              <w:pStyle w:val="ListParagraph"/>
              <w:numPr>
                <w:ilvl w:val="0"/>
                <w:numId w:val="20"/>
              </w:numPr>
              <w:jc w:val="both"/>
              <w:rPr>
                <w:sz w:val="22"/>
                <w:szCs w:val="22"/>
              </w:rPr>
            </w:pPr>
            <w:r w:rsidRPr="00997D17">
              <w:rPr>
                <w:sz w:val="22"/>
                <w:szCs w:val="22"/>
              </w:rPr>
              <w:t>Store food, drinking water and medicines for at least three days.</w:t>
            </w:r>
          </w:p>
          <w:p w14:paraId="4FFE3877" w14:textId="754D089D" w:rsidR="00D3308D" w:rsidRPr="00997D17" w:rsidRDefault="00A25D5B">
            <w:pPr>
              <w:pStyle w:val="ListParagraph"/>
              <w:numPr>
                <w:ilvl w:val="0"/>
                <w:numId w:val="20"/>
              </w:numPr>
              <w:jc w:val="both"/>
              <w:rPr>
                <w:sz w:val="22"/>
                <w:szCs w:val="22"/>
              </w:rPr>
            </w:pPr>
            <w:r w:rsidRPr="00997D17">
              <w:rPr>
                <w:sz w:val="22"/>
                <w:szCs w:val="22"/>
              </w:rPr>
              <w:t>Charge phones and keep a battery-powered radio.</w:t>
            </w:r>
          </w:p>
          <w:p w14:paraId="66C907F7" w14:textId="4B94B30B" w:rsidR="00D3308D" w:rsidRPr="00997D17" w:rsidRDefault="00A25D5B">
            <w:pPr>
              <w:pStyle w:val="ListParagraph"/>
              <w:numPr>
                <w:ilvl w:val="0"/>
                <w:numId w:val="20"/>
              </w:numPr>
              <w:jc w:val="both"/>
              <w:rPr>
                <w:sz w:val="22"/>
                <w:szCs w:val="22"/>
              </w:rPr>
            </w:pPr>
            <w:r w:rsidRPr="00997D17">
              <w:rPr>
                <w:sz w:val="22"/>
                <w:szCs w:val="22"/>
              </w:rPr>
              <w:t>District and Ward Disaster Management Committees: meet, activate landslide contingency plans and pre-position rescue teams, tools and supplies.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438DA9" w14:textId="22A59539" w:rsidR="00D3308D" w:rsidRPr="00997D17" w:rsidRDefault="00A25D5B">
            <w:pPr>
              <w:pStyle w:val="ListParagraph"/>
              <w:numPr>
                <w:ilvl w:val="0"/>
                <w:numId w:val="20"/>
              </w:numPr>
              <w:jc w:val="both"/>
              <w:rPr>
                <w:sz w:val="22"/>
                <w:szCs w:val="22"/>
              </w:rPr>
            </w:pPr>
            <w:r w:rsidRPr="00997D17">
              <w:rPr>
                <w:sz w:val="22"/>
                <w:szCs w:val="22"/>
              </w:rPr>
              <w:t>Hifadhi chakula, maji ya kunywa na dawa za angalau siku tatu.</w:t>
            </w:r>
          </w:p>
          <w:p w14:paraId="3F9E5AB2" w14:textId="3AD0D3E8" w:rsidR="00D3308D" w:rsidRPr="00997D17" w:rsidRDefault="00A25D5B">
            <w:pPr>
              <w:pStyle w:val="ListParagraph"/>
              <w:numPr>
                <w:ilvl w:val="0"/>
                <w:numId w:val="20"/>
              </w:numPr>
              <w:jc w:val="both"/>
              <w:rPr>
                <w:sz w:val="22"/>
                <w:szCs w:val="22"/>
                <w:lang w:val="sv-SE"/>
              </w:rPr>
            </w:pPr>
            <w:r w:rsidRPr="00997D17">
              <w:rPr>
                <w:sz w:val="22"/>
                <w:szCs w:val="22"/>
                <w:lang w:val="sv-SE"/>
              </w:rPr>
              <w:t>Chaji simu na uwe na redio inayotumia betri.</w:t>
            </w:r>
          </w:p>
          <w:p w14:paraId="390A3163" w14:textId="51190441" w:rsidR="00D3308D" w:rsidRPr="00997D17" w:rsidRDefault="00A25D5B">
            <w:pPr>
              <w:pStyle w:val="ListParagraph"/>
              <w:numPr>
                <w:ilvl w:val="0"/>
                <w:numId w:val="20"/>
              </w:numPr>
              <w:jc w:val="both"/>
              <w:rPr>
                <w:sz w:val="22"/>
                <w:szCs w:val="22"/>
                <w:lang w:val="sv-SE"/>
              </w:rPr>
            </w:pPr>
            <w:r w:rsidRPr="00997D17">
              <w:rPr>
                <w:sz w:val="22"/>
                <w:szCs w:val="22"/>
                <w:lang w:val="sv-SE"/>
              </w:rPr>
              <w:t>Kamati za Usimamizi wa Maafa za Wilaya na Kata: kutaneni, amilisheni mipango ya dharura ya maporomoko na wekeni tayari timu za uokoaji, vifaa na mahitaji.</w:t>
            </w:r>
          </w:p>
        </w:tc>
      </w:tr>
      <w:tr w:rsidR="00D3308D" w:rsidRPr="00997D17" w14:paraId="19A85D6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BAFDB8B" w14:textId="704C10AB" w:rsidR="00D3308D" w:rsidRPr="00997D17" w:rsidRDefault="00A25D5B">
            <w:pPr>
              <w:pStyle w:val="ListParagraph"/>
              <w:numPr>
                <w:ilvl w:val="0"/>
                <w:numId w:val="20"/>
              </w:numPr>
              <w:jc w:val="both"/>
              <w:rPr>
                <w:sz w:val="22"/>
                <w:szCs w:val="22"/>
              </w:rPr>
            </w:pPr>
            <w:r w:rsidRPr="00997D17">
              <w:rPr>
                <w:sz w:val="22"/>
                <w:szCs w:val="22"/>
              </w:rPr>
              <w:lastRenderedPageBreak/>
              <w:t>Damage to power and communication lines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4865ADB" w14:textId="31286217" w:rsidR="00D3308D" w:rsidRPr="00997D17" w:rsidRDefault="00A25D5B">
            <w:pPr>
              <w:pStyle w:val="ListParagraph"/>
              <w:numPr>
                <w:ilvl w:val="0"/>
                <w:numId w:val="20"/>
              </w:numPr>
              <w:jc w:val="both"/>
              <w:rPr>
                <w:sz w:val="22"/>
                <w:szCs w:val="22"/>
              </w:rPr>
            </w:pPr>
            <w:r w:rsidRPr="00997D17">
              <w:rPr>
                <w:sz w:val="22"/>
                <w:szCs w:val="22"/>
              </w:rPr>
              <w:t>Uharibifu wa nyaya za umeme na mawasiliano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1586B09" w14:textId="7547CA78" w:rsidR="00D3308D" w:rsidRPr="00997D17" w:rsidRDefault="00A25D5B">
            <w:pPr>
              <w:pStyle w:val="ListParagraph"/>
              <w:numPr>
                <w:ilvl w:val="0"/>
                <w:numId w:val="20"/>
              </w:numPr>
              <w:jc w:val="both"/>
              <w:rPr>
                <w:sz w:val="22"/>
                <w:szCs w:val="22"/>
              </w:rPr>
            </w:pPr>
            <w:r w:rsidRPr="00997D17">
              <w:rPr>
                <w:sz w:val="22"/>
                <w:szCs w:val="22"/>
              </w:rPr>
              <w:t>Stay away from fallen power lines.</w:t>
            </w:r>
          </w:p>
          <w:p w14:paraId="780F0C30" w14:textId="57C42896" w:rsidR="00D3308D" w:rsidRPr="00997D17" w:rsidRDefault="00A25D5B">
            <w:pPr>
              <w:pStyle w:val="ListParagraph"/>
              <w:numPr>
                <w:ilvl w:val="0"/>
                <w:numId w:val="20"/>
              </w:numPr>
              <w:jc w:val="both"/>
              <w:rPr>
                <w:sz w:val="22"/>
                <w:szCs w:val="22"/>
              </w:rPr>
            </w:pPr>
            <w:r w:rsidRPr="00997D17">
              <w:rPr>
                <w:sz w:val="22"/>
                <w:szCs w:val="22"/>
              </w:rPr>
              <w:t>Report fallen lines to TANESCO.</w:t>
            </w:r>
          </w:p>
          <w:p w14:paraId="7453780F" w14:textId="486E14FD" w:rsidR="00D3308D" w:rsidRPr="00997D17" w:rsidRDefault="00D3308D">
            <w:pPr>
              <w:pStyle w:val="ListParagraph"/>
              <w:numPr>
                <w:ilvl w:val="0"/>
                <w:numId w:val="20"/>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131C392" w14:textId="422815E9" w:rsidR="00D3308D" w:rsidRPr="00997D17" w:rsidRDefault="00A25D5B">
            <w:pPr>
              <w:pStyle w:val="ListParagraph"/>
              <w:numPr>
                <w:ilvl w:val="0"/>
                <w:numId w:val="20"/>
              </w:numPr>
              <w:jc w:val="both"/>
              <w:rPr>
                <w:sz w:val="22"/>
                <w:szCs w:val="22"/>
              </w:rPr>
            </w:pPr>
            <w:r w:rsidRPr="00997D17">
              <w:rPr>
                <w:sz w:val="22"/>
                <w:szCs w:val="22"/>
              </w:rPr>
              <w:t>Kaa mbali na nyaya za umeme zilizoanguka.</w:t>
            </w:r>
          </w:p>
          <w:p w14:paraId="2D289613" w14:textId="399A98AC" w:rsidR="00D3308D" w:rsidRPr="00997D17" w:rsidRDefault="00A25D5B">
            <w:pPr>
              <w:pStyle w:val="ListParagraph"/>
              <w:numPr>
                <w:ilvl w:val="0"/>
                <w:numId w:val="20"/>
              </w:numPr>
              <w:jc w:val="both"/>
              <w:rPr>
                <w:sz w:val="22"/>
                <w:szCs w:val="22"/>
              </w:rPr>
            </w:pPr>
            <w:r w:rsidRPr="00997D17">
              <w:rPr>
                <w:sz w:val="22"/>
                <w:szCs w:val="22"/>
              </w:rPr>
              <w:t>Toa taarifa ya nyaya zilizoanguka kwa TANESCO.</w:t>
            </w:r>
          </w:p>
          <w:p w14:paraId="09122F2C" w14:textId="7A1B8712" w:rsidR="00D3308D" w:rsidRPr="00997D17" w:rsidRDefault="00D3308D">
            <w:pPr>
              <w:pStyle w:val="ListParagraph"/>
              <w:numPr>
                <w:ilvl w:val="0"/>
                <w:numId w:val="20"/>
              </w:numPr>
              <w:jc w:val="both"/>
              <w:rPr>
                <w:sz w:val="22"/>
                <w:szCs w:val="22"/>
              </w:rPr>
            </w:pPr>
          </w:p>
        </w:tc>
      </w:tr>
      <w:tr w:rsidR="00D3308D" w:rsidRPr="000343A2" w14:paraId="600C15F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B146859" w14:textId="0D19A744" w:rsidR="00D3308D" w:rsidRPr="00997D17" w:rsidRDefault="00A25D5B">
            <w:pPr>
              <w:pStyle w:val="ListParagraph"/>
              <w:numPr>
                <w:ilvl w:val="0"/>
                <w:numId w:val="20"/>
              </w:numPr>
              <w:jc w:val="both"/>
              <w:rPr>
                <w:sz w:val="22"/>
                <w:szCs w:val="22"/>
              </w:rPr>
            </w:pPr>
            <w:r w:rsidRPr="00997D17">
              <w:rPr>
                <w:sz w:val="22"/>
                <w:szCs w:val="22"/>
              </w:rPr>
              <w:t>Loss of hillside farms, livestock and crops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8F40B0F" w14:textId="2C329A92" w:rsidR="00D3308D" w:rsidRPr="00997D17" w:rsidRDefault="00A25D5B">
            <w:pPr>
              <w:pStyle w:val="ListParagraph"/>
              <w:numPr>
                <w:ilvl w:val="0"/>
                <w:numId w:val="20"/>
              </w:numPr>
              <w:jc w:val="both"/>
              <w:rPr>
                <w:sz w:val="22"/>
                <w:szCs w:val="22"/>
              </w:rPr>
            </w:pPr>
            <w:r w:rsidRPr="00997D17">
              <w:rPr>
                <w:sz w:val="22"/>
                <w:szCs w:val="22"/>
              </w:rPr>
              <w:t>Upotevu wa mashamba ya miteremkoni, mifugo na mazao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558E125" w14:textId="747F1202" w:rsidR="00D3308D" w:rsidRPr="00997D17" w:rsidRDefault="00D3308D">
            <w:pPr>
              <w:pStyle w:val="ListParagraph"/>
              <w:numPr>
                <w:ilvl w:val="0"/>
                <w:numId w:val="20"/>
              </w:numPr>
              <w:jc w:val="both"/>
              <w:rPr>
                <w:sz w:val="22"/>
                <w:szCs w:val="22"/>
              </w:rPr>
            </w:pPr>
            <w:r w:rsidRPr="00997D17">
              <w:rPr>
                <w:sz w:val="22"/>
                <w:szCs w:val="22"/>
              </w:rPr>
              <w:t>Move livestock and food stores away from slopes.</w:t>
            </w:r>
          </w:p>
          <w:p w14:paraId="0DC1FFBE" w14:textId="105CCD60" w:rsidR="00D3308D" w:rsidRPr="00997D17" w:rsidRDefault="00A25D5B">
            <w:pPr>
              <w:pStyle w:val="ListParagraph"/>
              <w:numPr>
                <w:ilvl w:val="0"/>
                <w:numId w:val="20"/>
              </w:numPr>
              <w:jc w:val="both"/>
              <w:rPr>
                <w:sz w:val="22"/>
                <w:szCs w:val="22"/>
              </w:rPr>
            </w:pPr>
            <w:r w:rsidRPr="00997D17">
              <w:rPr>
                <w:sz w:val="22"/>
                <w:szCs w:val="22"/>
              </w:rPr>
              <w:t>Harvest mature crops only where it is safe.</w:t>
            </w:r>
          </w:p>
          <w:p w14:paraId="667CD172" w14:textId="654C045E" w:rsidR="00D3308D" w:rsidRPr="00997D17" w:rsidRDefault="00A25D5B">
            <w:pPr>
              <w:pStyle w:val="ListParagraph"/>
              <w:numPr>
                <w:ilvl w:val="0"/>
                <w:numId w:val="20"/>
              </w:numPr>
              <w:jc w:val="both"/>
              <w:rPr>
                <w:sz w:val="22"/>
                <w:szCs w:val="22"/>
              </w:rPr>
            </w:pPr>
            <w:r w:rsidRPr="00997D17">
              <w:rPr>
                <w:sz w:val="22"/>
                <w:szCs w:val="22"/>
              </w:rPr>
              <w:t>Report losses to extension officers.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7BEFCF" w14:textId="7B4C6CA4" w:rsidR="00D3308D" w:rsidRPr="00997D17" w:rsidRDefault="00D3308D">
            <w:pPr>
              <w:pStyle w:val="ListParagraph"/>
              <w:numPr>
                <w:ilvl w:val="0"/>
                <w:numId w:val="20"/>
              </w:numPr>
              <w:jc w:val="both"/>
              <w:rPr>
                <w:sz w:val="22"/>
                <w:szCs w:val="22"/>
                <w:lang w:val="sv-SE"/>
              </w:rPr>
            </w:pPr>
            <w:r w:rsidRPr="00997D17">
              <w:rPr>
                <w:sz w:val="22"/>
                <w:szCs w:val="22"/>
                <w:lang w:val="sv-SE"/>
              </w:rPr>
              <w:t>Hamisha mifugo na akiba ya chakula mbali na miteremko.</w:t>
            </w:r>
          </w:p>
          <w:p w14:paraId="76ABB987" w14:textId="1A93CA7E" w:rsidR="00D3308D" w:rsidRPr="00997D17" w:rsidRDefault="00A25D5B">
            <w:pPr>
              <w:pStyle w:val="ListParagraph"/>
              <w:numPr>
                <w:ilvl w:val="0"/>
                <w:numId w:val="20"/>
              </w:numPr>
              <w:jc w:val="both"/>
              <w:rPr>
                <w:sz w:val="22"/>
                <w:szCs w:val="22"/>
                <w:lang w:val="sv-SE"/>
              </w:rPr>
            </w:pPr>
            <w:r w:rsidRPr="00997D17">
              <w:rPr>
                <w:sz w:val="22"/>
                <w:szCs w:val="22"/>
                <w:lang w:val="sv-SE"/>
              </w:rPr>
              <w:t>Vuna mazao yaliyokomaa pale tu ambapo ni salama.</w:t>
            </w:r>
          </w:p>
          <w:p w14:paraId="34F96E60" w14:textId="59CCF666" w:rsidR="00D3308D" w:rsidRPr="00997D17" w:rsidRDefault="00A25D5B">
            <w:pPr>
              <w:pStyle w:val="ListParagraph"/>
              <w:numPr>
                <w:ilvl w:val="0"/>
                <w:numId w:val="20"/>
              </w:numPr>
              <w:jc w:val="both"/>
              <w:rPr>
                <w:sz w:val="22"/>
                <w:szCs w:val="22"/>
                <w:lang w:val="sv-SE"/>
              </w:rPr>
            </w:pPr>
            <w:r w:rsidRPr="00997D17">
              <w:rPr>
                <w:sz w:val="22"/>
                <w:szCs w:val="22"/>
                <w:lang w:val="sv-SE"/>
              </w:rPr>
              <w:t>Toa taarifa ya hasara kwa maafisa ugani.</w:t>
            </w:r>
          </w:p>
        </w:tc>
      </w:tr>
      <w:tr w:rsidR="00D3308D" w:rsidRPr="000343A2" w14:paraId="7E9A097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AB299D0" w14:textId="271587A4" w:rsidR="00D3308D" w:rsidRPr="00997D17" w:rsidRDefault="00A25D5B">
            <w:pPr>
              <w:pStyle w:val="ListParagraph"/>
              <w:numPr>
                <w:ilvl w:val="0"/>
                <w:numId w:val="20"/>
              </w:numPr>
              <w:jc w:val="both"/>
              <w:rPr>
                <w:sz w:val="22"/>
                <w:szCs w:val="22"/>
              </w:rPr>
            </w:pPr>
            <w:r w:rsidRPr="00997D17">
              <w:rPr>
                <w:sz w:val="22"/>
                <w:szCs w:val="22"/>
              </w:rPr>
              <w:t>Damage to water sources, springs and pipes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0C3A38B" w14:textId="0001573A" w:rsidR="00D3308D" w:rsidRPr="00997D17" w:rsidRDefault="00A25D5B">
            <w:pPr>
              <w:pStyle w:val="ListParagraph"/>
              <w:numPr>
                <w:ilvl w:val="0"/>
                <w:numId w:val="20"/>
              </w:numPr>
              <w:jc w:val="both"/>
              <w:rPr>
                <w:sz w:val="22"/>
                <w:szCs w:val="22"/>
              </w:rPr>
            </w:pPr>
            <w:r w:rsidRPr="00997D17">
              <w:rPr>
                <w:sz w:val="22"/>
                <w:szCs w:val="22"/>
              </w:rPr>
              <w:t>Uharibifu wa vyanzo vya maji, chemchemi na mabomba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C65E350" w14:textId="4E7C0BD5" w:rsidR="00D3308D" w:rsidRPr="00997D17" w:rsidRDefault="00A25D5B">
            <w:pPr>
              <w:pStyle w:val="ListParagraph"/>
              <w:numPr>
                <w:ilvl w:val="0"/>
                <w:numId w:val="20"/>
              </w:numPr>
              <w:jc w:val="both"/>
              <w:rPr>
                <w:sz w:val="22"/>
                <w:szCs w:val="22"/>
              </w:rPr>
            </w:pPr>
            <w:r w:rsidRPr="00997D17">
              <w:rPr>
                <w:sz w:val="22"/>
                <w:szCs w:val="22"/>
              </w:rPr>
              <w:t>Boil or treat drinking water.</w:t>
            </w:r>
          </w:p>
          <w:p w14:paraId="5BCE4968" w14:textId="0B6A71BB" w:rsidR="00D3308D" w:rsidRPr="00997D17" w:rsidRDefault="00A25D5B">
            <w:pPr>
              <w:pStyle w:val="ListParagraph"/>
              <w:numPr>
                <w:ilvl w:val="0"/>
                <w:numId w:val="20"/>
              </w:numPr>
              <w:jc w:val="both"/>
              <w:rPr>
                <w:sz w:val="22"/>
                <w:szCs w:val="22"/>
              </w:rPr>
            </w:pPr>
            <w:r w:rsidRPr="00997D17">
              <w:rPr>
                <w:sz w:val="22"/>
                <w:szCs w:val="22"/>
              </w:rPr>
              <w:t>Report damaged water pipes to the water authority or RUWASA.</w:t>
            </w:r>
          </w:p>
          <w:p w14:paraId="13E2F05A" w14:textId="5ECDC248" w:rsidR="00D3308D" w:rsidRPr="00997D17" w:rsidRDefault="00D3308D">
            <w:pPr>
              <w:pStyle w:val="ListParagraph"/>
              <w:numPr>
                <w:ilvl w:val="0"/>
                <w:numId w:val="20"/>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2B70CF" w14:textId="16A32BC9" w:rsidR="00D3308D" w:rsidRPr="00997D17" w:rsidRDefault="00A25D5B">
            <w:pPr>
              <w:pStyle w:val="ListParagraph"/>
              <w:numPr>
                <w:ilvl w:val="0"/>
                <w:numId w:val="20"/>
              </w:numPr>
              <w:jc w:val="both"/>
              <w:rPr>
                <w:sz w:val="22"/>
                <w:szCs w:val="22"/>
                <w:lang w:val="sv-SE"/>
              </w:rPr>
            </w:pPr>
            <w:r w:rsidRPr="00997D17">
              <w:rPr>
                <w:sz w:val="22"/>
                <w:szCs w:val="22"/>
                <w:lang w:val="sv-SE"/>
              </w:rPr>
              <w:t>Chemsha au tibu maji ya kunywa.</w:t>
            </w:r>
          </w:p>
          <w:p w14:paraId="11936CF3" w14:textId="27E978F9" w:rsidR="00D3308D" w:rsidRPr="00997D17" w:rsidRDefault="00A25D5B">
            <w:pPr>
              <w:pStyle w:val="ListParagraph"/>
              <w:numPr>
                <w:ilvl w:val="0"/>
                <w:numId w:val="20"/>
              </w:numPr>
              <w:jc w:val="both"/>
              <w:rPr>
                <w:sz w:val="22"/>
                <w:szCs w:val="22"/>
                <w:lang w:val="sv-SE"/>
              </w:rPr>
            </w:pPr>
            <w:r w:rsidRPr="00997D17">
              <w:rPr>
                <w:sz w:val="22"/>
                <w:szCs w:val="22"/>
                <w:lang w:val="sv-SE"/>
              </w:rPr>
              <w:t>Toa taarifa ya mabomba ya maji yaliyoharibika kwa mamlaka ya maji au RUWASA.</w:t>
            </w:r>
          </w:p>
          <w:p w14:paraId="5FC75F25" w14:textId="278C30C7" w:rsidR="00D3308D" w:rsidRPr="00997D17" w:rsidRDefault="00D3308D">
            <w:pPr>
              <w:pStyle w:val="ListParagraph"/>
              <w:numPr>
                <w:ilvl w:val="0"/>
                <w:numId w:val="20"/>
              </w:numPr>
              <w:jc w:val="both"/>
              <w:rPr>
                <w:sz w:val="22"/>
                <w:szCs w:val="22"/>
                <w:lang w:val="sv-SE"/>
              </w:rPr>
            </w:pPr>
          </w:p>
        </w:tc>
      </w:tr>
      <w:tr w:rsidR="00D3308D" w:rsidRPr="00997D17" w14:paraId="4A53974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66A4A89" w14:textId="2A854292" w:rsidR="00D3308D" w:rsidRPr="00997D17" w:rsidRDefault="00A25D5B">
            <w:pPr>
              <w:pStyle w:val="ListParagraph"/>
              <w:numPr>
                <w:ilvl w:val="0"/>
                <w:numId w:val="20"/>
              </w:numPr>
              <w:jc w:val="both"/>
              <w:rPr>
                <w:sz w:val="22"/>
                <w:szCs w:val="22"/>
              </w:rPr>
            </w:pPr>
            <w:r w:rsidRPr="00997D17">
              <w:rPr>
                <w:sz w:val="22"/>
                <w:szCs w:val="22"/>
              </w:rPr>
              <w:t>Unusual sounds: rumbling, cracking trees or knocking rocks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BA530B" w14:textId="55579E2D" w:rsidR="00D3308D" w:rsidRPr="00997D17" w:rsidRDefault="00A25D5B">
            <w:pPr>
              <w:pStyle w:val="ListParagraph"/>
              <w:numPr>
                <w:ilvl w:val="0"/>
                <w:numId w:val="20"/>
              </w:numPr>
              <w:jc w:val="both"/>
              <w:rPr>
                <w:sz w:val="22"/>
                <w:szCs w:val="22"/>
              </w:rPr>
            </w:pPr>
            <w:r w:rsidRPr="00997D17">
              <w:rPr>
                <w:sz w:val="22"/>
                <w:szCs w:val="22"/>
              </w:rPr>
              <w:t>Sauti zisizo za kawaida: mvumo, miti kupasuka au mawe kugongana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510AEC8" w14:textId="1D5BF499" w:rsidR="00D3308D" w:rsidRPr="00997D17" w:rsidRDefault="00A25D5B">
            <w:pPr>
              <w:pStyle w:val="ListParagraph"/>
              <w:numPr>
                <w:ilvl w:val="0"/>
                <w:numId w:val="20"/>
              </w:numPr>
              <w:jc w:val="both"/>
              <w:rPr>
                <w:sz w:val="22"/>
                <w:szCs w:val="22"/>
              </w:rPr>
            </w:pPr>
            <w:r w:rsidRPr="00997D17">
              <w:rPr>
                <w:sz w:val="22"/>
                <w:szCs w:val="22"/>
              </w:rPr>
              <w:t>Leave immediately; run to the side, away from the path of the slide.</w:t>
            </w:r>
          </w:p>
          <w:p w14:paraId="3C0DE3B5" w14:textId="40539E8F" w:rsidR="00D3308D" w:rsidRPr="00997D17" w:rsidRDefault="00A25D5B">
            <w:pPr>
              <w:pStyle w:val="ListParagraph"/>
              <w:numPr>
                <w:ilvl w:val="0"/>
                <w:numId w:val="20"/>
              </w:numPr>
              <w:jc w:val="both"/>
              <w:rPr>
                <w:sz w:val="22"/>
                <w:szCs w:val="22"/>
              </w:rPr>
            </w:pPr>
            <w:r w:rsidRPr="00997D17">
              <w:rPr>
                <w:sz w:val="22"/>
                <w:szCs w:val="22"/>
              </w:rPr>
              <w:t>Warn your neighbours.</w:t>
            </w:r>
          </w:p>
          <w:p w14:paraId="7BE5614E" w14:textId="294B5487" w:rsidR="00D3308D" w:rsidRPr="00997D17" w:rsidRDefault="00A25D5B">
            <w:pPr>
              <w:pStyle w:val="ListParagraph"/>
              <w:numPr>
                <w:ilvl w:val="0"/>
                <w:numId w:val="20"/>
              </w:numPr>
              <w:jc w:val="both"/>
              <w:rPr>
                <w:sz w:val="22"/>
                <w:szCs w:val="22"/>
              </w:rPr>
            </w:pPr>
            <w:r w:rsidRPr="00997D17">
              <w:rPr>
                <w:sz w:val="22"/>
                <w:szCs w:val="22"/>
              </w:rPr>
              <w:t>Call 190 or inform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D2E346" w14:textId="49F67D4F" w:rsidR="00D3308D" w:rsidRPr="00997D17" w:rsidRDefault="00A25D5B">
            <w:pPr>
              <w:pStyle w:val="ListParagraph"/>
              <w:numPr>
                <w:ilvl w:val="0"/>
                <w:numId w:val="20"/>
              </w:numPr>
              <w:jc w:val="both"/>
              <w:rPr>
                <w:sz w:val="22"/>
                <w:szCs w:val="22"/>
              </w:rPr>
            </w:pPr>
            <w:r w:rsidRPr="00997D17">
              <w:rPr>
                <w:sz w:val="22"/>
                <w:szCs w:val="22"/>
              </w:rPr>
              <w:t>Ondoka mara moja; kimbia pembeni, mbali na njia ya maporomoko.</w:t>
            </w:r>
          </w:p>
          <w:p w14:paraId="1A65CAAD" w14:textId="6042573E" w:rsidR="00D3308D" w:rsidRPr="00997D17" w:rsidRDefault="00E31514">
            <w:pPr>
              <w:pStyle w:val="ListParagraph"/>
              <w:numPr>
                <w:ilvl w:val="0"/>
                <w:numId w:val="20"/>
              </w:numPr>
              <w:jc w:val="both"/>
              <w:rPr>
                <w:sz w:val="22"/>
                <w:szCs w:val="22"/>
              </w:rPr>
            </w:pPr>
            <w:r w:rsidRPr="00997D17">
              <w:rPr>
                <w:sz w:val="22"/>
                <w:szCs w:val="22"/>
              </w:rPr>
              <w:t>W</w:t>
            </w:r>
            <w:r w:rsidR="00D3308D" w:rsidRPr="00997D17">
              <w:rPr>
                <w:sz w:val="22"/>
                <w:szCs w:val="22"/>
              </w:rPr>
              <w:t>atahadharishe majirani.</w:t>
            </w:r>
          </w:p>
          <w:p w14:paraId="4E1D04F2" w14:textId="6CB7388D" w:rsidR="00D3308D" w:rsidRPr="00997D17" w:rsidRDefault="00A25D5B">
            <w:pPr>
              <w:pStyle w:val="ListParagraph"/>
              <w:numPr>
                <w:ilvl w:val="0"/>
                <w:numId w:val="20"/>
              </w:numPr>
              <w:jc w:val="both"/>
              <w:rPr>
                <w:sz w:val="22"/>
                <w:szCs w:val="22"/>
              </w:rPr>
            </w:pPr>
            <w:r w:rsidRPr="00997D17">
              <w:rPr>
                <w:sz w:val="22"/>
                <w:szCs w:val="22"/>
              </w:rPr>
              <w:t>Piga 190 au toa taarifa kwa viongozi wa Kijiji/Mtaa.</w:t>
            </w:r>
          </w:p>
        </w:tc>
      </w:tr>
      <w:tr w:rsidR="00D3308D" w:rsidRPr="00997D17" w14:paraId="0210F2D7"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3E02138" w14:textId="4C017D65" w:rsidR="00D3308D" w:rsidRPr="00997D17" w:rsidRDefault="00A25D5B">
            <w:pPr>
              <w:pStyle w:val="ListParagraph"/>
              <w:numPr>
                <w:ilvl w:val="0"/>
                <w:numId w:val="20"/>
              </w:numPr>
              <w:jc w:val="both"/>
              <w:rPr>
                <w:sz w:val="22"/>
                <w:szCs w:val="22"/>
              </w:rPr>
            </w:pPr>
            <w:r w:rsidRPr="00997D17">
              <w:rPr>
                <w:sz w:val="22"/>
                <w:szCs w:val="22"/>
              </w:rPr>
              <w:lastRenderedPageBreak/>
              <w:t>Unsafe routes to school and possible school closures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671651" w14:textId="278948AA" w:rsidR="00D3308D" w:rsidRPr="00997D17" w:rsidRDefault="00A25D5B">
            <w:pPr>
              <w:pStyle w:val="ListParagraph"/>
              <w:numPr>
                <w:ilvl w:val="0"/>
                <w:numId w:val="20"/>
              </w:numPr>
              <w:jc w:val="both"/>
              <w:rPr>
                <w:sz w:val="22"/>
                <w:szCs w:val="22"/>
              </w:rPr>
            </w:pPr>
            <w:r w:rsidRPr="00997D17">
              <w:rPr>
                <w:sz w:val="22"/>
                <w:szCs w:val="22"/>
              </w:rPr>
              <w:t>Njia zisizo salama kwenda shule na uwezekano wa shule kufungwa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D00B60" w14:textId="0C54A19A" w:rsidR="00D3308D" w:rsidRPr="00997D17" w:rsidRDefault="00FE0A4D">
            <w:pPr>
              <w:pStyle w:val="ListParagraph"/>
              <w:numPr>
                <w:ilvl w:val="0"/>
                <w:numId w:val="20"/>
              </w:numPr>
              <w:jc w:val="both"/>
              <w:rPr>
                <w:sz w:val="22"/>
                <w:szCs w:val="22"/>
              </w:rPr>
            </w:pPr>
            <w:ins w:id="31" w:author="Bonephace Kaijage" w:date="2026-10-14T06:22:00Z" w16du:dateUtc="2026-10-14T04:22:00Z">
              <w:r>
                <w:rPr>
                  <w:sz w:val="22"/>
                  <w:szCs w:val="22"/>
                </w:rPr>
                <w:t>Parents: please keep children off routes along slopes and gullies while the ground is soaked; agree a safer route to school with neighbours.</w:t>
              </w:r>
            </w:ins>
            <w:del w:id="32" w:author="Bonephace Kaijage" w:date="2026-10-14T06:22:00Z" w16du:dateUtc="2026-10-14T04:22:00Z">
              <w:r w:rsidR="00A25D5B" w:rsidRPr="00997D17" w:rsidDel="00FE0A4D">
                <w:rPr>
                  <w:sz w:val="22"/>
                  <w:szCs w:val="22"/>
                </w:rPr>
                <w:delText>Parents: keep children off routes along slopes and gullies.</w:delText>
              </w:r>
            </w:del>
          </w:p>
          <w:p w14:paraId="09513593" w14:textId="5EB418BC" w:rsidR="00D3308D" w:rsidRPr="00997D17" w:rsidRDefault="00A25D5B">
            <w:pPr>
              <w:pStyle w:val="ListParagraph"/>
              <w:numPr>
                <w:ilvl w:val="0"/>
                <w:numId w:val="20"/>
              </w:numPr>
              <w:jc w:val="both"/>
              <w:rPr>
                <w:sz w:val="22"/>
                <w:szCs w:val="22"/>
              </w:rPr>
            </w:pPr>
            <w:r w:rsidRPr="00997D17">
              <w:rPr>
                <w:sz w:val="22"/>
                <w:szCs w:val="22"/>
              </w:rPr>
              <w:t>School heads: follow directives from the District Education Office.</w:t>
            </w:r>
          </w:p>
          <w:p w14:paraId="0B80F7C3" w14:textId="4D884202" w:rsidR="00D3308D" w:rsidRPr="00997D17" w:rsidRDefault="00D3308D">
            <w:pPr>
              <w:pStyle w:val="ListParagraph"/>
              <w:numPr>
                <w:ilvl w:val="0"/>
                <w:numId w:val="20"/>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DAD9F85" w14:textId="7F593312" w:rsidR="00D3308D" w:rsidRPr="00997D17" w:rsidRDefault="00A25D5B">
            <w:pPr>
              <w:pStyle w:val="ListParagraph"/>
              <w:numPr>
                <w:ilvl w:val="0"/>
                <w:numId w:val="20"/>
              </w:numPr>
              <w:jc w:val="both"/>
              <w:rPr>
                <w:sz w:val="22"/>
                <w:szCs w:val="22"/>
              </w:rPr>
            </w:pPr>
            <w:r w:rsidRPr="00997D17">
              <w:rPr>
                <w:sz w:val="22"/>
                <w:szCs w:val="22"/>
              </w:rPr>
              <w:t>Wazazi: msiwaruhusu watoto kupita njia za miteremkoni na makorongoni.</w:t>
            </w:r>
          </w:p>
          <w:p w14:paraId="38CDAD8C" w14:textId="26F956CB" w:rsidR="00D3308D" w:rsidRPr="00997D17" w:rsidRDefault="00A25D5B">
            <w:pPr>
              <w:pStyle w:val="ListParagraph"/>
              <w:numPr>
                <w:ilvl w:val="0"/>
                <w:numId w:val="20"/>
              </w:numPr>
              <w:jc w:val="both"/>
              <w:rPr>
                <w:sz w:val="22"/>
                <w:szCs w:val="22"/>
              </w:rPr>
            </w:pPr>
            <w:r w:rsidRPr="00997D17">
              <w:rPr>
                <w:sz w:val="22"/>
                <w:szCs w:val="22"/>
              </w:rPr>
              <w:t>Wakuu wa shule: fuateni maelekezo ya Ofisi ya Elimu ya Wilaya.</w:t>
            </w:r>
          </w:p>
          <w:p w14:paraId="4587B3FE" w14:textId="084E7557" w:rsidR="00D3308D" w:rsidRPr="00997D17" w:rsidRDefault="00D3308D">
            <w:pPr>
              <w:pStyle w:val="ListParagraph"/>
              <w:numPr>
                <w:ilvl w:val="0"/>
                <w:numId w:val="20"/>
              </w:numPr>
              <w:jc w:val="both"/>
              <w:rPr>
                <w:sz w:val="22"/>
                <w:szCs w:val="22"/>
              </w:rPr>
            </w:pPr>
          </w:p>
        </w:tc>
      </w:tr>
      <w:tr w:rsidR="00513C7E" w:rsidRPr="00997D17" w14:paraId="292DCEE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17E8986" w14:textId="5D686F34" w:rsidR="00513C7E" w:rsidRPr="00997D17" w:rsidRDefault="00513C7E">
            <w:pPr>
              <w:pStyle w:val="ListParagraph"/>
              <w:numPr>
                <w:ilvl w:val="0"/>
                <w:numId w:val="20"/>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E6EC8DF" w14:textId="0A7F0991" w:rsidR="00513C7E" w:rsidRPr="00997D17" w:rsidRDefault="00513C7E">
            <w:pPr>
              <w:pStyle w:val="ListParagraph"/>
              <w:numPr>
                <w:ilvl w:val="0"/>
                <w:numId w:val="20"/>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E110530" w14:textId="77777777" w:rsidR="00513C7E" w:rsidRPr="00997D17" w:rsidRDefault="00513C7E">
            <w:pPr>
              <w:pStyle w:val="ListParagraph"/>
              <w:numPr>
                <w:ilvl w:val="0"/>
                <w:numId w:val="20"/>
              </w:numPr>
              <w:jc w:val="both"/>
              <w:rPr>
                <w:sz w:val="22"/>
                <w:szCs w:val="22"/>
              </w:rPr>
            </w:pPr>
            <w:r w:rsidRPr="00997D17">
              <w:rPr>
                <w:sz w:val="22"/>
                <w:szCs w:val="22"/>
              </w:rPr>
              <w:t>Please continue to follow updates from TMA, Disaster Management Committees and local leaders.</w:t>
            </w:r>
          </w:p>
          <w:p w14:paraId="7B1D0221" w14:textId="7E00D4DB" w:rsidR="00513C7E" w:rsidRPr="00997D17" w:rsidRDefault="00513C7E">
            <w:pPr>
              <w:pStyle w:val="ListParagraph"/>
              <w:numPr>
                <w:ilvl w:val="0"/>
                <w:numId w:val="20"/>
              </w:numPr>
              <w:jc w:val="both"/>
              <w:rPr>
                <w:sz w:val="22"/>
                <w:szCs w:val="22"/>
              </w:rPr>
            </w:pPr>
            <w:r w:rsidRPr="00997D17">
              <w:rPr>
                <w:sz w:val="22"/>
                <w:szCs w:val="22"/>
              </w:rPr>
              <w:t>This warning remains in force until the authorities lower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DDFF884" w14:textId="77777777" w:rsidR="00513C7E" w:rsidRPr="00997D17" w:rsidRDefault="00513C7E">
            <w:pPr>
              <w:pStyle w:val="ListParagraph"/>
              <w:numPr>
                <w:ilvl w:val="0"/>
                <w:numId w:val="20"/>
              </w:numPr>
              <w:jc w:val="both"/>
              <w:rPr>
                <w:sz w:val="22"/>
                <w:szCs w:val="22"/>
              </w:rPr>
            </w:pPr>
            <w:r w:rsidRPr="00997D17">
              <w:rPr>
                <w:sz w:val="22"/>
                <w:szCs w:val="22"/>
              </w:rPr>
              <w:t>Tafadhali endeleeni kufuatilia taarifa za TMA, Kamati za Usimamizi wa Maafa na viongozi wa eneo.</w:t>
            </w:r>
          </w:p>
          <w:p w14:paraId="22E79437" w14:textId="144DDCCA" w:rsidR="00513C7E" w:rsidRPr="00997D17" w:rsidRDefault="00513C7E">
            <w:pPr>
              <w:pStyle w:val="ListParagraph"/>
              <w:numPr>
                <w:ilvl w:val="0"/>
                <w:numId w:val="20"/>
              </w:numPr>
              <w:jc w:val="both"/>
              <w:rPr>
                <w:sz w:val="22"/>
                <w:szCs w:val="22"/>
              </w:rPr>
            </w:pPr>
            <w:r w:rsidRPr="00997D17">
              <w:rPr>
                <w:sz w:val="22"/>
                <w:szCs w:val="22"/>
              </w:rPr>
              <w:t>Tahadhari hii itaendelea kutumika hadi mamlaka zitakapoishusha au kuiondoa rasmi.</w:t>
            </w:r>
          </w:p>
        </w:tc>
      </w:tr>
    </w:tbl>
    <w:p w14:paraId="5F40D43B" w14:textId="77777777" w:rsidR="00D3308D" w:rsidRPr="00997D17" w:rsidRDefault="00D3308D" w:rsidP="000359A0">
      <w:pPr>
        <w:jc w:val="both"/>
        <w:rPr>
          <w:sz w:val="22"/>
          <w:szCs w:val="22"/>
        </w:rPr>
      </w:pPr>
    </w:p>
    <w:p w14:paraId="551AC921"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6840"/>
        <w:gridCol w:w="2280"/>
      </w:tblGrid>
      <w:tr w:rsidR="00D3308D" w:rsidRPr="00997D17" w14:paraId="06D775C1" w14:textId="77777777" w:rsidTr="002204F6">
        <w:tc>
          <w:tcPr>
            <w:tcW w:w="456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7FA2E4D4" w14:textId="77777777" w:rsidR="00D3308D" w:rsidRPr="00997D17" w:rsidRDefault="00D3308D" w:rsidP="000359A0">
            <w:pPr>
              <w:jc w:val="both"/>
              <w:rPr>
                <w:sz w:val="22"/>
                <w:szCs w:val="22"/>
              </w:rPr>
            </w:pPr>
            <w:r w:rsidRPr="00997D17">
              <w:rPr>
                <w:sz w:val="22"/>
                <w:szCs w:val="22"/>
              </w:rPr>
              <w:t>MAJOR WARNING</w:t>
            </w:r>
          </w:p>
        </w:tc>
        <w:tc>
          <w:tcPr>
            <w:tcW w:w="684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2731A429" w14:textId="77777777" w:rsidR="00D3308D" w:rsidRPr="00997D17" w:rsidRDefault="00D3308D" w:rsidP="000359A0">
            <w:pPr>
              <w:jc w:val="both"/>
              <w:rPr>
                <w:sz w:val="22"/>
                <w:szCs w:val="22"/>
              </w:rPr>
            </w:pPr>
            <w:r w:rsidRPr="00997D17">
              <w:rPr>
                <w:sz w:val="22"/>
                <w:szCs w:val="22"/>
              </w:rPr>
              <w:t>TAKE ACTION IMMEDIATELY</w:t>
            </w:r>
          </w:p>
        </w:tc>
        <w:tc>
          <w:tcPr>
            <w:tcW w:w="228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36737836" w14:textId="77777777" w:rsidR="00D3308D" w:rsidRPr="00997D17" w:rsidRDefault="00D3308D" w:rsidP="000359A0">
            <w:pPr>
              <w:jc w:val="both"/>
              <w:rPr>
                <w:sz w:val="22"/>
                <w:szCs w:val="22"/>
              </w:rPr>
            </w:pPr>
            <w:r w:rsidRPr="00997D17">
              <w:rPr>
                <w:sz w:val="22"/>
                <w:szCs w:val="22"/>
              </w:rPr>
              <w:t>LEVEL 3</w:t>
            </w:r>
          </w:p>
        </w:tc>
      </w:tr>
    </w:tbl>
    <w:p w14:paraId="12CD2131" w14:textId="77777777" w:rsidR="00D3308D" w:rsidRPr="00997D17" w:rsidRDefault="00D3308D" w:rsidP="000359A0">
      <w:pPr>
        <w:jc w:val="both"/>
        <w:rPr>
          <w:sz w:val="22"/>
          <w:szCs w:val="22"/>
        </w:rPr>
      </w:pPr>
    </w:p>
    <w:p w14:paraId="2A061C0D"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0"/>
        <w:gridCol w:w="3420"/>
        <w:gridCol w:w="3420"/>
        <w:gridCol w:w="3420"/>
      </w:tblGrid>
      <w:tr w:rsidR="00D3308D" w:rsidRPr="00997D17" w14:paraId="43187D47"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76EF3B1" w14:textId="77777777" w:rsidR="00D3308D" w:rsidRPr="00997D17" w:rsidRDefault="00D3308D" w:rsidP="000359A0">
            <w:pPr>
              <w:jc w:val="both"/>
              <w:rPr>
                <w:sz w:val="22"/>
                <w:szCs w:val="22"/>
              </w:rPr>
            </w:pPr>
            <w:r w:rsidRPr="00997D17">
              <w:rPr>
                <w:sz w:val="22"/>
                <w:szCs w:val="22"/>
              </w:rPr>
              <w:lastRenderedPageBreak/>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687A665" w14:textId="77777777" w:rsidR="00D3308D" w:rsidRPr="00997D17" w:rsidRDefault="00D3308D"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D07230C" w14:textId="0352B338" w:rsidR="00D3308D" w:rsidRPr="00997D17" w:rsidRDefault="00D3308D"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5D8393C" w14:textId="481649D4" w:rsidR="00D3308D" w:rsidRPr="00997D17" w:rsidRDefault="00D3308D" w:rsidP="000359A0">
            <w:pPr>
              <w:jc w:val="both"/>
              <w:rPr>
                <w:sz w:val="22"/>
                <w:szCs w:val="22"/>
              </w:rPr>
            </w:pPr>
            <w:r w:rsidRPr="00997D17">
              <w:rPr>
                <w:sz w:val="22"/>
                <w:szCs w:val="22"/>
              </w:rPr>
              <w:t>HATUA (SW)</w:t>
            </w:r>
          </w:p>
        </w:tc>
      </w:tr>
      <w:tr w:rsidR="00D3308D" w:rsidRPr="000343A2" w14:paraId="1C7B9CF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D8AD567" w14:textId="1A1B26A1" w:rsidR="00D3308D" w:rsidRPr="00997D17" w:rsidRDefault="00A25D5B">
            <w:pPr>
              <w:pStyle w:val="ListParagraph"/>
              <w:numPr>
                <w:ilvl w:val="0"/>
                <w:numId w:val="21"/>
              </w:numPr>
              <w:jc w:val="both"/>
              <w:rPr>
                <w:sz w:val="22"/>
                <w:szCs w:val="22"/>
              </w:rPr>
            </w:pPr>
            <w:r w:rsidRPr="00997D17">
              <w:rPr>
                <w:sz w:val="22"/>
                <w:szCs w:val="22"/>
              </w:rPr>
              <w:t>Large landslides and mudflows carrying stones and trees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2298444" w14:textId="1EA5B573" w:rsidR="00D3308D" w:rsidRPr="00997D17" w:rsidRDefault="00A25D5B">
            <w:pPr>
              <w:pStyle w:val="ListParagraph"/>
              <w:numPr>
                <w:ilvl w:val="0"/>
                <w:numId w:val="21"/>
              </w:numPr>
              <w:jc w:val="both"/>
              <w:rPr>
                <w:sz w:val="22"/>
                <w:szCs w:val="22"/>
              </w:rPr>
            </w:pPr>
            <w:r w:rsidRPr="00997D17">
              <w:rPr>
                <w:sz w:val="22"/>
                <w:szCs w:val="22"/>
              </w:rPr>
              <w:t>Maporomoko makubwa ya ardhi na tope linalobeba mawe na miti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DC41938" w14:textId="562EB0C7" w:rsidR="00D3308D" w:rsidRPr="00997D17" w:rsidRDefault="00513C7E">
            <w:pPr>
              <w:pStyle w:val="ListParagraph"/>
              <w:numPr>
                <w:ilvl w:val="0"/>
                <w:numId w:val="21"/>
              </w:numPr>
              <w:jc w:val="both"/>
              <w:rPr>
                <w:sz w:val="22"/>
                <w:szCs w:val="22"/>
              </w:rPr>
            </w:pPr>
            <w:r w:rsidRPr="00997D17">
              <w:rPr>
                <w:sz w:val="22"/>
                <w:szCs w:val="22"/>
              </w:rPr>
              <w:t>Residents of slopes, the foot of mountains and stream channels: please evacuate as directed by Village/Mtaa leaders.</w:t>
            </w:r>
          </w:p>
          <w:p w14:paraId="27083E34" w14:textId="6772A649" w:rsidR="00D3308D" w:rsidRPr="00997D17" w:rsidRDefault="00A25D5B">
            <w:pPr>
              <w:pStyle w:val="ListParagraph"/>
              <w:numPr>
                <w:ilvl w:val="0"/>
                <w:numId w:val="21"/>
              </w:numPr>
              <w:jc w:val="both"/>
              <w:rPr>
                <w:sz w:val="22"/>
                <w:szCs w:val="22"/>
              </w:rPr>
            </w:pPr>
            <w:r w:rsidRPr="00997D17">
              <w:rPr>
                <w:sz w:val="22"/>
                <w:szCs w:val="22"/>
              </w:rPr>
              <w:t>Go to stable high ground or an official shelter.</w:t>
            </w:r>
          </w:p>
          <w:p w14:paraId="024727F6" w14:textId="37FEB187" w:rsidR="00D3308D" w:rsidRPr="00997D17" w:rsidRDefault="00513C7E">
            <w:pPr>
              <w:pStyle w:val="ListParagraph"/>
              <w:numPr>
                <w:ilvl w:val="0"/>
                <w:numId w:val="21"/>
              </w:numPr>
              <w:jc w:val="both"/>
              <w:rPr>
                <w:sz w:val="22"/>
                <w:szCs w:val="22"/>
              </w:rPr>
            </w:pPr>
            <w:r w:rsidRPr="00997D17">
              <w:rPr>
                <w:sz w:val="22"/>
                <w:szCs w:val="22"/>
              </w:rPr>
              <w:t>Please do not go back for belongings.</w:t>
            </w:r>
          </w:p>
          <w:p w14:paraId="7ED4BE63" w14:textId="6B166C33" w:rsidR="00D3308D" w:rsidRPr="00997D17" w:rsidRDefault="00513C7E">
            <w:pPr>
              <w:pStyle w:val="ListParagraph"/>
              <w:numPr>
                <w:ilvl w:val="0"/>
                <w:numId w:val="21"/>
              </w:numPr>
              <w:jc w:val="both"/>
              <w:rPr>
                <w:sz w:val="22"/>
                <w:szCs w:val="22"/>
              </w:rPr>
            </w:pPr>
            <w:r w:rsidRPr="00997D17">
              <w:rPr>
                <w:sz w:val="22"/>
                <w:szCs w:val="22"/>
              </w:rPr>
              <w:t>Please return only when the authorities declare the area safe.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98DABF" w14:textId="5641BDE3" w:rsidR="00D3308D" w:rsidRPr="00997D17" w:rsidRDefault="00513C7E">
            <w:pPr>
              <w:pStyle w:val="ListParagraph"/>
              <w:numPr>
                <w:ilvl w:val="0"/>
                <w:numId w:val="21"/>
              </w:numPr>
              <w:jc w:val="both"/>
              <w:rPr>
                <w:sz w:val="22"/>
                <w:szCs w:val="22"/>
              </w:rPr>
            </w:pPr>
            <w:r w:rsidRPr="00997D17">
              <w:rPr>
                <w:sz w:val="22"/>
                <w:szCs w:val="22"/>
              </w:rPr>
              <w:t>Wakazi wa miteremkoni, chini ya milima na kando ya mikondo ya vijito: tafadhali hameni kwa kufuata maelekezo ya viongozi wa Kijiji/Mtaa.</w:t>
            </w:r>
          </w:p>
          <w:p w14:paraId="7D0CA8D3" w14:textId="371C7748" w:rsidR="00D3308D" w:rsidRPr="00997D17" w:rsidRDefault="00A25D5B">
            <w:pPr>
              <w:pStyle w:val="ListParagraph"/>
              <w:numPr>
                <w:ilvl w:val="0"/>
                <w:numId w:val="21"/>
              </w:numPr>
              <w:jc w:val="both"/>
              <w:rPr>
                <w:sz w:val="22"/>
                <w:szCs w:val="22"/>
              </w:rPr>
            </w:pPr>
            <w:r w:rsidRPr="00997D17">
              <w:rPr>
                <w:sz w:val="22"/>
                <w:szCs w:val="22"/>
              </w:rPr>
              <w:t>Nenda eneo la mwinuko lililo imara au makazi rasmi ya muda.</w:t>
            </w:r>
          </w:p>
          <w:p w14:paraId="69B5A5E1" w14:textId="06D97231" w:rsidR="00D3308D" w:rsidRPr="00997D17" w:rsidRDefault="00513C7E">
            <w:pPr>
              <w:pStyle w:val="ListParagraph"/>
              <w:numPr>
                <w:ilvl w:val="0"/>
                <w:numId w:val="21"/>
              </w:numPr>
              <w:jc w:val="both"/>
              <w:rPr>
                <w:sz w:val="22"/>
                <w:szCs w:val="22"/>
                <w:lang w:val="sv-SE"/>
              </w:rPr>
            </w:pPr>
            <w:r w:rsidRPr="00997D17">
              <w:rPr>
                <w:sz w:val="22"/>
                <w:szCs w:val="22"/>
                <w:lang w:val="sv-SE"/>
              </w:rPr>
              <w:t>Tafadhali usirudi kufuata mali.</w:t>
            </w:r>
          </w:p>
          <w:p w14:paraId="78A9930F" w14:textId="641C687F" w:rsidR="00D3308D" w:rsidRPr="00997D17" w:rsidRDefault="00513C7E">
            <w:pPr>
              <w:pStyle w:val="ListParagraph"/>
              <w:numPr>
                <w:ilvl w:val="0"/>
                <w:numId w:val="21"/>
              </w:numPr>
              <w:jc w:val="both"/>
              <w:rPr>
                <w:sz w:val="22"/>
                <w:szCs w:val="22"/>
                <w:lang w:val="sv-SE"/>
              </w:rPr>
            </w:pPr>
            <w:r w:rsidRPr="00997D17">
              <w:rPr>
                <w:sz w:val="22"/>
                <w:szCs w:val="22"/>
                <w:lang w:val="sv-SE"/>
              </w:rPr>
              <w:t>Tafadhali rudini pale tu mamlaka zitakapotangaza kuwa eneo ni salama.</w:t>
            </w:r>
          </w:p>
        </w:tc>
      </w:tr>
      <w:tr w:rsidR="00D3308D" w:rsidRPr="00997D17" w14:paraId="75D69E7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D42572C" w14:textId="30E1B8D0" w:rsidR="00D3308D" w:rsidRPr="00997D17" w:rsidRDefault="00A25D5B">
            <w:pPr>
              <w:pStyle w:val="ListParagraph"/>
              <w:numPr>
                <w:ilvl w:val="0"/>
                <w:numId w:val="21"/>
              </w:numPr>
              <w:jc w:val="both"/>
              <w:rPr>
                <w:sz w:val="22"/>
                <w:szCs w:val="22"/>
              </w:rPr>
            </w:pPr>
            <w:r w:rsidRPr="00997D17">
              <w:rPr>
                <w:sz w:val="22"/>
                <w:szCs w:val="22"/>
              </w:rPr>
              <w:t>Homes, vehicles and people buried under mud and debris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51714D8" w14:textId="5E7BD3E2" w:rsidR="00D3308D" w:rsidRPr="00997D17" w:rsidRDefault="00A25D5B">
            <w:pPr>
              <w:pStyle w:val="ListParagraph"/>
              <w:numPr>
                <w:ilvl w:val="0"/>
                <w:numId w:val="21"/>
              </w:numPr>
              <w:jc w:val="both"/>
              <w:rPr>
                <w:sz w:val="22"/>
                <w:szCs w:val="22"/>
                <w:lang w:val="sv-SE"/>
              </w:rPr>
            </w:pPr>
            <w:r w:rsidRPr="00997D17">
              <w:rPr>
                <w:sz w:val="22"/>
                <w:szCs w:val="22"/>
                <w:lang w:val="sv-SE"/>
              </w:rPr>
              <w:t>Nyumba, magari na watu kufukiwa na tope na kifusi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1875E7C" w14:textId="7574E5A1" w:rsidR="00D3308D" w:rsidRPr="00997D17" w:rsidRDefault="00A25D5B">
            <w:pPr>
              <w:pStyle w:val="ListParagraph"/>
              <w:numPr>
                <w:ilvl w:val="0"/>
                <w:numId w:val="21"/>
              </w:numPr>
              <w:jc w:val="both"/>
              <w:rPr>
                <w:sz w:val="22"/>
                <w:szCs w:val="22"/>
              </w:rPr>
            </w:pPr>
            <w:r w:rsidRPr="00997D17">
              <w:rPr>
                <w:sz w:val="22"/>
                <w:szCs w:val="22"/>
              </w:rPr>
              <w:t>Report missing or buried people immediately: call 190 or inform local leaders.</w:t>
            </w:r>
          </w:p>
          <w:p w14:paraId="2140A7D8" w14:textId="581DA900" w:rsidR="00D3308D" w:rsidRPr="00997D17" w:rsidRDefault="00A25D5B">
            <w:pPr>
              <w:pStyle w:val="ListParagraph"/>
              <w:numPr>
                <w:ilvl w:val="0"/>
                <w:numId w:val="21"/>
              </w:numPr>
              <w:jc w:val="both"/>
              <w:rPr>
                <w:sz w:val="22"/>
                <w:szCs w:val="22"/>
              </w:rPr>
            </w:pPr>
            <w:r w:rsidRPr="00997D17">
              <w:rPr>
                <w:sz w:val="22"/>
                <w:szCs w:val="22"/>
              </w:rPr>
              <w:t>Do not enter buried areas; wait for rescue teams.</w:t>
            </w:r>
          </w:p>
          <w:p w14:paraId="4873D96B" w14:textId="034D6D95" w:rsidR="00D3308D" w:rsidRPr="00997D17" w:rsidRDefault="00A25D5B">
            <w:pPr>
              <w:pStyle w:val="ListParagraph"/>
              <w:numPr>
                <w:ilvl w:val="0"/>
                <w:numId w:val="21"/>
              </w:numPr>
              <w:jc w:val="both"/>
              <w:rPr>
                <w:sz w:val="22"/>
                <w:szCs w:val="22"/>
              </w:rPr>
            </w:pPr>
            <w:r w:rsidRPr="00997D17">
              <w:rPr>
                <w:sz w:val="22"/>
                <w:szCs w:val="22"/>
              </w:rPr>
              <w:t>Fire and Rescue Force: lead search and rescue with the Police Force, JWTZ and the Red Cross.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F68B072" w14:textId="4C71A6D3" w:rsidR="00D3308D" w:rsidRPr="00997D17" w:rsidRDefault="00A25D5B">
            <w:pPr>
              <w:pStyle w:val="ListParagraph"/>
              <w:numPr>
                <w:ilvl w:val="0"/>
                <w:numId w:val="21"/>
              </w:numPr>
              <w:jc w:val="both"/>
              <w:rPr>
                <w:sz w:val="22"/>
                <w:szCs w:val="22"/>
              </w:rPr>
            </w:pPr>
            <w:r w:rsidRPr="00997D17">
              <w:rPr>
                <w:sz w:val="22"/>
                <w:szCs w:val="22"/>
              </w:rPr>
              <w:t>Toa taarifa ya watu waliopotea au kufukiwa mara moja: piga 190 au wajulishe viongozi wa eneo.</w:t>
            </w:r>
          </w:p>
          <w:p w14:paraId="0E45BF56" w14:textId="52CFEFC1" w:rsidR="00D3308D" w:rsidRPr="00997D17" w:rsidRDefault="00A25D5B">
            <w:pPr>
              <w:pStyle w:val="ListParagraph"/>
              <w:numPr>
                <w:ilvl w:val="0"/>
                <w:numId w:val="21"/>
              </w:numPr>
              <w:jc w:val="both"/>
              <w:rPr>
                <w:sz w:val="22"/>
                <w:szCs w:val="22"/>
              </w:rPr>
            </w:pPr>
            <w:r w:rsidRPr="00997D17">
              <w:rPr>
                <w:sz w:val="22"/>
                <w:szCs w:val="22"/>
              </w:rPr>
              <w:t>Usiingie maeneo yaliyofukiwa; subiri timu za uokoaji.</w:t>
            </w:r>
          </w:p>
          <w:p w14:paraId="24CA0961" w14:textId="068557FD" w:rsidR="00D3308D" w:rsidRPr="00997D17" w:rsidRDefault="00A25D5B">
            <w:pPr>
              <w:pStyle w:val="ListParagraph"/>
              <w:numPr>
                <w:ilvl w:val="0"/>
                <w:numId w:val="21"/>
              </w:numPr>
              <w:jc w:val="both"/>
              <w:rPr>
                <w:sz w:val="22"/>
                <w:szCs w:val="22"/>
              </w:rPr>
            </w:pPr>
            <w:r w:rsidRPr="00997D17">
              <w:rPr>
                <w:sz w:val="22"/>
                <w:szCs w:val="22"/>
              </w:rPr>
              <w:t>Jeshi la Zimamoto na Uokoaji: ongozeni utafutaji na uokoaji kwa kushirikiana na Jeshi la Polisi, JWTZ na Chama cha Msalaba Mwekundu.</w:t>
            </w:r>
          </w:p>
        </w:tc>
      </w:tr>
      <w:tr w:rsidR="00D3308D" w:rsidRPr="00997D17" w14:paraId="209BE94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8AE97E" w14:textId="448D3A7C" w:rsidR="00D3308D" w:rsidRPr="00997D17" w:rsidRDefault="00A25D5B">
            <w:pPr>
              <w:pStyle w:val="ListParagraph"/>
              <w:numPr>
                <w:ilvl w:val="0"/>
                <w:numId w:val="21"/>
              </w:numPr>
              <w:jc w:val="both"/>
              <w:rPr>
                <w:sz w:val="22"/>
                <w:szCs w:val="22"/>
              </w:rPr>
            </w:pPr>
            <w:r w:rsidRPr="00997D17">
              <w:rPr>
                <w:sz w:val="22"/>
                <w:szCs w:val="22"/>
              </w:rPr>
              <w:lastRenderedPageBreak/>
              <w:t>Deaths and injuries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D2C56B8" w14:textId="79097C03" w:rsidR="00D3308D" w:rsidRPr="00997D17" w:rsidRDefault="00A25D5B">
            <w:pPr>
              <w:pStyle w:val="ListParagraph"/>
              <w:numPr>
                <w:ilvl w:val="0"/>
                <w:numId w:val="21"/>
              </w:numPr>
              <w:jc w:val="both"/>
              <w:rPr>
                <w:sz w:val="22"/>
                <w:szCs w:val="22"/>
              </w:rPr>
            </w:pPr>
            <w:r w:rsidRPr="00997D17">
              <w:rPr>
                <w:sz w:val="22"/>
                <w:szCs w:val="22"/>
              </w:rPr>
              <w:t>Vifo na majeruhi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07C9C8" w14:textId="7BE77E8A" w:rsidR="00D3308D" w:rsidRPr="00997D17" w:rsidRDefault="00A25D5B">
            <w:pPr>
              <w:pStyle w:val="ListParagraph"/>
              <w:numPr>
                <w:ilvl w:val="0"/>
                <w:numId w:val="21"/>
              </w:numPr>
              <w:jc w:val="both"/>
              <w:rPr>
                <w:sz w:val="22"/>
                <w:szCs w:val="22"/>
              </w:rPr>
            </w:pPr>
            <w:r w:rsidRPr="00997D17">
              <w:rPr>
                <w:sz w:val="22"/>
                <w:szCs w:val="22"/>
              </w:rPr>
              <w:t>Take the injured to the nearest health facility.</w:t>
            </w:r>
          </w:p>
          <w:p w14:paraId="2AD4B7BA" w14:textId="28C99ACD" w:rsidR="00D3308D" w:rsidRPr="00997D17" w:rsidRDefault="00A25D5B">
            <w:pPr>
              <w:pStyle w:val="ListParagraph"/>
              <w:numPr>
                <w:ilvl w:val="0"/>
                <w:numId w:val="21"/>
              </w:numPr>
              <w:jc w:val="both"/>
              <w:rPr>
                <w:sz w:val="22"/>
                <w:szCs w:val="22"/>
              </w:rPr>
            </w:pPr>
            <w:r w:rsidRPr="00997D17">
              <w:rPr>
                <w:sz w:val="22"/>
                <w:szCs w:val="22"/>
              </w:rPr>
              <w:t>District Committees: set up first-aid points and provide psychosocial support.</w:t>
            </w:r>
          </w:p>
          <w:p w14:paraId="3D992BA5" w14:textId="32B79834" w:rsidR="00D3308D" w:rsidRPr="00997D17" w:rsidRDefault="00A25D5B">
            <w:pPr>
              <w:pStyle w:val="ListParagraph"/>
              <w:numPr>
                <w:ilvl w:val="0"/>
                <w:numId w:val="21"/>
              </w:numPr>
              <w:jc w:val="both"/>
              <w:rPr>
                <w:sz w:val="22"/>
                <w:szCs w:val="22"/>
              </w:rPr>
            </w:pPr>
            <w:r w:rsidRPr="00997D17">
              <w:rPr>
                <w:sz w:val="22"/>
                <w:szCs w:val="22"/>
              </w:rPr>
              <w:t>Health authorities: manage identification and burial of the dead.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82C20F3" w14:textId="4856D5D6" w:rsidR="00D3308D" w:rsidRPr="00997D17" w:rsidRDefault="00A25D5B">
            <w:pPr>
              <w:pStyle w:val="ListParagraph"/>
              <w:numPr>
                <w:ilvl w:val="0"/>
                <w:numId w:val="21"/>
              </w:numPr>
              <w:jc w:val="both"/>
              <w:rPr>
                <w:sz w:val="22"/>
                <w:szCs w:val="22"/>
              </w:rPr>
            </w:pPr>
            <w:r w:rsidRPr="00997D17">
              <w:rPr>
                <w:sz w:val="22"/>
                <w:szCs w:val="22"/>
              </w:rPr>
              <w:t>Wapeleke majeruhi kituo cha afya kilicho karibu.</w:t>
            </w:r>
          </w:p>
          <w:p w14:paraId="0FF8D31C" w14:textId="7834DCC1" w:rsidR="00D3308D" w:rsidRPr="00997D17" w:rsidRDefault="00A25D5B">
            <w:pPr>
              <w:pStyle w:val="ListParagraph"/>
              <w:numPr>
                <w:ilvl w:val="0"/>
                <w:numId w:val="21"/>
              </w:numPr>
              <w:jc w:val="both"/>
              <w:rPr>
                <w:sz w:val="22"/>
                <w:szCs w:val="22"/>
              </w:rPr>
            </w:pPr>
            <w:r w:rsidRPr="00997D17">
              <w:rPr>
                <w:sz w:val="22"/>
                <w:szCs w:val="22"/>
              </w:rPr>
              <w:t>Kamati za Wilaya: anzisheni vituo vya huduma ya kwanza na toeni msaada wa kisaikolojia.</w:t>
            </w:r>
          </w:p>
          <w:p w14:paraId="57C7A1ED" w14:textId="3D205A6B" w:rsidR="00D3308D" w:rsidRPr="00997D17" w:rsidRDefault="00A25D5B">
            <w:pPr>
              <w:pStyle w:val="ListParagraph"/>
              <w:numPr>
                <w:ilvl w:val="0"/>
                <w:numId w:val="21"/>
              </w:numPr>
              <w:jc w:val="both"/>
              <w:rPr>
                <w:sz w:val="22"/>
                <w:szCs w:val="22"/>
              </w:rPr>
            </w:pPr>
            <w:r w:rsidRPr="00997D17">
              <w:rPr>
                <w:sz w:val="22"/>
                <w:szCs w:val="22"/>
              </w:rPr>
              <w:t>Mamlaka za afya: simamieni utambuzi na maziko ya waliofariki.</w:t>
            </w:r>
          </w:p>
        </w:tc>
      </w:tr>
      <w:tr w:rsidR="00D3308D" w:rsidRPr="00997D17" w14:paraId="71844AA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8500229" w14:textId="1D3996BC" w:rsidR="00D3308D" w:rsidRPr="00997D17" w:rsidRDefault="00A25D5B">
            <w:pPr>
              <w:pStyle w:val="ListParagraph"/>
              <w:numPr>
                <w:ilvl w:val="0"/>
                <w:numId w:val="21"/>
              </w:numPr>
              <w:jc w:val="both"/>
              <w:rPr>
                <w:sz w:val="22"/>
                <w:szCs w:val="22"/>
              </w:rPr>
            </w:pPr>
            <w:r w:rsidRPr="00997D17">
              <w:rPr>
                <w:sz w:val="22"/>
                <w:szCs w:val="22"/>
              </w:rPr>
              <w:t>Roads and bridges destroyed; communities cut off</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6FA46D" w14:textId="4558784C" w:rsidR="00D3308D" w:rsidRPr="00997D17" w:rsidRDefault="00A25D5B">
            <w:pPr>
              <w:pStyle w:val="ListParagraph"/>
              <w:numPr>
                <w:ilvl w:val="0"/>
                <w:numId w:val="21"/>
              </w:numPr>
              <w:jc w:val="both"/>
              <w:rPr>
                <w:sz w:val="22"/>
                <w:szCs w:val="22"/>
                <w:lang w:val="sv-SE"/>
              </w:rPr>
            </w:pPr>
            <w:r w:rsidRPr="00997D17">
              <w:rPr>
                <w:sz w:val="22"/>
                <w:szCs w:val="22"/>
                <w:lang w:val="sv-SE"/>
              </w:rPr>
              <w:t>Barabara na madaraja kuharibika; jamii kukosa mawasiliano ya barabara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03D904" w14:textId="6E0BD8D1" w:rsidR="00D3308D" w:rsidRPr="00997D17" w:rsidRDefault="00A25D5B">
            <w:pPr>
              <w:pStyle w:val="ListParagraph"/>
              <w:numPr>
                <w:ilvl w:val="0"/>
                <w:numId w:val="21"/>
              </w:numPr>
              <w:jc w:val="both"/>
              <w:rPr>
                <w:sz w:val="22"/>
                <w:szCs w:val="22"/>
              </w:rPr>
            </w:pPr>
            <w:r w:rsidRPr="00997D17">
              <w:rPr>
                <w:sz w:val="22"/>
                <w:szCs w:val="22"/>
              </w:rPr>
              <w:t>Do not travel on mountain roads.</w:t>
            </w:r>
          </w:p>
          <w:p w14:paraId="3CA94C1D" w14:textId="5BE2A852" w:rsidR="00D3308D" w:rsidRPr="00997D17" w:rsidRDefault="00A25D5B">
            <w:pPr>
              <w:pStyle w:val="ListParagraph"/>
              <w:numPr>
                <w:ilvl w:val="0"/>
                <w:numId w:val="21"/>
              </w:numPr>
              <w:jc w:val="both"/>
              <w:rPr>
                <w:sz w:val="22"/>
                <w:szCs w:val="22"/>
              </w:rPr>
            </w:pPr>
            <w:r w:rsidRPr="00997D17">
              <w:rPr>
                <w:sz w:val="22"/>
                <w:szCs w:val="22"/>
              </w:rPr>
              <w:t>Keep emergency routes clear.</w:t>
            </w:r>
          </w:p>
          <w:p w14:paraId="45D9D053" w14:textId="73811776" w:rsidR="00D3308D" w:rsidRPr="00997D17" w:rsidRDefault="00A25D5B">
            <w:pPr>
              <w:pStyle w:val="ListParagraph"/>
              <w:numPr>
                <w:ilvl w:val="0"/>
                <w:numId w:val="21"/>
              </w:numPr>
              <w:jc w:val="both"/>
              <w:rPr>
                <w:sz w:val="22"/>
                <w:szCs w:val="22"/>
              </w:rPr>
            </w:pPr>
            <w:r w:rsidRPr="00997D17">
              <w:rPr>
                <w:sz w:val="22"/>
                <w:szCs w:val="22"/>
              </w:rPr>
              <w:t>District Committees: open access routes and request air support through the Prime Minister's Office.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19C72F" w14:textId="3A6DEECC" w:rsidR="00D3308D" w:rsidRPr="00997D17" w:rsidRDefault="00A25D5B">
            <w:pPr>
              <w:pStyle w:val="ListParagraph"/>
              <w:numPr>
                <w:ilvl w:val="0"/>
                <w:numId w:val="21"/>
              </w:numPr>
              <w:jc w:val="both"/>
              <w:rPr>
                <w:sz w:val="22"/>
                <w:szCs w:val="22"/>
                <w:lang w:val="sv-SE"/>
              </w:rPr>
            </w:pPr>
            <w:r w:rsidRPr="00997D17">
              <w:rPr>
                <w:sz w:val="22"/>
                <w:szCs w:val="22"/>
                <w:lang w:val="sv-SE"/>
              </w:rPr>
              <w:t>Usisafiri kwenye barabara za milimani.</w:t>
            </w:r>
          </w:p>
          <w:p w14:paraId="07FB3769" w14:textId="086BA71B" w:rsidR="00D3308D" w:rsidRPr="00997D17" w:rsidRDefault="00A25D5B">
            <w:pPr>
              <w:pStyle w:val="ListParagraph"/>
              <w:numPr>
                <w:ilvl w:val="0"/>
                <w:numId w:val="21"/>
              </w:numPr>
              <w:jc w:val="both"/>
              <w:rPr>
                <w:sz w:val="22"/>
                <w:szCs w:val="22"/>
              </w:rPr>
            </w:pPr>
            <w:r w:rsidRPr="00997D17">
              <w:rPr>
                <w:sz w:val="22"/>
                <w:szCs w:val="22"/>
              </w:rPr>
              <w:t>Acha wazi njia za dharura.</w:t>
            </w:r>
          </w:p>
          <w:p w14:paraId="4B8968BF" w14:textId="1D49B955" w:rsidR="00D3308D" w:rsidRPr="00997D17" w:rsidRDefault="00A25D5B">
            <w:pPr>
              <w:pStyle w:val="ListParagraph"/>
              <w:numPr>
                <w:ilvl w:val="0"/>
                <w:numId w:val="21"/>
              </w:numPr>
              <w:jc w:val="both"/>
              <w:rPr>
                <w:sz w:val="22"/>
                <w:szCs w:val="22"/>
              </w:rPr>
            </w:pPr>
            <w:r w:rsidRPr="00997D17">
              <w:rPr>
                <w:sz w:val="22"/>
                <w:szCs w:val="22"/>
              </w:rPr>
              <w:t>Kamati za Wilaya: fungueni njia za kufikia maeneo yaliyoathirika na ombeni usaidizi wa anga kupitia Ofisi ya Waziri Mkuu.</w:t>
            </w:r>
          </w:p>
        </w:tc>
      </w:tr>
      <w:tr w:rsidR="00D3308D" w:rsidRPr="00997D17" w14:paraId="773C00F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314F72" w14:textId="54971996" w:rsidR="00D3308D" w:rsidRPr="00997D17" w:rsidRDefault="00D3308D">
            <w:pPr>
              <w:pStyle w:val="ListParagraph"/>
              <w:numPr>
                <w:ilvl w:val="0"/>
                <w:numId w:val="21"/>
              </w:numPr>
              <w:jc w:val="both"/>
              <w:rPr>
                <w:sz w:val="22"/>
                <w:szCs w:val="22"/>
              </w:rPr>
            </w:pPr>
            <w:r w:rsidRPr="00997D17">
              <w:rPr>
                <w:sz w:val="22"/>
                <w:szCs w:val="22"/>
              </w:rPr>
              <w:t>Damage to schools, health facilities and public buildings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DC1B3A3" w14:textId="7D31C3D3" w:rsidR="00D3308D" w:rsidRPr="00997D17" w:rsidRDefault="00D3308D">
            <w:pPr>
              <w:pStyle w:val="ListParagraph"/>
              <w:numPr>
                <w:ilvl w:val="0"/>
                <w:numId w:val="21"/>
              </w:numPr>
              <w:jc w:val="both"/>
              <w:rPr>
                <w:sz w:val="22"/>
                <w:szCs w:val="22"/>
              </w:rPr>
            </w:pPr>
            <w:r w:rsidRPr="00997D17">
              <w:rPr>
                <w:sz w:val="22"/>
                <w:szCs w:val="22"/>
              </w:rPr>
              <w:t>Uharibifu wa shule, vituo vya afya na majengo ya umma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154B5A" w14:textId="2D3BA80F" w:rsidR="00D3308D" w:rsidRPr="00997D17" w:rsidRDefault="00A25D5B">
            <w:pPr>
              <w:pStyle w:val="ListParagraph"/>
              <w:numPr>
                <w:ilvl w:val="0"/>
                <w:numId w:val="21"/>
              </w:numPr>
              <w:jc w:val="both"/>
              <w:rPr>
                <w:sz w:val="22"/>
                <w:szCs w:val="22"/>
              </w:rPr>
            </w:pPr>
            <w:r w:rsidRPr="00997D17">
              <w:rPr>
                <w:sz w:val="22"/>
                <w:szCs w:val="22"/>
              </w:rPr>
              <w:t>Do not use damaged buildings.</w:t>
            </w:r>
          </w:p>
          <w:p w14:paraId="7AF8C569" w14:textId="13B5EABB" w:rsidR="00D3308D" w:rsidRPr="00997D17" w:rsidRDefault="00A25D5B">
            <w:pPr>
              <w:pStyle w:val="ListParagraph"/>
              <w:numPr>
                <w:ilvl w:val="0"/>
                <w:numId w:val="21"/>
              </w:numPr>
              <w:jc w:val="both"/>
              <w:rPr>
                <w:sz w:val="22"/>
                <w:szCs w:val="22"/>
              </w:rPr>
            </w:pPr>
            <w:r w:rsidRPr="00997D17">
              <w:rPr>
                <w:sz w:val="22"/>
                <w:szCs w:val="22"/>
              </w:rPr>
              <w:t>District Committees: set up temporary health and learning points in safe places.</w:t>
            </w:r>
          </w:p>
          <w:p w14:paraId="34BA47F4" w14:textId="639829EF" w:rsidR="00D3308D" w:rsidRPr="00997D17" w:rsidRDefault="00A25D5B">
            <w:pPr>
              <w:pStyle w:val="ListParagraph"/>
              <w:numPr>
                <w:ilvl w:val="0"/>
                <w:numId w:val="21"/>
              </w:numPr>
              <w:jc w:val="both"/>
              <w:rPr>
                <w:sz w:val="22"/>
                <w:szCs w:val="22"/>
              </w:rPr>
            </w:pPr>
            <w:r w:rsidRPr="00997D17">
              <w:rPr>
                <w:sz w:val="22"/>
                <w:szCs w:val="22"/>
              </w:rPr>
              <w:t>Refer seriously injured people to district or regional hospitals.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9672A63" w14:textId="5F8D9B5A" w:rsidR="00D3308D" w:rsidRPr="00997D17" w:rsidRDefault="00A25D5B">
            <w:pPr>
              <w:pStyle w:val="ListParagraph"/>
              <w:numPr>
                <w:ilvl w:val="0"/>
                <w:numId w:val="21"/>
              </w:numPr>
              <w:jc w:val="both"/>
              <w:rPr>
                <w:sz w:val="22"/>
                <w:szCs w:val="22"/>
              </w:rPr>
            </w:pPr>
            <w:r w:rsidRPr="00997D17">
              <w:rPr>
                <w:sz w:val="22"/>
                <w:szCs w:val="22"/>
              </w:rPr>
              <w:t>Usitumie majengo yaliyoharibika.</w:t>
            </w:r>
          </w:p>
          <w:p w14:paraId="35D2147F" w14:textId="2FCCB98E" w:rsidR="00D3308D" w:rsidRPr="00997D17" w:rsidRDefault="00A25D5B">
            <w:pPr>
              <w:pStyle w:val="ListParagraph"/>
              <w:numPr>
                <w:ilvl w:val="0"/>
                <w:numId w:val="21"/>
              </w:numPr>
              <w:jc w:val="both"/>
              <w:rPr>
                <w:sz w:val="22"/>
                <w:szCs w:val="22"/>
              </w:rPr>
            </w:pPr>
            <w:r w:rsidRPr="00997D17">
              <w:rPr>
                <w:sz w:val="22"/>
                <w:szCs w:val="22"/>
              </w:rPr>
              <w:t>Kamati za Wilaya: anzisheni vituo vya muda vya afya na masomo katika maeneo salama.</w:t>
            </w:r>
          </w:p>
          <w:p w14:paraId="576921A1" w14:textId="36C792CB" w:rsidR="00D3308D" w:rsidRPr="00997D17" w:rsidRDefault="00A25D5B">
            <w:pPr>
              <w:pStyle w:val="ListParagraph"/>
              <w:numPr>
                <w:ilvl w:val="0"/>
                <w:numId w:val="21"/>
              </w:numPr>
              <w:jc w:val="both"/>
              <w:rPr>
                <w:sz w:val="22"/>
                <w:szCs w:val="22"/>
              </w:rPr>
            </w:pPr>
            <w:r w:rsidRPr="00997D17">
              <w:rPr>
                <w:sz w:val="22"/>
                <w:szCs w:val="22"/>
              </w:rPr>
              <w:t>Wapelekeni majeruhi mahututi hospitali za wilaya au mkoa.</w:t>
            </w:r>
          </w:p>
        </w:tc>
      </w:tr>
      <w:tr w:rsidR="00D3308D" w:rsidRPr="000343A2" w14:paraId="491B0C2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FEF281" w14:textId="215747F2" w:rsidR="00D3308D" w:rsidRPr="00997D17" w:rsidRDefault="00A25D5B">
            <w:pPr>
              <w:pStyle w:val="ListParagraph"/>
              <w:numPr>
                <w:ilvl w:val="0"/>
                <w:numId w:val="21"/>
              </w:numPr>
              <w:jc w:val="both"/>
              <w:rPr>
                <w:sz w:val="22"/>
                <w:szCs w:val="22"/>
              </w:rPr>
            </w:pPr>
            <w:r w:rsidRPr="00997D17">
              <w:rPr>
                <w:sz w:val="22"/>
                <w:szCs w:val="22"/>
              </w:rPr>
              <w:lastRenderedPageBreak/>
              <w:t>Rivers blocked, forming natural dams that may burst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6AA1DCB" w14:textId="2C6FCC5B" w:rsidR="00D3308D" w:rsidRPr="00997D17" w:rsidRDefault="00A25D5B">
            <w:pPr>
              <w:pStyle w:val="ListParagraph"/>
              <w:numPr>
                <w:ilvl w:val="0"/>
                <w:numId w:val="21"/>
              </w:numPr>
              <w:jc w:val="both"/>
              <w:rPr>
                <w:sz w:val="22"/>
                <w:szCs w:val="22"/>
              </w:rPr>
            </w:pPr>
            <w:r w:rsidRPr="00997D17">
              <w:rPr>
                <w:sz w:val="22"/>
                <w:szCs w:val="22"/>
              </w:rPr>
              <w:t>Mito kuzibwa na kutengeneza mabwawa ya asili yanayoweza kupasuka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45FA44" w14:textId="034904DA" w:rsidR="00D3308D" w:rsidRPr="00997D17" w:rsidRDefault="00513C7E">
            <w:pPr>
              <w:pStyle w:val="ListParagraph"/>
              <w:numPr>
                <w:ilvl w:val="0"/>
                <w:numId w:val="21"/>
              </w:numPr>
              <w:jc w:val="both"/>
              <w:rPr>
                <w:sz w:val="22"/>
                <w:szCs w:val="22"/>
              </w:rPr>
            </w:pPr>
            <w:r w:rsidRPr="00997D17">
              <w:rPr>
                <w:sz w:val="22"/>
                <w:szCs w:val="22"/>
              </w:rPr>
              <w:t>Communities downstream of a blocked river: please evacuate immediately.</w:t>
            </w:r>
          </w:p>
          <w:p w14:paraId="529EF6EB" w14:textId="2ED8226B" w:rsidR="00D3308D" w:rsidRPr="00997D17" w:rsidRDefault="00A25D5B">
            <w:pPr>
              <w:pStyle w:val="ListParagraph"/>
              <w:numPr>
                <w:ilvl w:val="0"/>
                <w:numId w:val="21"/>
              </w:numPr>
              <w:jc w:val="both"/>
              <w:rPr>
                <w:sz w:val="22"/>
                <w:szCs w:val="22"/>
              </w:rPr>
            </w:pPr>
            <w:r w:rsidRPr="00997D17">
              <w:rPr>
                <w:sz w:val="22"/>
                <w:szCs w:val="22"/>
              </w:rPr>
              <w:t>Do not cross or stand on the blockage.</w:t>
            </w:r>
          </w:p>
          <w:p w14:paraId="377364B9" w14:textId="73DC90D9" w:rsidR="00D3308D" w:rsidRPr="00997D17" w:rsidRDefault="00A25D5B">
            <w:pPr>
              <w:pStyle w:val="ListParagraph"/>
              <w:numPr>
                <w:ilvl w:val="0"/>
                <w:numId w:val="21"/>
              </w:numPr>
              <w:jc w:val="both"/>
              <w:rPr>
                <w:sz w:val="22"/>
                <w:szCs w:val="22"/>
              </w:rPr>
            </w:pPr>
            <w:r w:rsidRPr="00997D17">
              <w:rPr>
                <w:sz w:val="22"/>
                <w:szCs w:val="22"/>
              </w:rPr>
              <w:t>District Committees: watch the blockage day and night and warn people downstream.</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0EBCE65" w14:textId="6FADCED0" w:rsidR="00D3308D" w:rsidRPr="00997D17" w:rsidRDefault="00513C7E">
            <w:pPr>
              <w:pStyle w:val="ListParagraph"/>
              <w:numPr>
                <w:ilvl w:val="0"/>
                <w:numId w:val="21"/>
              </w:numPr>
              <w:jc w:val="both"/>
              <w:rPr>
                <w:sz w:val="22"/>
                <w:szCs w:val="22"/>
              </w:rPr>
            </w:pPr>
            <w:r w:rsidRPr="00997D17">
              <w:rPr>
                <w:sz w:val="22"/>
                <w:szCs w:val="22"/>
              </w:rPr>
              <w:t>Jamii zilizo chini ya mto ulioziba: tafadhali hameni mara moja.</w:t>
            </w:r>
          </w:p>
          <w:p w14:paraId="5159D394" w14:textId="397B2117" w:rsidR="00D3308D" w:rsidRPr="00997D17" w:rsidRDefault="00A25D5B">
            <w:pPr>
              <w:pStyle w:val="ListParagraph"/>
              <w:numPr>
                <w:ilvl w:val="0"/>
                <w:numId w:val="21"/>
              </w:numPr>
              <w:jc w:val="both"/>
              <w:rPr>
                <w:sz w:val="22"/>
                <w:szCs w:val="22"/>
                <w:lang w:val="sv-SE"/>
              </w:rPr>
            </w:pPr>
            <w:r w:rsidRPr="00997D17">
              <w:rPr>
                <w:sz w:val="22"/>
                <w:szCs w:val="22"/>
                <w:lang w:val="sv-SE"/>
              </w:rPr>
              <w:t>Usivuke wala kusimama juu ya kizuizi.</w:t>
            </w:r>
          </w:p>
          <w:p w14:paraId="7E16BB44" w14:textId="03B9502F" w:rsidR="00D3308D" w:rsidRPr="00997D17" w:rsidRDefault="00A25D5B">
            <w:pPr>
              <w:pStyle w:val="ListParagraph"/>
              <w:numPr>
                <w:ilvl w:val="0"/>
                <w:numId w:val="21"/>
              </w:numPr>
              <w:jc w:val="both"/>
              <w:rPr>
                <w:sz w:val="22"/>
                <w:szCs w:val="22"/>
                <w:lang w:val="sv-SE"/>
              </w:rPr>
            </w:pPr>
            <w:r w:rsidRPr="00997D17">
              <w:rPr>
                <w:sz w:val="22"/>
                <w:szCs w:val="22"/>
                <w:lang w:val="sv-SE"/>
              </w:rPr>
              <w:t>Kamati za Wilaya: fuatilieni kizuizi usiku na mchana na watahadharisheni walio chini.</w:t>
            </w:r>
          </w:p>
        </w:tc>
      </w:tr>
      <w:tr w:rsidR="00D3308D" w:rsidRPr="00997D17" w14:paraId="6A858507"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DACFB2C" w14:textId="7745D331" w:rsidR="00D3308D" w:rsidRPr="00997D17" w:rsidRDefault="00A25D5B">
            <w:pPr>
              <w:pStyle w:val="ListParagraph"/>
              <w:numPr>
                <w:ilvl w:val="0"/>
                <w:numId w:val="21"/>
              </w:numPr>
              <w:jc w:val="both"/>
              <w:rPr>
                <w:sz w:val="22"/>
                <w:szCs w:val="22"/>
              </w:rPr>
            </w:pPr>
            <w:r w:rsidRPr="00997D17">
              <w:rPr>
                <w:sz w:val="22"/>
                <w:szCs w:val="22"/>
              </w:rPr>
              <w:t>Large numbers of households displaced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02C8EC4" w14:textId="4CC400E0" w:rsidR="00D3308D" w:rsidRPr="00997D17" w:rsidRDefault="00A25D5B">
            <w:pPr>
              <w:pStyle w:val="ListParagraph"/>
              <w:numPr>
                <w:ilvl w:val="0"/>
                <w:numId w:val="21"/>
              </w:numPr>
              <w:jc w:val="both"/>
              <w:rPr>
                <w:sz w:val="22"/>
                <w:szCs w:val="22"/>
                <w:lang w:val="sv-SE"/>
              </w:rPr>
            </w:pPr>
            <w:r w:rsidRPr="00997D17">
              <w:rPr>
                <w:sz w:val="22"/>
                <w:szCs w:val="22"/>
                <w:lang w:val="sv-SE"/>
              </w:rPr>
              <w:t>Idadi kubwa ya kaya kukosa makazi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86DCF7E" w14:textId="166277CE" w:rsidR="00D3308D" w:rsidRPr="00997D17" w:rsidRDefault="00A25D5B">
            <w:pPr>
              <w:pStyle w:val="ListParagraph"/>
              <w:numPr>
                <w:ilvl w:val="0"/>
                <w:numId w:val="21"/>
              </w:numPr>
              <w:jc w:val="both"/>
              <w:rPr>
                <w:sz w:val="22"/>
                <w:szCs w:val="22"/>
              </w:rPr>
            </w:pPr>
            <w:r w:rsidRPr="00997D17">
              <w:rPr>
                <w:sz w:val="22"/>
                <w:szCs w:val="22"/>
              </w:rPr>
              <w:t>Register at the shelter.</w:t>
            </w:r>
          </w:p>
          <w:p w14:paraId="17BDE9E5" w14:textId="0180D3B1" w:rsidR="00D3308D" w:rsidRPr="00997D17" w:rsidRDefault="00A25D5B">
            <w:pPr>
              <w:pStyle w:val="ListParagraph"/>
              <w:numPr>
                <w:ilvl w:val="0"/>
                <w:numId w:val="21"/>
              </w:numPr>
              <w:jc w:val="both"/>
              <w:rPr>
                <w:sz w:val="22"/>
                <w:szCs w:val="22"/>
              </w:rPr>
            </w:pPr>
            <w:r w:rsidRPr="00997D17">
              <w:rPr>
                <w:sz w:val="22"/>
                <w:szCs w:val="22"/>
              </w:rPr>
              <w:t>Help older persons, children, pregnant women and people with disabilities first.</w:t>
            </w:r>
          </w:p>
          <w:p w14:paraId="6BC2B6DA" w14:textId="03BE4D99" w:rsidR="00D3308D" w:rsidRPr="00997D17" w:rsidRDefault="00A25D5B">
            <w:pPr>
              <w:pStyle w:val="ListParagraph"/>
              <w:numPr>
                <w:ilvl w:val="0"/>
                <w:numId w:val="21"/>
              </w:numPr>
              <w:jc w:val="both"/>
              <w:rPr>
                <w:sz w:val="22"/>
                <w:szCs w:val="22"/>
              </w:rPr>
            </w:pPr>
            <w:r w:rsidRPr="00997D17">
              <w:rPr>
                <w:sz w:val="22"/>
                <w:szCs w:val="22"/>
              </w:rPr>
              <w:t>District Committees: provide food, water, sanitation and protection in shelters.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7EDC009" w14:textId="36B38EAB" w:rsidR="00D3308D" w:rsidRPr="00997D17" w:rsidRDefault="00A25D5B">
            <w:pPr>
              <w:pStyle w:val="ListParagraph"/>
              <w:numPr>
                <w:ilvl w:val="0"/>
                <w:numId w:val="21"/>
              </w:numPr>
              <w:jc w:val="both"/>
              <w:rPr>
                <w:sz w:val="22"/>
                <w:szCs w:val="22"/>
              </w:rPr>
            </w:pPr>
            <w:r w:rsidRPr="00997D17">
              <w:rPr>
                <w:sz w:val="22"/>
                <w:szCs w:val="22"/>
              </w:rPr>
              <w:t>Jisajili kwenye makazi ya muda.</w:t>
            </w:r>
          </w:p>
          <w:p w14:paraId="66ECD00A" w14:textId="23F7B646" w:rsidR="00D3308D" w:rsidRPr="00997D17" w:rsidRDefault="00A25D5B">
            <w:pPr>
              <w:pStyle w:val="ListParagraph"/>
              <w:numPr>
                <w:ilvl w:val="0"/>
                <w:numId w:val="21"/>
              </w:numPr>
              <w:jc w:val="both"/>
              <w:rPr>
                <w:sz w:val="22"/>
                <w:szCs w:val="22"/>
              </w:rPr>
            </w:pPr>
            <w:r w:rsidRPr="00997D17">
              <w:rPr>
                <w:sz w:val="22"/>
                <w:szCs w:val="22"/>
              </w:rPr>
              <w:t>Wasaidie wazee, watoto, wajawazito na watu wenye ulemavu kwanza.</w:t>
            </w:r>
          </w:p>
          <w:p w14:paraId="25F6075F" w14:textId="4DD13DDB" w:rsidR="00D3308D" w:rsidRPr="00997D17" w:rsidRDefault="00A25D5B">
            <w:pPr>
              <w:pStyle w:val="ListParagraph"/>
              <w:numPr>
                <w:ilvl w:val="0"/>
                <w:numId w:val="21"/>
              </w:numPr>
              <w:jc w:val="both"/>
              <w:rPr>
                <w:sz w:val="22"/>
                <w:szCs w:val="22"/>
              </w:rPr>
            </w:pPr>
            <w:r w:rsidRPr="00997D17">
              <w:rPr>
                <w:sz w:val="22"/>
                <w:szCs w:val="22"/>
              </w:rPr>
              <w:t>Kamati za Wilaya: toeni chakula, maji, huduma za usafi na ulinzi katika makazi ya muda.</w:t>
            </w:r>
          </w:p>
        </w:tc>
      </w:tr>
      <w:tr w:rsidR="00D3308D" w:rsidRPr="000343A2" w14:paraId="7939FB4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F4D3C41" w14:textId="5A050C1A" w:rsidR="00D3308D" w:rsidRPr="00997D17" w:rsidRDefault="00A25D5B">
            <w:pPr>
              <w:pStyle w:val="ListParagraph"/>
              <w:numPr>
                <w:ilvl w:val="0"/>
                <w:numId w:val="21"/>
              </w:numPr>
              <w:jc w:val="both"/>
              <w:rPr>
                <w:sz w:val="22"/>
                <w:szCs w:val="22"/>
              </w:rPr>
            </w:pPr>
            <w:r w:rsidRPr="00997D17">
              <w:rPr>
                <w:sz w:val="22"/>
                <w:szCs w:val="22"/>
              </w:rPr>
              <w:t>Water sources contaminated by mud and debris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10D53DD" w14:textId="0EAE2F5E" w:rsidR="00D3308D" w:rsidRPr="00997D17" w:rsidRDefault="00A25D5B">
            <w:pPr>
              <w:pStyle w:val="ListParagraph"/>
              <w:numPr>
                <w:ilvl w:val="0"/>
                <w:numId w:val="21"/>
              </w:numPr>
              <w:jc w:val="both"/>
              <w:rPr>
                <w:sz w:val="22"/>
                <w:szCs w:val="22"/>
              </w:rPr>
            </w:pPr>
            <w:r w:rsidRPr="00997D17">
              <w:rPr>
                <w:sz w:val="22"/>
                <w:szCs w:val="22"/>
              </w:rPr>
              <w:t>Vyanzo vya maji kuchafuliwa na tope na kifusi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75745B7" w14:textId="4B5BEE88" w:rsidR="00D3308D" w:rsidRPr="00997D17" w:rsidRDefault="00A25D5B">
            <w:pPr>
              <w:pStyle w:val="ListParagraph"/>
              <w:numPr>
                <w:ilvl w:val="0"/>
                <w:numId w:val="21"/>
              </w:numPr>
              <w:jc w:val="both"/>
              <w:rPr>
                <w:sz w:val="22"/>
                <w:szCs w:val="22"/>
              </w:rPr>
            </w:pPr>
            <w:r w:rsidRPr="00997D17">
              <w:rPr>
                <w:sz w:val="22"/>
                <w:szCs w:val="22"/>
              </w:rPr>
              <w:t>Drink only boiled or treated water.</w:t>
            </w:r>
          </w:p>
          <w:p w14:paraId="5A1A3DD8" w14:textId="01F3C25F" w:rsidR="00D3308D" w:rsidRPr="00997D17" w:rsidRDefault="00A25D5B">
            <w:pPr>
              <w:pStyle w:val="ListParagraph"/>
              <w:numPr>
                <w:ilvl w:val="0"/>
                <w:numId w:val="21"/>
              </w:numPr>
              <w:jc w:val="both"/>
              <w:rPr>
                <w:sz w:val="22"/>
                <w:szCs w:val="22"/>
              </w:rPr>
            </w:pPr>
            <w:r w:rsidRPr="00997D17">
              <w:rPr>
                <w:sz w:val="22"/>
                <w:szCs w:val="22"/>
              </w:rPr>
              <w:t>Give ORS at the first sign of diarrhoea.</w:t>
            </w:r>
          </w:p>
          <w:p w14:paraId="3BC3626F" w14:textId="3040DE84" w:rsidR="00D3308D" w:rsidRPr="00997D17" w:rsidRDefault="00A25D5B">
            <w:pPr>
              <w:pStyle w:val="ListParagraph"/>
              <w:numPr>
                <w:ilvl w:val="0"/>
                <w:numId w:val="21"/>
              </w:numPr>
              <w:jc w:val="both"/>
              <w:rPr>
                <w:sz w:val="22"/>
                <w:szCs w:val="22"/>
              </w:rPr>
            </w:pPr>
            <w:r w:rsidRPr="00997D17">
              <w:rPr>
                <w:sz w:val="22"/>
                <w:szCs w:val="22"/>
              </w:rPr>
              <w:t>District Committees: supply safe water and water-treatment tablets.</w:t>
            </w:r>
          </w:p>
          <w:p w14:paraId="51A4036E" w14:textId="360250F4" w:rsidR="00D3308D" w:rsidRPr="00997D17" w:rsidRDefault="00D3308D">
            <w:pPr>
              <w:pStyle w:val="ListParagraph"/>
              <w:numPr>
                <w:ilvl w:val="0"/>
                <w:numId w:val="21"/>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C247B43" w14:textId="1F228D2F" w:rsidR="00D3308D" w:rsidRPr="00997D17" w:rsidRDefault="00A25D5B">
            <w:pPr>
              <w:pStyle w:val="ListParagraph"/>
              <w:numPr>
                <w:ilvl w:val="0"/>
                <w:numId w:val="21"/>
              </w:numPr>
              <w:jc w:val="both"/>
              <w:rPr>
                <w:sz w:val="22"/>
                <w:szCs w:val="22"/>
              </w:rPr>
            </w:pPr>
            <w:r w:rsidRPr="00997D17">
              <w:rPr>
                <w:sz w:val="22"/>
                <w:szCs w:val="22"/>
              </w:rPr>
              <w:t>Kunywa maji yaliyochemshwa au kutibiwa tu.</w:t>
            </w:r>
          </w:p>
          <w:p w14:paraId="3E998D2F" w14:textId="0AB5401E" w:rsidR="00D3308D" w:rsidRPr="00997D17" w:rsidRDefault="00A25D5B">
            <w:pPr>
              <w:pStyle w:val="ListParagraph"/>
              <w:numPr>
                <w:ilvl w:val="0"/>
                <w:numId w:val="21"/>
              </w:numPr>
              <w:jc w:val="both"/>
              <w:rPr>
                <w:sz w:val="22"/>
                <w:szCs w:val="22"/>
                <w:lang w:val="sv-SE"/>
              </w:rPr>
            </w:pPr>
            <w:r w:rsidRPr="00997D17">
              <w:rPr>
                <w:sz w:val="22"/>
                <w:szCs w:val="22"/>
                <w:lang w:val="sv-SE"/>
              </w:rPr>
              <w:t>Tumia ORS mara dalili za kuhara zinapoanza.</w:t>
            </w:r>
          </w:p>
          <w:p w14:paraId="23CA27BB" w14:textId="761C2121" w:rsidR="00D3308D" w:rsidRPr="00997D17" w:rsidRDefault="00A25D5B">
            <w:pPr>
              <w:pStyle w:val="ListParagraph"/>
              <w:numPr>
                <w:ilvl w:val="0"/>
                <w:numId w:val="21"/>
              </w:numPr>
              <w:jc w:val="both"/>
              <w:rPr>
                <w:sz w:val="22"/>
                <w:szCs w:val="22"/>
                <w:lang w:val="sv-SE"/>
              </w:rPr>
            </w:pPr>
            <w:r w:rsidRPr="00997D17">
              <w:rPr>
                <w:sz w:val="22"/>
                <w:szCs w:val="22"/>
                <w:lang w:val="sv-SE"/>
              </w:rPr>
              <w:t>Kamati za Wilaya: sambazeni maji safi na vidonge vya kutibu maji.</w:t>
            </w:r>
          </w:p>
          <w:p w14:paraId="1D62FABE" w14:textId="3AC1337F" w:rsidR="00D3308D" w:rsidRPr="00997D17" w:rsidRDefault="00D3308D">
            <w:pPr>
              <w:pStyle w:val="ListParagraph"/>
              <w:numPr>
                <w:ilvl w:val="0"/>
                <w:numId w:val="21"/>
              </w:numPr>
              <w:jc w:val="both"/>
              <w:rPr>
                <w:sz w:val="22"/>
                <w:szCs w:val="22"/>
                <w:lang w:val="sv-SE"/>
              </w:rPr>
            </w:pPr>
          </w:p>
        </w:tc>
      </w:tr>
      <w:tr w:rsidR="00D3308D" w:rsidRPr="00997D17" w14:paraId="632FEDA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069ABBC" w14:textId="20E15B91" w:rsidR="00D3308D" w:rsidRPr="00997D17" w:rsidRDefault="00A25D5B">
            <w:pPr>
              <w:pStyle w:val="ListParagraph"/>
              <w:numPr>
                <w:ilvl w:val="0"/>
                <w:numId w:val="21"/>
              </w:numPr>
              <w:jc w:val="both"/>
              <w:rPr>
                <w:sz w:val="22"/>
                <w:szCs w:val="22"/>
              </w:rPr>
            </w:pPr>
            <w:r w:rsidRPr="00997D17">
              <w:rPr>
                <w:sz w:val="22"/>
                <w:szCs w:val="22"/>
              </w:rPr>
              <w:lastRenderedPageBreak/>
              <w:t>Widespread loss of farmland, livestock and food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0EE1627" w14:textId="008287A5" w:rsidR="00D3308D" w:rsidRPr="00997D17" w:rsidRDefault="00A25D5B">
            <w:pPr>
              <w:pStyle w:val="ListParagraph"/>
              <w:numPr>
                <w:ilvl w:val="0"/>
                <w:numId w:val="21"/>
              </w:numPr>
              <w:jc w:val="both"/>
              <w:rPr>
                <w:sz w:val="22"/>
                <w:szCs w:val="22"/>
              </w:rPr>
            </w:pPr>
            <w:r w:rsidRPr="00997D17">
              <w:rPr>
                <w:sz w:val="22"/>
                <w:szCs w:val="22"/>
              </w:rPr>
              <w:t>Upotevu mkubwa wa mashamba, mifugo na chakula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8D49B41" w14:textId="2A9A80BC" w:rsidR="00D3308D" w:rsidRPr="00997D17" w:rsidRDefault="00A25D5B">
            <w:pPr>
              <w:pStyle w:val="ListParagraph"/>
              <w:numPr>
                <w:ilvl w:val="0"/>
                <w:numId w:val="21"/>
              </w:numPr>
              <w:jc w:val="both"/>
              <w:rPr>
                <w:sz w:val="22"/>
                <w:szCs w:val="22"/>
              </w:rPr>
            </w:pPr>
            <w:r w:rsidRPr="00997D17">
              <w:rPr>
                <w:sz w:val="22"/>
                <w:szCs w:val="22"/>
              </w:rPr>
              <w:t>Report losses to Village/Mtaa leaders.</w:t>
            </w:r>
          </w:p>
          <w:p w14:paraId="4F54D239" w14:textId="13610D41" w:rsidR="00D3308D" w:rsidRPr="00997D17" w:rsidRDefault="00A25D5B">
            <w:pPr>
              <w:pStyle w:val="ListParagraph"/>
              <w:numPr>
                <w:ilvl w:val="0"/>
                <w:numId w:val="21"/>
              </w:numPr>
              <w:jc w:val="both"/>
              <w:rPr>
                <w:sz w:val="22"/>
                <w:szCs w:val="22"/>
              </w:rPr>
            </w:pPr>
            <w:r w:rsidRPr="00997D17">
              <w:rPr>
                <w:sz w:val="22"/>
                <w:szCs w:val="22"/>
              </w:rPr>
              <w:t>District Committees: provide emergency food assistance.</w:t>
            </w:r>
          </w:p>
          <w:p w14:paraId="0411A4BC" w14:textId="58B98B3A" w:rsidR="00D3308D" w:rsidRPr="00997D17" w:rsidRDefault="00A25D5B">
            <w:pPr>
              <w:pStyle w:val="ListParagraph"/>
              <w:numPr>
                <w:ilvl w:val="0"/>
                <w:numId w:val="21"/>
              </w:numPr>
              <w:jc w:val="both"/>
              <w:rPr>
                <w:sz w:val="22"/>
                <w:szCs w:val="22"/>
              </w:rPr>
            </w:pPr>
            <w:r w:rsidRPr="00997D17">
              <w:rPr>
                <w:sz w:val="22"/>
                <w:szCs w:val="22"/>
              </w:rPr>
              <w:t>Extension officers: assess crop and livestock losses.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3E97379" w14:textId="611F1DCD" w:rsidR="00D3308D" w:rsidRPr="00997D17" w:rsidRDefault="00A25D5B">
            <w:pPr>
              <w:pStyle w:val="ListParagraph"/>
              <w:numPr>
                <w:ilvl w:val="0"/>
                <w:numId w:val="21"/>
              </w:numPr>
              <w:jc w:val="both"/>
              <w:rPr>
                <w:sz w:val="22"/>
                <w:szCs w:val="22"/>
              </w:rPr>
            </w:pPr>
            <w:r w:rsidRPr="00997D17">
              <w:rPr>
                <w:sz w:val="22"/>
                <w:szCs w:val="22"/>
              </w:rPr>
              <w:t>Toa taarifa ya hasara kwa viongozi wa Kijiji/Mtaa.</w:t>
            </w:r>
          </w:p>
          <w:p w14:paraId="1DFFC51F" w14:textId="51639BB9" w:rsidR="00D3308D" w:rsidRPr="00997D17" w:rsidRDefault="00A25D5B">
            <w:pPr>
              <w:pStyle w:val="ListParagraph"/>
              <w:numPr>
                <w:ilvl w:val="0"/>
                <w:numId w:val="21"/>
              </w:numPr>
              <w:jc w:val="both"/>
              <w:rPr>
                <w:sz w:val="22"/>
                <w:szCs w:val="22"/>
              </w:rPr>
            </w:pPr>
            <w:r w:rsidRPr="00997D17">
              <w:rPr>
                <w:sz w:val="22"/>
                <w:szCs w:val="22"/>
              </w:rPr>
              <w:t>Kamati za Wilaya: toeni msaada wa dharura wa chakula.</w:t>
            </w:r>
          </w:p>
          <w:p w14:paraId="7839F9C5" w14:textId="12BDC07F" w:rsidR="00D3308D" w:rsidRPr="00997D17" w:rsidRDefault="00A25D5B">
            <w:pPr>
              <w:pStyle w:val="ListParagraph"/>
              <w:numPr>
                <w:ilvl w:val="0"/>
                <w:numId w:val="21"/>
              </w:numPr>
              <w:jc w:val="both"/>
              <w:rPr>
                <w:sz w:val="22"/>
                <w:szCs w:val="22"/>
              </w:rPr>
            </w:pPr>
            <w:r w:rsidRPr="00997D17">
              <w:rPr>
                <w:sz w:val="22"/>
                <w:szCs w:val="22"/>
              </w:rPr>
              <w:t>Maafisa ugani: fanyeni tathmini ya hasara ya mazao na mifugo.</w:t>
            </w:r>
          </w:p>
        </w:tc>
      </w:tr>
      <w:tr w:rsidR="00D3308D" w:rsidRPr="000343A2" w14:paraId="4D69D79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0BD1FDF" w14:textId="148E8582" w:rsidR="00D3308D" w:rsidRPr="00997D17" w:rsidRDefault="00A25D5B">
            <w:pPr>
              <w:pStyle w:val="ListParagraph"/>
              <w:numPr>
                <w:ilvl w:val="0"/>
                <w:numId w:val="21"/>
              </w:numPr>
              <w:jc w:val="both"/>
              <w:rPr>
                <w:sz w:val="22"/>
                <w:szCs w:val="22"/>
              </w:rPr>
            </w:pPr>
            <w:r w:rsidRPr="00997D17">
              <w:rPr>
                <w:sz w:val="22"/>
                <w:szCs w:val="22"/>
              </w:rPr>
              <w:t>Power and communication networks down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27C7FAF" w14:textId="3AA476A3" w:rsidR="00D3308D" w:rsidRPr="00997D17" w:rsidRDefault="00A25D5B">
            <w:pPr>
              <w:pStyle w:val="ListParagraph"/>
              <w:numPr>
                <w:ilvl w:val="0"/>
                <w:numId w:val="21"/>
              </w:numPr>
              <w:jc w:val="both"/>
              <w:rPr>
                <w:sz w:val="22"/>
                <w:szCs w:val="22"/>
                <w:lang w:val="sv-SE"/>
              </w:rPr>
            </w:pPr>
            <w:r w:rsidRPr="00997D17">
              <w:rPr>
                <w:sz w:val="22"/>
                <w:szCs w:val="22"/>
                <w:lang w:val="sv-SE"/>
              </w:rPr>
              <w:t>Kukatika kwa umeme na mitandao ya mawasiliano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D3B35F6" w14:textId="52681DB6" w:rsidR="00D3308D" w:rsidRPr="00997D17" w:rsidRDefault="00A25D5B">
            <w:pPr>
              <w:pStyle w:val="ListParagraph"/>
              <w:numPr>
                <w:ilvl w:val="0"/>
                <w:numId w:val="21"/>
              </w:numPr>
              <w:jc w:val="both"/>
              <w:rPr>
                <w:sz w:val="22"/>
                <w:szCs w:val="22"/>
              </w:rPr>
            </w:pPr>
            <w:r w:rsidRPr="00997D17">
              <w:rPr>
                <w:sz w:val="22"/>
                <w:szCs w:val="22"/>
              </w:rPr>
              <w:t>Listen to official radio broadcasts.</w:t>
            </w:r>
          </w:p>
          <w:p w14:paraId="139212F5" w14:textId="21727195" w:rsidR="00D3308D" w:rsidRPr="00997D17" w:rsidRDefault="00A25D5B">
            <w:pPr>
              <w:pStyle w:val="ListParagraph"/>
              <w:numPr>
                <w:ilvl w:val="0"/>
                <w:numId w:val="21"/>
              </w:numPr>
              <w:jc w:val="both"/>
              <w:rPr>
                <w:sz w:val="22"/>
                <w:szCs w:val="22"/>
              </w:rPr>
            </w:pPr>
            <w:r w:rsidRPr="00997D17">
              <w:rPr>
                <w:sz w:val="22"/>
                <w:szCs w:val="22"/>
              </w:rPr>
              <w:t>Keep away from fallen power lines.</w:t>
            </w:r>
          </w:p>
          <w:p w14:paraId="65EE0CC1" w14:textId="3D739ED6" w:rsidR="00D3308D" w:rsidRPr="00997D17" w:rsidRDefault="00A25D5B">
            <w:pPr>
              <w:pStyle w:val="ListParagraph"/>
              <w:numPr>
                <w:ilvl w:val="0"/>
                <w:numId w:val="21"/>
              </w:numPr>
              <w:jc w:val="both"/>
              <w:rPr>
                <w:sz w:val="22"/>
                <w:szCs w:val="22"/>
              </w:rPr>
            </w:pPr>
            <w:r w:rsidRPr="00997D17">
              <w:rPr>
                <w:sz w:val="22"/>
                <w:szCs w:val="22"/>
              </w:rPr>
              <w:t>District Committees: use radio and messengers to reach cut-off villages.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86C3A73" w14:textId="17A15807" w:rsidR="00D3308D" w:rsidRPr="00997D17" w:rsidRDefault="00A25D5B">
            <w:pPr>
              <w:pStyle w:val="ListParagraph"/>
              <w:numPr>
                <w:ilvl w:val="0"/>
                <w:numId w:val="21"/>
              </w:numPr>
              <w:jc w:val="both"/>
              <w:rPr>
                <w:sz w:val="22"/>
                <w:szCs w:val="22"/>
                <w:lang w:val="sv-SE"/>
              </w:rPr>
            </w:pPr>
            <w:r w:rsidRPr="00997D17">
              <w:rPr>
                <w:sz w:val="22"/>
                <w:szCs w:val="22"/>
                <w:lang w:val="sv-SE"/>
              </w:rPr>
              <w:t>Sikiliza matangazo rasmi ya redio.</w:t>
            </w:r>
          </w:p>
          <w:p w14:paraId="6B0B5505" w14:textId="4F8B2E75" w:rsidR="00D3308D" w:rsidRPr="00997D17" w:rsidRDefault="00A25D5B">
            <w:pPr>
              <w:pStyle w:val="ListParagraph"/>
              <w:numPr>
                <w:ilvl w:val="0"/>
                <w:numId w:val="21"/>
              </w:numPr>
              <w:jc w:val="both"/>
              <w:rPr>
                <w:sz w:val="22"/>
                <w:szCs w:val="22"/>
                <w:lang w:val="sv-SE"/>
              </w:rPr>
            </w:pPr>
            <w:r w:rsidRPr="00997D17">
              <w:rPr>
                <w:sz w:val="22"/>
                <w:szCs w:val="22"/>
                <w:lang w:val="sv-SE"/>
              </w:rPr>
              <w:t>Kaa mbali na nyaya za umeme zilizoanguka.</w:t>
            </w:r>
          </w:p>
          <w:p w14:paraId="2CC99BC6" w14:textId="02033615" w:rsidR="00D3308D" w:rsidRPr="00997D17" w:rsidRDefault="00A25D5B">
            <w:pPr>
              <w:pStyle w:val="ListParagraph"/>
              <w:numPr>
                <w:ilvl w:val="0"/>
                <w:numId w:val="21"/>
              </w:numPr>
              <w:jc w:val="both"/>
              <w:rPr>
                <w:sz w:val="22"/>
                <w:szCs w:val="22"/>
                <w:lang w:val="sv-SE"/>
              </w:rPr>
            </w:pPr>
            <w:r w:rsidRPr="00997D17">
              <w:rPr>
                <w:sz w:val="22"/>
                <w:szCs w:val="22"/>
                <w:lang w:val="sv-SE"/>
              </w:rPr>
              <w:t>Kamati za Wilaya: tumieni redio na wajumbe kufikia vijiji visivyofikika.</w:t>
            </w:r>
          </w:p>
        </w:tc>
      </w:tr>
      <w:tr w:rsidR="00D3308D" w:rsidRPr="00997D17" w14:paraId="340C4B3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0819652" w14:textId="503E61E6" w:rsidR="00D3308D" w:rsidRPr="00997D17" w:rsidRDefault="00A25D5B">
            <w:pPr>
              <w:pStyle w:val="ListParagraph"/>
              <w:numPr>
                <w:ilvl w:val="0"/>
                <w:numId w:val="21"/>
              </w:numPr>
              <w:jc w:val="both"/>
              <w:rPr>
                <w:sz w:val="22"/>
                <w:szCs w:val="22"/>
              </w:rPr>
            </w:pPr>
            <w:r w:rsidRPr="00997D17">
              <w:rPr>
                <w:sz w:val="22"/>
                <w:szCs w:val="22"/>
              </w:rPr>
              <w:t>Essential services disrupted for a long period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670C465" w14:textId="043E9D16" w:rsidR="00D3308D" w:rsidRPr="00997D17" w:rsidRDefault="00A25D5B">
            <w:pPr>
              <w:pStyle w:val="ListParagraph"/>
              <w:numPr>
                <w:ilvl w:val="0"/>
                <w:numId w:val="21"/>
              </w:numPr>
              <w:jc w:val="both"/>
              <w:rPr>
                <w:sz w:val="22"/>
                <w:szCs w:val="22"/>
                <w:lang w:val="sv-SE"/>
              </w:rPr>
            </w:pPr>
            <w:r w:rsidRPr="00997D17">
              <w:rPr>
                <w:sz w:val="22"/>
                <w:szCs w:val="22"/>
                <w:lang w:val="sv-SE"/>
              </w:rPr>
              <w:t>Kukatika kwa huduma muhimu kwa muda mrefu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F2B333B" w14:textId="711D0804" w:rsidR="00D3308D" w:rsidRPr="00997D17" w:rsidRDefault="00A25D5B">
            <w:pPr>
              <w:pStyle w:val="ListParagraph"/>
              <w:numPr>
                <w:ilvl w:val="0"/>
                <w:numId w:val="21"/>
              </w:numPr>
              <w:jc w:val="both"/>
              <w:rPr>
                <w:sz w:val="22"/>
                <w:szCs w:val="22"/>
              </w:rPr>
            </w:pPr>
            <w:r w:rsidRPr="00997D17">
              <w:rPr>
                <w:sz w:val="22"/>
                <w:szCs w:val="22"/>
              </w:rPr>
              <w:t>Use stored water and food sparingly.</w:t>
            </w:r>
          </w:p>
          <w:p w14:paraId="57591E6C" w14:textId="28C24FC0" w:rsidR="00D3308D" w:rsidRPr="00997D17" w:rsidRDefault="00A25D5B">
            <w:pPr>
              <w:pStyle w:val="ListParagraph"/>
              <w:numPr>
                <w:ilvl w:val="0"/>
                <w:numId w:val="21"/>
              </w:numPr>
              <w:jc w:val="both"/>
              <w:rPr>
                <w:sz w:val="22"/>
                <w:szCs w:val="22"/>
              </w:rPr>
            </w:pPr>
            <w:r w:rsidRPr="00997D17">
              <w:rPr>
                <w:sz w:val="22"/>
                <w:szCs w:val="22"/>
              </w:rPr>
              <w:t>Rely only on official information.</w:t>
            </w:r>
          </w:p>
          <w:p w14:paraId="10F0F3B9" w14:textId="0AAB8B76" w:rsidR="00D3308D" w:rsidRPr="00997D17" w:rsidRDefault="00A25D5B">
            <w:pPr>
              <w:pStyle w:val="ListParagraph"/>
              <w:numPr>
                <w:ilvl w:val="0"/>
                <w:numId w:val="21"/>
              </w:numPr>
              <w:jc w:val="both"/>
              <w:rPr>
                <w:sz w:val="22"/>
                <w:szCs w:val="22"/>
              </w:rPr>
            </w:pPr>
            <w:r w:rsidRPr="00997D17">
              <w:rPr>
                <w:sz w:val="22"/>
                <w:szCs w:val="22"/>
              </w:rPr>
              <w:t>District Committees: report needs to the Prime Minister's Office through the Regional Committee.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6C2B58F" w14:textId="30D6D779" w:rsidR="00D3308D" w:rsidRPr="00997D17" w:rsidRDefault="00A25D5B">
            <w:pPr>
              <w:pStyle w:val="ListParagraph"/>
              <w:numPr>
                <w:ilvl w:val="0"/>
                <w:numId w:val="21"/>
              </w:numPr>
              <w:jc w:val="both"/>
              <w:rPr>
                <w:sz w:val="22"/>
                <w:szCs w:val="22"/>
              </w:rPr>
            </w:pPr>
            <w:r w:rsidRPr="00997D17">
              <w:rPr>
                <w:sz w:val="22"/>
                <w:szCs w:val="22"/>
              </w:rPr>
              <w:t>Tumia akiba ya maji na chakula kwa uangalifu.</w:t>
            </w:r>
          </w:p>
          <w:p w14:paraId="76BBEF03" w14:textId="6AE4FB20" w:rsidR="00D3308D" w:rsidRPr="00997D17" w:rsidRDefault="00A25D5B">
            <w:pPr>
              <w:pStyle w:val="ListParagraph"/>
              <w:numPr>
                <w:ilvl w:val="0"/>
                <w:numId w:val="21"/>
              </w:numPr>
              <w:jc w:val="both"/>
              <w:rPr>
                <w:sz w:val="22"/>
                <w:szCs w:val="22"/>
              </w:rPr>
            </w:pPr>
            <w:r w:rsidRPr="00997D17">
              <w:rPr>
                <w:sz w:val="22"/>
                <w:szCs w:val="22"/>
              </w:rPr>
              <w:t>Tegemea taarifa rasmi tu.</w:t>
            </w:r>
          </w:p>
          <w:p w14:paraId="22CD2B8B" w14:textId="551CA5EB" w:rsidR="00D3308D" w:rsidRPr="00997D17" w:rsidRDefault="00A25D5B">
            <w:pPr>
              <w:pStyle w:val="ListParagraph"/>
              <w:numPr>
                <w:ilvl w:val="0"/>
                <w:numId w:val="21"/>
              </w:numPr>
              <w:jc w:val="both"/>
              <w:rPr>
                <w:sz w:val="22"/>
                <w:szCs w:val="22"/>
              </w:rPr>
            </w:pPr>
            <w:r w:rsidRPr="00997D17">
              <w:rPr>
                <w:sz w:val="22"/>
                <w:szCs w:val="22"/>
              </w:rPr>
              <w:t>Kamati za Wilaya: wasilisheni mahitaji Ofisi ya Waziri Mkuu kupitia Kamati ya Mkoa.</w:t>
            </w:r>
          </w:p>
        </w:tc>
      </w:tr>
      <w:tr w:rsidR="00513C7E" w:rsidRPr="00997D17" w14:paraId="5733D3A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009A613" w14:textId="7A4C8F2D" w:rsidR="00513C7E" w:rsidRPr="00997D17" w:rsidRDefault="00513C7E">
            <w:pPr>
              <w:pStyle w:val="ListParagraph"/>
              <w:numPr>
                <w:ilvl w:val="0"/>
                <w:numId w:val="21"/>
              </w:numPr>
              <w:jc w:val="both"/>
              <w:rPr>
                <w:sz w:val="22"/>
                <w:szCs w:val="22"/>
              </w:rPr>
            </w:pPr>
            <w:r w:rsidRPr="00997D17">
              <w:rPr>
                <w:sz w:val="22"/>
                <w:szCs w:val="22"/>
              </w:rPr>
              <w:lastRenderedPageBreak/>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D34E4CB" w14:textId="661DB0CC" w:rsidR="00513C7E" w:rsidRPr="00997D17" w:rsidRDefault="00513C7E">
            <w:pPr>
              <w:pStyle w:val="ListParagraph"/>
              <w:numPr>
                <w:ilvl w:val="0"/>
                <w:numId w:val="21"/>
              </w:numPr>
              <w:jc w:val="both"/>
              <w:rPr>
                <w:sz w:val="22"/>
                <w:szCs w:val="22"/>
                <w:lang w:val="sv-SE"/>
              </w:rPr>
            </w:pPr>
            <w:r w:rsidRPr="00997D17">
              <w:rPr>
                <w:sz w:val="22"/>
                <w:szCs w:val="22"/>
                <w:lang w:val="sv-SE"/>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225E452" w14:textId="77777777" w:rsidR="00513C7E" w:rsidRPr="00997D17" w:rsidRDefault="00513C7E">
            <w:pPr>
              <w:pStyle w:val="ListParagraph"/>
              <w:numPr>
                <w:ilvl w:val="0"/>
                <w:numId w:val="21"/>
              </w:numPr>
              <w:jc w:val="both"/>
              <w:rPr>
                <w:sz w:val="22"/>
                <w:szCs w:val="22"/>
              </w:rPr>
            </w:pPr>
            <w:r w:rsidRPr="00997D17">
              <w:rPr>
                <w:sz w:val="22"/>
                <w:szCs w:val="22"/>
              </w:rPr>
              <w:t>Please stay with official sources: radio, TMA, Disaster Management Committees and local leaders.</w:t>
            </w:r>
          </w:p>
          <w:p w14:paraId="613A1AEF" w14:textId="62B51AD8" w:rsidR="00513C7E" w:rsidRPr="00997D17" w:rsidRDefault="00513C7E">
            <w:pPr>
              <w:pStyle w:val="ListParagraph"/>
              <w:numPr>
                <w:ilvl w:val="0"/>
                <w:numId w:val="21"/>
              </w:numPr>
              <w:jc w:val="both"/>
              <w:rPr>
                <w:sz w:val="22"/>
                <w:szCs w:val="22"/>
              </w:rPr>
            </w:pPr>
            <w:r w:rsidRPr="00997D17">
              <w:rPr>
                <w:sz w:val="22"/>
                <w:szCs w:val="22"/>
              </w:rPr>
              <w:t>Disaster Management Committees will announce when the danger has passed and when it is safe to return.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223FE5" w14:textId="77777777" w:rsidR="00513C7E" w:rsidRPr="00997D17" w:rsidRDefault="00513C7E">
            <w:pPr>
              <w:pStyle w:val="ListParagraph"/>
              <w:numPr>
                <w:ilvl w:val="0"/>
                <w:numId w:val="21"/>
              </w:numPr>
              <w:jc w:val="both"/>
              <w:rPr>
                <w:sz w:val="22"/>
                <w:szCs w:val="22"/>
              </w:rPr>
            </w:pPr>
            <w:r w:rsidRPr="00997D17">
              <w:rPr>
                <w:sz w:val="22"/>
                <w:szCs w:val="22"/>
              </w:rPr>
              <w:t>Tafadhali tegemeeni taarifa rasmi: redio, TMA, Kamati za Usimamizi wa Maafa na viongozi wa eneo.</w:t>
            </w:r>
          </w:p>
          <w:p w14:paraId="0D281ED7" w14:textId="58FA190B" w:rsidR="00513C7E" w:rsidRPr="00997D17" w:rsidRDefault="00513C7E">
            <w:pPr>
              <w:pStyle w:val="ListParagraph"/>
              <w:numPr>
                <w:ilvl w:val="0"/>
                <w:numId w:val="21"/>
              </w:numPr>
              <w:jc w:val="both"/>
              <w:rPr>
                <w:sz w:val="22"/>
                <w:szCs w:val="22"/>
              </w:rPr>
            </w:pPr>
            <w:r w:rsidRPr="00997D17">
              <w:rPr>
                <w:sz w:val="22"/>
                <w:szCs w:val="22"/>
              </w:rPr>
              <w:t>Kamati za Usimamizi wa Maafa zitatangaza hatari itakapokwisha na itakapokuwa salama kurudi.</w:t>
            </w:r>
          </w:p>
        </w:tc>
      </w:tr>
    </w:tbl>
    <w:p w14:paraId="0CDCCC43" w14:textId="77777777" w:rsidR="00BB1E4C" w:rsidRPr="00997D17" w:rsidRDefault="00BB1E4C" w:rsidP="000359A0">
      <w:pPr>
        <w:jc w:val="both"/>
        <w:rPr>
          <w:sz w:val="22"/>
          <w:szCs w:val="22"/>
        </w:rPr>
      </w:pPr>
    </w:p>
    <w:p w14:paraId="240486A0" w14:textId="77777777" w:rsidR="00BB1E4C" w:rsidRPr="00997D17" w:rsidRDefault="00BB1E4C" w:rsidP="00BB1E4C">
      <w:pPr>
        <w:pStyle w:val="Strong1"/>
        <w:rPr>
          <w:b w:val="0"/>
          <w:bCs w:val="0"/>
          <w:sz w:val="22"/>
          <w:szCs w:val="22"/>
        </w:rPr>
      </w:pPr>
      <w:r w:rsidRPr="00997D17">
        <w:rPr>
          <w:b w:val="0"/>
          <w:bCs w:val="0"/>
          <w:sz w:val="22"/>
          <w:szCs w:val="22"/>
        </w:rPr>
        <w:t>3.1 SECTOR IMPACTS AND ACTIONS: LANDSLIDE | ATHARI NA HATUA ZA KISEKTA: MAPOROMOKO YA ARDHI</w:t>
      </w:r>
    </w:p>
    <w:tbl>
      <w:tblPr>
        <w:tblStyle w:val="TableGrid"/>
        <w:tblW w:w="0" w:type="auto"/>
        <w:tblLook w:val="04A0" w:firstRow="1" w:lastRow="0" w:firstColumn="1" w:lastColumn="0" w:noHBand="0" w:noVBand="1"/>
      </w:tblPr>
      <w:tblGrid>
        <w:gridCol w:w="3417"/>
        <w:gridCol w:w="3417"/>
        <w:gridCol w:w="3418"/>
        <w:gridCol w:w="3418"/>
      </w:tblGrid>
      <w:tr w:rsidR="00BB1E4C" w:rsidRPr="000343A2" w14:paraId="33668558" w14:textId="77777777" w:rsidTr="00997D17">
        <w:trPr>
          <w:tblHeader/>
        </w:trPr>
        <w:tc>
          <w:tcPr>
            <w:tcW w:w="3417" w:type="dxa"/>
            <w:shd w:val="clear" w:color="D9D9D9" w:fill="D9D9D9"/>
          </w:tcPr>
          <w:p w14:paraId="0CD2E72A" w14:textId="5E9D5D6F" w:rsidR="00BB1E4C" w:rsidRPr="00997D17" w:rsidRDefault="00BB1E4C" w:rsidP="00997D17">
            <w:pPr>
              <w:rPr>
                <w:color w:val="000000"/>
                <w:sz w:val="22"/>
                <w:szCs w:val="22"/>
              </w:rPr>
            </w:pPr>
            <w:r w:rsidRPr="00997D17">
              <w:rPr>
                <w:color w:val="000000"/>
                <w:sz w:val="22"/>
                <w:szCs w:val="22"/>
              </w:rPr>
              <w:t>SECTOR AND IMPACT (EN)</w:t>
            </w:r>
          </w:p>
        </w:tc>
        <w:tc>
          <w:tcPr>
            <w:tcW w:w="3417" w:type="dxa"/>
            <w:shd w:val="clear" w:color="D9D9D9" w:fill="D9D9D9"/>
          </w:tcPr>
          <w:p w14:paraId="11FADB5A" w14:textId="56164337" w:rsidR="00BB1E4C" w:rsidRPr="00997D17" w:rsidRDefault="00BB1E4C" w:rsidP="00997D17">
            <w:pPr>
              <w:rPr>
                <w:color w:val="000000"/>
                <w:sz w:val="22"/>
                <w:szCs w:val="22"/>
              </w:rPr>
            </w:pPr>
            <w:r w:rsidRPr="00997D17">
              <w:rPr>
                <w:color w:val="000000"/>
                <w:sz w:val="22"/>
                <w:szCs w:val="22"/>
              </w:rPr>
              <w:t>SEKTA NA ATHARI (SW)</w:t>
            </w:r>
          </w:p>
        </w:tc>
        <w:tc>
          <w:tcPr>
            <w:tcW w:w="3418" w:type="dxa"/>
            <w:shd w:val="clear" w:color="D9D9D9" w:fill="D9D9D9"/>
          </w:tcPr>
          <w:p w14:paraId="5FBDBBCC" w14:textId="2F1D714B" w:rsidR="00BB1E4C" w:rsidRPr="00997D17" w:rsidRDefault="00BB1E4C" w:rsidP="00997D17">
            <w:pPr>
              <w:rPr>
                <w:color w:val="000000"/>
                <w:sz w:val="22"/>
                <w:szCs w:val="22"/>
              </w:rPr>
            </w:pPr>
            <w:r w:rsidRPr="00997D17">
              <w:rPr>
                <w:color w:val="000000"/>
                <w:sz w:val="22"/>
                <w:szCs w:val="22"/>
              </w:rPr>
              <w:t>SECTOR ACTIONS BY LEVEL (EN)</w:t>
            </w:r>
          </w:p>
        </w:tc>
        <w:tc>
          <w:tcPr>
            <w:tcW w:w="3418" w:type="dxa"/>
            <w:shd w:val="clear" w:color="D9D9D9" w:fill="D9D9D9"/>
          </w:tcPr>
          <w:p w14:paraId="0CDA727B" w14:textId="17901BB2" w:rsidR="00BB1E4C" w:rsidRPr="00997D17" w:rsidRDefault="00BB1E4C" w:rsidP="00997D17">
            <w:pPr>
              <w:rPr>
                <w:color w:val="000000"/>
                <w:sz w:val="22"/>
                <w:szCs w:val="22"/>
                <w:lang w:val="sv-SE"/>
              </w:rPr>
            </w:pPr>
            <w:r w:rsidRPr="00997D17">
              <w:rPr>
                <w:color w:val="000000"/>
                <w:sz w:val="22"/>
                <w:szCs w:val="22"/>
                <w:lang w:val="sv-SE"/>
              </w:rPr>
              <w:t>HATUA ZA KISEKTA KWA NGAZI (SW)</w:t>
            </w:r>
          </w:p>
        </w:tc>
      </w:tr>
      <w:tr w:rsidR="00BB1E4C" w:rsidRPr="00997D17" w14:paraId="0F4ADE43" w14:textId="77777777" w:rsidTr="00997D17">
        <w:tc>
          <w:tcPr>
            <w:tcW w:w="3417" w:type="dxa"/>
          </w:tcPr>
          <w:p w14:paraId="7F163E55" w14:textId="0E834027" w:rsidR="00BB1E4C" w:rsidRPr="00997D17" w:rsidRDefault="00BB1E4C" w:rsidP="00997D17">
            <w:pPr>
              <w:rPr>
                <w:color w:val="000000"/>
                <w:sz w:val="22"/>
                <w:szCs w:val="22"/>
              </w:rPr>
            </w:pPr>
            <w:r w:rsidRPr="00997D17">
              <w:rPr>
                <w:color w:val="000000"/>
                <w:sz w:val="22"/>
                <w:szCs w:val="22"/>
              </w:rPr>
              <w:t>Agriculture and food security</w:t>
            </w:r>
            <w:r w:rsidRPr="00997D17">
              <w:rPr>
                <w:color w:val="000000"/>
                <w:sz w:val="22"/>
                <w:szCs w:val="22"/>
              </w:rPr>
              <w:br/>
              <w:t>Hillside farms and terraces buried or washed away</w:t>
            </w:r>
          </w:p>
        </w:tc>
        <w:tc>
          <w:tcPr>
            <w:tcW w:w="3417" w:type="dxa"/>
          </w:tcPr>
          <w:p w14:paraId="13623A05" w14:textId="5C40CC64" w:rsidR="00BB1E4C" w:rsidRPr="00997D17" w:rsidRDefault="00BB1E4C" w:rsidP="00997D17">
            <w:pPr>
              <w:rPr>
                <w:color w:val="000000"/>
                <w:sz w:val="22"/>
                <w:szCs w:val="22"/>
              </w:rPr>
            </w:pPr>
            <w:r w:rsidRPr="00997D17">
              <w:rPr>
                <w:color w:val="000000"/>
                <w:sz w:val="22"/>
                <w:szCs w:val="22"/>
              </w:rPr>
              <w:t>Kilimo na usalama wa chakula</w:t>
            </w:r>
            <w:r w:rsidRPr="00997D17">
              <w:rPr>
                <w:color w:val="000000"/>
                <w:sz w:val="22"/>
                <w:szCs w:val="22"/>
              </w:rPr>
              <w:br/>
              <w:t>Mashamba ya miteremkoni na matuta kufukiwa au kusombwa</w:t>
            </w:r>
          </w:p>
        </w:tc>
        <w:tc>
          <w:tcPr>
            <w:tcW w:w="3418" w:type="dxa"/>
          </w:tcPr>
          <w:p w14:paraId="3A587E1A" w14:textId="12E86556" w:rsidR="00BB1E4C" w:rsidRPr="00997D17" w:rsidRDefault="00BB1E4C" w:rsidP="00997D17">
            <w:pPr>
              <w:rPr>
                <w:color w:val="000000"/>
                <w:sz w:val="22"/>
                <w:szCs w:val="22"/>
              </w:rPr>
            </w:pPr>
            <w:r w:rsidRPr="00997D17">
              <w:rPr>
                <w:color w:val="000000"/>
                <w:sz w:val="22"/>
                <w:szCs w:val="22"/>
              </w:rPr>
              <w:t>Level 1: Extension officers: advise farmers on terracing, grass strips and tree planting on steep slopes.</w:t>
            </w:r>
            <w:r w:rsidRPr="00997D17">
              <w:rPr>
                <w:color w:val="000000"/>
                <w:sz w:val="22"/>
                <w:szCs w:val="22"/>
              </w:rPr>
              <w:br/>
              <w:t>Level 2: Farmers on steep slopes: please stop cultivation on saturated slopes.</w:t>
            </w:r>
            <w:r w:rsidRPr="00997D17">
              <w:rPr>
                <w:color w:val="000000"/>
                <w:sz w:val="22"/>
                <w:szCs w:val="22"/>
              </w:rPr>
              <w:br/>
              <w:t>Level 3: District Agriculture Officers: assess buried farmland and report losses to the District Committee.</w:t>
            </w:r>
          </w:p>
        </w:tc>
        <w:tc>
          <w:tcPr>
            <w:tcW w:w="3418" w:type="dxa"/>
          </w:tcPr>
          <w:p w14:paraId="6FEA6C55" w14:textId="04925D19" w:rsidR="00BB1E4C" w:rsidRPr="00997D17" w:rsidRDefault="00BB1E4C" w:rsidP="00997D17">
            <w:pPr>
              <w:rPr>
                <w:color w:val="000000"/>
                <w:sz w:val="22"/>
                <w:szCs w:val="22"/>
              </w:rPr>
            </w:pPr>
            <w:r w:rsidRPr="00997D17">
              <w:rPr>
                <w:color w:val="000000"/>
                <w:sz w:val="22"/>
                <w:szCs w:val="22"/>
              </w:rPr>
              <w:t>Ngazi ya 1: Maafisa ugani: toeni ushauri kwa wakulima kuhusu matuta, mistari ya nyasi na upandaji miti kwenye miteremko mikali.</w:t>
            </w:r>
            <w:r w:rsidRPr="00997D17">
              <w:rPr>
                <w:color w:val="000000"/>
                <w:sz w:val="22"/>
                <w:szCs w:val="22"/>
              </w:rPr>
              <w:br/>
              <w:t>Ngazi ya 2: Wakulima wa miteremko mikali: tafadhali sitisheni kilimo kwenye miteremko iliyojaa maji.</w:t>
            </w:r>
            <w:r w:rsidRPr="00997D17">
              <w:rPr>
                <w:color w:val="000000"/>
                <w:sz w:val="22"/>
                <w:szCs w:val="22"/>
              </w:rPr>
              <w:br/>
              <w:t>Ngazi ya 3: Maafisa Kilimo wa Wilaya: fanyeni tathmini ya mashamba yaliyofukiwa na toeni taarifa ya hasara kwa Kamati ya Wilaya.</w:t>
            </w:r>
          </w:p>
        </w:tc>
      </w:tr>
      <w:tr w:rsidR="00BB1E4C" w:rsidRPr="00997D17" w14:paraId="7D95404E" w14:textId="77777777" w:rsidTr="00997D17">
        <w:tc>
          <w:tcPr>
            <w:tcW w:w="3417" w:type="dxa"/>
          </w:tcPr>
          <w:p w14:paraId="463D5AAD" w14:textId="7E0A45E5" w:rsidR="00BB1E4C" w:rsidRPr="00997D17" w:rsidRDefault="00BB1E4C" w:rsidP="00997D17">
            <w:pPr>
              <w:rPr>
                <w:color w:val="000000"/>
                <w:sz w:val="22"/>
                <w:szCs w:val="22"/>
              </w:rPr>
            </w:pPr>
            <w:r w:rsidRPr="00997D17">
              <w:rPr>
                <w:color w:val="000000"/>
                <w:sz w:val="22"/>
                <w:szCs w:val="22"/>
              </w:rPr>
              <w:t>Livestock</w:t>
            </w:r>
            <w:r w:rsidRPr="00997D17">
              <w:rPr>
                <w:color w:val="000000"/>
                <w:sz w:val="22"/>
                <w:szCs w:val="22"/>
              </w:rPr>
              <w:br/>
              <w:t>Animals buried or trapped; grazing paths on slopes blocked</w:t>
            </w:r>
          </w:p>
        </w:tc>
        <w:tc>
          <w:tcPr>
            <w:tcW w:w="3417" w:type="dxa"/>
          </w:tcPr>
          <w:p w14:paraId="3ACC6A60" w14:textId="6B285CC6" w:rsidR="00BB1E4C" w:rsidRPr="00997D17" w:rsidRDefault="00BB1E4C" w:rsidP="00997D17">
            <w:pPr>
              <w:rPr>
                <w:color w:val="000000"/>
                <w:sz w:val="22"/>
                <w:szCs w:val="22"/>
              </w:rPr>
            </w:pPr>
            <w:r w:rsidRPr="00997D17">
              <w:rPr>
                <w:color w:val="000000"/>
                <w:sz w:val="22"/>
                <w:szCs w:val="22"/>
              </w:rPr>
              <w:t>Mifugo</w:t>
            </w:r>
            <w:r w:rsidRPr="00997D17">
              <w:rPr>
                <w:color w:val="000000"/>
                <w:sz w:val="22"/>
                <w:szCs w:val="22"/>
              </w:rPr>
              <w:br/>
              <w:t>Mifugo kufukiwa au kukwama; njia za malisho miteremkoni kuzibwa</w:t>
            </w:r>
          </w:p>
        </w:tc>
        <w:tc>
          <w:tcPr>
            <w:tcW w:w="3418" w:type="dxa"/>
          </w:tcPr>
          <w:p w14:paraId="4F19C24F" w14:textId="5CE85973" w:rsidR="00BB1E4C" w:rsidRPr="00997D17" w:rsidRDefault="00BB1E4C" w:rsidP="00997D17">
            <w:pPr>
              <w:rPr>
                <w:color w:val="000000"/>
                <w:sz w:val="22"/>
                <w:szCs w:val="22"/>
              </w:rPr>
            </w:pPr>
            <w:r w:rsidRPr="00997D17">
              <w:rPr>
                <w:color w:val="000000"/>
                <w:sz w:val="22"/>
                <w:szCs w:val="22"/>
              </w:rPr>
              <w:t>Level 1: Livestock officers: advise keepers not to keep animals below steep slopes or in gullies.</w:t>
            </w:r>
            <w:r w:rsidRPr="00997D17">
              <w:rPr>
                <w:color w:val="000000"/>
                <w:sz w:val="22"/>
                <w:szCs w:val="22"/>
              </w:rPr>
              <w:br/>
              <w:t>Level 2: Livestock keepers: please move animals away from slopes and gullies.</w:t>
            </w:r>
            <w:r w:rsidRPr="00997D17">
              <w:rPr>
                <w:color w:val="000000"/>
                <w:sz w:val="22"/>
                <w:szCs w:val="22"/>
              </w:rPr>
              <w:br/>
              <w:t xml:space="preserve">Level 3: District Livestock </w:t>
            </w:r>
            <w:r w:rsidRPr="00997D17">
              <w:rPr>
                <w:color w:val="000000"/>
                <w:sz w:val="22"/>
                <w:szCs w:val="22"/>
              </w:rPr>
              <w:lastRenderedPageBreak/>
              <w:t>Officers: assess losses and supervise safe disposal of carcasses.</w:t>
            </w:r>
          </w:p>
        </w:tc>
        <w:tc>
          <w:tcPr>
            <w:tcW w:w="3418" w:type="dxa"/>
          </w:tcPr>
          <w:p w14:paraId="2A403DF2" w14:textId="502A975F" w:rsidR="00BB1E4C" w:rsidRPr="00997D17" w:rsidRDefault="00BB1E4C" w:rsidP="00997D17">
            <w:pPr>
              <w:rPr>
                <w:color w:val="000000"/>
                <w:sz w:val="22"/>
                <w:szCs w:val="22"/>
              </w:rPr>
            </w:pPr>
            <w:r w:rsidRPr="00997D17">
              <w:rPr>
                <w:color w:val="000000"/>
                <w:sz w:val="22"/>
                <w:szCs w:val="22"/>
              </w:rPr>
              <w:lastRenderedPageBreak/>
              <w:t>Ngazi ya 1: Maafisa mifugo: toeni ushauri kwa wafugaji kutoweka mifugo chini ya miteremko mikali wala makorongoni.</w:t>
            </w:r>
            <w:r w:rsidRPr="00997D17">
              <w:rPr>
                <w:color w:val="000000"/>
                <w:sz w:val="22"/>
                <w:szCs w:val="22"/>
              </w:rPr>
              <w:br/>
              <w:t>Ngazi ya 2: Wafugaji: tafadhali hamisheni mifugo mbali na miteremko na makorongo.</w:t>
            </w:r>
            <w:r w:rsidRPr="00997D17">
              <w:rPr>
                <w:color w:val="000000"/>
                <w:sz w:val="22"/>
                <w:szCs w:val="22"/>
              </w:rPr>
              <w:br/>
            </w:r>
            <w:r w:rsidRPr="00997D17">
              <w:rPr>
                <w:color w:val="000000"/>
                <w:sz w:val="22"/>
                <w:szCs w:val="22"/>
              </w:rPr>
              <w:lastRenderedPageBreak/>
              <w:t>Ngazi ya 3: Maafisa Mifugo wa Wilaya: fanyeni tathmini ya hasara na simamieni uteketezaji salama wa mizoga.</w:t>
            </w:r>
          </w:p>
        </w:tc>
      </w:tr>
      <w:tr w:rsidR="00BB1E4C" w:rsidRPr="00997D17" w14:paraId="0657B7BB" w14:textId="77777777" w:rsidTr="00997D17">
        <w:tc>
          <w:tcPr>
            <w:tcW w:w="3417" w:type="dxa"/>
          </w:tcPr>
          <w:p w14:paraId="61D0F6E8" w14:textId="0CFDEEBB" w:rsidR="00BB1E4C" w:rsidRPr="00997D17" w:rsidRDefault="00BB1E4C" w:rsidP="00997D17">
            <w:pPr>
              <w:rPr>
                <w:color w:val="000000"/>
                <w:sz w:val="22"/>
                <w:szCs w:val="22"/>
              </w:rPr>
            </w:pPr>
            <w:r w:rsidRPr="00997D17">
              <w:rPr>
                <w:color w:val="000000"/>
                <w:sz w:val="22"/>
                <w:szCs w:val="22"/>
              </w:rPr>
              <w:lastRenderedPageBreak/>
              <w:t>Water and sanitation</w:t>
            </w:r>
            <w:r w:rsidRPr="00997D17">
              <w:rPr>
                <w:color w:val="000000"/>
                <w:sz w:val="22"/>
                <w:szCs w:val="22"/>
              </w:rPr>
              <w:br/>
              <w:t>Springs, intakes and pipelines on slopes buried or broken</w:t>
            </w:r>
          </w:p>
        </w:tc>
        <w:tc>
          <w:tcPr>
            <w:tcW w:w="3417" w:type="dxa"/>
          </w:tcPr>
          <w:p w14:paraId="289D04D0" w14:textId="04BC3FE6" w:rsidR="00BB1E4C" w:rsidRPr="00997D17" w:rsidRDefault="00BB1E4C" w:rsidP="00997D17">
            <w:pPr>
              <w:rPr>
                <w:color w:val="000000"/>
                <w:sz w:val="22"/>
                <w:szCs w:val="22"/>
              </w:rPr>
            </w:pPr>
            <w:r w:rsidRPr="00997D17">
              <w:rPr>
                <w:color w:val="000000"/>
                <w:sz w:val="22"/>
                <w:szCs w:val="22"/>
              </w:rPr>
              <w:t>Maji na usafi wa mazingira</w:t>
            </w:r>
            <w:r w:rsidRPr="00997D17">
              <w:rPr>
                <w:color w:val="000000"/>
                <w:sz w:val="22"/>
                <w:szCs w:val="22"/>
              </w:rPr>
              <w:br/>
              <w:t>Chemchemi, vituo vya kuchukulia maji na mabomba ya miteremkoni kufukiwa au kuvunjika</w:t>
            </w:r>
          </w:p>
        </w:tc>
        <w:tc>
          <w:tcPr>
            <w:tcW w:w="3418" w:type="dxa"/>
          </w:tcPr>
          <w:p w14:paraId="2ACE73EF" w14:textId="2D704B43" w:rsidR="00BB1E4C" w:rsidRPr="00997D17" w:rsidRDefault="00BB1E4C" w:rsidP="00997D17">
            <w:pPr>
              <w:rPr>
                <w:color w:val="000000"/>
                <w:sz w:val="22"/>
                <w:szCs w:val="22"/>
              </w:rPr>
            </w:pPr>
            <w:r w:rsidRPr="00997D17">
              <w:rPr>
                <w:color w:val="000000"/>
                <w:sz w:val="22"/>
                <w:szCs w:val="22"/>
              </w:rPr>
              <w:t>Level 1: RUWASA and water authorities: inspect intakes and pipelines crossing unstable slopes.</w:t>
            </w:r>
            <w:r w:rsidRPr="00997D17">
              <w:rPr>
                <w:color w:val="000000"/>
                <w:sz w:val="22"/>
                <w:szCs w:val="22"/>
              </w:rPr>
              <w:br/>
              <w:t>Level 2: Water authorities: advise communities to boil or treat water where supply is affected.</w:t>
            </w:r>
            <w:r w:rsidRPr="00997D17">
              <w:rPr>
                <w:color w:val="000000"/>
                <w:sz w:val="22"/>
                <w:szCs w:val="22"/>
              </w:rPr>
              <w:br/>
              <w:t>Level 3: District Committees and water authorities: supply safe water and repair priority schemes.</w:t>
            </w:r>
          </w:p>
        </w:tc>
        <w:tc>
          <w:tcPr>
            <w:tcW w:w="3418" w:type="dxa"/>
          </w:tcPr>
          <w:p w14:paraId="4D425F88" w14:textId="60E35799" w:rsidR="00BB1E4C" w:rsidRPr="00997D17" w:rsidRDefault="00BB1E4C" w:rsidP="00997D17">
            <w:pPr>
              <w:rPr>
                <w:color w:val="000000"/>
                <w:sz w:val="22"/>
                <w:szCs w:val="22"/>
              </w:rPr>
            </w:pPr>
            <w:r w:rsidRPr="00997D17">
              <w:rPr>
                <w:color w:val="000000"/>
                <w:sz w:val="22"/>
                <w:szCs w:val="22"/>
              </w:rPr>
              <w:t>Ngazi ya 1: RUWASA na mamlaka za maji: kagueni vituo vya kuchukulia maji na mabomba yanayopita kwenye miteremko isiyo imara.</w:t>
            </w:r>
            <w:r w:rsidRPr="00997D17">
              <w:rPr>
                <w:color w:val="000000"/>
                <w:sz w:val="22"/>
                <w:szCs w:val="22"/>
              </w:rPr>
              <w:br/>
              <w:t>Ngazi ya 2: Mamlaka za maji: shaurini jamii kuchemsha au kutibu maji pale huduma ilipoathirika.</w:t>
            </w:r>
            <w:r w:rsidRPr="00997D17">
              <w:rPr>
                <w:color w:val="000000"/>
                <w:sz w:val="22"/>
                <w:szCs w:val="22"/>
              </w:rPr>
              <w:br/>
              <w:t>Ngazi ya 3: Kamati za Wilaya na mamlaka za maji: sambazeni maji safi na karabatini miradi ya kipaumbele.</w:t>
            </w:r>
          </w:p>
        </w:tc>
      </w:tr>
      <w:tr w:rsidR="00BB1E4C" w:rsidRPr="00997D17" w14:paraId="3BEB7040" w14:textId="77777777" w:rsidTr="00997D17">
        <w:tc>
          <w:tcPr>
            <w:tcW w:w="3417" w:type="dxa"/>
          </w:tcPr>
          <w:p w14:paraId="6E3033CF" w14:textId="0CA474A2" w:rsidR="00BB1E4C" w:rsidRPr="00997D17" w:rsidRDefault="00BB1E4C" w:rsidP="00997D17">
            <w:pPr>
              <w:rPr>
                <w:color w:val="000000"/>
                <w:sz w:val="22"/>
                <w:szCs w:val="22"/>
              </w:rPr>
            </w:pPr>
            <w:r w:rsidRPr="00997D17">
              <w:rPr>
                <w:color w:val="000000"/>
                <w:sz w:val="22"/>
                <w:szCs w:val="22"/>
              </w:rPr>
              <w:t>Health</w:t>
            </w:r>
            <w:r w:rsidRPr="00997D17">
              <w:rPr>
                <w:color w:val="000000"/>
                <w:sz w:val="22"/>
                <w:szCs w:val="22"/>
              </w:rPr>
              <w:br/>
              <w:t>Deaths and crush injuries; health facilities cut off</w:t>
            </w:r>
          </w:p>
        </w:tc>
        <w:tc>
          <w:tcPr>
            <w:tcW w:w="3417" w:type="dxa"/>
          </w:tcPr>
          <w:p w14:paraId="4A4072DA" w14:textId="1C1B1B7C" w:rsidR="00BB1E4C" w:rsidRPr="00997D17" w:rsidRDefault="00BB1E4C" w:rsidP="00997D17">
            <w:pPr>
              <w:rPr>
                <w:color w:val="000000"/>
                <w:sz w:val="22"/>
                <w:szCs w:val="22"/>
              </w:rPr>
            </w:pPr>
            <w:r w:rsidRPr="00997D17">
              <w:rPr>
                <w:color w:val="000000"/>
                <w:sz w:val="22"/>
                <w:szCs w:val="22"/>
              </w:rPr>
              <w:t>Afya</w:t>
            </w:r>
            <w:r w:rsidRPr="00997D17">
              <w:rPr>
                <w:color w:val="000000"/>
                <w:sz w:val="22"/>
                <w:szCs w:val="22"/>
              </w:rPr>
              <w:br/>
              <w:t>Vifo na majeraha ya kufinywa; vituo vya afya kutofikika</w:t>
            </w:r>
          </w:p>
        </w:tc>
        <w:tc>
          <w:tcPr>
            <w:tcW w:w="3418" w:type="dxa"/>
          </w:tcPr>
          <w:p w14:paraId="2582E957" w14:textId="52BBA8FB" w:rsidR="00BB1E4C" w:rsidRPr="00997D17" w:rsidRDefault="00BB1E4C" w:rsidP="00997D17">
            <w:pPr>
              <w:rPr>
                <w:color w:val="000000"/>
                <w:sz w:val="22"/>
                <w:szCs w:val="22"/>
              </w:rPr>
            </w:pPr>
            <w:r w:rsidRPr="00997D17">
              <w:rPr>
                <w:color w:val="000000"/>
                <w:sz w:val="22"/>
                <w:szCs w:val="22"/>
              </w:rPr>
              <w:t>Level 1: District Health Management Teams: prepare first-aid and trauma supplies in landslide-prone areas.</w:t>
            </w:r>
            <w:r w:rsidRPr="00997D17">
              <w:rPr>
                <w:color w:val="000000"/>
                <w:sz w:val="22"/>
                <w:szCs w:val="22"/>
              </w:rPr>
              <w:br/>
              <w:t>Level 2: Health facilities: prepare to receive injured people and arrange referral transport.</w:t>
            </w:r>
            <w:r w:rsidRPr="00997D17">
              <w:rPr>
                <w:color w:val="000000"/>
                <w:sz w:val="22"/>
                <w:szCs w:val="22"/>
              </w:rPr>
              <w:br/>
              <w:t>Level 3: Health authorities: send mobile teams to cut-off communities and provide psychosocial support.</w:t>
            </w:r>
          </w:p>
        </w:tc>
        <w:tc>
          <w:tcPr>
            <w:tcW w:w="3418" w:type="dxa"/>
          </w:tcPr>
          <w:p w14:paraId="2A3E87C6" w14:textId="544BE541" w:rsidR="00BB1E4C" w:rsidRPr="00997D17" w:rsidRDefault="00BB1E4C" w:rsidP="00997D17">
            <w:pPr>
              <w:rPr>
                <w:color w:val="000000"/>
                <w:sz w:val="22"/>
                <w:szCs w:val="22"/>
              </w:rPr>
            </w:pPr>
            <w:r w:rsidRPr="00997D17">
              <w:rPr>
                <w:color w:val="000000"/>
                <w:sz w:val="22"/>
                <w:szCs w:val="22"/>
              </w:rPr>
              <w:t>Ngazi ya 1: Timu za Uendeshaji wa Huduma za Afya za Wilaya: andaeni vifaa vya huduma ya kwanza na majeraha katika maeneo hatarishi ya maporomoko.</w:t>
            </w:r>
            <w:r w:rsidRPr="00997D17">
              <w:rPr>
                <w:color w:val="000000"/>
                <w:sz w:val="22"/>
                <w:szCs w:val="22"/>
              </w:rPr>
              <w:br/>
              <w:t>Ngazi ya 2: Vituo vya afya: jiandaeni kupokea majeruhi na pangeni usafiri wa rufaa.</w:t>
            </w:r>
            <w:r w:rsidRPr="00997D17">
              <w:rPr>
                <w:color w:val="000000"/>
                <w:sz w:val="22"/>
                <w:szCs w:val="22"/>
              </w:rPr>
              <w:br/>
              <w:t>Ngazi ya 3: Mamlaka za afya: pelekeni timu za mkoba kwenye jamii zisizofikika na toeni msaada wa kisaikolojia.</w:t>
            </w:r>
          </w:p>
        </w:tc>
      </w:tr>
      <w:tr w:rsidR="00BB1E4C" w:rsidRPr="00997D17" w14:paraId="024A39FF" w14:textId="77777777" w:rsidTr="00997D17">
        <w:tc>
          <w:tcPr>
            <w:tcW w:w="3417" w:type="dxa"/>
          </w:tcPr>
          <w:p w14:paraId="523E1F5D" w14:textId="7EA6CA52" w:rsidR="00BB1E4C" w:rsidRPr="00997D17" w:rsidRDefault="00BB1E4C" w:rsidP="00997D17">
            <w:pPr>
              <w:rPr>
                <w:color w:val="000000"/>
                <w:sz w:val="22"/>
                <w:szCs w:val="22"/>
              </w:rPr>
            </w:pPr>
            <w:r w:rsidRPr="00997D17">
              <w:rPr>
                <w:color w:val="000000"/>
                <w:sz w:val="22"/>
                <w:szCs w:val="22"/>
              </w:rPr>
              <w:t>Transport: mountain roads and bridges</w:t>
            </w:r>
            <w:r w:rsidRPr="00997D17">
              <w:rPr>
                <w:color w:val="000000"/>
                <w:sz w:val="22"/>
                <w:szCs w:val="22"/>
              </w:rPr>
              <w:br/>
              <w:t>Roads blocked by mud and rocks; bridges and culverts destroyed; communities cut off</w:t>
            </w:r>
          </w:p>
        </w:tc>
        <w:tc>
          <w:tcPr>
            <w:tcW w:w="3417" w:type="dxa"/>
          </w:tcPr>
          <w:p w14:paraId="34462401" w14:textId="5FACB894" w:rsidR="00BB1E4C" w:rsidRPr="00997D17" w:rsidRDefault="00BB1E4C" w:rsidP="00997D17">
            <w:pPr>
              <w:rPr>
                <w:color w:val="000000"/>
                <w:sz w:val="22"/>
                <w:szCs w:val="22"/>
              </w:rPr>
            </w:pPr>
            <w:r w:rsidRPr="00997D17">
              <w:rPr>
                <w:color w:val="000000"/>
                <w:sz w:val="22"/>
                <w:szCs w:val="22"/>
              </w:rPr>
              <w:t>Usafirishaji: barabara za milimani na madaraja</w:t>
            </w:r>
            <w:r w:rsidRPr="00997D17">
              <w:rPr>
                <w:color w:val="000000"/>
                <w:sz w:val="22"/>
                <w:szCs w:val="22"/>
              </w:rPr>
              <w:br/>
              <w:t>Barabara kuzibwa na tope na mawe; madaraja na makalavati kuharibika; jamii kukosa mawasiliano ya barabara</w:t>
            </w:r>
          </w:p>
        </w:tc>
        <w:tc>
          <w:tcPr>
            <w:tcW w:w="3418" w:type="dxa"/>
          </w:tcPr>
          <w:p w14:paraId="01DFFF74" w14:textId="161C7ACF" w:rsidR="00BB1E4C" w:rsidRPr="00997D17" w:rsidRDefault="00BB1E4C" w:rsidP="00997D17">
            <w:pPr>
              <w:rPr>
                <w:color w:val="000000"/>
                <w:sz w:val="22"/>
                <w:szCs w:val="22"/>
              </w:rPr>
            </w:pPr>
            <w:r w:rsidRPr="00997D17">
              <w:rPr>
                <w:color w:val="000000"/>
                <w:sz w:val="22"/>
                <w:szCs w:val="22"/>
              </w:rPr>
              <w:t>Level 1: TANROADS and TARURA: clear culverts and drains on mountain roads and mark rockfall areas.</w:t>
            </w:r>
            <w:r w:rsidRPr="00997D17">
              <w:rPr>
                <w:color w:val="000000"/>
                <w:sz w:val="22"/>
                <w:szCs w:val="22"/>
              </w:rPr>
              <w:br/>
              <w:t xml:space="preserve">Level 2: TANROADS, TARURA and the Traffic Police: close unsafe mountain roads and </w:t>
            </w:r>
            <w:r w:rsidRPr="00997D17">
              <w:rPr>
                <w:color w:val="000000"/>
                <w:sz w:val="22"/>
                <w:szCs w:val="22"/>
              </w:rPr>
              <w:lastRenderedPageBreak/>
              <w:t>announce diversions.</w:t>
            </w:r>
            <w:r w:rsidRPr="00997D17">
              <w:rPr>
                <w:color w:val="000000"/>
                <w:sz w:val="22"/>
                <w:szCs w:val="22"/>
              </w:rPr>
              <w:br/>
              <w:t>Level 3: TANROADS and TARURA: clear access routes for rescue teams as a priority.</w:t>
            </w:r>
          </w:p>
        </w:tc>
        <w:tc>
          <w:tcPr>
            <w:tcW w:w="3418" w:type="dxa"/>
          </w:tcPr>
          <w:p w14:paraId="0957A464" w14:textId="61199FA0" w:rsidR="00BB1E4C" w:rsidRPr="00997D17" w:rsidRDefault="00BB1E4C" w:rsidP="00997D17">
            <w:pPr>
              <w:rPr>
                <w:color w:val="000000"/>
                <w:sz w:val="22"/>
                <w:szCs w:val="22"/>
              </w:rPr>
            </w:pPr>
            <w:r w:rsidRPr="00997D17">
              <w:rPr>
                <w:color w:val="000000"/>
                <w:sz w:val="22"/>
                <w:szCs w:val="22"/>
              </w:rPr>
              <w:lastRenderedPageBreak/>
              <w:t>Ngazi ya 1: TANROADS na TARURA: safisheni makalavati na mitaro ya barabara za milimani na wekeni alama maeneo ya mawe kuanguka.</w:t>
            </w:r>
            <w:r w:rsidRPr="00997D17">
              <w:rPr>
                <w:color w:val="000000"/>
                <w:sz w:val="22"/>
                <w:szCs w:val="22"/>
              </w:rPr>
              <w:br/>
              <w:t xml:space="preserve">Ngazi ya 2: TANROADS, TARURA na Polisi wa Usalama </w:t>
            </w:r>
            <w:r w:rsidRPr="00997D17">
              <w:rPr>
                <w:color w:val="000000"/>
                <w:sz w:val="22"/>
                <w:szCs w:val="22"/>
              </w:rPr>
              <w:lastRenderedPageBreak/>
              <w:t>Barabarani: fungeni barabara za milimani zisizo salama na tangazeni njia mbadala.</w:t>
            </w:r>
            <w:r w:rsidRPr="00997D17">
              <w:rPr>
                <w:color w:val="000000"/>
                <w:sz w:val="22"/>
                <w:szCs w:val="22"/>
              </w:rPr>
              <w:br/>
              <w:t>Ngazi ya 3: TANROADS na TARURA: fungueni njia za kuzifikia timu za uokoaji kwa kipaumbele.</w:t>
            </w:r>
          </w:p>
        </w:tc>
      </w:tr>
      <w:tr w:rsidR="00BB1E4C" w:rsidRPr="00997D17" w14:paraId="2A26250B" w14:textId="77777777" w:rsidTr="00997D17">
        <w:tc>
          <w:tcPr>
            <w:tcW w:w="3417" w:type="dxa"/>
          </w:tcPr>
          <w:p w14:paraId="749F8F71" w14:textId="2F0DA607" w:rsidR="00BB1E4C" w:rsidRPr="00997D17" w:rsidRDefault="00BB1E4C" w:rsidP="00997D17">
            <w:pPr>
              <w:rPr>
                <w:color w:val="000000"/>
                <w:sz w:val="22"/>
                <w:szCs w:val="22"/>
              </w:rPr>
            </w:pPr>
            <w:r w:rsidRPr="00997D17">
              <w:rPr>
                <w:color w:val="000000"/>
                <w:sz w:val="22"/>
                <w:szCs w:val="22"/>
              </w:rPr>
              <w:lastRenderedPageBreak/>
              <w:t>Housing and human settlements</w:t>
            </w:r>
            <w:r w:rsidRPr="00997D17">
              <w:rPr>
                <w:color w:val="000000"/>
                <w:sz w:val="22"/>
                <w:szCs w:val="22"/>
              </w:rPr>
              <w:br/>
              <w:t>Homes on slopes and at the foot of mountains buried; cracked houses unsafe</w:t>
            </w:r>
          </w:p>
        </w:tc>
        <w:tc>
          <w:tcPr>
            <w:tcW w:w="3417" w:type="dxa"/>
          </w:tcPr>
          <w:p w14:paraId="284ECC42" w14:textId="39A71969" w:rsidR="00BB1E4C" w:rsidRPr="00997D17" w:rsidRDefault="00BB1E4C" w:rsidP="00997D17">
            <w:pPr>
              <w:rPr>
                <w:color w:val="000000"/>
                <w:sz w:val="22"/>
                <w:szCs w:val="22"/>
              </w:rPr>
            </w:pPr>
            <w:r w:rsidRPr="00997D17">
              <w:rPr>
                <w:color w:val="000000"/>
                <w:sz w:val="22"/>
                <w:szCs w:val="22"/>
              </w:rPr>
              <w:t>Makazi</w:t>
            </w:r>
            <w:r w:rsidRPr="00997D17">
              <w:rPr>
                <w:color w:val="000000"/>
                <w:sz w:val="22"/>
                <w:szCs w:val="22"/>
              </w:rPr>
              <w:br/>
              <w:t>Makazi ya miteremkoni na chini ya milima kufukiwa; nyumba zenye nyufa kutokuwa salama</w:t>
            </w:r>
          </w:p>
        </w:tc>
        <w:tc>
          <w:tcPr>
            <w:tcW w:w="3418" w:type="dxa"/>
          </w:tcPr>
          <w:p w14:paraId="71FEBA58" w14:textId="77E21F2D" w:rsidR="00BB1E4C" w:rsidRPr="00997D17" w:rsidRDefault="00BB1E4C" w:rsidP="00997D17">
            <w:pPr>
              <w:rPr>
                <w:color w:val="000000"/>
                <w:sz w:val="22"/>
                <w:szCs w:val="22"/>
              </w:rPr>
            </w:pPr>
            <w:r w:rsidRPr="00997D17">
              <w:rPr>
                <w:color w:val="000000"/>
                <w:sz w:val="22"/>
                <w:szCs w:val="22"/>
              </w:rPr>
              <w:t>Level 1: Local Government Authorities: identify households on unstable slopes and along stream channels.</w:t>
            </w:r>
            <w:r w:rsidRPr="00997D17">
              <w:rPr>
                <w:color w:val="000000"/>
                <w:sz w:val="22"/>
                <w:szCs w:val="22"/>
              </w:rPr>
              <w:br/>
              <w:t>Level 2: Ward and Village Committees: help households on unstable slopes move early to safe places.</w:t>
            </w:r>
            <w:r w:rsidRPr="00997D17">
              <w:rPr>
                <w:color w:val="000000"/>
                <w:sz w:val="22"/>
                <w:szCs w:val="22"/>
              </w:rPr>
              <w:br/>
              <w:t>Level 3: District Committees: register displaced households, manage shelters and stop rebuilding in high-risk zones.</w:t>
            </w:r>
          </w:p>
        </w:tc>
        <w:tc>
          <w:tcPr>
            <w:tcW w:w="3418" w:type="dxa"/>
          </w:tcPr>
          <w:p w14:paraId="543FAEEA" w14:textId="12FAA3DF" w:rsidR="00BB1E4C" w:rsidRPr="00997D17" w:rsidRDefault="00BB1E4C" w:rsidP="00997D17">
            <w:pPr>
              <w:rPr>
                <w:color w:val="000000"/>
                <w:sz w:val="22"/>
                <w:szCs w:val="22"/>
              </w:rPr>
            </w:pPr>
            <w:r w:rsidRPr="00997D17">
              <w:rPr>
                <w:color w:val="000000"/>
                <w:sz w:val="22"/>
                <w:szCs w:val="22"/>
              </w:rPr>
              <w:t>Ngazi ya 1: Mamlaka za Serikali za Mitaa: tambueni kaya zilizo kwenye miteremko isiyo imara na kando ya mikondo ya vijito.</w:t>
            </w:r>
            <w:r w:rsidRPr="00997D17">
              <w:rPr>
                <w:color w:val="000000"/>
                <w:sz w:val="22"/>
                <w:szCs w:val="22"/>
              </w:rPr>
              <w:br/>
              <w:t>Ngazi ya 2: Kamati za Kata na Vijiji: saidieni kaya za miteremko isiyo imara kuhamia maeneo salama mapema.</w:t>
            </w:r>
            <w:r w:rsidRPr="00997D17">
              <w:rPr>
                <w:color w:val="000000"/>
                <w:sz w:val="22"/>
                <w:szCs w:val="22"/>
              </w:rPr>
              <w:br/>
              <w:t>Ngazi ya 3: Kamati za Wilaya: sajilini kaya zilizokosa makazi, simamieni makazi ya muda na zuieni ujenzi upya katika maeneo hatarishi.</w:t>
            </w:r>
          </w:p>
        </w:tc>
      </w:tr>
      <w:tr w:rsidR="00BB1E4C" w:rsidRPr="00997D17" w14:paraId="25A45CA9" w14:textId="77777777" w:rsidTr="00997D17">
        <w:tc>
          <w:tcPr>
            <w:tcW w:w="3417" w:type="dxa"/>
          </w:tcPr>
          <w:p w14:paraId="1467EF44" w14:textId="346D556A" w:rsidR="00BB1E4C" w:rsidRPr="00997D17" w:rsidRDefault="00BB1E4C" w:rsidP="00997D17">
            <w:pPr>
              <w:rPr>
                <w:color w:val="000000"/>
                <w:sz w:val="22"/>
                <w:szCs w:val="22"/>
              </w:rPr>
            </w:pPr>
            <w:r w:rsidRPr="00997D17">
              <w:rPr>
                <w:color w:val="000000"/>
                <w:sz w:val="22"/>
                <w:szCs w:val="22"/>
              </w:rPr>
              <w:t>Education</w:t>
            </w:r>
            <w:r w:rsidRPr="00997D17">
              <w:rPr>
                <w:color w:val="000000"/>
                <w:sz w:val="22"/>
                <w:szCs w:val="22"/>
              </w:rPr>
              <w:br/>
              <w:t>Schools on or below slopes at risk; routes to school blocked</w:t>
            </w:r>
          </w:p>
        </w:tc>
        <w:tc>
          <w:tcPr>
            <w:tcW w:w="3417" w:type="dxa"/>
          </w:tcPr>
          <w:p w14:paraId="7252B621" w14:textId="61728E36" w:rsidR="00BB1E4C" w:rsidRPr="00997D17" w:rsidRDefault="00BB1E4C" w:rsidP="00997D17">
            <w:pPr>
              <w:rPr>
                <w:color w:val="000000"/>
                <w:sz w:val="22"/>
                <w:szCs w:val="22"/>
              </w:rPr>
            </w:pPr>
            <w:r w:rsidRPr="00997D17">
              <w:rPr>
                <w:color w:val="000000"/>
                <w:sz w:val="22"/>
                <w:szCs w:val="22"/>
              </w:rPr>
              <w:t>Elimu</w:t>
            </w:r>
            <w:r w:rsidRPr="00997D17">
              <w:rPr>
                <w:color w:val="000000"/>
                <w:sz w:val="22"/>
                <w:szCs w:val="22"/>
              </w:rPr>
              <w:br/>
              <w:t>Shule zilizo miteremkoni au chini yake kuwa hatarini; njia za kwenda shule kuzibwa</w:t>
            </w:r>
          </w:p>
        </w:tc>
        <w:tc>
          <w:tcPr>
            <w:tcW w:w="3418" w:type="dxa"/>
          </w:tcPr>
          <w:p w14:paraId="6A21F331" w14:textId="15D43ED7" w:rsidR="00BB1E4C" w:rsidRPr="00997D17" w:rsidRDefault="00BB1E4C" w:rsidP="00997D17">
            <w:pPr>
              <w:rPr>
                <w:color w:val="000000"/>
                <w:sz w:val="22"/>
                <w:szCs w:val="22"/>
              </w:rPr>
            </w:pPr>
            <w:r w:rsidRPr="00997D17">
              <w:rPr>
                <w:color w:val="000000"/>
                <w:sz w:val="22"/>
                <w:szCs w:val="22"/>
              </w:rPr>
              <w:t>Level 1: School heads: report cracks on school grounds and identify routes along slopes.</w:t>
            </w:r>
            <w:r w:rsidRPr="00997D17">
              <w:rPr>
                <w:color w:val="000000"/>
                <w:sz w:val="22"/>
                <w:szCs w:val="22"/>
              </w:rPr>
              <w:br/>
              <w:t>Level 2: District Education Offices: advise on temporary relocation of pupils from schools at risk.</w:t>
            </w:r>
            <w:r w:rsidRPr="00997D17">
              <w:rPr>
                <w:color w:val="000000"/>
                <w:sz w:val="22"/>
                <w:szCs w:val="22"/>
              </w:rPr>
              <w:br/>
              <w:t>Level 3: District Education Offices: keep affected schools closed until engineers confirm they are safe.</w:t>
            </w:r>
          </w:p>
        </w:tc>
        <w:tc>
          <w:tcPr>
            <w:tcW w:w="3418" w:type="dxa"/>
          </w:tcPr>
          <w:p w14:paraId="337B8B86" w14:textId="40EBB9D3" w:rsidR="00BB1E4C" w:rsidRPr="00997D17" w:rsidRDefault="00BB1E4C" w:rsidP="00997D17">
            <w:pPr>
              <w:rPr>
                <w:color w:val="000000"/>
                <w:sz w:val="22"/>
                <w:szCs w:val="22"/>
              </w:rPr>
            </w:pPr>
            <w:r w:rsidRPr="00997D17">
              <w:rPr>
                <w:color w:val="000000"/>
                <w:sz w:val="22"/>
                <w:szCs w:val="22"/>
              </w:rPr>
              <w:t>Ngazi ya 1: Wakuu wa shule: toeni taarifa ya nyufa katika maeneo ya shule na bainisheni njia zinazopita miteremkoni.</w:t>
            </w:r>
            <w:r w:rsidRPr="00997D17">
              <w:rPr>
                <w:color w:val="000000"/>
                <w:sz w:val="22"/>
                <w:szCs w:val="22"/>
              </w:rPr>
              <w:br/>
              <w:t>Ngazi ya 2: Ofisi za Elimu za Wilaya: toeni ushauri kuhusu kuhamisha kwa muda wanafunzi wa shule zilizo hatarini.</w:t>
            </w:r>
            <w:r w:rsidRPr="00997D17">
              <w:rPr>
                <w:color w:val="000000"/>
                <w:sz w:val="22"/>
                <w:szCs w:val="22"/>
              </w:rPr>
              <w:br/>
              <w:t>Ngazi ya 3: Ofisi za Elimu za Wilaya: shule zilizoathirika zibaki zimefungwa hadi wahandisi wathibitishe usalama wake.</w:t>
            </w:r>
          </w:p>
        </w:tc>
      </w:tr>
      <w:tr w:rsidR="00BB1E4C" w:rsidRPr="00997D17" w14:paraId="0A883730" w14:textId="77777777" w:rsidTr="00997D17">
        <w:tc>
          <w:tcPr>
            <w:tcW w:w="3417" w:type="dxa"/>
          </w:tcPr>
          <w:p w14:paraId="2D839617" w14:textId="2E44A999" w:rsidR="00BB1E4C" w:rsidRPr="00997D17" w:rsidRDefault="00BB1E4C" w:rsidP="00997D17">
            <w:pPr>
              <w:rPr>
                <w:color w:val="000000"/>
                <w:sz w:val="22"/>
                <w:szCs w:val="22"/>
              </w:rPr>
            </w:pPr>
            <w:r w:rsidRPr="00997D17">
              <w:rPr>
                <w:color w:val="000000"/>
                <w:sz w:val="22"/>
                <w:szCs w:val="22"/>
              </w:rPr>
              <w:t>Energy</w:t>
            </w:r>
            <w:r w:rsidRPr="00997D17">
              <w:rPr>
                <w:color w:val="000000"/>
                <w:sz w:val="22"/>
                <w:szCs w:val="22"/>
              </w:rPr>
              <w:br/>
              <w:t>Poles and lines carried away; small hydropower schemes damaged</w:t>
            </w:r>
          </w:p>
        </w:tc>
        <w:tc>
          <w:tcPr>
            <w:tcW w:w="3417" w:type="dxa"/>
          </w:tcPr>
          <w:p w14:paraId="2C21A9E7" w14:textId="1B2B132C" w:rsidR="00BB1E4C" w:rsidRPr="00997D17" w:rsidRDefault="00BB1E4C" w:rsidP="00997D17">
            <w:pPr>
              <w:rPr>
                <w:color w:val="000000"/>
                <w:sz w:val="22"/>
                <w:szCs w:val="22"/>
              </w:rPr>
            </w:pPr>
            <w:r w:rsidRPr="00997D17">
              <w:rPr>
                <w:color w:val="000000"/>
                <w:sz w:val="22"/>
                <w:szCs w:val="22"/>
              </w:rPr>
              <w:t>Nishati</w:t>
            </w:r>
            <w:r w:rsidRPr="00997D17">
              <w:rPr>
                <w:color w:val="000000"/>
                <w:sz w:val="22"/>
                <w:szCs w:val="22"/>
              </w:rPr>
              <w:br/>
              <w:t>Nguzo na nyaya kusombwa; miradi midogo ya umeme wa maji kuharibika</w:t>
            </w:r>
          </w:p>
        </w:tc>
        <w:tc>
          <w:tcPr>
            <w:tcW w:w="3418" w:type="dxa"/>
          </w:tcPr>
          <w:p w14:paraId="227FC994" w14:textId="5E8B487D" w:rsidR="00BB1E4C" w:rsidRPr="00997D17" w:rsidRDefault="00BB1E4C" w:rsidP="00997D17">
            <w:pPr>
              <w:rPr>
                <w:color w:val="000000"/>
                <w:sz w:val="22"/>
                <w:szCs w:val="22"/>
              </w:rPr>
            </w:pPr>
            <w:r w:rsidRPr="00997D17">
              <w:rPr>
                <w:color w:val="000000"/>
                <w:sz w:val="22"/>
                <w:szCs w:val="22"/>
              </w:rPr>
              <w:t>Level 1: TANESCO: inspect poles and lines on unstable slopes.</w:t>
            </w:r>
            <w:r w:rsidRPr="00997D17">
              <w:rPr>
                <w:color w:val="000000"/>
                <w:sz w:val="22"/>
                <w:szCs w:val="22"/>
              </w:rPr>
              <w:br/>
              <w:t xml:space="preserve">Level 2: TANESCO: switch off power to lines in landslide areas </w:t>
            </w:r>
            <w:r w:rsidRPr="00997D17">
              <w:rPr>
                <w:color w:val="000000"/>
                <w:sz w:val="22"/>
                <w:szCs w:val="22"/>
              </w:rPr>
              <w:lastRenderedPageBreak/>
              <w:t>when needed.</w:t>
            </w:r>
            <w:r w:rsidRPr="00997D17">
              <w:rPr>
                <w:color w:val="000000"/>
                <w:sz w:val="22"/>
                <w:szCs w:val="22"/>
              </w:rPr>
              <w:br/>
              <w:t>Level 3: TANESCO: restore power first to hospitals, water pumps and shelters.</w:t>
            </w:r>
          </w:p>
        </w:tc>
        <w:tc>
          <w:tcPr>
            <w:tcW w:w="3418" w:type="dxa"/>
          </w:tcPr>
          <w:p w14:paraId="1B64F142" w14:textId="6E47E560" w:rsidR="00BB1E4C" w:rsidRPr="00997D17" w:rsidRDefault="00BB1E4C" w:rsidP="00997D17">
            <w:pPr>
              <w:rPr>
                <w:color w:val="000000"/>
                <w:sz w:val="22"/>
                <w:szCs w:val="22"/>
              </w:rPr>
            </w:pPr>
            <w:r w:rsidRPr="00997D17">
              <w:rPr>
                <w:color w:val="000000"/>
                <w:sz w:val="22"/>
                <w:szCs w:val="22"/>
              </w:rPr>
              <w:lastRenderedPageBreak/>
              <w:t>Ngazi ya 1: TANESCO: kagueni nguzo na nyaya zilizo kwenye miteremko isiyo imara.</w:t>
            </w:r>
            <w:r w:rsidRPr="00997D17">
              <w:rPr>
                <w:color w:val="000000"/>
                <w:sz w:val="22"/>
                <w:szCs w:val="22"/>
              </w:rPr>
              <w:br/>
              <w:t xml:space="preserve">Ngazi ya 2: TANESCO: kateni umeme kwenye nyaya zilizo </w:t>
            </w:r>
            <w:r w:rsidRPr="00997D17">
              <w:rPr>
                <w:color w:val="000000"/>
                <w:sz w:val="22"/>
                <w:szCs w:val="22"/>
              </w:rPr>
              <w:lastRenderedPageBreak/>
              <w:t>maeneo ya maporomoko inapohitajika.</w:t>
            </w:r>
            <w:r w:rsidRPr="00997D17">
              <w:rPr>
                <w:color w:val="000000"/>
                <w:sz w:val="22"/>
                <w:szCs w:val="22"/>
              </w:rPr>
              <w:br/>
              <w:t>Ngazi ya 3: TANESCO: rejesheni umeme kwanza hospitalini, kwenye pampu za maji na makazi ya muda.</w:t>
            </w:r>
          </w:p>
        </w:tc>
      </w:tr>
      <w:tr w:rsidR="00BB1E4C" w:rsidRPr="00997D17" w14:paraId="06E03B02" w14:textId="77777777" w:rsidTr="00997D17">
        <w:tc>
          <w:tcPr>
            <w:tcW w:w="3417" w:type="dxa"/>
          </w:tcPr>
          <w:p w14:paraId="26B9E77C" w14:textId="57378384" w:rsidR="00BB1E4C" w:rsidRPr="00997D17" w:rsidRDefault="00BB1E4C" w:rsidP="00997D17">
            <w:pPr>
              <w:rPr>
                <w:color w:val="000000"/>
                <w:sz w:val="22"/>
                <w:szCs w:val="22"/>
              </w:rPr>
            </w:pPr>
            <w:r w:rsidRPr="00997D17">
              <w:rPr>
                <w:color w:val="000000"/>
                <w:sz w:val="22"/>
                <w:szCs w:val="22"/>
              </w:rPr>
              <w:lastRenderedPageBreak/>
              <w:t>Mining and quarrying</w:t>
            </w:r>
            <w:r w:rsidRPr="00997D17">
              <w:rPr>
                <w:color w:val="000000"/>
                <w:sz w:val="22"/>
                <w:szCs w:val="22"/>
              </w:rPr>
              <w:br/>
              <w:t>Pits and quarries on slopes collapse</w:t>
            </w:r>
          </w:p>
        </w:tc>
        <w:tc>
          <w:tcPr>
            <w:tcW w:w="3417" w:type="dxa"/>
          </w:tcPr>
          <w:p w14:paraId="44F2389E" w14:textId="07BD51AC" w:rsidR="00BB1E4C" w:rsidRPr="00997D17" w:rsidRDefault="00BB1E4C" w:rsidP="00997D17">
            <w:pPr>
              <w:rPr>
                <w:color w:val="000000"/>
                <w:sz w:val="22"/>
                <w:szCs w:val="22"/>
              </w:rPr>
            </w:pPr>
            <w:r w:rsidRPr="00997D17">
              <w:rPr>
                <w:color w:val="000000"/>
                <w:sz w:val="22"/>
                <w:szCs w:val="22"/>
              </w:rPr>
              <w:t>Madini na uchimbaji wa kokoto</w:t>
            </w:r>
            <w:r w:rsidRPr="00997D17">
              <w:rPr>
                <w:color w:val="000000"/>
                <w:sz w:val="22"/>
                <w:szCs w:val="22"/>
              </w:rPr>
              <w:br/>
              <w:t>Mashimo na machimbo ya miteremkoni kuporomoka</w:t>
            </w:r>
          </w:p>
        </w:tc>
        <w:tc>
          <w:tcPr>
            <w:tcW w:w="3418" w:type="dxa"/>
          </w:tcPr>
          <w:p w14:paraId="1B72E48F" w14:textId="761A56F5" w:rsidR="00BB1E4C" w:rsidRPr="00997D17" w:rsidRDefault="00BB1E4C" w:rsidP="00997D17">
            <w:pPr>
              <w:rPr>
                <w:color w:val="000000"/>
                <w:sz w:val="22"/>
                <w:szCs w:val="22"/>
              </w:rPr>
            </w:pPr>
            <w:r w:rsidRPr="00997D17">
              <w:rPr>
                <w:color w:val="000000"/>
                <w:sz w:val="22"/>
                <w:szCs w:val="22"/>
              </w:rPr>
              <w:t>Level 1: Mining Commission and Local Government Authorities: inspect pits and quarries on steep slopes.</w:t>
            </w:r>
            <w:r w:rsidRPr="00997D17">
              <w:rPr>
                <w:color w:val="000000"/>
                <w:sz w:val="22"/>
                <w:szCs w:val="22"/>
              </w:rPr>
              <w:br/>
              <w:t>Level 2: Mine and quarry owners: suspend work on steep slopes.</w:t>
            </w:r>
            <w:r w:rsidRPr="00997D17">
              <w:rPr>
                <w:color w:val="000000"/>
                <w:sz w:val="22"/>
                <w:szCs w:val="22"/>
              </w:rPr>
              <w:br/>
              <w:t>Level 3: Mining Commission: keep affected sites closed until inspected; the Fire and Rescue Force leads any rescue.</w:t>
            </w:r>
          </w:p>
        </w:tc>
        <w:tc>
          <w:tcPr>
            <w:tcW w:w="3418" w:type="dxa"/>
          </w:tcPr>
          <w:p w14:paraId="21B70FA7" w14:textId="3320A7F0" w:rsidR="00BB1E4C" w:rsidRPr="00997D17" w:rsidRDefault="00BB1E4C" w:rsidP="00997D17">
            <w:pPr>
              <w:rPr>
                <w:color w:val="000000"/>
                <w:sz w:val="22"/>
                <w:szCs w:val="22"/>
              </w:rPr>
            </w:pPr>
            <w:r w:rsidRPr="00997D17">
              <w:rPr>
                <w:color w:val="000000"/>
                <w:sz w:val="22"/>
                <w:szCs w:val="22"/>
              </w:rPr>
              <w:t>Ngazi ya 1: Tume ya Madini na Mamlaka za Serikali za Mitaa: kagueni mashimo na machimbo yaliyo kwenye miteremko mikali.</w:t>
            </w:r>
            <w:r w:rsidRPr="00997D17">
              <w:rPr>
                <w:color w:val="000000"/>
                <w:sz w:val="22"/>
                <w:szCs w:val="22"/>
              </w:rPr>
              <w:br/>
              <w:t>Ngazi ya 2: Wamiliki wa migodi na machimbo: sitisheni kazi kwenye miteremko mikali.</w:t>
            </w:r>
            <w:r w:rsidRPr="00997D17">
              <w:rPr>
                <w:color w:val="000000"/>
                <w:sz w:val="22"/>
                <w:szCs w:val="22"/>
              </w:rPr>
              <w:br/>
              <w:t>Ngazi ya 3: Tume ya Madini: maeneo yaliyoathirika yabaki yamefungwa hadi yakaguliwe; Jeshi la Zimamoto na Uokoaji liongoze uokoaji wowote.</w:t>
            </w:r>
          </w:p>
        </w:tc>
      </w:tr>
      <w:tr w:rsidR="00BB1E4C" w:rsidRPr="00997D17" w14:paraId="421945F3" w14:textId="77777777" w:rsidTr="00997D17">
        <w:tc>
          <w:tcPr>
            <w:tcW w:w="3417" w:type="dxa"/>
          </w:tcPr>
          <w:p w14:paraId="63447E30" w14:textId="06D761F5" w:rsidR="00BB1E4C" w:rsidRPr="00997D17" w:rsidRDefault="00BB1E4C" w:rsidP="00997D17">
            <w:pPr>
              <w:rPr>
                <w:color w:val="000000"/>
                <w:sz w:val="22"/>
                <w:szCs w:val="22"/>
              </w:rPr>
            </w:pPr>
            <w:r w:rsidRPr="00997D17">
              <w:rPr>
                <w:color w:val="000000"/>
                <w:sz w:val="22"/>
                <w:szCs w:val="22"/>
              </w:rPr>
              <w:t>Environment and forests</w:t>
            </w:r>
            <w:r w:rsidRPr="00997D17">
              <w:rPr>
                <w:color w:val="000000"/>
                <w:sz w:val="22"/>
                <w:szCs w:val="22"/>
              </w:rPr>
              <w:br/>
              <w:t>Loss of forest cover on slopes increases landslide risk</w:t>
            </w:r>
          </w:p>
        </w:tc>
        <w:tc>
          <w:tcPr>
            <w:tcW w:w="3417" w:type="dxa"/>
          </w:tcPr>
          <w:p w14:paraId="55A9D5B2" w14:textId="0FD59739" w:rsidR="00BB1E4C" w:rsidRPr="00997D17" w:rsidRDefault="00BB1E4C" w:rsidP="00997D17">
            <w:pPr>
              <w:rPr>
                <w:color w:val="000000"/>
                <w:sz w:val="22"/>
                <w:szCs w:val="22"/>
              </w:rPr>
            </w:pPr>
            <w:r w:rsidRPr="00997D17">
              <w:rPr>
                <w:color w:val="000000"/>
                <w:sz w:val="22"/>
                <w:szCs w:val="22"/>
              </w:rPr>
              <w:t>Mazingira na misitu</w:t>
            </w:r>
            <w:r w:rsidRPr="00997D17">
              <w:rPr>
                <w:color w:val="000000"/>
                <w:sz w:val="22"/>
                <w:szCs w:val="22"/>
              </w:rPr>
              <w:br/>
              <w:t>Upotevu wa misitu kwenye miteremko kuongeza hatari ya maporomoko</w:t>
            </w:r>
          </w:p>
        </w:tc>
        <w:tc>
          <w:tcPr>
            <w:tcW w:w="3418" w:type="dxa"/>
          </w:tcPr>
          <w:p w14:paraId="6F77FAD5" w14:textId="6350192C" w:rsidR="00BB1E4C" w:rsidRPr="00997D17" w:rsidRDefault="00BB1E4C" w:rsidP="00997D17">
            <w:pPr>
              <w:rPr>
                <w:color w:val="000000"/>
                <w:sz w:val="22"/>
                <w:szCs w:val="22"/>
              </w:rPr>
            </w:pPr>
            <w:r w:rsidRPr="00997D17">
              <w:rPr>
                <w:color w:val="000000"/>
                <w:sz w:val="22"/>
                <w:szCs w:val="22"/>
              </w:rPr>
              <w:t>Level 1: TFS and Local Government Authorities: enforce bans on tree cutting and cultivation on steep slopes.</w:t>
            </w:r>
            <w:r w:rsidRPr="00997D17">
              <w:rPr>
                <w:color w:val="000000"/>
                <w:sz w:val="22"/>
                <w:szCs w:val="22"/>
              </w:rPr>
              <w:br/>
              <w:t>Level 2: Village leaders: please report illegal tree cutting on slopes.</w:t>
            </w:r>
            <w:r w:rsidRPr="00997D17">
              <w:rPr>
                <w:color w:val="000000"/>
                <w:sz w:val="22"/>
                <w:szCs w:val="22"/>
              </w:rPr>
              <w:br/>
              <w:t>Level 3: District Committees and TFS: plan replanting of affected slopes once the area is safe.</w:t>
            </w:r>
          </w:p>
        </w:tc>
        <w:tc>
          <w:tcPr>
            <w:tcW w:w="3418" w:type="dxa"/>
          </w:tcPr>
          <w:p w14:paraId="68DEB02B" w14:textId="1AADF80C" w:rsidR="00BB1E4C" w:rsidRPr="00997D17" w:rsidRDefault="00BB1E4C" w:rsidP="00997D17">
            <w:pPr>
              <w:rPr>
                <w:color w:val="000000"/>
                <w:sz w:val="22"/>
                <w:szCs w:val="22"/>
              </w:rPr>
            </w:pPr>
            <w:r w:rsidRPr="00997D17">
              <w:rPr>
                <w:color w:val="000000"/>
                <w:sz w:val="22"/>
                <w:szCs w:val="22"/>
              </w:rPr>
              <w:t>Ngazi ya 1: TFS na Mamlaka za Serikali za Mitaa: simamieni katazo la kukata miti na kulima kwenye miteremko mikali.</w:t>
            </w:r>
            <w:r w:rsidRPr="00997D17">
              <w:rPr>
                <w:color w:val="000000"/>
                <w:sz w:val="22"/>
                <w:szCs w:val="22"/>
              </w:rPr>
              <w:br/>
              <w:t>Ngazi ya 2: Viongozi wa Vijiji: tafadhali toeni taarifa ya ukataji haramu wa miti miteremkoni.</w:t>
            </w:r>
            <w:r w:rsidRPr="00997D17">
              <w:rPr>
                <w:color w:val="000000"/>
                <w:sz w:val="22"/>
                <w:szCs w:val="22"/>
              </w:rPr>
              <w:br/>
              <w:t>Ngazi ya 3: Kamati za Wilaya na TFS: pangeni upandaji miti upya kwenye miteremko iliyoathirika eneo likishakuwa salama.</w:t>
            </w:r>
          </w:p>
        </w:tc>
      </w:tr>
    </w:tbl>
    <w:p w14:paraId="6DCD0816" w14:textId="77777777" w:rsidR="00D3308D" w:rsidRPr="00997D17" w:rsidRDefault="00D3308D" w:rsidP="000359A0">
      <w:pPr>
        <w:jc w:val="both"/>
        <w:rPr>
          <w:sz w:val="22"/>
          <w:szCs w:val="22"/>
        </w:rPr>
      </w:pPr>
    </w:p>
    <w:p w14:paraId="656AF3AB" w14:textId="77777777" w:rsidR="00D3308D" w:rsidRPr="00997D17" w:rsidRDefault="00D3308D" w:rsidP="000359A0">
      <w:pPr>
        <w:jc w:val="both"/>
        <w:rPr>
          <w:sz w:val="22"/>
          <w:szCs w:val="22"/>
        </w:rPr>
      </w:pPr>
    </w:p>
    <w:p w14:paraId="1E8B5A2E" w14:textId="46A4EFB6" w:rsidR="00D3308D" w:rsidRPr="00997D17" w:rsidRDefault="0088192A" w:rsidP="000359A0">
      <w:pPr>
        <w:pStyle w:val="Strong1"/>
        <w:jc w:val="both"/>
        <w:rPr>
          <w:b w:val="0"/>
          <w:bCs w:val="0"/>
          <w:sz w:val="22"/>
          <w:szCs w:val="22"/>
        </w:rPr>
      </w:pPr>
      <w:r w:rsidRPr="00997D17">
        <w:rPr>
          <w:b w:val="0"/>
          <w:bCs w:val="0"/>
          <w:sz w:val="22"/>
          <w:szCs w:val="22"/>
        </w:rPr>
        <w:t xml:space="preserve">4.0 </w:t>
      </w:r>
      <w:r w:rsidR="00D3308D" w:rsidRPr="00997D17">
        <w:rPr>
          <w:b w:val="0"/>
          <w:bCs w:val="0"/>
          <w:sz w:val="22"/>
          <w:szCs w:val="22"/>
        </w:rPr>
        <w:t>STRONG WIND</w:t>
      </w:r>
      <w:r w:rsidR="000359A0" w:rsidRPr="00997D17">
        <w:rPr>
          <w:b w:val="0"/>
          <w:bCs w:val="0"/>
          <w:sz w:val="22"/>
          <w:szCs w:val="22"/>
        </w:rPr>
        <w:t>S</w:t>
      </w:r>
    </w:p>
    <w:p w14:paraId="5D4A5D59" w14:textId="7BB4342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D3308D" w:rsidRPr="00997D17" w14:paraId="619691D4" w14:textId="77777777" w:rsidTr="000359A0">
        <w:tc>
          <w:tcPr>
            <w:tcW w:w="456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08EC0E01" w14:textId="77777777" w:rsidR="00D3308D" w:rsidRPr="00997D17" w:rsidRDefault="00D3308D" w:rsidP="000359A0">
            <w:pPr>
              <w:jc w:val="both"/>
              <w:rPr>
                <w:sz w:val="22"/>
                <w:szCs w:val="22"/>
              </w:rPr>
            </w:pPr>
            <w:r w:rsidRPr="00997D17">
              <w:rPr>
                <w:sz w:val="22"/>
                <w:szCs w:val="22"/>
              </w:rPr>
              <w:t>ADVISORY</w:t>
            </w:r>
          </w:p>
        </w:tc>
        <w:tc>
          <w:tcPr>
            <w:tcW w:w="684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62E1FAB4" w14:textId="77777777" w:rsidR="00D3308D" w:rsidRPr="00997D17" w:rsidRDefault="00D3308D" w:rsidP="000359A0">
            <w:pPr>
              <w:jc w:val="both"/>
              <w:rPr>
                <w:sz w:val="22"/>
                <w:szCs w:val="22"/>
              </w:rPr>
            </w:pPr>
            <w:r w:rsidRPr="00997D17">
              <w:rPr>
                <w:sz w:val="22"/>
                <w:szCs w:val="22"/>
              </w:rPr>
              <w:t>BE PREPARED</w:t>
            </w:r>
          </w:p>
        </w:tc>
        <w:tc>
          <w:tcPr>
            <w:tcW w:w="228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125BAA07" w14:textId="77777777" w:rsidR="00D3308D" w:rsidRPr="00997D17" w:rsidRDefault="00D3308D" w:rsidP="000359A0">
            <w:pPr>
              <w:jc w:val="both"/>
              <w:rPr>
                <w:sz w:val="22"/>
                <w:szCs w:val="22"/>
              </w:rPr>
            </w:pPr>
            <w:r w:rsidRPr="00997D17">
              <w:rPr>
                <w:sz w:val="22"/>
                <w:szCs w:val="22"/>
              </w:rPr>
              <w:t>LEVEL 1</w:t>
            </w:r>
          </w:p>
        </w:tc>
      </w:tr>
    </w:tbl>
    <w:p w14:paraId="68655033" w14:textId="77777777" w:rsidR="00D3308D" w:rsidRPr="00997D17" w:rsidRDefault="00D3308D" w:rsidP="000359A0">
      <w:pPr>
        <w:jc w:val="both"/>
        <w:rPr>
          <w:sz w:val="22"/>
          <w:szCs w:val="22"/>
        </w:rPr>
      </w:pPr>
    </w:p>
    <w:p w14:paraId="77E2EB10"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D3308D" w:rsidRPr="00997D17" w14:paraId="47504387"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760BD5F" w14:textId="77777777" w:rsidR="00D3308D" w:rsidRPr="00997D17" w:rsidRDefault="00D3308D"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54DC964" w14:textId="77777777" w:rsidR="00D3308D" w:rsidRPr="00997D17" w:rsidRDefault="00D3308D"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433E00B" w14:textId="3145EFF7" w:rsidR="00D3308D" w:rsidRPr="00997D17" w:rsidRDefault="00D3308D"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526A9E3" w14:textId="02A0C2CA" w:rsidR="00D3308D" w:rsidRPr="00997D17" w:rsidRDefault="00D3308D" w:rsidP="000359A0">
            <w:pPr>
              <w:jc w:val="both"/>
              <w:rPr>
                <w:sz w:val="22"/>
                <w:szCs w:val="22"/>
              </w:rPr>
            </w:pPr>
            <w:r w:rsidRPr="00997D17">
              <w:rPr>
                <w:sz w:val="22"/>
                <w:szCs w:val="22"/>
              </w:rPr>
              <w:t>HATUA (SW)</w:t>
            </w:r>
          </w:p>
        </w:tc>
      </w:tr>
      <w:tr w:rsidR="00D3308D" w:rsidRPr="00997D17" w14:paraId="7E79CB9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D3B789E" w14:textId="6C5D649F" w:rsidR="00D3308D" w:rsidRPr="00997D17" w:rsidRDefault="00D958B4">
            <w:pPr>
              <w:pStyle w:val="ListParagraph"/>
              <w:numPr>
                <w:ilvl w:val="0"/>
                <w:numId w:val="22"/>
              </w:numPr>
              <w:jc w:val="both"/>
              <w:rPr>
                <w:sz w:val="22"/>
                <w:szCs w:val="22"/>
              </w:rPr>
            </w:pPr>
            <w:r w:rsidRPr="00997D17">
              <w:rPr>
                <w:sz w:val="22"/>
                <w:szCs w:val="22"/>
              </w:rPr>
              <w:t>Loose objects blown by wind in a few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D8F38CA" w14:textId="100282A5" w:rsidR="00D3308D" w:rsidRPr="00997D17" w:rsidRDefault="00D3308D">
            <w:pPr>
              <w:pStyle w:val="ListParagraph"/>
              <w:numPr>
                <w:ilvl w:val="0"/>
                <w:numId w:val="22"/>
              </w:numPr>
              <w:jc w:val="both"/>
              <w:rPr>
                <w:sz w:val="22"/>
                <w:szCs w:val="22"/>
              </w:rPr>
            </w:pPr>
            <w:r w:rsidRPr="00997D17">
              <w:rPr>
                <w:sz w:val="22"/>
                <w:szCs w:val="22"/>
              </w:rPr>
              <w:t>Vitu vilivyolegea kupeperushwa na upepo katika maeneo machache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826CBC" w14:textId="55EA0C2B" w:rsidR="00D3308D" w:rsidRPr="00997D17" w:rsidRDefault="00D958B4">
            <w:pPr>
              <w:pStyle w:val="ListParagraph"/>
              <w:numPr>
                <w:ilvl w:val="0"/>
                <w:numId w:val="22"/>
              </w:numPr>
              <w:jc w:val="both"/>
              <w:rPr>
                <w:sz w:val="22"/>
                <w:szCs w:val="22"/>
              </w:rPr>
            </w:pPr>
            <w:r w:rsidRPr="00997D17">
              <w:rPr>
                <w:sz w:val="22"/>
                <w:szCs w:val="22"/>
              </w:rPr>
              <w:t>Secure or bring inside loose roofing sheets, laundry, tools and signboards.</w:t>
            </w:r>
          </w:p>
          <w:p w14:paraId="1892297D" w14:textId="5CAD2685" w:rsidR="00D3308D" w:rsidRPr="00997D17" w:rsidRDefault="00D958B4">
            <w:pPr>
              <w:pStyle w:val="ListParagraph"/>
              <w:numPr>
                <w:ilvl w:val="0"/>
                <w:numId w:val="22"/>
              </w:numPr>
              <w:jc w:val="both"/>
              <w:rPr>
                <w:sz w:val="22"/>
                <w:szCs w:val="22"/>
              </w:rPr>
            </w:pPr>
            <w:r w:rsidRPr="00997D17">
              <w:rPr>
                <w:sz w:val="22"/>
                <w:szCs w:val="22"/>
              </w:rPr>
              <w:t>Weigh down the roofs of kiosks and temporary structures.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4E54F0" w14:textId="79ABB0E7" w:rsidR="00D3308D" w:rsidRPr="00997D17" w:rsidRDefault="00D958B4">
            <w:pPr>
              <w:pStyle w:val="ListParagraph"/>
              <w:numPr>
                <w:ilvl w:val="0"/>
                <w:numId w:val="22"/>
              </w:numPr>
              <w:jc w:val="both"/>
              <w:rPr>
                <w:sz w:val="22"/>
                <w:szCs w:val="22"/>
              </w:rPr>
            </w:pPr>
            <w:r w:rsidRPr="00997D17">
              <w:rPr>
                <w:sz w:val="22"/>
                <w:szCs w:val="22"/>
              </w:rPr>
              <w:t>Funga au ingiza ndani mabati yaliyolegea, nguo, vifaa na mabango.</w:t>
            </w:r>
          </w:p>
          <w:p w14:paraId="6A1D3B53" w14:textId="26E51DB2" w:rsidR="00D3308D" w:rsidRPr="00997D17" w:rsidRDefault="00D958B4">
            <w:pPr>
              <w:pStyle w:val="ListParagraph"/>
              <w:numPr>
                <w:ilvl w:val="0"/>
                <w:numId w:val="22"/>
              </w:numPr>
              <w:jc w:val="both"/>
              <w:rPr>
                <w:sz w:val="22"/>
                <w:szCs w:val="22"/>
              </w:rPr>
            </w:pPr>
            <w:r w:rsidRPr="00997D17">
              <w:rPr>
                <w:sz w:val="22"/>
                <w:szCs w:val="22"/>
              </w:rPr>
              <w:t>Weka uzito juu ya paa za vibanda na majengo ya muda.</w:t>
            </w:r>
          </w:p>
        </w:tc>
      </w:tr>
      <w:tr w:rsidR="00D3308D" w:rsidRPr="00997D17" w14:paraId="2D4530E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18399E0" w14:textId="3EB0FEF2" w:rsidR="00D3308D" w:rsidRPr="00997D17" w:rsidRDefault="00D958B4">
            <w:pPr>
              <w:pStyle w:val="ListParagraph"/>
              <w:numPr>
                <w:ilvl w:val="0"/>
                <w:numId w:val="22"/>
              </w:numPr>
              <w:jc w:val="both"/>
              <w:rPr>
                <w:sz w:val="22"/>
                <w:szCs w:val="22"/>
              </w:rPr>
            </w:pPr>
            <w:r w:rsidRPr="00997D17">
              <w:rPr>
                <w:sz w:val="22"/>
                <w:szCs w:val="22"/>
              </w:rPr>
              <w:t>Higher risk for children, older persons and people with disabilities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B2E756" w14:textId="2AC18C53" w:rsidR="00D3308D" w:rsidRPr="00997D17" w:rsidRDefault="00D958B4">
            <w:pPr>
              <w:pStyle w:val="ListParagraph"/>
              <w:numPr>
                <w:ilvl w:val="0"/>
                <w:numId w:val="22"/>
              </w:numPr>
              <w:jc w:val="both"/>
              <w:rPr>
                <w:sz w:val="22"/>
                <w:szCs w:val="22"/>
              </w:rPr>
            </w:pPr>
            <w:r w:rsidRPr="00997D17">
              <w:rPr>
                <w:sz w:val="22"/>
                <w:szCs w:val="22"/>
              </w:rPr>
              <w:t>Hatari kubwa zaidi kwa watoto, wazee na watu wenye ulemavu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A61BA96" w14:textId="5E31144F" w:rsidR="00D3308D" w:rsidRPr="00997D17" w:rsidRDefault="00D958B4">
            <w:pPr>
              <w:pStyle w:val="ListParagraph"/>
              <w:numPr>
                <w:ilvl w:val="0"/>
                <w:numId w:val="22"/>
              </w:numPr>
              <w:jc w:val="both"/>
              <w:rPr>
                <w:sz w:val="22"/>
                <w:szCs w:val="22"/>
              </w:rPr>
            </w:pPr>
            <w:r w:rsidRPr="00997D17">
              <w:rPr>
                <w:sz w:val="22"/>
                <w:szCs w:val="22"/>
              </w:rPr>
              <w:t>Village/Mtaa and Ward Disaster Management Committees: review contingency plans, update the list of people with special needs and identify solid buildings for shelter.</w:t>
            </w:r>
          </w:p>
          <w:p w14:paraId="340FB2CE" w14:textId="3910491C" w:rsidR="00D958B4" w:rsidRPr="00997D17" w:rsidRDefault="00D958B4">
            <w:pPr>
              <w:pStyle w:val="ListParagraph"/>
              <w:numPr>
                <w:ilvl w:val="0"/>
                <w:numId w:val="22"/>
              </w:numPr>
              <w:jc w:val="both"/>
              <w:rPr>
                <w:sz w:val="22"/>
                <w:szCs w:val="22"/>
              </w:rPr>
            </w:pPr>
            <w:r w:rsidRPr="00997D17">
              <w:rPr>
                <w:sz w:val="22"/>
                <w:szCs w:val="22"/>
              </w:rPr>
              <w:t>Share this advisory with neighbours, especially older persons, people with disabilities and pregnant women.</w:t>
            </w:r>
          </w:p>
          <w:p w14:paraId="123FFF5C" w14:textId="594B5D6E" w:rsidR="00D3308D" w:rsidRPr="00997D17" w:rsidRDefault="00D958B4">
            <w:pPr>
              <w:pStyle w:val="ListParagraph"/>
              <w:numPr>
                <w:ilvl w:val="0"/>
                <w:numId w:val="22"/>
              </w:numPr>
              <w:jc w:val="both"/>
              <w:rPr>
                <w:sz w:val="22"/>
                <w:szCs w:val="22"/>
              </w:rPr>
            </w:pPr>
            <w:r w:rsidRPr="00997D17">
              <w:rPr>
                <w:sz w:val="22"/>
                <w:szCs w:val="22"/>
              </w:rPr>
              <w:t>Keep young children indoors during strong gusts.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C34316E" w14:textId="40D179B5" w:rsidR="00D3308D" w:rsidRPr="00997D17" w:rsidRDefault="00D958B4">
            <w:pPr>
              <w:pStyle w:val="ListParagraph"/>
              <w:numPr>
                <w:ilvl w:val="0"/>
                <w:numId w:val="22"/>
              </w:numPr>
              <w:jc w:val="both"/>
              <w:rPr>
                <w:sz w:val="22"/>
                <w:szCs w:val="22"/>
              </w:rPr>
            </w:pPr>
            <w:r w:rsidRPr="00997D17">
              <w:rPr>
                <w:sz w:val="22"/>
                <w:szCs w:val="22"/>
              </w:rPr>
              <w:t>Kamati za Usimamizi wa Maafa za Vijiji/Mitaa na Kata: pitieni mipango ya dharura, boresheni orodha ya watu wenye mahitaji maalum na bainisheni majengo imara ya kujikinga.</w:t>
            </w:r>
          </w:p>
          <w:p w14:paraId="7C67C020" w14:textId="3B20FB3C" w:rsidR="00D958B4" w:rsidRPr="00997D17" w:rsidRDefault="00D958B4">
            <w:pPr>
              <w:pStyle w:val="ListParagraph"/>
              <w:numPr>
                <w:ilvl w:val="0"/>
                <w:numId w:val="22"/>
              </w:numPr>
              <w:jc w:val="both"/>
              <w:rPr>
                <w:sz w:val="22"/>
                <w:szCs w:val="22"/>
              </w:rPr>
            </w:pPr>
            <w:r w:rsidRPr="00997D17">
              <w:rPr>
                <w:sz w:val="22"/>
                <w:szCs w:val="22"/>
              </w:rPr>
              <w:t>Wapatie taarifa hii majirani, hasa wazee, watu wenye ulemavu na wajawazito.</w:t>
            </w:r>
          </w:p>
          <w:p w14:paraId="39592DF7" w14:textId="3342780C" w:rsidR="00D3308D" w:rsidRPr="00997D17" w:rsidRDefault="00D958B4">
            <w:pPr>
              <w:pStyle w:val="ListParagraph"/>
              <w:numPr>
                <w:ilvl w:val="0"/>
                <w:numId w:val="22"/>
              </w:numPr>
              <w:jc w:val="both"/>
              <w:rPr>
                <w:sz w:val="22"/>
                <w:szCs w:val="22"/>
              </w:rPr>
            </w:pPr>
            <w:r w:rsidRPr="00997D17">
              <w:rPr>
                <w:sz w:val="22"/>
                <w:szCs w:val="22"/>
              </w:rPr>
              <w:t>Waweke watoto wadogo ndani wakati wa upepo mkali.</w:t>
            </w:r>
          </w:p>
        </w:tc>
      </w:tr>
      <w:tr w:rsidR="00D3308D" w:rsidRPr="00997D17" w14:paraId="4ECD5F3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270DA8A" w14:textId="7B52F998" w:rsidR="00D3308D" w:rsidRPr="00997D17" w:rsidRDefault="00D958B4">
            <w:pPr>
              <w:pStyle w:val="ListParagraph"/>
              <w:numPr>
                <w:ilvl w:val="0"/>
                <w:numId w:val="22"/>
              </w:numPr>
              <w:jc w:val="both"/>
              <w:rPr>
                <w:sz w:val="22"/>
                <w:szCs w:val="22"/>
              </w:rPr>
            </w:pPr>
            <w:r w:rsidRPr="00997D17">
              <w:rPr>
                <w:sz w:val="22"/>
                <w:szCs w:val="22"/>
              </w:rPr>
              <w:t>Difficulty controlling lorries, buses and motorcycles on exposed roads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E7CBFD1" w14:textId="393E4364" w:rsidR="00D3308D" w:rsidRPr="00997D17" w:rsidRDefault="00D958B4">
            <w:pPr>
              <w:pStyle w:val="ListParagraph"/>
              <w:numPr>
                <w:ilvl w:val="0"/>
                <w:numId w:val="22"/>
              </w:numPr>
              <w:jc w:val="both"/>
              <w:rPr>
                <w:sz w:val="22"/>
                <w:szCs w:val="22"/>
              </w:rPr>
            </w:pPr>
            <w:r w:rsidRPr="00997D17">
              <w:rPr>
                <w:sz w:val="22"/>
                <w:szCs w:val="22"/>
              </w:rPr>
              <w:t>Ugumu wa kudhibiti malori, mabasi na pikipiki kwenye barabara za wazi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2D78D0B" w14:textId="0F2692B6" w:rsidR="00D3308D" w:rsidRPr="00997D17" w:rsidRDefault="00FE0A4D">
            <w:pPr>
              <w:pStyle w:val="ListParagraph"/>
              <w:numPr>
                <w:ilvl w:val="0"/>
                <w:numId w:val="22"/>
              </w:numPr>
              <w:jc w:val="both"/>
              <w:rPr>
                <w:sz w:val="22"/>
                <w:szCs w:val="22"/>
              </w:rPr>
            </w:pPr>
            <w:ins w:id="33" w:author="Bonephace Kaijage" w:date="2026-10-14T06:22:00Z" w16du:dateUtc="2026-10-14T04:22:00Z">
              <w:r>
                <w:rPr>
                  <w:sz w:val="22"/>
                  <w:szCs w:val="22"/>
                </w:rPr>
                <w:t>Drivers: please slow down on exposed roads and bridges; gusts can push a vehicle sideways without warning.</w:t>
              </w:r>
            </w:ins>
            <w:del w:id="34" w:author="Bonephace Kaijage" w:date="2026-10-14T06:22:00Z" w16du:dateUtc="2026-10-14T04:22:00Z">
              <w:r w:rsidR="00D958B4" w:rsidRPr="00997D17" w:rsidDel="00FE0A4D">
                <w:rPr>
                  <w:sz w:val="22"/>
                  <w:szCs w:val="22"/>
                </w:rPr>
                <w:delText>Drivers: slow down on exposed roads and bridges.</w:delText>
              </w:r>
            </w:del>
          </w:p>
          <w:p w14:paraId="424AA9DA" w14:textId="32615443" w:rsidR="00D3308D" w:rsidRPr="00997D17" w:rsidRDefault="00D958B4">
            <w:pPr>
              <w:pStyle w:val="ListParagraph"/>
              <w:numPr>
                <w:ilvl w:val="0"/>
                <w:numId w:val="22"/>
              </w:numPr>
              <w:jc w:val="both"/>
              <w:rPr>
                <w:sz w:val="22"/>
                <w:szCs w:val="22"/>
              </w:rPr>
            </w:pPr>
            <w:r w:rsidRPr="00997D17">
              <w:rPr>
                <w:sz w:val="22"/>
                <w:szCs w:val="22"/>
              </w:rPr>
              <w:t>Motorcyclists and cyclists: take extra care in gusts.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62D547" w14:textId="5AEA6328" w:rsidR="00D3308D" w:rsidRPr="00997D17" w:rsidRDefault="00D958B4">
            <w:pPr>
              <w:pStyle w:val="ListParagraph"/>
              <w:numPr>
                <w:ilvl w:val="0"/>
                <w:numId w:val="22"/>
              </w:numPr>
              <w:jc w:val="both"/>
              <w:rPr>
                <w:sz w:val="22"/>
                <w:szCs w:val="22"/>
              </w:rPr>
            </w:pPr>
            <w:r w:rsidRPr="00997D17">
              <w:rPr>
                <w:sz w:val="22"/>
                <w:szCs w:val="22"/>
              </w:rPr>
              <w:t>Madereva: punguzeni mwendo kwenye barabara za wazi na madaraja.</w:t>
            </w:r>
          </w:p>
          <w:p w14:paraId="7B9CF0C3" w14:textId="0AAE9852" w:rsidR="00D3308D" w:rsidRPr="00997D17" w:rsidRDefault="00D958B4">
            <w:pPr>
              <w:pStyle w:val="ListParagraph"/>
              <w:numPr>
                <w:ilvl w:val="0"/>
                <w:numId w:val="22"/>
              </w:numPr>
              <w:jc w:val="both"/>
              <w:rPr>
                <w:sz w:val="22"/>
                <w:szCs w:val="22"/>
              </w:rPr>
            </w:pPr>
            <w:r w:rsidRPr="00997D17">
              <w:rPr>
                <w:sz w:val="22"/>
                <w:szCs w:val="22"/>
              </w:rPr>
              <w:t>Waendesha pikipiki na baiskeli: chukueni tahadhari zaidi wakati wa upepo mkali.</w:t>
            </w:r>
          </w:p>
        </w:tc>
      </w:tr>
      <w:tr w:rsidR="00D3308D" w:rsidRPr="000343A2" w14:paraId="040884C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7CB0D9C" w14:textId="67163710" w:rsidR="00D3308D" w:rsidRPr="00997D17" w:rsidRDefault="00D958B4">
            <w:pPr>
              <w:pStyle w:val="ListParagraph"/>
              <w:numPr>
                <w:ilvl w:val="0"/>
                <w:numId w:val="22"/>
              </w:numPr>
              <w:jc w:val="both"/>
              <w:rPr>
                <w:sz w:val="22"/>
                <w:szCs w:val="22"/>
              </w:rPr>
            </w:pPr>
            <w:r w:rsidRPr="00997D17">
              <w:rPr>
                <w:sz w:val="22"/>
                <w:szCs w:val="22"/>
              </w:rPr>
              <w:lastRenderedPageBreak/>
              <w:t>Weak roofs and small branches at risk of being blown off</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3D5F5D6" w14:textId="13ED80A5" w:rsidR="00D3308D" w:rsidRPr="00997D17" w:rsidRDefault="00D958B4">
            <w:pPr>
              <w:pStyle w:val="ListParagraph"/>
              <w:numPr>
                <w:ilvl w:val="0"/>
                <w:numId w:val="22"/>
              </w:numPr>
              <w:jc w:val="both"/>
              <w:rPr>
                <w:sz w:val="22"/>
                <w:szCs w:val="22"/>
              </w:rPr>
            </w:pPr>
            <w:r w:rsidRPr="00997D17">
              <w:rPr>
                <w:sz w:val="22"/>
                <w:szCs w:val="22"/>
              </w:rPr>
              <w:t>Paa dhaifu na matawi madogo kuwa hatarini kupeperushwa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44D641" w14:textId="196CEACC" w:rsidR="00D3308D" w:rsidRPr="00997D17" w:rsidRDefault="00513C7E">
            <w:pPr>
              <w:pStyle w:val="ListParagraph"/>
              <w:numPr>
                <w:ilvl w:val="0"/>
                <w:numId w:val="22"/>
              </w:numPr>
              <w:jc w:val="both"/>
              <w:rPr>
                <w:sz w:val="22"/>
                <w:szCs w:val="22"/>
              </w:rPr>
            </w:pPr>
            <w:r w:rsidRPr="00997D17">
              <w:rPr>
                <w:sz w:val="22"/>
                <w:szCs w:val="22"/>
              </w:rPr>
              <w:t>Please nail or tie down loose roofing sheets before the winds arrive.</w:t>
            </w:r>
          </w:p>
          <w:p w14:paraId="65DC4856" w14:textId="5DD77AB6" w:rsidR="00D3308D" w:rsidRPr="00997D17" w:rsidRDefault="00D958B4">
            <w:pPr>
              <w:pStyle w:val="ListParagraph"/>
              <w:numPr>
                <w:ilvl w:val="0"/>
                <w:numId w:val="22"/>
              </w:numPr>
              <w:jc w:val="both"/>
              <w:rPr>
                <w:sz w:val="22"/>
                <w:szCs w:val="22"/>
              </w:rPr>
            </w:pPr>
            <w:r w:rsidRPr="00997D17">
              <w:rPr>
                <w:sz w:val="22"/>
                <w:szCs w:val="22"/>
              </w:rPr>
              <w:t>Repair weak roofs.</w:t>
            </w:r>
          </w:p>
          <w:p w14:paraId="4ED00B72" w14:textId="38AAD524" w:rsidR="00D3308D" w:rsidRPr="00997D17" w:rsidRDefault="00D958B4">
            <w:pPr>
              <w:pStyle w:val="ListParagraph"/>
              <w:numPr>
                <w:ilvl w:val="0"/>
                <w:numId w:val="22"/>
              </w:numPr>
              <w:jc w:val="both"/>
              <w:rPr>
                <w:sz w:val="22"/>
                <w:szCs w:val="22"/>
              </w:rPr>
            </w:pPr>
            <w:r w:rsidRPr="00997D17">
              <w:rPr>
                <w:sz w:val="22"/>
                <w:szCs w:val="22"/>
              </w:rPr>
              <w:t>Trim weak branches near houses.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53E617" w14:textId="0CBFA7A3" w:rsidR="00D3308D" w:rsidRPr="00997D17" w:rsidRDefault="00513C7E">
            <w:pPr>
              <w:pStyle w:val="ListParagraph"/>
              <w:numPr>
                <w:ilvl w:val="0"/>
                <w:numId w:val="22"/>
              </w:numPr>
              <w:jc w:val="both"/>
              <w:rPr>
                <w:sz w:val="22"/>
                <w:szCs w:val="22"/>
              </w:rPr>
            </w:pPr>
            <w:r w:rsidRPr="00997D17">
              <w:rPr>
                <w:sz w:val="22"/>
                <w:szCs w:val="22"/>
              </w:rPr>
              <w:t>Tafadhali pigilia au funga mabati yaliyolegea kabla upepo haujafika.</w:t>
            </w:r>
          </w:p>
          <w:p w14:paraId="13AEB362" w14:textId="17033620" w:rsidR="00D3308D" w:rsidRPr="00997D17" w:rsidRDefault="00D958B4">
            <w:pPr>
              <w:pStyle w:val="ListParagraph"/>
              <w:numPr>
                <w:ilvl w:val="0"/>
                <w:numId w:val="22"/>
              </w:numPr>
              <w:jc w:val="both"/>
              <w:rPr>
                <w:sz w:val="22"/>
                <w:szCs w:val="22"/>
                <w:lang w:val="sv-SE"/>
              </w:rPr>
            </w:pPr>
            <w:r w:rsidRPr="00997D17">
              <w:rPr>
                <w:sz w:val="22"/>
                <w:szCs w:val="22"/>
                <w:lang w:val="sv-SE"/>
              </w:rPr>
              <w:t>Karabati paa dhaifu.</w:t>
            </w:r>
          </w:p>
          <w:p w14:paraId="302484D4" w14:textId="62128113" w:rsidR="00D3308D" w:rsidRPr="00997D17" w:rsidRDefault="00D958B4">
            <w:pPr>
              <w:pStyle w:val="ListParagraph"/>
              <w:numPr>
                <w:ilvl w:val="0"/>
                <w:numId w:val="22"/>
              </w:numPr>
              <w:jc w:val="both"/>
              <w:rPr>
                <w:sz w:val="22"/>
                <w:szCs w:val="22"/>
                <w:lang w:val="sv-SE"/>
              </w:rPr>
            </w:pPr>
            <w:r w:rsidRPr="00997D17">
              <w:rPr>
                <w:sz w:val="22"/>
                <w:szCs w:val="22"/>
                <w:lang w:val="sv-SE"/>
              </w:rPr>
              <w:t>Punguza matawi dhaifu yaliyo karibu na nyumba.</w:t>
            </w:r>
          </w:p>
        </w:tc>
      </w:tr>
      <w:tr w:rsidR="00D3308D" w:rsidRPr="000343A2" w14:paraId="23393AB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DA458B" w14:textId="7AEEA5D8" w:rsidR="00D3308D" w:rsidRPr="00997D17" w:rsidRDefault="00D958B4">
            <w:pPr>
              <w:pStyle w:val="ListParagraph"/>
              <w:numPr>
                <w:ilvl w:val="0"/>
                <w:numId w:val="22"/>
              </w:numPr>
              <w:jc w:val="both"/>
              <w:rPr>
                <w:sz w:val="22"/>
                <w:szCs w:val="22"/>
              </w:rPr>
            </w:pPr>
            <w:r w:rsidRPr="00997D17">
              <w:rPr>
                <w:sz w:val="22"/>
                <w:szCs w:val="22"/>
              </w:rPr>
              <w:t>Disruption to outdoor activities and markets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1AAC661" w14:textId="305D378C" w:rsidR="00D3308D" w:rsidRPr="00997D17" w:rsidRDefault="00D958B4">
            <w:pPr>
              <w:pStyle w:val="ListParagraph"/>
              <w:numPr>
                <w:ilvl w:val="0"/>
                <w:numId w:val="22"/>
              </w:numPr>
              <w:jc w:val="both"/>
              <w:rPr>
                <w:sz w:val="22"/>
                <w:szCs w:val="22"/>
              </w:rPr>
            </w:pPr>
            <w:r w:rsidRPr="00997D17">
              <w:rPr>
                <w:sz w:val="22"/>
                <w:szCs w:val="22"/>
              </w:rPr>
              <w:t>Kuathirika kwa shughuli za nje na masoko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F894BC1" w14:textId="0328B4E1" w:rsidR="00D3308D" w:rsidRPr="00997D17" w:rsidRDefault="00D958B4">
            <w:pPr>
              <w:pStyle w:val="ListParagraph"/>
              <w:numPr>
                <w:ilvl w:val="0"/>
                <w:numId w:val="22"/>
              </w:numPr>
              <w:jc w:val="both"/>
              <w:rPr>
                <w:sz w:val="22"/>
                <w:szCs w:val="22"/>
              </w:rPr>
            </w:pPr>
            <w:r w:rsidRPr="00997D17">
              <w:rPr>
                <w:sz w:val="22"/>
                <w:szCs w:val="22"/>
              </w:rPr>
              <w:t>Secure market stalls and tents.</w:t>
            </w:r>
          </w:p>
          <w:p w14:paraId="600973A3" w14:textId="314BB290" w:rsidR="00D958B4" w:rsidRPr="00997D17" w:rsidRDefault="00D958B4">
            <w:pPr>
              <w:pStyle w:val="ListParagraph"/>
              <w:numPr>
                <w:ilvl w:val="0"/>
                <w:numId w:val="22"/>
              </w:numPr>
              <w:jc w:val="both"/>
              <w:rPr>
                <w:sz w:val="22"/>
                <w:szCs w:val="22"/>
              </w:rPr>
            </w:pPr>
            <w:r w:rsidRPr="00997D17">
              <w:rPr>
                <w:sz w:val="22"/>
                <w:szCs w:val="22"/>
              </w:rPr>
              <w:t>Postpone outdoor events in exposed areas.</w:t>
            </w:r>
          </w:p>
          <w:p w14:paraId="512C271E" w14:textId="65A610C0" w:rsidR="00D3308D" w:rsidRPr="00997D17" w:rsidRDefault="00D958B4">
            <w:pPr>
              <w:pStyle w:val="ListParagraph"/>
              <w:numPr>
                <w:ilvl w:val="0"/>
                <w:numId w:val="22"/>
              </w:numPr>
              <w:jc w:val="both"/>
              <w:rPr>
                <w:sz w:val="22"/>
                <w:szCs w:val="22"/>
              </w:rPr>
            </w:pPr>
            <w:r w:rsidRPr="00997D17">
              <w:rPr>
                <w:sz w:val="22"/>
                <w:szCs w:val="22"/>
              </w:rPr>
              <w:t>Follow forecasts from the Tanzania Meteorological Authority (TMA).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5E59B6B" w14:textId="400E1082" w:rsidR="00D3308D" w:rsidRPr="00997D17" w:rsidRDefault="00D958B4">
            <w:pPr>
              <w:pStyle w:val="ListParagraph"/>
              <w:numPr>
                <w:ilvl w:val="0"/>
                <w:numId w:val="22"/>
              </w:numPr>
              <w:jc w:val="both"/>
              <w:rPr>
                <w:sz w:val="22"/>
                <w:szCs w:val="22"/>
                <w:lang w:val="sv-SE"/>
              </w:rPr>
            </w:pPr>
            <w:r w:rsidRPr="00997D17">
              <w:rPr>
                <w:sz w:val="22"/>
                <w:szCs w:val="22"/>
                <w:lang w:val="sv-SE"/>
              </w:rPr>
              <w:t>Funga vizuri meza za biashara na mahema.</w:t>
            </w:r>
          </w:p>
          <w:p w14:paraId="008DD418" w14:textId="60C51DA5" w:rsidR="00D958B4" w:rsidRPr="00997D17" w:rsidRDefault="00D958B4">
            <w:pPr>
              <w:pStyle w:val="ListParagraph"/>
              <w:numPr>
                <w:ilvl w:val="0"/>
                <w:numId w:val="22"/>
              </w:numPr>
              <w:jc w:val="both"/>
              <w:rPr>
                <w:sz w:val="22"/>
                <w:szCs w:val="22"/>
                <w:lang w:val="sv-SE"/>
              </w:rPr>
            </w:pPr>
            <w:r w:rsidRPr="00997D17">
              <w:rPr>
                <w:sz w:val="22"/>
                <w:szCs w:val="22"/>
                <w:lang w:val="sv-SE"/>
              </w:rPr>
              <w:t>Ahirisha shughuli za nje katika maeneo ya wazi.</w:t>
            </w:r>
          </w:p>
          <w:p w14:paraId="74881276" w14:textId="5C0E5417" w:rsidR="00D3308D" w:rsidRPr="00997D17" w:rsidRDefault="00D958B4">
            <w:pPr>
              <w:pStyle w:val="ListParagraph"/>
              <w:numPr>
                <w:ilvl w:val="0"/>
                <w:numId w:val="22"/>
              </w:numPr>
              <w:jc w:val="both"/>
              <w:rPr>
                <w:sz w:val="22"/>
                <w:szCs w:val="22"/>
                <w:lang w:val="sv-SE"/>
              </w:rPr>
            </w:pPr>
            <w:r w:rsidRPr="00997D17">
              <w:rPr>
                <w:sz w:val="22"/>
                <w:szCs w:val="22"/>
                <w:lang w:val="sv-SE"/>
              </w:rPr>
              <w:t>Fuatilia utabiri wa Mamlaka ya Hali ya Hewa Tanzania (TMA).</w:t>
            </w:r>
          </w:p>
        </w:tc>
      </w:tr>
      <w:tr w:rsidR="00D3308D" w:rsidRPr="00997D17" w14:paraId="3FAC065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58E7670" w14:textId="050F37C2" w:rsidR="00D3308D" w:rsidRPr="00997D17" w:rsidRDefault="00D958B4">
            <w:pPr>
              <w:pStyle w:val="ListParagraph"/>
              <w:numPr>
                <w:ilvl w:val="0"/>
                <w:numId w:val="22"/>
              </w:numPr>
              <w:jc w:val="both"/>
              <w:rPr>
                <w:sz w:val="22"/>
                <w:szCs w:val="22"/>
              </w:rPr>
            </w:pPr>
            <w:r w:rsidRPr="00997D17">
              <w:rPr>
                <w:sz w:val="22"/>
                <w:szCs w:val="22"/>
              </w:rPr>
              <w:t>Higher waves on the sea and lakes, risky for small boats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5629F79" w14:textId="6B2EB68B" w:rsidR="00D3308D" w:rsidRPr="00997D17" w:rsidRDefault="00D958B4">
            <w:pPr>
              <w:pStyle w:val="ListParagraph"/>
              <w:numPr>
                <w:ilvl w:val="0"/>
                <w:numId w:val="22"/>
              </w:numPr>
              <w:jc w:val="both"/>
              <w:rPr>
                <w:sz w:val="22"/>
                <w:szCs w:val="22"/>
              </w:rPr>
            </w:pPr>
            <w:r w:rsidRPr="00997D17">
              <w:rPr>
                <w:sz w:val="22"/>
                <w:szCs w:val="22"/>
              </w:rPr>
              <w:t>Mawimbi makubwa baharini na maziwani, hatari kwa vyombo vidogo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8CB74D" w14:textId="35A04528" w:rsidR="00D3308D" w:rsidRPr="00997D17" w:rsidRDefault="00FE0A4D">
            <w:pPr>
              <w:pStyle w:val="ListParagraph"/>
              <w:numPr>
                <w:ilvl w:val="0"/>
                <w:numId w:val="22"/>
              </w:numPr>
              <w:jc w:val="both"/>
              <w:rPr>
                <w:sz w:val="22"/>
                <w:szCs w:val="22"/>
              </w:rPr>
            </w:pPr>
            <w:ins w:id="35" w:author="Bonephace Kaijage" w:date="2026-10-14T06:22:00Z" w16du:dateUtc="2026-10-14T04:22:00Z">
              <w:r>
                <w:rPr>
                  <w:sz w:val="22"/>
                  <w:szCs w:val="22"/>
                </w:rPr>
                <w:t>Fishers and boat operators: please check the TMA forecast before going out, and agree with your landing who will raise the alarm if boats are late back.</w:t>
              </w:r>
            </w:ins>
            <w:del w:id="36" w:author="Bonephace Kaijage" w:date="2026-10-14T06:22:00Z" w16du:dateUtc="2026-10-14T04:22:00Z">
              <w:r w:rsidR="00D958B4" w:rsidRPr="00997D17" w:rsidDel="00FE0A4D">
                <w:rPr>
                  <w:sz w:val="22"/>
                  <w:szCs w:val="22"/>
                </w:rPr>
                <w:delText>Fishers and boat operators: check TMA forecasts before going out.</w:delText>
              </w:r>
            </w:del>
          </w:p>
          <w:p w14:paraId="5C6E3C55" w14:textId="4D3A908E" w:rsidR="00D958B4" w:rsidRPr="00997D17" w:rsidRDefault="00D958B4">
            <w:pPr>
              <w:pStyle w:val="ListParagraph"/>
              <w:numPr>
                <w:ilvl w:val="0"/>
                <w:numId w:val="22"/>
              </w:numPr>
              <w:jc w:val="both"/>
              <w:rPr>
                <w:sz w:val="22"/>
                <w:szCs w:val="22"/>
              </w:rPr>
            </w:pPr>
            <w:r w:rsidRPr="00997D17">
              <w:rPr>
                <w:sz w:val="22"/>
                <w:szCs w:val="22"/>
              </w:rPr>
              <w:t>Wear a life jacket.</w:t>
            </w:r>
          </w:p>
          <w:p w14:paraId="5860F6B6" w14:textId="0C0D657E" w:rsidR="00D3308D" w:rsidRPr="00997D17" w:rsidRDefault="00D958B4">
            <w:pPr>
              <w:pStyle w:val="ListParagraph"/>
              <w:numPr>
                <w:ilvl w:val="0"/>
                <w:numId w:val="22"/>
              </w:numPr>
              <w:jc w:val="both"/>
              <w:rPr>
                <w:sz w:val="22"/>
                <w:szCs w:val="22"/>
              </w:rPr>
            </w:pPr>
            <w:r w:rsidRPr="00997D17">
              <w:rPr>
                <w:sz w:val="22"/>
                <w:szCs w:val="22"/>
              </w:rPr>
              <w:t>Do not overload boats.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E599FB" w14:textId="5AC86F40" w:rsidR="00D3308D" w:rsidRPr="00997D17" w:rsidRDefault="00D958B4">
            <w:pPr>
              <w:pStyle w:val="ListParagraph"/>
              <w:numPr>
                <w:ilvl w:val="0"/>
                <w:numId w:val="22"/>
              </w:numPr>
              <w:jc w:val="both"/>
              <w:rPr>
                <w:sz w:val="22"/>
                <w:szCs w:val="22"/>
              </w:rPr>
            </w:pPr>
            <w:r w:rsidRPr="00997D17">
              <w:rPr>
                <w:sz w:val="22"/>
                <w:szCs w:val="22"/>
              </w:rPr>
              <w:t>Wavuvi na waendesha vyombo vya majini: fuatilieni utabiri wa TMA kabla ya kutoka.</w:t>
            </w:r>
          </w:p>
          <w:p w14:paraId="0F928F54" w14:textId="5C4C15A0" w:rsidR="00D958B4" w:rsidRPr="00997D17" w:rsidRDefault="00D958B4">
            <w:pPr>
              <w:pStyle w:val="ListParagraph"/>
              <w:numPr>
                <w:ilvl w:val="0"/>
                <w:numId w:val="22"/>
              </w:numPr>
              <w:jc w:val="both"/>
              <w:rPr>
                <w:sz w:val="22"/>
                <w:szCs w:val="22"/>
              </w:rPr>
            </w:pPr>
            <w:r w:rsidRPr="00997D17">
              <w:rPr>
                <w:sz w:val="22"/>
                <w:szCs w:val="22"/>
              </w:rPr>
              <w:t>Vaa jaketi ya kujiokoa.</w:t>
            </w:r>
          </w:p>
          <w:p w14:paraId="7551014E" w14:textId="049136B4" w:rsidR="00D3308D" w:rsidRPr="00997D17" w:rsidRDefault="00D958B4">
            <w:pPr>
              <w:pStyle w:val="ListParagraph"/>
              <w:numPr>
                <w:ilvl w:val="0"/>
                <w:numId w:val="22"/>
              </w:numPr>
              <w:jc w:val="both"/>
              <w:rPr>
                <w:sz w:val="22"/>
                <w:szCs w:val="22"/>
              </w:rPr>
            </w:pPr>
            <w:r w:rsidRPr="00997D17">
              <w:rPr>
                <w:sz w:val="22"/>
                <w:szCs w:val="22"/>
              </w:rPr>
              <w:t>Usizidishe mzigo kwenye chombo.</w:t>
            </w:r>
          </w:p>
        </w:tc>
      </w:tr>
      <w:tr w:rsidR="00D3308D" w:rsidRPr="000343A2" w14:paraId="5F6EC74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7C454B" w14:textId="6DE684D9" w:rsidR="00D3308D" w:rsidRPr="00997D17" w:rsidRDefault="00D958B4">
            <w:pPr>
              <w:pStyle w:val="ListParagraph"/>
              <w:numPr>
                <w:ilvl w:val="0"/>
                <w:numId w:val="22"/>
              </w:numPr>
              <w:jc w:val="both"/>
              <w:rPr>
                <w:sz w:val="22"/>
                <w:szCs w:val="22"/>
              </w:rPr>
            </w:pPr>
            <w:r w:rsidRPr="00997D17">
              <w:rPr>
                <w:sz w:val="22"/>
                <w:szCs w:val="22"/>
              </w:rPr>
              <w:t>Dust reducing visibility in dry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B7B3A98" w14:textId="3F835DFC" w:rsidR="00D3308D" w:rsidRPr="00997D17" w:rsidRDefault="00D958B4">
            <w:pPr>
              <w:pStyle w:val="ListParagraph"/>
              <w:numPr>
                <w:ilvl w:val="0"/>
                <w:numId w:val="22"/>
              </w:numPr>
              <w:jc w:val="both"/>
              <w:rPr>
                <w:sz w:val="22"/>
                <w:szCs w:val="22"/>
              </w:rPr>
            </w:pPr>
            <w:r w:rsidRPr="00997D17">
              <w:rPr>
                <w:sz w:val="22"/>
                <w:szCs w:val="22"/>
              </w:rPr>
              <w:t>Vumbi kupunguza uwezo wa kuona katika maeneo makavu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183A5B8" w14:textId="2DB96EC8" w:rsidR="00D3308D" w:rsidRPr="00997D17" w:rsidRDefault="00D958B4">
            <w:pPr>
              <w:pStyle w:val="ListParagraph"/>
              <w:numPr>
                <w:ilvl w:val="0"/>
                <w:numId w:val="22"/>
              </w:numPr>
              <w:jc w:val="both"/>
              <w:rPr>
                <w:sz w:val="22"/>
                <w:szCs w:val="22"/>
              </w:rPr>
            </w:pPr>
            <w:r w:rsidRPr="00997D17">
              <w:rPr>
                <w:sz w:val="22"/>
                <w:szCs w:val="22"/>
              </w:rPr>
              <w:t>Drive slowly with headlights on.</w:t>
            </w:r>
          </w:p>
          <w:p w14:paraId="086E5E4F" w14:textId="2EA85B5C" w:rsidR="00D958B4" w:rsidRPr="00997D17" w:rsidRDefault="00D958B4">
            <w:pPr>
              <w:pStyle w:val="ListParagraph"/>
              <w:numPr>
                <w:ilvl w:val="0"/>
                <w:numId w:val="22"/>
              </w:numPr>
              <w:jc w:val="both"/>
              <w:rPr>
                <w:sz w:val="22"/>
                <w:szCs w:val="22"/>
              </w:rPr>
            </w:pPr>
            <w:r w:rsidRPr="00997D17">
              <w:rPr>
                <w:sz w:val="22"/>
                <w:szCs w:val="22"/>
              </w:rPr>
              <w:t>People with asthma or chest conditions: stay indoors.</w:t>
            </w:r>
          </w:p>
          <w:p w14:paraId="42796F24" w14:textId="0D24A4B7" w:rsidR="00D3308D" w:rsidRPr="00997D17" w:rsidRDefault="00D958B4">
            <w:pPr>
              <w:pStyle w:val="ListParagraph"/>
              <w:numPr>
                <w:ilvl w:val="0"/>
                <w:numId w:val="22"/>
              </w:numPr>
              <w:jc w:val="both"/>
              <w:rPr>
                <w:sz w:val="22"/>
                <w:szCs w:val="22"/>
              </w:rPr>
            </w:pPr>
            <w:r w:rsidRPr="00997D17">
              <w:rPr>
                <w:sz w:val="22"/>
                <w:szCs w:val="22"/>
              </w:rPr>
              <w:t>Cover drinking water and food.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7A9961D" w14:textId="3920F3DA" w:rsidR="00D3308D" w:rsidRPr="00997D17" w:rsidRDefault="00D958B4">
            <w:pPr>
              <w:pStyle w:val="ListParagraph"/>
              <w:numPr>
                <w:ilvl w:val="0"/>
                <w:numId w:val="22"/>
              </w:numPr>
              <w:jc w:val="both"/>
              <w:rPr>
                <w:sz w:val="22"/>
                <w:szCs w:val="22"/>
                <w:lang w:val="sv-SE"/>
              </w:rPr>
            </w:pPr>
            <w:r w:rsidRPr="00997D17">
              <w:rPr>
                <w:sz w:val="22"/>
                <w:szCs w:val="22"/>
                <w:lang w:val="sv-SE"/>
              </w:rPr>
              <w:t>Endesha taratibu ukiwasha taa za mbele.</w:t>
            </w:r>
          </w:p>
          <w:p w14:paraId="2F750ABC" w14:textId="34A18937" w:rsidR="00D958B4" w:rsidRPr="00997D17" w:rsidRDefault="00D958B4">
            <w:pPr>
              <w:pStyle w:val="ListParagraph"/>
              <w:numPr>
                <w:ilvl w:val="0"/>
                <w:numId w:val="22"/>
              </w:numPr>
              <w:jc w:val="both"/>
              <w:rPr>
                <w:sz w:val="22"/>
                <w:szCs w:val="22"/>
                <w:lang w:val="sv-SE"/>
              </w:rPr>
            </w:pPr>
            <w:r w:rsidRPr="00997D17">
              <w:rPr>
                <w:sz w:val="22"/>
                <w:szCs w:val="22"/>
                <w:lang w:val="sv-SE"/>
              </w:rPr>
              <w:t>Watu wenye pumu au matatizo ya kifua: bakini ndani.</w:t>
            </w:r>
          </w:p>
          <w:p w14:paraId="4FF0AECD" w14:textId="38299B8C" w:rsidR="00D3308D" w:rsidRPr="00997D17" w:rsidRDefault="00D958B4">
            <w:pPr>
              <w:pStyle w:val="ListParagraph"/>
              <w:numPr>
                <w:ilvl w:val="0"/>
                <w:numId w:val="22"/>
              </w:numPr>
              <w:jc w:val="both"/>
              <w:rPr>
                <w:sz w:val="22"/>
                <w:szCs w:val="22"/>
                <w:lang w:val="sv-SE"/>
              </w:rPr>
            </w:pPr>
            <w:r w:rsidRPr="00997D17">
              <w:rPr>
                <w:sz w:val="22"/>
                <w:szCs w:val="22"/>
                <w:lang w:val="sv-SE"/>
              </w:rPr>
              <w:t>Funika maji ya kunywa na chakula.</w:t>
            </w:r>
          </w:p>
        </w:tc>
      </w:tr>
      <w:tr w:rsidR="00D3308D" w:rsidRPr="000343A2" w14:paraId="294520C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7DF388C" w14:textId="3419C7EA" w:rsidR="00D3308D" w:rsidRPr="00997D17" w:rsidRDefault="00D958B4">
            <w:pPr>
              <w:pStyle w:val="ListParagraph"/>
              <w:numPr>
                <w:ilvl w:val="0"/>
                <w:numId w:val="22"/>
              </w:numPr>
              <w:jc w:val="both"/>
              <w:rPr>
                <w:sz w:val="22"/>
                <w:szCs w:val="22"/>
              </w:rPr>
            </w:pPr>
            <w:r w:rsidRPr="00997D17">
              <w:rPr>
                <w:sz w:val="22"/>
                <w:szCs w:val="22"/>
              </w:rPr>
              <w:lastRenderedPageBreak/>
              <w:t>Falling branches endangering people and vehicles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9891938" w14:textId="5C173A0B" w:rsidR="00D3308D" w:rsidRPr="00997D17" w:rsidRDefault="00D958B4">
            <w:pPr>
              <w:pStyle w:val="ListParagraph"/>
              <w:numPr>
                <w:ilvl w:val="0"/>
                <w:numId w:val="22"/>
              </w:numPr>
              <w:jc w:val="both"/>
              <w:rPr>
                <w:sz w:val="22"/>
                <w:szCs w:val="22"/>
                <w:lang w:val="sv-SE"/>
              </w:rPr>
            </w:pPr>
            <w:r w:rsidRPr="00997D17">
              <w:rPr>
                <w:sz w:val="22"/>
                <w:szCs w:val="22"/>
                <w:lang w:val="sv-SE"/>
              </w:rPr>
              <w:t>Matawi yanayoanguka kuhatarisha watu na magari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B994252" w14:textId="021A9044" w:rsidR="00D3308D" w:rsidRPr="00997D17" w:rsidRDefault="00D958B4">
            <w:pPr>
              <w:pStyle w:val="ListParagraph"/>
              <w:numPr>
                <w:ilvl w:val="0"/>
                <w:numId w:val="22"/>
              </w:numPr>
              <w:jc w:val="both"/>
              <w:rPr>
                <w:sz w:val="22"/>
                <w:szCs w:val="22"/>
              </w:rPr>
            </w:pPr>
            <w:r w:rsidRPr="00997D17">
              <w:rPr>
                <w:sz w:val="22"/>
                <w:szCs w:val="22"/>
              </w:rPr>
              <w:t>Park away from trees and weak walls.</w:t>
            </w:r>
          </w:p>
          <w:p w14:paraId="719240D7" w14:textId="18C0C787" w:rsidR="00D3308D" w:rsidRPr="00997D17" w:rsidRDefault="00D958B4">
            <w:pPr>
              <w:pStyle w:val="ListParagraph"/>
              <w:numPr>
                <w:ilvl w:val="0"/>
                <w:numId w:val="22"/>
              </w:numPr>
              <w:jc w:val="both"/>
              <w:rPr>
                <w:sz w:val="22"/>
                <w:szCs w:val="22"/>
              </w:rPr>
            </w:pPr>
            <w:r w:rsidRPr="00997D17">
              <w:rPr>
                <w:sz w:val="22"/>
                <w:szCs w:val="22"/>
              </w:rPr>
              <w:t>Report dangerous trees to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2CE7E74" w14:textId="36B345F5" w:rsidR="00D3308D" w:rsidRPr="00997D17" w:rsidRDefault="00D958B4">
            <w:pPr>
              <w:pStyle w:val="ListParagraph"/>
              <w:numPr>
                <w:ilvl w:val="0"/>
                <w:numId w:val="22"/>
              </w:numPr>
              <w:jc w:val="both"/>
              <w:rPr>
                <w:sz w:val="22"/>
                <w:szCs w:val="22"/>
                <w:lang w:val="sv-SE"/>
              </w:rPr>
            </w:pPr>
            <w:r w:rsidRPr="00997D17">
              <w:rPr>
                <w:sz w:val="22"/>
                <w:szCs w:val="22"/>
                <w:lang w:val="sv-SE"/>
              </w:rPr>
              <w:t>Egesha mbali na miti na kuta dhaifu.</w:t>
            </w:r>
          </w:p>
          <w:p w14:paraId="16D5F5D8" w14:textId="1EE79127" w:rsidR="00D3308D" w:rsidRPr="00997D17" w:rsidRDefault="00D958B4">
            <w:pPr>
              <w:pStyle w:val="ListParagraph"/>
              <w:numPr>
                <w:ilvl w:val="0"/>
                <w:numId w:val="22"/>
              </w:numPr>
              <w:jc w:val="both"/>
              <w:rPr>
                <w:sz w:val="22"/>
                <w:szCs w:val="22"/>
                <w:lang w:val="sv-SE"/>
              </w:rPr>
            </w:pPr>
            <w:r w:rsidRPr="00997D17">
              <w:rPr>
                <w:sz w:val="22"/>
                <w:szCs w:val="22"/>
                <w:lang w:val="sv-SE"/>
              </w:rPr>
              <w:t>Toa taarifa ya miti hatari kwa viongozi wa Kijiji/Mtaa.</w:t>
            </w:r>
          </w:p>
        </w:tc>
      </w:tr>
      <w:tr w:rsidR="00D3308D" w:rsidRPr="000343A2" w14:paraId="1B6AA2C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C0867A9" w14:textId="34B844DC" w:rsidR="00D3308D" w:rsidRPr="00997D17" w:rsidRDefault="00D958B4">
            <w:pPr>
              <w:pStyle w:val="ListParagraph"/>
              <w:numPr>
                <w:ilvl w:val="0"/>
                <w:numId w:val="22"/>
              </w:numPr>
              <w:jc w:val="both"/>
              <w:rPr>
                <w:sz w:val="22"/>
                <w:szCs w:val="22"/>
              </w:rPr>
            </w:pPr>
            <w:r w:rsidRPr="00997D17">
              <w:rPr>
                <w:sz w:val="22"/>
                <w:szCs w:val="22"/>
              </w:rPr>
              <w:t>Damage to banana plants, fruit trees and flowering crops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7D9CA7" w14:textId="6F3B439A" w:rsidR="00D3308D" w:rsidRPr="00997D17" w:rsidRDefault="00D958B4">
            <w:pPr>
              <w:pStyle w:val="ListParagraph"/>
              <w:numPr>
                <w:ilvl w:val="0"/>
                <w:numId w:val="22"/>
              </w:numPr>
              <w:jc w:val="both"/>
              <w:rPr>
                <w:sz w:val="22"/>
                <w:szCs w:val="22"/>
              </w:rPr>
            </w:pPr>
            <w:r w:rsidRPr="00997D17">
              <w:rPr>
                <w:sz w:val="22"/>
                <w:szCs w:val="22"/>
              </w:rPr>
              <w:t>Uharibifu wa migomba, miti ya matunda na mazao yanayochanua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2EF9FD6" w14:textId="4F9D4FE0" w:rsidR="00D3308D" w:rsidRPr="00997D17" w:rsidRDefault="00D958B4">
            <w:pPr>
              <w:pStyle w:val="ListParagraph"/>
              <w:numPr>
                <w:ilvl w:val="0"/>
                <w:numId w:val="22"/>
              </w:numPr>
              <w:jc w:val="both"/>
              <w:rPr>
                <w:sz w:val="22"/>
                <w:szCs w:val="22"/>
              </w:rPr>
            </w:pPr>
            <w:r w:rsidRPr="00997D17">
              <w:rPr>
                <w:sz w:val="22"/>
                <w:szCs w:val="22"/>
              </w:rPr>
              <w:t>Stake banana plants and young crops.</w:t>
            </w:r>
          </w:p>
          <w:p w14:paraId="6DD3C788" w14:textId="73C70B60" w:rsidR="00D3308D" w:rsidRPr="00997D17" w:rsidRDefault="00D958B4">
            <w:pPr>
              <w:pStyle w:val="ListParagraph"/>
              <w:numPr>
                <w:ilvl w:val="0"/>
                <w:numId w:val="22"/>
              </w:numPr>
              <w:jc w:val="both"/>
              <w:rPr>
                <w:sz w:val="22"/>
                <w:szCs w:val="22"/>
              </w:rPr>
            </w:pPr>
            <w:r w:rsidRPr="00997D17">
              <w:rPr>
                <w:sz w:val="22"/>
                <w:szCs w:val="22"/>
              </w:rPr>
              <w:t>Harvest mature fruit early.</w:t>
            </w:r>
          </w:p>
          <w:p w14:paraId="709A90BC" w14:textId="144F28B0" w:rsidR="00D3308D" w:rsidRPr="00997D17" w:rsidRDefault="00D958B4">
            <w:pPr>
              <w:pStyle w:val="ListParagraph"/>
              <w:numPr>
                <w:ilvl w:val="0"/>
                <w:numId w:val="22"/>
              </w:numPr>
              <w:jc w:val="both"/>
              <w:rPr>
                <w:sz w:val="22"/>
                <w:szCs w:val="22"/>
              </w:rPr>
            </w:pPr>
            <w:r w:rsidRPr="00997D17">
              <w:rPr>
                <w:sz w:val="22"/>
                <w:szCs w:val="22"/>
              </w:rPr>
              <w:t>Secure shade nets and nursery structures.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4AF5E86" w14:textId="3BD8A47B" w:rsidR="00D3308D" w:rsidRPr="00997D17" w:rsidRDefault="00D958B4">
            <w:pPr>
              <w:pStyle w:val="ListParagraph"/>
              <w:numPr>
                <w:ilvl w:val="0"/>
                <w:numId w:val="22"/>
              </w:numPr>
              <w:jc w:val="both"/>
              <w:rPr>
                <w:sz w:val="22"/>
                <w:szCs w:val="22"/>
                <w:lang w:val="sv-SE"/>
              </w:rPr>
            </w:pPr>
            <w:r w:rsidRPr="00997D17">
              <w:rPr>
                <w:sz w:val="22"/>
                <w:szCs w:val="22"/>
                <w:lang w:val="sv-SE"/>
              </w:rPr>
              <w:t>Weka miti ya kuegemeza migomba na mazao machanga.</w:t>
            </w:r>
          </w:p>
          <w:p w14:paraId="06CA3FFB" w14:textId="77064D90" w:rsidR="00D3308D" w:rsidRPr="00997D17" w:rsidRDefault="00983EE7">
            <w:pPr>
              <w:pStyle w:val="ListParagraph"/>
              <w:numPr>
                <w:ilvl w:val="0"/>
                <w:numId w:val="22"/>
              </w:numPr>
              <w:jc w:val="both"/>
              <w:rPr>
                <w:sz w:val="22"/>
                <w:szCs w:val="22"/>
              </w:rPr>
            </w:pPr>
            <w:r w:rsidRPr="00997D17">
              <w:rPr>
                <w:sz w:val="22"/>
                <w:szCs w:val="22"/>
              </w:rPr>
              <w:t>V</w:t>
            </w:r>
            <w:r w:rsidR="00D3308D" w:rsidRPr="00997D17">
              <w:rPr>
                <w:sz w:val="22"/>
                <w:szCs w:val="22"/>
              </w:rPr>
              <w:t>una matunda yaliyokomaa mapema.</w:t>
            </w:r>
          </w:p>
          <w:p w14:paraId="1805390F" w14:textId="6301E1DE" w:rsidR="00D3308D" w:rsidRPr="00997D17" w:rsidRDefault="00D958B4">
            <w:pPr>
              <w:pStyle w:val="ListParagraph"/>
              <w:numPr>
                <w:ilvl w:val="0"/>
                <w:numId w:val="22"/>
              </w:numPr>
              <w:jc w:val="both"/>
              <w:rPr>
                <w:sz w:val="22"/>
                <w:szCs w:val="22"/>
                <w:lang w:val="sv-SE"/>
              </w:rPr>
            </w:pPr>
            <w:r w:rsidRPr="00997D17">
              <w:rPr>
                <w:sz w:val="22"/>
                <w:szCs w:val="22"/>
                <w:lang w:val="sv-SE"/>
              </w:rPr>
              <w:t>Funga vizuri nyavu za kivuli na vitalu.</w:t>
            </w:r>
          </w:p>
        </w:tc>
      </w:tr>
      <w:tr w:rsidR="00D3308D" w:rsidRPr="000343A2" w14:paraId="289ACE7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4F2A9B1" w14:textId="56F8AD59" w:rsidR="00D3308D" w:rsidRPr="00997D17" w:rsidRDefault="00D958B4">
            <w:pPr>
              <w:pStyle w:val="ListParagraph"/>
              <w:numPr>
                <w:ilvl w:val="0"/>
                <w:numId w:val="22"/>
              </w:numPr>
              <w:jc w:val="both"/>
              <w:rPr>
                <w:sz w:val="22"/>
                <w:szCs w:val="22"/>
              </w:rPr>
            </w:pPr>
            <w:r w:rsidRPr="00997D17">
              <w:rPr>
                <w:sz w:val="22"/>
                <w:szCs w:val="22"/>
              </w:rPr>
              <w:t>Brief power cuts from swaying lines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64D480" w14:textId="1D1F1A08" w:rsidR="00D3308D" w:rsidRPr="00997D17" w:rsidRDefault="00D958B4">
            <w:pPr>
              <w:pStyle w:val="ListParagraph"/>
              <w:numPr>
                <w:ilvl w:val="0"/>
                <w:numId w:val="22"/>
              </w:numPr>
              <w:jc w:val="both"/>
              <w:rPr>
                <w:sz w:val="22"/>
                <w:szCs w:val="22"/>
              </w:rPr>
            </w:pPr>
            <w:r w:rsidRPr="00997D17">
              <w:rPr>
                <w:sz w:val="22"/>
                <w:szCs w:val="22"/>
              </w:rPr>
              <w:t>Kukatika kwa umeme kwa muda mfupi kutokana na nyaya kuyumba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390D3D" w14:textId="4D36718F" w:rsidR="00D3308D" w:rsidRPr="00997D17" w:rsidRDefault="00D958B4">
            <w:pPr>
              <w:pStyle w:val="ListParagraph"/>
              <w:numPr>
                <w:ilvl w:val="0"/>
                <w:numId w:val="22"/>
              </w:numPr>
              <w:jc w:val="both"/>
              <w:rPr>
                <w:sz w:val="22"/>
                <w:szCs w:val="22"/>
              </w:rPr>
            </w:pPr>
            <w:r w:rsidRPr="00997D17">
              <w:rPr>
                <w:sz w:val="22"/>
                <w:szCs w:val="22"/>
              </w:rPr>
              <w:t>Charge phones and torches.</w:t>
            </w:r>
          </w:p>
          <w:p w14:paraId="4EBDB5BA" w14:textId="2C494715" w:rsidR="00D3308D" w:rsidRPr="00997D17" w:rsidRDefault="00D958B4">
            <w:pPr>
              <w:pStyle w:val="ListParagraph"/>
              <w:numPr>
                <w:ilvl w:val="0"/>
                <w:numId w:val="22"/>
              </w:numPr>
              <w:jc w:val="both"/>
              <w:rPr>
                <w:sz w:val="22"/>
                <w:szCs w:val="22"/>
              </w:rPr>
            </w:pPr>
            <w:r w:rsidRPr="00997D17">
              <w:rPr>
                <w:sz w:val="22"/>
                <w:szCs w:val="22"/>
              </w:rPr>
              <w:t>Keep away from fallen power lines.</w:t>
            </w:r>
          </w:p>
          <w:p w14:paraId="5EF16EDE" w14:textId="279C90B1" w:rsidR="00D3308D" w:rsidRPr="00997D17" w:rsidRDefault="00D958B4">
            <w:pPr>
              <w:pStyle w:val="ListParagraph"/>
              <w:numPr>
                <w:ilvl w:val="0"/>
                <w:numId w:val="22"/>
              </w:numPr>
              <w:jc w:val="both"/>
              <w:rPr>
                <w:sz w:val="22"/>
                <w:szCs w:val="22"/>
              </w:rPr>
            </w:pPr>
            <w:r w:rsidRPr="00997D17">
              <w:rPr>
                <w:sz w:val="22"/>
                <w:szCs w:val="22"/>
              </w:rPr>
              <w:t>Report sparking or fallen lines to TANESCO.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F3733BB" w14:textId="3C67904C" w:rsidR="00D3308D" w:rsidRPr="00997D17" w:rsidRDefault="00D958B4">
            <w:pPr>
              <w:pStyle w:val="ListParagraph"/>
              <w:numPr>
                <w:ilvl w:val="0"/>
                <w:numId w:val="22"/>
              </w:numPr>
              <w:jc w:val="both"/>
              <w:rPr>
                <w:sz w:val="22"/>
                <w:szCs w:val="22"/>
                <w:lang w:val="sv-SE"/>
              </w:rPr>
            </w:pPr>
            <w:r w:rsidRPr="00997D17">
              <w:rPr>
                <w:sz w:val="22"/>
                <w:szCs w:val="22"/>
                <w:lang w:val="sv-SE"/>
              </w:rPr>
              <w:t>Chaji simu na tochi.</w:t>
            </w:r>
          </w:p>
          <w:p w14:paraId="33C87B27" w14:textId="5C3EA19B" w:rsidR="00D3308D" w:rsidRPr="00997D17" w:rsidRDefault="00D958B4">
            <w:pPr>
              <w:pStyle w:val="ListParagraph"/>
              <w:numPr>
                <w:ilvl w:val="0"/>
                <w:numId w:val="22"/>
              </w:numPr>
              <w:jc w:val="both"/>
              <w:rPr>
                <w:sz w:val="22"/>
                <w:szCs w:val="22"/>
                <w:lang w:val="sv-SE"/>
              </w:rPr>
            </w:pPr>
            <w:r w:rsidRPr="00997D17">
              <w:rPr>
                <w:sz w:val="22"/>
                <w:szCs w:val="22"/>
                <w:lang w:val="sv-SE"/>
              </w:rPr>
              <w:t>Kaa mbali na nyaya za umeme zilizoanguka.</w:t>
            </w:r>
          </w:p>
          <w:p w14:paraId="2D296880" w14:textId="1E540C45" w:rsidR="00D3308D" w:rsidRPr="00997D17" w:rsidRDefault="00D958B4">
            <w:pPr>
              <w:pStyle w:val="ListParagraph"/>
              <w:numPr>
                <w:ilvl w:val="0"/>
                <w:numId w:val="22"/>
              </w:numPr>
              <w:jc w:val="both"/>
              <w:rPr>
                <w:sz w:val="22"/>
                <w:szCs w:val="22"/>
                <w:lang w:val="sv-SE"/>
              </w:rPr>
            </w:pPr>
            <w:r w:rsidRPr="00997D17">
              <w:rPr>
                <w:sz w:val="22"/>
                <w:szCs w:val="22"/>
                <w:lang w:val="sv-SE"/>
              </w:rPr>
              <w:t>Toa taarifa ya nyaya zinazotoa cheche au zilizoanguka kwa TANESCO.</w:t>
            </w:r>
          </w:p>
        </w:tc>
      </w:tr>
      <w:tr w:rsidR="00513C7E" w:rsidRPr="00997D17" w14:paraId="1B8CD0C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3513DA9" w14:textId="0431BC75" w:rsidR="00513C7E" w:rsidRPr="00997D17" w:rsidRDefault="00513C7E">
            <w:pPr>
              <w:pStyle w:val="ListParagraph"/>
              <w:numPr>
                <w:ilvl w:val="0"/>
                <w:numId w:val="22"/>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B73DBB" w14:textId="03179266" w:rsidR="00513C7E" w:rsidRPr="00997D17" w:rsidRDefault="00513C7E">
            <w:pPr>
              <w:pStyle w:val="ListParagraph"/>
              <w:numPr>
                <w:ilvl w:val="0"/>
                <w:numId w:val="22"/>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FE7B834" w14:textId="77777777" w:rsidR="00513C7E" w:rsidRPr="00997D17" w:rsidRDefault="00513C7E">
            <w:pPr>
              <w:pStyle w:val="ListParagraph"/>
              <w:numPr>
                <w:ilvl w:val="0"/>
                <w:numId w:val="22"/>
              </w:numPr>
              <w:jc w:val="both"/>
              <w:rPr>
                <w:sz w:val="22"/>
                <w:szCs w:val="22"/>
              </w:rPr>
            </w:pPr>
            <w:r w:rsidRPr="00997D17">
              <w:rPr>
                <w:sz w:val="22"/>
                <w:szCs w:val="22"/>
              </w:rPr>
              <w:t>Please continue to follow updates from TMA, Disaster Management Committees and local leaders.</w:t>
            </w:r>
          </w:p>
          <w:p w14:paraId="36C817C3" w14:textId="37927CCE" w:rsidR="00513C7E" w:rsidRPr="00997D17" w:rsidRDefault="00513C7E">
            <w:pPr>
              <w:pStyle w:val="ListParagraph"/>
              <w:numPr>
                <w:ilvl w:val="0"/>
                <w:numId w:val="22"/>
              </w:numPr>
              <w:jc w:val="both"/>
              <w:rPr>
                <w:sz w:val="22"/>
                <w:szCs w:val="22"/>
              </w:rPr>
            </w:pPr>
            <w:r w:rsidRPr="00997D17">
              <w:rPr>
                <w:sz w:val="22"/>
                <w:szCs w:val="22"/>
              </w:rPr>
              <w:t>This advisory remains in place until the authorities update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B9F497" w14:textId="77777777" w:rsidR="00513C7E" w:rsidRPr="00997D17" w:rsidRDefault="00513C7E">
            <w:pPr>
              <w:pStyle w:val="ListParagraph"/>
              <w:numPr>
                <w:ilvl w:val="0"/>
                <w:numId w:val="22"/>
              </w:numPr>
              <w:jc w:val="both"/>
              <w:rPr>
                <w:sz w:val="22"/>
                <w:szCs w:val="22"/>
              </w:rPr>
            </w:pPr>
            <w:r w:rsidRPr="00997D17">
              <w:rPr>
                <w:sz w:val="22"/>
                <w:szCs w:val="22"/>
              </w:rPr>
              <w:t>Tafadhali endeleeni kufuatilia taarifa za TMA, Kamati za Usimamizi wa Maafa na viongozi wa eneo.</w:t>
            </w:r>
          </w:p>
          <w:p w14:paraId="354462BE" w14:textId="72E91374" w:rsidR="00513C7E" w:rsidRPr="00997D17" w:rsidRDefault="00513C7E">
            <w:pPr>
              <w:pStyle w:val="ListParagraph"/>
              <w:numPr>
                <w:ilvl w:val="0"/>
                <w:numId w:val="22"/>
              </w:numPr>
              <w:jc w:val="both"/>
              <w:rPr>
                <w:sz w:val="22"/>
                <w:szCs w:val="22"/>
              </w:rPr>
            </w:pPr>
            <w:r w:rsidRPr="00997D17">
              <w:rPr>
                <w:sz w:val="22"/>
                <w:szCs w:val="22"/>
              </w:rPr>
              <w:t>Tahadhari hii itaendelea hadi mamlaka zitakapoihuisha au kuiondoa rasmi.</w:t>
            </w:r>
          </w:p>
        </w:tc>
      </w:tr>
    </w:tbl>
    <w:p w14:paraId="55EF8E82" w14:textId="77777777" w:rsidR="00D3308D" w:rsidRPr="00997D17" w:rsidRDefault="00D3308D" w:rsidP="000359A0">
      <w:pPr>
        <w:jc w:val="both"/>
        <w:rPr>
          <w:sz w:val="22"/>
          <w:szCs w:val="22"/>
        </w:rPr>
      </w:pPr>
    </w:p>
    <w:p w14:paraId="623B04EA"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D3308D" w:rsidRPr="00997D17" w14:paraId="78644CE1" w14:textId="77777777" w:rsidTr="002204F6">
        <w:tc>
          <w:tcPr>
            <w:tcW w:w="456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0D38703C" w14:textId="77777777" w:rsidR="00D3308D" w:rsidRPr="00997D17" w:rsidRDefault="00D3308D" w:rsidP="000359A0">
            <w:pPr>
              <w:jc w:val="both"/>
              <w:rPr>
                <w:sz w:val="22"/>
                <w:szCs w:val="22"/>
              </w:rPr>
            </w:pPr>
            <w:r w:rsidRPr="00997D17">
              <w:rPr>
                <w:sz w:val="22"/>
                <w:szCs w:val="22"/>
              </w:rPr>
              <w:t>WARNING</w:t>
            </w:r>
          </w:p>
        </w:tc>
        <w:tc>
          <w:tcPr>
            <w:tcW w:w="684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49365E80" w14:textId="77777777" w:rsidR="00D3308D" w:rsidRPr="00997D17" w:rsidRDefault="00D3308D" w:rsidP="000359A0">
            <w:pPr>
              <w:jc w:val="both"/>
              <w:rPr>
                <w:sz w:val="22"/>
                <w:szCs w:val="22"/>
              </w:rPr>
            </w:pPr>
            <w:r w:rsidRPr="00997D17">
              <w:rPr>
                <w:sz w:val="22"/>
                <w:szCs w:val="22"/>
              </w:rPr>
              <w:t>TAKE ACTION</w:t>
            </w:r>
          </w:p>
        </w:tc>
        <w:tc>
          <w:tcPr>
            <w:tcW w:w="228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45D430E3" w14:textId="77777777" w:rsidR="00D3308D" w:rsidRPr="00997D17" w:rsidRDefault="00D3308D" w:rsidP="000359A0">
            <w:pPr>
              <w:jc w:val="both"/>
              <w:rPr>
                <w:sz w:val="22"/>
                <w:szCs w:val="22"/>
              </w:rPr>
            </w:pPr>
            <w:r w:rsidRPr="00997D17">
              <w:rPr>
                <w:sz w:val="22"/>
                <w:szCs w:val="22"/>
              </w:rPr>
              <w:t>LEVEL 2</w:t>
            </w:r>
          </w:p>
        </w:tc>
      </w:tr>
    </w:tbl>
    <w:p w14:paraId="3AE63A77" w14:textId="77777777" w:rsidR="00D3308D" w:rsidRPr="00997D17" w:rsidRDefault="00D3308D" w:rsidP="000359A0">
      <w:pPr>
        <w:jc w:val="both"/>
        <w:rPr>
          <w:sz w:val="22"/>
          <w:szCs w:val="22"/>
        </w:rPr>
      </w:pPr>
    </w:p>
    <w:p w14:paraId="27DAADD6"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D3308D" w:rsidRPr="00997D17" w14:paraId="66151167"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B4BC542" w14:textId="77777777" w:rsidR="00D3308D" w:rsidRPr="00997D17" w:rsidRDefault="00D3308D"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4DB38A2" w14:textId="77777777" w:rsidR="00D3308D" w:rsidRPr="00997D17" w:rsidRDefault="00D3308D"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9189FE1" w14:textId="2E517A1E" w:rsidR="00D3308D" w:rsidRPr="00997D17" w:rsidRDefault="00D3308D"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0BA4C7C" w14:textId="0E296AFE" w:rsidR="00D3308D" w:rsidRPr="00997D17" w:rsidRDefault="00D3308D" w:rsidP="000359A0">
            <w:pPr>
              <w:jc w:val="both"/>
              <w:rPr>
                <w:sz w:val="22"/>
                <w:szCs w:val="22"/>
              </w:rPr>
            </w:pPr>
            <w:r w:rsidRPr="00997D17">
              <w:rPr>
                <w:sz w:val="22"/>
                <w:szCs w:val="22"/>
              </w:rPr>
              <w:t>HATUA (SW)</w:t>
            </w:r>
          </w:p>
        </w:tc>
      </w:tr>
      <w:tr w:rsidR="00D3308D" w:rsidRPr="00997D17" w14:paraId="487143C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1498CE2" w14:textId="65FA4034" w:rsidR="00D3308D" w:rsidRPr="00997D17" w:rsidRDefault="00D958B4">
            <w:pPr>
              <w:pStyle w:val="ListParagraph"/>
              <w:numPr>
                <w:ilvl w:val="0"/>
                <w:numId w:val="23"/>
              </w:numPr>
              <w:jc w:val="both"/>
              <w:rPr>
                <w:sz w:val="22"/>
                <w:szCs w:val="22"/>
              </w:rPr>
            </w:pPr>
            <w:r w:rsidRPr="00997D17">
              <w:rPr>
                <w:sz w:val="22"/>
                <w:szCs w:val="22"/>
              </w:rPr>
              <w:t>Damaging winds and gusts in many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DAEAC98" w14:textId="4C7DF1FE" w:rsidR="00D3308D" w:rsidRPr="00997D17" w:rsidRDefault="00D958B4">
            <w:pPr>
              <w:pStyle w:val="ListParagraph"/>
              <w:numPr>
                <w:ilvl w:val="0"/>
                <w:numId w:val="23"/>
              </w:numPr>
              <w:jc w:val="both"/>
              <w:rPr>
                <w:sz w:val="22"/>
                <w:szCs w:val="22"/>
                <w:lang w:val="sv-SE"/>
              </w:rPr>
            </w:pPr>
            <w:r w:rsidRPr="00997D17">
              <w:rPr>
                <w:sz w:val="22"/>
                <w:szCs w:val="22"/>
                <w:lang w:val="sv-SE"/>
              </w:rPr>
              <w:t>Upepo mkali unaoleta madhara katika maeneo mengi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1200BAE" w14:textId="16B974B8" w:rsidR="00D3308D" w:rsidRPr="00997D17" w:rsidRDefault="00D958B4">
            <w:pPr>
              <w:pStyle w:val="ListParagraph"/>
              <w:numPr>
                <w:ilvl w:val="0"/>
                <w:numId w:val="23"/>
              </w:numPr>
              <w:jc w:val="both"/>
              <w:rPr>
                <w:sz w:val="22"/>
                <w:szCs w:val="22"/>
              </w:rPr>
            </w:pPr>
            <w:r w:rsidRPr="00997D17">
              <w:rPr>
                <w:sz w:val="22"/>
                <w:szCs w:val="22"/>
              </w:rPr>
              <w:t>Stay inside a solid building while the winds last.</w:t>
            </w:r>
          </w:p>
          <w:p w14:paraId="456CB820" w14:textId="26350E67" w:rsidR="00D3308D" w:rsidRPr="00997D17" w:rsidRDefault="00FE0A4D">
            <w:pPr>
              <w:pStyle w:val="ListParagraph"/>
              <w:numPr>
                <w:ilvl w:val="0"/>
                <w:numId w:val="23"/>
              </w:numPr>
              <w:jc w:val="both"/>
              <w:rPr>
                <w:sz w:val="22"/>
                <w:szCs w:val="22"/>
              </w:rPr>
            </w:pPr>
            <w:ins w:id="37" w:author="Bonephace Kaijage" w:date="2026-10-14T06:22:00Z" w16du:dateUtc="2026-10-14T04:22:00Z">
              <w:r>
                <w:rPr>
                  <w:sz w:val="22"/>
                  <w:szCs w:val="22"/>
                </w:rPr>
                <w:t>Households in weak houses: please move to a solid building before the winds arrive; roofs and walls fail suddenly in strong gusts. Agree with neighbours which building you will share.</w:t>
              </w:r>
            </w:ins>
            <w:del w:id="38" w:author="Bonephace Kaijage" w:date="2026-10-14T06:22:00Z" w16du:dateUtc="2026-10-14T04:22:00Z">
              <w:r w:rsidR="00D958B4" w:rsidRPr="00997D17" w:rsidDel="00FE0A4D">
                <w:rPr>
                  <w:sz w:val="22"/>
                  <w:szCs w:val="22"/>
                </w:rPr>
                <w:delText>Households in weak houses: move to a solid building before the winds arrive.</w:delText>
              </w:r>
            </w:del>
          </w:p>
          <w:p w14:paraId="76E07A04" w14:textId="607629D8" w:rsidR="00D3308D" w:rsidRPr="00997D17" w:rsidRDefault="00D958B4">
            <w:pPr>
              <w:pStyle w:val="ListParagraph"/>
              <w:numPr>
                <w:ilvl w:val="0"/>
                <w:numId w:val="23"/>
              </w:numPr>
              <w:jc w:val="both"/>
              <w:rPr>
                <w:sz w:val="22"/>
                <w:szCs w:val="22"/>
              </w:rPr>
            </w:pPr>
            <w:r w:rsidRPr="00997D17">
              <w:rPr>
                <w:sz w:val="22"/>
                <w:szCs w:val="22"/>
              </w:rPr>
              <w:t>District and Ward Disaster Management Committees: meet, activate contingency plans, prepare rescue teams and shelters, and alert communities by radio, loudspeaker and door-to-door.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CB5E151" w14:textId="30303523" w:rsidR="00D3308D" w:rsidRPr="00997D17" w:rsidRDefault="00D958B4">
            <w:pPr>
              <w:pStyle w:val="ListParagraph"/>
              <w:numPr>
                <w:ilvl w:val="0"/>
                <w:numId w:val="23"/>
              </w:numPr>
              <w:jc w:val="both"/>
              <w:rPr>
                <w:sz w:val="22"/>
                <w:szCs w:val="22"/>
              </w:rPr>
            </w:pPr>
            <w:r w:rsidRPr="00997D17">
              <w:rPr>
                <w:sz w:val="22"/>
                <w:szCs w:val="22"/>
              </w:rPr>
              <w:t>Kaa ndani ya jengo imara muda wote wa upepo mkali.</w:t>
            </w:r>
          </w:p>
          <w:p w14:paraId="0891AFA1" w14:textId="15A76C23" w:rsidR="00D3308D" w:rsidRPr="00997D17" w:rsidRDefault="00D958B4">
            <w:pPr>
              <w:pStyle w:val="ListParagraph"/>
              <w:numPr>
                <w:ilvl w:val="0"/>
                <w:numId w:val="23"/>
              </w:numPr>
              <w:jc w:val="both"/>
              <w:rPr>
                <w:sz w:val="22"/>
                <w:szCs w:val="22"/>
              </w:rPr>
            </w:pPr>
            <w:r w:rsidRPr="00997D17">
              <w:rPr>
                <w:sz w:val="22"/>
                <w:szCs w:val="22"/>
              </w:rPr>
              <w:t>Kaya zilizo kwenye nyumba dhaifu: hamieni jengo imara kabla upepo haujafika.</w:t>
            </w:r>
          </w:p>
          <w:p w14:paraId="580B66BD" w14:textId="48928C89" w:rsidR="00D3308D" w:rsidRPr="00997D17" w:rsidRDefault="00D958B4">
            <w:pPr>
              <w:pStyle w:val="ListParagraph"/>
              <w:numPr>
                <w:ilvl w:val="0"/>
                <w:numId w:val="23"/>
              </w:numPr>
              <w:jc w:val="both"/>
              <w:rPr>
                <w:sz w:val="22"/>
                <w:szCs w:val="22"/>
              </w:rPr>
            </w:pPr>
            <w:r w:rsidRPr="00997D17">
              <w:rPr>
                <w:sz w:val="22"/>
                <w:szCs w:val="22"/>
              </w:rPr>
              <w:t>Kamati za Usimamizi wa Maafa za Wilaya na Kata: kutaneni, amilisheni mipango ya dharura, andaeni timu za uokoaji na makazi ya muda, na toeni tahadhari kwa jamii kupitia redio, vipaza sauti na nyumba kwa nyumba.</w:t>
            </w:r>
          </w:p>
        </w:tc>
      </w:tr>
      <w:tr w:rsidR="00D3308D" w:rsidRPr="000343A2" w14:paraId="0A1AF02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C428223" w14:textId="39263764" w:rsidR="00D3308D" w:rsidRPr="00997D17" w:rsidRDefault="00D958B4">
            <w:pPr>
              <w:pStyle w:val="ListParagraph"/>
              <w:numPr>
                <w:ilvl w:val="0"/>
                <w:numId w:val="23"/>
              </w:numPr>
              <w:jc w:val="both"/>
              <w:rPr>
                <w:sz w:val="22"/>
                <w:szCs w:val="22"/>
              </w:rPr>
            </w:pPr>
            <w:r w:rsidRPr="00997D17">
              <w:rPr>
                <w:sz w:val="22"/>
                <w:szCs w:val="22"/>
              </w:rPr>
              <w:t>Flying roofing sheets and debris causing injuries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8745D1" w14:textId="0A27C615" w:rsidR="00D3308D" w:rsidRPr="00997D17" w:rsidRDefault="00D958B4">
            <w:pPr>
              <w:pStyle w:val="ListParagraph"/>
              <w:numPr>
                <w:ilvl w:val="0"/>
                <w:numId w:val="23"/>
              </w:numPr>
              <w:jc w:val="both"/>
              <w:rPr>
                <w:sz w:val="22"/>
                <w:szCs w:val="22"/>
                <w:lang w:val="sv-SE"/>
              </w:rPr>
            </w:pPr>
            <w:r w:rsidRPr="00997D17">
              <w:rPr>
                <w:sz w:val="22"/>
                <w:szCs w:val="22"/>
                <w:lang w:val="sv-SE"/>
              </w:rPr>
              <w:t>Mabati na vitu vinavyopeperushwa kusababisha majeraha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68E393F" w14:textId="32E6C36F" w:rsidR="00D3308D" w:rsidRPr="00997D17" w:rsidRDefault="00D958B4">
            <w:pPr>
              <w:pStyle w:val="ListParagraph"/>
              <w:numPr>
                <w:ilvl w:val="0"/>
                <w:numId w:val="23"/>
              </w:numPr>
              <w:jc w:val="both"/>
              <w:rPr>
                <w:sz w:val="22"/>
                <w:szCs w:val="22"/>
              </w:rPr>
            </w:pPr>
            <w:r w:rsidRPr="00997D17">
              <w:rPr>
                <w:sz w:val="22"/>
                <w:szCs w:val="22"/>
              </w:rPr>
              <w:t>Stay away from windows and doors.</w:t>
            </w:r>
          </w:p>
          <w:p w14:paraId="1936E2F5" w14:textId="5DE1DD31" w:rsidR="00D3308D" w:rsidRPr="00997D17" w:rsidRDefault="00D958B4">
            <w:pPr>
              <w:pStyle w:val="ListParagraph"/>
              <w:numPr>
                <w:ilvl w:val="0"/>
                <w:numId w:val="23"/>
              </w:numPr>
              <w:jc w:val="both"/>
              <w:rPr>
                <w:sz w:val="22"/>
                <w:szCs w:val="22"/>
              </w:rPr>
            </w:pPr>
            <w:r w:rsidRPr="00997D17">
              <w:rPr>
                <w:sz w:val="22"/>
                <w:szCs w:val="22"/>
              </w:rPr>
              <w:t>Do not go outside unless necessary.</w:t>
            </w:r>
          </w:p>
          <w:p w14:paraId="69AD85E7" w14:textId="4B014E96" w:rsidR="00D3308D" w:rsidRPr="00997D17" w:rsidRDefault="00D958B4">
            <w:pPr>
              <w:pStyle w:val="ListParagraph"/>
              <w:numPr>
                <w:ilvl w:val="0"/>
                <w:numId w:val="23"/>
              </w:numPr>
              <w:jc w:val="both"/>
              <w:rPr>
                <w:sz w:val="22"/>
                <w:szCs w:val="22"/>
              </w:rPr>
            </w:pPr>
            <w:r w:rsidRPr="00997D17">
              <w:rPr>
                <w:sz w:val="22"/>
                <w:szCs w:val="22"/>
              </w:rPr>
              <w:t>Do not try to hold down roofing sheets during the wind.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0F6D1E6" w14:textId="0C30A251" w:rsidR="00D3308D" w:rsidRPr="00997D17" w:rsidRDefault="00D958B4">
            <w:pPr>
              <w:pStyle w:val="ListParagraph"/>
              <w:numPr>
                <w:ilvl w:val="0"/>
                <w:numId w:val="23"/>
              </w:numPr>
              <w:jc w:val="both"/>
              <w:rPr>
                <w:sz w:val="22"/>
                <w:szCs w:val="22"/>
                <w:lang w:val="sv-SE"/>
              </w:rPr>
            </w:pPr>
            <w:r w:rsidRPr="00997D17">
              <w:rPr>
                <w:sz w:val="22"/>
                <w:szCs w:val="22"/>
                <w:lang w:val="sv-SE"/>
              </w:rPr>
              <w:t>Kaa mbali na madirisha na milango.</w:t>
            </w:r>
          </w:p>
          <w:p w14:paraId="57DF3C5F" w14:textId="0F601049" w:rsidR="00D3308D" w:rsidRPr="00997D17" w:rsidRDefault="00983EE7">
            <w:pPr>
              <w:pStyle w:val="ListParagraph"/>
              <w:numPr>
                <w:ilvl w:val="0"/>
                <w:numId w:val="23"/>
              </w:numPr>
              <w:jc w:val="both"/>
              <w:rPr>
                <w:sz w:val="22"/>
                <w:szCs w:val="22"/>
                <w:lang w:val="sv-SE"/>
              </w:rPr>
            </w:pPr>
            <w:r w:rsidRPr="00997D17">
              <w:rPr>
                <w:sz w:val="22"/>
                <w:szCs w:val="22"/>
                <w:lang w:val="sv-SE"/>
              </w:rPr>
              <w:t>U</w:t>
            </w:r>
            <w:r w:rsidR="00D3308D" w:rsidRPr="00997D17">
              <w:rPr>
                <w:sz w:val="22"/>
                <w:szCs w:val="22"/>
                <w:lang w:val="sv-SE"/>
              </w:rPr>
              <w:t>sitoke nje isipokuwa ni lazima.</w:t>
            </w:r>
          </w:p>
          <w:p w14:paraId="2A1BDDDB" w14:textId="7CC7C84F" w:rsidR="00D3308D" w:rsidRPr="00997D17" w:rsidRDefault="00D958B4">
            <w:pPr>
              <w:pStyle w:val="ListParagraph"/>
              <w:numPr>
                <w:ilvl w:val="0"/>
                <w:numId w:val="23"/>
              </w:numPr>
              <w:jc w:val="both"/>
              <w:rPr>
                <w:sz w:val="22"/>
                <w:szCs w:val="22"/>
                <w:lang w:val="sv-SE"/>
              </w:rPr>
            </w:pPr>
            <w:r w:rsidRPr="00997D17">
              <w:rPr>
                <w:sz w:val="22"/>
                <w:szCs w:val="22"/>
                <w:lang w:val="sv-SE"/>
              </w:rPr>
              <w:t>Usijaribu kushikilia mabati wakati wa upepo.</w:t>
            </w:r>
          </w:p>
        </w:tc>
      </w:tr>
      <w:tr w:rsidR="00D3308D" w:rsidRPr="000343A2" w14:paraId="6DBBF649"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67AE619" w14:textId="175C7191" w:rsidR="00D3308D" w:rsidRPr="00997D17" w:rsidRDefault="00D958B4">
            <w:pPr>
              <w:pStyle w:val="ListParagraph"/>
              <w:numPr>
                <w:ilvl w:val="0"/>
                <w:numId w:val="23"/>
              </w:numPr>
              <w:jc w:val="both"/>
              <w:rPr>
                <w:sz w:val="22"/>
                <w:szCs w:val="22"/>
              </w:rPr>
            </w:pPr>
            <w:r w:rsidRPr="00997D17">
              <w:rPr>
                <w:sz w:val="22"/>
                <w:szCs w:val="22"/>
              </w:rPr>
              <w:lastRenderedPageBreak/>
              <w:t>Fallen trees blocking roads and damaging power lines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3DA2B30" w14:textId="7B8AFA93" w:rsidR="00D3308D" w:rsidRPr="00997D17" w:rsidRDefault="00D958B4">
            <w:pPr>
              <w:pStyle w:val="ListParagraph"/>
              <w:numPr>
                <w:ilvl w:val="0"/>
                <w:numId w:val="23"/>
              </w:numPr>
              <w:jc w:val="both"/>
              <w:rPr>
                <w:sz w:val="22"/>
                <w:szCs w:val="22"/>
              </w:rPr>
            </w:pPr>
            <w:r w:rsidRPr="00997D17">
              <w:rPr>
                <w:sz w:val="22"/>
                <w:szCs w:val="22"/>
              </w:rPr>
              <w:t>Miti iliyoanguka kuziba barabara na kuharibu nyaya za umeme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3B7D60A" w14:textId="1DBBD3EA" w:rsidR="00D3308D" w:rsidRPr="00997D17" w:rsidRDefault="00D958B4">
            <w:pPr>
              <w:pStyle w:val="ListParagraph"/>
              <w:numPr>
                <w:ilvl w:val="0"/>
                <w:numId w:val="23"/>
              </w:numPr>
              <w:jc w:val="both"/>
              <w:rPr>
                <w:sz w:val="22"/>
                <w:szCs w:val="22"/>
              </w:rPr>
            </w:pPr>
            <w:r w:rsidRPr="00997D17">
              <w:rPr>
                <w:sz w:val="22"/>
                <w:szCs w:val="22"/>
              </w:rPr>
              <w:t>Do not shelter under trees.</w:t>
            </w:r>
          </w:p>
          <w:p w14:paraId="0E9AEC04" w14:textId="02BA46C2" w:rsidR="00D3308D" w:rsidRPr="00997D17" w:rsidRDefault="00D958B4">
            <w:pPr>
              <w:pStyle w:val="ListParagraph"/>
              <w:numPr>
                <w:ilvl w:val="0"/>
                <w:numId w:val="23"/>
              </w:numPr>
              <w:jc w:val="both"/>
              <w:rPr>
                <w:sz w:val="22"/>
                <w:szCs w:val="22"/>
              </w:rPr>
            </w:pPr>
            <w:r w:rsidRPr="00997D17">
              <w:rPr>
                <w:sz w:val="22"/>
                <w:szCs w:val="22"/>
              </w:rPr>
              <w:t>Keep away from fallen power lines.</w:t>
            </w:r>
          </w:p>
          <w:p w14:paraId="685D19A3" w14:textId="0FAAB368" w:rsidR="00D3308D" w:rsidRPr="00997D17" w:rsidRDefault="00D958B4">
            <w:pPr>
              <w:pStyle w:val="ListParagraph"/>
              <w:numPr>
                <w:ilvl w:val="0"/>
                <w:numId w:val="23"/>
              </w:numPr>
              <w:jc w:val="both"/>
              <w:rPr>
                <w:sz w:val="22"/>
                <w:szCs w:val="22"/>
              </w:rPr>
            </w:pPr>
            <w:r w:rsidRPr="00997D17">
              <w:rPr>
                <w:sz w:val="22"/>
                <w:szCs w:val="22"/>
              </w:rPr>
              <w:t>Report fallen lines to TANESCO and blocked roads to TARURA or TANROADS.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6AD674B" w14:textId="22B14EFC" w:rsidR="00D3308D" w:rsidRPr="00997D17" w:rsidRDefault="00D958B4">
            <w:pPr>
              <w:pStyle w:val="ListParagraph"/>
              <w:numPr>
                <w:ilvl w:val="0"/>
                <w:numId w:val="23"/>
              </w:numPr>
              <w:jc w:val="both"/>
              <w:rPr>
                <w:sz w:val="22"/>
                <w:szCs w:val="22"/>
                <w:lang w:val="sv-SE"/>
              </w:rPr>
            </w:pPr>
            <w:r w:rsidRPr="00997D17">
              <w:rPr>
                <w:sz w:val="22"/>
                <w:szCs w:val="22"/>
                <w:lang w:val="sv-SE"/>
              </w:rPr>
              <w:t>Usijikinge chini ya miti.</w:t>
            </w:r>
          </w:p>
          <w:p w14:paraId="5560835C" w14:textId="53DE428D" w:rsidR="00D3308D" w:rsidRPr="00997D17" w:rsidRDefault="00D958B4">
            <w:pPr>
              <w:pStyle w:val="ListParagraph"/>
              <w:numPr>
                <w:ilvl w:val="0"/>
                <w:numId w:val="23"/>
              </w:numPr>
              <w:jc w:val="both"/>
              <w:rPr>
                <w:sz w:val="22"/>
                <w:szCs w:val="22"/>
                <w:lang w:val="sv-SE"/>
              </w:rPr>
            </w:pPr>
            <w:r w:rsidRPr="00997D17">
              <w:rPr>
                <w:sz w:val="22"/>
                <w:szCs w:val="22"/>
                <w:lang w:val="sv-SE"/>
              </w:rPr>
              <w:t>Kaa mbali na nyaya za umeme zilizoanguka.</w:t>
            </w:r>
          </w:p>
          <w:p w14:paraId="729C3576" w14:textId="32F3154F" w:rsidR="00D3308D" w:rsidRPr="00997D17" w:rsidRDefault="00D958B4">
            <w:pPr>
              <w:pStyle w:val="ListParagraph"/>
              <w:numPr>
                <w:ilvl w:val="0"/>
                <w:numId w:val="23"/>
              </w:numPr>
              <w:jc w:val="both"/>
              <w:rPr>
                <w:sz w:val="22"/>
                <w:szCs w:val="22"/>
                <w:lang w:val="sv-SE"/>
              </w:rPr>
            </w:pPr>
            <w:r w:rsidRPr="00997D17">
              <w:rPr>
                <w:sz w:val="22"/>
                <w:szCs w:val="22"/>
                <w:lang w:val="sv-SE"/>
              </w:rPr>
              <w:t>Toa taarifa ya nyaya zilizoanguka kwa TANESCO na barabara zilizozibwa kwa TARURA au TANROADS.</w:t>
            </w:r>
          </w:p>
        </w:tc>
      </w:tr>
      <w:tr w:rsidR="00D3308D" w:rsidRPr="000343A2" w14:paraId="6D2D75A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E449A0" w14:textId="328548B3" w:rsidR="00D3308D" w:rsidRPr="00997D17" w:rsidRDefault="00D958B4">
            <w:pPr>
              <w:pStyle w:val="ListParagraph"/>
              <w:numPr>
                <w:ilvl w:val="0"/>
                <w:numId w:val="23"/>
              </w:numPr>
              <w:jc w:val="both"/>
              <w:rPr>
                <w:sz w:val="22"/>
                <w:szCs w:val="22"/>
              </w:rPr>
            </w:pPr>
            <w:r w:rsidRPr="00997D17">
              <w:rPr>
                <w:sz w:val="22"/>
                <w:szCs w:val="22"/>
              </w:rPr>
              <w:t>Roofs blown off and weak buildings damaged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6E969BF" w14:textId="3E42BC11" w:rsidR="00D3308D" w:rsidRPr="00997D17" w:rsidRDefault="00D958B4">
            <w:pPr>
              <w:pStyle w:val="ListParagraph"/>
              <w:numPr>
                <w:ilvl w:val="0"/>
                <w:numId w:val="23"/>
              </w:numPr>
              <w:jc w:val="both"/>
              <w:rPr>
                <w:sz w:val="22"/>
                <w:szCs w:val="22"/>
              </w:rPr>
            </w:pPr>
            <w:r w:rsidRPr="00997D17">
              <w:rPr>
                <w:sz w:val="22"/>
                <w:szCs w:val="22"/>
              </w:rPr>
              <w:t>Paa kuezuliwa na majengo dhaifu kuharibika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38AB06E" w14:textId="2135A521" w:rsidR="00D3308D" w:rsidRPr="00997D17" w:rsidRDefault="00D958B4">
            <w:pPr>
              <w:pStyle w:val="ListParagraph"/>
              <w:numPr>
                <w:ilvl w:val="0"/>
                <w:numId w:val="23"/>
              </w:numPr>
              <w:jc w:val="both"/>
              <w:rPr>
                <w:sz w:val="22"/>
                <w:szCs w:val="22"/>
              </w:rPr>
            </w:pPr>
            <w:r w:rsidRPr="00997D17">
              <w:rPr>
                <w:sz w:val="22"/>
                <w:szCs w:val="22"/>
              </w:rPr>
              <w:t>Leave buildings with loose roofs or cracked walls.</w:t>
            </w:r>
          </w:p>
          <w:p w14:paraId="2A9F6978" w14:textId="5B1720D2" w:rsidR="00D3308D" w:rsidRPr="00997D17" w:rsidRDefault="00D958B4">
            <w:pPr>
              <w:pStyle w:val="ListParagraph"/>
              <w:numPr>
                <w:ilvl w:val="0"/>
                <w:numId w:val="23"/>
              </w:numPr>
              <w:jc w:val="both"/>
              <w:rPr>
                <w:sz w:val="22"/>
                <w:szCs w:val="22"/>
              </w:rPr>
            </w:pPr>
            <w:r w:rsidRPr="00997D17">
              <w:rPr>
                <w:sz w:val="22"/>
                <w:szCs w:val="22"/>
              </w:rPr>
              <w:t>Do not use damaged classrooms, churches, mosques or halls.</w:t>
            </w:r>
          </w:p>
          <w:p w14:paraId="409DDDA9" w14:textId="06398C80" w:rsidR="00D3308D" w:rsidRPr="00997D17" w:rsidRDefault="00D958B4">
            <w:pPr>
              <w:pStyle w:val="ListParagraph"/>
              <w:numPr>
                <w:ilvl w:val="0"/>
                <w:numId w:val="23"/>
              </w:numPr>
              <w:jc w:val="both"/>
              <w:rPr>
                <w:sz w:val="22"/>
                <w:szCs w:val="22"/>
              </w:rPr>
            </w:pPr>
            <w:r w:rsidRPr="00997D17">
              <w:rPr>
                <w:sz w:val="22"/>
                <w:szCs w:val="22"/>
              </w:rPr>
              <w:t>Report damage to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34D77A9" w14:textId="68CFBECC" w:rsidR="00D3308D" w:rsidRPr="00997D17" w:rsidRDefault="00D958B4">
            <w:pPr>
              <w:pStyle w:val="ListParagraph"/>
              <w:numPr>
                <w:ilvl w:val="0"/>
                <w:numId w:val="23"/>
              </w:numPr>
              <w:jc w:val="both"/>
              <w:rPr>
                <w:sz w:val="22"/>
                <w:szCs w:val="22"/>
              </w:rPr>
            </w:pPr>
            <w:r w:rsidRPr="00997D17">
              <w:rPr>
                <w:sz w:val="22"/>
                <w:szCs w:val="22"/>
              </w:rPr>
              <w:t>Ondoka kwenye majengo yenye paa zilizolegea au kuta zenye nyufa.</w:t>
            </w:r>
          </w:p>
          <w:p w14:paraId="4DF44B03" w14:textId="5CBED4F5" w:rsidR="00D3308D" w:rsidRPr="00997D17" w:rsidRDefault="00D958B4">
            <w:pPr>
              <w:pStyle w:val="ListParagraph"/>
              <w:numPr>
                <w:ilvl w:val="0"/>
                <w:numId w:val="23"/>
              </w:numPr>
              <w:jc w:val="both"/>
              <w:rPr>
                <w:sz w:val="22"/>
                <w:szCs w:val="22"/>
                <w:lang w:val="sv-SE"/>
              </w:rPr>
            </w:pPr>
            <w:r w:rsidRPr="00997D17">
              <w:rPr>
                <w:sz w:val="22"/>
                <w:szCs w:val="22"/>
                <w:lang w:val="sv-SE"/>
              </w:rPr>
              <w:t>Usitumie madarasa, makanisa, misikiti au kumbi zilizoharibika.</w:t>
            </w:r>
          </w:p>
          <w:p w14:paraId="2FEE89E9" w14:textId="3C873EDC" w:rsidR="00D3308D" w:rsidRPr="00997D17" w:rsidRDefault="00D958B4">
            <w:pPr>
              <w:pStyle w:val="ListParagraph"/>
              <w:numPr>
                <w:ilvl w:val="0"/>
                <w:numId w:val="23"/>
              </w:numPr>
              <w:jc w:val="both"/>
              <w:rPr>
                <w:sz w:val="22"/>
                <w:szCs w:val="22"/>
                <w:lang w:val="sv-SE"/>
              </w:rPr>
            </w:pPr>
            <w:r w:rsidRPr="00997D17">
              <w:rPr>
                <w:sz w:val="22"/>
                <w:szCs w:val="22"/>
                <w:lang w:val="sv-SE"/>
              </w:rPr>
              <w:t>Toa taarifa ya uharibifu kwa viongozi wa Kijiji/Mtaa.</w:t>
            </w:r>
          </w:p>
        </w:tc>
      </w:tr>
      <w:tr w:rsidR="00D3308D" w:rsidRPr="000343A2" w14:paraId="526485A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066DFE" w14:textId="2B834D6C" w:rsidR="00D3308D" w:rsidRPr="00997D17" w:rsidRDefault="00D958B4">
            <w:pPr>
              <w:pStyle w:val="ListParagraph"/>
              <w:numPr>
                <w:ilvl w:val="0"/>
                <w:numId w:val="23"/>
              </w:numPr>
              <w:jc w:val="both"/>
              <w:rPr>
                <w:sz w:val="22"/>
                <w:szCs w:val="22"/>
              </w:rPr>
            </w:pPr>
            <w:r w:rsidRPr="00997D17">
              <w:rPr>
                <w:sz w:val="22"/>
                <w:szCs w:val="22"/>
              </w:rPr>
              <w:t>Travel delays and disruption on roads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5B66E49" w14:textId="4F475711" w:rsidR="00D3308D" w:rsidRPr="00997D17" w:rsidRDefault="00D958B4">
            <w:pPr>
              <w:pStyle w:val="ListParagraph"/>
              <w:numPr>
                <w:ilvl w:val="0"/>
                <w:numId w:val="23"/>
              </w:numPr>
              <w:jc w:val="both"/>
              <w:rPr>
                <w:sz w:val="22"/>
                <w:szCs w:val="22"/>
              </w:rPr>
            </w:pPr>
            <w:r w:rsidRPr="00997D17">
              <w:rPr>
                <w:sz w:val="22"/>
                <w:szCs w:val="22"/>
              </w:rPr>
              <w:t>Ucheleweshaji wa safari na usumbufu barabarani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B1A529" w14:textId="0303842B" w:rsidR="00D3308D" w:rsidRPr="00997D17" w:rsidRDefault="00D3308D">
            <w:pPr>
              <w:pStyle w:val="ListParagraph"/>
              <w:numPr>
                <w:ilvl w:val="0"/>
                <w:numId w:val="23"/>
              </w:numPr>
              <w:jc w:val="both"/>
              <w:rPr>
                <w:sz w:val="22"/>
                <w:szCs w:val="22"/>
              </w:rPr>
            </w:pPr>
            <w:r w:rsidRPr="00997D17">
              <w:rPr>
                <w:sz w:val="22"/>
                <w:szCs w:val="22"/>
              </w:rPr>
              <w:t>Avoid non-essential travel.</w:t>
            </w:r>
          </w:p>
          <w:p w14:paraId="3419EA0A" w14:textId="0E0A50FB" w:rsidR="00D3308D" w:rsidRPr="00997D17" w:rsidRDefault="00D958B4">
            <w:pPr>
              <w:pStyle w:val="ListParagraph"/>
              <w:numPr>
                <w:ilvl w:val="0"/>
                <w:numId w:val="23"/>
              </w:numPr>
              <w:jc w:val="both"/>
              <w:rPr>
                <w:sz w:val="22"/>
                <w:szCs w:val="22"/>
              </w:rPr>
            </w:pPr>
            <w:r w:rsidRPr="00997D17">
              <w:rPr>
                <w:sz w:val="22"/>
                <w:szCs w:val="22"/>
              </w:rPr>
              <w:t>Lorries, buses and motorcycles: avoid exposed roads and bridges.</w:t>
            </w:r>
          </w:p>
          <w:p w14:paraId="61345ACC" w14:textId="461754D8" w:rsidR="00D3308D" w:rsidRPr="00997D17" w:rsidRDefault="00D958B4">
            <w:pPr>
              <w:pStyle w:val="ListParagraph"/>
              <w:numPr>
                <w:ilvl w:val="0"/>
                <w:numId w:val="23"/>
              </w:numPr>
              <w:jc w:val="both"/>
              <w:rPr>
                <w:sz w:val="22"/>
                <w:szCs w:val="22"/>
              </w:rPr>
            </w:pPr>
            <w:r w:rsidRPr="00997D17">
              <w:rPr>
                <w:sz w:val="22"/>
                <w:szCs w:val="22"/>
              </w:rPr>
              <w:t>Follow instructions from the Traffic Police.</w:t>
            </w:r>
          </w:p>
          <w:p w14:paraId="308C23CB" w14:textId="1EB4EE2A" w:rsidR="00D3308D" w:rsidRPr="00997D17" w:rsidRDefault="00D3308D">
            <w:pPr>
              <w:pStyle w:val="ListParagraph"/>
              <w:numPr>
                <w:ilvl w:val="0"/>
                <w:numId w:val="23"/>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B45FADE" w14:textId="1F38D4BB" w:rsidR="00D3308D" w:rsidRPr="00997D17" w:rsidRDefault="00D3308D">
            <w:pPr>
              <w:pStyle w:val="ListParagraph"/>
              <w:numPr>
                <w:ilvl w:val="0"/>
                <w:numId w:val="23"/>
              </w:numPr>
              <w:jc w:val="both"/>
              <w:rPr>
                <w:sz w:val="22"/>
                <w:szCs w:val="22"/>
              </w:rPr>
            </w:pPr>
            <w:r w:rsidRPr="00997D17">
              <w:rPr>
                <w:sz w:val="22"/>
                <w:szCs w:val="22"/>
              </w:rPr>
              <w:t>Epuka safari zisizo za lazima.</w:t>
            </w:r>
          </w:p>
          <w:p w14:paraId="16B5BB24" w14:textId="0950AAE1" w:rsidR="00D3308D" w:rsidRPr="00997D17" w:rsidRDefault="00D958B4">
            <w:pPr>
              <w:pStyle w:val="ListParagraph"/>
              <w:numPr>
                <w:ilvl w:val="0"/>
                <w:numId w:val="23"/>
              </w:numPr>
              <w:jc w:val="both"/>
              <w:rPr>
                <w:sz w:val="22"/>
                <w:szCs w:val="22"/>
              </w:rPr>
            </w:pPr>
            <w:r w:rsidRPr="00997D17">
              <w:rPr>
                <w:sz w:val="22"/>
                <w:szCs w:val="22"/>
              </w:rPr>
              <w:t>Malori, mabasi na pikipiki: epukeni barabara za wazi na madaraja.</w:t>
            </w:r>
          </w:p>
          <w:p w14:paraId="54D91929" w14:textId="13F8D9A7" w:rsidR="00D3308D" w:rsidRPr="00997D17" w:rsidRDefault="00D958B4">
            <w:pPr>
              <w:pStyle w:val="ListParagraph"/>
              <w:numPr>
                <w:ilvl w:val="0"/>
                <w:numId w:val="23"/>
              </w:numPr>
              <w:jc w:val="both"/>
              <w:rPr>
                <w:sz w:val="22"/>
                <w:szCs w:val="22"/>
                <w:lang w:val="sv-SE"/>
              </w:rPr>
            </w:pPr>
            <w:r w:rsidRPr="00997D17">
              <w:rPr>
                <w:sz w:val="22"/>
                <w:szCs w:val="22"/>
                <w:lang w:val="sv-SE"/>
              </w:rPr>
              <w:t>Fuata maelekezo ya Polisi wa Usalama Barabarani.</w:t>
            </w:r>
          </w:p>
          <w:p w14:paraId="27A725DE" w14:textId="6EB0C42F" w:rsidR="00D3308D" w:rsidRPr="00997D17" w:rsidRDefault="00D3308D">
            <w:pPr>
              <w:pStyle w:val="ListParagraph"/>
              <w:numPr>
                <w:ilvl w:val="0"/>
                <w:numId w:val="23"/>
              </w:numPr>
              <w:jc w:val="both"/>
              <w:rPr>
                <w:sz w:val="22"/>
                <w:szCs w:val="22"/>
                <w:lang w:val="sv-SE"/>
              </w:rPr>
            </w:pPr>
          </w:p>
        </w:tc>
      </w:tr>
      <w:tr w:rsidR="00D3308D" w:rsidRPr="000343A2" w14:paraId="657B297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568F105" w14:textId="0E63267B" w:rsidR="00D3308D" w:rsidRPr="00997D17" w:rsidRDefault="00D958B4">
            <w:pPr>
              <w:pStyle w:val="ListParagraph"/>
              <w:numPr>
                <w:ilvl w:val="0"/>
                <w:numId w:val="23"/>
              </w:numPr>
              <w:jc w:val="both"/>
              <w:rPr>
                <w:sz w:val="22"/>
                <w:szCs w:val="22"/>
              </w:rPr>
            </w:pPr>
            <w:r w:rsidRPr="00997D17">
              <w:rPr>
                <w:sz w:val="22"/>
                <w:szCs w:val="22"/>
              </w:rPr>
              <w:lastRenderedPageBreak/>
              <w:t>Widespread power cuts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F34F57" w14:textId="0CC7E346" w:rsidR="00D3308D" w:rsidRPr="00997D17" w:rsidRDefault="00D958B4">
            <w:pPr>
              <w:pStyle w:val="ListParagraph"/>
              <w:numPr>
                <w:ilvl w:val="0"/>
                <w:numId w:val="23"/>
              </w:numPr>
              <w:jc w:val="both"/>
              <w:rPr>
                <w:sz w:val="22"/>
                <w:szCs w:val="22"/>
                <w:lang w:val="sv-SE"/>
              </w:rPr>
            </w:pPr>
            <w:r w:rsidRPr="00997D17">
              <w:rPr>
                <w:sz w:val="22"/>
                <w:szCs w:val="22"/>
                <w:lang w:val="sv-SE"/>
              </w:rPr>
              <w:t>Kukatika kwa umeme katika maeneo mengi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237A6A0" w14:textId="6B66BCCF" w:rsidR="00D3308D" w:rsidRPr="00997D17" w:rsidRDefault="00D958B4">
            <w:pPr>
              <w:pStyle w:val="ListParagraph"/>
              <w:numPr>
                <w:ilvl w:val="0"/>
                <w:numId w:val="23"/>
              </w:numPr>
              <w:jc w:val="both"/>
              <w:rPr>
                <w:sz w:val="22"/>
                <w:szCs w:val="22"/>
              </w:rPr>
            </w:pPr>
            <w:r w:rsidRPr="00997D17">
              <w:rPr>
                <w:sz w:val="22"/>
                <w:szCs w:val="22"/>
              </w:rPr>
              <w:t>Store water, food and medicines for at least three days.</w:t>
            </w:r>
          </w:p>
          <w:p w14:paraId="5C004926" w14:textId="703A1199" w:rsidR="00D3308D" w:rsidRPr="00997D17" w:rsidRDefault="00D958B4">
            <w:pPr>
              <w:pStyle w:val="ListParagraph"/>
              <w:numPr>
                <w:ilvl w:val="0"/>
                <w:numId w:val="23"/>
              </w:numPr>
              <w:jc w:val="both"/>
              <w:rPr>
                <w:sz w:val="22"/>
                <w:szCs w:val="22"/>
              </w:rPr>
            </w:pPr>
            <w:r w:rsidRPr="00997D17">
              <w:rPr>
                <w:sz w:val="22"/>
                <w:szCs w:val="22"/>
              </w:rPr>
              <w:t>Keep torches ready.</w:t>
            </w:r>
          </w:p>
          <w:p w14:paraId="12032EEB" w14:textId="7542DCF1" w:rsidR="00D3308D" w:rsidRPr="00997D17" w:rsidRDefault="00D958B4">
            <w:pPr>
              <w:pStyle w:val="ListParagraph"/>
              <w:numPr>
                <w:ilvl w:val="0"/>
                <w:numId w:val="23"/>
              </w:numPr>
              <w:jc w:val="both"/>
              <w:rPr>
                <w:sz w:val="22"/>
                <w:szCs w:val="22"/>
              </w:rPr>
            </w:pPr>
            <w:r w:rsidRPr="00997D17">
              <w:rPr>
                <w:sz w:val="22"/>
                <w:szCs w:val="22"/>
              </w:rPr>
              <w:t>Switch off electrical appliances during power cuts.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F2BA75E" w14:textId="212301F6" w:rsidR="00D3308D" w:rsidRPr="00997D17" w:rsidRDefault="00D958B4">
            <w:pPr>
              <w:pStyle w:val="ListParagraph"/>
              <w:numPr>
                <w:ilvl w:val="0"/>
                <w:numId w:val="23"/>
              </w:numPr>
              <w:jc w:val="both"/>
              <w:rPr>
                <w:sz w:val="22"/>
                <w:szCs w:val="22"/>
                <w:lang w:val="sv-SE"/>
              </w:rPr>
            </w:pPr>
            <w:r w:rsidRPr="00997D17">
              <w:rPr>
                <w:sz w:val="22"/>
                <w:szCs w:val="22"/>
                <w:lang w:val="sv-SE"/>
              </w:rPr>
              <w:t>Hifadhi maji, chakula na dawa za angalau siku tatu.</w:t>
            </w:r>
          </w:p>
          <w:p w14:paraId="68C08B40" w14:textId="77F18DA6" w:rsidR="00D3308D" w:rsidRPr="00997D17" w:rsidRDefault="00D958B4">
            <w:pPr>
              <w:pStyle w:val="ListParagraph"/>
              <w:numPr>
                <w:ilvl w:val="0"/>
                <w:numId w:val="23"/>
              </w:numPr>
              <w:jc w:val="both"/>
              <w:rPr>
                <w:sz w:val="22"/>
                <w:szCs w:val="22"/>
                <w:lang w:val="sv-SE"/>
              </w:rPr>
            </w:pPr>
            <w:r w:rsidRPr="00997D17">
              <w:rPr>
                <w:sz w:val="22"/>
                <w:szCs w:val="22"/>
                <w:lang w:val="sv-SE"/>
              </w:rPr>
              <w:t>Weka tochi tayari.</w:t>
            </w:r>
          </w:p>
          <w:p w14:paraId="3DAB08BE" w14:textId="4970BE2B" w:rsidR="00D3308D" w:rsidRPr="00997D17" w:rsidRDefault="00D958B4">
            <w:pPr>
              <w:pStyle w:val="ListParagraph"/>
              <w:numPr>
                <w:ilvl w:val="0"/>
                <w:numId w:val="23"/>
              </w:numPr>
              <w:jc w:val="both"/>
              <w:rPr>
                <w:sz w:val="22"/>
                <w:szCs w:val="22"/>
                <w:lang w:val="sv-SE"/>
              </w:rPr>
            </w:pPr>
            <w:r w:rsidRPr="00997D17">
              <w:rPr>
                <w:sz w:val="22"/>
                <w:szCs w:val="22"/>
                <w:lang w:val="sv-SE"/>
              </w:rPr>
              <w:t>Zima vifaa vya umeme wakati umeme umekatika.</w:t>
            </w:r>
          </w:p>
        </w:tc>
      </w:tr>
      <w:tr w:rsidR="00D3308D" w:rsidRPr="000343A2" w14:paraId="6FC7E84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0F31FF6" w14:textId="053C41A7" w:rsidR="00D3308D" w:rsidRPr="00997D17" w:rsidRDefault="00D958B4">
            <w:pPr>
              <w:pStyle w:val="ListParagraph"/>
              <w:numPr>
                <w:ilvl w:val="0"/>
                <w:numId w:val="23"/>
              </w:numPr>
              <w:jc w:val="both"/>
              <w:rPr>
                <w:sz w:val="22"/>
                <w:szCs w:val="22"/>
              </w:rPr>
            </w:pPr>
            <w:r w:rsidRPr="00997D17">
              <w:rPr>
                <w:sz w:val="22"/>
                <w:szCs w:val="22"/>
              </w:rPr>
              <w:t>Disruption to mobile networks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A1DF6C2" w14:textId="73AF68D3" w:rsidR="00D3308D" w:rsidRPr="00997D17" w:rsidRDefault="00D958B4">
            <w:pPr>
              <w:pStyle w:val="ListParagraph"/>
              <w:numPr>
                <w:ilvl w:val="0"/>
                <w:numId w:val="23"/>
              </w:numPr>
              <w:jc w:val="both"/>
              <w:rPr>
                <w:sz w:val="22"/>
                <w:szCs w:val="22"/>
                <w:lang w:val="sv-SE"/>
              </w:rPr>
            </w:pPr>
            <w:r w:rsidRPr="00997D17">
              <w:rPr>
                <w:sz w:val="22"/>
                <w:szCs w:val="22"/>
                <w:lang w:val="sv-SE"/>
              </w:rPr>
              <w:t>Kukatika kwa mitandao ya simu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A905ADF" w14:textId="045AE846" w:rsidR="00D3308D" w:rsidRPr="00997D17" w:rsidRDefault="00D958B4">
            <w:pPr>
              <w:pStyle w:val="ListParagraph"/>
              <w:numPr>
                <w:ilvl w:val="0"/>
                <w:numId w:val="23"/>
              </w:numPr>
              <w:jc w:val="both"/>
              <w:rPr>
                <w:sz w:val="22"/>
                <w:szCs w:val="22"/>
              </w:rPr>
            </w:pPr>
            <w:r w:rsidRPr="00997D17">
              <w:rPr>
                <w:sz w:val="22"/>
                <w:szCs w:val="22"/>
              </w:rPr>
              <w:t>Charge phones and keep a battery-powered radio.</w:t>
            </w:r>
          </w:p>
          <w:p w14:paraId="0EFB1A85" w14:textId="067DB5C6" w:rsidR="00D3308D" w:rsidRPr="00997D17" w:rsidRDefault="00D958B4">
            <w:pPr>
              <w:pStyle w:val="ListParagraph"/>
              <w:numPr>
                <w:ilvl w:val="0"/>
                <w:numId w:val="23"/>
              </w:numPr>
              <w:jc w:val="both"/>
              <w:rPr>
                <w:sz w:val="22"/>
                <w:szCs w:val="22"/>
              </w:rPr>
            </w:pPr>
            <w:r w:rsidRPr="00997D17">
              <w:rPr>
                <w:sz w:val="22"/>
                <w:szCs w:val="22"/>
              </w:rPr>
              <w:t>Agree a family meeting point.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2351D62" w14:textId="1FB31C96" w:rsidR="00D3308D" w:rsidRPr="00997D17" w:rsidRDefault="00D958B4">
            <w:pPr>
              <w:pStyle w:val="ListParagraph"/>
              <w:numPr>
                <w:ilvl w:val="0"/>
                <w:numId w:val="23"/>
              </w:numPr>
              <w:jc w:val="both"/>
              <w:rPr>
                <w:sz w:val="22"/>
                <w:szCs w:val="22"/>
                <w:lang w:val="sv-SE"/>
              </w:rPr>
            </w:pPr>
            <w:r w:rsidRPr="00997D17">
              <w:rPr>
                <w:sz w:val="22"/>
                <w:szCs w:val="22"/>
                <w:lang w:val="sv-SE"/>
              </w:rPr>
              <w:t>Chaji simu na uwe na redio inayotumia betri.</w:t>
            </w:r>
          </w:p>
          <w:p w14:paraId="5AB513DD" w14:textId="35F6AE1B" w:rsidR="00D3308D" w:rsidRPr="00997D17" w:rsidRDefault="00D958B4">
            <w:pPr>
              <w:pStyle w:val="ListParagraph"/>
              <w:numPr>
                <w:ilvl w:val="0"/>
                <w:numId w:val="23"/>
              </w:numPr>
              <w:jc w:val="both"/>
              <w:rPr>
                <w:sz w:val="22"/>
                <w:szCs w:val="22"/>
                <w:lang w:val="sv-SE"/>
              </w:rPr>
            </w:pPr>
            <w:r w:rsidRPr="00997D17">
              <w:rPr>
                <w:sz w:val="22"/>
                <w:szCs w:val="22"/>
                <w:lang w:val="sv-SE"/>
              </w:rPr>
              <w:t>Kubalianeni mahali pa kukutana kama familia.</w:t>
            </w:r>
          </w:p>
        </w:tc>
      </w:tr>
      <w:tr w:rsidR="00D3308D" w:rsidRPr="00997D17" w14:paraId="1450B94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3265084" w14:textId="5382234A" w:rsidR="00D3308D" w:rsidRPr="00997D17" w:rsidRDefault="00D958B4">
            <w:pPr>
              <w:pStyle w:val="ListParagraph"/>
              <w:numPr>
                <w:ilvl w:val="0"/>
                <w:numId w:val="23"/>
              </w:numPr>
              <w:jc w:val="both"/>
              <w:rPr>
                <w:sz w:val="22"/>
                <w:szCs w:val="22"/>
              </w:rPr>
            </w:pPr>
            <w:r w:rsidRPr="00997D17">
              <w:rPr>
                <w:sz w:val="22"/>
                <w:szCs w:val="22"/>
              </w:rPr>
              <w:t>Dangerous waves on the sea and lakes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FEBD3A9" w14:textId="444E010F" w:rsidR="00D3308D" w:rsidRPr="00997D17" w:rsidRDefault="00D958B4">
            <w:pPr>
              <w:pStyle w:val="ListParagraph"/>
              <w:numPr>
                <w:ilvl w:val="0"/>
                <w:numId w:val="23"/>
              </w:numPr>
              <w:jc w:val="both"/>
              <w:rPr>
                <w:sz w:val="22"/>
                <w:szCs w:val="22"/>
                <w:lang w:val="sv-SE"/>
              </w:rPr>
            </w:pPr>
            <w:r w:rsidRPr="00997D17">
              <w:rPr>
                <w:sz w:val="22"/>
                <w:szCs w:val="22"/>
                <w:lang w:val="sv-SE"/>
              </w:rPr>
              <w:t>Mawimbi hatari baharini na maziwani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523CFF7" w14:textId="7F8B6A85" w:rsidR="00D3308D" w:rsidRPr="00997D17" w:rsidRDefault="00513C7E">
            <w:pPr>
              <w:pStyle w:val="ListParagraph"/>
              <w:numPr>
                <w:ilvl w:val="0"/>
                <w:numId w:val="23"/>
              </w:numPr>
              <w:jc w:val="both"/>
              <w:rPr>
                <w:sz w:val="22"/>
                <w:szCs w:val="22"/>
              </w:rPr>
            </w:pPr>
            <w:r w:rsidRPr="00997D17">
              <w:rPr>
                <w:sz w:val="22"/>
                <w:szCs w:val="22"/>
              </w:rPr>
              <w:t>Fishers and boat operators: please do not go out; those already out, return to shore.</w:t>
            </w:r>
          </w:p>
          <w:p w14:paraId="69EDFAD7" w14:textId="02B01E38" w:rsidR="00D3308D" w:rsidRPr="00997D17" w:rsidRDefault="00D958B4">
            <w:pPr>
              <w:pStyle w:val="ListParagraph"/>
              <w:numPr>
                <w:ilvl w:val="0"/>
                <w:numId w:val="23"/>
              </w:numPr>
              <w:jc w:val="both"/>
              <w:rPr>
                <w:sz w:val="22"/>
                <w:szCs w:val="22"/>
              </w:rPr>
            </w:pPr>
            <w:r w:rsidRPr="00997D17">
              <w:rPr>
                <w:sz w:val="22"/>
                <w:szCs w:val="22"/>
              </w:rPr>
              <w:t>Beach Management Units: stop boats from leaving landing sites.</w:t>
            </w:r>
          </w:p>
          <w:p w14:paraId="69BCE837" w14:textId="19A9FC13" w:rsidR="00D3308D" w:rsidRPr="00997D17" w:rsidRDefault="00D958B4">
            <w:pPr>
              <w:pStyle w:val="ListParagraph"/>
              <w:numPr>
                <w:ilvl w:val="0"/>
                <w:numId w:val="23"/>
              </w:numPr>
              <w:jc w:val="both"/>
              <w:rPr>
                <w:sz w:val="22"/>
                <w:szCs w:val="22"/>
              </w:rPr>
            </w:pPr>
            <w:r w:rsidRPr="00997D17">
              <w:rPr>
                <w:sz w:val="22"/>
                <w:szCs w:val="22"/>
              </w:rPr>
              <w:t>Report missing boats immediately to the Police or call 190.</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F256538" w14:textId="29382E69" w:rsidR="00D3308D" w:rsidRPr="00997D17" w:rsidRDefault="00513C7E">
            <w:pPr>
              <w:pStyle w:val="ListParagraph"/>
              <w:numPr>
                <w:ilvl w:val="0"/>
                <w:numId w:val="23"/>
              </w:numPr>
              <w:jc w:val="both"/>
              <w:rPr>
                <w:sz w:val="22"/>
                <w:szCs w:val="22"/>
              </w:rPr>
            </w:pPr>
            <w:r w:rsidRPr="00997D17">
              <w:rPr>
                <w:sz w:val="22"/>
                <w:szCs w:val="22"/>
              </w:rPr>
              <w:t>Wavuvi na waendesha vyombo vya majini: tafadhali msitoke; walio majini rudini ufukweni.</w:t>
            </w:r>
          </w:p>
          <w:p w14:paraId="28A8C3A7" w14:textId="571BE9E3" w:rsidR="00D3308D" w:rsidRPr="00997D17" w:rsidRDefault="00D958B4">
            <w:pPr>
              <w:pStyle w:val="ListParagraph"/>
              <w:numPr>
                <w:ilvl w:val="0"/>
                <w:numId w:val="23"/>
              </w:numPr>
              <w:jc w:val="both"/>
              <w:rPr>
                <w:sz w:val="22"/>
                <w:szCs w:val="22"/>
              </w:rPr>
            </w:pPr>
            <w:r w:rsidRPr="00997D17">
              <w:rPr>
                <w:sz w:val="22"/>
                <w:szCs w:val="22"/>
              </w:rPr>
              <w:t>Vikundi vya Usimamizi wa Mialo (BMU): zuieni vyombo kutoka mialoni.</w:t>
            </w:r>
          </w:p>
          <w:p w14:paraId="6D669AE2" w14:textId="4A49733F" w:rsidR="00D3308D" w:rsidRPr="00997D17" w:rsidRDefault="00D958B4">
            <w:pPr>
              <w:pStyle w:val="ListParagraph"/>
              <w:numPr>
                <w:ilvl w:val="0"/>
                <w:numId w:val="23"/>
              </w:numPr>
              <w:jc w:val="both"/>
              <w:rPr>
                <w:sz w:val="22"/>
                <w:szCs w:val="22"/>
              </w:rPr>
            </w:pPr>
            <w:r w:rsidRPr="00997D17">
              <w:rPr>
                <w:sz w:val="22"/>
                <w:szCs w:val="22"/>
              </w:rPr>
              <w:t>Toa taarifa ya vyombo vilivyopotea mara moja kwa Polisi au piga 190.</w:t>
            </w:r>
          </w:p>
        </w:tc>
      </w:tr>
      <w:tr w:rsidR="00D3308D" w:rsidRPr="000343A2" w14:paraId="16AFA51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E199B5" w14:textId="7ED70330" w:rsidR="00D3308D" w:rsidRPr="00997D17" w:rsidRDefault="00D958B4">
            <w:pPr>
              <w:pStyle w:val="ListParagraph"/>
              <w:numPr>
                <w:ilvl w:val="0"/>
                <w:numId w:val="23"/>
              </w:numPr>
              <w:jc w:val="both"/>
              <w:rPr>
                <w:sz w:val="22"/>
                <w:szCs w:val="22"/>
              </w:rPr>
            </w:pPr>
            <w:r w:rsidRPr="00997D17">
              <w:rPr>
                <w:sz w:val="22"/>
                <w:szCs w:val="22"/>
              </w:rPr>
              <w:t>Damage to standing crops, banana plants and fruit trees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4D2B3AF" w14:textId="19A23756" w:rsidR="00D3308D" w:rsidRPr="00997D17" w:rsidRDefault="00D958B4">
            <w:pPr>
              <w:pStyle w:val="ListParagraph"/>
              <w:numPr>
                <w:ilvl w:val="0"/>
                <w:numId w:val="23"/>
              </w:numPr>
              <w:jc w:val="both"/>
              <w:rPr>
                <w:sz w:val="22"/>
                <w:szCs w:val="22"/>
              </w:rPr>
            </w:pPr>
            <w:r w:rsidRPr="00997D17">
              <w:rPr>
                <w:sz w:val="22"/>
                <w:szCs w:val="22"/>
              </w:rPr>
              <w:t>Uharibifu wa mazao yaliyo shambani, migomba na miti ya matunda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440F06" w14:textId="2AB31CE6" w:rsidR="00D3308D" w:rsidRPr="00997D17" w:rsidRDefault="00D958B4">
            <w:pPr>
              <w:pStyle w:val="ListParagraph"/>
              <w:numPr>
                <w:ilvl w:val="0"/>
                <w:numId w:val="23"/>
              </w:numPr>
              <w:jc w:val="both"/>
              <w:rPr>
                <w:sz w:val="22"/>
                <w:szCs w:val="22"/>
              </w:rPr>
            </w:pPr>
            <w:r w:rsidRPr="00997D17">
              <w:rPr>
                <w:sz w:val="22"/>
                <w:szCs w:val="22"/>
              </w:rPr>
              <w:t>Harvest mature crops early.</w:t>
            </w:r>
          </w:p>
          <w:p w14:paraId="480139D6" w14:textId="246F0218" w:rsidR="00D3308D" w:rsidRPr="00997D17" w:rsidRDefault="00D958B4">
            <w:pPr>
              <w:pStyle w:val="ListParagraph"/>
              <w:numPr>
                <w:ilvl w:val="0"/>
                <w:numId w:val="23"/>
              </w:numPr>
              <w:jc w:val="both"/>
              <w:rPr>
                <w:sz w:val="22"/>
                <w:szCs w:val="22"/>
              </w:rPr>
            </w:pPr>
            <w:r w:rsidRPr="00997D17">
              <w:rPr>
                <w:sz w:val="22"/>
                <w:szCs w:val="22"/>
              </w:rPr>
              <w:t>Stay out of fields and plantations during the winds.</w:t>
            </w:r>
          </w:p>
          <w:p w14:paraId="7214ACB8" w14:textId="6BC49CFC" w:rsidR="00D3308D" w:rsidRPr="00997D17" w:rsidRDefault="00D958B4">
            <w:pPr>
              <w:pStyle w:val="ListParagraph"/>
              <w:numPr>
                <w:ilvl w:val="0"/>
                <w:numId w:val="23"/>
              </w:numPr>
              <w:jc w:val="both"/>
              <w:rPr>
                <w:sz w:val="22"/>
                <w:szCs w:val="22"/>
              </w:rPr>
            </w:pPr>
            <w:r w:rsidRPr="00997D17">
              <w:rPr>
                <w:sz w:val="22"/>
                <w:szCs w:val="22"/>
              </w:rPr>
              <w:t>Report damage to extension officers.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32F0DA" w14:textId="70C7645C" w:rsidR="00D3308D" w:rsidRPr="00997D17" w:rsidRDefault="00D958B4">
            <w:pPr>
              <w:pStyle w:val="ListParagraph"/>
              <w:numPr>
                <w:ilvl w:val="0"/>
                <w:numId w:val="23"/>
              </w:numPr>
              <w:jc w:val="both"/>
              <w:rPr>
                <w:sz w:val="22"/>
                <w:szCs w:val="22"/>
              </w:rPr>
            </w:pPr>
            <w:r w:rsidRPr="00997D17">
              <w:rPr>
                <w:sz w:val="22"/>
                <w:szCs w:val="22"/>
              </w:rPr>
              <w:t>Vuna mazao yaliyokomaa mapema.</w:t>
            </w:r>
          </w:p>
          <w:p w14:paraId="234EA527" w14:textId="46600B30" w:rsidR="00D3308D" w:rsidRPr="00997D17" w:rsidRDefault="00D958B4">
            <w:pPr>
              <w:pStyle w:val="ListParagraph"/>
              <w:numPr>
                <w:ilvl w:val="0"/>
                <w:numId w:val="23"/>
              </w:numPr>
              <w:jc w:val="both"/>
              <w:rPr>
                <w:sz w:val="22"/>
                <w:szCs w:val="22"/>
                <w:lang w:val="sv-SE"/>
              </w:rPr>
            </w:pPr>
            <w:r w:rsidRPr="00997D17">
              <w:rPr>
                <w:sz w:val="22"/>
                <w:szCs w:val="22"/>
                <w:lang w:val="sv-SE"/>
              </w:rPr>
              <w:t>Usiingie mashambani wakati wa upepo.</w:t>
            </w:r>
          </w:p>
          <w:p w14:paraId="1B22875C" w14:textId="4B2FA474" w:rsidR="00D3308D" w:rsidRPr="00997D17" w:rsidRDefault="00D958B4">
            <w:pPr>
              <w:pStyle w:val="ListParagraph"/>
              <w:numPr>
                <w:ilvl w:val="0"/>
                <w:numId w:val="23"/>
              </w:numPr>
              <w:jc w:val="both"/>
              <w:rPr>
                <w:sz w:val="22"/>
                <w:szCs w:val="22"/>
                <w:lang w:val="sv-SE"/>
              </w:rPr>
            </w:pPr>
            <w:r w:rsidRPr="00997D17">
              <w:rPr>
                <w:sz w:val="22"/>
                <w:szCs w:val="22"/>
                <w:lang w:val="sv-SE"/>
              </w:rPr>
              <w:t>Toa taarifa ya uharibifu kwa maafisa ugani.</w:t>
            </w:r>
          </w:p>
        </w:tc>
      </w:tr>
      <w:tr w:rsidR="00D3308D" w:rsidRPr="000343A2" w14:paraId="0FD4818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B5E61CA" w14:textId="0390D4AB" w:rsidR="00D3308D" w:rsidRPr="00997D17" w:rsidRDefault="00D958B4">
            <w:pPr>
              <w:pStyle w:val="ListParagraph"/>
              <w:numPr>
                <w:ilvl w:val="0"/>
                <w:numId w:val="23"/>
              </w:numPr>
              <w:jc w:val="both"/>
              <w:rPr>
                <w:sz w:val="22"/>
                <w:szCs w:val="22"/>
              </w:rPr>
            </w:pPr>
            <w:r w:rsidRPr="00997D17">
              <w:rPr>
                <w:sz w:val="22"/>
                <w:szCs w:val="22"/>
              </w:rPr>
              <w:lastRenderedPageBreak/>
              <w:t>Dust storms reducing visibility in dry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DA5FD2" w14:textId="663B58CB" w:rsidR="00D3308D" w:rsidRPr="00997D17" w:rsidRDefault="00D958B4">
            <w:pPr>
              <w:pStyle w:val="ListParagraph"/>
              <w:numPr>
                <w:ilvl w:val="0"/>
                <w:numId w:val="23"/>
              </w:numPr>
              <w:jc w:val="both"/>
              <w:rPr>
                <w:sz w:val="22"/>
                <w:szCs w:val="22"/>
              </w:rPr>
            </w:pPr>
            <w:r w:rsidRPr="00997D17">
              <w:rPr>
                <w:sz w:val="22"/>
                <w:szCs w:val="22"/>
              </w:rPr>
              <w:t>Dhoruba za vumbi kupunguza uwezo wa kuona katika maeneo makavu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9AC23F" w14:textId="5DEAC91F" w:rsidR="00D3308D" w:rsidRPr="00997D17" w:rsidRDefault="00D3308D">
            <w:pPr>
              <w:pStyle w:val="ListParagraph"/>
              <w:numPr>
                <w:ilvl w:val="0"/>
                <w:numId w:val="23"/>
              </w:numPr>
              <w:jc w:val="both"/>
              <w:rPr>
                <w:sz w:val="22"/>
                <w:szCs w:val="22"/>
              </w:rPr>
            </w:pPr>
            <w:r w:rsidRPr="00997D17">
              <w:rPr>
                <w:sz w:val="22"/>
                <w:szCs w:val="22"/>
              </w:rPr>
              <w:t>Avoid travel during dust storms.</w:t>
            </w:r>
          </w:p>
          <w:p w14:paraId="5E1AC540" w14:textId="26A5E741" w:rsidR="00D3308D" w:rsidRPr="00997D17" w:rsidRDefault="00D958B4">
            <w:pPr>
              <w:pStyle w:val="ListParagraph"/>
              <w:numPr>
                <w:ilvl w:val="0"/>
                <w:numId w:val="23"/>
              </w:numPr>
              <w:jc w:val="both"/>
              <w:rPr>
                <w:sz w:val="22"/>
                <w:szCs w:val="22"/>
              </w:rPr>
            </w:pPr>
            <w:r w:rsidRPr="00997D17">
              <w:rPr>
                <w:sz w:val="22"/>
                <w:szCs w:val="22"/>
              </w:rPr>
              <w:t>Close doors and windows.</w:t>
            </w:r>
          </w:p>
          <w:p w14:paraId="440E0456" w14:textId="78B2D782" w:rsidR="00D3308D" w:rsidRPr="00997D17" w:rsidRDefault="00D958B4">
            <w:pPr>
              <w:pStyle w:val="ListParagraph"/>
              <w:numPr>
                <w:ilvl w:val="0"/>
                <w:numId w:val="23"/>
              </w:numPr>
              <w:jc w:val="both"/>
              <w:rPr>
                <w:sz w:val="22"/>
                <w:szCs w:val="22"/>
              </w:rPr>
            </w:pPr>
            <w:r w:rsidRPr="00997D17">
              <w:rPr>
                <w:sz w:val="22"/>
                <w:szCs w:val="22"/>
              </w:rPr>
              <w:t>People with chest conditions: cover your nose and mouth.</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8C93A25" w14:textId="00029828" w:rsidR="00D3308D" w:rsidRPr="00997D17" w:rsidRDefault="00D958B4">
            <w:pPr>
              <w:pStyle w:val="ListParagraph"/>
              <w:numPr>
                <w:ilvl w:val="0"/>
                <w:numId w:val="23"/>
              </w:numPr>
              <w:jc w:val="both"/>
              <w:rPr>
                <w:sz w:val="22"/>
                <w:szCs w:val="22"/>
              </w:rPr>
            </w:pPr>
            <w:r w:rsidRPr="00997D17">
              <w:rPr>
                <w:sz w:val="22"/>
                <w:szCs w:val="22"/>
              </w:rPr>
              <w:t>Epuka kusafiri wakati wa dhoruba za vumbi.</w:t>
            </w:r>
          </w:p>
          <w:p w14:paraId="0AC894A8" w14:textId="0B572279" w:rsidR="00D3308D" w:rsidRPr="00997D17" w:rsidRDefault="00D958B4">
            <w:pPr>
              <w:pStyle w:val="ListParagraph"/>
              <w:numPr>
                <w:ilvl w:val="0"/>
                <w:numId w:val="23"/>
              </w:numPr>
              <w:jc w:val="both"/>
              <w:rPr>
                <w:sz w:val="22"/>
                <w:szCs w:val="22"/>
                <w:lang w:val="sv-SE"/>
              </w:rPr>
            </w:pPr>
            <w:r w:rsidRPr="00997D17">
              <w:rPr>
                <w:sz w:val="22"/>
                <w:szCs w:val="22"/>
                <w:lang w:val="sv-SE"/>
              </w:rPr>
              <w:t>Funga milango na madirisha.</w:t>
            </w:r>
          </w:p>
          <w:p w14:paraId="4BFBA422" w14:textId="22DA0258" w:rsidR="00D3308D" w:rsidRPr="00997D17" w:rsidRDefault="00D958B4">
            <w:pPr>
              <w:pStyle w:val="ListParagraph"/>
              <w:numPr>
                <w:ilvl w:val="0"/>
                <w:numId w:val="23"/>
              </w:numPr>
              <w:jc w:val="both"/>
              <w:rPr>
                <w:sz w:val="22"/>
                <w:szCs w:val="22"/>
                <w:lang w:val="sv-SE"/>
              </w:rPr>
            </w:pPr>
            <w:r w:rsidRPr="00997D17">
              <w:rPr>
                <w:sz w:val="22"/>
                <w:szCs w:val="22"/>
                <w:lang w:val="sv-SE"/>
              </w:rPr>
              <w:t>Watu wenye matatizo ya kifua: funikeni pua na mdomo.</w:t>
            </w:r>
          </w:p>
        </w:tc>
      </w:tr>
      <w:tr w:rsidR="00D3308D" w:rsidRPr="00997D17" w14:paraId="3B306D3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7A9F7D" w14:textId="2098A218" w:rsidR="00D3308D" w:rsidRPr="00997D17" w:rsidRDefault="00D958B4">
            <w:pPr>
              <w:pStyle w:val="ListParagraph"/>
              <w:numPr>
                <w:ilvl w:val="0"/>
                <w:numId w:val="23"/>
              </w:numPr>
              <w:jc w:val="both"/>
              <w:rPr>
                <w:sz w:val="22"/>
                <w:szCs w:val="22"/>
              </w:rPr>
            </w:pPr>
            <w:r w:rsidRPr="00997D17">
              <w:rPr>
                <w:sz w:val="22"/>
                <w:szCs w:val="22"/>
              </w:rPr>
              <w:t>Disruption to schools and markets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9457121" w14:textId="1A8F2812" w:rsidR="00D3308D" w:rsidRPr="00997D17" w:rsidRDefault="00D958B4">
            <w:pPr>
              <w:pStyle w:val="ListParagraph"/>
              <w:numPr>
                <w:ilvl w:val="0"/>
                <w:numId w:val="23"/>
              </w:numPr>
              <w:jc w:val="both"/>
              <w:rPr>
                <w:sz w:val="22"/>
                <w:szCs w:val="22"/>
              </w:rPr>
            </w:pPr>
            <w:r w:rsidRPr="00997D17">
              <w:rPr>
                <w:sz w:val="22"/>
                <w:szCs w:val="22"/>
              </w:rPr>
              <w:t>Kuathirika kwa shule na masoko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11B5FC" w14:textId="0100FA9B" w:rsidR="00D3308D" w:rsidRPr="00997D17" w:rsidRDefault="00D958B4">
            <w:pPr>
              <w:pStyle w:val="ListParagraph"/>
              <w:numPr>
                <w:ilvl w:val="0"/>
                <w:numId w:val="23"/>
              </w:numPr>
              <w:jc w:val="both"/>
              <w:rPr>
                <w:sz w:val="22"/>
                <w:szCs w:val="22"/>
              </w:rPr>
            </w:pPr>
            <w:r w:rsidRPr="00997D17">
              <w:rPr>
                <w:sz w:val="22"/>
                <w:szCs w:val="22"/>
              </w:rPr>
              <w:t>School heads: keep pupils in solid classrooms; do not use classrooms with loose roofs.</w:t>
            </w:r>
          </w:p>
          <w:p w14:paraId="6A7F6AD2" w14:textId="5679DFA5" w:rsidR="00D3308D" w:rsidRPr="00997D17" w:rsidRDefault="00D958B4">
            <w:pPr>
              <w:pStyle w:val="ListParagraph"/>
              <w:numPr>
                <w:ilvl w:val="0"/>
                <w:numId w:val="23"/>
              </w:numPr>
              <w:jc w:val="both"/>
              <w:rPr>
                <w:sz w:val="22"/>
                <w:szCs w:val="22"/>
              </w:rPr>
            </w:pPr>
            <w:r w:rsidRPr="00997D17">
              <w:rPr>
                <w:sz w:val="22"/>
                <w:szCs w:val="22"/>
              </w:rPr>
              <w:t>Follow directives from the District Education Office.</w:t>
            </w:r>
          </w:p>
          <w:p w14:paraId="3531F82B" w14:textId="4FA0CE11" w:rsidR="00D3308D" w:rsidRPr="00997D17" w:rsidRDefault="00D958B4">
            <w:pPr>
              <w:pStyle w:val="ListParagraph"/>
              <w:numPr>
                <w:ilvl w:val="0"/>
                <w:numId w:val="23"/>
              </w:numPr>
              <w:jc w:val="both"/>
              <w:rPr>
                <w:sz w:val="22"/>
                <w:szCs w:val="22"/>
              </w:rPr>
            </w:pPr>
            <w:r w:rsidRPr="00997D17">
              <w:rPr>
                <w:sz w:val="22"/>
                <w:szCs w:val="22"/>
              </w:rPr>
              <w:t>Market traders: close and secure stalls.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90A6974" w14:textId="670E3545" w:rsidR="00D3308D" w:rsidRPr="00997D17" w:rsidRDefault="00D958B4">
            <w:pPr>
              <w:pStyle w:val="ListParagraph"/>
              <w:numPr>
                <w:ilvl w:val="0"/>
                <w:numId w:val="23"/>
              </w:numPr>
              <w:jc w:val="both"/>
              <w:rPr>
                <w:sz w:val="22"/>
                <w:szCs w:val="22"/>
              </w:rPr>
            </w:pPr>
            <w:r w:rsidRPr="00997D17">
              <w:rPr>
                <w:sz w:val="22"/>
                <w:szCs w:val="22"/>
              </w:rPr>
              <w:t>Wakuu wa shule: bakisheni wanafunzi kwenye madarasa imara; msitumie madarasa yenye paa zilizolegea.</w:t>
            </w:r>
          </w:p>
          <w:p w14:paraId="7F7C6D30" w14:textId="588B65DB" w:rsidR="00D3308D" w:rsidRPr="00997D17" w:rsidRDefault="00D958B4">
            <w:pPr>
              <w:pStyle w:val="ListParagraph"/>
              <w:numPr>
                <w:ilvl w:val="0"/>
                <w:numId w:val="23"/>
              </w:numPr>
              <w:jc w:val="both"/>
              <w:rPr>
                <w:sz w:val="22"/>
                <w:szCs w:val="22"/>
              </w:rPr>
            </w:pPr>
            <w:r w:rsidRPr="00997D17">
              <w:rPr>
                <w:sz w:val="22"/>
                <w:szCs w:val="22"/>
              </w:rPr>
              <w:t>Fuateni maelekezo ya Ofisi ya Elimu ya Wilaya.</w:t>
            </w:r>
          </w:p>
          <w:p w14:paraId="6375D9C6" w14:textId="0B0D32C2" w:rsidR="00D3308D" w:rsidRPr="00997D17" w:rsidRDefault="00D958B4">
            <w:pPr>
              <w:pStyle w:val="ListParagraph"/>
              <w:numPr>
                <w:ilvl w:val="0"/>
                <w:numId w:val="23"/>
              </w:numPr>
              <w:jc w:val="both"/>
              <w:rPr>
                <w:sz w:val="22"/>
                <w:szCs w:val="22"/>
              </w:rPr>
            </w:pPr>
            <w:r w:rsidRPr="00997D17">
              <w:rPr>
                <w:sz w:val="22"/>
                <w:szCs w:val="22"/>
              </w:rPr>
              <w:t>Wafanyabiashara wa masoko: fungeni na imarisheni meza na vibanda.</w:t>
            </w:r>
          </w:p>
        </w:tc>
      </w:tr>
      <w:tr w:rsidR="00D3308D" w:rsidRPr="00997D17" w14:paraId="0F40AD49"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BDA296C" w14:textId="1460EF35" w:rsidR="00D3308D" w:rsidRPr="00997D17" w:rsidRDefault="00D958B4">
            <w:pPr>
              <w:pStyle w:val="ListParagraph"/>
              <w:numPr>
                <w:ilvl w:val="0"/>
                <w:numId w:val="23"/>
              </w:numPr>
              <w:jc w:val="both"/>
              <w:rPr>
                <w:sz w:val="22"/>
                <w:szCs w:val="22"/>
              </w:rPr>
            </w:pPr>
            <w:r w:rsidRPr="00997D17">
              <w:rPr>
                <w:sz w:val="22"/>
                <w:szCs w:val="22"/>
              </w:rPr>
              <w:t>Risk of injury at construction sites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B7403A8" w14:textId="65C5769B" w:rsidR="00D3308D" w:rsidRPr="00997D17" w:rsidRDefault="00D958B4">
            <w:pPr>
              <w:pStyle w:val="ListParagraph"/>
              <w:numPr>
                <w:ilvl w:val="0"/>
                <w:numId w:val="23"/>
              </w:numPr>
              <w:jc w:val="both"/>
              <w:rPr>
                <w:sz w:val="22"/>
                <w:szCs w:val="22"/>
                <w:lang w:val="sv-SE"/>
              </w:rPr>
            </w:pPr>
            <w:r w:rsidRPr="00997D17">
              <w:rPr>
                <w:sz w:val="22"/>
                <w:szCs w:val="22"/>
                <w:lang w:val="sv-SE"/>
              </w:rPr>
              <w:t>Hatari ya majeraha katika maeneo ya ujenzi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CBCFB53" w14:textId="6363F48B" w:rsidR="00D3308D" w:rsidRPr="00997D17" w:rsidRDefault="00D958B4">
            <w:pPr>
              <w:pStyle w:val="ListParagraph"/>
              <w:numPr>
                <w:ilvl w:val="0"/>
                <w:numId w:val="23"/>
              </w:numPr>
              <w:jc w:val="both"/>
              <w:rPr>
                <w:sz w:val="22"/>
                <w:szCs w:val="22"/>
              </w:rPr>
            </w:pPr>
            <w:r w:rsidRPr="00997D17">
              <w:rPr>
                <w:sz w:val="22"/>
                <w:szCs w:val="22"/>
              </w:rPr>
              <w:t>Stop work at height and crane operations.</w:t>
            </w:r>
          </w:p>
          <w:p w14:paraId="7902A14D" w14:textId="5A3AF736" w:rsidR="00D3308D" w:rsidRPr="00997D17" w:rsidRDefault="00D958B4">
            <w:pPr>
              <w:pStyle w:val="ListParagraph"/>
              <w:numPr>
                <w:ilvl w:val="0"/>
                <w:numId w:val="23"/>
              </w:numPr>
              <w:jc w:val="both"/>
              <w:rPr>
                <w:sz w:val="22"/>
                <w:szCs w:val="22"/>
              </w:rPr>
            </w:pPr>
            <w:r w:rsidRPr="00997D17">
              <w:rPr>
                <w:sz w:val="22"/>
                <w:szCs w:val="22"/>
              </w:rPr>
              <w:t>Secure scaffolding and loose materials.</w:t>
            </w:r>
          </w:p>
          <w:p w14:paraId="74F2F471" w14:textId="37353588" w:rsidR="00D3308D" w:rsidRPr="00997D17" w:rsidRDefault="00D958B4">
            <w:pPr>
              <w:pStyle w:val="ListParagraph"/>
              <w:numPr>
                <w:ilvl w:val="0"/>
                <w:numId w:val="23"/>
              </w:numPr>
              <w:jc w:val="both"/>
              <w:rPr>
                <w:sz w:val="22"/>
                <w:szCs w:val="22"/>
              </w:rPr>
            </w:pPr>
            <w:r w:rsidRPr="00997D17">
              <w:rPr>
                <w:sz w:val="22"/>
                <w:szCs w:val="22"/>
              </w:rPr>
              <w:t>Keep people away from construction sites.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7987B6D" w14:textId="0F536732" w:rsidR="00D3308D" w:rsidRPr="00997D17" w:rsidRDefault="00D958B4">
            <w:pPr>
              <w:pStyle w:val="ListParagraph"/>
              <w:numPr>
                <w:ilvl w:val="0"/>
                <w:numId w:val="23"/>
              </w:numPr>
              <w:jc w:val="both"/>
              <w:rPr>
                <w:sz w:val="22"/>
                <w:szCs w:val="22"/>
              </w:rPr>
            </w:pPr>
            <w:r w:rsidRPr="00997D17">
              <w:rPr>
                <w:sz w:val="22"/>
                <w:szCs w:val="22"/>
              </w:rPr>
              <w:t>Sitisha kazi za juu na matumizi ya winchi.</w:t>
            </w:r>
          </w:p>
          <w:p w14:paraId="1FC3DF7D" w14:textId="1908D7DB" w:rsidR="00D3308D" w:rsidRPr="00997D17" w:rsidRDefault="00D958B4">
            <w:pPr>
              <w:pStyle w:val="ListParagraph"/>
              <w:numPr>
                <w:ilvl w:val="0"/>
                <w:numId w:val="23"/>
              </w:numPr>
              <w:jc w:val="both"/>
              <w:rPr>
                <w:sz w:val="22"/>
                <w:szCs w:val="22"/>
              </w:rPr>
            </w:pPr>
            <w:r w:rsidRPr="00997D17">
              <w:rPr>
                <w:sz w:val="22"/>
                <w:szCs w:val="22"/>
              </w:rPr>
              <w:t>Funga vizuri majukwaa ya ujenzi na vifaa vilivyolegea.</w:t>
            </w:r>
          </w:p>
          <w:p w14:paraId="38617E8D" w14:textId="5676CE9E" w:rsidR="00D3308D" w:rsidRPr="00997D17" w:rsidRDefault="00D958B4">
            <w:pPr>
              <w:pStyle w:val="ListParagraph"/>
              <w:numPr>
                <w:ilvl w:val="0"/>
                <w:numId w:val="23"/>
              </w:numPr>
              <w:jc w:val="both"/>
              <w:rPr>
                <w:sz w:val="22"/>
                <w:szCs w:val="22"/>
              </w:rPr>
            </w:pPr>
            <w:r w:rsidRPr="00997D17">
              <w:rPr>
                <w:sz w:val="22"/>
                <w:szCs w:val="22"/>
              </w:rPr>
              <w:t>Zuia watu kukaribia maeneo ya ujenzi.</w:t>
            </w:r>
          </w:p>
        </w:tc>
      </w:tr>
      <w:tr w:rsidR="00513C7E" w:rsidRPr="00997D17" w14:paraId="71788D8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3122D98" w14:textId="38D98453" w:rsidR="00513C7E" w:rsidRPr="00997D17" w:rsidRDefault="00513C7E">
            <w:pPr>
              <w:pStyle w:val="ListParagraph"/>
              <w:numPr>
                <w:ilvl w:val="0"/>
                <w:numId w:val="23"/>
              </w:numPr>
              <w:jc w:val="both"/>
              <w:rPr>
                <w:sz w:val="22"/>
                <w:szCs w:val="22"/>
              </w:rPr>
            </w:pPr>
            <w:r w:rsidRPr="00997D17">
              <w:rPr>
                <w:sz w:val="22"/>
                <w:szCs w:val="22"/>
              </w:rPr>
              <w:lastRenderedPageBreak/>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B6BCA8D" w14:textId="0BB644BD" w:rsidR="00513C7E" w:rsidRPr="00997D17" w:rsidRDefault="00513C7E">
            <w:pPr>
              <w:pStyle w:val="ListParagraph"/>
              <w:numPr>
                <w:ilvl w:val="0"/>
                <w:numId w:val="23"/>
              </w:numPr>
              <w:jc w:val="both"/>
              <w:rPr>
                <w:sz w:val="22"/>
                <w:szCs w:val="22"/>
                <w:lang w:val="sv-SE"/>
              </w:rPr>
            </w:pPr>
            <w:r w:rsidRPr="00997D17">
              <w:rPr>
                <w:sz w:val="22"/>
                <w:szCs w:val="22"/>
                <w:lang w:val="sv-SE"/>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59D446" w14:textId="77777777" w:rsidR="00513C7E" w:rsidRPr="00997D17" w:rsidRDefault="00513C7E">
            <w:pPr>
              <w:pStyle w:val="ListParagraph"/>
              <w:numPr>
                <w:ilvl w:val="0"/>
                <w:numId w:val="23"/>
              </w:numPr>
              <w:jc w:val="both"/>
              <w:rPr>
                <w:sz w:val="22"/>
                <w:szCs w:val="22"/>
              </w:rPr>
            </w:pPr>
            <w:r w:rsidRPr="00997D17">
              <w:rPr>
                <w:sz w:val="22"/>
                <w:szCs w:val="22"/>
              </w:rPr>
              <w:t>Please continue to follow updates from TMA, Disaster Management Committees and local leaders.</w:t>
            </w:r>
          </w:p>
          <w:p w14:paraId="2146751E" w14:textId="1F3166BC" w:rsidR="00513C7E" w:rsidRPr="00997D17" w:rsidRDefault="00513C7E">
            <w:pPr>
              <w:pStyle w:val="ListParagraph"/>
              <w:numPr>
                <w:ilvl w:val="0"/>
                <w:numId w:val="23"/>
              </w:numPr>
              <w:jc w:val="both"/>
              <w:rPr>
                <w:sz w:val="22"/>
                <w:szCs w:val="22"/>
              </w:rPr>
            </w:pPr>
            <w:r w:rsidRPr="00997D17">
              <w:rPr>
                <w:sz w:val="22"/>
                <w:szCs w:val="22"/>
              </w:rPr>
              <w:t>This warning remains in force until the authorities lower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D877053" w14:textId="77777777" w:rsidR="00513C7E" w:rsidRPr="00997D17" w:rsidRDefault="00513C7E">
            <w:pPr>
              <w:pStyle w:val="ListParagraph"/>
              <w:numPr>
                <w:ilvl w:val="0"/>
                <w:numId w:val="23"/>
              </w:numPr>
              <w:jc w:val="both"/>
              <w:rPr>
                <w:sz w:val="22"/>
                <w:szCs w:val="22"/>
              </w:rPr>
            </w:pPr>
            <w:r w:rsidRPr="00997D17">
              <w:rPr>
                <w:sz w:val="22"/>
                <w:szCs w:val="22"/>
              </w:rPr>
              <w:t>Tafadhali endeleeni kufuatilia taarifa za TMA, Kamati za Usimamizi wa Maafa na viongozi wa eneo.</w:t>
            </w:r>
          </w:p>
          <w:p w14:paraId="2707CE0D" w14:textId="6FECDAF8" w:rsidR="00513C7E" w:rsidRPr="00997D17" w:rsidRDefault="00513C7E">
            <w:pPr>
              <w:pStyle w:val="ListParagraph"/>
              <w:numPr>
                <w:ilvl w:val="0"/>
                <w:numId w:val="23"/>
              </w:numPr>
              <w:jc w:val="both"/>
              <w:rPr>
                <w:sz w:val="22"/>
                <w:szCs w:val="22"/>
              </w:rPr>
            </w:pPr>
            <w:r w:rsidRPr="00997D17">
              <w:rPr>
                <w:sz w:val="22"/>
                <w:szCs w:val="22"/>
              </w:rPr>
              <w:t>Tahadhari hii itaendelea kutumika hadi mamlaka zitakapoishusha au kuiondoa rasmi.</w:t>
            </w:r>
          </w:p>
        </w:tc>
      </w:tr>
    </w:tbl>
    <w:p w14:paraId="3F4476A0" w14:textId="77777777" w:rsidR="00D3308D" w:rsidRPr="00997D17" w:rsidRDefault="00D3308D" w:rsidP="000359A0">
      <w:pPr>
        <w:jc w:val="both"/>
        <w:rPr>
          <w:sz w:val="22"/>
          <w:szCs w:val="22"/>
        </w:rPr>
      </w:pPr>
    </w:p>
    <w:p w14:paraId="4087BF4D"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D3308D" w:rsidRPr="00997D17" w14:paraId="65ECBA2E" w14:textId="77777777" w:rsidTr="002204F6">
        <w:tc>
          <w:tcPr>
            <w:tcW w:w="456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32C2CB62" w14:textId="77777777" w:rsidR="00D3308D" w:rsidRPr="00997D17" w:rsidRDefault="00D3308D" w:rsidP="000359A0">
            <w:pPr>
              <w:jc w:val="both"/>
              <w:rPr>
                <w:sz w:val="22"/>
                <w:szCs w:val="22"/>
              </w:rPr>
            </w:pPr>
            <w:r w:rsidRPr="00997D17">
              <w:rPr>
                <w:sz w:val="22"/>
                <w:szCs w:val="22"/>
              </w:rPr>
              <w:t>MAJOR WARNING</w:t>
            </w:r>
          </w:p>
        </w:tc>
        <w:tc>
          <w:tcPr>
            <w:tcW w:w="684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76014358" w14:textId="77777777" w:rsidR="00D3308D" w:rsidRPr="00997D17" w:rsidRDefault="00D3308D" w:rsidP="000359A0">
            <w:pPr>
              <w:jc w:val="both"/>
              <w:rPr>
                <w:sz w:val="22"/>
                <w:szCs w:val="22"/>
              </w:rPr>
            </w:pPr>
            <w:r w:rsidRPr="00997D17">
              <w:rPr>
                <w:sz w:val="22"/>
                <w:szCs w:val="22"/>
              </w:rPr>
              <w:t>TAKE ACTION IMMEDIATELY</w:t>
            </w:r>
          </w:p>
        </w:tc>
        <w:tc>
          <w:tcPr>
            <w:tcW w:w="228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29817185" w14:textId="77777777" w:rsidR="00D3308D" w:rsidRPr="00997D17" w:rsidRDefault="00D3308D" w:rsidP="000359A0">
            <w:pPr>
              <w:jc w:val="both"/>
              <w:rPr>
                <w:sz w:val="22"/>
                <w:szCs w:val="22"/>
              </w:rPr>
            </w:pPr>
            <w:r w:rsidRPr="00997D17">
              <w:rPr>
                <w:sz w:val="22"/>
                <w:szCs w:val="22"/>
              </w:rPr>
              <w:t>LEVEL 3</w:t>
            </w:r>
          </w:p>
        </w:tc>
      </w:tr>
    </w:tbl>
    <w:p w14:paraId="45AF5FC3" w14:textId="77777777" w:rsidR="00D3308D" w:rsidRPr="00997D17" w:rsidRDefault="00D3308D" w:rsidP="000359A0">
      <w:pPr>
        <w:jc w:val="both"/>
        <w:rPr>
          <w:sz w:val="22"/>
          <w:szCs w:val="22"/>
        </w:rPr>
      </w:pPr>
    </w:p>
    <w:p w14:paraId="15BE218D"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D3308D" w:rsidRPr="00997D17" w14:paraId="0F70BFEB"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A19D55F" w14:textId="77777777" w:rsidR="00D3308D" w:rsidRPr="00997D17" w:rsidRDefault="00D3308D"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C1B6B5E" w14:textId="77777777" w:rsidR="00D3308D" w:rsidRPr="00997D17" w:rsidRDefault="00D3308D"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2F29E10" w14:textId="316C1730" w:rsidR="00D3308D" w:rsidRPr="00997D17" w:rsidRDefault="00D3308D"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0A68609" w14:textId="2AC9F248" w:rsidR="00D3308D" w:rsidRPr="00997D17" w:rsidRDefault="00D3308D" w:rsidP="000359A0">
            <w:pPr>
              <w:jc w:val="both"/>
              <w:rPr>
                <w:sz w:val="22"/>
                <w:szCs w:val="22"/>
              </w:rPr>
            </w:pPr>
            <w:r w:rsidRPr="00997D17">
              <w:rPr>
                <w:sz w:val="22"/>
                <w:szCs w:val="22"/>
              </w:rPr>
              <w:t>HATUA (SW)</w:t>
            </w:r>
          </w:p>
        </w:tc>
      </w:tr>
      <w:tr w:rsidR="00D3308D" w:rsidRPr="00997D17" w14:paraId="3C35B2F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37F5A22" w14:textId="20608934" w:rsidR="00D3308D" w:rsidRPr="00997D17" w:rsidRDefault="00D958B4">
            <w:pPr>
              <w:pStyle w:val="ListParagraph"/>
              <w:numPr>
                <w:ilvl w:val="0"/>
                <w:numId w:val="24"/>
              </w:numPr>
              <w:jc w:val="both"/>
              <w:rPr>
                <w:sz w:val="22"/>
                <w:szCs w:val="22"/>
              </w:rPr>
            </w:pPr>
            <w:r w:rsidRPr="00997D17">
              <w:rPr>
                <w:sz w:val="22"/>
                <w:szCs w:val="22"/>
              </w:rPr>
              <w:t>Severe winds affecting whole communities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B1C5CB" w14:textId="327C4996" w:rsidR="00D3308D" w:rsidRPr="00997D17" w:rsidRDefault="00D958B4">
            <w:pPr>
              <w:pStyle w:val="ListParagraph"/>
              <w:numPr>
                <w:ilvl w:val="0"/>
                <w:numId w:val="24"/>
              </w:numPr>
              <w:jc w:val="both"/>
              <w:rPr>
                <w:sz w:val="22"/>
                <w:szCs w:val="22"/>
              </w:rPr>
            </w:pPr>
            <w:r w:rsidRPr="00997D17">
              <w:rPr>
                <w:sz w:val="22"/>
                <w:szCs w:val="22"/>
              </w:rPr>
              <w:t>Upepo mkali sana unaoathiri jamii nzima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9FDF381" w14:textId="651FD416" w:rsidR="00D3308D" w:rsidRPr="00997D17" w:rsidRDefault="00D958B4">
            <w:pPr>
              <w:pStyle w:val="ListParagraph"/>
              <w:numPr>
                <w:ilvl w:val="0"/>
                <w:numId w:val="24"/>
              </w:numPr>
              <w:jc w:val="both"/>
              <w:rPr>
                <w:sz w:val="22"/>
                <w:szCs w:val="22"/>
              </w:rPr>
            </w:pPr>
            <w:r w:rsidRPr="00997D17">
              <w:rPr>
                <w:sz w:val="22"/>
                <w:szCs w:val="22"/>
              </w:rPr>
              <w:t>Stay inside the strongest room of a solid building.</w:t>
            </w:r>
          </w:p>
          <w:p w14:paraId="1E739852" w14:textId="6773FD43" w:rsidR="00D3308D" w:rsidRPr="00997D17" w:rsidRDefault="00D958B4">
            <w:pPr>
              <w:pStyle w:val="ListParagraph"/>
              <w:numPr>
                <w:ilvl w:val="0"/>
                <w:numId w:val="24"/>
              </w:numPr>
              <w:jc w:val="both"/>
              <w:rPr>
                <w:sz w:val="22"/>
                <w:szCs w:val="22"/>
              </w:rPr>
            </w:pPr>
            <w:r w:rsidRPr="00997D17">
              <w:rPr>
                <w:sz w:val="22"/>
                <w:szCs w:val="22"/>
              </w:rPr>
              <w:t>Do not go outside until the authorities announce that the winds have passed.</w:t>
            </w:r>
          </w:p>
          <w:p w14:paraId="53A75063" w14:textId="7CEB0C42" w:rsidR="00D3308D" w:rsidRPr="00997D17" w:rsidRDefault="00D958B4">
            <w:pPr>
              <w:pStyle w:val="ListParagraph"/>
              <w:numPr>
                <w:ilvl w:val="0"/>
                <w:numId w:val="24"/>
              </w:numPr>
              <w:jc w:val="both"/>
              <w:rPr>
                <w:sz w:val="22"/>
                <w:szCs w:val="22"/>
              </w:rPr>
            </w:pPr>
            <w:r w:rsidRPr="00997D17">
              <w:rPr>
                <w:sz w:val="22"/>
                <w:szCs w:val="22"/>
              </w:rPr>
              <w:t>If the building starts to break up, move to the strongest corner and protect your head.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4C3D48F" w14:textId="6042493E" w:rsidR="00D3308D" w:rsidRPr="00997D17" w:rsidRDefault="00D958B4">
            <w:pPr>
              <w:pStyle w:val="ListParagraph"/>
              <w:numPr>
                <w:ilvl w:val="0"/>
                <w:numId w:val="24"/>
              </w:numPr>
              <w:jc w:val="both"/>
              <w:rPr>
                <w:sz w:val="22"/>
                <w:szCs w:val="22"/>
              </w:rPr>
            </w:pPr>
            <w:r w:rsidRPr="00997D17">
              <w:rPr>
                <w:sz w:val="22"/>
                <w:szCs w:val="22"/>
              </w:rPr>
              <w:t>Kaa ndani ya chumba imara zaidi katika jengo imara.</w:t>
            </w:r>
          </w:p>
          <w:p w14:paraId="77BE4FAE" w14:textId="3AD4F3C3" w:rsidR="00D3308D" w:rsidRPr="00997D17" w:rsidRDefault="00D958B4">
            <w:pPr>
              <w:pStyle w:val="ListParagraph"/>
              <w:numPr>
                <w:ilvl w:val="0"/>
                <w:numId w:val="24"/>
              </w:numPr>
              <w:jc w:val="both"/>
              <w:rPr>
                <w:sz w:val="22"/>
                <w:szCs w:val="22"/>
              </w:rPr>
            </w:pPr>
            <w:r w:rsidRPr="00997D17">
              <w:rPr>
                <w:sz w:val="22"/>
                <w:szCs w:val="22"/>
              </w:rPr>
              <w:t>Usitoke nje hadi mamlaka zitangaze kuwa upepo umepita.</w:t>
            </w:r>
          </w:p>
          <w:p w14:paraId="5B03CF54" w14:textId="6D0301E6" w:rsidR="00D3308D" w:rsidRPr="00997D17" w:rsidRDefault="00D958B4">
            <w:pPr>
              <w:pStyle w:val="ListParagraph"/>
              <w:numPr>
                <w:ilvl w:val="0"/>
                <w:numId w:val="24"/>
              </w:numPr>
              <w:jc w:val="both"/>
              <w:rPr>
                <w:sz w:val="22"/>
                <w:szCs w:val="22"/>
              </w:rPr>
            </w:pPr>
            <w:r w:rsidRPr="00997D17">
              <w:rPr>
                <w:sz w:val="22"/>
                <w:szCs w:val="22"/>
              </w:rPr>
              <w:t>Jengo likianza kuharibika, hamia kona imara zaidi na linda kichwa chako.</w:t>
            </w:r>
          </w:p>
        </w:tc>
      </w:tr>
      <w:tr w:rsidR="00D3308D" w:rsidRPr="000343A2" w14:paraId="182614F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31E90D4" w14:textId="13257F81" w:rsidR="00D3308D" w:rsidRPr="00997D17" w:rsidRDefault="00D958B4">
            <w:pPr>
              <w:pStyle w:val="ListParagraph"/>
              <w:numPr>
                <w:ilvl w:val="0"/>
                <w:numId w:val="24"/>
              </w:numPr>
              <w:jc w:val="both"/>
              <w:rPr>
                <w:sz w:val="22"/>
                <w:szCs w:val="22"/>
              </w:rPr>
            </w:pPr>
            <w:r w:rsidRPr="00997D17">
              <w:rPr>
                <w:sz w:val="22"/>
                <w:szCs w:val="22"/>
              </w:rPr>
              <w:lastRenderedPageBreak/>
              <w:t>Deaths and injuries from flying debris, collapsing buildings and falling trees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6A70794" w14:textId="20993EBF" w:rsidR="00D3308D" w:rsidRPr="00997D17" w:rsidRDefault="00D958B4">
            <w:pPr>
              <w:pStyle w:val="ListParagraph"/>
              <w:numPr>
                <w:ilvl w:val="0"/>
                <w:numId w:val="24"/>
              </w:numPr>
              <w:jc w:val="both"/>
              <w:rPr>
                <w:sz w:val="22"/>
                <w:szCs w:val="22"/>
              </w:rPr>
            </w:pPr>
            <w:r w:rsidRPr="00997D17">
              <w:rPr>
                <w:sz w:val="22"/>
                <w:szCs w:val="22"/>
              </w:rPr>
              <w:t>Vifo na majeruhi kutokana na vitu vinavyopeperushwa, majengo kuanguka na miti kuanguka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0DAAEA2" w14:textId="3208F8C8" w:rsidR="00D3308D" w:rsidRPr="00997D17" w:rsidRDefault="00D958B4">
            <w:pPr>
              <w:pStyle w:val="ListParagraph"/>
              <w:numPr>
                <w:ilvl w:val="0"/>
                <w:numId w:val="24"/>
              </w:numPr>
              <w:jc w:val="both"/>
              <w:rPr>
                <w:sz w:val="22"/>
                <w:szCs w:val="22"/>
              </w:rPr>
            </w:pPr>
            <w:r w:rsidRPr="00997D17">
              <w:rPr>
                <w:sz w:val="22"/>
                <w:szCs w:val="22"/>
              </w:rPr>
              <w:t>Keep away from windows and outer walls.</w:t>
            </w:r>
          </w:p>
          <w:p w14:paraId="606A25B0" w14:textId="45F130D1" w:rsidR="00D3308D" w:rsidRPr="00997D17" w:rsidRDefault="00D958B4">
            <w:pPr>
              <w:pStyle w:val="ListParagraph"/>
              <w:numPr>
                <w:ilvl w:val="0"/>
                <w:numId w:val="24"/>
              </w:numPr>
              <w:jc w:val="both"/>
              <w:rPr>
                <w:sz w:val="22"/>
                <w:szCs w:val="22"/>
              </w:rPr>
            </w:pPr>
            <w:r w:rsidRPr="00997D17">
              <w:rPr>
                <w:sz w:val="22"/>
                <w:szCs w:val="22"/>
              </w:rPr>
              <w:t>Call 190 or 114 to report trapped or injured people.</w:t>
            </w:r>
          </w:p>
          <w:p w14:paraId="6334AA8D" w14:textId="2C305BBF" w:rsidR="00D3308D" w:rsidRPr="00997D17" w:rsidRDefault="00D958B4">
            <w:pPr>
              <w:pStyle w:val="ListParagraph"/>
              <w:numPr>
                <w:ilvl w:val="0"/>
                <w:numId w:val="24"/>
              </w:numPr>
              <w:jc w:val="both"/>
              <w:rPr>
                <w:sz w:val="22"/>
                <w:szCs w:val="22"/>
              </w:rPr>
            </w:pPr>
            <w:r w:rsidRPr="00997D17">
              <w:rPr>
                <w:sz w:val="22"/>
                <w:szCs w:val="22"/>
              </w:rPr>
              <w:t>Fire and Rescue Force: lead search and rescue with the Police Force and the Red Cross.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67FD1D0" w14:textId="563C87A0" w:rsidR="00D3308D" w:rsidRPr="00997D17" w:rsidRDefault="00D958B4">
            <w:pPr>
              <w:pStyle w:val="ListParagraph"/>
              <w:numPr>
                <w:ilvl w:val="0"/>
                <w:numId w:val="24"/>
              </w:numPr>
              <w:jc w:val="both"/>
              <w:rPr>
                <w:sz w:val="22"/>
                <w:szCs w:val="22"/>
                <w:lang w:val="sv-SE"/>
              </w:rPr>
            </w:pPr>
            <w:r w:rsidRPr="00997D17">
              <w:rPr>
                <w:sz w:val="22"/>
                <w:szCs w:val="22"/>
                <w:lang w:val="sv-SE"/>
              </w:rPr>
              <w:t>Kaa mbali na madirisha na kuta za nje.</w:t>
            </w:r>
          </w:p>
          <w:p w14:paraId="20A11CAA" w14:textId="0F01054A" w:rsidR="00D3308D" w:rsidRPr="00997D17" w:rsidRDefault="00D958B4">
            <w:pPr>
              <w:pStyle w:val="ListParagraph"/>
              <w:numPr>
                <w:ilvl w:val="0"/>
                <w:numId w:val="24"/>
              </w:numPr>
              <w:jc w:val="both"/>
              <w:rPr>
                <w:sz w:val="22"/>
                <w:szCs w:val="22"/>
                <w:lang w:val="sv-SE"/>
              </w:rPr>
            </w:pPr>
            <w:r w:rsidRPr="00997D17">
              <w:rPr>
                <w:sz w:val="22"/>
                <w:szCs w:val="22"/>
                <w:lang w:val="sv-SE"/>
              </w:rPr>
              <w:t>Piga 190 au 114 kutoa taarifa ya watu waliokwama au kujeruhiwa.</w:t>
            </w:r>
          </w:p>
          <w:p w14:paraId="5FD56239" w14:textId="41CB00F8" w:rsidR="00D3308D" w:rsidRPr="00997D17" w:rsidRDefault="00D958B4">
            <w:pPr>
              <w:pStyle w:val="ListParagraph"/>
              <w:numPr>
                <w:ilvl w:val="0"/>
                <w:numId w:val="24"/>
              </w:numPr>
              <w:jc w:val="both"/>
              <w:rPr>
                <w:sz w:val="22"/>
                <w:szCs w:val="22"/>
                <w:lang w:val="sv-SE"/>
              </w:rPr>
            </w:pPr>
            <w:r w:rsidRPr="00997D17">
              <w:rPr>
                <w:sz w:val="22"/>
                <w:szCs w:val="22"/>
                <w:lang w:val="sv-SE"/>
              </w:rPr>
              <w:t>Jeshi la Zimamoto na Uokoaji: ongozeni utafutaji na uokoaji kwa kushirikiana na Jeshi la Polisi na Chama cha Msalaba Mwekundu.</w:t>
            </w:r>
          </w:p>
        </w:tc>
      </w:tr>
      <w:tr w:rsidR="00D3308D" w:rsidRPr="000343A2" w14:paraId="6E8D712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7FE8BDE" w14:textId="6F33C4E0" w:rsidR="00D3308D" w:rsidRPr="00997D17" w:rsidRDefault="00D958B4">
            <w:pPr>
              <w:pStyle w:val="ListParagraph"/>
              <w:numPr>
                <w:ilvl w:val="0"/>
                <w:numId w:val="24"/>
              </w:numPr>
              <w:jc w:val="both"/>
              <w:rPr>
                <w:sz w:val="22"/>
                <w:szCs w:val="22"/>
              </w:rPr>
            </w:pPr>
            <w:r w:rsidRPr="00997D17">
              <w:rPr>
                <w:sz w:val="22"/>
                <w:szCs w:val="22"/>
              </w:rPr>
              <w:t>Collapse of buildings, especially mud-walled houses and weak roofs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B48721B" w14:textId="3014B026" w:rsidR="00D3308D" w:rsidRPr="00997D17" w:rsidRDefault="00D958B4">
            <w:pPr>
              <w:pStyle w:val="ListParagraph"/>
              <w:numPr>
                <w:ilvl w:val="0"/>
                <w:numId w:val="24"/>
              </w:numPr>
              <w:jc w:val="both"/>
              <w:rPr>
                <w:sz w:val="22"/>
                <w:szCs w:val="22"/>
              </w:rPr>
            </w:pPr>
            <w:r w:rsidRPr="00997D17">
              <w:rPr>
                <w:sz w:val="22"/>
                <w:szCs w:val="22"/>
              </w:rPr>
              <w:t>Kuanguka kwa majengo, hasa nyumba za tope na zenye paa dhaifu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4E40F6" w14:textId="24B67580" w:rsidR="00D3308D" w:rsidRPr="00997D17" w:rsidRDefault="00D958B4">
            <w:pPr>
              <w:pStyle w:val="ListParagraph"/>
              <w:numPr>
                <w:ilvl w:val="0"/>
                <w:numId w:val="24"/>
              </w:numPr>
              <w:jc w:val="both"/>
              <w:rPr>
                <w:sz w:val="22"/>
                <w:szCs w:val="22"/>
              </w:rPr>
            </w:pPr>
            <w:r w:rsidRPr="00997D17">
              <w:rPr>
                <w:sz w:val="22"/>
                <w:szCs w:val="22"/>
              </w:rPr>
              <w:t>Do not enter collapsed or damaged buildings.</w:t>
            </w:r>
          </w:p>
          <w:p w14:paraId="161EFE54" w14:textId="08F18765" w:rsidR="00D3308D" w:rsidRPr="00997D17" w:rsidRDefault="00D958B4">
            <w:pPr>
              <w:pStyle w:val="ListParagraph"/>
              <w:numPr>
                <w:ilvl w:val="0"/>
                <w:numId w:val="24"/>
              </w:numPr>
              <w:jc w:val="both"/>
              <w:rPr>
                <w:sz w:val="22"/>
                <w:szCs w:val="22"/>
              </w:rPr>
            </w:pPr>
            <w:r w:rsidRPr="00997D17">
              <w:rPr>
                <w:sz w:val="22"/>
                <w:szCs w:val="22"/>
              </w:rPr>
              <w:t>Go to official shelters.</w:t>
            </w:r>
          </w:p>
          <w:p w14:paraId="3E0F91A4" w14:textId="24A9A726" w:rsidR="00D3308D" w:rsidRPr="00997D17" w:rsidRDefault="00513C7E">
            <w:pPr>
              <w:pStyle w:val="ListParagraph"/>
              <w:numPr>
                <w:ilvl w:val="0"/>
                <w:numId w:val="24"/>
              </w:numPr>
              <w:jc w:val="both"/>
              <w:rPr>
                <w:sz w:val="22"/>
                <w:szCs w:val="22"/>
              </w:rPr>
            </w:pPr>
            <w:r w:rsidRPr="00997D17">
              <w:rPr>
                <w:sz w:val="22"/>
                <w:szCs w:val="22"/>
              </w:rPr>
              <w:t>Please return only when the authorities declare the area safe.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6531219" w14:textId="522E9EB1" w:rsidR="00D3308D" w:rsidRPr="00997D17" w:rsidRDefault="00D958B4">
            <w:pPr>
              <w:pStyle w:val="ListParagraph"/>
              <w:numPr>
                <w:ilvl w:val="0"/>
                <w:numId w:val="24"/>
              </w:numPr>
              <w:jc w:val="both"/>
              <w:rPr>
                <w:sz w:val="22"/>
                <w:szCs w:val="22"/>
              </w:rPr>
            </w:pPr>
            <w:r w:rsidRPr="00997D17">
              <w:rPr>
                <w:sz w:val="22"/>
                <w:szCs w:val="22"/>
              </w:rPr>
              <w:t>Usiingie kwenye majengo yaliyoanguka au kuharibika.</w:t>
            </w:r>
          </w:p>
          <w:p w14:paraId="6BEA3AE5" w14:textId="26BD23C6" w:rsidR="00D3308D" w:rsidRPr="00997D17" w:rsidRDefault="00D958B4">
            <w:pPr>
              <w:pStyle w:val="ListParagraph"/>
              <w:numPr>
                <w:ilvl w:val="0"/>
                <w:numId w:val="24"/>
              </w:numPr>
              <w:jc w:val="both"/>
              <w:rPr>
                <w:sz w:val="22"/>
                <w:szCs w:val="22"/>
                <w:lang w:val="sv-SE"/>
              </w:rPr>
            </w:pPr>
            <w:r w:rsidRPr="00997D17">
              <w:rPr>
                <w:sz w:val="22"/>
                <w:szCs w:val="22"/>
                <w:lang w:val="sv-SE"/>
              </w:rPr>
              <w:t>Nenda kwenye makazi rasmi ya muda.</w:t>
            </w:r>
          </w:p>
          <w:p w14:paraId="13E2601A" w14:textId="715F1E02" w:rsidR="00D3308D" w:rsidRPr="00997D17" w:rsidRDefault="00513C7E">
            <w:pPr>
              <w:pStyle w:val="ListParagraph"/>
              <w:numPr>
                <w:ilvl w:val="0"/>
                <w:numId w:val="24"/>
              </w:numPr>
              <w:jc w:val="both"/>
              <w:rPr>
                <w:sz w:val="22"/>
                <w:szCs w:val="22"/>
                <w:lang w:val="sv-SE"/>
              </w:rPr>
            </w:pPr>
            <w:r w:rsidRPr="00997D17">
              <w:rPr>
                <w:sz w:val="22"/>
                <w:szCs w:val="22"/>
                <w:lang w:val="sv-SE"/>
              </w:rPr>
              <w:t>Tafadhali rudini pale tu mamlaka zitakapotangaza kuwa eneo ni salama.</w:t>
            </w:r>
          </w:p>
        </w:tc>
      </w:tr>
      <w:tr w:rsidR="00D3308D" w:rsidRPr="000343A2" w14:paraId="1CF6C85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339D4DB" w14:textId="690F152E" w:rsidR="00D3308D" w:rsidRPr="00997D17" w:rsidRDefault="00D958B4">
            <w:pPr>
              <w:pStyle w:val="ListParagraph"/>
              <w:numPr>
                <w:ilvl w:val="0"/>
                <w:numId w:val="24"/>
              </w:numPr>
              <w:jc w:val="both"/>
              <w:rPr>
                <w:sz w:val="22"/>
                <w:szCs w:val="22"/>
              </w:rPr>
            </w:pPr>
            <w:r w:rsidRPr="00997D17">
              <w:rPr>
                <w:sz w:val="22"/>
                <w:szCs w:val="22"/>
              </w:rPr>
              <w:t>Power cuts lasting several days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CA7B5B2" w14:textId="02AC79A1" w:rsidR="00D3308D" w:rsidRPr="00997D17" w:rsidRDefault="00D958B4">
            <w:pPr>
              <w:pStyle w:val="ListParagraph"/>
              <w:numPr>
                <w:ilvl w:val="0"/>
                <w:numId w:val="24"/>
              </w:numPr>
              <w:jc w:val="both"/>
              <w:rPr>
                <w:sz w:val="22"/>
                <w:szCs w:val="22"/>
                <w:lang w:val="sv-SE"/>
              </w:rPr>
            </w:pPr>
            <w:r w:rsidRPr="00997D17">
              <w:rPr>
                <w:sz w:val="22"/>
                <w:szCs w:val="22"/>
                <w:lang w:val="sv-SE"/>
              </w:rPr>
              <w:t>Kukatika kwa umeme kwa siku kadhaa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8F222DC" w14:textId="24A19D89" w:rsidR="00D3308D" w:rsidRPr="00997D17" w:rsidRDefault="00D958B4">
            <w:pPr>
              <w:pStyle w:val="ListParagraph"/>
              <w:numPr>
                <w:ilvl w:val="0"/>
                <w:numId w:val="24"/>
              </w:numPr>
              <w:jc w:val="both"/>
              <w:rPr>
                <w:sz w:val="22"/>
                <w:szCs w:val="22"/>
              </w:rPr>
            </w:pPr>
            <w:r w:rsidRPr="00997D17">
              <w:rPr>
                <w:sz w:val="22"/>
                <w:szCs w:val="22"/>
              </w:rPr>
              <w:t>Use generators only outdoors, away from doors and windows.</w:t>
            </w:r>
          </w:p>
          <w:p w14:paraId="2C3050C7" w14:textId="1FB74885" w:rsidR="00D3308D" w:rsidRPr="00997D17" w:rsidRDefault="00D958B4">
            <w:pPr>
              <w:pStyle w:val="ListParagraph"/>
              <w:numPr>
                <w:ilvl w:val="0"/>
                <w:numId w:val="24"/>
              </w:numPr>
              <w:jc w:val="both"/>
              <w:rPr>
                <w:sz w:val="22"/>
                <w:szCs w:val="22"/>
              </w:rPr>
            </w:pPr>
            <w:r w:rsidRPr="00997D17">
              <w:rPr>
                <w:sz w:val="22"/>
                <w:szCs w:val="22"/>
              </w:rPr>
              <w:t>Use stored water and food sparingly.</w:t>
            </w:r>
          </w:p>
          <w:p w14:paraId="5497A9A0" w14:textId="41455104" w:rsidR="00D3308D" w:rsidRPr="00997D17" w:rsidRDefault="00D958B4">
            <w:pPr>
              <w:pStyle w:val="ListParagraph"/>
              <w:numPr>
                <w:ilvl w:val="0"/>
                <w:numId w:val="24"/>
              </w:numPr>
              <w:jc w:val="both"/>
              <w:rPr>
                <w:sz w:val="22"/>
                <w:szCs w:val="22"/>
              </w:rPr>
            </w:pPr>
            <w:r w:rsidRPr="00997D17">
              <w:rPr>
                <w:sz w:val="22"/>
                <w:szCs w:val="22"/>
              </w:rPr>
              <w:t>District Committees: set up emergency water points and mobile health services.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95335F7" w14:textId="1B41DE7F" w:rsidR="00D3308D" w:rsidRPr="00997D17" w:rsidRDefault="00D958B4">
            <w:pPr>
              <w:pStyle w:val="ListParagraph"/>
              <w:numPr>
                <w:ilvl w:val="0"/>
                <w:numId w:val="24"/>
              </w:numPr>
              <w:jc w:val="both"/>
              <w:rPr>
                <w:sz w:val="22"/>
                <w:szCs w:val="22"/>
                <w:lang w:val="sv-SE"/>
              </w:rPr>
            </w:pPr>
            <w:r w:rsidRPr="00997D17">
              <w:rPr>
                <w:sz w:val="22"/>
                <w:szCs w:val="22"/>
                <w:lang w:val="sv-SE"/>
              </w:rPr>
              <w:t>Tumia jenereta nje tu, mbali na milango na madirisha.</w:t>
            </w:r>
          </w:p>
          <w:p w14:paraId="684A3293" w14:textId="57801962" w:rsidR="00D3308D" w:rsidRPr="00997D17" w:rsidRDefault="00D958B4">
            <w:pPr>
              <w:pStyle w:val="ListParagraph"/>
              <w:numPr>
                <w:ilvl w:val="0"/>
                <w:numId w:val="24"/>
              </w:numPr>
              <w:jc w:val="both"/>
              <w:rPr>
                <w:sz w:val="22"/>
                <w:szCs w:val="22"/>
                <w:lang w:val="sv-SE"/>
              </w:rPr>
            </w:pPr>
            <w:r w:rsidRPr="00997D17">
              <w:rPr>
                <w:sz w:val="22"/>
                <w:szCs w:val="22"/>
                <w:lang w:val="sv-SE"/>
              </w:rPr>
              <w:t>Tumia akiba ya maji na chakula kwa uangalifu.</w:t>
            </w:r>
          </w:p>
          <w:p w14:paraId="0183162F" w14:textId="7A266812" w:rsidR="00D3308D" w:rsidRPr="00997D17" w:rsidRDefault="00D958B4">
            <w:pPr>
              <w:pStyle w:val="ListParagraph"/>
              <w:numPr>
                <w:ilvl w:val="0"/>
                <w:numId w:val="24"/>
              </w:numPr>
              <w:jc w:val="both"/>
              <w:rPr>
                <w:sz w:val="22"/>
                <w:szCs w:val="22"/>
                <w:lang w:val="sv-SE"/>
              </w:rPr>
            </w:pPr>
            <w:r w:rsidRPr="00997D17">
              <w:rPr>
                <w:sz w:val="22"/>
                <w:szCs w:val="22"/>
                <w:lang w:val="sv-SE"/>
              </w:rPr>
              <w:t>Kamati za Wilaya: anzisheni vituo vya dharura vya maji na huduma za afya za mkoba.</w:t>
            </w:r>
          </w:p>
        </w:tc>
      </w:tr>
      <w:tr w:rsidR="00D3308D" w:rsidRPr="000343A2" w14:paraId="0362819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6F8A97" w14:textId="2E7368AF" w:rsidR="00D3308D" w:rsidRPr="00997D17" w:rsidRDefault="00D958B4">
            <w:pPr>
              <w:pStyle w:val="ListParagraph"/>
              <w:numPr>
                <w:ilvl w:val="0"/>
                <w:numId w:val="24"/>
              </w:numPr>
              <w:jc w:val="both"/>
              <w:rPr>
                <w:sz w:val="22"/>
                <w:szCs w:val="22"/>
              </w:rPr>
            </w:pPr>
            <w:r w:rsidRPr="00997D17">
              <w:rPr>
                <w:sz w:val="22"/>
                <w:szCs w:val="22"/>
              </w:rPr>
              <w:lastRenderedPageBreak/>
              <w:t>Major disruption to road, rail, air and water transport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24ACEB" w14:textId="1C83DC04" w:rsidR="00D3308D" w:rsidRPr="00997D17" w:rsidRDefault="00D958B4">
            <w:pPr>
              <w:pStyle w:val="ListParagraph"/>
              <w:numPr>
                <w:ilvl w:val="0"/>
                <w:numId w:val="24"/>
              </w:numPr>
              <w:jc w:val="both"/>
              <w:rPr>
                <w:sz w:val="22"/>
                <w:szCs w:val="22"/>
                <w:lang w:val="sv-SE"/>
              </w:rPr>
            </w:pPr>
            <w:r w:rsidRPr="00997D17">
              <w:rPr>
                <w:sz w:val="22"/>
                <w:szCs w:val="22"/>
                <w:lang w:val="sv-SE"/>
              </w:rPr>
              <w:t>Usumbufu mkubwa wa usafiri wa barabara, reli, anga na majini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60A7E4D" w14:textId="099C4226" w:rsidR="00D3308D" w:rsidRPr="00997D17" w:rsidRDefault="00D958B4">
            <w:pPr>
              <w:pStyle w:val="ListParagraph"/>
              <w:numPr>
                <w:ilvl w:val="0"/>
                <w:numId w:val="24"/>
              </w:numPr>
              <w:jc w:val="both"/>
              <w:rPr>
                <w:sz w:val="22"/>
                <w:szCs w:val="22"/>
              </w:rPr>
            </w:pPr>
            <w:r w:rsidRPr="00997D17">
              <w:rPr>
                <w:sz w:val="22"/>
                <w:szCs w:val="22"/>
              </w:rPr>
              <w:t>Do not travel.</w:t>
            </w:r>
          </w:p>
          <w:p w14:paraId="4B9C1C06" w14:textId="52EBD64B" w:rsidR="00D3308D" w:rsidRPr="00997D17" w:rsidRDefault="00D958B4">
            <w:pPr>
              <w:pStyle w:val="ListParagraph"/>
              <w:numPr>
                <w:ilvl w:val="0"/>
                <w:numId w:val="24"/>
              </w:numPr>
              <w:jc w:val="both"/>
              <w:rPr>
                <w:sz w:val="22"/>
                <w:szCs w:val="22"/>
              </w:rPr>
            </w:pPr>
            <w:r w:rsidRPr="00997D17">
              <w:rPr>
                <w:sz w:val="22"/>
                <w:szCs w:val="22"/>
              </w:rPr>
              <w:t>Keep emergency routes clear.</w:t>
            </w:r>
          </w:p>
          <w:p w14:paraId="3EEBFA08" w14:textId="65B196D5" w:rsidR="00D3308D" w:rsidRPr="00997D17" w:rsidRDefault="00D958B4">
            <w:pPr>
              <w:pStyle w:val="ListParagraph"/>
              <w:numPr>
                <w:ilvl w:val="0"/>
                <w:numId w:val="24"/>
              </w:numPr>
              <w:jc w:val="both"/>
              <w:rPr>
                <w:sz w:val="22"/>
                <w:szCs w:val="22"/>
              </w:rPr>
            </w:pPr>
            <w:r w:rsidRPr="00997D17">
              <w:rPr>
                <w:sz w:val="22"/>
                <w:szCs w:val="22"/>
              </w:rPr>
              <w:t>Follow directives from the Police and transport authorities.</w:t>
            </w:r>
          </w:p>
          <w:p w14:paraId="7DE3D54D" w14:textId="7EDA6078" w:rsidR="00D3308D" w:rsidRPr="00997D17" w:rsidRDefault="00D3308D">
            <w:pPr>
              <w:pStyle w:val="ListParagraph"/>
              <w:numPr>
                <w:ilvl w:val="0"/>
                <w:numId w:val="24"/>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87AE75B" w14:textId="1AB3CB3D" w:rsidR="00D3308D" w:rsidRPr="00997D17" w:rsidRDefault="00D958B4">
            <w:pPr>
              <w:pStyle w:val="ListParagraph"/>
              <w:numPr>
                <w:ilvl w:val="0"/>
                <w:numId w:val="24"/>
              </w:numPr>
              <w:jc w:val="both"/>
              <w:rPr>
                <w:sz w:val="22"/>
                <w:szCs w:val="22"/>
              </w:rPr>
            </w:pPr>
            <w:r w:rsidRPr="00997D17">
              <w:rPr>
                <w:sz w:val="22"/>
                <w:szCs w:val="22"/>
              </w:rPr>
              <w:t>Usisafiri.</w:t>
            </w:r>
          </w:p>
          <w:p w14:paraId="0E0A559E" w14:textId="5CC211F3" w:rsidR="00D3308D" w:rsidRPr="00997D17" w:rsidRDefault="00D958B4">
            <w:pPr>
              <w:pStyle w:val="ListParagraph"/>
              <w:numPr>
                <w:ilvl w:val="0"/>
                <w:numId w:val="24"/>
              </w:numPr>
              <w:jc w:val="both"/>
              <w:rPr>
                <w:sz w:val="22"/>
                <w:szCs w:val="22"/>
              </w:rPr>
            </w:pPr>
            <w:r w:rsidRPr="00997D17">
              <w:rPr>
                <w:sz w:val="22"/>
                <w:szCs w:val="22"/>
              </w:rPr>
              <w:t>Acha wazi njia za dharura.</w:t>
            </w:r>
          </w:p>
          <w:p w14:paraId="3D8353C8" w14:textId="17DE47D9" w:rsidR="00D3308D" w:rsidRPr="00997D17" w:rsidRDefault="00D958B4">
            <w:pPr>
              <w:pStyle w:val="ListParagraph"/>
              <w:numPr>
                <w:ilvl w:val="0"/>
                <w:numId w:val="24"/>
              </w:numPr>
              <w:jc w:val="both"/>
              <w:rPr>
                <w:sz w:val="22"/>
                <w:szCs w:val="22"/>
                <w:lang w:val="sv-SE"/>
              </w:rPr>
            </w:pPr>
            <w:r w:rsidRPr="00997D17">
              <w:rPr>
                <w:sz w:val="22"/>
                <w:szCs w:val="22"/>
                <w:lang w:val="sv-SE"/>
              </w:rPr>
              <w:t>Fuata maelekezo ya Polisi na mamlaka za usafiri.</w:t>
            </w:r>
          </w:p>
          <w:p w14:paraId="72320123" w14:textId="01708341" w:rsidR="00D3308D" w:rsidRPr="00997D17" w:rsidRDefault="00D3308D">
            <w:pPr>
              <w:pStyle w:val="ListParagraph"/>
              <w:numPr>
                <w:ilvl w:val="0"/>
                <w:numId w:val="24"/>
              </w:numPr>
              <w:jc w:val="both"/>
              <w:rPr>
                <w:sz w:val="22"/>
                <w:szCs w:val="22"/>
                <w:lang w:val="sv-SE"/>
              </w:rPr>
            </w:pPr>
          </w:p>
        </w:tc>
      </w:tr>
      <w:tr w:rsidR="00D3308D" w:rsidRPr="00997D17" w14:paraId="348B22C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513656F" w14:textId="5468102E" w:rsidR="00D3308D" w:rsidRPr="00997D17" w:rsidRDefault="00D958B4">
            <w:pPr>
              <w:pStyle w:val="ListParagraph"/>
              <w:numPr>
                <w:ilvl w:val="0"/>
                <w:numId w:val="24"/>
              </w:numPr>
              <w:jc w:val="both"/>
              <w:rPr>
                <w:sz w:val="22"/>
                <w:szCs w:val="22"/>
              </w:rPr>
            </w:pPr>
            <w:r w:rsidRPr="00997D17">
              <w:rPr>
                <w:sz w:val="22"/>
                <w:szCs w:val="22"/>
              </w:rPr>
              <w:t>Damage to ports, landing sites and fishing communities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2747C4" w14:textId="6B599996" w:rsidR="00D3308D" w:rsidRPr="00997D17" w:rsidRDefault="00D958B4">
            <w:pPr>
              <w:pStyle w:val="ListParagraph"/>
              <w:numPr>
                <w:ilvl w:val="0"/>
                <w:numId w:val="24"/>
              </w:numPr>
              <w:jc w:val="both"/>
              <w:rPr>
                <w:sz w:val="22"/>
                <w:szCs w:val="22"/>
                <w:lang w:val="sv-SE"/>
              </w:rPr>
            </w:pPr>
            <w:r w:rsidRPr="00997D17">
              <w:rPr>
                <w:sz w:val="22"/>
                <w:szCs w:val="22"/>
                <w:lang w:val="sv-SE"/>
              </w:rPr>
              <w:t>Uharibifu wa bandari, mialo na jamii za wavuvi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1F8E82B" w14:textId="6765FE29" w:rsidR="00D3308D" w:rsidRPr="00997D17" w:rsidRDefault="00D958B4">
            <w:pPr>
              <w:pStyle w:val="ListParagraph"/>
              <w:numPr>
                <w:ilvl w:val="0"/>
                <w:numId w:val="24"/>
              </w:numPr>
              <w:jc w:val="both"/>
              <w:rPr>
                <w:sz w:val="22"/>
                <w:szCs w:val="22"/>
              </w:rPr>
            </w:pPr>
            <w:r w:rsidRPr="00997D17">
              <w:rPr>
                <w:sz w:val="22"/>
                <w:szCs w:val="22"/>
              </w:rPr>
              <w:t>All boats stay ashore on the sea and lakes.</w:t>
            </w:r>
          </w:p>
          <w:p w14:paraId="74EF9BC6" w14:textId="42015F16" w:rsidR="00D3308D" w:rsidRPr="00997D17" w:rsidRDefault="00D958B4">
            <w:pPr>
              <w:pStyle w:val="ListParagraph"/>
              <w:numPr>
                <w:ilvl w:val="0"/>
                <w:numId w:val="24"/>
              </w:numPr>
              <w:jc w:val="both"/>
              <w:rPr>
                <w:sz w:val="22"/>
                <w:szCs w:val="22"/>
              </w:rPr>
            </w:pPr>
            <w:r w:rsidRPr="00997D17">
              <w:rPr>
                <w:sz w:val="22"/>
                <w:szCs w:val="22"/>
              </w:rPr>
              <w:t>Boats caught out: go to the nearest safe shore.</w:t>
            </w:r>
          </w:p>
          <w:p w14:paraId="2737F956" w14:textId="0E7F30E1" w:rsidR="00D3308D" w:rsidRPr="00997D17" w:rsidRDefault="00D958B4">
            <w:pPr>
              <w:pStyle w:val="ListParagraph"/>
              <w:numPr>
                <w:ilvl w:val="0"/>
                <w:numId w:val="24"/>
              </w:numPr>
              <w:jc w:val="both"/>
              <w:rPr>
                <w:sz w:val="22"/>
                <w:szCs w:val="22"/>
              </w:rPr>
            </w:pPr>
            <w:r w:rsidRPr="00997D17">
              <w:rPr>
                <w:sz w:val="22"/>
                <w:szCs w:val="22"/>
              </w:rPr>
              <w:t>District Committees and Beach Management Units: account for all fishers and report the missing to the Police.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651C34" w14:textId="4082E40E" w:rsidR="00D3308D" w:rsidRPr="00997D17" w:rsidRDefault="00D958B4">
            <w:pPr>
              <w:pStyle w:val="ListParagraph"/>
              <w:numPr>
                <w:ilvl w:val="0"/>
                <w:numId w:val="24"/>
              </w:numPr>
              <w:jc w:val="both"/>
              <w:rPr>
                <w:sz w:val="22"/>
                <w:szCs w:val="22"/>
              </w:rPr>
            </w:pPr>
            <w:r w:rsidRPr="00997D17">
              <w:rPr>
                <w:sz w:val="22"/>
                <w:szCs w:val="22"/>
              </w:rPr>
              <w:t>Vyombo vyote vibaki ufukweni baharini na maziwani.</w:t>
            </w:r>
          </w:p>
          <w:p w14:paraId="26F7C711" w14:textId="1B8073AE" w:rsidR="00D3308D" w:rsidRPr="00997D17" w:rsidRDefault="00D958B4">
            <w:pPr>
              <w:pStyle w:val="ListParagraph"/>
              <w:numPr>
                <w:ilvl w:val="0"/>
                <w:numId w:val="24"/>
              </w:numPr>
              <w:jc w:val="both"/>
              <w:rPr>
                <w:sz w:val="22"/>
                <w:szCs w:val="22"/>
              </w:rPr>
            </w:pPr>
            <w:r w:rsidRPr="00997D17">
              <w:rPr>
                <w:sz w:val="22"/>
                <w:szCs w:val="22"/>
              </w:rPr>
              <w:t>Vyombo vilivyo majini: nendeni ufukwe salama ulio karibu.</w:t>
            </w:r>
          </w:p>
          <w:p w14:paraId="0A9C984B" w14:textId="73488BC5" w:rsidR="00D3308D" w:rsidRPr="00997D17" w:rsidRDefault="00D958B4">
            <w:pPr>
              <w:pStyle w:val="ListParagraph"/>
              <w:numPr>
                <w:ilvl w:val="0"/>
                <w:numId w:val="24"/>
              </w:numPr>
              <w:jc w:val="both"/>
              <w:rPr>
                <w:sz w:val="22"/>
                <w:szCs w:val="22"/>
              </w:rPr>
            </w:pPr>
            <w:r w:rsidRPr="00997D17">
              <w:rPr>
                <w:sz w:val="22"/>
                <w:szCs w:val="22"/>
              </w:rPr>
              <w:t>Kamati za Wilaya na Vikundi vya Usimamizi wa Mialo (BMU): hakikisheni wavuvi wote wanajulikana walipo na toeni taarifa ya waliopotea kwa Polisi.</w:t>
            </w:r>
          </w:p>
        </w:tc>
      </w:tr>
      <w:tr w:rsidR="00D3308D" w:rsidRPr="000343A2" w14:paraId="64906DD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8C2FD18" w14:textId="684DF37E" w:rsidR="00D3308D" w:rsidRPr="00997D17" w:rsidRDefault="00D3308D">
            <w:pPr>
              <w:pStyle w:val="ListParagraph"/>
              <w:numPr>
                <w:ilvl w:val="0"/>
                <w:numId w:val="24"/>
              </w:numPr>
              <w:jc w:val="both"/>
              <w:rPr>
                <w:sz w:val="22"/>
                <w:szCs w:val="22"/>
              </w:rPr>
            </w:pPr>
            <w:r w:rsidRPr="00997D17">
              <w:rPr>
                <w:sz w:val="22"/>
                <w:szCs w:val="22"/>
              </w:rPr>
              <w:t>Severe damage to crops, livestock and food stores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B746DC4" w14:textId="13E2F501" w:rsidR="00D3308D" w:rsidRPr="00997D17" w:rsidRDefault="00D3308D">
            <w:pPr>
              <w:pStyle w:val="ListParagraph"/>
              <w:numPr>
                <w:ilvl w:val="0"/>
                <w:numId w:val="24"/>
              </w:numPr>
              <w:jc w:val="both"/>
              <w:rPr>
                <w:sz w:val="22"/>
                <w:szCs w:val="22"/>
              </w:rPr>
            </w:pPr>
            <w:r w:rsidRPr="00997D17">
              <w:rPr>
                <w:sz w:val="22"/>
                <w:szCs w:val="22"/>
              </w:rPr>
              <w:t>Uharibifu mkubwa wa mazao, mifugo na akiba ya chakula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A3CF32" w14:textId="4127030C" w:rsidR="00D3308D" w:rsidRPr="00997D17" w:rsidRDefault="00D958B4">
            <w:pPr>
              <w:pStyle w:val="ListParagraph"/>
              <w:numPr>
                <w:ilvl w:val="0"/>
                <w:numId w:val="24"/>
              </w:numPr>
              <w:jc w:val="both"/>
              <w:rPr>
                <w:sz w:val="22"/>
                <w:szCs w:val="22"/>
              </w:rPr>
            </w:pPr>
            <w:r w:rsidRPr="00997D17">
              <w:rPr>
                <w:sz w:val="22"/>
                <w:szCs w:val="22"/>
              </w:rPr>
              <w:t>Move food stores into solid buildings.</w:t>
            </w:r>
          </w:p>
          <w:p w14:paraId="43508695" w14:textId="4BA43910" w:rsidR="00D3308D" w:rsidRPr="00997D17" w:rsidRDefault="00D958B4">
            <w:pPr>
              <w:pStyle w:val="ListParagraph"/>
              <w:numPr>
                <w:ilvl w:val="0"/>
                <w:numId w:val="24"/>
              </w:numPr>
              <w:jc w:val="both"/>
              <w:rPr>
                <w:sz w:val="22"/>
                <w:szCs w:val="22"/>
              </w:rPr>
            </w:pPr>
            <w:r w:rsidRPr="00997D17">
              <w:rPr>
                <w:sz w:val="22"/>
                <w:szCs w:val="22"/>
              </w:rPr>
              <w:t>Keep livestock in sheltered places away from trees.</w:t>
            </w:r>
          </w:p>
          <w:p w14:paraId="0347DEAB" w14:textId="5EC71D0B" w:rsidR="00D3308D" w:rsidRPr="00997D17" w:rsidRDefault="00D958B4">
            <w:pPr>
              <w:pStyle w:val="ListParagraph"/>
              <w:numPr>
                <w:ilvl w:val="0"/>
                <w:numId w:val="24"/>
              </w:numPr>
              <w:jc w:val="both"/>
              <w:rPr>
                <w:sz w:val="22"/>
                <w:szCs w:val="22"/>
              </w:rPr>
            </w:pPr>
            <w:r w:rsidRPr="00997D17">
              <w:rPr>
                <w:sz w:val="22"/>
                <w:szCs w:val="22"/>
              </w:rPr>
              <w:t>Report losses to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36061B" w14:textId="17B2088A" w:rsidR="00D3308D" w:rsidRPr="00997D17" w:rsidRDefault="00D958B4">
            <w:pPr>
              <w:pStyle w:val="ListParagraph"/>
              <w:numPr>
                <w:ilvl w:val="0"/>
                <w:numId w:val="24"/>
              </w:numPr>
              <w:jc w:val="both"/>
              <w:rPr>
                <w:sz w:val="22"/>
                <w:szCs w:val="22"/>
                <w:lang w:val="sv-SE"/>
              </w:rPr>
            </w:pPr>
            <w:r w:rsidRPr="00997D17">
              <w:rPr>
                <w:sz w:val="22"/>
                <w:szCs w:val="22"/>
                <w:lang w:val="sv-SE"/>
              </w:rPr>
              <w:t>Hamishia akiba ya chakula kwenye majengo imara.</w:t>
            </w:r>
          </w:p>
          <w:p w14:paraId="6E953EA8" w14:textId="6DB3D355" w:rsidR="00D3308D" w:rsidRPr="00997D17" w:rsidRDefault="00D958B4">
            <w:pPr>
              <w:pStyle w:val="ListParagraph"/>
              <w:numPr>
                <w:ilvl w:val="0"/>
                <w:numId w:val="24"/>
              </w:numPr>
              <w:jc w:val="both"/>
              <w:rPr>
                <w:sz w:val="22"/>
                <w:szCs w:val="22"/>
                <w:lang w:val="sv-SE"/>
              </w:rPr>
            </w:pPr>
            <w:r w:rsidRPr="00997D17">
              <w:rPr>
                <w:sz w:val="22"/>
                <w:szCs w:val="22"/>
                <w:lang w:val="sv-SE"/>
              </w:rPr>
              <w:t>Weka mifugo mahali pa kujikinga mbali na miti.</w:t>
            </w:r>
          </w:p>
          <w:p w14:paraId="6E91A5BE" w14:textId="157841F0" w:rsidR="00D3308D" w:rsidRPr="00997D17" w:rsidRDefault="00D958B4">
            <w:pPr>
              <w:pStyle w:val="ListParagraph"/>
              <w:numPr>
                <w:ilvl w:val="0"/>
                <w:numId w:val="24"/>
              </w:numPr>
              <w:jc w:val="both"/>
              <w:rPr>
                <w:sz w:val="22"/>
                <w:szCs w:val="22"/>
                <w:lang w:val="sv-SE"/>
              </w:rPr>
            </w:pPr>
            <w:r w:rsidRPr="00997D17">
              <w:rPr>
                <w:sz w:val="22"/>
                <w:szCs w:val="22"/>
                <w:lang w:val="sv-SE"/>
              </w:rPr>
              <w:t>Toa taarifa ya hasara kwa viongozi wa Kijiji/Mtaa.</w:t>
            </w:r>
          </w:p>
        </w:tc>
      </w:tr>
      <w:tr w:rsidR="00D3308D" w:rsidRPr="00997D17" w14:paraId="4E4CF9E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3D1FE9D" w14:textId="41863F7F" w:rsidR="00D3308D" w:rsidRPr="00997D17" w:rsidRDefault="00D958B4">
            <w:pPr>
              <w:pStyle w:val="ListParagraph"/>
              <w:numPr>
                <w:ilvl w:val="0"/>
                <w:numId w:val="24"/>
              </w:numPr>
              <w:jc w:val="both"/>
              <w:rPr>
                <w:sz w:val="22"/>
                <w:szCs w:val="22"/>
              </w:rPr>
            </w:pPr>
            <w:r w:rsidRPr="00997D17">
              <w:rPr>
                <w:sz w:val="22"/>
                <w:szCs w:val="22"/>
              </w:rPr>
              <w:lastRenderedPageBreak/>
              <w:t>Communication networks down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A218108" w14:textId="563EC486" w:rsidR="00D3308D" w:rsidRPr="00997D17" w:rsidRDefault="00D958B4">
            <w:pPr>
              <w:pStyle w:val="ListParagraph"/>
              <w:numPr>
                <w:ilvl w:val="0"/>
                <w:numId w:val="24"/>
              </w:numPr>
              <w:jc w:val="both"/>
              <w:rPr>
                <w:sz w:val="22"/>
                <w:szCs w:val="22"/>
                <w:lang w:val="sv-SE"/>
              </w:rPr>
            </w:pPr>
            <w:r w:rsidRPr="00997D17">
              <w:rPr>
                <w:sz w:val="22"/>
                <w:szCs w:val="22"/>
                <w:lang w:val="sv-SE"/>
              </w:rPr>
              <w:t>Kukatika kwa mitandao ya mawasiliano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260125B" w14:textId="41063D45" w:rsidR="00D3308D" w:rsidRPr="00997D17" w:rsidRDefault="00D958B4">
            <w:pPr>
              <w:pStyle w:val="ListParagraph"/>
              <w:numPr>
                <w:ilvl w:val="0"/>
                <w:numId w:val="24"/>
              </w:numPr>
              <w:jc w:val="both"/>
              <w:rPr>
                <w:sz w:val="22"/>
                <w:szCs w:val="22"/>
              </w:rPr>
            </w:pPr>
            <w:r w:rsidRPr="00997D17">
              <w:rPr>
                <w:sz w:val="22"/>
                <w:szCs w:val="22"/>
              </w:rPr>
              <w:t>Listen to official radio broadcasts.</w:t>
            </w:r>
          </w:p>
          <w:p w14:paraId="6AAD1009" w14:textId="0D8E8345" w:rsidR="00D3308D" w:rsidRPr="00997D17" w:rsidRDefault="00D958B4">
            <w:pPr>
              <w:pStyle w:val="ListParagraph"/>
              <w:numPr>
                <w:ilvl w:val="0"/>
                <w:numId w:val="24"/>
              </w:numPr>
              <w:jc w:val="both"/>
              <w:rPr>
                <w:sz w:val="22"/>
                <w:szCs w:val="22"/>
              </w:rPr>
            </w:pPr>
            <w:r w:rsidRPr="00997D17">
              <w:rPr>
                <w:sz w:val="22"/>
                <w:szCs w:val="22"/>
              </w:rPr>
              <w:t>Rely only on official information.</w:t>
            </w:r>
          </w:p>
          <w:p w14:paraId="0C4D2787" w14:textId="77A65702" w:rsidR="00D3308D" w:rsidRPr="00997D17" w:rsidRDefault="00D958B4">
            <w:pPr>
              <w:pStyle w:val="ListParagraph"/>
              <w:numPr>
                <w:ilvl w:val="0"/>
                <w:numId w:val="24"/>
              </w:numPr>
              <w:jc w:val="both"/>
              <w:rPr>
                <w:sz w:val="22"/>
                <w:szCs w:val="22"/>
              </w:rPr>
            </w:pPr>
            <w:r w:rsidRPr="00997D17">
              <w:rPr>
                <w:sz w:val="22"/>
                <w:szCs w:val="22"/>
              </w:rPr>
              <w:t>District Committees: use radio and messengers to reach cut-off villages.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6F21BFF" w14:textId="4364E3BC" w:rsidR="00D3308D" w:rsidRPr="00997D17" w:rsidRDefault="00D958B4">
            <w:pPr>
              <w:pStyle w:val="ListParagraph"/>
              <w:numPr>
                <w:ilvl w:val="0"/>
                <w:numId w:val="24"/>
              </w:numPr>
              <w:jc w:val="both"/>
              <w:rPr>
                <w:sz w:val="22"/>
                <w:szCs w:val="22"/>
                <w:lang w:val="sv-SE"/>
              </w:rPr>
            </w:pPr>
            <w:r w:rsidRPr="00997D17">
              <w:rPr>
                <w:sz w:val="22"/>
                <w:szCs w:val="22"/>
                <w:lang w:val="sv-SE"/>
              </w:rPr>
              <w:t>Sikiliza matangazo rasmi ya redio.</w:t>
            </w:r>
          </w:p>
          <w:p w14:paraId="1128B0B9" w14:textId="507712BC" w:rsidR="00D3308D" w:rsidRPr="00997D17" w:rsidRDefault="00D958B4">
            <w:pPr>
              <w:pStyle w:val="ListParagraph"/>
              <w:numPr>
                <w:ilvl w:val="0"/>
                <w:numId w:val="24"/>
              </w:numPr>
              <w:jc w:val="both"/>
              <w:rPr>
                <w:sz w:val="22"/>
                <w:szCs w:val="22"/>
              </w:rPr>
            </w:pPr>
            <w:r w:rsidRPr="00997D17">
              <w:rPr>
                <w:sz w:val="22"/>
                <w:szCs w:val="22"/>
              </w:rPr>
              <w:t>Tegemea taarifa rasmi tu.</w:t>
            </w:r>
          </w:p>
          <w:p w14:paraId="61106DB1" w14:textId="13E39D8B" w:rsidR="00D3308D" w:rsidRPr="00997D17" w:rsidRDefault="00D958B4">
            <w:pPr>
              <w:pStyle w:val="ListParagraph"/>
              <w:numPr>
                <w:ilvl w:val="0"/>
                <w:numId w:val="24"/>
              </w:numPr>
              <w:jc w:val="both"/>
              <w:rPr>
                <w:sz w:val="22"/>
                <w:szCs w:val="22"/>
              </w:rPr>
            </w:pPr>
            <w:r w:rsidRPr="00997D17">
              <w:rPr>
                <w:sz w:val="22"/>
                <w:szCs w:val="22"/>
              </w:rPr>
              <w:t>Kamati za Wilaya: tumieni redio na wajumbe kufikia vijiji visivyofikika.</w:t>
            </w:r>
          </w:p>
        </w:tc>
      </w:tr>
      <w:tr w:rsidR="00D3308D" w:rsidRPr="00997D17" w14:paraId="0392D487"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A1B6A74" w14:textId="1E1FA8F4" w:rsidR="00D3308D" w:rsidRPr="00997D17" w:rsidRDefault="00D958B4">
            <w:pPr>
              <w:pStyle w:val="ListParagraph"/>
              <w:numPr>
                <w:ilvl w:val="0"/>
                <w:numId w:val="24"/>
              </w:numPr>
              <w:jc w:val="both"/>
              <w:rPr>
                <w:sz w:val="22"/>
                <w:szCs w:val="22"/>
              </w:rPr>
            </w:pPr>
            <w:r w:rsidRPr="00997D17">
              <w:rPr>
                <w:sz w:val="22"/>
                <w:szCs w:val="22"/>
              </w:rPr>
              <w:t>Large-scale evacuation of people required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8CFE10D" w14:textId="3FA15FBF" w:rsidR="00D3308D" w:rsidRPr="00997D17" w:rsidRDefault="00D958B4">
            <w:pPr>
              <w:pStyle w:val="ListParagraph"/>
              <w:numPr>
                <w:ilvl w:val="0"/>
                <w:numId w:val="24"/>
              </w:numPr>
              <w:jc w:val="both"/>
              <w:rPr>
                <w:sz w:val="22"/>
                <w:szCs w:val="22"/>
              </w:rPr>
            </w:pPr>
            <w:r w:rsidRPr="00997D17">
              <w:rPr>
                <w:sz w:val="22"/>
                <w:szCs w:val="22"/>
              </w:rPr>
              <w:t>Uhamishaji mkubwa wa watu unahitajika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F95B68" w14:textId="3E8599F5" w:rsidR="00D3308D" w:rsidRPr="00997D17" w:rsidRDefault="00FE0A4D">
            <w:pPr>
              <w:pStyle w:val="ListParagraph"/>
              <w:numPr>
                <w:ilvl w:val="0"/>
                <w:numId w:val="24"/>
              </w:numPr>
              <w:jc w:val="both"/>
              <w:rPr>
                <w:sz w:val="22"/>
                <w:szCs w:val="22"/>
              </w:rPr>
            </w:pPr>
            <w:ins w:id="39" w:author="Bonephace Kaijage" w:date="2026-10-14T06:22:00Z" w16du:dateUtc="2026-10-14T04:22:00Z">
              <w:r>
                <w:rPr>
                  <w:sz w:val="22"/>
                  <w:szCs w:val="22"/>
                </w:rPr>
                <w:t>Households in weak houses: please move to a solid building or the official shelter before the winds arrive; roofs and walls fail suddenly in strong gusts. Agree with neighbours which building you will share.</w:t>
              </w:r>
            </w:ins>
            <w:del w:id="40" w:author="Bonephace Kaijage" w:date="2026-10-14T06:22:00Z" w16du:dateUtc="2026-10-14T04:22:00Z">
              <w:r w:rsidR="00D958B4" w:rsidRPr="00997D17" w:rsidDel="00FE0A4D">
                <w:rPr>
                  <w:sz w:val="22"/>
                  <w:szCs w:val="22"/>
                </w:rPr>
                <w:delText>Households in weak houses: move to a solid building or official shelter before the winds arrive.</w:delText>
              </w:r>
            </w:del>
          </w:p>
          <w:p w14:paraId="5E347AA6" w14:textId="1C9F3D50" w:rsidR="00D3308D" w:rsidRPr="00997D17" w:rsidRDefault="00D958B4">
            <w:pPr>
              <w:pStyle w:val="ListParagraph"/>
              <w:numPr>
                <w:ilvl w:val="0"/>
                <w:numId w:val="24"/>
              </w:numPr>
              <w:jc w:val="both"/>
              <w:rPr>
                <w:sz w:val="22"/>
                <w:szCs w:val="22"/>
              </w:rPr>
            </w:pPr>
            <w:r w:rsidRPr="00997D17">
              <w:rPr>
                <w:sz w:val="22"/>
                <w:szCs w:val="22"/>
              </w:rPr>
              <w:t>Register at the shelter.</w:t>
            </w:r>
          </w:p>
          <w:p w14:paraId="1E52124A" w14:textId="2CA1EE44" w:rsidR="00D3308D" w:rsidRPr="00997D17" w:rsidRDefault="00D958B4">
            <w:pPr>
              <w:pStyle w:val="ListParagraph"/>
              <w:numPr>
                <w:ilvl w:val="0"/>
                <w:numId w:val="24"/>
              </w:numPr>
              <w:jc w:val="both"/>
              <w:rPr>
                <w:sz w:val="22"/>
                <w:szCs w:val="22"/>
              </w:rPr>
            </w:pPr>
            <w:r w:rsidRPr="00997D17">
              <w:rPr>
                <w:sz w:val="22"/>
                <w:szCs w:val="22"/>
              </w:rPr>
              <w:t>Help older persons, children, pregnant women and people with disabilities first.</w:t>
            </w:r>
          </w:p>
          <w:p w14:paraId="4D946E82" w14:textId="07B3A7B9" w:rsidR="00D3308D" w:rsidRPr="00997D17" w:rsidRDefault="00D3308D">
            <w:pPr>
              <w:pStyle w:val="ListParagraph"/>
              <w:numPr>
                <w:ilvl w:val="0"/>
                <w:numId w:val="24"/>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26051F5" w14:textId="12362253" w:rsidR="00D3308D" w:rsidRPr="00997D17" w:rsidRDefault="00D958B4">
            <w:pPr>
              <w:pStyle w:val="ListParagraph"/>
              <w:numPr>
                <w:ilvl w:val="0"/>
                <w:numId w:val="24"/>
              </w:numPr>
              <w:jc w:val="both"/>
              <w:rPr>
                <w:sz w:val="22"/>
                <w:szCs w:val="22"/>
              </w:rPr>
            </w:pPr>
            <w:r w:rsidRPr="00997D17">
              <w:rPr>
                <w:sz w:val="22"/>
                <w:szCs w:val="22"/>
              </w:rPr>
              <w:t>Kaya zilizo kwenye nyumba dhaifu: hamieni jengo imara au makazi rasmi ya muda kabla upepo haujafika.</w:t>
            </w:r>
          </w:p>
          <w:p w14:paraId="543510F3" w14:textId="536914C0" w:rsidR="00D3308D" w:rsidRPr="00997D17" w:rsidRDefault="00D958B4">
            <w:pPr>
              <w:pStyle w:val="ListParagraph"/>
              <w:numPr>
                <w:ilvl w:val="0"/>
                <w:numId w:val="24"/>
              </w:numPr>
              <w:jc w:val="both"/>
              <w:rPr>
                <w:sz w:val="22"/>
                <w:szCs w:val="22"/>
              </w:rPr>
            </w:pPr>
            <w:r w:rsidRPr="00997D17">
              <w:rPr>
                <w:sz w:val="22"/>
                <w:szCs w:val="22"/>
              </w:rPr>
              <w:t>Jisajili kwenye makazi ya muda.</w:t>
            </w:r>
          </w:p>
          <w:p w14:paraId="12D8182A" w14:textId="249C83F8" w:rsidR="00D3308D" w:rsidRPr="00997D17" w:rsidRDefault="00D958B4">
            <w:pPr>
              <w:pStyle w:val="ListParagraph"/>
              <w:numPr>
                <w:ilvl w:val="0"/>
                <w:numId w:val="24"/>
              </w:numPr>
              <w:jc w:val="both"/>
              <w:rPr>
                <w:sz w:val="22"/>
                <w:szCs w:val="22"/>
              </w:rPr>
            </w:pPr>
            <w:r w:rsidRPr="00997D17">
              <w:rPr>
                <w:sz w:val="22"/>
                <w:szCs w:val="22"/>
              </w:rPr>
              <w:t>Wasaidie wazee, watoto, wajawazito na watu wenye ulemavu kwanza.</w:t>
            </w:r>
          </w:p>
          <w:p w14:paraId="0723CD97" w14:textId="6DC729C4" w:rsidR="00D3308D" w:rsidRPr="00997D17" w:rsidRDefault="00D3308D">
            <w:pPr>
              <w:pStyle w:val="ListParagraph"/>
              <w:numPr>
                <w:ilvl w:val="0"/>
                <w:numId w:val="24"/>
              </w:numPr>
              <w:jc w:val="both"/>
              <w:rPr>
                <w:sz w:val="22"/>
                <w:szCs w:val="22"/>
              </w:rPr>
            </w:pPr>
          </w:p>
        </w:tc>
      </w:tr>
      <w:tr w:rsidR="00D3308D" w:rsidRPr="00997D17" w14:paraId="488ABCD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2EFFB23" w14:textId="0C9A46FE" w:rsidR="00D3308D" w:rsidRPr="00997D17" w:rsidRDefault="00D958B4">
            <w:pPr>
              <w:pStyle w:val="ListParagraph"/>
              <w:numPr>
                <w:ilvl w:val="0"/>
                <w:numId w:val="24"/>
              </w:numPr>
              <w:jc w:val="both"/>
              <w:rPr>
                <w:sz w:val="22"/>
                <w:szCs w:val="22"/>
              </w:rPr>
            </w:pPr>
            <w:r w:rsidRPr="00997D17">
              <w:rPr>
                <w:sz w:val="22"/>
                <w:szCs w:val="22"/>
              </w:rPr>
              <w:lastRenderedPageBreak/>
              <w:t>Widespread closure of schools and businesses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B823B1E" w14:textId="6A313E50" w:rsidR="00D3308D" w:rsidRPr="00997D17" w:rsidRDefault="00D3308D">
            <w:pPr>
              <w:pStyle w:val="ListParagraph"/>
              <w:numPr>
                <w:ilvl w:val="0"/>
                <w:numId w:val="24"/>
              </w:numPr>
              <w:jc w:val="both"/>
              <w:rPr>
                <w:sz w:val="22"/>
                <w:szCs w:val="22"/>
                <w:lang w:val="sv-SE"/>
              </w:rPr>
            </w:pPr>
            <w:r w:rsidRPr="00997D17">
              <w:rPr>
                <w:sz w:val="22"/>
                <w:szCs w:val="22"/>
                <w:lang w:val="sv-SE"/>
              </w:rPr>
              <w:t>Kufungwa kwa shule na biashara katika maeneo mengi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E22B9BB" w14:textId="15A24708" w:rsidR="00D3308D" w:rsidRPr="00997D17" w:rsidRDefault="00D958B4">
            <w:pPr>
              <w:pStyle w:val="ListParagraph"/>
              <w:numPr>
                <w:ilvl w:val="0"/>
                <w:numId w:val="24"/>
              </w:numPr>
              <w:jc w:val="both"/>
              <w:rPr>
                <w:sz w:val="22"/>
                <w:szCs w:val="22"/>
              </w:rPr>
            </w:pPr>
            <w:r w:rsidRPr="00997D17">
              <w:rPr>
                <w:sz w:val="22"/>
                <w:szCs w:val="22"/>
              </w:rPr>
              <w:t>Keep children at home or in safe shelters under adult supervision.</w:t>
            </w:r>
          </w:p>
          <w:p w14:paraId="653BE784" w14:textId="4545D592" w:rsidR="00D3308D" w:rsidRPr="00997D17" w:rsidRDefault="00D958B4">
            <w:pPr>
              <w:pStyle w:val="ListParagraph"/>
              <w:numPr>
                <w:ilvl w:val="0"/>
                <w:numId w:val="24"/>
              </w:numPr>
              <w:jc w:val="both"/>
              <w:rPr>
                <w:sz w:val="22"/>
                <w:szCs w:val="22"/>
              </w:rPr>
            </w:pPr>
            <w:r w:rsidRPr="00997D17">
              <w:rPr>
                <w:sz w:val="22"/>
                <w:szCs w:val="22"/>
              </w:rPr>
              <w:t>School heads: open school buildings as shelters only when directed by the District Committee.</w:t>
            </w:r>
          </w:p>
          <w:p w14:paraId="462D8FB7" w14:textId="7E32193D" w:rsidR="00D3308D" w:rsidRPr="00997D17" w:rsidRDefault="00D958B4">
            <w:pPr>
              <w:pStyle w:val="ListParagraph"/>
              <w:numPr>
                <w:ilvl w:val="0"/>
                <w:numId w:val="24"/>
              </w:numPr>
              <w:jc w:val="both"/>
              <w:rPr>
                <w:sz w:val="22"/>
                <w:szCs w:val="22"/>
              </w:rPr>
            </w:pPr>
            <w:r w:rsidRPr="00997D17">
              <w:rPr>
                <w:sz w:val="22"/>
                <w:szCs w:val="22"/>
              </w:rPr>
              <w:t>Schools reopen only after the District Education Office confirms that buildings are safe.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CEF345F" w14:textId="62FF3D2F" w:rsidR="00D3308D" w:rsidRPr="00997D17" w:rsidRDefault="00D958B4">
            <w:pPr>
              <w:pStyle w:val="ListParagraph"/>
              <w:numPr>
                <w:ilvl w:val="0"/>
                <w:numId w:val="24"/>
              </w:numPr>
              <w:jc w:val="both"/>
              <w:rPr>
                <w:sz w:val="22"/>
                <w:szCs w:val="22"/>
              </w:rPr>
            </w:pPr>
            <w:r w:rsidRPr="00997D17">
              <w:rPr>
                <w:sz w:val="22"/>
                <w:szCs w:val="22"/>
              </w:rPr>
              <w:t>Waweke watoto nyumbani au katika makazi salama chini ya uangalizi wa watu wazima.</w:t>
            </w:r>
          </w:p>
          <w:p w14:paraId="5FB918FF" w14:textId="13021810" w:rsidR="00D3308D" w:rsidRPr="00997D17" w:rsidRDefault="00D958B4">
            <w:pPr>
              <w:pStyle w:val="ListParagraph"/>
              <w:numPr>
                <w:ilvl w:val="0"/>
                <w:numId w:val="24"/>
              </w:numPr>
              <w:jc w:val="both"/>
              <w:rPr>
                <w:sz w:val="22"/>
                <w:szCs w:val="22"/>
              </w:rPr>
            </w:pPr>
            <w:r w:rsidRPr="00997D17">
              <w:rPr>
                <w:sz w:val="22"/>
                <w:szCs w:val="22"/>
              </w:rPr>
              <w:t>Wakuu wa shule: fungueni majengo ya shule kama makazi ya muda pale tu Kamati ya Wilaya itakapoelekeza.</w:t>
            </w:r>
          </w:p>
          <w:p w14:paraId="5B00CB79" w14:textId="0D8FD698" w:rsidR="00D3308D" w:rsidRPr="00997D17" w:rsidRDefault="00D958B4">
            <w:pPr>
              <w:pStyle w:val="ListParagraph"/>
              <w:numPr>
                <w:ilvl w:val="0"/>
                <w:numId w:val="24"/>
              </w:numPr>
              <w:jc w:val="both"/>
              <w:rPr>
                <w:sz w:val="22"/>
                <w:szCs w:val="22"/>
              </w:rPr>
            </w:pPr>
            <w:r w:rsidRPr="00997D17">
              <w:rPr>
                <w:sz w:val="22"/>
                <w:szCs w:val="22"/>
              </w:rPr>
              <w:t>Shule zifunguliwe tena baada tu ya Ofisi ya Elimu ya Wilaya kuthibitisha usalama wa majengo.</w:t>
            </w:r>
          </w:p>
        </w:tc>
      </w:tr>
      <w:tr w:rsidR="00D3308D" w:rsidRPr="000343A2" w14:paraId="413B695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D7A924B" w14:textId="622832D9" w:rsidR="00D3308D" w:rsidRPr="00997D17" w:rsidRDefault="00D958B4">
            <w:pPr>
              <w:pStyle w:val="ListParagraph"/>
              <w:numPr>
                <w:ilvl w:val="0"/>
                <w:numId w:val="24"/>
              </w:numPr>
              <w:jc w:val="both"/>
              <w:rPr>
                <w:sz w:val="22"/>
                <w:szCs w:val="22"/>
              </w:rPr>
            </w:pPr>
            <w:r w:rsidRPr="00997D17">
              <w:rPr>
                <w:sz w:val="22"/>
                <w:szCs w:val="22"/>
              </w:rPr>
              <w:t>Fires spread rapidly by the wind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24AFE18" w14:textId="3B33A06D" w:rsidR="00D3308D" w:rsidRPr="00997D17" w:rsidRDefault="00D958B4">
            <w:pPr>
              <w:pStyle w:val="ListParagraph"/>
              <w:numPr>
                <w:ilvl w:val="0"/>
                <w:numId w:val="24"/>
              </w:numPr>
              <w:jc w:val="both"/>
              <w:rPr>
                <w:sz w:val="22"/>
                <w:szCs w:val="22"/>
                <w:lang w:val="sv-SE"/>
              </w:rPr>
            </w:pPr>
            <w:r w:rsidRPr="00997D17">
              <w:rPr>
                <w:sz w:val="22"/>
                <w:szCs w:val="22"/>
                <w:lang w:val="sv-SE"/>
              </w:rPr>
              <w:t>Moto kusambaa kwa kasi kutokana na upepo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202B710" w14:textId="469E3729" w:rsidR="00D3308D" w:rsidRPr="00997D17" w:rsidRDefault="00D958B4">
            <w:pPr>
              <w:pStyle w:val="ListParagraph"/>
              <w:numPr>
                <w:ilvl w:val="0"/>
                <w:numId w:val="24"/>
              </w:numPr>
              <w:jc w:val="both"/>
              <w:rPr>
                <w:sz w:val="22"/>
                <w:szCs w:val="22"/>
              </w:rPr>
            </w:pPr>
            <w:r w:rsidRPr="00997D17">
              <w:rPr>
                <w:sz w:val="22"/>
                <w:szCs w:val="22"/>
              </w:rPr>
              <w:t>Do not light fires outdoors.</w:t>
            </w:r>
          </w:p>
          <w:p w14:paraId="3D359A35" w14:textId="0C38973D" w:rsidR="00D3308D" w:rsidRPr="00997D17" w:rsidRDefault="00D958B4">
            <w:pPr>
              <w:pStyle w:val="ListParagraph"/>
              <w:numPr>
                <w:ilvl w:val="0"/>
                <w:numId w:val="24"/>
              </w:numPr>
              <w:jc w:val="both"/>
              <w:rPr>
                <w:sz w:val="22"/>
                <w:szCs w:val="22"/>
              </w:rPr>
            </w:pPr>
            <w:r w:rsidRPr="00997D17">
              <w:rPr>
                <w:sz w:val="22"/>
                <w:szCs w:val="22"/>
              </w:rPr>
              <w:t>Put out cooking fires and charcoal stoves when not in use.</w:t>
            </w:r>
          </w:p>
          <w:p w14:paraId="4C69C257" w14:textId="3BF8A595" w:rsidR="00D3308D" w:rsidRPr="00997D17" w:rsidRDefault="00D958B4">
            <w:pPr>
              <w:pStyle w:val="ListParagraph"/>
              <w:numPr>
                <w:ilvl w:val="0"/>
                <w:numId w:val="24"/>
              </w:numPr>
              <w:jc w:val="both"/>
              <w:rPr>
                <w:sz w:val="22"/>
                <w:szCs w:val="22"/>
              </w:rPr>
            </w:pPr>
            <w:r w:rsidRPr="00997D17">
              <w:rPr>
                <w:sz w:val="22"/>
                <w:szCs w:val="22"/>
              </w:rPr>
              <w:t>Report fires immediately: call 114.</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0516158" w14:textId="4CF51214" w:rsidR="00D3308D" w:rsidRPr="00997D17" w:rsidRDefault="00D958B4">
            <w:pPr>
              <w:pStyle w:val="ListParagraph"/>
              <w:numPr>
                <w:ilvl w:val="0"/>
                <w:numId w:val="24"/>
              </w:numPr>
              <w:jc w:val="both"/>
              <w:rPr>
                <w:sz w:val="22"/>
                <w:szCs w:val="22"/>
                <w:lang w:val="sv-SE"/>
              </w:rPr>
            </w:pPr>
            <w:r w:rsidRPr="00997D17">
              <w:rPr>
                <w:sz w:val="22"/>
                <w:szCs w:val="22"/>
                <w:lang w:val="sv-SE"/>
              </w:rPr>
              <w:t>Usiwashe moto nje.</w:t>
            </w:r>
          </w:p>
          <w:p w14:paraId="1D10295D" w14:textId="15DFD067" w:rsidR="00D3308D" w:rsidRPr="00997D17" w:rsidRDefault="00D958B4">
            <w:pPr>
              <w:pStyle w:val="ListParagraph"/>
              <w:numPr>
                <w:ilvl w:val="0"/>
                <w:numId w:val="24"/>
              </w:numPr>
              <w:jc w:val="both"/>
              <w:rPr>
                <w:sz w:val="22"/>
                <w:szCs w:val="22"/>
                <w:lang w:val="sv-SE"/>
              </w:rPr>
            </w:pPr>
            <w:r w:rsidRPr="00997D17">
              <w:rPr>
                <w:sz w:val="22"/>
                <w:szCs w:val="22"/>
                <w:lang w:val="sv-SE"/>
              </w:rPr>
              <w:t>Zima moto wa kupikia na majiko ya mkaa yasipotumika.</w:t>
            </w:r>
          </w:p>
          <w:p w14:paraId="100F97B3" w14:textId="3ADA8B92" w:rsidR="00D3308D" w:rsidRPr="00997D17" w:rsidRDefault="00D958B4">
            <w:pPr>
              <w:pStyle w:val="ListParagraph"/>
              <w:numPr>
                <w:ilvl w:val="0"/>
                <w:numId w:val="24"/>
              </w:numPr>
              <w:jc w:val="both"/>
              <w:rPr>
                <w:sz w:val="22"/>
                <w:szCs w:val="22"/>
                <w:lang w:val="sv-SE"/>
              </w:rPr>
            </w:pPr>
            <w:r w:rsidRPr="00997D17">
              <w:rPr>
                <w:sz w:val="22"/>
                <w:szCs w:val="22"/>
                <w:lang w:val="sv-SE"/>
              </w:rPr>
              <w:t>Toa taarifa ya moto mara moja: piga 114.</w:t>
            </w:r>
          </w:p>
        </w:tc>
      </w:tr>
      <w:tr w:rsidR="00513C7E" w:rsidRPr="00997D17" w14:paraId="514D492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4E023C7" w14:textId="1CFD6A24" w:rsidR="00513C7E" w:rsidRPr="00997D17" w:rsidRDefault="00513C7E">
            <w:pPr>
              <w:pStyle w:val="ListParagraph"/>
              <w:numPr>
                <w:ilvl w:val="0"/>
                <w:numId w:val="24"/>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5C9624E" w14:textId="40DDA74B" w:rsidR="00513C7E" w:rsidRPr="00997D17" w:rsidRDefault="00513C7E">
            <w:pPr>
              <w:pStyle w:val="ListParagraph"/>
              <w:numPr>
                <w:ilvl w:val="0"/>
                <w:numId w:val="24"/>
              </w:numPr>
              <w:jc w:val="both"/>
              <w:rPr>
                <w:sz w:val="22"/>
                <w:szCs w:val="22"/>
                <w:lang w:val="sv-SE"/>
              </w:rPr>
            </w:pPr>
            <w:r w:rsidRPr="00997D17">
              <w:rPr>
                <w:sz w:val="22"/>
                <w:szCs w:val="22"/>
                <w:lang w:val="sv-SE"/>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DFDA35C" w14:textId="77777777" w:rsidR="00513C7E" w:rsidRPr="00997D17" w:rsidRDefault="00513C7E">
            <w:pPr>
              <w:pStyle w:val="ListParagraph"/>
              <w:numPr>
                <w:ilvl w:val="0"/>
                <w:numId w:val="24"/>
              </w:numPr>
              <w:jc w:val="both"/>
              <w:rPr>
                <w:sz w:val="22"/>
                <w:szCs w:val="22"/>
              </w:rPr>
            </w:pPr>
            <w:r w:rsidRPr="00997D17">
              <w:rPr>
                <w:sz w:val="22"/>
                <w:szCs w:val="22"/>
              </w:rPr>
              <w:t>Please stay with official sources: radio, TMA, Disaster Management Committees and local leaders.</w:t>
            </w:r>
          </w:p>
          <w:p w14:paraId="79CD4271" w14:textId="5670C0A2" w:rsidR="00513C7E" w:rsidRPr="00997D17" w:rsidRDefault="00513C7E">
            <w:pPr>
              <w:pStyle w:val="ListParagraph"/>
              <w:numPr>
                <w:ilvl w:val="0"/>
                <w:numId w:val="24"/>
              </w:numPr>
              <w:jc w:val="both"/>
              <w:rPr>
                <w:sz w:val="22"/>
                <w:szCs w:val="22"/>
              </w:rPr>
            </w:pPr>
            <w:r w:rsidRPr="00997D17">
              <w:rPr>
                <w:sz w:val="22"/>
                <w:szCs w:val="22"/>
              </w:rPr>
              <w:t>Disaster Management Committees will announce when the danger has passed and when it is safe to return.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A7EEBDF" w14:textId="77777777" w:rsidR="00513C7E" w:rsidRPr="00997D17" w:rsidRDefault="00513C7E">
            <w:pPr>
              <w:pStyle w:val="ListParagraph"/>
              <w:numPr>
                <w:ilvl w:val="0"/>
                <w:numId w:val="24"/>
              </w:numPr>
              <w:jc w:val="both"/>
              <w:rPr>
                <w:sz w:val="22"/>
                <w:szCs w:val="22"/>
              </w:rPr>
            </w:pPr>
            <w:r w:rsidRPr="00997D17">
              <w:rPr>
                <w:sz w:val="22"/>
                <w:szCs w:val="22"/>
              </w:rPr>
              <w:t>Tafadhali tegemeeni taarifa rasmi: redio, TMA, Kamati za Usimamizi wa Maafa na viongozi wa eneo.</w:t>
            </w:r>
          </w:p>
          <w:p w14:paraId="527AEFC5" w14:textId="522BB190" w:rsidR="00513C7E" w:rsidRPr="00997D17" w:rsidRDefault="00513C7E">
            <w:pPr>
              <w:pStyle w:val="ListParagraph"/>
              <w:numPr>
                <w:ilvl w:val="0"/>
                <w:numId w:val="24"/>
              </w:numPr>
              <w:jc w:val="both"/>
              <w:rPr>
                <w:sz w:val="22"/>
                <w:szCs w:val="22"/>
              </w:rPr>
            </w:pPr>
            <w:r w:rsidRPr="00997D17">
              <w:rPr>
                <w:sz w:val="22"/>
                <w:szCs w:val="22"/>
              </w:rPr>
              <w:t>Kamati za Usimamizi wa Maafa zitatangaza hatari itakapokwisha na itakapokuwa salama kurudi.</w:t>
            </w:r>
          </w:p>
        </w:tc>
      </w:tr>
    </w:tbl>
    <w:p w14:paraId="2E2C1652" w14:textId="77777777" w:rsidR="00982713" w:rsidRPr="00997D17" w:rsidRDefault="00982713" w:rsidP="000359A0">
      <w:pPr>
        <w:jc w:val="both"/>
        <w:rPr>
          <w:sz w:val="22"/>
          <w:szCs w:val="22"/>
        </w:rPr>
      </w:pPr>
    </w:p>
    <w:p w14:paraId="61F595F5" w14:textId="77777777" w:rsidR="00982713" w:rsidRPr="00997D17" w:rsidRDefault="00982713" w:rsidP="00982713">
      <w:pPr>
        <w:pStyle w:val="Strong1"/>
        <w:rPr>
          <w:b w:val="0"/>
          <w:bCs w:val="0"/>
          <w:sz w:val="22"/>
          <w:szCs w:val="22"/>
        </w:rPr>
      </w:pPr>
      <w:r w:rsidRPr="00997D17">
        <w:rPr>
          <w:b w:val="0"/>
          <w:bCs w:val="0"/>
          <w:sz w:val="22"/>
          <w:szCs w:val="22"/>
        </w:rPr>
        <w:t>4.1 SECTOR IMPACTS AND ACTIONS: STRONG WINDS | ATHARI NA HATUA ZA KISEKTA: UPEPO MKALI</w:t>
      </w:r>
    </w:p>
    <w:tbl>
      <w:tblPr>
        <w:tblStyle w:val="TableGrid"/>
        <w:tblW w:w="0" w:type="auto"/>
        <w:tblLook w:val="04A0" w:firstRow="1" w:lastRow="0" w:firstColumn="1" w:lastColumn="0" w:noHBand="0" w:noVBand="1"/>
      </w:tblPr>
      <w:tblGrid>
        <w:gridCol w:w="3417"/>
        <w:gridCol w:w="3417"/>
        <w:gridCol w:w="3418"/>
        <w:gridCol w:w="3418"/>
      </w:tblGrid>
      <w:tr w:rsidR="00982713" w:rsidRPr="000343A2" w14:paraId="2C1A8B8B" w14:textId="77777777" w:rsidTr="00997D17">
        <w:trPr>
          <w:tblHeader/>
        </w:trPr>
        <w:tc>
          <w:tcPr>
            <w:tcW w:w="3417" w:type="dxa"/>
            <w:shd w:val="clear" w:color="D9D9D9" w:fill="D9D9D9"/>
          </w:tcPr>
          <w:p w14:paraId="6B367F91" w14:textId="6E102AB5" w:rsidR="00982713" w:rsidRPr="00997D17" w:rsidRDefault="00982713" w:rsidP="00997D17">
            <w:pPr>
              <w:rPr>
                <w:color w:val="000000"/>
                <w:sz w:val="22"/>
                <w:szCs w:val="22"/>
              </w:rPr>
            </w:pPr>
            <w:r w:rsidRPr="00997D17">
              <w:rPr>
                <w:color w:val="000000"/>
                <w:sz w:val="22"/>
                <w:szCs w:val="22"/>
              </w:rPr>
              <w:lastRenderedPageBreak/>
              <w:t>SECTOR AND IMPACT (EN)</w:t>
            </w:r>
          </w:p>
        </w:tc>
        <w:tc>
          <w:tcPr>
            <w:tcW w:w="3417" w:type="dxa"/>
            <w:shd w:val="clear" w:color="D9D9D9" w:fill="D9D9D9"/>
          </w:tcPr>
          <w:p w14:paraId="24C8D783" w14:textId="7D434DB9" w:rsidR="00982713" w:rsidRPr="00997D17" w:rsidRDefault="00982713" w:rsidP="00997D17">
            <w:pPr>
              <w:rPr>
                <w:color w:val="000000"/>
                <w:sz w:val="22"/>
                <w:szCs w:val="22"/>
              </w:rPr>
            </w:pPr>
            <w:r w:rsidRPr="00997D17">
              <w:rPr>
                <w:color w:val="000000"/>
                <w:sz w:val="22"/>
                <w:szCs w:val="22"/>
              </w:rPr>
              <w:t>SEKTA NA ATHARI (SW)</w:t>
            </w:r>
          </w:p>
        </w:tc>
        <w:tc>
          <w:tcPr>
            <w:tcW w:w="3418" w:type="dxa"/>
            <w:shd w:val="clear" w:color="D9D9D9" w:fill="D9D9D9"/>
          </w:tcPr>
          <w:p w14:paraId="48007D8D" w14:textId="1A09A8AC" w:rsidR="00982713" w:rsidRPr="00997D17" w:rsidRDefault="00982713" w:rsidP="00997D17">
            <w:pPr>
              <w:rPr>
                <w:color w:val="000000"/>
                <w:sz w:val="22"/>
                <w:szCs w:val="22"/>
              </w:rPr>
            </w:pPr>
            <w:r w:rsidRPr="00997D17">
              <w:rPr>
                <w:color w:val="000000"/>
                <w:sz w:val="22"/>
                <w:szCs w:val="22"/>
              </w:rPr>
              <w:t>SECTOR ACTIONS BY LEVEL (EN)</w:t>
            </w:r>
          </w:p>
        </w:tc>
        <w:tc>
          <w:tcPr>
            <w:tcW w:w="3418" w:type="dxa"/>
            <w:shd w:val="clear" w:color="D9D9D9" w:fill="D9D9D9"/>
          </w:tcPr>
          <w:p w14:paraId="55DD7691" w14:textId="7F9888B3" w:rsidR="00982713" w:rsidRPr="00997D17" w:rsidRDefault="00982713" w:rsidP="00997D17">
            <w:pPr>
              <w:rPr>
                <w:color w:val="000000"/>
                <w:sz w:val="22"/>
                <w:szCs w:val="22"/>
                <w:lang w:val="sv-SE"/>
              </w:rPr>
            </w:pPr>
            <w:r w:rsidRPr="00997D17">
              <w:rPr>
                <w:color w:val="000000"/>
                <w:sz w:val="22"/>
                <w:szCs w:val="22"/>
                <w:lang w:val="sv-SE"/>
              </w:rPr>
              <w:t>HATUA ZA KISEKTA KWA NGAZI (SW)</w:t>
            </w:r>
          </w:p>
        </w:tc>
      </w:tr>
      <w:tr w:rsidR="00982713" w:rsidRPr="00997D17" w14:paraId="6D1433F5" w14:textId="77777777" w:rsidTr="00997D17">
        <w:tc>
          <w:tcPr>
            <w:tcW w:w="3417" w:type="dxa"/>
          </w:tcPr>
          <w:p w14:paraId="1168186F" w14:textId="19C14067" w:rsidR="00982713" w:rsidRPr="00997D17" w:rsidRDefault="00982713" w:rsidP="00997D17">
            <w:pPr>
              <w:rPr>
                <w:color w:val="000000"/>
                <w:sz w:val="22"/>
                <w:szCs w:val="22"/>
              </w:rPr>
            </w:pPr>
            <w:r w:rsidRPr="00997D17">
              <w:rPr>
                <w:color w:val="000000"/>
                <w:sz w:val="22"/>
                <w:szCs w:val="22"/>
              </w:rPr>
              <w:t>Agriculture and food security</w:t>
            </w:r>
            <w:r w:rsidRPr="00997D17">
              <w:rPr>
                <w:color w:val="000000"/>
                <w:sz w:val="22"/>
                <w:szCs w:val="22"/>
              </w:rPr>
              <w:br/>
              <w:t>Banana, maize and fruit crops flattened; stores and greenhouses damaged</w:t>
            </w:r>
          </w:p>
        </w:tc>
        <w:tc>
          <w:tcPr>
            <w:tcW w:w="3417" w:type="dxa"/>
          </w:tcPr>
          <w:p w14:paraId="617E11FF" w14:textId="25D06F2F" w:rsidR="00982713" w:rsidRPr="00997D17" w:rsidRDefault="00982713" w:rsidP="00997D17">
            <w:pPr>
              <w:rPr>
                <w:color w:val="000000"/>
                <w:sz w:val="22"/>
                <w:szCs w:val="22"/>
              </w:rPr>
            </w:pPr>
            <w:r w:rsidRPr="00997D17">
              <w:rPr>
                <w:color w:val="000000"/>
                <w:sz w:val="22"/>
                <w:szCs w:val="22"/>
              </w:rPr>
              <w:t>Kilimo na usalama wa chakula</w:t>
            </w:r>
            <w:r w:rsidRPr="00997D17">
              <w:rPr>
                <w:color w:val="000000"/>
                <w:sz w:val="22"/>
                <w:szCs w:val="22"/>
              </w:rPr>
              <w:br/>
              <w:t>Migomba, mahindi na miti ya matunda kuangushwa; maghala na vitalu kuharibika</w:t>
            </w:r>
          </w:p>
        </w:tc>
        <w:tc>
          <w:tcPr>
            <w:tcW w:w="3418" w:type="dxa"/>
          </w:tcPr>
          <w:p w14:paraId="3C853BE7" w14:textId="466C19BE" w:rsidR="00982713" w:rsidRPr="00997D17" w:rsidRDefault="00982713" w:rsidP="00997D17">
            <w:pPr>
              <w:rPr>
                <w:color w:val="000000"/>
                <w:sz w:val="22"/>
                <w:szCs w:val="22"/>
              </w:rPr>
            </w:pPr>
            <w:r w:rsidRPr="00997D17">
              <w:rPr>
                <w:color w:val="000000"/>
                <w:sz w:val="22"/>
                <w:szCs w:val="22"/>
              </w:rPr>
              <w:t>Level 1: Extension officers: advise farmers to stake banana plants and harvest mature crops early.</w:t>
            </w:r>
            <w:r w:rsidRPr="00997D17">
              <w:rPr>
                <w:color w:val="000000"/>
                <w:sz w:val="22"/>
                <w:szCs w:val="22"/>
              </w:rPr>
              <w:br/>
              <w:t>Level 2: Farmers: please secure stored harvests in solid buildings.</w:t>
            </w:r>
            <w:r w:rsidRPr="00997D17">
              <w:rPr>
                <w:color w:val="000000"/>
                <w:sz w:val="22"/>
                <w:szCs w:val="22"/>
              </w:rPr>
              <w:br/>
              <w:t>Level 3: District Agriculture Officers: assess crop losses and report to the District Committee.</w:t>
            </w:r>
          </w:p>
        </w:tc>
        <w:tc>
          <w:tcPr>
            <w:tcW w:w="3418" w:type="dxa"/>
          </w:tcPr>
          <w:p w14:paraId="5E57E5B5" w14:textId="5D69272B" w:rsidR="00982713" w:rsidRPr="00997D17" w:rsidRDefault="00982713" w:rsidP="00997D17">
            <w:pPr>
              <w:rPr>
                <w:color w:val="000000"/>
                <w:sz w:val="22"/>
                <w:szCs w:val="22"/>
              </w:rPr>
            </w:pPr>
            <w:r w:rsidRPr="00997D17">
              <w:rPr>
                <w:color w:val="000000"/>
                <w:sz w:val="22"/>
                <w:szCs w:val="22"/>
              </w:rPr>
              <w:t>Ngazi ya 1: Maafisa ugani: toeni ushauri kwa wakulima kuweka miti ya kuegemeza migomba na kuvuna mazao yaliyokomaa mapema.</w:t>
            </w:r>
            <w:r w:rsidRPr="00997D17">
              <w:rPr>
                <w:color w:val="000000"/>
                <w:sz w:val="22"/>
                <w:szCs w:val="22"/>
              </w:rPr>
              <w:br/>
              <w:t>Ngazi ya 2: Wakulima: tafadhali hifadhini mavuno katika majengo imara.</w:t>
            </w:r>
            <w:r w:rsidRPr="00997D17">
              <w:rPr>
                <w:color w:val="000000"/>
                <w:sz w:val="22"/>
                <w:szCs w:val="22"/>
              </w:rPr>
              <w:br/>
              <w:t>Ngazi ya 3: Maafisa Kilimo wa Wilaya: fanyeni tathmini ya hasara ya mazao na toeni taarifa kwa Kamati ya Wilaya.</w:t>
            </w:r>
          </w:p>
        </w:tc>
      </w:tr>
      <w:tr w:rsidR="00982713" w:rsidRPr="00997D17" w14:paraId="10DFBEFA" w14:textId="77777777" w:rsidTr="00997D17">
        <w:tc>
          <w:tcPr>
            <w:tcW w:w="3417" w:type="dxa"/>
          </w:tcPr>
          <w:p w14:paraId="3B1A2ABA" w14:textId="26108BAB" w:rsidR="00982713" w:rsidRPr="00997D17" w:rsidRDefault="00982713" w:rsidP="00997D17">
            <w:pPr>
              <w:rPr>
                <w:color w:val="000000"/>
                <w:sz w:val="22"/>
                <w:szCs w:val="22"/>
              </w:rPr>
            </w:pPr>
            <w:r w:rsidRPr="00997D17">
              <w:rPr>
                <w:color w:val="000000"/>
                <w:sz w:val="22"/>
                <w:szCs w:val="22"/>
              </w:rPr>
              <w:t>Livestock</w:t>
            </w:r>
            <w:r w:rsidRPr="00997D17">
              <w:rPr>
                <w:color w:val="000000"/>
                <w:sz w:val="22"/>
                <w:szCs w:val="22"/>
              </w:rPr>
              <w:br/>
              <w:t>Animal shelters damaged; animals injured by falling trees and debris</w:t>
            </w:r>
          </w:p>
        </w:tc>
        <w:tc>
          <w:tcPr>
            <w:tcW w:w="3417" w:type="dxa"/>
          </w:tcPr>
          <w:p w14:paraId="75E5EA9F" w14:textId="63CAD9F0" w:rsidR="00982713" w:rsidRPr="00997D17" w:rsidRDefault="00982713" w:rsidP="00997D17">
            <w:pPr>
              <w:rPr>
                <w:color w:val="000000"/>
                <w:sz w:val="22"/>
                <w:szCs w:val="22"/>
              </w:rPr>
            </w:pPr>
            <w:r w:rsidRPr="00997D17">
              <w:rPr>
                <w:color w:val="000000"/>
                <w:sz w:val="22"/>
                <w:szCs w:val="22"/>
              </w:rPr>
              <w:t>Mifugo</w:t>
            </w:r>
            <w:r w:rsidRPr="00997D17">
              <w:rPr>
                <w:color w:val="000000"/>
                <w:sz w:val="22"/>
                <w:szCs w:val="22"/>
              </w:rPr>
              <w:br/>
              <w:t>Mabanda ya mifugo kuharibika; mifugo kujeruhiwa na miti na vitu vinavyoanguka</w:t>
            </w:r>
          </w:p>
        </w:tc>
        <w:tc>
          <w:tcPr>
            <w:tcW w:w="3418" w:type="dxa"/>
          </w:tcPr>
          <w:p w14:paraId="1066D9CA" w14:textId="7817BC94" w:rsidR="00982713" w:rsidRPr="00997D17" w:rsidRDefault="00982713" w:rsidP="00997D17">
            <w:pPr>
              <w:rPr>
                <w:color w:val="000000"/>
                <w:sz w:val="22"/>
                <w:szCs w:val="22"/>
              </w:rPr>
            </w:pPr>
            <w:r w:rsidRPr="00997D17">
              <w:rPr>
                <w:color w:val="000000"/>
                <w:sz w:val="22"/>
                <w:szCs w:val="22"/>
              </w:rPr>
              <w:t>Level 1: Livestock officers: advise keepers to strengthen animal shelters.</w:t>
            </w:r>
            <w:r w:rsidRPr="00997D17">
              <w:rPr>
                <w:color w:val="000000"/>
                <w:sz w:val="22"/>
                <w:szCs w:val="22"/>
              </w:rPr>
              <w:br/>
              <w:t>Level 2: Livestock keepers: please keep animals in sheltered places away from trees.</w:t>
            </w:r>
            <w:r w:rsidRPr="00997D17">
              <w:rPr>
                <w:color w:val="000000"/>
                <w:sz w:val="22"/>
                <w:szCs w:val="22"/>
              </w:rPr>
              <w:br/>
              <w:t>Level 3: District Livestock Officers: treat injured animals and record losses.</w:t>
            </w:r>
          </w:p>
        </w:tc>
        <w:tc>
          <w:tcPr>
            <w:tcW w:w="3418" w:type="dxa"/>
          </w:tcPr>
          <w:p w14:paraId="54BDCFF5" w14:textId="41AA654A" w:rsidR="00982713" w:rsidRPr="00997D17" w:rsidRDefault="00982713" w:rsidP="00997D17">
            <w:pPr>
              <w:rPr>
                <w:color w:val="000000"/>
                <w:sz w:val="22"/>
                <w:szCs w:val="22"/>
              </w:rPr>
            </w:pPr>
            <w:r w:rsidRPr="00997D17">
              <w:rPr>
                <w:color w:val="000000"/>
                <w:sz w:val="22"/>
                <w:szCs w:val="22"/>
              </w:rPr>
              <w:t>Ngazi ya 1: Maafisa mifugo: toeni ushauri kwa wafugaji kuimarisha mabanda ya mifugo.</w:t>
            </w:r>
            <w:r w:rsidRPr="00997D17">
              <w:rPr>
                <w:color w:val="000000"/>
                <w:sz w:val="22"/>
                <w:szCs w:val="22"/>
              </w:rPr>
              <w:br/>
              <w:t>Ngazi ya 2: Wafugaji: tafadhali wekeni mifugo mahali pa kujikinga mbali na miti.</w:t>
            </w:r>
            <w:r w:rsidRPr="00997D17">
              <w:rPr>
                <w:color w:val="000000"/>
                <w:sz w:val="22"/>
                <w:szCs w:val="22"/>
              </w:rPr>
              <w:br/>
              <w:t>Ngazi ya 3: Maafisa Mifugo wa Wilaya: tibuni mifugo iliyojeruhiwa na andikeni hasara.</w:t>
            </w:r>
          </w:p>
        </w:tc>
      </w:tr>
      <w:tr w:rsidR="00982713" w:rsidRPr="00997D17" w14:paraId="632FE70E" w14:textId="77777777" w:rsidTr="00997D17">
        <w:tc>
          <w:tcPr>
            <w:tcW w:w="3417" w:type="dxa"/>
          </w:tcPr>
          <w:p w14:paraId="72AE2F8B" w14:textId="40FC9489" w:rsidR="00982713" w:rsidRPr="00997D17" w:rsidRDefault="00982713" w:rsidP="00997D17">
            <w:pPr>
              <w:rPr>
                <w:color w:val="000000"/>
                <w:sz w:val="22"/>
                <w:szCs w:val="22"/>
              </w:rPr>
            </w:pPr>
            <w:r w:rsidRPr="00997D17">
              <w:rPr>
                <w:color w:val="000000"/>
                <w:sz w:val="22"/>
                <w:szCs w:val="22"/>
              </w:rPr>
              <w:t>Fisheries and water transport</w:t>
            </w:r>
            <w:r w:rsidRPr="00997D17">
              <w:rPr>
                <w:color w:val="000000"/>
                <w:sz w:val="22"/>
                <w:szCs w:val="22"/>
              </w:rPr>
              <w:br/>
              <w:t>Boats capsize on lakes and the sea; landing sites damaged</w:t>
            </w:r>
          </w:p>
        </w:tc>
        <w:tc>
          <w:tcPr>
            <w:tcW w:w="3417" w:type="dxa"/>
          </w:tcPr>
          <w:p w14:paraId="1F62E694" w14:textId="34DB1EA4" w:rsidR="00982713" w:rsidRPr="00997D17" w:rsidRDefault="00982713" w:rsidP="00997D17">
            <w:pPr>
              <w:rPr>
                <w:color w:val="000000"/>
                <w:sz w:val="22"/>
                <w:szCs w:val="22"/>
              </w:rPr>
            </w:pPr>
            <w:r w:rsidRPr="00997D17">
              <w:rPr>
                <w:color w:val="000000"/>
                <w:sz w:val="22"/>
                <w:szCs w:val="22"/>
              </w:rPr>
              <w:t>Uvuvi na usafiri wa majini</w:t>
            </w:r>
            <w:r w:rsidRPr="00997D17">
              <w:rPr>
                <w:color w:val="000000"/>
                <w:sz w:val="22"/>
                <w:szCs w:val="22"/>
              </w:rPr>
              <w:br/>
              <w:t>Vyombo kupinduka maziwani na baharini; mialo kuharibika</w:t>
            </w:r>
          </w:p>
        </w:tc>
        <w:tc>
          <w:tcPr>
            <w:tcW w:w="3418" w:type="dxa"/>
          </w:tcPr>
          <w:p w14:paraId="303471A4" w14:textId="2C78C887" w:rsidR="00982713" w:rsidRPr="00997D17" w:rsidRDefault="00982713" w:rsidP="00997D17">
            <w:pPr>
              <w:rPr>
                <w:color w:val="000000"/>
                <w:sz w:val="22"/>
                <w:szCs w:val="22"/>
              </w:rPr>
            </w:pPr>
            <w:r w:rsidRPr="00997D17">
              <w:rPr>
                <w:color w:val="000000"/>
                <w:sz w:val="22"/>
                <w:szCs w:val="22"/>
              </w:rPr>
              <w:t>Level 1: Beach Management Units and fisheries officers: share TMA forecasts at landing sites.</w:t>
            </w:r>
            <w:r w:rsidRPr="00997D17">
              <w:rPr>
                <w:color w:val="000000"/>
                <w:sz w:val="22"/>
                <w:szCs w:val="22"/>
              </w:rPr>
              <w:br/>
              <w:t>Level 2: Beach Management Units and TASAC: stop small boats and overloaded vessels from leaving.</w:t>
            </w:r>
            <w:r w:rsidRPr="00997D17">
              <w:rPr>
                <w:color w:val="000000"/>
                <w:sz w:val="22"/>
                <w:szCs w:val="22"/>
              </w:rPr>
              <w:br/>
              <w:t>Level 3: Fire and Rescue Force, Police Marine Unit and TASAC: lead search and rescue for missing boats.</w:t>
            </w:r>
          </w:p>
        </w:tc>
        <w:tc>
          <w:tcPr>
            <w:tcW w:w="3418" w:type="dxa"/>
          </w:tcPr>
          <w:p w14:paraId="66F86B0E" w14:textId="2C7189BE" w:rsidR="00982713" w:rsidRPr="00997D17" w:rsidRDefault="00982713" w:rsidP="00997D17">
            <w:pPr>
              <w:rPr>
                <w:color w:val="000000"/>
                <w:sz w:val="22"/>
                <w:szCs w:val="22"/>
              </w:rPr>
            </w:pPr>
            <w:r w:rsidRPr="00997D17">
              <w:rPr>
                <w:color w:val="000000"/>
                <w:sz w:val="22"/>
                <w:szCs w:val="22"/>
              </w:rPr>
              <w:t>Ngazi ya 1: Vikundi vya Usimamizi wa Mialo na maafisa uvuvi: sambazeni utabiri wa TMA mialoni.</w:t>
            </w:r>
            <w:r w:rsidRPr="00997D17">
              <w:rPr>
                <w:color w:val="000000"/>
                <w:sz w:val="22"/>
                <w:szCs w:val="22"/>
              </w:rPr>
              <w:br/>
              <w:t>Ngazi ya 2: Vikundi vya Usimamizi wa Mialo na TASAC: zuieni vyombo vidogo na vilivyozidishiwa mzigo kuondoka.</w:t>
            </w:r>
            <w:r w:rsidRPr="00997D17">
              <w:rPr>
                <w:color w:val="000000"/>
                <w:sz w:val="22"/>
                <w:szCs w:val="22"/>
              </w:rPr>
              <w:br/>
              <w:t>Ngazi ya 3: Jeshi la Zimamoto na Uokoaji, Polisi Wanamaji na TASAC: ongozeni utafutaji na uokoaji wa vyombo vilivyopotea.</w:t>
            </w:r>
          </w:p>
        </w:tc>
      </w:tr>
      <w:tr w:rsidR="00982713" w:rsidRPr="00997D17" w14:paraId="6B870D07" w14:textId="77777777" w:rsidTr="00997D17">
        <w:tc>
          <w:tcPr>
            <w:tcW w:w="3417" w:type="dxa"/>
          </w:tcPr>
          <w:p w14:paraId="3FBFDE4D" w14:textId="1ABE0821" w:rsidR="00982713" w:rsidRPr="00997D17" w:rsidRDefault="00982713" w:rsidP="00997D17">
            <w:pPr>
              <w:rPr>
                <w:color w:val="000000"/>
                <w:sz w:val="22"/>
                <w:szCs w:val="22"/>
              </w:rPr>
            </w:pPr>
            <w:r w:rsidRPr="00997D17">
              <w:rPr>
                <w:color w:val="000000"/>
                <w:sz w:val="22"/>
                <w:szCs w:val="22"/>
              </w:rPr>
              <w:t>Health</w:t>
            </w:r>
            <w:r w:rsidRPr="00997D17">
              <w:rPr>
                <w:color w:val="000000"/>
                <w:sz w:val="22"/>
                <w:szCs w:val="22"/>
              </w:rPr>
              <w:br/>
              <w:t xml:space="preserve">Injuries from flying roofing </w:t>
            </w:r>
            <w:r w:rsidRPr="00997D17">
              <w:rPr>
                <w:color w:val="000000"/>
                <w:sz w:val="22"/>
                <w:szCs w:val="22"/>
              </w:rPr>
              <w:lastRenderedPageBreak/>
              <w:t>sheets and falling trees; roofs of health facilities damaged</w:t>
            </w:r>
          </w:p>
        </w:tc>
        <w:tc>
          <w:tcPr>
            <w:tcW w:w="3417" w:type="dxa"/>
          </w:tcPr>
          <w:p w14:paraId="3EBFFE20" w14:textId="074AA61F" w:rsidR="00982713" w:rsidRPr="00997D17" w:rsidRDefault="00982713" w:rsidP="00997D17">
            <w:pPr>
              <w:rPr>
                <w:color w:val="000000"/>
                <w:sz w:val="22"/>
                <w:szCs w:val="22"/>
              </w:rPr>
            </w:pPr>
            <w:r w:rsidRPr="00997D17">
              <w:rPr>
                <w:color w:val="000000"/>
                <w:sz w:val="22"/>
                <w:szCs w:val="22"/>
              </w:rPr>
              <w:lastRenderedPageBreak/>
              <w:t>Afya</w:t>
            </w:r>
            <w:r w:rsidRPr="00997D17">
              <w:rPr>
                <w:color w:val="000000"/>
                <w:sz w:val="22"/>
                <w:szCs w:val="22"/>
              </w:rPr>
              <w:br/>
              <w:t xml:space="preserve">Majeraha kutokana na mabati </w:t>
            </w:r>
            <w:r w:rsidRPr="00997D17">
              <w:rPr>
                <w:color w:val="000000"/>
                <w:sz w:val="22"/>
                <w:szCs w:val="22"/>
              </w:rPr>
              <w:lastRenderedPageBreak/>
              <w:t>yanayopeperushwa na miti kuanguka; paa za vituo vya afya kuharibika</w:t>
            </w:r>
          </w:p>
        </w:tc>
        <w:tc>
          <w:tcPr>
            <w:tcW w:w="3418" w:type="dxa"/>
          </w:tcPr>
          <w:p w14:paraId="6684D668" w14:textId="31159056" w:rsidR="00982713" w:rsidRPr="00997D17" w:rsidRDefault="00982713" w:rsidP="00997D17">
            <w:pPr>
              <w:rPr>
                <w:color w:val="000000"/>
                <w:sz w:val="22"/>
                <w:szCs w:val="22"/>
              </w:rPr>
            </w:pPr>
            <w:r w:rsidRPr="00997D17">
              <w:rPr>
                <w:color w:val="000000"/>
                <w:sz w:val="22"/>
                <w:szCs w:val="22"/>
              </w:rPr>
              <w:lastRenderedPageBreak/>
              <w:t xml:space="preserve">Level 1: District Health Management Teams: prepare </w:t>
            </w:r>
            <w:r w:rsidRPr="00997D17">
              <w:rPr>
                <w:color w:val="000000"/>
                <w:sz w:val="22"/>
                <w:szCs w:val="22"/>
              </w:rPr>
              <w:lastRenderedPageBreak/>
              <w:t>first-aid and trauma supplies.</w:t>
            </w:r>
            <w:r w:rsidRPr="00997D17">
              <w:rPr>
                <w:color w:val="000000"/>
                <w:sz w:val="22"/>
                <w:szCs w:val="22"/>
              </w:rPr>
              <w:br/>
              <w:t>Level 2: Health facilities: secure roofs and move patients away from damaged wards.</w:t>
            </w:r>
            <w:r w:rsidRPr="00997D17">
              <w:rPr>
                <w:color w:val="000000"/>
                <w:sz w:val="22"/>
                <w:szCs w:val="22"/>
              </w:rPr>
              <w:br/>
              <w:t>Level 3: Health authorities: send mobile health teams to shelters and affected communities.</w:t>
            </w:r>
          </w:p>
        </w:tc>
        <w:tc>
          <w:tcPr>
            <w:tcW w:w="3418" w:type="dxa"/>
          </w:tcPr>
          <w:p w14:paraId="11224A3F" w14:textId="2A317640" w:rsidR="00982713" w:rsidRPr="00997D17" w:rsidRDefault="00982713" w:rsidP="00997D17">
            <w:pPr>
              <w:rPr>
                <w:color w:val="000000"/>
                <w:sz w:val="22"/>
                <w:szCs w:val="22"/>
              </w:rPr>
            </w:pPr>
            <w:r w:rsidRPr="00997D17">
              <w:rPr>
                <w:color w:val="000000"/>
                <w:sz w:val="22"/>
                <w:szCs w:val="22"/>
              </w:rPr>
              <w:lastRenderedPageBreak/>
              <w:t xml:space="preserve">Ngazi ya 1: Timu za Uendeshaji wa Huduma za Afya za Wilaya: </w:t>
            </w:r>
            <w:r w:rsidRPr="00997D17">
              <w:rPr>
                <w:color w:val="000000"/>
                <w:sz w:val="22"/>
                <w:szCs w:val="22"/>
              </w:rPr>
              <w:lastRenderedPageBreak/>
              <w:t>andaeni vifaa vya huduma ya kwanza na majeraha.</w:t>
            </w:r>
            <w:r w:rsidRPr="00997D17">
              <w:rPr>
                <w:color w:val="000000"/>
                <w:sz w:val="22"/>
                <w:szCs w:val="22"/>
              </w:rPr>
              <w:br/>
              <w:t>Ngazi ya 2: Vituo vya afya: imarisheni paa na hamisheni wagonjwa kutoka wodi zilizoharibika.</w:t>
            </w:r>
            <w:r w:rsidRPr="00997D17">
              <w:rPr>
                <w:color w:val="000000"/>
                <w:sz w:val="22"/>
                <w:szCs w:val="22"/>
              </w:rPr>
              <w:br/>
              <w:t>Ngazi ya 3: Mamlaka za afya: pelekeni timu za huduma za afya za mkoba kwenye makazi ya muda na jamii zilizoathirika.</w:t>
            </w:r>
          </w:p>
        </w:tc>
      </w:tr>
      <w:tr w:rsidR="00982713" w:rsidRPr="00997D17" w14:paraId="3118B7FB" w14:textId="77777777" w:rsidTr="00997D17">
        <w:tc>
          <w:tcPr>
            <w:tcW w:w="3417" w:type="dxa"/>
          </w:tcPr>
          <w:p w14:paraId="370BC3F3" w14:textId="46924C64" w:rsidR="00982713" w:rsidRPr="00997D17" w:rsidRDefault="00982713" w:rsidP="00997D17">
            <w:pPr>
              <w:rPr>
                <w:color w:val="000000"/>
                <w:sz w:val="22"/>
                <w:szCs w:val="22"/>
              </w:rPr>
            </w:pPr>
            <w:r w:rsidRPr="00997D17">
              <w:rPr>
                <w:color w:val="000000"/>
                <w:sz w:val="22"/>
                <w:szCs w:val="22"/>
              </w:rPr>
              <w:lastRenderedPageBreak/>
              <w:t>Transport: roads</w:t>
            </w:r>
            <w:r w:rsidRPr="00997D17">
              <w:rPr>
                <w:color w:val="000000"/>
                <w:sz w:val="22"/>
                <w:szCs w:val="22"/>
              </w:rPr>
              <w:br/>
              <w:t>Fallen trees and poles block roads; high-sided vehicles overturn</w:t>
            </w:r>
          </w:p>
        </w:tc>
        <w:tc>
          <w:tcPr>
            <w:tcW w:w="3417" w:type="dxa"/>
          </w:tcPr>
          <w:p w14:paraId="5969053C" w14:textId="75897BAE" w:rsidR="00982713" w:rsidRPr="00997D17" w:rsidRDefault="00982713" w:rsidP="00997D17">
            <w:pPr>
              <w:rPr>
                <w:color w:val="000000"/>
                <w:sz w:val="22"/>
                <w:szCs w:val="22"/>
              </w:rPr>
            </w:pPr>
            <w:r w:rsidRPr="00997D17">
              <w:rPr>
                <w:color w:val="000000"/>
                <w:sz w:val="22"/>
                <w:szCs w:val="22"/>
              </w:rPr>
              <w:t>Usafirishaji: barabara</w:t>
            </w:r>
            <w:r w:rsidRPr="00997D17">
              <w:rPr>
                <w:color w:val="000000"/>
                <w:sz w:val="22"/>
                <w:szCs w:val="22"/>
              </w:rPr>
              <w:br/>
              <w:t>Miti na nguzo zilizoanguka kuziba barabara; magari marefu kupinduka</w:t>
            </w:r>
          </w:p>
        </w:tc>
        <w:tc>
          <w:tcPr>
            <w:tcW w:w="3418" w:type="dxa"/>
          </w:tcPr>
          <w:p w14:paraId="2CFAC556" w14:textId="520C77D3" w:rsidR="00982713" w:rsidRPr="00997D17" w:rsidRDefault="00982713" w:rsidP="00997D17">
            <w:pPr>
              <w:rPr>
                <w:color w:val="000000"/>
                <w:sz w:val="22"/>
                <w:szCs w:val="22"/>
              </w:rPr>
            </w:pPr>
            <w:r w:rsidRPr="00997D17">
              <w:rPr>
                <w:color w:val="000000"/>
                <w:sz w:val="22"/>
                <w:szCs w:val="22"/>
              </w:rPr>
              <w:t>Level 1: TANROADS and TARURA: trim trees near roads and prepare clearing teams.</w:t>
            </w:r>
            <w:r w:rsidRPr="00997D17">
              <w:rPr>
                <w:color w:val="000000"/>
                <w:sz w:val="22"/>
                <w:szCs w:val="22"/>
              </w:rPr>
              <w:br/>
              <w:t>Level 2: Traffic Police: advise lorries, buses and motorcycles to avoid exposed roads.</w:t>
            </w:r>
            <w:r w:rsidRPr="00997D17">
              <w:rPr>
                <w:color w:val="000000"/>
                <w:sz w:val="22"/>
                <w:szCs w:val="22"/>
              </w:rPr>
              <w:br/>
              <w:t>Level 3: TANROADS and TARURA: clear fallen trees from priority routes for rescue and ambulances.</w:t>
            </w:r>
          </w:p>
        </w:tc>
        <w:tc>
          <w:tcPr>
            <w:tcW w:w="3418" w:type="dxa"/>
          </w:tcPr>
          <w:p w14:paraId="2B71355B" w14:textId="7D6B128E" w:rsidR="00982713" w:rsidRPr="00997D17" w:rsidRDefault="00982713" w:rsidP="00997D17">
            <w:pPr>
              <w:rPr>
                <w:color w:val="000000"/>
                <w:sz w:val="22"/>
                <w:szCs w:val="22"/>
              </w:rPr>
            </w:pPr>
            <w:r w:rsidRPr="00997D17">
              <w:rPr>
                <w:color w:val="000000"/>
                <w:sz w:val="22"/>
                <w:szCs w:val="22"/>
              </w:rPr>
              <w:t>Ngazi ya 1: TANROADS na TARURA: punguzeni miti iliyo karibu na barabara na andaeni timu za kusafisha.</w:t>
            </w:r>
            <w:r w:rsidRPr="00997D17">
              <w:rPr>
                <w:color w:val="000000"/>
                <w:sz w:val="22"/>
                <w:szCs w:val="22"/>
              </w:rPr>
              <w:br/>
              <w:t>Ngazi ya 2: Polisi wa Usalama Barabarani: shaurini malori, mabasi na pikipiki kuepuka barabara za wazi.</w:t>
            </w:r>
            <w:r w:rsidRPr="00997D17">
              <w:rPr>
                <w:color w:val="000000"/>
                <w:sz w:val="22"/>
                <w:szCs w:val="22"/>
              </w:rPr>
              <w:br/>
              <w:t>Ngazi ya 3: TANROADS na TARURA: ondoeni miti iliyoanguka kwenye njia muhimu za uokoaji na magari ya wagonjwa.</w:t>
            </w:r>
          </w:p>
        </w:tc>
      </w:tr>
      <w:tr w:rsidR="00982713" w:rsidRPr="00997D17" w14:paraId="1D7E0554" w14:textId="77777777" w:rsidTr="00997D17">
        <w:tc>
          <w:tcPr>
            <w:tcW w:w="3417" w:type="dxa"/>
          </w:tcPr>
          <w:p w14:paraId="1C56DC72" w14:textId="0FB3BC23" w:rsidR="00982713" w:rsidRPr="00997D17" w:rsidRDefault="00982713" w:rsidP="00997D17">
            <w:pPr>
              <w:rPr>
                <w:color w:val="000000"/>
                <w:sz w:val="22"/>
                <w:szCs w:val="22"/>
              </w:rPr>
            </w:pPr>
            <w:r w:rsidRPr="00997D17">
              <w:rPr>
                <w:color w:val="000000"/>
                <w:sz w:val="22"/>
                <w:szCs w:val="22"/>
              </w:rPr>
              <w:t>Housing and human settlements</w:t>
            </w:r>
            <w:r w:rsidRPr="00997D17">
              <w:rPr>
                <w:color w:val="000000"/>
                <w:sz w:val="22"/>
                <w:szCs w:val="22"/>
              </w:rPr>
              <w:br/>
              <w:t>Roofs blown off; mud-walled and temporary houses collapse</w:t>
            </w:r>
          </w:p>
        </w:tc>
        <w:tc>
          <w:tcPr>
            <w:tcW w:w="3417" w:type="dxa"/>
          </w:tcPr>
          <w:p w14:paraId="4B53C719" w14:textId="7D454994" w:rsidR="00982713" w:rsidRPr="00997D17" w:rsidRDefault="00982713" w:rsidP="00997D17">
            <w:pPr>
              <w:rPr>
                <w:color w:val="000000"/>
                <w:sz w:val="22"/>
                <w:szCs w:val="22"/>
              </w:rPr>
            </w:pPr>
            <w:r w:rsidRPr="00997D17">
              <w:rPr>
                <w:color w:val="000000"/>
                <w:sz w:val="22"/>
                <w:szCs w:val="22"/>
              </w:rPr>
              <w:t>Makazi</w:t>
            </w:r>
            <w:r w:rsidRPr="00997D17">
              <w:rPr>
                <w:color w:val="000000"/>
                <w:sz w:val="22"/>
                <w:szCs w:val="22"/>
              </w:rPr>
              <w:br/>
              <w:t>Paa kuezuliwa; nyumba za tope na za muda kuanguka</w:t>
            </w:r>
          </w:p>
        </w:tc>
        <w:tc>
          <w:tcPr>
            <w:tcW w:w="3418" w:type="dxa"/>
          </w:tcPr>
          <w:p w14:paraId="6809E112" w14:textId="257A6DE1" w:rsidR="00982713" w:rsidRPr="00997D17" w:rsidRDefault="00982713" w:rsidP="00997D17">
            <w:pPr>
              <w:rPr>
                <w:color w:val="000000"/>
                <w:sz w:val="22"/>
                <w:szCs w:val="22"/>
              </w:rPr>
            </w:pPr>
            <w:r w:rsidRPr="00997D17">
              <w:rPr>
                <w:color w:val="000000"/>
                <w:sz w:val="22"/>
                <w:szCs w:val="22"/>
              </w:rPr>
              <w:t>Level 1: Local Government Authorities: identify households in weak houses and solid buildings for shelter.</w:t>
            </w:r>
            <w:r w:rsidRPr="00997D17">
              <w:rPr>
                <w:color w:val="000000"/>
                <w:sz w:val="22"/>
                <w:szCs w:val="22"/>
              </w:rPr>
              <w:br/>
              <w:t>Level 2: Ward and Village Committees: help households in weak houses move to solid buildings before the winds.</w:t>
            </w:r>
            <w:r w:rsidRPr="00997D17">
              <w:rPr>
                <w:color w:val="000000"/>
                <w:sz w:val="22"/>
                <w:szCs w:val="22"/>
              </w:rPr>
              <w:br/>
              <w:t>Level 3: District Committees: register households whose homes were damaged and provide shelter and roofing support.</w:t>
            </w:r>
          </w:p>
        </w:tc>
        <w:tc>
          <w:tcPr>
            <w:tcW w:w="3418" w:type="dxa"/>
          </w:tcPr>
          <w:p w14:paraId="5E0C6B52" w14:textId="048E7F93" w:rsidR="00982713" w:rsidRPr="00997D17" w:rsidRDefault="00982713" w:rsidP="00997D17">
            <w:pPr>
              <w:rPr>
                <w:color w:val="000000"/>
                <w:sz w:val="22"/>
                <w:szCs w:val="22"/>
              </w:rPr>
            </w:pPr>
            <w:r w:rsidRPr="00997D17">
              <w:rPr>
                <w:color w:val="000000"/>
                <w:sz w:val="22"/>
                <w:szCs w:val="22"/>
              </w:rPr>
              <w:t>Ngazi ya 1: Mamlaka za Serikali za Mitaa: tambueni kaya zilizo kwenye nyumba dhaifu na majengo imara ya kujikinga.</w:t>
            </w:r>
            <w:r w:rsidRPr="00997D17">
              <w:rPr>
                <w:color w:val="000000"/>
                <w:sz w:val="22"/>
                <w:szCs w:val="22"/>
              </w:rPr>
              <w:br/>
              <w:t>Ngazi ya 2: Kamati za Kata na Vijiji: saidieni kaya zilizo kwenye nyumba dhaifu kuhamia majengo imara kabla ya upepo.</w:t>
            </w:r>
            <w:r w:rsidRPr="00997D17">
              <w:rPr>
                <w:color w:val="000000"/>
                <w:sz w:val="22"/>
                <w:szCs w:val="22"/>
              </w:rPr>
              <w:br/>
              <w:t>Ngazi ya 3: Kamati za Wilaya: sajilini kaya ambazo nyumba zao ziliharibika na toeni makazi ya muda na msaada wa kuezeka.</w:t>
            </w:r>
          </w:p>
        </w:tc>
      </w:tr>
      <w:tr w:rsidR="00982713" w:rsidRPr="00997D17" w14:paraId="0DC208B1" w14:textId="77777777" w:rsidTr="00997D17">
        <w:tc>
          <w:tcPr>
            <w:tcW w:w="3417" w:type="dxa"/>
          </w:tcPr>
          <w:p w14:paraId="069F2782" w14:textId="69C0DE8D" w:rsidR="00982713" w:rsidRPr="00997D17" w:rsidRDefault="00982713" w:rsidP="00997D17">
            <w:pPr>
              <w:rPr>
                <w:color w:val="000000"/>
                <w:sz w:val="22"/>
                <w:szCs w:val="22"/>
              </w:rPr>
            </w:pPr>
            <w:r w:rsidRPr="00997D17">
              <w:rPr>
                <w:color w:val="000000"/>
                <w:sz w:val="22"/>
                <w:szCs w:val="22"/>
              </w:rPr>
              <w:lastRenderedPageBreak/>
              <w:t>Education</w:t>
            </w:r>
            <w:r w:rsidRPr="00997D17">
              <w:rPr>
                <w:color w:val="000000"/>
                <w:sz w:val="22"/>
                <w:szCs w:val="22"/>
              </w:rPr>
              <w:br/>
              <w:t>Classroom roofs blown off; pupils injured by debris</w:t>
            </w:r>
          </w:p>
        </w:tc>
        <w:tc>
          <w:tcPr>
            <w:tcW w:w="3417" w:type="dxa"/>
          </w:tcPr>
          <w:p w14:paraId="22BB5E5A" w14:textId="2726B13F" w:rsidR="00982713" w:rsidRPr="00997D17" w:rsidRDefault="00982713" w:rsidP="00997D17">
            <w:pPr>
              <w:rPr>
                <w:color w:val="000000"/>
                <w:sz w:val="22"/>
                <w:szCs w:val="22"/>
              </w:rPr>
            </w:pPr>
            <w:r w:rsidRPr="00997D17">
              <w:rPr>
                <w:color w:val="000000"/>
                <w:sz w:val="22"/>
                <w:szCs w:val="22"/>
              </w:rPr>
              <w:t>Elimu</w:t>
            </w:r>
            <w:r w:rsidRPr="00997D17">
              <w:rPr>
                <w:color w:val="000000"/>
                <w:sz w:val="22"/>
                <w:szCs w:val="22"/>
              </w:rPr>
              <w:br/>
              <w:t>Paa za madarasa kuezuliwa; wanafunzi kujeruhiwa na vitu vinavyopeperushwa</w:t>
            </w:r>
          </w:p>
        </w:tc>
        <w:tc>
          <w:tcPr>
            <w:tcW w:w="3418" w:type="dxa"/>
          </w:tcPr>
          <w:p w14:paraId="091F580C" w14:textId="126A988E" w:rsidR="00982713" w:rsidRPr="00997D17" w:rsidRDefault="00982713" w:rsidP="00997D17">
            <w:pPr>
              <w:rPr>
                <w:color w:val="000000"/>
                <w:sz w:val="22"/>
                <w:szCs w:val="22"/>
              </w:rPr>
            </w:pPr>
            <w:r w:rsidRPr="00997D17">
              <w:rPr>
                <w:color w:val="000000"/>
                <w:sz w:val="22"/>
                <w:szCs w:val="22"/>
              </w:rPr>
              <w:t>Level 1: School heads: inspect and secure classroom roofs.</w:t>
            </w:r>
            <w:r w:rsidRPr="00997D17">
              <w:rPr>
                <w:color w:val="000000"/>
                <w:sz w:val="22"/>
                <w:szCs w:val="22"/>
              </w:rPr>
              <w:br/>
              <w:t>Level 2: School heads: keep pupils in solid classrooms and stop outdoor activities.</w:t>
            </w:r>
            <w:r w:rsidRPr="00997D17">
              <w:rPr>
                <w:color w:val="000000"/>
                <w:sz w:val="22"/>
                <w:szCs w:val="22"/>
              </w:rPr>
              <w:br/>
              <w:t>Level 3: District Education Offices: close damaged schools until repaired and inspected.</w:t>
            </w:r>
          </w:p>
        </w:tc>
        <w:tc>
          <w:tcPr>
            <w:tcW w:w="3418" w:type="dxa"/>
          </w:tcPr>
          <w:p w14:paraId="1281846D" w14:textId="10568CB7" w:rsidR="00982713" w:rsidRPr="00997D17" w:rsidRDefault="00982713" w:rsidP="00997D17">
            <w:pPr>
              <w:rPr>
                <w:color w:val="000000"/>
                <w:sz w:val="22"/>
                <w:szCs w:val="22"/>
              </w:rPr>
            </w:pPr>
            <w:r w:rsidRPr="00997D17">
              <w:rPr>
                <w:color w:val="000000"/>
                <w:sz w:val="22"/>
                <w:szCs w:val="22"/>
              </w:rPr>
              <w:t>Ngazi ya 1: Wakuu wa shule: kagueni na imarisheni paa za madarasa.</w:t>
            </w:r>
            <w:r w:rsidRPr="00997D17">
              <w:rPr>
                <w:color w:val="000000"/>
                <w:sz w:val="22"/>
                <w:szCs w:val="22"/>
              </w:rPr>
              <w:br/>
              <w:t>Ngazi ya 2: Wakuu wa shule: bakisheni wanafunzi kwenye madarasa imara na sitisheni shughuli za nje.</w:t>
            </w:r>
            <w:r w:rsidRPr="00997D17">
              <w:rPr>
                <w:color w:val="000000"/>
                <w:sz w:val="22"/>
                <w:szCs w:val="22"/>
              </w:rPr>
              <w:br/>
              <w:t>Ngazi ya 3: Ofisi za Elimu za Wilaya: fungeni shule zilizoharibika hadi zikarabatiwe na kukaguliwa.</w:t>
            </w:r>
          </w:p>
        </w:tc>
      </w:tr>
      <w:tr w:rsidR="00982713" w:rsidRPr="00997D17" w14:paraId="3BA1B618" w14:textId="77777777" w:rsidTr="00997D17">
        <w:tc>
          <w:tcPr>
            <w:tcW w:w="3417" w:type="dxa"/>
          </w:tcPr>
          <w:p w14:paraId="67D41F87" w14:textId="6360F476" w:rsidR="00982713" w:rsidRPr="00997D17" w:rsidRDefault="00982713" w:rsidP="00997D17">
            <w:pPr>
              <w:rPr>
                <w:color w:val="000000"/>
                <w:sz w:val="22"/>
                <w:szCs w:val="22"/>
              </w:rPr>
            </w:pPr>
            <w:r w:rsidRPr="00997D17">
              <w:rPr>
                <w:color w:val="000000"/>
                <w:sz w:val="22"/>
                <w:szCs w:val="22"/>
              </w:rPr>
              <w:t>Energy</w:t>
            </w:r>
            <w:r w:rsidRPr="00997D17">
              <w:rPr>
                <w:color w:val="000000"/>
                <w:sz w:val="22"/>
                <w:szCs w:val="22"/>
              </w:rPr>
              <w:br/>
              <w:t>Poles and lines brought down; widespread power cuts</w:t>
            </w:r>
          </w:p>
        </w:tc>
        <w:tc>
          <w:tcPr>
            <w:tcW w:w="3417" w:type="dxa"/>
          </w:tcPr>
          <w:p w14:paraId="4FCA64D8" w14:textId="198F449C" w:rsidR="00982713" w:rsidRPr="00997D17" w:rsidRDefault="00982713" w:rsidP="00997D17">
            <w:pPr>
              <w:rPr>
                <w:color w:val="000000"/>
                <w:sz w:val="22"/>
                <w:szCs w:val="22"/>
              </w:rPr>
            </w:pPr>
            <w:r w:rsidRPr="00997D17">
              <w:rPr>
                <w:color w:val="000000"/>
                <w:sz w:val="22"/>
                <w:szCs w:val="22"/>
              </w:rPr>
              <w:t>Nishati</w:t>
            </w:r>
            <w:r w:rsidRPr="00997D17">
              <w:rPr>
                <w:color w:val="000000"/>
                <w:sz w:val="22"/>
                <w:szCs w:val="22"/>
              </w:rPr>
              <w:br/>
              <w:t>Nguzo na nyaya kuangushwa; kukatika kwa umeme katika maeneo mengi</w:t>
            </w:r>
          </w:p>
        </w:tc>
        <w:tc>
          <w:tcPr>
            <w:tcW w:w="3418" w:type="dxa"/>
          </w:tcPr>
          <w:p w14:paraId="228B9467" w14:textId="2847E42C" w:rsidR="00982713" w:rsidRPr="00997D17" w:rsidRDefault="00982713" w:rsidP="00997D17">
            <w:pPr>
              <w:rPr>
                <w:color w:val="000000"/>
                <w:sz w:val="22"/>
                <w:szCs w:val="22"/>
              </w:rPr>
            </w:pPr>
            <w:r w:rsidRPr="00997D17">
              <w:rPr>
                <w:color w:val="000000"/>
                <w:sz w:val="22"/>
                <w:szCs w:val="22"/>
              </w:rPr>
              <w:t>Level 1: TANESCO: trim trees near power lines and prepare emergency crews.</w:t>
            </w:r>
            <w:r w:rsidRPr="00997D17">
              <w:rPr>
                <w:color w:val="000000"/>
                <w:sz w:val="22"/>
                <w:szCs w:val="22"/>
              </w:rPr>
              <w:br/>
              <w:t>Level 2: TANESCO: switch off damaged lines and warn the public about fallen lines.</w:t>
            </w:r>
            <w:r w:rsidRPr="00997D17">
              <w:rPr>
                <w:color w:val="000000"/>
                <w:sz w:val="22"/>
                <w:szCs w:val="22"/>
              </w:rPr>
              <w:br/>
              <w:t>Level 3: TANESCO: restore power first to hospitals, water pumps and shelters.</w:t>
            </w:r>
          </w:p>
        </w:tc>
        <w:tc>
          <w:tcPr>
            <w:tcW w:w="3418" w:type="dxa"/>
          </w:tcPr>
          <w:p w14:paraId="5FC8F667" w14:textId="222D73D2" w:rsidR="00982713" w:rsidRPr="00997D17" w:rsidRDefault="00982713" w:rsidP="00997D17">
            <w:pPr>
              <w:rPr>
                <w:color w:val="000000"/>
                <w:sz w:val="22"/>
                <w:szCs w:val="22"/>
              </w:rPr>
            </w:pPr>
            <w:r w:rsidRPr="00997D17">
              <w:rPr>
                <w:color w:val="000000"/>
                <w:sz w:val="22"/>
                <w:szCs w:val="22"/>
              </w:rPr>
              <w:t>Ngazi ya 1: TANESCO: punguzeni miti iliyo karibu na nyaya za umeme na andaeni timu za dharura.</w:t>
            </w:r>
            <w:r w:rsidRPr="00997D17">
              <w:rPr>
                <w:color w:val="000000"/>
                <w:sz w:val="22"/>
                <w:szCs w:val="22"/>
              </w:rPr>
              <w:br/>
              <w:t>Ngazi ya 2: TANESCO: kateni umeme kwenye nyaya zilizoharibika na tahadharisheni umma kuhusu nyaya zilizoanguka.</w:t>
            </w:r>
            <w:r w:rsidRPr="00997D17">
              <w:rPr>
                <w:color w:val="000000"/>
                <w:sz w:val="22"/>
                <w:szCs w:val="22"/>
              </w:rPr>
              <w:br/>
              <w:t>Ngazi ya 3: TANESCO: rejesheni umeme kwanza hospitalini, kwenye pampu za maji na makazi ya muda.</w:t>
            </w:r>
          </w:p>
        </w:tc>
      </w:tr>
      <w:tr w:rsidR="00982713" w:rsidRPr="00997D17" w14:paraId="38CC0495" w14:textId="77777777" w:rsidTr="00997D17">
        <w:tc>
          <w:tcPr>
            <w:tcW w:w="3417" w:type="dxa"/>
          </w:tcPr>
          <w:p w14:paraId="45D3870B" w14:textId="44C1002D" w:rsidR="00982713" w:rsidRPr="00997D17" w:rsidRDefault="00982713" w:rsidP="00997D17">
            <w:pPr>
              <w:rPr>
                <w:color w:val="000000"/>
                <w:sz w:val="22"/>
                <w:szCs w:val="22"/>
              </w:rPr>
            </w:pPr>
            <w:r w:rsidRPr="00997D17">
              <w:rPr>
                <w:color w:val="000000"/>
                <w:sz w:val="22"/>
                <w:szCs w:val="22"/>
              </w:rPr>
              <w:t>Communications</w:t>
            </w:r>
            <w:r w:rsidRPr="00997D17">
              <w:rPr>
                <w:color w:val="000000"/>
                <w:sz w:val="22"/>
                <w:szCs w:val="22"/>
              </w:rPr>
              <w:br/>
              <w:t>Mobile towers and radio masts damaged; networks interrupted</w:t>
            </w:r>
          </w:p>
        </w:tc>
        <w:tc>
          <w:tcPr>
            <w:tcW w:w="3417" w:type="dxa"/>
          </w:tcPr>
          <w:p w14:paraId="5EF0800B" w14:textId="3B30A3BA" w:rsidR="00982713" w:rsidRPr="00997D17" w:rsidRDefault="00982713" w:rsidP="00997D17">
            <w:pPr>
              <w:rPr>
                <w:color w:val="000000"/>
                <w:sz w:val="22"/>
                <w:szCs w:val="22"/>
                <w:lang w:val="sv-SE"/>
              </w:rPr>
            </w:pPr>
            <w:r w:rsidRPr="00997D17">
              <w:rPr>
                <w:color w:val="000000"/>
                <w:sz w:val="22"/>
                <w:szCs w:val="22"/>
                <w:lang w:val="sv-SE"/>
              </w:rPr>
              <w:t>Mawasiliano</w:t>
            </w:r>
            <w:r w:rsidRPr="00997D17">
              <w:rPr>
                <w:color w:val="000000"/>
                <w:sz w:val="22"/>
                <w:szCs w:val="22"/>
                <w:lang w:val="sv-SE"/>
              </w:rPr>
              <w:br/>
              <w:t>Minara ya simu na redio kuharibika; mitandao kukatika</w:t>
            </w:r>
          </w:p>
        </w:tc>
        <w:tc>
          <w:tcPr>
            <w:tcW w:w="3418" w:type="dxa"/>
          </w:tcPr>
          <w:p w14:paraId="4B6D1809" w14:textId="5405E731" w:rsidR="00982713" w:rsidRPr="00997D17" w:rsidRDefault="00982713" w:rsidP="00997D17">
            <w:pPr>
              <w:rPr>
                <w:color w:val="000000"/>
                <w:sz w:val="22"/>
                <w:szCs w:val="22"/>
              </w:rPr>
            </w:pPr>
            <w:r w:rsidRPr="00997D17">
              <w:rPr>
                <w:color w:val="000000"/>
                <w:sz w:val="22"/>
                <w:szCs w:val="22"/>
              </w:rPr>
              <w:t>Level 1: TCRA and network operators: check back-up power at towers.</w:t>
            </w:r>
            <w:r w:rsidRPr="00997D17">
              <w:rPr>
                <w:color w:val="000000"/>
                <w:sz w:val="22"/>
                <w:szCs w:val="22"/>
              </w:rPr>
              <w:br/>
              <w:t>Level 2: Network operators: send warning messages to subscribers in affected areas.</w:t>
            </w:r>
            <w:r w:rsidRPr="00997D17">
              <w:rPr>
                <w:color w:val="000000"/>
                <w:sz w:val="22"/>
                <w:szCs w:val="22"/>
              </w:rPr>
              <w:br/>
              <w:t>Level 3: Network operators: restore networks first around hospitals, shelters and emergency centres.</w:t>
            </w:r>
          </w:p>
        </w:tc>
        <w:tc>
          <w:tcPr>
            <w:tcW w:w="3418" w:type="dxa"/>
          </w:tcPr>
          <w:p w14:paraId="333FFCA5" w14:textId="207DF3C4" w:rsidR="00982713" w:rsidRPr="00997D17" w:rsidRDefault="00982713" w:rsidP="00997D17">
            <w:pPr>
              <w:rPr>
                <w:color w:val="000000"/>
                <w:sz w:val="22"/>
                <w:szCs w:val="22"/>
              </w:rPr>
            </w:pPr>
            <w:r w:rsidRPr="00997D17">
              <w:rPr>
                <w:color w:val="000000"/>
                <w:sz w:val="22"/>
                <w:szCs w:val="22"/>
              </w:rPr>
              <w:t>Ngazi ya 1: TCRA na watoa huduma za mitandao: kagueni umeme wa akiba kwenye minara.</w:t>
            </w:r>
            <w:r w:rsidRPr="00997D17">
              <w:rPr>
                <w:color w:val="000000"/>
                <w:sz w:val="22"/>
                <w:szCs w:val="22"/>
              </w:rPr>
              <w:br/>
              <w:t>Ngazi ya 2: Watoa huduma za mitandao: tumeni jumbe za tahadhari kwa wateja walio maeneo yaliyoathirika.</w:t>
            </w:r>
            <w:r w:rsidRPr="00997D17">
              <w:rPr>
                <w:color w:val="000000"/>
                <w:sz w:val="22"/>
                <w:szCs w:val="22"/>
              </w:rPr>
              <w:br/>
              <w:t>Ngazi ya 3: Watoa huduma za mitandao: rejesheni mitandao kwanza kuzunguka hospitali, makazi ya muda na vituo vya dharura.</w:t>
            </w:r>
          </w:p>
        </w:tc>
      </w:tr>
      <w:tr w:rsidR="00982713" w:rsidRPr="00997D17" w14:paraId="129B6220" w14:textId="77777777" w:rsidTr="00997D17">
        <w:tc>
          <w:tcPr>
            <w:tcW w:w="3417" w:type="dxa"/>
          </w:tcPr>
          <w:p w14:paraId="05D89C47" w14:textId="1AFD6CB7" w:rsidR="00982713" w:rsidRPr="00997D17" w:rsidRDefault="00982713" w:rsidP="00997D17">
            <w:pPr>
              <w:rPr>
                <w:color w:val="000000"/>
                <w:sz w:val="22"/>
                <w:szCs w:val="22"/>
              </w:rPr>
            </w:pPr>
            <w:r w:rsidRPr="00997D17">
              <w:rPr>
                <w:color w:val="000000"/>
                <w:sz w:val="22"/>
                <w:szCs w:val="22"/>
              </w:rPr>
              <w:lastRenderedPageBreak/>
              <w:t>Trade and markets</w:t>
            </w:r>
            <w:r w:rsidRPr="00997D17">
              <w:rPr>
                <w:color w:val="000000"/>
                <w:sz w:val="22"/>
                <w:szCs w:val="22"/>
              </w:rPr>
              <w:br/>
              <w:t>Stalls, kiosks and market roofs damaged; goods lost</w:t>
            </w:r>
          </w:p>
        </w:tc>
        <w:tc>
          <w:tcPr>
            <w:tcW w:w="3417" w:type="dxa"/>
          </w:tcPr>
          <w:p w14:paraId="61F00298" w14:textId="0740648A" w:rsidR="00982713" w:rsidRPr="00997D17" w:rsidRDefault="00982713" w:rsidP="00997D17">
            <w:pPr>
              <w:rPr>
                <w:color w:val="000000"/>
                <w:sz w:val="22"/>
                <w:szCs w:val="22"/>
              </w:rPr>
            </w:pPr>
            <w:r w:rsidRPr="00997D17">
              <w:rPr>
                <w:color w:val="000000"/>
                <w:sz w:val="22"/>
                <w:szCs w:val="22"/>
              </w:rPr>
              <w:t>Biashara na masoko</w:t>
            </w:r>
            <w:r w:rsidRPr="00997D17">
              <w:rPr>
                <w:color w:val="000000"/>
                <w:sz w:val="22"/>
                <w:szCs w:val="22"/>
              </w:rPr>
              <w:br/>
              <w:t>Meza za biashara, vibanda na paa za masoko kuharibika; bidhaa kupotea</w:t>
            </w:r>
          </w:p>
        </w:tc>
        <w:tc>
          <w:tcPr>
            <w:tcW w:w="3418" w:type="dxa"/>
          </w:tcPr>
          <w:p w14:paraId="4FA060E7" w14:textId="4C5DB8DE" w:rsidR="00982713" w:rsidRPr="00997D17" w:rsidRDefault="00982713" w:rsidP="00997D17">
            <w:pPr>
              <w:rPr>
                <w:color w:val="000000"/>
                <w:sz w:val="22"/>
                <w:szCs w:val="22"/>
              </w:rPr>
            </w:pPr>
            <w:r w:rsidRPr="00997D17">
              <w:rPr>
                <w:color w:val="000000"/>
                <w:sz w:val="22"/>
                <w:szCs w:val="22"/>
              </w:rPr>
              <w:t>Level 1: Market committees: check and tie down market roofs and stalls.</w:t>
            </w:r>
            <w:r w:rsidRPr="00997D17">
              <w:rPr>
                <w:color w:val="000000"/>
                <w:sz w:val="22"/>
                <w:szCs w:val="22"/>
              </w:rPr>
              <w:br/>
              <w:t>Level 2: Traders: please close and secure stalls and move goods into solid buildings.</w:t>
            </w:r>
            <w:r w:rsidRPr="00997D17">
              <w:rPr>
                <w:color w:val="000000"/>
                <w:sz w:val="22"/>
                <w:szCs w:val="22"/>
              </w:rPr>
              <w:br/>
              <w:t>Level 3: District Committees: assess damage to markets and monitor food prices.</w:t>
            </w:r>
          </w:p>
        </w:tc>
        <w:tc>
          <w:tcPr>
            <w:tcW w:w="3418" w:type="dxa"/>
          </w:tcPr>
          <w:p w14:paraId="56B25608" w14:textId="42D74E91" w:rsidR="00982713" w:rsidRPr="00997D17" w:rsidRDefault="00982713" w:rsidP="00997D17">
            <w:pPr>
              <w:rPr>
                <w:color w:val="000000"/>
                <w:sz w:val="22"/>
                <w:szCs w:val="22"/>
              </w:rPr>
            </w:pPr>
            <w:r w:rsidRPr="00997D17">
              <w:rPr>
                <w:color w:val="000000"/>
                <w:sz w:val="22"/>
                <w:szCs w:val="22"/>
              </w:rPr>
              <w:t>Ngazi ya 1: Kamati za masoko: kagueni na fungeni vizuri paa za masoko na meza za biashara.</w:t>
            </w:r>
            <w:r w:rsidRPr="00997D17">
              <w:rPr>
                <w:color w:val="000000"/>
                <w:sz w:val="22"/>
                <w:szCs w:val="22"/>
              </w:rPr>
              <w:br/>
              <w:t>Ngazi ya 2: Wafanyabiashara: tafadhali fungeni na imarisheni meza na hamishieni bidhaa kwenye majengo imara.</w:t>
            </w:r>
            <w:r w:rsidRPr="00997D17">
              <w:rPr>
                <w:color w:val="000000"/>
                <w:sz w:val="22"/>
                <w:szCs w:val="22"/>
              </w:rPr>
              <w:br/>
              <w:t>Ngazi ya 3: Kamati za Wilaya: fanyeni tathmini ya uharibifu wa masoko na fuatilieni bei za vyakula.</w:t>
            </w:r>
          </w:p>
        </w:tc>
      </w:tr>
    </w:tbl>
    <w:p w14:paraId="38C3DD0B" w14:textId="64AFB100" w:rsidR="00D3308D" w:rsidRPr="00997D17" w:rsidRDefault="0088192A" w:rsidP="000359A0">
      <w:pPr>
        <w:pStyle w:val="Strong1"/>
        <w:jc w:val="both"/>
        <w:rPr>
          <w:b w:val="0"/>
          <w:bCs w:val="0"/>
          <w:sz w:val="22"/>
          <w:szCs w:val="22"/>
        </w:rPr>
      </w:pPr>
      <w:r w:rsidRPr="00997D17">
        <w:rPr>
          <w:b w:val="0"/>
          <w:bCs w:val="0"/>
          <w:sz w:val="22"/>
          <w:szCs w:val="22"/>
        </w:rPr>
        <w:t xml:space="preserve">5.0 </w:t>
      </w:r>
      <w:r w:rsidR="00D3308D" w:rsidRPr="00997D17">
        <w:rPr>
          <w:b w:val="0"/>
          <w:bCs w:val="0"/>
          <w:sz w:val="22"/>
          <w:szCs w:val="22"/>
        </w:rPr>
        <w:t>LARGE WAVES</w:t>
      </w:r>
    </w:p>
    <w:p w14:paraId="25FD22C0" w14:textId="7FF8E713"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6840"/>
        <w:gridCol w:w="2280"/>
      </w:tblGrid>
      <w:tr w:rsidR="00D3308D" w:rsidRPr="00997D17" w14:paraId="3B946DBA" w14:textId="77777777" w:rsidTr="000359A0">
        <w:tc>
          <w:tcPr>
            <w:tcW w:w="456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7B2AF192" w14:textId="77777777" w:rsidR="00D3308D" w:rsidRPr="00997D17" w:rsidRDefault="00D3308D" w:rsidP="000359A0">
            <w:pPr>
              <w:jc w:val="both"/>
              <w:rPr>
                <w:sz w:val="22"/>
                <w:szCs w:val="22"/>
              </w:rPr>
            </w:pPr>
            <w:r w:rsidRPr="00997D17">
              <w:rPr>
                <w:sz w:val="22"/>
                <w:szCs w:val="22"/>
              </w:rPr>
              <w:t>ADVISORY</w:t>
            </w:r>
          </w:p>
        </w:tc>
        <w:tc>
          <w:tcPr>
            <w:tcW w:w="684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3982555E" w14:textId="77777777" w:rsidR="00D3308D" w:rsidRPr="00997D17" w:rsidRDefault="00D3308D" w:rsidP="000359A0">
            <w:pPr>
              <w:jc w:val="both"/>
              <w:rPr>
                <w:sz w:val="22"/>
                <w:szCs w:val="22"/>
              </w:rPr>
            </w:pPr>
            <w:r w:rsidRPr="00997D17">
              <w:rPr>
                <w:sz w:val="22"/>
                <w:szCs w:val="22"/>
              </w:rPr>
              <w:t>BE PREPARED</w:t>
            </w:r>
          </w:p>
        </w:tc>
        <w:tc>
          <w:tcPr>
            <w:tcW w:w="228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5811BD35" w14:textId="77777777" w:rsidR="00D3308D" w:rsidRPr="00997D17" w:rsidRDefault="00D3308D" w:rsidP="000359A0">
            <w:pPr>
              <w:jc w:val="both"/>
              <w:rPr>
                <w:sz w:val="22"/>
                <w:szCs w:val="22"/>
              </w:rPr>
            </w:pPr>
            <w:r w:rsidRPr="00997D17">
              <w:rPr>
                <w:sz w:val="22"/>
                <w:szCs w:val="22"/>
              </w:rPr>
              <w:t>LEVEL 1</w:t>
            </w:r>
          </w:p>
        </w:tc>
      </w:tr>
    </w:tbl>
    <w:p w14:paraId="48423962" w14:textId="77777777" w:rsidR="00D3308D" w:rsidRPr="00997D17" w:rsidRDefault="00D3308D" w:rsidP="000359A0">
      <w:pPr>
        <w:jc w:val="both"/>
        <w:rPr>
          <w:sz w:val="22"/>
          <w:szCs w:val="22"/>
        </w:rPr>
      </w:pPr>
    </w:p>
    <w:p w14:paraId="2E3A1176"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0"/>
        <w:gridCol w:w="3420"/>
        <w:gridCol w:w="3420"/>
        <w:gridCol w:w="3420"/>
      </w:tblGrid>
      <w:tr w:rsidR="00D3308D" w:rsidRPr="00997D17" w14:paraId="06AE2A11"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4BCB0EA" w14:textId="77777777" w:rsidR="00D3308D" w:rsidRPr="00997D17" w:rsidRDefault="00D3308D"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5DBC634" w14:textId="77777777" w:rsidR="00D3308D" w:rsidRPr="00997D17" w:rsidRDefault="00D3308D"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B4F9C21" w14:textId="611FC419" w:rsidR="00D3308D" w:rsidRPr="00997D17" w:rsidRDefault="00D3308D"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825A169" w14:textId="5C8E1BD0" w:rsidR="00D3308D" w:rsidRPr="00997D17" w:rsidRDefault="00D3308D" w:rsidP="000359A0">
            <w:pPr>
              <w:jc w:val="both"/>
              <w:rPr>
                <w:sz w:val="22"/>
                <w:szCs w:val="22"/>
              </w:rPr>
            </w:pPr>
            <w:r w:rsidRPr="00997D17">
              <w:rPr>
                <w:sz w:val="22"/>
                <w:szCs w:val="22"/>
              </w:rPr>
              <w:t>HATUA (SW)</w:t>
            </w:r>
          </w:p>
        </w:tc>
      </w:tr>
      <w:tr w:rsidR="00D3308D" w:rsidRPr="00997D17" w14:paraId="1AA93C27"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2907762" w14:textId="52CDE5EF" w:rsidR="00D3308D" w:rsidRPr="00997D17" w:rsidRDefault="00D958B4">
            <w:pPr>
              <w:pStyle w:val="ListParagraph"/>
              <w:numPr>
                <w:ilvl w:val="0"/>
                <w:numId w:val="25"/>
              </w:numPr>
              <w:jc w:val="both"/>
              <w:rPr>
                <w:sz w:val="22"/>
                <w:szCs w:val="22"/>
              </w:rPr>
            </w:pPr>
            <w:r w:rsidRPr="00997D17">
              <w:rPr>
                <w:sz w:val="22"/>
                <w:szCs w:val="22"/>
              </w:rPr>
              <w:t>Higher waves on the sea and lakes, risky for small boats and canoes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B40E70E" w14:textId="1776272A" w:rsidR="00D3308D" w:rsidRPr="00997D17" w:rsidRDefault="00D958B4">
            <w:pPr>
              <w:pStyle w:val="ListParagraph"/>
              <w:numPr>
                <w:ilvl w:val="0"/>
                <w:numId w:val="25"/>
              </w:numPr>
              <w:jc w:val="both"/>
              <w:rPr>
                <w:sz w:val="22"/>
                <w:szCs w:val="22"/>
              </w:rPr>
            </w:pPr>
            <w:r w:rsidRPr="00997D17">
              <w:rPr>
                <w:sz w:val="22"/>
                <w:szCs w:val="22"/>
              </w:rPr>
              <w:t>Mawimbi makubwa baharini na maziwani, hatari kwa vyombo vidogo na mitumbwi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3ECF8F9" w14:textId="2AC92910" w:rsidR="00D3308D" w:rsidRPr="00997D17" w:rsidRDefault="00D958B4">
            <w:pPr>
              <w:pStyle w:val="ListParagraph"/>
              <w:numPr>
                <w:ilvl w:val="0"/>
                <w:numId w:val="25"/>
              </w:numPr>
              <w:jc w:val="both"/>
              <w:rPr>
                <w:sz w:val="22"/>
                <w:szCs w:val="22"/>
              </w:rPr>
            </w:pPr>
            <w:r w:rsidRPr="00997D17">
              <w:rPr>
                <w:sz w:val="22"/>
                <w:szCs w:val="22"/>
              </w:rPr>
              <w:t>Check TMA marine forecasts before going out.</w:t>
            </w:r>
          </w:p>
          <w:p w14:paraId="15185016" w14:textId="60606477" w:rsidR="00D3308D" w:rsidRPr="00997D17" w:rsidRDefault="00D958B4">
            <w:pPr>
              <w:pStyle w:val="ListParagraph"/>
              <w:numPr>
                <w:ilvl w:val="0"/>
                <w:numId w:val="25"/>
              </w:numPr>
              <w:jc w:val="both"/>
              <w:rPr>
                <w:sz w:val="22"/>
                <w:szCs w:val="22"/>
              </w:rPr>
            </w:pPr>
            <w:r w:rsidRPr="00997D17">
              <w:rPr>
                <w:sz w:val="22"/>
                <w:szCs w:val="22"/>
              </w:rPr>
              <w:t>Small boats and canoes: stay close to shore.</w:t>
            </w:r>
          </w:p>
          <w:p w14:paraId="60C5177C" w14:textId="783289DC" w:rsidR="00D3308D" w:rsidRPr="00997D17" w:rsidRDefault="00D958B4">
            <w:pPr>
              <w:pStyle w:val="ListParagraph"/>
              <w:numPr>
                <w:ilvl w:val="0"/>
                <w:numId w:val="25"/>
              </w:numPr>
              <w:jc w:val="both"/>
              <w:rPr>
                <w:sz w:val="22"/>
                <w:szCs w:val="22"/>
              </w:rPr>
            </w:pPr>
            <w:r w:rsidRPr="00997D17">
              <w:rPr>
                <w:sz w:val="22"/>
                <w:szCs w:val="22"/>
              </w:rPr>
              <w:t>Wear a life jacket.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22D26F" w14:textId="45DFC644" w:rsidR="00D3308D" w:rsidRPr="00997D17" w:rsidRDefault="00D958B4">
            <w:pPr>
              <w:pStyle w:val="ListParagraph"/>
              <w:numPr>
                <w:ilvl w:val="0"/>
                <w:numId w:val="25"/>
              </w:numPr>
              <w:jc w:val="both"/>
              <w:rPr>
                <w:sz w:val="22"/>
                <w:szCs w:val="22"/>
              </w:rPr>
            </w:pPr>
            <w:r w:rsidRPr="00997D17">
              <w:rPr>
                <w:sz w:val="22"/>
                <w:szCs w:val="22"/>
              </w:rPr>
              <w:t>Fuatilia utabiri wa TMA wa hali ya bahari na maziwa kabla ya kutoka.</w:t>
            </w:r>
          </w:p>
          <w:p w14:paraId="46EF8C65" w14:textId="29920188" w:rsidR="00D3308D" w:rsidRPr="00997D17" w:rsidRDefault="00D958B4">
            <w:pPr>
              <w:pStyle w:val="ListParagraph"/>
              <w:numPr>
                <w:ilvl w:val="0"/>
                <w:numId w:val="25"/>
              </w:numPr>
              <w:jc w:val="both"/>
              <w:rPr>
                <w:sz w:val="22"/>
                <w:szCs w:val="22"/>
              </w:rPr>
            </w:pPr>
            <w:r w:rsidRPr="00997D17">
              <w:rPr>
                <w:sz w:val="22"/>
                <w:szCs w:val="22"/>
              </w:rPr>
              <w:t>Vyombo vidogo na mitumbwi: bakini karibu na ufukwe.</w:t>
            </w:r>
          </w:p>
          <w:p w14:paraId="6EE9CEA3" w14:textId="1108890C" w:rsidR="00D3308D" w:rsidRPr="00997D17" w:rsidRDefault="00D958B4">
            <w:pPr>
              <w:pStyle w:val="ListParagraph"/>
              <w:numPr>
                <w:ilvl w:val="0"/>
                <w:numId w:val="25"/>
              </w:numPr>
              <w:jc w:val="both"/>
              <w:rPr>
                <w:sz w:val="22"/>
                <w:szCs w:val="22"/>
              </w:rPr>
            </w:pPr>
            <w:r w:rsidRPr="00997D17">
              <w:rPr>
                <w:sz w:val="22"/>
                <w:szCs w:val="22"/>
              </w:rPr>
              <w:t>Vaa jaketi ya kujiokoa.</w:t>
            </w:r>
          </w:p>
        </w:tc>
      </w:tr>
      <w:tr w:rsidR="00D3308D" w:rsidRPr="000343A2" w14:paraId="72A2ED2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9755E3C" w14:textId="0F7E4596" w:rsidR="00D3308D" w:rsidRPr="00997D17" w:rsidRDefault="00D958B4">
            <w:pPr>
              <w:pStyle w:val="ListParagraph"/>
              <w:numPr>
                <w:ilvl w:val="0"/>
                <w:numId w:val="25"/>
              </w:numPr>
              <w:jc w:val="both"/>
              <w:rPr>
                <w:sz w:val="22"/>
                <w:szCs w:val="22"/>
              </w:rPr>
            </w:pPr>
            <w:r w:rsidRPr="00997D17">
              <w:rPr>
                <w:sz w:val="22"/>
                <w:szCs w:val="22"/>
              </w:rPr>
              <w:t>Difficult conditions for night fishing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6AD1B3B" w14:textId="7A40561E" w:rsidR="00D3308D" w:rsidRPr="00997D17" w:rsidRDefault="00D958B4">
            <w:pPr>
              <w:pStyle w:val="ListParagraph"/>
              <w:numPr>
                <w:ilvl w:val="0"/>
                <w:numId w:val="25"/>
              </w:numPr>
              <w:jc w:val="both"/>
              <w:rPr>
                <w:sz w:val="22"/>
                <w:szCs w:val="22"/>
              </w:rPr>
            </w:pPr>
            <w:r w:rsidRPr="00997D17">
              <w:rPr>
                <w:sz w:val="22"/>
                <w:szCs w:val="22"/>
              </w:rPr>
              <w:t>Mazingira magumu kwa uvuvi wa usiku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FA94CD" w14:textId="1134B9CF" w:rsidR="00D3308D" w:rsidRPr="00997D17" w:rsidRDefault="00D958B4">
            <w:pPr>
              <w:pStyle w:val="ListParagraph"/>
              <w:numPr>
                <w:ilvl w:val="0"/>
                <w:numId w:val="25"/>
              </w:numPr>
              <w:jc w:val="both"/>
              <w:rPr>
                <w:sz w:val="22"/>
                <w:szCs w:val="22"/>
              </w:rPr>
            </w:pPr>
            <w:r w:rsidRPr="00997D17">
              <w:rPr>
                <w:sz w:val="22"/>
                <w:szCs w:val="22"/>
              </w:rPr>
              <w:t>Avoid night fishing far from shore.</w:t>
            </w:r>
          </w:p>
          <w:p w14:paraId="2D2B6BAB" w14:textId="6C27E4F8" w:rsidR="00D3308D" w:rsidRPr="00997D17" w:rsidRDefault="00D958B4">
            <w:pPr>
              <w:pStyle w:val="ListParagraph"/>
              <w:numPr>
                <w:ilvl w:val="0"/>
                <w:numId w:val="25"/>
              </w:numPr>
              <w:jc w:val="both"/>
              <w:rPr>
                <w:sz w:val="22"/>
                <w:szCs w:val="22"/>
              </w:rPr>
            </w:pPr>
            <w:r w:rsidRPr="00997D17">
              <w:rPr>
                <w:sz w:val="22"/>
                <w:szCs w:val="22"/>
              </w:rPr>
              <w:t>Carry a charged phone, a torch and a whistle.</w:t>
            </w:r>
          </w:p>
          <w:p w14:paraId="75CE47E0" w14:textId="3CCA556F" w:rsidR="00D3308D" w:rsidRPr="00997D17" w:rsidRDefault="00D958B4">
            <w:pPr>
              <w:pStyle w:val="ListParagraph"/>
              <w:numPr>
                <w:ilvl w:val="0"/>
                <w:numId w:val="25"/>
              </w:numPr>
              <w:jc w:val="both"/>
              <w:rPr>
                <w:sz w:val="22"/>
                <w:szCs w:val="22"/>
              </w:rPr>
            </w:pPr>
            <w:r w:rsidRPr="00997D17">
              <w:rPr>
                <w:sz w:val="22"/>
                <w:szCs w:val="22"/>
              </w:rPr>
              <w:t>Tell someone at the landing site where you are going and when you will return.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5A84487" w14:textId="393C45C9" w:rsidR="00D3308D" w:rsidRPr="00997D17" w:rsidRDefault="00D958B4">
            <w:pPr>
              <w:pStyle w:val="ListParagraph"/>
              <w:numPr>
                <w:ilvl w:val="0"/>
                <w:numId w:val="25"/>
              </w:numPr>
              <w:jc w:val="both"/>
              <w:rPr>
                <w:sz w:val="22"/>
                <w:szCs w:val="22"/>
              </w:rPr>
            </w:pPr>
            <w:r w:rsidRPr="00997D17">
              <w:rPr>
                <w:sz w:val="22"/>
                <w:szCs w:val="22"/>
              </w:rPr>
              <w:t>Epuka uvuvi wa usiku mbali na ufukwe.</w:t>
            </w:r>
          </w:p>
          <w:p w14:paraId="2359B51A" w14:textId="4586A6F7" w:rsidR="00D3308D" w:rsidRPr="00997D17" w:rsidRDefault="00D958B4">
            <w:pPr>
              <w:pStyle w:val="ListParagraph"/>
              <w:numPr>
                <w:ilvl w:val="0"/>
                <w:numId w:val="25"/>
              </w:numPr>
              <w:jc w:val="both"/>
              <w:rPr>
                <w:sz w:val="22"/>
                <w:szCs w:val="22"/>
                <w:lang w:val="sv-SE"/>
              </w:rPr>
            </w:pPr>
            <w:r w:rsidRPr="00997D17">
              <w:rPr>
                <w:sz w:val="22"/>
                <w:szCs w:val="22"/>
                <w:lang w:val="sv-SE"/>
              </w:rPr>
              <w:t>Beba simu yenye chaji, tochi na filimbi.</w:t>
            </w:r>
          </w:p>
          <w:p w14:paraId="438579EA" w14:textId="3A51C8DC" w:rsidR="00D3308D" w:rsidRPr="00997D17" w:rsidRDefault="00D958B4">
            <w:pPr>
              <w:pStyle w:val="ListParagraph"/>
              <w:numPr>
                <w:ilvl w:val="0"/>
                <w:numId w:val="25"/>
              </w:numPr>
              <w:jc w:val="both"/>
              <w:rPr>
                <w:sz w:val="22"/>
                <w:szCs w:val="22"/>
                <w:lang w:val="sv-SE"/>
              </w:rPr>
            </w:pPr>
            <w:r w:rsidRPr="00997D17">
              <w:rPr>
                <w:sz w:val="22"/>
                <w:szCs w:val="22"/>
                <w:lang w:val="sv-SE"/>
              </w:rPr>
              <w:t>Mjulishe mtu mwaloni unakokwenda na muda utakaorudi.</w:t>
            </w:r>
          </w:p>
        </w:tc>
      </w:tr>
      <w:tr w:rsidR="00D3308D" w:rsidRPr="00997D17" w14:paraId="188A7D6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F72027B" w14:textId="6E938213" w:rsidR="00D3308D" w:rsidRPr="00997D17" w:rsidRDefault="00D958B4">
            <w:pPr>
              <w:pStyle w:val="ListParagraph"/>
              <w:numPr>
                <w:ilvl w:val="0"/>
                <w:numId w:val="25"/>
              </w:numPr>
              <w:jc w:val="both"/>
              <w:rPr>
                <w:sz w:val="22"/>
                <w:szCs w:val="22"/>
              </w:rPr>
            </w:pPr>
            <w:r w:rsidRPr="00997D17">
              <w:rPr>
                <w:sz w:val="22"/>
                <w:szCs w:val="22"/>
              </w:rPr>
              <w:lastRenderedPageBreak/>
              <w:t>Unsafe conditions for swimming and beach activities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3D623CB" w14:textId="2BF21128" w:rsidR="00D3308D" w:rsidRPr="00997D17" w:rsidRDefault="00D958B4">
            <w:pPr>
              <w:pStyle w:val="ListParagraph"/>
              <w:numPr>
                <w:ilvl w:val="0"/>
                <w:numId w:val="25"/>
              </w:numPr>
              <w:jc w:val="both"/>
              <w:rPr>
                <w:sz w:val="22"/>
                <w:szCs w:val="22"/>
              </w:rPr>
            </w:pPr>
            <w:r w:rsidRPr="00997D17">
              <w:rPr>
                <w:sz w:val="22"/>
                <w:szCs w:val="22"/>
              </w:rPr>
              <w:t>Mazingira yasiyo salama kwa kuogelea na shughuli za fukweni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27E701" w14:textId="008907EC" w:rsidR="00D3308D" w:rsidRPr="00997D17" w:rsidRDefault="00D958B4">
            <w:pPr>
              <w:pStyle w:val="ListParagraph"/>
              <w:numPr>
                <w:ilvl w:val="0"/>
                <w:numId w:val="25"/>
              </w:numPr>
              <w:jc w:val="both"/>
              <w:rPr>
                <w:sz w:val="22"/>
                <w:szCs w:val="22"/>
              </w:rPr>
            </w:pPr>
            <w:r w:rsidRPr="00997D17">
              <w:rPr>
                <w:sz w:val="22"/>
                <w:szCs w:val="22"/>
              </w:rPr>
              <w:t>Do not swim in rough water.</w:t>
            </w:r>
          </w:p>
          <w:p w14:paraId="1AD5FD6A" w14:textId="6C9BF7BF" w:rsidR="00D3308D" w:rsidRPr="00997D17" w:rsidRDefault="00D958B4">
            <w:pPr>
              <w:pStyle w:val="ListParagraph"/>
              <w:numPr>
                <w:ilvl w:val="0"/>
                <w:numId w:val="25"/>
              </w:numPr>
              <w:jc w:val="both"/>
              <w:rPr>
                <w:sz w:val="22"/>
                <w:szCs w:val="22"/>
              </w:rPr>
            </w:pPr>
            <w:r w:rsidRPr="00997D17">
              <w:rPr>
                <w:sz w:val="22"/>
                <w:szCs w:val="22"/>
              </w:rPr>
              <w:t>Keep children under adult supervision near water.</w:t>
            </w:r>
          </w:p>
          <w:p w14:paraId="1E677C23" w14:textId="57D0C0FD" w:rsidR="00D3308D" w:rsidRPr="00997D17" w:rsidRDefault="00D3308D">
            <w:pPr>
              <w:pStyle w:val="ListParagraph"/>
              <w:numPr>
                <w:ilvl w:val="0"/>
                <w:numId w:val="25"/>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3122023" w14:textId="7E8882EC" w:rsidR="00D3308D" w:rsidRPr="00997D17" w:rsidRDefault="00D958B4">
            <w:pPr>
              <w:pStyle w:val="ListParagraph"/>
              <w:numPr>
                <w:ilvl w:val="0"/>
                <w:numId w:val="25"/>
              </w:numPr>
              <w:jc w:val="both"/>
              <w:rPr>
                <w:sz w:val="22"/>
                <w:szCs w:val="22"/>
              </w:rPr>
            </w:pPr>
            <w:r w:rsidRPr="00997D17">
              <w:rPr>
                <w:sz w:val="22"/>
                <w:szCs w:val="22"/>
              </w:rPr>
              <w:t>Usiogelee kwenye maji yenye mawimbi makali.</w:t>
            </w:r>
          </w:p>
          <w:p w14:paraId="696794E3" w14:textId="478231E7" w:rsidR="00D3308D" w:rsidRPr="00997D17" w:rsidRDefault="00D958B4">
            <w:pPr>
              <w:pStyle w:val="ListParagraph"/>
              <w:numPr>
                <w:ilvl w:val="0"/>
                <w:numId w:val="25"/>
              </w:numPr>
              <w:jc w:val="both"/>
              <w:rPr>
                <w:sz w:val="22"/>
                <w:szCs w:val="22"/>
              </w:rPr>
            </w:pPr>
            <w:r w:rsidRPr="00997D17">
              <w:rPr>
                <w:sz w:val="22"/>
                <w:szCs w:val="22"/>
              </w:rPr>
              <w:t>Waweke watoto chini ya uangalizi wa watu wazima karibu na maji.</w:t>
            </w:r>
          </w:p>
          <w:p w14:paraId="45C7AED2" w14:textId="58274747" w:rsidR="00D3308D" w:rsidRPr="00997D17" w:rsidRDefault="00D3308D">
            <w:pPr>
              <w:pStyle w:val="ListParagraph"/>
              <w:numPr>
                <w:ilvl w:val="0"/>
                <w:numId w:val="25"/>
              </w:numPr>
              <w:jc w:val="both"/>
              <w:rPr>
                <w:sz w:val="22"/>
                <w:szCs w:val="22"/>
              </w:rPr>
            </w:pPr>
          </w:p>
        </w:tc>
      </w:tr>
      <w:tr w:rsidR="00D3308D" w:rsidRPr="00997D17" w14:paraId="7D01473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3FA1E28" w14:textId="21B07BAB" w:rsidR="00D3308D" w:rsidRPr="00997D17" w:rsidRDefault="00D958B4">
            <w:pPr>
              <w:pStyle w:val="ListParagraph"/>
              <w:numPr>
                <w:ilvl w:val="0"/>
                <w:numId w:val="25"/>
              </w:numPr>
              <w:jc w:val="both"/>
              <w:rPr>
                <w:sz w:val="22"/>
                <w:szCs w:val="22"/>
              </w:rPr>
            </w:pPr>
            <w:r w:rsidRPr="00997D17">
              <w:rPr>
                <w:sz w:val="22"/>
                <w:szCs w:val="22"/>
              </w:rPr>
              <w:t>Possible disruption to ferry and lake transport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D63A56A" w14:textId="0A8510FD" w:rsidR="00D3308D" w:rsidRPr="00997D17" w:rsidRDefault="00D958B4">
            <w:pPr>
              <w:pStyle w:val="ListParagraph"/>
              <w:numPr>
                <w:ilvl w:val="0"/>
                <w:numId w:val="25"/>
              </w:numPr>
              <w:jc w:val="both"/>
              <w:rPr>
                <w:sz w:val="22"/>
                <w:szCs w:val="22"/>
              </w:rPr>
            </w:pPr>
            <w:r w:rsidRPr="00997D17">
              <w:rPr>
                <w:sz w:val="22"/>
                <w:szCs w:val="22"/>
              </w:rPr>
              <w:t>Uwezekano wa usumbufu wa usafiri wa vivuko na maziwani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2CDDF3F" w14:textId="6D24F702" w:rsidR="00D3308D" w:rsidRPr="00997D17" w:rsidRDefault="00D958B4">
            <w:pPr>
              <w:pStyle w:val="ListParagraph"/>
              <w:numPr>
                <w:ilvl w:val="0"/>
                <w:numId w:val="25"/>
              </w:numPr>
              <w:jc w:val="both"/>
              <w:rPr>
                <w:sz w:val="22"/>
                <w:szCs w:val="22"/>
              </w:rPr>
            </w:pPr>
            <w:r w:rsidRPr="00997D17">
              <w:rPr>
                <w:sz w:val="22"/>
                <w:szCs w:val="22"/>
              </w:rPr>
              <w:t>Check with ferry operators before travelling.</w:t>
            </w:r>
          </w:p>
          <w:p w14:paraId="5EFA6AF2" w14:textId="2B388375" w:rsidR="00D3308D" w:rsidRPr="00997D17" w:rsidRDefault="00D958B4">
            <w:pPr>
              <w:pStyle w:val="ListParagraph"/>
              <w:numPr>
                <w:ilvl w:val="0"/>
                <w:numId w:val="25"/>
              </w:numPr>
              <w:jc w:val="both"/>
              <w:rPr>
                <w:sz w:val="22"/>
                <w:szCs w:val="22"/>
              </w:rPr>
            </w:pPr>
            <w:r w:rsidRPr="00997D17">
              <w:rPr>
                <w:sz w:val="22"/>
                <w:szCs w:val="22"/>
              </w:rPr>
              <w:t>Allow extra travel time.</w:t>
            </w:r>
          </w:p>
          <w:p w14:paraId="47E5B7E1" w14:textId="59F9B6D7" w:rsidR="00D3308D" w:rsidRPr="00997D17" w:rsidRDefault="00D3308D">
            <w:pPr>
              <w:pStyle w:val="ListParagraph"/>
              <w:numPr>
                <w:ilvl w:val="0"/>
                <w:numId w:val="25"/>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2CC1724" w14:textId="5BE84C31" w:rsidR="00D3308D" w:rsidRPr="00997D17" w:rsidRDefault="00D958B4">
            <w:pPr>
              <w:pStyle w:val="ListParagraph"/>
              <w:numPr>
                <w:ilvl w:val="0"/>
                <w:numId w:val="25"/>
              </w:numPr>
              <w:jc w:val="both"/>
              <w:rPr>
                <w:sz w:val="22"/>
                <w:szCs w:val="22"/>
              </w:rPr>
            </w:pPr>
            <w:r w:rsidRPr="00997D17">
              <w:rPr>
                <w:sz w:val="22"/>
                <w:szCs w:val="22"/>
              </w:rPr>
              <w:t>Wasiliana na waendeshaji wa vivuko kabla ya kusafiri.</w:t>
            </w:r>
          </w:p>
          <w:p w14:paraId="7AA0A933" w14:textId="4FC7CCA9" w:rsidR="00D3308D" w:rsidRPr="00997D17" w:rsidRDefault="00D958B4">
            <w:pPr>
              <w:pStyle w:val="ListParagraph"/>
              <w:numPr>
                <w:ilvl w:val="0"/>
                <w:numId w:val="25"/>
              </w:numPr>
              <w:jc w:val="both"/>
              <w:rPr>
                <w:sz w:val="22"/>
                <w:szCs w:val="22"/>
              </w:rPr>
            </w:pPr>
            <w:r w:rsidRPr="00997D17">
              <w:rPr>
                <w:sz w:val="22"/>
                <w:szCs w:val="22"/>
              </w:rPr>
              <w:t>Weka muda wa ziada wa safari.</w:t>
            </w:r>
          </w:p>
          <w:p w14:paraId="008803AA" w14:textId="7A276B8D" w:rsidR="00D3308D" w:rsidRPr="00997D17" w:rsidRDefault="00D3308D">
            <w:pPr>
              <w:pStyle w:val="ListParagraph"/>
              <w:numPr>
                <w:ilvl w:val="0"/>
                <w:numId w:val="25"/>
              </w:numPr>
              <w:jc w:val="both"/>
              <w:rPr>
                <w:sz w:val="22"/>
                <w:szCs w:val="22"/>
              </w:rPr>
            </w:pPr>
          </w:p>
        </w:tc>
      </w:tr>
      <w:tr w:rsidR="00D3308D" w:rsidRPr="00997D17" w14:paraId="1FE0A90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167E4C" w14:textId="5555F197" w:rsidR="00D3308D" w:rsidRPr="00997D17" w:rsidRDefault="00D958B4">
            <w:pPr>
              <w:pStyle w:val="ListParagraph"/>
              <w:numPr>
                <w:ilvl w:val="0"/>
                <w:numId w:val="25"/>
              </w:numPr>
              <w:jc w:val="both"/>
              <w:rPr>
                <w:sz w:val="22"/>
                <w:szCs w:val="22"/>
              </w:rPr>
            </w:pPr>
            <w:r w:rsidRPr="00997D17">
              <w:rPr>
                <w:sz w:val="22"/>
                <w:szCs w:val="22"/>
              </w:rPr>
              <w:t>Risk of boats capsizing, especially when overloaded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F80326" w14:textId="5D2200F3" w:rsidR="00D3308D" w:rsidRPr="00997D17" w:rsidRDefault="00D958B4">
            <w:pPr>
              <w:pStyle w:val="ListParagraph"/>
              <w:numPr>
                <w:ilvl w:val="0"/>
                <w:numId w:val="25"/>
              </w:numPr>
              <w:jc w:val="both"/>
              <w:rPr>
                <w:sz w:val="22"/>
                <w:szCs w:val="22"/>
              </w:rPr>
            </w:pPr>
            <w:r w:rsidRPr="00997D17">
              <w:rPr>
                <w:sz w:val="22"/>
                <w:szCs w:val="22"/>
              </w:rPr>
              <w:t>Hatari ya vyombo kupinduka, hasa vikiwa vimezidishiwa mzigo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79DA4F7" w14:textId="7C8B54F9" w:rsidR="00D3308D" w:rsidRPr="00997D17" w:rsidRDefault="00D958B4">
            <w:pPr>
              <w:pStyle w:val="ListParagraph"/>
              <w:numPr>
                <w:ilvl w:val="0"/>
                <w:numId w:val="25"/>
              </w:numPr>
              <w:jc w:val="both"/>
              <w:rPr>
                <w:sz w:val="22"/>
                <w:szCs w:val="22"/>
              </w:rPr>
            </w:pPr>
            <w:r w:rsidRPr="00997D17">
              <w:rPr>
                <w:sz w:val="22"/>
                <w:szCs w:val="22"/>
              </w:rPr>
              <w:t>Do not board an overloaded boat or ferry.</w:t>
            </w:r>
          </w:p>
          <w:p w14:paraId="55CE819A" w14:textId="44BC3FE7" w:rsidR="00D3308D" w:rsidRPr="00997D17" w:rsidRDefault="00D958B4">
            <w:pPr>
              <w:pStyle w:val="ListParagraph"/>
              <w:numPr>
                <w:ilvl w:val="0"/>
                <w:numId w:val="25"/>
              </w:numPr>
              <w:jc w:val="both"/>
              <w:rPr>
                <w:sz w:val="22"/>
                <w:szCs w:val="22"/>
              </w:rPr>
            </w:pPr>
            <w:r w:rsidRPr="00997D17">
              <w:rPr>
                <w:sz w:val="22"/>
                <w:szCs w:val="22"/>
              </w:rPr>
              <w:t>Make sure there is a life jacket for everyone on board.</w:t>
            </w:r>
          </w:p>
          <w:p w14:paraId="6E4EE408" w14:textId="7AD2B11A" w:rsidR="00D3308D" w:rsidRPr="00997D17" w:rsidRDefault="00D958B4">
            <w:pPr>
              <w:pStyle w:val="ListParagraph"/>
              <w:numPr>
                <w:ilvl w:val="0"/>
                <w:numId w:val="25"/>
              </w:numPr>
              <w:jc w:val="both"/>
              <w:rPr>
                <w:sz w:val="22"/>
                <w:szCs w:val="22"/>
              </w:rPr>
            </w:pPr>
            <w:r w:rsidRPr="00997D17">
              <w:rPr>
                <w:sz w:val="22"/>
                <w:szCs w:val="22"/>
              </w:rPr>
              <w:t>Boat owners: check boats and engines before departure.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38F071B" w14:textId="7FE12AED" w:rsidR="00D3308D" w:rsidRPr="00997D17" w:rsidRDefault="00D958B4">
            <w:pPr>
              <w:pStyle w:val="ListParagraph"/>
              <w:numPr>
                <w:ilvl w:val="0"/>
                <w:numId w:val="25"/>
              </w:numPr>
              <w:jc w:val="both"/>
              <w:rPr>
                <w:sz w:val="22"/>
                <w:szCs w:val="22"/>
              </w:rPr>
            </w:pPr>
            <w:r w:rsidRPr="00997D17">
              <w:rPr>
                <w:sz w:val="22"/>
                <w:szCs w:val="22"/>
              </w:rPr>
              <w:t>Usipande chombo au kivuko kilichozidishiwa abiria au mzigo.</w:t>
            </w:r>
          </w:p>
          <w:p w14:paraId="01108EEC" w14:textId="298F448C" w:rsidR="00D3308D" w:rsidRPr="00997D17" w:rsidRDefault="00D958B4">
            <w:pPr>
              <w:pStyle w:val="ListParagraph"/>
              <w:numPr>
                <w:ilvl w:val="0"/>
                <w:numId w:val="25"/>
              </w:numPr>
              <w:jc w:val="both"/>
              <w:rPr>
                <w:sz w:val="22"/>
                <w:szCs w:val="22"/>
              </w:rPr>
            </w:pPr>
            <w:r w:rsidRPr="00997D17">
              <w:rPr>
                <w:sz w:val="22"/>
                <w:szCs w:val="22"/>
              </w:rPr>
              <w:t>Hakikisha kuna jaketi ya kujiokoa kwa kila mtu chomboni.</w:t>
            </w:r>
          </w:p>
          <w:p w14:paraId="7347ADBA" w14:textId="1DE214FA" w:rsidR="00D3308D" w:rsidRPr="00997D17" w:rsidRDefault="00D958B4">
            <w:pPr>
              <w:pStyle w:val="ListParagraph"/>
              <w:numPr>
                <w:ilvl w:val="0"/>
                <w:numId w:val="25"/>
              </w:numPr>
              <w:jc w:val="both"/>
              <w:rPr>
                <w:sz w:val="22"/>
                <w:szCs w:val="22"/>
              </w:rPr>
            </w:pPr>
            <w:r w:rsidRPr="00997D17">
              <w:rPr>
                <w:sz w:val="22"/>
                <w:szCs w:val="22"/>
              </w:rPr>
              <w:t>Wamiliki wa vyombo: kagueni vyombo na injini kabla ya kuondoka.</w:t>
            </w:r>
          </w:p>
        </w:tc>
      </w:tr>
      <w:tr w:rsidR="00D3308D" w:rsidRPr="00997D17" w14:paraId="1D81842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8C1BC61" w14:textId="054B8F91" w:rsidR="00D3308D" w:rsidRPr="00997D17" w:rsidRDefault="00D958B4">
            <w:pPr>
              <w:pStyle w:val="ListParagraph"/>
              <w:numPr>
                <w:ilvl w:val="0"/>
                <w:numId w:val="25"/>
              </w:numPr>
              <w:jc w:val="both"/>
              <w:rPr>
                <w:sz w:val="22"/>
                <w:szCs w:val="22"/>
              </w:rPr>
            </w:pPr>
            <w:r w:rsidRPr="00997D17">
              <w:rPr>
                <w:sz w:val="22"/>
                <w:szCs w:val="22"/>
              </w:rPr>
              <w:t>Waves reaching low-lying beaches and shore paths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B647D41" w14:textId="3ECF71DC" w:rsidR="00D3308D" w:rsidRPr="00997D17" w:rsidRDefault="00D958B4">
            <w:pPr>
              <w:pStyle w:val="ListParagraph"/>
              <w:numPr>
                <w:ilvl w:val="0"/>
                <w:numId w:val="25"/>
              </w:numPr>
              <w:jc w:val="both"/>
              <w:rPr>
                <w:sz w:val="22"/>
                <w:szCs w:val="22"/>
              </w:rPr>
            </w:pPr>
            <w:r w:rsidRPr="00997D17">
              <w:rPr>
                <w:sz w:val="22"/>
                <w:szCs w:val="22"/>
              </w:rPr>
              <w:t>Mawimbi kufika kwenye fukwe za chini na njia za ufukweni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25D9F1" w14:textId="374FEA00" w:rsidR="00D3308D" w:rsidRPr="00997D17" w:rsidRDefault="00D958B4">
            <w:pPr>
              <w:pStyle w:val="ListParagraph"/>
              <w:numPr>
                <w:ilvl w:val="0"/>
                <w:numId w:val="25"/>
              </w:numPr>
              <w:jc w:val="both"/>
              <w:rPr>
                <w:sz w:val="22"/>
                <w:szCs w:val="22"/>
              </w:rPr>
            </w:pPr>
            <w:r w:rsidRPr="00997D17">
              <w:rPr>
                <w:sz w:val="22"/>
                <w:szCs w:val="22"/>
              </w:rPr>
              <w:t>Keep off rocks, piers and seawalls during high waves.</w:t>
            </w:r>
          </w:p>
          <w:p w14:paraId="2C26B64A" w14:textId="5ABF7694" w:rsidR="00D3308D" w:rsidRPr="00997D17" w:rsidRDefault="00D958B4">
            <w:pPr>
              <w:pStyle w:val="ListParagraph"/>
              <w:numPr>
                <w:ilvl w:val="0"/>
                <w:numId w:val="25"/>
              </w:numPr>
              <w:jc w:val="both"/>
              <w:rPr>
                <w:sz w:val="22"/>
                <w:szCs w:val="22"/>
              </w:rPr>
            </w:pPr>
            <w:r w:rsidRPr="00997D17">
              <w:rPr>
                <w:sz w:val="22"/>
                <w:szCs w:val="22"/>
              </w:rPr>
              <w:t>Keep away from the water's edge at high tide.</w:t>
            </w:r>
          </w:p>
          <w:p w14:paraId="642BF026" w14:textId="4F47D23F" w:rsidR="00D3308D" w:rsidRPr="00997D17" w:rsidRDefault="00D3308D">
            <w:pPr>
              <w:pStyle w:val="ListParagraph"/>
              <w:numPr>
                <w:ilvl w:val="0"/>
                <w:numId w:val="25"/>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A8D5A6" w14:textId="11599794" w:rsidR="00D3308D" w:rsidRPr="00997D17" w:rsidRDefault="00D958B4">
            <w:pPr>
              <w:pStyle w:val="ListParagraph"/>
              <w:numPr>
                <w:ilvl w:val="0"/>
                <w:numId w:val="25"/>
              </w:numPr>
              <w:jc w:val="both"/>
              <w:rPr>
                <w:sz w:val="22"/>
                <w:szCs w:val="22"/>
              </w:rPr>
            </w:pPr>
            <w:r w:rsidRPr="00997D17">
              <w:rPr>
                <w:sz w:val="22"/>
                <w:szCs w:val="22"/>
              </w:rPr>
              <w:t>Usikae juu ya miamba, gati wala kuta za bahari wakati wa mawimbi makubwa.</w:t>
            </w:r>
          </w:p>
          <w:p w14:paraId="5C18EDBC" w14:textId="0F315CC3" w:rsidR="00D3308D" w:rsidRPr="00997D17" w:rsidRDefault="00D958B4">
            <w:pPr>
              <w:pStyle w:val="ListParagraph"/>
              <w:numPr>
                <w:ilvl w:val="0"/>
                <w:numId w:val="25"/>
              </w:numPr>
              <w:jc w:val="both"/>
              <w:rPr>
                <w:sz w:val="22"/>
                <w:szCs w:val="22"/>
              </w:rPr>
            </w:pPr>
            <w:r w:rsidRPr="00997D17">
              <w:rPr>
                <w:sz w:val="22"/>
                <w:szCs w:val="22"/>
              </w:rPr>
              <w:t>Kaa mbali na ukingo wa maji wakati wa maji kujaa.</w:t>
            </w:r>
          </w:p>
          <w:p w14:paraId="43653A7C" w14:textId="356D8892" w:rsidR="00D3308D" w:rsidRPr="00997D17" w:rsidRDefault="00D3308D">
            <w:pPr>
              <w:pStyle w:val="ListParagraph"/>
              <w:numPr>
                <w:ilvl w:val="0"/>
                <w:numId w:val="25"/>
              </w:numPr>
              <w:jc w:val="both"/>
              <w:rPr>
                <w:sz w:val="22"/>
                <w:szCs w:val="22"/>
              </w:rPr>
            </w:pPr>
          </w:p>
        </w:tc>
      </w:tr>
      <w:tr w:rsidR="00D3308D" w:rsidRPr="000343A2" w14:paraId="51EF9A5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CB8D073" w14:textId="56B52471" w:rsidR="00D3308D" w:rsidRPr="00997D17" w:rsidRDefault="00D3308D">
            <w:pPr>
              <w:pStyle w:val="ListParagraph"/>
              <w:numPr>
                <w:ilvl w:val="0"/>
                <w:numId w:val="25"/>
              </w:numPr>
              <w:jc w:val="both"/>
              <w:rPr>
                <w:sz w:val="22"/>
                <w:szCs w:val="22"/>
              </w:rPr>
            </w:pPr>
            <w:r w:rsidRPr="00997D17">
              <w:rPr>
                <w:sz w:val="22"/>
                <w:szCs w:val="22"/>
              </w:rPr>
              <w:lastRenderedPageBreak/>
              <w:t>Some erosion of beaches and shoreline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21894C" w14:textId="461D2BB8" w:rsidR="00D3308D" w:rsidRPr="00997D17" w:rsidRDefault="00D958B4">
            <w:pPr>
              <w:pStyle w:val="ListParagraph"/>
              <w:numPr>
                <w:ilvl w:val="0"/>
                <w:numId w:val="25"/>
              </w:numPr>
              <w:jc w:val="both"/>
              <w:rPr>
                <w:sz w:val="22"/>
                <w:szCs w:val="22"/>
              </w:rPr>
            </w:pPr>
            <w:r w:rsidRPr="00997D17">
              <w:rPr>
                <w:sz w:val="22"/>
                <w:szCs w:val="22"/>
              </w:rPr>
              <w:t>Mmomonyoko wa baadhi ya fukwe na kingo za maji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69CE0F6" w14:textId="68231426" w:rsidR="00D3308D" w:rsidRPr="00997D17" w:rsidRDefault="00D958B4">
            <w:pPr>
              <w:pStyle w:val="ListParagraph"/>
              <w:numPr>
                <w:ilvl w:val="0"/>
                <w:numId w:val="25"/>
              </w:numPr>
              <w:jc w:val="both"/>
              <w:rPr>
                <w:sz w:val="22"/>
                <w:szCs w:val="22"/>
              </w:rPr>
            </w:pPr>
            <w:r w:rsidRPr="00997D17">
              <w:rPr>
                <w:sz w:val="22"/>
                <w:szCs w:val="22"/>
              </w:rPr>
              <w:t>Do not cut mangroves or remove beach vegetation.</w:t>
            </w:r>
          </w:p>
          <w:p w14:paraId="4B6EE142" w14:textId="489EA9EC" w:rsidR="00D3308D" w:rsidRPr="00997D17" w:rsidRDefault="00D958B4">
            <w:pPr>
              <w:pStyle w:val="ListParagraph"/>
              <w:numPr>
                <w:ilvl w:val="0"/>
                <w:numId w:val="25"/>
              </w:numPr>
              <w:jc w:val="both"/>
              <w:rPr>
                <w:sz w:val="22"/>
                <w:szCs w:val="22"/>
              </w:rPr>
            </w:pPr>
            <w:r w:rsidRPr="00997D17">
              <w:rPr>
                <w:sz w:val="22"/>
                <w:szCs w:val="22"/>
              </w:rPr>
              <w:t>Do not dig sand from beaches.</w:t>
            </w:r>
          </w:p>
          <w:p w14:paraId="77C47B0A" w14:textId="61035244" w:rsidR="00D3308D" w:rsidRPr="00997D17" w:rsidRDefault="00D958B4">
            <w:pPr>
              <w:pStyle w:val="ListParagraph"/>
              <w:numPr>
                <w:ilvl w:val="0"/>
                <w:numId w:val="25"/>
              </w:numPr>
              <w:jc w:val="both"/>
              <w:rPr>
                <w:sz w:val="22"/>
                <w:szCs w:val="22"/>
              </w:rPr>
            </w:pPr>
            <w:r w:rsidRPr="00997D17">
              <w:rPr>
                <w:sz w:val="22"/>
                <w:szCs w:val="22"/>
              </w:rPr>
              <w:t>Report erosion to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7B11536" w14:textId="5777D271" w:rsidR="00D3308D" w:rsidRPr="00997D17" w:rsidRDefault="00D958B4">
            <w:pPr>
              <w:pStyle w:val="ListParagraph"/>
              <w:numPr>
                <w:ilvl w:val="0"/>
                <w:numId w:val="25"/>
              </w:numPr>
              <w:jc w:val="both"/>
              <w:rPr>
                <w:sz w:val="22"/>
                <w:szCs w:val="22"/>
              </w:rPr>
            </w:pPr>
            <w:r w:rsidRPr="00997D17">
              <w:rPr>
                <w:sz w:val="22"/>
                <w:szCs w:val="22"/>
              </w:rPr>
              <w:t>Usikate mikoko wala kuondoa uoto wa fukweni.</w:t>
            </w:r>
          </w:p>
          <w:p w14:paraId="6F8785B7" w14:textId="35D67813" w:rsidR="00D3308D" w:rsidRPr="00997D17" w:rsidRDefault="00D958B4">
            <w:pPr>
              <w:pStyle w:val="ListParagraph"/>
              <w:numPr>
                <w:ilvl w:val="0"/>
                <w:numId w:val="25"/>
              </w:numPr>
              <w:jc w:val="both"/>
              <w:rPr>
                <w:sz w:val="22"/>
                <w:szCs w:val="22"/>
                <w:lang w:val="sv-SE"/>
              </w:rPr>
            </w:pPr>
            <w:r w:rsidRPr="00997D17">
              <w:rPr>
                <w:sz w:val="22"/>
                <w:szCs w:val="22"/>
                <w:lang w:val="sv-SE"/>
              </w:rPr>
              <w:t>Usichimbe mchanga fukweni.</w:t>
            </w:r>
          </w:p>
          <w:p w14:paraId="3D21BA29" w14:textId="64F532D8" w:rsidR="00D3308D" w:rsidRPr="00997D17" w:rsidRDefault="00D958B4">
            <w:pPr>
              <w:pStyle w:val="ListParagraph"/>
              <w:numPr>
                <w:ilvl w:val="0"/>
                <w:numId w:val="25"/>
              </w:numPr>
              <w:jc w:val="both"/>
              <w:rPr>
                <w:sz w:val="22"/>
                <w:szCs w:val="22"/>
                <w:lang w:val="sv-SE"/>
              </w:rPr>
            </w:pPr>
            <w:r w:rsidRPr="00997D17">
              <w:rPr>
                <w:sz w:val="22"/>
                <w:szCs w:val="22"/>
                <w:lang w:val="sv-SE"/>
              </w:rPr>
              <w:t>Toa taarifa ya mmomonyoko kwa viongozi wa Kijiji/Mtaa.</w:t>
            </w:r>
          </w:p>
        </w:tc>
      </w:tr>
      <w:tr w:rsidR="00D3308D" w:rsidRPr="00997D17" w14:paraId="78169D7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0003D6A" w14:textId="6330C90C" w:rsidR="00D3308D" w:rsidRPr="00997D17" w:rsidRDefault="00D3308D">
            <w:pPr>
              <w:pStyle w:val="ListParagraph"/>
              <w:numPr>
                <w:ilvl w:val="0"/>
                <w:numId w:val="40"/>
              </w:numPr>
              <w:jc w:val="both"/>
              <w:rPr>
                <w:sz w:val="22"/>
                <w:szCs w:val="22"/>
              </w:rPr>
            </w:pPr>
            <w:r w:rsidRPr="00997D17">
              <w:rPr>
                <w:sz w:val="22"/>
                <w:szCs w:val="22"/>
              </w:rPr>
              <w:t>Reduced visibility on the water from spray and swell</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440EE7D" w14:textId="2DAC7C62" w:rsidR="00D3308D" w:rsidRPr="00997D17" w:rsidRDefault="00D958B4">
            <w:pPr>
              <w:pStyle w:val="ListParagraph"/>
              <w:numPr>
                <w:ilvl w:val="0"/>
                <w:numId w:val="40"/>
              </w:numPr>
              <w:jc w:val="both"/>
              <w:rPr>
                <w:sz w:val="22"/>
                <w:szCs w:val="22"/>
              </w:rPr>
            </w:pPr>
            <w:r w:rsidRPr="00997D17">
              <w:rPr>
                <w:sz w:val="22"/>
                <w:szCs w:val="22"/>
              </w:rPr>
              <w:t>Kupungua kwa uwezo wa kuona majini kutokana na manyunyu na mawimbi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A0A094D" w14:textId="4D2C955D" w:rsidR="00D3308D" w:rsidRPr="00997D17" w:rsidRDefault="00D958B4">
            <w:pPr>
              <w:pStyle w:val="ListParagraph"/>
              <w:numPr>
                <w:ilvl w:val="0"/>
                <w:numId w:val="40"/>
              </w:numPr>
              <w:jc w:val="both"/>
              <w:rPr>
                <w:sz w:val="22"/>
                <w:szCs w:val="22"/>
              </w:rPr>
            </w:pPr>
            <w:r w:rsidRPr="00997D17">
              <w:rPr>
                <w:sz w:val="22"/>
                <w:szCs w:val="22"/>
              </w:rPr>
              <w:t>Reduce speed.</w:t>
            </w:r>
          </w:p>
          <w:p w14:paraId="4E13AB49" w14:textId="21A31E9B" w:rsidR="00D3308D" w:rsidRPr="00997D17" w:rsidRDefault="00D958B4">
            <w:pPr>
              <w:pStyle w:val="ListParagraph"/>
              <w:numPr>
                <w:ilvl w:val="0"/>
                <w:numId w:val="40"/>
              </w:numPr>
              <w:jc w:val="both"/>
              <w:rPr>
                <w:sz w:val="22"/>
                <w:szCs w:val="22"/>
              </w:rPr>
            </w:pPr>
            <w:r w:rsidRPr="00997D17">
              <w:rPr>
                <w:sz w:val="22"/>
                <w:szCs w:val="22"/>
              </w:rPr>
              <w:t>Use lights at night.</w:t>
            </w:r>
          </w:p>
          <w:p w14:paraId="639EE0F7" w14:textId="08C907B7" w:rsidR="00D3308D" w:rsidRPr="00997D17" w:rsidRDefault="00D958B4">
            <w:pPr>
              <w:pStyle w:val="ListParagraph"/>
              <w:numPr>
                <w:ilvl w:val="0"/>
                <w:numId w:val="40"/>
              </w:numPr>
              <w:jc w:val="both"/>
              <w:rPr>
                <w:sz w:val="22"/>
                <w:szCs w:val="22"/>
              </w:rPr>
            </w:pPr>
            <w:r w:rsidRPr="00997D17">
              <w:rPr>
                <w:sz w:val="22"/>
                <w:szCs w:val="22"/>
              </w:rPr>
              <w:t>Travel together with other boats.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1294E94" w14:textId="2339B021" w:rsidR="00D3308D" w:rsidRPr="00997D17" w:rsidRDefault="00D958B4">
            <w:pPr>
              <w:pStyle w:val="ListParagraph"/>
              <w:numPr>
                <w:ilvl w:val="0"/>
                <w:numId w:val="25"/>
              </w:numPr>
              <w:jc w:val="both"/>
              <w:rPr>
                <w:sz w:val="22"/>
                <w:szCs w:val="22"/>
              </w:rPr>
            </w:pPr>
            <w:r w:rsidRPr="00997D17">
              <w:rPr>
                <w:sz w:val="22"/>
                <w:szCs w:val="22"/>
              </w:rPr>
              <w:t>Punguza mwendo.</w:t>
            </w:r>
          </w:p>
          <w:p w14:paraId="08B85E5C" w14:textId="201832B2" w:rsidR="00D3308D" w:rsidRPr="00997D17" w:rsidRDefault="00D958B4">
            <w:pPr>
              <w:pStyle w:val="ListParagraph"/>
              <w:numPr>
                <w:ilvl w:val="0"/>
                <w:numId w:val="25"/>
              </w:numPr>
              <w:jc w:val="both"/>
              <w:rPr>
                <w:sz w:val="22"/>
                <w:szCs w:val="22"/>
              </w:rPr>
            </w:pPr>
            <w:r w:rsidRPr="00997D17">
              <w:rPr>
                <w:sz w:val="22"/>
                <w:szCs w:val="22"/>
              </w:rPr>
              <w:t>Tumia taa usiku.</w:t>
            </w:r>
          </w:p>
          <w:p w14:paraId="240893B0" w14:textId="30B13FEC" w:rsidR="00D3308D" w:rsidRPr="00997D17" w:rsidRDefault="00D958B4">
            <w:pPr>
              <w:pStyle w:val="ListParagraph"/>
              <w:numPr>
                <w:ilvl w:val="0"/>
                <w:numId w:val="25"/>
              </w:numPr>
              <w:jc w:val="both"/>
              <w:rPr>
                <w:sz w:val="22"/>
                <w:szCs w:val="22"/>
              </w:rPr>
            </w:pPr>
            <w:r w:rsidRPr="00997D17">
              <w:rPr>
                <w:sz w:val="22"/>
                <w:szCs w:val="22"/>
              </w:rPr>
              <w:t>Safiri pamoja na vyombo vingine.</w:t>
            </w:r>
          </w:p>
        </w:tc>
      </w:tr>
      <w:tr w:rsidR="00D3308D" w:rsidRPr="00997D17" w14:paraId="0BA811C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6A449A8" w14:textId="1AEE0226" w:rsidR="00D3308D" w:rsidRPr="00997D17" w:rsidRDefault="00D958B4">
            <w:pPr>
              <w:pStyle w:val="ListParagraph"/>
              <w:numPr>
                <w:ilvl w:val="0"/>
                <w:numId w:val="25"/>
              </w:numPr>
              <w:jc w:val="both"/>
              <w:rPr>
                <w:sz w:val="22"/>
                <w:szCs w:val="22"/>
              </w:rPr>
            </w:pPr>
            <w:r w:rsidRPr="00997D17">
              <w:rPr>
                <w:sz w:val="22"/>
                <w:szCs w:val="22"/>
              </w:rPr>
              <w:t>Higher risk for fishers, boat passengers and people with special needs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7AA8115" w14:textId="37D5353C" w:rsidR="00D3308D" w:rsidRPr="00997D17" w:rsidRDefault="00D958B4">
            <w:pPr>
              <w:pStyle w:val="ListParagraph"/>
              <w:numPr>
                <w:ilvl w:val="0"/>
                <w:numId w:val="25"/>
              </w:numPr>
              <w:jc w:val="both"/>
              <w:rPr>
                <w:sz w:val="22"/>
                <w:szCs w:val="22"/>
              </w:rPr>
            </w:pPr>
            <w:r w:rsidRPr="00997D17">
              <w:rPr>
                <w:sz w:val="22"/>
                <w:szCs w:val="22"/>
              </w:rPr>
              <w:t>Hatari kubwa zaidi kwa wavuvi, abiria wa vyombo vya majini na watu wenye mahitaji maalum</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CFAF447" w14:textId="096818F0" w:rsidR="00D958B4" w:rsidRPr="00997D17" w:rsidRDefault="00D958B4">
            <w:pPr>
              <w:pStyle w:val="ListParagraph"/>
              <w:numPr>
                <w:ilvl w:val="0"/>
                <w:numId w:val="25"/>
              </w:numPr>
              <w:jc w:val="both"/>
              <w:rPr>
                <w:sz w:val="22"/>
                <w:szCs w:val="22"/>
              </w:rPr>
            </w:pPr>
            <w:r w:rsidRPr="00997D17">
              <w:rPr>
                <w:sz w:val="22"/>
                <w:szCs w:val="22"/>
              </w:rPr>
              <w:t>Village/Mtaa and Ward Disaster Management Committees and Beach Management Units: review contingency plans, update the lists of boats and fishers and check rescue equipment.</w:t>
            </w:r>
          </w:p>
          <w:p w14:paraId="2326CE4F" w14:textId="727A2886" w:rsidR="00D3308D" w:rsidRPr="00997D17" w:rsidRDefault="00D958B4">
            <w:pPr>
              <w:pStyle w:val="ListParagraph"/>
              <w:numPr>
                <w:ilvl w:val="0"/>
                <w:numId w:val="25"/>
              </w:numPr>
              <w:jc w:val="both"/>
              <w:rPr>
                <w:sz w:val="22"/>
                <w:szCs w:val="22"/>
              </w:rPr>
            </w:pPr>
            <w:r w:rsidRPr="00997D17">
              <w:rPr>
                <w:sz w:val="22"/>
                <w:szCs w:val="22"/>
              </w:rPr>
              <w:t>Share this advisory with fishers, boat operators and coastal and lakeshore households.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3211FF" w14:textId="7991765E" w:rsidR="00D958B4" w:rsidRPr="00997D17" w:rsidRDefault="00D958B4">
            <w:pPr>
              <w:pStyle w:val="ListParagraph"/>
              <w:numPr>
                <w:ilvl w:val="0"/>
                <w:numId w:val="25"/>
              </w:numPr>
              <w:jc w:val="both"/>
              <w:rPr>
                <w:sz w:val="22"/>
                <w:szCs w:val="22"/>
              </w:rPr>
            </w:pPr>
            <w:r w:rsidRPr="00997D17">
              <w:rPr>
                <w:sz w:val="22"/>
                <w:szCs w:val="22"/>
              </w:rPr>
              <w:t>Kamati za Usimamizi wa Maafa za Vijiji/Mitaa na Kata na Vikundi vya Usimamizi wa Mialo (BMU): pitieni mipango ya dharura, boresheni orodha za vyombo na wavuvi na kagueni vifaa vya uokoaji.</w:t>
            </w:r>
          </w:p>
          <w:p w14:paraId="22C571B6" w14:textId="15E94306" w:rsidR="00D3308D" w:rsidRPr="00997D17" w:rsidRDefault="00D958B4">
            <w:pPr>
              <w:pStyle w:val="ListParagraph"/>
              <w:numPr>
                <w:ilvl w:val="0"/>
                <w:numId w:val="25"/>
              </w:numPr>
              <w:jc w:val="both"/>
              <w:rPr>
                <w:sz w:val="22"/>
                <w:szCs w:val="22"/>
              </w:rPr>
            </w:pPr>
            <w:r w:rsidRPr="00997D17">
              <w:rPr>
                <w:sz w:val="22"/>
                <w:szCs w:val="22"/>
              </w:rPr>
              <w:t>Wapatie taarifa hii wavuvi, waendesha vyombo na kaya za pwani na kando ya maziwa.</w:t>
            </w:r>
          </w:p>
        </w:tc>
      </w:tr>
      <w:tr w:rsidR="00D3308D" w:rsidRPr="000343A2" w14:paraId="17D6200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BE139F" w14:textId="5C76E36A" w:rsidR="00D3308D" w:rsidRPr="00997D17" w:rsidRDefault="00D958B4">
            <w:pPr>
              <w:pStyle w:val="ListParagraph"/>
              <w:numPr>
                <w:ilvl w:val="0"/>
                <w:numId w:val="25"/>
              </w:numPr>
              <w:jc w:val="both"/>
              <w:rPr>
                <w:sz w:val="22"/>
                <w:szCs w:val="22"/>
              </w:rPr>
            </w:pPr>
            <w:r w:rsidRPr="00997D17">
              <w:rPr>
                <w:sz w:val="22"/>
                <w:szCs w:val="22"/>
              </w:rPr>
              <w:t>Possible damage to nets and fishing gear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C0393EE" w14:textId="57FF4FAB" w:rsidR="00D3308D" w:rsidRPr="00997D17" w:rsidRDefault="00D958B4">
            <w:pPr>
              <w:pStyle w:val="ListParagraph"/>
              <w:numPr>
                <w:ilvl w:val="0"/>
                <w:numId w:val="25"/>
              </w:numPr>
              <w:jc w:val="both"/>
              <w:rPr>
                <w:sz w:val="22"/>
                <w:szCs w:val="22"/>
              </w:rPr>
            </w:pPr>
            <w:r w:rsidRPr="00997D17">
              <w:rPr>
                <w:sz w:val="22"/>
                <w:szCs w:val="22"/>
              </w:rPr>
              <w:t>Uwezekano wa uharibifu wa nyavu na zana za uvuvi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4ECAC8" w14:textId="78A03E1E" w:rsidR="00D3308D" w:rsidRPr="00997D17" w:rsidRDefault="00D958B4">
            <w:pPr>
              <w:pStyle w:val="ListParagraph"/>
              <w:numPr>
                <w:ilvl w:val="0"/>
                <w:numId w:val="25"/>
              </w:numPr>
              <w:jc w:val="both"/>
              <w:rPr>
                <w:sz w:val="22"/>
                <w:szCs w:val="22"/>
              </w:rPr>
            </w:pPr>
            <w:r w:rsidRPr="00997D17">
              <w:rPr>
                <w:sz w:val="22"/>
                <w:szCs w:val="22"/>
              </w:rPr>
              <w:t>Move nets and gear above the high-water mark.</w:t>
            </w:r>
          </w:p>
          <w:p w14:paraId="79C632C5" w14:textId="4B50310F" w:rsidR="00D3308D" w:rsidRPr="00997D17" w:rsidRDefault="00D958B4">
            <w:pPr>
              <w:pStyle w:val="ListParagraph"/>
              <w:numPr>
                <w:ilvl w:val="0"/>
                <w:numId w:val="25"/>
              </w:numPr>
              <w:jc w:val="both"/>
              <w:rPr>
                <w:sz w:val="22"/>
                <w:szCs w:val="22"/>
              </w:rPr>
            </w:pPr>
            <w:r w:rsidRPr="00997D17">
              <w:rPr>
                <w:sz w:val="22"/>
                <w:szCs w:val="22"/>
              </w:rPr>
              <w:t>Secure boats at their moorings.</w:t>
            </w:r>
          </w:p>
          <w:p w14:paraId="4396A0C8" w14:textId="13170EED" w:rsidR="00D3308D" w:rsidRPr="00997D17" w:rsidRDefault="00D3308D">
            <w:pPr>
              <w:pStyle w:val="ListParagraph"/>
              <w:numPr>
                <w:ilvl w:val="0"/>
                <w:numId w:val="25"/>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A3042F" w14:textId="1BFE0703" w:rsidR="00D3308D" w:rsidRPr="00997D17" w:rsidRDefault="00D958B4">
            <w:pPr>
              <w:pStyle w:val="ListParagraph"/>
              <w:numPr>
                <w:ilvl w:val="0"/>
                <w:numId w:val="25"/>
              </w:numPr>
              <w:jc w:val="both"/>
              <w:rPr>
                <w:sz w:val="22"/>
                <w:szCs w:val="22"/>
              </w:rPr>
            </w:pPr>
            <w:r w:rsidRPr="00997D17">
              <w:rPr>
                <w:sz w:val="22"/>
                <w:szCs w:val="22"/>
              </w:rPr>
              <w:t>Hamisha nyavu na zana juu ya usawa wa maji kujaa.</w:t>
            </w:r>
          </w:p>
          <w:p w14:paraId="7CE42549" w14:textId="226DCADE" w:rsidR="00D3308D" w:rsidRPr="00997D17" w:rsidRDefault="00D958B4">
            <w:pPr>
              <w:pStyle w:val="ListParagraph"/>
              <w:numPr>
                <w:ilvl w:val="0"/>
                <w:numId w:val="25"/>
              </w:numPr>
              <w:jc w:val="both"/>
              <w:rPr>
                <w:sz w:val="22"/>
                <w:szCs w:val="22"/>
                <w:lang w:val="sv-SE"/>
              </w:rPr>
            </w:pPr>
            <w:r w:rsidRPr="00997D17">
              <w:rPr>
                <w:sz w:val="22"/>
                <w:szCs w:val="22"/>
                <w:lang w:val="sv-SE"/>
              </w:rPr>
              <w:t>Funga vizuri vyombo mahali pa kuegesha.</w:t>
            </w:r>
          </w:p>
          <w:p w14:paraId="577753C9" w14:textId="19B0D1E3" w:rsidR="00D3308D" w:rsidRPr="00997D17" w:rsidRDefault="00D3308D">
            <w:pPr>
              <w:pStyle w:val="ListParagraph"/>
              <w:numPr>
                <w:ilvl w:val="0"/>
                <w:numId w:val="25"/>
              </w:numPr>
              <w:jc w:val="both"/>
              <w:rPr>
                <w:sz w:val="22"/>
                <w:szCs w:val="22"/>
                <w:lang w:val="sv-SE"/>
              </w:rPr>
            </w:pPr>
          </w:p>
        </w:tc>
      </w:tr>
      <w:tr w:rsidR="00513C7E" w:rsidRPr="00997D17" w14:paraId="50B6D0F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55C91B3" w14:textId="107C7745" w:rsidR="00513C7E" w:rsidRPr="00997D17" w:rsidRDefault="00513C7E">
            <w:pPr>
              <w:pStyle w:val="ListParagraph"/>
              <w:numPr>
                <w:ilvl w:val="0"/>
                <w:numId w:val="25"/>
              </w:numPr>
              <w:jc w:val="both"/>
              <w:rPr>
                <w:sz w:val="22"/>
                <w:szCs w:val="22"/>
              </w:rPr>
            </w:pPr>
            <w:r w:rsidRPr="00997D17">
              <w:rPr>
                <w:sz w:val="22"/>
                <w:szCs w:val="22"/>
              </w:rPr>
              <w:lastRenderedPageBreak/>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4E84CC" w14:textId="11F84120" w:rsidR="00513C7E" w:rsidRPr="00997D17" w:rsidRDefault="00513C7E">
            <w:pPr>
              <w:pStyle w:val="ListParagraph"/>
              <w:numPr>
                <w:ilvl w:val="0"/>
                <w:numId w:val="25"/>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7D41F3A" w14:textId="77777777" w:rsidR="00513C7E" w:rsidRPr="00997D17" w:rsidRDefault="00513C7E">
            <w:pPr>
              <w:pStyle w:val="ListParagraph"/>
              <w:numPr>
                <w:ilvl w:val="0"/>
                <w:numId w:val="25"/>
              </w:numPr>
              <w:jc w:val="both"/>
              <w:rPr>
                <w:sz w:val="22"/>
                <w:szCs w:val="22"/>
              </w:rPr>
            </w:pPr>
            <w:r w:rsidRPr="00997D17">
              <w:rPr>
                <w:sz w:val="22"/>
                <w:szCs w:val="22"/>
              </w:rPr>
              <w:t>Please continue to follow updates from TMA, Disaster Management Committees and local leaders.</w:t>
            </w:r>
          </w:p>
          <w:p w14:paraId="0E498138" w14:textId="0FBEB2DD" w:rsidR="00513C7E" w:rsidRPr="00997D17" w:rsidRDefault="00513C7E">
            <w:pPr>
              <w:pStyle w:val="ListParagraph"/>
              <w:numPr>
                <w:ilvl w:val="0"/>
                <w:numId w:val="25"/>
              </w:numPr>
              <w:jc w:val="both"/>
              <w:rPr>
                <w:sz w:val="22"/>
                <w:szCs w:val="22"/>
              </w:rPr>
            </w:pPr>
            <w:r w:rsidRPr="00997D17">
              <w:rPr>
                <w:sz w:val="22"/>
                <w:szCs w:val="22"/>
              </w:rPr>
              <w:t>This advisory remains in place until the authorities update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D34EB49" w14:textId="77777777" w:rsidR="00513C7E" w:rsidRPr="00997D17" w:rsidRDefault="00513C7E">
            <w:pPr>
              <w:pStyle w:val="ListParagraph"/>
              <w:numPr>
                <w:ilvl w:val="0"/>
                <w:numId w:val="25"/>
              </w:numPr>
              <w:jc w:val="both"/>
              <w:rPr>
                <w:sz w:val="22"/>
                <w:szCs w:val="22"/>
              </w:rPr>
            </w:pPr>
            <w:r w:rsidRPr="00997D17">
              <w:rPr>
                <w:sz w:val="22"/>
                <w:szCs w:val="22"/>
              </w:rPr>
              <w:t>Tafadhali endeleeni kufuatilia taarifa za TMA, Kamati za Usimamizi wa Maafa na viongozi wa eneo.</w:t>
            </w:r>
          </w:p>
          <w:p w14:paraId="34EF059B" w14:textId="32332FF4" w:rsidR="00513C7E" w:rsidRPr="00997D17" w:rsidRDefault="00513C7E">
            <w:pPr>
              <w:pStyle w:val="ListParagraph"/>
              <w:numPr>
                <w:ilvl w:val="0"/>
                <w:numId w:val="25"/>
              </w:numPr>
              <w:jc w:val="both"/>
              <w:rPr>
                <w:sz w:val="22"/>
                <w:szCs w:val="22"/>
              </w:rPr>
            </w:pPr>
            <w:r w:rsidRPr="00997D17">
              <w:rPr>
                <w:sz w:val="22"/>
                <w:szCs w:val="22"/>
              </w:rPr>
              <w:t>Tahadhari hii itaendelea hadi mamlaka zitakapoihuisha au kuiondoa rasmi.</w:t>
            </w:r>
          </w:p>
        </w:tc>
      </w:tr>
    </w:tbl>
    <w:p w14:paraId="0C96CC57" w14:textId="77777777" w:rsidR="00D3308D" w:rsidRPr="00997D17" w:rsidRDefault="00D3308D" w:rsidP="000359A0">
      <w:pPr>
        <w:jc w:val="both"/>
        <w:rPr>
          <w:sz w:val="22"/>
          <w:szCs w:val="22"/>
        </w:rPr>
      </w:pPr>
    </w:p>
    <w:p w14:paraId="1029D065"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6840"/>
        <w:gridCol w:w="2280"/>
      </w:tblGrid>
      <w:tr w:rsidR="00D3308D" w:rsidRPr="00997D17" w14:paraId="4D14650A" w14:textId="77777777" w:rsidTr="002204F6">
        <w:tc>
          <w:tcPr>
            <w:tcW w:w="456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2F2C5B4E" w14:textId="77777777" w:rsidR="00D3308D" w:rsidRPr="00997D17" w:rsidRDefault="00D3308D" w:rsidP="000359A0">
            <w:pPr>
              <w:jc w:val="both"/>
              <w:rPr>
                <w:sz w:val="22"/>
                <w:szCs w:val="22"/>
              </w:rPr>
            </w:pPr>
            <w:r w:rsidRPr="00997D17">
              <w:rPr>
                <w:sz w:val="22"/>
                <w:szCs w:val="22"/>
              </w:rPr>
              <w:t>WARNING</w:t>
            </w:r>
          </w:p>
        </w:tc>
        <w:tc>
          <w:tcPr>
            <w:tcW w:w="684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53B7840B" w14:textId="77777777" w:rsidR="00D3308D" w:rsidRPr="00997D17" w:rsidRDefault="00D3308D" w:rsidP="000359A0">
            <w:pPr>
              <w:jc w:val="both"/>
              <w:rPr>
                <w:sz w:val="22"/>
                <w:szCs w:val="22"/>
              </w:rPr>
            </w:pPr>
            <w:r w:rsidRPr="00997D17">
              <w:rPr>
                <w:sz w:val="22"/>
                <w:szCs w:val="22"/>
              </w:rPr>
              <w:t>TAKE ACTION</w:t>
            </w:r>
          </w:p>
        </w:tc>
        <w:tc>
          <w:tcPr>
            <w:tcW w:w="228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4251897D" w14:textId="77777777" w:rsidR="00D3308D" w:rsidRPr="00997D17" w:rsidRDefault="00D3308D" w:rsidP="000359A0">
            <w:pPr>
              <w:jc w:val="both"/>
              <w:rPr>
                <w:sz w:val="22"/>
                <w:szCs w:val="22"/>
              </w:rPr>
            </w:pPr>
            <w:r w:rsidRPr="00997D17">
              <w:rPr>
                <w:sz w:val="22"/>
                <w:szCs w:val="22"/>
              </w:rPr>
              <w:t>LEVEL 2</w:t>
            </w:r>
          </w:p>
        </w:tc>
      </w:tr>
    </w:tbl>
    <w:p w14:paraId="2275084D" w14:textId="77777777" w:rsidR="00D3308D" w:rsidRPr="00997D17" w:rsidRDefault="00D3308D" w:rsidP="000359A0">
      <w:pPr>
        <w:jc w:val="both"/>
        <w:rPr>
          <w:sz w:val="22"/>
          <w:szCs w:val="22"/>
        </w:rPr>
      </w:pPr>
    </w:p>
    <w:p w14:paraId="5B12CE9B"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0"/>
        <w:gridCol w:w="3420"/>
        <w:gridCol w:w="3420"/>
        <w:gridCol w:w="3420"/>
      </w:tblGrid>
      <w:tr w:rsidR="00D3308D" w:rsidRPr="00997D17" w14:paraId="42827ED5"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B8D039F" w14:textId="77777777" w:rsidR="00D3308D" w:rsidRPr="00997D17" w:rsidRDefault="00D3308D"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BD0D981" w14:textId="77777777" w:rsidR="00D3308D" w:rsidRPr="00997D17" w:rsidRDefault="00D3308D"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63515AF" w14:textId="103DBA2C" w:rsidR="00D3308D" w:rsidRPr="00997D17" w:rsidRDefault="00D3308D"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D8DC319" w14:textId="69BDAA80" w:rsidR="00D3308D" w:rsidRPr="00997D17" w:rsidRDefault="00D3308D" w:rsidP="000359A0">
            <w:pPr>
              <w:jc w:val="both"/>
              <w:rPr>
                <w:sz w:val="22"/>
                <w:szCs w:val="22"/>
              </w:rPr>
            </w:pPr>
            <w:r w:rsidRPr="00997D17">
              <w:rPr>
                <w:sz w:val="22"/>
                <w:szCs w:val="22"/>
              </w:rPr>
              <w:t>HATUA (SW)</w:t>
            </w:r>
          </w:p>
        </w:tc>
      </w:tr>
      <w:tr w:rsidR="00D3308D" w:rsidRPr="00997D17" w14:paraId="76FCD91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34888D3" w14:textId="2C42D248" w:rsidR="00D3308D" w:rsidRPr="00997D17" w:rsidRDefault="00D958B4">
            <w:pPr>
              <w:pStyle w:val="ListParagraph"/>
              <w:numPr>
                <w:ilvl w:val="0"/>
                <w:numId w:val="26"/>
              </w:numPr>
              <w:jc w:val="both"/>
              <w:rPr>
                <w:sz w:val="22"/>
                <w:szCs w:val="22"/>
              </w:rPr>
            </w:pPr>
            <w:r w:rsidRPr="00997D17">
              <w:rPr>
                <w:sz w:val="22"/>
                <w:szCs w:val="22"/>
              </w:rPr>
              <w:t>Fishers and small boats at serious risk of capsizing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0B5B928" w14:textId="1A89EF92" w:rsidR="00D3308D" w:rsidRPr="00997D17" w:rsidRDefault="00D958B4">
            <w:pPr>
              <w:pStyle w:val="ListParagraph"/>
              <w:numPr>
                <w:ilvl w:val="0"/>
                <w:numId w:val="26"/>
              </w:numPr>
              <w:jc w:val="both"/>
              <w:rPr>
                <w:sz w:val="22"/>
                <w:szCs w:val="22"/>
                <w:lang w:val="sv-SE"/>
              </w:rPr>
            </w:pPr>
            <w:r w:rsidRPr="00997D17">
              <w:rPr>
                <w:sz w:val="22"/>
                <w:szCs w:val="22"/>
                <w:lang w:val="sv-SE"/>
              </w:rPr>
              <w:t>Wavuvi na vyombo vidogo katika hatari kubwa ya kupinduka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68CF757" w14:textId="38B87E98" w:rsidR="00D3308D" w:rsidRPr="00997D17" w:rsidRDefault="00D958B4">
            <w:pPr>
              <w:pStyle w:val="ListParagraph"/>
              <w:numPr>
                <w:ilvl w:val="0"/>
                <w:numId w:val="26"/>
              </w:numPr>
              <w:jc w:val="both"/>
              <w:rPr>
                <w:sz w:val="22"/>
                <w:szCs w:val="22"/>
              </w:rPr>
            </w:pPr>
            <w:r w:rsidRPr="00997D17">
              <w:rPr>
                <w:sz w:val="22"/>
                <w:szCs w:val="22"/>
              </w:rPr>
              <w:t>Stop all small-boat and night fishing.</w:t>
            </w:r>
          </w:p>
          <w:p w14:paraId="28F9AD35" w14:textId="7F3DADD6" w:rsidR="00D3308D" w:rsidRPr="00997D17" w:rsidRDefault="00D958B4">
            <w:pPr>
              <w:pStyle w:val="ListParagraph"/>
              <w:numPr>
                <w:ilvl w:val="0"/>
                <w:numId w:val="26"/>
              </w:numPr>
              <w:jc w:val="both"/>
              <w:rPr>
                <w:sz w:val="22"/>
                <w:szCs w:val="22"/>
              </w:rPr>
            </w:pPr>
            <w:r w:rsidRPr="00997D17">
              <w:rPr>
                <w:sz w:val="22"/>
                <w:szCs w:val="22"/>
              </w:rPr>
              <w:t>Beach Management Units: stop boats from leaving landing sites.</w:t>
            </w:r>
          </w:p>
          <w:p w14:paraId="0D76939D" w14:textId="2C8A0B1E" w:rsidR="00D3308D" w:rsidRPr="00997D17" w:rsidRDefault="00D958B4">
            <w:pPr>
              <w:pStyle w:val="ListParagraph"/>
              <w:numPr>
                <w:ilvl w:val="0"/>
                <w:numId w:val="26"/>
              </w:numPr>
              <w:jc w:val="both"/>
              <w:rPr>
                <w:sz w:val="22"/>
                <w:szCs w:val="22"/>
              </w:rPr>
            </w:pPr>
            <w:r w:rsidRPr="00997D17">
              <w:rPr>
                <w:sz w:val="22"/>
                <w:szCs w:val="22"/>
              </w:rPr>
              <w:t>District and Ward Disaster Management Committees: meet, activate contingency plans, prepare rescue boats and alert communities by radio, loudspeaker and door-to-door.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9099AD8" w14:textId="46D93977" w:rsidR="00D3308D" w:rsidRPr="00997D17" w:rsidRDefault="00D958B4">
            <w:pPr>
              <w:pStyle w:val="ListParagraph"/>
              <w:numPr>
                <w:ilvl w:val="0"/>
                <w:numId w:val="26"/>
              </w:numPr>
              <w:jc w:val="both"/>
              <w:rPr>
                <w:sz w:val="22"/>
                <w:szCs w:val="22"/>
              </w:rPr>
            </w:pPr>
            <w:r w:rsidRPr="00997D17">
              <w:rPr>
                <w:sz w:val="22"/>
                <w:szCs w:val="22"/>
              </w:rPr>
              <w:t>Sitisha uvuvi wote wa vyombo vidogo na wa usiku.</w:t>
            </w:r>
          </w:p>
          <w:p w14:paraId="20861BC6" w14:textId="7D50085F" w:rsidR="00D3308D" w:rsidRPr="00997D17" w:rsidRDefault="00D958B4">
            <w:pPr>
              <w:pStyle w:val="ListParagraph"/>
              <w:numPr>
                <w:ilvl w:val="0"/>
                <w:numId w:val="26"/>
              </w:numPr>
              <w:jc w:val="both"/>
              <w:rPr>
                <w:sz w:val="22"/>
                <w:szCs w:val="22"/>
              </w:rPr>
            </w:pPr>
            <w:r w:rsidRPr="00997D17">
              <w:rPr>
                <w:sz w:val="22"/>
                <w:szCs w:val="22"/>
              </w:rPr>
              <w:t>Vikundi vya Usimamizi wa Mialo (BMU): zuieni vyombo kutoka mialoni.</w:t>
            </w:r>
          </w:p>
          <w:p w14:paraId="53E44376" w14:textId="6F1564D9" w:rsidR="00D3308D" w:rsidRPr="00997D17" w:rsidRDefault="00D958B4">
            <w:pPr>
              <w:pStyle w:val="ListParagraph"/>
              <w:numPr>
                <w:ilvl w:val="0"/>
                <w:numId w:val="26"/>
              </w:numPr>
              <w:jc w:val="both"/>
              <w:rPr>
                <w:sz w:val="22"/>
                <w:szCs w:val="22"/>
              </w:rPr>
            </w:pPr>
            <w:r w:rsidRPr="00997D17">
              <w:rPr>
                <w:sz w:val="22"/>
                <w:szCs w:val="22"/>
              </w:rPr>
              <w:t>Kamati za Usimamizi wa Maafa za Wilaya na Kata: kutaneni, amilisheni mipango ya dharura, andaeni vyombo vya uokoaji na toeni tahadhari kwa jamii kupitia redio, vipaza sauti na nyumba kwa nyumba.</w:t>
            </w:r>
          </w:p>
        </w:tc>
      </w:tr>
      <w:tr w:rsidR="00D3308D" w:rsidRPr="00997D17" w14:paraId="77F0753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21FFCE" w14:textId="22CACB2D" w:rsidR="00D3308D" w:rsidRPr="00997D17" w:rsidRDefault="00D958B4">
            <w:pPr>
              <w:pStyle w:val="ListParagraph"/>
              <w:numPr>
                <w:ilvl w:val="0"/>
                <w:numId w:val="26"/>
              </w:numPr>
              <w:jc w:val="both"/>
              <w:rPr>
                <w:sz w:val="22"/>
                <w:szCs w:val="22"/>
              </w:rPr>
            </w:pPr>
            <w:r w:rsidRPr="00997D17">
              <w:rPr>
                <w:sz w:val="22"/>
                <w:szCs w:val="22"/>
              </w:rPr>
              <w:lastRenderedPageBreak/>
              <w:t>Threat to life from drowning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C5F6CC1" w14:textId="58E14EF2" w:rsidR="00D3308D" w:rsidRPr="00997D17" w:rsidRDefault="00D958B4">
            <w:pPr>
              <w:pStyle w:val="ListParagraph"/>
              <w:numPr>
                <w:ilvl w:val="0"/>
                <w:numId w:val="26"/>
              </w:numPr>
              <w:jc w:val="both"/>
              <w:rPr>
                <w:sz w:val="22"/>
                <w:szCs w:val="22"/>
                <w:lang w:val="sv-SE"/>
              </w:rPr>
            </w:pPr>
            <w:r w:rsidRPr="00997D17">
              <w:rPr>
                <w:sz w:val="22"/>
                <w:szCs w:val="22"/>
                <w:lang w:val="sv-SE"/>
              </w:rPr>
              <w:t>Hatari ya maisha kutokana na kuzama majini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3DC3008" w14:textId="25FFF88F" w:rsidR="00D3308D" w:rsidRPr="00997D17" w:rsidRDefault="00D3308D">
            <w:pPr>
              <w:pStyle w:val="ListParagraph"/>
              <w:numPr>
                <w:ilvl w:val="0"/>
                <w:numId w:val="26"/>
              </w:numPr>
              <w:jc w:val="both"/>
              <w:rPr>
                <w:sz w:val="22"/>
                <w:szCs w:val="22"/>
              </w:rPr>
            </w:pPr>
            <w:r w:rsidRPr="00997D17">
              <w:rPr>
                <w:sz w:val="22"/>
                <w:szCs w:val="22"/>
              </w:rPr>
              <w:t>Do not go out on the water.</w:t>
            </w:r>
          </w:p>
          <w:p w14:paraId="612B8FED" w14:textId="16AEF197" w:rsidR="00D3308D" w:rsidRPr="00997D17" w:rsidRDefault="00513C7E">
            <w:pPr>
              <w:pStyle w:val="ListParagraph"/>
              <w:numPr>
                <w:ilvl w:val="0"/>
                <w:numId w:val="26"/>
              </w:numPr>
              <w:jc w:val="both"/>
              <w:rPr>
                <w:sz w:val="22"/>
                <w:szCs w:val="22"/>
              </w:rPr>
            </w:pPr>
            <w:r w:rsidRPr="00997D17">
              <w:rPr>
                <w:sz w:val="22"/>
                <w:szCs w:val="22"/>
              </w:rPr>
              <w:t>Boats already out: please return to the nearest safe shore.</w:t>
            </w:r>
          </w:p>
          <w:p w14:paraId="5F3D5C06" w14:textId="7F44424B" w:rsidR="00D3308D" w:rsidRPr="00997D17" w:rsidRDefault="00D958B4">
            <w:pPr>
              <w:pStyle w:val="ListParagraph"/>
              <w:numPr>
                <w:ilvl w:val="0"/>
                <w:numId w:val="26"/>
              </w:numPr>
              <w:jc w:val="both"/>
              <w:rPr>
                <w:sz w:val="22"/>
                <w:szCs w:val="22"/>
              </w:rPr>
            </w:pPr>
            <w:r w:rsidRPr="00997D17">
              <w:rPr>
                <w:sz w:val="22"/>
                <w:szCs w:val="22"/>
              </w:rPr>
              <w:t>Report missing fishers immediately to the Police or BMU, or call 190.</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0045B8" w14:textId="1A5C29EA" w:rsidR="00D3308D" w:rsidRPr="00997D17" w:rsidRDefault="00D3308D">
            <w:pPr>
              <w:pStyle w:val="ListParagraph"/>
              <w:numPr>
                <w:ilvl w:val="0"/>
                <w:numId w:val="26"/>
              </w:numPr>
              <w:jc w:val="both"/>
              <w:rPr>
                <w:sz w:val="22"/>
                <w:szCs w:val="22"/>
              </w:rPr>
            </w:pPr>
            <w:r w:rsidRPr="00997D17">
              <w:rPr>
                <w:sz w:val="22"/>
                <w:szCs w:val="22"/>
              </w:rPr>
              <w:t>Usitoke majini.</w:t>
            </w:r>
          </w:p>
          <w:p w14:paraId="357F8121" w14:textId="19B0FAF2" w:rsidR="00D3308D" w:rsidRPr="00997D17" w:rsidRDefault="00513C7E">
            <w:pPr>
              <w:pStyle w:val="ListParagraph"/>
              <w:numPr>
                <w:ilvl w:val="0"/>
                <w:numId w:val="26"/>
              </w:numPr>
              <w:jc w:val="both"/>
              <w:rPr>
                <w:sz w:val="22"/>
                <w:szCs w:val="22"/>
              </w:rPr>
            </w:pPr>
            <w:r w:rsidRPr="00997D17">
              <w:rPr>
                <w:sz w:val="22"/>
                <w:szCs w:val="22"/>
              </w:rPr>
              <w:t>Vyombo vilivyo majini: tafadhali rudini ufukwe salama ulio karibu.</w:t>
            </w:r>
          </w:p>
          <w:p w14:paraId="7789AE4B" w14:textId="38CEF4B6" w:rsidR="00D3308D" w:rsidRPr="00997D17" w:rsidRDefault="00D958B4">
            <w:pPr>
              <w:pStyle w:val="ListParagraph"/>
              <w:numPr>
                <w:ilvl w:val="0"/>
                <w:numId w:val="26"/>
              </w:numPr>
              <w:jc w:val="both"/>
              <w:rPr>
                <w:sz w:val="22"/>
                <w:szCs w:val="22"/>
              </w:rPr>
            </w:pPr>
            <w:r w:rsidRPr="00997D17">
              <w:rPr>
                <w:sz w:val="22"/>
                <w:szCs w:val="22"/>
              </w:rPr>
              <w:t>Toa taarifa ya wavuvi waliopotea mara moja kwa Polisi au BMU, au piga 190.</w:t>
            </w:r>
          </w:p>
        </w:tc>
      </w:tr>
      <w:tr w:rsidR="00D3308D" w:rsidRPr="000343A2" w14:paraId="589223D9"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CED16B" w14:textId="768EAF0C" w:rsidR="00D3308D" w:rsidRPr="00997D17" w:rsidRDefault="00D958B4">
            <w:pPr>
              <w:pStyle w:val="ListParagraph"/>
              <w:numPr>
                <w:ilvl w:val="0"/>
                <w:numId w:val="26"/>
              </w:numPr>
              <w:jc w:val="both"/>
              <w:rPr>
                <w:sz w:val="22"/>
                <w:szCs w:val="22"/>
              </w:rPr>
            </w:pPr>
            <w:r w:rsidRPr="00997D17">
              <w:rPr>
                <w:sz w:val="22"/>
                <w:szCs w:val="22"/>
              </w:rPr>
              <w:t>Disruption to ferry and marine transport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F44E67D" w14:textId="5ADE63C2" w:rsidR="00D3308D" w:rsidRPr="00997D17" w:rsidRDefault="00D958B4">
            <w:pPr>
              <w:pStyle w:val="ListParagraph"/>
              <w:numPr>
                <w:ilvl w:val="0"/>
                <w:numId w:val="26"/>
              </w:numPr>
              <w:jc w:val="both"/>
              <w:rPr>
                <w:sz w:val="22"/>
                <w:szCs w:val="22"/>
              </w:rPr>
            </w:pPr>
            <w:r w:rsidRPr="00997D17">
              <w:rPr>
                <w:sz w:val="22"/>
                <w:szCs w:val="22"/>
              </w:rPr>
              <w:t>Usumbufu wa usafiri wa vivuko na majini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14B2379" w14:textId="20A5E1D2" w:rsidR="00D3308D" w:rsidRPr="00997D17" w:rsidRDefault="00D958B4">
            <w:pPr>
              <w:pStyle w:val="ListParagraph"/>
              <w:numPr>
                <w:ilvl w:val="0"/>
                <w:numId w:val="26"/>
              </w:numPr>
              <w:jc w:val="both"/>
              <w:rPr>
                <w:sz w:val="22"/>
                <w:szCs w:val="22"/>
              </w:rPr>
            </w:pPr>
            <w:r w:rsidRPr="00997D17">
              <w:rPr>
                <w:sz w:val="22"/>
                <w:szCs w:val="22"/>
              </w:rPr>
              <w:t>Travel by ferry only if essential.</w:t>
            </w:r>
          </w:p>
          <w:p w14:paraId="4A9CBF89" w14:textId="01D58EAA" w:rsidR="00D3308D" w:rsidRPr="00997D17" w:rsidRDefault="00D958B4">
            <w:pPr>
              <w:pStyle w:val="ListParagraph"/>
              <w:numPr>
                <w:ilvl w:val="0"/>
                <w:numId w:val="26"/>
              </w:numPr>
              <w:jc w:val="both"/>
              <w:rPr>
                <w:sz w:val="22"/>
                <w:szCs w:val="22"/>
              </w:rPr>
            </w:pPr>
            <w:r w:rsidRPr="00997D17">
              <w:rPr>
                <w:sz w:val="22"/>
                <w:szCs w:val="22"/>
              </w:rPr>
              <w:t>Follow instructions from ferry operators and TASAC.</w:t>
            </w:r>
          </w:p>
          <w:p w14:paraId="7A6CB7CB" w14:textId="53EFBFDE" w:rsidR="00D3308D" w:rsidRPr="00997D17" w:rsidRDefault="00D958B4">
            <w:pPr>
              <w:pStyle w:val="ListParagraph"/>
              <w:numPr>
                <w:ilvl w:val="0"/>
                <w:numId w:val="26"/>
              </w:numPr>
              <w:jc w:val="both"/>
              <w:rPr>
                <w:sz w:val="22"/>
                <w:szCs w:val="22"/>
              </w:rPr>
            </w:pPr>
            <w:r w:rsidRPr="00997D17">
              <w:rPr>
                <w:sz w:val="22"/>
                <w:szCs w:val="22"/>
              </w:rPr>
              <w:t>Do not board overloaded vessels.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7D3DC76" w14:textId="2FA0805D" w:rsidR="00D3308D" w:rsidRPr="00997D17" w:rsidRDefault="00D958B4">
            <w:pPr>
              <w:pStyle w:val="ListParagraph"/>
              <w:numPr>
                <w:ilvl w:val="0"/>
                <w:numId w:val="26"/>
              </w:numPr>
              <w:jc w:val="both"/>
              <w:rPr>
                <w:sz w:val="22"/>
                <w:szCs w:val="22"/>
                <w:lang w:val="sv-SE"/>
              </w:rPr>
            </w:pPr>
            <w:r w:rsidRPr="00997D17">
              <w:rPr>
                <w:sz w:val="22"/>
                <w:szCs w:val="22"/>
                <w:lang w:val="sv-SE"/>
              </w:rPr>
              <w:t>Safiri kwa kivuko ikiwa ni lazima tu.</w:t>
            </w:r>
          </w:p>
          <w:p w14:paraId="55BD5C21" w14:textId="51964CA8" w:rsidR="00D3308D" w:rsidRPr="00997D17" w:rsidRDefault="00D958B4">
            <w:pPr>
              <w:pStyle w:val="ListParagraph"/>
              <w:numPr>
                <w:ilvl w:val="0"/>
                <w:numId w:val="26"/>
              </w:numPr>
              <w:jc w:val="both"/>
              <w:rPr>
                <w:sz w:val="22"/>
                <w:szCs w:val="22"/>
                <w:lang w:val="sv-SE"/>
              </w:rPr>
            </w:pPr>
            <w:r w:rsidRPr="00997D17">
              <w:rPr>
                <w:sz w:val="22"/>
                <w:szCs w:val="22"/>
                <w:lang w:val="sv-SE"/>
              </w:rPr>
              <w:t>Fuata maelekezo ya waendeshaji wa vivuko na TASAC.</w:t>
            </w:r>
          </w:p>
          <w:p w14:paraId="5C843FD8" w14:textId="592AB236" w:rsidR="00D3308D" w:rsidRPr="00997D17" w:rsidRDefault="00D958B4">
            <w:pPr>
              <w:pStyle w:val="ListParagraph"/>
              <w:numPr>
                <w:ilvl w:val="0"/>
                <w:numId w:val="26"/>
              </w:numPr>
              <w:jc w:val="both"/>
              <w:rPr>
                <w:sz w:val="22"/>
                <w:szCs w:val="22"/>
                <w:lang w:val="sv-SE"/>
              </w:rPr>
            </w:pPr>
            <w:r w:rsidRPr="00997D17">
              <w:rPr>
                <w:sz w:val="22"/>
                <w:szCs w:val="22"/>
                <w:lang w:val="sv-SE"/>
              </w:rPr>
              <w:t>Usipande vyombo vilivyozidishiwa abiria au mzigo.</w:t>
            </w:r>
          </w:p>
        </w:tc>
      </w:tr>
      <w:tr w:rsidR="00D3308D" w:rsidRPr="000343A2" w14:paraId="5F4A408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97628A0" w14:textId="5603B621" w:rsidR="00D3308D" w:rsidRPr="00997D17" w:rsidRDefault="00D958B4">
            <w:pPr>
              <w:pStyle w:val="ListParagraph"/>
              <w:numPr>
                <w:ilvl w:val="0"/>
                <w:numId w:val="26"/>
              </w:numPr>
              <w:jc w:val="both"/>
              <w:rPr>
                <w:sz w:val="22"/>
                <w:szCs w:val="22"/>
              </w:rPr>
            </w:pPr>
            <w:r w:rsidRPr="00997D17">
              <w:rPr>
                <w:sz w:val="22"/>
                <w:szCs w:val="22"/>
              </w:rPr>
              <w:t>Damage to jetties, piers and landing sites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017870" w14:textId="676EFB22" w:rsidR="00D3308D" w:rsidRPr="00997D17" w:rsidRDefault="00D958B4">
            <w:pPr>
              <w:pStyle w:val="ListParagraph"/>
              <w:numPr>
                <w:ilvl w:val="0"/>
                <w:numId w:val="26"/>
              </w:numPr>
              <w:jc w:val="both"/>
              <w:rPr>
                <w:sz w:val="22"/>
                <w:szCs w:val="22"/>
                <w:lang w:val="sv-SE"/>
              </w:rPr>
            </w:pPr>
            <w:r w:rsidRPr="00997D17">
              <w:rPr>
                <w:sz w:val="22"/>
                <w:szCs w:val="22"/>
                <w:lang w:val="sv-SE"/>
              </w:rPr>
              <w:t>Uharibifu wa gati, madaraja ya kushukia na mialo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4763355" w14:textId="27A53DD1" w:rsidR="00D3308D" w:rsidRPr="00997D17" w:rsidRDefault="00D958B4">
            <w:pPr>
              <w:pStyle w:val="ListParagraph"/>
              <w:numPr>
                <w:ilvl w:val="0"/>
                <w:numId w:val="26"/>
              </w:numPr>
              <w:jc w:val="both"/>
              <w:rPr>
                <w:sz w:val="22"/>
                <w:szCs w:val="22"/>
              </w:rPr>
            </w:pPr>
            <w:r w:rsidRPr="00997D17">
              <w:rPr>
                <w:sz w:val="22"/>
                <w:szCs w:val="22"/>
              </w:rPr>
              <w:t>Pull boats to higher ground or sheltered moorings.</w:t>
            </w:r>
          </w:p>
          <w:p w14:paraId="259C2B22" w14:textId="259DCB95" w:rsidR="00D3308D" w:rsidRPr="00997D17" w:rsidRDefault="00D958B4">
            <w:pPr>
              <w:pStyle w:val="ListParagraph"/>
              <w:numPr>
                <w:ilvl w:val="0"/>
                <w:numId w:val="26"/>
              </w:numPr>
              <w:jc w:val="both"/>
              <w:rPr>
                <w:sz w:val="22"/>
                <w:szCs w:val="22"/>
              </w:rPr>
            </w:pPr>
            <w:r w:rsidRPr="00997D17">
              <w:rPr>
                <w:sz w:val="22"/>
                <w:szCs w:val="22"/>
              </w:rPr>
              <w:t>Keep off jetties and piers.</w:t>
            </w:r>
          </w:p>
          <w:p w14:paraId="732F765D" w14:textId="5A50A5A3" w:rsidR="00D3308D" w:rsidRPr="00997D17" w:rsidRDefault="00D97C09">
            <w:pPr>
              <w:pStyle w:val="ListParagraph"/>
              <w:numPr>
                <w:ilvl w:val="0"/>
                <w:numId w:val="26"/>
              </w:numPr>
              <w:jc w:val="both"/>
              <w:rPr>
                <w:sz w:val="22"/>
                <w:szCs w:val="22"/>
              </w:rPr>
            </w:pPr>
            <w:r w:rsidRPr="00997D17">
              <w:rPr>
                <w:sz w:val="22"/>
                <w:szCs w:val="22"/>
              </w:rPr>
              <w:t>R</w:t>
            </w:r>
            <w:r w:rsidR="00D3308D" w:rsidRPr="00997D17">
              <w:rPr>
                <w:sz w:val="22"/>
                <w:szCs w:val="22"/>
              </w:rPr>
              <w:t>eport damage to port authorities.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EDCC4C5" w14:textId="3197D704" w:rsidR="00D3308D" w:rsidRPr="00997D17" w:rsidRDefault="00D958B4">
            <w:pPr>
              <w:pStyle w:val="ListParagraph"/>
              <w:numPr>
                <w:ilvl w:val="0"/>
                <w:numId w:val="26"/>
              </w:numPr>
              <w:jc w:val="both"/>
              <w:rPr>
                <w:sz w:val="22"/>
                <w:szCs w:val="22"/>
              </w:rPr>
            </w:pPr>
            <w:r w:rsidRPr="00997D17">
              <w:rPr>
                <w:sz w:val="22"/>
                <w:szCs w:val="22"/>
              </w:rPr>
              <w:t>Vuta vyombo kwenda sehemu za mwinuko au maegesho yaliyokingwa.</w:t>
            </w:r>
          </w:p>
          <w:p w14:paraId="7675A47C" w14:textId="5E8181A0" w:rsidR="00D3308D" w:rsidRPr="00997D17" w:rsidRDefault="00D958B4">
            <w:pPr>
              <w:pStyle w:val="ListParagraph"/>
              <w:numPr>
                <w:ilvl w:val="0"/>
                <w:numId w:val="26"/>
              </w:numPr>
              <w:jc w:val="both"/>
              <w:rPr>
                <w:sz w:val="22"/>
                <w:szCs w:val="22"/>
                <w:lang w:val="sv-SE"/>
              </w:rPr>
            </w:pPr>
            <w:r w:rsidRPr="00997D17">
              <w:rPr>
                <w:sz w:val="22"/>
                <w:szCs w:val="22"/>
                <w:lang w:val="sv-SE"/>
              </w:rPr>
              <w:t>Usikae juu ya gati na madaraja ya kushukia.</w:t>
            </w:r>
          </w:p>
          <w:p w14:paraId="1A34310B" w14:textId="4EDB1438" w:rsidR="00D3308D" w:rsidRPr="00997D17" w:rsidRDefault="00D97C09">
            <w:pPr>
              <w:pStyle w:val="ListParagraph"/>
              <w:numPr>
                <w:ilvl w:val="0"/>
                <w:numId w:val="26"/>
              </w:numPr>
              <w:jc w:val="both"/>
              <w:rPr>
                <w:sz w:val="22"/>
                <w:szCs w:val="22"/>
                <w:lang w:val="sv-SE"/>
              </w:rPr>
            </w:pPr>
            <w:r w:rsidRPr="00997D17">
              <w:rPr>
                <w:sz w:val="22"/>
                <w:szCs w:val="22"/>
                <w:lang w:val="sv-SE"/>
              </w:rPr>
              <w:t>T</w:t>
            </w:r>
            <w:r w:rsidR="00D3308D" w:rsidRPr="00997D17">
              <w:rPr>
                <w:sz w:val="22"/>
                <w:szCs w:val="22"/>
                <w:lang w:val="sv-SE"/>
              </w:rPr>
              <w:t>oa taarifa ya uharibifu kwa mamlaka za bandari.</w:t>
            </w:r>
          </w:p>
        </w:tc>
      </w:tr>
      <w:tr w:rsidR="00D3308D" w:rsidRPr="00997D17" w14:paraId="748BA27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E9B14A0" w14:textId="029E0E0E" w:rsidR="00D3308D" w:rsidRPr="00997D17" w:rsidRDefault="00D958B4">
            <w:pPr>
              <w:pStyle w:val="ListParagraph"/>
              <w:numPr>
                <w:ilvl w:val="0"/>
                <w:numId w:val="26"/>
              </w:numPr>
              <w:jc w:val="both"/>
              <w:rPr>
                <w:sz w:val="22"/>
                <w:szCs w:val="22"/>
              </w:rPr>
            </w:pPr>
            <w:r w:rsidRPr="00997D17">
              <w:rPr>
                <w:sz w:val="22"/>
                <w:szCs w:val="22"/>
              </w:rPr>
              <w:lastRenderedPageBreak/>
              <w:t>Significant beach and shoreline erosion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7308D4" w14:textId="048DE304" w:rsidR="00D3308D" w:rsidRPr="00997D17" w:rsidRDefault="00D958B4">
            <w:pPr>
              <w:pStyle w:val="ListParagraph"/>
              <w:numPr>
                <w:ilvl w:val="0"/>
                <w:numId w:val="26"/>
              </w:numPr>
              <w:jc w:val="both"/>
              <w:rPr>
                <w:sz w:val="22"/>
                <w:szCs w:val="22"/>
              </w:rPr>
            </w:pPr>
            <w:r w:rsidRPr="00997D17">
              <w:rPr>
                <w:sz w:val="22"/>
                <w:szCs w:val="22"/>
              </w:rPr>
              <w:t>Mmomonyoko mkubwa wa fukwe na kingo za maji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E268A86" w14:textId="524ABF36" w:rsidR="00D3308D" w:rsidRPr="00997D17" w:rsidRDefault="00D958B4">
            <w:pPr>
              <w:pStyle w:val="ListParagraph"/>
              <w:numPr>
                <w:ilvl w:val="0"/>
                <w:numId w:val="26"/>
              </w:numPr>
              <w:jc w:val="both"/>
              <w:rPr>
                <w:sz w:val="22"/>
                <w:szCs w:val="22"/>
              </w:rPr>
            </w:pPr>
            <w:r w:rsidRPr="00997D17">
              <w:rPr>
                <w:sz w:val="22"/>
                <w:szCs w:val="22"/>
              </w:rPr>
              <w:t>Keep away from cliff edges and eroding banks.</w:t>
            </w:r>
          </w:p>
          <w:p w14:paraId="279D2AE5" w14:textId="59DF25EA" w:rsidR="00D3308D" w:rsidRPr="00997D17" w:rsidRDefault="00D958B4">
            <w:pPr>
              <w:pStyle w:val="ListParagraph"/>
              <w:numPr>
                <w:ilvl w:val="0"/>
                <w:numId w:val="26"/>
              </w:numPr>
              <w:jc w:val="both"/>
              <w:rPr>
                <w:sz w:val="22"/>
                <w:szCs w:val="22"/>
              </w:rPr>
            </w:pPr>
            <w:r w:rsidRPr="00997D17">
              <w:rPr>
                <w:sz w:val="22"/>
                <w:szCs w:val="22"/>
              </w:rPr>
              <w:t>Leave buildings at the edge of eroding shoreline.</w:t>
            </w:r>
          </w:p>
          <w:p w14:paraId="5383628A" w14:textId="021E4246" w:rsidR="00D3308D" w:rsidRPr="00997D17" w:rsidRDefault="00D958B4">
            <w:pPr>
              <w:pStyle w:val="ListParagraph"/>
              <w:numPr>
                <w:ilvl w:val="0"/>
                <w:numId w:val="26"/>
              </w:numPr>
              <w:jc w:val="both"/>
              <w:rPr>
                <w:sz w:val="22"/>
                <w:szCs w:val="22"/>
              </w:rPr>
            </w:pPr>
            <w:r w:rsidRPr="00997D17">
              <w:rPr>
                <w:sz w:val="22"/>
                <w:szCs w:val="22"/>
              </w:rPr>
              <w:t>Report erosion to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2682FAE" w14:textId="5DE13685" w:rsidR="00D3308D" w:rsidRPr="00997D17" w:rsidRDefault="00D958B4">
            <w:pPr>
              <w:pStyle w:val="ListParagraph"/>
              <w:numPr>
                <w:ilvl w:val="0"/>
                <w:numId w:val="26"/>
              </w:numPr>
              <w:jc w:val="both"/>
              <w:rPr>
                <w:sz w:val="22"/>
                <w:szCs w:val="22"/>
              </w:rPr>
            </w:pPr>
            <w:r w:rsidRPr="00997D17">
              <w:rPr>
                <w:sz w:val="22"/>
                <w:szCs w:val="22"/>
              </w:rPr>
              <w:t>Kaa mbali na kingo za majabali na kingo zinazomomonyoka.</w:t>
            </w:r>
          </w:p>
          <w:p w14:paraId="21FA2777" w14:textId="1806B917" w:rsidR="00D3308D" w:rsidRPr="00997D17" w:rsidRDefault="00D958B4">
            <w:pPr>
              <w:pStyle w:val="ListParagraph"/>
              <w:numPr>
                <w:ilvl w:val="0"/>
                <w:numId w:val="26"/>
              </w:numPr>
              <w:jc w:val="both"/>
              <w:rPr>
                <w:sz w:val="22"/>
                <w:szCs w:val="22"/>
              </w:rPr>
            </w:pPr>
            <w:r w:rsidRPr="00997D17">
              <w:rPr>
                <w:sz w:val="22"/>
                <w:szCs w:val="22"/>
              </w:rPr>
              <w:t>Ondoka kwenye majengo yaliyo ukingoni mwa fukwe zinazomomonyoka.</w:t>
            </w:r>
          </w:p>
          <w:p w14:paraId="14C8C072" w14:textId="303F10BC" w:rsidR="00D3308D" w:rsidRPr="00997D17" w:rsidRDefault="00D958B4">
            <w:pPr>
              <w:pStyle w:val="ListParagraph"/>
              <w:numPr>
                <w:ilvl w:val="0"/>
                <w:numId w:val="26"/>
              </w:numPr>
              <w:jc w:val="both"/>
              <w:rPr>
                <w:sz w:val="22"/>
                <w:szCs w:val="22"/>
              </w:rPr>
            </w:pPr>
            <w:r w:rsidRPr="00997D17">
              <w:rPr>
                <w:sz w:val="22"/>
                <w:szCs w:val="22"/>
              </w:rPr>
              <w:t>Toa taarifa ya mmomonyoko kwa viongozi wa Kijiji/Mtaa.</w:t>
            </w:r>
          </w:p>
        </w:tc>
      </w:tr>
      <w:tr w:rsidR="00D3308D" w:rsidRPr="000343A2" w14:paraId="4F2A970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BE39867" w14:textId="7E71BE88" w:rsidR="00D3308D" w:rsidRPr="00997D17" w:rsidRDefault="00D958B4">
            <w:pPr>
              <w:pStyle w:val="ListParagraph"/>
              <w:numPr>
                <w:ilvl w:val="0"/>
                <w:numId w:val="26"/>
              </w:numPr>
              <w:jc w:val="both"/>
              <w:rPr>
                <w:sz w:val="22"/>
                <w:szCs w:val="22"/>
              </w:rPr>
            </w:pPr>
            <w:r w:rsidRPr="00997D17">
              <w:rPr>
                <w:sz w:val="22"/>
                <w:szCs w:val="22"/>
              </w:rPr>
              <w:t>Waves overtopping seawalls and flooding low coastal roads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5A68AE" w14:textId="6CA7571F" w:rsidR="00D3308D" w:rsidRPr="00997D17" w:rsidRDefault="00D958B4">
            <w:pPr>
              <w:pStyle w:val="ListParagraph"/>
              <w:numPr>
                <w:ilvl w:val="0"/>
                <w:numId w:val="26"/>
              </w:numPr>
              <w:jc w:val="both"/>
              <w:rPr>
                <w:sz w:val="22"/>
                <w:szCs w:val="22"/>
              </w:rPr>
            </w:pPr>
            <w:r w:rsidRPr="00997D17">
              <w:rPr>
                <w:sz w:val="22"/>
                <w:szCs w:val="22"/>
              </w:rPr>
              <w:t>Mawimbi kuvuka kuta za bahari na kufurika barabara za pwani za chini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86EBD12" w14:textId="51A6F25B" w:rsidR="00D3308D" w:rsidRPr="00997D17" w:rsidRDefault="00D958B4">
            <w:pPr>
              <w:pStyle w:val="ListParagraph"/>
              <w:numPr>
                <w:ilvl w:val="0"/>
                <w:numId w:val="26"/>
              </w:numPr>
              <w:jc w:val="both"/>
              <w:rPr>
                <w:sz w:val="22"/>
                <w:szCs w:val="22"/>
              </w:rPr>
            </w:pPr>
            <w:r w:rsidRPr="00997D17">
              <w:rPr>
                <w:sz w:val="22"/>
                <w:szCs w:val="22"/>
              </w:rPr>
              <w:t>Avoid coastal roads at high tide.</w:t>
            </w:r>
          </w:p>
          <w:p w14:paraId="1B58178F" w14:textId="508C2DD7" w:rsidR="00D3308D" w:rsidRPr="00997D17" w:rsidRDefault="00D958B4">
            <w:pPr>
              <w:pStyle w:val="ListParagraph"/>
              <w:numPr>
                <w:ilvl w:val="0"/>
                <w:numId w:val="26"/>
              </w:numPr>
              <w:jc w:val="both"/>
              <w:rPr>
                <w:sz w:val="22"/>
                <w:szCs w:val="22"/>
              </w:rPr>
            </w:pPr>
            <w:r w:rsidRPr="00997D17">
              <w:rPr>
                <w:sz w:val="22"/>
                <w:szCs w:val="22"/>
              </w:rPr>
              <w:t>Do not drive through water on roads.</w:t>
            </w:r>
          </w:p>
          <w:p w14:paraId="1D8C8F62" w14:textId="7CE52EF9" w:rsidR="00D3308D" w:rsidRPr="00997D17" w:rsidRDefault="00D958B4">
            <w:pPr>
              <w:pStyle w:val="ListParagraph"/>
              <w:numPr>
                <w:ilvl w:val="0"/>
                <w:numId w:val="26"/>
              </w:numPr>
              <w:jc w:val="both"/>
              <w:rPr>
                <w:sz w:val="22"/>
                <w:szCs w:val="22"/>
              </w:rPr>
            </w:pPr>
            <w:r w:rsidRPr="00997D17">
              <w:rPr>
                <w:sz w:val="22"/>
                <w:szCs w:val="22"/>
              </w:rPr>
              <w:t>Follow instructions from the Traffic Police.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465728D" w14:textId="7F48108C" w:rsidR="00D3308D" w:rsidRPr="00997D17" w:rsidRDefault="00D958B4">
            <w:pPr>
              <w:pStyle w:val="ListParagraph"/>
              <w:numPr>
                <w:ilvl w:val="0"/>
                <w:numId w:val="26"/>
              </w:numPr>
              <w:jc w:val="both"/>
              <w:rPr>
                <w:sz w:val="22"/>
                <w:szCs w:val="22"/>
                <w:lang w:val="sv-SE"/>
              </w:rPr>
            </w:pPr>
            <w:r w:rsidRPr="00997D17">
              <w:rPr>
                <w:sz w:val="22"/>
                <w:szCs w:val="22"/>
                <w:lang w:val="sv-SE"/>
              </w:rPr>
              <w:t>Epuka barabara za pwani wakati wa maji kujaa.</w:t>
            </w:r>
          </w:p>
          <w:p w14:paraId="32E85DCB" w14:textId="13B50615" w:rsidR="00D3308D" w:rsidRPr="00997D17" w:rsidRDefault="00D958B4">
            <w:pPr>
              <w:pStyle w:val="ListParagraph"/>
              <w:numPr>
                <w:ilvl w:val="0"/>
                <w:numId w:val="26"/>
              </w:numPr>
              <w:jc w:val="both"/>
              <w:rPr>
                <w:sz w:val="22"/>
                <w:szCs w:val="22"/>
                <w:lang w:val="sv-SE"/>
              </w:rPr>
            </w:pPr>
            <w:r w:rsidRPr="00997D17">
              <w:rPr>
                <w:sz w:val="22"/>
                <w:szCs w:val="22"/>
                <w:lang w:val="sv-SE"/>
              </w:rPr>
              <w:t>Usiendeshe gari kwenye maji yaliyofunika barabara.</w:t>
            </w:r>
          </w:p>
          <w:p w14:paraId="17631508" w14:textId="62F18478" w:rsidR="00D3308D" w:rsidRPr="00997D17" w:rsidRDefault="00D958B4">
            <w:pPr>
              <w:pStyle w:val="ListParagraph"/>
              <w:numPr>
                <w:ilvl w:val="0"/>
                <w:numId w:val="26"/>
              </w:numPr>
              <w:jc w:val="both"/>
              <w:rPr>
                <w:sz w:val="22"/>
                <w:szCs w:val="22"/>
                <w:lang w:val="sv-SE"/>
              </w:rPr>
            </w:pPr>
            <w:r w:rsidRPr="00997D17">
              <w:rPr>
                <w:sz w:val="22"/>
                <w:szCs w:val="22"/>
                <w:lang w:val="sv-SE"/>
              </w:rPr>
              <w:t>Fuata maelekezo ya Polisi wa Usalama Barabarani.</w:t>
            </w:r>
          </w:p>
        </w:tc>
      </w:tr>
      <w:tr w:rsidR="00D3308D" w:rsidRPr="000343A2" w14:paraId="096C8EE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FF1513F" w14:textId="6673E2AE" w:rsidR="00D3308D" w:rsidRPr="00997D17" w:rsidRDefault="00D958B4">
            <w:pPr>
              <w:pStyle w:val="ListParagraph"/>
              <w:numPr>
                <w:ilvl w:val="0"/>
                <w:numId w:val="26"/>
              </w:numPr>
              <w:jc w:val="both"/>
              <w:rPr>
                <w:sz w:val="22"/>
                <w:szCs w:val="22"/>
              </w:rPr>
            </w:pPr>
            <w:r w:rsidRPr="00997D17">
              <w:rPr>
                <w:sz w:val="22"/>
                <w:szCs w:val="22"/>
              </w:rPr>
              <w:t>Damage to hotels and beach businesses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7C6A5F7" w14:textId="06CC2D6B" w:rsidR="00D3308D" w:rsidRPr="00997D17" w:rsidRDefault="00D958B4">
            <w:pPr>
              <w:pStyle w:val="ListParagraph"/>
              <w:numPr>
                <w:ilvl w:val="0"/>
                <w:numId w:val="26"/>
              </w:numPr>
              <w:jc w:val="both"/>
              <w:rPr>
                <w:sz w:val="22"/>
                <w:szCs w:val="22"/>
              </w:rPr>
            </w:pPr>
            <w:r w:rsidRPr="00997D17">
              <w:rPr>
                <w:sz w:val="22"/>
                <w:szCs w:val="22"/>
              </w:rPr>
              <w:t>Uharibifu wa hoteli na biashara za fukweni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AD9EAE4" w14:textId="61F70D2E" w:rsidR="00D3308D" w:rsidRPr="00997D17" w:rsidRDefault="00D958B4">
            <w:pPr>
              <w:pStyle w:val="ListParagraph"/>
              <w:numPr>
                <w:ilvl w:val="0"/>
                <w:numId w:val="26"/>
              </w:numPr>
              <w:jc w:val="both"/>
              <w:rPr>
                <w:sz w:val="22"/>
                <w:szCs w:val="22"/>
              </w:rPr>
            </w:pPr>
            <w:r w:rsidRPr="00997D17">
              <w:rPr>
                <w:sz w:val="22"/>
                <w:szCs w:val="22"/>
              </w:rPr>
              <w:t>Hotel operators: move guests and activities away from the shoreline.</w:t>
            </w:r>
          </w:p>
          <w:p w14:paraId="151517D4" w14:textId="6202EEAB" w:rsidR="00D3308D" w:rsidRPr="00997D17" w:rsidRDefault="00D958B4">
            <w:pPr>
              <w:pStyle w:val="ListParagraph"/>
              <w:numPr>
                <w:ilvl w:val="0"/>
                <w:numId w:val="26"/>
              </w:numPr>
              <w:jc w:val="both"/>
              <w:rPr>
                <w:sz w:val="22"/>
                <w:szCs w:val="22"/>
              </w:rPr>
            </w:pPr>
            <w:r w:rsidRPr="00997D17">
              <w:rPr>
                <w:sz w:val="22"/>
                <w:szCs w:val="22"/>
              </w:rPr>
              <w:t>Suspend boat trips and water sports.</w:t>
            </w:r>
          </w:p>
          <w:p w14:paraId="653FE22D" w14:textId="61C7D823" w:rsidR="00D3308D" w:rsidRPr="00997D17" w:rsidRDefault="00D958B4">
            <w:pPr>
              <w:pStyle w:val="ListParagraph"/>
              <w:numPr>
                <w:ilvl w:val="0"/>
                <w:numId w:val="26"/>
              </w:numPr>
              <w:jc w:val="both"/>
              <w:rPr>
                <w:sz w:val="22"/>
                <w:szCs w:val="22"/>
              </w:rPr>
            </w:pPr>
            <w:r w:rsidRPr="00997D17">
              <w:rPr>
                <w:sz w:val="22"/>
                <w:szCs w:val="22"/>
              </w:rPr>
              <w:t>Secure beach furniture and equipment.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D4C119" w14:textId="4ABB9799" w:rsidR="00D3308D" w:rsidRPr="00997D17" w:rsidRDefault="00D958B4">
            <w:pPr>
              <w:pStyle w:val="ListParagraph"/>
              <w:numPr>
                <w:ilvl w:val="0"/>
                <w:numId w:val="26"/>
              </w:numPr>
              <w:jc w:val="both"/>
              <w:rPr>
                <w:sz w:val="22"/>
                <w:szCs w:val="22"/>
              </w:rPr>
            </w:pPr>
            <w:r w:rsidRPr="00997D17">
              <w:rPr>
                <w:sz w:val="22"/>
                <w:szCs w:val="22"/>
              </w:rPr>
              <w:t>Waendeshaji wa hoteli: hamisheni wageni na shughuli mbali na ufukwe.</w:t>
            </w:r>
          </w:p>
          <w:p w14:paraId="2300B360" w14:textId="1A9EC417" w:rsidR="00D3308D" w:rsidRPr="00997D17" w:rsidRDefault="00D958B4">
            <w:pPr>
              <w:pStyle w:val="ListParagraph"/>
              <w:numPr>
                <w:ilvl w:val="0"/>
                <w:numId w:val="26"/>
              </w:numPr>
              <w:jc w:val="both"/>
              <w:rPr>
                <w:sz w:val="22"/>
                <w:szCs w:val="22"/>
                <w:lang w:val="sv-SE"/>
              </w:rPr>
            </w:pPr>
            <w:r w:rsidRPr="00997D17">
              <w:rPr>
                <w:sz w:val="22"/>
                <w:szCs w:val="22"/>
                <w:lang w:val="sv-SE"/>
              </w:rPr>
              <w:t>Sitisha safari za boti na michezo ya majini.</w:t>
            </w:r>
          </w:p>
          <w:p w14:paraId="6CEE34CD" w14:textId="326D8950" w:rsidR="00D3308D" w:rsidRPr="00997D17" w:rsidRDefault="00D958B4">
            <w:pPr>
              <w:pStyle w:val="ListParagraph"/>
              <w:numPr>
                <w:ilvl w:val="0"/>
                <w:numId w:val="26"/>
              </w:numPr>
              <w:jc w:val="both"/>
              <w:rPr>
                <w:sz w:val="22"/>
                <w:szCs w:val="22"/>
                <w:lang w:val="sv-SE"/>
              </w:rPr>
            </w:pPr>
            <w:r w:rsidRPr="00997D17">
              <w:rPr>
                <w:sz w:val="22"/>
                <w:szCs w:val="22"/>
                <w:lang w:val="sv-SE"/>
              </w:rPr>
              <w:t>Funga vizuri samani na vifaa vya fukweni.</w:t>
            </w:r>
          </w:p>
        </w:tc>
      </w:tr>
      <w:tr w:rsidR="00D3308D" w:rsidRPr="00997D17" w14:paraId="2224BE6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4B28264" w14:textId="2F39A1AC" w:rsidR="00D3308D" w:rsidRPr="00997D17" w:rsidRDefault="00D958B4">
            <w:pPr>
              <w:pStyle w:val="ListParagraph"/>
              <w:numPr>
                <w:ilvl w:val="0"/>
                <w:numId w:val="26"/>
              </w:numPr>
              <w:jc w:val="both"/>
              <w:rPr>
                <w:sz w:val="22"/>
                <w:szCs w:val="22"/>
              </w:rPr>
            </w:pPr>
            <w:r w:rsidRPr="00997D17">
              <w:rPr>
                <w:sz w:val="22"/>
                <w:szCs w:val="22"/>
              </w:rPr>
              <w:t>Loss of nets and fishing gear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F410DB1" w14:textId="50FC14A2" w:rsidR="00D3308D" w:rsidRPr="00997D17" w:rsidRDefault="00D958B4">
            <w:pPr>
              <w:pStyle w:val="ListParagraph"/>
              <w:numPr>
                <w:ilvl w:val="0"/>
                <w:numId w:val="26"/>
              </w:numPr>
              <w:jc w:val="both"/>
              <w:rPr>
                <w:sz w:val="22"/>
                <w:szCs w:val="22"/>
              </w:rPr>
            </w:pPr>
            <w:r w:rsidRPr="00997D17">
              <w:rPr>
                <w:sz w:val="22"/>
                <w:szCs w:val="22"/>
              </w:rPr>
              <w:t>Upotevu wa nyavu na zana za uvuvi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DB73790" w14:textId="1572DEBA" w:rsidR="00D3308D" w:rsidRPr="00997D17" w:rsidRDefault="00D958B4">
            <w:pPr>
              <w:pStyle w:val="ListParagraph"/>
              <w:numPr>
                <w:ilvl w:val="0"/>
                <w:numId w:val="26"/>
              </w:numPr>
              <w:jc w:val="both"/>
              <w:rPr>
                <w:sz w:val="22"/>
                <w:szCs w:val="22"/>
              </w:rPr>
            </w:pPr>
            <w:r w:rsidRPr="00997D17">
              <w:rPr>
                <w:sz w:val="22"/>
                <w:szCs w:val="22"/>
              </w:rPr>
              <w:t>Move nets and gear well above wave reach.</w:t>
            </w:r>
          </w:p>
          <w:p w14:paraId="68DB5751" w14:textId="48F5ED87" w:rsidR="00D3308D" w:rsidRPr="00997D17" w:rsidRDefault="00D958B4">
            <w:pPr>
              <w:pStyle w:val="ListParagraph"/>
              <w:numPr>
                <w:ilvl w:val="0"/>
                <w:numId w:val="26"/>
              </w:numPr>
              <w:jc w:val="both"/>
              <w:rPr>
                <w:sz w:val="22"/>
                <w:szCs w:val="22"/>
              </w:rPr>
            </w:pPr>
            <w:r w:rsidRPr="00997D17">
              <w:rPr>
                <w:sz w:val="22"/>
                <w:szCs w:val="22"/>
              </w:rPr>
              <w:t>Do not try to recover nets in dangerous conditions.</w:t>
            </w:r>
          </w:p>
          <w:p w14:paraId="41B1AD9F" w14:textId="12805FFC" w:rsidR="00D3308D" w:rsidRPr="00997D17" w:rsidRDefault="00D3308D">
            <w:pPr>
              <w:pStyle w:val="ListParagraph"/>
              <w:numPr>
                <w:ilvl w:val="0"/>
                <w:numId w:val="26"/>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85E7584" w14:textId="61EF0735" w:rsidR="00D3308D" w:rsidRPr="00997D17" w:rsidRDefault="00D958B4">
            <w:pPr>
              <w:pStyle w:val="ListParagraph"/>
              <w:numPr>
                <w:ilvl w:val="0"/>
                <w:numId w:val="26"/>
              </w:numPr>
              <w:jc w:val="both"/>
              <w:rPr>
                <w:sz w:val="22"/>
                <w:szCs w:val="22"/>
              </w:rPr>
            </w:pPr>
            <w:r w:rsidRPr="00997D17">
              <w:rPr>
                <w:sz w:val="22"/>
                <w:szCs w:val="22"/>
              </w:rPr>
              <w:t>Hamisha nyavu na zana mbali juu ya kufikiwa na mawimbi.</w:t>
            </w:r>
          </w:p>
          <w:p w14:paraId="3ACF311B" w14:textId="0C33D840" w:rsidR="00D3308D" w:rsidRPr="00997D17" w:rsidRDefault="002F15F0">
            <w:pPr>
              <w:pStyle w:val="ListParagraph"/>
              <w:numPr>
                <w:ilvl w:val="0"/>
                <w:numId w:val="26"/>
              </w:numPr>
              <w:jc w:val="both"/>
              <w:rPr>
                <w:sz w:val="22"/>
                <w:szCs w:val="22"/>
              </w:rPr>
            </w:pPr>
            <w:r w:rsidRPr="00997D17">
              <w:rPr>
                <w:sz w:val="22"/>
                <w:szCs w:val="22"/>
              </w:rPr>
              <w:t>U</w:t>
            </w:r>
            <w:r w:rsidR="00D3308D" w:rsidRPr="00997D17">
              <w:rPr>
                <w:sz w:val="22"/>
                <w:szCs w:val="22"/>
              </w:rPr>
              <w:t>sijaribu kuokoa nyavu wakati wa hali ya hatari.</w:t>
            </w:r>
          </w:p>
          <w:p w14:paraId="399B9EB8" w14:textId="21F01658" w:rsidR="00D3308D" w:rsidRPr="00997D17" w:rsidRDefault="00D3308D">
            <w:pPr>
              <w:pStyle w:val="ListParagraph"/>
              <w:numPr>
                <w:ilvl w:val="0"/>
                <w:numId w:val="26"/>
              </w:numPr>
              <w:jc w:val="both"/>
              <w:rPr>
                <w:sz w:val="22"/>
                <w:szCs w:val="22"/>
              </w:rPr>
            </w:pPr>
          </w:p>
        </w:tc>
      </w:tr>
      <w:tr w:rsidR="00D3308D" w:rsidRPr="00997D17" w14:paraId="3F7227B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6A8584A" w14:textId="1D5AE88B" w:rsidR="00D3308D" w:rsidRPr="00997D17" w:rsidRDefault="00D958B4">
            <w:pPr>
              <w:pStyle w:val="ListParagraph"/>
              <w:numPr>
                <w:ilvl w:val="0"/>
                <w:numId w:val="26"/>
              </w:numPr>
              <w:jc w:val="both"/>
              <w:rPr>
                <w:sz w:val="22"/>
                <w:szCs w:val="22"/>
              </w:rPr>
            </w:pPr>
            <w:r w:rsidRPr="00997D17">
              <w:rPr>
                <w:sz w:val="22"/>
                <w:szCs w:val="22"/>
              </w:rPr>
              <w:lastRenderedPageBreak/>
              <w:t>Flooding of low-lying coastal and lakeshore communities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35012E8" w14:textId="4397D418" w:rsidR="00D3308D" w:rsidRPr="00997D17" w:rsidRDefault="00D958B4">
            <w:pPr>
              <w:pStyle w:val="ListParagraph"/>
              <w:numPr>
                <w:ilvl w:val="0"/>
                <w:numId w:val="26"/>
              </w:numPr>
              <w:jc w:val="both"/>
              <w:rPr>
                <w:sz w:val="22"/>
                <w:szCs w:val="22"/>
              </w:rPr>
            </w:pPr>
            <w:r w:rsidRPr="00997D17">
              <w:rPr>
                <w:sz w:val="22"/>
                <w:szCs w:val="22"/>
              </w:rPr>
              <w:t>Mafuriko katika jamii za pwani na kando ya maziwa zilizo maeneo ya chini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1F22A38" w14:textId="32B06E04" w:rsidR="00D3308D" w:rsidRPr="00997D17" w:rsidRDefault="00513C7E">
            <w:pPr>
              <w:pStyle w:val="ListParagraph"/>
              <w:numPr>
                <w:ilvl w:val="0"/>
                <w:numId w:val="26"/>
              </w:numPr>
              <w:jc w:val="both"/>
              <w:rPr>
                <w:sz w:val="22"/>
                <w:szCs w:val="22"/>
              </w:rPr>
            </w:pPr>
            <w:r w:rsidRPr="00997D17">
              <w:rPr>
                <w:sz w:val="22"/>
                <w:szCs w:val="22"/>
              </w:rPr>
              <w:t>Households in low-lying coastal and lakeshore areas: please move to higher ground early.</w:t>
            </w:r>
          </w:p>
          <w:p w14:paraId="624A7B50" w14:textId="0E3F0E9E" w:rsidR="00D3308D" w:rsidRPr="00997D17" w:rsidRDefault="00D958B4">
            <w:pPr>
              <w:pStyle w:val="ListParagraph"/>
              <w:numPr>
                <w:ilvl w:val="0"/>
                <w:numId w:val="26"/>
              </w:numPr>
              <w:jc w:val="both"/>
              <w:rPr>
                <w:sz w:val="22"/>
                <w:szCs w:val="22"/>
              </w:rPr>
            </w:pPr>
            <w:r w:rsidRPr="00997D17">
              <w:rPr>
                <w:sz w:val="22"/>
                <w:szCs w:val="22"/>
              </w:rPr>
              <w:t>Move before nightfall.</w:t>
            </w:r>
          </w:p>
          <w:p w14:paraId="5E698527" w14:textId="0FD8BA62" w:rsidR="00D3308D" w:rsidRPr="00997D17" w:rsidRDefault="00D958B4">
            <w:pPr>
              <w:pStyle w:val="ListParagraph"/>
              <w:numPr>
                <w:ilvl w:val="0"/>
                <w:numId w:val="26"/>
              </w:numPr>
              <w:jc w:val="both"/>
              <w:rPr>
                <w:sz w:val="22"/>
                <w:szCs w:val="22"/>
              </w:rPr>
            </w:pPr>
            <w:r w:rsidRPr="00997D17">
              <w:rPr>
                <w:sz w:val="22"/>
                <w:szCs w:val="22"/>
              </w:rPr>
              <w:t>Follow instructions from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2601E3" w14:textId="0872F010" w:rsidR="00D3308D" w:rsidRPr="00997D17" w:rsidRDefault="00513C7E">
            <w:pPr>
              <w:pStyle w:val="ListParagraph"/>
              <w:numPr>
                <w:ilvl w:val="0"/>
                <w:numId w:val="26"/>
              </w:numPr>
              <w:jc w:val="both"/>
              <w:rPr>
                <w:sz w:val="22"/>
                <w:szCs w:val="22"/>
              </w:rPr>
            </w:pPr>
            <w:r w:rsidRPr="00997D17">
              <w:rPr>
                <w:sz w:val="22"/>
                <w:szCs w:val="22"/>
              </w:rPr>
              <w:t>Kaya zilizo maeneo ya chini ya pwani na kando ya maziwa: tafadhali hamieni maeneo ya mwinuko mapema.</w:t>
            </w:r>
          </w:p>
          <w:p w14:paraId="7A231756" w14:textId="388506E7" w:rsidR="00D3308D" w:rsidRPr="00997D17" w:rsidRDefault="00D958B4">
            <w:pPr>
              <w:pStyle w:val="ListParagraph"/>
              <w:numPr>
                <w:ilvl w:val="0"/>
                <w:numId w:val="26"/>
              </w:numPr>
              <w:jc w:val="both"/>
              <w:rPr>
                <w:sz w:val="22"/>
                <w:szCs w:val="22"/>
              </w:rPr>
            </w:pPr>
            <w:r w:rsidRPr="00997D17">
              <w:rPr>
                <w:sz w:val="22"/>
                <w:szCs w:val="22"/>
              </w:rPr>
              <w:t>Hameni kabla ya usiku.</w:t>
            </w:r>
          </w:p>
          <w:p w14:paraId="2F432F16" w14:textId="1731124E" w:rsidR="00D3308D" w:rsidRPr="00997D17" w:rsidRDefault="00D958B4">
            <w:pPr>
              <w:pStyle w:val="ListParagraph"/>
              <w:numPr>
                <w:ilvl w:val="0"/>
                <w:numId w:val="26"/>
              </w:numPr>
              <w:jc w:val="both"/>
              <w:rPr>
                <w:sz w:val="22"/>
                <w:szCs w:val="22"/>
              </w:rPr>
            </w:pPr>
            <w:r w:rsidRPr="00997D17">
              <w:rPr>
                <w:sz w:val="22"/>
                <w:szCs w:val="22"/>
              </w:rPr>
              <w:t>Fuateni maelekezo ya viongozi wa Kijiji/Mtaa.</w:t>
            </w:r>
          </w:p>
        </w:tc>
      </w:tr>
      <w:tr w:rsidR="00D3308D" w:rsidRPr="000343A2" w14:paraId="0F6010C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96BB28A" w14:textId="509805CA" w:rsidR="00D3308D" w:rsidRPr="00997D17" w:rsidRDefault="00D958B4">
            <w:pPr>
              <w:pStyle w:val="ListParagraph"/>
              <w:numPr>
                <w:ilvl w:val="0"/>
                <w:numId w:val="26"/>
              </w:numPr>
              <w:jc w:val="both"/>
              <w:rPr>
                <w:sz w:val="22"/>
                <w:szCs w:val="22"/>
              </w:rPr>
            </w:pPr>
            <w:r w:rsidRPr="00997D17">
              <w:rPr>
                <w:sz w:val="22"/>
                <w:szCs w:val="22"/>
              </w:rPr>
              <w:t>Rising water damaging lakeside homes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AD1E0A" w14:textId="7322ECD9" w:rsidR="00D3308D" w:rsidRPr="00997D17" w:rsidRDefault="00D958B4">
            <w:pPr>
              <w:pStyle w:val="ListParagraph"/>
              <w:numPr>
                <w:ilvl w:val="0"/>
                <w:numId w:val="26"/>
              </w:numPr>
              <w:jc w:val="both"/>
              <w:rPr>
                <w:sz w:val="22"/>
                <w:szCs w:val="22"/>
              </w:rPr>
            </w:pPr>
            <w:r w:rsidRPr="00997D17">
              <w:rPr>
                <w:sz w:val="22"/>
                <w:szCs w:val="22"/>
              </w:rPr>
              <w:t>Kupanda kwa maji kuharibu makazi ya kando ya maziwa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3665188" w14:textId="7CC3A19F" w:rsidR="00D3308D" w:rsidRPr="00997D17" w:rsidRDefault="00D958B4">
            <w:pPr>
              <w:pStyle w:val="ListParagraph"/>
              <w:numPr>
                <w:ilvl w:val="0"/>
                <w:numId w:val="26"/>
              </w:numPr>
              <w:jc w:val="both"/>
              <w:rPr>
                <w:sz w:val="22"/>
                <w:szCs w:val="22"/>
              </w:rPr>
            </w:pPr>
            <w:r w:rsidRPr="00997D17">
              <w:rPr>
                <w:sz w:val="22"/>
                <w:szCs w:val="22"/>
              </w:rPr>
              <w:t>Raise food, documents and valuables.</w:t>
            </w:r>
          </w:p>
          <w:p w14:paraId="77529775" w14:textId="6E21EA84" w:rsidR="00D3308D" w:rsidRPr="00997D17" w:rsidRDefault="00D958B4">
            <w:pPr>
              <w:pStyle w:val="ListParagraph"/>
              <w:numPr>
                <w:ilvl w:val="0"/>
                <w:numId w:val="26"/>
              </w:numPr>
              <w:jc w:val="both"/>
              <w:rPr>
                <w:sz w:val="22"/>
                <w:szCs w:val="22"/>
              </w:rPr>
            </w:pPr>
            <w:r w:rsidRPr="00997D17">
              <w:rPr>
                <w:sz w:val="22"/>
                <w:szCs w:val="22"/>
              </w:rPr>
              <w:t>Move livestock to higher ground.</w:t>
            </w:r>
          </w:p>
          <w:p w14:paraId="36896787" w14:textId="6B05BE2C" w:rsidR="00D3308D" w:rsidRPr="00997D17" w:rsidRDefault="00D958B4">
            <w:pPr>
              <w:pStyle w:val="ListParagraph"/>
              <w:numPr>
                <w:ilvl w:val="0"/>
                <w:numId w:val="26"/>
              </w:numPr>
              <w:jc w:val="both"/>
              <w:rPr>
                <w:sz w:val="22"/>
                <w:szCs w:val="22"/>
              </w:rPr>
            </w:pPr>
            <w:r w:rsidRPr="00997D17">
              <w:rPr>
                <w:sz w:val="22"/>
                <w:szCs w:val="22"/>
              </w:rPr>
              <w:t>Charge phones and keep a battery-powered radio.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5581FB" w14:textId="565DA035" w:rsidR="00D3308D" w:rsidRPr="00997D17" w:rsidRDefault="00D958B4">
            <w:pPr>
              <w:pStyle w:val="ListParagraph"/>
              <w:numPr>
                <w:ilvl w:val="0"/>
                <w:numId w:val="26"/>
              </w:numPr>
              <w:jc w:val="both"/>
              <w:rPr>
                <w:sz w:val="22"/>
                <w:szCs w:val="22"/>
                <w:lang w:val="sv-SE"/>
              </w:rPr>
            </w:pPr>
            <w:r w:rsidRPr="00997D17">
              <w:rPr>
                <w:sz w:val="22"/>
                <w:szCs w:val="22"/>
                <w:lang w:val="sv-SE"/>
              </w:rPr>
              <w:t>Inua chakula, nyaraka na vitu vya thamani.</w:t>
            </w:r>
          </w:p>
          <w:p w14:paraId="7B684F26" w14:textId="5A621B59" w:rsidR="00D3308D" w:rsidRPr="00997D17" w:rsidRDefault="00D958B4">
            <w:pPr>
              <w:pStyle w:val="ListParagraph"/>
              <w:numPr>
                <w:ilvl w:val="0"/>
                <w:numId w:val="26"/>
              </w:numPr>
              <w:jc w:val="both"/>
              <w:rPr>
                <w:sz w:val="22"/>
                <w:szCs w:val="22"/>
                <w:lang w:val="sv-SE"/>
              </w:rPr>
            </w:pPr>
            <w:r w:rsidRPr="00997D17">
              <w:rPr>
                <w:sz w:val="22"/>
                <w:szCs w:val="22"/>
                <w:lang w:val="sv-SE"/>
              </w:rPr>
              <w:t>Hamisha mifugo kwenda maeneo ya mwinuko.</w:t>
            </w:r>
          </w:p>
          <w:p w14:paraId="6BB16441" w14:textId="64F71B40" w:rsidR="00D3308D" w:rsidRPr="00997D17" w:rsidRDefault="00D958B4">
            <w:pPr>
              <w:pStyle w:val="ListParagraph"/>
              <w:numPr>
                <w:ilvl w:val="0"/>
                <w:numId w:val="26"/>
              </w:numPr>
              <w:jc w:val="both"/>
              <w:rPr>
                <w:sz w:val="22"/>
                <w:szCs w:val="22"/>
                <w:lang w:val="sv-SE"/>
              </w:rPr>
            </w:pPr>
            <w:r w:rsidRPr="00997D17">
              <w:rPr>
                <w:sz w:val="22"/>
                <w:szCs w:val="22"/>
                <w:lang w:val="sv-SE"/>
              </w:rPr>
              <w:t>Chaji simu na uwe na redio inayotumia betri.</w:t>
            </w:r>
          </w:p>
        </w:tc>
      </w:tr>
      <w:tr w:rsidR="00D3308D" w:rsidRPr="00997D17" w14:paraId="13EF859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370127B" w14:textId="266B5062" w:rsidR="00D3308D" w:rsidRPr="00997D17" w:rsidRDefault="00D958B4">
            <w:pPr>
              <w:pStyle w:val="ListParagraph"/>
              <w:numPr>
                <w:ilvl w:val="0"/>
                <w:numId w:val="26"/>
              </w:numPr>
              <w:jc w:val="both"/>
              <w:rPr>
                <w:sz w:val="22"/>
                <w:szCs w:val="22"/>
              </w:rPr>
            </w:pPr>
            <w:r w:rsidRPr="00997D17">
              <w:rPr>
                <w:sz w:val="22"/>
                <w:szCs w:val="22"/>
              </w:rPr>
              <w:t>Disruption to schools in coastal and lakeshore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D81EC60" w14:textId="7DF780DC" w:rsidR="00D3308D" w:rsidRPr="00997D17" w:rsidRDefault="00D958B4">
            <w:pPr>
              <w:pStyle w:val="ListParagraph"/>
              <w:numPr>
                <w:ilvl w:val="0"/>
                <w:numId w:val="26"/>
              </w:numPr>
              <w:jc w:val="both"/>
              <w:rPr>
                <w:sz w:val="22"/>
                <w:szCs w:val="22"/>
              </w:rPr>
            </w:pPr>
            <w:r w:rsidRPr="00997D17">
              <w:rPr>
                <w:sz w:val="22"/>
                <w:szCs w:val="22"/>
              </w:rPr>
              <w:t>Kuathirika kwa shule za pwani na kando ya maziwa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C55E3BB" w14:textId="38C4717E" w:rsidR="00D3308D" w:rsidRPr="00997D17" w:rsidRDefault="00FE0A4D">
            <w:pPr>
              <w:pStyle w:val="ListParagraph"/>
              <w:numPr>
                <w:ilvl w:val="0"/>
                <w:numId w:val="26"/>
              </w:numPr>
              <w:jc w:val="both"/>
              <w:rPr>
                <w:sz w:val="22"/>
                <w:szCs w:val="22"/>
              </w:rPr>
            </w:pPr>
            <w:ins w:id="41" w:author="Bonephace Kaijage" w:date="2026-10-14T06:22:00Z" w16du:dateUtc="2026-10-14T04:22:00Z">
              <w:r>
                <w:rPr>
                  <w:sz w:val="22"/>
                  <w:szCs w:val="22"/>
                </w:rPr>
                <w:t>Parents: please keep children away from the shore and the water while the waves are high; a wave can reach much further up the beach than the last one.</w:t>
              </w:r>
            </w:ins>
            <w:del w:id="42" w:author="Bonephace Kaijage" w:date="2026-10-14T06:22:00Z" w16du:dateUtc="2026-10-14T04:22:00Z">
              <w:r w:rsidR="00D958B4" w:rsidRPr="00997D17" w:rsidDel="00FE0A4D">
                <w:rPr>
                  <w:sz w:val="22"/>
                  <w:szCs w:val="22"/>
                </w:rPr>
                <w:delText>Parents: keep children away from the shore and water.</w:delText>
              </w:r>
            </w:del>
          </w:p>
          <w:p w14:paraId="360E7A5D" w14:textId="4645800B" w:rsidR="00D3308D" w:rsidRPr="00997D17" w:rsidRDefault="00D958B4">
            <w:pPr>
              <w:pStyle w:val="ListParagraph"/>
              <w:numPr>
                <w:ilvl w:val="0"/>
                <w:numId w:val="26"/>
              </w:numPr>
              <w:jc w:val="both"/>
              <w:rPr>
                <w:sz w:val="22"/>
                <w:szCs w:val="22"/>
              </w:rPr>
            </w:pPr>
            <w:r w:rsidRPr="00997D17">
              <w:rPr>
                <w:sz w:val="22"/>
                <w:szCs w:val="22"/>
              </w:rPr>
              <w:t>School heads: follow directives from the District Education Office.</w:t>
            </w:r>
          </w:p>
          <w:p w14:paraId="64791E52" w14:textId="0FAAA575" w:rsidR="00D3308D" w:rsidRPr="00997D17" w:rsidRDefault="00D3308D">
            <w:pPr>
              <w:pStyle w:val="ListParagraph"/>
              <w:numPr>
                <w:ilvl w:val="0"/>
                <w:numId w:val="26"/>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58D1625" w14:textId="209A244A" w:rsidR="00D3308D" w:rsidRPr="00997D17" w:rsidRDefault="00D958B4">
            <w:pPr>
              <w:pStyle w:val="ListParagraph"/>
              <w:numPr>
                <w:ilvl w:val="0"/>
                <w:numId w:val="26"/>
              </w:numPr>
              <w:jc w:val="both"/>
              <w:rPr>
                <w:sz w:val="22"/>
                <w:szCs w:val="22"/>
              </w:rPr>
            </w:pPr>
            <w:r w:rsidRPr="00997D17">
              <w:rPr>
                <w:sz w:val="22"/>
                <w:szCs w:val="22"/>
              </w:rPr>
              <w:t>Wazazi: waweke watoto mbali na ufukwe na maji.</w:t>
            </w:r>
          </w:p>
          <w:p w14:paraId="60974190" w14:textId="407431A2" w:rsidR="00D3308D" w:rsidRPr="00997D17" w:rsidRDefault="00D958B4">
            <w:pPr>
              <w:pStyle w:val="ListParagraph"/>
              <w:numPr>
                <w:ilvl w:val="0"/>
                <w:numId w:val="26"/>
              </w:numPr>
              <w:jc w:val="both"/>
              <w:rPr>
                <w:sz w:val="22"/>
                <w:szCs w:val="22"/>
              </w:rPr>
            </w:pPr>
            <w:r w:rsidRPr="00997D17">
              <w:rPr>
                <w:sz w:val="22"/>
                <w:szCs w:val="22"/>
              </w:rPr>
              <w:t>Wakuu wa shule: fuateni maelekezo ya Ofisi ya Elimu ya Wilaya.</w:t>
            </w:r>
          </w:p>
          <w:p w14:paraId="25BB0D07" w14:textId="6A4A6DCF" w:rsidR="00D3308D" w:rsidRPr="00997D17" w:rsidRDefault="00D3308D">
            <w:pPr>
              <w:pStyle w:val="ListParagraph"/>
              <w:numPr>
                <w:ilvl w:val="0"/>
                <w:numId w:val="26"/>
              </w:numPr>
              <w:jc w:val="both"/>
              <w:rPr>
                <w:sz w:val="22"/>
                <w:szCs w:val="22"/>
              </w:rPr>
            </w:pPr>
          </w:p>
        </w:tc>
      </w:tr>
      <w:tr w:rsidR="00513C7E" w:rsidRPr="00997D17" w14:paraId="2B8B80D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30E38D6" w14:textId="21DB9247" w:rsidR="00513C7E" w:rsidRPr="00997D17" w:rsidRDefault="00513C7E">
            <w:pPr>
              <w:pStyle w:val="ListParagraph"/>
              <w:numPr>
                <w:ilvl w:val="0"/>
                <w:numId w:val="26"/>
              </w:numPr>
              <w:jc w:val="both"/>
              <w:rPr>
                <w:sz w:val="22"/>
                <w:szCs w:val="22"/>
              </w:rPr>
            </w:pPr>
            <w:r w:rsidRPr="00997D17">
              <w:rPr>
                <w:sz w:val="22"/>
                <w:szCs w:val="22"/>
              </w:rPr>
              <w:lastRenderedPageBreak/>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3A7301A" w14:textId="7F876829" w:rsidR="00513C7E" w:rsidRPr="00997D17" w:rsidRDefault="00513C7E">
            <w:pPr>
              <w:pStyle w:val="ListParagraph"/>
              <w:numPr>
                <w:ilvl w:val="0"/>
                <w:numId w:val="26"/>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777B4E9" w14:textId="77777777" w:rsidR="00513C7E" w:rsidRPr="00997D17" w:rsidRDefault="00513C7E">
            <w:pPr>
              <w:pStyle w:val="ListParagraph"/>
              <w:numPr>
                <w:ilvl w:val="0"/>
                <w:numId w:val="26"/>
              </w:numPr>
              <w:jc w:val="both"/>
              <w:rPr>
                <w:sz w:val="22"/>
                <w:szCs w:val="22"/>
              </w:rPr>
            </w:pPr>
            <w:r w:rsidRPr="00997D17">
              <w:rPr>
                <w:sz w:val="22"/>
                <w:szCs w:val="22"/>
              </w:rPr>
              <w:t>Please continue to follow updates from TMA, Disaster Management Committees and local leaders.</w:t>
            </w:r>
          </w:p>
          <w:p w14:paraId="7FED1E6C" w14:textId="0664196D" w:rsidR="00513C7E" w:rsidRPr="00997D17" w:rsidRDefault="00513C7E">
            <w:pPr>
              <w:pStyle w:val="ListParagraph"/>
              <w:numPr>
                <w:ilvl w:val="0"/>
                <w:numId w:val="26"/>
              </w:numPr>
              <w:jc w:val="both"/>
              <w:rPr>
                <w:sz w:val="22"/>
                <w:szCs w:val="22"/>
              </w:rPr>
            </w:pPr>
            <w:r w:rsidRPr="00997D17">
              <w:rPr>
                <w:sz w:val="22"/>
                <w:szCs w:val="22"/>
              </w:rPr>
              <w:t>This warning remains in force until the authorities lower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796BE35" w14:textId="77777777" w:rsidR="00513C7E" w:rsidRPr="00997D17" w:rsidRDefault="00513C7E">
            <w:pPr>
              <w:pStyle w:val="ListParagraph"/>
              <w:numPr>
                <w:ilvl w:val="0"/>
                <w:numId w:val="26"/>
              </w:numPr>
              <w:jc w:val="both"/>
              <w:rPr>
                <w:sz w:val="22"/>
                <w:szCs w:val="22"/>
              </w:rPr>
            </w:pPr>
            <w:r w:rsidRPr="00997D17">
              <w:rPr>
                <w:sz w:val="22"/>
                <w:szCs w:val="22"/>
              </w:rPr>
              <w:t>Tafadhali endeleeni kufuatilia taarifa za TMA, Kamati za Usimamizi wa Maafa na viongozi wa eneo.</w:t>
            </w:r>
          </w:p>
          <w:p w14:paraId="46B5124A" w14:textId="4D0BED44" w:rsidR="00513C7E" w:rsidRPr="00997D17" w:rsidRDefault="00513C7E">
            <w:pPr>
              <w:pStyle w:val="ListParagraph"/>
              <w:numPr>
                <w:ilvl w:val="0"/>
                <w:numId w:val="26"/>
              </w:numPr>
              <w:jc w:val="both"/>
              <w:rPr>
                <w:sz w:val="22"/>
                <w:szCs w:val="22"/>
              </w:rPr>
            </w:pPr>
            <w:r w:rsidRPr="00997D17">
              <w:rPr>
                <w:sz w:val="22"/>
                <w:szCs w:val="22"/>
              </w:rPr>
              <w:t>Tahadhari hii itaendelea kutumika hadi mamlaka zitakapoishusha au kuiondoa rasmi.</w:t>
            </w:r>
          </w:p>
        </w:tc>
      </w:tr>
    </w:tbl>
    <w:p w14:paraId="66E570C2" w14:textId="77777777" w:rsidR="00D3308D" w:rsidRPr="00997D17" w:rsidRDefault="00D3308D" w:rsidP="000359A0">
      <w:pPr>
        <w:jc w:val="both"/>
        <w:rPr>
          <w:sz w:val="22"/>
          <w:szCs w:val="22"/>
        </w:rPr>
      </w:pPr>
    </w:p>
    <w:p w14:paraId="0B23C06F"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6840"/>
        <w:gridCol w:w="2280"/>
      </w:tblGrid>
      <w:tr w:rsidR="00D3308D" w:rsidRPr="00997D17" w14:paraId="51C3E38D" w14:textId="77777777" w:rsidTr="002204F6">
        <w:tc>
          <w:tcPr>
            <w:tcW w:w="456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759A22C2" w14:textId="77777777" w:rsidR="00D3308D" w:rsidRPr="00997D17" w:rsidRDefault="00D3308D" w:rsidP="000359A0">
            <w:pPr>
              <w:jc w:val="both"/>
              <w:rPr>
                <w:sz w:val="22"/>
                <w:szCs w:val="22"/>
              </w:rPr>
            </w:pPr>
            <w:r w:rsidRPr="00997D17">
              <w:rPr>
                <w:sz w:val="22"/>
                <w:szCs w:val="22"/>
              </w:rPr>
              <w:t>MAJOR WARNING</w:t>
            </w:r>
          </w:p>
        </w:tc>
        <w:tc>
          <w:tcPr>
            <w:tcW w:w="684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353474C6" w14:textId="77777777" w:rsidR="00D3308D" w:rsidRPr="00997D17" w:rsidRDefault="00D3308D" w:rsidP="000359A0">
            <w:pPr>
              <w:jc w:val="both"/>
              <w:rPr>
                <w:sz w:val="22"/>
                <w:szCs w:val="22"/>
              </w:rPr>
            </w:pPr>
            <w:r w:rsidRPr="00997D17">
              <w:rPr>
                <w:sz w:val="22"/>
                <w:szCs w:val="22"/>
              </w:rPr>
              <w:t>TAKE ACTION IMMEDIATELY</w:t>
            </w:r>
          </w:p>
        </w:tc>
        <w:tc>
          <w:tcPr>
            <w:tcW w:w="228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387092FE" w14:textId="77777777" w:rsidR="00D3308D" w:rsidRPr="00997D17" w:rsidRDefault="00D3308D" w:rsidP="000359A0">
            <w:pPr>
              <w:jc w:val="both"/>
              <w:rPr>
                <w:sz w:val="22"/>
                <w:szCs w:val="22"/>
              </w:rPr>
            </w:pPr>
            <w:r w:rsidRPr="00997D17">
              <w:rPr>
                <w:sz w:val="22"/>
                <w:szCs w:val="22"/>
              </w:rPr>
              <w:t>LEVEL 3</w:t>
            </w:r>
          </w:p>
        </w:tc>
      </w:tr>
    </w:tbl>
    <w:p w14:paraId="62FD8AC9" w14:textId="77777777" w:rsidR="00D3308D" w:rsidRPr="00997D17" w:rsidRDefault="00D3308D" w:rsidP="000359A0">
      <w:pPr>
        <w:jc w:val="both"/>
        <w:rPr>
          <w:sz w:val="22"/>
          <w:szCs w:val="22"/>
        </w:rPr>
      </w:pPr>
    </w:p>
    <w:p w14:paraId="0C748CF2" w14:textId="77777777" w:rsidR="00D3308D" w:rsidRPr="00997D17" w:rsidRDefault="00D3308D"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0"/>
        <w:gridCol w:w="3420"/>
        <w:gridCol w:w="3420"/>
        <w:gridCol w:w="3420"/>
      </w:tblGrid>
      <w:tr w:rsidR="00D3308D" w:rsidRPr="00997D17" w14:paraId="1819D336"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E4FDEC7" w14:textId="77777777" w:rsidR="00D3308D" w:rsidRPr="00997D17" w:rsidRDefault="00D3308D"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9226159" w14:textId="77777777" w:rsidR="00D3308D" w:rsidRPr="00997D17" w:rsidRDefault="00D3308D"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6FD39ED" w14:textId="3C6D4AD7" w:rsidR="00D3308D" w:rsidRPr="00997D17" w:rsidRDefault="00D3308D"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BA3DB1E" w14:textId="031FB5BC" w:rsidR="00D3308D" w:rsidRPr="00997D17" w:rsidRDefault="00D3308D" w:rsidP="000359A0">
            <w:pPr>
              <w:jc w:val="both"/>
              <w:rPr>
                <w:sz w:val="22"/>
                <w:szCs w:val="22"/>
              </w:rPr>
            </w:pPr>
            <w:r w:rsidRPr="00997D17">
              <w:rPr>
                <w:sz w:val="22"/>
                <w:szCs w:val="22"/>
              </w:rPr>
              <w:t>HATUA (SW)</w:t>
            </w:r>
          </w:p>
        </w:tc>
      </w:tr>
      <w:tr w:rsidR="00D3308D" w:rsidRPr="000343A2" w14:paraId="5BC75F8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1C872C5" w14:textId="728BAC16" w:rsidR="00D3308D" w:rsidRPr="00997D17" w:rsidRDefault="00D958B4">
            <w:pPr>
              <w:pStyle w:val="ListParagraph"/>
              <w:numPr>
                <w:ilvl w:val="0"/>
                <w:numId w:val="27"/>
              </w:numPr>
              <w:jc w:val="both"/>
              <w:rPr>
                <w:sz w:val="22"/>
                <w:szCs w:val="22"/>
              </w:rPr>
            </w:pPr>
            <w:r w:rsidRPr="00997D17">
              <w:rPr>
                <w:sz w:val="22"/>
                <w:szCs w:val="22"/>
              </w:rPr>
              <w:t>Severe risk of drowning and vessels capsizing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1E7B339" w14:textId="7355AA13" w:rsidR="00D3308D" w:rsidRPr="00997D17" w:rsidRDefault="00D958B4">
            <w:pPr>
              <w:pStyle w:val="ListParagraph"/>
              <w:numPr>
                <w:ilvl w:val="0"/>
                <w:numId w:val="27"/>
              </w:numPr>
              <w:jc w:val="both"/>
              <w:rPr>
                <w:sz w:val="22"/>
                <w:szCs w:val="22"/>
              </w:rPr>
            </w:pPr>
            <w:r w:rsidRPr="00997D17">
              <w:rPr>
                <w:sz w:val="22"/>
                <w:szCs w:val="22"/>
              </w:rPr>
              <w:t>Hatari kubwa ya kuzama na vyombo kupinduka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0D392BB" w14:textId="386A82D4" w:rsidR="00D3308D" w:rsidRPr="00997D17" w:rsidRDefault="00D958B4">
            <w:pPr>
              <w:pStyle w:val="ListParagraph"/>
              <w:numPr>
                <w:ilvl w:val="0"/>
                <w:numId w:val="27"/>
              </w:numPr>
              <w:jc w:val="both"/>
              <w:rPr>
                <w:sz w:val="22"/>
                <w:szCs w:val="22"/>
              </w:rPr>
            </w:pPr>
            <w:r w:rsidRPr="00997D17">
              <w:rPr>
                <w:sz w:val="22"/>
                <w:szCs w:val="22"/>
              </w:rPr>
              <w:t>No boat or ship movement on the sea or lakes.</w:t>
            </w:r>
          </w:p>
          <w:p w14:paraId="2FB1080C" w14:textId="2F9570D4" w:rsidR="00D3308D" w:rsidRPr="00997D17" w:rsidRDefault="002F15F0">
            <w:pPr>
              <w:pStyle w:val="ListParagraph"/>
              <w:numPr>
                <w:ilvl w:val="0"/>
                <w:numId w:val="27"/>
              </w:numPr>
              <w:jc w:val="both"/>
              <w:rPr>
                <w:sz w:val="22"/>
                <w:szCs w:val="22"/>
              </w:rPr>
            </w:pPr>
            <w:r w:rsidRPr="00997D17">
              <w:rPr>
                <w:sz w:val="22"/>
                <w:szCs w:val="22"/>
              </w:rPr>
              <w:t>D</w:t>
            </w:r>
            <w:r w:rsidR="00D3308D" w:rsidRPr="00997D17">
              <w:rPr>
                <w:sz w:val="22"/>
                <w:szCs w:val="22"/>
              </w:rPr>
              <w:t>o not enter the water for any reason.</w:t>
            </w:r>
          </w:p>
          <w:p w14:paraId="358E6E5B" w14:textId="05151F5F" w:rsidR="00D3308D" w:rsidRPr="00997D17" w:rsidRDefault="00D958B4">
            <w:pPr>
              <w:pStyle w:val="ListParagraph"/>
              <w:numPr>
                <w:ilvl w:val="0"/>
                <w:numId w:val="27"/>
              </w:numPr>
              <w:jc w:val="both"/>
              <w:rPr>
                <w:sz w:val="22"/>
                <w:szCs w:val="22"/>
              </w:rPr>
            </w:pPr>
            <w:r w:rsidRPr="00997D17">
              <w:rPr>
                <w:sz w:val="22"/>
                <w:szCs w:val="22"/>
              </w:rPr>
              <w:t>Follow directives from TASAC, the Police and District Committees.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42C632A" w14:textId="16614353" w:rsidR="00D3308D" w:rsidRPr="00997D17" w:rsidRDefault="00D958B4">
            <w:pPr>
              <w:pStyle w:val="ListParagraph"/>
              <w:numPr>
                <w:ilvl w:val="0"/>
                <w:numId w:val="27"/>
              </w:numPr>
              <w:jc w:val="both"/>
              <w:rPr>
                <w:sz w:val="22"/>
                <w:szCs w:val="22"/>
              </w:rPr>
            </w:pPr>
            <w:r w:rsidRPr="00997D17">
              <w:rPr>
                <w:sz w:val="22"/>
                <w:szCs w:val="22"/>
              </w:rPr>
              <w:t>Hakuna chombo wala meli kusafiri baharini au maziwani.</w:t>
            </w:r>
          </w:p>
          <w:p w14:paraId="25E50E63" w14:textId="6FDE618E" w:rsidR="00D3308D" w:rsidRPr="00997D17" w:rsidRDefault="002F15F0">
            <w:pPr>
              <w:pStyle w:val="ListParagraph"/>
              <w:numPr>
                <w:ilvl w:val="0"/>
                <w:numId w:val="27"/>
              </w:numPr>
              <w:jc w:val="both"/>
              <w:rPr>
                <w:sz w:val="22"/>
                <w:szCs w:val="22"/>
              </w:rPr>
            </w:pPr>
            <w:r w:rsidRPr="00997D17">
              <w:rPr>
                <w:sz w:val="22"/>
                <w:szCs w:val="22"/>
              </w:rPr>
              <w:t>U</w:t>
            </w:r>
            <w:r w:rsidR="00D3308D" w:rsidRPr="00997D17">
              <w:rPr>
                <w:sz w:val="22"/>
                <w:szCs w:val="22"/>
              </w:rPr>
              <w:t>siingie majini kwa sababu yoyote.</w:t>
            </w:r>
          </w:p>
          <w:p w14:paraId="5F65B46B" w14:textId="0E838AB0" w:rsidR="00D3308D" w:rsidRPr="00997D17" w:rsidRDefault="00D958B4">
            <w:pPr>
              <w:pStyle w:val="ListParagraph"/>
              <w:numPr>
                <w:ilvl w:val="0"/>
                <w:numId w:val="27"/>
              </w:numPr>
              <w:jc w:val="both"/>
              <w:rPr>
                <w:sz w:val="22"/>
                <w:szCs w:val="22"/>
                <w:lang w:val="sv-SE"/>
              </w:rPr>
            </w:pPr>
            <w:r w:rsidRPr="00997D17">
              <w:rPr>
                <w:sz w:val="22"/>
                <w:szCs w:val="22"/>
                <w:lang w:val="sv-SE"/>
              </w:rPr>
              <w:t>Fuata maelekezo ya TASAC, Polisi na Kamati za Wilaya.</w:t>
            </w:r>
          </w:p>
        </w:tc>
      </w:tr>
      <w:tr w:rsidR="00D3308D" w:rsidRPr="00997D17" w14:paraId="45EE2CD9"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AA7FAFC" w14:textId="676C2EBE" w:rsidR="00D3308D" w:rsidRPr="00997D17" w:rsidRDefault="00D958B4">
            <w:pPr>
              <w:pStyle w:val="ListParagraph"/>
              <w:numPr>
                <w:ilvl w:val="0"/>
                <w:numId w:val="27"/>
              </w:numPr>
              <w:jc w:val="both"/>
              <w:rPr>
                <w:sz w:val="22"/>
                <w:szCs w:val="22"/>
              </w:rPr>
            </w:pPr>
            <w:r w:rsidRPr="00997D17">
              <w:rPr>
                <w:sz w:val="22"/>
                <w:szCs w:val="22"/>
              </w:rPr>
              <w:lastRenderedPageBreak/>
              <w:t>Loss of life in fishing communities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9545994" w14:textId="02D4EED6" w:rsidR="00D3308D" w:rsidRPr="00997D17" w:rsidRDefault="00D958B4">
            <w:pPr>
              <w:pStyle w:val="ListParagraph"/>
              <w:numPr>
                <w:ilvl w:val="0"/>
                <w:numId w:val="27"/>
              </w:numPr>
              <w:jc w:val="both"/>
              <w:rPr>
                <w:sz w:val="22"/>
                <w:szCs w:val="22"/>
                <w:lang w:val="sv-SE"/>
              </w:rPr>
            </w:pPr>
            <w:r w:rsidRPr="00997D17">
              <w:rPr>
                <w:sz w:val="22"/>
                <w:szCs w:val="22"/>
                <w:lang w:val="sv-SE"/>
              </w:rPr>
              <w:t>Vifo katika jamii za wavuvi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3FD8045" w14:textId="3DDB34A0" w:rsidR="00D3308D" w:rsidRPr="00997D17" w:rsidRDefault="00513C7E">
            <w:pPr>
              <w:pStyle w:val="ListParagraph"/>
              <w:numPr>
                <w:ilvl w:val="0"/>
                <w:numId w:val="27"/>
              </w:numPr>
              <w:jc w:val="both"/>
              <w:rPr>
                <w:sz w:val="22"/>
                <w:szCs w:val="22"/>
              </w:rPr>
            </w:pPr>
            <w:r w:rsidRPr="00997D17">
              <w:rPr>
                <w:sz w:val="22"/>
                <w:szCs w:val="22"/>
              </w:rPr>
              <w:t>Boats still on the water: please go to the nearest safe shore immediately.</w:t>
            </w:r>
          </w:p>
          <w:p w14:paraId="0F2EBA6D" w14:textId="20421478" w:rsidR="00D3308D" w:rsidRPr="00997D17" w:rsidRDefault="00D958B4">
            <w:pPr>
              <w:pStyle w:val="ListParagraph"/>
              <w:numPr>
                <w:ilvl w:val="0"/>
                <w:numId w:val="27"/>
              </w:numPr>
              <w:jc w:val="both"/>
              <w:rPr>
                <w:sz w:val="22"/>
                <w:szCs w:val="22"/>
              </w:rPr>
            </w:pPr>
            <w:r w:rsidRPr="00997D17">
              <w:rPr>
                <w:sz w:val="22"/>
                <w:szCs w:val="22"/>
              </w:rPr>
              <w:t>District Committees and Beach Management Units: account for all fishers and report the missing to the Police.</w:t>
            </w:r>
          </w:p>
          <w:p w14:paraId="0EB29588" w14:textId="0F4A2362" w:rsidR="00D3308D" w:rsidRPr="00997D17" w:rsidRDefault="00D958B4">
            <w:pPr>
              <w:pStyle w:val="ListParagraph"/>
              <w:numPr>
                <w:ilvl w:val="0"/>
                <w:numId w:val="27"/>
              </w:numPr>
              <w:jc w:val="both"/>
              <w:rPr>
                <w:sz w:val="22"/>
                <w:szCs w:val="22"/>
              </w:rPr>
            </w:pPr>
            <w:r w:rsidRPr="00997D17">
              <w:rPr>
                <w:sz w:val="22"/>
                <w:szCs w:val="22"/>
              </w:rPr>
              <w:t>Fire and Rescue Force: lead search and rescue with the Police Marine Unit, TASAC and JWTZ.</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41F4324" w14:textId="2A3C1655" w:rsidR="00D3308D" w:rsidRPr="00997D17" w:rsidRDefault="00513C7E">
            <w:pPr>
              <w:pStyle w:val="ListParagraph"/>
              <w:numPr>
                <w:ilvl w:val="0"/>
                <w:numId w:val="27"/>
              </w:numPr>
              <w:jc w:val="both"/>
              <w:rPr>
                <w:sz w:val="22"/>
                <w:szCs w:val="22"/>
              </w:rPr>
            </w:pPr>
            <w:r w:rsidRPr="00997D17">
              <w:rPr>
                <w:sz w:val="22"/>
                <w:szCs w:val="22"/>
              </w:rPr>
              <w:t>Vyombo vilivyo bado majini: tafadhali nendeni ufukwe salama ulio karibu mara moja.</w:t>
            </w:r>
          </w:p>
          <w:p w14:paraId="6E5FB9E1" w14:textId="2D711C0C" w:rsidR="00D3308D" w:rsidRPr="00997D17" w:rsidRDefault="00D958B4">
            <w:pPr>
              <w:pStyle w:val="ListParagraph"/>
              <w:numPr>
                <w:ilvl w:val="0"/>
                <w:numId w:val="27"/>
              </w:numPr>
              <w:jc w:val="both"/>
              <w:rPr>
                <w:sz w:val="22"/>
                <w:szCs w:val="22"/>
              </w:rPr>
            </w:pPr>
            <w:r w:rsidRPr="00997D17">
              <w:rPr>
                <w:sz w:val="22"/>
                <w:szCs w:val="22"/>
              </w:rPr>
              <w:t>Kamati za Wilaya na Vikundi vya Usimamizi wa Mialo (BMU): hakikisheni wavuvi wote wanajulikana walipo na toeni taarifa ya waliopotea kwa Polisi.</w:t>
            </w:r>
          </w:p>
          <w:p w14:paraId="696AEC0A" w14:textId="2AF99494" w:rsidR="00D3308D" w:rsidRPr="00997D17" w:rsidRDefault="00D958B4">
            <w:pPr>
              <w:pStyle w:val="ListParagraph"/>
              <w:numPr>
                <w:ilvl w:val="0"/>
                <w:numId w:val="27"/>
              </w:numPr>
              <w:jc w:val="both"/>
              <w:rPr>
                <w:sz w:val="22"/>
                <w:szCs w:val="22"/>
              </w:rPr>
            </w:pPr>
            <w:r w:rsidRPr="00997D17">
              <w:rPr>
                <w:sz w:val="22"/>
                <w:szCs w:val="22"/>
              </w:rPr>
              <w:t>Jeshi la Zimamoto na Uokoaji: ongozeni utafutaji na uokoaji kwa kushirikiana na Polisi Wanamaji, TASAC na JWTZ.</w:t>
            </w:r>
          </w:p>
        </w:tc>
      </w:tr>
      <w:tr w:rsidR="00D3308D" w:rsidRPr="000343A2" w14:paraId="5DAC193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3B6C47" w14:textId="43C5B833" w:rsidR="00D3308D" w:rsidRPr="00997D17" w:rsidRDefault="00D958B4">
            <w:pPr>
              <w:pStyle w:val="ListParagraph"/>
              <w:numPr>
                <w:ilvl w:val="0"/>
                <w:numId w:val="27"/>
              </w:numPr>
              <w:jc w:val="both"/>
              <w:rPr>
                <w:sz w:val="22"/>
                <w:szCs w:val="22"/>
              </w:rPr>
            </w:pPr>
            <w:r w:rsidRPr="00997D17">
              <w:rPr>
                <w:sz w:val="22"/>
                <w:szCs w:val="22"/>
              </w:rPr>
              <w:t>Storm surge flooding coastal communities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BB5CBC4" w14:textId="13384C7B" w:rsidR="00D3308D" w:rsidRPr="00997D17" w:rsidRDefault="00D958B4">
            <w:pPr>
              <w:pStyle w:val="ListParagraph"/>
              <w:numPr>
                <w:ilvl w:val="0"/>
                <w:numId w:val="27"/>
              </w:numPr>
              <w:jc w:val="both"/>
              <w:rPr>
                <w:sz w:val="22"/>
                <w:szCs w:val="22"/>
              </w:rPr>
            </w:pPr>
            <w:r w:rsidRPr="00997D17">
              <w:rPr>
                <w:sz w:val="22"/>
                <w:szCs w:val="22"/>
              </w:rPr>
              <w:t>Mawimbi makubwa ya dhoruba kufurika jamii za pwani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856EE3B" w14:textId="71DAB6E3" w:rsidR="00D3308D" w:rsidRPr="00997D17" w:rsidRDefault="00513C7E">
            <w:pPr>
              <w:pStyle w:val="ListParagraph"/>
              <w:numPr>
                <w:ilvl w:val="0"/>
                <w:numId w:val="27"/>
              </w:numPr>
              <w:jc w:val="both"/>
              <w:rPr>
                <w:sz w:val="22"/>
                <w:szCs w:val="22"/>
              </w:rPr>
            </w:pPr>
            <w:r w:rsidRPr="00997D17">
              <w:rPr>
                <w:sz w:val="22"/>
                <w:szCs w:val="22"/>
              </w:rPr>
              <w:t>Residents of low-lying coastal areas: please evacuate to higher ground as directed.</w:t>
            </w:r>
          </w:p>
          <w:p w14:paraId="59FE009C" w14:textId="1DE100C0" w:rsidR="00D3308D" w:rsidRPr="00997D17" w:rsidRDefault="00D958B4">
            <w:pPr>
              <w:pStyle w:val="ListParagraph"/>
              <w:numPr>
                <w:ilvl w:val="0"/>
                <w:numId w:val="27"/>
              </w:numPr>
              <w:jc w:val="both"/>
              <w:rPr>
                <w:sz w:val="22"/>
                <w:szCs w:val="22"/>
              </w:rPr>
            </w:pPr>
            <w:r w:rsidRPr="00997D17">
              <w:rPr>
                <w:sz w:val="22"/>
                <w:szCs w:val="22"/>
              </w:rPr>
              <w:t>Do not go to the beach to watch the waves.</w:t>
            </w:r>
          </w:p>
          <w:p w14:paraId="006A3CD6" w14:textId="3363BC24" w:rsidR="00D3308D" w:rsidRPr="00997D17" w:rsidRDefault="00513C7E">
            <w:pPr>
              <w:pStyle w:val="ListParagraph"/>
              <w:numPr>
                <w:ilvl w:val="0"/>
                <w:numId w:val="27"/>
              </w:numPr>
              <w:jc w:val="both"/>
              <w:rPr>
                <w:sz w:val="22"/>
                <w:szCs w:val="22"/>
              </w:rPr>
            </w:pPr>
            <w:r w:rsidRPr="00997D17">
              <w:rPr>
                <w:sz w:val="22"/>
                <w:szCs w:val="22"/>
              </w:rPr>
              <w:t>Please return only when the authorities declare the area safe.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6ACA142" w14:textId="14357D22" w:rsidR="00D3308D" w:rsidRPr="00997D17" w:rsidRDefault="00513C7E">
            <w:pPr>
              <w:pStyle w:val="ListParagraph"/>
              <w:numPr>
                <w:ilvl w:val="0"/>
                <w:numId w:val="27"/>
              </w:numPr>
              <w:jc w:val="both"/>
              <w:rPr>
                <w:sz w:val="22"/>
                <w:szCs w:val="22"/>
              </w:rPr>
            </w:pPr>
            <w:r w:rsidRPr="00997D17">
              <w:rPr>
                <w:sz w:val="22"/>
                <w:szCs w:val="22"/>
              </w:rPr>
              <w:t>Wakazi wa maeneo ya chini ya pwani: tafadhali hamieni maeneo ya mwinuko kama mnavyoelekezwa.</w:t>
            </w:r>
          </w:p>
          <w:p w14:paraId="27B30758" w14:textId="35270281" w:rsidR="00D3308D" w:rsidRPr="00997D17" w:rsidRDefault="00D958B4">
            <w:pPr>
              <w:pStyle w:val="ListParagraph"/>
              <w:numPr>
                <w:ilvl w:val="0"/>
                <w:numId w:val="27"/>
              </w:numPr>
              <w:jc w:val="both"/>
              <w:rPr>
                <w:sz w:val="22"/>
                <w:szCs w:val="22"/>
                <w:lang w:val="sv-SE"/>
              </w:rPr>
            </w:pPr>
            <w:r w:rsidRPr="00997D17">
              <w:rPr>
                <w:sz w:val="22"/>
                <w:szCs w:val="22"/>
                <w:lang w:val="sv-SE"/>
              </w:rPr>
              <w:t>Usiende ufukweni kutazama mawimbi.</w:t>
            </w:r>
          </w:p>
          <w:p w14:paraId="1A2D79F3" w14:textId="423479A9" w:rsidR="00D3308D" w:rsidRPr="00997D17" w:rsidRDefault="00513C7E">
            <w:pPr>
              <w:pStyle w:val="ListParagraph"/>
              <w:numPr>
                <w:ilvl w:val="0"/>
                <w:numId w:val="27"/>
              </w:numPr>
              <w:jc w:val="both"/>
              <w:rPr>
                <w:sz w:val="22"/>
                <w:szCs w:val="22"/>
                <w:lang w:val="sv-SE"/>
              </w:rPr>
            </w:pPr>
            <w:r w:rsidRPr="00997D17">
              <w:rPr>
                <w:sz w:val="22"/>
                <w:szCs w:val="22"/>
                <w:lang w:val="sv-SE"/>
              </w:rPr>
              <w:t>Tafadhali rudini pale tu mamlaka zitakapotangaza kuwa eneo ni salama.</w:t>
            </w:r>
          </w:p>
        </w:tc>
      </w:tr>
      <w:tr w:rsidR="00D3308D" w:rsidRPr="000343A2" w14:paraId="5D31708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E50EC9A" w14:textId="15B7C171" w:rsidR="00D3308D" w:rsidRPr="00997D17" w:rsidRDefault="00D3308D">
            <w:pPr>
              <w:pStyle w:val="ListParagraph"/>
              <w:numPr>
                <w:ilvl w:val="0"/>
                <w:numId w:val="27"/>
              </w:numPr>
              <w:jc w:val="both"/>
              <w:rPr>
                <w:sz w:val="22"/>
                <w:szCs w:val="22"/>
              </w:rPr>
            </w:pPr>
            <w:r w:rsidRPr="00997D17">
              <w:rPr>
                <w:sz w:val="22"/>
                <w:szCs w:val="22"/>
              </w:rPr>
              <w:t>Major damage to ports, harbours and ferry terminals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1918AFC" w14:textId="722C0DC7" w:rsidR="00D3308D" w:rsidRPr="00997D17" w:rsidRDefault="00D958B4">
            <w:pPr>
              <w:pStyle w:val="ListParagraph"/>
              <w:numPr>
                <w:ilvl w:val="0"/>
                <w:numId w:val="27"/>
              </w:numPr>
              <w:jc w:val="both"/>
              <w:rPr>
                <w:sz w:val="22"/>
                <w:szCs w:val="22"/>
              </w:rPr>
            </w:pPr>
            <w:r w:rsidRPr="00997D17">
              <w:rPr>
                <w:sz w:val="22"/>
                <w:szCs w:val="22"/>
              </w:rPr>
              <w:t>Uharibifu mkubwa wa bandari na vituo vya vivuko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8DEAD7" w14:textId="1F196CC7" w:rsidR="00D3308D" w:rsidRPr="00997D17" w:rsidRDefault="00D958B4">
            <w:pPr>
              <w:pStyle w:val="ListParagraph"/>
              <w:numPr>
                <w:ilvl w:val="0"/>
                <w:numId w:val="27"/>
              </w:numPr>
              <w:jc w:val="both"/>
              <w:rPr>
                <w:sz w:val="22"/>
                <w:szCs w:val="22"/>
              </w:rPr>
            </w:pPr>
            <w:r w:rsidRPr="00997D17">
              <w:rPr>
                <w:sz w:val="22"/>
                <w:szCs w:val="22"/>
              </w:rPr>
              <w:t>Port authorities: suspend operations and secure vessels.</w:t>
            </w:r>
          </w:p>
          <w:p w14:paraId="1A773FB5" w14:textId="0EDE1F4A" w:rsidR="00D3308D" w:rsidRPr="00997D17" w:rsidRDefault="00D958B4">
            <w:pPr>
              <w:pStyle w:val="ListParagraph"/>
              <w:numPr>
                <w:ilvl w:val="0"/>
                <w:numId w:val="27"/>
              </w:numPr>
              <w:jc w:val="both"/>
              <w:rPr>
                <w:sz w:val="22"/>
                <w:szCs w:val="22"/>
              </w:rPr>
            </w:pPr>
            <w:r w:rsidRPr="00997D17">
              <w:rPr>
                <w:sz w:val="22"/>
                <w:szCs w:val="22"/>
              </w:rPr>
              <w:t>Keep away from ports, jetties and landing sites.</w:t>
            </w:r>
          </w:p>
          <w:p w14:paraId="6BD3B122" w14:textId="4862AD4C" w:rsidR="00D3308D" w:rsidRPr="00997D17" w:rsidRDefault="00D3308D">
            <w:pPr>
              <w:pStyle w:val="ListParagraph"/>
              <w:numPr>
                <w:ilvl w:val="0"/>
                <w:numId w:val="27"/>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33F4FE7" w14:textId="0C9F0D76" w:rsidR="00D3308D" w:rsidRPr="00997D17" w:rsidRDefault="00D958B4">
            <w:pPr>
              <w:pStyle w:val="ListParagraph"/>
              <w:numPr>
                <w:ilvl w:val="0"/>
                <w:numId w:val="27"/>
              </w:numPr>
              <w:jc w:val="both"/>
              <w:rPr>
                <w:sz w:val="22"/>
                <w:szCs w:val="22"/>
                <w:lang w:val="sv-SE"/>
              </w:rPr>
            </w:pPr>
            <w:r w:rsidRPr="00997D17">
              <w:rPr>
                <w:sz w:val="22"/>
                <w:szCs w:val="22"/>
                <w:lang w:val="sv-SE"/>
              </w:rPr>
              <w:t>Mamlaka za bandari: sitisheni shughuli na linda vyombo.</w:t>
            </w:r>
          </w:p>
          <w:p w14:paraId="1EE90FC9" w14:textId="001B714B" w:rsidR="00D3308D" w:rsidRPr="00997D17" w:rsidRDefault="00D958B4">
            <w:pPr>
              <w:pStyle w:val="ListParagraph"/>
              <w:numPr>
                <w:ilvl w:val="0"/>
                <w:numId w:val="27"/>
              </w:numPr>
              <w:jc w:val="both"/>
              <w:rPr>
                <w:sz w:val="22"/>
                <w:szCs w:val="22"/>
                <w:lang w:val="sv-SE"/>
              </w:rPr>
            </w:pPr>
            <w:r w:rsidRPr="00997D17">
              <w:rPr>
                <w:sz w:val="22"/>
                <w:szCs w:val="22"/>
                <w:lang w:val="sv-SE"/>
              </w:rPr>
              <w:t>Kaa mbali na bandari, gati na mialo.</w:t>
            </w:r>
          </w:p>
          <w:p w14:paraId="6E0F54B4" w14:textId="665AE315" w:rsidR="00D3308D" w:rsidRPr="00997D17" w:rsidRDefault="00D3308D">
            <w:pPr>
              <w:pStyle w:val="ListParagraph"/>
              <w:numPr>
                <w:ilvl w:val="0"/>
                <w:numId w:val="27"/>
              </w:numPr>
              <w:jc w:val="both"/>
              <w:rPr>
                <w:sz w:val="22"/>
                <w:szCs w:val="22"/>
                <w:lang w:val="sv-SE"/>
              </w:rPr>
            </w:pPr>
          </w:p>
        </w:tc>
      </w:tr>
      <w:tr w:rsidR="00D3308D" w:rsidRPr="00997D17" w14:paraId="3A5DB2D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B7D878" w14:textId="47C67E1C" w:rsidR="00D3308D" w:rsidRPr="00997D17" w:rsidRDefault="00D958B4">
            <w:pPr>
              <w:pStyle w:val="ListParagraph"/>
              <w:numPr>
                <w:ilvl w:val="0"/>
                <w:numId w:val="27"/>
              </w:numPr>
              <w:jc w:val="both"/>
              <w:rPr>
                <w:sz w:val="22"/>
                <w:szCs w:val="22"/>
              </w:rPr>
            </w:pPr>
            <w:r w:rsidRPr="00997D17">
              <w:rPr>
                <w:sz w:val="22"/>
                <w:szCs w:val="22"/>
              </w:rPr>
              <w:lastRenderedPageBreak/>
              <w:t>Severe shoreline erosion and collapse of buildings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3F8481D" w14:textId="24E0DE14" w:rsidR="00D3308D" w:rsidRPr="00997D17" w:rsidRDefault="00D958B4">
            <w:pPr>
              <w:pStyle w:val="ListParagraph"/>
              <w:numPr>
                <w:ilvl w:val="0"/>
                <w:numId w:val="27"/>
              </w:numPr>
              <w:jc w:val="both"/>
              <w:rPr>
                <w:sz w:val="22"/>
                <w:szCs w:val="22"/>
              </w:rPr>
            </w:pPr>
            <w:r w:rsidRPr="00997D17">
              <w:rPr>
                <w:sz w:val="22"/>
                <w:szCs w:val="22"/>
              </w:rPr>
              <w:t>Mmomonyoko mkubwa wa kingo za maji na majengo kuanguka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6F3562E" w14:textId="61B459F0" w:rsidR="00D3308D" w:rsidRPr="00997D17" w:rsidRDefault="00513C7E">
            <w:pPr>
              <w:pStyle w:val="ListParagraph"/>
              <w:numPr>
                <w:ilvl w:val="0"/>
                <w:numId w:val="27"/>
              </w:numPr>
              <w:jc w:val="both"/>
              <w:rPr>
                <w:sz w:val="22"/>
                <w:szCs w:val="22"/>
              </w:rPr>
            </w:pPr>
            <w:r w:rsidRPr="00997D17">
              <w:rPr>
                <w:sz w:val="22"/>
                <w:szCs w:val="22"/>
              </w:rPr>
              <w:t>Please move out of buildings on eroding shoreline.</w:t>
            </w:r>
          </w:p>
          <w:p w14:paraId="603DEDCA" w14:textId="021B1E4F" w:rsidR="00D3308D" w:rsidRPr="00997D17" w:rsidRDefault="00513C7E">
            <w:pPr>
              <w:pStyle w:val="ListParagraph"/>
              <w:numPr>
                <w:ilvl w:val="0"/>
                <w:numId w:val="27"/>
              </w:numPr>
              <w:jc w:val="both"/>
              <w:rPr>
                <w:sz w:val="22"/>
                <w:szCs w:val="22"/>
              </w:rPr>
            </w:pPr>
            <w:r w:rsidRPr="00997D17">
              <w:rPr>
                <w:sz w:val="22"/>
                <w:szCs w:val="22"/>
              </w:rPr>
              <w:t>Please do not return to undermined buildings.</w:t>
            </w:r>
          </w:p>
          <w:p w14:paraId="42D8385F" w14:textId="5805EA68" w:rsidR="00D3308D" w:rsidRPr="00997D17" w:rsidRDefault="00D958B4">
            <w:pPr>
              <w:pStyle w:val="ListParagraph"/>
              <w:numPr>
                <w:ilvl w:val="0"/>
                <w:numId w:val="27"/>
              </w:numPr>
              <w:jc w:val="both"/>
              <w:rPr>
                <w:sz w:val="22"/>
                <w:szCs w:val="22"/>
              </w:rPr>
            </w:pPr>
            <w:r w:rsidRPr="00997D17">
              <w:rPr>
                <w:sz w:val="22"/>
                <w:szCs w:val="22"/>
              </w:rPr>
              <w:t>Keep children away from cliff edges.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F7741E" w14:textId="75FE8D91" w:rsidR="00D3308D" w:rsidRPr="00997D17" w:rsidRDefault="00513C7E">
            <w:pPr>
              <w:pStyle w:val="ListParagraph"/>
              <w:numPr>
                <w:ilvl w:val="0"/>
                <w:numId w:val="27"/>
              </w:numPr>
              <w:jc w:val="both"/>
              <w:rPr>
                <w:sz w:val="22"/>
                <w:szCs w:val="22"/>
              </w:rPr>
            </w:pPr>
            <w:r w:rsidRPr="00997D17">
              <w:rPr>
                <w:sz w:val="22"/>
                <w:szCs w:val="22"/>
              </w:rPr>
              <w:t>Tafadhali hameni kutoka majengo yaliyo kwenye kingo zinazomomonyoka.</w:t>
            </w:r>
          </w:p>
          <w:p w14:paraId="5F2E9A68" w14:textId="61B76F01" w:rsidR="00D3308D" w:rsidRPr="00997D17" w:rsidRDefault="00513C7E">
            <w:pPr>
              <w:pStyle w:val="ListParagraph"/>
              <w:numPr>
                <w:ilvl w:val="0"/>
                <w:numId w:val="27"/>
              </w:numPr>
              <w:jc w:val="both"/>
              <w:rPr>
                <w:sz w:val="22"/>
                <w:szCs w:val="22"/>
              </w:rPr>
            </w:pPr>
            <w:r w:rsidRPr="00997D17">
              <w:rPr>
                <w:sz w:val="22"/>
                <w:szCs w:val="22"/>
              </w:rPr>
              <w:t>Tafadhali msirudi kwenye majengo ambayo misingi yake imeliwa na maji.</w:t>
            </w:r>
          </w:p>
          <w:p w14:paraId="19E67D32" w14:textId="56C64108" w:rsidR="00D3308D" w:rsidRPr="00997D17" w:rsidRDefault="00D958B4">
            <w:pPr>
              <w:pStyle w:val="ListParagraph"/>
              <w:numPr>
                <w:ilvl w:val="0"/>
                <w:numId w:val="27"/>
              </w:numPr>
              <w:jc w:val="both"/>
              <w:rPr>
                <w:sz w:val="22"/>
                <w:szCs w:val="22"/>
              </w:rPr>
            </w:pPr>
            <w:r w:rsidRPr="00997D17">
              <w:rPr>
                <w:sz w:val="22"/>
                <w:szCs w:val="22"/>
              </w:rPr>
              <w:t>Waweke watoto mbali na kingo za majabali.</w:t>
            </w:r>
          </w:p>
        </w:tc>
      </w:tr>
      <w:tr w:rsidR="00D3308D" w:rsidRPr="000343A2" w14:paraId="6C697737"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7A2CD7B" w14:textId="0EB9B583" w:rsidR="00D3308D" w:rsidRPr="00997D17" w:rsidRDefault="00D958B4">
            <w:pPr>
              <w:pStyle w:val="ListParagraph"/>
              <w:numPr>
                <w:ilvl w:val="0"/>
                <w:numId w:val="27"/>
              </w:numPr>
              <w:jc w:val="both"/>
              <w:rPr>
                <w:sz w:val="22"/>
                <w:szCs w:val="22"/>
              </w:rPr>
            </w:pPr>
            <w:r w:rsidRPr="00997D17">
              <w:rPr>
                <w:sz w:val="22"/>
                <w:szCs w:val="22"/>
              </w:rPr>
              <w:t>Saltwater contamination of wells and springs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B1A652" w14:textId="057521C2" w:rsidR="00D3308D" w:rsidRPr="00997D17" w:rsidRDefault="00D958B4">
            <w:pPr>
              <w:pStyle w:val="ListParagraph"/>
              <w:numPr>
                <w:ilvl w:val="0"/>
                <w:numId w:val="27"/>
              </w:numPr>
              <w:jc w:val="both"/>
              <w:rPr>
                <w:sz w:val="22"/>
                <w:szCs w:val="22"/>
              </w:rPr>
            </w:pPr>
            <w:r w:rsidRPr="00997D17">
              <w:rPr>
                <w:sz w:val="22"/>
                <w:szCs w:val="22"/>
              </w:rPr>
              <w:t>Maji ya chumvi kuchafua visima na chemchemi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946924B" w14:textId="799CC7AB" w:rsidR="00D3308D" w:rsidRPr="00997D17" w:rsidRDefault="00D958B4">
            <w:pPr>
              <w:pStyle w:val="ListParagraph"/>
              <w:numPr>
                <w:ilvl w:val="0"/>
                <w:numId w:val="27"/>
              </w:numPr>
              <w:jc w:val="both"/>
              <w:rPr>
                <w:sz w:val="22"/>
                <w:szCs w:val="22"/>
              </w:rPr>
            </w:pPr>
            <w:r w:rsidRPr="00997D17">
              <w:rPr>
                <w:sz w:val="22"/>
                <w:szCs w:val="22"/>
              </w:rPr>
              <w:t>Drink only boiled or treated water.</w:t>
            </w:r>
          </w:p>
          <w:p w14:paraId="536746D9" w14:textId="6937D1A3" w:rsidR="00D3308D" w:rsidRPr="00997D17" w:rsidRDefault="00D958B4">
            <w:pPr>
              <w:pStyle w:val="ListParagraph"/>
              <w:numPr>
                <w:ilvl w:val="0"/>
                <w:numId w:val="27"/>
              </w:numPr>
              <w:jc w:val="both"/>
              <w:rPr>
                <w:sz w:val="22"/>
                <w:szCs w:val="22"/>
              </w:rPr>
            </w:pPr>
            <w:r w:rsidRPr="00997D17">
              <w:rPr>
                <w:sz w:val="22"/>
                <w:szCs w:val="22"/>
              </w:rPr>
              <w:t>Do not use flooded wells until they have been cleaned and tested.</w:t>
            </w:r>
          </w:p>
          <w:p w14:paraId="3C15D97C" w14:textId="441B0E0A" w:rsidR="00D3308D" w:rsidRPr="00997D17" w:rsidRDefault="00D958B4">
            <w:pPr>
              <w:pStyle w:val="ListParagraph"/>
              <w:numPr>
                <w:ilvl w:val="0"/>
                <w:numId w:val="27"/>
              </w:numPr>
              <w:jc w:val="both"/>
              <w:rPr>
                <w:sz w:val="22"/>
                <w:szCs w:val="22"/>
              </w:rPr>
            </w:pPr>
            <w:r w:rsidRPr="00997D17">
              <w:rPr>
                <w:sz w:val="22"/>
                <w:szCs w:val="22"/>
              </w:rPr>
              <w:t>District Committees: supply safe drinking water.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D453E0B" w14:textId="5CF66834" w:rsidR="00D3308D" w:rsidRPr="00997D17" w:rsidRDefault="00D958B4">
            <w:pPr>
              <w:pStyle w:val="ListParagraph"/>
              <w:numPr>
                <w:ilvl w:val="0"/>
                <w:numId w:val="27"/>
              </w:numPr>
              <w:jc w:val="both"/>
              <w:rPr>
                <w:sz w:val="22"/>
                <w:szCs w:val="22"/>
              </w:rPr>
            </w:pPr>
            <w:r w:rsidRPr="00997D17">
              <w:rPr>
                <w:sz w:val="22"/>
                <w:szCs w:val="22"/>
              </w:rPr>
              <w:t>Kunywa maji yaliyochemshwa au kutibiwa tu.</w:t>
            </w:r>
          </w:p>
          <w:p w14:paraId="5469F739" w14:textId="7AE48D4B" w:rsidR="00D3308D" w:rsidRPr="00997D17" w:rsidRDefault="00D958B4">
            <w:pPr>
              <w:pStyle w:val="ListParagraph"/>
              <w:numPr>
                <w:ilvl w:val="0"/>
                <w:numId w:val="27"/>
              </w:numPr>
              <w:jc w:val="both"/>
              <w:rPr>
                <w:sz w:val="22"/>
                <w:szCs w:val="22"/>
                <w:lang w:val="sv-SE"/>
              </w:rPr>
            </w:pPr>
            <w:r w:rsidRPr="00997D17">
              <w:rPr>
                <w:sz w:val="22"/>
                <w:szCs w:val="22"/>
                <w:lang w:val="sv-SE"/>
              </w:rPr>
              <w:t>Usitumie visima vilivyofurika hadi visafishwe na kupimwa.</w:t>
            </w:r>
          </w:p>
          <w:p w14:paraId="003E2DA3" w14:textId="75DCC12D" w:rsidR="00D3308D" w:rsidRPr="00997D17" w:rsidRDefault="00D958B4">
            <w:pPr>
              <w:pStyle w:val="ListParagraph"/>
              <w:numPr>
                <w:ilvl w:val="0"/>
                <w:numId w:val="27"/>
              </w:numPr>
              <w:jc w:val="both"/>
              <w:rPr>
                <w:sz w:val="22"/>
                <w:szCs w:val="22"/>
                <w:lang w:val="sv-SE"/>
              </w:rPr>
            </w:pPr>
            <w:r w:rsidRPr="00997D17">
              <w:rPr>
                <w:sz w:val="22"/>
                <w:szCs w:val="22"/>
                <w:lang w:val="sv-SE"/>
              </w:rPr>
              <w:t>Kamati za Wilaya: sambazeni maji safi ya kunywa.</w:t>
            </w:r>
          </w:p>
        </w:tc>
      </w:tr>
      <w:tr w:rsidR="00D3308D" w:rsidRPr="00997D17" w14:paraId="6258F79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50F713E" w14:textId="30EBC440" w:rsidR="00D3308D" w:rsidRPr="00997D17" w:rsidRDefault="00D958B4">
            <w:pPr>
              <w:pStyle w:val="ListParagraph"/>
              <w:numPr>
                <w:ilvl w:val="0"/>
                <w:numId w:val="27"/>
              </w:numPr>
              <w:jc w:val="both"/>
              <w:rPr>
                <w:sz w:val="22"/>
                <w:szCs w:val="22"/>
              </w:rPr>
            </w:pPr>
            <w:r w:rsidRPr="00997D17">
              <w:rPr>
                <w:sz w:val="22"/>
                <w:szCs w:val="22"/>
              </w:rPr>
              <w:t>Flooding of lakeshore settlements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C782DEA" w14:textId="5FD48A1D" w:rsidR="00D3308D" w:rsidRPr="00997D17" w:rsidRDefault="00D958B4">
            <w:pPr>
              <w:pStyle w:val="ListParagraph"/>
              <w:numPr>
                <w:ilvl w:val="0"/>
                <w:numId w:val="27"/>
              </w:numPr>
              <w:jc w:val="both"/>
              <w:rPr>
                <w:sz w:val="22"/>
                <w:szCs w:val="22"/>
                <w:lang w:val="sv-SE"/>
              </w:rPr>
            </w:pPr>
            <w:r w:rsidRPr="00997D17">
              <w:rPr>
                <w:sz w:val="22"/>
                <w:szCs w:val="22"/>
                <w:lang w:val="sv-SE"/>
              </w:rPr>
              <w:t>Mafuriko katika makazi ya kando ya maziwa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9865469" w14:textId="77C36395" w:rsidR="00D3308D" w:rsidRPr="00997D17" w:rsidRDefault="00513C7E">
            <w:pPr>
              <w:pStyle w:val="ListParagraph"/>
              <w:numPr>
                <w:ilvl w:val="0"/>
                <w:numId w:val="27"/>
              </w:numPr>
              <w:jc w:val="both"/>
              <w:rPr>
                <w:sz w:val="22"/>
                <w:szCs w:val="22"/>
              </w:rPr>
            </w:pPr>
            <w:r w:rsidRPr="00997D17">
              <w:rPr>
                <w:sz w:val="22"/>
                <w:szCs w:val="22"/>
              </w:rPr>
              <w:t>Lakeshore residents: please evacuate as directed.</w:t>
            </w:r>
          </w:p>
          <w:p w14:paraId="0160F0ED" w14:textId="58F2A421" w:rsidR="00D3308D" w:rsidRPr="00997D17" w:rsidRDefault="00D958B4">
            <w:pPr>
              <w:pStyle w:val="ListParagraph"/>
              <w:numPr>
                <w:ilvl w:val="0"/>
                <w:numId w:val="27"/>
              </w:numPr>
              <w:jc w:val="both"/>
              <w:rPr>
                <w:sz w:val="22"/>
                <w:szCs w:val="22"/>
              </w:rPr>
            </w:pPr>
            <w:r w:rsidRPr="00997D17">
              <w:rPr>
                <w:sz w:val="22"/>
                <w:szCs w:val="22"/>
              </w:rPr>
              <w:t>Go to official shelters on higher ground.</w:t>
            </w:r>
          </w:p>
          <w:p w14:paraId="7F077116" w14:textId="699002DE" w:rsidR="00D3308D" w:rsidRPr="00997D17" w:rsidRDefault="00D958B4">
            <w:pPr>
              <w:pStyle w:val="ListParagraph"/>
              <w:numPr>
                <w:ilvl w:val="0"/>
                <w:numId w:val="27"/>
              </w:numPr>
              <w:jc w:val="both"/>
              <w:rPr>
                <w:sz w:val="22"/>
                <w:szCs w:val="22"/>
              </w:rPr>
            </w:pPr>
            <w:r w:rsidRPr="00997D17">
              <w:rPr>
                <w:sz w:val="22"/>
                <w:szCs w:val="22"/>
              </w:rPr>
              <w:t>Help older persons, children, pregnant women and people with disabilities first.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B8A53A6" w14:textId="54CAF02A" w:rsidR="00D3308D" w:rsidRPr="00997D17" w:rsidRDefault="00513C7E">
            <w:pPr>
              <w:pStyle w:val="ListParagraph"/>
              <w:numPr>
                <w:ilvl w:val="0"/>
                <w:numId w:val="27"/>
              </w:numPr>
              <w:jc w:val="both"/>
              <w:rPr>
                <w:sz w:val="22"/>
                <w:szCs w:val="22"/>
              </w:rPr>
            </w:pPr>
            <w:r w:rsidRPr="00997D17">
              <w:rPr>
                <w:sz w:val="22"/>
                <w:szCs w:val="22"/>
              </w:rPr>
              <w:t>Wakazi wa kando ya maziwa: tafadhali hameni kama mnavyoelekezwa.</w:t>
            </w:r>
          </w:p>
          <w:p w14:paraId="64B7FA05" w14:textId="401A8578" w:rsidR="00D3308D" w:rsidRPr="00997D17" w:rsidRDefault="00D958B4">
            <w:pPr>
              <w:pStyle w:val="ListParagraph"/>
              <w:numPr>
                <w:ilvl w:val="0"/>
                <w:numId w:val="27"/>
              </w:numPr>
              <w:jc w:val="both"/>
              <w:rPr>
                <w:sz w:val="22"/>
                <w:szCs w:val="22"/>
              </w:rPr>
            </w:pPr>
            <w:r w:rsidRPr="00997D17">
              <w:rPr>
                <w:sz w:val="22"/>
                <w:szCs w:val="22"/>
              </w:rPr>
              <w:t>Nenda kwenye makazi rasmi ya muda yaliyo maeneo ya mwinuko.</w:t>
            </w:r>
          </w:p>
          <w:p w14:paraId="00FF6F2E" w14:textId="2BB3305A" w:rsidR="00D3308D" w:rsidRPr="00997D17" w:rsidRDefault="00D958B4">
            <w:pPr>
              <w:pStyle w:val="ListParagraph"/>
              <w:numPr>
                <w:ilvl w:val="0"/>
                <w:numId w:val="27"/>
              </w:numPr>
              <w:jc w:val="both"/>
              <w:rPr>
                <w:sz w:val="22"/>
                <w:szCs w:val="22"/>
              </w:rPr>
            </w:pPr>
            <w:r w:rsidRPr="00997D17">
              <w:rPr>
                <w:sz w:val="22"/>
                <w:szCs w:val="22"/>
              </w:rPr>
              <w:t>Wasaidie wazee, watoto, wajawazito na watu wenye ulemavu kwanza.</w:t>
            </w:r>
          </w:p>
        </w:tc>
      </w:tr>
      <w:tr w:rsidR="00D3308D" w:rsidRPr="00997D17" w14:paraId="58644A0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A208CA5" w14:textId="1452C32A" w:rsidR="00D3308D" w:rsidRPr="00997D17" w:rsidRDefault="00D958B4">
            <w:pPr>
              <w:pStyle w:val="ListParagraph"/>
              <w:numPr>
                <w:ilvl w:val="0"/>
                <w:numId w:val="27"/>
              </w:numPr>
              <w:jc w:val="both"/>
              <w:rPr>
                <w:sz w:val="22"/>
                <w:szCs w:val="22"/>
              </w:rPr>
            </w:pPr>
            <w:r w:rsidRPr="00997D17">
              <w:rPr>
                <w:sz w:val="22"/>
                <w:szCs w:val="22"/>
              </w:rPr>
              <w:lastRenderedPageBreak/>
              <w:t>Deaths and injuries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DC05AE1" w14:textId="4615ED43" w:rsidR="00D3308D" w:rsidRPr="00997D17" w:rsidRDefault="00D958B4">
            <w:pPr>
              <w:pStyle w:val="ListParagraph"/>
              <w:numPr>
                <w:ilvl w:val="0"/>
                <w:numId w:val="27"/>
              </w:numPr>
              <w:jc w:val="both"/>
              <w:rPr>
                <w:sz w:val="22"/>
                <w:szCs w:val="22"/>
              </w:rPr>
            </w:pPr>
            <w:r w:rsidRPr="00997D17">
              <w:rPr>
                <w:sz w:val="22"/>
                <w:szCs w:val="22"/>
              </w:rPr>
              <w:t>Vifo na majeruhi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6B2168" w14:textId="523BF65C" w:rsidR="00D3308D" w:rsidRPr="00997D17" w:rsidRDefault="00D958B4">
            <w:pPr>
              <w:pStyle w:val="ListParagraph"/>
              <w:numPr>
                <w:ilvl w:val="0"/>
                <w:numId w:val="27"/>
              </w:numPr>
              <w:jc w:val="both"/>
              <w:rPr>
                <w:sz w:val="22"/>
                <w:szCs w:val="22"/>
              </w:rPr>
            </w:pPr>
            <w:r w:rsidRPr="00997D17">
              <w:rPr>
                <w:sz w:val="22"/>
                <w:szCs w:val="22"/>
              </w:rPr>
              <w:t>Take the injured to the nearest health facility.</w:t>
            </w:r>
          </w:p>
          <w:p w14:paraId="63ED9169" w14:textId="4923A7F1" w:rsidR="00D3308D" w:rsidRPr="00997D17" w:rsidRDefault="00D958B4">
            <w:pPr>
              <w:pStyle w:val="ListParagraph"/>
              <w:numPr>
                <w:ilvl w:val="0"/>
                <w:numId w:val="27"/>
              </w:numPr>
              <w:jc w:val="both"/>
              <w:rPr>
                <w:sz w:val="22"/>
                <w:szCs w:val="22"/>
              </w:rPr>
            </w:pPr>
            <w:r w:rsidRPr="00997D17">
              <w:rPr>
                <w:sz w:val="22"/>
                <w:szCs w:val="22"/>
              </w:rPr>
              <w:t>District Committees: set up first-aid points and provide psychosocial support.</w:t>
            </w:r>
          </w:p>
          <w:p w14:paraId="2BF04216" w14:textId="17BEF4AD" w:rsidR="00D3308D" w:rsidRPr="00997D17" w:rsidRDefault="00D958B4">
            <w:pPr>
              <w:pStyle w:val="ListParagraph"/>
              <w:numPr>
                <w:ilvl w:val="0"/>
                <w:numId w:val="27"/>
              </w:numPr>
              <w:jc w:val="both"/>
              <w:rPr>
                <w:sz w:val="22"/>
                <w:szCs w:val="22"/>
              </w:rPr>
            </w:pPr>
            <w:r w:rsidRPr="00997D17">
              <w:rPr>
                <w:sz w:val="22"/>
                <w:szCs w:val="22"/>
              </w:rPr>
              <w:t>Health authorities: manage identification and burial of the dead.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B2410C5" w14:textId="13BD581C" w:rsidR="00D3308D" w:rsidRPr="00997D17" w:rsidRDefault="00D958B4">
            <w:pPr>
              <w:pStyle w:val="ListParagraph"/>
              <w:numPr>
                <w:ilvl w:val="0"/>
                <w:numId w:val="27"/>
              </w:numPr>
              <w:jc w:val="both"/>
              <w:rPr>
                <w:sz w:val="22"/>
                <w:szCs w:val="22"/>
              </w:rPr>
            </w:pPr>
            <w:r w:rsidRPr="00997D17">
              <w:rPr>
                <w:sz w:val="22"/>
                <w:szCs w:val="22"/>
              </w:rPr>
              <w:t>Wapeleke majeruhi kituo cha afya kilicho karibu.</w:t>
            </w:r>
          </w:p>
          <w:p w14:paraId="71A43A0B" w14:textId="626AAC2D" w:rsidR="00D3308D" w:rsidRPr="00997D17" w:rsidRDefault="00D958B4">
            <w:pPr>
              <w:pStyle w:val="ListParagraph"/>
              <w:numPr>
                <w:ilvl w:val="0"/>
                <w:numId w:val="27"/>
              </w:numPr>
              <w:jc w:val="both"/>
              <w:rPr>
                <w:sz w:val="22"/>
                <w:szCs w:val="22"/>
              </w:rPr>
            </w:pPr>
            <w:r w:rsidRPr="00997D17">
              <w:rPr>
                <w:sz w:val="22"/>
                <w:szCs w:val="22"/>
              </w:rPr>
              <w:t>Kamati za Wilaya: anzisheni vituo vya huduma ya kwanza na toeni msaada wa kisaikolojia.</w:t>
            </w:r>
          </w:p>
          <w:p w14:paraId="4453A817" w14:textId="361494E0" w:rsidR="00D3308D" w:rsidRPr="00997D17" w:rsidRDefault="00D958B4">
            <w:pPr>
              <w:pStyle w:val="ListParagraph"/>
              <w:numPr>
                <w:ilvl w:val="0"/>
                <w:numId w:val="27"/>
              </w:numPr>
              <w:jc w:val="both"/>
              <w:rPr>
                <w:sz w:val="22"/>
                <w:szCs w:val="22"/>
              </w:rPr>
            </w:pPr>
            <w:r w:rsidRPr="00997D17">
              <w:rPr>
                <w:sz w:val="22"/>
                <w:szCs w:val="22"/>
              </w:rPr>
              <w:t>Mamlaka za afya: simamieni utambuzi na maziko ya waliofariki.</w:t>
            </w:r>
          </w:p>
        </w:tc>
      </w:tr>
      <w:tr w:rsidR="00D3308D" w:rsidRPr="00997D17" w14:paraId="4BE7A80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77E56D" w14:textId="4EA02925" w:rsidR="00D3308D" w:rsidRPr="00997D17" w:rsidRDefault="00D958B4">
            <w:pPr>
              <w:pStyle w:val="ListParagraph"/>
              <w:numPr>
                <w:ilvl w:val="0"/>
                <w:numId w:val="27"/>
              </w:numPr>
              <w:jc w:val="both"/>
              <w:rPr>
                <w:sz w:val="22"/>
                <w:szCs w:val="22"/>
              </w:rPr>
            </w:pPr>
            <w:r w:rsidRPr="00997D17">
              <w:rPr>
                <w:sz w:val="22"/>
                <w:szCs w:val="22"/>
              </w:rPr>
              <w:t>Loss of boats, fishing gear and food stocks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A95101" w14:textId="3D36B8EA" w:rsidR="00D3308D" w:rsidRPr="00997D17" w:rsidRDefault="00D958B4">
            <w:pPr>
              <w:pStyle w:val="ListParagraph"/>
              <w:numPr>
                <w:ilvl w:val="0"/>
                <w:numId w:val="27"/>
              </w:numPr>
              <w:jc w:val="both"/>
              <w:rPr>
                <w:sz w:val="22"/>
                <w:szCs w:val="22"/>
              </w:rPr>
            </w:pPr>
            <w:r w:rsidRPr="00997D17">
              <w:rPr>
                <w:sz w:val="22"/>
                <w:szCs w:val="22"/>
              </w:rPr>
              <w:t>Upotevu wa vyombo, zana za uvuvi na akiba ya chakula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E9554FF" w14:textId="7760BF3F" w:rsidR="00D3308D" w:rsidRPr="00997D17" w:rsidRDefault="00D958B4">
            <w:pPr>
              <w:pStyle w:val="ListParagraph"/>
              <w:numPr>
                <w:ilvl w:val="0"/>
                <w:numId w:val="27"/>
              </w:numPr>
              <w:jc w:val="both"/>
              <w:rPr>
                <w:sz w:val="22"/>
                <w:szCs w:val="22"/>
              </w:rPr>
            </w:pPr>
            <w:r w:rsidRPr="00997D17">
              <w:rPr>
                <w:sz w:val="22"/>
                <w:szCs w:val="22"/>
              </w:rPr>
              <w:t>Report losses to Village/Mtaa leaders and BMU.</w:t>
            </w:r>
          </w:p>
          <w:p w14:paraId="71EABF55" w14:textId="705AE3A6" w:rsidR="00D3308D" w:rsidRPr="00997D17" w:rsidRDefault="00D958B4">
            <w:pPr>
              <w:pStyle w:val="ListParagraph"/>
              <w:numPr>
                <w:ilvl w:val="0"/>
                <w:numId w:val="27"/>
              </w:numPr>
              <w:jc w:val="both"/>
              <w:rPr>
                <w:sz w:val="22"/>
                <w:szCs w:val="22"/>
              </w:rPr>
            </w:pPr>
            <w:r w:rsidRPr="00997D17">
              <w:rPr>
                <w:sz w:val="22"/>
                <w:szCs w:val="22"/>
              </w:rPr>
              <w:t>District Committees: provide emergency food assistance.</w:t>
            </w:r>
          </w:p>
          <w:p w14:paraId="55BB1417" w14:textId="42BD2314" w:rsidR="00D3308D" w:rsidRPr="00997D17" w:rsidRDefault="00D3308D">
            <w:pPr>
              <w:pStyle w:val="ListParagraph"/>
              <w:numPr>
                <w:ilvl w:val="0"/>
                <w:numId w:val="27"/>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FEAC12" w14:textId="6CF78889" w:rsidR="00D3308D" w:rsidRPr="00997D17" w:rsidRDefault="00D958B4">
            <w:pPr>
              <w:pStyle w:val="ListParagraph"/>
              <w:numPr>
                <w:ilvl w:val="0"/>
                <w:numId w:val="27"/>
              </w:numPr>
              <w:jc w:val="both"/>
              <w:rPr>
                <w:sz w:val="22"/>
                <w:szCs w:val="22"/>
              </w:rPr>
            </w:pPr>
            <w:r w:rsidRPr="00997D17">
              <w:rPr>
                <w:sz w:val="22"/>
                <w:szCs w:val="22"/>
              </w:rPr>
              <w:t>Toa taarifa ya hasara kwa viongozi wa Kijiji/Mtaa na BMU.</w:t>
            </w:r>
          </w:p>
          <w:p w14:paraId="391BEFBA" w14:textId="1CC05F99" w:rsidR="00D3308D" w:rsidRPr="00997D17" w:rsidRDefault="00D958B4">
            <w:pPr>
              <w:pStyle w:val="ListParagraph"/>
              <w:numPr>
                <w:ilvl w:val="0"/>
                <w:numId w:val="27"/>
              </w:numPr>
              <w:jc w:val="both"/>
              <w:rPr>
                <w:sz w:val="22"/>
                <w:szCs w:val="22"/>
              </w:rPr>
            </w:pPr>
            <w:r w:rsidRPr="00997D17">
              <w:rPr>
                <w:sz w:val="22"/>
                <w:szCs w:val="22"/>
              </w:rPr>
              <w:t>Kamati za Wilaya: toeni msaada wa dharura wa chakula.</w:t>
            </w:r>
          </w:p>
          <w:p w14:paraId="7FC88D74" w14:textId="3AF4868B" w:rsidR="00D3308D" w:rsidRPr="00997D17" w:rsidRDefault="00D3308D">
            <w:pPr>
              <w:pStyle w:val="ListParagraph"/>
              <w:numPr>
                <w:ilvl w:val="0"/>
                <w:numId w:val="27"/>
              </w:numPr>
              <w:jc w:val="both"/>
              <w:rPr>
                <w:sz w:val="22"/>
                <w:szCs w:val="22"/>
              </w:rPr>
            </w:pPr>
          </w:p>
        </w:tc>
      </w:tr>
      <w:tr w:rsidR="00D3308D" w:rsidRPr="000343A2" w14:paraId="5F4257F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251ACA" w14:textId="51DA62DA" w:rsidR="00D3308D" w:rsidRPr="00997D17" w:rsidRDefault="00D958B4">
            <w:pPr>
              <w:pStyle w:val="ListParagraph"/>
              <w:numPr>
                <w:ilvl w:val="0"/>
                <w:numId w:val="27"/>
              </w:numPr>
              <w:jc w:val="both"/>
              <w:rPr>
                <w:sz w:val="22"/>
                <w:szCs w:val="22"/>
              </w:rPr>
            </w:pPr>
            <w:r w:rsidRPr="00997D17">
              <w:rPr>
                <w:sz w:val="22"/>
                <w:szCs w:val="22"/>
              </w:rPr>
              <w:t>Large-scale evacuation of coastal and lakeshore populations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781647D" w14:textId="420F35AA" w:rsidR="00D3308D" w:rsidRPr="00997D17" w:rsidRDefault="00D958B4">
            <w:pPr>
              <w:pStyle w:val="ListParagraph"/>
              <w:numPr>
                <w:ilvl w:val="0"/>
                <w:numId w:val="27"/>
              </w:numPr>
              <w:jc w:val="both"/>
              <w:rPr>
                <w:sz w:val="22"/>
                <w:szCs w:val="22"/>
              </w:rPr>
            </w:pPr>
            <w:r w:rsidRPr="00997D17">
              <w:rPr>
                <w:sz w:val="22"/>
                <w:szCs w:val="22"/>
              </w:rPr>
              <w:t>Uhamishaji mkubwa wa wakazi wa pwani na kando ya maziwa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9F8F697" w14:textId="5C8A86E2" w:rsidR="00D3308D" w:rsidRPr="00997D17" w:rsidRDefault="00D958B4">
            <w:pPr>
              <w:pStyle w:val="ListParagraph"/>
              <w:numPr>
                <w:ilvl w:val="0"/>
                <w:numId w:val="27"/>
              </w:numPr>
              <w:jc w:val="both"/>
              <w:rPr>
                <w:sz w:val="22"/>
                <w:szCs w:val="22"/>
              </w:rPr>
            </w:pPr>
            <w:r w:rsidRPr="00997D17">
              <w:rPr>
                <w:sz w:val="22"/>
                <w:szCs w:val="22"/>
              </w:rPr>
              <w:t>Take your emergency bag.</w:t>
            </w:r>
          </w:p>
          <w:p w14:paraId="7F18B6E6" w14:textId="55297C03" w:rsidR="00D3308D" w:rsidRPr="00997D17" w:rsidRDefault="00D958B4">
            <w:pPr>
              <w:pStyle w:val="ListParagraph"/>
              <w:numPr>
                <w:ilvl w:val="0"/>
                <w:numId w:val="27"/>
              </w:numPr>
              <w:jc w:val="both"/>
              <w:rPr>
                <w:sz w:val="22"/>
                <w:szCs w:val="22"/>
              </w:rPr>
            </w:pPr>
            <w:r w:rsidRPr="00997D17">
              <w:rPr>
                <w:sz w:val="22"/>
                <w:szCs w:val="22"/>
              </w:rPr>
              <w:t>Register at the shelter.</w:t>
            </w:r>
          </w:p>
          <w:p w14:paraId="722D90A9" w14:textId="69E73A14" w:rsidR="00D3308D" w:rsidRPr="00997D17" w:rsidRDefault="00D958B4">
            <w:pPr>
              <w:pStyle w:val="ListParagraph"/>
              <w:numPr>
                <w:ilvl w:val="0"/>
                <w:numId w:val="27"/>
              </w:numPr>
              <w:jc w:val="both"/>
              <w:rPr>
                <w:sz w:val="22"/>
                <w:szCs w:val="22"/>
              </w:rPr>
            </w:pPr>
            <w:r w:rsidRPr="00997D17">
              <w:rPr>
                <w:sz w:val="22"/>
                <w:szCs w:val="22"/>
              </w:rPr>
              <w:t>District Committees: provide food, water, sanitation and protection in shelters.</w:t>
            </w:r>
          </w:p>
          <w:p w14:paraId="59138E04" w14:textId="71BF7EEB" w:rsidR="00D3308D" w:rsidRPr="00997D17" w:rsidRDefault="00D3308D">
            <w:pPr>
              <w:pStyle w:val="ListParagraph"/>
              <w:numPr>
                <w:ilvl w:val="0"/>
                <w:numId w:val="27"/>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3C1B93" w14:textId="5A74F807" w:rsidR="00D3308D" w:rsidRPr="00997D17" w:rsidRDefault="00D958B4">
            <w:pPr>
              <w:pStyle w:val="ListParagraph"/>
              <w:numPr>
                <w:ilvl w:val="0"/>
                <w:numId w:val="27"/>
              </w:numPr>
              <w:jc w:val="both"/>
              <w:rPr>
                <w:sz w:val="22"/>
                <w:szCs w:val="22"/>
                <w:lang w:val="sv-SE"/>
              </w:rPr>
            </w:pPr>
            <w:r w:rsidRPr="00997D17">
              <w:rPr>
                <w:sz w:val="22"/>
                <w:szCs w:val="22"/>
                <w:lang w:val="sv-SE"/>
              </w:rPr>
              <w:t>Chukua begi lako la dharura.</w:t>
            </w:r>
          </w:p>
          <w:p w14:paraId="42FAB45D" w14:textId="6A3A7040" w:rsidR="00D3308D" w:rsidRPr="00997D17" w:rsidRDefault="00D958B4">
            <w:pPr>
              <w:pStyle w:val="ListParagraph"/>
              <w:numPr>
                <w:ilvl w:val="0"/>
                <w:numId w:val="27"/>
              </w:numPr>
              <w:jc w:val="both"/>
              <w:rPr>
                <w:sz w:val="22"/>
                <w:szCs w:val="22"/>
                <w:lang w:val="sv-SE"/>
              </w:rPr>
            </w:pPr>
            <w:r w:rsidRPr="00997D17">
              <w:rPr>
                <w:sz w:val="22"/>
                <w:szCs w:val="22"/>
                <w:lang w:val="sv-SE"/>
              </w:rPr>
              <w:t>Jisajili kwenye makazi ya muda.</w:t>
            </w:r>
          </w:p>
          <w:p w14:paraId="26E62516" w14:textId="688B879B" w:rsidR="00D3308D" w:rsidRPr="00997D17" w:rsidRDefault="00D958B4">
            <w:pPr>
              <w:pStyle w:val="ListParagraph"/>
              <w:numPr>
                <w:ilvl w:val="0"/>
                <w:numId w:val="27"/>
              </w:numPr>
              <w:jc w:val="both"/>
              <w:rPr>
                <w:sz w:val="22"/>
                <w:szCs w:val="22"/>
                <w:lang w:val="sv-SE"/>
              </w:rPr>
            </w:pPr>
            <w:r w:rsidRPr="00997D17">
              <w:rPr>
                <w:sz w:val="22"/>
                <w:szCs w:val="22"/>
                <w:lang w:val="sv-SE"/>
              </w:rPr>
              <w:t>Kamati za Wilaya: toeni chakula, maji, huduma za usafi na ulinzi katika makazi ya muda.</w:t>
            </w:r>
          </w:p>
          <w:p w14:paraId="6629738A" w14:textId="250CF314" w:rsidR="00D3308D" w:rsidRPr="00997D17" w:rsidRDefault="00D3308D">
            <w:pPr>
              <w:pStyle w:val="ListParagraph"/>
              <w:numPr>
                <w:ilvl w:val="0"/>
                <w:numId w:val="27"/>
              </w:numPr>
              <w:jc w:val="both"/>
              <w:rPr>
                <w:sz w:val="22"/>
                <w:szCs w:val="22"/>
                <w:lang w:val="sv-SE"/>
              </w:rPr>
            </w:pPr>
          </w:p>
        </w:tc>
      </w:tr>
      <w:tr w:rsidR="00D3308D" w:rsidRPr="000343A2" w14:paraId="6FDD954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F35689D" w14:textId="3CE285C2" w:rsidR="00D3308D" w:rsidRPr="00997D17" w:rsidRDefault="00D958B4">
            <w:pPr>
              <w:pStyle w:val="ListParagraph"/>
              <w:numPr>
                <w:ilvl w:val="0"/>
                <w:numId w:val="27"/>
              </w:numPr>
              <w:jc w:val="both"/>
              <w:rPr>
                <w:sz w:val="22"/>
                <w:szCs w:val="22"/>
              </w:rPr>
            </w:pPr>
            <w:r w:rsidRPr="00997D17">
              <w:rPr>
                <w:sz w:val="22"/>
                <w:szCs w:val="22"/>
              </w:rPr>
              <w:lastRenderedPageBreak/>
              <w:t>Roads, power and communication cut in coastal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EFB0643" w14:textId="59323838" w:rsidR="00D3308D" w:rsidRPr="00997D17" w:rsidRDefault="00D958B4">
            <w:pPr>
              <w:pStyle w:val="ListParagraph"/>
              <w:numPr>
                <w:ilvl w:val="0"/>
                <w:numId w:val="27"/>
              </w:numPr>
              <w:jc w:val="both"/>
              <w:rPr>
                <w:sz w:val="22"/>
                <w:szCs w:val="22"/>
                <w:lang w:val="sv-SE"/>
              </w:rPr>
            </w:pPr>
            <w:r w:rsidRPr="00997D17">
              <w:rPr>
                <w:sz w:val="22"/>
                <w:szCs w:val="22"/>
                <w:lang w:val="sv-SE"/>
              </w:rPr>
              <w:t>Kukatika kwa barabara, umeme na mawasiliano katika maeneo ya pwani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F2BE6CB" w14:textId="76A3A6E4" w:rsidR="00D3308D" w:rsidRPr="00997D17" w:rsidRDefault="00D958B4">
            <w:pPr>
              <w:pStyle w:val="ListParagraph"/>
              <w:numPr>
                <w:ilvl w:val="0"/>
                <w:numId w:val="27"/>
              </w:numPr>
              <w:jc w:val="both"/>
              <w:rPr>
                <w:sz w:val="22"/>
                <w:szCs w:val="22"/>
              </w:rPr>
            </w:pPr>
            <w:r w:rsidRPr="00997D17">
              <w:rPr>
                <w:sz w:val="22"/>
                <w:szCs w:val="22"/>
              </w:rPr>
              <w:t>Listen to official radio broadcasts.</w:t>
            </w:r>
          </w:p>
          <w:p w14:paraId="6241EB43" w14:textId="498D6878" w:rsidR="00D3308D" w:rsidRPr="00997D17" w:rsidRDefault="00D958B4">
            <w:pPr>
              <w:pStyle w:val="ListParagraph"/>
              <w:numPr>
                <w:ilvl w:val="0"/>
                <w:numId w:val="27"/>
              </w:numPr>
              <w:jc w:val="both"/>
              <w:rPr>
                <w:sz w:val="22"/>
                <w:szCs w:val="22"/>
              </w:rPr>
            </w:pPr>
            <w:r w:rsidRPr="00997D17">
              <w:rPr>
                <w:sz w:val="22"/>
                <w:szCs w:val="22"/>
              </w:rPr>
              <w:t>Keep away from fallen power lines.</w:t>
            </w:r>
          </w:p>
          <w:p w14:paraId="15EB4A4D" w14:textId="4713B91E" w:rsidR="00D3308D" w:rsidRPr="00997D17" w:rsidRDefault="00D958B4">
            <w:pPr>
              <w:pStyle w:val="ListParagraph"/>
              <w:numPr>
                <w:ilvl w:val="0"/>
                <w:numId w:val="27"/>
              </w:numPr>
              <w:jc w:val="both"/>
              <w:rPr>
                <w:sz w:val="22"/>
                <w:szCs w:val="22"/>
              </w:rPr>
            </w:pPr>
            <w:r w:rsidRPr="00997D17">
              <w:rPr>
                <w:sz w:val="22"/>
                <w:szCs w:val="22"/>
              </w:rPr>
              <w:t>District Committees: use radio and messengers to reach cut-off villages.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E8E2118" w14:textId="5AB184BF" w:rsidR="00D3308D" w:rsidRPr="00997D17" w:rsidRDefault="00D958B4">
            <w:pPr>
              <w:pStyle w:val="ListParagraph"/>
              <w:numPr>
                <w:ilvl w:val="0"/>
                <w:numId w:val="27"/>
              </w:numPr>
              <w:jc w:val="both"/>
              <w:rPr>
                <w:sz w:val="22"/>
                <w:szCs w:val="22"/>
                <w:lang w:val="sv-SE"/>
              </w:rPr>
            </w:pPr>
            <w:r w:rsidRPr="00997D17">
              <w:rPr>
                <w:sz w:val="22"/>
                <w:szCs w:val="22"/>
                <w:lang w:val="sv-SE"/>
              </w:rPr>
              <w:t>Sikiliza matangazo rasmi ya redio.</w:t>
            </w:r>
          </w:p>
          <w:p w14:paraId="2D988D9B" w14:textId="60E2BC63" w:rsidR="00D3308D" w:rsidRPr="00997D17" w:rsidRDefault="00D958B4">
            <w:pPr>
              <w:pStyle w:val="ListParagraph"/>
              <w:numPr>
                <w:ilvl w:val="0"/>
                <w:numId w:val="27"/>
              </w:numPr>
              <w:jc w:val="both"/>
              <w:rPr>
                <w:sz w:val="22"/>
                <w:szCs w:val="22"/>
                <w:lang w:val="sv-SE"/>
              </w:rPr>
            </w:pPr>
            <w:r w:rsidRPr="00997D17">
              <w:rPr>
                <w:sz w:val="22"/>
                <w:szCs w:val="22"/>
                <w:lang w:val="sv-SE"/>
              </w:rPr>
              <w:t>Kaa mbali na nyaya za umeme zilizoanguka.</w:t>
            </w:r>
          </w:p>
          <w:p w14:paraId="507D3EC3" w14:textId="4E0B1CB8" w:rsidR="00D3308D" w:rsidRPr="00997D17" w:rsidRDefault="00D958B4">
            <w:pPr>
              <w:pStyle w:val="ListParagraph"/>
              <w:numPr>
                <w:ilvl w:val="0"/>
                <w:numId w:val="27"/>
              </w:numPr>
              <w:jc w:val="both"/>
              <w:rPr>
                <w:sz w:val="22"/>
                <w:szCs w:val="22"/>
                <w:lang w:val="sv-SE"/>
              </w:rPr>
            </w:pPr>
            <w:r w:rsidRPr="00997D17">
              <w:rPr>
                <w:sz w:val="22"/>
                <w:szCs w:val="22"/>
                <w:lang w:val="sv-SE"/>
              </w:rPr>
              <w:t>Kamati za Wilaya: tumieni redio na wajumbe kufikia vijiji visivyofikika.</w:t>
            </w:r>
          </w:p>
        </w:tc>
      </w:tr>
      <w:tr w:rsidR="00513C7E" w:rsidRPr="00997D17" w14:paraId="16C50A99"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B5C6D0B" w14:textId="20344EAD" w:rsidR="00513C7E" w:rsidRPr="00997D17" w:rsidRDefault="00513C7E">
            <w:pPr>
              <w:pStyle w:val="ListParagraph"/>
              <w:numPr>
                <w:ilvl w:val="0"/>
                <w:numId w:val="27"/>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D02DD0" w14:textId="11BAF414" w:rsidR="00513C7E" w:rsidRPr="00997D17" w:rsidRDefault="00513C7E">
            <w:pPr>
              <w:pStyle w:val="ListParagraph"/>
              <w:numPr>
                <w:ilvl w:val="0"/>
                <w:numId w:val="27"/>
              </w:numPr>
              <w:jc w:val="both"/>
              <w:rPr>
                <w:sz w:val="22"/>
                <w:szCs w:val="22"/>
                <w:lang w:val="sv-SE"/>
              </w:rPr>
            </w:pPr>
            <w:r w:rsidRPr="00997D17">
              <w:rPr>
                <w:sz w:val="22"/>
                <w:szCs w:val="22"/>
                <w:lang w:val="sv-SE"/>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199064" w14:textId="77777777" w:rsidR="00513C7E" w:rsidRPr="00997D17" w:rsidRDefault="00513C7E">
            <w:pPr>
              <w:pStyle w:val="ListParagraph"/>
              <w:numPr>
                <w:ilvl w:val="0"/>
                <w:numId w:val="27"/>
              </w:numPr>
              <w:jc w:val="both"/>
              <w:rPr>
                <w:sz w:val="22"/>
                <w:szCs w:val="22"/>
              </w:rPr>
            </w:pPr>
            <w:r w:rsidRPr="00997D17">
              <w:rPr>
                <w:sz w:val="22"/>
                <w:szCs w:val="22"/>
              </w:rPr>
              <w:t>Please stay with official sources: radio, TMA, Disaster Management Committees and local leaders.</w:t>
            </w:r>
          </w:p>
          <w:p w14:paraId="747A7746" w14:textId="17C51CA7" w:rsidR="00513C7E" w:rsidRPr="00997D17" w:rsidRDefault="00513C7E">
            <w:pPr>
              <w:pStyle w:val="ListParagraph"/>
              <w:numPr>
                <w:ilvl w:val="0"/>
                <w:numId w:val="27"/>
              </w:numPr>
              <w:jc w:val="both"/>
              <w:rPr>
                <w:sz w:val="22"/>
                <w:szCs w:val="22"/>
              </w:rPr>
            </w:pPr>
            <w:r w:rsidRPr="00997D17">
              <w:rPr>
                <w:sz w:val="22"/>
                <w:szCs w:val="22"/>
              </w:rPr>
              <w:t>Disaster Management Committees will announce when the danger has passed and when it is safe to return.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8F3BB86" w14:textId="77777777" w:rsidR="00513C7E" w:rsidRPr="00997D17" w:rsidRDefault="00513C7E">
            <w:pPr>
              <w:pStyle w:val="ListParagraph"/>
              <w:numPr>
                <w:ilvl w:val="0"/>
                <w:numId w:val="27"/>
              </w:numPr>
              <w:jc w:val="both"/>
              <w:rPr>
                <w:sz w:val="22"/>
                <w:szCs w:val="22"/>
              </w:rPr>
            </w:pPr>
            <w:r w:rsidRPr="00997D17">
              <w:rPr>
                <w:sz w:val="22"/>
                <w:szCs w:val="22"/>
              </w:rPr>
              <w:t>Tafadhali tegemeeni taarifa rasmi: redio, TMA, Kamati za Usimamizi wa Maafa na viongozi wa eneo.</w:t>
            </w:r>
          </w:p>
          <w:p w14:paraId="193EBC28" w14:textId="296DC8D7" w:rsidR="00513C7E" w:rsidRPr="00997D17" w:rsidRDefault="00513C7E">
            <w:pPr>
              <w:pStyle w:val="ListParagraph"/>
              <w:numPr>
                <w:ilvl w:val="0"/>
                <w:numId w:val="27"/>
              </w:numPr>
              <w:jc w:val="both"/>
              <w:rPr>
                <w:sz w:val="22"/>
                <w:szCs w:val="22"/>
              </w:rPr>
            </w:pPr>
            <w:r w:rsidRPr="00997D17">
              <w:rPr>
                <w:sz w:val="22"/>
                <w:szCs w:val="22"/>
              </w:rPr>
              <w:t>Kamati za Usimamizi wa Maafa zitatangaza hatari itakapokwisha na itakapokuwa salama kurudi.</w:t>
            </w:r>
          </w:p>
        </w:tc>
      </w:tr>
    </w:tbl>
    <w:p w14:paraId="09F77AEB" w14:textId="77777777" w:rsidR="00982713" w:rsidRPr="00997D17" w:rsidRDefault="00982713" w:rsidP="000359A0">
      <w:pPr>
        <w:jc w:val="both"/>
        <w:rPr>
          <w:sz w:val="22"/>
          <w:szCs w:val="22"/>
        </w:rPr>
      </w:pPr>
    </w:p>
    <w:p w14:paraId="26C92CF9" w14:textId="77777777" w:rsidR="00982713" w:rsidRPr="00997D17" w:rsidRDefault="00982713" w:rsidP="00982713">
      <w:pPr>
        <w:pStyle w:val="Strong1"/>
        <w:rPr>
          <w:b w:val="0"/>
          <w:bCs w:val="0"/>
          <w:sz w:val="22"/>
          <w:szCs w:val="22"/>
        </w:rPr>
      </w:pPr>
      <w:r w:rsidRPr="00997D17">
        <w:rPr>
          <w:b w:val="0"/>
          <w:bCs w:val="0"/>
          <w:sz w:val="22"/>
          <w:szCs w:val="22"/>
        </w:rPr>
        <w:t>5.1 SECTOR IMPACTS AND ACTIONS: LARGE WAVES | ATHARI NA HATUA ZA KISEKTA: MAWIMBI MAKUBWA</w:t>
      </w:r>
    </w:p>
    <w:tbl>
      <w:tblPr>
        <w:tblStyle w:val="TableGrid"/>
        <w:tblW w:w="0" w:type="auto"/>
        <w:tblLook w:val="04A0" w:firstRow="1" w:lastRow="0" w:firstColumn="1" w:lastColumn="0" w:noHBand="0" w:noVBand="1"/>
      </w:tblPr>
      <w:tblGrid>
        <w:gridCol w:w="3417"/>
        <w:gridCol w:w="3417"/>
        <w:gridCol w:w="3418"/>
        <w:gridCol w:w="3418"/>
      </w:tblGrid>
      <w:tr w:rsidR="00982713" w:rsidRPr="000343A2" w14:paraId="2D9F78F0" w14:textId="77777777" w:rsidTr="00997D17">
        <w:trPr>
          <w:tblHeader/>
        </w:trPr>
        <w:tc>
          <w:tcPr>
            <w:tcW w:w="3417" w:type="dxa"/>
            <w:shd w:val="clear" w:color="D9D9D9" w:fill="D9D9D9"/>
          </w:tcPr>
          <w:p w14:paraId="530CE2C1" w14:textId="7BCA2D16" w:rsidR="00982713" w:rsidRPr="00997D17" w:rsidRDefault="00982713" w:rsidP="00997D17">
            <w:pPr>
              <w:rPr>
                <w:color w:val="000000"/>
                <w:sz w:val="22"/>
                <w:szCs w:val="22"/>
              </w:rPr>
            </w:pPr>
            <w:r w:rsidRPr="00997D17">
              <w:rPr>
                <w:color w:val="000000"/>
                <w:sz w:val="22"/>
                <w:szCs w:val="22"/>
              </w:rPr>
              <w:t>SECTOR AND IMPACT (EN)</w:t>
            </w:r>
          </w:p>
        </w:tc>
        <w:tc>
          <w:tcPr>
            <w:tcW w:w="3417" w:type="dxa"/>
            <w:shd w:val="clear" w:color="D9D9D9" w:fill="D9D9D9"/>
          </w:tcPr>
          <w:p w14:paraId="3063DF0E" w14:textId="16309B02" w:rsidR="00982713" w:rsidRPr="00997D17" w:rsidRDefault="00982713" w:rsidP="00997D17">
            <w:pPr>
              <w:rPr>
                <w:color w:val="000000"/>
                <w:sz w:val="22"/>
                <w:szCs w:val="22"/>
              </w:rPr>
            </w:pPr>
            <w:r w:rsidRPr="00997D17">
              <w:rPr>
                <w:color w:val="000000"/>
                <w:sz w:val="22"/>
                <w:szCs w:val="22"/>
              </w:rPr>
              <w:t>SEKTA NA ATHARI (SW)</w:t>
            </w:r>
          </w:p>
        </w:tc>
        <w:tc>
          <w:tcPr>
            <w:tcW w:w="3418" w:type="dxa"/>
            <w:shd w:val="clear" w:color="D9D9D9" w:fill="D9D9D9"/>
          </w:tcPr>
          <w:p w14:paraId="0270E6DE" w14:textId="61B7527F" w:rsidR="00982713" w:rsidRPr="00997D17" w:rsidRDefault="00982713" w:rsidP="00997D17">
            <w:pPr>
              <w:rPr>
                <w:color w:val="000000"/>
                <w:sz w:val="22"/>
                <w:szCs w:val="22"/>
              </w:rPr>
            </w:pPr>
            <w:r w:rsidRPr="00997D17">
              <w:rPr>
                <w:color w:val="000000"/>
                <w:sz w:val="22"/>
                <w:szCs w:val="22"/>
              </w:rPr>
              <w:t>SECTOR ACTIONS BY LEVEL (EN)</w:t>
            </w:r>
          </w:p>
        </w:tc>
        <w:tc>
          <w:tcPr>
            <w:tcW w:w="3418" w:type="dxa"/>
            <w:shd w:val="clear" w:color="D9D9D9" w:fill="D9D9D9"/>
          </w:tcPr>
          <w:p w14:paraId="405590C4" w14:textId="50E4C9DF" w:rsidR="00982713" w:rsidRPr="00997D17" w:rsidRDefault="00982713" w:rsidP="00997D17">
            <w:pPr>
              <w:rPr>
                <w:color w:val="000000"/>
                <w:sz w:val="22"/>
                <w:szCs w:val="22"/>
                <w:lang w:val="sv-SE"/>
              </w:rPr>
            </w:pPr>
            <w:r w:rsidRPr="00997D17">
              <w:rPr>
                <w:color w:val="000000"/>
                <w:sz w:val="22"/>
                <w:szCs w:val="22"/>
                <w:lang w:val="sv-SE"/>
              </w:rPr>
              <w:t>HATUA ZA KISEKTA KWA NGAZI (SW)</w:t>
            </w:r>
          </w:p>
        </w:tc>
      </w:tr>
      <w:tr w:rsidR="00982713" w:rsidRPr="00997D17" w14:paraId="582BFD96" w14:textId="77777777" w:rsidTr="00997D17">
        <w:tc>
          <w:tcPr>
            <w:tcW w:w="3417" w:type="dxa"/>
          </w:tcPr>
          <w:p w14:paraId="59EF4F7A" w14:textId="742153E3" w:rsidR="00982713" w:rsidRPr="00997D17" w:rsidRDefault="00982713" w:rsidP="00997D17">
            <w:pPr>
              <w:rPr>
                <w:color w:val="000000"/>
                <w:sz w:val="22"/>
                <w:szCs w:val="22"/>
              </w:rPr>
            </w:pPr>
            <w:r w:rsidRPr="00997D17">
              <w:rPr>
                <w:color w:val="000000"/>
                <w:sz w:val="22"/>
                <w:szCs w:val="22"/>
              </w:rPr>
              <w:t>Fisheries</w:t>
            </w:r>
            <w:r w:rsidRPr="00997D17">
              <w:rPr>
                <w:color w:val="000000"/>
                <w:sz w:val="22"/>
                <w:szCs w:val="22"/>
              </w:rPr>
              <w:br/>
              <w:t>Fishing boats capsize; fishers missing; nets and gear lost</w:t>
            </w:r>
          </w:p>
        </w:tc>
        <w:tc>
          <w:tcPr>
            <w:tcW w:w="3417" w:type="dxa"/>
          </w:tcPr>
          <w:p w14:paraId="4CC8CF51" w14:textId="3D9C308A" w:rsidR="00982713" w:rsidRPr="00997D17" w:rsidRDefault="00982713" w:rsidP="00997D17">
            <w:pPr>
              <w:rPr>
                <w:color w:val="000000"/>
                <w:sz w:val="22"/>
                <w:szCs w:val="22"/>
              </w:rPr>
            </w:pPr>
            <w:r w:rsidRPr="00997D17">
              <w:rPr>
                <w:color w:val="000000"/>
                <w:sz w:val="22"/>
                <w:szCs w:val="22"/>
              </w:rPr>
              <w:t>Uvuvi</w:t>
            </w:r>
            <w:r w:rsidRPr="00997D17">
              <w:rPr>
                <w:color w:val="000000"/>
                <w:sz w:val="22"/>
                <w:szCs w:val="22"/>
              </w:rPr>
              <w:br/>
              <w:t>Vyombo vya uvuvi kupinduka; wavuvi kupotea; nyavu na zana kupotea</w:t>
            </w:r>
          </w:p>
        </w:tc>
        <w:tc>
          <w:tcPr>
            <w:tcW w:w="3418" w:type="dxa"/>
          </w:tcPr>
          <w:p w14:paraId="4EC621A7" w14:textId="6D25F807" w:rsidR="00982713" w:rsidRPr="00997D17" w:rsidRDefault="00982713" w:rsidP="00997D17">
            <w:pPr>
              <w:rPr>
                <w:color w:val="000000"/>
                <w:sz w:val="22"/>
                <w:szCs w:val="22"/>
              </w:rPr>
            </w:pPr>
            <w:r w:rsidRPr="00997D17">
              <w:rPr>
                <w:color w:val="000000"/>
                <w:sz w:val="22"/>
                <w:szCs w:val="22"/>
              </w:rPr>
              <w:t>Level 1: Fisheries officers and Beach Management Units: share TMA marine forecasts and keep lists of boats and fishers.</w:t>
            </w:r>
            <w:r w:rsidRPr="00997D17">
              <w:rPr>
                <w:color w:val="000000"/>
                <w:sz w:val="22"/>
                <w:szCs w:val="22"/>
              </w:rPr>
              <w:br/>
              <w:t>Level 2: Beach Management Units: stop small boats and night fishing and account for boats already out.</w:t>
            </w:r>
            <w:r w:rsidRPr="00997D17">
              <w:rPr>
                <w:color w:val="000000"/>
                <w:sz w:val="22"/>
                <w:szCs w:val="22"/>
              </w:rPr>
              <w:br/>
              <w:t>Level 3: Fisheries officers and Beach Management Units: record missing fishers and lost gear and report to the District Committee.</w:t>
            </w:r>
          </w:p>
        </w:tc>
        <w:tc>
          <w:tcPr>
            <w:tcW w:w="3418" w:type="dxa"/>
          </w:tcPr>
          <w:p w14:paraId="2205EB98" w14:textId="441C715D" w:rsidR="00982713" w:rsidRPr="00997D17" w:rsidRDefault="00982713" w:rsidP="00997D17">
            <w:pPr>
              <w:rPr>
                <w:color w:val="000000"/>
                <w:sz w:val="22"/>
                <w:szCs w:val="22"/>
              </w:rPr>
            </w:pPr>
            <w:r w:rsidRPr="00997D17">
              <w:rPr>
                <w:color w:val="000000"/>
                <w:sz w:val="22"/>
                <w:szCs w:val="22"/>
              </w:rPr>
              <w:t>Ngazi ya 1: Maafisa uvuvi na Vikundi vya Usimamizi wa Mialo: sambazeni utabiri wa TMA wa hali ya bahari na maziwa na tunzeni orodha za vyombo na wavuvi.</w:t>
            </w:r>
            <w:r w:rsidRPr="00997D17">
              <w:rPr>
                <w:color w:val="000000"/>
                <w:sz w:val="22"/>
                <w:szCs w:val="22"/>
              </w:rPr>
              <w:br/>
              <w:t>Ngazi ya 2: Vikundi vya Usimamizi wa Mialo: zuieni vyombo vidogo na uvuvi wa usiku na hakikisheni vyombo vilivyo majini vinajulikana vilipo.</w:t>
            </w:r>
            <w:r w:rsidRPr="00997D17">
              <w:rPr>
                <w:color w:val="000000"/>
                <w:sz w:val="22"/>
                <w:szCs w:val="22"/>
              </w:rPr>
              <w:br/>
              <w:t xml:space="preserve">Ngazi ya 3: Maafisa uvuvi na Vikundi vya Usimamizi wa Mialo: </w:t>
            </w:r>
            <w:r w:rsidRPr="00997D17">
              <w:rPr>
                <w:color w:val="000000"/>
                <w:sz w:val="22"/>
                <w:szCs w:val="22"/>
              </w:rPr>
              <w:lastRenderedPageBreak/>
              <w:t>andikeni wavuvi waliopotea na zana zilizopotea na toeni taarifa kwa Kamati ya Wilaya.</w:t>
            </w:r>
          </w:p>
        </w:tc>
      </w:tr>
      <w:tr w:rsidR="00982713" w:rsidRPr="00997D17" w14:paraId="522666FA" w14:textId="77777777" w:rsidTr="00997D17">
        <w:tc>
          <w:tcPr>
            <w:tcW w:w="3417" w:type="dxa"/>
          </w:tcPr>
          <w:p w14:paraId="2AAC3564" w14:textId="1235D31B" w:rsidR="00982713" w:rsidRPr="00997D17" w:rsidRDefault="00982713" w:rsidP="00997D17">
            <w:pPr>
              <w:rPr>
                <w:color w:val="000000"/>
                <w:sz w:val="22"/>
                <w:szCs w:val="22"/>
              </w:rPr>
            </w:pPr>
            <w:r w:rsidRPr="00997D17">
              <w:rPr>
                <w:color w:val="000000"/>
                <w:sz w:val="22"/>
                <w:szCs w:val="22"/>
              </w:rPr>
              <w:lastRenderedPageBreak/>
              <w:t>Water transport and ports</w:t>
            </w:r>
            <w:r w:rsidRPr="00997D17">
              <w:rPr>
                <w:color w:val="000000"/>
                <w:sz w:val="22"/>
                <w:szCs w:val="22"/>
              </w:rPr>
              <w:br/>
              <w:t>Ferries and passenger boats at risk; ports and jetties damaged</w:t>
            </w:r>
          </w:p>
        </w:tc>
        <w:tc>
          <w:tcPr>
            <w:tcW w:w="3417" w:type="dxa"/>
          </w:tcPr>
          <w:p w14:paraId="2B890543" w14:textId="35F06FE0" w:rsidR="00982713" w:rsidRPr="00997D17" w:rsidRDefault="00982713" w:rsidP="00997D17">
            <w:pPr>
              <w:rPr>
                <w:color w:val="000000"/>
                <w:sz w:val="22"/>
                <w:szCs w:val="22"/>
              </w:rPr>
            </w:pPr>
            <w:r w:rsidRPr="00997D17">
              <w:rPr>
                <w:color w:val="000000"/>
                <w:sz w:val="22"/>
                <w:szCs w:val="22"/>
              </w:rPr>
              <w:t>Usafiri wa majini na bandari</w:t>
            </w:r>
            <w:r w:rsidRPr="00997D17">
              <w:rPr>
                <w:color w:val="000000"/>
                <w:sz w:val="22"/>
                <w:szCs w:val="22"/>
              </w:rPr>
              <w:br/>
              <w:t>Vivuko na vyombo vya abiria kuwa hatarini; bandari na gati kuharibika</w:t>
            </w:r>
          </w:p>
        </w:tc>
        <w:tc>
          <w:tcPr>
            <w:tcW w:w="3418" w:type="dxa"/>
          </w:tcPr>
          <w:p w14:paraId="429B9D34" w14:textId="0BC4B333" w:rsidR="00982713" w:rsidRPr="00997D17" w:rsidRDefault="00982713" w:rsidP="00997D17">
            <w:pPr>
              <w:rPr>
                <w:color w:val="000000"/>
                <w:sz w:val="22"/>
                <w:szCs w:val="22"/>
              </w:rPr>
            </w:pPr>
            <w:r w:rsidRPr="00997D17">
              <w:rPr>
                <w:color w:val="000000"/>
                <w:sz w:val="22"/>
                <w:szCs w:val="22"/>
              </w:rPr>
              <w:t>Level 1: TASAC and ferry operators: check life jackets and passenger limits on every vessel.</w:t>
            </w:r>
            <w:r w:rsidRPr="00997D17">
              <w:rPr>
                <w:color w:val="000000"/>
                <w:sz w:val="22"/>
                <w:szCs w:val="22"/>
              </w:rPr>
              <w:br/>
              <w:t>Level 2: TASAC and port authorities: suspend unsafe sailings and prevent overloading.</w:t>
            </w:r>
            <w:r w:rsidRPr="00997D17">
              <w:rPr>
                <w:color w:val="000000"/>
                <w:sz w:val="22"/>
                <w:szCs w:val="22"/>
              </w:rPr>
              <w:br/>
              <w:t>Level 3: TASAC, port authorities and the Fire and Rescue Force: stop all sailings and coordinate search and rescue.</w:t>
            </w:r>
          </w:p>
        </w:tc>
        <w:tc>
          <w:tcPr>
            <w:tcW w:w="3418" w:type="dxa"/>
          </w:tcPr>
          <w:p w14:paraId="66EAA0C4" w14:textId="78CADE86" w:rsidR="00982713" w:rsidRPr="00997D17" w:rsidRDefault="00982713" w:rsidP="00997D17">
            <w:pPr>
              <w:rPr>
                <w:color w:val="000000"/>
                <w:sz w:val="22"/>
                <w:szCs w:val="22"/>
              </w:rPr>
            </w:pPr>
            <w:r w:rsidRPr="00997D17">
              <w:rPr>
                <w:color w:val="000000"/>
                <w:sz w:val="22"/>
                <w:szCs w:val="22"/>
              </w:rPr>
              <w:t>Ngazi ya 1: TASAC na waendeshaji wa vivuko: kagueni jaketi za kujiokoa na idadi ya abiria kwenye kila chombo.</w:t>
            </w:r>
            <w:r w:rsidRPr="00997D17">
              <w:rPr>
                <w:color w:val="000000"/>
                <w:sz w:val="22"/>
                <w:szCs w:val="22"/>
              </w:rPr>
              <w:br/>
              <w:t>Ngazi ya 2: TASAC na mamlaka za bandari: sitisheni safari zisizo salama na zuieni kuzidisha abiria.</w:t>
            </w:r>
            <w:r w:rsidRPr="00997D17">
              <w:rPr>
                <w:color w:val="000000"/>
                <w:sz w:val="22"/>
                <w:szCs w:val="22"/>
              </w:rPr>
              <w:br/>
              <w:t>Ngazi ya 3: TASAC, mamlaka za bandari na Jeshi la Zimamoto na Uokoaji: sitisheni safari zote na ratibuni utafutaji na uokoaji.</w:t>
            </w:r>
          </w:p>
        </w:tc>
      </w:tr>
      <w:tr w:rsidR="00982713" w:rsidRPr="00997D17" w14:paraId="7F0CD486" w14:textId="77777777" w:rsidTr="00997D17">
        <w:tc>
          <w:tcPr>
            <w:tcW w:w="3417" w:type="dxa"/>
          </w:tcPr>
          <w:p w14:paraId="2649749D" w14:textId="19C7B69D" w:rsidR="00982713" w:rsidRPr="00997D17" w:rsidRDefault="00982713" w:rsidP="00997D17">
            <w:pPr>
              <w:rPr>
                <w:color w:val="000000"/>
                <w:sz w:val="22"/>
                <w:szCs w:val="22"/>
              </w:rPr>
            </w:pPr>
            <w:r w:rsidRPr="00997D17">
              <w:rPr>
                <w:color w:val="000000"/>
                <w:sz w:val="22"/>
                <w:szCs w:val="22"/>
              </w:rPr>
              <w:t>Tourism and hotels</w:t>
            </w:r>
            <w:r w:rsidRPr="00997D17">
              <w:rPr>
                <w:color w:val="000000"/>
                <w:sz w:val="22"/>
                <w:szCs w:val="22"/>
              </w:rPr>
              <w:br/>
              <w:t>Beach hotels and boat tours affected; guests at risk</w:t>
            </w:r>
          </w:p>
        </w:tc>
        <w:tc>
          <w:tcPr>
            <w:tcW w:w="3417" w:type="dxa"/>
          </w:tcPr>
          <w:p w14:paraId="6B0B852C" w14:textId="1DB5694C" w:rsidR="00982713" w:rsidRPr="00997D17" w:rsidRDefault="00982713" w:rsidP="00997D17">
            <w:pPr>
              <w:rPr>
                <w:color w:val="000000"/>
                <w:sz w:val="22"/>
                <w:szCs w:val="22"/>
              </w:rPr>
            </w:pPr>
            <w:r w:rsidRPr="00997D17">
              <w:rPr>
                <w:color w:val="000000"/>
                <w:sz w:val="22"/>
                <w:szCs w:val="22"/>
              </w:rPr>
              <w:t>Utalii na hoteli</w:t>
            </w:r>
            <w:r w:rsidRPr="00997D17">
              <w:rPr>
                <w:color w:val="000000"/>
                <w:sz w:val="22"/>
                <w:szCs w:val="22"/>
              </w:rPr>
              <w:br/>
              <w:t>Hoteli za fukweni na safari za boti kuathirika; wageni kuwa hatarini</w:t>
            </w:r>
          </w:p>
        </w:tc>
        <w:tc>
          <w:tcPr>
            <w:tcW w:w="3418" w:type="dxa"/>
          </w:tcPr>
          <w:p w14:paraId="3400D688" w14:textId="21E96A3D" w:rsidR="00982713" w:rsidRPr="00997D17" w:rsidRDefault="00982713" w:rsidP="00997D17">
            <w:pPr>
              <w:rPr>
                <w:color w:val="000000"/>
                <w:sz w:val="22"/>
                <w:szCs w:val="22"/>
              </w:rPr>
            </w:pPr>
            <w:r w:rsidRPr="00997D17">
              <w:rPr>
                <w:color w:val="000000"/>
                <w:sz w:val="22"/>
                <w:szCs w:val="22"/>
              </w:rPr>
              <w:t>Level 1: Hotel and tour operators: brief guests on sea conditions.</w:t>
            </w:r>
            <w:r w:rsidRPr="00997D17">
              <w:rPr>
                <w:color w:val="000000"/>
                <w:sz w:val="22"/>
                <w:szCs w:val="22"/>
              </w:rPr>
              <w:br/>
              <w:t>Level 2: Hotel and tour operators: suspend boat trips and water sports and move guests back from the shore.</w:t>
            </w:r>
            <w:r w:rsidRPr="00997D17">
              <w:rPr>
                <w:color w:val="000000"/>
                <w:sz w:val="22"/>
                <w:szCs w:val="22"/>
              </w:rPr>
              <w:br/>
              <w:t>Level 3: Hotel and tour operators: account for all guests and staff and follow evacuation directives.</w:t>
            </w:r>
          </w:p>
        </w:tc>
        <w:tc>
          <w:tcPr>
            <w:tcW w:w="3418" w:type="dxa"/>
          </w:tcPr>
          <w:p w14:paraId="1F32E877" w14:textId="3E9AB94D" w:rsidR="00982713" w:rsidRPr="00997D17" w:rsidRDefault="00982713" w:rsidP="00997D17">
            <w:pPr>
              <w:rPr>
                <w:color w:val="000000"/>
                <w:sz w:val="22"/>
                <w:szCs w:val="22"/>
              </w:rPr>
            </w:pPr>
            <w:r w:rsidRPr="00997D17">
              <w:rPr>
                <w:color w:val="000000"/>
                <w:sz w:val="22"/>
                <w:szCs w:val="22"/>
              </w:rPr>
              <w:t>Ngazi ya 1: Waendeshaji wa hoteli na utalii: wapeni wageni taarifa za hali ya bahari.</w:t>
            </w:r>
            <w:r w:rsidRPr="00997D17">
              <w:rPr>
                <w:color w:val="000000"/>
                <w:sz w:val="22"/>
                <w:szCs w:val="22"/>
              </w:rPr>
              <w:br/>
              <w:t>Ngazi ya 2: Waendeshaji wa hoteli na utalii: sitisheni safari za boti na michezo ya majini na wahamisheni wageni mbali na ufukwe.</w:t>
            </w:r>
            <w:r w:rsidRPr="00997D17">
              <w:rPr>
                <w:color w:val="000000"/>
                <w:sz w:val="22"/>
                <w:szCs w:val="22"/>
              </w:rPr>
              <w:br/>
              <w:t>Ngazi ya 3: Waendeshaji wa hoteli na utalii: hakikisheni wageni na watumishi wote wanajulikana walipo na fuateni maelekezo ya uhamishaji.</w:t>
            </w:r>
          </w:p>
        </w:tc>
      </w:tr>
      <w:tr w:rsidR="00982713" w:rsidRPr="00997D17" w14:paraId="252FBD14" w14:textId="77777777" w:rsidTr="00997D17">
        <w:tc>
          <w:tcPr>
            <w:tcW w:w="3417" w:type="dxa"/>
          </w:tcPr>
          <w:p w14:paraId="2A421AD5" w14:textId="50C3A553" w:rsidR="00982713" w:rsidRPr="00997D17" w:rsidRDefault="00982713" w:rsidP="00997D17">
            <w:pPr>
              <w:rPr>
                <w:color w:val="000000"/>
                <w:sz w:val="22"/>
                <w:szCs w:val="22"/>
              </w:rPr>
            </w:pPr>
            <w:r w:rsidRPr="00997D17">
              <w:rPr>
                <w:color w:val="000000"/>
                <w:sz w:val="22"/>
                <w:szCs w:val="22"/>
              </w:rPr>
              <w:t>Housing and human settlements</w:t>
            </w:r>
            <w:r w:rsidRPr="00997D17">
              <w:rPr>
                <w:color w:val="000000"/>
                <w:sz w:val="22"/>
                <w:szCs w:val="22"/>
              </w:rPr>
              <w:br/>
              <w:t>Coastal and lakeshore homes flooded or undermined by erosion</w:t>
            </w:r>
          </w:p>
        </w:tc>
        <w:tc>
          <w:tcPr>
            <w:tcW w:w="3417" w:type="dxa"/>
          </w:tcPr>
          <w:p w14:paraId="450C247C" w14:textId="7CAA3FA2" w:rsidR="00982713" w:rsidRPr="00997D17" w:rsidRDefault="00982713" w:rsidP="00997D17">
            <w:pPr>
              <w:rPr>
                <w:color w:val="000000"/>
                <w:sz w:val="22"/>
                <w:szCs w:val="22"/>
              </w:rPr>
            </w:pPr>
            <w:r w:rsidRPr="00997D17">
              <w:rPr>
                <w:color w:val="000000"/>
                <w:sz w:val="22"/>
                <w:szCs w:val="22"/>
              </w:rPr>
              <w:t>Makazi</w:t>
            </w:r>
            <w:r w:rsidRPr="00997D17">
              <w:rPr>
                <w:color w:val="000000"/>
                <w:sz w:val="22"/>
                <w:szCs w:val="22"/>
              </w:rPr>
              <w:br/>
              <w:t>Makazi ya pwani na kando ya maziwa kufurika au kuliwa na mmomonyoko</w:t>
            </w:r>
          </w:p>
        </w:tc>
        <w:tc>
          <w:tcPr>
            <w:tcW w:w="3418" w:type="dxa"/>
          </w:tcPr>
          <w:p w14:paraId="7DE09158" w14:textId="139A0987" w:rsidR="00982713" w:rsidRPr="00997D17" w:rsidRDefault="00982713" w:rsidP="00997D17">
            <w:pPr>
              <w:rPr>
                <w:color w:val="000000"/>
                <w:sz w:val="22"/>
                <w:szCs w:val="22"/>
              </w:rPr>
            </w:pPr>
            <w:r w:rsidRPr="00997D17">
              <w:rPr>
                <w:color w:val="000000"/>
                <w:sz w:val="22"/>
                <w:szCs w:val="22"/>
              </w:rPr>
              <w:t>Level 1: Local Government Authorities: identify households in low-lying coastal and lakeshore areas.</w:t>
            </w:r>
            <w:r w:rsidRPr="00997D17">
              <w:rPr>
                <w:color w:val="000000"/>
                <w:sz w:val="22"/>
                <w:szCs w:val="22"/>
              </w:rPr>
              <w:br/>
              <w:t>Level 2: Ward and Village Committees: help households in low-lying areas move early to higher ground.</w:t>
            </w:r>
            <w:r w:rsidRPr="00997D17">
              <w:rPr>
                <w:color w:val="000000"/>
                <w:sz w:val="22"/>
                <w:szCs w:val="22"/>
              </w:rPr>
              <w:br/>
              <w:t xml:space="preserve">Level 3: District Committees: </w:t>
            </w:r>
            <w:r w:rsidRPr="00997D17">
              <w:rPr>
                <w:color w:val="000000"/>
                <w:sz w:val="22"/>
                <w:szCs w:val="22"/>
              </w:rPr>
              <w:lastRenderedPageBreak/>
              <w:t>register displaced households and manage shelters on higher ground.</w:t>
            </w:r>
          </w:p>
        </w:tc>
        <w:tc>
          <w:tcPr>
            <w:tcW w:w="3418" w:type="dxa"/>
          </w:tcPr>
          <w:p w14:paraId="2B34D72E" w14:textId="2EBED2F2" w:rsidR="00982713" w:rsidRPr="00997D17" w:rsidRDefault="00982713" w:rsidP="00997D17">
            <w:pPr>
              <w:rPr>
                <w:color w:val="000000"/>
                <w:sz w:val="22"/>
                <w:szCs w:val="22"/>
              </w:rPr>
            </w:pPr>
            <w:r w:rsidRPr="00997D17">
              <w:rPr>
                <w:color w:val="000000"/>
                <w:sz w:val="22"/>
                <w:szCs w:val="22"/>
              </w:rPr>
              <w:lastRenderedPageBreak/>
              <w:t>Ngazi ya 1: Mamlaka za Serikali za Mitaa: tambueni kaya zilizo maeneo ya chini ya pwani na kando ya maziwa.</w:t>
            </w:r>
            <w:r w:rsidRPr="00997D17">
              <w:rPr>
                <w:color w:val="000000"/>
                <w:sz w:val="22"/>
                <w:szCs w:val="22"/>
              </w:rPr>
              <w:br/>
              <w:t>Ngazi ya 2: Kamati za Kata na Vijiji: saidieni kaya za maeneo ya chini kuhamia maeneo ya mwinuko mapema.</w:t>
            </w:r>
            <w:r w:rsidRPr="00997D17">
              <w:rPr>
                <w:color w:val="000000"/>
                <w:sz w:val="22"/>
                <w:szCs w:val="22"/>
              </w:rPr>
              <w:br/>
              <w:t xml:space="preserve">Ngazi ya 3: Kamati za Wilaya: </w:t>
            </w:r>
            <w:r w:rsidRPr="00997D17">
              <w:rPr>
                <w:color w:val="000000"/>
                <w:sz w:val="22"/>
                <w:szCs w:val="22"/>
              </w:rPr>
              <w:lastRenderedPageBreak/>
              <w:t>sajilini kaya zilizokosa makazi na simamieni makazi ya muda yaliyo maeneo ya mwinuko.</w:t>
            </w:r>
          </w:p>
        </w:tc>
      </w:tr>
      <w:tr w:rsidR="00982713" w:rsidRPr="00997D17" w14:paraId="2176982B" w14:textId="77777777" w:rsidTr="00997D17">
        <w:tc>
          <w:tcPr>
            <w:tcW w:w="3417" w:type="dxa"/>
          </w:tcPr>
          <w:p w14:paraId="3375790A" w14:textId="69AF4E5A" w:rsidR="00982713" w:rsidRPr="00997D17" w:rsidRDefault="00982713" w:rsidP="00997D17">
            <w:pPr>
              <w:rPr>
                <w:color w:val="000000"/>
                <w:sz w:val="22"/>
                <w:szCs w:val="22"/>
              </w:rPr>
            </w:pPr>
            <w:r w:rsidRPr="00997D17">
              <w:rPr>
                <w:color w:val="000000"/>
                <w:sz w:val="22"/>
                <w:szCs w:val="22"/>
              </w:rPr>
              <w:lastRenderedPageBreak/>
              <w:t>Health</w:t>
            </w:r>
            <w:r w:rsidRPr="00997D17">
              <w:rPr>
                <w:color w:val="000000"/>
                <w:sz w:val="22"/>
                <w:szCs w:val="22"/>
              </w:rPr>
              <w:br/>
              <w:t>Drowning and injuries; health facilities near the shore at risk</w:t>
            </w:r>
          </w:p>
        </w:tc>
        <w:tc>
          <w:tcPr>
            <w:tcW w:w="3417" w:type="dxa"/>
          </w:tcPr>
          <w:p w14:paraId="3CB14721" w14:textId="055DB4A1" w:rsidR="00982713" w:rsidRPr="00997D17" w:rsidRDefault="00982713" w:rsidP="00997D17">
            <w:pPr>
              <w:rPr>
                <w:color w:val="000000"/>
                <w:sz w:val="22"/>
                <w:szCs w:val="22"/>
              </w:rPr>
            </w:pPr>
            <w:r w:rsidRPr="00997D17">
              <w:rPr>
                <w:color w:val="000000"/>
                <w:sz w:val="22"/>
                <w:szCs w:val="22"/>
              </w:rPr>
              <w:t>Afya</w:t>
            </w:r>
            <w:r w:rsidRPr="00997D17">
              <w:rPr>
                <w:color w:val="000000"/>
                <w:sz w:val="22"/>
                <w:szCs w:val="22"/>
              </w:rPr>
              <w:br/>
              <w:t>Vifo vya kuzama na majeraha; vituo vya afya vilivyo karibu na ufukwe kuwa hatarini</w:t>
            </w:r>
          </w:p>
        </w:tc>
        <w:tc>
          <w:tcPr>
            <w:tcW w:w="3418" w:type="dxa"/>
          </w:tcPr>
          <w:p w14:paraId="7802964D" w14:textId="21ADD5A2" w:rsidR="00982713" w:rsidRPr="00997D17" w:rsidRDefault="00982713" w:rsidP="00997D17">
            <w:pPr>
              <w:rPr>
                <w:color w:val="000000"/>
                <w:sz w:val="22"/>
                <w:szCs w:val="22"/>
              </w:rPr>
            </w:pPr>
            <w:r w:rsidRPr="00997D17">
              <w:rPr>
                <w:color w:val="000000"/>
                <w:sz w:val="22"/>
                <w:szCs w:val="22"/>
              </w:rPr>
              <w:t>Level 1: District Health Management Teams: prepare first-aid supplies at landing sites.</w:t>
            </w:r>
            <w:r w:rsidRPr="00997D17">
              <w:rPr>
                <w:color w:val="000000"/>
                <w:sz w:val="22"/>
                <w:szCs w:val="22"/>
              </w:rPr>
              <w:br/>
              <w:t>Level 2: Health facilities near the shore: prepare to receive casualties and arrange referral transport.</w:t>
            </w:r>
            <w:r w:rsidRPr="00997D17">
              <w:rPr>
                <w:color w:val="000000"/>
                <w:sz w:val="22"/>
                <w:szCs w:val="22"/>
              </w:rPr>
              <w:br/>
              <w:t>Level 3: Health authorities: provide health services and psychosocial support to affected fishing communities.</w:t>
            </w:r>
          </w:p>
        </w:tc>
        <w:tc>
          <w:tcPr>
            <w:tcW w:w="3418" w:type="dxa"/>
          </w:tcPr>
          <w:p w14:paraId="164CF598" w14:textId="2BB70545" w:rsidR="00982713" w:rsidRPr="00997D17" w:rsidRDefault="00982713" w:rsidP="00997D17">
            <w:pPr>
              <w:rPr>
                <w:color w:val="000000"/>
                <w:sz w:val="22"/>
                <w:szCs w:val="22"/>
              </w:rPr>
            </w:pPr>
            <w:r w:rsidRPr="00997D17">
              <w:rPr>
                <w:color w:val="000000"/>
                <w:sz w:val="22"/>
                <w:szCs w:val="22"/>
              </w:rPr>
              <w:t>Ngazi ya 1: Timu za Uendeshaji wa Huduma za Afya za Wilaya: andaeni vifaa vya huduma ya kwanza mialoni.</w:t>
            </w:r>
            <w:r w:rsidRPr="00997D17">
              <w:rPr>
                <w:color w:val="000000"/>
                <w:sz w:val="22"/>
                <w:szCs w:val="22"/>
              </w:rPr>
              <w:br/>
              <w:t>Ngazi ya 2: Vituo vya afya vilivyo karibu na ufukwe: jiandaeni kupokea majeruhi na pangeni usafiri wa rufaa.</w:t>
            </w:r>
            <w:r w:rsidRPr="00997D17">
              <w:rPr>
                <w:color w:val="000000"/>
                <w:sz w:val="22"/>
                <w:szCs w:val="22"/>
              </w:rPr>
              <w:br/>
              <w:t>Ngazi ya 3: Mamlaka za afya: toeni huduma za afya na msaada wa kisaikolojia kwa jamii za wavuvi zilizoathirika.</w:t>
            </w:r>
          </w:p>
        </w:tc>
      </w:tr>
      <w:tr w:rsidR="00982713" w:rsidRPr="00997D17" w14:paraId="17AA813E" w14:textId="77777777" w:rsidTr="00997D17">
        <w:tc>
          <w:tcPr>
            <w:tcW w:w="3417" w:type="dxa"/>
          </w:tcPr>
          <w:p w14:paraId="5DB87C31" w14:textId="2751EFA0" w:rsidR="00982713" w:rsidRPr="00997D17" w:rsidRDefault="00982713" w:rsidP="00997D17">
            <w:pPr>
              <w:rPr>
                <w:color w:val="000000"/>
                <w:sz w:val="22"/>
                <w:szCs w:val="22"/>
              </w:rPr>
            </w:pPr>
            <w:r w:rsidRPr="00997D17">
              <w:rPr>
                <w:color w:val="000000"/>
                <w:sz w:val="22"/>
                <w:szCs w:val="22"/>
              </w:rPr>
              <w:t>Water and sanitation</w:t>
            </w:r>
            <w:r w:rsidRPr="00997D17">
              <w:rPr>
                <w:color w:val="000000"/>
                <w:sz w:val="22"/>
                <w:szCs w:val="22"/>
              </w:rPr>
              <w:br/>
              <w:t>Seawater enters wells; latrines near the shore flooded</w:t>
            </w:r>
          </w:p>
        </w:tc>
        <w:tc>
          <w:tcPr>
            <w:tcW w:w="3417" w:type="dxa"/>
          </w:tcPr>
          <w:p w14:paraId="09814416" w14:textId="0D629283" w:rsidR="00982713" w:rsidRPr="00997D17" w:rsidRDefault="00982713" w:rsidP="00997D17">
            <w:pPr>
              <w:rPr>
                <w:color w:val="000000"/>
                <w:sz w:val="22"/>
                <w:szCs w:val="22"/>
              </w:rPr>
            </w:pPr>
            <w:r w:rsidRPr="00997D17">
              <w:rPr>
                <w:color w:val="000000"/>
                <w:sz w:val="22"/>
                <w:szCs w:val="22"/>
              </w:rPr>
              <w:t>Maji na usafi wa mazingira</w:t>
            </w:r>
            <w:r w:rsidRPr="00997D17">
              <w:rPr>
                <w:color w:val="000000"/>
                <w:sz w:val="22"/>
                <w:szCs w:val="22"/>
              </w:rPr>
              <w:br/>
              <w:t>Maji ya chumvi kuingia visimani; vyoo vilivyo karibu na ufukwe kufurika</w:t>
            </w:r>
          </w:p>
        </w:tc>
        <w:tc>
          <w:tcPr>
            <w:tcW w:w="3418" w:type="dxa"/>
          </w:tcPr>
          <w:p w14:paraId="3F1DC321" w14:textId="79C013A7" w:rsidR="00982713" w:rsidRPr="00997D17" w:rsidRDefault="00982713" w:rsidP="00997D17">
            <w:pPr>
              <w:rPr>
                <w:color w:val="000000"/>
                <w:sz w:val="22"/>
                <w:szCs w:val="22"/>
              </w:rPr>
            </w:pPr>
            <w:r w:rsidRPr="00997D17">
              <w:rPr>
                <w:color w:val="000000"/>
                <w:sz w:val="22"/>
                <w:szCs w:val="22"/>
              </w:rPr>
              <w:t>Level 1: Water authorities and RUWASA: identify wells at risk from seawater.</w:t>
            </w:r>
            <w:r w:rsidRPr="00997D17">
              <w:rPr>
                <w:color w:val="000000"/>
                <w:sz w:val="22"/>
                <w:szCs w:val="22"/>
              </w:rPr>
              <w:br/>
              <w:t>Level 2: Water authorities: advise communities to treat drinking water.</w:t>
            </w:r>
            <w:r w:rsidRPr="00997D17">
              <w:rPr>
                <w:color w:val="000000"/>
                <w:sz w:val="22"/>
                <w:szCs w:val="22"/>
              </w:rPr>
              <w:br/>
              <w:t>Level 3: District Committees and water authorities: supply safe water where wells are salty or contaminated.</w:t>
            </w:r>
          </w:p>
        </w:tc>
        <w:tc>
          <w:tcPr>
            <w:tcW w:w="3418" w:type="dxa"/>
          </w:tcPr>
          <w:p w14:paraId="73D3993C" w14:textId="2FE653B1" w:rsidR="00982713" w:rsidRPr="00997D17" w:rsidRDefault="00982713" w:rsidP="00997D17">
            <w:pPr>
              <w:rPr>
                <w:color w:val="000000"/>
                <w:sz w:val="22"/>
                <w:szCs w:val="22"/>
              </w:rPr>
            </w:pPr>
            <w:r w:rsidRPr="00997D17">
              <w:rPr>
                <w:color w:val="000000"/>
                <w:sz w:val="22"/>
                <w:szCs w:val="22"/>
              </w:rPr>
              <w:t>Ngazi ya 1: Mamlaka za maji na RUWASA: tambueni visima vilivyo hatarini kuingiliwa na maji ya chumvi.</w:t>
            </w:r>
            <w:r w:rsidRPr="00997D17">
              <w:rPr>
                <w:color w:val="000000"/>
                <w:sz w:val="22"/>
                <w:szCs w:val="22"/>
              </w:rPr>
              <w:br/>
              <w:t>Ngazi ya 2: Mamlaka za maji: shaurini jamii kutibu maji ya kunywa.</w:t>
            </w:r>
            <w:r w:rsidRPr="00997D17">
              <w:rPr>
                <w:color w:val="000000"/>
                <w:sz w:val="22"/>
                <w:szCs w:val="22"/>
              </w:rPr>
              <w:br/>
              <w:t>Ngazi ya 3: Kamati za Wilaya na mamlaka za maji: sambazeni maji safi pale visima vilipoingiwa na chumvi au kuchafuka.</w:t>
            </w:r>
          </w:p>
        </w:tc>
      </w:tr>
      <w:tr w:rsidR="00982713" w:rsidRPr="00997D17" w14:paraId="7E424236" w14:textId="77777777" w:rsidTr="00997D17">
        <w:tc>
          <w:tcPr>
            <w:tcW w:w="3417" w:type="dxa"/>
          </w:tcPr>
          <w:p w14:paraId="032CF77A" w14:textId="32257216" w:rsidR="00982713" w:rsidRPr="00997D17" w:rsidRDefault="00982713" w:rsidP="00997D17">
            <w:pPr>
              <w:rPr>
                <w:color w:val="000000"/>
                <w:sz w:val="22"/>
                <w:szCs w:val="22"/>
              </w:rPr>
            </w:pPr>
            <w:r w:rsidRPr="00997D17">
              <w:rPr>
                <w:color w:val="000000"/>
                <w:sz w:val="22"/>
                <w:szCs w:val="22"/>
              </w:rPr>
              <w:t>Agriculture</w:t>
            </w:r>
            <w:r w:rsidRPr="00997D17">
              <w:rPr>
                <w:color w:val="000000"/>
                <w:sz w:val="22"/>
                <w:szCs w:val="22"/>
              </w:rPr>
              <w:br/>
              <w:t>Coastal farmland flooded by seawater; crops damaged by salt</w:t>
            </w:r>
          </w:p>
        </w:tc>
        <w:tc>
          <w:tcPr>
            <w:tcW w:w="3417" w:type="dxa"/>
          </w:tcPr>
          <w:p w14:paraId="6F1EAF87" w14:textId="61968617" w:rsidR="00982713" w:rsidRPr="00997D17" w:rsidRDefault="00982713" w:rsidP="00997D17">
            <w:pPr>
              <w:rPr>
                <w:color w:val="000000"/>
                <w:sz w:val="22"/>
                <w:szCs w:val="22"/>
              </w:rPr>
            </w:pPr>
            <w:r w:rsidRPr="00997D17">
              <w:rPr>
                <w:color w:val="000000"/>
                <w:sz w:val="22"/>
                <w:szCs w:val="22"/>
              </w:rPr>
              <w:t>Kilimo</w:t>
            </w:r>
            <w:r w:rsidRPr="00997D17">
              <w:rPr>
                <w:color w:val="000000"/>
                <w:sz w:val="22"/>
                <w:szCs w:val="22"/>
              </w:rPr>
              <w:br/>
              <w:t>Mashamba ya pwani kufurika maji ya chumvi; mazao kuharibiwa na chumvi</w:t>
            </w:r>
          </w:p>
        </w:tc>
        <w:tc>
          <w:tcPr>
            <w:tcW w:w="3418" w:type="dxa"/>
          </w:tcPr>
          <w:p w14:paraId="0740AE55" w14:textId="1664F654" w:rsidR="00982713" w:rsidRPr="00997D17" w:rsidRDefault="00982713" w:rsidP="00997D17">
            <w:pPr>
              <w:rPr>
                <w:color w:val="000000"/>
                <w:sz w:val="22"/>
                <w:szCs w:val="22"/>
              </w:rPr>
            </w:pPr>
            <w:r w:rsidRPr="00997D17">
              <w:rPr>
                <w:color w:val="000000"/>
                <w:sz w:val="22"/>
                <w:szCs w:val="22"/>
              </w:rPr>
              <w:t>Level 1: Extension officers: advise coastal farmers on protecting low-lying fields.</w:t>
            </w:r>
            <w:r w:rsidRPr="00997D17">
              <w:rPr>
                <w:color w:val="000000"/>
                <w:sz w:val="22"/>
                <w:szCs w:val="22"/>
              </w:rPr>
              <w:br/>
              <w:t>Level 2: Farmers in low-lying coastal areas: please harvest mature crops early.</w:t>
            </w:r>
            <w:r w:rsidRPr="00997D17">
              <w:rPr>
                <w:color w:val="000000"/>
                <w:sz w:val="22"/>
                <w:szCs w:val="22"/>
              </w:rPr>
              <w:br/>
              <w:t>Level 3: District Agriculture Officers: assess salt-affected farmland and advise on recovery.</w:t>
            </w:r>
          </w:p>
        </w:tc>
        <w:tc>
          <w:tcPr>
            <w:tcW w:w="3418" w:type="dxa"/>
          </w:tcPr>
          <w:p w14:paraId="576CA6A7" w14:textId="5F91109F" w:rsidR="00982713" w:rsidRPr="00997D17" w:rsidRDefault="00982713" w:rsidP="00997D17">
            <w:pPr>
              <w:rPr>
                <w:color w:val="000000"/>
                <w:sz w:val="22"/>
                <w:szCs w:val="22"/>
              </w:rPr>
            </w:pPr>
            <w:r w:rsidRPr="00997D17">
              <w:rPr>
                <w:color w:val="000000"/>
                <w:sz w:val="22"/>
                <w:szCs w:val="22"/>
              </w:rPr>
              <w:t>Ngazi ya 1: Maafisa ugani: toeni ushauri kwa wakulima wa pwani kuhusu kulinda mashamba ya chini.</w:t>
            </w:r>
            <w:r w:rsidRPr="00997D17">
              <w:rPr>
                <w:color w:val="000000"/>
                <w:sz w:val="22"/>
                <w:szCs w:val="22"/>
              </w:rPr>
              <w:br/>
              <w:t>Ngazi ya 2: Wakulima wa maeneo ya chini ya pwani: tafadhali vuneni mazao yaliyokomaa mapema.</w:t>
            </w:r>
            <w:r w:rsidRPr="00997D17">
              <w:rPr>
                <w:color w:val="000000"/>
                <w:sz w:val="22"/>
                <w:szCs w:val="22"/>
              </w:rPr>
              <w:br/>
              <w:t xml:space="preserve">Ngazi ya 3: Maafisa Kilimo wa Wilaya: fanyeni tathmini ya mashamba yaliyoathiriwa na </w:t>
            </w:r>
            <w:r w:rsidRPr="00997D17">
              <w:rPr>
                <w:color w:val="000000"/>
                <w:sz w:val="22"/>
                <w:szCs w:val="22"/>
              </w:rPr>
              <w:lastRenderedPageBreak/>
              <w:t>chumvi na toeni ushauri wa kurejesha.</w:t>
            </w:r>
          </w:p>
        </w:tc>
      </w:tr>
      <w:tr w:rsidR="00982713" w:rsidRPr="00997D17" w14:paraId="5D7F87F4" w14:textId="77777777" w:rsidTr="00997D17">
        <w:tc>
          <w:tcPr>
            <w:tcW w:w="3417" w:type="dxa"/>
          </w:tcPr>
          <w:p w14:paraId="4EF300E3" w14:textId="5B378F5B" w:rsidR="00982713" w:rsidRPr="00997D17" w:rsidRDefault="00982713" w:rsidP="00997D17">
            <w:pPr>
              <w:rPr>
                <w:color w:val="000000"/>
                <w:sz w:val="22"/>
                <w:szCs w:val="22"/>
              </w:rPr>
            </w:pPr>
            <w:r w:rsidRPr="00997D17">
              <w:rPr>
                <w:color w:val="000000"/>
                <w:sz w:val="22"/>
                <w:szCs w:val="22"/>
              </w:rPr>
              <w:lastRenderedPageBreak/>
              <w:t>Environment and coastline</w:t>
            </w:r>
            <w:r w:rsidRPr="00997D17">
              <w:rPr>
                <w:color w:val="000000"/>
                <w:sz w:val="22"/>
                <w:szCs w:val="22"/>
              </w:rPr>
              <w:br/>
              <w:t>Beach and shoreline erosion; mangroves damaged</w:t>
            </w:r>
          </w:p>
        </w:tc>
        <w:tc>
          <w:tcPr>
            <w:tcW w:w="3417" w:type="dxa"/>
          </w:tcPr>
          <w:p w14:paraId="5B75D443" w14:textId="7D838FF7" w:rsidR="00982713" w:rsidRPr="00997D17" w:rsidRDefault="00982713" w:rsidP="00997D17">
            <w:pPr>
              <w:rPr>
                <w:color w:val="000000"/>
                <w:sz w:val="22"/>
                <w:szCs w:val="22"/>
              </w:rPr>
            </w:pPr>
            <w:r w:rsidRPr="00997D17">
              <w:rPr>
                <w:color w:val="000000"/>
                <w:sz w:val="22"/>
                <w:szCs w:val="22"/>
              </w:rPr>
              <w:t>Mazingira na ukanda wa pwani</w:t>
            </w:r>
            <w:r w:rsidRPr="00997D17">
              <w:rPr>
                <w:color w:val="000000"/>
                <w:sz w:val="22"/>
                <w:szCs w:val="22"/>
              </w:rPr>
              <w:br/>
              <w:t>Mmomonyoko wa fukwe na kingo za maji; mikoko kuharibika</w:t>
            </w:r>
          </w:p>
        </w:tc>
        <w:tc>
          <w:tcPr>
            <w:tcW w:w="3418" w:type="dxa"/>
          </w:tcPr>
          <w:p w14:paraId="525CF956" w14:textId="43F73FD0" w:rsidR="00982713" w:rsidRPr="00997D17" w:rsidRDefault="00982713" w:rsidP="00997D17">
            <w:pPr>
              <w:rPr>
                <w:color w:val="000000"/>
                <w:sz w:val="22"/>
                <w:szCs w:val="22"/>
              </w:rPr>
            </w:pPr>
            <w:r w:rsidRPr="00997D17">
              <w:rPr>
                <w:color w:val="000000"/>
                <w:sz w:val="22"/>
                <w:szCs w:val="22"/>
              </w:rPr>
              <w:t>Level 1: NEMC and Local Government Authorities: stop sand mining and mangrove cutting on the shoreline.</w:t>
            </w:r>
            <w:r w:rsidRPr="00997D17">
              <w:rPr>
                <w:color w:val="000000"/>
                <w:sz w:val="22"/>
                <w:szCs w:val="22"/>
              </w:rPr>
              <w:br/>
              <w:t>Level 2: Village leaders: please report new erosion and damaged seawalls.</w:t>
            </w:r>
            <w:r w:rsidRPr="00997D17">
              <w:rPr>
                <w:color w:val="000000"/>
                <w:sz w:val="22"/>
                <w:szCs w:val="22"/>
              </w:rPr>
              <w:br/>
              <w:t>Level 3: District Committees and NEMC: assess shoreline damage once the sea is calm.</w:t>
            </w:r>
          </w:p>
        </w:tc>
        <w:tc>
          <w:tcPr>
            <w:tcW w:w="3418" w:type="dxa"/>
          </w:tcPr>
          <w:p w14:paraId="53D640C4" w14:textId="6BDD192E" w:rsidR="00982713" w:rsidRPr="00997D17" w:rsidRDefault="00982713" w:rsidP="00997D17">
            <w:pPr>
              <w:rPr>
                <w:color w:val="000000"/>
                <w:sz w:val="22"/>
                <w:szCs w:val="22"/>
              </w:rPr>
            </w:pPr>
            <w:r w:rsidRPr="00997D17">
              <w:rPr>
                <w:color w:val="000000"/>
                <w:sz w:val="22"/>
                <w:szCs w:val="22"/>
              </w:rPr>
              <w:t>Ngazi ya 1: NEMC na Mamlaka za Serikali za Mitaa: sitisheni uchimbaji wa mchanga na ukataji wa mikoko ufukweni.</w:t>
            </w:r>
            <w:r w:rsidRPr="00997D17">
              <w:rPr>
                <w:color w:val="000000"/>
                <w:sz w:val="22"/>
                <w:szCs w:val="22"/>
              </w:rPr>
              <w:br/>
              <w:t>Ngazi ya 2: Viongozi wa Vijiji: tafadhali toeni taarifa ya mmomonyoko mpya na kuta za bahari zilizoharibika.</w:t>
            </w:r>
            <w:r w:rsidRPr="00997D17">
              <w:rPr>
                <w:color w:val="000000"/>
                <w:sz w:val="22"/>
                <w:szCs w:val="22"/>
              </w:rPr>
              <w:br/>
              <w:t>Ngazi ya 3: Kamati za Wilaya na NEMC: fanyeni tathmini ya uharibifu wa ukanda wa pwani bahari ikitulia.</w:t>
            </w:r>
          </w:p>
        </w:tc>
      </w:tr>
      <w:tr w:rsidR="00982713" w:rsidRPr="00997D17" w14:paraId="62F456B7" w14:textId="77777777" w:rsidTr="00997D17">
        <w:tc>
          <w:tcPr>
            <w:tcW w:w="3417" w:type="dxa"/>
          </w:tcPr>
          <w:p w14:paraId="008F72F0" w14:textId="1C1BF160" w:rsidR="00982713" w:rsidRPr="00997D17" w:rsidRDefault="00982713" w:rsidP="00997D17">
            <w:pPr>
              <w:rPr>
                <w:color w:val="000000"/>
                <w:sz w:val="22"/>
                <w:szCs w:val="22"/>
              </w:rPr>
            </w:pPr>
            <w:r w:rsidRPr="00997D17">
              <w:rPr>
                <w:color w:val="000000"/>
                <w:sz w:val="22"/>
                <w:szCs w:val="22"/>
              </w:rPr>
              <w:t>Trade and markets</w:t>
            </w:r>
            <w:r w:rsidRPr="00997D17">
              <w:rPr>
                <w:color w:val="000000"/>
                <w:sz w:val="22"/>
                <w:szCs w:val="22"/>
              </w:rPr>
              <w:br/>
              <w:t>Fish landing sites and markets closed; fish supply falls</w:t>
            </w:r>
          </w:p>
        </w:tc>
        <w:tc>
          <w:tcPr>
            <w:tcW w:w="3417" w:type="dxa"/>
          </w:tcPr>
          <w:p w14:paraId="1A3905C1" w14:textId="7707A67F" w:rsidR="00982713" w:rsidRPr="00997D17" w:rsidRDefault="00982713" w:rsidP="00997D17">
            <w:pPr>
              <w:rPr>
                <w:color w:val="000000"/>
                <w:sz w:val="22"/>
                <w:szCs w:val="22"/>
              </w:rPr>
            </w:pPr>
            <w:r w:rsidRPr="00997D17">
              <w:rPr>
                <w:color w:val="000000"/>
                <w:sz w:val="22"/>
                <w:szCs w:val="22"/>
              </w:rPr>
              <w:t>Biashara na masoko</w:t>
            </w:r>
            <w:r w:rsidRPr="00997D17">
              <w:rPr>
                <w:color w:val="000000"/>
                <w:sz w:val="22"/>
                <w:szCs w:val="22"/>
              </w:rPr>
              <w:br/>
              <w:t>Mialo na masoko ya samaki kufungwa; upatikanaji wa samaki kupungua</w:t>
            </w:r>
          </w:p>
        </w:tc>
        <w:tc>
          <w:tcPr>
            <w:tcW w:w="3418" w:type="dxa"/>
          </w:tcPr>
          <w:p w14:paraId="189E892B" w14:textId="7B8B3FEF" w:rsidR="00982713" w:rsidRPr="00997D17" w:rsidRDefault="00982713" w:rsidP="00997D17">
            <w:pPr>
              <w:rPr>
                <w:color w:val="000000"/>
                <w:sz w:val="22"/>
                <w:szCs w:val="22"/>
              </w:rPr>
            </w:pPr>
            <w:r w:rsidRPr="00997D17">
              <w:rPr>
                <w:color w:val="000000"/>
                <w:sz w:val="22"/>
                <w:szCs w:val="22"/>
              </w:rPr>
              <w:t>Level 1: Market committees: secure stalls and goods at landing sites.</w:t>
            </w:r>
            <w:r w:rsidRPr="00997D17">
              <w:rPr>
                <w:color w:val="000000"/>
                <w:sz w:val="22"/>
                <w:szCs w:val="22"/>
              </w:rPr>
              <w:br/>
              <w:t>Level 2: Traders at landing sites: please move goods away from the shore.</w:t>
            </w:r>
            <w:r w:rsidRPr="00997D17">
              <w:rPr>
                <w:color w:val="000000"/>
                <w:sz w:val="22"/>
                <w:szCs w:val="22"/>
              </w:rPr>
              <w:br/>
              <w:t>Level 3: District Committees: monitor fish and food prices in affected areas.</w:t>
            </w:r>
          </w:p>
        </w:tc>
        <w:tc>
          <w:tcPr>
            <w:tcW w:w="3418" w:type="dxa"/>
          </w:tcPr>
          <w:p w14:paraId="1501039D" w14:textId="28209FF3" w:rsidR="00982713" w:rsidRPr="00997D17" w:rsidRDefault="00982713" w:rsidP="00997D17">
            <w:pPr>
              <w:rPr>
                <w:color w:val="000000"/>
                <w:sz w:val="22"/>
                <w:szCs w:val="22"/>
              </w:rPr>
            </w:pPr>
            <w:r w:rsidRPr="00997D17">
              <w:rPr>
                <w:color w:val="000000"/>
                <w:sz w:val="22"/>
                <w:szCs w:val="22"/>
              </w:rPr>
              <w:t>Ngazi ya 1: Kamati za masoko: imarisheni meza na bidhaa mialoni.</w:t>
            </w:r>
            <w:r w:rsidRPr="00997D17">
              <w:rPr>
                <w:color w:val="000000"/>
                <w:sz w:val="22"/>
                <w:szCs w:val="22"/>
              </w:rPr>
              <w:br/>
              <w:t>Ngazi ya 2: Wafanyabiashara wa mialoni: tafadhali hamisheni bidhaa mbali na ufukwe.</w:t>
            </w:r>
            <w:r w:rsidRPr="00997D17">
              <w:rPr>
                <w:color w:val="000000"/>
                <w:sz w:val="22"/>
                <w:szCs w:val="22"/>
              </w:rPr>
              <w:br/>
              <w:t>Ngazi ya 3: Kamati za Wilaya: fuatilieni bei za samaki na vyakula katika maeneo yaliyoathirika.</w:t>
            </w:r>
          </w:p>
        </w:tc>
      </w:tr>
      <w:tr w:rsidR="00982713" w:rsidRPr="00997D17" w14:paraId="758EA12D" w14:textId="77777777" w:rsidTr="00997D17">
        <w:tc>
          <w:tcPr>
            <w:tcW w:w="3417" w:type="dxa"/>
          </w:tcPr>
          <w:p w14:paraId="52AFA746" w14:textId="06A4E4F4" w:rsidR="00982713" w:rsidRPr="00997D17" w:rsidRDefault="00982713" w:rsidP="00997D17">
            <w:pPr>
              <w:rPr>
                <w:color w:val="000000"/>
                <w:sz w:val="22"/>
                <w:szCs w:val="22"/>
              </w:rPr>
            </w:pPr>
            <w:r w:rsidRPr="00997D17">
              <w:rPr>
                <w:color w:val="000000"/>
                <w:sz w:val="22"/>
                <w:szCs w:val="22"/>
              </w:rPr>
              <w:t>Energy and communications</w:t>
            </w:r>
            <w:r w:rsidRPr="00997D17">
              <w:rPr>
                <w:color w:val="000000"/>
                <w:sz w:val="22"/>
                <w:szCs w:val="22"/>
              </w:rPr>
              <w:br/>
              <w:t>Coastal power lines and masts damaged</w:t>
            </w:r>
          </w:p>
        </w:tc>
        <w:tc>
          <w:tcPr>
            <w:tcW w:w="3417" w:type="dxa"/>
          </w:tcPr>
          <w:p w14:paraId="37B10318" w14:textId="7EF0168A" w:rsidR="00982713" w:rsidRPr="00997D17" w:rsidRDefault="00982713" w:rsidP="00997D17">
            <w:pPr>
              <w:rPr>
                <w:color w:val="000000"/>
                <w:sz w:val="22"/>
                <w:szCs w:val="22"/>
              </w:rPr>
            </w:pPr>
            <w:r w:rsidRPr="00997D17">
              <w:rPr>
                <w:color w:val="000000"/>
                <w:sz w:val="22"/>
                <w:szCs w:val="22"/>
              </w:rPr>
              <w:t>Nishati na mawasiliano</w:t>
            </w:r>
            <w:r w:rsidRPr="00997D17">
              <w:rPr>
                <w:color w:val="000000"/>
                <w:sz w:val="22"/>
                <w:szCs w:val="22"/>
              </w:rPr>
              <w:br/>
              <w:t>Nyaya za umeme na minara ya mawasiliano ya pwani kuharibika</w:t>
            </w:r>
          </w:p>
        </w:tc>
        <w:tc>
          <w:tcPr>
            <w:tcW w:w="3418" w:type="dxa"/>
          </w:tcPr>
          <w:p w14:paraId="1CD08151" w14:textId="5B9DAB49" w:rsidR="00982713" w:rsidRPr="00997D17" w:rsidRDefault="00982713" w:rsidP="00997D17">
            <w:pPr>
              <w:rPr>
                <w:color w:val="000000"/>
                <w:sz w:val="22"/>
                <w:szCs w:val="22"/>
              </w:rPr>
            </w:pPr>
            <w:r w:rsidRPr="00997D17">
              <w:rPr>
                <w:color w:val="000000"/>
                <w:sz w:val="22"/>
                <w:szCs w:val="22"/>
              </w:rPr>
              <w:t>Level 1: TANESCO and network operators: check installations close to the shore.</w:t>
            </w:r>
            <w:r w:rsidRPr="00997D17">
              <w:rPr>
                <w:color w:val="000000"/>
                <w:sz w:val="22"/>
                <w:szCs w:val="22"/>
              </w:rPr>
              <w:br/>
              <w:t>Level 2: TANESCO: switch off power to flooded coastal areas when needed.</w:t>
            </w:r>
            <w:r w:rsidRPr="00997D17">
              <w:rPr>
                <w:color w:val="000000"/>
                <w:sz w:val="22"/>
                <w:szCs w:val="22"/>
              </w:rPr>
              <w:br/>
              <w:t>Level 3: TANESCO and network operators: restore services first to hospitals, water pumps and shelters.</w:t>
            </w:r>
          </w:p>
        </w:tc>
        <w:tc>
          <w:tcPr>
            <w:tcW w:w="3418" w:type="dxa"/>
          </w:tcPr>
          <w:p w14:paraId="05FDD2DA" w14:textId="672F6FCC" w:rsidR="00982713" w:rsidRPr="00997D17" w:rsidRDefault="00982713" w:rsidP="00997D17">
            <w:pPr>
              <w:rPr>
                <w:color w:val="000000"/>
                <w:sz w:val="22"/>
                <w:szCs w:val="22"/>
              </w:rPr>
            </w:pPr>
            <w:r w:rsidRPr="00997D17">
              <w:rPr>
                <w:color w:val="000000"/>
                <w:sz w:val="22"/>
                <w:szCs w:val="22"/>
              </w:rPr>
              <w:t>Ngazi ya 1: TANESCO na watoa huduma za mitandao: kagueni mitambo iliyo karibu na ufukwe.</w:t>
            </w:r>
            <w:r w:rsidRPr="00997D17">
              <w:rPr>
                <w:color w:val="000000"/>
                <w:sz w:val="22"/>
                <w:szCs w:val="22"/>
              </w:rPr>
              <w:br/>
              <w:t>Ngazi ya 2: TANESCO: kateni umeme maeneo ya pwani yaliyofurika inapohitajika.</w:t>
            </w:r>
            <w:r w:rsidRPr="00997D17">
              <w:rPr>
                <w:color w:val="000000"/>
                <w:sz w:val="22"/>
                <w:szCs w:val="22"/>
              </w:rPr>
              <w:br/>
              <w:t>Ngazi ya 3: TANESCO na watoa huduma za mitandao: rejesheni huduma kwanza hospitalini, kwenye pampu za maji na makazi ya muda.</w:t>
            </w:r>
          </w:p>
        </w:tc>
      </w:tr>
    </w:tbl>
    <w:p w14:paraId="7D63752C" w14:textId="77777777" w:rsidR="00D3308D" w:rsidRPr="00997D17" w:rsidRDefault="00D3308D" w:rsidP="000359A0">
      <w:pPr>
        <w:jc w:val="both"/>
        <w:rPr>
          <w:sz w:val="22"/>
          <w:szCs w:val="22"/>
        </w:rPr>
      </w:pPr>
    </w:p>
    <w:p w14:paraId="33939B3F" w14:textId="2238B5E5" w:rsidR="000D1FD9" w:rsidRPr="00997D17" w:rsidRDefault="0088192A" w:rsidP="000359A0">
      <w:pPr>
        <w:pStyle w:val="Strong1"/>
        <w:jc w:val="both"/>
        <w:rPr>
          <w:b w:val="0"/>
          <w:bCs w:val="0"/>
          <w:sz w:val="22"/>
          <w:szCs w:val="22"/>
        </w:rPr>
      </w:pPr>
      <w:r w:rsidRPr="00997D17">
        <w:rPr>
          <w:b w:val="0"/>
          <w:bCs w:val="0"/>
          <w:sz w:val="22"/>
          <w:szCs w:val="22"/>
        </w:rPr>
        <w:t xml:space="preserve">6.0 </w:t>
      </w:r>
      <w:r w:rsidR="000D1FD9" w:rsidRPr="00997D17">
        <w:rPr>
          <w:b w:val="0"/>
          <w:bCs w:val="0"/>
          <w:sz w:val="22"/>
          <w:szCs w:val="22"/>
        </w:rPr>
        <w:t>WILDFIRE</w:t>
      </w:r>
    </w:p>
    <w:p w14:paraId="5D580B57" w14:textId="4454B036" w:rsidR="000D1FD9" w:rsidRPr="00997D17" w:rsidRDefault="000D1FD9" w:rsidP="000359A0">
      <w:pPr>
        <w:jc w:val="both"/>
        <w:rPr>
          <w:sz w:val="22"/>
          <w:szCs w:val="22"/>
        </w:rPr>
      </w:pPr>
    </w:p>
    <w:tbl>
      <w:tblPr>
        <w:tblW w:w="13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7"/>
        <w:gridCol w:w="6536"/>
        <w:gridCol w:w="2178"/>
      </w:tblGrid>
      <w:tr w:rsidR="000D1FD9" w:rsidRPr="00997D17" w14:paraId="71FDA7AD" w14:textId="77777777" w:rsidTr="00316D5C">
        <w:trPr>
          <w:trHeight w:val="18"/>
        </w:trPr>
        <w:tc>
          <w:tcPr>
            <w:tcW w:w="4357"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15B7F421" w14:textId="77777777" w:rsidR="000D1FD9" w:rsidRPr="00997D17" w:rsidRDefault="000D1FD9" w:rsidP="000359A0">
            <w:pPr>
              <w:jc w:val="both"/>
              <w:rPr>
                <w:sz w:val="22"/>
                <w:szCs w:val="22"/>
              </w:rPr>
            </w:pPr>
            <w:r w:rsidRPr="00997D17">
              <w:rPr>
                <w:sz w:val="22"/>
                <w:szCs w:val="22"/>
              </w:rPr>
              <w:t>ADVISORY</w:t>
            </w:r>
          </w:p>
        </w:tc>
        <w:tc>
          <w:tcPr>
            <w:tcW w:w="6536"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4D1D6291" w14:textId="77777777" w:rsidR="000D1FD9" w:rsidRPr="00997D17" w:rsidRDefault="000D1FD9" w:rsidP="000359A0">
            <w:pPr>
              <w:jc w:val="both"/>
              <w:rPr>
                <w:sz w:val="22"/>
                <w:szCs w:val="22"/>
              </w:rPr>
            </w:pPr>
            <w:r w:rsidRPr="00997D17">
              <w:rPr>
                <w:sz w:val="22"/>
                <w:szCs w:val="22"/>
              </w:rPr>
              <w:t>BE PREPARED</w:t>
            </w:r>
          </w:p>
        </w:tc>
        <w:tc>
          <w:tcPr>
            <w:tcW w:w="2178"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7B5B2093" w14:textId="77777777" w:rsidR="000D1FD9" w:rsidRPr="00997D17" w:rsidRDefault="000D1FD9" w:rsidP="000359A0">
            <w:pPr>
              <w:jc w:val="both"/>
              <w:rPr>
                <w:sz w:val="22"/>
                <w:szCs w:val="22"/>
              </w:rPr>
            </w:pPr>
            <w:r w:rsidRPr="00997D17">
              <w:rPr>
                <w:sz w:val="22"/>
                <w:szCs w:val="22"/>
              </w:rPr>
              <w:t>LEVEL 1</w:t>
            </w:r>
          </w:p>
        </w:tc>
      </w:tr>
    </w:tbl>
    <w:p w14:paraId="2B1696DA" w14:textId="77777777" w:rsidR="000D1FD9" w:rsidRPr="00997D17" w:rsidRDefault="000D1FD9" w:rsidP="000359A0">
      <w:pPr>
        <w:jc w:val="both"/>
        <w:rPr>
          <w:sz w:val="22"/>
          <w:szCs w:val="22"/>
        </w:rPr>
      </w:pPr>
    </w:p>
    <w:p w14:paraId="7F02EDE7" w14:textId="77777777" w:rsidR="000D1FD9" w:rsidRPr="00997D17" w:rsidRDefault="000D1FD9"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0D1FD9" w:rsidRPr="00997D17" w14:paraId="4532DBF4"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E6DB1F4" w14:textId="77777777" w:rsidR="000D1FD9" w:rsidRPr="00997D17" w:rsidRDefault="000D1FD9"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1509B02" w14:textId="77777777" w:rsidR="000D1FD9" w:rsidRPr="00997D17" w:rsidRDefault="000D1FD9"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C576C80" w14:textId="57CD3D0A" w:rsidR="000D1FD9" w:rsidRPr="00997D17" w:rsidRDefault="000D1FD9"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0EA3CFF" w14:textId="08C1F8C1" w:rsidR="000D1FD9" w:rsidRPr="00997D17" w:rsidRDefault="000D1FD9" w:rsidP="000359A0">
            <w:pPr>
              <w:jc w:val="both"/>
              <w:rPr>
                <w:sz w:val="22"/>
                <w:szCs w:val="22"/>
              </w:rPr>
            </w:pPr>
            <w:r w:rsidRPr="00997D17">
              <w:rPr>
                <w:sz w:val="22"/>
                <w:szCs w:val="22"/>
              </w:rPr>
              <w:t>HATUA (SW)</w:t>
            </w:r>
          </w:p>
        </w:tc>
      </w:tr>
      <w:tr w:rsidR="000D1FD9" w:rsidRPr="00997D17" w14:paraId="2E97D4E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B2CE6E6" w14:textId="448D5E87" w:rsidR="000D1FD9" w:rsidRPr="00997D17" w:rsidRDefault="00513C7E">
            <w:pPr>
              <w:pStyle w:val="ListParagraph"/>
              <w:numPr>
                <w:ilvl w:val="0"/>
                <w:numId w:val="28"/>
              </w:numPr>
              <w:jc w:val="both"/>
              <w:rPr>
                <w:sz w:val="22"/>
                <w:szCs w:val="22"/>
              </w:rPr>
            </w:pPr>
            <w:r w:rsidRPr="00997D17">
              <w:rPr>
                <w:sz w:val="22"/>
                <w:szCs w:val="22"/>
              </w:rPr>
              <w:t>Dry conditions and high fire risk in grasslands, bush and forests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A2D56E" w14:textId="7E7028BF" w:rsidR="000D1FD9" w:rsidRPr="00997D17" w:rsidRDefault="00513C7E">
            <w:pPr>
              <w:pStyle w:val="ListParagraph"/>
              <w:numPr>
                <w:ilvl w:val="0"/>
                <w:numId w:val="28"/>
              </w:numPr>
              <w:jc w:val="both"/>
              <w:rPr>
                <w:sz w:val="22"/>
                <w:szCs w:val="22"/>
              </w:rPr>
            </w:pPr>
            <w:r w:rsidRPr="00997D17">
              <w:rPr>
                <w:sz w:val="22"/>
                <w:szCs w:val="22"/>
              </w:rPr>
              <w:t>Hali ya ukavu na hatari kubwa ya moto kwenye nyasi, vichaka na misitu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E2A890" w14:textId="2FD82112" w:rsidR="000D1FD9" w:rsidRPr="00997D17" w:rsidRDefault="00513C7E">
            <w:pPr>
              <w:pStyle w:val="ListParagraph"/>
              <w:numPr>
                <w:ilvl w:val="0"/>
                <w:numId w:val="28"/>
              </w:numPr>
              <w:jc w:val="both"/>
              <w:rPr>
                <w:sz w:val="22"/>
                <w:szCs w:val="22"/>
              </w:rPr>
            </w:pPr>
            <w:r w:rsidRPr="00997D17">
              <w:rPr>
                <w:sz w:val="22"/>
                <w:szCs w:val="22"/>
              </w:rPr>
              <w:t>Do not burn farms, grass or rubbish without permission from Village/Mtaa leaders.</w:t>
            </w:r>
          </w:p>
          <w:p w14:paraId="236980B8" w14:textId="7E8120F1" w:rsidR="000D1FD9" w:rsidRPr="00997D17" w:rsidRDefault="00513C7E">
            <w:pPr>
              <w:pStyle w:val="ListParagraph"/>
              <w:numPr>
                <w:ilvl w:val="0"/>
                <w:numId w:val="28"/>
              </w:numPr>
              <w:jc w:val="both"/>
              <w:rPr>
                <w:sz w:val="22"/>
                <w:szCs w:val="22"/>
              </w:rPr>
            </w:pPr>
            <w:r w:rsidRPr="00997D17">
              <w:rPr>
                <w:sz w:val="22"/>
                <w:szCs w:val="22"/>
              </w:rPr>
              <w:t>Report any fire to Village/Mtaa leaders or call 114.</w:t>
            </w:r>
          </w:p>
          <w:p w14:paraId="217BD59B" w14:textId="4D7130F2" w:rsidR="000D1FD9" w:rsidRPr="00997D17" w:rsidRDefault="00513C7E">
            <w:pPr>
              <w:pStyle w:val="ListParagraph"/>
              <w:numPr>
                <w:ilvl w:val="0"/>
                <w:numId w:val="28"/>
              </w:numPr>
              <w:jc w:val="both"/>
              <w:rPr>
                <w:sz w:val="22"/>
                <w:szCs w:val="22"/>
              </w:rPr>
            </w:pPr>
            <w:r w:rsidRPr="00997D17">
              <w:rPr>
                <w:sz w:val="22"/>
                <w:szCs w:val="22"/>
              </w:rPr>
              <w:t>Follow forecasts from the Tanzania Meteorological Authority (TMA).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6BE6F15" w14:textId="0A6FA2D0" w:rsidR="000D1FD9" w:rsidRPr="00997D17" w:rsidRDefault="00513C7E">
            <w:pPr>
              <w:pStyle w:val="ListParagraph"/>
              <w:numPr>
                <w:ilvl w:val="0"/>
                <w:numId w:val="28"/>
              </w:numPr>
              <w:jc w:val="both"/>
              <w:rPr>
                <w:sz w:val="22"/>
                <w:szCs w:val="22"/>
              </w:rPr>
            </w:pPr>
            <w:r w:rsidRPr="00997D17">
              <w:rPr>
                <w:sz w:val="22"/>
                <w:szCs w:val="22"/>
              </w:rPr>
              <w:t>Usichome mashamba, nyasi wala taka bila kibali cha viongozi wa Kijiji/Mtaa.</w:t>
            </w:r>
          </w:p>
          <w:p w14:paraId="72B82EF3" w14:textId="765B91AF" w:rsidR="000D1FD9" w:rsidRPr="00997D17" w:rsidRDefault="00513C7E">
            <w:pPr>
              <w:pStyle w:val="ListParagraph"/>
              <w:numPr>
                <w:ilvl w:val="0"/>
                <w:numId w:val="28"/>
              </w:numPr>
              <w:jc w:val="both"/>
              <w:rPr>
                <w:sz w:val="22"/>
                <w:szCs w:val="22"/>
              </w:rPr>
            </w:pPr>
            <w:r w:rsidRPr="00997D17">
              <w:rPr>
                <w:sz w:val="22"/>
                <w:szCs w:val="22"/>
              </w:rPr>
              <w:t>Toa taarifa ya moto wowote kwa viongozi wa Kijiji/Mtaa au piga 114.</w:t>
            </w:r>
          </w:p>
          <w:p w14:paraId="1EEE1492" w14:textId="7EA1D6C4" w:rsidR="000D1FD9" w:rsidRPr="00997D17" w:rsidRDefault="00513C7E">
            <w:pPr>
              <w:pStyle w:val="ListParagraph"/>
              <w:numPr>
                <w:ilvl w:val="0"/>
                <w:numId w:val="28"/>
              </w:numPr>
              <w:jc w:val="both"/>
              <w:rPr>
                <w:sz w:val="22"/>
                <w:szCs w:val="22"/>
              </w:rPr>
            </w:pPr>
            <w:r w:rsidRPr="00997D17">
              <w:rPr>
                <w:sz w:val="22"/>
                <w:szCs w:val="22"/>
              </w:rPr>
              <w:t>Fuatilia utabiri wa Mamlaka ya Hali ya Hewa Tanzania (TMA).</w:t>
            </w:r>
          </w:p>
        </w:tc>
      </w:tr>
      <w:tr w:rsidR="000D1FD9" w:rsidRPr="000343A2" w14:paraId="3D336B4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D017D6" w14:textId="21B9110B" w:rsidR="000D1FD9" w:rsidRPr="00997D17" w:rsidRDefault="00513C7E">
            <w:pPr>
              <w:pStyle w:val="ListParagraph"/>
              <w:numPr>
                <w:ilvl w:val="0"/>
                <w:numId w:val="28"/>
              </w:numPr>
              <w:jc w:val="both"/>
              <w:rPr>
                <w:sz w:val="22"/>
                <w:szCs w:val="22"/>
              </w:rPr>
            </w:pPr>
            <w:r w:rsidRPr="00997D17">
              <w:rPr>
                <w:sz w:val="22"/>
                <w:szCs w:val="22"/>
              </w:rPr>
              <w:t>Small fires starting from cooking, cigarettes or charcoal kilns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2F25C2" w14:textId="53CFA5F1" w:rsidR="000D1FD9" w:rsidRPr="00997D17" w:rsidRDefault="00513C7E">
            <w:pPr>
              <w:pStyle w:val="ListParagraph"/>
              <w:numPr>
                <w:ilvl w:val="0"/>
                <w:numId w:val="28"/>
              </w:numPr>
              <w:jc w:val="both"/>
              <w:rPr>
                <w:sz w:val="22"/>
                <w:szCs w:val="22"/>
              </w:rPr>
            </w:pPr>
            <w:r w:rsidRPr="00997D17">
              <w:rPr>
                <w:sz w:val="22"/>
                <w:szCs w:val="22"/>
              </w:rPr>
              <w:t>Moto mdogo kuanzishwa na mioto ya kupikia, sigara au matanuru ya mkaa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C88C72" w14:textId="601DEB4F" w:rsidR="000D1FD9" w:rsidRPr="00997D17" w:rsidRDefault="00513C7E">
            <w:pPr>
              <w:pStyle w:val="ListParagraph"/>
              <w:numPr>
                <w:ilvl w:val="0"/>
                <w:numId w:val="28"/>
              </w:numPr>
              <w:jc w:val="both"/>
              <w:rPr>
                <w:sz w:val="22"/>
                <w:szCs w:val="22"/>
              </w:rPr>
            </w:pPr>
            <w:r w:rsidRPr="00997D17">
              <w:rPr>
                <w:sz w:val="22"/>
                <w:szCs w:val="22"/>
              </w:rPr>
              <w:t>Put out cooking fires completely before leaving.</w:t>
            </w:r>
          </w:p>
          <w:p w14:paraId="36C0CCC1" w14:textId="0537F921" w:rsidR="000D1FD9" w:rsidRPr="00997D17" w:rsidRDefault="00513C7E">
            <w:pPr>
              <w:pStyle w:val="ListParagraph"/>
              <w:numPr>
                <w:ilvl w:val="0"/>
                <w:numId w:val="28"/>
              </w:numPr>
              <w:jc w:val="both"/>
              <w:rPr>
                <w:sz w:val="22"/>
                <w:szCs w:val="22"/>
              </w:rPr>
            </w:pPr>
            <w:r w:rsidRPr="00997D17">
              <w:rPr>
                <w:sz w:val="22"/>
                <w:szCs w:val="22"/>
              </w:rPr>
              <w:t>Do not throw cigarettes on dry grass.</w:t>
            </w:r>
          </w:p>
          <w:p w14:paraId="1D7BCBB3" w14:textId="424013BB" w:rsidR="000D1FD9" w:rsidRPr="00997D17" w:rsidRDefault="00513C7E">
            <w:pPr>
              <w:pStyle w:val="ListParagraph"/>
              <w:numPr>
                <w:ilvl w:val="0"/>
                <w:numId w:val="28"/>
              </w:numPr>
              <w:jc w:val="both"/>
              <w:rPr>
                <w:sz w:val="22"/>
                <w:szCs w:val="22"/>
              </w:rPr>
            </w:pPr>
            <w:r w:rsidRPr="00997D17">
              <w:rPr>
                <w:sz w:val="22"/>
                <w:szCs w:val="22"/>
              </w:rPr>
              <w:t>Charcoal makers: never leave kilns unattended; clear the ground around them.</w:t>
            </w:r>
          </w:p>
          <w:p w14:paraId="314265B9" w14:textId="07AD400A" w:rsidR="000D1FD9" w:rsidRPr="00997D17" w:rsidRDefault="000D1FD9">
            <w:pPr>
              <w:pStyle w:val="ListParagraph"/>
              <w:numPr>
                <w:ilvl w:val="0"/>
                <w:numId w:val="2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B453FEC" w14:textId="1C7E719D" w:rsidR="000D1FD9" w:rsidRPr="00997D17" w:rsidRDefault="00513C7E">
            <w:pPr>
              <w:pStyle w:val="ListParagraph"/>
              <w:numPr>
                <w:ilvl w:val="0"/>
                <w:numId w:val="28"/>
              </w:numPr>
              <w:jc w:val="both"/>
              <w:rPr>
                <w:sz w:val="22"/>
                <w:szCs w:val="22"/>
                <w:lang w:val="sv-SE"/>
              </w:rPr>
            </w:pPr>
            <w:r w:rsidRPr="00997D17">
              <w:rPr>
                <w:sz w:val="22"/>
                <w:szCs w:val="22"/>
                <w:lang w:val="sv-SE"/>
              </w:rPr>
              <w:t>Zima kabisa moto wa kupikia kabla ya kuondoka.</w:t>
            </w:r>
          </w:p>
          <w:p w14:paraId="0AB23926" w14:textId="607C540B" w:rsidR="000D1FD9" w:rsidRPr="00997D17" w:rsidRDefault="00513C7E">
            <w:pPr>
              <w:pStyle w:val="ListParagraph"/>
              <w:numPr>
                <w:ilvl w:val="0"/>
                <w:numId w:val="28"/>
              </w:numPr>
              <w:jc w:val="both"/>
              <w:rPr>
                <w:sz w:val="22"/>
                <w:szCs w:val="22"/>
                <w:lang w:val="sv-SE"/>
              </w:rPr>
            </w:pPr>
            <w:r w:rsidRPr="00997D17">
              <w:rPr>
                <w:sz w:val="22"/>
                <w:szCs w:val="22"/>
                <w:lang w:val="sv-SE"/>
              </w:rPr>
              <w:t>Usitupe sigara kwenye nyasi kavu.</w:t>
            </w:r>
          </w:p>
          <w:p w14:paraId="7247164E" w14:textId="50CFB92D" w:rsidR="000D1FD9" w:rsidRPr="00997D17" w:rsidRDefault="00513C7E">
            <w:pPr>
              <w:pStyle w:val="ListParagraph"/>
              <w:numPr>
                <w:ilvl w:val="0"/>
                <w:numId w:val="28"/>
              </w:numPr>
              <w:jc w:val="both"/>
              <w:rPr>
                <w:sz w:val="22"/>
                <w:szCs w:val="22"/>
                <w:lang w:val="sv-SE"/>
              </w:rPr>
            </w:pPr>
            <w:r w:rsidRPr="00997D17">
              <w:rPr>
                <w:sz w:val="22"/>
                <w:szCs w:val="22"/>
                <w:lang w:val="sv-SE"/>
              </w:rPr>
              <w:t>Watengenezaji wa mkaa: msiache matanuru bila uangalizi; safisheni eneo linalozunguka.</w:t>
            </w:r>
          </w:p>
          <w:p w14:paraId="2C2FB4AF" w14:textId="31A002E4" w:rsidR="000D1FD9" w:rsidRPr="00997D17" w:rsidRDefault="000D1FD9">
            <w:pPr>
              <w:pStyle w:val="ListParagraph"/>
              <w:numPr>
                <w:ilvl w:val="0"/>
                <w:numId w:val="28"/>
              </w:numPr>
              <w:jc w:val="both"/>
              <w:rPr>
                <w:sz w:val="22"/>
                <w:szCs w:val="22"/>
                <w:lang w:val="sv-SE"/>
              </w:rPr>
            </w:pPr>
          </w:p>
        </w:tc>
      </w:tr>
      <w:tr w:rsidR="000D1FD9" w:rsidRPr="000343A2" w14:paraId="37A466F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8A74421" w14:textId="629BC03D" w:rsidR="000D1FD9" w:rsidRPr="00997D17" w:rsidRDefault="00513C7E">
            <w:pPr>
              <w:pStyle w:val="ListParagraph"/>
              <w:numPr>
                <w:ilvl w:val="0"/>
                <w:numId w:val="28"/>
              </w:numPr>
              <w:jc w:val="both"/>
              <w:rPr>
                <w:sz w:val="22"/>
                <w:szCs w:val="22"/>
              </w:rPr>
            </w:pPr>
            <w:r w:rsidRPr="00997D17">
              <w:rPr>
                <w:sz w:val="22"/>
                <w:szCs w:val="22"/>
              </w:rPr>
              <w:t>Smoke from nearby fires affecting air quality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3ED8ED0" w14:textId="0C2AD515" w:rsidR="000D1FD9" w:rsidRPr="00997D17" w:rsidRDefault="00513C7E">
            <w:pPr>
              <w:pStyle w:val="ListParagraph"/>
              <w:numPr>
                <w:ilvl w:val="0"/>
                <w:numId w:val="28"/>
              </w:numPr>
              <w:jc w:val="both"/>
              <w:rPr>
                <w:sz w:val="22"/>
                <w:szCs w:val="22"/>
              </w:rPr>
            </w:pPr>
            <w:r w:rsidRPr="00997D17">
              <w:rPr>
                <w:sz w:val="22"/>
                <w:szCs w:val="22"/>
              </w:rPr>
              <w:t>Moshi kutoka mioto ya karibu kuathiri ubora wa hewa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B8C9FE7" w14:textId="0E6C229E" w:rsidR="000D1FD9" w:rsidRPr="00997D17" w:rsidRDefault="000D1FD9">
            <w:pPr>
              <w:pStyle w:val="ListParagraph"/>
              <w:numPr>
                <w:ilvl w:val="0"/>
                <w:numId w:val="28"/>
              </w:numPr>
              <w:jc w:val="both"/>
              <w:rPr>
                <w:sz w:val="22"/>
                <w:szCs w:val="22"/>
              </w:rPr>
            </w:pPr>
            <w:r w:rsidRPr="00997D17">
              <w:rPr>
                <w:sz w:val="22"/>
                <w:szCs w:val="22"/>
              </w:rPr>
              <w:t>Close doors and windows during heavy smoke.</w:t>
            </w:r>
          </w:p>
          <w:p w14:paraId="2CDF0855" w14:textId="60612132" w:rsidR="000D1FD9" w:rsidRPr="00997D17" w:rsidRDefault="00513C7E">
            <w:pPr>
              <w:pStyle w:val="ListParagraph"/>
              <w:numPr>
                <w:ilvl w:val="0"/>
                <w:numId w:val="28"/>
              </w:numPr>
              <w:jc w:val="both"/>
              <w:rPr>
                <w:sz w:val="22"/>
                <w:szCs w:val="22"/>
              </w:rPr>
            </w:pPr>
            <w:r w:rsidRPr="00997D17">
              <w:rPr>
                <w:sz w:val="22"/>
                <w:szCs w:val="22"/>
              </w:rPr>
              <w:t>People with asthma or chest conditions: stay indoors.</w:t>
            </w:r>
          </w:p>
          <w:p w14:paraId="034F6D30" w14:textId="7B2E8A58" w:rsidR="000D1FD9" w:rsidRPr="00997D17" w:rsidRDefault="000D1FD9">
            <w:pPr>
              <w:pStyle w:val="ListParagraph"/>
              <w:numPr>
                <w:ilvl w:val="0"/>
                <w:numId w:val="2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91C88C8" w14:textId="150C2578" w:rsidR="000D1FD9" w:rsidRPr="00997D17" w:rsidRDefault="000D1FD9">
            <w:pPr>
              <w:pStyle w:val="ListParagraph"/>
              <w:numPr>
                <w:ilvl w:val="0"/>
                <w:numId w:val="28"/>
              </w:numPr>
              <w:jc w:val="both"/>
              <w:rPr>
                <w:sz w:val="22"/>
                <w:szCs w:val="22"/>
                <w:lang w:val="sv-SE"/>
              </w:rPr>
            </w:pPr>
            <w:r w:rsidRPr="00997D17">
              <w:rPr>
                <w:sz w:val="22"/>
                <w:szCs w:val="22"/>
                <w:lang w:val="sv-SE"/>
              </w:rPr>
              <w:t>Funga milango na madirisha wakati wa moshi mzito.</w:t>
            </w:r>
          </w:p>
          <w:p w14:paraId="76B818ED" w14:textId="6156C5F7" w:rsidR="000D1FD9" w:rsidRPr="00997D17" w:rsidRDefault="00513C7E">
            <w:pPr>
              <w:pStyle w:val="ListParagraph"/>
              <w:numPr>
                <w:ilvl w:val="0"/>
                <w:numId w:val="28"/>
              </w:numPr>
              <w:jc w:val="both"/>
              <w:rPr>
                <w:sz w:val="22"/>
                <w:szCs w:val="22"/>
                <w:lang w:val="sv-SE"/>
              </w:rPr>
            </w:pPr>
            <w:r w:rsidRPr="00997D17">
              <w:rPr>
                <w:sz w:val="22"/>
                <w:szCs w:val="22"/>
                <w:lang w:val="sv-SE"/>
              </w:rPr>
              <w:t>Watu wenye pumu au matatizo ya kifua: bakini ndani.</w:t>
            </w:r>
          </w:p>
          <w:p w14:paraId="0FA13CC1" w14:textId="5F8D8FEF" w:rsidR="000D1FD9" w:rsidRPr="00997D17" w:rsidRDefault="000D1FD9">
            <w:pPr>
              <w:pStyle w:val="ListParagraph"/>
              <w:numPr>
                <w:ilvl w:val="0"/>
                <w:numId w:val="28"/>
              </w:numPr>
              <w:jc w:val="both"/>
              <w:rPr>
                <w:sz w:val="22"/>
                <w:szCs w:val="22"/>
                <w:lang w:val="sv-SE"/>
              </w:rPr>
            </w:pPr>
          </w:p>
        </w:tc>
      </w:tr>
      <w:tr w:rsidR="000D1FD9" w:rsidRPr="00997D17" w14:paraId="63D7EE3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90E198C" w14:textId="54D7BD82" w:rsidR="000D1FD9" w:rsidRPr="00997D17" w:rsidRDefault="00513C7E">
            <w:pPr>
              <w:pStyle w:val="ListParagraph"/>
              <w:numPr>
                <w:ilvl w:val="0"/>
                <w:numId w:val="28"/>
              </w:numPr>
              <w:jc w:val="both"/>
              <w:rPr>
                <w:sz w:val="22"/>
                <w:szCs w:val="22"/>
              </w:rPr>
            </w:pPr>
            <w:r w:rsidRPr="00997D17">
              <w:rPr>
                <w:sz w:val="22"/>
                <w:szCs w:val="22"/>
              </w:rPr>
              <w:lastRenderedPageBreak/>
              <w:t>Risk of fire spreading to pastures, farms and homes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CF6DC35" w14:textId="738DFD77" w:rsidR="000D1FD9" w:rsidRPr="00997D17" w:rsidRDefault="00513C7E">
            <w:pPr>
              <w:pStyle w:val="ListParagraph"/>
              <w:numPr>
                <w:ilvl w:val="0"/>
                <w:numId w:val="28"/>
              </w:numPr>
              <w:jc w:val="both"/>
              <w:rPr>
                <w:sz w:val="22"/>
                <w:szCs w:val="22"/>
              </w:rPr>
            </w:pPr>
            <w:r w:rsidRPr="00997D17">
              <w:rPr>
                <w:sz w:val="22"/>
                <w:szCs w:val="22"/>
              </w:rPr>
              <w:t>Hatari ya moto kusambaa kwenye malisho, mashamba na makazi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6AE0FA" w14:textId="565F463F" w:rsidR="000D1FD9" w:rsidRPr="00997D17" w:rsidRDefault="00513C7E">
            <w:pPr>
              <w:pStyle w:val="ListParagraph"/>
              <w:numPr>
                <w:ilvl w:val="0"/>
                <w:numId w:val="28"/>
              </w:numPr>
              <w:jc w:val="both"/>
              <w:rPr>
                <w:sz w:val="22"/>
                <w:szCs w:val="22"/>
              </w:rPr>
            </w:pPr>
            <w:r w:rsidRPr="00997D17">
              <w:rPr>
                <w:sz w:val="22"/>
                <w:szCs w:val="22"/>
              </w:rPr>
              <w:t>Clear dry grass around homes, farms and grain stores.</w:t>
            </w:r>
          </w:p>
          <w:p w14:paraId="0045BD40" w14:textId="229FAA69" w:rsidR="000D1FD9" w:rsidRPr="00997D17" w:rsidRDefault="00513C7E">
            <w:pPr>
              <w:pStyle w:val="ListParagraph"/>
              <w:numPr>
                <w:ilvl w:val="0"/>
                <w:numId w:val="28"/>
              </w:numPr>
              <w:jc w:val="both"/>
              <w:rPr>
                <w:sz w:val="22"/>
                <w:szCs w:val="22"/>
              </w:rPr>
            </w:pPr>
            <w:r w:rsidRPr="00997D17">
              <w:rPr>
                <w:sz w:val="22"/>
                <w:szCs w:val="22"/>
              </w:rPr>
              <w:t>Make firebreaks around farms.</w:t>
            </w:r>
          </w:p>
          <w:p w14:paraId="0E79FF58" w14:textId="128F5569" w:rsidR="000D1FD9" w:rsidRPr="00997D17" w:rsidRDefault="000D1FD9">
            <w:pPr>
              <w:pStyle w:val="ListParagraph"/>
              <w:numPr>
                <w:ilvl w:val="0"/>
                <w:numId w:val="2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9458432" w14:textId="1FCC623B" w:rsidR="000D1FD9" w:rsidRPr="00997D17" w:rsidRDefault="00513C7E">
            <w:pPr>
              <w:pStyle w:val="ListParagraph"/>
              <w:numPr>
                <w:ilvl w:val="0"/>
                <w:numId w:val="28"/>
              </w:numPr>
              <w:jc w:val="both"/>
              <w:rPr>
                <w:sz w:val="22"/>
                <w:szCs w:val="22"/>
              </w:rPr>
            </w:pPr>
            <w:r w:rsidRPr="00997D17">
              <w:rPr>
                <w:sz w:val="22"/>
                <w:szCs w:val="22"/>
              </w:rPr>
              <w:t>Fyeka nyasi kavu kuzunguka nyumba, mashamba na maghala ya nafaka.</w:t>
            </w:r>
          </w:p>
          <w:p w14:paraId="7AED6754" w14:textId="21097106" w:rsidR="000D1FD9" w:rsidRPr="00997D17" w:rsidRDefault="00513C7E">
            <w:pPr>
              <w:pStyle w:val="ListParagraph"/>
              <w:numPr>
                <w:ilvl w:val="0"/>
                <w:numId w:val="28"/>
              </w:numPr>
              <w:jc w:val="both"/>
              <w:rPr>
                <w:sz w:val="22"/>
                <w:szCs w:val="22"/>
              </w:rPr>
            </w:pPr>
            <w:r w:rsidRPr="00997D17">
              <w:rPr>
                <w:sz w:val="22"/>
                <w:szCs w:val="22"/>
              </w:rPr>
              <w:t>Tengeneza njia za kuzuia moto kuzunguka mashamba.</w:t>
            </w:r>
          </w:p>
          <w:p w14:paraId="00A20CF6" w14:textId="2B97CD39" w:rsidR="000D1FD9" w:rsidRPr="00997D17" w:rsidRDefault="000D1FD9">
            <w:pPr>
              <w:pStyle w:val="ListParagraph"/>
              <w:numPr>
                <w:ilvl w:val="0"/>
                <w:numId w:val="28"/>
              </w:numPr>
              <w:jc w:val="both"/>
              <w:rPr>
                <w:sz w:val="22"/>
                <w:szCs w:val="22"/>
              </w:rPr>
            </w:pPr>
          </w:p>
        </w:tc>
      </w:tr>
      <w:tr w:rsidR="000D1FD9" w:rsidRPr="00997D17" w14:paraId="6C47F3E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DD9A9D0" w14:textId="5AEF9312" w:rsidR="000D1FD9" w:rsidRPr="00997D17" w:rsidRDefault="00513C7E">
            <w:pPr>
              <w:pStyle w:val="ListParagraph"/>
              <w:numPr>
                <w:ilvl w:val="0"/>
                <w:numId w:val="28"/>
              </w:numPr>
              <w:jc w:val="both"/>
              <w:rPr>
                <w:sz w:val="22"/>
                <w:szCs w:val="22"/>
              </w:rPr>
            </w:pPr>
            <w:r w:rsidRPr="00997D17">
              <w:rPr>
                <w:sz w:val="22"/>
                <w:szCs w:val="22"/>
              </w:rPr>
              <w:t>Smoke reducing visibility on some roads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25477F6" w14:textId="33EA10C0" w:rsidR="000D1FD9" w:rsidRPr="00997D17" w:rsidRDefault="00513C7E">
            <w:pPr>
              <w:pStyle w:val="ListParagraph"/>
              <w:numPr>
                <w:ilvl w:val="0"/>
                <w:numId w:val="28"/>
              </w:numPr>
              <w:jc w:val="both"/>
              <w:rPr>
                <w:sz w:val="22"/>
                <w:szCs w:val="22"/>
              </w:rPr>
            </w:pPr>
            <w:r w:rsidRPr="00997D17">
              <w:rPr>
                <w:sz w:val="22"/>
                <w:szCs w:val="22"/>
              </w:rPr>
              <w:t>Moshi kupunguza uwezo wa kuona katika baadhi ya barabara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D8B0BAF" w14:textId="35916F37" w:rsidR="000D1FD9" w:rsidRPr="00997D17" w:rsidRDefault="00513C7E">
            <w:pPr>
              <w:pStyle w:val="ListParagraph"/>
              <w:numPr>
                <w:ilvl w:val="0"/>
                <w:numId w:val="28"/>
              </w:numPr>
              <w:jc w:val="both"/>
              <w:rPr>
                <w:sz w:val="22"/>
                <w:szCs w:val="22"/>
              </w:rPr>
            </w:pPr>
            <w:r w:rsidRPr="00997D17">
              <w:rPr>
                <w:sz w:val="22"/>
                <w:szCs w:val="22"/>
              </w:rPr>
              <w:t>Drive slowly with headlights on.</w:t>
            </w:r>
          </w:p>
          <w:p w14:paraId="2A4C00F5" w14:textId="51B093FA" w:rsidR="000D1FD9" w:rsidRPr="00997D17" w:rsidRDefault="00513C7E">
            <w:pPr>
              <w:pStyle w:val="ListParagraph"/>
              <w:numPr>
                <w:ilvl w:val="0"/>
                <w:numId w:val="28"/>
              </w:numPr>
              <w:jc w:val="both"/>
              <w:rPr>
                <w:sz w:val="22"/>
                <w:szCs w:val="22"/>
              </w:rPr>
            </w:pPr>
            <w:r w:rsidRPr="00997D17">
              <w:rPr>
                <w:sz w:val="22"/>
                <w:szCs w:val="22"/>
              </w:rPr>
              <w:t>Do not stop in smoke.</w:t>
            </w:r>
          </w:p>
          <w:p w14:paraId="40CD7C50" w14:textId="2531F522" w:rsidR="000D1FD9" w:rsidRPr="00997D17" w:rsidRDefault="000D1FD9">
            <w:pPr>
              <w:pStyle w:val="ListParagraph"/>
              <w:numPr>
                <w:ilvl w:val="0"/>
                <w:numId w:val="2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626E394" w14:textId="0895D96B" w:rsidR="000D1FD9" w:rsidRPr="00997D17" w:rsidRDefault="00513C7E">
            <w:pPr>
              <w:pStyle w:val="ListParagraph"/>
              <w:numPr>
                <w:ilvl w:val="0"/>
                <w:numId w:val="28"/>
              </w:numPr>
              <w:jc w:val="both"/>
              <w:rPr>
                <w:sz w:val="22"/>
                <w:szCs w:val="22"/>
                <w:lang w:val="sv-SE"/>
              </w:rPr>
            </w:pPr>
            <w:r w:rsidRPr="00997D17">
              <w:rPr>
                <w:sz w:val="22"/>
                <w:szCs w:val="22"/>
                <w:lang w:val="sv-SE"/>
              </w:rPr>
              <w:t>Endesha taratibu ukiwasha taa za mbele.</w:t>
            </w:r>
          </w:p>
          <w:p w14:paraId="3CF5686D" w14:textId="000C60F6" w:rsidR="000D1FD9" w:rsidRPr="00997D17" w:rsidRDefault="00513C7E">
            <w:pPr>
              <w:pStyle w:val="ListParagraph"/>
              <w:numPr>
                <w:ilvl w:val="0"/>
                <w:numId w:val="28"/>
              </w:numPr>
              <w:jc w:val="both"/>
              <w:rPr>
                <w:sz w:val="22"/>
                <w:szCs w:val="22"/>
                <w:lang w:val="sv-SE"/>
              </w:rPr>
            </w:pPr>
            <w:r w:rsidRPr="00997D17">
              <w:rPr>
                <w:sz w:val="22"/>
                <w:szCs w:val="22"/>
                <w:lang w:val="sv-SE"/>
              </w:rPr>
              <w:t>Usisimame ndani ya moshi.</w:t>
            </w:r>
          </w:p>
          <w:p w14:paraId="2DB3F843" w14:textId="261A09A4" w:rsidR="000D1FD9" w:rsidRPr="00997D17" w:rsidRDefault="000D1FD9">
            <w:pPr>
              <w:pStyle w:val="ListParagraph"/>
              <w:numPr>
                <w:ilvl w:val="0"/>
                <w:numId w:val="28"/>
              </w:numPr>
              <w:jc w:val="both"/>
              <w:rPr>
                <w:sz w:val="22"/>
                <w:szCs w:val="22"/>
                <w:lang w:val="sv-SE"/>
              </w:rPr>
            </w:pPr>
          </w:p>
        </w:tc>
      </w:tr>
      <w:tr w:rsidR="000D1FD9" w:rsidRPr="00997D17" w14:paraId="074E54B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F66109C" w14:textId="4FF0A53B" w:rsidR="000D1FD9" w:rsidRPr="00997D17" w:rsidRDefault="00513C7E">
            <w:pPr>
              <w:pStyle w:val="ListParagraph"/>
              <w:numPr>
                <w:ilvl w:val="0"/>
                <w:numId w:val="28"/>
              </w:numPr>
              <w:jc w:val="both"/>
              <w:rPr>
                <w:sz w:val="22"/>
                <w:szCs w:val="22"/>
              </w:rPr>
            </w:pPr>
            <w:r w:rsidRPr="00997D17">
              <w:rPr>
                <w:sz w:val="22"/>
                <w:szCs w:val="22"/>
              </w:rPr>
              <w:t>Risk to grazing livestock</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980305" w14:textId="5DFF9B4E" w:rsidR="000D1FD9" w:rsidRPr="00997D17" w:rsidRDefault="00513C7E">
            <w:pPr>
              <w:pStyle w:val="ListParagraph"/>
              <w:numPr>
                <w:ilvl w:val="0"/>
                <w:numId w:val="28"/>
              </w:numPr>
              <w:jc w:val="both"/>
              <w:rPr>
                <w:sz w:val="22"/>
                <w:szCs w:val="22"/>
              </w:rPr>
            </w:pPr>
            <w:r w:rsidRPr="00997D17">
              <w:rPr>
                <w:sz w:val="22"/>
                <w:szCs w:val="22"/>
              </w:rPr>
              <w:t>Hatari kwa mifugo inayochungwa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7B8A232" w14:textId="31F5D521" w:rsidR="000D1FD9" w:rsidRPr="00997D17" w:rsidRDefault="00513C7E">
            <w:pPr>
              <w:pStyle w:val="ListParagraph"/>
              <w:numPr>
                <w:ilvl w:val="0"/>
                <w:numId w:val="28"/>
              </w:numPr>
              <w:jc w:val="both"/>
              <w:rPr>
                <w:sz w:val="22"/>
                <w:szCs w:val="22"/>
              </w:rPr>
            </w:pPr>
            <w:r w:rsidRPr="00997D17">
              <w:rPr>
                <w:sz w:val="22"/>
                <w:szCs w:val="22"/>
              </w:rPr>
              <w:t>Keep livestock away from burning areas.</w:t>
            </w:r>
          </w:p>
          <w:p w14:paraId="113327AB" w14:textId="37EAF41C" w:rsidR="000D1FD9" w:rsidRPr="00997D17" w:rsidRDefault="00513C7E">
            <w:pPr>
              <w:pStyle w:val="ListParagraph"/>
              <w:numPr>
                <w:ilvl w:val="0"/>
                <w:numId w:val="28"/>
              </w:numPr>
              <w:jc w:val="both"/>
              <w:rPr>
                <w:sz w:val="22"/>
                <w:szCs w:val="22"/>
              </w:rPr>
            </w:pPr>
            <w:r w:rsidRPr="00997D17">
              <w:rPr>
                <w:sz w:val="22"/>
                <w:szCs w:val="22"/>
              </w:rPr>
              <w:t>Herders: do not set fires to renew pasture.</w:t>
            </w:r>
          </w:p>
          <w:p w14:paraId="728573E1" w14:textId="629E4982" w:rsidR="000D1FD9" w:rsidRPr="00997D17" w:rsidRDefault="000D1FD9">
            <w:pPr>
              <w:pStyle w:val="ListParagraph"/>
              <w:numPr>
                <w:ilvl w:val="0"/>
                <w:numId w:val="2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BB77C0" w14:textId="6D76F2B7" w:rsidR="000D1FD9" w:rsidRPr="00997D17" w:rsidRDefault="00513C7E">
            <w:pPr>
              <w:pStyle w:val="ListParagraph"/>
              <w:numPr>
                <w:ilvl w:val="0"/>
                <w:numId w:val="28"/>
              </w:numPr>
              <w:jc w:val="both"/>
              <w:rPr>
                <w:sz w:val="22"/>
                <w:szCs w:val="22"/>
              </w:rPr>
            </w:pPr>
            <w:r w:rsidRPr="00997D17">
              <w:rPr>
                <w:sz w:val="22"/>
                <w:szCs w:val="22"/>
              </w:rPr>
              <w:t>Weka mifugo mbali na maeneo yanayoungua.</w:t>
            </w:r>
          </w:p>
          <w:p w14:paraId="26EDC1B7" w14:textId="47516753" w:rsidR="000D1FD9" w:rsidRPr="00997D17" w:rsidRDefault="00513C7E">
            <w:pPr>
              <w:pStyle w:val="ListParagraph"/>
              <w:numPr>
                <w:ilvl w:val="0"/>
                <w:numId w:val="28"/>
              </w:numPr>
              <w:jc w:val="both"/>
              <w:rPr>
                <w:sz w:val="22"/>
                <w:szCs w:val="22"/>
              </w:rPr>
            </w:pPr>
            <w:r w:rsidRPr="00997D17">
              <w:rPr>
                <w:sz w:val="22"/>
                <w:szCs w:val="22"/>
              </w:rPr>
              <w:t>Wafugaji: msiwashe moto kwa ajili ya kuotesha malisho.</w:t>
            </w:r>
          </w:p>
          <w:p w14:paraId="0A2D4F78" w14:textId="25B45FDE" w:rsidR="000D1FD9" w:rsidRPr="00997D17" w:rsidRDefault="000D1FD9">
            <w:pPr>
              <w:pStyle w:val="ListParagraph"/>
              <w:numPr>
                <w:ilvl w:val="0"/>
                <w:numId w:val="28"/>
              </w:numPr>
              <w:jc w:val="both"/>
              <w:rPr>
                <w:sz w:val="22"/>
                <w:szCs w:val="22"/>
              </w:rPr>
            </w:pPr>
          </w:p>
        </w:tc>
      </w:tr>
      <w:tr w:rsidR="000D1FD9" w:rsidRPr="00997D17" w14:paraId="1413725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315753B" w14:textId="13CE9F2B" w:rsidR="000D1FD9" w:rsidRPr="00997D17" w:rsidRDefault="00513C7E">
            <w:pPr>
              <w:pStyle w:val="ListParagraph"/>
              <w:numPr>
                <w:ilvl w:val="0"/>
                <w:numId w:val="28"/>
              </w:numPr>
              <w:jc w:val="both"/>
              <w:rPr>
                <w:sz w:val="22"/>
                <w:szCs w:val="22"/>
              </w:rPr>
            </w:pPr>
            <w:r w:rsidRPr="00997D17">
              <w:rPr>
                <w:sz w:val="22"/>
                <w:szCs w:val="22"/>
              </w:rPr>
              <w:t>Higher risk for people with special needs and communities at forest edges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3F3678" w14:textId="0306CE69" w:rsidR="000D1FD9" w:rsidRPr="00997D17" w:rsidRDefault="00513C7E">
            <w:pPr>
              <w:pStyle w:val="ListParagraph"/>
              <w:numPr>
                <w:ilvl w:val="0"/>
                <w:numId w:val="28"/>
              </w:numPr>
              <w:jc w:val="both"/>
              <w:rPr>
                <w:sz w:val="22"/>
                <w:szCs w:val="22"/>
              </w:rPr>
            </w:pPr>
            <w:r w:rsidRPr="00997D17">
              <w:rPr>
                <w:sz w:val="22"/>
                <w:szCs w:val="22"/>
              </w:rPr>
              <w:t>Hatari kubwa zaidi kwa watu wenye mahitaji maalum na jamii zilizo pembezoni mwa misitu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DF94BB3" w14:textId="372954E8" w:rsidR="00513C7E" w:rsidRPr="00997D17" w:rsidRDefault="00513C7E">
            <w:pPr>
              <w:pStyle w:val="ListParagraph"/>
              <w:numPr>
                <w:ilvl w:val="0"/>
                <w:numId w:val="28"/>
              </w:numPr>
              <w:jc w:val="both"/>
              <w:rPr>
                <w:sz w:val="22"/>
                <w:szCs w:val="22"/>
              </w:rPr>
            </w:pPr>
            <w:r w:rsidRPr="00997D17">
              <w:rPr>
                <w:sz w:val="22"/>
                <w:szCs w:val="22"/>
              </w:rPr>
              <w:t>Village/Mtaa and Ward Disaster Management Committees: review contingency plans, update the list of people with special needs and organise community fire volunteers with tools.</w:t>
            </w:r>
          </w:p>
          <w:p w14:paraId="191971DD" w14:textId="1FD9F9E1" w:rsidR="000D1FD9" w:rsidRPr="00997D17" w:rsidRDefault="00513C7E">
            <w:pPr>
              <w:pStyle w:val="ListParagraph"/>
              <w:numPr>
                <w:ilvl w:val="0"/>
                <w:numId w:val="28"/>
              </w:numPr>
              <w:jc w:val="both"/>
              <w:rPr>
                <w:sz w:val="22"/>
                <w:szCs w:val="22"/>
              </w:rPr>
            </w:pPr>
            <w:r w:rsidRPr="00997D17">
              <w:rPr>
                <w:sz w:val="22"/>
                <w:szCs w:val="22"/>
              </w:rPr>
              <w:t>Share this advisory with neighbours, especially older persons, people with disabilities and pregnant women.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16182F1" w14:textId="47AB1C0E" w:rsidR="00513C7E" w:rsidRPr="00997D17" w:rsidRDefault="00513C7E">
            <w:pPr>
              <w:pStyle w:val="ListParagraph"/>
              <w:numPr>
                <w:ilvl w:val="0"/>
                <w:numId w:val="28"/>
              </w:numPr>
              <w:jc w:val="both"/>
              <w:rPr>
                <w:sz w:val="22"/>
                <w:szCs w:val="22"/>
              </w:rPr>
            </w:pPr>
            <w:r w:rsidRPr="00997D17">
              <w:rPr>
                <w:sz w:val="22"/>
                <w:szCs w:val="22"/>
              </w:rPr>
              <w:t>Kamati za Usimamizi wa Maafa za Vijiji/Mitaa na Kata: pitieni mipango ya dharura, boresheni orodha ya watu wenye mahitaji maalum na andaeni vikundi vya kujitolea vya kuzima moto vyenye vifaa.</w:t>
            </w:r>
          </w:p>
          <w:p w14:paraId="0031DDB7" w14:textId="74E9392E" w:rsidR="000D1FD9" w:rsidRPr="00997D17" w:rsidRDefault="00513C7E">
            <w:pPr>
              <w:pStyle w:val="ListParagraph"/>
              <w:numPr>
                <w:ilvl w:val="0"/>
                <w:numId w:val="28"/>
              </w:numPr>
              <w:jc w:val="both"/>
              <w:rPr>
                <w:sz w:val="22"/>
                <w:szCs w:val="22"/>
              </w:rPr>
            </w:pPr>
            <w:r w:rsidRPr="00997D17">
              <w:rPr>
                <w:sz w:val="22"/>
                <w:szCs w:val="22"/>
              </w:rPr>
              <w:t>Wapatie taarifa hii majirani, hasa wazee, watu wenye ulemavu na wajawazito.</w:t>
            </w:r>
          </w:p>
        </w:tc>
      </w:tr>
      <w:tr w:rsidR="000D1FD9" w:rsidRPr="00997D17" w14:paraId="3BE2C8C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15A083" w14:textId="22AF315E" w:rsidR="000D1FD9" w:rsidRPr="00997D17" w:rsidRDefault="00513C7E">
            <w:pPr>
              <w:pStyle w:val="ListParagraph"/>
              <w:numPr>
                <w:ilvl w:val="0"/>
                <w:numId w:val="28"/>
              </w:numPr>
              <w:jc w:val="both"/>
              <w:rPr>
                <w:sz w:val="22"/>
                <w:szCs w:val="22"/>
              </w:rPr>
            </w:pPr>
            <w:r w:rsidRPr="00997D17">
              <w:rPr>
                <w:sz w:val="22"/>
                <w:szCs w:val="22"/>
              </w:rPr>
              <w:lastRenderedPageBreak/>
              <w:t>Fires started by honey gathering near forests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BB98F0" w14:textId="3605BA37" w:rsidR="000D1FD9" w:rsidRPr="00997D17" w:rsidRDefault="00513C7E">
            <w:pPr>
              <w:pStyle w:val="ListParagraph"/>
              <w:numPr>
                <w:ilvl w:val="0"/>
                <w:numId w:val="28"/>
              </w:numPr>
              <w:jc w:val="both"/>
              <w:rPr>
                <w:sz w:val="22"/>
                <w:szCs w:val="22"/>
              </w:rPr>
            </w:pPr>
            <w:r w:rsidRPr="00997D17">
              <w:rPr>
                <w:sz w:val="22"/>
                <w:szCs w:val="22"/>
              </w:rPr>
              <w:t>Moto kuanzishwa na urinaji wa asali karibu na misitu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0E708F5" w14:textId="14C5AC5F" w:rsidR="000D1FD9" w:rsidRPr="00997D17" w:rsidRDefault="00513C7E">
            <w:pPr>
              <w:pStyle w:val="ListParagraph"/>
              <w:numPr>
                <w:ilvl w:val="0"/>
                <w:numId w:val="41"/>
              </w:numPr>
              <w:jc w:val="both"/>
              <w:rPr>
                <w:sz w:val="22"/>
                <w:szCs w:val="22"/>
              </w:rPr>
            </w:pPr>
            <w:r w:rsidRPr="00997D17">
              <w:rPr>
                <w:sz w:val="22"/>
                <w:szCs w:val="22"/>
              </w:rPr>
              <w:t>Honey gatherers: put out smoking devices completely before leaving.</w:t>
            </w:r>
          </w:p>
          <w:p w14:paraId="3A4F4358" w14:textId="066EFD0B" w:rsidR="000D1FD9" w:rsidRPr="00997D17" w:rsidRDefault="00513C7E">
            <w:pPr>
              <w:pStyle w:val="ListParagraph"/>
              <w:numPr>
                <w:ilvl w:val="0"/>
                <w:numId w:val="41"/>
              </w:numPr>
              <w:jc w:val="both"/>
              <w:rPr>
                <w:sz w:val="22"/>
                <w:szCs w:val="22"/>
              </w:rPr>
            </w:pPr>
            <w:r w:rsidRPr="00997D17">
              <w:rPr>
                <w:sz w:val="22"/>
                <w:szCs w:val="22"/>
              </w:rPr>
              <w:t>Do not light fires in forest reserves.</w:t>
            </w:r>
          </w:p>
          <w:p w14:paraId="0DD7647C" w14:textId="51A6EB8F" w:rsidR="000D1FD9" w:rsidRPr="00997D17" w:rsidRDefault="000D1FD9">
            <w:pPr>
              <w:pStyle w:val="ListParagraph"/>
              <w:numPr>
                <w:ilvl w:val="0"/>
                <w:numId w:val="41"/>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B369C00" w14:textId="0BA7B148" w:rsidR="000D1FD9" w:rsidRPr="00997D17" w:rsidRDefault="00513C7E">
            <w:pPr>
              <w:pStyle w:val="ListParagraph"/>
              <w:numPr>
                <w:ilvl w:val="0"/>
                <w:numId w:val="28"/>
              </w:numPr>
              <w:jc w:val="both"/>
              <w:rPr>
                <w:sz w:val="22"/>
                <w:szCs w:val="22"/>
              </w:rPr>
            </w:pPr>
            <w:r w:rsidRPr="00997D17">
              <w:rPr>
                <w:sz w:val="22"/>
                <w:szCs w:val="22"/>
              </w:rPr>
              <w:t>Warinaji wa asali: zimeni kabisa vifaa vya kufukiza moshi kabla ya kuondoka.</w:t>
            </w:r>
          </w:p>
          <w:p w14:paraId="190B7342" w14:textId="73D18C2A" w:rsidR="000D1FD9" w:rsidRPr="00997D17" w:rsidRDefault="00513C7E">
            <w:pPr>
              <w:pStyle w:val="ListParagraph"/>
              <w:numPr>
                <w:ilvl w:val="0"/>
                <w:numId w:val="28"/>
              </w:numPr>
              <w:jc w:val="both"/>
              <w:rPr>
                <w:sz w:val="22"/>
                <w:szCs w:val="22"/>
              </w:rPr>
            </w:pPr>
            <w:r w:rsidRPr="00997D17">
              <w:rPr>
                <w:sz w:val="22"/>
                <w:szCs w:val="22"/>
              </w:rPr>
              <w:t>Usiwashe moto ndani ya hifadhi za misitu.</w:t>
            </w:r>
          </w:p>
          <w:p w14:paraId="67517AD9" w14:textId="66848745" w:rsidR="000D1FD9" w:rsidRPr="00997D17" w:rsidRDefault="000D1FD9">
            <w:pPr>
              <w:pStyle w:val="ListParagraph"/>
              <w:numPr>
                <w:ilvl w:val="0"/>
                <w:numId w:val="28"/>
              </w:numPr>
              <w:jc w:val="both"/>
              <w:rPr>
                <w:sz w:val="22"/>
                <w:szCs w:val="22"/>
              </w:rPr>
            </w:pPr>
          </w:p>
        </w:tc>
      </w:tr>
      <w:tr w:rsidR="000D1FD9" w:rsidRPr="000343A2" w14:paraId="0A30C14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63E1E84" w14:textId="05464CEB" w:rsidR="000D1FD9" w:rsidRPr="00997D17" w:rsidRDefault="00513C7E">
            <w:pPr>
              <w:pStyle w:val="ListParagraph"/>
              <w:numPr>
                <w:ilvl w:val="0"/>
                <w:numId w:val="28"/>
              </w:numPr>
              <w:jc w:val="both"/>
              <w:rPr>
                <w:sz w:val="22"/>
                <w:szCs w:val="22"/>
              </w:rPr>
            </w:pPr>
            <w:r w:rsidRPr="00997D17">
              <w:rPr>
                <w:sz w:val="22"/>
                <w:szCs w:val="22"/>
              </w:rPr>
              <w:t>Risk to rangers, porters and workers in protected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82570B8" w14:textId="56BBC336" w:rsidR="000D1FD9" w:rsidRPr="00997D17" w:rsidRDefault="00513C7E">
            <w:pPr>
              <w:pStyle w:val="ListParagraph"/>
              <w:numPr>
                <w:ilvl w:val="0"/>
                <w:numId w:val="28"/>
              </w:numPr>
              <w:jc w:val="both"/>
              <w:rPr>
                <w:sz w:val="22"/>
                <w:szCs w:val="22"/>
              </w:rPr>
            </w:pPr>
            <w:r w:rsidRPr="00997D17">
              <w:rPr>
                <w:sz w:val="22"/>
                <w:szCs w:val="22"/>
              </w:rPr>
              <w:t>Hatari kwa askari wanyamapori, wapagazi na wafanyakazi katika maeneo ya hifadhi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F61F03F" w14:textId="7C3CC528" w:rsidR="000D1FD9" w:rsidRPr="00997D17" w:rsidRDefault="00513C7E">
            <w:pPr>
              <w:pStyle w:val="ListParagraph"/>
              <w:numPr>
                <w:ilvl w:val="0"/>
                <w:numId w:val="28"/>
              </w:numPr>
              <w:jc w:val="both"/>
              <w:rPr>
                <w:sz w:val="22"/>
                <w:szCs w:val="22"/>
              </w:rPr>
            </w:pPr>
            <w:r w:rsidRPr="00997D17">
              <w:rPr>
                <w:sz w:val="22"/>
                <w:szCs w:val="22"/>
              </w:rPr>
              <w:t>Carry water and tools for putting out fires.</w:t>
            </w:r>
          </w:p>
          <w:p w14:paraId="1B4AA3F0" w14:textId="25BD1EB3" w:rsidR="000D1FD9" w:rsidRPr="00997D17" w:rsidRDefault="00513C7E">
            <w:pPr>
              <w:pStyle w:val="ListParagraph"/>
              <w:numPr>
                <w:ilvl w:val="0"/>
                <w:numId w:val="28"/>
              </w:numPr>
              <w:jc w:val="both"/>
              <w:rPr>
                <w:sz w:val="22"/>
                <w:szCs w:val="22"/>
              </w:rPr>
            </w:pPr>
            <w:r w:rsidRPr="00997D17">
              <w:rPr>
                <w:sz w:val="22"/>
                <w:szCs w:val="22"/>
              </w:rPr>
              <w:t>Report fires immediately to TANAPA, TAWA or TFS.</w:t>
            </w:r>
          </w:p>
          <w:p w14:paraId="197FFC31" w14:textId="7CA2D8C2" w:rsidR="000D1FD9" w:rsidRPr="00997D17" w:rsidRDefault="000D1FD9">
            <w:pPr>
              <w:pStyle w:val="ListParagraph"/>
              <w:numPr>
                <w:ilvl w:val="0"/>
                <w:numId w:val="2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FA9AA6" w14:textId="0E6295D9" w:rsidR="000D1FD9" w:rsidRPr="00997D17" w:rsidRDefault="00513C7E">
            <w:pPr>
              <w:pStyle w:val="ListParagraph"/>
              <w:numPr>
                <w:ilvl w:val="0"/>
                <w:numId w:val="28"/>
              </w:numPr>
              <w:jc w:val="both"/>
              <w:rPr>
                <w:sz w:val="22"/>
                <w:szCs w:val="22"/>
                <w:lang w:val="sv-SE"/>
              </w:rPr>
            </w:pPr>
            <w:r w:rsidRPr="00997D17">
              <w:rPr>
                <w:sz w:val="22"/>
                <w:szCs w:val="22"/>
                <w:lang w:val="sv-SE"/>
              </w:rPr>
              <w:t>Beba maji na vifaa vya kuzima moto.</w:t>
            </w:r>
          </w:p>
          <w:p w14:paraId="720BAAA4" w14:textId="7B468F5B" w:rsidR="000D1FD9" w:rsidRPr="00997D17" w:rsidRDefault="00513C7E">
            <w:pPr>
              <w:pStyle w:val="ListParagraph"/>
              <w:numPr>
                <w:ilvl w:val="0"/>
                <w:numId w:val="28"/>
              </w:numPr>
              <w:jc w:val="both"/>
              <w:rPr>
                <w:sz w:val="22"/>
                <w:szCs w:val="22"/>
                <w:lang w:val="sv-SE"/>
              </w:rPr>
            </w:pPr>
            <w:r w:rsidRPr="00997D17">
              <w:rPr>
                <w:sz w:val="22"/>
                <w:szCs w:val="22"/>
                <w:lang w:val="sv-SE"/>
              </w:rPr>
              <w:t>Toa taarifa ya moto mara moja kwa TANAPA, TAWA au TFS.</w:t>
            </w:r>
          </w:p>
          <w:p w14:paraId="449E5BB3" w14:textId="7CC6C4E0" w:rsidR="000D1FD9" w:rsidRPr="00997D17" w:rsidRDefault="000D1FD9">
            <w:pPr>
              <w:pStyle w:val="ListParagraph"/>
              <w:numPr>
                <w:ilvl w:val="0"/>
                <w:numId w:val="28"/>
              </w:numPr>
              <w:jc w:val="both"/>
              <w:rPr>
                <w:sz w:val="22"/>
                <w:szCs w:val="22"/>
                <w:lang w:val="sv-SE"/>
              </w:rPr>
            </w:pPr>
          </w:p>
        </w:tc>
      </w:tr>
      <w:tr w:rsidR="000D1FD9" w:rsidRPr="00997D17" w14:paraId="17C3DA9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B72FC03" w14:textId="707BB46B" w:rsidR="000D1FD9" w:rsidRPr="00997D17" w:rsidRDefault="00513C7E">
            <w:pPr>
              <w:pStyle w:val="ListParagraph"/>
              <w:numPr>
                <w:ilvl w:val="0"/>
                <w:numId w:val="28"/>
              </w:numPr>
              <w:jc w:val="both"/>
              <w:rPr>
                <w:sz w:val="22"/>
                <w:szCs w:val="22"/>
              </w:rPr>
            </w:pPr>
            <w:r w:rsidRPr="00997D17">
              <w:rPr>
                <w:sz w:val="22"/>
                <w:szCs w:val="22"/>
              </w:rPr>
              <w:t>Need for fire response readiness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3ABC4E" w14:textId="54C54E34" w:rsidR="000D1FD9" w:rsidRPr="00997D17" w:rsidRDefault="00513C7E">
            <w:pPr>
              <w:pStyle w:val="ListParagraph"/>
              <w:numPr>
                <w:ilvl w:val="0"/>
                <w:numId w:val="28"/>
              </w:numPr>
              <w:jc w:val="both"/>
              <w:rPr>
                <w:sz w:val="22"/>
                <w:szCs w:val="22"/>
                <w:lang w:val="sv-SE"/>
              </w:rPr>
            </w:pPr>
            <w:r w:rsidRPr="00997D17">
              <w:rPr>
                <w:sz w:val="22"/>
                <w:szCs w:val="22"/>
                <w:lang w:val="sv-SE"/>
              </w:rPr>
              <w:t>Uhitaji wa utayari wa kukabili moto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56E589" w14:textId="3055F8EF" w:rsidR="000D1FD9" w:rsidRPr="00997D17" w:rsidRDefault="00513C7E">
            <w:pPr>
              <w:pStyle w:val="ListParagraph"/>
              <w:numPr>
                <w:ilvl w:val="0"/>
                <w:numId w:val="28"/>
              </w:numPr>
              <w:jc w:val="both"/>
              <w:rPr>
                <w:sz w:val="22"/>
                <w:szCs w:val="22"/>
              </w:rPr>
            </w:pPr>
            <w:r w:rsidRPr="00997D17">
              <w:rPr>
                <w:sz w:val="22"/>
                <w:szCs w:val="22"/>
              </w:rPr>
              <w:t>Fire and Rescue Force, TFS and TANAPA: check equipment, firebreaks and water points.</w:t>
            </w:r>
          </w:p>
          <w:p w14:paraId="25B09382" w14:textId="255D8B53" w:rsidR="000D1FD9" w:rsidRPr="00997D17" w:rsidRDefault="00513C7E">
            <w:pPr>
              <w:pStyle w:val="ListParagraph"/>
              <w:numPr>
                <w:ilvl w:val="0"/>
                <w:numId w:val="28"/>
              </w:numPr>
              <w:jc w:val="both"/>
              <w:rPr>
                <w:sz w:val="22"/>
                <w:szCs w:val="22"/>
              </w:rPr>
            </w:pPr>
            <w:r w:rsidRPr="00997D17">
              <w:rPr>
                <w:sz w:val="22"/>
                <w:szCs w:val="22"/>
              </w:rPr>
              <w:t>Village/Mtaa leaders: prepare water, sand and firefighting tools.</w:t>
            </w:r>
          </w:p>
          <w:p w14:paraId="0217BACC" w14:textId="4C35ED61" w:rsidR="000D1FD9" w:rsidRPr="00997D17" w:rsidRDefault="000D1FD9">
            <w:pPr>
              <w:pStyle w:val="ListParagraph"/>
              <w:numPr>
                <w:ilvl w:val="0"/>
                <w:numId w:val="2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365CC0B" w14:textId="4BE08C43" w:rsidR="000D1FD9" w:rsidRPr="00997D17" w:rsidRDefault="00513C7E">
            <w:pPr>
              <w:pStyle w:val="ListParagraph"/>
              <w:numPr>
                <w:ilvl w:val="0"/>
                <w:numId w:val="28"/>
              </w:numPr>
              <w:jc w:val="both"/>
              <w:rPr>
                <w:sz w:val="22"/>
                <w:szCs w:val="22"/>
              </w:rPr>
            </w:pPr>
            <w:r w:rsidRPr="00997D17">
              <w:rPr>
                <w:sz w:val="22"/>
                <w:szCs w:val="22"/>
              </w:rPr>
              <w:t>Jeshi la Zimamoto na Uokoaji, TFS na TANAPA: kagueni vifaa, njia za kuzuia moto na vituo vya maji.</w:t>
            </w:r>
          </w:p>
          <w:p w14:paraId="5351BB15" w14:textId="270614F6" w:rsidR="000D1FD9" w:rsidRPr="00997D17" w:rsidRDefault="00513C7E">
            <w:pPr>
              <w:pStyle w:val="ListParagraph"/>
              <w:numPr>
                <w:ilvl w:val="0"/>
                <w:numId w:val="28"/>
              </w:numPr>
              <w:jc w:val="both"/>
              <w:rPr>
                <w:sz w:val="22"/>
                <w:szCs w:val="22"/>
              </w:rPr>
            </w:pPr>
            <w:r w:rsidRPr="00997D17">
              <w:rPr>
                <w:sz w:val="22"/>
                <w:szCs w:val="22"/>
              </w:rPr>
              <w:t>Viongozi wa Kijiji/Mtaa: andaeni maji, mchanga na vifaa vya kuzima moto.</w:t>
            </w:r>
          </w:p>
          <w:p w14:paraId="0182F37E" w14:textId="68BB6A3A" w:rsidR="000D1FD9" w:rsidRPr="00997D17" w:rsidRDefault="000D1FD9">
            <w:pPr>
              <w:pStyle w:val="ListParagraph"/>
              <w:numPr>
                <w:ilvl w:val="0"/>
                <w:numId w:val="28"/>
              </w:numPr>
              <w:jc w:val="both"/>
              <w:rPr>
                <w:sz w:val="22"/>
                <w:szCs w:val="22"/>
              </w:rPr>
            </w:pPr>
          </w:p>
        </w:tc>
      </w:tr>
      <w:tr w:rsidR="00513C7E" w:rsidRPr="00997D17" w14:paraId="0444067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C2EDCB8" w14:textId="40B8DCC5" w:rsidR="00513C7E" w:rsidRPr="00997D17" w:rsidRDefault="00513C7E">
            <w:pPr>
              <w:pStyle w:val="ListParagraph"/>
              <w:numPr>
                <w:ilvl w:val="0"/>
                <w:numId w:val="28"/>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D649B2" w14:textId="0EFA4DBB" w:rsidR="00513C7E" w:rsidRPr="00997D17" w:rsidRDefault="00513C7E">
            <w:pPr>
              <w:pStyle w:val="ListParagraph"/>
              <w:numPr>
                <w:ilvl w:val="0"/>
                <w:numId w:val="28"/>
              </w:numPr>
              <w:jc w:val="both"/>
              <w:rPr>
                <w:sz w:val="22"/>
                <w:szCs w:val="22"/>
                <w:lang w:val="sv-SE"/>
              </w:rPr>
            </w:pPr>
            <w:r w:rsidRPr="00997D17">
              <w:rPr>
                <w:sz w:val="22"/>
                <w:szCs w:val="22"/>
                <w:lang w:val="sv-SE"/>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D7CCB0B" w14:textId="77777777" w:rsidR="00513C7E" w:rsidRPr="00997D17" w:rsidRDefault="00513C7E">
            <w:pPr>
              <w:pStyle w:val="ListParagraph"/>
              <w:numPr>
                <w:ilvl w:val="0"/>
                <w:numId w:val="28"/>
              </w:numPr>
              <w:jc w:val="both"/>
              <w:rPr>
                <w:sz w:val="22"/>
                <w:szCs w:val="22"/>
              </w:rPr>
            </w:pPr>
            <w:r w:rsidRPr="00997D17">
              <w:rPr>
                <w:sz w:val="22"/>
                <w:szCs w:val="22"/>
              </w:rPr>
              <w:t>Please continue to follow updates from TMA, Disaster Management Committees and local leaders.</w:t>
            </w:r>
          </w:p>
          <w:p w14:paraId="53D61D1C" w14:textId="77863E62" w:rsidR="00513C7E" w:rsidRPr="00997D17" w:rsidRDefault="00513C7E">
            <w:pPr>
              <w:pStyle w:val="ListParagraph"/>
              <w:numPr>
                <w:ilvl w:val="0"/>
                <w:numId w:val="28"/>
              </w:numPr>
              <w:jc w:val="both"/>
              <w:rPr>
                <w:sz w:val="22"/>
                <w:szCs w:val="22"/>
              </w:rPr>
            </w:pPr>
            <w:r w:rsidRPr="00997D17">
              <w:rPr>
                <w:sz w:val="22"/>
                <w:szCs w:val="22"/>
              </w:rPr>
              <w:t>This advisory remains in place until the authorities update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4A3658E" w14:textId="77777777" w:rsidR="00513C7E" w:rsidRPr="00997D17" w:rsidRDefault="00513C7E">
            <w:pPr>
              <w:pStyle w:val="ListParagraph"/>
              <w:numPr>
                <w:ilvl w:val="0"/>
                <w:numId w:val="28"/>
              </w:numPr>
              <w:jc w:val="both"/>
              <w:rPr>
                <w:sz w:val="22"/>
                <w:szCs w:val="22"/>
              </w:rPr>
            </w:pPr>
            <w:r w:rsidRPr="00997D17">
              <w:rPr>
                <w:sz w:val="22"/>
                <w:szCs w:val="22"/>
              </w:rPr>
              <w:t>Tafadhali endeleeni kufuatilia taarifa za TMA, Kamati za Usimamizi wa Maafa na viongozi wa eneo.</w:t>
            </w:r>
          </w:p>
          <w:p w14:paraId="5827A724" w14:textId="4B7BC4A3" w:rsidR="00513C7E" w:rsidRPr="00997D17" w:rsidRDefault="00513C7E">
            <w:pPr>
              <w:pStyle w:val="ListParagraph"/>
              <w:numPr>
                <w:ilvl w:val="0"/>
                <w:numId w:val="28"/>
              </w:numPr>
              <w:jc w:val="both"/>
              <w:rPr>
                <w:sz w:val="22"/>
                <w:szCs w:val="22"/>
              </w:rPr>
            </w:pPr>
            <w:r w:rsidRPr="00997D17">
              <w:rPr>
                <w:sz w:val="22"/>
                <w:szCs w:val="22"/>
              </w:rPr>
              <w:t>Tahadhari hii itaendelea hadi mamlaka zitakapoihuisha au kuiondoa rasmi.</w:t>
            </w:r>
          </w:p>
        </w:tc>
      </w:tr>
    </w:tbl>
    <w:p w14:paraId="4FA617C4" w14:textId="77777777" w:rsidR="000D1FD9" w:rsidRPr="00997D17" w:rsidRDefault="000D1FD9" w:rsidP="000359A0">
      <w:pPr>
        <w:jc w:val="both"/>
        <w:rPr>
          <w:sz w:val="22"/>
          <w:szCs w:val="22"/>
        </w:rPr>
      </w:pPr>
    </w:p>
    <w:p w14:paraId="31EAAD08" w14:textId="77777777" w:rsidR="000D1FD9" w:rsidRPr="00997D17" w:rsidRDefault="000D1FD9"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0D1FD9" w:rsidRPr="00997D17" w14:paraId="35765257" w14:textId="77777777" w:rsidTr="002204F6">
        <w:tc>
          <w:tcPr>
            <w:tcW w:w="456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12FCE094" w14:textId="77777777" w:rsidR="000D1FD9" w:rsidRPr="00997D17" w:rsidRDefault="000D1FD9" w:rsidP="000359A0">
            <w:pPr>
              <w:jc w:val="both"/>
              <w:rPr>
                <w:sz w:val="22"/>
                <w:szCs w:val="22"/>
              </w:rPr>
            </w:pPr>
            <w:r w:rsidRPr="00997D17">
              <w:rPr>
                <w:sz w:val="22"/>
                <w:szCs w:val="22"/>
              </w:rPr>
              <w:lastRenderedPageBreak/>
              <w:t>WARNING</w:t>
            </w:r>
          </w:p>
        </w:tc>
        <w:tc>
          <w:tcPr>
            <w:tcW w:w="684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0A404AFC" w14:textId="77777777" w:rsidR="000D1FD9" w:rsidRPr="00997D17" w:rsidRDefault="000D1FD9" w:rsidP="000359A0">
            <w:pPr>
              <w:jc w:val="both"/>
              <w:rPr>
                <w:sz w:val="22"/>
                <w:szCs w:val="22"/>
              </w:rPr>
            </w:pPr>
            <w:r w:rsidRPr="00997D17">
              <w:rPr>
                <w:sz w:val="22"/>
                <w:szCs w:val="22"/>
              </w:rPr>
              <w:t>TAKE ACTION</w:t>
            </w:r>
          </w:p>
        </w:tc>
        <w:tc>
          <w:tcPr>
            <w:tcW w:w="228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5F896862" w14:textId="77777777" w:rsidR="000D1FD9" w:rsidRPr="00997D17" w:rsidRDefault="000D1FD9" w:rsidP="000359A0">
            <w:pPr>
              <w:jc w:val="both"/>
              <w:rPr>
                <w:sz w:val="22"/>
                <w:szCs w:val="22"/>
              </w:rPr>
            </w:pPr>
            <w:r w:rsidRPr="00997D17">
              <w:rPr>
                <w:sz w:val="22"/>
                <w:szCs w:val="22"/>
              </w:rPr>
              <w:t>LEVEL 2</w:t>
            </w:r>
          </w:p>
        </w:tc>
      </w:tr>
    </w:tbl>
    <w:p w14:paraId="1741AC2C" w14:textId="77777777" w:rsidR="000D1FD9" w:rsidRPr="00997D17" w:rsidRDefault="000D1FD9" w:rsidP="000359A0">
      <w:pPr>
        <w:jc w:val="both"/>
        <w:rPr>
          <w:sz w:val="22"/>
          <w:szCs w:val="22"/>
        </w:rPr>
      </w:pPr>
    </w:p>
    <w:p w14:paraId="273ACE23" w14:textId="77777777" w:rsidR="000D1FD9" w:rsidRPr="00997D17" w:rsidRDefault="000D1FD9"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0D1FD9" w:rsidRPr="00997D17" w14:paraId="1D7DBB91"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602D5C1" w14:textId="77777777" w:rsidR="000D1FD9" w:rsidRPr="00997D17" w:rsidRDefault="000D1FD9"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5CF1A12" w14:textId="77777777" w:rsidR="000D1FD9" w:rsidRPr="00997D17" w:rsidRDefault="000D1FD9"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527C68E" w14:textId="58AE05BD" w:rsidR="000D1FD9" w:rsidRPr="00997D17" w:rsidRDefault="000D1FD9"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1F92143" w14:textId="6E933F45" w:rsidR="000D1FD9" w:rsidRPr="00997D17" w:rsidRDefault="000D1FD9" w:rsidP="000359A0">
            <w:pPr>
              <w:jc w:val="both"/>
              <w:rPr>
                <w:sz w:val="22"/>
                <w:szCs w:val="22"/>
              </w:rPr>
            </w:pPr>
            <w:r w:rsidRPr="00997D17">
              <w:rPr>
                <w:sz w:val="22"/>
                <w:szCs w:val="22"/>
              </w:rPr>
              <w:t>HATUA (SW)</w:t>
            </w:r>
          </w:p>
        </w:tc>
      </w:tr>
      <w:tr w:rsidR="000D1FD9" w:rsidRPr="000343A2" w14:paraId="49D461A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91744D" w14:textId="21EF1AF3" w:rsidR="000D1FD9" w:rsidRPr="00997D17" w:rsidRDefault="00513C7E">
            <w:pPr>
              <w:pStyle w:val="ListParagraph"/>
              <w:numPr>
                <w:ilvl w:val="0"/>
                <w:numId w:val="29"/>
              </w:numPr>
              <w:jc w:val="both"/>
              <w:rPr>
                <w:sz w:val="22"/>
                <w:szCs w:val="22"/>
              </w:rPr>
            </w:pPr>
            <w:r w:rsidRPr="00997D17">
              <w:rPr>
                <w:sz w:val="22"/>
                <w:szCs w:val="22"/>
              </w:rPr>
              <w:t>Widespread fires in bush and forest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627AAE2" w14:textId="6CE9B0DE" w:rsidR="000D1FD9" w:rsidRPr="00997D17" w:rsidRDefault="00513C7E">
            <w:pPr>
              <w:pStyle w:val="ListParagraph"/>
              <w:numPr>
                <w:ilvl w:val="0"/>
                <w:numId w:val="29"/>
              </w:numPr>
              <w:jc w:val="both"/>
              <w:rPr>
                <w:sz w:val="22"/>
                <w:szCs w:val="22"/>
                <w:lang w:val="sv-SE"/>
              </w:rPr>
            </w:pPr>
            <w:r w:rsidRPr="00997D17">
              <w:rPr>
                <w:sz w:val="22"/>
                <w:szCs w:val="22"/>
                <w:lang w:val="sv-SE"/>
              </w:rPr>
              <w:t>Mioto iliyoenea kwenye vichaka na misitu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AD34BCA" w14:textId="5C33379F" w:rsidR="000D1FD9" w:rsidRPr="00997D17" w:rsidRDefault="00513C7E">
            <w:pPr>
              <w:pStyle w:val="ListParagraph"/>
              <w:numPr>
                <w:ilvl w:val="0"/>
                <w:numId w:val="29"/>
              </w:numPr>
              <w:jc w:val="both"/>
              <w:rPr>
                <w:sz w:val="22"/>
                <w:szCs w:val="22"/>
              </w:rPr>
            </w:pPr>
            <w:r w:rsidRPr="00997D17">
              <w:rPr>
                <w:sz w:val="22"/>
                <w:szCs w:val="22"/>
              </w:rPr>
              <w:t>Households near the fire: please move to a safe place now.</w:t>
            </w:r>
          </w:p>
          <w:p w14:paraId="670F33E3" w14:textId="28E14BFF" w:rsidR="000D1FD9" w:rsidRPr="00997D17" w:rsidRDefault="00513C7E">
            <w:pPr>
              <w:pStyle w:val="ListParagraph"/>
              <w:numPr>
                <w:ilvl w:val="0"/>
                <w:numId w:val="29"/>
              </w:numPr>
              <w:jc w:val="both"/>
              <w:rPr>
                <w:sz w:val="22"/>
                <w:szCs w:val="22"/>
              </w:rPr>
            </w:pPr>
            <w:r w:rsidRPr="00997D17">
              <w:rPr>
                <w:sz w:val="22"/>
                <w:szCs w:val="22"/>
              </w:rPr>
              <w:t>Move away from the fire to the side, not uphill and not in the direction the wind is blowing.</w:t>
            </w:r>
          </w:p>
          <w:p w14:paraId="4D466B73" w14:textId="1087A65E" w:rsidR="000D1FD9" w:rsidRPr="00997D17" w:rsidRDefault="00513C7E">
            <w:pPr>
              <w:pStyle w:val="ListParagraph"/>
              <w:numPr>
                <w:ilvl w:val="0"/>
                <w:numId w:val="29"/>
              </w:numPr>
              <w:jc w:val="both"/>
              <w:rPr>
                <w:sz w:val="22"/>
                <w:szCs w:val="22"/>
              </w:rPr>
            </w:pPr>
            <w:r w:rsidRPr="00997D17">
              <w:rPr>
                <w:sz w:val="22"/>
                <w:szCs w:val="22"/>
              </w:rPr>
              <w:t>District and Ward Disaster Management Committees: meet, activate contingency plans with the Fire and Rescue Force and alert communities by radio, loudspeaker and door-to-door.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194E868" w14:textId="3F061753" w:rsidR="000D1FD9" w:rsidRPr="00997D17" w:rsidRDefault="00513C7E">
            <w:pPr>
              <w:pStyle w:val="ListParagraph"/>
              <w:numPr>
                <w:ilvl w:val="0"/>
                <w:numId w:val="29"/>
              </w:numPr>
              <w:jc w:val="both"/>
              <w:rPr>
                <w:sz w:val="22"/>
                <w:szCs w:val="22"/>
              </w:rPr>
            </w:pPr>
            <w:r w:rsidRPr="00997D17">
              <w:rPr>
                <w:sz w:val="22"/>
                <w:szCs w:val="22"/>
              </w:rPr>
              <w:t>Kaya zilizo karibu na moto: tafadhali hamieni mahali salama sasa.</w:t>
            </w:r>
          </w:p>
          <w:p w14:paraId="68A49826" w14:textId="585491EF" w:rsidR="000D1FD9" w:rsidRPr="00997D17" w:rsidRDefault="00513C7E">
            <w:pPr>
              <w:pStyle w:val="ListParagraph"/>
              <w:numPr>
                <w:ilvl w:val="0"/>
                <w:numId w:val="29"/>
              </w:numPr>
              <w:jc w:val="both"/>
              <w:rPr>
                <w:sz w:val="22"/>
                <w:szCs w:val="22"/>
                <w:lang w:val="sv-SE"/>
              </w:rPr>
            </w:pPr>
            <w:r w:rsidRPr="00997D17">
              <w:rPr>
                <w:sz w:val="22"/>
                <w:szCs w:val="22"/>
                <w:lang w:val="sv-SE"/>
              </w:rPr>
              <w:t>Ondoka mbali na moto kwa kwenda pembeni, si kupanda mlima wala kufuata upande upepo unakoelekea.</w:t>
            </w:r>
          </w:p>
          <w:p w14:paraId="0D6DD6C1" w14:textId="3C804881" w:rsidR="000D1FD9" w:rsidRPr="00997D17" w:rsidRDefault="00513C7E">
            <w:pPr>
              <w:pStyle w:val="ListParagraph"/>
              <w:numPr>
                <w:ilvl w:val="0"/>
                <w:numId w:val="29"/>
              </w:numPr>
              <w:jc w:val="both"/>
              <w:rPr>
                <w:sz w:val="22"/>
                <w:szCs w:val="22"/>
                <w:lang w:val="sv-SE"/>
              </w:rPr>
            </w:pPr>
            <w:r w:rsidRPr="00997D17">
              <w:rPr>
                <w:sz w:val="22"/>
                <w:szCs w:val="22"/>
                <w:lang w:val="sv-SE"/>
              </w:rPr>
              <w:t>Kamati za Usimamizi wa Maafa za Wilaya na Kata: kutaneni, amilisheni mipango ya dharura pamoja na Jeshi la Zimamoto na Uokoaji na toeni tahadhari kwa jamii kupitia redio, vipaza sauti na nyumba kwa nyumba.</w:t>
            </w:r>
          </w:p>
        </w:tc>
      </w:tr>
      <w:tr w:rsidR="000D1FD9" w:rsidRPr="000343A2" w14:paraId="3390913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3B2748A" w14:textId="206A5641" w:rsidR="000D1FD9" w:rsidRPr="00997D17" w:rsidRDefault="00513C7E">
            <w:pPr>
              <w:pStyle w:val="ListParagraph"/>
              <w:numPr>
                <w:ilvl w:val="0"/>
                <w:numId w:val="29"/>
              </w:numPr>
              <w:jc w:val="both"/>
              <w:rPr>
                <w:sz w:val="22"/>
                <w:szCs w:val="22"/>
              </w:rPr>
            </w:pPr>
            <w:r w:rsidRPr="00997D17">
              <w:rPr>
                <w:sz w:val="22"/>
                <w:szCs w:val="22"/>
              </w:rPr>
              <w:t>Threat to homes, farms and buildings near the fire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02DD988" w14:textId="2A7BC9D7" w:rsidR="000D1FD9" w:rsidRPr="00997D17" w:rsidRDefault="00513C7E">
            <w:pPr>
              <w:pStyle w:val="ListParagraph"/>
              <w:numPr>
                <w:ilvl w:val="0"/>
                <w:numId w:val="29"/>
              </w:numPr>
              <w:jc w:val="both"/>
              <w:rPr>
                <w:sz w:val="22"/>
                <w:szCs w:val="22"/>
              </w:rPr>
            </w:pPr>
            <w:r w:rsidRPr="00997D17">
              <w:rPr>
                <w:sz w:val="22"/>
                <w:szCs w:val="22"/>
              </w:rPr>
              <w:t>Hatari kwa nyumba, mashamba na majengo yaliyo karibu na moto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9FEF294" w14:textId="69FB08DB" w:rsidR="000D1FD9" w:rsidRPr="00997D17" w:rsidRDefault="00513C7E">
            <w:pPr>
              <w:pStyle w:val="ListParagraph"/>
              <w:numPr>
                <w:ilvl w:val="0"/>
                <w:numId w:val="29"/>
              </w:numPr>
              <w:jc w:val="both"/>
              <w:rPr>
                <w:sz w:val="22"/>
                <w:szCs w:val="22"/>
              </w:rPr>
            </w:pPr>
            <w:r w:rsidRPr="00997D17">
              <w:rPr>
                <w:sz w:val="22"/>
                <w:szCs w:val="22"/>
              </w:rPr>
              <w:t>Clear dry grass and leaves around buildings.</w:t>
            </w:r>
          </w:p>
          <w:p w14:paraId="64ACC5C5" w14:textId="48C27770" w:rsidR="000D1FD9" w:rsidRPr="00997D17" w:rsidRDefault="00513C7E">
            <w:pPr>
              <w:pStyle w:val="ListParagraph"/>
              <w:numPr>
                <w:ilvl w:val="0"/>
                <w:numId w:val="29"/>
              </w:numPr>
              <w:jc w:val="both"/>
              <w:rPr>
                <w:sz w:val="22"/>
                <w:szCs w:val="22"/>
              </w:rPr>
            </w:pPr>
            <w:r w:rsidRPr="00997D17">
              <w:rPr>
                <w:sz w:val="22"/>
                <w:szCs w:val="22"/>
              </w:rPr>
              <w:t>Keep water, sand and tools ready.</w:t>
            </w:r>
          </w:p>
          <w:p w14:paraId="532C04A3" w14:textId="3F0CC8A2" w:rsidR="000D1FD9" w:rsidRPr="00997D17" w:rsidRDefault="00513C7E">
            <w:pPr>
              <w:pStyle w:val="ListParagraph"/>
              <w:numPr>
                <w:ilvl w:val="0"/>
                <w:numId w:val="29"/>
              </w:numPr>
              <w:jc w:val="both"/>
              <w:rPr>
                <w:sz w:val="22"/>
                <w:szCs w:val="22"/>
              </w:rPr>
            </w:pPr>
            <w:r w:rsidRPr="00997D17">
              <w:rPr>
                <w:sz w:val="22"/>
                <w:szCs w:val="22"/>
              </w:rPr>
              <w:t>Move documents and valuables to a safe place.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ABAB489" w14:textId="6879C8D7" w:rsidR="000D1FD9" w:rsidRPr="00997D17" w:rsidRDefault="00513C7E">
            <w:pPr>
              <w:pStyle w:val="ListParagraph"/>
              <w:numPr>
                <w:ilvl w:val="0"/>
                <w:numId w:val="29"/>
              </w:numPr>
              <w:jc w:val="both"/>
              <w:rPr>
                <w:sz w:val="22"/>
                <w:szCs w:val="22"/>
                <w:lang w:val="sv-SE"/>
              </w:rPr>
            </w:pPr>
            <w:r w:rsidRPr="00997D17">
              <w:rPr>
                <w:sz w:val="22"/>
                <w:szCs w:val="22"/>
                <w:lang w:val="sv-SE"/>
              </w:rPr>
              <w:t>Fyeka nyasi kavu na ondoa majani kuzunguka majengo.</w:t>
            </w:r>
          </w:p>
          <w:p w14:paraId="47ACC502" w14:textId="5439A0A0" w:rsidR="000D1FD9" w:rsidRPr="00997D17" w:rsidRDefault="00513C7E">
            <w:pPr>
              <w:pStyle w:val="ListParagraph"/>
              <w:numPr>
                <w:ilvl w:val="0"/>
                <w:numId w:val="29"/>
              </w:numPr>
              <w:jc w:val="both"/>
              <w:rPr>
                <w:sz w:val="22"/>
                <w:szCs w:val="22"/>
                <w:lang w:val="sv-SE"/>
              </w:rPr>
            </w:pPr>
            <w:r w:rsidRPr="00997D17">
              <w:rPr>
                <w:sz w:val="22"/>
                <w:szCs w:val="22"/>
                <w:lang w:val="sv-SE"/>
              </w:rPr>
              <w:t>Weka tayari maji, mchanga na vifaa.</w:t>
            </w:r>
          </w:p>
          <w:p w14:paraId="4A0EC461" w14:textId="7F620CF0" w:rsidR="000D1FD9" w:rsidRPr="00997D17" w:rsidRDefault="00513C7E">
            <w:pPr>
              <w:pStyle w:val="ListParagraph"/>
              <w:numPr>
                <w:ilvl w:val="0"/>
                <w:numId w:val="29"/>
              </w:numPr>
              <w:jc w:val="both"/>
              <w:rPr>
                <w:sz w:val="22"/>
                <w:szCs w:val="22"/>
                <w:lang w:val="sv-SE"/>
              </w:rPr>
            </w:pPr>
            <w:r w:rsidRPr="00997D17">
              <w:rPr>
                <w:sz w:val="22"/>
                <w:szCs w:val="22"/>
                <w:lang w:val="sv-SE"/>
              </w:rPr>
              <w:t>Hamishia nyaraka na vitu vya thamani mahali salama.</w:t>
            </w:r>
          </w:p>
        </w:tc>
      </w:tr>
      <w:tr w:rsidR="000D1FD9" w:rsidRPr="000343A2" w14:paraId="642C75D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207606" w14:textId="6F9742AE" w:rsidR="000D1FD9" w:rsidRPr="00997D17" w:rsidRDefault="00513C7E">
            <w:pPr>
              <w:pStyle w:val="ListParagraph"/>
              <w:numPr>
                <w:ilvl w:val="0"/>
                <w:numId w:val="29"/>
              </w:numPr>
              <w:jc w:val="both"/>
              <w:rPr>
                <w:sz w:val="22"/>
                <w:szCs w:val="22"/>
              </w:rPr>
            </w:pPr>
            <w:r w:rsidRPr="00997D17">
              <w:rPr>
                <w:sz w:val="22"/>
                <w:szCs w:val="22"/>
              </w:rPr>
              <w:lastRenderedPageBreak/>
              <w:t>Heavy smoke affecting many communities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5CAC1C" w14:textId="487B9CD9" w:rsidR="000D1FD9" w:rsidRPr="00997D17" w:rsidRDefault="00513C7E">
            <w:pPr>
              <w:pStyle w:val="ListParagraph"/>
              <w:numPr>
                <w:ilvl w:val="0"/>
                <w:numId w:val="29"/>
              </w:numPr>
              <w:jc w:val="both"/>
              <w:rPr>
                <w:sz w:val="22"/>
                <w:szCs w:val="22"/>
              </w:rPr>
            </w:pPr>
            <w:r w:rsidRPr="00997D17">
              <w:rPr>
                <w:sz w:val="22"/>
                <w:szCs w:val="22"/>
              </w:rPr>
              <w:t>Moshi mzito kuathiri jamii nyingi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435F2D" w14:textId="484567E4" w:rsidR="000D1FD9" w:rsidRPr="00997D17" w:rsidRDefault="000D1FD9">
            <w:pPr>
              <w:pStyle w:val="ListParagraph"/>
              <w:numPr>
                <w:ilvl w:val="0"/>
                <w:numId w:val="29"/>
              </w:numPr>
              <w:jc w:val="both"/>
              <w:rPr>
                <w:sz w:val="22"/>
                <w:szCs w:val="22"/>
              </w:rPr>
            </w:pPr>
            <w:r w:rsidRPr="00997D17">
              <w:rPr>
                <w:sz w:val="22"/>
                <w:szCs w:val="22"/>
              </w:rPr>
              <w:t>Stay indoors with doors and windows closed.</w:t>
            </w:r>
          </w:p>
          <w:p w14:paraId="2DA7133F" w14:textId="44176DF1" w:rsidR="000D1FD9" w:rsidRPr="00997D17" w:rsidRDefault="00513C7E">
            <w:pPr>
              <w:pStyle w:val="ListParagraph"/>
              <w:numPr>
                <w:ilvl w:val="0"/>
                <w:numId w:val="29"/>
              </w:numPr>
              <w:jc w:val="both"/>
              <w:rPr>
                <w:sz w:val="22"/>
                <w:szCs w:val="22"/>
              </w:rPr>
            </w:pPr>
            <w:r w:rsidRPr="00997D17">
              <w:rPr>
                <w:sz w:val="22"/>
                <w:szCs w:val="22"/>
              </w:rPr>
              <w:t>Keep children indoors.</w:t>
            </w:r>
          </w:p>
          <w:p w14:paraId="7D9A1FD0" w14:textId="57DCE1EF" w:rsidR="000D1FD9" w:rsidRPr="00997D17" w:rsidRDefault="00513C7E">
            <w:pPr>
              <w:pStyle w:val="ListParagraph"/>
              <w:numPr>
                <w:ilvl w:val="0"/>
                <w:numId w:val="29"/>
              </w:numPr>
              <w:jc w:val="both"/>
              <w:rPr>
                <w:sz w:val="22"/>
                <w:szCs w:val="22"/>
              </w:rPr>
            </w:pPr>
            <w:r w:rsidRPr="00997D17">
              <w:rPr>
                <w:sz w:val="22"/>
                <w:szCs w:val="22"/>
              </w:rPr>
              <w:t>Go to a health facility if breathing becomes difficult.</w:t>
            </w:r>
          </w:p>
          <w:p w14:paraId="1CC37D27" w14:textId="267F298E" w:rsidR="000D1FD9" w:rsidRPr="00997D17" w:rsidRDefault="000D1FD9">
            <w:pPr>
              <w:pStyle w:val="ListParagraph"/>
              <w:numPr>
                <w:ilvl w:val="0"/>
                <w:numId w:val="2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2A50E1F" w14:textId="7769FB68" w:rsidR="000D1FD9" w:rsidRPr="00997D17" w:rsidRDefault="00513C7E">
            <w:pPr>
              <w:pStyle w:val="ListParagraph"/>
              <w:numPr>
                <w:ilvl w:val="0"/>
                <w:numId w:val="29"/>
              </w:numPr>
              <w:jc w:val="both"/>
              <w:rPr>
                <w:sz w:val="22"/>
                <w:szCs w:val="22"/>
                <w:lang w:val="sv-SE"/>
              </w:rPr>
            </w:pPr>
            <w:r w:rsidRPr="00997D17">
              <w:rPr>
                <w:sz w:val="22"/>
                <w:szCs w:val="22"/>
                <w:lang w:val="sv-SE"/>
              </w:rPr>
              <w:t>Kaa ndani na funga milango na madirisha.</w:t>
            </w:r>
          </w:p>
          <w:p w14:paraId="611B83A4" w14:textId="78B6439A" w:rsidR="000D1FD9" w:rsidRPr="00997D17" w:rsidRDefault="00513C7E">
            <w:pPr>
              <w:pStyle w:val="ListParagraph"/>
              <w:numPr>
                <w:ilvl w:val="0"/>
                <w:numId w:val="29"/>
              </w:numPr>
              <w:jc w:val="both"/>
              <w:rPr>
                <w:sz w:val="22"/>
                <w:szCs w:val="22"/>
                <w:lang w:val="sv-SE"/>
              </w:rPr>
            </w:pPr>
            <w:r w:rsidRPr="00997D17">
              <w:rPr>
                <w:sz w:val="22"/>
                <w:szCs w:val="22"/>
                <w:lang w:val="sv-SE"/>
              </w:rPr>
              <w:t>Waweke watoto ndani.</w:t>
            </w:r>
          </w:p>
          <w:p w14:paraId="7796163F" w14:textId="2284277D" w:rsidR="000D1FD9" w:rsidRPr="00997D17" w:rsidRDefault="00513C7E">
            <w:pPr>
              <w:pStyle w:val="ListParagraph"/>
              <w:numPr>
                <w:ilvl w:val="0"/>
                <w:numId w:val="29"/>
              </w:numPr>
              <w:jc w:val="both"/>
              <w:rPr>
                <w:sz w:val="22"/>
                <w:szCs w:val="22"/>
                <w:lang w:val="sv-SE"/>
              </w:rPr>
            </w:pPr>
            <w:r w:rsidRPr="00997D17">
              <w:rPr>
                <w:sz w:val="22"/>
                <w:szCs w:val="22"/>
                <w:lang w:val="sv-SE"/>
              </w:rPr>
              <w:t>Nenda kituo cha afya ukipata shida ya kupumua.</w:t>
            </w:r>
          </w:p>
          <w:p w14:paraId="53E06FC3" w14:textId="634AA456" w:rsidR="000D1FD9" w:rsidRPr="00997D17" w:rsidRDefault="000D1FD9">
            <w:pPr>
              <w:pStyle w:val="ListParagraph"/>
              <w:numPr>
                <w:ilvl w:val="0"/>
                <w:numId w:val="29"/>
              </w:numPr>
              <w:jc w:val="both"/>
              <w:rPr>
                <w:sz w:val="22"/>
                <w:szCs w:val="22"/>
                <w:lang w:val="sv-SE"/>
              </w:rPr>
            </w:pPr>
          </w:p>
        </w:tc>
      </w:tr>
      <w:tr w:rsidR="000D1FD9" w:rsidRPr="000343A2" w14:paraId="61052C07"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8B279F3" w14:textId="418F6743" w:rsidR="000D1FD9" w:rsidRPr="00997D17" w:rsidRDefault="00513C7E">
            <w:pPr>
              <w:pStyle w:val="ListParagraph"/>
              <w:numPr>
                <w:ilvl w:val="0"/>
                <w:numId w:val="29"/>
              </w:numPr>
              <w:jc w:val="both"/>
              <w:rPr>
                <w:sz w:val="22"/>
                <w:szCs w:val="22"/>
              </w:rPr>
            </w:pPr>
            <w:r w:rsidRPr="00997D17">
              <w:rPr>
                <w:sz w:val="22"/>
                <w:szCs w:val="22"/>
              </w:rPr>
              <w:t>Damage to crops and stored harvests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FD30E1" w14:textId="35793E05" w:rsidR="000D1FD9" w:rsidRPr="00997D17" w:rsidRDefault="00513C7E">
            <w:pPr>
              <w:pStyle w:val="ListParagraph"/>
              <w:numPr>
                <w:ilvl w:val="0"/>
                <w:numId w:val="29"/>
              </w:numPr>
              <w:jc w:val="both"/>
              <w:rPr>
                <w:sz w:val="22"/>
                <w:szCs w:val="22"/>
              </w:rPr>
            </w:pPr>
            <w:r w:rsidRPr="00997D17">
              <w:rPr>
                <w:sz w:val="22"/>
                <w:szCs w:val="22"/>
              </w:rPr>
              <w:t>Uharibifu wa mazao na mavuno yaliyohifadhiwa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948D3CC" w14:textId="074D2701" w:rsidR="000D1FD9" w:rsidRPr="00997D17" w:rsidRDefault="00513C7E">
            <w:pPr>
              <w:pStyle w:val="ListParagraph"/>
              <w:numPr>
                <w:ilvl w:val="0"/>
                <w:numId w:val="29"/>
              </w:numPr>
              <w:jc w:val="both"/>
              <w:rPr>
                <w:sz w:val="22"/>
                <w:szCs w:val="22"/>
              </w:rPr>
            </w:pPr>
            <w:r w:rsidRPr="00997D17">
              <w:rPr>
                <w:sz w:val="22"/>
                <w:szCs w:val="22"/>
              </w:rPr>
              <w:t>Harvest mature crops where it is safe.</w:t>
            </w:r>
          </w:p>
          <w:p w14:paraId="39F20B75" w14:textId="1F0DF911" w:rsidR="000D1FD9" w:rsidRPr="00997D17" w:rsidRDefault="00513C7E">
            <w:pPr>
              <w:pStyle w:val="ListParagraph"/>
              <w:numPr>
                <w:ilvl w:val="0"/>
                <w:numId w:val="29"/>
              </w:numPr>
              <w:jc w:val="both"/>
              <w:rPr>
                <w:sz w:val="22"/>
                <w:szCs w:val="22"/>
              </w:rPr>
            </w:pPr>
            <w:r w:rsidRPr="00997D17">
              <w:rPr>
                <w:sz w:val="22"/>
                <w:szCs w:val="22"/>
              </w:rPr>
              <w:t>Move stored grain away from the fire.</w:t>
            </w:r>
          </w:p>
          <w:p w14:paraId="15AE52E2" w14:textId="309A3104" w:rsidR="000D1FD9" w:rsidRPr="00997D17" w:rsidRDefault="00513C7E">
            <w:pPr>
              <w:pStyle w:val="ListParagraph"/>
              <w:numPr>
                <w:ilvl w:val="0"/>
                <w:numId w:val="29"/>
              </w:numPr>
              <w:jc w:val="both"/>
              <w:rPr>
                <w:sz w:val="22"/>
                <w:szCs w:val="22"/>
              </w:rPr>
            </w:pPr>
            <w:r w:rsidRPr="00997D17">
              <w:rPr>
                <w:sz w:val="22"/>
                <w:szCs w:val="22"/>
              </w:rPr>
              <w:t>Report damage to extension officers.</w:t>
            </w:r>
          </w:p>
          <w:p w14:paraId="5BAE7799" w14:textId="7C500EA8" w:rsidR="000D1FD9" w:rsidRPr="00997D17" w:rsidRDefault="000D1FD9">
            <w:pPr>
              <w:pStyle w:val="ListParagraph"/>
              <w:numPr>
                <w:ilvl w:val="0"/>
                <w:numId w:val="2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F2F1E12" w14:textId="264F3A8B" w:rsidR="000D1FD9" w:rsidRPr="00997D17" w:rsidRDefault="00513C7E">
            <w:pPr>
              <w:pStyle w:val="ListParagraph"/>
              <w:numPr>
                <w:ilvl w:val="0"/>
                <w:numId w:val="29"/>
              </w:numPr>
              <w:jc w:val="both"/>
              <w:rPr>
                <w:sz w:val="22"/>
                <w:szCs w:val="22"/>
                <w:lang w:val="sv-SE"/>
              </w:rPr>
            </w:pPr>
            <w:r w:rsidRPr="00997D17">
              <w:rPr>
                <w:sz w:val="22"/>
                <w:szCs w:val="22"/>
                <w:lang w:val="sv-SE"/>
              </w:rPr>
              <w:t>Vuna mazao yaliyokomaa pale ambapo ni salama.</w:t>
            </w:r>
          </w:p>
          <w:p w14:paraId="5DA16B2F" w14:textId="4C928789" w:rsidR="000D1FD9" w:rsidRPr="00997D17" w:rsidRDefault="00513C7E">
            <w:pPr>
              <w:pStyle w:val="ListParagraph"/>
              <w:numPr>
                <w:ilvl w:val="0"/>
                <w:numId w:val="29"/>
              </w:numPr>
              <w:jc w:val="both"/>
              <w:rPr>
                <w:sz w:val="22"/>
                <w:szCs w:val="22"/>
                <w:lang w:val="sv-SE"/>
              </w:rPr>
            </w:pPr>
            <w:r w:rsidRPr="00997D17">
              <w:rPr>
                <w:sz w:val="22"/>
                <w:szCs w:val="22"/>
                <w:lang w:val="sv-SE"/>
              </w:rPr>
              <w:t>Hamisha nafaka zilizohifadhiwa mbali na moto.</w:t>
            </w:r>
          </w:p>
          <w:p w14:paraId="1499D154" w14:textId="73021014" w:rsidR="000D1FD9" w:rsidRPr="00997D17" w:rsidRDefault="00513C7E">
            <w:pPr>
              <w:pStyle w:val="ListParagraph"/>
              <w:numPr>
                <w:ilvl w:val="0"/>
                <w:numId w:val="29"/>
              </w:numPr>
              <w:jc w:val="both"/>
              <w:rPr>
                <w:sz w:val="22"/>
                <w:szCs w:val="22"/>
                <w:lang w:val="sv-SE"/>
              </w:rPr>
            </w:pPr>
            <w:r w:rsidRPr="00997D17">
              <w:rPr>
                <w:sz w:val="22"/>
                <w:szCs w:val="22"/>
                <w:lang w:val="sv-SE"/>
              </w:rPr>
              <w:t>Toa taarifa ya uharibifu kwa maafisa ugani.</w:t>
            </w:r>
          </w:p>
          <w:p w14:paraId="6C004287" w14:textId="115C8A2C" w:rsidR="000D1FD9" w:rsidRPr="00997D17" w:rsidRDefault="000D1FD9">
            <w:pPr>
              <w:pStyle w:val="ListParagraph"/>
              <w:numPr>
                <w:ilvl w:val="0"/>
                <w:numId w:val="29"/>
              </w:numPr>
              <w:jc w:val="both"/>
              <w:rPr>
                <w:sz w:val="22"/>
                <w:szCs w:val="22"/>
                <w:lang w:val="sv-SE"/>
              </w:rPr>
            </w:pPr>
          </w:p>
        </w:tc>
      </w:tr>
      <w:tr w:rsidR="000D1FD9" w:rsidRPr="000343A2" w14:paraId="5E9AB35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76F378" w14:textId="39B8A36D" w:rsidR="000D1FD9" w:rsidRPr="00997D17" w:rsidRDefault="00513C7E">
            <w:pPr>
              <w:pStyle w:val="ListParagraph"/>
              <w:numPr>
                <w:ilvl w:val="0"/>
                <w:numId w:val="29"/>
              </w:numPr>
              <w:jc w:val="both"/>
              <w:rPr>
                <w:sz w:val="22"/>
                <w:szCs w:val="22"/>
              </w:rPr>
            </w:pPr>
            <w:r w:rsidRPr="00997D17">
              <w:rPr>
                <w:sz w:val="22"/>
                <w:szCs w:val="22"/>
              </w:rPr>
              <w:t>Power cuts from fire damage to lines and poles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466FDC9" w14:textId="7B6257D3" w:rsidR="000D1FD9" w:rsidRPr="00997D17" w:rsidRDefault="00513C7E">
            <w:pPr>
              <w:pStyle w:val="ListParagraph"/>
              <w:numPr>
                <w:ilvl w:val="0"/>
                <w:numId w:val="29"/>
              </w:numPr>
              <w:jc w:val="both"/>
              <w:rPr>
                <w:sz w:val="22"/>
                <w:szCs w:val="22"/>
                <w:lang w:val="sv-SE"/>
              </w:rPr>
            </w:pPr>
            <w:r w:rsidRPr="00997D17">
              <w:rPr>
                <w:sz w:val="22"/>
                <w:szCs w:val="22"/>
                <w:lang w:val="sv-SE"/>
              </w:rPr>
              <w:t>Kukatika kwa umeme kutokana na moto kuharibu nyaya na nguzo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E22F4E5" w14:textId="06D02195" w:rsidR="000D1FD9" w:rsidRPr="00997D17" w:rsidRDefault="00513C7E">
            <w:pPr>
              <w:pStyle w:val="ListParagraph"/>
              <w:numPr>
                <w:ilvl w:val="0"/>
                <w:numId w:val="29"/>
              </w:numPr>
              <w:jc w:val="both"/>
              <w:rPr>
                <w:sz w:val="22"/>
                <w:szCs w:val="22"/>
              </w:rPr>
            </w:pPr>
            <w:r w:rsidRPr="00997D17">
              <w:rPr>
                <w:sz w:val="22"/>
                <w:szCs w:val="22"/>
              </w:rPr>
              <w:t>Keep away from burning or fallen power lines.</w:t>
            </w:r>
          </w:p>
          <w:p w14:paraId="6E19A5BE" w14:textId="4A52841E" w:rsidR="000D1FD9" w:rsidRPr="00997D17" w:rsidRDefault="00513C7E">
            <w:pPr>
              <w:pStyle w:val="ListParagraph"/>
              <w:numPr>
                <w:ilvl w:val="0"/>
                <w:numId w:val="29"/>
              </w:numPr>
              <w:jc w:val="both"/>
              <w:rPr>
                <w:sz w:val="22"/>
                <w:szCs w:val="22"/>
              </w:rPr>
            </w:pPr>
            <w:r w:rsidRPr="00997D17">
              <w:rPr>
                <w:sz w:val="22"/>
                <w:szCs w:val="22"/>
              </w:rPr>
              <w:t>Report damaged lines to TANESCO.</w:t>
            </w:r>
          </w:p>
          <w:p w14:paraId="68F85ED6" w14:textId="483C23E1" w:rsidR="000D1FD9" w:rsidRPr="00997D17" w:rsidRDefault="00513C7E">
            <w:pPr>
              <w:pStyle w:val="ListParagraph"/>
              <w:numPr>
                <w:ilvl w:val="0"/>
                <w:numId w:val="29"/>
              </w:numPr>
              <w:jc w:val="both"/>
              <w:rPr>
                <w:sz w:val="22"/>
                <w:szCs w:val="22"/>
              </w:rPr>
            </w:pPr>
            <w:r w:rsidRPr="00997D17">
              <w:rPr>
                <w:sz w:val="22"/>
                <w:szCs w:val="22"/>
              </w:rPr>
              <w:t>Charge phones and keep a battery-powered radio.</w:t>
            </w:r>
          </w:p>
          <w:p w14:paraId="1B5B187A" w14:textId="20AD4FE7" w:rsidR="000D1FD9" w:rsidRPr="00997D17" w:rsidRDefault="000D1FD9">
            <w:pPr>
              <w:pStyle w:val="ListParagraph"/>
              <w:numPr>
                <w:ilvl w:val="0"/>
                <w:numId w:val="2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0C6C6E8" w14:textId="33DF152E" w:rsidR="000D1FD9" w:rsidRPr="00997D17" w:rsidRDefault="00513C7E">
            <w:pPr>
              <w:pStyle w:val="ListParagraph"/>
              <w:numPr>
                <w:ilvl w:val="0"/>
                <w:numId w:val="29"/>
              </w:numPr>
              <w:jc w:val="both"/>
              <w:rPr>
                <w:sz w:val="22"/>
                <w:szCs w:val="22"/>
              </w:rPr>
            </w:pPr>
            <w:r w:rsidRPr="00997D17">
              <w:rPr>
                <w:sz w:val="22"/>
                <w:szCs w:val="22"/>
              </w:rPr>
              <w:t>Kaa mbali na nyaya za umeme zinazoungua au zilizoanguka.</w:t>
            </w:r>
          </w:p>
          <w:p w14:paraId="34C969CE" w14:textId="742538AE" w:rsidR="000D1FD9" w:rsidRPr="00997D17" w:rsidRDefault="00513C7E">
            <w:pPr>
              <w:pStyle w:val="ListParagraph"/>
              <w:numPr>
                <w:ilvl w:val="0"/>
                <w:numId w:val="29"/>
              </w:numPr>
              <w:jc w:val="both"/>
              <w:rPr>
                <w:sz w:val="22"/>
                <w:szCs w:val="22"/>
              </w:rPr>
            </w:pPr>
            <w:r w:rsidRPr="00997D17">
              <w:rPr>
                <w:sz w:val="22"/>
                <w:szCs w:val="22"/>
              </w:rPr>
              <w:t>Toa taarifa ya nyaya zilizoharibika kwa TANESCO.</w:t>
            </w:r>
          </w:p>
          <w:p w14:paraId="2DECCE2B" w14:textId="3807FAD0" w:rsidR="000D1FD9" w:rsidRPr="00997D17" w:rsidRDefault="00513C7E">
            <w:pPr>
              <w:pStyle w:val="ListParagraph"/>
              <w:numPr>
                <w:ilvl w:val="0"/>
                <w:numId w:val="29"/>
              </w:numPr>
              <w:jc w:val="both"/>
              <w:rPr>
                <w:sz w:val="22"/>
                <w:szCs w:val="22"/>
                <w:lang w:val="sv-SE"/>
              </w:rPr>
            </w:pPr>
            <w:r w:rsidRPr="00997D17">
              <w:rPr>
                <w:sz w:val="22"/>
                <w:szCs w:val="22"/>
                <w:lang w:val="sv-SE"/>
              </w:rPr>
              <w:t>Chaji simu na uwe na redio inayotumia betri.</w:t>
            </w:r>
          </w:p>
          <w:p w14:paraId="70AE024A" w14:textId="66CDA8B5" w:rsidR="000D1FD9" w:rsidRPr="00997D17" w:rsidRDefault="000D1FD9">
            <w:pPr>
              <w:pStyle w:val="ListParagraph"/>
              <w:numPr>
                <w:ilvl w:val="0"/>
                <w:numId w:val="29"/>
              </w:numPr>
              <w:jc w:val="both"/>
              <w:rPr>
                <w:sz w:val="22"/>
                <w:szCs w:val="22"/>
                <w:lang w:val="sv-SE"/>
              </w:rPr>
            </w:pPr>
          </w:p>
        </w:tc>
      </w:tr>
      <w:tr w:rsidR="000D1FD9" w:rsidRPr="000343A2" w14:paraId="1D20702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FDEDE27" w14:textId="7ACE0376" w:rsidR="000D1FD9" w:rsidRPr="00997D17" w:rsidRDefault="00513C7E">
            <w:pPr>
              <w:pStyle w:val="ListParagraph"/>
              <w:numPr>
                <w:ilvl w:val="0"/>
                <w:numId w:val="29"/>
              </w:numPr>
              <w:jc w:val="both"/>
              <w:rPr>
                <w:sz w:val="22"/>
                <w:szCs w:val="22"/>
              </w:rPr>
            </w:pPr>
            <w:r w:rsidRPr="00997D17">
              <w:rPr>
                <w:sz w:val="22"/>
                <w:szCs w:val="22"/>
              </w:rPr>
              <w:t>Roads closed by smoke and active fires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FD7E4B" w14:textId="46095C8F" w:rsidR="000D1FD9" w:rsidRPr="00997D17" w:rsidRDefault="00513C7E">
            <w:pPr>
              <w:pStyle w:val="ListParagraph"/>
              <w:numPr>
                <w:ilvl w:val="0"/>
                <w:numId w:val="29"/>
              </w:numPr>
              <w:jc w:val="both"/>
              <w:rPr>
                <w:sz w:val="22"/>
                <w:szCs w:val="22"/>
                <w:lang w:val="sv-SE"/>
              </w:rPr>
            </w:pPr>
            <w:r w:rsidRPr="00997D17">
              <w:rPr>
                <w:sz w:val="22"/>
                <w:szCs w:val="22"/>
                <w:lang w:val="sv-SE"/>
              </w:rPr>
              <w:t>Barabara kufungwa kutokana na moshi na moto unaowaka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EE2F477" w14:textId="7030B882" w:rsidR="000D1FD9" w:rsidRPr="00997D17" w:rsidRDefault="00513C7E">
            <w:pPr>
              <w:pStyle w:val="ListParagraph"/>
              <w:numPr>
                <w:ilvl w:val="0"/>
                <w:numId w:val="29"/>
              </w:numPr>
              <w:jc w:val="both"/>
              <w:rPr>
                <w:sz w:val="22"/>
                <w:szCs w:val="22"/>
              </w:rPr>
            </w:pPr>
            <w:r w:rsidRPr="00997D17">
              <w:rPr>
                <w:sz w:val="22"/>
                <w:szCs w:val="22"/>
              </w:rPr>
              <w:t>Do not drive through smoke or burning areas.</w:t>
            </w:r>
          </w:p>
          <w:p w14:paraId="23C93E51" w14:textId="19D7E7AA" w:rsidR="000D1FD9" w:rsidRPr="00997D17" w:rsidRDefault="00513C7E">
            <w:pPr>
              <w:pStyle w:val="ListParagraph"/>
              <w:numPr>
                <w:ilvl w:val="0"/>
                <w:numId w:val="29"/>
              </w:numPr>
              <w:jc w:val="both"/>
              <w:rPr>
                <w:sz w:val="22"/>
                <w:szCs w:val="22"/>
              </w:rPr>
            </w:pPr>
            <w:r w:rsidRPr="00997D17">
              <w:rPr>
                <w:sz w:val="22"/>
                <w:szCs w:val="22"/>
              </w:rPr>
              <w:t>Follow instructions from the Traffic Police.</w:t>
            </w:r>
          </w:p>
          <w:p w14:paraId="13787C4C" w14:textId="503D8652" w:rsidR="000D1FD9" w:rsidRPr="00997D17" w:rsidRDefault="000D1FD9">
            <w:pPr>
              <w:pStyle w:val="ListParagraph"/>
              <w:numPr>
                <w:ilvl w:val="0"/>
                <w:numId w:val="2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04522CA" w14:textId="6356D812" w:rsidR="000D1FD9" w:rsidRPr="00997D17" w:rsidRDefault="00513C7E">
            <w:pPr>
              <w:pStyle w:val="ListParagraph"/>
              <w:numPr>
                <w:ilvl w:val="0"/>
                <w:numId w:val="29"/>
              </w:numPr>
              <w:jc w:val="both"/>
              <w:rPr>
                <w:sz w:val="22"/>
                <w:szCs w:val="22"/>
              </w:rPr>
            </w:pPr>
            <w:r w:rsidRPr="00997D17">
              <w:rPr>
                <w:sz w:val="22"/>
                <w:szCs w:val="22"/>
              </w:rPr>
              <w:t>Usiendeshe gari kupita kwenye moshi au maeneo yanayoungua.</w:t>
            </w:r>
          </w:p>
          <w:p w14:paraId="4754552E" w14:textId="058993E3" w:rsidR="000D1FD9" w:rsidRPr="00997D17" w:rsidRDefault="00513C7E">
            <w:pPr>
              <w:pStyle w:val="ListParagraph"/>
              <w:numPr>
                <w:ilvl w:val="0"/>
                <w:numId w:val="29"/>
              </w:numPr>
              <w:jc w:val="both"/>
              <w:rPr>
                <w:sz w:val="22"/>
                <w:szCs w:val="22"/>
                <w:lang w:val="sv-SE"/>
              </w:rPr>
            </w:pPr>
            <w:r w:rsidRPr="00997D17">
              <w:rPr>
                <w:sz w:val="22"/>
                <w:szCs w:val="22"/>
                <w:lang w:val="sv-SE"/>
              </w:rPr>
              <w:t>Fuata maelekezo ya Polisi wa Usalama Barabarani.</w:t>
            </w:r>
          </w:p>
          <w:p w14:paraId="10E0DA39" w14:textId="4576BD02" w:rsidR="000D1FD9" w:rsidRPr="00997D17" w:rsidRDefault="000D1FD9">
            <w:pPr>
              <w:pStyle w:val="ListParagraph"/>
              <w:numPr>
                <w:ilvl w:val="0"/>
                <w:numId w:val="29"/>
              </w:numPr>
              <w:jc w:val="both"/>
              <w:rPr>
                <w:sz w:val="22"/>
                <w:szCs w:val="22"/>
                <w:lang w:val="sv-SE"/>
              </w:rPr>
            </w:pPr>
          </w:p>
        </w:tc>
      </w:tr>
      <w:tr w:rsidR="000D1FD9" w:rsidRPr="000343A2" w14:paraId="75EE334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07C8CC0" w14:textId="773DDE40" w:rsidR="000D1FD9" w:rsidRPr="00997D17" w:rsidRDefault="00513C7E">
            <w:pPr>
              <w:pStyle w:val="ListParagraph"/>
              <w:numPr>
                <w:ilvl w:val="0"/>
                <w:numId w:val="29"/>
              </w:numPr>
              <w:jc w:val="both"/>
              <w:rPr>
                <w:sz w:val="22"/>
                <w:szCs w:val="22"/>
              </w:rPr>
            </w:pPr>
            <w:r w:rsidRPr="00997D17">
              <w:rPr>
                <w:sz w:val="22"/>
                <w:szCs w:val="22"/>
              </w:rPr>
              <w:lastRenderedPageBreak/>
              <w:t>Livestock at risk and wild animals fleeing protected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3054C7" w14:textId="1B842601" w:rsidR="000D1FD9" w:rsidRPr="00997D17" w:rsidRDefault="00513C7E">
            <w:pPr>
              <w:pStyle w:val="ListParagraph"/>
              <w:numPr>
                <w:ilvl w:val="0"/>
                <w:numId w:val="29"/>
              </w:numPr>
              <w:jc w:val="both"/>
              <w:rPr>
                <w:sz w:val="22"/>
                <w:szCs w:val="22"/>
              </w:rPr>
            </w:pPr>
            <w:r w:rsidRPr="00997D17">
              <w:rPr>
                <w:sz w:val="22"/>
                <w:szCs w:val="22"/>
              </w:rPr>
              <w:t>Mifugo kuwa hatarini na wanyamapori kukimbia kutoka maeneo ya hifadhi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A312484" w14:textId="37B2A571" w:rsidR="000D1FD9" w:rsidRPr="00997D17" w:rsidRDefault="00513C7E">
            <w:pPr>
              <w:pStyle w:val="ListParagraph"/>
              <w:numPr>
                <w:ilvl w:val="0"/>
                <w:numId w:val="29"/>
              </w:numPr>
              <w:jc w:val="both"/>
              <w:rPr>
                <w:sz w:val="22"/>
                <w:szCs w:val="22"/>
              </w:rPr>
            </w:pPr>
            <w:r w:rsidRPr="00997D17">
              <w:rPr>
                <w:sz w:val="22"/>
                <w:szCs w:val="22"/>
              </w:rPr>
              <w:t>Move livestock away from the fire.</w:t>
            </w:r>
          </w:p>
          <w:p w14:paraId="7A52D988" w14:textId="1A9FD32F" w:rsidR="000D1FD9" w:rsidRPr="00997D17" w:rsidRDefault="00513C7E">
            <w:pPr>
              <w:pStyle w:val="ListParagraph"/>
              <w:numPr>
                <w:ilvl w:val="0"/>
                <w:numId w:val="29"/>
              </w:numPr>
              <w:jc w:val="both"/>
              <w:rPr>
                <w:sz w:val="22"/>
                <w:szCs w:val="22"/>
              </w:rPr>
            </w:pPr>
            <w:r w:rsidRPr="00997D17">
              <w:rPr>
                <w:sz w:val="22"/>
                <w:szCs w:val="22"/>
              </w:rPr>
              <w:t>Do not approach wild animals.</w:t>
            </w:r>
          </w:p>
          <w:p w14:paraId="577020BA" w14:textId="34FBEA6B" w:rsidR="000D1FD9" w:rsidRPr="00997D17" w:rsidRDefault="00513C7E">
            <w:pPr>
              <w:pStyle w:val="ListParagraph"/>
              <w:numPr>
                <w:ilvl w:val="0"/>
                <w:numId w:val="29"/>
              </w:numPr>
              <w:jc w:val="both"/>
              <w:rPr>
                <w:sz w:val="22"/>
                <w:szCs w:val="22"/>
              </w:rPr>
            </w:pPr>
            <w:r w:rsidRPr="00997D17">
              <w:rPr>
                <w:sz w:val="22"/>
                <w:szCs w:val="22"/>
              </w:rPr>
              <w:t>Report wild animals near homes to TAWA or TANAPA.</w:t>
            </w:r>
          </w:p>
          <w:p w14:paraId="03A47630" w14:textId="68BF22CC" w:rsidR="000D1FD9" w:rsidRPr="00997D17" w:rsidRDefault="000D1FD9">
            <w:pPr>
              <w:pStyle w:val="ListParagraph"/>
              <w:numPr>
                <w:ilvl w:val="0"/>
                <w:numId w:val="2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756B127" w14:textId="07A6E9B1" w:rsidR="000D1FD9" w:rsidRPr="00997D17" w:rsidRDefault="00513C7E">
            <w:pPr>
              <w:pStyle w:val="ListParagraph"/>
              <w:numPr>
                <w:ilvl w:val="0"/>
                <w:numId w:val="29"/>
              </w:numPr>
              <w:jc w:val="both"/>
              <w:rPr>
                <w:sz w:val="22"/>
                <w:szCs w:val="22"/>
                <w:lang w:val="sv-SE"/>
              </w:rPr>
            </w:pPr>
            <w:r w:rsidRPr="00997D17">
              <w:rPr>
                <w:sz w:val="22"/>
                <w:szCs w:val="22"/>
                <w:lang w:val="sv-SE"/>
              </w:rPr>
              <w:t>Hamisha mifugo mbali na moto.</w:t>
            </w:r>
          </w:p>
          <w:p w14:paraId="33D71B55" w14:textId="606AAD83" w:rsidR="000D1FD9" w:rsidRPr="00997D17" w:rsidRDefault="00513C7E">
            <w:pPr>
              <w:pStyle w:val="ListParagraph"/>
              <w:numPr>
                <w:ilvl w:val="0"/>
                <w:numId w:val="29"/>
              </w:numPr>
              <w:jc w:val="both"/>
              <w:rPr>
                <w:sz w:val="22"/>
                <w:szCs w:val="22"/>
                <w:lang w:val="sv-SE"/>
              </w:rPr>
            </w:pPr>
            <w:r w:rsidRPr="00997D17">
              <w:rPr>
                <w:sz w:val="22"/>
                <w:szCs w:val="22"/>
                <w:lang w:val="sv-SE"/>
              </w:rPr>
              <w:t>Usiwakaribie wanyamapori.</w:t>
            </w:r>
          </w:p>
          <w:p w14:paraId="5E405083" w14:textId="3CDAD6A7" w:rsidR="000D1FD9" w:rsidRPr="00997D17" w:rsidRDefault="00513C7E">
            <w:pPr>
              <w:pStyle w:val="ListParagraph"/>
              <w:numPr>
                <w:ilvl w:val="0"/>
                <w:numId w:val="29"/>
              </w:numPr>
              <w:jc w:val="both"/>
              <w:rPr>
                <w:sz w:val="22"/>
                <w:szCs w:val="22"/>
                <w:lang w:val="sv-SE"/>
              </w:rPr>
            </w:pPr>
            <w:r w:rsidRPr="00997D17">
              <w:rPr>
                <w:sz w:val="22"/>
                <w:szCs w:val="22"/>
                <w:lang w:val="sv-SE"/>
              </w:rPr>
              <w:t>Toa taarifa ya wanyamapori walio karibu na makazi kwa TAWA au TANAPA.</w:t>
            </w:r>
          </w:p>
          <w:p w14:paraId="645D9A1D" w14:textId="188577D1" w:rsidR="000D1FD9" w:rsidRPr="00997D17" w:rsidRDefault="000D1FD9">
            <w:pPr>
              <w:pStyle w:val="ListParagraph"/>
              <w:numPr>
                <w:ilvl w:val="0"/>
                <w:numId w:val="29"/>
              </w:numPr>
              <w:jc w:val="both"/>
              <w:rPr>
                <w:sz w:val="22"/>
                <w:szCs w:val="22"/>
                <w:lang w:val="sv-SE"/>
              </w:rPr>
            </w:pPr>
          </w:p>
        </w:tc>
      </w:tr>
      <w:tr w:rsidR="000D1FD9" w:rsidRPr="00997D17" w14:paraId="0C0AB71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E324ECF" w14:textId="53524319" w:rsidR="000D1FD9" w:rsidRPr="00997D17" w:rsidRDefault="00513C7E">
            <w:pPr>
              <w:pStyle w:val="ListParagraph"/>
              <w:numPr>
                <w:ilvl w:val="0"/>
                <w:numId w:val="29"/>
              </w:numPr>
              <w:jc w:val="both"/>
              <w:rPr>
                <w:sz w:val="22"/>
                <w:szCs w:val="22"/>
              </w:rPr>
            </w:pPr>
            <w:r w:rsidRPr="00997D17">
              <w:rPr>
                <w:sz w:val="22"/>
                <w:szCs w:val="22"/>
              </w:rPr>
              <w:t>Risk to firefighters and volunteers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064C90" w14:textId="15E4FC70" w:rsidR="000D1FD9" w:rsidRPr="00997D17" w:rsidRDefault="00513C7E">
            <w:pPr>
              <w:pStyle w:val="ListParagraph"/>
              <w:numPr>
                <w:ilvl w:val="0"/>
                <w:numId w:val="29"/>
              </w:numPr>
              <w:jc w:val="both"/>
              <w:rPr>
                <w:sz w:val="22"/>
                <w:szCs w:val="22"/>
              </w:rPr>
            </w:pPr>
            <w:r w:rsidRPr="00997D17">
              <w:rPr>
                <w:sz w:val="22"/>
                <w:szCs w:val="22"/>
              </w:rPr>
              <w:t>Hatari kwa wazima moto na wanaojitolea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BB429B2" w14:textId="0CB50CD0" w:rsidR="000D1FD9" w:rsidRPr="00997D17" w:rsidRDefault="00513C7E">
            <w:pPr>
              <w:pStyle w:val="ListParagraph"/>
              <w:numPr>
                <w:ilvl w:val="0"/>
                <w:numId w:val="29"/>
              </w:numPr>
              <w:jc w:val="both"/>
              <w:rPr>
                <w:sz w:val="22"/>
                <w:szCs w:val="22"/>
              </w:rPr>
            </w:pPr>
            <w:r w:rsidRPr="00997D17">
              <w:rPr>
                <w:sz w:val="22"/>
                <w:szCs w:val="22"/>
              </w:rPr>
              <w:t>Only trained teams should fight large fires.</w:t>
            </w:r>
          </w:p>
          <w:p w14:paraId="09B07566" w14:textId="15629D13" w:rsidR="000D1FD9" w:rsidRPr="00997D17" w:rsidRDefault="00513C7E">
            <w:pPr>
              <w:pStyle w:val="ListParagraph"/>
              <w:numPr>
                <w:ilvl w:val="0"/>
                <w:numId w:val="29"/>
              </w:numPr>
              <w:jc w:val="both"/>
              <w:rPr>
                <w:sz w:val="22"/>
                <w:szCs w:val="22"/>
              </w:rPr>
            </w:pPr>
            <w:r w:rsidRPr="00997D17">
              <w:rPr>
                <w:sz w:val="22"/>
                <w:szCs w:val="22"/>
              </w:rPr>
              <w:t>Volunteers: work only under the direction of fire teams.</w:t>
            </w:r>
          </w:p>
          <w:p w14:paraId="51947477" w14:textId="7B9D07DC" w:rsidR="000D1FD9" w:rsidRPr="00997D17" w:rsidRDefault="00513C7E">
            <w:pPr>
              <w:pStyle w:val="ListParagraph"/>
              <w:numPr>
                <w:ilvl w:val="0"/>
                <w:numId w:val="29"/>
              </w:numPr>
              <w:jc w:val="both"/>
              <w:rPr>
                <w:sz w:val="22"/>
                <w:szCs w:val="22"/>
              </w:rPr>
            </w:pPr>
            <w:r w:rsidRPr="00997D17">
              <w:rPr>
                <w:sz w:val="22"/>
                <w:szCs w:val="22"/>
              </w:rPr>
              <w:t>Fire and Rescue Force: lead firefighting with TFS, TANAPA, TAWA and the Police Force.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744CBBA" w14:textId="52439017" w:rsidR="000D1FD9" w:rsidRPr="00997D17" w:rsidRDefault="00513C7E">
            <w:pPr>
              <w:pStyle w:val="ListParagraph"/>
              <w:numPr>
                <w:ilvl w:val="0"/>
                <w:numId w:val="29"/>
              </w:numPr>
              <w:jc w:val="both"/>
              <w:rPr>
                <w:sz w:val="22"/>
                <w:szCs w:val="22"/>
              </w:rPr>
            </w:pPr>
            <w:r w:rsidRPr="00997D17">
              <w:rPr>
                <w:sz w:val="22"/>
                <w:szCs w:val="22"/>
              </w:rPr>
              <w:t>Timu zilizofunzwa pekee ndizo zizime mioto mikubwa.</w:t>
            </w:r>
          </w:p>
          <w:p w14:paraId="354877E3" w14:textId="42900840" w:rsidR="000D1FD9" w:rsidRPr="00997D17" w:rsidRDefault="00513C7E">
            <w:pPr>
              <w:pStyle w:val="ListParagraph"/>
              <w:numPr>
                <w:ilvl w:val="0"/>
                <w:numId w:val="29"/>
              </w:numPr>
              <w:jc w:val="both"/>
              <w:rPr>
                <w:sz w:val="22"/>
                <w:szCs w:val="22"/>
              </w:rPr>
            </w:pPr>
            <w:r w:rsidRPr="00997D17">
              <w:rPr>
                <w:sz w:val="22"/>
                <w:szCs w:val="22"/>
              </w:rPr>
              <w:t>Wanaojitolea: fanyeni kazi chini ya maelekezo ya timu za zimamoto pekee.</w:t>
            </w:r>
          </w:p>
          <w:p w14:paraId="382C06B9" w14:textId="40862E18" w:rsidR="000D1FD9" w:rsidRPr="00997D17" w:rsidRDefault="00513C7E">
            <w:pPr>
              <w:pStyle w:val="ListParagraph"/>
              <w:numPr>
                <w:ilvl w:val="0"/>
                <w:numId w:val="29"/>
              </w:numPr>
              <w:jc w:val="both"/>
              <w:rPr>
                <w:sz w:val="22"/>
                <w:szCs w:val="22"/>
              </w:rPr>
            </w:pPr>
            <w:r w:rsidRPr="00997D17">
              <w:rPr>
                <w:sz w:val="22"/>
                <w:szCs w:val="22"/>
              </w:rPr>
              <w:t>Jeshi la Zimamoto na Uokoaji: ongozeni uzimaji moto kwa kushirikiana na TFS, TANAPA, TAWA na Jeshi la Polisi.</w:t>
            </w:r>
          </w:p>
        </w:tc>
      </w:tr>
      <w:tr w:rsidR="000D1FD9" w:rsidRPr="00997D17" w14:paraId="1E950AF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21E6C3C" w14:textId="76A33046" w:rsidR="000D1FD9" w:rsidRPr="00997D17" w:rsidRDefault="00513C7E">
            <w:pPr>
              <w:pStyle w:val="ListParagraph"/>
              <w:numPr>
                <w:ilvl w:val="0"/>
                <w:numId w:val="29"/>
              </w:numPr>
              <w:jc w:val="both"/>
              <w:rPr>
                <w:sz w:val="22"/>
                <w:szCs w:val="22"/>
              </w:rPr>
            </w:pPr>
            <w:r w:rsidRPr="00997D17">
              <w:rPr>
                <w:sz w:val="22"/>
                <w:szCs w:val="22"/>
              </w:rPr>
              <w:t>Disruption to mountain climbing and safaris in national parks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42AF7D7" w14:textId="6D7FDA4C" w:rsidR="000D1FD9" w:rsidRPr="00997D17" w:rsidRDefault="00513C7E">
            <w:pPr>
              <w:pStyle w:val="ListParagraph"/>
              <w:numPr>
                <w:ilvl w:val="0"/>
                <w:numId w:val="29"/>
              </w:numPr>
              <w:jc w:val="both"/>
              <w:rPr>
                <w:sz w:val="22"/>
                <w:szCs w:val="22"/>
                <w:lang w:val="sv-SE"/>
              </w:rPr>
            </w:pPr>
            <w:r w:rsidRPr="00997D17">
              <w:rPr>
                <w:sz w:val="22"/>
                <w:szCs w:val="22"/>
                <w:lang w:val="sv-SE"/>
              </w:rPr>
              <w:t>Kuathirika kwa upandaji milima na utalii katika hifadhi za taifa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F72B5DD" w14:textId="5CE692F7" w:rsidR="000D1FD9" w:rsidRPr="00997D17" w:rsidRDefault="00513C7E">
            <w:pPr>
              <w:pStyle w:val="ListParagraph"/>
              <w:numPr>
                <w:ilvl w:val="0"/>
                <w:numId w:val="29"/>
              </w:numPr>
              <w:jc w:val="both"/>
              <w:rPr>
                <w:sz w:val="22"/>
                <w:szCs w:val="22"/>
              </w:rPr>
            </w:pPr>
            <w:r w:rsidRPr="00997D17">
              <w:rPr>
                <w:sz w:val="22"/>
                <w:szCs w:val="22"/>
              </w:rPr>
              <w:t>Park authorities: suspend climbing and safaris in affected areas.</w:t>
            </w:r>
          </w:p>
          <w:p w14:paraId="1EB7D96C" w14:textId="771B2AD8" w:rsidR="000D1FD9" w:rsidRPr="00997D17" w:rsidRDefault="00513C7E">
            <w:pPr>
              <w:pStyle w:val="ListParagraph"/>
              <w:numPr>
                <w:ilvl w:val="0"/>
                <w:numId w:val="29"/>
              </w:numPr>
              <w:jc w:val="both"/>
              <w:rPr>
                <w:sz w:val="22"/>
                <w:szCs w:val="22"/>
              </w:rPr>
            </w:pPr>
            <w:r w:rsidRPr="00997D17">
              <w:rPr>
                <w:sz w:val="22"/>
                <w:szCs w:val="22"/>
              </w:rPr>
              <w:t>Tour operators: move guests away from threatened camps and routes.</w:t>
            </w:r>
          </w:p>
          <w:p w14:paraId="0E1CBAB6" w14:textId="1FAF2F70" w:rsidR="000D1FD9" w:rsidRPr="00997D17" w:rsidRDefault="000D1FD9">
            <w:pPr>
              <w:pStyle w:val="ListParagraph"/>
              <w:numPr>
                <w:ilvl w:val="0"/>
                <w:numId w:val="2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F338D9D" w14:textId="1EBBB05C" w:rsidR="000D1FD9" w:rsidRPr="00997D17" w:rsidRDefault="00513C7E">
            <w:pPr>
              <w:pStyle w:val="ListParagraph"/>
              <w:numPr>
                <w:ilvl w:val="0"/>
                <w:numId w:val="29"/>
              </w:numPr>
              <w:jc w:val="both"/>
              <w:rPr>
                <w:sz w:val="22"/>
                <w:szCs w:val="22"/>
              </w:rPr>
            </w:pPr>
            <w:r w:rsidRPr="00997D17">
              <w:rPr>
                <w:sz w:val="22"/>
                <w:szCs w:val="22"/>
              </w:rPr>
              <w:t>Mamlaka za hifadhi: sitisheni upandaji milima na safari za utalii katika maeneo yaliyoathirika.</w:t>
            </w:r>
          </w:p>
          <w:p w14:paraId="77CCB465" w14:textId="65F9346A" w:rsidR="000D1FD9" w:rsidRPr="00997D17" w:rsidRDefault="00513C7E">
            <w:pPr>
              <w:pStyle w:val="ListParagraph"/>
              <w:numPr>
                <w:ilvl w:val="0"/>
                <w:numId w:val="29"/>
              </w:numPr>
              <w:jc w:val="both"/>
              <w:rPr>
                <w:sz w:val="22"/>
                <w:szCs w:val="22"/>
              </w:rPr>
            </w:pPr>
            <w:r w:rsidRPr="00997D17">
              <w:rPr>
                <w:sz w:val="22"/>
                <w:szCs w:val="22"/>
              </w:rPr>
              <w:t>Waendeshaji wa utalii: hamisheni wageni kutoka kambi na njia zilizo hatarini.</w:t>
            </w:r>
          </w:p>
          <w:p w14:paraId="03318A58" w14:textId="10A2C675" w:rsidR="000D1FD9" w:rsidRPr="00997D17" w:rsidRDefault="000D1FD9">
            <w:pPr>
              <w:pStyle w:val="ListParagraph"/>
              <w:numPr>
                <w:ilvl w:val="0"/>
                <w:numId w:val="29"/>
              </w:numPr>
              <w:jc w:val="both"/>
              <w:rPr>
                <w:sz w:val="22"/>
                <w:szCs w:val="22"/>
              </w:rPr>
            </w:pPr>
          </w:p>
        </w:tc>
      </w:tr>
      <w:tr w:rsidR="000D1FD9" w:rsidRPr="000343A2" w14:paraId="2CDC07C9"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6D36E84" w14:textId="6630A7C5" w:rsidR="000D1FD9" w:rsidRPr="00997D17" w:rsidRDefault="00513C7E">
            <w:pPr>
              <w:pStyle w:val="ListParagraph"/>
              <w:numPr>
                <w:ilvl w:val="0"/>
                <w:numId w:val="29"/>
              </w:numPr>
              <w:jc w:val="both"/>
              <w:rPr>
                <w:sz w:val="22"/>
                <w:szCs w:val="22"/>
              </w:rPr>
            </w:pPr>
            <w:r w:rsidRPr="00997D17">
              <w:rPr>
                <w:sz w:val="22"/>
                <w:szCs w:val="22"/>
              </w:rPr>
              <w:lastRenderedPageBreak/>
              <w:t>Damage to mobile towers near forests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843B04C" w14:textId="73A11EC8" w:rsidR="000D1FD9" w:rsidRPr="00997D17" w:rsidRDefault="00513C7E">
            <w:pPr>
              <w:pStyle w:val="ListParagraph"/>
              <w:numPr>
                <w:ilvl w:val="0"/>
                <w:numId w:val="29"/>
              </w:numPr>
              <w:jc w:val="both"/>
              <w:rPr>
                <w:sz w:val="22"/>
                <w:szCs w:val="22"/>
                <w:lang w:val="sv-SE"/>
              </w:rPr>
            </w:pPr>
            <w:r w:rsidRPr="00997D17">
              <w:rPr>
                <w:sz w:val="22"/>
                <w:szCs w:val="22"/>
                <w:lang w:val="sv-SE"/>
              </w:rPr>
              <w:t>Uharibifu wa minara ya simu iliyo karibu na misitu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7CF0E21" w14:textId="0726E648" w:rsidR="000D1FD9" w:rsidRPr="00997D17" w:rsidRDefault="00513C7E">
            <w:pPr>
              <w:pStyle w:val="ListParagraph"/>
              <w:numPr>
                <w:ilvl w:val="0"/>
                <w:numId w:val="29"/>
              </w:numPr>
              <w:jc w:val="both"/>
              <w:rPr>
                <w:sz w:val="22"/>
                <w:szCs w:val="22"/>
              </w:rPr>
            </w:pPr>
            <w:r w:rsidRPr="00997D17">
              <w:rPr>
                <w:sz w:val="22"/>
                <w:szCs w:val="22"/>
              </w:rPr>
              <w:t>Charge phones and keep a battery-powered radio.</w:t>
            </w:r>
          </w:p>
          <w:p w14:paraId="4D5DDC82" w14:textId="5D46A686" w:rsidR="000D1FD9" w:rsidRPr="00997D17" w:rsidRDefault="00513C7E">
            <w:pPr>
              <w:pStyle w:val="ListParagraph"/>
              <w:numPr>
                <w:ilvl w:val="0"/>
                <w:numId w:val="29"/>
              </w:numPr>
              <w:jc w:val="both"/>
              <w:rPr>
                <w:sz w:val="22"/>
                <w:szCs w:val="22"/>
              </w:rPr>
            </w:pPr>
            <w:r w:rsidRPr="00997D17">
              <w:rPr>
                <w:sz w:val="22"/>
                <w:szCs w:val="22"/>
              </w:rPr>
              <w:t>Agree a family meeting point.</w:t>
            </w:r>
          </w:p>
          <w:p w14:paraId="24E13CDF" w14:textId="1B0C6DFD" w:rsidR="000D1FD9" w:rsidRPr="00997D17" w:rsidRDefault="000D1FD9">
            <w:pPr>
              <w:pStyle w:val="ListParagraph"/>
              <w:numPr>
                <w:ilvl w:val="0"/>
                <w:numId w:val="2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FE90216" w14:textId="46E43915" w:rsidR="000D1FD9" w:rsidRPr="00997D17" w:rsidRDefault="00513C7E">
            <w:pPr>
              <w:pStyle w:val="ListParagraph"/>
              <w:numPr>
                <w:ilvl w:val="0"/>
                <w:numId w:val="29"/>
              </w:numPr>
              <w:jc w:val="both"/>
              <w:rPr>
                <w:sz w:val="22"/>
                <w:szCs w:val="22"/>
                <w:lang w:val="sv-SE"/>
              </w:rPr>
            </w:pPr>
            <w:r w:rsidRPr="00997D17">
              <w:rPr>
                <w:sz w:val="22"/>
                <w:szCs w:val="22"/>
                <w:lang w:val="sv-SE"/>
              </w:rPr>
              <w:t>Chaji simu na uwe na redio inayotumia betri.</w:t>
            </w:r>
          </w:p>
          <w:p w14:paraId="59020658" w14:textId="7FEE3BAA" w:rsidR="000D1FD9" w:rsidRPr="00997D17" w:rsidRDefault="00513C7E">
            <w:pPr>
              <w:pStyle w:val="ListParagraph"/>
              <w:numPr>
                <w:ilvl w:val="0"/>
                <w:numId w:val="29"/>
              </w:numPr>
              <w:jc w:val="both"/>
              <w:rPr>
                <w:sz w:val="22"/>
                <w:szCs w:val="22"/>
                <w:lang w:val="sv-SE"/>
              </w:rPr>
            </w:pPr>
            <w:r w:rsidRPr="00997D17">
              <w:rPr>
                <w:sz w:val="22"/>
                <w:szCs w:val="22"/>
                <w:lang w:val="sv-SE"/>
              </w:rPr>
              <w:t>Kubalianeni mahali pa kukutana kama familia.</w:t>
            </w:r>
          </w:p>
          <w:p w14:paraId="3DBA3DA7" w14:textId="0704D3CF" w:rsidR="000D1FD9" w:rsidRPr="00997D17" w:rsidRDefault="000D1FD9">
            <w:pPr>
              <w:pStyle w:val="ListParagraph"/>
              <w:numPr>
                <w:ilvl w:val="0"/>
                <w:numId w:val="29"/>
              </w:numPr>
              <w:jc w:val="both"/>
              <w:rPr>
                <w:sz w:val="22"/>
                <w:szCs w:val="22"/>
                <w:lang w:val="sv-SE"/>
              </w:rPr>
            </w:pPr>
          </w:p>
        </w:tc>
      </w:tr>
      <w:tr w:rsidR="000D1FD9" w:rsidRPr="00997D17" w14:paraId="2D22599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02374E0" w14:textId="5F3E6B5D" w:rsidR="000D1FD9" w:rsidRPr="00997D17" w:rsidRDefault="00513C7E">
            <w:pPr>
              <w:pStyle w:val="ListParagraph"/>
              <w:numPr>
                <w:ilvl w:val="0"/>
                <w:numId w:val="29"/>
              </w:numPr>
              <w:jc w:val="both"/>
              <w:rPr>
                <w:sz w:val="22"/>
                <w:szCs w:val="22"/>
              </w:rPr>
            </w:pPr>
            <w:r w:rsidRPr="00997D17">
              <w:rPr>
                <w:sz w:val="22"/>
                <w:szCs w:val="22"/>
              </w:rPr>
              <w:t>Heavy smoke disrupting schools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B477A76" w14:textId="78A9AD57" w:rsidR="000D1FD9" w:rsidRPr="00997D17" w:rsidRDefault="00513C7E">
            <w:pPr>
              <w:pStyle w:val="ListParagraph"/>
              <w:numPr>
                <w:ilvl w:val="0"/>
                <w:numId w:val="29"/>
              </w:numPr>
              <w:jc w:val="both"/>
              <w:rPr>
                <w:sz w:val="22"/>
                <w:szCs w:val="22"/>
              </w:rPr>
            </w:pPr>
            <w:r w:rsidRPr="00997D17">
              <w:rPr>
                <w:sz w:val="22"/>
                <w:szCs w:val="22"/>
              </w:rPr>
              <w:t>Moshi mzito kuathiri shule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031C67A" w14:textId="206BEBA7" w:rsidR="000D1FD9" w:rsidRPr="00997D17" w:rsidRDefault="00513C7E">
            <w:pPr>
              <w:pStyle w:val="ListParagraph"/>
              <w:numPr>
                <w:ilvl w:val="0"/>
                <w:numId w:val="29"/>
              </w:numPr>
              <w:jc w:val="both"/>
              <w:rPr>
                <w:sz w:val="22"/>
                <w:szCs w:val="22"/>
              </w:rPr>
            </w:pPr>
            <w:r w:rsidRPr="00997D17">
              <w:rPr>
                <w:sz w:val="22"/>
                <w:szCs w:val="22"/>
              </w:rPr>
              <w:t>School heads: keep pupils indoors during heavy smoke.</w:t>
            </w:r>
          </w:p>
          <w:p w14:paraId="50980658" w14:textId="08E52360" w:rsidR="000D1FD9" w:rsidRPr="00997D17" w:rsidRDefault="00513C7E">
            <w:pPr>
              <w:pStyle w:val="ListParagraph"/>
              <w:numPr>
                <w:ilvl w:val="0"/>
                <w:numId w:val="29"/>
              </w:numPr>
              <w:jc w:val="both"/>
              <w:rPr>
                <w:sz w:val="22"/>
                <w:szCs w:val="22"/>
              </w:rPr>
            </w:pPr>
            <w:r w:rsidRPr="00997D17">
              <w:rPr>
                <w:sz w:val="22"/>
                <w:szCs w:val="22"/>
              </w:rPr>
              <w:t>Follow directives from the District Education Office.</w:t>
            </w:r>
          </w:p>
          <w:p w14:paraId="73383781" w14:textId="2A22E7B1" w:rsidR="000D1FD9" w:rsidRPr="00997D17" w:rsidRDefault="00FE0A4D">
            <w:pPr>
              <w:pStyle w:val="ListParagraph"/>
              <w:numPr>
                <w:ilvl w:val="0"/>
                <w:numId w:val="29"/>
              </w:numPr>
              <w:jc w:val="both"/>
              <w:rPr>
                <w:sz w:val="22"/>
                <w:szCs w:val="22"/>
              </w:rPr>
            </w:pPr>
            <w:ins w:id="43" w:author="Bonephace Kaijage" w:date="2026-10-14T06:22:00Z" w16du:dateUtc="2026-10-14T04:22:00Z">
              <w:r>
                <w:rPr>
                  <w:sz w:val="22"/>
                  <w:szCs w:val="22"/>
                </w:rPr>
                <w:t>Parents: please keep children away from burning areas and the smoke; the wind can turn a fire back without warning.</w:t>
              </w:r>
            </w:ins>
            <w:del w:id="44" w:author="Bonephace Kaijage" w:date="2026-10-14T06:22:00Z" w16du:dateUtc="2026-10-14T04:22:00Z">
              <w:r w:rsidR="00513C7E" w:rsidRPr="00997D17" w:rsidDel="00FE0A4D">
                <w:rPr>
                  <w:sz w:val="22"/>
                  <w:szCs w:val="22"/>
                </w:rPr>
                <w:delText>Parents: keep children away from burning areas.</w:delText>
              </w:r>
            </w:del>
          </w:p>
          <w:p w14:paraId="4EB65263" w14:textId="4C263398" w:rsidR="000D1FD9" w:rsidRPr="00997D17" w:rsidRDefault="000D1FD9">
            <w:pPr>
              <w:pStyle w:val="ListParagraph"/>
              <w:numPr>
                <w:ilvl w:val="0"/>
                <w:numId w:val="2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38389FD" w14:textId="70961E77" w:rsidR="000D1FD9" w:rsidRPr="00997D17" w:rsidRDefault="00513C7E">
            <w:pPr>
              <w:pStyle w:val="ListParagraph"/>
              <w:numPr>
                <w:ilvl w:val="0"/>
                <w:numId w:val="29"/>
              </w:numPr>
              <w:jc w:val="both"/>
              <w:rPr>
                <w:sz w:val="22"/>
                <w:szCs w:val="22"/>
              </w:rPr>
            </w:pPr>
            <w:r w:rsidRPr="00997D17">
              <w:rPr>
                <w:sz w:val="22"/>
                <w:szCs w:val="22"/>
              </w:rPr>
              <w:t>Wakuu wa shule: bakisheni wanafunzi ndani wakati wa moshi mzito.</w:t>
            </w:r>
          </w:p>
          <w:p w14:paraId="28518993" w14:textId="224921CC" w:rsidR="000D1FD9" w:rsidRPr="00997D17" w:rsidRDefault="00513C7E">
            <w:pPr>
              <w:pStyle w:val="ListParagraph"/>
              <w:numPr>
                <w:ilvl w:val="0"/>
                <w:numId w:val="29"/>
              </w:numPr>
              <w:jc w:val="both"/>
              <w:rPr>
                <w:sz w:val="22"/>
                <w:szCs w:val="22"/>
              </w:rPr>
            </w:pPr>
            <w:r w:rsidRPr="00997D17">
              <w:rPr>
                <w:sz w:val="22"/>
                <w:szCs w:val="22"/>
              </w:rPr>
              <w:t>Fuateni maelekezo ya Ofisi ya Elimu ya Wilaya.</w:t>
            </w:r>
          </w:p>
          <w:p w14:paraId="5B179DFF" w14:textId="728A307E" w:rsidR="000D1FD9" w:rsidRPr="00997D17" w:rsidRDefault="00513C7E">
            <w:pPr>
              <w:pStyle w:val="ListParagraph"/>
              <w:numPr>
                <w:ilvl w:val="0"/>
                <w:numId w:val="29"/>
              </w:numPr>
              <w:jc w:val="both"/>
              <w:rPr>
                <w:sz w:val="22"/>
                <w:szCs w:val="22"/>
              </w:rPr>
            </w:pPr>
            <w:r w:rsidRPr="00997D17">
              <w:rPr>
                <w:sz w:val="22"/>
                <w:szCs w:val="22"/>
              </w:rPr>
              <w:t>Wazazi: waweke watoto mbali na maeneo yanayoungua.</w:t>
            </w:r>
          </w:p>
          <w:p w14:paraId="3415386C" w14:textId="71B5BCAD" w:rsidR="000D1FD9" w:rsidRPr="00997D17" w:rsidRDefault="000D1FD9">
            <w:pPr>
              <w:pStyle w:val="ListParagraph"/>
              <w:numPr>
                <w:ilvl w:val="0"/>
                <w:numId w:val="29"/>
              </w:numPr>
              <w:jc w:val="both"/>
              <w:rPr>
                <w:sz w:val="22"/>
                <w:szCs w:val="22"/>
              </w:rPr>
            </w:pPr>
          </w:p>
        </w:tc>
      </w:tr>
      <w:tr w:rsidR="00513C7E" w:rsidRPr="00997D17" w14:paraId="69F8D47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71BB921" w14:textId="09FCF74A" w:rsidR="00513C7E" w:rsidRPr="00997D17" w:rsidRDefault="00513C7E">
            <w:pPr>
              <w:pStyle w:val="ListParagraph"/>
              <w:numPr>
                <w:ilvl w:val="0"/>
                <w:numId w:val="29"/>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9A0878" w14:textId="48A77B9E" w:rsidR="00513C7E" w:rsidRPr="00997D17" w:rsidRDefault="00513C7E">
            <w:pPr>
              <w:pStyle w:val="ListParagraph"/>
              <w:numPr>
                <w:ilvl w:val="0"/>
                <w:numId w:val="29"/>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392D4D6" w14:textId="77777777" w:rsidR="00513C7E" w:rsidRPr="00997D17" w:rsidRDefault="00513C7E">
            <w:pPr>
              <w:pStyle w:val="ListParagraph"/>
              <w:numPr>
                <w:ilvl w:val="0"/>
                <w:numId w:val="29"/>
              </w:numPr>
              <w:jc w:val="both"/>
              <w:rPr>
                <w:sz w:val="22"/>
                <w:szCs w:val="22"/>
              </w:rPr>
            </w:pPr>
            <w:r w:rsidRPr="00997D17">
              <w:rPr>
                <w:sz w:val="22"/>
                <w:szCs w:val="22"/>
              </w:rPr>
              <w:t>Please continue to follow updates from TMA, Disaster Management Committees and local leaders.</w:t>
            </w:r>
          </w:p>
          <w:p w14:paraId="7943C97E" w14:textId="62FC0156" w:rsidR="00513C7E" w:rsidRPr="00997D17" w:rsidRDefault="00513C7E">
            <w:pPr>
              <w:pStyle w:val="ListParagraph"/>
              <w:numPr>
                <w:ilvl w:val="0"/>
                <w:numId w:val="29"/>
              </w:numPr>
              <w:jc w:val="both"/>
              <w:rPr>
                <w:sz w:val="22"/>
                <w:szCs w:val="22"/>
              </w:rPr>
            </w:pPr>
            <w:r w:rsidRPr="00997D17">
              <w:rPr>
                <w:sz w:val="22"/>
                <w:szCs w:val="22"/>
              </w:rPr>
              <w:t>This warning remains in force until the authorities lower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DDFB1F3" w14:textId="77777777" w:rsidR="00513C7E" w:rsidRPr="00997D17" w:rsidRDefault="00513C7E">
            <w:pPr>
              <w:pStyle w:val="ListParagraph"/>
              <w:numPr>
                <w:ilvl w:val="0"/>
                <w:numId w:val="29"/>
              </w:numPr>
              <w:jc w:val="both"/>
              <w:rPr>
                <w:sz w:val="22"/>
                <w:szCs w:val="22"/>
              </w:rPr>
            </w:pPr>
            <w:r w:rsidRPr="00997D17">
              <w:rPr>
                <w:sz w:val="22"/>
                <w:szCs w:val="22"/>
              </w:rPr>
              <w:t>Tafadhali endeleeni kufuatilia taarifa za TMA, Kamati za Usimamizi wa Maafa na viongozi wa eneo.</w:t>
            </w:r>
          </w:p>
          <w:p w14:paraId="3895E82D" w14:textId="19BA91B8" w:rsidR="00513C7E" w:rsidRPr="00997D17" w:rsidRDefault="00513C7E">
            <w:pPr>
              <w:pStyle w:val="ListParagraph"/>
              <w:numPr>
                <w:ilvl w:val="0"/>
                <w:numId w:val="29"/>
              </w:numPr>
              <w:jc w:val="both"/>
              <w:rPr>
                <w:sz w:val="22"/>
                <w:szCs w:val="22"/>
              </w:rPr>
            </w:pPr>
            <w:r w:rsidRPr="00997D17">
              <w:rPr>
                <w:sz w:val="22"/>
                <w:szCs w:val="22"/>
              </w:rPr>
              <w:t>Tahadhari hii itaendelea kutumika hadi mamlaka zitakapoishusha au kuiondoa rasmi.</w:t>
            </w:r>
          </w:p>
        </w:tc>
      </w:tr>
    </w:tbl>
    <w:p w14:paraId="19D37482" w14:textId="77777777" w:rsidR="000D1FD9" w:rsidRPr="00997D17" w:rsidRDefault="000D1FD9" w:rsidP="000359A0">
      <w:pPr>
        <w:jc w:val="both"/>
        <w:rPr>
          <w:sz w:val="22"/>
          <w:szCs w:val="22"/>
        </w:rPr>
      </w:pPr>
    </w:p>
    <w:p w14:paraId="60296EB9" w14:textId="77777777" w:rsidR="000D1FD9" w:rsidRPr="00997D17" w:rsidRDefault="000D1FD9"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0D1FD9" w:rsidRPr="00997D17" w14:paraId="01D1E3A9" w14:textId="77777777" w:rsidTr="002204F6">
        <w:tc>
          <w:tcPr>
            <w:tcW w:w="456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3089A4B2" w14:textId="77777777" w:rsidR="000D1FD9" w:rsidRPr="00997D17" w:rsidRDefault="000D1FD9" w:rsidP="000359A0">
            <w:pPr>
              <w:jc w:val="both"/>
              <w:rPr>
                <w:sz w:val="22"/>
                <w:szCs w:val="22"/>
              </w:rPr>
            </w:pPr>
            <w:r w:rsidRPr="00997D17">
              <w:rPr>
                <w:sz w:val="22"/>
                <w:szCs w:val="22"/>
              </w:rPr>
              <w:t>MAJOR WARNING</w:t>
            </w:r>
          </w:p>
        </w:tc>
        <w:tc>
          <w:tcPr>
            <w:tcW w:w="684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2B801350" w14:textId="77777777" w:rsidR="000D1FD9" w:rsidRPr="00997D17" w:rsidRDefault="000D1FD9" w:rsidP="000359A0">
            <w:pPr>
              <w:jc w:val="both"/>
              <w:rPr>
                <w:sz w:val="22"/>
                <w:szCs w:val="22"/>
              </w:rPr>
            </w:pPr>
            <w:r w:rsidRPr="00997D17">
              <w:rPr>
                <w:sz w:val="22"/>
                <w:szCs w:val="22"/>
              </w:rPr>
              <w:t>TAKE ACTION IMMEDIATELY</w:t>
            </w:r>
          </w:p>
        </w:tc>
        <w:tc>
          <w:tcPr>
            <w:tcW w:w="228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6B71A4F3" w14:textId="77777777" w:rsidR="000D1FD9" w:rsidRPr="00997D17" w:rsidRDefault="000D1FD9" w:rsidP="000359A0">
            <w:pPr>
              <w:jc w:val="both"/>
              <w:rPr>
                <w:sz w:val="22"/>
                <w:szCs w:val="22"/>
              </w:rPr>
            </w:pPr>
            <w:r w:rsidRPr="00997D17">
              <w:rPr>
                <w:sz w:val="22"/>
                <w:szCs w:val="22"/>
              </w:rPr>
              <w:t>LEVEL 3</w:t>
            </w:r>
          </w:p>
        </w:tc>
      </w:tr>
    </w:tbl>
    <w:p w14:paraId="6C1774BA" w14:textId="77777777" w:rsidR="000D1FD9" w:rsidRPr="00997D17" w:rsidRDefault="000D1FD9" w:rsidP="000359A0">
      <w:pPr>
        <w:jc w:val="both"/>
        <w:rPr>
          <w:sz w:val="22"/>
          <w:szCs w:val="22"/>
        </w:rPr>
      </w:pPr>
    </w:p>
    <w:p w14:paraId="5331DC65" w14:textId="77777777" w:rsidR="000D1FD9" w:rsidRPr="00997D17" w:rsidRDefault="000D1FD9"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0D1FD9" w:rsidRPr="00997D17" w14:paraId="0DDAEA45"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AE0EDB3" w14:textId="77777777" w:rsidR="000D1FD9" w:rsidRPr="00997D17" w:rsidRDefault="000D1FD9" w:rsidP="000359A0">
            <w:pPr>
              <w:jc w:val="both"/>
              <w:rPr>
                <w:sz w:val="22"/>
                <w:szCs w:val="22"/>
              </w:rPr>
            </w:pPr>
            <w:r w:rsidRPr="00997D17">
              <w:rPr>
                <w:sz w:val="22"/>
                <w:szCs w:val="22"/>
              </w:rPr>
              <w:lastRenderedPageBreak/>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20BD227" w14:textId="77777777" w:rsidR="000D1FD9" w:rsidRPr="00997D17" w:rsidRDefault="000D1FD9"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A8A121C" w14:textId="74343831" w:rsidR="000D1FD9" w:rsidRPr="00997D17" w:rsidRDefault="000D1FD9"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DE5A440" w14:textId="07C214BC" w:rsidR="000D1FD9" w:rsidRPr="00997D17" w:rsidRDefault="000D1FD9" w:rsidP="000359A0">
            <w:pPr>
              <w:jc w:val="both"/>
              <w:rPr>
                <w:sz w:val="22"/>
                <w:szCs w:val="22"/>
              </w:rPr>
            </w:pPr>
            <w:r w:rsidRPr="00997D17">
              <w:rPr>
                <w:sz w:val="22"/>
                <w:szCs w:val="22"/>
              </w:rPr>
              <w:t>HATUA (SW)</w:t>
            </w:r>
          </w:p>
        </w:tc>
      </w:tr>
      <w:tr w:rsidR="000D1FD9" w:rsidRPr="00997D17" w14:paraId="10BF0C87"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25A0354" w14:textId="54F2E3BB" w:rsidR="000D1FD9" w:rsidRPr="00997D17" w:rsidRDefault="00513C7E">
            <w:pPr>
              <w:pStyle w:val="ListParagraph"/>
              <w:numPr>
                <w:ilvl w:val="0"/>
                <w:numId w:val="30"/>
              </w:numPr>
              <w:jc w:val="both"/>
              <w:rPr>
                <w:sz w:val="22"/>
                <w:szCs w:val="22"/>
              </w:rPr>
            </w:pPr>
            <w:r w:rsidRPr="00997D17">
              <w:rPr>
                <w:sz w:val="22"/>
                <w:szCs w:val="22"/>
              </w:rPr>
              <w:t>Severe fires threatening villages, towns, forests and protected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23E7213" w14:textId="05176C22" w:rsidR="000D1FD9" w:rsidRPr="00997D17" w:rsidRDefault="00513C7E">
            <w:pPr>
              <w:pStyle w:val="ListParagraph"/>
              <w:numPr>
                <w:ilvl w:val="0"/>
                <w:numId w:val="30"/>
              </w:numPr>
              <w:jc w:val="both"/>
              <w:rPr>
                <w:sz w:val="22"/>
                <w:szCs w:val="22"/>
              </w:rPr>
            </w:pPr>
            <w:r w:rsidRPr="00997D17">
              <w:rPr>
                <w:sz w:val="22"/>
                <w:szCs w:val="22"/>
              </w:rPr>
              <w:t>Mioto mikubwa inayotishia vijiji, miji, misitu na maeneo ya hifadhi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0AB2475" w14:textId="6E9BF6BE" w:rsidR="000D1FD9" w:rsidRPr="00997D17" w:rsidRDefault="00513C7E">
            <w:pPr>
              <w:pStyle w:val="ListParagraph"/>
              <w:numPr>
                <w:ilvl w:val="0"/>
                <w:numId w:val="30"/>
              </w:numPr>
              <w:jc w:val="both"/>
              <w:rPr>
                <w:sz w:val="22"/>
                <w:szCs w:val="22"/>
              </w:rPr>
            </w:pPr>
            <w:r w:rsidRPr="00997D17">
              <w:rPr>
                <w:sz w:val="22"/>
                <w:szCs w:val="22"/>
              </w:rPr>
              <w:t>Please evacuate immediately when directed.</w:t>
            </w:r>
          </w:p>
          <w:p w14:paraId="20A28987" w14:textId="2493E768" w:rsidR="000D1FD9" w:rsidRPr="00997D17" w:rsidRDefault="00513C7E">
            <w:pPr>
              <w:pStyle w:val="ListParagraph"/>
              <w:numPr>
                <w:ilvl w:val="0"/>
                <w:numId w:val="30"/>
              </w:numPr>
              <w:jc w:val="both"/>
              <w:rPr>
                <w:sz w:val="22"/>
                <w:szCs w:val="22"/>
              </w:rPr>
            </w:pPr>
            <w:r w:rsidRPr="00997D17">
              <w:rPr>
                <w:sz w:val="22"/>
                <w:szCs w:val="22"/>
              </w:rPr>
              <w:t>Leave early; do not wait until the fire is close.</w:t>
            </w:r>
          </w:p>
          <w:p w14:paraId="1682BE89" w14:textId="6EACE24B" w:rsidR="000D1FD9" w:rsidRPr="00997D17" w:rsidRDefault="00513C7E">
            <w:pPr>
              <w:pStyle w:val="ListParagraph"/>
              <w:numPr>
                <w:ilvl w:val="0"/>
                <w:numId w:val="30"/>
              </w:numPr>
              <w:jc w:val="both"/>
              <w:rPr>
                <w:sz w:val="22"/>
                <w:szCs w:val="22"/>
              </w:rPr>
            </w:pPr>
            <w:r w:rsidRPr="00997D17">
              <w:rPr>
                <w:sz w:val="22"/>
                <w:szCs w:val="22"/>
              </w:rPr>
              <w:t>Please do not go back for belongings.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0D453FB" w14:textId="32A2E7C0" w:rsidR="000D1FD9" w:rsidRPr="00997D17" w:rsidRDefault="00513C7E">
            <w:pPr>
              <w:pStyle w:val="ListParagraph"/>
              <w:numPr>
                <w:ilvl w:val="0"/>
                <w:numId w:val="30"/>
              </w:numPr>
              <w:jc w:val="both"/>
              <w:rPr>
                <w:sz w:val="22"/>
                <w:szCs w:val="22"/>
                <w:lang w:val="sv-SE"/>
              </w:rPr>
            </w:pPr>
            <w:r w:rsidRPr="00997D17">
              <w:rPr>
                <w:sz w:val="22"/>
                <w:szCs w:val="22"/>
                <w:lang w:val="sv-SE"/>
              </w:rPr>
              <w:t>Tafadhali hama mara moja unapoelekezwa.</w:t>
            </w:r>
          </w:p>
          <w:p w14:paraId="5CA67F3A" w14:textId="0396F3D4" w:rsidR="000D1FD9" w:rsidRPr="00997D17" w:rsidRDefault="00513C7E">
            <w:pPr>
              <w:pStyle w:val="ListParagraph"/>
              <w:numPr>
                <w:ilvl w:val="0"/>
                <w:numId w:val="30"/>
              </w:numPr>
              <w:jc w:val="both"/>
              <w:rPr>
                <w:sz w:val="22"/>
                <w:szCs w:val="22"/>
                <w:lang w:val="sv-SE"/>
              </w:rPr>
            </w:pPr>
            <w:r w:rsidRPr="00997D17">
              <w:rPr>
                <w:sz w:val="22"/>
                <w:szCs w:val="22"/>
                <w:lang w:val="sv-SE"/>
              </w:rPr>
              <w:t>Ondoka mapema; usisubiri moto ukaribie.</w:t>
            </w:r>
          </w:p>
          <w:p w14:paraId="7A6BB300" w14:textId="23EC177B" w:rsidR="000D1FD9" w:rsidRPr="00997D17" w:rsidRDefault="00513C7E">
            <w:pPr>
              <w:pStyle w:val="ListParagraph"/>
              <w:numPr>
                <w:ilvl w:val="0"/>
                <w:numId w:val="30"/>
              </w:numPr>
              <w:jc w:val="both"/>
              <w:rPr>
                <w:sz w:val="22"/>
                <w:szCs w:val="22"/>
              </w:rPr>
            </w:pPr>
            <w:r w:rsidRPr="00997D17">
              <w:rPr>
                <w:sz w:val="22"/>
                <w:szCs w:val="22"/>
              </w:rPr>
              <w:t>Tafadhali usirudi kufuata mali.</w:t>
            </w:r>
          </w:p>
        </w:tc>
      </w:tr>
      <w:tr w:rsidR="000D1FD9" w:rsidRPr="00997D17" w14:paraId="7CFD7D5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C503E89" w14:textId="334D9DAE" w:rsidR="000D1FD9" w:rsidRPr="00997D17" w:rsidRDefault="00513C7E">
            <w:pPr>
              <w:pStyle w:val="ListParagraph"/>
              <w:numPr>
                <w:ilvl w:val="0"/>
                <w:numId w:val="30"/>
              </w:numPr>
              <w:jc w:val="both"/>
              <w:rPr>
                <w:sz w:val="22"/>
                <w:szCs w:val="22"/>
              </w:rPr>
            </w:pPr>
            <w:r w:rsidRPr="00997D17">
              <w:rPr>
                <w:sz w:val="22"/>
                <w:szCs w:val="22"/>
              </w:rPr>
              <w:t>Deaths and injuries from burns and smoke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D7BB6AD" w14:textId="43A6E770" w:rsidR="000D1FD9" w:rsidRPr="00997D17" w:rsidRDefault="00513C7E">
            <w:pPr>
              <w:pStyle w:val="ListParagraph"/>
              <w:numPr>
                <w:ilvl w:val="0"/>
                <w:numId w:val="30"/>
              </w:numPr>
              <w:jc w:val="both"/>
              <w:rPr>
                <w:sz w:val="22"/>
                <w:szCs w:val="22"/>
                <w:lang w:val="sv-SE"/>
              </w:rPr>
            </w:pPr>
            <w:r w:rsidRPr="00997D17">
              <w:rPr>
                <w:sz w:val="22"/>
                <w:szCs w:val="22"/>
                <w:lang w:val="sv-SE"/>
              </w:rPr>
              <w:t>Vifo na majeruhi kutokana na kuungua na moshi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E1C11CC" w14:textId="0CA3AD68" w:rsidR="000D1FD9" w:rsidRPr="00997D17" w:rsidRDefault="00513C7E">
            <w:pPr>
              <w:pStyle w:val="ListParagraph"/>
              <w:numPr>
                <w:ilvl w:val="0"/>
                <w:numId w:val="30"/>
              </w:numPr>
              <w:jc w:val="both"/>
              <w:rPr>
                <w:sz w:val="22"/>
                <w:szCs w:val="22"/>
              </w:rPr>
            </w:pPr>
            <w:r w:rsidRPr="00997D17">
              <w:rPr>
                <w:sz w:val="22"/>
                <w:szCs w:val="22"/>
              </w:rPr>
              <w:t>Call 114 or 190.</w:t>
            </w:r>
          </w:p>
          <w:p w14:paraId="65E377D4" w14:textId="7C441D18" w:rsidR="000D1FD9" w:rsidRPr="00997D17" w:rsidRDefault="00513C7E">
            <w:pPr>
              <w:pStyle w:val="ListParagraph"/>
              <w:numPr>
                <w:ilvl w:val="0"/>
                <w:numId w:val="30"/>
              </w:numPr>
              <w:jc w:val="both"/>
              <w:rPr>
                <w:sz w:val="22"/>
                <w:szCs w:val="22"/>
              </w:rPr>
            </w:pPr>
            <w:r w:rsidRPr="00997D17">
              <w:rPr>
                <w:sz w:val="22"/>
                <w:szCs w:val="22"/>
              </w:rPr>
              <w:t>Cool burns with clean water and take the injured to a health facility.</w:t>
            </w:r>
          </w:p>
          <w:p w14:paraId="6278ED1C" w14:textId="659CA19E" w:rsidR="000D1FD9" w:rsidRPr="00997D17" w:rsidRDefault="00513C7E">
            <w:pPr>
              <w:pStyle w:val="ListParagraph"/>
              <w:numPr>
                <w:ilvl w:val="0"/>
                <w:numId w:val="30"/>
              </w:numPr>
              <w:jc w:val="both"/>
              <w:rPr>
                <w:sz w:val="22"/>
                <w:szCs w:val="22"/>
              </w:rPr>
            </w:pPr>
            <w:r w:rsidRPr="00997D17">
              <w:rPr>
                <w:sz w:val="22"/>
                <w:szCs w:val="22"/>
              </w:rPr>
              <w:t>Health facilities: prepare for burns and breathing emergencies and refer serious cases to regional hospitals.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42D36FE" w14:textId="44F109DB" w:rsidR="000D1FD9" w:rsidRPr="00997D17" w:rsidRDefault="00513C7E">
            <w:pPr>
              <w:pStyle w:val="ListParagraph"/>
              <w:numPr>
                <w:ilvl w:val="0"/>
                <w:numId w:val="30"/>
              </w:numPr>
              <w:jc w:val="both"/>
              <w:rPr>
                <w:sz w:val="22"/>
                <w:szCs w:val="22"/>
              </w:rPr>
            </w:pPr>
            <w:r w:rsidRPr="00997D17">
              <w:rPr>
                <w:sz w:val="22"/>
                <w:szCs w:val="22"/>
              </w:rPr>
              <w:t>Piga 114 au 190.</w:t>
            </w:r>
          </w:p>
          <w:p w14:paraId="65A396B9" w14:textId="1055EF92" w:rsidR="000D1FD9" w:rsidRPr="00997D17" w:rsidRDefault="00513C7E">
            <w:pPr>
              <w:pStyle w:val="ListParagraph"/>
              <w:numPr>
                <w:ilvl w:val="0"/>
                <w:numId w:val="30"/>
              </w:numPr>
              <w:jc w:val="both"/>
              <w:rPr>
                <w:sz w:val="22"/>
                <w:szCs w:val="22"/>
              </w:rPr>
            </w:pPr>
            <w:r w:rsidRPr="00997D17">
              <w:rPr>
                <w:sz w:val="22"/>
                <w:szCs w:val="22"/>
              </w:rPr>
              <w:t>Poza majeraha ya moto kwa maji safi na wapeleke majeruhi kituo cha afya.</w:t>
            </w:r>
          </w:p>
          <w:p w14:paraId="4FDA18FD" w14:textId="310C682D" w:rsidR="000D1FD9" w:rsidRPr="00997D17" w:rsidRDefault="00513C7E">
            <w:pPr>
              <w:pStyle w:val="ListParagraph"/>
              <w:numPr>
                <w:ilvl w:val="0"/>
                <w:numId w:val="30"/>
              </w:numPr>
              <w:jc w:val="both"/>
              <w:rPr>
                <w:sz w:val="22"/>
                <w:szCs w:val="22"/>
              </w:rPr>
            </w:pPr>
            <w:r w:rsidRPr="00997D17">
              <w:rPr>
                <w:sz w:val="22"/>
                <w:szCs w:val="22"/>
              </w:rPr>
              <w:t>Vituo vya afya: jiandaeni kwa majeraha ya moto na matatizo ya kupumua na wapelekeni wagonjwa mahututi hospitali za mkoa.</w:t>
            </w:r>
          </w:p>
        </w:tc>
      </w:tr>
      <w:tr w:rsidR="000D1FD9" w:rsidRPr="00997D17" w14:paraId="5619AE3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3BDA3B5" w14:textId="44054776" w:rsidR="000D1FD9" w:rsidRPr="00997D17" w:rsidRDefault="00513C7E">
            <w:pPr>
              <w:pStyle w:val="ListParagraph"/>
              <w:numPr>
                <w:ilvl w:val="0"/>
                <w:numId w:val="30"/>
              </w:numPr>
              <w:jc w:val="both"/>
              <w:rPr>
                <w:sz w:val="22"/>
                <w:szCs w:val="22"/>
              </w:rPr>
            </w:pPr>
            <w:r w:rsidRPr="00997D17">
              <w:rPr>
                <w:sz w:val="22"/>
                <w:szCs w:val="22"/>
              </w:rPr>
              <w:t>Large-scale evacuation of communities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D3E2667" w14:textId="19934DCA" w:rsidR="000D1FD9" w:rsidRPr="00997D17" w:rsidRDefault="00513C7E">
            <w:pPr>
              <w:pStyle w:val="ListParagraph"/>
              <w:numPr>
                <w:ilvl w:val="0"/>
                <w:numId w:val="30"/>
              </w:numPr>
              <w:jc w:val="both"/>
              <w:rPr>
                <w:sz w:val="22"/>
                <w:szCs w:val="22"/>
              </w:rPr>
            </w:pPr>
            <w:r w:rsidRPr="00997D17">
              <w:rPr>
                <w:sz w:val="22"/>
                <w:szCs w:val="22"/>
              </w:rPr>
              <w:t>Uhamishaji mkubwa wa jamii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541A7B" w14:textId="431C02A5" w:rsidR="000D1FD9" w:rsidRPr="00997D17" w:rsidRDefault="00513C7E">
            <w:pPr>
              <w:pStyle w:val="ListParagraph"/>
              <w:numPr>
                <w:ilvl w:val="0"/>
                <w:numId w:val="30"/>
              </w:numPr>
              <w:jc w:val="both"/>
              <w:rPr>
                <w:sz w:val="22"/>
                <w:szCs w:val="22"/>
              </w:rPr>
            </w:pPr>
            <w:r w:rsidRPr="00997D17">
              <w:rPr>
                <w:sz w:val="22"/>
                <w:szCs w:val="22"/>
              </w:rPr>
              <w:t>Register at the shelter.</w:t>
            </w:r>
          </w:p>
          <w:p w14:paraId="7988AB16" w14:textId="6515861D" w:rsidR="000D1FD9" w:rsidRPr="00997D17" w:rsidRDefault="00513C7E">
            <w:pPr>
              <w:pStyle w:val="ListParagraph"/>
              <w:numPr>
                <w:ilvl w:val="0"/>
                <w:numId w:val="30"/>
              </w:numPr>
              <w:jc w:val="both"/>
              <w:rPr>
                <w:sz w:val="22"/>
                <w:szCs w:val="22"/>
              </w:rPr>
            </w:pPr>
            <w:r w:rsidRPr="00997D17">
              <w:rPr>
                <w:sz w:val="22"/>
                <w:szCs w:val="22"/>
              </w:rPr>
              <w:t>Help older persons, children, pregnant women and people with disabilities first.</w:t>
            </w:r>
          </w:p>
          <w:p w14:paraId="0B1852FF" w14:textId="3EB0B9F6" w:rsidR="000D1FD9" w:rsidRPr="00997D17" w:rsidRDefault="00513C7E">
            <w:pPr>
              <w:pStyle w:val="ListParagraph"/>
              <w:numPr>
                <w:ilvl w:val="0"/>
                <w:numId w:val="30"/>
              </w:numPr>
              <w:jc w:val="both"/>
              <w:rPr>
                <w:sz w:val="22"/>
                <w:szCs w:val="22"/>
              </w:rPr>
            </w:pPr>
            <w:r w:rsidRPr="00997D17">
              <w:rPr>
                <w:sz w:val="22"/>
                <w:szCs w:val="22"/>
              </w:rPr>
              <w:t>District Committees: provide food, water, sanitation and protection in shelters.</w:t>
            </w:r>
          </w:p>
          <w:p w14:paraId="3F34B89C" w14:textId="17848955" w:rsidR="000D1FD9" w:rsidRPr="00997D17" w:rsidRDefault="000D1FD9">
            <w:pPr>
              <w:pStyle w:val="ListParagraph"/>
              <w:numPr>
                <w:ilvl w:val="0"/>
                <w:numId w:val="30"/>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49B0672" w14:textId="5295373A" w:rsidR="000D1FD9" w:rsidRPr="00997D17" w:rsidRDefault="00513C7E">
            <w:pPr>
              <w:pStyle w:val="ListParagraph"/>
              <w:numPr>
                <w:ilvl w:val="0"/>
                <w:numId w:val="30"/>
              </w:numPr>
              <w:jc w:val="both"/>
              <w:rPr>
                <w:sz w:val="22"/>
                <w:szCs w:val="22"/>
              </w:rPr>
            </w:pPr>
            <w:r w:rsidRPr="00997D17">
              <w:rPr>
                <w:sz w:val="22"/>
                <w:szCs w:val="22"/>
              </w:rPr>
              <w:t>Jisajili kwenye makazi ya muda.</w:t>
            </w:r>
          </w:p>
          <w:p w14:paraId="2A533216" w14:textId="3024F797" w:rsidR="000D1FD9" w:rsidRPr="00997D17" w:rsidRDefault="00513C7E">
            <w:pPr>
              <w:pStyle w:val="ListParagraph"/>
              <w:numPr>
                <w:ilvl w:val="0"/>
                <w:numId w:val="30"/>
              </w:numPr>
              <w:jc w:val="both"/>
              <w:rPr>
                <w:sz w:val="22"/>
                <w:szCs w:val="22"/>
              </w:rPr>
            </w:pPr>
            <w:r w:rsidRPr="00997D17">
              <w:rPr>
                <w:sz w:val="22"/>
                <w:szCs w:val="22"/>
              </w:rPr>
              <w:t>Wasaidie wazee, watoto, wajawazito na watu wenye ulemavu kwanza.</w:t>
            </w:r>
          </w:p>
          <w:p w14:paraId="54B53455" w14:textId="1B318338" w:rsidR="000D1FD9" w:rsidRPr="00997D17" w:rsidRDefault="00513C7E">
            <w:pPr>
              <w:pStyle w:val="ListParagraph"/>
              <w:numPr>
                <w:ilvl w:val="0"/>
                <w:numId w:val="30"/>
              </w:numPr>
              <w:jc w:val="both"/>
              <w:rPr>
                <w:sz w:val="22"/>
                <w:szCs w:val="22"/>
              </w:rPr>
            </w:pPr>
            <w:r w:rsidRPr="00997D17">
              <w:rPr>
                <w:sz w:val="22"/>
                <w:szCs w:val="22"/>
              </w:rPr>
              <w:t>Kamati za Wilaya: toeni chakula, maji, huduma za usafi na ulinzi katika makazi ya muda.</w:t>
            </w:r>
          </w:p>
          <w:p w14:paraId="46A57F83" w14:textId="390CF1FF" w:rsidR="000D1FD9" w:rsidRPr="00997D17" w:rsidRDefault="000D1FD9">
            <w:pPr>
              <w:pStyle w:val="ListParagraph"/>
              <w:numPr>
                <w:ilvl w:val="0"/>
                <w:numId w:val="30"/>
              </w:numPr>
              <w:jc w:val="both"/>
              <w:rPr>
                <w:sz w:val="22"/>
                <w:szCs w:val="22"/>
              </w:rPr>
            </w:pPr>
          </w:p>
        </w:tc>
      </w:tr>
      <w:tr w:rsidR="000D1FD9" w:rsidRPr="00997D17" w14:paraId="2957377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23E3859" w14:textId="40AC85F3" w:rsidR="000D1FD9" w:rsidRPr="00997D17" w:rsidRDefault="00513C7E">
            <w:pPr>
              <w:pStyle w:val="ListParagraph"/>
              <w:numPr>
                <w:ilvl w:val="0"/>
                <w:numId w:val="30"/>
              </w:numPr>
              <w:jc w:val="both"/>
              <w:rPr>
                <w:sz w:val="22"/>
                <w:szCs w:val="22"/>
              </w:rPr>
            </w:pPr>
            <w:r w:rsidRPr="00997D17">
              <w:rPr>
                <w:sz w:val="22"/>
                <w:szCs w:val="22"/>
              </w:rPr>
              <w:lastRenderedPageBreak/>
              <w:t>Major loss of crops, livestock and food stores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8046E2C" w14:textId="359B8B9A" w:rsidR="000D1FD9" w:rsidRPr="00997D17" w:rsidRDefault="00513C7E">
            <w:pPr>
              <w:pStyle w:val="ListParagraph"/>
              <w:numPr>
                <w:ilvl w:val="0"/>
                <w:numId w:val="30"/>
              </w:numPr>
              <w:jc w:val="both"/>
              <w:rPr>
                <w:sz w:val="22"/>
                <w:szCs w:val="22"/>
              </w:rPr>
            </w:pPr>
            <w:r w:rsidRPr="00997D17">
              <w:rPr>
                <w:sz w:val="22"/>
                <w:szCs w:val="22"/>
              </w:rPr>
              <w:t>Upotevu mkubwa wa mazao, mifugo na akiba ya chakula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D035E87" w14:textId="2B4761FF" w:rsidR="000D1FD9" w:rsidRPr="00997D17" w:rsidRDefault="00513C7E">
            <w:pPr>
              <w:pStyle w:val="ListParagraph"/>
              <w:numPr>
                <w:ilvl w:val="0"/>
                <w:numId w:val="30"/>
              </w:numPr>
              <w:jc w:val="both"/>
              <w:rPr>
                <w:sz w:val="22"/>
                <w:szCs w:val="22"/>
              </w:rPr>
            </w:pPr>
            <w:r w:rsidRPr="00997D17">
              <w:rPr>
                <w:sz w:val="22"/>
                <w:szCs w:val="22"/>
              </w:rPr>
              <w:t>Report losses to Village/Mtaa leaders.</w:t>
            </w:r>
          </w:p>
          <w:p w14:paraId="054E6B5D" w14:textId="1B94CB70" w:rsidR="000D1FD9" w:rsidRPr="00997D17" w:rsidRDefault="00513C7E">
            <w:pPr>
              <w:pStyle w:val="ListParagraph"/>
              <w:numPr>
                <w:ilvl w:val="0"/>
                <w:numId w:val="30"/>
              </w:numPr>
              <w:jc w:val="both"/>
              <w:rPr>
                <w:sz w:val="22"/>
                <w:szCs w:val="22"/>
              </w:rPr>
            </w:pPr>
            <w:r w:rsidRPr="00997D17">
              <w:rPr>
                <w:sz w:val="22"/>
                <w:szCs w:val="22"/>
              </w:rPr>
              <w:t>District Committees: provide emergency food assistance.</w:t>
            </w:r>
          </w:p>
          <w:p w14:paraId="2C798E40" w14:textId="10BE0E74" w:rsidR="000D1FD9" w:rsidRPr="00997D17" w:rsidRDefault="00513C7E">
            <w:pPr>
              <w:pStyle w:val="ListParagraph"/>
              <w:numPr>
                <w:ilvl w:val="0"/>
                <w:numId w:val="30"/>
              </w:numPr>
              <w:jc w:val="both"/>
              <w:rPr>
                <w:sz w:val="22"/>
                <w:szCs w:val="22"/>
              </w:rPr>
            </w:pPr>
            <w:r w:rsidRPr="00997D17">
              <w:rPr>
                <w:sz w:val="22"/>
                <w:szCs w:val="22"/>
              </w:rPr>
              <w:t>Extension officers: assess crop and livestock losses.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E530152" w14:textId="663D31D5" w:rsidR="000D1FD9" w:rsidRPr="00997D17" w:rsidRDefault="00513C7E">
            <w:pPr>
              <w:pStyle w:val="ListParagraph"/>
              <w:numPr>
                <w:ilvl w:val="0"/>
                <w:numId w:val="30"/>
              </w:numPr>
              <w:jc w:val="both"/>
              <w:rPr>
                <w:sz w:val="22"/>
                <w:szCs w:val="22"/>
              </w:rPr>
            </w:pPr>
            <w:r w:rsidRPr="00997D17">
              <w:rPr>
                <w:sz w:val="22"/>
                <w:szCs w:val="22"/>
              </w:rPr>
              <w:t>Toa taarifa ya hasara kwa viongozi wa Kijiji/Mtaa.</w:t>
            </w:r>
          </w:p>
          <w:p w14:paraId="616678FC" w14:textId="26C5C6DB" w:rsidR="000D1FD9" w:rsidRPr="00997D17" w:rsidRDefault="00513C7E">
            <w:pPr>
              <w:pStyle w:val="ListParagraph"/>
              <w:numPr>
                <w:ilvl w:val="0"/>
                <w:numId w:val="30"/>
              </w:numPr>
              <w:jc w:val="both"/>
              <w:rPr>
                <w:sz w:val="22"/>
                <w:szCs w:val="22"/>
              </w:rPr>
            </w:pPr>
            <w:r w:rsidRPr="00997D17">
              <w:rPr>
                <w:sz w:val="22"/>
                <w:szCs w:val="22"/>
              </w:rPr>
              <w:t>Kamati za Wilaya: toeni msaada wa dharura wa chakula.</w:t>
            </w:r>
          </w:p>
          <w:p w14:paraId="333C3F5A" w14:textId="6DB75050" w:rsidR="000D1FD9" w:rsidRPr="00997D17" w:rsidRDefault="00513C7E">
            <w:pPr>
              <w:pStyle w:val="ListParagraph"/>
              <w:numPr>
                <w:ilvl w:val="0"/>
                <w:numId w:val="30"/>
              </w:numPr>
              <w:jc w:val="both"/>
              <w:rPr>
                <w:sz w:val="22"/>
                <w:szCs w:val="22"/>
              </w:rPr>
            </w:pPr>
            <w:r w:rsidRPr="00997D17">
              <w:rPr>
                <w:sz w:val="22"/>
                <w:szCs w:val="22"/>
              </w:rPr>
              <w:t>Maafisa ugani: fanyeni tathmini ya hasara ya mazao na mifugo.</w:t>
            </w:r>
          </w:p>
        </w:tc>
      </w:tr>
      <w:tr w:rsidR="000D1FD9" w:rsidRPr="00997D17" w14:paraId="6DCE9A0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F69211" w14:textId="2C910F84" w:rsidR="000D1FD9" w:rsidRPr="00997D17" w:rsidRDefault="00513C7E">
            <w:pPr>
              <w:pStyle w:val="ListParagraph"/>
              <w:numPr>
                <w:ilvl w:val="0"/>
                <w:numId w:val="30"/>
              </w:numPr>
              <w:jc w:val="both"/>
              <w:rPr>
                <w:sz w:val="22"/>
                <w:szCs w:val="22"/>
              </w:rPr>
            </w:pPr>
            <w:r w:rsidRPr="00997D17">
              <w:rPr>
                <w:sz w:val="22"/>
                <w:szCs w:val="22"/>
              </w:rPr>
              <w:t>Severe smoke over large areas, including distant towns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B4E4981" w14:textId="540CF792" w:rsidR="000D1FD9" w:rsidRPr="00997D17" w:rsidRDefault="00513C7E">
            <w:pPr>
              <w:pStyle w:val="ListParagraph"/>
              <w:numPr>
                <w:ilvl w:val="0"/>
                <w:numId w:val="30"/>
              </w:numPr>
              <w:jc w:val="both"/>
              <w:rPr>
                <w:sz w:val="22"/>
                <w:szCs w:val="22"/>
              </w:rPr>
            </w:pPr>
            <w:r w:rsidRPr="00997D17">
              <w:rPr>
                <w:sz w:val="22"/>
                <w:szCs w:val="22"/>
              </w:rPr>
              <w:t>Moshi mzito katika maeneo makubwa, ikiwemo miji ya mbali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669D99" w14:textId="108273DC" w:rsidR="000D1FD9" w:rsidRPr="00997D17" w:rsidRDefault="00513C7E">
            <w:pPr>
              <w:pStyle w:val="ListParagraph"/>
              <w:numPr>
                <w:ilvl w:val="0"/>
                <w:numId w:val="30"/>
              </w:numPr>
              <w:jc w:val="both"/>
              <w:rPr>
                <w:sz w:val="22"/>
                <w:szCs w:val="22"/>
              </w:rPr>
            </w:pPr>
            <w:r w:rsidRPr="00997D17">
              <w:rPr>
                <w:sz w:val="22"/>
                <w:szCs w:val="22"/>
              </w:rPr>
              <w:t>Stay indoors and limit outdoor activity.</w:t>
            </w:r>
          </w:p>
          <w:p w14:paraId="0CB8D838" w14:textId="53BC0C7C" w:rsidR="000D1FD9" w:rsidRPr="00997D17" w:rsidRDefault="00513C7E">
            <w:pPr>
              <w:pStyle w:val="ListParagraph"/>
              <w:numPr>
                <w:ilvl w:val="0"/>
                <w:numId w:val="30"/>
              </w:numPr>
              <w:jc w:val="both"/>
              <w:rPr>
                <w:sz w:val="22"/>
                <w:szCs w:val="22"/>
              </w:rPr>
            </w:pPr>
            <w:r w:rsidRPr="00997D17">
              <w:rPr>
                <w:sz w:val="22"/>
                <w:szCs w:val="22"/>
              </w:rPr>
              <w:t>Suspend outdoor sports and gatherings.</w:t>
            </w:r>
          </w:p>
          <w:p w14:paraId="2A4B8375" w14:textId="29F31B2B" w:rsidR="000D1FD9" w:rsidRPr="00997D17" w:rsidRDefault="00513C7E">
            <w:pPr>
              <w:pStyle w:val="ListParagraph"/>
              <w:numPr>
                <w:ilvl w:val="0"/>
                <w:numId w:val="30"/>
              </w:numPr>
              <w:jc w:val="both"/>
              <w:rPr>
                <w:sz w:val="22"/>
                <w:szCs w:val="22"/>
              </w:rPr>
            </w:pPr>
            <w:r w:rsidRPr="00997D17">
              <w:rPr>
                <w:sz w:val="22"/>
                <w:szCs w:val="22"/>
              </w:rPr>
              <w:t>Go to a health facility if breathing becomes difficult.</w:t>
            </w:r>
          </w:p>
          <w:p w14:paraId="2DFEF24D" w14:textId="5DAA7731" w:rsidR="000D1FD9" w:rsidRPr="00997D17" w:rsidRDefault="000D1FD9">
            <w:pPr>
              <w:pStyle w:val="ListParagraph"/>
              <w:numPr>
                <w:ilvl w:val="0"/>
                <w:numId w:val="30"/>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8A242CD" w14:textId="6FAB8D9B" w:rsidR="000D1FD9" w:rsidRPr="00997D17" w:rsidRDefault="00513C7E">
            <w:pPr>
              <w:pStyle w:val="ListParagraph"/>
              <w:numPr>
                <w:ilvl w:val="0"/>
                <w:numId w:val="30"/>
              </w:numPr>
              <w:jc w:val="both"/>
              <w:rPr>
                <w:sz w:val="22"/>
                <w:szCs w:val="22"/>
              </w:rPr>
            </w:pPr>
            <w:r w:rsidRPr="00997D17">
              <w:rPr>
                <w:sz w:val="22"/>
                <w:szCs w:val="22"/>
              </w:rPr>
              <w:t>Kaa ndani na punguza shughuli za nje.</w:t>
            </w:r>
          </w:p>
          <w:p w14:paraId="73E9693E" w14:textId="5E03EDAE" w:rsidR="000D1FD9" w:rsidRPr="00997D17" w:rsidRDefault="00513C7E">
            <w:pPr>
              <w:pStyle w:val="ListParagraph"/>
              <w:numPr>
                <w:ilvl w:val="0"/>
                <w:numId w:val="30"/>
              </w:numPr>
              <w:jc w:val="both"/>
              <w:rPr>
                <w:sz w:val="22"/>
                <w:szCs w:val="22"/>
              </w:rPr>
            </w:pPr>
            <w:r w:rsidRPr="00997D17">
              <w:rPr>
                <w:sz w:val="22"/>
                <w:szCs w:val="22"/>
              </w:rPr>
              <w:t>Sitisha michezo na mikusanyiko ya nje.</w:t>
            </w:r>
          </w:p>
          <w:p w14:paraId="5C776742" w14:textId="4B7CFABA" w:rsidR="000D1FD9" w:rsidRPr="00997D17" w:rsidRDefault="00513C7E">
            <w:pPr>
              <w:pStyle w:val="ListParagraph"/>
              <w:numPr>
                <w:ilvl w:val="0"/>
                <w:numId w:val="30"/>
              </w:numPr>
              <w:jc w:val="both"/>
              <w:rPr>
                <w:sz w:val="22"/>
                <w:szCs w:val="22"/>
              </w:rPr>
            </w:pPr>
            <w:r w:rsidRPr="00997D17">
              <w:rPr>
                <w:sz w:val="22"/>
                <w:szCs w:val="22"/>
              </w:rPr>
              <w:t>Nenda kituo cha afya ukipata shida ya kupumua.</w:t>
            </w:r>
          </w:p>
          <w:p w14:paraId="6BC13301" w14:textId="15F5D6F7" w:rsidR="000D1FD9" w:rsidRPr="00997D17" w:rsidRDefault="000D1FD9">
            <w:pPr>
              <w:pStyle w:val="ListParagraph"/>
              <w:numPr>
                <w:ilvl w:val="0"/>
                <w:numId w:val="30"/>
              </w:numPr>
              <w:jc w:val="both"/>
              <w:rPr>
                <w:sz w:val="22"/>
                <w:szCs w:val="22"/>
              </w:rPr>
            </w:pPr>
          </w:p>
        </w:tc>
      </w:tr>
      <w:tr w:rsidR="000D1FD9" w:rsidRPr="00997D17" w14:paraId="5AC42CE9"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F72741" w14:textId="13446ED7" w:rsidR="000D1FD9" w:rsidRPr="00997D17" w:rsidRDefault="00513C7E">
            <w:pPr>
              <w:pStyle w:val="ListParagraph"/>
              <w:numPr>
                <w:ilvl w:val="0"/>
                <w:numId w:val="30"/>
              </w:numPr>
              <w:jc w:val="both"/>
              <w:rPr>
                <w:sz w:val="22"/>
                <w:szCs w:val="22"/>
              </w:rPr>
            </w:pPr>
            <w:r w:rsidRPr="00997D17">
              <w:rPr>
                <w:sz w:val="22"/>
                <w:szCs w:val="22"/>
              </w:rPr>
              <w:t>Major destruction of forest reserves and water catchments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9A9AB14" w14:textId="435CEEEB" w:rsidR="000D1FD9" w:rsidRPr="00997D17" w:rsidRDefault="00513C7E">
            <w:pPr>
              <w:pStyle w:val="ListParagraph"/>
              <w:numPr>
                <w:ilvl w:val="0"/>
                <w:numId w:val="30"/>
              </w:numPr>
              <w:jc w:val="both"/>
              <w:rPr>
                <w:sz w:val="22"/>
                <w:szCs w:val="22"/>
              </w:rPr>
            </w:pPr>
            <w:r w:rsidRPr="00997D17">
              <w:rPr>
                <w:sz w:val="22"/>
                <w:szCs w:val="22"/>
              </w:rPr>
              <w:t>Uharibifu mkubwa wa hifadhi za misitu na vyanzo vya maji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D14D629" w14:textId="306D4C67" w:rsidR="000D1FD9" w:rsidRPr="00997D17" w:rsidRDefault="00513C7E">
            <w:pPr>
              <w:pStyle w:val="ListParagraph"/>
              <w:numPr>
                <w:ilvl w:val="0"/>
                <w:numId w:val="30"/>
              </w:numPr>
              <w:jc w:val="both"/>
              <w:rPr>
                <w:sz w:val="22"/>
                <w:szCs w:val="22"/>
              </w:rPr>
            </w:pPr>
            <w:r w:rsidRPr="00997D17">
              <w:rPr>
                <w:sz w:val="22"/>
                <w:szCs w:val="22"/>
              </w:rPr>
              <w:t>Keep out of burning forests.</w:t>
            </w:r>
          </w:p>
          <w:p w14:paraId="3368D011" w14:textId="0EE12C07" w:rsidR="000D1FD9" w:rsidRPr="00997D17" w:rsidRDefault="00513C7E">
            <w:pPr>
              <w:pStyle w:val="ListParagraph"/>
              <w:numPr>
                <w:ilvl w:val="0"/>
                <w:numId w:val="30"/>
              </w:numPr>
              <w:jc w:val="both"/>
              <w:rPr>
                <w:sz w:val="22"/>
                <w:szCs w:val="22"/>
              </w:rPr>
            </w:pPr>
            <w:r w:rsidRPr="00997D17">
              <w:rPr>
                <w:sz w:val="22"/>
                <w:szCs w:val="22"/>
              </w:rPr>
              <w:t>Fire and Rescue Force, TFS, TANAPA and TAWA: protect villages at forest edges and water catchments.</w:t>
            </w:r>
          </w:p>
          <w:p w14:paraId="5702E89A" w14:textId="3A079B29" w:rsidR="000D1FD9" w:rsidRPr="00997D17" w:rsidRDefault="000D1FD9">
            <w:pPr>
              <w:pStyle w:val="ListParagraph"/>
              <w:numPr>
                <w:ilvl w:val="0"/>
                <w:numId w:val="30"/>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5A24047" w14:textId="50D84FD5" w:rsidR="000D1FD9" w:rsidRPr="00997D17" w:rsidRDefault="00513C7E">
            <w:pPr>
              <w:pStyle w:val="ListParagraph"/>
              <w:numPr>
                <w:ilvl w:val="0"/>
                <w:numId w:val="30"/>
              </w:numPr>
              <w:jc w:val="both"/>
              <w:rPr>
                <w:sz w:val="22"/>
                <w:szCs w:val="22"/>
              </w:rPr>
            </w:pPr>
            <w:r w:rsidRPr="00997D17">
              <w:rPr>
                <w:sz w:val="22"/>
                <w:szCs w:val="22"/>
              </w:rPr>
              <w:t>Usiingie kwenye misitu inayoungua.</w:t>
            </w:r>
          </w:p>
          <w:p w14:paraId="5C889F96" w14:textId="3C04F66C" w:rsidR="000D1FD9" w:rsidRPr="00997D17" w:rsidRDefault="00513C7E">
            <w:pPr>
              <w:pStyle w:val="ListParagraph"/>
              <w:numPr>
                <w:ilvl w:val="0"/>
                <w:numId w:val="30"/>
              </w:numPr>
              <w:jc w:val="both"/>
              <w:rPr>
                <w:sz w:val="22"/>
                <w:szCs w:val="22"/>
              </w:rPr>
            </w:pPr>
            <w:r w:rsidRPr="00997D17">
              <w:rPr>
                <w:sz w:val="22"/>
                <w:szCs w:val="22"/>
              </w:rPr>
              <w:t>Jeshi la Zimamoto na Uokoaji, TFS, TANAPA na TAWA: lindeni vijiji vilivyo pembezoni mwa misitu na vyanzo vya maji.</w:t>
            </w:r>
          </w:p>
          <w:p w14:paraId="005F1563" w14:textId="1749F784" w:rsidR="000D1FD9" w:rsidRPr="00997D17" w:rsidRDefault="000D1FD9">
            <w:pPr>
              <w:pStyle w:val="ListParagraph"/>
              <w:numPr>
                <w:ilvl w:val="0"/>
                <w:numId w:val="30"/>
              </w:numPr>
              <w:jc w:val="both"/>
              <w:rPr>
                <w:sz w:val="22"/>
                <w:szCs w:val="22"/>
              </w:rPr>
            </w:pPr>
          </w:p>
        </w:tc>
      </w:tr>
      <w:tr w:rsidR="000D1FD9" w:rsidRPr="00997D17" w14:paraId="34CC32C7"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2FBDE75" w14:textId="0BA94D6F" w:rsidR="000D1FD9" w:rsidRPr="00997D17" w:rsidRDefault="00513C7E">
            <w:pPr>
              <w:pStyle w:val="ListParagraph"/>
              <w:numPr>
                <w:ilvl w:val="0"/>
                <w:numId w:val="30"/>
              </w:numPr>
              <w:jc w:val="both"/>
              <w:rPr>
                <w:sz w:val="22"/>
                <w:szCs w:val="22"/>
              </w:rPr>
            </w:pPr>
            <w:r w:rsidRPr="00997D17">
              <w:rPr>
                <w:sz w:val="22"/>
                <w:szCs w:val="22"/>
              </w:rPr>
              <w:lastRenderedPageBreak/>
              <w:t>Tourism operations threatened in national parks and on Mount Kilimanjaro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3920161" w14:textId="790C63ED" w:rsidR="000D1FD9" w:rsidRPr="00997D17" w:rsidRDefault="00513C7E">
            <w:pPr>
              <w:pStyle w:val="ListParagraph"/>
              <w:numPr>
                <w:ilvl w:val="0"/>
                <w:numId w:val="30"/>
              </w:numPr>
              <w:jc w:val="both"/>
              <w:rPr>
                <w:sz w:val="22"/>
                <w:szCs w:val="22"/>
              </w:rPr>
            </w:pPr>
            <w:r w:rsidRPr="00997D17">
              <w:rPr>
                <w:sz w:val="22"/>
                <w:szCs w:val="22"/>
              </w:rPr>
              <w:t>Shughuli za utalii kuwa hatarini katika hifadhi za taifa na Mlima Kilimanjaro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34B95AC" w14:textId="3C2F6A00" w:rsidR="000D1FD9" w:rsidRPr="00997D17" w:rsidRDefault="00513C7E">
            <w:pPr>
              <w:pStyle w:val="ListParagraph"/>
              <w:numPr>
                <w:ilvl w:val="0"/>
                <w:numId w:val="30"/>
              </w:numPr>
              <w:jc w:val="both"/>
              <w:rPr>
                <w:sz w:val="22"/>
                <w:szCs w:val="22"/>
              </w:rPr>
            </w:pPr>
            <w:r w:rsidRPr="00997D17">
              <w:rPr>
                <w:sz w:val="22"/>
                <w:szCs w:val="22"/>
              </w:rPr>
              <w:t>Park authorities: suspend all tourism in affected areas until declared safe.</w:t>
            </w:r>
          </w:p>
          <w:p w14:paraId="55B99A23" w14:textId="2C653CFD" w:rsidR="000D1FD9" w:rsidRPr="00997D17" w:rsidRDefault="00513C7E">
            <w:pPr>
              <w:pStyle w:val="ListParagraph"/>
              <w:numPr>
                <w:ilvl w:val="0"/>
                <w:numId w:val="30"/>
              </w:numPr>
              <w:jc w:val="both"/>
              <w:rPr>
                <w:sz w:val="22"/>
                <w:szCs w:val="22"/>
              </w:rPr>
            </w:pPr>
            <w:r w:rsidRPr="00997D17">
              <w:rPr>
                <w:sz w:val="22"/>
                <w:szCs w:val="22"/>
              </w:rPr>
              <w:t>Tour operators: account for all guests, porters and guides.</w:t>
            </w:r>
          </w:p>
          <w:p w14:paraId="4C5B0276" w14:textId="62B65D07" w:rsidR="000D1FD9" w:rsidRPr="00997D17" w:rsidRDefault="000D1FD9">
            <w:pPr>
              <w:pStyle w:val="ListParagraph"/>
              <w:numPr>
                <w:ilvl w:val="0"/>
                <w:numId w:val="30"/>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A7A4939" w14:textId="091BB335" w:rsidR="000D1FD9" w:rsidRPr="00997D17" w:rsidRDefault="00513C7E">
            <w:pPr>
              <w:pStyle w:val="ListParagraph"/>
              <w:numPr>
                <w:ilvl w:val="0"/>
                <w:numId w:val="30"/>
              </w:numPr>
              <w:jc w:val="both"/>
              <w:rPr>
                <w:sz w:val="22"/>
                <w:szCs w:val="22"/>
              </w:rPr>
            </w:pPr>
            <w:r w:rsidRPr="00997D17">
              <w:rPr>
                <w:sz w:val="22"/>
                <w:szCs w:val="22"/>
              </w:rPr>
              <w:t>Mamlaka za hifadhi: sitisheni utalii wote katika maeneo yaliyoathirika hadi yatangazwe kuwa salama.</w:t>
            </w:r>
          </w:p>
          <w:p w14:paraId="2058002D" w14:textId="72B632DA" w:rsidR="000D1FD9" w:rsidRPr="00997D17" w:rsidRDefault="00513C7E">
            <w:pPr>
              <w:pStyle w:val="ListParagraph"/>
              <w:numPr>
                <w:ilvl w:val="0"/>
                <w:numId w:val="30"/>
              </w:numPr>
              <w:jc w:val="both"/>
              <w:rPr>
                <w:sz w:val="22"/>
                <w:szCs w:val="22"/>
              </w:rPr>
            </w:pPr>
            <w:r w:rsidRPr="00997D17">
              <w:rPr>
                <w:sz w:val="22"/>
                <w:szCs w:val="22"/>
              </w:rPr>
              <w:t>Waendeshaji wa utalii: hakikisheni wageni, wapagazi na waongoza watalii wote wanajulikana walipo.</w:t>
            </w:r>
          </w:p>
          <w:p w14:paraId="6B0B8A79" w14:textId="23C49F1D" w:rsidR="000D1FD9" w:rsidRPr="00997D17" w:rsidRDefault="000D1FD9">
            <w:pPr>
              <w:pStyle w:val="ListParagraph"/>
              <w:numPr>
                <w:ilvl w:val="0"/>
                <w:numId w:val="30"/>
              </w:numPr>
              <w:jc w:val="both"/>
              <w:rPr>
                <w:sz w:val="22"/>
                <w:szCs w:val="22"/>
              </w:rPr>
            </w:pPr>
          </w:p>
        </w:tc>
      </w:tr>
      <w:tr w:rsidR="000D1FD9" w:rsidRPr="000343A2" w14:paraId="05028C3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8C4C8A6" w14:textId="4918D06F" w:rsidR="000D1FD9" w:rsidRPr="00997D17" w:rsidRDefault="00513C7E">
            <w:pPr>
              <w:pStyle w:val="ListParagraph"/>
              <w:numPr>
                <w:ilvl w:val="0"/>
                <w:numId w:val="30"/>
              </w:numPr>
              <w:jc w:val="both"/>
              <w:rPr>
                <w:sz w:val="22"/>
                <w:szCs w:val="22"/>
              </w:rPr>
            </w:pPr>
            <w:r w:rsidRPr="00997D17">
              <w:rPr>
                <w:sz w:val="22"/>
                <w:szCs w:val="22"/>
              </w:rPr>
              <w:t>Power and communication networks damaged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523F4D" w14:textId="5801154E" w:rsidR="000D1FD9" w:rsidRPr="00997D17" w:rsidRDefault="00513C7E">
            <w:pPr>
              <w:pStyle w:val="ListParagraph"/>
              <w:numPr>
                <w:ilvl w:val="0"/>
                <w:numId w:val="30"/>
              </w:numPr>
              <w:jc w:val="both"/>
              <w:rPr>
                <w:sz w:val="22"/>
                <w:szCs w:val="22"/>
              </w:rPr>
            </w:pPr>
            <w:r w:rsidRPr="00997D17">
              <w:rPr>
                <w:sz w:val="22"/>
                <w:szCs w:val="22"/>
              </w:rPr>
              <w:t>Uharibifu wa mitandao ya umeme na mawasiliano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E53533F" w14:textId="3C9B2927" w:rsidR="000D1FD9" w:rsidRPr="00997D17" w:rsidRDefault="00513C7E">
            <w:pPr>
              <w:pStyle w:val="ListParagraph"/>
              <w:numPr>
                <w:ilvl w:val="0"/>
                <w:numId w:val="30"/>
              </w:numPr>
              <w:jc w:val="both"/>
              <w:rPr>
                <w:sz w:val="22"/>
                <w:szCs w:val="22"/>
              </w:rPr>
            </w:pPr>
            <w:r w:rsidRPr="00997D17">
              <w:rPr>
                <w:sz w:val="22"/>
                <w:szCs w:val="22"/>
              </w:rPr>
              <w:t>Listen to official radio broadcasts.</w:t>
            </w:r>
          </w:p>
          <w:p w14:paraId="5DAD95C4" w14:textId="70AF8128" w:rsidR="000D1FD9" w:rsidRPr="00997D17" w:rsidRDefault="00513C7E">
            <w:pPr>
              <w:pStyle w:val="ListParagraph"/>
              <w:numPr>
                <w:ilvl w:val="0"/>
                <w:numId w:val="30"/>
              </w:numPr>
              <w:jc w:val="both"/>
              <w:rPr>
                <w:sz w:val="22"/>
                <w:szCs w:val="22"/>
              </w:rPr>
            </w:pPr>
            <w:r w:rsidRPr="00997D17">
              <w:rPr>
                <w:sz w:val="22"/>
                <w:szCs w:val="22"/>
              </w:rPr>
              <w:t>Keep away from fallen power lines.</w:t>
            </w:r>
          </w:p>
          <w:p w14:paraId="67576009" w14:textId="0A8AF28D" w:rsidR="000D1FD9" w:rsidRPr="00997D17" w:rsidRDefault="00513C7E">
            <w:pPr>
              <w:pStyle w:val="ListParagraph"/>
              <w:numPr>
                <w:ilvl w:val="0"/>
                <w:numId w:val="30"/>
              </w:numPr>
              <w:jc w:val="both"/>
              <w:rPr>
                <w:sz w:val="22"/>
                <w:szCs w:val="22"/>
              </w:rPr>
            </w:pPr>
            <w:r w:rsidRPr="00997D17">
              <w:rPr>
                <w:sz w:val="22"/>
                <w:szCs w:val="22"/>
              </w:rPr>
              <w:t>District Committees: use radio and messengers to reach cut-off villages.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0C1F53" w14:textId="0F87CB11" w:rsidR="000D1FD9" w:rsidRPr="00997D17" w:rsidRDefault="00513C7E">
            <w:pPr>
              <w:pStyle w:val="ListParagraph"/>
              <w:numPr>
                <w:ilvl w:val="0"/>
                <w:numId w:val="30"/>
              </w:numPr>
              <w:jc w:val="both"/>
              <w:rPr>
                <w:sz w:val="22"/>
                <w:szCs w:val="22"/>
                <w:lang w:val="sv-SE"/>
              </w:rPr>
            </w:pPr>
            <w:r w:rsidRPr="00997D17">
              <w:rPr>
                <w:sz w:val="22"/>
                <w:szCs w:val="22"/>
                <w:lang w:val="sv-SE"/>
              </w:rPr>
              <w:t>Sikiliza matangazo rasmi ya redio.</w:t>
            </w:r>
          </w:p>
          <w:p w14:paraId="521A75C3" w14:textId="1922AE61" w:rsidR="000D1FD9" w:rsidRPr="00997D17" w:rsidRDefault="00513C7E">
            <w:pPr>
              <w:pStyle w:val="ListParagraph"/>
              <w:numPr>
                <w:ilvl w:val="0"/>
                <w:numId w:val="30"/>
              </w:numPr>
              <w:jc w:val="both"/>
              <w:rPr>
                <w:sz w:val="22"/>
                <w:szCs w:val="22"/>
                <w:lang w:val="sv-SE"/>
              </w:rPr>
            </w:pPr>
            <w:r w:rsidRPr="00997D17">
              <w:rPr>
                <w:sz w:val="22"/>
                <w:szCs w:val="22"/>
                <w:lang w:val="sv-SE"/>
              </w:rPr>
              <w:t>Kaa mbali na nyaya za umeme zilizoanguka.</w:t>
            </w:r>
          </w:p>
          <w:p w14:paraId="5C24A609" w14:textId="296BD3B8" w:rsidR="000D1FD9" w:rsidRPr="00997D17" w:rsidRDefault="00513C7E">
            <w:pPr>
              <w:pStyle w:val="ListParagraph"/>
              <w:numPr>
                <w:ilvl w:val="0"/>
                <w:numId w:val="30"/>
              </w:numPr>
              <w:jc w:val="both"/>
              <w:rPr>
                <w:sz w:val="22"/>
                <w:szCs w:val="22"/>
                <w:lang w:val="sv-SE"/>
              </w:rPr>
            </w:pPr>
            <w:r w:rsidRPr="00997D17">
              <w:rPr>
                <w:sz w:val="22"/>
                <w:szCs w:val="22"/>
                <w:lang w:val="sv-SE"/>
              </w:rPr>
              <w:t>Kamati za Wilaya: tumieni redio na wajumbe kufikia vijiji visivyofikika.</w:t>
            </w:r>
          </w:p>
        </w:tc>
      </w:tr>
      <w:tr w:rsidR="000D1FD9" w:rsidRPr="00997D17" w14:paraId="754635C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DC94DB4" w14:textId="28A61449" w:rsidR="000D1FD9" w:rsidRPr="00997D17" w:rsidRDefault="00513C7E">
            <w:pPr>
              <w:pStyle w:val="ListParagraph"/>
              <w:numPr>
                <w:ilvl w:val="0"/>
                <w:numId w:val="30"/>
              </w:numPr>
              <w:jc w:val="both"/>
              <w:rPr>
                <w:sz w:val="22"/>
                <w:szCs w:val="22"/>
              </w:rPr>
            </w:pPr>
            <w:r w:rsidRPr="00997D17">
              <w:rPr>
                <w:sz w:val="22"/>
                <w:szCs w:val="22"/>
              </w:rPr>
              <w:t>Health emergencies: burns, breathing problems and trauma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EB6CFAD" w14:textId="0664F137" w:rsidR="000D1FD9" w:rsidRPr="00997D17" w:rsidRDefault="00513C7E">
            <w:pPr>
              <w:pStyle w:val="ListParagraph"/>
              <w:numPr>
                <w:ilvl w:val="0"/>
                <w:numId w:val="30"/>
              </w:numPr>
              <w:jc w:val="both"/>
              <w:rPr>
                <w:sz w:val="22"/>
                <w:szCs w:val="22"/>
              </w:rPr>
            </w:pPr>
            <w:r w:rsidRPr="00997D17">
              <w:rPr>
                <w:sz w:val="22"/>
                <w:szCs w:val="22"/>
              </w:rPr>
              <w:t>Dharura za kiafya: majeraha ya moto, matatizo ya kupumua na mshtuko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649FF29" w14:textId="69868366" w:rsidR="000D1FD9" w:rsidRPr="00997D17" w:rsidRDefault="00513C7E">
            <w:pPr>
              <w:pStyle w:val="ListParagraph"/>
              <w:numPr>
                <w:ilvl w:val="0"/>
                <w:numId w:val="30"/>
              </w:numPr>
              <w:jc w:val="both"/>
              <w:rPr>
                <w:sz w:val="22"/>
                <w:szCs w:val="22"/>
              </w:rPr>
            </w:pPr>
            <w:r w:rsidRPr="00997D17">
              <w:rPr>
                <w:sz w:val="22"/>
                <w:szCs w:val="22"/>
              </w:rPr>
              <w:t>Health authorities: send mobile health teams to shelters.</w:t>
            </w:r>
          </w:p>
          <w:p w14:paraId="5FCE7D2B" w14:textId="0C3C8486" w:rsidR="000D1FD9" w:rsidRPr="00997D17" w:rsidRDefault="00513C7E">
            <w:pPr>
              <w:pStyle w:val="ListParagraph"/>
              <w:numPr>
                <w:ilvl w:val="0"/>
                <w:numId w:val="30"/>
              </w:numPr>
              <w:jc w:val="both"/>
              <w:rPr>
                <w:sz w:val="22"/>
                <w:szCs w:val="22"/>
              </w:rPr>
            </w:pPr>
            <w:r w:rsidRPr="00997D17">
              <w:rPr>
                <w:sz w:val="22"/>
                <w:szCs w:val="22"/>
              </w:rPr>
              <w:t>District Committees: provide psychosocial support to survivors and families.</w:t>
            </w:r>
          </w:p>
          <w:p w14:paraId="0FA4BA15" w14:textId="1A9A2593" w:rsidR="000D1FD9" w:rsidRPr="00997D17" w:rsidRDefault="000D1FD9">
            <w:pPr>
              <w:pStyle w:val="ListParagraph"/>
              <w:numPr>
                <w:ilvl w:val="0"/>
                <w:numId w:val="30"/>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D837AD7" w14:textId="26A03326" w:rsidR="000D1FD9" w:rsidRPr="00997D17" w:rsidRDefault="00513C7E">
            <w:pPr>
              <w:pStyle w:val="ListParagraph"/>
              <w:numPr>
                <w:ilvl w:val="0"/>
                <w:numId w:val="30"/>
              </w:numPr>
              <w:jc w:val="both"/>
              <w:rPr>
                <w:sz w:val="22"/>
                <w:szCs w:val="22"/>
              </w:rPr>
            </w:pPr>
            <w:r w:rsidRPr="00997D17">
              <w:rPr>
                <w:sz w:val="22"/>
                <w:szCs w:val="22"/>
              </w:rPr>
              <w:t>Mamlaka za afya: pelekeni timu za huduma za afya za mkoba kwenye makazi ya muda.</w:t>
            </w:r>
          </w:p>
          <w:p w14:paraId="780C6152" w14:textId="54893CED" w:rsidR="000D1FD9" w:rsidRPr="00997D17" w:rsidRDefault="00513C7E">
            <w:pPr>
              <w:pStyle w:val="ListParagraph"/>
              <w:numPr>
                <w:ilvl w:val="0"/>
                <w:numId w:val="30"/>
              </w:numPr>
              <w:jc w:val="both"/>
              <w:rPr>
                <w:sz w:val="22"/>
                <w:szCs w:val="22"/>
              </w:rPr>
            </w:pPr>
            <w:r w:rsidRPr="00997D17">
              <w:rPr>
                <w:sz w:val="22"/>
                <w:szCs w:val="22"/>
              </w:rPr>
              <w:t>Kamati za Wilaya: toeni msaada wa kisaikolojia kwa manusura na familia.</w:t>
            </w:r>
          </w:p>
          <w:p w14:paraId="0DFE711E" w14:textId="225702ED" w:rsidR="000D1FD9" w:rsidRPr="00997D17" w:rsidRDefault="000D1FD9">
            <w:pPr>
              <w:pStyle w:val="ListParagraph"/>
              <w:numPr>
                <w:ilvl w:val="0"/>
                <w:numId w:val="30"/>
              </w:numPr>
              <w:jc w:val="both"/>
              <w:rPr>
                <w:sz w:val="22"/>
                <w:szCs w:val="22"/>
              </w:rPr>
            </w:pPr>
          </w:p>
        </w:tc>
      </w:tr>
      <w:tr w:rsidR="000D1FD9" w:rsidRPr="00997D17" w14:paraId="7065638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18A281A" w14:textId="7F17FE02" w:rsidR="000D1FD9" w:rsidRPr="00997D17" w:rsidRDefault="00513C7E">
            <w:pPr>
              <w:pStyle w:val="ListParagraph"/>
              <w:numPr>
                <w:ilvl w:val="0"/>
                <w:numId w:val="30"/>
              </w:numPr>
              <w:jc w:val="both"/>
              <w:rPr>
                <w:sz w:val="22"/>
                <w:szCs w:val="22"/>
              </w:rPr>
            </w:pPr>
            <w:r w:rsidRPr="00997D17">
              <w:rPr>
                <w:sz w:val="22"/>
                <w:szCs w:val="22"/>
              </w:rPr>
              <w:lastRenderedPageBreak/>
              <w:t>Fires restarting from smouldering ground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313D65" w14:textId="5678909B" w:rsidR="000D1FD9" w:rsidRPr="00997D17" w:rsidRDefault="00513C7E">
            <w:pPr>
              <w:pStyle w:val="ListParagraph"/>
              <w:numPr>
                <w:ilvl w:val="0"/>
                <w:numId w:val="30"/>
              </w:numPr>
              <w:jc w:val="both"/>
              <w:rPr>
                <w:sz w:val="22"/>
                <w:szCs w:val="22"/>
                <w:lang w:val="sv-SE"/>
              </w:rPr>
            </w:pPr>
            <w:r w:rsidRPr="00997D17">
              <w:rPr>
                <w:sz w:val="22"/>
                <w:szCs w:val="22"/>
                <w:lang w:val="sv-SE"/>
              </w:rPr>
              <w:t>Moto kuwaka upya kutoka ardhi inayofuka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80D1E44" w14:textId="6A506A24" w:rsidR="000D1FD9" w:rsidRPr="00997D17" w:rsidRDefault="00513C7E">
            <w:pPr>
              <w:pStyle w:val="ListParagraph"/>
              <w:numPr>
                <w:ilvl w:val="0"/>
                <w:numId w:val="30"/>
              </w:numPr>
              <w:jc w:val="both"/>
              <w:rPr>
                <w:sz w:val="22"/>
                <w:szCs w:val="22"/>
              </w:rPr>
            </w:pPr>
            <w:r w:rsidRPr="00997D17">
              <w:rPr>
                <w:sz w:val="22"/>
                <w:szCs w:val="22"/>
              </w:rPr>
              <w:t>Please return only when the authorities declare the area safe.</w:t>
            </w:r>
          </w:p>
          <w:p w14:paraId="4A4ED09F" w14:textId="153E53F7" w:rsidR="000D1FD9" w:rsidRPr="00997D17" w:rsidRDefault="00513C7E">
            <w:pPr>
              <w:pStyle w:val="ListParagraph"/>
              <w:numPr>
                <w:ilvl w:val="0"/>
                <w:numId w:val="30"/>
              </w:numPr>
              <w:jc w:val="both"/>
              <w:rPr>
                <w:sz w:val="22"/>
                <w:szCs w:val="22"/>
              </w:rPr>
            </w:pPr>
            <w:r w:rsidRPr="00997D17">
              <w:rPr>
                <w:sz w:val="22"/>
                <w:szCs w:val="22"/>
              </w:rPr>
              <w:t>Report smoke rising from burnt ground.</w:t>
            </w:r>
          </w:p>
          <w:p w14:paraId="4CA64D43" w14:textId="7E44A93D" w:rsidR="000D1FD9" w:rsidRPr="00997D17" w:rsidRDefault="00513C7E">
            <w:pPr>
              <w:pStyle w:val="ListParagraph"/>
              <w:numPr>
                <w:ilvl w:val="0"/>
                <w:numId w:val="30"/>
              </w:numPr>
              <w:jc w:val="both"/>
              <w:rPr>
                <w:sz w:val="22"/>
                <w:szCs w:val="22"/>
              </w:rPr>
            </w:pPr>
            <w:r w:rsidRPr="00997D17">
              <w:rPr>
                <w:sz w:val="22"/>
                <w:szCs w:val="22"/>
              </w:rPr>
              <w:t>Keep livestock out of burnt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2EED397" w14:textId="2B1D7CB4" w:rsidR="000D1FD9" w:rsidRPr="00997D17" w:rsidRDefault="00513C7E">
            <w:pPr>
              <w:pStyle w:val="ListParagraph"/>
              <w:numPr>
                <w:ilvl w:val="0"/>
                <w:numId w:val="30"/>
              </w:numPr>
              <w:jc w:val="both"/>
              <w:rPr>
                <w:sz w:val="22"/>
                <w:szCs w:val="22"/>
              </w:rPr>
            </w:pPr>
            <w:r w:rsidRPr="00997D17">
              <w:rPr>
                <w:sz w:val="22"/>
                <w:szCs w:val="22"/>
              </w:rPr>
              <w:t>Tafadhali rudini pale tu mamlaka zitakapotangaza kuwa eneo ni salama.</w:t>
            </w:r>
          </w:p>
          <w:p w14:paraId="3F380FF0" w14:textId="03E473EF" w:rsidR="000D1FD9" w:rsidRPr="00997D17" w:rsidRDefault="00513C7E">
            <w:pPr>
              <w:pStyle w:val="ListParagraph"/>
              <w:numPr>
                <w:ilvl w:val="0"/>
                <w:numId w:val="30"/>
              </w:numPr>
              <w:jc w:val="both"/>
              <w:rPr>
                <w:sz w:val="22"/>
                <w:szCs w:val="22"/>
              </w:rPr>
            </w:pPr>
            <w:r w:rsidRPr="00997D17">
              <w:rPr>
                <w:sz w:val="22"/>
                <w:szCs w:val="22"/>
              </w:rPr>
              <w:t>Toa taarifa ya moshi unaofuka kutoka ardhi iliyoungua.</w:t>
            </w:r>
          </w:p>
          <w:p w14:paraId="64C839FC" w14:textId="348CCF86" w:rsidR="000D1FD9" w:rsidRPr="00997D17" w:rsidRDefault="00513C7E">
            <w:pPr>
              <w:pStyle w:val="ListParagraph"/>
              <w:numPr>
                <w:ilvl w:val="0"/>
                <w:numId w:val="30"/>
              </w:numPr>
              <w:jc w:val="both"/>
              <w:rPr>
                <w:sz w:val="22"/>
                <w:szCs w:val="22"/>
              </w:rPr>
            </w:pPr>
            <w:r w:rsidRPr="00997D17">
              <w:rPr>
                <w:sz w:val="22"/>
                <w:szCs w:val="22"/>
              </w:rPr>
              <w:t>Usiingize mifugo kwenye maeneo yaliyoungua.</w:t>
            </w:r>
          </w:p>
        </w:tc>
      </w:tr>
      <w:tr w:rsidR="000D1FD9" w:rsidRPr="00997D17" w14:paraId="3A2BEFD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CA8B405" w14:textId="190217EE" w:rsidR="000D1FD9" w:rsidRPr="00997D17" w:rsidRDefault="00513C7E">
            <w:pPr>
              <w:pStyle w:val="ListParagraph"/>
              <w:numPr>
                <w:ilvl w:val="0"/>
                <w:numId w:val="30"/>
              </w:numPr>
              <w:jc w:val="both"/>
              <w:rPr>
                <w:sz w:val="22"/>
                <w:szCs w:val="22"/>
              </w:rPr>
            </w:pPr>
            <w:r w:rsidRPr="00997D17">
              <w:rPr>
                <w:sz w:val="22"/>
                <w:szCs w:val="22"/>
              </w:rPr>
              <w:t>National support required, including JWTZ and aerial firefighting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F0F0CA3" w14:textId="03461D4C" w:rsidR="000D1FD9" w:rsidRPr="00997D17" w:rsidRDefault="00513C7E">
            <w:pPr>
              <w:pStyle w:val="ListParagraph"/>
              <w:numPr>
                <w:ilvl w:val="0"/>
                <w:numId w:val="30"/>
              </w:numPr>
              <w:jc w:val="both"/>
              <w:rPr>
                <w:sz w:val="22"/>
                <w:szCs w:val="22"/>
              </w:rPr>
            </w:pPr>
            <w:r w:rsidRPr="00997D17">
              <w:rPr>
                <w:sz w:val="22"/>
                <w:szCs w:val="22"/>
              </w:rPr>
              <w:t>Msaada wa kitaifa unahitajika, ikiwemo JWTZ na uzimaji moto kwa ndege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F64CDEA" w14:textId="33DEB13F" w:rsidR="000D1FD9" w:rsidRPr="00997D17" w:rsidRDefault="00513C7E">
            <w:pPr>
              <w:pStyle w:val="ListParagraph"/>
              <w:numPr>
                <w:ilvl w:val="0"/>
                <w:numId w:val="30"/>
              </w:numPr>
              <w:jc w:val="both"/>
              <w:rPr>
                <w:sz w:val="22"/>
                <w:szCs w:val="22"/>
              </w:rPr>
            </w:pPr>
            <w:r w:rsidRPr="00997D17">
              <w:rPr>
                <w:sz w:val="22"/>
                <w:szCs w:val="22"/>
              </w:rPr>
              <w:t>Regional Committees: request JWTZ and aerial firefighting support through the Prime Minister's Office.</w:t>
            </w:r>
          </w:p>
          <w:p w14:paraId="493C57DC" w14:textId="715EA94C" w:rsidR="000D1FD9" w:rsidRPr="00997D17" w:rsidRDefault="00513C7E">
            <w:pPr>
              <w:pStyle w:val="ListParagraph"/>
              <w:numPr>
                <w:ilvl w:val="0"/>
                <w:numId w:val="30"/>
              </w:numPr>
              <w:jc w:val="both"/>
              <w:rPr>
                <w:sz w:val="22"/>
                <w:szCs w:val="22"/>
              </w:rPr>
            </w:pPr>
            <w:r w:rsidRPr="00997D17">
              <w:rPr>
                <w:sz w:val="22"/>
                <w:szCs w:val="22"/>
              </w:rPr>
              <w:t>Follow directives from Disaster Management Committees and the Fire and Rescue Force.</w:t>
            </w:r>
          </w:p>
          <w:p w14:paraId="2B036233" w14:textId="0F48FB5F" w:rsidR="000D1FD9" w:rsidRPr="00997D17" w:rsidRDefault="000D1FD9">
            <w:pPr>
              <w:pStyle w:val="ListParagraph"/>
              <w:numPr>
                <w:ilvl w:val="0"/>
                <w:numId w:val="30"/>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BDAF8BF" w14:textId="1C70264C" w:rsidR="000D1FD9" w:rsidRPr="00997D17" w:rsidRDefault="00513C7E">
            <w:pPr>
              <w:pStyle w:val="ListParagraph"/>
              <w:numPr>
                <w:ilvl w:val="0"/>
                <w:numId w:val="30"/>
              </w:numPr>
              <w:jc w:val="both"/>
              <w:rPr>
                <w:sz w:val="22"/>
                <w:szCs w:val="22"/>
              </w:rPr>
            </w:pPr>
            <w:r w:rsidRPr="00997D17">
              <w:rPr>
                <w:sz w:val="22"/>
                <w:szCs w:val="22"/>
              </w:rPr>
              <w:t>Kamati za Mikoa: ombeni msaada wa JWTZ na uzimaji moto kwa ndege kupitia Ofisi ya Waziri Mkuu.</w:t>
            </w:r>
          </w:p>
          <w:p w14:paraId="5A859665" w14:textId="02337933" w:rsidR="000D1FD9" w:rsidRPr="00997D17" w:rsidRDefault="00513C7E">
            <w:pPr>
              <w:pStyle w:val="ListParagraph"/>
              <w:numPr>
                <w:ilvl w:val="0"/>
                <w:numId w:val="30"/>
              </w:numPr>
              <w:jc w:val="both"/>
              <w:rPr>
                <w:sz w:val="22"/>
                <w:szCs w:val="22"/>
              </w:rPr>
            </w:pPr>
            <w:r w:rsidRPr="00997D17">
              <w:rPr>
                <w:sz w:val="22"/>
                <w:szCs w:val="22"/>
              </w:rPr>
              <w:t>Fuata maelekezo ya Kamati za Usimamizi wa Maafa na Jeshi la Zimamoto na Uokoaji.</w:t>
            </w:r>
          </w:p>
          <w:p w14:paraId="51E786D1" w14:textId="7925E6B0" w:rsidR="000D1FD9" w:rsidRPr="00997D17" w:rsidRDefault="000D1FD9">
            <w:pPr>
              <w:pStyle w:val="ListParagraph"/>
              <w:numPr>
                <w:ilvl w:val="0"/>
                <w:numId w:val="30"/>
              </w:numPr>
              <w:jc w:val="both"/>
              <w:rPr>
                <w:sz w:val="22"/>
                <w:szCs w:val="22"/>
              </w:rPr>
            </w:pPr>
          </w:p>
        </w:tc>
      </w:tr>
      <w:tr w:rsidR="00513C7E" w:rsidRPr="00997D17" w14:paraId="6409642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3C6D08" w14:textId="57531230" w:rsidR="00513C7E" w:rsidRPr="00997D17" w:rsidRDefault="00513C7E">
            <w:pPr>
              <w:pStyle w:val="ListParagraph"/>
              <w:numPr>
                <w:ilvl w:val="0"/>
                <w:numId w:val="30"/>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A2F9569" w14:textId="28EDB13A" w:rsidR="00513C7E" w:rsidRPr="00997D17" w:rsidRDefault="00513C7E">
            <w:pPr>
              <w:pStyle w:val="ListParagraph"/>
              <w:numPr>
                <w:ilvl w:val="0"/>
                <w:numId w:val="30"/>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E148B4C" w14:textId="77777777" w:rsidR="00513C7E" w:rsidRPr="00997D17" w:rsidRDefault="00513C7E">
            <w:pPr>
              <w:pStyle w:val="ListParagraph"/>
              <w:numPr>
                <w:ilvl w:val="0"/>
                <w:numId w:val="30"/>
              </w:numPr>
              <w:jc w:val="both"/>
              <w:rPr>
                <w:sz w:val="22"/>
                <w:szCs w:val="22"/>
              </w:rPr>
            </w:pPr>
            <w:r w:rsidRPr="00997D17">
              <w:rPr>
                <w:sz w:val="22"/>
                <w:szCs w:val="22"/>
              </w:rPr>
              <w:t>Please stay with official sources: radio, TMA, Disaster Management Committees and local leaders.</w:t>
            </w:r>
          </w:p>
          <w:p w14:paraId="3E83BE41" w14:textId="3530C7D7" w:rsidR="00513C7E" w:rsidRPr="00997D17" w:rsidRDefault="00513C7E">
            <w:pPr>
              <w:pStyle w:val="ListParagraph"/>
              <w:numPr>
                <w:ilvl w:val="0"/>
                <w:numId w:val="30"/>
              </w:numPr>
              <w:jc w:val="both"/>
              <w:rPr>
                <w:sz w:val="22"/>
                <w:szCs w:val="22"/>
              </w:rPr>
            </w:pPr>
            <w:r w:rsidRPr="00997D17">
              <w:rPr>
                <w:sz w:val="22"/>
                <w:szCs w:val="22"/>
              </w:rPr>
              <w:t>Disaster Management Committees will announce when the danger has passed and when it is safe to return.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D5498C" w14:textId="77777777" w:rsidR="00513C7E" w:rsidRPr="00997D17" w:rsidRDefault="00513C7E">
            <w:pPr>
              <w:pStyle w:val="ListParagraph"/>
              <w:numPr>
                <w:ilvl w:val="0"/>
                <w:numId w:val="30"/>
              </w:numPr>
              <w:jc w:val="both"/>
              <w:rPr>
                <w:sz w:val="22"/>
                <w:szCs w:val="22"/>
              </w:rPr>
            </w:pPr>
            <w:r w:rsidRPr="00997D17">
              <w:rPr>
                <w:sz w:val="22"/>
                <w:szCs w:val="22"/>
              </w:rPr>
              <w:t>Tafadhali tegemeeni taarifa rasmi: redio, TMA, Kamati za Usimamizi wa Maafa na viongozi wa eneo.</w:t>
            </w:r>
          </w:p>
          <w:p w14:paraId="5F2686AC" w14:textId="1F7360AB" w:rsidR="00513C7E" w:rsidRPr="00997D17" w:rsidRDefault="00513C7E">
            <w:pPr>
              <w:pStyle w:val="ListParagraph"/>
              <w:numPr>
                <w:ilvl w:val="0"/>
                <w:numId w:val="30"/>
              </w:numPr>
              <w:jc w:val="both"/>
              <w:rPr>
                <w:sz w:val="22"/>
                <w:szCs w:val="22"/>
              </w:rPr>
            </w:pPr>
            <w:r w:rsidRPr="00997D17">
              <w:rPr>
                <w:sz w:val="22"/>
                <w:szCs w:val="22"/>
              </w:rPr>
              <w:t>Kamati za Usimamizi wa Maafa zitatangaza hatari itakapokwisha na itakapokuwa salama kurudi.</w:t>
            </w:r>
          </w:p>
        </w:tc>
      </w:tr>
    </w:tbl>
    <w:p w14:paraId="756953E5" w14:textId="77777777" w:rsidR="00920ED3" w:rsidRPr="00997D17" w:rsidRDefault="00920ED3" w:rsidP="000359A0">
      <w:pPr>
        <w:jc w:val="both"/>
        <w:rPr>
          <w:sz w:val="22"/>
          <w:szCs w:val="22"/>
        </w:rPr>
      </w:pPr>
    </w:p>
    <w:p w14:paraId="5FD8919C" w14:textId="77777777" w:rsidR="00920ED3" w:rsidRPr="00997D17" w:rsidRDefault="00920ED3" w:rsidP="00920ED3">
      <w:pPr>
        <w:pStyle w:val="Strong1"/>
        <w:rPr>
          <w:b w:val="0"/>
          <w:bCs w:val="0"/>
          <w:sz w:val="22"/>
          <w:szCs w:val="22"/>
        </w:rPr>
      </w:pPr>
      <w:r w:rsidRPr="00997D17">
        <w:rPr>
          <w:b w:val="0"/>
          <w:bCs w:val="0"/>
          <w:sz w:val="22"/>
          <w:szCs w:val="22"/>
        </w:rPr>
        <w:t>6.1 SECTOR IMPACTS AND ACTIONS: WILDFIRE | ATHARI NA HATUA ZA KISEKTA: MOTO WA MISITU NA VICHAKA</w:t>
      </w:r>
    </w:p>
    <w:tbl>
      <w:tblPr>
        <w:tblStyle w:val="TableGrid"/>
        <w:tblW w:w="0" w:type="auto"/>
        <w:tblLook w:val="04A0" w:firstRow="1" w:lastRow="0" w:firstColumn="1" w:lastColumn="0" w:noHBand="0" w:noVBand="1"/>
      </w:tblPr>
      <w:tblGrid>
        <w:gridCol w:w="3417"/>
        <w:gridCol w:w="3417"/>
        <w:gridCol w:w="3418"/>
        <w:gridCol w:w="3418"/>
      </w:tblGrid>
      <w:tr w:rsidR="00920ED3" w:rsidRPr="000343A2" w14:paraId="76180D69" w14:textId="77777777" w:rsidTr="00997D17">
        <w:trPr>
          <w:tblHeader/>
        </w:trPr>
        <w:tc>
          <w:tcPr>
            <w:tcW w:w="3417" w:type="dxa"/>
            <w:shd w:val="clear" w:color="D9D9D9" w:fill="D9D9D9"/>
          </w:tcPr>
          <w:p w14:paraId="5F56F3EB" w14:textId="68FB0F53" w:rsidR="00920ED3" w:rsidRPr="00997D17" w:rsidRDefault="00920ED3" w:rsidP="00997D17">
            <w:pPr>
              <w:rPr>
                <w:color w:val="000000"/>
                <w:sz w:val="22"/>
                <w:szCs w:val="22"/>
              </w:rPr>
            </w:pPr>
            <w:r w:rsidRPr="00997D17">
              <w:rPr>
                <w:color w:val="000000"/>
                <w:sz w:val="22"/>
                <w:szCs w:val="22"/>
              </w:rPr>
              <w:lastRenderedPageBreak/>
              <w:t>SECTOR AND IMPACT (EN)</w:t>
            </w:r>
          </w:p>
        </w:tc>
        <w:tc>
          <w:tcPr>
            <w:tcW w:w="3417" w:type="dxa"/>
            <w:shd w:val="clear" w:color="D9D9D9" w:fill="D9D9D9"/>
          </w:tcPr>
          <w:p w14:paraId="25D878F5" w14:textId="0287DCB1" w:rsidR="00920ED3" w:rsidRPr="00997D17" w:rsidRDefault="00920ED3" w:rsidP="00997D17">
            <w:pPr>
              <w:rPr>
                <w:color w:val="000000"/>
                <w:sz w:val="22"/>
                <w:szCs w:val="22"/>
              </w:rPr>
            </w:pPr>
            <w:r w:rsidRPr="00997D17">
              <w:rPr>
                <w:color w:val="000000"/>
                <w:sz w:val="22"/>
                <w:szCs w:val="22"/>
              </w:rPr>
              <w:t>SEKTA NA ATHARI (SW)</w:t>
            </w:r>
          </w:p>
        </w:tc>
        <w:tc>
          <w:tcPr>
            <w:tcW w:w="3418" w:type="dxa"/>
            <w:shd w:val="clear" w:color="D9D9D9" w:fill="D9D9D9"/>
          </w:tcPr>
          <w:p w14:paraId="7CA508C5" w14:textId="312A2E3F" w:rsidR="00920ED3" w:rsidRPr="00997D17" w:rsidRDefault="00920ED3" w:rsidP="00997D17">
            <w:pPr>
              <w:rPr>
                <w:color w:val="000000"/>
                <w:sz w:val="22"/>
                <w:szCs w:val="22"/>
              </w:rPr>
            </w:pPr>
            <w:r w:rsidRPr="00997D17">
              <w:rPr>
                <w:color w:val="000000"/>
                <w:sz w:val="22"/>
                <w:szCs w:val="22"/>
              </w:rPr>
              <w:t>SECTOR ACTIONS BY LEVEL (EN)</w:t>
            </w:r>
          </w:p>
        </w:tc>
        <w:tc>
          <w:tcPr>
            <w:tcW w:w="3418" w:type="dxa"/>
            <w:shd w:val="clear" w:color="D9D9D9" w:fill="D9D9D9"/>
          </w:tcPr>
          <w:p w14:paraId="624E6F7E" w14:textId="3A3CE65B" w:rsidR="00920ED3" w:rsidRPr="00997D17" w:rsidRDefault="00920ED3" w:rsidP="00997D17">
            <w:pPr>
              <w:rPr>
                <w:color w:val="000000"/>
                <w:sz w:val="22"/>
                <w:szCs w:val="22"/>
                <w:lang w:val="sv-SE"/>
              </w:rPr>
            </w:pPr>
            <w:r w:rsidRPr="00997D17">
              <w:rPr>
                <w:color w:val="000000"/>
                <w:sz w:val="22"/>
                <w:szCs w:val="22"/>
                <w:lang w:val="sv-SE"/>
              </w:rPr>
              <w:t>HATUA ZA KISEKTA KWA NGAZI (SW)</w:t>
            </w:r>
          </w:p>
        </w:tc>
      </w:tr>
      <w:tr w:rsidR="00920ED3" w:rsidRPr="00997D17" w14:paraId="28473A42" w14:textId="77777777" w:rsidTr="00997D17">
        <w:tc>
          <w:tcPr>
            <w:tcW w:w="3417" w:type="dxa"/>
          </w:tcPr>
          <w:p w14:paraId="13C770C7" w14:textId="4D5DF5C4" w:rsidR="00920ED3" w:rsidRPr="00997D17" w:rsidRDefault="00920ED3" w:rsidP="00997D17">
            <w:pPr>
              <w:rPr>
                <w:color w:val="000000"/>
                <w:sz w:val="22"/>
                <w:szCs w:val="22"/>
              </w:rPr>
            </w:pPr>
            <w:r w:rsidRPr="00997D17">
              <w:rPr>
                <w:color w:val="000000"/>
                <w:sz w:val="22"/>
                <w:szCs w:val="22"/>
              </w:rPr>
              <w:t>Agriculture and food security</w:t>
            </w:r>
            <w:r w:rsidRPr="00997D17">
              <w:rPr>
                <w:color w:val="000000"/>
                <w:sz w:val="22"/>
                <w:szCs w:val="22"/>
              </w:rPr>
              <w:br/>
              <w:t>Standing crops, stored harvests and farm buildings burnt</w:t>
            </w:r>
          </w:p>
        </w:tc>
        <w:tc>
          <w:tcPr>
            <w:tcW w:w="3417" w:type="dxa"/>
          </w:tcPr>
          <w:p w14:paraId="653E510A" w14:textId="28AA4FB3" w:rsidR="00920ED3" w:rsidRPr="00997D17" w:rsidRDefault="00920ED3" w:rsidP="00997D17">
            <w:pPr>
              <w:rPr>
                <w:color w:val="000000"/>
                <w:sz w:val="22"/>
                <w:szCs w:val="22"/>
              </w:rPr>
            </w:pPr>
            <w:r w:rsidRPr="00997D17">
              <w:rPr>
                <w:color w:val="000000"/>
                <w:sz w:val="22"/>
                <w:szCs w:val="22"/>
              </w:rPr>
              <w:t>Kilimo na usalama wa chakula</w:t>
            </w:r>
            <w:r w:rsidRPr="00997D17">
              <w:rPr>
                <w:color w:val="000000"/>
                <w:sz w:val="22"/>
                <w:szCs w:val="22"/>
              </w:rPr>
              <w:br/>
              <w:t>Mazao yaliyo shambani, mavuno yaliyohifadhiwa na majengo ya shamba kuungua</w:t>
            </w:r>
          </w:p>
        </w:tc>
        <w:tc>
          <w:tcPr>
            <w:tcW w:w="3418" w:type="dxa"/>
          </w:tcPr>
          <w:p w14:paraId="22B7E92A" w14:textId="7308C8E9" w:rsidR="00920ED3" w:rsidRPr="00997D17" w:rsidRDefault="00920ED3" w:rsidP="00997D17">
            <w:pPr>
              <w:rPr>
                <w:color w:val="000000"/>
                <w:sz w:val="22"/>
                <w:szCs w:val="22"/>
              </w:rPr>
            </w:pPr>
            <w:r w:rsidRPr="00997D17">
              <w:rPr>
                <w:color w:val="000000"/>
                <w:sz w:val="22"/>
                <w:szCs w:val="22"/>
              </w:rPr>
              <w:t>Level 1: Extension officers: advise farmers not to burn crop residues and to make firebreaks around farms and stores.</w:t>
            </w:r>
            <w:r w:rsidRPr="00997D17">
              <w:rPr>
                <w:color w:val="000000"/>
                <w:sz w:val="22"/>
                <w:szCs w:val="22"/>
              </w:rPr>
              <w:br/>
              <w:t>Level 2: Farmers near the fire: please harvest mature crops where safe and move stored grain away from the fire.</w:t>
            </w:r>
            <w:r w:rsidRPr="00997D17">
              <w:rPr>
                <w:color w:val="000000"/>
                <w:sz w:val="22"/>
                <w:szCs w:val="22"/>
              </w:rPr>
              <w:br/>
              <w:t>Level 3: District Agriculture Officers: assess burnt farmland and report losses to the District Committee.</w:t>
            </w:r>
          </w:p>
        </w:tc>
        <w:tc>
          <w:tcPr>
            <w:tcW w:w="3418" w:type="dxa"/>
          </w:tcPr>
          <w:p w14:paraId="0478C5C1" w14:textId="1B1B4065" w:rsidR="00920ED3" w:rsidRPr="00997D17" w:rsidRDefault="00920ED3" w:rsidP="00997D17">
            <w:pPr>
              <w:rPr>
                <w:color w:val="000000"/>
                <w:sz w:val="22"/>
                <w:szCs w:val="22"/>
              </w:rPr>
            </w:pPr>
            <w:r w:rsidRPr="00997D17">
              <w:rPr>
                <w:color w:val="000000"/>
                <w:sz w:val="22"/>
                <w:szCs w:val="22"/>
              </w:rPr>
              <w:t>Ngazi ya 1: Maafisa ugani: toeni ushauri kwa wakulima kutochoma mabaki ya mazao na kutengeneza njia za kuzuia moto kuzunguka mashamba na maghala.</w:t>
            </w:r>
            <w:r w:rsidRPr="00997D17">
              <w:rPr>
                <w:color w:val="000000"/>
                <w:sz w:val="22"/>
                <w:szCs w:val="22"/>
              </w:rPr>
              <w:br/>
              <w:t>Ngazi ya 2: Wakulima walio karibu na moto: tafadhali vuneni mazao yaliyokomaa pale ambapo ni salama na hamisheni nafaka mbali na moto.</w:t>
            </w:r>
            <w:r w:rsidRPr="00997D17">
              <w:rPr>
                <w:color w:val="000000"/>
                <w:sz w:val="22"/>
                <w:szCs w:val="22"/>
              </w:rPr>
              <w:br/>
              <w:t>Ngazi ya 3: Maafisa Kilimo wa Wilaya: fanyeni tathmini ya mashamba yaliyoungua na toeni taarifa ya hasara kwa Kamati ya Wilaya.</w:t>
            </w:r>
          </w:p>
        </w:tc>
      </w:tr>
      <w:tr w:rsidR="00920ED3" w:rsidRPr="00997D17" w14:paraId="481C8BBA" w14:textId="77777777" w:rsidTr="00997D17">
        <w:tc>
          <w:tcPr>
            <w:tcW w:w="3417" w:type="dxa"/>
          </w:tcPr>
          <w:p w14:paraId="4F92B1D8" w14:textId="7F822D04" w:rsidR="00920ED3" w:rsidRPr="00997D17" w:rsidRDefault="00920ED3" w:rsidP="00997D17">
            <w:pPr>
              <w:rPr>
                <w:color w:val="000000"/>
                <w:sz w:val="22"/>
                <w:szCs w:val="22"/>
              </w:rPr>
            </w:pPr>
            <w:r w:rsidRPr="00997D17">
              <w:rPr>
                <w:color w:val="000000"/>
                <w:sz w:val="22"/>
                <w:szCs w:val="22"/>
              </w:rPr>
              <w:t>Livestock</w:t>
            </w:r>
            <w:r w:rsidRPr="00997D17">
              <w:rPr>
                <w:color w:val="000000"/>
                <w:sz w:val="22"/>
                <w:szCs w:val="22"/>
              </w:rPr>
              <w:br/>
              <w:t>Pasture burnt; animals burnt or lost</w:t>
            </w:r>
          </w:p>
        </w:tc>
        <w:tc>
          <w:tcPr>
            <w:tcW w:w="3417" w:type="dxa"/>
          </w:tcPr>
          <w:p w14:paraId="49BD8A54" w14:textId="4005F9D9" w:rsidR="00920ED3" w:rsidRPr="00997D17" w:rsidRDefault="00920ED3" w:rsidP="00997D17">
            <w:pPr>
              <w:rPr>
                <w:color w:val="000000"/>
                <w:sz w:val="22"/>
                <w:szCs w:val="22"/>
              </w:rPr>
            </w:pPr>
            <w:r w:rsidRPr="00997D17">
              <w:rPr>
                <w:color w:val="000000"/>
                <w:sz w:val="22"/>
                <w:szCs w:val="22"/>
              </w:rPr>
              <w:t>Mifugo</w:t>
            </w:r>
            <w:r w:rsidRPr="00997D17">
              <w:rPr>
                <w:color w:val="000000"/>
                <w:sz w:val="22"/>
                <w:szCs w:val="22"/>
              </w:rPr>
              <w:br/>
              <w:t>Malisho kuungua; mifugo kuungua au kupotea</w:t>
            </w:r>
          </w:p>
        </w:tc>
        <w:tc>
          <w:tcPr>
            <w:tcW w:w="3418" w:type="dxa"/>
          </w:tcPr>
          <w:p w14:paraId="077090B6" w14:textId="2C68B028" w:rsidR="00920ED3" w:rsidRPr="00997D17" w:rsidRDefault="00920ED3" w:rsidP="00997D17">
            <w:pPr>
              <w:rPr>
                <w:color w:val="000000"/>
                <w:sz w:val="22"/>
                <w:szCs w:val="22"/>
              </w:rPr>
            </w:pPr>
            <w:r w:rsidRPr="00997D17">
              <w:rPr>
                <w:color w:val="000000"/>
                <w:sz w:val="22"/>
                <w:szCs w:val="22"/>
              </w:rPr>
              <w:t>Level 1: Livestock officers: advise herders not to burn pasture and to keep dry-season grazing reserves.</w:t>
            </w:r>
            <w:r w:rsidRPr="00997D17">
              <w:rPr>
                <w:color w:val="000000"/>
                <w:sz w:val="22"/>
                <w:szCs w:val="22"/>
              </w:rPr>
              <w:br/>
              <w:t>Level 2: Livestock keepers: please move animals away from the fire.</w:t>
            </w:r>
            <w:r w:rsidRPr="00997D17">
              <w:rPr>
                <w:color w:val="000000"/>
                <w:sz w:val="22"/>
                <w:szCs w:val="22"/>
              </w:rPr>
              <w:br/>
              <w:t>Level 3: District Livestock Officers: treat burnt animals and identify alternative grazing.</w:t>
            </w:r>
          </w:p>
        </w:tc>
        <w:tc>
          <w:tcPr>
            <w:tcW w:w="3418" w:type="dxa"/>
          </w:tcPr>
          <w:p w14:paraId="046C4194" w14:textId="326E157B" w:rsidR="00920ED3" w:rsidRPr="00997D17" w:rsidRDefault="00920ED3" w:rsidP="00997D17">
            <w:pPr>
              <w:rPr>
                <w:color w:val="000000"/>
                <w:sz w:val="22"/>
                <w:szCs w:val="22"/>
              </w:rPr>
            </w:pPr>
            <w:r w:rsidRPr="00997D17">
              <w:rPr>
                <w:color w:val="000000"/>
                <w:sz w:val="22"/>
                <w:szCs w:val="22"/>
              </w:rPr>
              <w:t>Ngazi ya 1: Maafisa mifugo: toeni ushauri kwa wafugaji kutochoma malisho na kutunza maeneo ya akiba ya malisho ya kiangazi.</w:t>
            </w:r>
            <w:r w:rsidRPr="00997D17">
              <w:rPr>
                <w:color w:val="000000"/>
                <w:sz w:val="22"/>
                <w:szCs w:val="22"/>
              </w:rPr>
              <w:br/>
              <w:t>Ngazi ya 2: Wafugaji: tafadhali hamisheni mifugo mbali na moto.</w:t>
            </w:r>
            <w:r w:rsidRPr="00997D17">
              <w:rPr>
                <w:color w:val="000000"/>
                <w:sz w:val="22"/>
                <w:szCs w:val="22"/>
              </w:rPr>
              <w:br/>
              <w:t>Ngazi ya 3: Maafisa Mifugo wa Wilaya: tibuni mifugo iliyoungua na bainisheni maeneo mbadala ya malisho.</w:t>
            </w:r>
          </w:p>
        </w:tc>
      </w:tr>
      <w:tr w:rsidR="00920ED3" w:rsidRPr="00997D17" w14:paraId="007D6791" w14:textId="77777777" w:rsidTr="00997D17">
        <w:tc>
          <w:tcPr>
            <w:tcW w:w="3417" w:type="dxa"/>
          </w:tcPr>
          <w:p w14:paraId="0A294AEC" w14:textId="443AE8EC" w:rsidR="00920ED3" w:rsidRPr="00997D17" w:rsidRDefault="00920ED3" w:rsidP="00997D17">
            <w:pPr>
              <w:rPr>
                <w:color w:val="000000"/>
                <w:sz w:val="22"/>
                <w:szCs w:val="22"/>
              </w:rPr>
            </w:pPr>
            <w:r w:rsidRPr="00997D17">
              <w:rPr>
                <w:color w:val="000000"/>
                <w:sz w:val="22"/>
                <w:szCs w:val="22"/>
              </w:rPr>
              <w:t>Forestry and beekeeping</w:t>
            </w:r>
            <w:r w:rsidRPr="00997D17">
              <w:rPr>
                <w:color w:val="000000"/>
                <w:sz w:val="22"/>
                <w:szCs w:val="22"/>
              </w:rPr>
              <w:br/>
              <w:t>Forest reserves, plantations and beehives destroyed</w:t>
            </w:r>
          </w:p>
        </w:tc>
        <w:tc>
          <w:tcPr>
            <w:tcW w:w="3417" w:type="dxa"/>
          </w:tcPr>
          <w:p w14:paraId="6D2BE5DF" w14:textId="23068C63" w:rsidR="00920ED3" w:rsidRPr="00997D17" w:rsidRDefault="00920ED3" w:rsidP="00997D17">
            <w:pPr>
              <w:rPr>
                <w:color w:val="000000"/>
                <w:sz w:val="22"/>
                <w:szCs w:val="22"/>
              </w:rPr>
            </w:pPr>
            <w:r w:rsidRPr="00997D17">
              <w:rPr>
                <w:color w:val="000000"/>
                <w:sz w:val="22"/>
                <w:szCs w:val="22"/>
              </w:rPr>
              <w:t>Misitu na ufugaji nyuki</w:t>
            </w:r>
            <w:r w:rsidRPr="00997D17">
              <w:rPr>
                <w:color w:val="000000"/>
                <w:sz w:val="22"/>
                <w:szCs w:val="22"/>
              </w:rPr>
              <w:br/>
              <w:t>Hifadhi za misitu, mashamba ya miti na mizinga ya nyuki kuteketea</w:t>
            </w:r>
          </w:p>
        </w:tc>
        <w:tc>
          <w:tcPr>
            <w:tcW w:w="3418" w:type="dxa"/>
          </w:tcPr>
          <w:p w14:paraId="481E874F" w14:textId="58D3F998" w:rsidR="00920ED3" w:rsidRPr="00997D17" w:rsidRDefault="00920ED3" w:rsidP="00997D17">
            <w:pPr>
              <w:rPr>
                <w:color w:val="000000"/>
                <w:sz w:val="22"/>
                <w:szCs w:val="22"/>
              </w:rPr>
            </w:pPr>
            <w:r w:rsidRPr="00997D17">
              <w:rPr>
                <w:color w:val="000000"/>
                <w:sz w:val="22"/>
                <w:szCs w:val="22"/>
              </w:rPr>
              <w:t>Level 1: TFS: maintain firebreaks and water points and train village fire volunteers.</w:t>
            </w:r>
            <w:r w:rsidRPr="00997D17">
              <w:rPr>
                <w:color w:val="000000"/>
                <w:sz w:val="22"/>
                <w:szCs w:val="22"/>
              </w:rPr>
              <w:br/>
              <w:t>Level 2: TFS and beekeepers: suspend honey harvesting with smokers in dry forests.</w:t>
            </w:r>
            <w:r w:rsidRPr="00997D17">
              <w:rPr>
                <w:color w:val="000000"/>
                <w:sz w:val="22"/>
                <w:szCs w:val="22"/>
              </w:rPr>
              <w:br/>
              <w:t xml:space="preserve">Level 3: TFS and the Fire and Rescue Force: lead firefighting </w:t>
            </w:r>
            <w:r w:rsidRPr="00997D17">
              <w:rPr>
                <w:color w:val="000000"/>
                <w:sz w:val="22"/>
                <w:szCs w:val="22"/>
              </w:rPr>
              <w:lastRenderedPageBreak/>
              <w:t>in forest reserves and plantations.</w:t>
            </w:r>
          </w:p>
        </w:tc>
        <w:tc>
          <w:tcPr>
            <w:tcW w:w="3418" w:type="dxa"/>
          </w:tcPr>
          <w:p w14:paraId="5639BFBC" w14:textId="474676CF" w:rsidR="00920ED3" w:rsidRPr="00997D17" w:rsidRDefault="00920ED3" w:rsidP="00997D17">
            <w:pPr>
              <w:rPr>
                <w:color w:val="000000"/>
                <w:sz w:val="22"/>
                <w:szCs w:val="22"/>
              </w:rPr>
            </w:pPr>
            <w:r w:rsidRPr="00997D17">
              <w:rPr>
                <w:color w:val="000000"/>
                <w:sz w:val="22"/>
                <w:szCs w:val="22"/>
              </w:rPr>
              <w:lastRenderedPageBreak/>
              <w:t>Ngazi ya 1: TFS: tunzeni njia za kuzuia moto na vituo vya maji na fundisheni vikundi vya kujitolea vya kuzima moto vijijini.</w:t>
            </w:r>
            <w:r w:rsidRPr="00997D17">
              <w:rPr>
                <w:color w:val="000000"/>
                <w:sz w:val="22"/>
                <w:szCs w:val="22"/>
              </w:rPr>
              <w:br/>
              <w:t>Ngazi ya 2: TFS na wafugaji nyuki: sitisheni urinaji wa asali kwa kufukiza moshi katika misitu mikavu.</w:t>
            </w:r>
            <w:r w:rsidRPr="00997D17">
              <w:rPr>
                <w:color w:val="000000"/>
                <w:sz w:val="22"/>
                <w:szCs w:val="22"/>
              </w:rPr>
              <w:br/>
              <w:t xml:space="preserve">Ngazi ya 3: TFS na Jeshi la </w:t>
            </w:r>
            <w:r w:rsidRPr="00997D17">
              <w:rPr>
                <w:color w:val="000000"/>
                <w:sz w:val="22"/>
                <w:szCs w:val="22"/>
              </w:rPr>
              <w:lastRenderedPageBreak/>
              <w:t>Zimamoto na Uokoaji: ongozeni uzimaji moto katika hifadhi za misitu na mashamba ya miti.</w:t>
            </w:r>
          </w:p>
        </w:tc>
      </w:tr>
      <w:tr w:rsidR="00920ED3" w:rsidRPr="00997D17" w14:paraId="3B27CAA5" w14:textId="77777777" w:rsidTr="00997D17">
        <w:tc>
          <w:tcPr>
            <w:tcW w:w="3417" w:type="dxa"/>
          </w:tcPr>
          <w:p w14:paraId="65FAD81A" w14:textId="7548B518" w:rsidR="00920ED3" w:rsidRPr="00997D17" w:rsidRDefault="00920ED3" w:rsidP="00997D17">
            <w:pPr>
              <w:rPr>
                <w:color w:val="000000"/>
                <w:sz w:val="22"/>
                <w:szCs w:val="22"/>
              </w:rPr>
            </w:pPr>
            <w:r w:rsidRPr="00997D17">
              <w:rPr>
                <w:color w:val="000000"/>
                <w:sz w:val="22"/>
                <w:szCs w:val="22"/>
              </w:rPr>
              <w:lastRenderedPageBreak/>
              <w:t>Tourism and wildlife</w:t>
            </w:r>
            <w:r w:rsidRPr="00997D17">
              <w:rPr>
                <w:color w:val="000000"/>
                <w:sz w:val="22"/>
                <w:szCs w:val="22"/>
              </w:rPr>
              <w:br/>
              <w:t>Parks, camps and climbing routes threatened; wildlife displaced</w:t>
            </w:r>
          </w:p>
        </w:tc>
        <w:tc>
          <w:tcPr>
            <w:tcW w:w="3417" w:type="dxa"/>
          </w:tcPr>
          <w:p w14:paraId="634140A6" w14:textId="01584804" w:rsidR="00920ED3" w:rsidRPr="00997D17" w:rsidRDefault="00920ED3" w:rsidP="00997D17">
            <w:pPr>
              <w:rPr>
                <w:color w:val="000000"/>
                <w:sz w:val="22"/>
                <w:szCs w:val="22"/>
              </w:rPr>
            </w:pPr>
            <w:r w:rsidRPr="00997D17">
              <w:rPr>
                <w:color w:val="000000"/>
                <w:sz w:val="22"/>
                <w:szCs w:val="22"/>
              </w:rPr>
              <w:t>Utalii na wanyamapori</w:t>
            </w:r>
            <w:r w:rsidRPr="00997D17">
              <w:rPr>
                <w:color w:val="000000"/>
                <w:sz w:val="22"/>
                <w:szCs w:val="22"/>
              </w:rPr>
              <w:br/>
              <w:t>Hifadhi, kambi na njia za kupanda milima kuwa hatarini; wanyamapori kukimbia makazi yao</w:t>
            </w:r>
          </w:p>
        </w:tc>
        <w:tc>
          <w:tcPr>
            <w:tcW w:w="3418" w:type="dxa"/>
          </w:tcPr>
          <w:p w14:paraId="595A187D" w14:textId="5DED874D" w:rsidR="00920ED3" w:rsidRPr="00997D17" w:rsidRDefault="00920ED3" w:rsidP="00997D17">
            <w:pPr>
              <w:rPr>
                <w:color w:val="000000"/>
                <w:sz w:val="22"/>
                <w:szCs w:val="22"/>
              </w:rPr>
            </w:pPr>
            <w:r w:rsidRPr="00997D17">
              <w:rPr>
                <w:color w:val="000000"/>
                <w:sz w:val="22"/>
                <w:szCs w:val="22"/>
              </w:rPr>
              <w:t>Level 1: TANAPA, TAWA and NCAA: prepare park fire plans and brief tour operators.</w:t>
            </w:r>
            <w:r w:rsidRPr="00997D17">
              <w:rPr>
                <w:color w:val="000000"/>
                <w:sz w:val="22"/>
                <w:szCs w:val="22"/>
              </w:rPr>
              <w:br/>
              <w:t>Level 2: TANAPA and TAWA: suspend climbing and safaris in threatened areas.</w:t>
            </w:r>
            <w:r w:rsidRPr="00997D17">
              <w:rPr>
                <w:color w:val="000000"/>
                <w:sz w:val="22"/>
                <w:szCs w:val="22"/>
              </w:rPr>
              <w:br/>
              <w:t>Level 3: TANAPA, TAWA and tour operators: evacuate camps and account for all guests, porters and guides.</w:t>
            </w:r>
          </w:p>
        </w:tc>
        <w:tc>
          <w:tcPr>
            <w:tcW w:w="3418" w:type="dxa"/>
          </w:tcPr>
          <w:p w14:paraId="706A5ABC" w14:textId="6AB3D75D" w:rsidR="00920ED3" w:rsidRPr="00997D17" w:rsidRDefault="00920ED3" w:rsidP="00997D17">
            <w:pPr>
              <w:rPr>
                <w:color w:val="000000"/>
                <w:sz w:val="22"/>
                <w:szCs w:val="22"/>
              </w:rPr>
            </w:pPr>
            <w:r w:rsidRPr="00997D17">
              <w:rPr>
                <w:color w:val="000000"/>
                <w:sz w:val="22"/>
                <w:szCs w:val="22"/>
              </w:rPr>
              <w:t>Ngazi ya 1: TANAPA, TAWA na NCAA: andaeni mipango ya kukabili moto hifadhini na wapeni taarifa waendeshaji wa utalii.</w:t>
            </w:r>
            <w:r w:rsidRPr="00997D17">
              <w:rPr>
                <w:color w:val="000000"/>
                <w:sz w:val="22"/>
                <w:szCs w:val="22"/>
              </w:rPr>
              <w:br/>
              <w:t>Ngazi ya 2: TANAPA na TAWA: sitisheni upandaji milima na safari za utalii katika maeneo yaliyo hatarini.</w:t>
            </w:r>
            <w:r w:rsidRPr="00997D17">
              <w:rPr>
                <w:color w:val="000000"/>
                <w:sz w:val="22"/>
                <w:szCs w:val="22"/>
              </w:rPr>
              <w:br/>
              <w:t>Ngazi ya 3: TANAPA, TAWA na waendeshaji wa utalii: hamisheni kambi na hakikisheni wageni, wapagazi na waongoza watalii wote wanajulikana walipo.</w:t>
            </w:r>
          </w:p>
        </w:tc>
      </w:tr>
      <w:tr w:rsidR="00920ED3" w:rsidRPr="00997D17" w14:paraId="40CA9A39" w14:textId="77777777" w:rsidTr="00997D17">
        <w:tc>
          <w:tcPr>
            <w:tcW w:w="3417" w:type="dxa"/>
          </w:tcPr>
          <w:p w14:paraId="0095E899" w14:textId="1059FC01" w:rsidR="00920ED3" w:rsidRPr="00997D17" w:rsidRDefault="00920ED3" w:rsidP="00997D17">
            <w:pPr>
              <w:rPr>
                <w:color w:val="000000"/>
                <w:sz w:val="22"/>
                <w:szCs w:val="22"/>
              </w:rPr>
            </w:pPr>
            <w:r w:rsidRPr="00997D17">
              <w:rPr>
                <w:color w:val="000000"/>
                <w:sz w:val="22"/>
                <w:szCs w:val="22"/>
              </w:rPr>
              <w:t>Health</w:t>
            </w:r>
            <w:r w:rsidRPr="00997D17">
              <w:rPr>
                <w:color w:val="000000"/>
                <w:sz w:val="22"/>
                <w:szCs w:val="22"/>
              </w:rPr>
              <w:br/>
              <w:t>Burns and smoke-related breathing problems</w:t>
            </w:r>
          </w:p>
        </w:tc>
        <w:tc>
          <w:tcPr>
            <w:tcW w:w="3417" w:type="dxa"/>
          </w:tcPr>
          <w:p w14:paraId="1208E218" w14:textId="67257772" w:rsidR="00920ED3" w:rsidRPr="00997D17" w:rsidRDefault="00920ED3" w:rsidP="00997D17">
            <w:pPr>
              <w:rPr>
                <w:color w:val="000000"/>
                <w:sz w:val="22"/>
                <w:szCs w:val="22"/>
              </w:rPr>
            </w:pPr>
            <w:r w:rsidRPr="00997D17">
              <w:rPr>
                <w:color w:val="000000"/>
                <w:sz w:val="22"/>
                <w:szCs w:val="22"/>
              </w:rPr>
              <w:t>Afya</w:t>
            </w:r>
            <w:r w:rsidRPr="00997D17">
              <w:rPr>
                <w:color w:val="000000"/>
                <w:sz w:val="22"/>
                <w:szCs w:val="22"/>
              </w:rPr>
              <w:br/>
              <w:t>Majeraha ya moto na matatizo ya kupumua yatokanayo na moshi</w:t>
            </w:r>
          </w:p>
        </w:tc>
        <w:tc>
          <w:tcPr>
            <w:tcW w:w="3418" w:type="dxa"/>
          </w:tcPr>
          <w:p w14:paraId="79D66225" w14:textId="576D71FD" w:rsidR="00920ED3" w:rsidRPr="00997D17" w:rsidRDefault="00920ED3" w:rsidP="00997D17">
            <w:pPr>
              <w:rPr>
                <w:color w:val="000000"/>
                <w:sz w:val="22"/>
                <w:szCs w:val="22"/>
              </w:rPr>
            </w:pPr>
            <w:r w:rsidRPr="00997D17">
              <w:rPr>
                <w:color w:val="000000"/>
                <w:sz w:val="22"/>
                <w:szCs w:val="22"/>
              </w:rPr>
              <w:t>Level 1: District Health Management Teams: prepare burn-care supplies in fire-prone areas.</w:t>
            </w:r>
            <w:r w:rsidRPr="00997D17">
              <w:rPr>
                <w:color w:val="000000"/>
                <w:sz w:val="22"/>
                <w:szCs w:val="22"/>
              </w:rPr>
              <w:br/>
              <w:t>Level 2: Health facilities: prepare to treat burns and breathing problems.</w:t>
            </w:r>
            <w:r w:rsidRPr="00997D17">
              <w:rPr>
                <w:color w:val="000000"/>
                <w:sz w:val="22"/>
                <w:szCs w:val="22"/>
              </w:rPr>
              <w:br/>
              <w:t>Level 3: Health authorities: send mobile teams to shelters and refer serious burns to regional hospitals.</w:t>
            </w:r>
          </w:p>
        </w:tc>
        <w:tc>
          <w:tcPr>
            <w:tcW w:w="3418" w:type="dxa"/>
          </w:tcPr>
          <w:p w14:paraId="30803052" w14:textId="45DBA7F0" w:rsidR="00920ED3" w:rsidRPr="00997D17" w:rsidRDefault="00920ED3" w:rsidP="00997D17">
            <w:pPr>
              <w:rPr>
                <w:color w:val="000000"/>
                <w:sz w:val="22"/>
                <w:szCs w:val="22"/>
              </w:rPr>
            </w:pPr>
            <w:r w:rsidRPr="00997D17">
              <w:rPr>
                <w:color w:val="000000"/>
                <w:sz w:val="22"/>
                <w:szCs w:val="22"/>
              </w:rPr>
              <w:t>Ngazi ya 1: Timu za Uendeshaji wa Huduma za Afya za Wilaya: andaeni vifaa vya kutibu majeraha ya moto katika maeneo hatarishi ya moto.</w:t>
            </w:r>
            <w:r w:rsidRPr="00997D17">
              <w:rPr>
                <w:color w:val="000000"/>
                <w:sz w:val="22"/>
                <w:szCs w:val="22"/>
              </w:rPr>
              <w:br/>
              <w:t>Ngazi ya 2: Vituo vya afya: jiandaeni kutibu majeraha ya moto na matatizo ya kupumua.</w:t>
            </w:r>
            <w:r w:rsidRPr="00997D17">
              <w:rPr>
                <w:color w:val="000000"/>
                <w:sz w:val="22"/>
                <w:szCs w:val="22"/>
              </w:rPr>
              <w:br/>
              <w:t>Ngazi ya 3: Mamlaka za afya: pelekeni timu za mkoba kwenye makazi ya muda na wapelekeni wenye majeraha makubwa ya moto hospitali za mkoa.</w:t>
            </w:r>
          </w:p>
        </w:tc>
      </w:tr>
      <w:tr w:rsidR="00920ED3" w:rsidRPr="00997D17" w14:paraId="38E5DCD3" w14:textId="77777777" w:rsidTr="00997D17">
        <w:tc>
          <w:tcPr>
            <w:tcW w:w="3417" w:type="dxa"/>
          </w:tcPr>
          <w:p w14:paraId="378B4DC8" w14:textId="16C68C10" w:rsidR="00920ED3" w:rsidRPr="00997D17" w:rsidRDefault="00920ED3" w:rsidP="00997D17">
            <w:pPr>
              <w:rPr>
                <w:color w:val="000000"/>
                <w:sz w:val="22"/>
                <w:szCs w:val="22"/>
              </w:rPr>
            </w:pPr>
            <w:r w:rsidRPr="00997D17">
              <w:rPr>
                <w:color w:val="000000"/>
                <w:sz w:val="22"/>
                <w:szCs w:val="22"/>
              </w:rPr>
              <w:t>Housing and human settlements</w:t>
            </w:r>
            <w:r w:rsidRPr="00997D17">
              <w:rPr>
                <w:color w:val="000000"/>
                <w:sz w:val="22"/>
                <w:szCs w:val="22"/>
              </w:rPr>
              <w:br/>
              <w:t>Villages at forest edges threatened; houses with grass roofs burnt</w:t>
            </w:r>
          </w:p>
        </w:tc>
        <w:tc>
          <w:tcPr>
            <w:tcW w:w="3417" w:type="dxa"/>
          </w:tcPr>
          <w:p w14:paraId="7633B9A9" w14:textId="59F80E8A" w:rsidR="00920ED3" w:rsidRPr="00997D17" w:rsidRDefault="00920ED3" w:rsidP="00997D17">
            <w:pPr>
              <w:rPr>
                <w:color w:val="000000"/>
                <w:sz w:val="22"/>
                <w:szCs w:val="22"/>
              </w:rPr>
            </w:pPr>
            <w:r w:rsidRPr="00997D17">
              <w:rPr>
                <w:color w:val="000000"/>
                <w:sz w:val="22"/>
                <w:szCs w:val="22"/>
              </w:rPr>
              <w:t>Makazi</w:t>
            </w:r>
            <w:r w:rsidRPr="00997D17">
              <w:rPr>
                <w:color w:val="000000"/>
                <w:sz w:val="22"/>
                <w:szCs w:val="22"/>
              </w:rPr>
              <w:br/>
              <w:t>Vijiji vilivyo pembezoni mwa misitu kuwa hatarini; nyumba za nyasi kuungua</w:t>
            </w:r>
          </w:p>
        </w:tc>
        <w:tc>
          <w:tcPr>
            <w:tcW w:w="3418" w:type="dxa"/>
          </w:tcPr>
          <w:p w14:paraId="39667797" w14:textId="28832B21" w:rsidR="00920ED3" w:rsidRPr="00997D17" w:rsidRDefault="00920ED3" w:rsidP="00997D17">
            <w:pPr>
              <w:rPr>
                <w:color w:val="000000"/>
                <w:sz w:val="22"/>
                <w:szCs w:val="22"/>
              </w:rPr>
            </w:pPr>
            <w:r w:rsidRPr="00997D17">
              <w:rPr>
                <w:color w:val="000000"/>
                <w:sz w:val="22"/>
                <w:szCs w:val="22"/>
              </w:rPr>
              <w:t>Level 1: Local Government Authorities: identify villages at forest edges and require firebreaks around them.</w:t>
            </w:r>
            <w:r w:rsidRPr="00997D17">
              <w:rPr>
                <w:color w:val="000000"/>
                <w:sz w:val="22"/>
                <w:szCs w:val="22"/>
              </w:rPr>
              <w:br/>
              <w:t xml:space="preserve">Level 2: Ward and Village Committees: help households </w:t>
            </w:r>
            <w:r w:rsidRPr="00997D17">
              <w:rPr>
                <w:color w:val="000000"/>
                <w:sz w:val="22"/>
                <w:szCs w:val="22"/>
              </w:rPr>
              <w:lastRenderedPageBreak/>
              <w:t>near the fire move early to safe places.</w:t>
            </w:r>
            <w:r w:rsidRPr="00997D17">
              <w:rPr>
                <w:color w:val="000000"/>
                <w:sz w:val="22"/>
                <w:szCs w:val="22"/>
              </w:rPr>
              <w:br/>
              <w:t>Level 3: District Committees: register displaced households and manage shelters.</w:t>
            </w:r>
          </w:p>
        </w:tc>
        <w:tc>
          <w:tcPr>
            <w:tcW w:w="3418" w:type="dxa"/>
          </w:tcPr>
          <w:p w14:paraId="2B06A49D" w14:textId="4F6FD976" w:rsidR="00920ED3" w:rsidRPr="00997D17" w:rsidRDefault="00920ED3" w:rsidP="00997D17">
            <w:pPr>
              <w:rPr>
                <w:color w:val="000000"/>
                <w:sz w:val="22"/>
                <w:szCs w:val="22"/>
              </w:rPr>
            </w:pPr>
            <w:r w:rsidRPr="00997D17">
              <w:rPr>
                <w:color w:val="000000"/>
                <w:sz w:val="22"/>
                <w:szCs w:val="22"/>
              </w:rPr>
              <w:lastRenderedPageBreak/>
              <w:t>Ngazi ya 1: Mamlaka za Serikali za Mitaa: tambueni vijiji vilivyo pembezoni mwa misitu na simamieni njia za kuzuia moto kuvizunguka.</w:t>
            </w:r>
            <w:r w:rsidRPr="00997D17">
              <w:rPr>
                <w:color w:val="000000"/>
                <w:sz w:val="22"/>
                <w:szCs w:val="22"/>
              </w:rPr>
              <w:br/>
              <w:t xml:space="preserve">Ngazi ya 2: Kamati za Kata na </w:t>
            </w:r>
            <w:r w:rsidRPr="00997D17">
              <w:rPr>
                <w:color w:val="000000"/>
                <w:sz w:val="22"/>
                <w:szCs w:val="22"/>
              </w:rPr>
              <w:lastRenderedPageBreak/>
              <w:t>Vijiji: saidieni kaya zilizo karibu na moto kuhamia maeneo salama mapema.</w:t>
            </w:r>
            <w:r w:rsidRPr="00997D17">
              <w:rPr>
                <w:color w:val="000000"/>
                <w:sz w:val="22"/>
                <w:szCs w:val="22"/>
              </w:rPr>
              <w:br/>
              <w:t>Ngazi ya 3: Kamati za Wilaya: sajilini kaya zilizokosa makazi na simamieni makazi ya muda.</w:t>
            </w:r>
          </w:p>
        </w:tc>
      </w:tr>
      <w:tr w:rsidR="00920ED3" w:rsidRPr="00997D17" w14:paraId="721A4369" w14:textId="77777777" w:rsidTr="00997D17">
        <w:tc>
          <w:tcPr>
            <w:tcW w:w="3417" w:type="dxa"/>
          </w:tcPr>
          <w:p w14:paraId="6555508F" w14:textId="10F675FC" w:rsidR="00920ED3" w:rsidRPr="00997D17" w:rsidRDefault="00920ED3" w:rsidP="00997D17">
            <w:pPr>
              <w:rPr>
                <w:color w:val="000000"/>
                <w:sz w:val="22"/>
                <w:szCs w:val="22"/>
              </w:rPr>
            </w:pPr>
            <w:r w:rsidRPr="00997D17">
              <w:rPr>
                <w:color w:val="000000"/>
                <w:sz w:val="22"/>
                <w:szCs w:val="22"/>
              </w:rPr>
              <w:lastRenderedPageBreak/>
              <w:t>Transport: roads</w:t>
            </w:r>
            <w:r w:rsidRPr="00997D17">
              <w:rPr>
                <w:color w:val="000000"/>
                <w:sz w:val="22"/>
                <w:szCs w:val="22"/>
              </w:rPr>
              <w:br/>
              <w:t>Smoke reduces visibility; roads closed by fire</w:t>
            </w:r>
          </w:p>
        </w:tc>
        <w:tc>
          <w:tcPr>
            <w:tcW w:w="3417" w:type="dxa"/>
          </w:tcPr>
          <w:p w14:paraId="150069D9" w14:textId="5A191086" w:rsidR="00920ED3" w:rsidRPr="00997D17" w:rsidRDefault="00920ED3" w:rsidP="00997D17">
            <w:pPr>
              <w:rPr>
                <w:color w:val="000000"/>
                <w:sz w:val="22"/>
                <w:szCs w:val="22"/>
              </w:rPr>
            </w:pPr>
            <w:r w:rsidRPr="00997D17">
              <w:rPr>
                <w:color w:val="000000"/>
                <w:sz w:val="22"/>
                <w:szCs w:val="22"/>
              </w:rPr>
              <w:t>Usafirishaji: barabara</w:t>
            </w:r>
            <w:r w:rsidRPr="00997D17">
              <w:rPr>
                <w:color w:val="000000"/>
                <w:sz w:val="22"/>
                <w:szCs w:val="22"/>
              </w:rPr>
              <w:br/>
              <w:t>Moshi kupunguza uwezo wa kuona; barabara kufungwa kutokana na moto</w:t>
            </w:r>
          </w:p>
        </w:tc>
        <w:tc>
          <w:tcPr>
            <w:tcW w:w="3418" w:type="dxa"/>
          </w:tcPr>
          <w:p w14:paraId="4BE972E3" w14:textId="0E9BC591" w:rsidR="00920ED3" w:rsidRPr="00997D17" w:rsidRDefault="00920ED3" w:rsidP="00997D17">
            <w:pPr>
              <w:rPr>
                <w:color w:val="000000"/>
                <w:sz w:val="22"/>
                <w:szCs w:val="22"/>
              </w:rPr>
            </w:pPr>
            <w:r w:rsidRPr="00997D17">
              <w:rPr>
                <w:color w:val="000000"/>
                <w:sz w:val="22"/>
                <w:szCs w:val="22"/>
              </w:rPr>
              <w:t>Level 1: TANROADS and TARURA: clear dry grass along road reserves.</w:t>
            </w:r>
            <w:r w:rsidRPr="00997D17">
              <w:rPr>
                <w:color w:val="000000"/>
                <w:sz w:val="22"/>
                <w:szCs w:val="22"/>
              </w:rPr>
              <w:br/>
              <w:t>Level 2: Traffic Police: close roads affected by smoke or fire and announce diversions.</w:t>
            </w:r>
            <w:r w:rsidRPr="00997D17">
              <w:rPr>
                <w:color w:val="000000"/>
                <w:sz w:val="22"/>
                <w:szCs w:val="22"/>
              </w:rPr>
              <w:br/>
              <w:t>Level 3: TANROADS, TARURA and the Traffic Police: keep evacuation and fire-engine routes open.</w:t>
            </w:r>
          </w:p>
        </w:tc>
        <w:tc>
          <w:tcPr>
            <w:tcW w:w="3418" w:type="dxa"/>
          </w:tcPr>
          <w:p w14:paraId="55E94C20" w14:textId="05DB3607" w:rsidR="00920ED3" w:rsidRPr="00997D17" w:rsidRDefault="00920ED3" w:rsidP="00997D17">
            <w:pPr>
              <w:rPr>
                <w:color w:val="000000"/>
                <w:sz w:val="22"/>
                <w:szCs w:val="22"/>
              </w:rPr>
            </w:pPr>
            <w:r w:rsidRPr="00997D17">
              <w:rPr>
                <w:color w:val="000000"/>
                <w:sz w:val="22"/>
                <w:szCs w:val="22"/>
              </w:rPr>
              <w:t>Ngazi ya 1: TANROADS na TARURA: fyekeni nyasi kavu kando ya hifadhi za barabara.</w:t>
            </w:r>
            <w:r w:rsidRPr="00997D17">
              <w:rPr>
                <w:color w:val="000000"/>
                <w:sz w:val="22"/>
                <w:szCs w:val="22"/>
              </w:rPr>
              <w:br/>
              <w:t>Ngazi ya 2: Polisi wa Usalama Barabarani: fungeni barabara zilizoathiriwa na moshi au moto na tangazeni njia mbadala.</w:t>
            </w:r>
            <w:r w:rsidRPr="00997D17">
              <w:rPr>
                <w:color w:val="000000"/>
                <w:sz w:val="22"/>
                <w:szCs w:val="22"/>
              </w:rPr>
              <w:br/>
              <w:t>Ngazi ya 3: TANROADS, TARURA na Polisi wa Usalama Barabarani: acheni wazi njia za uhamishaji na za magari ya zimamoto.</w:t>
            </w:r>
          </w:p>
        </w:tc>
      </w:tr>
      <w:tr w:rsidR="00920ED3" w:rsidRPr="00997D17" w14:paraId="464929C8" w14:textId="77777777" w:rsidTr="00997D17">
        <w:tc>
          <w:tcPr>
            <w:tcW w:w="3417" w:type="dxa"/>
          </w:tcPr>
          <w:p w14:paraId="74990089" w14:textId="45B44F42" w:rsidR="00920ED3" w:rsidRPr="00997D17" w:rsidRDefault="00920ED3" w:rsidP="00997D17">
            <w:pPr>
              <w:rPr>
                <w:color w:val="000000"/>
                <w:sz w:val="22"/>
                <w:szCs w:val="22"/>
              </w:rPr>
            </w:pPr>
            <w:r w:rsidRPr="00997D17">
              <w:rPr>
                <w:color w:val="000000"/>
                <w:sz w:val="22"/>
                <w:szCs w:val="22"/>
              </w:rPr>
              <w:t>Energy</w:t>
            </w:r>
            <w:r w:rsidRPr="00997D17">
              <w:rPr>
                <w:color w:val="000000"/>
                <w:sz w:val="22"/>
                <w:szCs w:val="22"/>
              </w:rPr>
              <w:br/>
              <w:t>Power lines and poles burnt; lines can start fires</w:t>
            </w:r>
          </w:p>
        </w:tc>
        <w:tc>
          <w:tcPr>
            <w:tcW w:w="3417" w:type="dxa"/>
          </w:tcPr>
          <w:p w14:paraId="2CB68F77" w14:textId="315170F7" w:rsidR="00920ED3" w:rsidRPr="00997D17" w:rsidRDefault="00920ED3" w:rsidP="00997D17">
            <w:pPr>
              <w:rPr>
                <w:color w:val="000000"/>
                <w:sz w:val="22"/>
                <w:szCs w:val="22"/>
              </w:rPr>
            </w:pPr>
            <w:r w:rsidRPr="00997D17">
              <w:rPr>
                <w:color w:val="000000"/>
                <w:sz w:val="22"/>
                <w:szCs w:val="22"/>
              </w:rPr>
              <w:t>Nishati</w:t>
            </w:r>
            <w:r w:rsidRPr="00997D17">
              <w:rPr>
                <w:color w:val="000000"/>
                <w:sz w:val="22"/>
                <w:szCs w:val="22"/>
              </w:rPr>
              <w:br/>
              <w:t>Nyaya na nguzo za umeme kuungua; nyaya zinaweza kusababisha moto</w:t>
            </w:r>
          </w:p>
        </w:tc>
        <w:tc>
          <w:tcPr>
            <w:tcW w:w="3418" w:type="dxa"/>
          </w:tcPr>
          <w:p w14:paraId="72AAA045" w14:textId="1C679357" w:rsidR="00920ED3" w:rsidRPr="00997D17" w:rsidRDefault="00920ED3" w:rsidP="00997D17">
            <w:pPr>
              <w:rPr>
                <w:color w:val="000000"/>
                <w:sz w:val="22"/>
                <w:szCs w:val="22"/>
              </w:rPr>
            </w:pPr>
            <w:r w:rsidRPr="00997D17">
              <w:rPr>
                <w:color w:val="000000"/>
                <w:sz w:val="22"/>
                <w:szCs w:val="22"/>
              </w:rPr>
              <w:t>Level 1: TANESCO: clear vegetation under power lines.</w:t>
            </w:r>
            <w:r w:rsidRPr="00997D17">
              <w:rPr>
                <w:color w:val="000000"/>
                <w:sz w:val="22"/>
                <w:szCs w:val="22"/>
              </w:rPr>
              <w:br/>
              <w:t>Level 2: TANESCO: switch off lines passing through burning areas when needed.</w:t>
            </w:r>
            <w:r w:rsidRPr="00997D17">
              <w:rPr>
                <w:color w:val="000000"/>
                <w:sz w:val="22"/>
                <w:szCs w:val="22"/>
              </w:rPr>
              <w:br/>
              <w:t>Level 3: TANESCO: restore power first to hospitals, water pumps and shelters.</w:t>
            </w:r>
          </w:p>
        </w:tc>
        <w:tc>
          <w:tcPr>
            <w:tcW w:w="3418" w:type="dxa"/>
          </w:tcPr>
          <w:p w14:paraId="16D36151" w14:textId="4C8C41C1" w:rsidR="00920ED3" w:rsidRPr="00997D17" w:rsidRDefault="00920ED3" w:rsidP="00997D17">
            <w:pPr>
              <w:rPr>
                <w:color w:val="000000"/>
                <w:sz w:val="22"/>
                <w:szCs w:val="22"/>
              </w:rPr>
            </w:pPr>
            <w:r w:rsidRPr="00997D17">
              <w:rPr>
                <w:color w:val="000000"/>
                <w:sz w:val="22"/>
                <w:szCs w:val="22"/>
              </w:rPr>
              <w:t>Ngazi ya 1: TANESCO: ondoeni uoto chini ya nyaya za umeme.</w:t>
            </w:r>
            <w:r w:rsidRPr="00997D17">
              <w:rPr>
                <w:color w:val="000000"/>
                <w:sz w:val="22"/>
                <w:szCs w:val="22"/>
              </w:rPr>
              <w:br/>
              <w:t>Ngazi ya 2: TANESCO: kateni umeme kwenye nyaya zinazopita maeneo yanayoungua inapohitajika.</w:t>
            </w:r>
            <w:r w:rsidRPr="00997D17">
              <w:rPr>
                <w:color w:val="000000"/>
                <w:sz w:val="22"/>
                <w:szCs w:val="22"/>
              </w:rPr>
              <w:br/>
              <w:t>Ngazi ya 3: TANESCO: rejesheni umeme kwanza hospitalini, kwenye pampu za maji na makazi ya muda.</w:t>
            </w:r>
          </w:p>
        </w:tc>
      </w:tr>
      <w:tr w:rsidR="00920ED3" w:rsidRPr="00997D17" w14:paraId="4A8DC06E" w14:textId="77777777" w:rsidTr="00997D17">
        <w:tc>
          <w:tcPr>
            <w:tcW w:w="3417" w:type="dxa"/>
          </w:tcPr>
          <w:p w14:paraId="7FD4B0D3" w14:textId="3BC35817" w:rsidR="00920ED3" w:rsidRPr="00997D17" w:rsidRDefault="00920ED3" w:rsidP="00997D17">
            <w:pPr>
              <w:rPr>
                <w:color w:val="000000"/>
                <w:sz w:val="22"/>
                <w:szCs w:val="22"/>
              </w:rPr>
            </w:pPr>
            <w:r w:rsidRPr="00997D17">
              <w:rPr>
                <w:color w:val="000000"/>
                <w:sz w:val="22"/>
                <w:szCs w:val="22"/>
              </w:rPr>
              <w:t>Education</w:t>
            </w:r>
            <w:r w:rsidRPr="00997D17">
              <w:rPr>
                <w:color w:val="000000"/>
                <w:sz w:val="22"/>
                <w:szCs w:val="22"/>
              </w:rPr>
              <w:br/>
              <w:t>Smoke affects pupils; schools near forests threatened</w:t>
            </w:r>
          </w:p>
        </w:tc>
        <w:tc>
          <w:tcPr>
            <w:tcW w:w="3417" w:type="dxa"/>
          </w:tcPr>
          <w:p w14:paraId="1D908052" w14:textId="50172F10" w:rsidR="00920ED3" w:rsidRPr="00997D17" w:rsidRDefault="00920ED3" w:rsidP="00997D17">
            <w:pPr>
              <w:rPr>
                <w:color w:val="000000"/>
                <w:sz w:val="22"/>
                <w:szCs w:val="22"/>
              </w:rPr>
            </w:pPr>
            <w:r w:rsidRPr="00997D17">
              <w:rPr>
                <w:color w:val="000000"/>
                <w:sz w:val="22"/>
                <w:szCs w:val="22"/>
              </w:rPr>
              <w:t>Elimu</w:t>
            </w:r>
            <w:r w:rsidRPr="00997D17">
              <w:rPr>
                <w:color w:val="000000"/>
                <w:sz w:val="22"/>
                <w:szCs w:val="22"/>
              </w:rPr>
              <w:br/>
              <w:t>Moshi kuathiri wanafunzi; shule zilizo karibu na misitu kuwa hatarini</w:t>
            </w:r>
          </w:p>
        </w:tc>
        <w:tc>
          <w:tcPr>
            <w:tcW w:w="3418" w:type="dxa"/>
          </w:tcPr>
          <w:p w14:paraId="4B979265" w14:textId="2475684F" w:rsidR="00920ED3" w:rsidRPr="00997D17" w:rsidRDefault="00920ED3" w:rsidP="00997D17">
            <w:pPr>
              <w:rPr>
                <w:color w:val="000000"/>
                <w:sz w:val="22"/>
                <w:szCs w:val="22"/>
              </w:rPr>
            </w:pPr>
            <w:r w:rsidRPr="00997D17">
              <w:rPr>
                <w:color w:val="000000"/>
                <w:sz w:val="22"/>
                <w:szCs w:val="22"/>
              </w:rPr>
              <w:t>Level 1: School heads: clear dry grass around school buildings.</w:t>
            </w:r>
            <w:r w:rsidRPr="00997D17">
              <w:rPr>
                <w:color w:val="000000"/>
                <w:sz w:val="22"/>
                <w:szCs w:val="22"/>
              </w:rPr>
              <w:br/>
              <w:t>Level 2: School heads: keep pupils indoors during heavy smoke.</w:t>
            </w:r>
            <w:r w:rsidRPr="00997D17">
              <w:rPr>
                <w:color w:val="000000"/>
                <w:sz w:val="22"/>
                <w:szCs w:val="22"/>
              </w:rPr>
              <w:br/>
              <w:t>Level 3: District Education Offices: close threatened schools and move pupils to safe places.</w:t>
            </w:r>
          </w:p>
        </w:tc>
        <w:tc>
          <w:tcPr>
            <w:tcW w:w="3418" w:type="dxa"/>
          </w:tcPr>
          <w:p w14:paraId="10D806E9" w14:textId="7F0E4765" w:rsidR="00920ED3" w:rsidRPr="00997D17" w:rsidRDefault="00920ED3" w:rsidP="00997D17">
            <w:pPr>
              <w:rPr>
                <w:color w:val="000000"/>
                <w:sz w:val="22"/>
                <w:szCs w:val="22"/>
              </w:rPr>
            </w:pPr>
            <w:r w:rsidRPr="00997D17">
              <w:rPr>
                <w:color w:val="000000"/>
                <w:sz w:val="22"/>
                <w:szCs w:val="22"/>
              </w:rPr>
              <w:t>Ngazi ya 1: Wakuu wa shule: fyekeni nyasi kavu kuzunguka majengo ya shule.</w:t>
            </w:r>
            <w:r w:rsidRPr="00997D17">
              <w:rPr>
                <w:color w:val="000000"/>
                <w:sz w:val="22"/>
                <w:szCs w:val="22"/>
              </w:rPr>
              <w:br/>
              <w:t>Ngazi ya 2: Wakuu wa shule: bakisheni wanafunzi ndani wakati wa moshi mzito.</w:t>
            </w:r>
            <w:r w:rsidRPr="00997D17">
              <w:rPr>
                <w:color w:val="000000"/>
                <w:sz w:val="22"/>
                <w:szCs w:val="22"/>
              </w:rPr>
              <w:br/>
              <w:t xml:space="preserve">Ngazi ya 3: Ofisi za Elimu za Wilaya: fungeni shule zilizo </w:t>
            </w:r>
            <w:r w:rsidRPr="00997D17">
              <w:rPr>
                <w:color w:val="000000"/>
                <w:sz w:val="22"/>
                <w:szCs w:val="22"/>
              </w:rPr>
              <w:lastRenderedPageBreak/>
              <w:t>hatarini na wahamisheni wanafunzi maeneo salama.</w:t>
            </w:r>
          </w:p>
        </w:tc>
      </w:tr>
      <w:tr w:rsidR="00920ED3" w:rsidRPr="00997D17" w14:paraId="0249EC4E" w14:textId="77777777" w:rsidTr="00997D17">
        <w:tc>
          <w:tcPr>
            <w:tcW w:w="3417" w:type="dxa"/>
          </w:tcPr>
          <w:p w14:paraId="3B1C271C" w14:textId="61D5DB76" w:rsidR="00920ED3" w:rsidRPr="00997D17" w:rsidRDefault="00920ED3" w:rsidP="00997D17">
            <w:pPr>
              <w:rPr>
                <w:color w:val="000000"/>
                <w:sz w:val="22"/>
                <w:szCs w:val="22"/>
              </w:rPr>
            </w:pPr>
            <w:r w:rsidRPr="00997D17">
              <w:rPr>
                <w:color w:val="000000"/>
                <w:sz w:val="22"/>
                <w:szCs w:val="22"/>
              </w:rPr>
              <w:lastRenderedPageBreak/>
              <w:t>Environment and water catchments</w:t>
            </w:r>
            <w:r w:rsidRPr="00997D17">
              <w:rPr>
                <w:color w:val="000000"/>
                <w:sz w:val="22"/>
                <w:szCs w:val="22"/>
              </w:rPr>
              <w:br/>
              <w:t>Water catchments and biodiversity damaged; soil exposed to erosion</w:t>
            </w:r>
          </w:p>
        </w:tc>
        <w:tc>
          <w:tcPr>
            <w:tcW w:w="3417" w:type="dxa"/>
          </w:tcPr>
          <w:p w14:paraId="42152D45" w14:textId="64511BC0" w:rsidR="00920ED3" w:rsidRPr="00997D17" w:rsidRDefault="00920ED3" w:rsidP="00997D17">
            <w:pPr>
              <w:rPr>
                <w:color w:val="000000"/>
                <w:sz w:val="22"/>
                <w:szCs w:val="22"/>
              </w:rPr>
            </w:pPr>
            <w:r w:rsidRPr="00997D17">
              <w:rPr>
                <w:color w:val="000000"/>
                <w:sz w:val="22"/>
                <w:szCs w:val="22"/>
              </w:rPr>
              <w:t>Mazingira na vyanzo vya maji</w:t>
            </w:r>
            <w:r w:rsidRPr="00997D17">
              <w:rPr>
                <w:color w:val="000000"/>
                <w:sz w:val="22"/>
                <w:szCs w:val="22"/>
              </w:rPr>
              <w:br/>
              <w:t>Vyanzo vya maji na bioanuwai kuharibika; udongo kuachwa wazi kwa mmomonyoko</w:t>
            </w:r>
          </w:p>
        </w:tc>
        <w:tc>
          <w:tcPr>
            <w:tcW w:w="3418" w:type="dxa"/>
          </w:tcPr>
          <w:p w14:paraId="41769093" w14:textId="73E62114" w:rsidR="00920ED3" w:rsidRPr="00997D17" w:rsidRDefault="00920ED3" w:rsidP="00997D17">
            <w:pPr>
              <w:rPr>
                <w:color w:val="000000"/>
                <w:sz w:val="22"/>
                <w:szCs w:val="22"/>
              </w:rPr>
            </w:pPr>
            <w:r w:rsidRPr="00997D17">
              <w:rPr>
                <w:color w:val="000000"/>
                <w:sz w:val="22"/>
                <w:szCs w:val="22"/>
              </w:rPr>
              <w:t>Level 1: Local Government Authorities and TFS: enforce by-laws on burning and charcoal making.</w:t>
            </w:r>
            <w:r w:rsidRPr="00997D17">
              <w:rPr>
                <w:color w:val="000000"/>
                <w:sz w:val="22"/>
                <w:szCs w:val="22"/>
              </w:rPr>
              <w:br/>
              <w:t>Level 2: Village leaders: please report illegal burning and unattended charcoal kilns.</w:t>
            </w:r>
            <w:r w:rsidRPr="00997D17">
              <w:rPr>
                <w:color w:val="000000"/>
                <w:sz w:val="22"/>
                <w:szCs w:val="22"/>
              </w:rPr>
              <w:br/>
              <w:t>Level 3: District Committees and TFS: protect burnt catchments from grazing and cultivation.</w:t>
            </w:r>
          </w:p>
        </w:tc>
        <w:tc>
          <w:tcPr>
            <w:tcW w:w="3418" w:type="dxa"/>
          </w:tcPr>
          <w:p w14:paraId="7C952F71" w14:textId="561FEA8B" w:rsidR="00920ED3" w:rsidRPr="00997D17" w:rsidRDefault="00920ED3" w:rsidP="00997D17">
            <w:pPr>
              <w:rPr>
                <w:color w:val="000000"/>
                <w:sz w:val="22"/>
                <w:szCs w:val="22"/>
              </w:rPr>
            </w:pPr>
            <w:r w:rsidRPr="00997D17">
              <w:rPr>
                <w:color w:val="000000"/>
                <w:sz w:val="22"/>
                <w:szCs w:val="22"/>
              </w:rPr>
              <w:t>Ngazi ya 1: Mamlaka za Serikali za Mitaa na TFS: simamieni sheria ndogo kuhusu uchomaji moto na utengenezaji wa mkaa.</w:t>
            </w:r>
            <w:r w:rsidRPr="00997D17">
              <w:rPr>
                <w:color w:val="000000"/>
                <w:sz w:val="22"/>
                <w:szCs w:val="22"/>
              </w:rPr>
              <w:br/>
              <w:t>Ngazi ya 2: Viongozi wa Vijiji: tafadhali toeni taarifa ya uchomaji moto haramu na matanuru ya mkaa yasiyo na uangalizi.</w:t>
            </w:r>
            <w:r w:rsidRPr="00997D17">
              <w:rPr>
                <w:color w:val="000000"/>
                <w:sz w:val="22"/>
                <w:szCs w:val="22"/>
              </w:rPr>
              <w:br/>
              <w:t>Ngazi ya 3: Kamati za Wilaya na TFS: lindeni vyanzo vya maji vilivyoungua dhidi ya malisho na kilimo.</w:t>
            </w:r>
          </w:p>
        </w:tc>
      </w:tr>
    </w:tbl>
    <w:p w14:paraId="45587E97" w14:textId="77777777" w:rsidR="000D1FD9" w:rsidRPr="00997D17" w:rsidRDefault="000D1FD9" w:rsidP="000359A0">
      <w:pPr>
        <w:pStyle w:val="Strong1"/>
        <w:jc w:val="both"/>
        <w:rPr>
          <w:b w:val="0"/>
          <w:bCs w:val="0"/>
          <w:sz w:val="22"/>
          <w:szCs w:val="22"/>
        </w:rPr>
      </w:pPr>
    </w:p>
    <w:p w14:paraId="3F560BA9" w14:textId="4DC0668A" w:rsidR="000D1FD9" w:rsidRPr="00997D17" w:rsidRDefault="0088192A" w:rsidP="000359A0">
      <w:pPr>
        <w:pStyle w:val="Strong1"/>
        <w:jc w:val="both"/>
        <w:rPr>
          <w:b w:val="0"/>
          <w:bCs w:val="0"/>
          <w:sz w:val="22"/>
          <w:szCs w:val="22"/>
        </w:rPr>
      </w:pPr>
      <w:r w:rsidRPr="00997D17">
        <w:rPr>
          <w:b w:val="0"/>
          <w:bCs w:val="0"/>
          <w:sz w:val="22"/>
          <w:szCs w:val="22"/>
        </w:rPr>
        <w:t xml:space="preserve">7.0 </w:t>
      </w:r>
      <w:r w:rsidR="000D1FD9" w:rsidRPr="00997D17">
        <w:rPr>
          <w:b w:val="0"/>
          <w:bCs w:val="0"/>
          <w:sz w:val="22"/>
          <w:szCs w:val="22"/>
        </w:rPr>
        <w:t>DROUGHT</w:t>
      </w:r>
    </w:p>
    <w:p w14:paraId="192A41A5" w14:textId="027457B0" w:rsidR="000D1FD9" w:rsidRPr="00997D17" w:rsidRDefault="000D1FD9"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6840"/>
        <w:gridCol w:w="2280"/>
      </w:tblGrid>
      <w:tr w:rsidR="000D1FD9" w:rsidRPr="00997D17" w14:paraId="5166D584" w14:textId="77777777" w:rsidTr="00485595">
        <w:trPr>
          <w:trHeight w:val="30"/>
        </w:trPr>
        <w:tc>
          <w:tcPr>
            <w:tcW w:w="456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052503AD" w14:textId="77777777" w:rsidR="000D1FD9" w:rsidRPr="00997D17" w:rsidRDefault="000D1FD9" w:rsidP="000359A0">
            <w:pPr>
              <w:jc w:val="both"/>
              <w:rPr>
                <w:sz w:val="22"/>
                <w:szCs w:val="22"/>
              </w:rPr>
            </w:pPr>
            <w:r w:rsidRPr="00997D17">
              <w:rPr>
                <w:sz w:val="22"/>
                <w:szCs w:val="22"/>
              </w:rPr>
              <w:t>ADVISORY</w:t>
            </w:r>
          </w:p>
        </w:tc>
        <w:tc>
          <w:tcPr>
            <w:tcW w:w="684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780AC82E" w14:textId="77777777" w:rsidR="000D1FD9" w:rsidRPr="00997D17" w:rsidRDefault="000D1FD9" w:rsidP="000359A0">
            <w:pPr>
              <w:jc w:val="both"/>
              <w:rPr>
                <w:sz w:val="22"/>
                <w:szCs w:val="22"/>
              </w:rPr>
            </w:pPr>
            <w:r w:rsidRPr="00997D17">
              <w:rPr>
                <w:sz w:val="22"/>
                <w:szCs w:val="22"/>
              </w:rPr>
              <w:t>BE PREPARED</w:t>
            </w:r>
          </w:p>
        </w:tc>
        <w:tc>
          <w:tcPr>
            <w:tcW w:w="228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50AE7FBA" w14:textId="77777777" w:rsidR="000D1FD9" w:rsidRPr="00997D17" w:rsidRDefault="000D1FD9" w:rsidP="000359A0">
            <w:pPr>
              <w:jc w:val="both"/>
              <w:rPr>
                <w:sz w:val="22"/>
                <w:szCs w:val="22"/>
              </w:rPr>
            </w:pPr>
            <w:r w:rsidRPr="00997D17">
              <w:rPr>
                <w:sz w:val="22"/>
                <w:szCs w:val="22"/>
              </w:rPr>
              <w:t>LEVEL 1</w:t>
            </w:r>
          </w:p>
        </w:tc>
      </w:tr>
    </w:tbl>
    <w:p w14:paraId="711A05B6" w14:textId="77777777" w:rsidR="000D1FD9" w:rsidRPr="00997D17" w:rsidRDefault="000D1FD9" w:rsidP="000359A0">
      <w:pPr>
        <w:jc w:val="both"/>
        <w:rPr>
          <w:sz w:val="22"/>
          <w:szCs w:val="22"/>
        </w:rPr>
      </w:pPr>
    </w:p>
    <w:p w14:paraId="2858207E" w14:textId="77777777" w:rsidR="000D1FD9" w:rsidRPr="00997D17" w:rsidRDefault="000D1FD9"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0"/>
        <w:gridCol w:w="3420"/>
        <w:gridCol w:w="3420"/>
        <w:gridCol w:w="3420"/>
      </w:tblGrid>
      <w:tr w:rsidR="000D1FD9" w:rsidRPr="00997D17" w14:paraId="47AC9623"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7E35B76" w14:textId="77777777" w:rsidR="000D1FD9" w:rsidRPr="00997D17" w:rsidRDefault="000D1FD9" w:rsidP="000359A0">
            <w:pPr>
              <w:jc w:val="both"/>
              <w:rPr>
                <w:sz w:val="22"/>
                <w:szCs w:val="22"/>
              </w:rPr>
            </w:pPr>
            <w:r w:rsidRPr="00997D17">
              <w:rPr>
                <w:sz w:val="22"/>
                <w:szCs w:val="22"/>
              </w:rPr>
              <w:lastRenderedPageBreak/>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838A7F7" w14:textId="77777777" w:rsidR="000D1FD9" w:rsidRPr="00997D17" w:rsidRDefault="000D1FD9"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090905D" w14:textId="0426B148" w:rsidR="000D1FD9" w:rsidRPr="00997D17" w:rsidRDefault="000D1FD9"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4FF0D44" w14:textId="4F18F3BE" w:rsidR="000D1FD9" w:rsidRPr="00997D17" w:rsidRDefault="000D1FD9" w:rsidP="000359A0">
            <w:pPr>
              <w:jc w:val="both"/>
              <w:rPr>
                <w:sz w:val="22"/>
                <w:szCs w:val="22"/>
              </w:rPr>
            </w:pPr>
            <w:r w:rsidRPr="00997D17">
              <w:rPr>
                <w:sz w:val="22"/>
                <w:szCs w:val="22"/>
              </w:rPr>
              <w:t>HATUA (SW)</w:t>
            </w:r>
          </w:p>
        </w:tc>
      </w:tr>
      <w:tr w:rsidR="000D1FD9" w:rsidRPr="00997D17" w14:paraId="617F4F7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3088B8A" w14:textId="0B4B9765" w:rsidR="000D1FD9" w:rsidRPr="00997D17" w:rsidRDefault="009938A3">
            <w:pPr>
              <w:pStyle w:val="ListParagraph"/>
              <w:numPr>
                <w:ilvl w:val="0"/>
                <w:numId w:val="31"/>
              </w:numPr>
              <w:jc w:val="both"/>
              <w:rPr>
                <w:sz w:val="22"/>
                <w:szCs w:val="22"/>
              </w:rPr>
            </w:pPr>
            <w:r w:rsidRPr="00997D17">
              <w:rPr>
                <w:sz w:val="22"/>
                <w:szCs w:val="22"/>
              </w:rPr>
              <w:t>Below-normal rainfall expected; early signs of dry conditions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9DE0A45" w14:textId="6A97DE00" w:rsidR="000D1FD9" w:rsidRPr="00997D17" w:rsidRDefault="009938A3">
            <w:pPr>
              <w:pStyle w:val="ListParagraph"/>
              <w:numPr>
                <w:ilvl w:val="0"/>
                <w:numId w:val="31"/>
              </w:numPr>
              <w:jc w:val="both"/>
              <w:rPr>
                <w:sz w:val="22"/>
                <w:szCs w:val="22"/>
              </w:rPr>
            </w:pPr>
            <w:r w:rsidRPr="00997D17">
              <w:rPr>
                <w:sz w:val="22"/>
                <w:szCs w:val="22"/>
              </w:rPr>
              <w:t>Mvua chini ya wastani zinatarajiwa; dalili za awali za ukavu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63CCA71" w14:textId="5F2C8E39" w:rsidR="000D1FD9" w:rsidRPr="00997D17" w:rsidRDefault="009938A3">
            <w:pPr>
              <w:pStyle w:val="ListParagraph"/>
              <w:numPr>
                <w:ilvl w:val="0"/>
                <w:numId w:val="31"/>
              </w:numPr>
              <w:jc w:val="both"/>
              <w:rPr>
                <w:sz w:val="22"/>
                <w:szCs w:val="22"/>
              </w:rPr>
            </w:pPr>
            <w:r w:rsidRPr="00997D17">
              <w:rPr>
                <w:sz w:val="22"/>
                <w:szCs w:val="22"/>
              </w:rPr>
              <w:t>Please follow TMA seasonal forecasts and advice from extension officers.</w:t>
            </w:r>
          </w:p>
          <w:p w14:paraId="352F0E91" w14:textId="018D0D08" w:rsidR="000D1FD9" w:rsidRPr="00997D17" w:rsidRDefault="00FE0A4D">
            <w:pPr>
              <w:pStyle w:val="ListParagraph"/>
              <w:numPr>
                <w:ilvl w:val="0"/>
                <w:numId w:val="31"/>
              </w:numPr>
              <w:jc w:val="both"/>
              <w:rPr>
                <w:sz w:val="22"/>
                <w:szCs w:val="22"/>
              </w:rPr>
            </w:pPr>
            <w:ins w:id="45" w:author="Bonephace Kaijage" w:date="2026-10-14T06:22:00Z" w16du:dateUtc="2026-10-14T04:22:00Z">
              <w:r>
                <w:rPr>
                  <w:sz w:val="22"/>
                  <w:szCs w:val="22"/>
                </w:rPr>
                <w:t>Households: please use water carefully and keep a food reserve, so that the household can manage if the dry spell runs longer than expected.</w:t>
              </w:r>
            </w:ins>
            <w:del w:id="46" w:author="Bonephace Kaijage" w:date="2026-10-14T06:22:00Z" w16du:dateUtc="2026-10-14T04:22:00Z">
              <w:r w:rsidR="009938A3" w:rsidRPr="00997D17" w:rsidDel="00FE0A4D">
                <w:rPr>
                  <w:sz w:val="22"/>
                  <w:szCs w:val="22"/>
                </w:rPr>
                <w:delText>Households: use water carefully and keep a food reserve.</w:delText>
              </w:r>
            </w:del>
          </w:p>
          <w:p w14:paraId="694EAF62" w14:textId="6F446115" w:rsidR="000D1FD9" w:rsidRPr="00997D17" w:rsidRDefault="009938A3">
            <w:pPr>
              <w:pStyle w:val="ListParagraph"/>
              <w:numPr>
                <w:ilvl w:val="0"/>
                <w:numId w:val="31"/>
              </w:numPr>
              <w:jc w:val="both"/>
              <w:rPr>
                <w:sz w:val="22"/>
                <w:szCs w:val="22"/>
              </w:rPr>
            </w:pPr>
            <w:r w:rsidRPr="00997D17">
              <w:rPr>
                <w:sz w:val="22"/>
                <w:szCs w:val="22"/>
              </w:rPr>
              <w:t>Village/Mtaa and Ward Disaster Management Committees: review drought contingency plans and update the list of people with special needs.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AAB3339" w14:textId="2D4D51E6" w:rsidR="000D1FD9" w:rsidRPr="00997D17" w:rsidRDefault="009938A3">
            <w:pPr>
              <w:pStyle w:val="ListParagraph"/>
              <w:numPr>
                <w:ilvl w:val="0"/>
                <w:numId w:val="31"/>
              </w:numPr>
              <w:jc w:val="both"/>
              <w:rPr>
                <w:sz w:val="22"/>
                <w:szCs w:val="22"/>
              </w:rPr>
            </w:pPr>
            <w:r w:rsidRPr="00997D17">
              <w:rPr>
                <w:sz w:val="22"/>
                <w:szCs w:val="22"/>
              </w:rPr>
              <w:t>Tafadhali fuatilieni utabiri wa msimu wa TMA na ushauri wa maafisa ugani.</w:t>
            </w:r>
          </w:p>
          <w:p w14:paraId="64D8C568" w14:textId="1552CBB2" w:rsidR="000D1FD9" w:rsidRPr="00997D17" w:rsidRDefault="009938A3">
            <w:pPr>
              <w:pStyle w:val="ListParagraph"/>
              <w:numPr>
                <w:ilvl w:val="0"/>
                <w:numId w:val="31"/>
              </w:numPr>
              <w:jc w:val="both"/>
              <w:rPr>
                <w:sz w:val="22"/>
                <w:szCs w:val="22"/>
              </w:rPr>
            </w:pPr>
            <w:r w:rsidRPr="00997D17">
              <w:rPr>
                <w:sz w:val="22"/>
                <w:szCs w:val="22"/>
              </w:rPr>
              <w:t>Kaya: tumieni maji kwa uangalifu na wekeni akiba ya chakula.</w:t>
            </w:r>
          </w:p>
          <w:p w14:paraId="6B1A0D5B" w14:textId="25B3E067" w:rsidR="000D1FD9" w:rsidRPr="00997D17" w:rsidRDefault="009938A3">
            <w:pPr>
              <w:pStyle w:val="ListParagraph"/>
              <w:numPr>
                <w:ilvl w:val="0"/>
                <w:numId w:val="31"/>
              </w:numPr>
              <w:jc w:val="both"/>
              <w:rPr>
                <w:sz w:val="22"/>
                <w:szCs w:val="22"/>
              </w:rPr>
            </w:pPr>
            <w:r w:rsidRPr="00997D17">
              <w:rPr>
                <w:sz w:val="22"/>
                <w:szCs w:val="22"/>
              </w:rPr>
              <w:t>Kamati za Usimamizi wa Maafa za Vijiji/Mitaa na Kata: pitieni mipango ya dharura ya ukame na boresheni orodha ya watu wenye mahitaji maalum.</w:t>
            </w:r>
          </w:p>
        </w:tc>
      </w:tr>
      <w:tr w:rsidR="000D1FD9" w:rsidRPr="00997D17" w14:paraId="01DB64B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C17BE20" w14:textId="2D6C5F0C" w:rsidR="000D1FD9" w:rsidRPr="00997D17" w:rsidRDefault="009938A3">
            <w:pPr>
              <w:pStyle w:val="ListParagraph"/>
              <w:numPr>
                <w:ilvl w:val="0"/>
                <w:numId w:val="31"/>
              </w:numPr>
              <w:jc w:val="both"/>
              <w:rPr>
                <w:sz w:val="22"/>
                <w:szCs w:val="22"/>
              </w:rPr>
            </w:pPr>
            <w:r w:rsidRPr="00997D17">
              <w:rPr>
                <w:sz w:val="22"/>
                <w:szCs w:val="22"/>
              </w:rPr>
              <w:t>Low soil moisture affecting germination of crops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5E5B92D" w14:textId="31871B6A" w:rsidR="000D1FD9" w:rsidRPr="00997D17" w:rsidRDefault="009938A3">
            <w:pPr>
              <w:pStyle w:val="ListParagraph"/>
              <w:numPr>
                <w:ilvl w:val="0"/>
                <w:numId w:val="31"/>
              </w:numPr>
              <w:jc w:val="both"/>
              <w:rPr>
                <w:sz w:val="22"/>
                <w:szCs w:val="22"/>
              </w:rPr>
            </w:pPr>
            <w:r w:rsidRPr="00997D17">
              <w:rPr>
                <w:sz w:val="22"/>
                <w:szCs w:val="22"/>
              </w:rPr>
              <w:t>Unyevu mdogo wa udongo kuathiri uotaji wa mazao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8FDCE63" w14:textId="0E816ECF" w:rsidR="000D1FD9" w:rsidRPr="00997D17" w:rsidRDefault="00FE0A4D">
            <w:pPr>
              <w:pStyle w:val="ListParagraph"/>
              <w:numPr>
                <w:ilvl w:val="0"/>
                <w:numId w:val="31"/>
              </w:numPr>
              <w:jc w:val="both"/>
              <w:rPr>
                <w:sz w:val="22"/>
                <w:szCs w:val="22"/>
              </w:rPr>
            </w:pPr>
            <w:ins w:id="47" w:author="Bonephace Kaijage" w:date="2026-10-14T06:22:00Z" w16du:dateUtc="2026-10-14T04:22:00Z">
              <w:r>
                <w:rPr>
                  <w:sz w:val="22"/>
                  <w:szCs w:val="22"/>
                </w:rPr>
                <w:t>Farmers: drought-tolerant crops such as sorghum, millet and cassava give a harvest even when the rains are short; talk to the extension officer about what suits your soil.</w:t>
              </w:r>
            </w:ins>
            <w:del w:id="48" w:author="Bonephace Kaijage" w:date="2026-10-14T06:22:00Z" w16du:dateUtc="2026-10-14T04:22:00Z">
              <w:r w:rsidR="009938A3" w:rsidRPr="00997D17" w:rsidDel="00FE0A4D">
                <w:rPr>
                  <w:sz w:val="22"/>
                  <w:szCs w:val="22"/>
                </w:rPr>
                <w:delText>Farmers are advised to plant drought-tolerant crops such as sorghum, millet and cassava.</w:delText>
              </w:r>
            </w:del>
          </w:p>
          <w:p w14:paraId="7BE37A09" w14:textId="7F68BA80" w:rsidR="000D1FD9" w:rsidRPr="00997D17" w:rsidRDefault="009938A3">
            <w:pPr>
              <w:pStyle w:val="ListParagraph"/>
              <w:numPr>
                <w:ilvl w:val="0"/>
                <w:numId w:val="31"/>
              </w:numPr>
              <w:jc w:val="both"/>
              <w:rPr>
                <w:sz w:val="22"/>
                <w:szCs w:val="22"/>
              </w:rPr>
            </w:pPr>
            <w:r w:rsidRPr="00997D17">
              <w:rPr>
                <w:sz w:val="22"/>
                <w:szCs w:val="22"/>
              </w:rPr>
              <w:t>Use mulch to keep moisture in the soil.</w:t>
            </w:r>
          </w:p>
          <w:p w14:paraId="60CDB5CF" w14:textId="088B94D7" w:rsidR="000D1FD9" w:rsidRPr="00997D17" w:rsidRDefault="009938A3">
            <w:pPr>
              <w:pStyle w:val="ListParagraph"/>
              <w:numPr>
                <w:ilvl w:val="0"/>
                <w:numId w:val="31"/>
              </w:numPr>
              <w:jc w:val="both"/>
              <w:rPr>
                <w:sz w:val="22"/>
                <w:szCs w:val="22"/>
              </w:rPr>
            </w:pPr>
            <w:r w:rsidRPr="00997D17">
              <w:rPr>
                <w:sz w:val="22"/>
                <w:szCs w:val="22"/>
              </w:rPr>
              <w:t>Plant with the first reliable rains, as advised by extension officers.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EC4C0DB" w14:textId="6DD9AB4F" w:rsidR="000D1FD9" w:rsidRPr="00997D17" w:rsidRDefault="009938A3">
            <w:pPr>
              <w:pStyle w:val="ListParagraph"/>
              <w:numPr>
                <w:ilvl w:val="0"/>
                <w:numId w:val="31"/>
              </w:numPr>
              <w:jc w:val="both"/>
              <w:rPr>
                <w:sz w:val="22"/>
                <w:szCs w:val="22"/>
              </w:rPr>
            </w:pPr>
            <w:r w:rsidRPr="00997D17">
              <w:rPr>
                <w:sz w:val="22"/>
                <w:szCs w:val="22"/>
              </w:rPr>
              <w:t>Wakulima mnashauriwa kupanda mazao yanayostahimili ukame kama mtama, uwele na mihogo.</w:t>
            </w:r>
          </w:p>
          <w:p w14:paraId="6D2778A8" w14:textId="27DDD62C" w:rsidR="000D1FD9" w:rsidRPr="00997D17" w:rsidRDefault="009938A3">
            <w:pPr>
              <w:pStyle w:val="ListParagraph"/>
              <w:numPr>
                <w:ilvl w:val="0"/>
                <w:numId w:val="31"/>
              </w:numPr>
              <w:jc w:val="both"/>
              <w:rPr>
                <w:sz w:val="22"/>
                <w:szCs w:val="22"/>
              </w:rPr>
            </w:pPr>
            <w:r w:rsidRPr="00997D17">
              <w:rPr>
                <w:sz w:val="22"/>
                <w:szCs w:val="22"/>
              </w:rPr>
              <w:t>Tumieni matandazo kuhifadhi unyevu udongoni.</w:t>
            </w:r>
          </w:p>
          <w:p w14:paraId="1E4CC2D7" w14:textId="0E481034" w:rsidR="000D1FD9" w:rsidRPr="00997D17" w:rsidRDefault="009938A3">
            <w:pPr>
              <w:pStyle w:val="ListParagraph"/>
              <w:numPr>
                <w:ilvl w:val="0"/>
                <w:numId w:val="31"/>
              </w:numPr>
              <w:jc w:val="both"/>
              <w:rPr>
                <w:sz w:val="22"/>
                <w:szCs w:val="22"/>
              </w:rPr>
            </w:pPr>
            <w:r w:rsidRPr="00997D17">
              <w:rPr>
                <w:sz w:val="22"/>
                <w:szCs w:val="22"/>
              </w:rPr>
              <w:t>Pandeni kwa mvua za kwanza za uhakika, kwa ushauri wa maafisa ugani.</w:t>
            </w:r>
          </w:p>
        </w:tc>
      </w:tr>
      <w:tr w:rsidR="000D1FD9" w:rsidRPr="00997D17" w14:paraId="004B402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8B2585A" w14:textId="7DA2587A" w:rsidR="000D1FD9" w:rsidRPr="00997D17" w:rsidRDefault="009938A3">
            <w:pPr>
              <w:pStyle w:val="ListParagraph"/>
              <w:numPr>
                <w:ilvl w:val="0"/>
                <w:numId w:val="31"/>
              </w:numPr>
              <w:jc w:val="both"/>
              <w:rPr>
                <w:sz w:val="22"/>
                <w:szCs w:val="22"/>
              </w:rPr>
            </w:pPr>
            <w:r w:rsidRPr="00997D17">
              <w:rPr>
                <w:sz w:val="22"/>
                <w:szCs w:val="22"/>
              </w:rPr>
              <w:lastRenderedPageBreak/>
              <w:t>Some pasture loss in grazing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F4592D" w14:textId="58294C5C" w:rsidR="000D1FD9" w:rsidRPr="00997D17" w:rsidRDefault="009938A3">
            <w:pPr>
              <w:pStyle w:val="ListParagraph"/>
              <w:numPr>
                <w:ilvl w:val="0"/>
                <w:numId w:val="31"/>
              </w:numPr>
              <w:jc w:val="both"/>
              <w:rPr>
                <w:sz w:val="22"/>
                <w:szCs w:val="22"/>
              </w:rPr>
            </w:pPr>
            <w:r w:rsidRPr="00997D17">
              <w:rPr>
                <w:sz w:val="22"/>
                <w:szCs w:val="22"/>
              </w:rPr>
              <w:t>Upungufu wa malisho katika baadhi ya maeneo ya kuchungia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0DF414" w14:textId="436351FE" w:rsidR="000D1FD9" w:rsidRPr="00997D17" w:rsidRDefault="009938A3">
            <w:pPr>
              <w:pStyle w:val="ListParagraph"/>
              <w:numPr>
                <w:ilvl w:val="0"/>
                <w:numId w:val="31"/>
              </w:numPr>
              <w:jc w:val="both"/>
              <w:rPr>
                <w:sz w:val="22"/>
                <w:szCs w:val="22"/>
              </w:rPr>
            </w:pPr>
            <w:r w:rsidRPr="00997D17">
              <w:rPr>
                <w:sz w:val="22"/>
                <w:szCs w:val="22"/>
              </w:rPr>
              <w:t>Livestock keepers: store crop residues and hay.</w:t>
            </w:r>
          </w:p>
          <w:p w14:paraId="13599037" w14:textId="37361825" w:rsidR="000D1FD9" w:rsidRPr="00997D17" w:rsidRDefault="009938A3">
            <w:pPr>
              <w:pStyle w:val="ListParagraph"/>
              <w:numPr>
                <w:ilvl w:val="0"/>
                <w:numId w:val="31"/>
              </w:numPr>
              <w:jc w:val="both"/>
              <w:rPr>
                <w:sz w:val="22"/>
                <w:szCs w:val="22"/>
              </w:rPr>
            </w:pPr>
            <w:r w:rsidRPr="00997D17">
              <w:rPr>
                <w:sz w:val="22"/>
                <w:szCs w:val="22"/>
              </w:rPr>
              <w:t>Agree reserve grazing areas with Village leaders.</w:t>
            </w:r>
          </w:p>
          <w:p w14:paraId="6DFE4580" w14:textId="5DC13BA5" w:rsidR="000D1FD9" w:rsidRPr="00997D17" w:rsidRDefault="009938A3">
            <w:pPr>
              <w:pStyle w:val="ListParagraph"/>
              <w:numPr>
                <w:ilvl w:val="0"/>
                <w:numId w:val="31"/>
              </w:numPr>
              <w:jc w:val="both"/>
              <w:rPr>
                <w:sz w:val="22"/>
                <w:szCs w:val="22"/>
              </w:rPr>
            </w:pPr>
            <w:r w:rsidRPr="00997D17">
              <w:rPr>
                <w:sz w:val="22"/>
                <w:szCs w:val="22"/>
              </w:rPr>
              <w:t>Consider selling some animals early while they are in good condition.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EBD3031" w14:textId="591A10A4" w:rsidR="000D1FD9" w:rsidRPr="00997D17" w:rsidRDefault="009938A3">
            <w:pPr>
              <w:pStyle w:val="ListParagraph"/>
              <w:numPr>
                <w:ilvl w:val="0"/>
                <w:numId w:val="31"/>
              </w:numPr>
              <w:jc w:val="both"/>
              <w:rPr>
                <w:sz w:val="22"/>
                <w:szCs w:val="22"/>
              </w:rPr>
            </w:pPr>
            <w:r w:rsidRPr="00997D17">
              <w:rPr>
                <w:sz w:val="22"/>
                <w:szCs w:val="22"/>
              </w:rPr>
              <w:t>Wafugaji: hifadhini mabaki ya mazao na nyasi kavu.</w:t>
            </w:r>
          </w:p>
          <w:p w14:paraId="4AEEA8D5" w14:textId="2B68E9AE" w:rsidR="000D1FD9" w:rsidRPr="00997D17" w:rsidRDefault="009938A3">
            <w:pPr>
              <w:pStyle w:val="ListParagraph"/>
              <w:numPr>
                <w:ilvl w:val="0"/>
                <w:numId w:val="31"/>
              </w:numPr>
              <w:jc w:val="both"/>
              <w:rPr>
                <w:sz w:val="22"/>
                <w:szCs w:val="22"/>
              </w:rPr>
            </w:pPr>
            <w:r w:rsidRPr="00997D17">
              <w:rPr>
                <w:sz w:val="22"/>
                <w:szCs w:val="22"/>
              </w:rPr>
              <w:t>Kubalianeni maeneo ya akiba ya malisho na viongozi wa Kijiji.</w:t>
            </w:r>
          </w:p>
          <w:p w14:paraId="40CFD5D6" w14:textId="1CEAAF3F" w:rsidR="000D1FD9" w:rsidRPr="00997D17" w:rsidRDefault="009938A3">
            <w:pPr>
              <w:pStyle w:val="ListParagraph"/>
              <w:numPr>
                <w:ilvl w:val="0"/>
                <w:numId w:val="31"/>
              </w:numPr>
              <w:jc w:val="both"/>
              <w:rPr>
                <w:sz w:val="22"/>
                <w:szCs w:val="22"/>
              </w:rPr>
            </w:pPr>
            <w:r w:rsidRPr="00997D17">
              <w:rPr>
                <w:sz w:val="22"/>
                <w:szCs w:val="22"/>
              </w:rPr>
              <w:t>Fikirieni kuuza baadhi ya mifugo mapema ikiwa bado ina afya nzuri.</w:t>
            </w:r>
          </w:p>
        </w:tc>
      </w:tr>
      <w:tr w:rsidR="000D1FD9" w:rsidRPr="000343A2" w14:paraId="7E8BB82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1E89744" w14:textId="7251C1DA" w:rsidR="000D1FD9" w:rsidRPr="00997D17" w:rsidRDefault="009938A3">
            <w:pPr>
              <w:pStyle w:val="ListParagraph"/>
              <w:numPr>
                <w:ilvl w:val="0"/>
                <w:numId w:val="31"/>
              </w:numPr>
              <w:jc w:val="both"/>
              <w:rPr>
                <w:sz w:val="22"/>
                <w:szCs w:val="22"/>
              </w:rPr>
            </w:pPr>
            <w:r w:rsidRPr="00997D17">
              <w:rPr>
                <w:sz w:val="22"/>
                <w:szCs w:val="22"/>
              </w:rPr>
              <w:t>Reduced flow in rivers and streams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3000504" w14:textId="4586AA5A" w:rsidR="000D1FD9" w:rsidRPr="00997D17" w:rsidRDefault="009938A3">
            <w:pPr>
              <w:pStyle w:val="ListParagraph"/>
              <w:numPr>
                <w:ilvl w:val="0"/>
                <w:numId w:val="31"/>
              </w:numPr>
              <w:jc w:val="both"/>
              <w:rPr>
                <w:sz w:val="22"/>
                <w:szCs w:val="22"/>
              </w:rPr>
            </w:pPr>
            <w:r w:rsidRPr="00997D17">
              <w:rPr>
                <w:sz w:val="22"/>
                <w:szCs w:val="22"/>
              </w:rPr>
              <w:t>Kupungua kwa mtiririko wa maji mitoni na vijitoni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2CD2F3D" w14:textId="5A4216BC" w:rsidR="000D1FD9" w:rsidRPr="00997D17" w:rsidRDefault="009938A3">
            <w:pPr>
              <w:pStyle w:val="ListParagraph"/>
              <w:numPr>
                <w:ilvl w:val="0"/>
                <w:numId w:val="31"/>
              </w:numPr>
              <w:jc w:val="both"/>
              <w:rPr>
                <w:sz w:val="22"/>
                <w:szCs w:val="22"/>
              </w:rPr>
            </w:pPr>
            <w:r w:rsidRPr="00997D17">
              <w:rPr>
                <w:sz w:val="22"/>
                <w:szCs w:val="22"/>
              </w:rPr>
              <w:t>Please use water sparingly at home and on farms.</w:t>
            </w:r>
          </w:p>
          <w:p w14:paraId="349A0742" w14:textId="1266396A" w:rsidR="000D1FD9" w:rsidRPr="00997D17" w:rsidRDefault="009938A3">
            <w:pPr>
              <w:pStyle w:val="ListParagraph"/>
              <w:numPr>
                <w:ilvl w:val="0"/>
                <w:numId w:val="31"/>
              </w:numPr>
              <w:jc w:val="both"/>
              <w:rPr>
                <w:sz w:val="22"/>
                <w:szCs w:val="22"/>
              </w:rPr>
            </w:pPr>
            <w:r w:rsidRPr="00997D17">
              <w:rPr>
                <w:sz w:val="22"/>
                <w:szCs w:val="22"/>
              </w:rPr>
              <w:t>Protect water sources from animals and waste.</w:t>
            </w:r>
          </w:p>
          <w:p w14:paraId="14154F7D" w14:textId="23190216" w:rsidR="000D1FD9" w:rsidRPr="00997D17" w:rsidRDefault="009938A3">
            <w:pPr>
              <w:pStyle w:val="ListParagraph"/>
              <w:numPr>
                <w:ilvl w:val="0"/>
                <w:numId w:val="31"/>
              </w:numPr>
              <w:jc w:val="both"/>
              <w:rPr>
                <w:sz w:val="22"/>
                <w:szCs w:val="22"/>
              </w:rPr>
            </w:pPr>
            <w:r w:rsidRPr="00997D17">
              <w:rPr>
                <w:sz w:val="22"/>
                <w:szCs w:val="22"/>
              </w:rPr>
              <w:t>Report drying water sources to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0972017" w14:textId="1171BA12" w:rsidR="000D1FD9" w:rsidRPr="00997D17" w:rsidRDefault="009938A3">
            <w:pPr>
              <w:pStyle w:val="ListParagraph"/>
              <w:numPr>
                <w:ilvl w:val="0"/>
                <w:numId w:val="31"/>
              </w:numPr>
              <w:jc w:val="both"/>
              <w:rPr>
                <w:sz w:val="22"/>
                <w:szCs w:val="22"/>
                <w:lang w:val="sv-SE"/>
              </w:rPr>
            </w:pPr>
            <w:r w:rsidRPr="00997D17">
              <w:rPr>
                <w:sz w:val="22"/>
                <w:szCs w:val="22"/>
                <w:lang w:val="sv-SE"/>
              </w:rPr>
              <w:t>Tafadhali tumieni maji kwa uangalifu nyumbani na mashambani.</w:t>
            </w:r>
          </w:p>
          <w:p w14:paraId="10B6D63E" w14:textId="28C81338" w:rsidR="000D1FD9" w:rsidRPr="00997D17" w:rsidRDefault="009938A3">
            <w:pPr>
              <w:pStyle w:val="ListParagraph"/>
              <w:numPr>
                <w:ilvl w:val="0"/>
                <w:numId w:val="31"/>
              </w:numPr>
              <w:jc w:val="both"/>
              <w:rPr>
                <w:sz w:val="22"/>
                <w:szCs w:val="22"/>
                <w:lang w:val="sv-SE"/>
              </w:rPr>
            </w:pPr>
            <w:r w:rsidRPr="00997D17">
              <w:rPr>
                <w:sz w:val="22"/>
                <w:szCs w:val="22"/>
                <w:lang w:val="sv-SE"/>
              </w:rPr>
              <w:t>Lindeni vyanzo vya maji dhidi ya mifugo na taka.</w:t>
            </w:r>
          </w:p>
          <w:p w14:paraId="5145D1BA" w14:textId="7FD2BC9D" w:rsidR="000D1FD9" w:rsidRPr="00997D17" w:rsidRDefault="009938A3">
            <w:pPr>
              <w:pStyle w:val="ListParagraph"/>
              <w:numPr>
                <w:ilvl w:val="0"/>
                <w:numId w:val="31"/>
              </w:numPr>
              <w:jc w:val="both"/>
              <w:rPr>
                <w:sz w:val="22"/>
                <w:szCs w:val="22"/>
                <w:lang w:val="sv-SE"/>
              </w:rPr>
            </w:pPr>
            <w:r w:rsidRPr="00997D17">
              <w:rPr>
                <w:sz w:val="22"/>
                <w:szCs w:val="22"/>
                <w:lang w:val="sv-SE"/>
              </w:rPr>
              <w:t>Toeni taarifa ya vyanzo vya maji vinavyokauka kwa viongozi wa Kijiji/Mtaa.</w:t>
            </w:r>
          </w:p>
        </w:tc>
      </w:tr>
      <w:tr w:rsidR="000D1FD9" w:rsidRPr="00997D17" w14:paraId="36EBE78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1251D2A" w14:textId="529AE059" w:rsidR="000D1FD9" w:rsidRPr="00997D17" w:rsidRDefault="009938A3">
            <w:pPr>
              <w:pStyle w:val="ListParagraph"/>
              <w:numPr>
                <w:ilvl w:val="0"/>
                <w:numId w:val="31"/>
              </w:numPr>
              <w:jc w:val="both"/>
              <w:rPr>
                <w:sz w:val="22"/>
                <w:szCs w:val="22"/>
              </w:rPr>
            </w:pPr>
            <w:r w:rsidRPr="00997D17">
              <w:rPr>
                <w:sz w:val="22"/>
                <w:szCs w:val="22"/>
              </w:rPr>
              <w:t>Falling water levels in small dams and ponds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7DCC27B" w14:textId="1A9DA65A" w:rsidR="000D1FD9" w:rsidRPr="00997D17" w:rsidRDefault="009938A3">
            <w:pPr>
              <w:pStyle w:val="ListParagraph"/>
              <w:numPr>
                <w:ilvl w:val="0"/>
                <w:numId w:val="31"/>
              </w:numPr>
              <w:jc w:val="both"/>
              <w:rPr>
                <w:sz w:val="22"/>
                <w:szCs w:val="22"/>
                <w:lang w:val="sv-SE"/>
              </w:rPr>
            </w:pPr>
            <w:r w:rsidRPr="00997D17">
              <w:rPr>
                <w:sz w:val="22"/>
                <w:szCs w:val="22"/>
                <w:lang w:val="sv-SE"/>
              </w:rPr>
              <w:t>Kupungua kwa kina cha maji katika mabwawa madogo na malambo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B1DA395" w14:textId="2D039361" w:rsidR="000D1FD9" w:rsidRPr="00997D17" w:rsidRDefault="009938A3">
            <w:pPr>
              <w:pStyle w:val="ListParagraph"/>
              <w:numPr>
                <w:ilvl w:val="0"/>
                <w:numId w:val="31"/>
              </w:numPr>
              <w:jc w:val="both"/>
              <w:rPr>
                <w:sz w:val="22"/>
                <w:szCs w:val="22"/>
              </w:rPr>
            </w:pPr>
            <w:r w:rsidRPr="00997D17">
              <w:rPr>
                <w:sz w:val="22"/>
                <w:szCs w:val="22"/>
              </w:rPr>
              <w:t>Harvest rainwater from roofs wherever possible.</w:t>
            </w:r>
          </w:p>
          <w:p w14:paraId="0B1935C4" w14:textId="2864287B" w:rsidR="000D1FD9" w:rsidRPr="00997D17" w:rsidRDefault="009938A3">
            <w:pPr>
              <w:pStyle w:val="ListParagraph"/>
              <w:numPr>
                <w:ilvl w:val="0"/>
                <w:numId w:val="31"/>
              </w:numPr>
              <w:jc w:val="both"/>
              <w:rPr>
                <w:sz w:val="22"/>
                <w:szCs w:val="22"/>
              </w:rPr>
            </w:pPr>
            <w:r w:rsidRPr="00997D17">
              <w:rPr>
                <w:sz w:val="22"/>
                <w:szCs w:val="22"/>
              </w:rPr>
              <w:t>Water user groups and RUWASA: repair broken boreholes and wells.</w:t>
            </w:r>
          </w:p>
          <w:p w14:paraId="6130613D" w14:textId="17401A0C" w:rsidR="000D1FD9" w:rsidRPr="00997D17" w:rsidRDefault="000D1FD9">
            <w:pPr>
              <w:pStyle w:val="ListParagraph"/>
              <w:numPr>
                <w:ilvl w:val="0"/>
                <w:numId w:val="31"/>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80F547A" w14:textId="11340A44" w:rsidR="000D1FD9" w:rsidRPr="00997D17" w:rsidRDefault="009938A3">
            <w:pPr>
              <w:pStyle w:val="ListParagraph"/>
              <w:numPr>
                <w:ilvl w:val="0"/>
                <w:numId w:val="31"/>
              </w:numPr>
              <w:jc w:val="both"/>
              <w:rPr>
                <w:sz w:val="22"/>
                <w:szCs w:val="22"/>
              </w:rPr>
            </w:pPr>
            <w:r w:rsidRPr="00997D17">
              <w:rPr>
                <w:sz w:val="22"/>
                <w:szCs w:val="22"/>
              </w:rPr>
              <w:t>Vuneni maji ya mvua kutoka kwenye paa pale inapowezekana.</w:t>
            </w:r>
          </w:p>
          <w:p w14:paraId="1F2894B4" w14:textId="3B7D4441" w:rsidR="000D1FD9" w:rsidRPr="00997D17" w:rsidRDefault="009938A3">
            <w:pPr>
              <w:pStyle w:val="ListParagraph"/>
              <w:numPr>
                <w:ilvl w:val="0"/>
                <w:numId w:val="31"/>
              </w:numPr>
              <w:jc w:val="both"/>
              <w:rPr>
                <w:sz w:val="22"/>
                <w:szCs w:val="22"/>
              </w:rPr>
            </w:pPr>
            <w:r w:rsidRPr="00997D17">
              <w:rPr>
                <w:sz w:val="22"/>
                <w:szCs w:val="22"/>
              </w:rPr>
              <w:t>Vikundi vya watumiaji maji na RUWASA: karabatini visima vilivyoharibika.</w:t>
            </w:r>
          </w:p>
          <w:p w14:paraId="72DD82B2" w14:textId="389C1AB4" w:rsidR="000D1FD9" w:rsidRPr="00997D17" w:rsidRDefault="000D1FD9">
            <w:pPr>
              <w:pStyle w:val="ListParagraph"/>
              <w:numPr>
                <w:ilvl w:val="0"/>
                <w:numId w:val="31"/>
              </w:numPr>
              <w:jc w:val="both"/>
              <w:rPr>
                <w:sz w:val="22"/>
                <w:szCs w:val="22"/>
              </w:rPr>
            </w:pPr>
          </w:p>
        </w:tc>
      </w:tr>
      <w:tr w:rsidR="000D1FD9" w:rsidRPr="00997D17" w14:paraId="716DE74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31E8329" w14:textId="57B9339F" w:rsidR="000D1FD9" w:rsidRPr="00997D17" w:rsidRDefault="009938A3">
            <w:pPr>
              <w:pStyle w:val="ListParagraph"/>
              <w:numPr>
                <w:ilvl w:val="0"/>
                <w:numId w:val="31"/>
              </w:numPr>
              <w:jc w:val="both"/>
              <w:rPr>
                <w:sz w:val="22"/>
                <w:szCs w:val="22"/>
              </w:rPr>
            </w:pPr>
            <w:r w:rsidRPr="00997D17">
              <w:rPr>
                <w:sz w:val="22"/>
                <w:szCs w:val="22"/>
              </w:rPr>
              <w:lastRenderedPageBreak/>
              <w:t>Rising demand for water for irrigation and livestock</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9A7033" w14:textId="3A7DB9B4" w:rsidR="000D1FD9" w:rsidRPr="00997D17" w:rsidRDefault="000D1FD9">
            <w:pPr>
              <w:pStyle w:val="ListParagraph"/>
              <w:numPr>
                <w:ilvl w:val="0"/>
                <w:numId w:val="31"/>
              </w:numPr>
              <w:jc w:val="both"/>
              <w:rPr>
                <w:sz w:val="22"/>
                <w:szCs w:val="22"/>
              </w:rPr>
            </w:pPr>
            <w:r w:rsidRPr="00997D17">
              <w:rPr>
                <w:sz w:val="22"/>
                <w:szCs w:val="22"/>
              </w:rPr>
              <w:t>Kuongezeka kwa mahitaji ya maji kwa umwagiliaji na mifugo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3CEFFC4" w14:textId="11CA42E5" w:rsidR="000D1FD9" w:rsidRPr="00997D17" w:rsidRDefault="009938A3">
            <w:pPr>
              <w:pStyle w:val="ListParagraph"/>
              <w:numPr>
                <w:ilvl w:val="0"/>
                <w:numId w:val="31"/>
              </w:numPr>
              <w:jc w:val="both"/>
              <w:rPr>
                <w:sz w:val="22"/>
                <w:szCs w:val="22"/>
              </w:rPr>
            </w:pPr>
            <w:r w:rsidRPr="00997D17">
              <w:rPr>
                <w:sz w:val="22"/>
                <w:szCs w:val="22"/>
              </w:rPr>
              <w:t>Use water-saving irrigation methods.</w:t>
            </w:r>
          </w:p>
          <w:p w14:paraId="3736AE43" w14:textId="7DCD2652" w:rsidR="000D1FD9" w:rsidRPr="00997D17" w:rsidRDefault="00FE0A4D">
            <w:pPr>
              <w:pStyle w:val="ListParagraph"/>
              <w:numPr>
                <w:ilvl w:val="0"/>
                <w:numId w:val="31"/>
              </w:numPr>
              <w:jc w:val="both"/>
              <w:rPr>
                <w:sz w:val="22"/>
                <w:szCs w:val="22"/>
              </w:rPr>
            </w:pPr>
            <w:ins w:id="49" w:author="Bonephace Kaijage" w:date="2026-10-14T06:22:00Z" w16du:dateUtc="2026-10-14T04:22:00Z">
              <w:r>
                <w:rPr>
                  <w:sz w:val="22"/>
                  <w:szCs w:val="22"/>
                </w:rPr>
                <w:t>Farmers and livestock keepers: please agree water-sharing times with the Village leaders early, so that the few water points serve everyone without quarrels.</w:t>
              </w:r>
            </w:ins>
            <w:del w:id="50" w:author="Bonephace Kaijage" w:date="2026-10-14T06:22:00Z" w16du:dateUtc="2026-10-14T04:22:00Z">
              <w:r w:rsidR="009938A3" w:rsidRPr="00997D17" w:rsidDel="00FE0A4D">
                <w:rPr>
                  <w:sz w:val="22"/>
                  <w:szCs w:val="22"/>
                </w:rPr>
                <w:delText>Farmers and livestock keepers: agree water-sharing times with Village leaders.</w:delText>
              </w:r>
            </w:del>
          </w:p>
          <w:p w14:paraId="47C812B0" w14:textId="4B5DF71E" w:rsidR="000D1FD9" w:rsidRPr="00997D17" w:rsidRDefault="009938A3">
            <w:pPr>
              <w:pStyle w:val="ListParagraph"/>
              <w:numPr>
                <w:ilvl w:val="0"/>
                <w:numId w:val="31"/>
              </w:numPr>
              <w:jc w:val="both"/>
              <w:rPr>
                <w:sz w:val="22"/>
                <w:szCs w:val="22"/>
              </w:rPr>
            </w:pPr>
            <w:r w:rsidRPr="00997D17">
              <w:rPr>
                <w:sz w:val="22"/>
                <w:szCs w:val="22"/>
              </w:rPr>
              <w:t>Report water disputes to Village/Mtaa leaders.</w:t>
            </w:r>
          </w:p>
          <w:p w14:paraId="6181B550" w14:textId="57BAE60A" w:rsidR="000D1FD9" w:rsidRPr="00997D17" w:rsidRDefault="000D1FD9">
            <w:pPr>
              <w:pStyle w:val="ListParagraph"/>
              <w:numPr>
                <w:ilvl w:val="0"/>
                <w:numId w:val="31"/>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15B3ED" w14:textId="3817E560" w:rsidR="000D1FD9" w:rsidRPr="00997D17" w:rsidRDefault="009938A3">
            <w:pPr>
              <w:pStyle w:val="ListParagraph"/>
              <w:numPr>
                <w:ilvl w:val="0"/>
                <w:numId w:val="31"/>
              </w:numPr>
              <w:jc w:val="both"/>
              <w:rPr>
                <w:sz w:val="22"/>
                <w:szCs w:val="22"/>
              </w:rPr>
            </w:pPr>
            <w:r w:rsidRPr="00997D17">
              <w:rPr>
                <w:sz w:val="22"/>
                <w:szCs w:val="22"/>
              </w:rPr>
              <w:t>Tumieni njia za umwagiliaji zinazookoa maji.</w:t>
            </w:r>
          </w:p>
          <w:p w14:paraId="03A45A3A" w14:textId="33DD8349" w:rsidR="000D1FD9" w:rsidRPr="00997D17" w:rsidRDefault="009938A3">
            <w:pPr>
              <w:pStyle w:val="ListParagraph"/>
              <w:numPr>
                <w:ilvl w:val="0"/>
                <w:numId w:val="31"/>
              </w:numPr>
              <w:jc w:val="both"/>
              <w:rPr>
                <w:sz w:val="22"/>
                <w:szCs w:val="22"/>
              </w:rPr>
            </w:pPr>
            <w:r w:rsidRPr="00997D17">
              <w:rPr>
                <w:sz w:val="22"/>
                <w:szCs w:val="22"/>
              </w:rPr>
              <w:t>Wakulima na wafugaji: kubalianeni ratiba za kugawana maji na viongozi wa Kijiji.</w:t>
            </w:r>
          </w:p>
          <w:p w14:paraId="53260F5A" w14:textId="7B88CAA4" w:rsidR="000D1FD9" w:rsidRPr="00997D17" w:rsidRDefault="009938A3">
            <w:pPr>
              <w:pStyle w:val="ListParagraph"/>
              <w:numPr>
                <w:ilvl w:val="0"/>
                <w:numId w:val="31"/>
              </w:numPr>
              <w:jc w:val="both"/>
              <w:rPr>
                <w:sz w:val="22"/>
                <w:szCs w:val="22"/>
              </w:rPr>
            </w:pPr>
            <w:r w:rsidRPr="00997D17">
              <w:rPr>
                <w:sz w:val="22"/>
                <w:szCs w:val="22"/>
              </w:rPr>
              <w:t>Toeni taarifa ya migogoro ya maji kwa viongozi wa Kijiji/Mtaa.</w:t>
            </w:r>
          </w:p>
          <w:p w14:paraId="7627D6F2" w14:textId="3C1D978F" w:rsidR="000D1FD9" w:rsidRPr="00997D17" w:rsidRDefault="000D1FD9">
            <w:pPr>
              <w:pStyle w:val="ListParagraph"/>
              <w:numPr>
                <w:ilvl w:val="0"/>
                <w:numId w:val="31"/>
              </w:numPr>
              <w:jc w:val="both"/>
              <w:rPr>
                <w:sz w:val="22"/>
                <w:szCs w:val="22"/>
              </w:rPr>
            </w:pPr>
          </w:p>
        </w:tc>
      </w:tr>
      <w:tr w:rsidR="000D1FD9" w:rsidRPr="000343A2" w14:paraId="06011D8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04EF8F2" w14:textId="564C2D0D" w:rsidR="000D1FD9" w:rsidRPr="00997D17" w:rsidRDefault="009938A3">
            <w:pPr>
              <w:pStyle w:val="ListParagraph"/>
              <w:numPr>
                <w:ilvl w:val="0"/>
                <w:numId w:val="31"/>
              </w:numPr>
              <w:jc w:val="both"/>
              <w:rPr>
                <w:sz w:val="22"/>
                <w:szCs w:val="22"/>
              </w:rPr>
            </w:pPr>
            <w:r w:rsidRPr="00997D17">
              <w:rPr>
                <w:sz w:val="22"/>
                <w:szCs w:val="22"/>
              </w:rPr>
              <w:t>Poorer quality of available water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0B12785" w14:textId="43693F56" w:rsidR="000D1FD9" w:rsidRPr="00997D17" w:rsidRDefault="009938A3">
            <w:pPr>
              <w:pStyle w:val="ListParagraph"/>
              <w:numPr>
                <w:ilvl w:val="0"/>
                <w:numId w:val="31"/>
              </w:numPr>
              <w:jc w:val="both"/>
              <w:rPr>
                <w:sz w:val="22"/>
                <w:szCs w:val="22"/>
                <w:lang w:val="sv-SE"/>
              </w:rPr>
            </w:pPr>
            <w:r w:rsidRPr="00997D17">
              <w:rPr>
                <w:sz w:val="22"/>
                <w:szCs w:val="22"/>
                <w:lang w:val="sv-SE"/>
              </w:rPr>
              <w:t>Kushuka kwa ubora wa maji yanayopatikana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45D75B" w14:textId="37AFAA7F" w:rsidR="000D1FD9" w:rsidRPr="00997D17" w:rsidRDefault="009938A3">
            <w:pPr>
              <w:pStyle w:val="ListParagraph"/>
              <w:numPr>
                <w:ilvl w:val="0"/>
                <w:numId w:val="31"/>
              </w:numPr>
              <w:jc w:val="both"/>
              <w:rPr>
                <w:sz w:val="22"/>
                <w:szCs w:val="22"/>
              </w:rPr>
            </w:pPr>
            <w:r w:rsidRPr="00997D17">
              <w:rPr>
                <w:sz w:val="22"/>
                <w:szCs w:val="22"/>
              </w:rPr>
              <w:t>Boil drinking water or treat it with chlorine tablets.</w:t>
            </w:r>
          </w:p>
          <w:p w14:paraId="4D63A72F" w14:textId="70CF3D29" w:rsidR="000D1FD9" w:rsidRPr="00997D17" w:rsidRDefault="009938A3">
            <w:pPr>
              <w:pStyle w:val="ListParagraph"/>
              <w:numPr>
                <w:ilvl w:val="0"/>
                <w:numId w:val="31"/>
              </w:numPr>
              <w:jc w:val="both"/>
              <w:rPr>
                <w:sz w:val="22"/>
                <w:szCs w:val="22"/>
              </w:rPr>
            </w:pPr>
            <w:r w:rsidRPr="00997D17">
              <w:rPr>
                <w:sz w:val="22"/>
                <w:szCs w:val="22"/>
              </w:rPr>
              <w:t>Cover stored water.</w:t>
            </w:r>
          </w:p>
          <w:p w14:paraId="031189EC" w14:textId="5E936335" w:rsidR="000D1FD9" w:rsidRPr="00997D17" w:rsidRDefault="009938A3">
            <w:pPr>
              <w:pStyle w:val="ListParagraph"/>
              <w:numPr>
                <w:ilvl w:val="0"/>
                <w:numId w:val="31"/>
              </w:numPr>
              <w:jc w:val="both"/>
              <w:rPr>
                <w:sz w:val="22"/>
                <w:szCs w:val="22"/>
              </w:rPr>
            </w:pPr>
            <w:r w:rsidRPr="00997D17">
              <w:rPr>
                <w:sz w:val="22"/>
                <w:szCs w:val="22"/>
              </w:rPr>
              <w:t>Report cases of diarrhoea to the nearest health facility.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2E4E006" w14:textId="5751C850" w:rsidR="000D1FD9" w:rsidRPr="00997D17" w:rsidRDefault="009938A3">
            <w:pPr>
              <w:pStyle w:val="ListParagraph"/>
              <w:numPr>
                <w:ilvl w:val="0"/>
                <w:numId w:val="31"/>
              </w:numPr>
              <w:jc w:val="both"/>
              <w:rPr>
                <w:sz w:val="22"/>
                <w:szCs w:val="22"/>
              </w:rPr>
            </w:pPr>
            <w:r w:rsidRPr="00997D17">
              <w:rPr>
                <w:sz w:val="22"/>
                <w:szCs w:val="22"/>
              </w:rPr>
              <w:t>Chemsheni maji ya kunywa au yatibuni kwa vidonge vya klorini.</w:t>
            </w:r>
          </w:p>
          <w:p w14:paraId="3173365A" w14:textId="4A0DFEA4" w:rsidR="000D1FD9" w:rsidRPr="00997D17" w:rsidRDefault="009938A3">
            <w:pPr>
              <w:pStyle w:val="ListParagraph"/>
              <w:numPr>
                <w:ilvl w:val="0"/>
                <w:numId w:val="31"/>
              </w:numPr>
              <w:jc w:val="both"/>
              <w:rPr>
                <w:sz w:val="22"/>
                <w:szCs w:val="22"/>
                <w:lang w:val="sv-SE"/>
              </w:rPr>
            </w:pPr>
            <w:r w:rsidRPr="00997D17">
              <w:rPr>
                <w:sz w:val="22"/>
                <w:szCs w:val="22"/>
                <w:lang w:val="sv-SE"/>
              </w:rPr>
              <w:t>Funikeni maji yaliyohifadhiwa.</w:t>
            </w:r>
          </w:p>
          <w:p w14:paraId="2BF8E1F4" w14:textId="04513FEC" w:rsidR="000D1FD9" w:rsidRPr="00997D17" w:rsidRDefault="009938A3">
            <w:pPr>
              <w:pStyle w:val="ListParagraph"/>
              <w:numPr>
                <w:ilvl w:val="0"/>
                <w:numId w:val="31"/>
              </w:numPr>
              <w:jc w:val="both"/>
              <w:rPr>
                <w:sz w:val="22"/>
                <w:szCs w:val="22"/>
                <w:lang w:val="sv-SE"/>
              </w:rPr>
            </w:pPr>
            <w:r w:rsidRPr="00997D17">
              <w:rPr>
                <w:sz w:val="22"/>
                <w:szCs w:val="22"/>
                <w:lang w:val="sv-SE"/>
              </w:rPr>
              <w:t>Toeni taarifa ya wagonjwa wa kuhara kwenye kituo cha afya kilicho karibu.</w:t>
            </w:r>
          </w:p>
        </w:tc>
      </w:tr>
      <w:tr w:rsidR="000D1FD9" w:rsidRPr="00997D17" w14:paraId="38E7F34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3D61C8E" w14:textId="3C0DF675" w:rsidR="000D1FD9" w:rsidRPr="00997D17" w:rsidRDefault="009938A3">
            <w:pPr>
              <w:pStyle w:val="ListParagraph"/>
              <w:numPr>
                <w:ilvl w:val="0"/>
                <w:numId w:val="31"/>
              </w:numPr>
              <w:jc w:val="both"/>
              <w:rPr>
                <w:sz w:val="22"/>
                <w:szCs w:val="22"/>
              </w:rPr>
            </w:pPr>
            <w:r w:rsidRPr="00997D17">
              <w:rPr>
                <w:sz w:val="22"/>
                <w:szCs w:val="22"/>
              </w:rPr>
              <w:t>Higher risk for children, older persons, pregnant women and people with disabilities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81257FD" w14:textId="7EB4C968" w:rsidR="000D1FD9" w:rsidRPr="00997D17" w:rsidRDefault="009938A3">
            <w:pPr>
              <w:pStyle w:val="ListParagraph"/>
              <w:numPr>
                <w:ilvl w:val="0"/>
                <w:numId w:val="31"/>
              </w:numPr>
              <w:jc w:val="both"/>
              <w:rPr>
                <w:sz w:val="22"/>
                <w:szCs w:val="22"/>
              </w:rPr>
            </w:pPr>
            <w:r w:rsidRPr="00997D17">
              <w:rPr>
                <w:sz w:val="22"/>
                <w:szCs w:val="22"/>
              </w:rPr>
              <w:t>Hatari kubwa zaidi kwa watoto, wazee, wajawazito na watu wenye ulemavu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3780CF6" w14:textId="1CB096D1" w:rsidR="009938A3" w:rsidRPr="00997D17" w:rsidRDefault="009938A3">
            <w:pPr>
              <w:pStyle w:val="ListParagraph"/>
              <w:numPr>
                <w:ilvl w:val="0"/>
                <w:numId w:val="31"/>
              </w:numPr>
              <w:jc w:val="both"/>
              <w:rPr>
                <w:sz w:val="22"/>
                <w:szCs w:val="22"/>
              </w:rPr>
            </w:pPr>
            <w:r w:rsidRPr="00997D17">
              <w:rPr>
                <w:sz w:val="22"/>
                <w:szCs w:val="22"/>
              </w:rPr>
              <w:t>Please share this advisory with neighbours, especially households with young children and older persons.</w:t>
            </w:r>
          </w:p>
          <w:p w14:paraId="72C66E08" w14:textId="6F961B5F" w:rsidR="000D1FD9" w:rsidRPr="00997D17" w:rsidRDefault="009938A3">
            <w:pPr>
              <w:pStyle w:val="ListParagraph"/>
              <w:numPr>
                <w:ilvl w:val="0"/>
                <w:numId w:val="31"/>
              </w:numPr>
              <w:jc w:val="both"/>
              <w:rPr>
                <w:sz w:val="22"/>
                <w:szCs w:val="22"/>
              </w:rPr>
            </w:pPr>
            <w:r w:rsidRPr="00997D17">
              <w:rPr>
                <w:sz w:val="22"/>
                <w:szCs w:val="22"/>
              </w:rPr>
              <w:t>Health workers: begin nutrition screening of children under five.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794CF3" w14:textId="3D9685CD" w:rsidR="009938A3" w:rsidRPr="00997D17" w:rsidRDefault="009938A3">
            <w:pPr>
              <w:pStyle w:val="ListParagraph"/>
              <w:numPr>
                <w:ilvl w:val="0"/>
                <w:numId w:val="31"/>
              </w:numPr>
              <w:jc w:val="both"/>
              <w:rPr>
                <w:sz w:val="22"/>
                <w:szCs w:val="22"/>
              </w:rPr>
            </w:pPr>
            <w:r w:rsidRPr="00997D17">
              <w:rPr>
                <w:sz w:val="22"/>
                <w:szCs w:val="22"/>
              </w:rPr>
              <w:t>Tafadhali wapatieni taarifa hii majirani, hasa kaya zenye watoto wadogo na wazee.</w:t>
            </w:r>
          </w:p>
          <w:p w14:paraId="4178231D" w14:textId="2989E01E" w:rsidR="000D1FD9" w:rsidRPr="00997D17" w:rsidRDefault="009938A3">
            <w:pPr>
              <w:pStyle w:val="ListParagraph"/>
              <w:numPr>
                <w:ilvl w:val="0"/>
                <w:numId w:val="31"/>
              </w:numPr>
              <w:jc w:val="both"/>
              <w:rPr>
                <w:sz w:val="22"/>
                <w:szCs w:val="22"/>
              </w:rPr>
            </w:pPr>
            <w:r w:rsidRPr="00997D17">
              <w:rPr>
                <w:sz w:val="22"/>
                <w:szCs w:val="22"/>
              </w:rPr>
              <w:t>Watoa huduma za afya: anzeni uchunguzi wa lishe kwa watoto walio chini ya miaka mitano.</w:t>
            </w:r>
          </w:p>
        </w:tc>
      </w:tr>
      <w:tr w:rsidR="000D1FD9" w:rsidRPr="000343A2" w14:paraId="57BA9C1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6C487A" w14:textId="5297D3F3" w:rsidR="000D1FD9" w:rsidRPr="00997D17" w:rsidRDefault="009938A3">
            <w:pPr>
              <w:pStyle w:val="ListParagraph"/>
              <w:numPr>
                <w:ilvl w:val="0"/>
                <w:numId w:val="31"/>
              </w:numPr>
              <w:jc w:val="both"/>
              <w:rPr>
                <w:sz w:val="22"/>
                <w:szCs w:val="22"/>
              </w:rPr>
            </w:pPr>
            <w:r w:rsidRPr="00997D17">
              <w:rPr>
                <w:sz w:val="22"/>
                <w:szCs w:val="22"/>
              </w:rPr>
              <w:lastRenderedPageBreak/>
              <w:t>Early weight loss in livestock</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62542D2" w14:textId="25AB0040" w:rsidR="000D1FD9" w:rsidRPr="00997D17" w:rsidRDefault="009938A3">
            <w:pPr>
              <w:pStyle w:val="ListParagraph"/>
              <w:numPr>
                <w:ilvl w:val="0"/>
                <w:numId w:val="31"/>
              </w:numPr>
              <w:jc w:val="both"/>
              <w:rPr>
                <w:sz w:val="22"/>
                <w:szCs w:val="22"/>
              </w:rPr>
            </w:pPr>
            <w:r w:rsidRPr="00997D17">
              <w:rPr>
                <w:sz w:val="22"/>
                <w:szCs w:val="22"/>
              </w:rPr>
              <w:t>Mifugo kuanza kupungua uzito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E81253E" w14:textId="2C354B1A" w:rsidR="000D1FD9" w:rsidRPr="00997D17" w:rsidRDefault="009938A3">
            <w:pPr>
              <w:pStyle w:val="ListParagraph"/>
              <w:numPr>
                <w:ilvl w:val="0"/>
                <w:numId w:val="31"/>
              </w:numPr>
              <w:jc w:val="both"/>
              <w:rPr>
                <w:sz w:val="22"/>
                <w:szCs w:val="22"/>
              </w:rPr>
            </w:pPr>
            <w:r w:rsidRPr="00997D17">
              <w:rPr>
                <w:sz w:val="22"/>
                <w:szCs w:val="22"/>
              </w:rPr>
              <w:t>Give supplementary feed and clean water.</w:t>
            </w:r>
          </w:p>
          <w:p w14:paraId="2B7E82C8" w14:textId="6DFD9C5D" w:rsidR="000D1FD9" w:rsidRPr="00997D17" w:rsidRDefault="009938A3">
            <w:pPr>
              <w:pStyle w:val="ListParagraph"/>
              <w:numPr>
                <w:ilvl w:val="0"/>
                <w:numId w:val="31"/>
              </w:numPr>
              <w:jc w:val="both"/>
              <w:rPr>
                <w:sz w:val="22"/>
                <w:szCs w:val="22"/>
              </w:rPr>
            </w:pPr>
            <w:r w:rsidRPr="00997D17">
              <w:rPr>
                <w:sz w:val="22"/>
                <w:szCs w:val="22"/>
              </w:rPr>
              <w:t>Vaccinate livestock as advised by livestock officers.</w:t>
            </w:r>
          </w:p>
          <w:p w14:paraId="2F6C0288" w14:textId="6E4B5B77" w:rsidR="000D1FD9" w:rsidRPr="00997D17" w:rsidRDefault="009938A3">
            <w:pPr>
              <w:pStyle w:val="ListParagraph"/>
              <w:numPr>
                <w:ilvl w:val="0"/>
                <w:numId w:val="31"/>
              </w:numPr>
              <w:jc w:val="both"/>
              <w:rPr>
                <w:sz w:val="22"/>
                <w:szCs w:val="22"/>
              </w:rPr>
            </w:pPr>
            <w:r w:rsidRPr="00997D17">
              <w:rPr>
                <w:sz w:val="22"/>
                <w:szCs w:val="22"/>
              </w:rPr>
              <w:t>Consider early sale of weaker animals.</w:t>
            </w:r>
          </w:p>
          <w:p w14:paraId="5DA9E702" w14:textId="2A0E9F13" w:rsidR="000D1FD9" w:rsidRPr="00997D17" w:rsidRDefault="000D1FD9">
            <w:pPr>
              <w:pStyle w:val="ListParagraph"/>
              <w:numPr>
                <w:ilvl w:val="0"/>
                <w:numId w:val="31"/>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A101C21" w14:textId="0DF9657C" w:rsidR="000D1FD9" w:rsidRPr="00997D17" w:rsidRDefault="009938A3">
            <w:pPr>
              <w:pStyle w:val="ListParagraph"/>
              <w:numPr>
                <w:ilvl w:val="0"/>
                <w:numId w:val="31"/>
              </w:numPr>
              <w:jc w:val="both"/>
              <w:rPr>
                <w:sz w:val="22"/>
                <w:szCs w:val="22"/>
                <w:lang w:val="sv-SE"/>
              </w:rPr>
            </w:pPr>
            <w:r w:rsidRPr="00997D17">
              <w:rPr>
                <w:sz w:val="22"/>
                <w:szCs w:val="22"/>
                <w:lang w:val="sv-SE"/>
              </w:rPr>
              <w:t>Toeni chakula cha ziada na maji safi kwa mifugo.</w:t>
            </w:r>
          </w:p>
          <w:p w14:paraId="3714071D" w14:textId="0FB182C8" w:rsidR="000D1FD9" w:rsidRPr="00997D17" w:rsidRDefault="009938A3">
            <w:pPr>
              <w:pStyle w:val="ListParagraph"/>
              <w:numPr>
                <w:ilvl w:val="0"/>
                <w:numId w:val="31"/>
              </w:numPr>
              <w:jc w:val="both"/>
              <w:rPr>
                <w:sz w:val="22"/>
                <w:szCs w:val="22"/>
                <w:lang w:val="sv-SE"/>
              </w:rPr>
            </w:pPr>
            <w:r w:rsidRPr="00997D17">
              <w:rPr>
                <w:sz w:val="22"/>
                <w:szCs w:val="22"/>
                <w:lang w:val="sv-SE"/>
              </w:rPr>
              <w:t>Chanjeni mifugo kwa ushauri wa maafisa mifugo.</w:t>
            </w:r>
          </w:p>
          <w:p w14:paraId="1661B74F" w14:textId="2FC651BF" w:rsidR="000D1FD9" w:rsidRPr="00997D17" w:rsidRDefault="009938A3">
            <w:pPr>
              <w:pStyle w:val="ListParagraph"/>
              <w:numPr>
                <w:ilvl w:val="0"/>
                <w:numId w:val="31"/>
              </w:numPr>
              <w:jc w:val="both"/>
              <w:rPr>
                <w:sz w:val="22"/>
                <w:szCs w:val="22"/>
                <w:lang w:val="sv-SE"/>
              </w:rPr>
            </w:pPr>
            <w:r w:rsidRPr="00997D17">
              <w:rPr>
                <w:sz w:val="22"/>
                <w:szCs w:val="22"/>
                <w:lang w:val="sv-SE"/>
              </w:rPr>
              <w:t>Fikirieni kuuza mapema mifugo dhaifu.</w:t>
            </w:r>
          </w:p>
          <w:p w14:paraId="3DC20806" w14:textId="77F90648" w:rsidR="000D1FD9" w:rsidRPr="00997D17" w:rsidRDefault="000D1FD9">
            <w:pPr>
              <w:pStyle w:val="ListParagraph"/>
              <w:numPr>
                <w:ilvl w:val="0"/>
                <w:numId w:val="31"/>
              </w:numPr>
              <w:jc w:val="both"/>
              <w:rPr>
                <w:sz w:val="22"/>
                <w:szCs w:val="22"/>
                <w:lang w:val="sv-SE"/>
              </w:rPr>
            </w:pPr>
          </w:p>
        </w:tc>
      </w:tr>
      <w:tr w:rsidR="000D1FD9" w:rsidRPr="000343A2" w14:paraId="33DE9A6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D038E0D" w14:textId="2772E3AE" w:rsidR="000D1FD9" w:rsidRPr="00997D17" w:rsidRDefault="009938A3">
            <w:pPr>
              <w:pStyle w:val="ListParagraph"/>
              <w:numPr>
                <w:ilvl w:val="0"/>
                <w:numId w:val="31"/>
              </w:numPr>
              <w:jc w:val="both"/>
              <w:rPr>
                <w:sz w:val="22"/>
                <w:szCs w:val="22"/>
              </w:rPr>
            </w:pPr>
            <w:r w:rsidRPr="00997D17">
              <w:rPr>
                <w:sz w:val="22"/>
                <w:szCs w:val="22"/>
              </w:rPr>
              <w:t>Pressure on shared boreholes and wells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C6D652E" w14:textId="65322F27" w:rsidR="000D1FD9" w:rsidRPr="00997D17" w:rsidRDefault="009938A3">
            <w:pPr>
              <w:pStyle w:val="ListParagraph"/>
              <w:numPr>
                <w:ilvl w:val="0"/>
                <w:numId w:val="31"/>
              </w:numPr>
              <w:jc w:val="both"/>
              <w:rPr>
                <w:sz w:val="22"/>
                <w:szCs w:val="22"/>
                <w:lang w:val="sv-SE"/>
              </w:rPr>
            </w:pPr>
            <w:r w:rsidRPr="00997D17">
              <w:rPr>
                <w:sz w:val="22"/>
                <w:szCs w:val="22"/>
                <w:lang w:val="sv-SE"/>
              </w:rPr>
              <w:t>Msongamano katika visima vya pamoja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BCF9B76" w14:textId="5147E779" w:rsidR="000D1FD9" w:rsidRPr="00997D17" w:rsidRDefault="009938A3">
            <w:pPr>
              <w:pStyle w:val="ListParagraph"/>
              <w:numPr>
                <w:ilvl w:val="0"/>
                <w:numId w:val="31"/>
              </w:numPr>
              <w:jc w:val="both"/>
              <w:rPr>
                <w:sz w:val="22"/>
                <w:szCs w:val="22"/>
              </w:rPr>
            </w:pPr>
            <w:r w:rsidRPr="00997D17">
              <w:rPr>
                <w:sz w:val="22"/>
                <w:szCs w:val="22"/>
              </w:rPr>
              <w:t>Agree water-collection schedules with neighbours.</w:t>
            </w:r>
          </w:p>
          <w:p w14:paraId="368BBA2F" w14:textId="50A4FB26" w:rsidR="000D1FD9" w:rsidRPr="00997D17" w:rsidRDefault="009938A3">
            <w:pPr>
              <w:pStyle w:val="ListParagraph"/>
              <w:numPr>
                <w:ilvl w:val="0"/>
                <w:numId w:val="31"/>
              </w:numPr>
              <w:jc w:val="both"/>
              <w:rPr>
                <w:sz w:val="22"/>
                <w:szCs w:val="22"/>
              </w:rPr>
            </w:pPr>
            <w:r w:rsidRPr="00997D17">
              <w:rPr>
                <w:sz w:val="22"/>
                <w:szCs w:val="22"/>
              </w:rPr>
              <w:t>Report broken pumps to the water authority or RUWASA.</w:t>
            </w:r>
          </w:p>
          <w:p w14:paraId="29727F62" w14:textId="1672F112" w:rsidR="000D1FD9" w:rsidRPr="00997D17" w:rsidRDefault="000D1FD9">
            <w:pPr>
              <w:pStyle w:val="ListParagraph"/>
              <w:numPr>
                <w:ilvl w:val="0"/>
                <w:numId w:val="31"/>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88D9211" w14:textId="529708D1" w:rsidR="000D1FD9" w:rsidRPr="00997D17" w:rsidRDefault="009938A3">
            <w:pPr>
              <w:pStyle w:val="ListParagraph"/>
              <w:numPr>
                <w:ilvl w:val="0"/>
                <w:numId w:val="31"/>
              </w:numPr>
              <w:jc w:val="both"/>
              <w:rPr>
                <w:sz w:val="22"/>
                <w:szCs w:val="22"/>
                <w:lang w:val="sv-SE"/>
              </w:rPr>
            </w:pPr>
            <w:r w:rsidRPr="00997D17">
              <w:rPr>
                <w:sz w:val="22"/>
                <w:szCs w:val="22"/>
                <w:lang w:val="sv-SE"/>
              </w:rPr>
              <w:t>Kubalianeni ratiba za kuchota maji na majirani.</w:t>
            </w:r>
          </w:p>
          <w:p w14:paraId="5A296A3E" w14:textId="5DC9AD32" w:rsidR="000D1FD9" w:rsidRPr="00997D17" w:rsidRDefault="009938A3">
            <w:pPr>
              <w:pStyle w:val="ListParagraph"/>
              <w:numPr>
                <w:ilvl w:val="0"/>
                <w:numId w:val="31"/>
              </w:numPr>
              <w:jc w:val="both"/>
              <w:rPr>
                <w:sz w:val="22"/>
                <w:szCs w:val="22"/>
                <w:lang w:val="sv-SE"/>
              </w:rPr>
            </w:pPr>
            <w:r w:rsidRPr="00997D17">
              <w:rPr>
                <w:sz w:val="22"/>
                <w:szCs w:val="22"/>
                <w:lang w:val="sv-SE"/>
              </w:rPr>
              <w:t>Toeni taarifa ya pampu zilizoharibika kwa mamlaka ya maji au RUWASA.</w:t>
            </w:r>
          </w:p>
          <w:p w14:paraId="01DDC516" w14:textId="2A87ED7C" w:rsidR="000D1FD9" w:rsidRPr="00997D17" w:rsidRDefault="000D1FD9">
            <w:pPr>
              <w:pStyle w:val="ListParagraph"/>
              <w:numPr>
                <w:ilvl w:val="0"/>
                <w:numId w:val="31"/>
              </w:numPr>
              <w:jc w:val="both"/>
              <w:rPr>
                <w:sz w:val="22"/>
                <w:szCs w:val="22"/>
                <w:lang w:val="sv-SE"/>
              </w:rPr>
            </w:pPr>
          </w:p>
        </w:tc>
      </w:tr>
      <w:tr w:rsidR="009938A3" w:rsidRPr="00997D17" w14:paraId="0139EEE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83E290" w14:textId="268E526F" w:rsidR="009938A3" w:rsidRPr="00997D17" w:rsidRDefault="009938A3">
            <w:pPr>
              <w:pStyle w:val="ListParagraph"/>
              <w:numPr>
                <w:ilvl w:val="0"/>
                <w:numId w:val="31"/>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297659D" w14:textId="3CFD293E" w:rsidR="009938A3" w:rsidRPr="00997D17" w:rsidRDefault="009938A3">
            <w:pPr>
              <w:pStyle w:val="ListParagraph"/>
              <w:numPr>
                <w:ilvl w:val="0"/>
                <w:numId w:val="31"/>
              </w:numPr>
              <w:jc w:val="both"/>
              <w:rPr>
                <w:sz w:val="22"/>
                <w:szCs w:val="22"/>
                <w:lang w:val="sv-SE"/>
              </w:rPr>
            </w:pPr>
            <w:r w:rsidRPr="00997D17">
              <w:rPr>
                <w:sz w:val="22"/>
                <w:szCs w:val="22"/>
                <w:lang w:val="sv-SE"/>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12FA2BC" w14:textId="77777777" w:rsidR="009938A3" w:rsidRPr="00997D17" w:rsidRDefault="009938A3">
            <w:pPr>
              <w:pStyle w:val="ListParagraph"/>
              <w:numPr>
                <w:ilvl w:val="0"/>
                <w:numId w:val="31"/>
              </w:numPr>
              <w:jc w:val="both"/>
              <w:rPr>
                <w:sz w:val="22"/>
                <w:szCs w:val="22"/>
              </w:rPr>
            </w:pPr>
            <w:r w:rsidRPr="00997D17">
              <w:rPr>
                <w:sz w:val="22"/>
                <w:szCs w:val="22"/>
              </w:rPr>
              <w:t>Please continue to follow updates from TMA, Disaster Management Committees and extension officers.</w:t>
            </w:r>
          </w:p>
          <w:p w14:paraId="2521ED76" w14:textId="3B82DB0B" w:rsidR="009938A3" w:rsidRPr="00997D17" w:rsidRDefault="009938A3">
            <w:pPr>
              <w:pStyle w:val="ListParagraph"/>
              <w:numPr>
                <w:ilvl w:val="0"/>
                <w:numId w:val="31"/>
              </w:numPr>
              <w:jc w:val="both"/>
              <w:rPr>
                <w:sz w:val="22"/>
                <w:szCs w:val="22"/>
              </w:rPr>
            </w:pPr>
            <w:r w:rsidRPr="00997D17">
              <w:rPr>
                <w:sz w:val="22"/>
                <w:szCs w:val="22"/>
              </w:rPr>
              <w:t>This advisory remains in place until the authorities update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D793ECA" w14:textId="77777777" w:rsidR="009938A3" w:rsidRPr="00997D17" w:rsidRDefault="009938A3">
            <w:pPr>
              <w:pStyle w:val="ListParagraph"/>
              <w:numPr>
                <w:ilvl w:val="0"/>
                <w:numId w:val="31"/>
              </w:numPr>
              <w:jc w:val="both"/>
              <w:rPr>
                <w:sz w:val="22"/>
                <w:szCs w:val="22"/>
              </w:rPr>
            </w:pPr>
            <w:r w:rsidRPr="00997D17">
              <w:rPr>
                <w:sz w:val="22"/>
                <w:szCs w:val="22"/>
              </w:rPr>
              <w:t>Tafadhali endeleeni kufuatilia taarifa za TMA, Kamati za Usimamizi wa Maafa na maafisa ugani.</w:t>
            </w:r>
          </w:p>
          <w:p w14:paraId="219F8EE7" w14:textId="3F6AA67F" w:rsidR="009938A3" w:rsidRPr="00997D17" w:rsidRDefault="009938A3">
            <w:pPr>
              <w:pStyle w:val="ListParagraph"/>
              <w:numPr>
                <w:ilvl w:val="0"/>
                <w:numId w:val="31"/>
              </w:numPr>
              <w:jc w:val="both"/>
              <w:rPr>
                <w:sz w:val="22"/>
                <w:szCs w:val="22"/>
              </w:rPr>
            </w:pPr>
            <w:r w:rsidRPr="00997D17">
              <w:rPr>
                <w:sz w:val="22"/>
                <w:szCs w:val="22"/>
              </w:rPr>
              <w:t>Tahadhari hii itaendelea hadi mamlaka zitakapoihuisha au kuiondoa rasmi.</w:t>
            </w:r>
          </w:p>
        </w:tc>
      </w:tr>
    </w:tbl>
    <w:p w14:paraId="7DD76C10" w14:textId="77777777" w:rsidR="000D1FD9" w:rsidRPr="00997D17" w:rsidRDefault="000D1FD9" w:rsidP="000359A0">
      <w:pPr>
        <w:jc w:val="both"/>
        <w:rPr>
          <w:sz w:val="22"/>
          <w:szCs w:val="22"/>
        </w:rPr>
      </w:pPr>
    </w:p>
    <w:p w14:paraId="4C59AD8E" w14:textId="77777777" w:rsidR="000D1FD9" w:rsidRPr="00997D17" w:rsidRDefault="000D1FD9"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6840"/>
        <w:gridCol w:w="2280"/>
      </w:tblGrid>
      <w:tr w:rsidR="000D1FD9" w:rsidRPr="00997D17" w14:paraId="283F0EFE" w14:textId="77777777" w:rsidTr="002204F6">
        <w:tc>
          <w:tcPr>
            <w:tcW w:w="456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2763F149" w14:textId="77777777" w:rsidR="000D1FD9" w:rsidRPr="00997D17" w:rsidRDefault="000D1FD9" w:rsidP="000359A0">
            <w:pPr>
              <w:jc w:val="both"/>
              <w:rPr>
                <w:sz w:val="22"/>
                <w:szCs w:val="22"/>
              </w:rPr>
            </w:pPr>
            <w:r w:rsidRPr="00997D17">
              <w:rPr>
                <w:sz w:val="22"/>
                <w:szCs w:val="22"/>
              </w:rPr>
              <w:t>WARNING</w:t>
            </w:r>
          </w:p>
        </w:tc>
        <w:tc>
          <w:tcPr>
            <w:tcW w:w="684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402C490C" w14:textId="77777777" w:rsidR="000D1FD9" w:rsidRPr="00997D17" w:rsidRDefault="000D1FD9" w:rsidP="000359A0">
            <w:pPr>
              <w:jc w:val="both"/>
              <w:rPr>
                <w:sz w:val="22"/>
                <w:szCs w:val="22"/>
              </w:rPr>
            </w:pPr>
            <w:r w:rsidRPr="00997D17">
              <w:rPr>
                <w:sz w:val="22"/>
                <w:szCs w:val="22"/>
              </w:rPr>
              <w:t>TAKE ACTION</w:t>
            </w:r>
          </w:p>
        </w:tc>
        <w:tc>
          <w:tcPr>
            <w:tcW w:w="228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7DFB2ECB" w14:textId="77777777" w:rsidR="000D1FD9" w:rsidRPr="00997D17" w:rsidRDefault="000D1FD9" w:rsidP="000359A0">
            <w:pPr>
              <w:jc w:val="both"/>
              <w:rPr>
                <w:sz w:val="22"/>
                <w:szCs w:val="22"/>
              </w:rPr>
            </w:pPr>
            <w:r w:rsidRPr="00997D17">
              <w:rPr>
                <w:sz w:val="22"/>
                <w:szCs w:val="22"/>
              </w:rPr>
              <w:t>LEVEL 2</w:t>
            </w:r>
          </w:p>
        </w:tc>
      </w:tr>
    </w:tbl>
    <w:p w14:paraId="162EF9D2" w14:textId="77777777" w:rsidR="000D1FD9" w:rsidRPr="00997D17" w:rsidRDefault="000D1FD9" w:rsidP="000359A0">
      <w:pPr>
        <w:jc w:val="both"/>
        <w:rPr>
          <w:sz w:val="22"/>
          <w:szCs w:val="22"/>
        </w:rPr>
      </w:pPr>
    </w:p>
    <w:p w14:paraId="1A1C67B7" w14:textId="77777777" w:rsidR="000D1FD9" w:rsidRPr="00997D17" w:rsidRDefault="000D1FD9"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0"/>
        <w:gridCol w:w="3420"/>
        <w:gridCol w:w="3420"/>
        <w:gridCol w:w="3420"/>
      </w:tblGrid>
      <w:tr w:rsidR="000D1FD9" w:rsidRPr="00997D17" w14:paraId="0264A938"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EC38E1A" w14:textId="77777777" w:rsidR="000D1FD9" w:rsidRPr="00997D17" w:rsidRDefault="000D1FD9" w:rsidP="000359A0">
            <w:pPr>
              <w:jc w:val="both"/>
              <w:rPr>
                <w:sz w:val="22"/>
                <w:szCs w:val="22"/>
              </w:rPr>
            </w:pPr>
            <w:r w:rsidRPr="00997D17">
              <w:rPr>
                <w:sz w:val="22"/>
                <w:szCs w:val="22"/>
              </w:rPr>
              <w:lastRenderedPageBreak/>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F2F653F" w14:textId="77777777" w:rsidR="000D1FD9" w:rsidRPr="00997D17" w:rsidRDefault="000D1FD9"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84BE7A6" w14:textId="2E21E95C" w:rsidR="000D1FD9" w:rsidRPr="00997D17" w:rsidRDefault="000D1FD9"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30282E7" w14:textId="7D22CBF8" w:rsidR="000D1FD9" w:rsidRPr="00997D17" w:rsidRDefault="000D1FD9" w:rsidP="000359A0">
            <w:pPr>
              <w:jc w:val="both"/>
              <w:rPr>
                <w:sz w:val="22"/>
                <w:szCs w:val="22"/>
              </w:rPr>
            </w:pPr>
            <w:r w:rsidRPr="00997D17">
              <w:rPr>
                <w:sz w:val="22"/>
                <w:szCs w:val="22"/>
              </w:rPr>
              <w:t>HATUA (SW)</w:t>
            </w:r>
          </w:p>
        </w:tc>
      </w:tr>
      <w:tr w:rsidR="000D1FD9" w:rsidRPr="00997D17" w14:paraId="6EF801D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ABC7FE4" w14:textId="3AF7F044" w:rsidR="000D1FD9" w:rsidRPr="00997D17" w:rsidRDefault="009938A3">
            <w:pPr>
              <w:pStyle w:val="ListParagraph"/>
              <w:numPr>
                <w:ilvl w:val="0"/>
                <w:numId w:val="32"/>
              </w:numPr>
              <w:jc w:val="both"/>
              <w:rPr>
                <w:sz w:val="22"/>
                <w:szCs w:val="22"/>
              </w:rPr>
            </w:pPr>
            <w:r w:rsidRPr="00997D17">
              <w:rPr>
                <w:sz w:val="22"/>
                <w:szCs w:val="22"/>
              </w:rPr>
              <w:t>Significant rainfall deficit in many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C8330A9" w14:textId="54C92E41" w:rsidR="000D1FD9" w:rsidRPr="00997D17" w:rsidRDefault="009938A3">
            <w:pPr>
              <w:pStyle w:val="ListParagraph"/>
              <w:numPr>
                <w:ilvl w:val="0"/>
                <w:numId w:val="32"/>
              </w:numPr>
              <w:jc w:val="both"/>
              <w:rPr>
                <w:sz w:val="22"/>
                <w:szCs w:val="22"/>
              </w:rPr>
            </w:pPr>
            <w:r w:rsidRPr="00997D17">
              <w:rPr>
                <w:sz w:val="22"/>
                <w:szCs w:val="22"/>
              </w:rPr>
              <w:t>Upungufu mkubwa wa mvua katika maeneo mengi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FEEA447" w14:textId="45004D61" w:rsidR="000D1FD9" w:rsidRPr="00997D17" w:rsidRDefault="009938A3">
            <w:pPr>
              <w:pStyle w:val="ListParagraph"/>
              <w:numPr>
                <w:ilvl w:val="0"/>
                <w:numId w:val="32"/>
              </w:numPr>
              <w:jc w:val="both"/>
              <w:rPr>
                <w:sz w:val="22"/>
                <w:szCs w:val="22"/>
              </w:rPr>
            </w:pPr>
            <w:r w:rsidRPr="00997D17">
              <w:rPr>
                <w:sz w:val="22"/>
                <w:szCs w:val="22"/>
              </w:rPr>
              <w:t>District and Ward Disaster Management Committees: meet, activate drought contingency plans and report needs to the Regional Committee.</w:t>
            </w:r>
          </w:p>
          <w:p w14:paraId="71210C4F" w14:textId="2F010EAA" w:rsidR="000D1FD9" w:rsidRPr="00997D17" w:rsidRDefault="009938A3">
            <w:pPr>
              <w:pStyle w:val="ListParagraph"/>
              <w:numPr>
                <w:ilvl w:val="0"/>
                <w:numId w:val="32"/>
              </w:numPr>
              <w:jc w:val="both"/>
              <w:rPr>
                <w:sz w:val="22"/>
                <w:szCs w:val="22"/>
              </w:rPr>
            </w:pPr>
            <w:r w:rsidRPr="00997D17">
              <w:rPr>
                <w:sz w:val="22"/>
                <w:szCs w:val="22"/>
              </w:rPr>
              <w:t>Please share water- and food-saving advice through radio, community meetings and places of worship.</w:t>
            </w:r>
          </w:p>
          <w:p w14:paraId="1BE22EB5" w14:textId="47F6967D" w:rsidR="000D1FD9" w:rsidRPr="00997D17" w:rsidRDefault="000D1FD9">
            <w:pPr>
              <w:pStyle w:val="ListParagraph"/>
              <w:numPr>
                <w:ilvl w:val="0"/>
                <w:numId w:val="32"/>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F26A0E8" w14:textId="59F8186B" w:rsidR="000D1FD9" w:rsidRPr="00997D17" w:rsidRDefault="009938A3">
            <w:pPr>
              <w:pStyle w:val="ListParagraph"/>
              <w:numPr>
                <w:ilvl w:val="0"/>
                <w:numId w:val="32"/>
              </w:numPr>
              <w:jc w:val="both"/>
              <w:rPr>
                <w:sz w:val="22"/>
                <w:szCs w:val="22"/>
              </w:rPr>
            </w:pPr>
            <w:r w:rsidRPr="00997D17">
              <w:rPr>
                <w:sz w:val="22"/>
                <w:szCs w:val="22"/>
              </w:rPr>
              <w:t>Kamati za Usimamizi wa Maafa za Wilaya na Kata: kutaneni, amilisheni mipango ya dharura ya ukame na wasilisheni mahitaji kwa Kamati ya Mkoa.</w:t>
            </w:r>
          </w:p>
          <w:p w14:paraId="17F7C53E" w14:textId="758C7494" w:rsidR="000D1FD9" w:rsidRPr="00997D17" w:rsidRDefault="009938A3">
            <w:pPr>
              <w:pStyle w:val="ListParagraph"/>
              <w:numPr>
                <w:ilvl w:val="0"/>
                <w:numId w:val="32"/>
              </w:numPr>
              <w:jc w:val="both"/>
              <w:rPr>
                <w:sz w:val="22"/>
                <w:szCs w:val="22"/>
              </w:rPr>
            </w:pPr>
            <w:r w:rsidRPr="00997D17">
              <w:rPr>
                <w:sz w:val="22"/>
                <w:szCs w:val="22"/>
              </w:rPr>
              <w:t>Tafadhali sambazeni ushauri wa kutunza maji na chakula kupitia redio, mikutano ya jamii na nyumba za ibada.</w:t>
            </w:r>
          </w:p>
          <w:p w14:paraId="175690A7" w14:textId="34F4D27C" w:rsidR="000D1FD9" w:rsidRPr="00997D17" w:rsidRDefault="000D1FD9">
            <w:pPr>
              <w:pStyle w:val="ListParagraph"/>
              <w:numPr>
                <w:ilvl w:val="0"/>
                <w:numId w:val="32"/>
              </w:numPr>
              <w:jc w:val="both"/>
              <w:rPr>
                <w:sz w:val="22"/>
                <w:szCs w:val="22"/>
              </w:rPr>
            </w:pPr>
          </w:p>
        </w:tc>
      </w:tr>
      <w:tr w:rsidR="000D1FD9" w:rsidRPr="00997D17" w14:paraId="30FDFC2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B6AED78" w14:textId="2F3BAFAC" w:rsidR="000D1FD9" w:rsidRPr="00997D17" w:rsidRDefault="009938A3">
            <w:pPr>
              <w:pStyle w:val="ListParagraph"/>
              <w:numPr>
                <w:ilvl w:val="0"/>
                <w:numId w:val="32"/>
              </w:numPr>
              <w:jc w:val="both"/>
              <w:rPr>
                <w:sz w:val="22"/>
                <w:szCs w:val="22"/>
              </w:rPr>
            </w:pPr>
            <w:r w:rsidRPr="00997D17">
              <w:rPr>
                <w:sz w:val="22"/>
                <w:szCs w:val="22"/>
              </w:rPr>
              <w:t>Crop stress and reduced harvests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024EB24" w14:textId="1FCF1E0C" w:rsidR="000D1FD9" w:rsidRPr="00997D17" w:rsidRDefault="009938A3">
            <w:pPr>
              <w:pStyle w:val="ListParagraph"/>
              <w:numPr>
                <w:ilvl w:val="0"/>
                <w:numId w:val="32"/>
              </w:numPr>
              <w:jc w:val="both"/>
              <w:rPr>
                <w:sz w:val="22"/>
                <w:szCs w:val="22"/>
              </w:rPr>
            </w:pPr>
            <w:r w:rsidRPr="00997D17">
              <w:rPr>
                <w:sz w:val="22"/>
                <w:szCs w:val="22"/>
              </w:rPr>
              <w:t>Mazao kudhoofika na kupungua kwa mavuno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35D6FAF" w14:textId="45EDF470" w:rsidR="000D1FD9" w:rsidRPr="00997D17" w:rsidRDefault="00FE0A4D">
            <w:pPr>
              <w:pStyle w:val="ListParagraph"/>
              <w:numPr>
                <w:ilvl w:val="0"/>
                <w:numId w:val="32"/>
              </w:numPr>
              <w:jc w:val="both"/>
              <w:rPr>
                <w:sz w:val="22"/>
                <w:szCs w:val="22"/>
              </w:rPr>
            </w:pPr>
            <w:ins w:id="51" w:author="Bonephace Kaijage" w:date="2026-10-14T06:22:00Z" w16du:dateUtc="2026-10-14T04:22:00Z">
              <w:r>
                <w:rPr>
                  <w:sz w:val="22"/>
                  <w:szCs w:val="22"/>
                </w:rPr>
                <w:t>Farmers: harvest what is mature and store it safely, so that what the rain has already given is not lost.</w:t>
              </w:r>
            </w:ins>
            <w:del w:id="52" w:author="Bonephace Kaijage" w:date="2026-10-14T06:22:00Z" w16du:dateUtc="2026-10-14T04:22:00Z">
              <w:r w:rsidR="009938A3" w:rsidRPr="00997D17" w:rsidDel="00FE0A4D">
                <w:rPr>
                  <w:sz w:val="22"/>
                  <w:szCs w:val="22"/>
                </w:rPr>
                <w:delText>Farmers are advised to harvest what is mature and store it safely.</w:delText>
              </w:r>
            </w:del>
          </w:p>
          <w:p w14:paraId="629281D6" w14:textId="5E121AA2" w:rsidR="000D1FD9" w:rsidRPr="00997D17" w:rsidRDefault="009938A3">
            <w:pPr>
              <w:pStyle w:val="ListParagraph"/>
              <w:numPr>
                <w:ilvl w:val="0"/>
                <w:numId w:val="32"/>
              </w:numPr>
              <w:jc w:val="both"/>
              <w:rPr>
                <w:sz w:val="22"/>
                <w:szCs w:val="22"/>
              </w:rPr>
            </w:pPr>
            <w:r w:rsidRPr="00997D17">
              <w:rPr>
                <w:sz w:val="22"/>
                <w:szCs w:val="22"/>
              </w:rPr>
              <w:t>Extension officers: advise on managing remaining crops and on drought-tolerant seed.</w:t>
            </w:r>
          </w:p>
          <w:p w14:paraId="298BD2EC" w14:textId="63DC4FA2" w:rsidR="000D1FD9" w:rsidRPr="00997D17" w:rsidRDefault="009938A3">
            <w:pPr>
              <w:pStyle w:val="ListParagraph"/>
              <w:numPr>
                <w:ilvl w:val="0"/>
                <w:numId w:val="32"/>
              </w:numPr>
              <w:jc w:val="both"/>
              <w:rPr>
                <w:sz w:val="22"/>
                <w:szCs w:val="22"/>
              </w:rPr>
            </w:pPr>
            <w:r w:rsidRPr="00997D17">
              <w:rPr>
                <w:sz w:val="22"/>
                <w:szCs w:val="22"/>
              </w:rPr>
              <w:t>Village Committees: assess household food stocks.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4277BF3" w14:textId="15E7E9CC" w:rsidR="000D1FD9" w:rsidRPr="00997D17" w:rsidRDefault="009938A3">
            <w:pPr>
              <w:pStyle w:val="ListParagraph"/>
              <w:numPr>
                <w:ilvl w:val="0"/>
                <w:numId w:val="32"/>
              </w:numPr>
              <w:jc w:val="both"/>
              <w:rPr>
                <w:sz w:val="22"/>
                <w:szCs w:val="22"/>
              </w:rPr>
            </w:pPr>
            <w:r w:rsidRPr="00997D17">
              <w:rPr>
                <w:sz w:val="22"/>
                <w:szCs w:val="22"/>
              </w:rPr>
              <w:t>Wakulima mnashauriwa kuvuna mazao yaliyokomaa na kuyahifadhi vizuri.</w:t>
            </w:r>
          </w:p>
          <w:p w14:paraId="29CB1FC6" w14:textId="29567598" w:rsidR="000D1FD9" w:rsidRPr="00997D17" w:rsidRDefault="009938A3">
            <w:pPr>
              <w:pStyle w:val="ListParagraph"/>
              <w:numPr>
                <w:ilvl w:val="0"/>
                <w:numId w:val="32"/>
              </w:numPr>
              <w:jc w:val="both"/>
              <w:rPr>
                <w:sz w:val="22"/>
                <w:szCs w:val="22"/>
              </w:rPr>
            </w:pPr>
            <w:r w:rsidRPr="00997D17">
              <w:rPr>
                <w:sz w:val="22"/>
                <w:szCs w:val="22"/>
              </w:rPr>
              <w:t>Maafisa ugani: toeni ushauri wa kutunza mazao yaliyobaki na mbegu zinazostahimili ukame.</w:t>
            </w:r>
          </w:p>
          <w:p w14:paraId="708ECA90" w14:textId="52BC870E" w:rsidR="000D1FD9" w:rsidRPr="00997D17" w:rsidRDefault="009938A3">
            <w:pPr>
              <w:pStyle w:val="ListParagraph"/>
              <w:numPr>
                <w:ilvl w:val="0"/>
                <w:numId w:val="32"/>
              </w:numPr>
              <w:jc w:val="both"/>
              <w:rPr>
                <w:sz w:val="22"/>
                <w:szCs w:val="22"/>
              </w:rPr>
            </w:pPr>
            <w:r w:rsidRPr="00997D17">
              <w:rPr>
                <w:sz w:val="22"/>
                <w:szCs w:val="22"/>
              </w:rPr>
              <w:t>Kamati za Vijiji: fanyeni tathmini ya akiba ya chakula ya kaya.</w:t>
            </w:r>
          </w:p>
        </w:tc>
      </w:tr>
      <w:tr w:rsidR="000D1FD9" w:rsidRPr="00997D17" w14:paraId="7548C66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BE8E14" w14:textId="075AB1D7" w:rsidR="000D1FD9" w:rsidRPr="00997D17" w:rsidRDefault="009938A3">
            <w:pPr>
              <w:pStyle w:val="ListParagraph"/>
              <w:numPr>
                <w:ilvl w:val="0"/>
                <w:numId w:val="32"/>
              </w:numPr>
              <w:jc w:val="both"/>
              <w:rPr>
                <w:sz w:val="22"/>
                <w:szCs w:val="22"/>
              </w:rPr>
            </w:pPr>
            <w:r w:rsidRPr="00997D17">
              <w:rPr>
                <w:sz w:val="22"/>
                <w:szCs w:val="22"/>
              </w:rPr>
              <w:lastRenderedPageBreak/>
              <w:t>Water shortage for households and livestock</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B5D540F" w14:textId="3D654206" w:rsidR="000D1FD9" w:rsidRPr="00997D17" w:rsidRDefault="009938A3">
            <w:pPr>
              <w:pStyle w:val="ListParagraph"/>
              <w:numPr>
                <w:ilvl w:val="0"/>
                <w:numId w:val="32"/>
              </w:numPr>
              <w:jc w:val="both"/>
              <w:rPr>
                <w:sz w:val="22"/>
                <w:szCs w:val="22"/>
              </w:rPr>
            </w:pPr>
            <w:r w:rsidRPr="00997D17">
              <w:rPr>
                <w:sz w:val="22"/>
                <w:szCs w:val="22"/>
              </w:rPr>
              <w:t>Uhaba wa maji kwa kaya na mifugo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6E7F2A" w14:textId="70A2AD81" w:rsidR="000D1FD9" w:rsidRPr="00997D17" w:rsidRDefault="009938A3">
            <w:pPr>
              <w:pStyle w:val="ListParagraph"/>
              <w:numPr>
                <w:ilvl w:val="0"/>
                <w:numId w:val="32"/>
              </w:numPr>
              <w:jc w:val="both"/>
              <w:rPr>
                <w:sz w:val="22"/>
                <w:szCs w:val="22"/>
              </w:rPr>
            </w:pPr>
            <w:r w:rsidRPr="00997D17">
              <w:rPr>
                <w:sz w:val="22"/>
                <w:szCs w:val="22"/>
              </w:rPr>
              <w:t>Please use water first for drinking, cooking and hygiene.</w:t>
            </w:r>
          </w:p>
          <w:p w14:paraId="3811658B" w14:textId="5BBA3822" w:rsidR="000D1FD9" w:rsidRPr="00997D17" w:rsidRDefault="009938A3">
            <w:pPr>
              <w:pStyle w:val="ListParagraph"/>
              <w:numPr>
                <w:ilvl w:val="0"/>
                <w:numId w:val="32"/>
              </w:numPr>
              <w:jc w:val="both"/>
              <w:rPr>
                <w:sz w:val="22"/>
                <w:szCs w:val="22"/>
              </w:rPr>
            </w:pPr>
            <w:r w:rsidRPr="00997D17">
              <w:rPr>
                <w:sz w:val="22"/>
                <w:szCs w:val="22"/>
              </w:rPr>
              <w:t>Water user groups: agree fair sharing times at boreholes and shared sources.</w:t>
            </w:r>
          </w:p>
          <w:p w14:paraId="6C15C2E0" w14:textId="64801B0C" w:rsidR="00BC6A1F" w:rsidRPr="00997D17" w:rsidRDefault="009938A3">
            <w:pPr>
              <w:pStyle w:val="ListParagraph"/>
              <w:numPr>
                <w:ilvl w:val="0"/>
                <w:numId w:val="32"/>
              </w:numPr>
              <w:jc w:val="both"/>
              <w:rPr>
                <w:sz w:val="22"/>
                <w:szCs w:val="22"/>
              </w:rPr>
            </w:pPr>
            <w:r w:rsidRPr="00997D17">
              <w:rPr>
                <w:sz w:val="22"/>
                <w:szCs w:val="22"/>
              </w:rPr>
              <w:t>District Committees: plan water delivery to the most affected villages.</w:t>
            </w:r>
          </w:p>
          <w:p w14:paraId="0E7165EF" w14:textId="3F8BC04F" w:rsidR="000D1FD9" w:rsidRPr="00997D17" w:rsidRDefault="000D1FD9">
            <w:pPr>
              <w:pStyle w:val="ListParagraph"/>
              <w:numPr>
                <w:ilvl w:val="0"/>
                <w:numId w:val="32"/>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F602C89" w14:textId="6E8DD17C" w:rsidR="000D1FD9" w:rsidRPr="00997D17" w:rsidRDefault="009938A3">
            <w:pPr>
              <w:pStyle w:val="ListParagraph"/>
              <w:numPr>
                <w:ilvl w:val="0"/>
                <w:numId w:val="32"/>
              </w:numPr>
              <w:jc w:val="both"/>
              <w:rPr>
                <w:sz w:val="22"/>
                <w:szCs w:val="22"/>
              </w:rPr>
            </w:pPr>
            <w:r w:rsidRPr="00997D17">
              <w:rPr>
                <w:sz w:val="22"/>
                <w:szCs w:val="22"/>
              </w:rPr>
              <w:t>Tafadhali tumieni maji kwanza kwa kunywa, kupikia na usafi.</w:t>
            </w:r>
          </w:p>
          <w:p w14:paraId="17994BC7" w14:textId="11CD0B9C" w:rsidR="000D1FD9" w:rsidRPr="00997D17" w:rsidRDefault="009938A3">
            <w:pPr>
              <w:pStyle w:val="ListParagraph"/>
              <w:numPr>
                <w:ilvl w:val="0"/>
                <w:numId w:val="32"/>
              </w:numPr>
              <w:jc w:val="both"/>
              <w:rPr>
                <w:sz w:val="22"/>
                <w:szCs w:val="22"/>
              </w:rPr>
            </w:pPr>
            <w:r w:rsidRPr="00997D17">
              <w:rPr>
                <w:sz w:val="22"/>
                <w:szCs w:val="22"/>
              </w:rPr>
              <w:t>Vikundi vya watumiaji maji: kubalianeni ratiba za haki za kuchota maji visimani na vyanzo vya pamoja.</w:t>
            </w:r>
          </w:p>
          <w:p w14:paraId="6EFCDA1F" w14:textId="61AFD112" w:rsidR="000D1FD9" w:rsidRPr="00997D17" w:rsidRDefault="009938A3">
            <w:pPr>
              <w:pStyle w:val="ListParagraph"/>
              <w:numPr>
                <w:ilvl w:val="0"/>
                <w:numId w:val="32"/>
              </w:numPr>
              <w:jc w:val="both"/>
              <w:rPr>
                <w:sz w:val="22"/>
                <w:szCs w:val="22"/>
              </w:rPr>
            </w:pPr>
            <w:r w:rsidRPr="00997D17">
              <w:rPr>
                <w:sz w:val="22"/>
                <w:szCs w:val="22"/>
              </w:rPr>
              <w:t>Kamati za Wilaya: pangeni usambazaji wa maji kwa vijiji vilivyoathirika zaidi.</w:t>
            </w:r>
          </w:p>
        </w:tc>
      </w:tr>
      <w:tr w:rsidR="000D1FD9" w:rsidRPr="00997D17" w14:paraId="00A5A81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3EF5F78" w14:textId="30F48B4A" w:rsidR="000D1FD9" w:rsidRPr="00997D17" w:rsidRDefault="009938A3">
            <w:pPr>
              <w:pStyle w:val="ListParagraph"/>
              <w:numPr>
                <w:ilvl w:val="0"/>
                <w:numId w:val="32"/>
              </w:numPr>
              <w:jc w:val="both"/>
              <w:rPr>
                <w:sz w:val="22"/>
                <w:szCs w:val="22"/>
              </w:rPr>
            </w:pPr>
            <w:r w:rsidRPr="00997D17">
              <w:rPr>
                <w:sz w:val="22"/>
                <w:szCs w:val="22"/>
              </w:rPr>
              <w:t>Pasture loss forcing livestock movement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2E252F" w14:textId="30906801" w:rsidR="000D1FD9" w:rsidRPr="00997D17" w:rsidRDefault="009938A3">
            <w:pPr>
              <w:pStyle w:val="ListParagraph"/>
              <w:numPr>
                <w:ilvl w:val="0"/>
                <w:numId w:val="32"/>
              </w:numPr>
              <w:jc w:val="both"/>
              <w:rPr>
                <w:sz w:val="22"/>
                <w:szCs w:val="22"/>
              </w:rPr>
            </w:pPr>
            <w:r w:rsidRPr="00997D17">
              <w:rPr>
                <w:sz w:val="22"/>
                <w:szCs w:val="22"/>
              </w:rPr>
              <w:t>Upungufu wa malisho unaolazimu mifugo kuhamishwa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2554475" w14:textId="2EF2CB33" w:rsidR="000D1FD9" w:rsidRPr="00997D17" w:rsidRDefault="009938A3">
            <w:pPr>
              <w:pStyle w:val="ListParagraph"/>
              <w:numPr>
                <w:ilvl w:val="0"/>
                <w:numId w:val="32"/>
              </w:numPr>
              <w:jc w:val="both"/>
              <w:rPr>
                <w:sz w:val="22"/>
                <w:szCs w:val="22"/>
              </w:rPr>
            </w:pPr>
            <w:r w:rsidRPr="00997D17">
              <w:rPr>
                <w:sz w:val="22"/>
                <w:szCs w:val="22"/>
              </w:rPr>
              <w:t>Livestock keepers: move herds only along routes agreed with Village and District leaders.</w:t>
            </w:r>
          </w:p>
          <w:p w14:paraId="0C3001D1" w14:textId="0E0EAD55" w:rsidR="000D1FD9" w:rsidRPr="00997D17" w:rsidRDefault="009938A3">
            <w:pPr>
              <w:pStyle w:val="ListParagraph"/>
              <w:numPr>
                <w:ilvl w:val="0"/>
                <w:numId w:val="32"/>
              </w:numPr>
              <w:jc w:val="both"/>
              <w:rPr>
                <w:sz w:val="22"/>
                <w:szCs w:val="22"/>
              </w:rPr>
            </w:pPr>
            <w:r w:rsidRPr="00997D17">
              <w:rPr>
                <w:sz w:val="22"/>
                <w:szCs w:val="22"/>
              </w:rPr>
              <w:t>District Committees: designate grazing areas and water points along livestock routes.</w:t>
            </w:r>
          </w:p>
          <w:p w14:paraId="28C26314" w14:textId="2CB853EA" w:rsidR="000D1FD9" w:rsidRPr="00997D17" w:rsidRDefault="009938A3">
            <w:pPr>
              <w:pStyle w:val="ListParagraph"/>
              <w:numPr>
                <w:ilvl w:val="0"/>
                <w:numId w:val="32"/>
              </w:numPr>
              <w:jc w:val="both"/>
              <w:rPr>
                <w:sz w:val="22"/>
                <w:szCs w:val="22"/>
              </w:rPr>
            </w:pPr>
            <w:r w:rsidRPr="00997D17">
              <w:rPr>
                <w:sz w:val="22"/>
                <w:szCs w:val="22"/>
              </w:rPr>
              <w:t>Give supplementary feed and minerals where possible.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45FB9ED" w14:textId="3677F167" w:rsidR="000D1FD9" w:rsidRPr="00997D17" w:rsidRDefault="009938A3">
            <w:pPr>
              <w:pStyle w:val="ListParagraph"/>
              <w:numPr>
                <w:ilvl w:val="0"/>
                <w:numId w:val="32"/>
              </w:numPr>
              <w:jc w:val="both"/>
              <w:rPr>
                <w:sz w:val="22"/>
                <w:szCs w:val="22"/>
              </w:rPr>
            </w:pPr>
            <w:r w:rsidRPr="00997D17">
              <w:rPr>
                <w:sz w:val="22"/>
                <w:szCs w:val="22"/>
              </w:rPr>
              <w:t>Wafugaji: hamisheni mifugo kupitia njia zilizokubaliwa na viongozi wa Kijiji na Wilaya tu.</w:t>
            </w:r>
          </w:p>
          <w:p w14:paraId="276C93C3" w14:textId="4815AA98" w:rsidR="000D1FD9" w:rsidRPr="00997D17" w:rsidRDefault="009938A3">
            <w:pPr>
              <w:pStyle w:val="ListParagraph"/>
              <w:numPr>
                <w:ilvl w:val="0"/>
                <w:numId w:val="32"/>
              </w:numPr>
              <w:jc w:val="both"/>
              <w:rPr>
                <w:sz w:val="22"/>
                <w:szCs w:val="22"/>
              </w:rPr>
            </w:pPr>
            <w:r w:rsidRPr="00997D17">
              <w:rPr>
                <w:sz w:val="22"/>
                <w:szCs w:val="22"/>
              </w:rPr>
              <w:t>Kamati za Wilaya: tengeni maeneo ya malisho na vituo vya maji kwenye njia za mifugo.</w:t>
            </w:r>
          </w:p>
          <w:p w14:paraId="0B6D7171" w14:textId="311CE916" w:rsidR="000D1FD9" w:rsidRPr="00997D17" w:rsidRDefault="009938A3">
            <w:pPr>
              <w:pStyle w:val="ListParagraph"/>
              <w:numPr>
                <w:ilvl w:val="0"/>
                <w:numId w:val="32"/>
              </w:numPr>
              <w:jc w:val="both"/>
              <w:rPr>
                <w:sz w:val="22"/>
                <w:szCs w:val="22"/>
              </w:rPr>
            </w:pPr>
            <w:r w:rsidRPr="00997D17">
              <w:rPr>
                <w:sz w:val="22"/>
                <w:szCs w:val="22"/>
              </w:rPr>
              <w:t>Toeni chakula cha ziada na madini pale inapowezekana.</w:t>
            </w:r>
          </w:p>
        </w:tc>
      </w:tr>
      <w:tr w:rsidR="000D1FD9" w:rsidRPr="00997D17" w14:paraId="4AC5CD5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E2F0C84" w14:textId="3D26AC6A" w:rsidR="000D1FD9" w:rsidRPr="00997D17" w:rsidRDefault="009938A3">
            <w:pPr>
              <w:pStyle w:val="ListParagraph"/>
              <w:numPr>
                <w:ilvl w:val="0"/>
                <w:numId w:val="32"/>
              </w:numPr>
              <w:jc w:val="both"/>
              <w:rPr>
                <w:sz w:val="22"/>
                <w:szCs w:val="22"/>
              </w:rPr>
            </w:pPr>
            <w:r w:rsidRPr="00997D17">
              <w:rPr>
                <w:sz w:val="22"/>
                <w:szCs w:val="22"/>
              </w:rPr>
              <w:t>Falling water levels in dams, reservoirs and rivers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0015B3" w14:textId="1ABA97CD" w:rsidR="000D1FD9" w:rsidRPr="00997D17" w:rsidRDefault="009938A3">
            <w:pPr>
              <w:pStyle w:val="ListParagraph"/>
              <w:numPr>
                <w:ilvl w:val="0"/>
                <w:numId w:val="32"/>
              </w:numPr>
              <w:jc w:val="both"/>
              <w:rPr>
                <w:sz w:val="22"/>
                <w:szCs w:val="22"/>
                <w:lang w:val="sv-SE"/>
              </w:rPr>
            </w:pPr>
            <w:r w:rsidRPr="00997D17">
              <w:rPr>
                <w:sz w:val="22"/>
                <w:szCs w:val="22"/>
                <w:lang w:val="sv-SE"/>
              </w:rPr>
              <w:t>Kupungua kwa kina cha maji katika mabwawa na mito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4D28B5" w14:textId="035E63E0" w:rsidR="000D1FD9" w:rsidRPr="00997D17" w:rsidRDefault="009938A3">
            <w:pPr>
              <w:pStyle w:val="ListParagraph"/>
              <w:numPr>
                <w:ilvl w:val="0"/>
                <w:numId w:val="32"/>
              </w:numPr>
              <w:jc w:val="both"/>
              <w:rPr>
                <w:sz w:val="22"/>
                <w:szCs w:val="22"/>
              </w:rPr>
            </w:pPr>
            <w:r w:rsidRPr="00997D17">
              <w:rPr>
                <w:sz w:val="22"/>
                <w:szCs w:val="22"/>
              </w:rPr>
              <w:t>Please avoid non-essential water use such as washing vehicles.</w:t>
            </w:r>
          </w:p>
          <w:p w14:paraId="1F1F4F78" w14:textId="09B45277" w:rsidR="000D1FD9" w:rsidRPr="00997D17" w:rsidRDefault="009938A3">
            <w:pPr>
              <w:pStyle w:val="ListParagraph"/>
              <w:numPr>
                <w:ilvl w:val="0"/>
                <w:numId w:val="32"/>
              </w:numPr>
              <w:jc w:val="both"/>
              <w:rPr>
                <w:sz w:val="22"/>
                <w:szCs w:val="22"/>
              </w:rPr>
            </w:pPr>
            <w:r w:rsidRPr="00997D17">
              <w:rPr>
                <w:sz w:val="22"/>
                <w:szCs w:val="22"/>
              </w:rPr>
              <w:t>Water authorities: announce water-use schedules in good time.</w:t>
            </w:r>
          </w:p>
          <w:p w14:paraId="0F386C6A" w14:textId="6D3CBC84" w:rsidR="000D1FD9" w:rsidRPr="00997D17" w:rsidRDefault="000D1FD9">
            <w:pPr>
              <w:pStyle w:val="ListParagraph"/>
              <w:numPr>
                <w:ilvl w:val="0"/>
                <w:numId w:val="32"/>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2A3CC5E" w14:textId="4E18F9DB" w:rsidR="000D1FD9" w:rsidRPr="00997D17" w:rsidRDefault="009938A3">
            <w:pPr>
              <w:pStyle w:val="ListParagraph"/>
              <w:numPr>
                <w:ilvl w:val="0"/>
                <w:numId w:val="32"/>
              </w:numPr>
              <w:jc w:val="both"/>
              <w:rPr>
                <w:sz w:val="22"/>
                <w:szCs w:val="22"/>
              </w:rPr>
            </w:pPr>
            <w:r w:rsidRPr="00997D17">
              <w:rPr>
                <w:sz w:val="22"/>
                <w:szCs w:val="22"/>
              </w:rPr>
              <w:t>Tafadhali epukeni matumizi ya maji yasiyo ya lazima kama kuosha magari.</w:t>
            </w:r>
          </w:p>
          <w:p w14:paraId="60E3EBEB" w14:textId="4AB3B8A8" w:rsidR="000D1FD9" w:rsidRPr="00997D17" w:rsidRDefault="009938A3">
            <w:pPr>
              <w:pStyle w:val="ListParagraph"/>
              <w:numPr>
                <w:ilvl w:val="0"/>
                <w:numId w:val="32"/>
              </w:numPr>
              <w:jc w:val="both"/>
              <w:rPr>
                <w:sz w:val="22"/>
                <w:szCs w:val="22"/>
              </w:rPr>
            </w:pPr>
            <w:r w:rsidRPr="00997D17">
              <w:rPr>
                <w:sz w:val="22"/>
                <w:szCs w:val="22"/>
              </w:rPr>
              <w:t>Mamlaka za maji: tangazeni ratiba za matumizi ya maji mapema.</w:t>
            </w:r>
          </w:p>
          <w:p w14:paraId="22DE71F0" w14:textId="3C6290D6" w:rsidR="000D1FD9" w:rsidRPr="00997D17" w:rsidRDefault="000D1FD9">
            <w:pPr>
              <w:pStyle w:val="ListParagraph"/>
              <w:numPr>
                <w:ilvl w:val="0"/>
                <w:numId w:val="32"/>
              </w:numPr>
              <w:jc w:val="both"/>
              <w:rPr>
                <w:sz w:val="22"/>
                <w:szCs w:val="22"/>
              </w:rPr>
            </w:pPr>
          </w:p>
        </w:tc>
      </w:tr>
      <w:tr w:rsidR="000D1FD9" w:rsidRPr="00997D17" w14:paraId="34894CE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162810F" w14:textId="2C5B41E0" w:rsidR="000D1FD9" w:rsidRPr="00997D17" w:rsidRDefault="009938A3">
            <w:pPr>
              <w:pStyle w:val="ListParagraph"/>
              <w:numPr>
                <w:ilvl w:val="0"/>
                <w:numId w:val="32"/>
              </w:numPr>
              <w:jc w:val="both"/>
              <w:rPr>
                <w:sz w:val="22"/>
                <w:szCs w:val="22"/>
              </w:rPr>
            </w:pPr>
            <w:r w:rsidRPr="00997D17">
              <w:rPr>
                <w:sz w:val="22"/>
                <w:szCs w:val="22"/>
              </w:rPr>
              <w:lastRenderedPageBreak/>
              <w:t>Possible reduction in hydropower and power supply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AFDCDC0" w14:textId="43FB09F0" w:rsidR="000D1FD9" w:rsidRPr="00997D17" w:rsidRDefault="009938A3">
            <w:pPr>
              <w:pStyle w:val="ListParagraph"/>
              <w:numPr>
                <w:ilvl w:val="0"/>
                <w:numId w:val="32"/>
              </w:numPr>
              <w:jc w:val="both"/>
              <w:rPr>
                <w:sz w:val="22"/>
                <w:szCs w:val="22"/>
              </w:rPr>
            </w:pPr>
            <w:r w:rsidRPr="00997D17">
              <w:rPr>
                <w:sz w:val="22"/>
                <w:szCs w:val="22"/>
              </w:rPr>
              <w:t>Uwezekano wa kupungua kwa uzalishaji wa umeme wa maji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CB2C85" w14:textId="10B914AE" w:rsidR="000D1FD9" w:rsidRPr="00997D17" w:rsidRDefault="009938A3">
            <w:pPr>
              <w:pStyle w:val="ListParagraph"/>
              <w:numPr>
                <w:ilvl w:val="0"/>
                <w:numId w:val="32"/>
              </w:numPr>
              <w:jc w:val="both"/>
              <w:rPr>
                <w:sz w:val="22"/>
                <w:szCs w:val="22"/>
              </w:rPr>
            </w:pPr>
            <w:r w:rsidRPr="00997D17">
              <w:rPr>
                <w:sz w:val="22"/>
                <w:szCs w:val="22"/>
              </w:rPr>
              <w:t>Please switch off appliances and lights that are not needed.</w:t>
            </w:r>
          </w:p>
          <w:p w14:paraId="6E77C820" w14:textId="6DAF9156" w:rsidR="000D1FD9" w:rsidRPr="00997D17" w:rsidRDefault="009938A3">
            <w:pPr>
              <w:pStyle w:val="ListParagraph"/>
              <w:numPr>
                <w:ilvl w:val="0"/>
                <w:numId w:val="32"/>
              </w:numPr>
              <w:jc w:val="both"/>
              <w:rPr>
                <w:sz w:val="22"/>
                <w:szCs w:val="22"/>
              </w:rPr>
            </w:pPr>
            <w:r w:rsidRPr="00997D17">
              <w:rPr>
                <w:sz w:val="22"/>
                <w:szCs w:val="22"/>
              </w:rPr>
              <w:t>Follow announcements from TANESCO.</w:t>
            </w:r>
          </w:p>
          <w:p w14:paraId="741B048F" w14:textId="6A862FEE" w:rsidR="000D1FD9" w:rsidRPr="00997D17" w:rsidRDefault="000D1FD9">
            <w:pPr>
              <w:pStyle w:val="ListParagraph"/>
              <w:numPr>
                <w:ilvl w:val="0"/>
                <w:numId w:val="32"/>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B8ACB00" w14:textId="38E99CD8" w:rsidR="000D1FD9" w:rsidRPr="00997D17" w:rsidRDefault="009938A3">
            <w:pPr>
              <w:pStyle w:val="ListParagraph"/>
              <w:numPr>
                <w:ilvl w:val="0"/>
                <w:numId w:val="32"/>
              </w:numPr>
              <w:jc w:val="both"/>
              <w:rPr>
                <w:sz w:val="22"/>
                <w:szCs w:val="22"/>
              </w:rPr>
            </w:pPr>
            <w:r w:rsidRPr="00997D17">
              <w:rPr>
                <w:sz w:val="22"/>
                <w:szCs w:val="22"/>
              </w:rPr>
              <w:t>Tafadhali zimeni vifaa na taa zisizohitajika.</w:t>
            </w:r>
          </w:p>
          <w:p w14:paraId="269A8BF4" w14:textId="3DBDCD3E" w:rsidR="000D1FD9" w:rsidRPr="00997D17" w:rsidRDefault="009938A3">
            <w:pPr>
              <w:pStyle w:val="ListParagraph"/>
              <w:numPr>
                <w:ilvl w:val="0"/>
                <w:numId w:val="32"/>
              </w:numPr>
              <w:jc w:val="both"/>
              <w:rPr>
                <w:sz w:val="22"/>
                <w:szCs w:val="22"/>
              </w:rPr>
            </w:pPr>
            <w:r w:rsidRPr="00997D17">
              <w:rPr>
                <w:sz w:val="22"/>
                <w:szCs w:val="22"/>
              </w:rPr>
              <w:t>Fuatilieni matangazo ya TANESCO.</w:t>
            </w:r>
          </w:p>
          <w:p w14:paraId="6C27237C" w14:textId="57E55442" w:rsidR="000D1FD9" w:rsidRPr="00997D17" w:rsidRDefault="000D1FD9">
            <w:pPr>
              <w:pStyle w:val="ListParagraph"/>
              <w:numPr>
                <w:ilvl w:val="0"/>
                <w:numId w:val="32"/>
              </w:numPr>
              <w:jc w:val="both"/>
              <w:rPr>
                <w:sz w:val="22"/>
                <w:szCs w:val="22"/>
              </w:rPr>
            </w:pPr>
          </w:p>
        </w:tc>
      </w:tr>
      <w:tr w:rsidR="000D1FD9" w:rsidRPr="000343A2" w14:paraId="0A956D0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258E3C3" w14:textId="13DE3A67" w:rsidR="000D1FD9" w:rsidRPr="00997D17" w:rsidRDefault="009938A3">
            <w:pPr>
              <w:pStyle w:val="ListParagraph"/>
              <w:numPr>
                <w:ilvl w:val="0"/>
                <w:numId w:val="32"/>
              </w:numPr>
              <w:jc w:val="both"/>
              <w:rPr>
                <w:sz w:val="22"/>
                <w:szCs w:val="22"/>
              </w:rPr>
            </w:pPr>
            <w:r w:rsidRPr="00997D17">
              <w:rPr>
                <w:sz w:val="22"/>
                <w:szCs w:val="22"/>
              </w:rPr>
              <w:t>Rising food prices in local markets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266423" w14:textId="4F732D66" w:rsidR="000D1FD9" w:rsidRPr="00997D17" w:rsidRDefault="009938A3">
            <w:pPr>
              <w:pStyle w:val="ListParagraph"/>
              <w:numPr>
                <w:ilvl w:val="0"/>
                <w:numId w:val="32"/>
              </w:numPr>
              <w:jc w:val="both"/>
              <w:rPr>
                <w:sz w:val="22"/>
                <w:szCs w:val="22"/>
                <w:lang w:val="sv-SE"/>
              </w:rPr>
            </w:pPr>
            <w:r w:rsidRPr="00997D17">
              <w:rPr>
                <w:sz w:val="22"/>
                <w:szCs w:val="22"/>
                <w:lang w:val="sv-SE"/>
              </w:rPr>
              <w:t>Kupanda kwa bei za vyakula masokoni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6DC8AAE" w14:textId="7BBE5CA7" w:rsidR="000D1FD9" w:rsidRPr="00997D17" w:rsidRDefault="00FE0A4D">
            <w:pPr>
              <w:pStyle w:val="ListParagraph"/>
              <w:numPr>
                <w:ilvl w:val="0"/>
                <w:numId w:val="32"/>
              </w:numPr>
              <w:jc w:val="both"/>
              <w:rPr>
                <w:sz w:val="22"/>
                <w:szCs w:val="22"/>
              </w:rPr>
            </w:pPr>
            <w:ins w:id="53" w:author="Bonephace Kaijage" w:date="2026-10-14T06:22:00Z" w16du:dateUtc="2026-10-14T04:22:00Z">
              <w:r>
                <w:rPr>
                  <w:sz w:val="22"/>
                  <w:szCs w:val="22"/>
                </w:rPr>
                <w:t>Households: where you can, keep the food reserves your own family will need; selling now and buying back later usually costs more.</w:t>
              </w:r>
            </w:ins>
            <w:del w:id="54" w:author="Bonephace Kaijage" w:date="2026-10-14T06:22:00Z" w16du:dateUtc="2026-10-14T04:22:00Z">
              <w:r w:rsidR="009938A3" w:rsidRPr="00997D17" w:rsidDel="00FE0A4D">
                <w:rPr>
                  <w:sz w:val="22"/>
                  <w:szCs w:val="22"/>
                </w:rPr>
                <w:delText>Households: avoid selling food reserves needed for your own family.</w:delText>
              </w:r>
            </w:del>
          </w:p>
          <w:p w14:paraId="25C0E158" w14:textId="6FAFD7CB" w:rsidR="000D1FD9" w:rsidRPr="00997D17" w:rsidRDefault="009938A3">
            <w:pPr>
              <w:pStyle w:val="ListParagraph"/>
              <w:numPr>
                <w:ilvl w:val="0"/>
                <w:numId w:val="32"/>
              </w:numPr>
              <w:jc w:val="both"/>
              <w:rPr>
                <w:sz w:val="22"/>
                <w:szCs w:val="22"/>
              </w:rPr>
            </w:pPr>
            <w:r w:rsidRPr="00997D17">
              <w:rPr>
                <w:sz w:val="22"/>
                <w:szCs w:val="22"/>
              </w:rPr>
              <w:t>Report unusual price rises to Village/Mtaa leaders.</w:t>
            </w:r>
          </w:p>
          <w:p w14:paraId="7391C648" w14:textId="568FF670" w:rsidR="000D1FD9" w:rsidRPr="00997D17" w:rsidRDefault="009938A3">
            <w:pPr>
              <w:pStyle w:val="ListParagraph"/>
              <w:numPr>
                <w:ilvl w:val="0"/>
                <w:numId w:val="32"/>
              </w:numPr>
              <w:jc w:val="both"/>
              <w:rPr>
                <w:sz w:val="22"/>
                <w:szCs w:val="22"/>
              </w:rPr>
            </w:pPr>
            <w:r w:rsidRPr="00997D17">
              <w:rPr>
                <w:sz w:val="22"/>
                <w:szCs w:val="22"/>
              </w:rPr>
              <w:t>District Committees: monitor market prices and report to the Regional Committee.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70A5C7" w14:textId="6BEE1308" w:rsidR="000D1FD9" w:rsidRPr="00997D17" w:rsidRDefault="009938A3">
            <w:pPr>
              <w:pStyle w:val="ListParagraph"/>
              <w:numPr>
                <w:ilvl w:val="0"/>
                <w:numId w:val="32"/>
              </w:numPr>
              <w:jc w:val="both"/>
              <w:rPr>
                <w:sz w:val="22"/>
                <w:szCs w:val="22"/>
                <w:lang w:val="sv-SE"/>
              </w:rPr>
            </w:pPr>
            <w:r w:rsidRPr="00997D17">
              <w:rPr>
                <w:sz w:val="22"/>
                <w:szCs w:val="22"/>
                <w:lang w:val="sv-SE"/>
              </w:rPr>
              <w:t>Kaya: epukeni kuuza akiba ya chakula inayohitajika na familia.</w:t>
            </w:r>
          </w:p>
          <w:p w14:paraId="0E94933F" w14:textId="37BFCCF1" w:rsidR="000D1FD9" w:rsidRPr="00997D17" w:rsidRDefault="009938A3">
            <w:pPr>
              <w:pStyle w:val="ListParagraph"/>
              <w:numPr>
                <w:ilvl w:val="0"/>
                <w:numId w:val="32"/>
              </w:numPr>
              <w:jc w:val="both"/>
              <w:rPr>
                <w:sz w:val="22"/>
                <w:szCs w:val="22"/>
                <w:lang w:val="sv-SE"/>
              </w:rPr>
            </w:pPr>
            <w:r w:rsidRPr="00997D17">
              <w:rPr>
                <w:sz w:val="22"/>
                <w:szCs w:val="22"/>
                <w:lang w:val="sv-SE"/>
              </w:rPr>
              <w:t>Toeni taarifa ya kupanda kwa bei kusiko kwa kawaida kwa viongozi wa Kijiji/Mtaa.</w:t>
            </w:r>
          </w:p>
          <w:p w14:paraId="74E18417" w14:textId="4FAF43F2" w:rsidR="000D1FD9" w:rsidRPr="00997D17" w:rsidRDefault="009938A3">
            <w:pPr>
              <w:pStyle w:val="ListParagraph"/>
              <w:numPr>
                <w:ilvl w:val="0"/>
                <w:numId w:val="32"/>
              </w:numPr>
              <w:jc w:val="both"/>
              <w:rPr>
                <w:sz w:val="22"/>
                <w:szCs w:val="22"/>
                <w:lang w:val="sv-SE"/>
              </w:rPr>
            </w:pPr>
            <w:r w:rsidRPr="00997D17">
              <w:rPr>
                <w:sz w:val="22"/>
                <w:szCs w:val="22"/>
                <w:lang w:val="sv-SE"/>
              </w:rPr>
              <w:t>Kamati za Wilaya: fuatilieni bei za masoko na toeni taarifa kwa Kamati ya Mkoa.</w:t>
            </w:r>
          </w:p>
        </w:tc>
      </w:tr>
      <w:tr w:rsidR="000D1FD9" w:rsidRPr="00997D17" w14:paraId="6DA2CD8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1838293" w14:textId="11CE7415" w:rsidR="000D1FD9" w:rsidRPr="00997D17" w:rsidRDefault="009938A3">
            <w:pPr>
              <w:pStyle w:val="ListParagraph"/>
              <w:numPr>
                <w:ilvl w:val="0"/>
                <w:numId w:val="32"/>
              </w:numPr>
              <w:jc w:val="both"/>
              <w:rPr>
                <w:sz w:val="22"/>
                <w:szCs w:val="22"/>
              </w:rPr>
            </w:pPr>
            <w:r w:rsidRPr="00997D17">
              <w:rPr>
                <w:sz w:val="22"/>
                <w:szCs w:val="22"/>
              </w:rPr>
              <w:t>Movement of pastoralists in search of water and pasture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D35189E" w14:textId="384802F3" w:rsidR="000D1FD9" w:rsidRPr="00997D17" w:rsidRDefault="009938A3">
            <w:pPr>
              <w:pStyle w:val="ListParagraph"/>
              <w:numPr>
                <w:ilvl w:val="0"/>
                <w:numId w:val="32"/>
              </w:numPr>
              <w:jc w:val="both"/>
              <w:rPr>
                <w:sz w:val="22"/>
                <w:szCs w:val="22"/>
                <w:lang w:val="sv-SE"/>
              </w:rPr>
            </w:pPr>
            <w:r w:rsidRPr="00997D17">
              <w:rPr>
                <w:sz w:val="22"/>
                <w:szCs w:val="22"/>
                <w:lang w:val="sv-SE"/>
              </w:rPr>
              <w:t>Kuhama kwa wafugaji kutafuta maji na malisho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8FE4FBA" w14:textId="3DA5FC65" w:rsidR="000D1FD9" w:rsidRPr="00997D17" w:rsidRDefault="009938A3">
            <w:pPr>
              <w:pStyle w:val="ListParagraph"/>
              <w:numPr>
                <w:ilvl w:val="0"/>
                <w:numId w:val="32"/>
              </w:numPr>
              <w:jc w:val="both"/>
              <w:rPr>
                <w:sz w:val="22"/>
                <w:szCs w:val="22"/>
              </w:rPr>
            </w:pPr>
            <w:r w:rsidRPr="00997D17">
              <w:rPr>
                <w:sz w:val="22"/>
                <w:szCs w:val="22"/>
              </w:rPr>
              <w:t>Pastoralists: inform Village leaders before entering a new area.</w:t>
            </w:r>
          </w:p>
          <w:p w14:paraId="1F453C62" w14:textId="0FD3B4F2" w:rsidR="000D1FD9" w:rsidRPr="00997D17" w:rsidRDefault="009938A3">
            <w:pPr>
              <w:pStyle w:val="ListParagraph"/>
              <w:numPr>
                <w:ilvl w:val="0"/>
                <w:numId w:val="32"/>
              </w:numPr>
              <w:jc w:val="both"/>
              <w:rPr>
                <w:sz w:val="22"/>
                <w:szCs w:val="22"/>
              </w:rPr>
            </w:pPr>
            <w:r w:rsidRPr="00997D17">
              <w:rPr>
                <w:sz w:val="22"/>
                <w:szCs w:val="22"/>
              </w:rPr>
              <w:t>Farmers and pastoralists: please resolve disputes through Village leaders.</w:t>
            </w:r>
          </w:p>
          <w:p w14:paraId="3E2A3CB7" w14:textId="48637DB4" w:rsidR="000D1FD9" w:rsidRPr="00997D17" w:rsidRDefault="009938A3">
            <w:pPr>
              <w:pStyle w:val="ListParagraph"/>
              <w:numPr>
                <w:ilvl w:val="0"/>
                <w:numId w:val="32"/>
              </w:numPr>
              <w:jc w:val="both"/>
              <w:rPr>
                <w:sz w:val="22"/>
                <w:szCs w:val="22"/>
              </w:rPr>
            </w:pPr>
            <w:r w:rsidRPr="00997D17">
              <w:rPr>
                <w:sz w:val="22"/>
                <w:szCs w:val="22"/>
              </w:rPr>
              <w:t>District Committees: coordinate movement with neighbouring districts.</w:t>
            </w:r>
          </w:p>
          <w:p w14:paraId="75680C66" w14:textId="6E39F59F" w:rsidR="000D1FD9" w:rsidRPr="00997D17" w:rsidRDefault="000D1FD9">
            <w:pPr>
              <w:pStyle w:val="ListParagraph"/>
              <w:numPr>
                <w:ilvl w:val="0"/>
                <w:numId w:val="32"/>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3B08FAE" w14:textId="4090BEA3" w:rsidR="000D1FD9" w:rsidRPr="00997D17" w:rsidRDefault="009938A3">
            <w:pPr>
              <w:pStyle w:val="ListParagraph"/>
              <w:numPr>
                <w:ilvl w:val="0"/>
                <w:numId w:val="32"/>
              </w:numPr>
              <w:jc w:val="both"/>
              <w:rPr>
                <w:sz w:val="22"/>
                <w:szCs w:val="22"/>
              </w:rPr>
            </w:pPr>
            <w:r w:rsidRPr="00997D17">
              <w:rPr>
                <w:sz w:val="22"/>
                <w:szCs w:val="22"/>
              </w:rPr>
              <w:t>Wafugaji: wajulisheni viongozi wa Kijiji kabla ya kuingia eneo jipya.</w:t>
            </w:r>
          </w:p>
          <w:p w14:paraId="1784CBF9" w14:textId="4E1ABA43" w:rsidR="000D1FD9" w:rsidRPr="00997D17" w:rsidRDefault="009938A3">
            <w:pPr>
              <w:pStyle w:val="ListParagraph"/>
              <w:numPr>
                <w:ilvl w:val="0"/>
                <w:numId w:val="32"/>
              </w:numPr>
              <w:jc w:val="both"/>
              <w:rPr>
                <w:sz w:val="22"/>
                <w:szCs w:val="22"/>
              </w:rPr>
            </w:pPr>
            <w:r w:rsidRPr="00997D17">
              <w:rPr>
                <w:sz w:val="22"/>
                <w:szCs w:val="22"/>
              </w:rPr>
              <w:t>Wakulima na wafugaji: tafadhali tatueni migogoro kupitia viongozi wa Kijiji.</w:t>
            </w:r>
          </w:p>
          <w:p w14:paraId="5C91C70D" w14:textId="2AB32998" w:rsidR="000D1FD9" w:rsidRPr="00997D17" w:rsidRDefault="009938A3">
            <w:pPr>
              <w:pStyle w:val="ListParagraph"/>
              <w:numPr>
                <w:ilvl w:val="0"/>
                <w:numId w:val="32"/>
              </w:numPr>
              <w:jc w:val="both"/>
              <w:rPr>
                <w:sz w:val="22"/>
                <w:szCs w:val="22"/>
              </w:rPr>
            </w:pPr>
            <w:r w:rsidRPr="00997D17">
              <w:rPr>
                <w:sz w:val="22"/>
                <w:szCs w:val="22"/>
              </w:rPr>
              <w:t>Kamati za Wilaya: ratibuni uhamaji na wilaya jirani.</w:t>
            </w:r>
          </w:p>
          <w:p w14:paraId="5F8E3562" w14:textId="2534E957" w:rsidR="000D1FD9" w:rsidRPr="00997D17" w:rsidRDefault="000D1FD9">
            <w:pPr>
              <w:pStyle w:val="ListParagraph"/>
              <w:numPr>
                <w:ilvl w:val="0"/>
                <w:numId w:val="32"/>
              </w:numPr>
              <w:jc w:val="both"/>
              <w:rPr>
                <w:sz w:val="22"/>
                <w:szCs w:val="22"/>
              </w:rPr>
            </w:pPr>
          </w:p>
        </w:tc>
      </w:tr>
      <w:tr w:rsidR="000D1FD9" w:rsidRPr="00997D17" w14:paraId="0B8EF88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9B2FD6C" w14:textId="79E88824" w:rsidR="000D1FD9" w:rsidRPr="00997D17" w:rsidRDefault="009938A3">
            <w:pPr>
              <w:pStyle w:val="ListParagraph"/>
              <w:numPr>
                <w:ilvl w:val="0"/>
                <w:numId w:val="32"/>
              </w:numPr>
              <w:jc w:val="both"/>
              <w:rPr>
                <w:sz w:val="22"/>
                <w:szCs w:val="22"/>
              </w:rPr>
            </w:pPr>
            <w:r w:rsidRPr="00997D17">
              <w:rPr>
                <w:sz w:val="22"/>
                <w:szCs w:val="22"/>
              </w:rPr>
              <w:lastRenderedPageBreak/>
              <w:t>Weakness and disease in livestock</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2B0E231" w14:textId="68BBCF9A" w:rsidR="000D1FD9" w:rsidRPr="00997D17" w:rsidRDefault="009938A3">
            <w:pPr>
              <w:pStyle w:val="ListParagraph"/>
              <w:numPr>
                <w:ilvl w:val="0"/>
                <w:numId w:val="32"/>
              </w:numPr>
              <w:jc w:val="both"/>
              <w:rPr>
                <w:sz w:val="22"/>
                <w:szCs w:val="22"/>
                <w:lang w:val="sv-SE"/>
              </w:rPr>
            </w:pPr>
            <w:r w:rsidRPr="00997D17">
              <w:rPr>
                <w:sz w:val="22"/>
                <w:szCs w:val="22"/>
                <w:lang w:val="sv-SE"/>
              </w:rPr>
              <w:t>Mifugo kudhoofika na kupata magonjwa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6E22FFD" w14:textId="081830F9" w:rsidR="000D1FD9" w:rsidRPr="00997D17" w:rsidRDefault="009938A3">
            <w:pPr>
              <w:pStyle w:val="ListParagraph"/>
              <w:numPr>
                <w:ilvl w:val="0"/>
                <w:numId w:val="32"/>
              </w:numPr>
              <w:jc w:val="both"/>
              <w:rPr>
                <w:sz w:val="22"/>
                <w:szCs w:val="22"/>
              </w:rPr>
            </w:pPr>
            <w:r w:rsidRPr="00997D17">
              <w:rPr>
                <w:sz w:val="22"/>
                <w:szCs w:val="22"/>
              </w:rPr>
              <w:t>Report sick or dying animals to livestock officers.</w:t>
            </w:r>
          </w:p>
          <w:p w14:paraId="3E57F3F9" w14:textId="6F5B0812" w:rsidR="000D1FD9" w:rsidRPr="00997D17" w:rsidRDefault="009938A3">
            <w:pPr>
              <w:pStyle w:val="ListParagraph"/>
              <w:numPr>
                <w:ilvl w:val="0"/>
                <w:numId w:val="32"/>
              </w:numPr>
              <w:jc w:val="both"/>
              <w:rPr>
                <w:sz w:val="22"/>
                <w:szCs w:val="22"/>
              </w:rPr>
            </w:pPr>
            <w:r w:rsidRPr="00997D17">
              <w:rPr>
                <w:sz w:val="22"/>
                <w:szCs w:val="22"/>
              </w:rPr>
              <w:t>Consider selling weak animals before they lose more value.</w:t>
            </w:r>
          </w:p>
          <w:p w14:paraId="4F3779FD" w14:textId="5E8DA97F" w:rsidR="000D1FD9" w:rsidRPr="00997D17" w:rsidRDefault="009938A3">
            <w:pPr>
              <w:pStyle w:val="ListParagraph"/>
              <w:numPr>
                <w:ilvl w:val="0"/>
                <w:numId w:val="32"/>
              </w:numPr>
              <w:jc w:val="both"/>
              <w:rPr>
                <w:sz w:val="22"/>
                <w:szCs w:val="22"/>
              </w:rPr>
            </w:pPr>
            <w:r w:rsidRPr="00997D17">
              <w:rPr>
                <w:sz w:val="22"/>
                <w:szCs w:val="22"/>
              </w:rPr>
              <w:t>District livestock officers: deploy mobile veterinary teams.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4FB348" w14:textId="7BAC5EE0" w:rsidR="000D1FD9" w:rsidRPr="00997D17" w:rsidRDefault="009938A3">
            <w:pPr>
              <w:pStyle w:val="ListParagraph"/>
              <w:numPr>
                <w:ilvl w:val="0"/>
                <w:numId w:val="32"/>
              </w:numPr>
              <w:jc w:val="both"/>
              <w:rPr>
                <w:sz w:val="22"/>
                <w:szCs w:val="22"/>
              </w:rPr>
            </w:pPr>
            <w:r w:rsidRPr="00997D17">
              <w:rPr>
                <w:sz w:val="22"/>
                <w:szCs w:val="22"/>
              </w:rPr>
              <w:t>Toeni taarifa ya mifugo inayougua au kufa kwa maafisa mifugo.</w:t>
            </w:r>
          </w:p>
          <w:p w14:paraId="729D98DC" w14:textId="60C2CC5C" w:rsidR="000D1FD9" w:rsidRPr="00997D17" w:rsidRDefault="009938A3">
            <w:pPr>
              <w:pStyle w:val="ListParagraph"/>
              <w:numPr>
                <w:ilvl w:val="0"/>
                <w:numId w:val="32"/>
              </w:numPr>
              <w:jc w:val="both"/>
              <w:rPr>
                <w:sz w:val="22"/>
                <w:szCs w:val="22"/>
              </w:rPr>
            </w:pPr>
            <w:r w:rsidRPr="00997D17">
              <w:rPr>
                <w:sz w:val="22"/>
                <w:szCs w:val="22"/>
              </w:rPr>
              <w:t>Fikirieni kuuza mifugo dhaifu kabla thamani yake haijashuka zaidi.</w:t>
            </w:r>
          </w:p>
          <w:p w14:paraId="22FE299C" w14:textId="657B9F66" w:rsidR="000D1FD9" w:rsidRPr="00997D17" w:rsidRDefault="009938A3">
            <w:pPr>
              <w:pStyle w:val="ListParagraph"/>
              <w:numPr>
                <w:ilvl w:val="0"/>
                <w:numId w:val="32"/>
              </w:numPr>
              <w:jc w:val="both"/>
              <w:rPr>
                <w:sz w:val="22"/>
                <w:szCs w:val="22"/>
              </w:rPr>
            </w:pPr>
            <w:r w:rsidRPr="00997D17">
              <w:rPr>
                <w:sz w:val="22"/>
                <w:szCs w:val="22"/>
              </w:rPr>
              <w:t>Maafisa mifugo wa Wilaya: pelekeni timu za huduma za mifugo za mkoba.</w:t>
            </w:r>
          </w:p>
        </w:tc>
      </w:tr>
      <w:tr w:rsidR="000D1FD9" w:rsidRPr="00997D17" w14:paraId="518FBD4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6E1F984" w14:textId="529EF1CE" w:rsidR="000D1FD9" w:rsidRPr="00997D17" w:rsidRDefault="009938A3">
            <w:pPr>
              <w:pStyle w:val="ListParagraph"/>
              <w:numPr>
                <w:ilvl w:val="0"/>
                <w:numId w:val="32"/>
              </w:numPr>
              <w:jc w:val="both"/>
              <w:rPr>
                <w:sz w:val="22"/>
                <w:szCs w:val="22"/>
              </w:rPr>
            </w:pPr>
            <w:r w:rsidRPr="00997D17">
              <w:rPr>
                <w:sz w:val="22"/>
                <w:szCs w:val="22"/>
              </w:rPr>
              <w:t>Increased diarrhoea from unsafe water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62DEA96" w14:textId="36AF5F4D" w:rsidR="000D1FD9" w:rsidRPr="00997D17" w:rsidRDefault="009938A3">
            <w:pPr>
              <w:pStyle w:val="ListParagraph"/>
              <w:numPr>
                <w:ilvl w:val="0"/>
                <w:numId w:val="32"/>
              </w:numPr>
              <w:jc w:val="both"/>
              <w:rPr>
                <w:sz w:val="22"/>
                <w:szCs w:val="22"/>
              </w:rPr>
            </w:pPr>
            <w:r w:rsidRPr="00997D17">
              <w:rPr>
                <w:sz w:val="22"/>
                <w:szCs w:val="22"/>
              </w:rPr>
              <w:t>Kuongezeka kwa kuhara kutokana na maji yasiyo salama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A8D47B8" w14:textId="00E7E34B" w:rsidR="000D1FD9" w:rsidRPr="00997D17" w:rsidRDefault="009938A3">
            <w:pPr>
              <w:pStyle w:val="ListParagraph"/>
              <w:numPr>
                <w:ilvl w:val="0"/>
                <w:numId w:val="32"/>
              </w:numPr>
              <w:jc w:val="both"/>
              <w:rPr>
                <w:sz w:val="22"/>
                <w:szCs w:val="22"/>
              </w:rPr>
            </w:pPr>
            <w:r w:rsidRPr="00997D17">
              <w:rPr>
                <w:sz w:val="22"/>
                <w:szCs w:val="22"/>
              </w:rPr>
              <w:t>Boil drinking water or treat it with chlorine tablets.</w:t>
            </w:r>
          </w:p>
          <w:p w14:paraId="290545C5" w14:textId="4792E554" w:rsidR="000D1FD9" w:rsidRPr="00997D17" w:rsidRDefault="009938A3">
            <w:pPr>
              <w:pStyle w:val="ListParagraph"/>
              <w:numPr>
                <w:ilvl w:val="0"/>
                <w:numId w:val="32"/>
              </w:numPr>
              <w:jc w:val="both"/>
              <w:rPr>
                <w:sz w:val="22"/>
                <w:szCs w:val="22"/>
              </w:rPr>
            </w:pPr>
            <w:r w:rsidRPr="00997D17">
              <w:rPr>
                <w:sz w:val="22"/>
                <w:szCs w:val="22"/>
              </w:rPr>
              <w:t>Give ORS at the first sign of diarrhoea and go to a health facility.</w:t>
            </w:r>
          </w:p>
          <w:p w14:paraId="4A526DEF" w14:textId="37B5B062" w:rsidR="000D1FD9" w:rsidRPr="00997D17" w:rsidRDefault="009938A3">
            <w:pPr>
              <w:pStyle w:val="ListParagraph"/>
              <w:numPr>
                <w:ilvl w:val="0"/>
                <w:numId w:val="32"/>
              </w:numPr>
              <w:jc w:val="both"/>
              <w:rPr>
                <w:sz w:val="22"/>
                <w:szCs w:val="22"/>
              </w:rPr>
            </w:pPr>
            <w:r w:rsidRPr="00997D17">
              <w:rPr>
                <w:sz w:val="22"/>
                <w:szCs w:val="22"/>
              </w:rPr>
              <w:t>District Committees: distribute water-treatment tablets to affected villages.</w:t>
            </w:r>
          </w:p>
          <w:p w14:paraId="57503BB8" w14:textId="37DE3A53" w:rsidR="000D1FD9" w:rsidRPr="00997D17" w:rsidRDefault="000D1FD9">
            <w:pPr>
              <w:pStyle w:val="ListParagraph"/>
              <w:numPr>
                <w:ilvl w:val="0"/>
                <w:numId w:val="32"/>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C0FF024" w14:textId="63704489" w:rsidR="000D1FD9" w:rsidRPr="00997D17" w:rsidRDefault="009938A3">
            <w:pPr>
              <w:pStyle w:val="ListParagraph"/>
              <w:numPr>
                <w:ilvl w:val="0"/>
                <w:numId w:val="32"/>
              </w:numPr>
              <w:jc w:val="both"/>
              <w:rPr>
                <w:sz w:val="22"/>
                <w:szCs w:val="22"/>
              </w:rPr>
            </w:pPr>
            <w:r w:rsidRPr="00997D17">
              <w:rPr>
                <w:sz w:val="22"/>
                <w:szCs w:val="22"/>
              </w:rPr>
              <w:t>Chemsheni maji ya kunywa au yatibuni kwa vidonge vya klorini.</w:t>
            </w:r>
          </w:p>
          <w:p w14:paraId="4A7C56F1" w14:textId="2161D587" w:rsidR="000D1FD9" w:rsidRPr="00997D17" w:rsidRDefault="009938A3">
            <w:pPr>
              <w:pStyle w:val="ListParagraph"/>
              <w:numPr>
                <w:ilvl w:val="0"/>
                <w:numId w:val="32"/>
              </w:numPr>
              <w:jc w:val="both"/>
              <w:rPr>
                <w:sz w:val="22"/>
                <w:szCs w:val="22"/>
              </w:rPr>
            </w:pPr>
            <w:r w:rsidRPr="00997D17">
              <w:rPr>
                <w:sz w:val="22"/>
                <w:szCs w:val="22"/>
              </w:rPr>
              <w:t>Tumieni ORS dalili za kuhara zinapoanza na nendeni kituo cha afya.</w:t>
            </w:r>
          </w:p>
          <w:p w14:paraId="1F20286E" w14:textId="6F8BD96F" w:rsidR="000D1FD9" w:rsidRPr="00997D17" w:rsidRDefault="009938A3">
            <w:pPr>
              <w:pStyle w:val="ListParagraph"/>
              <w:numPr>
                <w:ilvl w:val="0"/>
                <w:numId w:val="32"/>
              </w:numPr>
              <w:jc w:val="both"/>
              <w:rPr>
                <w:sz w:val="22"/>
                <w:szCs w:val="22"/>
              </w:rPr>
            </w:pPr>
            <w:r w:rsidRPr="00997D17">
              <w:rPr>
                <w:sz w:val="22"/>
                <w:szCs w:val="22"/>
              </w:rPr>
              <w:t>Kamati za Wilaya: sambazeni vidonge vya kutibu maji kwa vijiji vilivyoathirika.</w:t>
            </w:r>
          </w:p>
          <w:p w14:paraId="2FBBC560" w14:textId="1560AE50" w:rsidR="000D1FD9" w:rsidRPr="00997D17" w:rsidRDefault="000D1FD9">
            <w:pPr>
              <w:pStyle w:val="ListParagraph"/>
              <w:numPr>
                <w:ilvl w:val="0"/>
                <w:numId w:val="32"/>
              </w:numPr>
              <w:jc w:val="both"/>
              <w:rPr>
                <w:sz w:val="22"/>
                <w:szCs w:val="22"/>
              </w:rPr>
            </w:pPr>
          </w:p>
        </w:tc>
      </w:tr>
      <w:tr w:rsidR="000D1FD9" w:rsidRPr="00997D17" w14:paraId="158F82E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25E337A" w14:textId="390BF872" w:rsidR="000D1FD9" w:rsidRPr="00997D17" w:rsidRDefault="009938A3">
            <w:pPr>
              <w:pStyle w:val="ListParagraph"/>
              <w:numPr>
                <w:ilvl w:val="0"/>
                <w:numId w:val="32"/>
              </w:numPr>
              <w:jc w:val="both"/>
              <w:rPr>
                <w:sz w:val="22"/>
                <w:szCs w:val="22"/>
              </w:rPr>
            </w:pPr>
            <w:r w:rsidRPr="00997D17">
              <w:rPr>
                <w:sz w:val="22"/>
                <w:szCs w:val="22"/>
              </w:rPr>
              <w:t>Children missing school to fetch water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E99681" w14:textId="1B470EE6" w:rsidR="000D1FD9" w:rsidRPr="00997D17" w:rsidRDefault="009938A3">
            <w:pPr>
              <w:pStyle w:val="ListParagraph"/>
              <w:numPr>
                <w:ilvl w:val="0"/>
                <w:numId w:val="32"/>
              </w:numPr>
              <w:jc w:val="both"/>
              <w:rPr>
                <w:sz w:val="22"/>
                <w:szCs w:val="22"/>
                <w:lang w:val="sv-SE"/>
              </w:rPr>
            </w:pPr>
            <w:r w:rsidRPr="00997D17">
              <w:rPr>
                <w:sz w:val="22"/>
                <w:szCs w:val="22"/>
                <w:lang w:val="sv-SE"/>
              </w:rPr>
              <w:t>Watoto kukosa masomo ili kutafuta maji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63F9BC5" w14:textId="10134D19" w:rsidR="000D1FD9" w:rsidRPr="00997D17" w:rsidRDefault="009938A3">
            <w:pPr>
              <w:pStyle w:val="ListParagraph"/>
              <w:numPr>
                <w:ilvl w:val="0"/>
                <w:numId w:val="32"/>
              </w:numPr>
              <w:jc w:val="both"/>
              <w:rPr>
                <w:sz w:val="22"/>
                <w:szCs w:val="22"/>
              </w:rPr>
            </w:pPr>
            <w:r w:rsidRPr="00997D17">
              <w:rPr>
                <w:sz w:val="22"/>
                <w:szCs w:val="22"/>
              </w:rPr>
              <w:t>Parents: please keep children in school.</w:t>
            </w:r>
          </w:p>
          <w:p w14:paraId="2147A44B" w14:textId="3DF23167" w:rsidR="000D1FD9" w:rsidRPr="00997D17" w:rsidRDefault="009938A3">
            <w:pPr>
              <w:pStyle w:val="ListParagraph"/>
              <w:numPr>
                <w:ilvl w:val="0"/>
                <w:numId w:val="32"/>
              </w:numPr>
              <w:jc w:val="both"/>
              <w:rPr>
                <w:sz w:val="22"/>
                <w:szCs w:val="22"/>
              </w:rPr>
            </w:pPr>
            <w:r w:rsidRPr="00997D17">
              <w:rPr>
                <w:sz w:val="22"/>
                <w:szCs w:val="22"/>
              </w:rPr>
              <w:t>School heads: report water shortages at schools to the District Education Office.</w:t>
            </w:r>
          </w:p>
          <w:p w14:paraId="54768EE9" w14:textId="26B11D5A" w:rsidR="000D1FD9" w:rsidRPr="00997D17" w:rsidRDefault="000D1FD9">
            <w:pPr>
              <w:pStyle w:val="ListParagraph"/>
              <w:numPr>
                <w:ilvl w:val="0"/>
                <w:numId w:val="32"/>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3556D4A" w14:textId="73BFBAE4" w:rsidR="000D1FD9" w:rsidRPr="00997D17" w:rsidRDefault="009938A3">
            <w:pPr>
              <w:pStyle w:val="ListParagraph"/>
              <w:numPr>
                <w:ilvl w:val="0"/>
                <w:numId w:val="32"/>
              </w:numPr>
              <w:jc w:val="both"/>
              <w:rPr>
                <w:sz w:val="22"/>
                <w:szCs w:val="22"/>
              </w:rPr>
            </w:pPr>
            <w:r w:rsidRPr="00997D17">
              <w:rPr>
                <w:sz w:val="22"/>
                <w:szCs w:val="22"/>
              </w:rPr>
              <w:t>Wazazi: tafadhali hakikisheni watoto wanaendelea na masomo.</w:t>
            </w:r>
          </w:p>
          <w:p w14:paraId="5F4E9842" w14:textId="2F39EFFB" w:rsidR="000D1FD9" w:rsidRPr="00997D17" w:rsidRDefault="009938A3">
            <w:pPr>
              <w:pStyle w:val="ListParagraph"/>
              <w:numPr>
                <w:ilvl w:val="0"/>
                <w:numId w:val="32"/>
              </w:numPr>
              <w:jc w:val="both"/>
              <w:rPr>
                <w:sz w:val="22"/>
                <w:szCs w:val="22"/>
              </w:rPr>
            </w:pPr>
            <w:r w:rsidRPr="00997D17">
              <w:rPr>
                <w:sz w:val="22"/>
                <w:szCs w:val="22"/>
              </w:rPr>
              <w:t>Wakuu wa shule: toeni taarifa ya uhaba wa maji shuleni kwa Ofisi ya Elimu ya Wilaya.</w:t>
            </w:r>
          </w:p>
          <w:p w14:paraId="6533F6CA" w14:textId="2594F300" w:rsidR="000D1FD9" w:rsidRPr="00997D17" w:rsidRDefault="000D1FD9">
            <w:pPr>
              <w:pStyle w:val="ListParagraph"/>
              <w:numPr>
                <w:ilvl w:val="0"/>
                <w:numId w:val="32"/>
              </w:numPr>
              <w:jc w:val="both"/>
              <w:rPr>
                <w:sz w:val="22"/>
                <w:szCs w:val="22"/>
              </w:rPr>
            </w:pPr>
          </w:p>
        </w:tc>
      </w:tr>
      <w:tr w:rsidR="009938A3" w:rsidRPr="00997D17" w14:paraId="11847C8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820C1D" w14:textId="22A95CDF" w:rsidR="009938A3" w:rsidRPr="00997D17" w:rsidRDefault="009938A3">
            <w:pPr>
              <w:pStyle w:val="ListParagraph"/>
              <w:numPr>
                <w:ilvl w:val="0"/>
                <w:numId w:val="32"/>
              </w:numPr>
              <w:jc w:val="both"/>
              <w:rPr>
                <w:sz w:val="22"/>
                <w:szCs w:val="22"/>
              </w:rPr>
            </w:pPr>
            <w:r w:rsidRPr="00997D17">
              <w:rPr>
                <w:sz w:val="22"/>
                <w:szCs w:val="22"/>
              </w:rPr>
              <w:lastRenderedPageBreak/>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9179D95" w14:textId="565CA217" w:rsidR="009938A3" w:rsidRPr="00997D17" w:rsidRDefault="009938A3">
            <w:pPr>
              <w:pStyle w:val="ListParagraph"/>
              <w:numPr>
                <w:ilvl w:val="0"/>
                <w:numId w:val="32"/>
              </w:numPr>
              <w:jc w:val="both"/>
              <w:rPr>
                <w:sz w:val="22"/>
                <w:szCs w:val="22"/>
                <w:lang w:val="sv-SE"/>
              </w:rPr>
            </w:pPr>
            <w:r w:rsidRPr="00997D17">
              <w:rPr>
                <w:sz w:val="22"/>
                <w:szCs w:val="22"/>
                <w:lang w:val="sv-SE"/>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BA2AB0F" w14:textId="77777777" w:rsidR="009938A3" w:rsidRPr="00997D17" w:rsidRDefault="009938A3">
            <w:pPr>
              <w:pStyle w:val="ListParagraph"/>
              <w:numPr>
                <w:ilvl w:val="0"/>
                <w:numId w:val="32"/>
              </w:numPr>
              <w:jc w:val="both"/>
              <w:rPr>
                <w:sz w:val="22"/>
                <w:szCs w:val="22"/>
              </w:rPr>
            </w:pPr>
            <w:r w:rsidRPr="00997D17">
              <w:rPr>
                <w:sz w:val="22"/>
                <w:szCs w:val="22"/>
              </w:rPr>
              <w:t>Please continue to follow updates from TMA, Disaster Management Committees and extension officers.</w:t>
            </w:r>
          </w:p>
          <w:p w14:paraId="1A05504C" w14:textId="3A892A21" w:rsidR="009938A3" w:rsidRPr="00997D17" w:rsidRDefault="009938A3">
            <w:pPr>
              <w:pStyle w:val="ListParagraph"/>
              <w:numPr>
                <w:ilvl w:val="0"/>
                <w:numId w:val="32"/>
              </w:numPr>
              <w:jc w:val="both"/>
              <w:rPr>
                <w:sz w:val="22"/>
                <w:szCs w:val="22"/>
              </w:rPr>
            </w:pPr>
            <w:r w:rsidRPr="00997D17">
              <w:rPr>
                <w:sz w:val="22"/>
                <w:szCs w:val="22"/>
              </w:rPr>
              <w:t>This warning remains in force until the authorities lower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15A33A4" w14:textId="77777777" w:rsidR="009938A3" w:rsidRPr="00997D17" w:rsidRDefault="009938A3">
            <w:pPr>
              <w:pStyle w:val="ListParagraph"/>
              <w:numPr>
                <w:ilvl w:val="0"/>
                <w:numId w:val="32"/>
              </w:numPr>
              <w:jc w:val="both"/>
              <w:rPr>
                <w:sz w:val="22"/>
                <w:szCs w:val="22"/>
              </w:rPr>
            </w:pPr>
            <w:r w:rsidRPr="00997D17">
              <w:rPr>
                <w:sz w:val="22"/>
                <w:szCs w:val="22"/>
              </w:rPr>
              <w:t>Tafadhali endeleeni kufuatilia taarifa za TMA, Kamati za Usimamizi wa Maafa na maafisa ugani.</w:t>
            </w:r>
          </w:p>
          <w:p w14:paraId="58E62E21" w14:textId="1C7BEEBA" w:rsidR="009938A3" w:rsidRPr="00997D17" w:rsidRDefault="009938A3">
            <w:pPr>
              <w:pStyle w:val="ListParagraph"/>
              <w:numPr>
                <w:ilvl w:val="0"/>
                <w:numId w:val="32"/>
              </w:numPr>
              <w:jc w:val="both"/>
              <w:rPr>
                <w:sz w:val="22"/>
                <w:szCs w:val="22"/>
              </w:rPr>
            </w:pPr>
            <w:r w:rsidRPr="00997D17">
              <w:rPr>
                <w:sz w:val="22"/>
                <w:szCs w:val="22"/>
              </w:rPr>
              <w:t>Tahadhari hii itaendelea kutumika hadi mamlaka zitakapoishusha au kuiondoa rasmi.</w:t>
            </w:r>
          </w:p>
        </w:tc>
      </w:tr>
    </w:tbl>
    <w:p w14:paraId="3D9E3B8D" w14:textId="77777777" w:rsidR="000D1FD9" w:rsidRPr="00997D17" w:rsidRDefault="000D1FD9" w:rsidP="000359A0">
      <w:pPr>
        <w:jc w:val="both"/>
        <w:rPr>
          <w:sz w:val="22"/>
          <w:szCs w:val="22"/>
        </w:rPr>
      </w:pPr>
    </w:p>
    <w:p w14:paraId="7A5F6351" w14:textId="77777777" w:rsidR="000D1FD9" w:rsidRPr="00997D17" w:rsidRDefault="000D1FD9"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6840"/>
        <w:gridCol w:w="2280"/>
      </w:tblGrid>
      <w:tr w:rsidR="000D1FD9" w:rsidRPr="00997D17" w14:paraId="615A9E8D" w14:textId="77777777" w:rsidTr="002204F6">
        <w:tc>
          <w:tcPr>
            <w:tcW w:w="456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38720520" w14:textId="77777777" w:rsidR="000D1FD9" w:rsidRPr="00997D17" w:rsidRDefault="000D1FD9" w:rsidP="000359A0">
            <w:pPr>
              <w:jc w:val="both"/>
              <w:rPr>
                <w:sz w:val="22"/>
                <w:szCs w:val="22"/>
              </w:rPr>
            </w:pPr>
            <w:r w:rsidRPr="00997D17">
              <w:rPr>
                <w:sz w:val="22"/>
                <w:szCs w:val="22"/>
              </w:rPr>
              <w:t>MAJOR WARNING</w:t>
            </w:r>
          </w:p>
        </w:tc>
        <w:tc>
          <w:tcPr>
            <w:tcW w:w="684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093B6948" w14:textId="77777777" w:rsidR="000D1FD9" w:rsidRPr="00997D17" w:rsidRDefault="000D1FD9" w:rsidP="000359A0">
            <w:pPr>
              <w:jc w:val="both"/>
              <w:rPr>
                <w:sz w:val="22"/>
                <w:szCs w:val="22"/>
              </w:rPr>
            </w:pPr>
            <w:r w:rsidRPr="00997D17">
              <w:rPr>
                <w:sz w:val="22"/>
                <w:szCs w:val="22"/>
              </w:rPr>
              <w:t>TAKE ACTION IMMEDIATELY</w:t>
            </w:r>
          </w:p>
        </w:tc>
        <w:tc>
          <w:tcPr>
            <w:tcW w:w="228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47429BAA" w14:textId="77777777" w:rsidR="000D1FD9" w:rsidRPr="00997D17" w:rsidRDefault="000D1FD9" w:rsidP="000359A0">
            <w:pPr>
              <w:jc w:val="both"/>
              <w:rPr>
                <w:sz w:val="22"/>
                <w:szCs w:val="22"/>
              </w:rPr>
            </w:pPr>
            <w:r w:rsidRPr="00997D17">
              <w:rPr>
                <w:sz w:val="22"/>
                <w:szCs w:val="22"/>
              </w:rPr>
              <w:t>LEVEL 3</w:t>
            </w:r>
          </w:p>
        </w:tc>
      </w:tr>
    </w:tbl>
    <w:p w14:paraId="6C81603C" w14:textId="77777777" w:rsidR="000D1FD9" w:rsidRPr="00997D17" w:rsidRDefault="000D1FD9" w:rsidP="000359A0">
      <w:pPr>
        <w:jc w:val="both"/>
        <w:rPr>
          <w:sz w:val="22"/>
          <w:szCs w:val="22"/>
        </w:rPr>
      </w:pPr>
    </w:p>
    <w:p w14:paraId="4432010D" w14:textId="77777777" w:rsidR="000D1FD9" w:rsidRPr="00997D17" w:rsidRDefault="000D1FD9"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0"/>
        <w:gridCol w:w="3420"/>
        <w:gridCol w:w="3420"/>
        <w:gridCol w:w="3420"/>
      </w:tblGrid>
      <w:tr w:rsidR="000D1FD9" w:rsidRPr="00997D17" w14:paraId="277E5D22"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D5F187A" w14:textId="77777777" w:rsidR="000D1FD9" w:rsidRPr="00997D17" w:rsidRDefault="000D1FD9"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43AE878" w14:textId="77777777" w:rsidR="000D1FD9" w:rsidRPr="00997D17" w:rsidRDefault="000D1FD9"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2F52FDD" w14:textId="1959F877" w:rsidR="000D1FD9" w:rsidRPr="00997D17" w:rsidRDefault="000D1FD9"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33A1D2F" w14:textId="5D94BE99" w:rsidR="000D1FD9" w:rsidRPr="00997D17" w:rsidRDefault="000D1FD9" w:rsidP="000359A0">
            <w:pPr>
              <w:jc w:val="both"/>
              <w:rPr>
                <w:sz w:val="22"/>
                <w:szCs w:val="22"/>
              </w:rPr>
            </w:pPr>
            <w:r w:rsidRPr="00997D17">
              <w:rPr>
                <w:sz w:val="22"/>
                <w:szCs w:val="22"/>
              </w:rPr>
              <w:t>HATUA (SW)</w:t>
            </w:r>
          </w:p>
        </w:tc>
      </w:tr>
      <w:tr w:rsidR="000D1FD9" w:rsidRPr="00997D17" w14:paraId="6A58057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C798A6" w14:textId="2E60EB05" w:rsidR="000D1FD9" w:rsidRPr="00997D17" w:rsidRDefault="009938A3">
            <w:pPr>
              <w:pStyle w:val="ListParagraph"/>
              <w:numPr>
                <w:ilvl w:val="0"/>
                <w:numId w:val="33"/>
              </w:numPr>
              <w:jc w:val="both"/>
              <w:rPr>
                <w:sz w:val="22"/>
                <w:szCs w:val="22"/>
              </w:rPr>
            </w:pPr>
            <w:r w:rsidRPr="00997D17">
              <w:rPr>
                <w:sz w:val="22"/>
                <w:szCs w:val="22"/>
              </w:rPr>
              <w:t>Severe drought affecting whole districts or regions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37F418" w14:textId="3DB7F57C" w:rsidR="000D1FD9" w:rsidRPr="00997D17" w:rsidRDefault="009938A3">
            <w:pPr>
              <w:pStyle w:val="ListParagraph"/>
              <w:numPr>
                <w:ilvl w:val="0"/>
                <w:numId w:val="33"/>
              </w:numPr>
              <w:jc w:val="both"/>
              <w:rPr>
                <w:sz w:val="22"/>
                <w:szCs w:val="22"/>
              </w:rPr>
            </w:pPr>
            <w:r w:rsidRPr="00997D17">
              <w:rPr>
                <w:sz w:val="22"/>
                <w:szCs w:val="22"/>
              </w:rPr>
              <w:t>Ukame mkali unaoathiri wilaya au mikoa mizima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E9C03C1" w14:textId="55515ECD" w:rsidR="000D1FD9" w:rsidRPr="00997D17" w:rsidRDefault="009938A3">
            <w:pPr>
              <w:pStyle w:val="ListParagraph"/>
              <w:numPr>
                <w:ilvl w:val="0"/>
                <w:numId w:val="33"/>
              </w:numPr>
              <w:jc w:val="both"/>
              <w:rPr>
                <w:sz w:val="22"/>
                <w:szCs w:val="22"/>
              </w:rPr>
            </w:pPr>
            <w:r w:rsidRPr="00997D17">
              <w:rPr>
                <w:sz w:val="22"/>
                <w:szCs w:val="22"/>
              </w:rPr>
              <w:t>Regional Committees: report the situation and needs to the Prime Minister's Office – Disaster Management Department.</w:t>
            </w:r>
          </w:p>
          <w:p w14:paraId="1248BE16" w14:textId="2506AE09" w:rsidR="000D1FD9" w:rsidRPr="00997D17" w:rsidRDefault="009938A3">
            <w:pPr>
              <w:pStyle w:val="ListParagraph"/>
              <w:numPr>
                <w:ilvl w:val="0"/>
                <w:numId w:val="33"/>
              </w:numPr>
              <w:jc w:val="both"/>
              <w:rPr>
                <w:sz w:val="22"/>
                <w:szCs w:val="22"/>
              </w:rPr>
            </w:pPr>
            <w:r w:rsidRPr="00997D17">
              <w:rPr>
                <w:sz w:val="22"/>
                <w:szCs w:val="22"/>
              </w:rPr>
              <w:t>District Committees: coordinate food, water, health and livestock support in every affected ward.</w:t>
            </w:r>
          </w:p>
          <w:p w14:paraId="0BB10399" w14:textId="5C21A77D" w:rsidR="000D1FD9" w:rsidRPr="00997D17" w:rsidRDefault="009938A3">
            <w:pPr>
              <w:pStyle w:val="ListParagraph"/>
              <w:numPr>
                <w:ilvl w:val="0"/>
                <w:numId w:val="33"/>
              </w:numPr>
              <w:jc w:val="both"/>
              <w:rPr>
                <w:sz w:val="22"/>
                <w:szCs w:val="22"/>
              </w:rPr>
            </w:pPr>
            <w:r w:rsidRPr="00997D17">
              <w:rPr>
                <w:sz w:val="22"/>
                <w:szCs w:val="22"/>
              </w:rPr>
              <w:t>Please follow guidance from Disaster Management Committees and Village/Mtaa leaders.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0E3C180" w14:textId="12234233" w:rsidR="000D1FD9" w:rsidRPr="00997D17" w:rsidRDefault="009938A3">
            <w:pPr>
              <w:pStyle w:val="ListParagraph"/>
              <w:numPr>
                <w:ilvl w:val="0"/>
                <w:numId w:val="33"/>
              </w:numPr>
              <w:jc w:val="both"/>
              <w:rPr>
                <w:sz w:val="22"/>
                <w:szCs w:val="22"/>
              </w:rPr>
            </w:pPr>
            <w:r w:rsidRPr="00997D17">
              <w:rPr>
                <w:sz w:val="22"/>
                <w:szCs w:val="22"/>
              </w:rPr>
              <w:t>Kamati za Mikoa: wasilisheni hali na mahitaji kwa Ofisi ya Waziri Mkuu – Idara ya Menejimenti ya Maafa.</w:t>
            </w:r>
          </w:p>
          <w:p w14:paraId="5C8318D3" w14:textId="7CD80047" w:rsidR="000D1FD9" w:rsidRPr="00997D17" w:rsidRDefault="009938A3">
            <w:pPr>
              <w:pStyle w:val="ListParagraph"/>
              <w:numPr>
                <w:ilvl w:val="0"/>
                <w:numId w:val="33"/>
              </w:numPr>
              <w:jc w:val="both"/>
              <w:rPr>
                <w:sz w:val="22"/>
                <w:szCs w:val="22"/>
              </w:rPr>
            </w:pPr>
            <w:r w:rsidRPr="00997D17">
              <w:rPr>
                <w:sz w:val="22"/>
                <w:szCs w:val="22"/>
              </w:rPr>
              <w:t>Kamati za Wilaya: ratibuni msaada wa chakula, maji, afya na mifugo katika kila kata iliyoathirika.</w:t>
            </w:r>
          </w:p>
          <w:p w14:paraId="2C5C41E0" w14:textId="724E427C" w:rsidR="000D1FD9" w:rsidRPr="00997D17" w:rsidRDefault="009938A3">
            <w:pPr>
              <w:pStyle w:val="ListParagraph"/>
              <w:numPr>
                <w:ilvl w:val="0"/>
                <w:numId w:val="33"/>
              </w:numPr>
              <w:jc w:val="both"/>
              <w:rPr>
                <w:sz w:val="22"/>
                <w:szCs w:val="22"/>
              </w:rPr>
            </w:pPr>
            <w:r w:rsidRPr="00997D17">
              <w:rPr>
                <w:sz w:val="22"/>
                <w:szCs w:val="22"/>
              </w:rPr>
              <w:t>Tafadhali fuateni maelekezo ya Kamati za Usimamizi wa Maafa na viongozi wa Kijiji/Mtaa.</w:t>
            </w:r>
          </w:p>
        </w:tc>
      </w:tr>
      <w:tr w:rsidR="000D1FD9" w:rsidRPr="00997D17" w14:paraId="73D371F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DD59C70" w14:textId="3F598595" w:rsidR="000D1FD9" w:rsidRPr="00997D17" w:rsidRDefault="009938A3">
            <w:pPr>
              <w:pStyle w:val="ListParagraph"/>
              <w:numPr>
                <w:ilvl w:val="0"/>
                <w:numId w:val="33"/>
              </w:numPr>
              <w:jc w:val="both"/>
              <w:rPr>
                <w:sz w:val="22"/>
                <w:szCs w:val="22"/>
              </w:rPr>
            </w:pPr>
            <w:r w:rsidRPr="00997D17">
              <w:rPr>
                <w:sz w:val="22"/>
                <w:szCs w:val="22"/>
              </w:rPr>
              <w:lastRenderedPageBreak/>
              <w:t>Crop failure and serious food shortage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6DF4D1B" w14:textId="68668CC1" w:rsidR="000D1FD9" w:rsidRPr="00997D17" w:rsidRDefault="009938A3">
            <w:pPr>
              <w:pStyle w:val="ListParagraph"/>
              <w:numPr>
                <w:ilvl w:val="0"/>
                <w:numId w:val="33"/>
              </w:numPr>
              <w:jc w:val="both"/>
              <w:rPr>
                <w:sz w:val="22"/>
                <w:szCs w:val="22"/>
              </w:rPr>
            </w:pPr>
            <w:r w:rsidRPr="00997D17">
              <w:rPr>
                <w:sz w:val="22"/>
                <w:szCs w:val="22"/>
              </w:rPr>
              <w:t>Mazao kushindwa na upungufu mkubwa wa chakula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F9DC52D" w14:textId="4132A9F8" w:rsidR="000D1FD9" w:rsidRPr="00997D17" w:rsidRDefault="009938A3">
            <w:pPr>
              <w:pStyle w:val="ListParagraph"/>
              <w:numPr>
                <w:ilvl w:val="0"/>
                <w:numId w:val="33"/>
              </w:numPr>
              <w:jc w:val="both"/>
              <w:rPr>
                <w:sz w:val="22"/>
                <w:szCs w:val="22"/>
              </w:rPr>
            </w:pPr>
            <w:r w:rsidRPr="00997D17">
              <w:rPr>
                <w:sz w:val="22"/>
                <w:szCs w:val="22"/>
              </w:rPr>
              <w:t>District Committees: distribute food assistance to households most in need, with NFRA and partners.</w:t>
            </w:r>
          </w:p>
          <w:p w14:paraId="32A203F3" w14:textId="18A11BC1" w:rsidR="000D1FD9" w:rsidRPr="00997D17" w:rsidRDefault="009938A3">
            <w:pPr>
              <w:pStyle w:val="ListParagraph"/>
              <w:numPr>
                <w:ilvl w:val="0"/>
                <w:numId w:val="33"/>
              </w:numPr>
              <w:jc w:val="both"/>
              <w:rPr>
                <w:sz w:val="22"/>
                <w:szCs w:val="22"/>
              </w:rPr>
            </w:pPr>
            <w:r w:rsidRPr="00997D17">
              <w:rPr>
                <w:sz w:val="22"/>
                <w:szCs w:val="22"/>
              </w:rPr>
              <w:t>Village Committees: help identify households most in need of food assistance.</w:t>
            </w:r>
          </w:p>
          <w:p w14:paraId="0C7E4863" w14:textId="178DB763" w:rsidR="000D1FD9" w:rsidRPr="00997D17" w:rsidRDefault="009938A3">
            <w:pPr>
              <w:pStyle w:val="ListParagraph"/>
              <w:numPr>
                <w:ilvl w:val="0"/>
                <w:numId w:val="33"/>
              </w:numPr>
              <w:jc w:val="both"/>
              <w:rPr>
                <w:sz w:val="22"/>
                <w:szCs w:val="22"/>
              </w:rPr>
            </w:pPr>
            <w:r w:rsidRPr="00997D17">
              <w:rPr>
                <w:sz w:val="22"/>
                <w:szCs w:val="22"/>
              </w:rPr>
              <w:t>Please share available food with vulnerable neighbours.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3ABBFE6" w14:textId="32C10B09" w:rsidR="000D1FD9" w:rsidRPr="00997D17" w:rsidRDefault="009938A3">
            <w:pPr>
              <w:pStyle w:val="ListParagraph"/>
              <w:numPr>
                <w:ilvl w:val="0"/>
                <w:numId w:val="33"/>
              </w:numPr>
              <w:jc w:val="both"/>
              <w:rPr>
                <w:sz w:val="22"/>
                <w:szCs w:val="22"/>
              </w:rPr>
            </w:pPr>
            <w:r w:rsidRPr="00997D17">
              <w:rPr>
                <w:sz w:val="22"/>
                <w:szCs w:val="22"/>
              </w:rPr>
              <w:t>Kamati za Wilaya: sambazeni msaada wa chakula kwa kaya zenye uhitaji zaidi, kwa kushirikiana na NFRA na wadau.</w:t>
            </w:r>
          </w:p>
          <w:p w14:paraId="4EEDD4C3" w14:textId="36C92BA7" w:rsidR="000D1FD9" w:rsidRPr="00997D17" w:rsidRDefault="009938A3">
            <w:pPr>
              <w:pStyle w:val="ListParagraph"/>
              <w:numPr>
                <w:ilvl w:val="0"/>
                <w:numId w:val="33"/>
              </w:numPr>
              <w:jc w:val="both"/>
              <w:rPr>
                <w:sz w:val="22"/>
                <w:szCs w:val="22"/>
              </w:rPr>
            </w:pPr>
            <w:r w:rsidRPr="00997D17">
              <w:rPr>
                <w:sz w:val="22"/>
                <w:szCs w:val="22"/>
              </w:rPr>
              <w:t>Kamati za Vijiji: saidieni kutambua kaya zenye uhitaji mkubwa wa msaada wa chakula.</w:t>
            </w:r>
          </w:p>
          <w:p w14:paraId="1508207F" w14:textId="32450D63" w:rsidR="000D1FD9" w:rsidRPr="00997D17" w:rsidRDefault="009938A3">
            <w:pPr>
              <w:pStyle w:val="ListParagraph"/>
              <w:numPr>
                <w:ilvl w:val="0"/>
                <w:numId w:val="33"/>
              </w:numPr>
              <w:jc w:val="both"/>
              <w:rPr>
                <w:sz w:val="22"/>
                <w:szCs w:val="22"/>
              </w:rPr>
            </w:pPr>
            <w:r w:rsidRPr="00997D17">
              <w:rPr>
                <w:sz w:val="22"/>
                <w:szCs w:val="22"/>
              </w:rPr>
              <w:t>Tafadhali shirikianeni chakula kilichopo na majirani walio hatarini.</w:t>
            </w:r>
          </w:p>
        </w:tc>
      </w:tr>
      <w:tr w:rsidR="000D1FD9" w:rsidRPr="00997D17" w14:paraId="1CFF759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C7012C" w14:textId="1E1F54E0" w:rsidR="000D1FD9" w:rsidRPr="00997D17" w:rsidRDefault="009938A3">
            <w:pPr>
              <w:pStyle w:val="ListParagraph"/>
              <w:numPr>
                <w:ilvl w:val="0"/>
                <w:numId w:val="33"/>
              </w:numPr>
              <w:jc w:val="both"/>
              <w:rPr>
                <w:sz w:val="22"/>
                <w:szCs w:val="22"/>
              </w:rPr>
            </w:pPr>
            <w:r w:rsidRPr="00997D17">
              <w:rPr>
                <w:sz w:val="22"/>
                <w:szCs w:val="22"/>
              </w:rPr>
              <w:t>Large numbers of livestock dying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84A790" w14:textId="3307DAE9" w:rsidR="000D1FD9" w:rsidRPr="00997D17" w:rsidRDefault="009938A3">
            <w:pPr>
              <w:pStyle w:val="ListParagraph"/>
              <w:numPr>
                <w:ilvl w:val="0"/>
                <w:numId w:val="33"/>
              </w:numPr>
              <w:jc w:val="both"/>
              <w:rPr>
                <w:sz w:val="22"/>
                <w:szCs w:val="22"/>
              </w:rPr>
            </w:pPr>
            <w:r w:rsidRPr="00997D17">
              <w:rPr>
                <w:sz w:val="22"/>
                <w:szCs w:val="22"/>
              </w:rPr>
              <w:t>Vifo vya idadi kubwa ya mifugo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E1D0A17" w14:textId="4F65E5B3" w:rsidR="000D1FD9" w:rsidRPr="00997D17" w:rsidRDefault="009938A3">
            <w:pPr>
              <w:pStyle w:val="ListParagraph"/>
              <w:numPr>
                <w:ilvl w:val="0"/>
                <w:numId w:val="33"/>
              </w:numPr>
              <w:jc w:val="both"/>
              <w:rPr>
                <w:sz w:val="22"/>
                <w:szCs w:val="22"/>
              </w:rPr>
            </w:pPr>
            <w:r w:rsidRPr="00997D17">
              <w:rPr>
                <w:sz w:val="22"/>
                <w:szCs w:val="22"/>
              </w:rPr>
              <w:t>Livestock officers: support sale or slaughter of weak animals before they die.</w:t>
            </w:r>
          </w:p>
          <w:p w14:paraId="6B18F8D5" w14:textId="48C3F8B9" w:rsidR="000D1FD9" w:rsidRPr="00997D17" w:rsidRDefault="009938A3">
            <w:pPr>
              <w:pStyle w:val="ListParagraph"/>
              <w:numPr>
                <w:ilvl w:val="0"/>
                <w:numId w:val="33"/>
              </w:numPr>
              <w:jc w:val="both"/>
              <w:rPr>
                <w:sz w:val="22"/>
                <w:szCs w:val="22"/>
              </w:rPr>
            </w:pPr>
            <w:r w:rsidRPr="00997D17">
              <w:rPr>
                <w:sz w:val="22"/>
                <w:szCs w:val="22"/>
              </w:rPr>
              <w:t>Deliver emergency feed and water to remaining animals.</w:t>
            </w:r>
          </w:p>
          <w:p w14:paraId="380EF38C" w14:textId="5981FB47" w:rsidR="000D1FD9" w:rsidRPr="00997D17" w:rsidRDefault="009938A3">
            <w:pPr>
              <w:pStyle w:val="ListParagraph"/>
              <w:numPr>
                <w:ilvl w:val="0"/>
                <w:numId w:val="33"/>
              </w:numPr>
              <w:jc w:val="both"/>
              <w:rPr>
                <w:sz w:val="22"/>
                <w:szCs w:val="22"/>
              </w:rPr>
            </w:pPr>
            <w:r w:rsidRPr="00997D17">
              <w:rPr>
                <w:sz w:val="22"/>
                <w:szCs w:val="22"/>
              </w:rPr>
              <w:t>Please bury or burn carcasses away from water sources.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0A2188D" w14:textId="6A91AAC2" w:rsidR="000D1FD9" w:rsidRPr="00997D17" w:rsidRDefault="009938A3">
            <w:pPr>
              <w:pStyle w:val="ListParagraph"/>
              <w:numPr>
                <w:ilvl w:val="0"/>
                <w:numId w:val="33"/>
              </w:numPr>
              <w:jc w:val="both"/>
              <w:rPr>
                <w:sz w:val="22"/>
                <w:szCs w:val="22"/>
              </w:rPr>
            </w:pPr>
            <w:r w:rsidRPr="00997D17">
              <w:rPr>
                <w:sz w:val="22"/>
                <w:szCs w:val="22"/>
              </w:rPr>
              <w:t>Maafisa mifugo: saidieni uuzaji au uchinjaji wa mifugo dhaifu kabla haijafa.</w:t>
            </w:r>
          </w:p>
          <w:p w14:paraId="5594B921" w14:textId="40A65ACE" w:rsidR="000D1FD9" w:rsidRPr="00997D17" w:rsidRDefault="009938A3">
            <w:pPr>
              <w:pStyle w:val="ListParagraph"/>
              <w:numPr>
                <w:ilvl w:val="0"/>
                <w:numId w:val="33"/>
              </w:numPr>
              <w:jc w:val="both"/>
              <w:rPr>
                <w:sz w:val="22"/>
                <w:szCs w:val="22"/>
              </w:rPr>
            </w:pPr>
            <w:r w:rsidRPr="00997D17">
              <w:rPr>
                <w:sz w:val="22"/>
                <w:szCs w:val="22"/>
              </w:rPr>
              <w:t>Pelekeni chakula na maji ya dharura kwa mifugo iliyobaki.</w:t>
            </w:r>
          </w:p>
          <w:p w14:paraId="458F1402" w14:textId="2D4264BB" w:rsidR="000D1FD9" w:rsidRPr="00997D17" w:rsidRDefault="009938A3">
            <w:pPr>
              <w:pStyle w:val="ListParagraph"/>
              <w:numPr>
                <w:ilvl w:val="0"/>
                <w:numId w:val="33"/>
              </w:numPr>
              <w:jc w:val="both"/>
              <w:rPr>
                <w:sz w:val="22"/>
                <w:szCs w:val="22"/>
              </w:rPr>
            </w:pPr>
            <w:r w:rsidRPr="00997D17">
              <w:rPr>
                <w:sz w:val="22"/>
                <w:szCs w:val="22"/>
              </w:rPr>
              <w:t>Tafadhali zikeni au chomeni mizoga mbali na vyanzo vya maji.</w:t>
            </w:r>
          </w:p>
        </w:tc>
      </w:tr>
      <w:tr w:rsidR="000D1FD9" w:rsidRPr="00997D17" w14:paraId="56DADF67"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F4E9B57" w14:textId="671F3651" w:rsidR="000D1FD9" w:rsidRPr="00997D17" w:rsidRDefault="009938A3">
            <w:pPr>
              <w:pStyle w:val="ListParagraph"/>
              <w:numPr>
                <w:ilvl w:val="0"/>
                <w:numId w:val="33"/>
              </w:numPr>
              <w:jc w:val="both"/>
              <w:rPr>
                <w:sz w:val="22"/>
                <w:szCs w:val="22"/>
              </w:rPr>
            </w:pPr>
            <w:r w:rsidRPr="00997D17">
              <w:rPr>
                <w:sz w:val="22"/>
                <w:szCs w:val="22"/>
              </w:rPr>
              <w:lastRenderedPageBreak/>
              <w:t>Severe shortage of drinking water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AA13A6" w14:textId="3373C035" w:rsidR="000D1FD9" w:rsidRPr="00997D17" w:rsidRDefault="009938A3">
            <w:pPr>
              <w:pStyle w:val="ListParagraph"/>
              <w:numPr>
                <w:ilvl w:val="0"/>
                <w:numId w:val="33"/>
              </w:numPr>
              <w:jc w:val="both"/>
              <w:rPr>
                <w:sz w:val="22"/>
                <w:szCs w:val="22"/>
              </w:rPr>
            </w:pPr>
            <w:r w:rsidRPr="00997D17">
              <w:rPr>
                <w:sz w:val="22"/>
                <w:szCs w:val="22"/>
              </w:rPr>
              <w:t>Uhaba mkubwa wa maji ya kunywa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8C0A63C" w14:textId="7AA1719D" w:rsidR="000D1FD9" w:rsidRPr="00997D17" w:rsidRDefault="009938A3">
            <w:pPr>
              <w:pStyle w:val="ListParagraph"/>
              <w:numPr>
                <w:ilvl w:val="0"/>
                <w:numId w:val="33"/>
              </w:numPr>
              <w:jc w:val="both"/>
              <w:rPr>
                <w:sz w:val="22"/>
                <w:szCs w:val="22"/>
              </w:rPr>
            </w:pPr>
            <w:r w:rsidRPr="00997D17">
              <w:rPr>
                <w:sz w:val="22"/>
                <w:szCs w:val="22"/>
              </w:rPr>
              <w:t>District Committees and water authorities: deliver water to affected villages, health facilities and schools.</w:t>
            </w:r>
          </w:p>
          <w:p w14:paraId="11B65152" w14:textId="5372EDDE" w:rsidR="000D1FD9" w:rsidRPr="00997D17" w:rsidRDefault="009938A3">
            <w:pPr>
              <w:pStyle w:val="ListParagraph"/>
              <w:numPr>
                <w:ilvl w:val="0"/>
                <w:numId w:val="33"/>
              </w:numPr>
              <w:jc w:val="both"/>
              <w:rPr>
                <w:sz w:val="22"/>
                <w:szCs w:val="22"/>
              </w:rPr>
            </w:pPr>
            <w:r w:rsidRPr="00997D17">
              <w:rPr>
                <w:sz w:val="22"/>
                <w:szCs w:val="22"/>
              </w:rPr>
              <w:t>Please use water only for drinking, cooking and hygiene.</w:t>
            </w:r>
          </w:p>
          <w:p w14:paraId="1A5A84A4" w14:textId="08271E71" w:rsidR="000D1FD9" w:rsidRPr="00997D17" w:rsidRDefault="009938A3">
            <w:pPr>
              <w:pStyle w:val="ListParagraph"/>
              <w:numPr>
                <w:ilvl w:val="0"/>
                <w:numId w:val="33"/>
              </w:numPr>
              <w:jc w:val="both"/>
              <w:rPr>
                <w:sz w:val="22"/>
                <w:szCs w:val="22"/>
              </w:rPr>
            </w:pPr>
            <w:r w:rsidRPr="00997D17">
              <w:rPr>
                <w:sz w:val="22"/>
                <w:szCs w:val="22"/>
              </w:rPr>
              <w:t>Report broken water points to RUWASA or the water authority.</w:t>
            </w:r>
          </w:p>
          <w:p w14:paraId="1D9F56DB" w14:textId="0717DA56" w:rsidR="000D1FD9" w:rsidRPr="00997D17" w:rsidRDefault="000D1FD9">
            <w:pPr>
              <w:pStyle w:val="ListParagraph"/>
              <w:numPr>
                <w:ilvl w:val="0"/>
                <w:numId w:val="33"/>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D3C9C8" w14:textId="391FCB91" w:rsidR="000D1FD9" w:rsidRPr="00997D17" w:rsidRDefault="009938A3">
            <w:pPr>
              <w:pStyle w:val="ListParagraph"/>
              <w:numPr>
                <w:ilvl w:val="0"/>
                <w:numId w:val="33"/>
              </w:numPr>
              <w:jc w:val="both"/>
              <w:rPr>
                <w:sz w:val="22"/>
                <w:szCs w:val="22"/>
              </w:rPr>
            </w:pPr>
            <w:r w:rsidRPr="00997D17">
              <w:rPr>
                <w:sz w:val="22"/>
                <w:szCs w:val="22"/>
              </w:rPr>
              <w:t>Kamati za Wilaya na mamlaka za maji: sambazeni maji kwa vijiji, vituo vya afya na shule zilizoathirika.</w:t>
            </w:r>
          </w:p>
          <w:p w14:paraId="4BF0B64D" w14:textId="5EB4B530" w:rsidR="000D1FD9" w:rsidRPr="00997D17" w:rsidRDefault="009938A3">
            <w:pPr>
              <w:pStyle w:val="ListParagraph"/>
              <w:numPr>
                <w:ilvl w:val="0"/>
                <w:numId w:val="33"/>
              </w:numPr>
              <w:jc w:val="both"/>
              <w:rPr>
                <w:sz w:val="22"/>
                <w:szCs w:val="22"/>
              </w:rPr>
            </w:pPr>
            <w:r w:rsidRPr="00997D17">
              <w:rPr>
                <w:sz w:val="22"/>
                <w:szCs w:val="22"/>
              </w:rPr>
              <w:t>Tafadhali tumieni maji kwa kunywa, kupikia na usafi pekee.</w:t>
            </w:r>
          </w:p>
          <w:p w14:paraId="6C8E8E19" w14:textId="3BE92CF0" w:rsidR="000D1FD9" w:rsidRPr="00997D17" w:rsidRDefault="009938A3">
            <w:pPr>
              <w:pStyle w:val="ListParagraph"/>
              <w:numPr>
                <w:ilvl w:val="0"/>
                <w:numId w:val="33"/>
              </w:numPr>
              <w:jc w:val="both"/>
              <w:rPr>
                <w:sz w:val="22"/>
                <w:szCs w:val="22"/>
              </w:rPr>
            </w:pPr>
            <w:r w:rsidRPr="00997D17">
              <w:rPr>
                <w:sz w:val="22"/>
                <w:szCs w:val="22"/>
              </w:rPr>
              <w:t>Toeni taarifa ya vituo vya maji vilivyoharibika kwa RUWASA au mamlaka ya maji.</w:t>
            </w:r>
          </w:p>
          <w:p w14:paraId="33EE4507" w14:textId="3FAFA816" w:rsidR="000D1FD9" w:rsidRPr="00997D17" w:rsidRDefault="000D1FD9">
            <w:pPr>
              <w:pStyle w:val="ListParagraph"/>
              <w:numPr>
                <w:ilvl w:val="0"/>
                <w:numId w:val="33"/>
              </w:numPr>
              <w:jc w:val="both"/>
              <w:rPr>
                <w:sz w:val="22"/>
                <w:szCs w:val="22"/>
              </w:rPr>
            </w:pPr>
          </w:p>
        </w:tc>
      </w:tr>
      <w:tr w:rsidR="000D1FD9" w:rsidRPr="00997D17" w14:paraId="1249D52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5B965A9" w14:textId="50D017A7" w:rsidR="000D1FD9" w:rsidRPr="00997D17" w:rsidRDefault="009938A3">
            <w:pPr>
              <w:pStyle w:val="ListParagraph"/>
              <w:numPr>
                <w:ilvl w:val="0"/>
                <w:numId w:val="33"/>
              </w:numPr>
              <w:jc w:val="both"/>
              <w:rPr>
                <w:sz w:val="22"/>
                <w:szCs w:val="22"/>
              </w:rPr>
            </w:pPr>
            <w:r w:rsidRPr="00997D17">
              <w:rPr>
                <w:sz w:val="22"/>
                <w:szCs w:val="22"/>
              </w:rPr>
              <w:t>Power rationing from reduced hydropower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47DC5CE" w14:textId="5A283C54" w:rsidR="000D1FD9" w:rsidRPr="00997D17" w:rsidRDefault="009938A3">
            <w:pPr>
              <w:pStyle w:val="ListParagraph"/>
              <w:numPr>
                <w:ilvl w:val="0"/>
                <w:numId w:val="33"/>
              </w:numPr>
              <w:jc w:val="both"/>
              <w:rPr>
                <w:sz w:val="22"/>
                <w:szCs w:val="22"/>
              </w:rPr>
            </w:pPr>
            <w:r w:rsidRPr="00997D17">
              <w:rPr>
                <w:sz w:val="22"/>
                <w:szCs w:val="22"/>
              </w:rPr>
              <w:t>Mgao wa umeme kutokana na kupungua kwa umeme wa maji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81A5FA0" w14:textId="549F5A7A" w:rsidR="000D1FD9" w:rsidRPr="00997D17" w:rsidRDefault="009938A3">
            <w:pPr>
              <w:pStyle w:val="ListParagraph"/>
              <w:numPr>
                <w:ilvl w:val="0"/>
                <w:numId w:val="33"/>
              </w:numPr>
              <w:jc w:val="both"/>
              <w:rPr>
                <w:sz w:val="22"/>
                <w:szCs w:val="22"/>
              </w:rPr>
            </w:pPr>
            <w:r w:rsidRPr="00997D17">
              <w:rPr>
                <w:sz w:val="22"/>
                <w:szCs w:val="22"/>
              </w:rPr>
              <w:t>Follow TANESCO rationing schedules.</w:t>
            </w:r>
          </w:p>
          <w:p w14:paraId="26D37DA1" w14:textId="4FE1675E" w:rsidR="000D1FD9" w:rsidRPr="00997D17" w:rsidRDefault="009938A3">
            <w:pPr>
              <w:pStyle w:val="ListParagraph"/>
              <w:numPr>
                <w:ilvl w:val="0"/>
                <w:numId w:val="33"/>
              </w:numPr>
              <w:jc w:val="both"/>
              <w:rPr>
                <w:sz w:val="22"/>
                <w:szCs w:val="22"/>
              </w:rPr>
            </w:pPr>
            <w:r w:rsidRPr="00997D17">
              <w:rPr>
                <w:sz w:val="22"/>
                <w:szCs w:val="22"/>
              </w:rPr>
              <w:t>Health facilities and water pumps: keep back-up power ready.</w:t>
            </w:r>
          </w:p>
          <w:p w14:paraId="54317F42" w14:textId="2B16063C" w:rsidR="000D1FD9" w:rsidRPr="00997D17" w:rsidRDefault="000D1FD9">
            <w:pPr>
              <w:pStyle w:val="ListParagraph"/>
              <w:numPr>
                <w:ilvl w:val="0"/>
                <w:numId w:val="33"/>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9EBF8F2" w14:textId="06F9E7F8" w:rsidR="000D1FD9" w:rsidRPr="00997D17" w:rsidRDefault="009938A3">
            <w:pPr>
              <w:pStyle w:val="ListParagraph"/>
              <w:numPr>
                <w:ilvl w:val="0"/>
                <w:numId w:val="33"/>
              </w:numPr>
              <w:jc w:val="both"/>
              <w:rPr>
                <w:sz w:val="22"/>
                <w:szCs w:val="22"/>
              </w:rPr>
            </w:pPr>
            <w:r w:rsidRPr="00997D17">
              <w:rPr>
                <w:sz w:val="22"/>
                <w:szCs w:val="22"/>
              </w:rPr>
              <w:t>Fuateni ratiba za mgao wa umeme za TANESCO.</w:t>
            </w:r>
          </w:p>
          <w:p w14:paraId="3CBA19F5" w14:textId="34FD8427" w:rsidR="000D1FD9" w:rsidRPr="00997D17" w:rsidRDefault="009938A3">
            <w:pPr>
              <w:pStyle w:val="ListParagraph"/>
              <w:numPr>
                <w:ilvl w:val="0"/>
                <w:numId w:val="33"/>
              </w:numPr>
              <w:jc w:val="both"/>
              <w:rPr>
                <w:sz w:val="22"/>
                <w:szCs w:val="22"/>
              </w:rPr>
            </w:pPr>
            <w:r w:rsidRPr="00997D17">
              <w:rPr>
                <w:sz w:val="22"/>
                <w:szCs w:val="22"/>
              </w:rPr>
              <w:t>Vituo vya afya na pampu za maji: wekeni tayari vyanzo mbadala vya umeme.</w:t>
            </w:r>
          </w:p>
          <w:p w14:paraId="0DABC8FA" w14:textId="28916208" w:rsidR="000D1FD9" w:rsidRPr="00997D17" w:rsidRDefault="000D1FD9">
            <w:pPr>
              <w:pStyle w:val="ListParagraph"/>
              <w:numPr>
                <w:ilvl w:val="0"/>
                <w:numId w:val="33"/>
              </w:numPr>
              <w:jc w:val="both"/>
              <w:rPr>
                <w:sz w:val="22"/>
                <w:szCs w:val="22"/>
              </w:rPr>
            </w:pPr>
          </w:p>
        </w:tc>
      </w:tr>
      <w:tr w:rsidR="000D1FD9" w:rsidRPr="000343A2" w14:paraId="6818DFC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82BA5E" w14:textId="6C6AA7F1" w:rsidR="000D1FD9" w:rsidRPr="00997D17" w:rsidRDefault="009938A3">
            <w:pPr>
              <w:pStyle w:val="ListParagraph"/>
              <w:numPr>
                <w:ilvl w:val="0"/>
                <w:numId w:val="33"/>
              </w:numPr>
              <w:jc w:val="both"/>
              <w:rPr>
                <w:sz w:val="22"/>
                <w:szCs w:val="22"/>
              </w:rPr>
            </w:pPr>
            <w:r w:rsidRPr="00997D17">
              <w:rPr>
                <w:sz w:val="22"/>
                <w:szCs w:val="22"/>
              </w:rPr>
              <w:t>Sharp rise in food prices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3347E63" w14:textId="3A941A3D" w:rsidR="000D1FD9" w:rsidRPr="00997D17" w:rsidRDefault="009938A3">
            <w:pPr>
              <w:pStyle w:val="ListParagraph"/>
              <w:numPr>
                <w:ilvl w:val="0"/>
                <w:numId w:val="33"/>
              </w:numPr>
              <w:jc w:val="both"/>
              <w:rPr>
                <w:sz w:val="22"/>
                <w:szCs w:val="22"/>
                <w:lang w:val="sv-SE"/>
              </w:rPr>
            </w:pPr>
            <w:r w:rsidRPr="00997D17">
              <w:rPr>
                <w:sz w:val="22"/>
                <w:szCs w:val="22"/>
                <w:lang w:val="sv-SE"/>
              </w:rPr>
              <w:t>Kupanda sana kwa bei za vyakula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FE19ECA" w14:textId="5EBF7851" w:rsidR="000D1FD9" w:rsidRPr="00997D17" w:rsidRDefault="009938A3">
            <w:pPr>
              <w:pStyle w:val="ListParagraph"/>
              <w:numPr>
                <w:ilvl w:val="0"/>
                <w:numId w:val="33"/>
              </w:numPr>
              <w:jc w:val="both"/>
              <w:rPr>
                <w:sz w:val="22"/>
                <w:szCs w:val="22"/>
              </w:rPr>
            </w:pPr>
            <w:r w:rsidRPr="00997D17">
              <w:rPr>
                <w:sz w:val="22"/>
                <w:szCs w:val="22"/>
              </w:rPr>
              <w:t>Traders: please do not hoard food.</w:t>
            </w:r>
          </w:p>
          <w:p w14:paraId="4D958AEA" w14:textId="705B66BC" w:rsidR="000D1FD9" w:rsidRPr="00997D17" w:rsidRDefault="009938A3">
            <w:pPr>
              <w:pStyle w:val="ListParagraph"/>
              <w:numPr>
                <w:ilvl w:val="0"/>
                <w:numId w:val="33"/>
              </w:numPr>
              <w:jc w:val="both"/>
              <w:rPr>
                <w:sz w:val="22"/>
                <w:szCs w:val="22"/>
              </w:rPr>
            </w:pPr>
            <w:r w:rsidRPr="00997D17">
              <w:rPr>
                <w:sz w:val="22"/>
                <w:szCs w:val="22"/>
              </w:rPr>
              <w:t>District Committees: monitor prices and report hoarding to the authorities.</w:t>
            </w:r>
          </w:p>
          <w:p w14:paraId="7CFF238C" w14:textId="606C20BB" w:rsidR="000D1FD9" w:rsidRPr="00997D17" w:rsidRDefault="009938A3">
            <w:pPr>
              <w:pStyle w:val="ListParagraph"/>
              <w:numPr>
                <w:ilvl w:val="0"/>
                <w:numId w:val="33"/>
              </w:numPr>
              <w:jc w:val="both"/>
              <w:rPr>
                <w:sz w:val="22"/>
                <w:szCs w:val="22"/>
              </w:rPr>
            </w:pPr>
            <w:r w:rsidRPr="00997D17">
              <w:rPr>
                <w:sz w:val="22"/>
                <w:szCs w:val="22"/>
              </w:rPr>
              <w:t>Report unusual price rises to Village/Mtaa leaders.</w:t>
            </w:r>
          </w:p>
          <w:p w14:paraId="6303AB51" w14:textId="73CD9326" w:rsidR="000D1FD9" w:rsidRPr="00997D17" w:rsidRDefault="000D1FD9">
            <w:pPr>
              <w:pStyle w:val="ListParagraph"/>
              <w:numPr>
                <w:ilvl w:val="0"/>
                <w:numId w:val="33"/>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D02D33" w14:textId="309311F7" w:rsidR="000D1FD9" w:rsidRPr="00997D17" w:rsidRDefault="009938A3">
            <w:pPr>
              <w:pStyle w:val="ListParagraph"/>
              <w:numPr>
                <w:ilvl w:val="0"/>
                <w:numId w:val="33"/>
              </w:numPr>
              <w:jc w:val="both"/>
              <w:rPr>
                <w:sz w:val="22"/>
                <w:szCs w:val="22"/>
                <w:lang w:val="sv-SE"/>
              </w:rPr>
            </w:pPr>
            <w:r w:rsidRPr="00997D17">
              <w:rPr>
                <w:sz w:val="22"/>
                <w:szCs w:val="22"/>
                <w:lang w:val="sv-SE"/>
              </w:rPr>
              <w:t>Wafanyabiashara: tafadhali msilimbikize vyakula.</w:t>
            </w:r>
          </w:p>
          <w:p w14:paraId="3362D126" w14:textId="476FA798" w:rsidR="000D1FD9" w:rsidRPr="00997D17" w:rsidRDefault="009938A3">
            <w:pPr>
              <w:pStyle w:val="ListParagraph"/>
              <w:numPr>
                <w:ilvl w:val="0"/>
                <w:numId w:val="33"/>
              </w:numPr>
              <w:jc w:val="both"/>
              <w:rPr>
                <w:sz w:val="22"/>
                <w:szCs w:val="22"/>
                <w:lang w:val="sv-SE"/>
              </w:rPr>
            </w:pPr>
            <w:r w:rsidRPr="00997D17">
              <w:rPr>
                <w:sz w:val="22"/>
                <w:szCs w:val="22"/>
                <w:lang w:val="sv-SE"/>
              </w:rPr>
              <w:t>Kamati za Wilaya: fuatilieni bei na toeni taarifa ya ulimbikizaji kwa mamlaka.</w:t>
            </w:r>
          </w:p>
          <w:p w14:paraId="70FE6D8D" w14:textId="5CF8C2D9" w:rsidR="000D1FD9" w:rsidRPr="00997D17" w:rsidRDefault="009938A3">
            <w:pPr>
              <w:pStyle w:val="ListParagraph"/>
              <w:numPr>
                <w:ilvl w:val="0"/>
                <w:numId w:val="33"/>
              </w:numPr>
              <w:jc w:val="both"/>
              <w:rPr>
                <w:sz w:val="22"/>
                <w:szCs w:val="22"/>
                <w:lang w:val="sv-SE"/>
              </w:rPr>
            </w:pPr>
            <w:r w:rsidRPr="00997D17">
              <w:rPr>
                <w:sz w:val="22"/>
                <w:szCs w:val="22"/>
                <w:lang w:val="sv-SE"/>
              </w:rPr>
              <w:t>Toeni taarifa ya kupanda kwa bei kusiko kwa kawaida kwa viongozi wa Kijiji/Mtaa.</w:t>
            </w:r>
          </w:p>
          <w:p w14:paraId="6BBDB6C0" w14:textId="1B53CDD5" w:rsidR="000D1FD9" w:rsidRPr="00997D17" w:rsidRDefault="000D1FD9">
            <w:pPr>
              <w:pStyle w:val="ListParagraph"/>
              <w:numPr>
                <w:ilvl w:val="0"/>
                <w:numId w:val="33"/>
              </w:numPr>
              <w:jc w:val="both"/>
              <w:rPr>
                <w:sz w:val="22"/>
                <w:szCs w:val="22"/>
                <w:lang w:val="sv-SE"/>
              </w:rPr>
            </w:pPr>
          </w:p>
        </w:tc>
      </w:tr>
      <w:tr w:rsidR="000D1FD9" w:rsidRPr="00997D17" w14:paraId="642330D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D4CE0A2" w14:textId="790C19F3" w:rsidR="000D1FD9" w:rsidRPr="00997D17" w:rsidRDefault="009938A3">
            <w:pPr>
              <w:pStyle w:val="ListParagraph"/>
              <w:numPr>
                <w:ilvl w:val="0"/>
                <w:numId w:val="33"/>
              </w:numPr>
              <w:jc w:val="both"/>
              <w:rPr>
                <w:sz w:val="22"/>
                <w:szCs w:val="22"/>
              </w:rPr>
            </w:pPr>
            <w:r w:rsidRPr="00997D17">
              <w:rPr>
                <w:sz w:val="22"/>
                <w:szCs w:val="22"/>
              </w:rPr>
              <w:lastRenderedPageBreak/>
              <w:t>Malnutrition, especially in children under five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526172" w14:textId="604C7A9C" w:rsidR="000D1FD9" w:rsidRPr="00997D17" w:rsidRDefault="009938A3">
            <w:pPr>
              <w:pStyle w:val="ListParagraph"/>
              <w:numPr>
                <w:ilvl w:val="0"/>
                <w:numId w:val="33"/>
              </w:numPr>
              <w:jc w:val="both"/>
              <w:rPr>
                <w:sz w:val="22"/>
                <w:szCs w:val="22"/>
              </w:rPr>
            </w:pPr>
            <w:r w:rsidRPr="00997D17">
              <w:rPr>
                <w:sz w:val="22"/>
                <w:szCs w:val="22"/>
              </w:rPr>
              <w:t>Utapiamlo, hasa kwa watoto walio chini ya miaka mitano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8712DE6" w14:textId="70F76158" w:rsidR="000D1FD9" w:rsidRPr="00997D17" w:rsidRDefault="00FE0A4D">
            <w:pPr>
              <w:pStyle w:val="ListParagraph"/>
              <w:numPr>
                <w:ilvl w:val="0"/>
                <w:numId w:val="33"/>
              </w:numPr>
              <w:jc w:val="both"/>
              <w:rPr>
                <w:sz w:val="22"/>
                <w:szCs w:val="22"/>
              </w:rPr>
            </w:pPr>
            <w:ins w:id="55" w:author="Bonephace Kaijage" w:date="2026-10-14T06:22:00Z" w16du:dateUtc="2026-10-14T04:22:00Z">
              <w:r>
                <w:rPr>
                  <w:sz w:val="22"/>
                  <w:szCs w:val="22"/>
                </w:rPr>
                <w:t>Parents: please take thin or weak children to the nearest health facility early; treatment works best before a child becomes very ill, and it is free.</w:t>
              </w:r>
            </w:ins>
            <w:del w:id="56" w:author="Bonephace Kaijage" w:date="2026-10-14T06:22:00Z" w16du:dateUtc="2026-10-14T04:22:00Z">
              <w:r w:rsidR="009938A3" w:rsidRPr="00997D17" w:rsidDel="00FE0A4D">
                <w:rPr>
                  <w:sz w:val="22"/>
                  <w:szCs w:val="22"/>
                </w:rPr>
                <w:delText>Parents: take thin or weak children to the nearest health facility.</w:delText>
              </w:r>
            </w:del>
          </w:p>
          <w:p w14:paraId="08FAC872" w14:textId="57D147C1" w:rsidR="000D1FD9" w:rsidRPr="00997D17" w:rsidRDefault="009938A3">
            <w:pPr>
              <w:pStyle w:val="ListParagraph"/>
              <w:numPr>
                <w:ilvl w:val="0"/>
                <w:numId w:val="33"/>
              </w:numPr>
              <w:jc w:val="both"/>
              <w:rPr>
                <w:sz w:val="22"/>
                <w:szCs w:val="22"/>
              </w:rPr>
            </w:pPr>
            <w:r w:rsidRPr="00997D17">
              <w:rPr>
                <w:sz w:val="22"/>
                <w:szCs w:val="22"/>
              </w:rPr>
              <w:t>Health workers: screen children for malnutrition and treat severe cases.</w:t>
            </w:r>
          </w:p>
          <w:p w14:paraId="17E86282" w14:textId="1A40B35A" w:rsidR="000D1FD9" w:rsidRPr="00997D17" w:rsidRDefault="009938A3">
            <w:pPr>
              <w:pStyle w:val="ListParagraph"/>
              <w:numPr>
                <w:ilvl w:val="0"/>
                <w:numId w:val="33"/>
              </w:numPr>
              <w:jc w:val="both"/>
              <w:rPr>
                <w:sz w:val="22"/>
                <w:szCs w:val="22"/>
              </w:rPr>
            </w:pPr>
            <w:r w:rsidRPr="00997D17">
              <w:rPr>
                <w:sz w:val="22"/>
                <w:szCs w:val="22"/>
              </w:rPr>
              <w:t>Continue breastfeeding infants.</w:t>
            </w:r>
          </w:p>
          <w:p w14:paraId="4917C555" w14:textId="43CA2EBE" w:rsidR="000D1FD9" w:rsidRPr="00997D17" w:rsidRDefault="000D1FD9">
            <w:pPr>
              <w:pStyle w:val="ListParagraph"/>
              <w:numPr>
                <w:ilvl w:val="0"/>
                <w:numId w:val="33"/>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FFA18E2" w14:textId="3E7016F3" w:rsidR="000D1FD9" w:rsidRPr="00997D17" w:rsidRDefault="009938A3">
            <w:pPr>
              <w:pStyle w:val="ListParagraph"/>
              <w:numPr>
                <w:ilvl w:val="0"/>
                <w:numId w:val="33"/>
              </w:numPr>
              <w:jc w:val="both"/>
              <w:rPr>
                <w:sz w:val="22"/>
                <w:szCs w:val="22"/>
              </w:rPr>
            </w:pPr>
            <w:r w:rsidRPr="00997D17">
              <w:rPr>
                <w:sz w:val="22"/>
                <w:szCs w:val="22"/>
              </w:rPr>
              <w:t>Wazazi: wapelekeni watoto waliokonda au dhaifu kituo cha afya kilicho karibu.</w:t>
            </w:r>
          </w:p>
          <w:p w14:paraId="28996920" w14:textId="7BEF6ED6" w:rsidR="000D1FD9" w:rsidRPr="00997D17" w:rsidRDefault="009938A3">
            <w:pPr>
              <w:pStyle w:val="ListParagraph"/>
              <w:numPr>
                <w:ilvl w:val="0"/>
                <w:numId w:val="33"/>
              </w:numPr>
              <w:jc w:val="both"/>
              <w:rPr>
                <w:sz w:val="22"/>
                <w:szCs w:val="22"/>
              </w:rPr>
            </w:pPr>
            <w:r w:rsidRPr="00997D17">
              <w:rPr>
                <w:sz w:val="22"/>
                <w:szCs w:val="22"/>
              </w:rPr>
              <w:t>Watoa huduma za afya: fanyeni uchunguzi wa utapiamlo kwa watoto na tibuni walioathirika sana.</w:t>
            </w:r>
          </w:p>
          <w:p w14:paraId="2062ADFE" w14:textId="4D9D7F71" w:rsidR="000D1FD9" w:rsidRPr="00997D17" w:rsidRDefault="009938A3">
            <w:pPr>
              <w:pStyle w:val="ListParagraph"/>
              <w:numPr>
                <w:ilvl w:val="0"/>
                <w:numId w:val="33"/>
              </w:numPr>
              <w:jc w:val="both"/>
              <w:rPr>
                <w:sz w:val="22"/>
                <w:szCs w:val="22"/>
              </w:rPr>
            </w:pPr>
            <w:r w:rsidRPr="00997D17">
              <w:rPr>
                <w:sz w:val="22"/>
                <w:szCs w:val="22"/>
              </w:rPr>
              <w:t>Endeleeni kunyonyesha watoto wachanga.</w:t>
            </w:r>
          </w:p>
          <w:p w14:paraId="04B9BA0D" w14:textId="57984CF5" w:rsidR="000D1FD9" w:rsidRPr="00997D17" w:rsidRDefault="000D1FD9">
            <w:pPr>
              <w:pStyle w:val="ListParagraph"/>
              <w:numPr>
                <w:ilvl w:val="0"/>
                <w:numId w:val="33"/>
              </w:numPr>
              <w:jc w:val="both"/>
              <w:rPr>
                <w:sz w:val="22"/>
                <w:szCs w:val="22"/>
                <w:lang w:val="sv-SE"/>
              </w:rPr>
            </w:pPr>
          </w:p>
        </w:tc>
      </w:tr>
      <w:tr w:rsidR="000D1FD9" w:rsidRPr="00997D17" w14:paraId="2DFBC71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161AE0" w14:textId="08CD3FA7" w:rsidR="000D1FD9" w:rsidRPr="00997D17" w:rsidRDefault="009938A3">
            <w:pPr>
              <w:pStyle w:val="ListParagraph"/>
              <w:numPr>
                <w:ilvl w:val="0"/>
                <w:numId w:val="33"/>
              </w:numPr>
              <w:jc w:val="both"/>
              <w:rPr>
                <w:sz w:val="22"/>
                <w:szCs w:val="22"/>
              </w:rPr>
            </w:pPr>
            <w:r w:rsidRPr="00997D17">
              <w:rPr>
                <w:sz w:val="22"/>
                <w:szCs w:val="22"/>
              </w:rPr>
              <w:t>Families moving in search of water and food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C11CAA2" w14:textId="450FABAE" w:rsidR="000D1FD9" w:rsidRPr="00997D17" w:rsidRDefault="009938A3">
            <w:pPr>
              <w:pStyle w:val="ListParagraph"/>
              <w:numPr>
                <w:ilvl w:val="0"/>
                <w:numId w:val="33"/>
              </w:numPr>
              <w:jc w:val="both"/>
              <w:rPr>
                <w:sz w:val="22"/>
                <w:szCs w:val="22"/>
                <w:lang w:val="sv-SE"/>
              </w:rPr>
            </w:pPr>
            <w:r w:rsidRPr="00997D17">
              <w:rPr>
                <w:sz w:val="22"/>
                <w:szCs w:val="22"/>
                <w:lang w:val="sv-SE"/>
              </w:rPr>
              <w:t>Familia kuhama kutafuta maji na chakula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19778BA" w14:textId="1F127EB7" w:rsidR="000D1FD9" w:rsidRPr="00997D17" w:rsidRDefault="009938A3">
            <w:pPr>
              <w:pStyle w:val="ListParagraph"/>
              <w:numPr>
                <w:ilvl w:val="0"/>
                <w:numId w:val="33"/>
              </w:numPr>
              <w:jc w:val="both"/>
              <w:rPr>
                <w:sz w:val="22"/>
                <w:szCs w:val="22"/>
              </w:rPr>
            </w:pPr>
            <w:r w:rsidRPr="00997D17">
              <w:rPr>
                <w:sz w:val="22"/>
                <w:szCs w:val="22"/>
              </w:rPr>
              <w:t>Please register with Village leaders on arrival in a new area.</w:t>
            </w:r>
          </w:p>
          <w:p w14:paraId="6AFF432C" w14:textId="7F50B27D" w:rsidR="000D1FD9" w:rsidRPr="00997D17" w:rsidRDefault="009938A3">
            <w:pPr>
              <w:pStyle w:val="ListParagraph"/>
              <w:numPr>
                <w:ilvl w:val="0"/>
                <w:numId w:val="33"/>
              </w:numPr>
              <w:jc w:val="both"/>
              <w:rPr>
                <w:sz w:val="22"/>
                <w:szCs w:val="22"/>
              </w:rPr>
            </w:pPr>
            <w:r w:rsidRPr="00997D17">
              <w:rPr>
                <w:sz w:val="22"/>
                <w:szCs w:val="22"/>
              </w:rPr>
              <w:t>District Committees: set up reception points with water, food and health services.</w:t>
            </w:r>
          </w:p>
          <w:p w14:paraId="5DC0D363" w14:textId="7FFA0ED2" w:rsidR="000D1FD9" w:rsidRPr="00997D17" w:rsidRDefault="009938A3">
            <w:pPr>
              <w:pStyle w:val="ListParagraph"/>
              <w:numPr>
                <w:ilvl w:val="0"/>
                <w:numId w:val="33"/>
              </w:numPr>
              <w:jc w:val="both"/>
              <w:rPr>
                <w:sz w:val="22"/>
                <w:szCs w:val="22"/>
              </w:rPr>
            </w:pPr>
            <w:r w:rsidRPr="00997D17">
              <w:rPr>
                <w:sz w:val="22"/>
                <w:szCs w:val="22"/>
              </w:rPr>
              <w:t>Protect women, children and older persons on the move.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7A6617" w14:textId="37178786" w:rsidR="000D1FD9" w:rsidRPr="00997D17" w:rsidRDefault="009938A3">
            <w:pPr>
              <w:pStyle w:val="ListParagraph"/>
              <w:numPr>
                <w:ilvl w:val="0"/>
                <w:numId w:val="33"/>
              </w:numPr>
              <w:jc w:val="both"/>
              <w:rPr>
                <w:sz w:val="22"/>
                <w:szCs w:val="22"/>
              </w:rPr>
            </w:pPr>
            <w:r w:rsidRPr="00997D17">
              <w:rPr>
                <w:sz w:val="22"/>
                <w:szCs w:val="22"/>
              </w:rPr>
              <w:t>Tafadhali jiandikisheni kwa viongozi wa Kijiji mnapofika eneo jipya.</w:t>
            </w:r>
          </w:p>
          <w:p w14:paraId="77AB541F" w14:textId="31F9BBB7" w:rsidR="000D1FD9" w:rsidRPr="00997D17" w:rsidRDefault="009938A3">
            <w:pPr>
              <w:pStyle w:val="ListParagraph"/>
              <w:numPr>
                <w:ilvl w:val="0"/>
                <w:numId w:val="33"/>
              </w:numPr>
              <w:jc w:val="both"/>
              <w:rPr>
                <w:sz w:val="22"/>
                <w:szCs w:val="22"/>
              </w:rPr>
            </w:pPr>
            <w:r w:rsidRPr="00997D17">
              <w:rPr>
                <w:sz w:val="22"/>
                <w:szCs w:val="22"/>
              </w:rPr>
              <w:t>Kamati za Wilaya: anzisheni vituo vya mapokezi vyenye maji, chakula na huduma za afya.</w:t>
            </w:r>
          </w:p>
          <w:p w14:paraId="02C72C51" w14:textId="11CEB8A8" w:rsidR="000D1FD9" w:rsidRPr="00997D17" w:rsidRDefault="009938A3">
            <w:pPr>
              <w:pStyle w:val="ListParagraph"/>
              <w:numPr>
                <w:ilvl w:val="0"/>
                <w:numId w:val="33"/>
              </w:numPr>
              <w:jc w:val="both"/>
              <w:rPr>
                <w:sz w:val="22"/>
                <w:szCs w:val="22"/>
              </w:rPr>
            </w:pPr>
            <w:r w:rsidRPr="00997D17">
              <w:rPr>
                <w:sz w:val="22"/>
                <w:szCs w:val="22"/>
              </w:rPr>
              <w:t>Walindeni wanawake, watoto na wazee wanaohama.</w:t>
            </w:r>
          </w:p>
        </w:tc>
      </w:tr>
      <w:tr w:rsidR="000D1FD9" w:rsidRPr="00997D17" w14:paraId="359EA3B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F108E07" w14:textId="428EC818" w:rsidR="000D1FD9" w:rsidRPr="00997D17" w:rsidRDefault="009938A3">
            <w:pPr>
              <w:pStyle w:val="ListParagraph"/>
              <w:numPr>
                <w:ilvl w:val="0"/>
                <w:numId w:val="33"/>
              </w:numPr>
              <w:jc w:val="both"/>
              <w:rPr>
                <w:sz w:val="22"/>
                <w:szCs w:val="22"/>
              </w:rPr>
            </w:pPr>
            <w:r w:rsidRPr="00997D17">
              <w:rPr>
                <w:sz w:val="22"/>
                <w:szCs w:val="22"/>
              </w:rPr>
              <w:t>Heavy losses to farming and livestock livelihoods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256B86" w14:textId="7A9F09FF" w:rsidR="000D1FD9" w:rsidRPr="00997D17" w:rsidRDefault="009938A3">
            <w:pPr>
              <w:pStyle w:val="ListParagraph"/>
              <w:numPr>
                <w:ilvl w:val="0"/>
                <w:numId w:val="33"/>
              </w:numPr>
              <w:jc w:val="both"/>
              <w:rPr>
                <w:sz w:val="22"/>
                <w:szCs w:val="22"/>
              </w:rPr>
            </w:pPr>
            <w:r w:rsidRPr="00997D17">
              <w:rPr>
                <w:sz w:val="22"/>
                <w:szCs w:val="22"/>
              </w:rPr>
              <w:t>Hasara kubwa kwa maisha yanayotegemea kilimo na mifugo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B9ACA60" w14:textId="7C439063" w:rsidR="000D1FD9" w:rsidRPr="00997D17" w:rsidRDefault="009938A3">
            <w:pPr>
              <w:pStyle w:val="ListParagraph"/>
              <w:numPr>
                <w:ilvl w:val="0"/>
                <w:numId w:val="33"/>
              </w:numPr>
              <w:jc w:val="both"/>
              <w:rPr>
                <w:sz w:val="22"/>
                <w:szCs w:val="22"/>
              </w:rPr>
            </w:pPr>
            <w:r w:rsidRPr="00997D17">
              <w:rPr>
                <w:sz w:val="22"/>
                <w:szCs w:val="22"/>
              </w:rPr>
              <w:t>Report losses to Village/Mtaa leaders and extension officers.</w:t>
            </w:r>
          </w:p>
          <w:p w14:paraId="1C527E6C" w14:textId="76B503C9" w:rsidR="000D1FD9" w:rsidRPr="00997D17" w:rsidRDefault="009938A3">
            <w:pPr>
              <w:pStyle w:val="ListParagraph"/>
              <w:numPr>
                <w:ilvl w:val="0"/>
                <w:numId w:val="33"/>
              </w:numPr>
              <w:jc w:val="both"/>
              <w:rPr>
                <w:sz w:val="22"/>
                <w:szCs w:val="22"/>
              </w:rPr>
            </w:pPr>
            <w:r w:rsidRPr="00997D17">
              <w:rPr>
                <w:sz w:val="22"/>
                <w:szCs w:val="22"/>
              </w:rPr>
              <w:t>Extension officers: assess crop and livestock losses.</w:t>
            </w:r>
          </w:p>
          <w:p w14:paraId="23C8BBE5" w14:textId="70F2C597" w:rsidR="000D1FD9" w:rsidRPr="00997D17" w:rsidRDefault="000D1FD9">
            <w:pPr>
              <w:pStyle w:val="ListParagraph"/>
              <w:numPr>
                <w:ilvl w:val="0"/>
                <w:numId w:val="33"/>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DCFEAE" w14:textId="2C9336C8" w:rsidR="000D1FD9" w:rsidRPr="00997D17" w:rsidRDefault="009938A3">
            <w:pPr>
              <w:pStyle w:val="ListParagraph"/>
              <w:numPr>
                <w:ilvl w:val="0"/>
                <w:numId w:val="33"/>
              </w:numPr>
              <w:jc w:val="both"/>
              <w:rPr>
                <w:sz w:val="22"/>
                <w:szCs w:val="22"/>
              </w:rPr>
            </w:pPr>
            <w:r w:rsidRPr="00997D17">
              <w:rPr>
                <w:sz w:val="22"/>
                <w:szCs w:val="22"/>
              </w:rPr>
              <w:t>Toeni taarifa ya hasara kwa viongozi wa Kijiji/Mtaa na maafisa ugani.</w:t>
            </w:r>
          </w:p>
          <w:p w14:paraId="472345C8" w14:textId="48E6BC81" w:rsidR="000D1FD9" w:rsidRPr="00997D17" w:rsidRDefault="009938A3">
            <w:pPr>
              <w:pStyle w:val="ListParagraph"/>
              <w:numPr>
                <w:ilvl w:val="0"/>
                <w:numId w:val="33"/>
              </w:numPr>
              <w:jc w:val="both"/>
              <w:rPr>
                <w:sz w:val="22"/>
                <w:szCs w:val="22"/>
              </w:rPr>
            </w:pPr>
            <w:r w:rsidRPr="00997D17">
              <w:rPr>
                <w:sz w:val="22"/>
                <w:szCs w:val="22"/>
              </w:rPr>
              <w:t>Maafisa ugani: fanyeni tathmini ya hasara ya mazao na mifugo.</w:t>
            </w:r>
          </w:p>
          <w:p w14:paraId="2F38EB10" w14:textId="6E0276BC" w:rsidR="000D1FD9" w:rsidRPr="00997D17" w:rsidRDefault="000D1FD9">
            <w:pPr>
              <w:pStyle w:val="ListParagraph"/>
              <w:numPr>
                <w:ilvl w:val="0"/>
                <w:numId w:val="33"/>
              </w:numPr>
              <w:jc w:val="both"/>
              <w:rPr>
                <w:sz w:val="22"/>
                <w:szCs w:val="22"/>
              </w:rPr>
            </w:pPr>
          </w:p>
        </w:tc>
      </w:tr>
      <w:tr w:rsidR="000D1FD9" w:rsidRPr="00997D17" w14:paraId="7CDD8E4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1FCB58C" w14:textId="6F91EB40" w:rsidR="000D1FD9" w:rsidRPr="00997D17" w:rsidRDefault="009938A3">
            <w:pPr>
              <w:pStyle w:val="ListParagraph"/>
              <w:numPr>
                <w:ilvl w:val="0"/>
                <w:numId w:val="33"/>
              </w:numPr>
              <w:jc w:val="both"/>
              <w:rPr>
                <w:sz w:val="22"/>
                <w:szCs w:val="22"/>
              </w:rPr>
            </w:pPr>
            <w:r w:rsidRPr="00997D17">
              <w:rPr>
                <w:sz w:val="22"/>
                <w:szCs w:val="22"/>
              </w:rPr>
              <w:lastRenderedPageBreak/>
              <w:t>Conflict with wildlife as herds enter protected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6CD898F" w14:textId="4BFAF840" w:rsidR="000D1FD9" w:rsidRPr="00997D17" w:rsidRDefault="009938A3">
            <w:pPr>
              <w:pStyle w:val="ListParagraph"/>
              <w:numPr>
                <w:ilvl w:val="0"/>
                <w:numId w:val="33"/>
              </w:numPr>
              <w:jc w:val="both"/>
              <w:rPr>
                <w:sz w:val="22"/>
                <w:szCs w:val="22"/>
              </w:rPr>
            </w:pPr>
            <w:r w:rsidRPr="00997D17">
              <w:rPr>
                <w:sz w:val="22"/>
                <w:szCs w:val="22"/>
              </w:rPr>
              <w:t>Migogoro na wanyamapori mifugo inapoingia maeneo ya hifadhi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6231AA6" w14:textId="76128EC8" w:rsidR="000D1FD9" w:rsidRPr="00997D17" w:rsidRDefault="009938A3">
            <w:pPr>
              <w:pStyle w:val="ListParagraph"/>
              <w:numPr>
                <w:ilvl w:val="0"/>
                <w:numId w:val="33"/>
              </w:numPr>
              <w:jc w:val="both"/>
              <w:rPr>
                <w:sz w:val="22"/>
                <w:szCs w:val="22"/>
              </w:rPr>
            </w:pPr>
            <w:r w:rsidRPr="00997D17">
              <w:rPr>
                <w:sz w:val="22"/>
                <w:szCs w:val="22"/>
              </w:rPr>
              <w:t>Livestock keepers: please do not graze inside protected areas.</w:t>
            </w:r>
          </w:p>
          <w:p w14:paraId="4BC23B21" w14:textId="2C467034" w:rsidR="000D1FD9" w:rsidRPr="00997D17" w:rsidRDefault="009938A3">
            <w:pPr>
              <w:pStyle w:val="ListParagraph"/>
              <w:numPr>
                <w:ilvl w:val="0"/>
                <w:numId w:val="33"/>
              </w:numPr>
              <w:jc w:val="both"/>
              <w:rPr>
                <w:sz w:val="22"/>
                <w:szCs w:val="22"/>
              </w:rPr>
            </w:pPr>
            <w:r w:rsidRPr="00997D17">
              <w:rPr>
                <w:sz w:val="22"/>
                <w:szCs w:val="22"/>
              </w:rPr>
              <w:t>Report dangerous wild animals to TAWA or TANAPA.</w:t>
            </w:r>
          </w:p>
          <w:p w14:paraId="75633F3F" w14:textId="52C84098" w:rsidR="000D1FD9" w:rsidRPr="00997D17" w:rsidRDefault="009938A3">
            <w:pPr>
              <w:pStyle w:val="ListParagraph"/>
              <w:numPr>
                <w:ilvl w:val="0"/>
                <w:numId w:val="33"/>
              </w:numPr>
              <w:jc w:val="both"/>
              <w:rPr>
                <w:sz w:val="22"/>
                <w:szCs w:val="22"/>
              </w:rPr>
            </w:pPr>
            <w:r w:rsidRPr="00997D17">
              <w:rPr>
                <w:sz w:val="22"/>
                <w:szCs w:val="22"/>
              </w:rPr>
              <w:t>District Committees, TAWA and TANAPA: agree temporary grazing areas outside protected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7E410E" w14:textId="6762D5F7" w:rsidR="000D1FD9" w:rsidRPr="00997D17" w:rsidRDefault="009938A3">
            <w:pPr>
              <w:pStyle w:val="ListParagraph"/>
              <w:numPr>
                <w:ilvl w:val="0"/>
                <w:numId w:val="33"/>
              </w:numPr>
              <w:jc w:val="both"/>
              <w:rPr>
                <w:sz w:val="22"/>
                <w:szCs w:val="22"/>
              </w:rPr>
            </w:pPr>
            <w:r w:rsidRPr="00997D17">
              <w:rPr>
                <w:sz w:val="22"/>
                <w:szCs w:val="22"/>
              </w:rPr>
              <w:t>Wafugaji: tafadhali msichunge ndani ya maeneo ya hifadhi.</w:t>
            </w:r>
          </w:p>
          <w:p w14:paraId="3592A8F4" w14:textId="771B1CD4" w:rsidR="000D1FD9" w:rsidRPr="00997D17" w:rsidRDefault="009938A3">
            <w:pPr>
              <w:pStyle w:val="ListParagraph"/>
              <w:numPr>
                <w:ilvl w:val="0"/>
                <w:numId w:val="33"/>
              </w:numPr>
              <w:jc w:val="both"/>
              <w:rPr>
                <w:sz w:val="22"/>
                <w:szCs w:val="22"/>
              </w:rPr>
            </w:pPr>
            <w:r w:rsidRPr="00997D17">
              <w:rPr>
                <w:sz w:val="22"/>
                <w:szCs w:val="22"/>
              </w:rPr>
              <w:t>Toeni taarifa ya wanyamapori hatari kwa TAWA au TANAPA.</w:t>
            </w:r>
          </w:p>
          <w:p w14:paraId="56685DA6" w14:textId="61F04C04" w:rsidR="000D1FD9" w:rsidRPr="00997D17" w:rsidRDefault="009938A3">
            <w:pPr>
              <w:pStyle w:val="ListParagraph"/>
              <w:numPr>
                <w:ilvl w:val="0"/>
                <w:numId w:val="33"/>
              </w:numPr>
              <w:jc w:val="both"/>
              <w:rPr>
                <w:sz w:val="22"/>
                <w:szCs w:val="22"/>
              </w:rPr>
            </w:pPr>
            <w:r w:rsidRPr="00997D17">
              <w:rPr>
                <w:sz w:val="22"/>
                <w:szCs w:val="22"/>
              </w:rPr>
              <w:t>Kamati za Wilaya, TAWA na TANAPA: kubalianeni maeneo ya muda ya malisho nje ya hifadhi.</w:t>
            </w:r>
          </w:p>
        </w:tc>
      </w:tr>
      <w:tr w:rsidR="000D1FD9" w:rsidRPr="00997D17" w14:paraId="117A059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AA940D8" w14:textId="5AA11CC7" w:rsidR="000D1FD9" w:rsidRPr="00997D17" w:rsidRDefault="009938A3">
            <w:pPr>
              <w:pStyle w:val="ListParagraph"/>
              <w:numPr>
                <w:ilvl w:val="0"/>
                <w:numId w:val="33"/>
              </w:numPr>
              <w:jc w:val="both"/>
              <w:rPr>
                <w:sz w:val="22"/>
                <w:szCs w:val="22"/>
              </w:rPr>
            </w:pPr>
            <w:r w:rsidRPr="00997D17">
              <w:rPr>
                <w:sz w:val="22"/>
                <w:szCs w:val="22"/>
              </w:rPr>
              <w:t>National support required for food, water, nutrition and livestock</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A2977B6" w14:textId="71D9EAA3" w:rsidR="000D1FD9" w:rsidRPr="00997D17" w:rsidRDefault="009938A3">
            <w:pPr>
              <w:pStyle w:val="ListParagraph"/>
              <w:numPr>
                <w:ilvl w:val="0"/>
                <w:numId w:val="33"/>
              </w:numPr>
              <w:jc w:val="both"/>
              <w:rPr>
                <w:sz w:val="22"/>
                <w:szCs w:val="22"/>
              </w:rPr>
            </w:pPr>
            <w:r w:rsidRPr="00997D17">
              <w:rPr>
                <w:sz w:val="22"/>
                <w:szCs w:val="22"/>
              </w:rPr>
              <w:t>Msaada wa kitaifa unahitajika kwa chakula, maji, lishe na mifugo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3E24169" w14:textId="5FBE84A3" w:rsidR="000D1FD9" w:rsidRPr="00997D17" w:rsidRDefault="009938A3">
            <w:pPr>
              <w:pStyle w:val="ListParagraph"/>
              <w:numPr>
                <w:ilvl w:val="0"/>
                <w:numId w:val="33"/>
              </w:numPr>
              <w:jc w:val="both"/>
              <w:rPr>
                <w:sz w:val="22"/>
                <w:szCs w:val="22"/>
              </w:rPr>
            </w:pPr>
            <w:r w:rsidRPr="00997D17">
              <w:rPr>
                <w:sz w:val="22"/>
                <w:szCs w:val="22"/>
              </w:rPr>
              <w:t>Prime Minister's Office – Disaster Management Department: coordinate national support with ministries and partners.</w:t>
            </w:r>
          </w:p>
          <w:p w14:paraId="69F406C6" w14:textId="51D9A67D" w:rsidR="000D1FD9" w:rsidRPr="00997D17" w:rsidRDefault="009938A3">
            <w:pPr>
              <w:pStyle w:val="ListParagraph"/>
              <w:numPr>
                <w:ilvl w:val="0"/>
                <w:numId w:val="33"/>
              </w:numPr>
              <w:jc w:val="both"/>
              <w:rPr>
                <w:sz w:val="22"/>
                <w:szCs w:val="22"/>
              </w:rPr>
            </w:pPr>
            <w:r w:rsidRPr="00997D17">
              <w:rPr>
                <w:sz w:val="22"/>
                <w:szCs w:val="22"/>
              </w:rPr>
              <w:t>District Committees: send regular situation reports through the Regional Committee.</w:t>
            </w:r>
          </w:p>
          <w:p w14:paraId="51B4CB85" w14:textId="73050115" w:rsidR="000D1FD9" w:rsidRPr="00997D17" w:rsidRDefault="000D1FD9">
            <w:pPr>
              <w:pStyle w:val="ListParagraph"/>
              <w:numPr>
                <w:ilvl w:val="0"/>
                <w:numId w:val="33"/>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FF0953F" w14:textId="2207811C" w:rsidR="000D1FD9" w:rsidRPr="00997D17" w:rsidRDefault="009938A3">
            <w:pPr>
              <w:pStyle w:val="ListParagraph"/>
              <w:numPr>
                <w:ilvl w:val="0"/>
                <w:numId w:val="33"/>
              </w:numPr>
              <w:jc w:val="both"/>
              <w:rPr>
                <w:sz w:val="22"/>
                <w:szCs w:val="22"/>
              </w:rPr>
            </w:pPr>
            <w:r w:rsidRPr="00997D17">
              <w:rPr>
                <w:sz w:val="22"/>
                <w:szCs w:val="22"/>
              </w:rPr>
              <w:t>Ofisi ya Waziri Mkuu – Idara ya Menejimenti ya Maafa: ratibuni msaada wa kitaifa pamoja na wizara na wadau.</w:t>
            </w:r>
          </w:p>
          <w:p w14:paraId="6B9A42E3" w14:textId="76E903A0" w:rsidR="000D1FD9" w:rsidRPr="00997D17" w:rsidRDefault="009938A3">
            <w:pPr>
              <w:pStyle w:val="ListParagraph"/>
              <w:numPr>
                <w:ilvl w:val="0"/>
                <w:numId w:val="33"/>
              </w:numPr>
              <w:jc w:val="both"/>
              <w:rPr>
                <w:sz w:val="22"/>
                <w:szCs w:val="22"/>
              </w:rPr>
            </w:pPr>
            <w:r w:rsidRPr="00997D17">
              <w:rPr>
                <w:sz w:val="22"/>
                <w:szCs w:val="22"/>
              </w:rPr>
              <w:t>Kamati za Wilaya: wasilisheni taarifa za hali mara kwa mara kupitia Kamati ya Mkoa.</w:t>
            </w:r>
          </w:p>
          <w:p w14:paraId="1804F6BA" w14:textId="12C6782F" w:rsidR="000D1FD9" w:rsidRPr="00997D17" w:rsidRDefault="000D1FD9">
            <w:pPr>
              <w:pStyle w:val="ListParagraph"/>
              <w:numPr>
                <w:ilvl w:val="0"/>
                <w:numId w:val="33"/>
              </w:numPr>
              <w:jc w:val="both"/>
              <w:rPr>
                <w:sz w:val="22"/>
                <w:szCs w:val="22"/>
              </w:rPr>
            </w:pPr>
          </w:p>
        </w:tc>
      </w:tr>
      <w:tr w:rsidR="009938A3" w:rsidRPr="00997D17" w14:paraId="2E5C80C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0F9F32D" w14:textId="2DC5BDA5" w:rsidR="009938A3" w:rsidRPr="00997D17" w:rsidRDefault="009938A3">
            <w:pPr>
              <w:pStyle w:val="ListParagraph"/>
              <w:numPr>
                <w:ilvl w:val="0"/>
                <w:numId w:val="33"/>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FF2CAF4" w14:textId="16092AE0" w:rsidR="009938A3" w:rsidRPr="00997D17" w:rsidRDefault="009938A3">
            <w:pPr>
              <w:pStyle w:val="ListParagraph"/>
              <w:numPr>
                <w:ilvl w:val="0"/>
                <w:numId w:val="33"/>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2301487" w14:textId="77777777" w:rsidR="009938A3" w:rsidRPr="00997D17" w:rsidRDefault="009938A3">
            <w:pPr>
              <w:pStyle w:val="ListParagraph"/>
              <w:numPr>
                <w:ilvl w:val="0"/>
                <w:numId w:val="33"/>
              </w:numPr>
              <w:jc w:val="both"/>
              <w:rPr>
                <w:sz w:val="22"/>
                <w:szCs w:val="22"/>
              </w:rPr>
            </w:pPr>
            <w:r w:rsidRPr="00997D17">
              <w:rPr>
                <w:sz w:val="22"/>
                <w:szCs w:val="22"/>
              </w:rPr>
              <w:t>Please rely on official sources: radio, TMA, Disaster Management Committees and local leaders.</w:t>
            </w:r>
          </w:p>
          <w:p w14:paraId="0060E908" w14:textId="6990774D" w:rsidR="009938A3" w:rsidRPr="00997D17" w:rsidRDefault="009938A3">
            <w:pPr>
              <w:pStyle w:val="ListParagraph"/>
              <w:numPr>
                <w:ilvl w:val="0"/>
                <w:numId w:val="33"/>
              </w:numPr>
              <w:jc w:val="both"/>
              <w:rPr>
                <w:sz w:val="22"/>
                <w:szCs w:val="22"/>
              </w:rPr>
            </w:pPr>
            <w:r w:rsidRPr="00997D17">
              <w:rPr>
                <w:sz w:val="22"/>
                <w:szCs w:val="22"/>
              </w:rPr>
              <w:t>Disaster Management Committees will announce when the drought emergency has ended.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8131FED" w14:textId="77777777" w:rsidR="009938A3" w:rsidRPr="00997D17" w:rsidRDefault="009938A3">
            <w:pPr>
              <w:pStyle w:val="ListParagraph"/>
              <w:numPr>
                <w:ilvl w:val="0"/>
                <w:numId w:val="33"/>
              </w:numPr>
              <w:jc w:val="both"/>
              <w:rPr>
                <w:sz w:val="22"/>
                <w:szCs w:val="22"/>
              </w:rPr>
            </w:pPr>
            <w:r w:rsidRPr="00997D17">
              <w:rPr>
                <w:sz w:val="22"/>
                <w:szCs w:val="22"/>
              </w:rPr>
              <w:t>Tafadhali tegemeeni taarifa rasmi: redio, TMA, Kamati za Usimamizi wa Maafa na viongozi wa eneo.</w:t>
            </w:r>
          </w:p>
          <w:p w14:paraId="20D88B16" w14:textId="40BCBA56" w:rsidR="009938A3" w:rsidRPr="00997D17" w:rsidRDefault="009938A3">
            <w:pPr>
              <w:pStyle w:val="ListParagraph"/>
              <w:numPr>
                <w:ilvl w:val="0"/>
                <w:numId w:val="33"/>
              </w:numPr>
              <w:jc w:val="both"/>
              <w:rPr>
                <w:sz w:val="22"/>
                <w:szCs w:val="22"/>
              </w:rPr>
            </w:pPr>
            <w:r w:rsidRPr="00997D17">
              <w:rPr>
                <w:sz w:val="22"/>
                <w:szCs w:val="22"/>
              </w:rPr>
              <w:t>Kamati za Usimamizi wa Maafa zitatangaza hali ya dharura ya ukame itakapomalizika.</w:t>
            </w:r>
          </w:p>
        </w:tc>
      </w:tr>
    </w:tbl>
    <w:p w14:paraId="2A7FFCE5" w14:textId="77777777" w:rsidR="00920ED3" w:rsidRPr="00997D17" w:rsidRDefault="00920ED3" w:rsidP="000359A0">
      <w:pPr>
        <w:jc w:val="both"/>
        <w:rPr>
          <w:sz w:val="22"/>
          <w:szCs w:val="22"/>
        </w:rPr>
      </w:pPr>
    </w:p>
    <w:p w14:paraId="57DCC4F4" w14:textId="77777777" w:rsidR="00920ED3" w:rsidRPr="00997D17" w:rsidRDefault="00920ED3" w:rsidP="00920ED3">
      <w:pPr>
        <w:pStyle w:val="Strong1"/>
        <w:rPr>
          <w:b w:val="0"/>
          <w:bCs w:val="0"/>
          <w:sz w:val="22"/>
          <w:szCs w:val="22"/>
        </w:rPr>
      </w:pPr>
      <w:r w:rsidRPr="00997D17">
        <w:rPr>
          <w:b w:val="0"/>
          <w:bCs w:val="0"/>
          <w:sz w:val="22"/>
          <w:szCs w:val="22"/>
        </w:rPr>
        <w:t>7.1 SECTOR IMPACTS AND ACTIONS: DROUGHT | ATHARI NA HATUA ZA KISEKTA: UKAME</w:t>
      </w:r>
    </w:p>
    <w:tbl>
      <w:tblPr>
        <w:tblStyle w:val="TableGrid"/>
        <w:tblW w:w="0" w:type="auto"/>
        <w:tblLook w:val="04A0" w:firstRow="1" w:lastRow="0" w:firstColumn="1" w:lastColumn="0" w:noHBand="0" w:noVBand="1"/>
      </w:tblPr>
      <w:tblGrid>
        <w:gridCol w:w="3417"/>
        <w:gridCol w:w="3417"/>
        <w:gridCol w:w="3418"/>
        <w:gridCol w:w="3418"/>
      </w:tblGrid>
      <w:tr w:rsidR="00920ED3" w:rsidRPr="000343A2" w14:paraId="783252D0" w14:textId="77777777" w:rsidTr="00997D17">
        <w:trPr>
          <w:tblHeader/>
        </w:trPr>
        <w:tc>
          <w:tcPr>
            <w:tcW w:w="3417" w:type="dxa"/>
            <w:shd w:val="clear" w:color="D9D9D9" w:fill="D9D9D9"/>
          </w:tcPr>
          <w:p w14:paraId="0581724A" w14:textId="6F40F292" w:rsidR="00920ED3" w:rsidRPr="00997D17" w:rsidRDefault="00920ED3" w:rsidP="00997D17">
            <w:pPr>
              <w:rPr>
                <w:color w:val="000000"/>
                <w:sz w:val="22"/>
                <w:szCs w:val="22"/>
              </w:rPr>
            </w:pPr>
            <w:r w:rsidRPr="00997D17">
              <w:rPr>
                <w:color w:val="000000"/>
                <w:sz w:val="22"/>
                <w:szCs w:val="22"/>
              </w:rPr>
              <w:lastRenderedPageBreak/>
              <w:t>SECTOR AND IMPACT (EN)</w:t>
            </w:r>
          </w:p>
        </w:tc>
        <w:tc>
          <w:tcPr>
            <w:tcW w:w="3417" w:type="dxa"/>
            <w:shd w:val="clear" w:color="D9D9D9" w:fill="D9D9D9"/>
          </w:tcPr>
          <w:p w14:paraId="520A34E2" w14:textId="29A6C2C7" w:rsidR="00920ED3" w:rsidRPr="00997D17" w:rsidRDefault="00920ED3" w:rsidP="00997D17">
            <w:pPr>
              <w:rPr>
                <w:color w:val="000000"/>
                <w:sz w:val="22"/>
                <w:szCs w:val="22"/>
              </w:rPr>
            </w:pPr>
            <w:r w:rsidRPr="00997D17">
              <w:rPr>
                <w:color w:val="000000"/>
                <w:sz w:val="22"/>
                <w:szCs w:val="22"/>
              </w:rPr>
              <w:t>SEKTA NA ATHARI (SW)</w:t>
            </w:r>
          </w:p>
        </w:tc>
        <w:tc>
          <w:tcPr>
            <w:tcW w:w="3418" w:type="dxa"/>
            <w:shd w:val="clear" w:color="D9D9D9" w:fill="D9D9D9"/>
          </w:tcPr>
          <w:p w14:paraId="6C9B9E30" w14:textId="7D8B09F5" w:rsidR="00920ED3" w:rsidRPr="00997D17" w:rsidRDefault="00920ED3" w:rsidP="00997D17">
            <w:pPr>
              <w:rPr>
                <w:color w:val="000000"/>
                <w:sz w:val="22"/>
                <w:szCs w:val="22"/>
              </w:rPr>
            </w:pPr>
            <w:r w:rsidRPr="00997D17">
              <w:rPr>
                <w:color w:val="000000"/>
                <w:sz w:val="22"/>
                <w:szCs w:val="22"/>
              </w:rPr>
              <w:t>SECTOR ACTIONS BY LEVEL (EN)</w:t>
            </w:r>
          </w:p>
        </w:tc>
        <w:tc>
          <w:tcPr>
            <w:tcW w:w="3418" w:type="dxa"/>
            <w:shd w:val="clear" w:color="D9D9D9" w:fill="D9D9D9"/>
          </w:tcPr>
          <w:p w14:paraId="29107A58" w14:textId="5A09E8A6" w:rsidR="00920ED3" w:rsidRPr="00997D17" w:rsidRDefault="00920ED3" w:rsidP="00997D17">
            <w:pPr>
              <w:rPr>
                <w:color w:val="000000"/>
                <w:sz w:val="22"/>
                <w:szCs w:val="22"/>
                <w:lang w:val="sv-SE"/>
              </w:rPr>
            </w:pPr>
            <w:r w:rsidRPr="00997D17">
              <w:rPr>
                <w:color w:val="000000"/>
                <w:sz w:val="22"/>
                <w:szCs w:val="22"/>
                <w:lang w:val="sv-SE"/>
              </w:rPr>
              <w:t>HATUA ZA KISEKTA KWA NGAZI (SW)</w:t>
            </w:r>
          </w:p>
        </w:tc>
      </w:tr>
      <w:tr w:rsidR="00920ED3" w:rsidRPr="00997D17" w14:paraId="2BC23B47" w14:textId="77777777" w:rsidTr="00997D17">
        <w:tc>
          <w:tcPr>
            <w:tcW w:w="3417" w:type="dxa"/>
          </w:tcPr>
          <w:p w14:paraId="3D9FF564" w14:textId="492F10D4" w:rsidR="00920ED3" w:rsidRPr="00997D17" w:rsidRDefault="00920ED3" w:rsidP="00997D17">
            <w:pPr>
              <w:rPr>
                <w:color w:val="000000"/>
                <w:sz w:val="22"/>
                <w:szCs w:val="22"/>
              </w:rPr>
            </w:pPr>
            <w:r w:rsidRPr="00997D17">
              <w:rPr>
                <w:color w:val="000000"/>
                <w:sz w:val="22"/>
                <w:szCs w:val="22"/>
              </w:rPr>
              <w:t>Agriculture and food security</w:t>
            </w:r>
            <w:r w:rsidRPr="00997D17">
              <w:rPr>
                <w:color w:val="000000"/>
                <w:sz w:val="22"/>
                <w:szCs w:val="22"/>
              </w:rPr>
              <w:br/>
              <w:t>Crops fail; harvests fall; household food stocks run out</w:t>
            </w:r>
          </w:p>
        </w:tc>
        <w:tc>
          <w:tcPr>
            <w:tcW w:w="3417" w:type="dxa"/>
          </w:tcPr>
          <w:p w14:paraId="3C95D2AC" w14:textId="2DA57DC4" w:rsidR="00920ED3" w:rsidRPr="00997D17" w:rsidRDefault="00920ED3" w:rsidP="00997D17">
            <w:pPr>
              <w:rPr>
                <w:color w:val="000000"/>
                <w:sz w:val="22"/>
                <w:szCs w:val="22"/>
              </w:rPr>
            </w:pPr>
            <w:r w:rsidRPr="00997D17">
              <w:rPr>
                <w:color w:val="000000"/>
                <w:sz w:val="22"/>
                <w:szCs w:val="22"/>
              </w:rPr>
              <w:t>Kilimo na usalama wa chakula</w:t>
            </w:r>
            <w:r w:rsidRPr="00997D17">
              <w:rPr>
                <w:color w:val="000000"/>
                <w:sz w:val="22"/>
                <w:szCs w:val="22"/>
              </w:rPr>
              <w:br/>
              <w:t>Mazao kushindwa; mavuno kupungua; akiba ya chakula ya kaya kwisha</w:t>
            </w:r>
          </w:p>
        </w:tc>
        <w:tc>
          <w:tcPr>
            <w:tcW w:w="3418" w:type="dxa"/>
          </w:tcPr>
          <w:p w14:paraId="5ABFE60D" w14:textId="04B19612" w:rsidR="00920ED3" w:rsidRPr="00997D17" w:rsidRDefault="00920ED3" w:rsidP="00997D17">
            <w:pPr>
              <w:rPr>
                <w:color w:val="000000"/>
                <w:sz w:val="22"/>
                <w:szCs w:val="22"/>
              </w:rPr>
            </w:pPr>
            <w:r w:rsidRPr="00997D17">
              <w:rPr>
                <w:color w:val="000000"/>
                <w:sz w:val="22"/>
                <w:szCs w:val="22"/>
              </w:rPr>
              <w:t>Level 1: Extension officers: promote drought-tolerant crops, early-maturing seed and moisture-saving practices.</w:t>
            </w:r>
            <w:r w:rsidRPr="00997D17">
              <w:rPr>
                <w:color w:val="000000"/>
                <w:sz w:val="22"/>
                <w:szCs w:val="22"/>
              </w:rPr>
              <w:br/>
              <w:t>Level 2: District Agriculture Officers: assess crop condition and household food stocks and report to the District Committee.</w:t>
            </w:r>
            <w:r w:rsidRPr="00997D17">
              <w:rPr>
                <w:color w:val="000000"/>
                <w:sz w:val="22"/>
                <w:szCs w:val="22"/>
              </w:rPr>
              <w:br/>
              <w:t>Level 3: District Committees with NFRA: distribute food assistance to the households most in need.</w:t>
            </w:r>
          </w:p>
        </w:tc>
        <w:tc>
          <w:tcPr>
            <w:tcW w:w="3418" w:type="dxa"/>
          </w:tcPr>
          <w:p w14:paraId="0EE96B33" w14:textId="6BE556EB" w:rsidR="00920ED3" w:rsidRPr="00997D17" w:rsidRDefault="00920ED3" w:rsidP="00997D17">
            <w:pPr>
              <w:rPr>
                <w:color w:val="000000"/>
                <w:sz w:val="22"/>
                <w:szCs w:val="22"/>
              </w:rPr>
            </w:pPr>
            <w:r w:rsidRPr="00997D17">
              <w:rPr>
                <w:color w:val="000000"/>
                <w:sz w:val="22"/>
                <w:szCs w:val="22"/>
              </w:rPr>
              <w:t>Ngazi ya 1: Maafisa ugani: himizeni mazao yanayostahimili ukame, mbegu zinazokomaa mapema na mbinu za kuhifadhi unyevu.</w:t>
            </w:r>
            <w:r w:rsidRPr="00997D17">
              <w:rPr>
                <w:color w:val="000000"/>
                <w:sz w:val="22"/>
                <w:szCs w:val="22"/>
              </w:rPr>
              <w:br/>
              <w:t>Ngazi ya 2: Maafisa Kilimo wa Wilaya: fanyeni tathmini ya hali ya mazao na akiba ya chakula ya kaya na toeni taarifa kwa Kamati ya Wilaya.</w:t>
            </w:r>
            <w:r w:rsidRPr="00997D17">
              <w:rPr>
                <w:color w:val="000000"/>
                <w:sz w:val="22"/>
                <w:szCs w:val="22"/>
              </w:rPr>
              <w:br/>
              <w:t>Ngazi ya 3: Kamati za Wilaya kwa kushirikiana na NFRA: sambazeni msaada wa chakula kwa kaya zenye uhitaji zaidi.</w:t>
            </w:r>
          </w:p>
        </w:tc>
      </w:tr>
      <w:tr w:rsidR="00920ED3" w:rsidRPr="00997D17" w14:paraId="43008299" w14:textId="77777777" w:rsidTr="00997D17">
        <w:tc>
          <w:tcPr>
            <w:tcW w:w="3417" w:type="dxa"/>
          </w:tcPr>
          <w:p w14:paraId="5568CBAA" w14:textId="58446C22" w:rsidR="00920ED3" w:rsidRPr="00997D17" w:rsidRDefault="00920ED3" w:rsidP="00997D17">
            <w:pPr>
              <w:rPr>
                <w:color w:val="000000"/>
                <w:sz w:val="22"/>
                <w:szCs w:val="22"/>
              </w:rPr>
            </w:pPr>
            <w:r w:rsidRPr="00997D17">
              <w:rPr>
                <w:color w:val="000000"/>
                <w:sz w:val="22"/>
                <w:szCs w:val="22"/>
              </w:rPr>
              <w:t>Livestock</w:t>
            </w:r>
            <w:r w:rsidRPr="00997D17">
              <w:rPr>
                <w:color w:val="000000"/>
                <w:sz w:val="22"/>
                <w:szCs w:val="22"/>
              </w:rPr>
              <w:br/>
              <w:t>Pasture and water run short; animals weaken and die</w:t>
            </w:r>
          </w:p>
        </w:tc>
        <w:tc>
          <w:tcPr>
            <w:tcW w:w="3417" w:type="dxa"/>
          </w:tcPr>
          <w:p w14:paraId="305A0D6E" w14:textId="53F52A71" w:rsidR="00920ED3" w:rsidRPr="00997D17" w:rsidRDefault="00920ED3" w:rsidP="00997D17">
            <w:pPr>
              <w:rPr>
                <w:color w:val="000000"/>
                <w:sz w:val="22"/>
                <w:szCs w:val="22"/>
              </w:rPr>
            </w:pPr>
            <w:r w:rsidRPr="00997D17">
              <w:rPr>
                <w:color w:val="000000"/>
                <w:sz w:val="22"/>
                <w:szCs w:val="22"/>
              </w:rPr>
              <w:t>Mifugo</w:t>
            </w:r>
            <w:r w:rsidRPr="00997D17">
              <w:rPr>
                <w:color w:val="000000"/>
                <w:sz w:val="22"/>
                <w:szCs w:val="22"/>
              </w:rPr>
              <w:br/>
              <w:t>Malisho na maji kupungua; mifugo kudhoofika na kufa</w:t>
            </w:r>
          </w:p>
        </w:tc>
        <w:tc>
          <w:tcPr>
            <w:tcW w:w="3418" w:type="dxa"/>
          </w:tcPr>
          <w:p w14:paraId="09C1F22E" w14:textId="263E4FD1" w:rsidR="00920ED3" w:rsidRPr="00997D17" w:rsidRDefault="00920ED3" w:rsidP="00997D17">
            <w:pPr>
              <w:rPr>
                <w:color w:val="000000"/>
                <w:sz w:val="22"/>
                <w:szCs w:val="22"/>
              </w:rPr>
            </w:pPr>
            <w:r w:rsidRPr="00997D17">
              <w:rPr>
                <w:color w:val="000000"/>
                <w:sz w:val="22"/>
                <w:szCs w:val="22"/>
              </w:rPr>
              <w:t>Level 1: Livestock officers: advise keepers to store fodder and consider early sale of some animals.</w:t>
            </w:r>
            <w:r w:rsidRPr="00997D17">
              <w:rPr>
                <w:color w:val="000000"/>
                <w:sz w:val="22"/>
                <w:szCs w:val="22"/>
              </w:rPr>
              <w:br/>
              <w:t>Level 2: District Livestock Officers: agree grazing areas, water points and livestock routes with neighbouring districts.</w:t>
            </w:r>
            <w:r w:rsidRPr="00997D17">
              <w:rPr>
                <w:color w:val="000000"/>
                <w:sz w:val="22"/>
                <w:szCs w:val="22"/>
              </w:rPr>
              <w:br/>
              <w:t>Level 3: Livestock officers: support sale or slaughter of weak animals and safe disposal of carcasses.</w:t>
            </w:r>
          </w:p>
        </w:tc>
        <w:tc>
          <w:tcPr>
            <w:tcW w:w="3418" w:type="dxa"/>
          </w:tcPr>
          <w:p w14:paraId="7074918B" w14:textId="7C4D8B1F" w:rsidR="00920ED3" w:rsidRPr="00997D17" w:rsidRDefault="00920ED3" w:rsidP="00997D17">
            <w:pPr>
              <w:rPr>
                <w:color w:val="000000"/>
                <w:sz w:val="22"/>
                <w:szCs w:val="22"/>
              </w:rPr>
            </w:pPr>
            <w:r w:rsidRPr="00997D17">
              <w:rPr>
                <w:color w:val="000000"/>
                <w:sz w:val="22"/>
                <w:szCs w:val="22"/>
              </w:rPr>
              <w:t>Ngazi ya 1: Maafisa mifugo: toeni ushauri kwa wafugaji kuhifadhi malisho na kufikiria kuuza baadhi ya mifugo mapema.</w:t>
            </w:r>
            <w:r w:rsidRPr="00997D17">
              <w:rPr>
                <w:color w:val="000000"/>
                <w:sz w:val="22"/>
                <w:szCs w:val="22"/>
              </w:rPr>
              <w:br/>
              <w:t>Ngazi ya 2: Maafisa Mifugo wa Wilaya: kubalianeni maeneo ya malisho, vituo vya maji na njia za mifugo na wilaya jirani.</w:t>
            </w:r>
            <w:r w:rsidRPr="00997D17">
              <w:rPr>
                <w:color w:val="000000"/>
                <w:sz w:val="22"/>
                <w:szCs w:val="22"/>
              </w:rPr>
              <w:br/>
              <w:t>Ngazi ya 3: Maafisa mifugo: saidieni uuzaji au uchinjaji wa mifugo dhaifu na uteketezaji salama wa mizoga.</w:t>
            </w:r>
          </w:p>
        </w:tc>
      </w:tr>
      <w:tr w:rsidR="00920ED3" w:rsidRPr="00997D17" w14:paraId="4A2975F7" w14:textId="77777777" w:rsidTr="00997D17">
        <w:tc>
          <w:tcPr>
            <w:tcW w:w="3417" w:type="dxa"/>
          </w:tcPr>
          <w:p w14:paraId="059F003A" w14:textId="45DF0CF0" w:rsidR="00920ED3" w:rsidRPr="00997D17" w:rsidRDefault="00920ED3" w:rsidP="00997D17">
            <w:pPr>
              <w:rPr>
                <w:color w:val="000000"/>
                <w:sz w:val="22"/>
                <w:szCs w:val="22"/>
              </w:rPr>
            </w:pPr>
            <w:r w:rsidRPr="00997D17">
              <w:rPr>
                <w:color w:val="000000"/>
                <w:sz w:val="22"/>
                <w:szCs w:val="22"/>
              </w:rPr>
              <w:t>Water and sanitation</w:t>
            </w:r>
            <w:r w:rsidRPr="00997D17">
              <w:rPr>
                <w:color w:val="000000"/>
                <w:sz w:val="22"/>
                <w:szCs w:val="22"/>
              </w:rPr>
              <w:br/>
              <w:t>Rivers, wells and dams dry up; long walks for water; poor hygiene</w:t>
            </w:r>
          </w:p>
        </w:tc>
        <w:tc>
          <w:tcPr>
            <w:tcW w:w="3417" w:type="dxa"/>
          </w:tcPr>
          <w:p w14:paraId="3FD85FFA" w14:textId="19002397" w:rsidR="00920ED3" w:rsidRPr="00997D17" w:rsidRDefault="00920ED3" w:rsidP="00997D17">
            <w:pPr>
              <w:rPr>
                <w:color w:val="000000"/>
                <w:sz w:val="22"/>
                <w:szCs w:val="22"/>
              </w:rPr>
            </w:pPr>
            <w:r w:rsidRPr="00997D17">
              <w:rPr>
                <w:color w:val="000000"/>
                <w:sz w:val="22"/>
                <w:szCs w:val="22"/>
              </w:rPr>
              <w:t>Maji na usafi wa mazingira</w:t>
            </w:r>
            <w:r w:rsidRPr="00997D17">
              <w:rPr>
                <w:color w:val="000000"/>
                <w:sz w:val="22"/>
                <w:szCs w:val="22"/>
              </w:rPr>
              <w:br/>
              <w:t>Mito, visima na mabwawa kukauka; safari ndefu za kutafuta maji; usafi duni</w:t>
            </w:r>
          </w:p>
        </w:tc>
        <w:tc>
          <w:tcPr>
            <w:tcW w:w="3418" w:type="dxa"/>
          </w:tcPr>
          <w:p w14:paraId="6AE6C86B" w14:textId="0CC6F426" w:rsidR="00920ED3" w:rsidRPr="00997D17" w:rsidRDefault="00920ED3" w:rsidP="00997D17">
            <w:pPr>
              <w:rPr>
                <w:color w:val="000000"/>
                <w:sz w:val="22"/>
                <w:szCs w:val="22"/>
              </w:rPr>
            </w:pPr>
            <w:r w:rsidRPr="00997D17">
              <w:rPr>
                <w:color w:val="000000"/>
                <w:sz w:val="22"/>
                <w:szCs w:val="22"/>
              </w:rPr>
              <w:t>Level 1: RUWASA and water authorities: repair broken boreholes and promote rainwater harvesting.</w:t>
            </w:r>
            <w:r w:rsidRPr="00997D17">
              <w:rPr>
                <w:color w:val="000000"/>
                <w:sz w:val="22"/>
                <w:szCs w:val="22"/>
              </w:rPr>
              <w:br/>
              <w:t>Level 2: Water authorities and water user groups: announce water-sharing schedules at shared sources.</w:t>
            </w:r>
            <w:r w:rsidRPr="00997D17">
              <w:rPr>
                <w:color w:val="000000"/>
                <w:sz w:val="22"/>
                <w:szCs w:val="22"/>
              </w:rPr>
              <w:br/>
              <w:t xml:space="preserve">Level 3: District Committees and water authorities: deliver water </w:t>
            </w:r>
            <w:r w:rsidRPr="00997D17">
              <w:rPr>
                <w:color w:val="000000"/>
                <w:sz w:val="22"/>
                <w:szCs w:val="22"/>
              </w:rPr>
              <w:lastRenderedPageBreak/>
              <w:t>to villages, health facilities and schools most affected.</w:t>
            </w:r>
          </w:p>
        </w:tc>
        <w:tc>
          <w:tcPr>
            <w:tcW w:w="3418" w:type="dxa"/>
          </w:tcPr>
          <w:p w14:paraId="32A39F77" w14:textId="24CCE1EC" w:rsidR="00920ED3" w:rsidRPr="00997D17" w:rsidRDefault="00920ED3" w:rsidP="00997D17">
            <w:pPr>
              <w:rPr>
                <w:color w:val="000000"/>
                <w:sz w:val="22"/>
                <w:szCs w:val="22"/>
              </w:rPr>
            </w:pPr>
            <w:r w:rsidRPr="00997D17">
              <w:rPr>
                <w:color w:val="000000"/>
                <w:sz w:val="22"/>
                <w:szCs w:val="22"/>
              </w:rPr>
              <w:lastRenderedPageBreak/>
              <w:t>Ngazi ya 1: RUWASA na mamlaka za maji: karabatini visima vilivyoharibika na himizeni uvunaji wa maji ya mvua.</w:t>
            </w:r>
            <w:r w:rsidRPr="00997D17">
              <w:rPr>
                <w:color w:val="000000"/>
                <w:sz w:val="22"/>
                <w:szCs w:val="22"/>
              </w:rPr>
              <w:br/>
              <w:t>Ngazi ya 2: Mamlaka za maji na vikundi vya watumiaji maji: tangazeni ratiba za kugawana maji katika vyanzo vya pamoja.</w:t>
            </w:r>
            <w:r w:rsidRPr="00997D17">
              <w:rPr>
                <w:color w:val="000000"/>
                <w:sz w:val="22"/>
                <w:szCs w:val="22"/>
              </w:rPr>
              <w:br/>
              <w:t xml:space="preserve">Ngazi ya 3: Kamati za Wilaya na </w:t>
            </w:r>
            <w:r w:rsidRPr="00997D17">
              <w:rPr>
                <w:color w:val="000000"/>
                <w:sz w:val="22"/>
                <w:szCs w:val="22"/>
              </w:rPr>
              <w:lastRenderedPageBreak/>
              <w:t>mamlaka za maji: sambazeni maji kwa vijiji, vituo vya afya na shule zilizoathirika zaidi.</w:t>
            </w:r>
          </w:p>
        </w:tc>
      </w:tr>
      <w:tr w:rsidR="00920ED3" w:rsidRPr="00997D17" w14:paraId="44815ECE" w14:textId="77777777" w:rsidTr="00997D17">
        <w:tc>
          <w:tcPr>
            <w:tcW w:w="3417" w:type="dxa"/>
          </w:tcPr>
          <w:p w14:paraId="339F677D" w14:textId="6303DA46" w:rsidR="00920ED3" w:rsidRPr="00997D17" w:rsidRDefault="00920ED3" w:rsidP="00997D17">
            <w:pPr>
              <w:rPr>
                <w:color w:val="000000"/>
                <w:sz w:val="22"/>
                <w:szCs w:val="22"/>
              </w:rPr>
            </w:pPr>
            <w:r w:rsidRPr="00997D17">
              <w:rPr>
                <w:color w:val="000000"/>
                <w:sz w:val="22"/>
                <w:szCs w:val="22"/>
              </w:rPr>
              <w:lastRenderedPageBreak/>
              <w:t>Health and nutrition</w:t>
            </w:r>
            <w:r w:rsidRPr="00997D17">
              <w:rPr>
                <w:color w:val="000000"/>
                <w:sz w:val="22"/>
                <w:szCs w:val="22"/>
              </w:rPr>
              <w:br/>
              <w:t>Child malnutrition, diarrhoea and cholera from unsafe water</w:t>
            </w:r>
          </w:p>
        </w:tc>
        <w:tc>
          <w:tcPr>
            <w:tcW w:w="3417" w:type="dxa"/>
          </w:tcPr>
          <w:p w14:paraId="0551E953" w14:textId="25D98A78" w:rsidR="00920ED3" w:rsidRPr="00997D17" w:rsidRDefault="00920ED3" w:rsidP="00997D17">
            <w:pPr>
              <w:rPr>
                <w:color w:val="000000"/>
                <w:sz w:val="22"/>
                <w:szCs w:val="22"/>
              </w:rPr>
            </w:pPr>
            <w:r w:rsidRPr="00997D17">
              <w:rPr>
                <w:color w:val="000000"/>
                <w:sz w:val="22"/>
                <w:szCs w:val="22"/>
              </w:rPr>
              <w:t>Afya na lishe</w:t>
            </w:r>
            <w:r w:rsidRPr="00997D17">
              <w:rPr>
                <w:color w:val="000000"/>
                <w:sz w:val="22"/>
                <w:szCs w:val="22"/>
              </w:rPr>
              <w:br/>
              <w:t>Utapiamlo kwa watoto, kuhara na kipindupindu kutokana na maji yasiyo salama</w:t>
            </w:r>
          </w:p>
        </w:tc>
        <w:tc>
          <w:tcPr>
            <w:tcW w:w="3418" w:type="dxa"/>
          </w:tcPr>
          <w:p w14:paraId="3270D07F" w14:textId="4FDAE34D" w:rsidR="00920ED3" w:rsidRPr="00997D17" w:rsidRDefault="00920ED3" w:rsidP="00997D17">
            <w:pPr>
              <w:rPr>
                <w:color w:val="000000"/>
                <w:sz w:val="22"/>
                <w:szCs w:val="22"/>
              </w:rPr>
            </w:pPr>
            <w:r w:rsidRPr="00997D17">
              <w:rPr>
                <w:color w:val="000000"/>
                <w:sz w:val="22"/>
                <w:szCs w:val="22"/>
              </w:rPr>
              <w:t>Level 1: Health workers: begin nutrition screening of children under five.</w:t>
            </w:r>
            <w:r w:rsidRPr="00997D17">
              <w:rPr>
                <w:color w:val="000000"/>
                <w:sz w:val="22"/>
                <w:szCs w:val="22"/>
              </w:rPr>
              <w:br/>
              <w:t>Level 2: Health facilities: treat malnourished children and distribute water-treatment tablets.</w:t>
            </w:r>
            <w:r w:rsidRPr="00997D17">
              <w:rPr>
                <w:color w:val="000000"/>
                <w:sz w:val="22"/>
                <w:szCs w:val="22"/>
              </w:rPr>
              <w:br/>
              <w:t>Level 3: Health authorities: scale up treatment of severe malnutrition and send mobile teams to affected areas.</w:t>
            </w:r>
          </w:p>
        </w:tc>
        <w:tc>
          <w:tcPr>
            <w:tcW w:w="3418" w:type="dxa"/>
          </w:tcPr>
          <w:p w14:paraId="2CFB6C95" w14:textId="3A5598EF" w:rsidR="00920ED3" w:rsidRPr="00997D17" w:rsidRDefault="00920ED3" w:rsidP="00997D17">
            <w:pPr>
              <w:rPr>
                <w:color w:val="000000"/>
                <w:sz w:val="22"/>
                <w:szCs w:val="22"/>
              </w:rPr>
            </w:pPr>
            <w:r w:rsidRPr="00997D17">
              <w:rPr>
                <w:color w:val="000000"/>
                <w:sz w:val="22"/>
                <w:szCs w:val="22"/>
              </w:rPr>
              <w:t>Ngazi ya 1: Watoa huduma za afya: anzeni uchunguzi wa lishe kwa watoto walio chini ya miaka mitano.</w:t>
            </w:r>
            <w:r w:rsidRPr="00997D17">
              <w:rPr>
                <w:color w:val="000000"/>
                <w:sz w:val="22"/>
                <w:szCs w:val="22"/>
              </w:rPr>
              <w:br/>
              <w:t>Ngazi ya 2: Vituo vya afya: tibuni watoto wenye utapiamlo na sambazeni vidonge vya kutibu maji.</w:t>
            </w:r>
            <w:r w:rsidRPr="00997D17">
              <w:rPr>
                <w:color w:val="000000"/>
                <w:sz w:val="22"/>
                <w:szCs w:val="22"/>
              </w:rPr>
              <w:br/>
              <w:t>Ngazi ya 3: Mamlaka za afya: ongezeni matibabu ya utapiamlo mkali na pelekeni timu za mkoba maeneo yaliyoathirika.</w:t>
            </w:r>
          </w:p>
        </w:tc>
      </w:tr>
      <w:tr w:rsidR="00920ED3" w:rsidRPr="00997D17" w14:paraId="2E083E8A" w14:textId="77777777" w:rsidTr="00997D17">
        <w:tc>
          <w:tcPr>
            <w:tcW w:w="3417" w:type="dxa"/>
          </w:tcPr>
          <w:p w14:paraId="321ED409" w14:textId="00D8E464" w:rsidR="00920ED3" w:rsidRPr="00997D17" w:rsidRDefault="00920ED3" w:rsidP="00997D17">
            <w:pPr>
              <w:rPr>
                <w:color w:val="000000"/>
                <w:sz w:val="22"/>
                <w:szCs w:val="22"/>
              </w:rPr>
            </w:pPr>
            <w:r w:rsidRPr="00997D17">
              <w:rPr>
                <w:color w:val="000000"/>
                <w:sz w:val="22"/>
                <w:szCs w:val="22"/>
              </w:rPr>
              <w:t>Energy</w:t>
            </w:r>
            <w:r w:rsidRPr="00997D17">
              <w:rPr>
                <w:color w:val="000000"/>
                <w:sz w:val="22"/>
                <w:szCs w:val="22"/>
              </w:rPr>
              <w:br/>
              <w:t>Lower hydropower output; power rationing</w:t>
            </w:r>
          </w:p>
        </w:tc>
        <w:tc>
          <w:tcPr>
            <w:tcW w:w="3417" w:type="dxa"/>
          </w:tcPr>
          <w:p w14:paraId="63B936E2" w14:textId="1BBE8275" w:rsidR="00920ED3" w:rsidRPr="00997D17" w:rsidRDefault="00920ED3" w:rsidP="00997D17">
            <w:pPr>
              <w:rPr>
                <w:color w:val="000000"/>
                <w:sz w:val="22"/>
                <w:szCs w:val="22"/>
              </w:rPr>
            </w:pPr>
            <w:r w:rsidRPr="00997D17">
              <w:rPr>
                <w:color w:val="000000"/>
                <w:sz w:val="22"/>
                <w:szCs w:val="22"/>
              </w:rPr>
              <w:t>Nishati</w:t>
            </w:r>
            <w:r w:rsidRPr="00997D17">
              <w:rPr>
                <w:color w:val="000000"/>
                <w:sz w:val="22"/>
                <w:szCs w:val="22"/>
              </w:rPr>
              <w:br/>
              <w:t>Kupungua kwa uzalishaji wa umeme wa maji; mgao wa umeme</w:t>
            </w:r>
          </w:p>
        </w:tc>
        <w:tc>
          <w:tcPr>
            <w:tcW w:w="3418" w:type="dxa"/>
          </w:tcPr>
          <w:p w14:paraId="537B5F3B" w14:textId="769F89D5" w:rsidR="00920ED3" w:rsidRPr="00997D17" w:rsidRDefault="00920ED3" w:rsidP="00997D17">
            <w:pPr>
              <w:rPr>
                <w:color w:val="000000"/>
                <w:sz w:val="22"/>
                <w:szCs w:val="22"/>
              </w:rPr>
            </w:pPr>
            <w:r w:rsidRPr="00997D17">
              <w:rPr>
                <w:color w:val="000000"/>
                <w:sz w:val="22"/>
                <w:szCs w:val="22"/>
              </w:rPr>
              <w:t>Level 1: TANESCO: monitor dam levels and plan alternative generation.</w:t>
            </w:r>
            <w:r w:rsidRPr="00997D17">
              <w:rPr>
                <w:color w:val="000000"/>
                <w:sz w:val="22"/>
                <w:szCs w:val="22"/>
              </w:rPr>
              <w:br/>
              <w:t>Level 2: TANESCO: announce rationing schedules in good time.</w:t>
            </w:r>
            <w:r w:rsidRPr="00997D17">
              <w:rPr>
                <w:color w:val="000000"/>
                <w:sz w:val="22"/>
                <w:szCs w:val="22"/>
              </w:rPr>
              <w:br/>
              <w:t>Level 3: TANESCO: give priority supply to hospitals, water pumps and essential services.</w:t>
            </w:r>
          </w:p>
        </w:tc>
        <w:tc>
          <w:tcPr>
            <w:tcW w:w="3418" w:type="dxa"/>
          </w:tcPr>
          <w:p w14:paraId="3F014030" w14:textId="6177B915" w:rsidR="00920ED3" w:rsidRPr="00997D17" w:rsidRDefault="00920ED3" w:rsidP="00997D17">
            <w:pPr>
              <w:rPr>
                <w:color w:val="000000"/>
                <w:sz w:val="22"/>
                <w:szCs w:val="22"/>
              </w:rPr>
            </w:pPr>
            <w:r w:rsidRPr="00997D17">
              <w:rPr>
                <w:color w:val="000000"/>
                <w:sz w:val="22"/>
                <w:szCs w:val="22"/>
              </w:rPr>
              <w:t>Ngazi ya 1: TANESCO: fuatilieni kina cha maji mabwawani na pangeni vyanzo mbadala vya umeme.</w:t>
            </w:r>
            <w:r w:rsidRPr="00997D17">
              <w:rPr>
                <w:color w:val="000000"/>
                <w:sz w:val="22"/>
                <w:szCs w:val="22"/>
              </w:rPr>
              <w:br/>
              <w:t>Ngazi ya 2: TANESCO: tangazeni ratiba za mgao wa umeme mapema.</w:t>
            </w:r>
            <w:r w:rsidRPr="00997D17">
              <w:rPr>
                <w:color w:val="000000"/>
                <w:sz w:val="22"/>
                <w:szCs w:val="22"/>
              </w:rPr>
              <w:br/>
              <w:t>Ngazi ya 3: TANESCO: toeni kipaumbele cha umeme kwa hospitali, pampu za maji na huduma muhimu.</w:t>
            </w:r>
          </w:p>
        </w:tc>
      </w:tr>
      <w:tr w:rsidR="00920ED3" w:rsidRPr="00997D17" w14:paraId="2FB11B62" w14:textId="77777777" w:rsidTr="00997D17">
        <w:tc>
          <w:tcPr>
            <w:tcW w:w="3417" w:type="dxa"/>
          </w:tcPr>
          <w:p w14:paraId="0D540A74" w14:textId="4904573C" w:rsidR="00920ED3" w:rsidRPr="00997D17" w:rsidRDefault="00920ED3" w:rsidP="00997D17">
            <w:pPr>
              <w:rPr>
                <w:color w:val="000000"/>
                <w:sz w:val="22"/>
                <w:szCs w:val="22"/>
              </w:rPr>
            </w:pPr>
            <w:r w:rsidRPr="00997D17">
              <w:rPr>
                <w:color w:val="000000"/>
                <w:sz w:val="22"/>
                <w:szCs w:val="22"/>
              </w:rPr>
              <w:t>Education</w:t>
            </w:r>
            <w:r w:rsidRPr="00997D17">
              <w:rPr>
                <w:color w:val="000000"/>
                <w:sz w:val="22"/>
                <w:szCs w:val="22"/>
              </w:rPr>
              <w:br/>
              <w:t>Children miss school to fetch water or because of hunger</w:t>
            </w:r>
          </w:p>
        </w:tc>
        <w:tc>
          <w:tcPr>
            <w:tcW w:w="3417" w:type="dxa"/>
          </w:tcPr>
          <w:p w14:paraId="6C21C134" w14:textId="46937542" w:rsidR="00920ED3" w:rsidRPr="00997D17" w:rsidRDefault="00920ED3" w:rsidP="00997D17">
            <w:pPr>
              <w:rPr>
                <w:color w:val="000000"/>
                <w:sz w:val="22"/>
                <w:szCs w:val="22"/>
                <w:lang w:val="sv-SE"/>
              </w:rPr>
            </w:pPr>
            <w:r w:rsidRPr="00997D17">
              <w:rPr>
                <w:color w:val="000000"/>
                <w:sz w:val="22"/>
                <w:szCs w:val="22"/>
                <w:lang w:val="sv-SE"/>
              </w:rPr>
              <w:t>Elimu</w:t>
            </w:r>
            <w:r w:rsidRPr="00997D17">
              <w:rPr>
                <w:color w:val="000000"/>
                <w:sz w:val="22"/>
                <w:szCs w:val="22"/>
                <w:lang w:val="sv-SE"/>
              </w:rPr>
              <w:br/>
              <w:t>Watoto kukosa masomo ili kutafuta maji au kutokana na njaa</w:t>
            </w:r>
          </w:p>
        </w:tc>
        <w:tc>
          <w:tcPr>
            <w:tcW w:w="3418" w:type="dxa"/>
          </w:tcPr>
          <w:p w14:paraId="65FDE984" w14:textId="65796007" w:rsidR="00920ED3" w:rsidRPr="00997D17" w:rsidRDefault="00920ED3" w:rsidP="00997D17">
            <w:pPr>
              <w:rPr>
                <w:color w:val="000000"/>
                <w:sz w:val="22"/>
                <w:szCs w:val="22"/>
              </w:rPr>
            </w:pPr>
            <w:r w:rsidRPr="00997D17">
              <w:rPr>
                <w:color w:val="000000"/>
                <w:sz w:val="22"/>
                <w:szCs w:val="22"/>
              </w:rPr>
              <w:t>Level 1: School heads: monitor attendance and report water shortages at schools.</w:t>
            </w:r>
            <w:r w:rsidRPr="00997D17">
              <w:rPr>
                <w:color w:val="000000"/>
                <w:sz w:val="22"/>
                <w:szCs w:val="22"/>
              </w:rPr>
              <w:br/>
              <w:t>Level 2: District Education Offices: work with water authorities to supply water to schools.</w:t>
            </w:r>
            <w:r w:rsidRPr="00997D17">
              <w:rPr>
                <w:color w:val="000000"/>
                <w:sz w:val="22"/>
                <w:szCs w:val="22"/>
              </w:rPr>
              <w:br/>
              <w:t>Level 3: District Education Offices and District Committees: support school feeding where approved.</w:t>
            </w:r>
          </w:p>
        </w:tc>
        <w:tc>
          <w:tcPr>
            <w:tcW w:w="3418" w:type="dxa"/>
          </w:tcPr>
          <w:p w14:paraId="58F45015" w14:textId="67B1ECAF" w:rsidR="00920ED3" w:rsidRPr="00997D17" w:rsidRDefault="00920ED3" w:rsidP="00997D17">
            <w:pPr>
              <w:rPr>
                <w:color w:val="000000"/>
                <w:sz w:val="22"/>
                <w:szCs w:val="22"/>
              </w:rPr>
            </w:pPr>
            <w:r w:rsidRPr="00997D17">
              <w:rPr>
                <w:color w:val="000000"/>
                <w:sz w:val="22"/>
                <w:szCs w:val="22"/>
              </w:rPr>
              <w:t>Ngazi ya 1: Wakuu wa shule: fuatilieni mahudhurio na toeni taarifa ya uhaba wa maji shuleni.</w:t>
            </w:r>
            <w:r w:rsidRPr="00997D17">
              <w:rPr>
                <w:color w:val="000000"/>
                <w:sz w:val="22"/>
                <w:szCs w:val="22"/>
              </w:rPr>
              <w:br/>
              <w:t>Ngazi ya 2: Ofisi za Elimu za Wilaya: shirikianeni na mamlaka za maji kupeleka maji shuleni.</w:t>
            </w:r>
            <w:r w:rsidRPr="00997D17">
              <w:rPr>
                <w:color w:val="000000"/>
                <w:sz w:val="22"/>
                <w:szCs w:val="22"/>
              </w:rPr>
              <w:br/>
              <w:t>Ngazi ya 3: Ofisi za Elimu za Wilaya na Kamati za Wilaya: saidieni chakula shuleni pale kilipoidhinishwa.</w:t>
            </w:r>
          </w:p>
        </w:tc>
      </w:tr>
      <w:tr w:rsidR="00920ED3" w:rsidRPr="00997D17" w14:paraId="7EB6F538" w14:textId="77777777" w:rsidTr="00997D17">
        <w:tc>
          <w:tcPr>
            <w:tcW w:w="3417" w:type="dxa"/>
          </w:tcPr>
          <w:p w14:paraId="38744BB4" w14:textId="2FD1EFC9" w:rsidR="00920ED3" w:rsidRPr="00997D17" w:rsidRDefault="00920ED3" w:rsidP="00997D17">
            <w:pPr>
              <w:rPr>
                <w:color w:val="000000"/>
                <w:sz w:val="22"/>
                <w:szCs w:val="22"/>
              </w:rPr>
            </w:pPr>
            <w:r w:rsidRPr="00997D17">
              <w:rPr>
                <w:color w:val="000000"/>
                <w:sz w:val="22"/>
                <w:szCs w:val="22"/>
              </w:rPr>
              <w:lastRenderedPageBreak/>
              <w:t>Trade and markets</w:t>
            </w:r>
            <w:r w:rsidRPr="00997D17">
              <w:rPr>
                <w:color w:val="000000"/>
                <w:sz w:val="22"/>
                <w:szCs w:val="22"/>
              </w:rPr>
              <w:br/>
              <w:t>Food prices rise; livestock prices fall</w:t>
            </w:r>
          </w:p>
        </w:tc>
        <w:tc>
          <w:tcPr>
            <w:tcW w:w="3417" w:type="dxa"/>
          </w:tcPr>
          <w:p w14:paraId="60890EB5" w14:textId="23E8AF50" w:rsidR="00920ED3" w:rsidRPr="00997D17" w:rsidRDefault="00920ED3" w:rsidP="00997D17">
            <w:pPr>
              <w:rPr>
                <w:color w:val="000000"/>
                <w:sz w:val="22"/>
                <w:szCs w:val="22"/>
              </w:rPr>
            </w:pPr>
            <w:r w:rsidRPr="00997D17">
              <w:rPr>
                <w:color w:val="000000"/>
                <w:sz w:val="22"/>
                <w:szCs w:val="22"/>
              </w:rPr>
              <w:t>Biashara na masoko</w:t>
            </w:r>
            <w:r w:rsidRPr="00997D17">
              <w:rPr>
                <w:color w:val="000000"/>
                <w:sz w:val="22"/>
                <w:szCs w:val="22"/>
              </w:rPr>
              <w:br/>
              <w:t>Bei za vyakula kupanda; bei za mifugo kushuka</w:t>
            </w:r>
          </w:p>
        </w:tc>
        <w:tc>
          <w:tcPr>
            <w:tcW w:w="3418" w:type="dxa"/>
          </w:tcPr>
          <w:p w14:paraId="05061930" w14:textId="309A59DE" w:rsidR="00920ED3" w:rsidRPr="00997D17" w:rsidRDefault="00920ED3" w:rsidP="00997D17">
            <w:pPr>
              <w:rPr>
                <w:color w:val="000000"/>
                <w:sz w:val="22"/>
                <w:szCs w:val="22"/>
              </w:rPr>
            </w:pPr>
            <w:r w:rsidRPr="00997D17">
              <w:rPr>
                <w:color w:val="000000"/>
                <w:sz w:val="22"/>
                <w:szCs w:val="22"/>
              </w:rPr>
              <w:t>Level 1: District Committees: monitor food and livestock prices in markets.</w:t>
            </w:r>
            <w:r w:rsidRPr="00997D17">
              <w:rPr>
                <w:color w:val="000000"/>
                <w:sz w:val="22"/>
                <w:szCs w:val="22"/>
              </w:rPr>
              <w:br/>
              <w:t>Level 2: Traders: please avoid hoarding food.</w:t>
            </w:r>
            <w:r w:rsidRPr="00997D17">
              <w:rPr>
                <w:color w:val="000000"/>
                <w:sz w:val="22"/>
                <w:szCs w:val="22"/>
              </w:rPr>
              <w:br/>
              <w:t>Level 3: District Committees: report price rises and hoarding to the Regional Committee.</w:t>
            </w:r>
          </w:p>
        </w:tc>
        <w:tc>
          <w:tcPr>
            <w:tcW w:w="3418" w:type="dxa"/>
          </w:tcPr>
          <w:p w14:paraId="5600FB56" w14:textId="2C767044" w:rsidR="00920ED3" w:rsidRPr="00997D17" w:rsidRDefault="00920ED3" w:rsidP="00997D17">
            <w:pPr>
              <w:rPr>
                <w:color w:val="000000"/>
                <w:sz w:val="22"/>
                <w:szCs w:val="22"/>
              </w:rPr>
            </w:pPr>
            <w:r w:rsidRPr="00997D17">
              <w:rPr>
                <w:color w:val="000000"/>
                <w:sz w:val="22"/>
                <w:szCs w:val="22"/>
              </w:rPr>
              <w:t>Ngazi ya 1: Kamati za Wilaya: fuatilieni bei za vyakula na mifugo masokoni.</w:t>
            </w:r>
            <w:r w:rsidRPr="00997D17">
              <w:rPr>
                <w:color w:val="000000"/>
                <w:sz w:val="22"/>
                <w:szCs w:val="22"/>
              </w:rPr>
              <w:br/>
              <w:t>Ngazi ya 2: Wafanyabiashara: tafadhali epukeni kulimbikiza vyakula.</w:t>
            </w:r>
            <w:r w:rsidRPr="00997D17">
              <w:rPr>
                <w:color w:val="000000"/>
                <w:sz w:val="22"/>
                <w:szCs w:val="22"/>
              </w:rPr>
              <w:br/>
              <w:t>Ngazi ya 3: Kamati za Wilaya: toeni taarifa ya kupanda kwa bei na ulimbikizaji kwa Kamati ya Mkoa.</w:t>
            </w:r>
          </w:p>
        </w:tc>
      </w:tr>
      <w:tr w:rsidR="00920ED3" w:rsidRPr="00997D17" w14:paraId="4E1B92C6" w14:textId="77777777" w:rsidTr="00997D17">
        <w:tc>
          <w:tcPr>
            <w:tcW w:w="3417" w:type="dxa"/>
          </w:tcPr>
          <w:p w14:paraId="4BEA6386" w14:textId="56BDB9A4" w:rsidR="00920ED3" w:rsidRPr="00997D17" w:rsidRDefault="00920ED3" w:rsidP="00997D17">
            <w:pPr>
              <w:rPr>
                <w:color w:val="000000"/>
                <w:sz w:val="22"/>
                <w:szCs w:val="22"/>
              </w:rPr>
            </w:pPr>
            <w:r w:rsidRPr="00997D17">
              <w:rPr>
                <w:color w:val="000000"/>
                <w:sz w:val="22"/>
                <w:szCs w:val="22"/>
              </w:rPr>
              <w:t>Wildlife and protected areas</w:t>
            </w:r>
            <w:r w:rsidRPr="00997D17">
              <w:rPr>
                <w:color w:val="000000"/>
                <w:sz w:val="22"/>
                <w:szCs w:val="22"/>
              </w:rPr>
              <w:br/>
              <w:t>Herds enter parks; human–wildlife conflict increases</w:t>
            </w:r>
          </w:p>
        </w:tc>
        <w:tc>
          <w:tcPr>
            <w:tcW w:w="3417" w:type="dxa"/>
          </w:tcPr>
          <w:p w14:paraId="79F8E105" w14:textId="4787B9B8" w:rsidR="00920ED3" w:rsidRPr="00997D17" w:rsidRDefault="00920ED3" w:rsidP="00997D17">
            <w:pPr>
              <w:rPr>
                <w:color w:val="000000"/>
                <w:sz w:val="22"/>
                <w:szCs w:val="22"/>
              </w:rPr>
            </w:pPr>
            <w:r w:rsidRPr="00997D17">
              <w:rPr>
                <w:color w:val="000000"/>
                <w:sz w:val="22"/>
                <w:szCs w:val="22"/>
              </w:rPr>
              <w:t>Wanyamapori na maeneo ya hifadhi</w:t>
            </w:r>
            <w:r w:rsidRPr="00997D17">
              <w:rPr>
                <w:color w:val="000000"/>
                <w:sz w:val="22"/>
                <w:szCs w:val="22"/>
              </w:rPr>
              <w:br/>
              <w:t>Mifugo kuingia hifadhini; migogoro kati ya binadamu na wanyamapori kuongezeka</w:t>
            </w:r>
          </w:p>
        </w:tc>
        <w:tc>
          <w:tcPr>
            <w:tcW w:w="3418" w:type="dxa"/>
          </w:tcPr>
          <w:p w14:paraId="5BDD78BF" w14:textId="5E9BB5E1" w:rsidR="00920ED3" w:rsidRPr="00997D17" w:rsidRDefault="00920ED3" w:rsidP="00997D17">
            <w:pPr>
              <w:rPr>
                <w:color w:val="000000"/>
                <w:sz w:val="22"/>
                <w:szCs w:val="22"/>
              </w:rPr>
            </w:pPr>
            <w:r w:rsidRPr="00997D17">
              <w:rPr>
                <w:color w:val="000000"/>
                <w:sz w:val="22"/>
                <w:szCs w:val="22"/>
              </w:rPr>
              <w:t>Level 1: TAWA and TANAPA: brief villages near protected areas on rules and risks.</w:t>
            </w:r>
            <w:r w:rsidRPr="00997D17">
              <w:rPr>
                <w:color w:val="000000"/>
                <w:sz w:val="22"/>
                <w:szCs w:val="22"/>
              </w:rPr>
              <w:br/>
              <w:t>Level 2: District Committees, TAWA and TANAPA: agree temporary grazing areas outside protected areas.</w:t>
            </w:r>
            <w:r w:rsidRPr="00997D17">
              <w:rPr>
                <w:color w:val="000000"/>
                <w:sz w:val="22"/>
                <w:szCs w:val="22"/>
              </w:rPr>
              <w:br/>
              <w:t>Level 3: TAWA and TANAPA: respond to wildlife conflict and manage water points shared with wildlife.</w:t>
            </w:r>
          </w:p>
        </w:tc>
        <w:tc>
          <w:tcPr>
            <w:tcW w:w="3418" w:type="dxa"/>
          </w:tcPr>
          <w:p w14:paraId="5A6E2202" w14:textId="30AE98D0" w:rsidR="00920ED3" w:rsidRPr="00997D17" w:rsidRDefault="00920ED3" w:rsidP="00997D17">
            <w:pPr>
              <w:rPr>
                <w:color w:val="000000"/>
                <w:sz w:val="22"/>
                <w:szCs w:val="22"/>
              </w:rPr>
            </w:pPr>
            <w:r w:rsidRPr="00997D17">
              <w:rPr>
                <w:color w:val="000000"/>
                <w:sz w:val="22"/>
                <w:szCs w:val="22"/>
              </w:rPr>
              <w:t>Ngazi ya 1: TAWA na TANAPA: wapeni vijiji vilivyo karibu na hifadhi taarifa kuhusu kanuni na hatari.</w:t>
            </w:r>
            <w:r w:rsidRPr="00997D17">
              <w:rPr>
                <w:color w:val="000000"/>
                <w:sz w:val="22"/>
                <w:szCs w:val="22"/>
              </w:rPr>
              <w:br/>
              <w:t>Ngazi ya 2: Kamati za Wilaya, TAWA na TANAPA: kubalianeni maeneo ya muda ya malisho nje ya hifadhi.</w:t>
            </w:r>
            <w:r w:rsidRPr="00997D17">
              <w:rPr>
                <w:color w:val="000000"/>
                <w:sz w:val="22"/>
                <w:szCs w:val="22"/>
              </w:rPr>
              <w:br/>
              <w:t>Ngazi ya 3: TAWA na TANAPA: shughulikieni migogoro na wanyamapori na simamieni vituo vya maji vinavyotumiwa pamoja na wanyamapori.</w:t>
            </w:r>
          </w:p>
        </w:tc>
      </w:tr>
      <w:tr w:rsidR="00920ED3" w:rsidRPr="00997D17" w14:paraId="4BDBF982" w14:textId="77777777" w:rsidTr="00997D17">
        <w:tc>
          <w:tcPr>
            <w:tcW w:w="3417" w:type="dxa"/>
          </w:tcPr>
          <w:p w14:paraId="12DA8CED" w14:textId="35292DF8" w:rsidR="00920ED3" w:rsidRPr="00997D17" w:rsidRDefault="00920ED3" w:rsidP="00997D17">
            <w:pPr>
              <w:rPr>
                <w:color w:val="000000"/>
                <w:sz w:val="22"/>
                <w:szCs w:val="22"/>
              </w:rPr>
            </w:pPr>
            <w:r w:rsidRPr="00997D17">
              <w:rPr>
                <w:color w:val="000000"/>
                <w:sz w:val="22"/>
                <w:szCs w:val="22"/>
              </w:rPr>
              <w:t>Community safety and social welfare</w:t>
            </w:r>
            <w:r w:rsidRPr="00997D17">
              <w:rPr>
                <w:color w:val="000000"/>
                <w:sz w:val="22"/>
                <w:szCs w:val="22"/>
              </w:rPr>
              <w:br/>
              <w:t>Farmer–herder disputes; families migrate in search of water and food</w:t>
            </w:r>
          </w:p>
        </w:tc>
        <w:tc>
          <w:tcPr>
            <w:tcW w:w="3417" w:type="dxa"/>
          </w:tcPr>
          <w:p w14:paraId="655D0F27" w14:textId="07D544BC" w:rsidR="00920ED3" w:rsidRPr="00997D17" w:rsidRDefault="00920ED3" w:rsidP="00997D17">
            <w:pPr>
              <w:rPr>
                <w:color w:val="000000"/>
                <w:sz w:val="22"/>
                <w:szCs w:val="22"/>
              </w:rPr>
            </w:pPr>
            <w:r w:rsidRPr="00997D17">
              <w:rPr>
                <w:color w:val="000000"/>
                <w:sz w:val="22"/>
                <w:szCs w:val="22"/>
              </w:rPr>
              <w:t>Usalama wa jamii na ustawi wa jamii</w:t>
            </w:r>
            <w:r w:rsidRPr="00997D17">
              <w:rPr>
                <w:color w:val="000000"/>
                <w:sz w:val="22"/>
                <w:szCs w:val="22"/>
              </w:rPr>
              <w:br/>
              <w:t>Migogoro kati ya wakulima na wafugaji; familia kuhama kutafuta maji na chakula</w:t>
            </w:r>
          </w:p>
        </w:tc>
        <w:tc>
          <w:tcPr>
            <w:tcW w:w="3418" w:type="dxa"/>
          </w:tcPr>
          <w:p w14:paraId="3E1B27B4" w14:textId="60705CD7" w:rsidR="00920ED3" w:rsidRPr="00997D17" w:rsidRDefault="00920ED3" w:rsidP="00997D17">
            <w:pPr>
              <w:rPr>
                <w:color w:val="000000"/>
                <w:sz w:val="22"/>
                <w:szCs w:val="22"/>
              </w:rPr>
            </w:pPr>
            <w:r w:rsidRPr="00997D17">
              <w:rPr>
                <w:color w:val="000000"/>
                <w:sz w:val="22"/>
                <w:szCs w:val="22"/>
              </w:rPr>
              <w:t>Level 1: Village leaders: agree water and grazing arrangements between farmers and herders.</w:t>
            </w:r>
            <w:r w:rsidRPr="00997D17">
              <w:rPr>
                <w:color w:val="000000"/>
                <w:sz w:val="22"/>
                <w:szCs w:val="22"/>
              </w:rPr>
              <w:br/>
              <w:t>Level 2: Ward and Village Committees: resolve disputes early with the support of the Police.</w:t>
            </w:r>
            <w:r w:rsidRPr="00997D17">
              <w:rPr>
                <w:color w:val="000000"/>
                <w:sz w:val="22"/>
                <w:szCs w:val="22"/>
              </w:rPr>
              <w:br/>
              <w:t>Level 3: District Committees and social welfare officers: set up reception points and protect women, children and older persons on the move.</w:t>
            </w:r>
          </w:p>
        </w:tc>
        <w:tc>
          <w:tcPr>
            <w:tcW w:w="3418" w:type="dxa"/>
          </w:tcPr>
          <w:p w14:paraId="32CF0ABE" w14:textId="7E599AA1" w:rsidR="00920ED3" w:rsidRPr="00997D17" w:rsidRDefault="00920ED3" w:rsidP="00997D17">
            <w:pPr>
              <w:rPr>
                <w:color w:val="000000"/>
                <w:sz w:val="22"/>
                <w:szCs w:val="22"/>
              </w:rPr>
            </w:pPr>
            <w:r w:rsidRPr="00997D17">
              <w:rPr>
                <w:color w:val="000000"/>
                <w:sz w:val="22"/>
                <w:szCs w:val="22"/>
              </w:rPr>
              <w:t>Ngazi ya 1: Viongozi wa Vijiji: kubalianeni utaratibu wa maji na malisho kati ya wakulima na wafugaji.</w:t>
            </w:r>
            <w:r w:rsidRPr="00997D17">
              <w:rPr>
                <w:color w:val="000000"/>
                <w:sz w:val="22"/>
                <w:szCs w:val="22"/>
              </w:rPr>
              <w:br/>
              <w:t>Ngazi ya 2: Kamati za Kata na Vijiji: tatueni migogoro mapema kwa msaada wa Polisi.</w:t>
            </w:r>
            <w:r w:rsidRPr="00997D17">
              <w:rPr>
                <w:color w:val="000000"/>
                <w:sz w:val="22"/>
                <w:szCs w:val="22"/>
              </w:rPr>
              <w:br/>
              <w:t>Ngazi ya 3: Kamati za Wilaya na maafisa ustawi wa jamii: anzisheni vituo vya mapokezi na walindeni wanawake, watoto na wazee wanaohama.</w:t>
            </w:r>
          </w:p>
        </w:tc>
      </w:tr>
      <w:tr w:rsidR="00920ED3" w:rsidRPr="00997D17" w14:paraId="33CA3430" w14:textId="77777777" w:rsidTr="00997D17">
        <w:tc>
          <w:tcPr>
            <w:tcW w:w="3417" w:type="dxa"/>
          </w:tcPr>
          <w:p w14:paraId="50FFCBF0" w14:textId="4E8E177C" w:rsidR="00920ED3" w:rsidRPr="00997D17" w:rsidRDefault="00920ED3" w:rsidP="00997D17">
            <w:pPr>
              <w:rPr>
                <w:color w:val="000000"/>
                <w:sz w:val="22"/>
                <w:szCs w:val="22"/>
              </w:rPr>
            </w:pPr>
            <w:r w:rsidRPr="00997D17">
              <w:rPr>
                <w:color w:val="000000"/>
                <w:sz w:val="22"/>
                <w:szCs w:val="22"/>
              </w:rPr>
              <w:t>Environment and forests</w:t>
            </w:r>
            <w:r w:rsidRPr="00997D17">
              <w:rPr>
                <w:color w:val="000000"/>
                <w:sz w:val="22"/>
                <w:szCs w:val="22"/>
              </w:rPr>
              <w:br/>
              <w:t xml:space="preserve">Dry vegetation increases wildfire </w:t>
            </w:r>
            <w:r w:rsidRPr="00997D17">
              <w:rPr>
                <w:color w:val="000000"/>
                <w:sz w:val="22"/>
                <w:szCs w:val="22"/>
              </w:rPr>
              <w:lastRenderedPageBreak/>
              <w:t>risk; more charcoal making and tree cutting</w:t>
            </w:r>
          </w:p>
        </w:tc>
        <w:tc>
          <w:tcPr>
            <w:tcW w:w="3417" w:type="dxa"/>
          </w:tcPr>
          <w:p w14:paraId="003F9C9E" w14:textId="3C27D9C5" w:rsidR="00920ED3" w:rsidRPr="00997D17" w:rsidRDefault="00920ED3" w:rsidP="00997D17">
            <w:pPr>
              <w:rPr>
                <w:color w:val="000000"/>
                <w:sz w:val="22"/>
                <w:szCs w:val="22"/>
              </w:rPr>
            </w:pPr>
            <w:r w:rsidRPr="00997D17">
              <w:rPr>
                <w:color w:val="000000"/>
                <w:sz w:val="22"/>
                <w:szCs w:val="22"/>
              </w:rPr>
              <w:lastRenderedPageBreak/>
              <w:t>Mazingira na misitu</w:t>
            </w:r>
            <w:r w:rsidRPr="00997D17">
              <w:rPr>
                <w:color w:val="000000"/>
                <w:sz w:val="22"/>
                <w:szCs w:val="22"/>
              </w:rPr>
              <w:br/>
              <w:t xml:space="preserve">Uoto mkavu kuongeza hatari ya </w:t>
            </w:r>
            <w:r w:rsidRPr="00997D17">
              <w:rPr>
                <w:color w:val="000000"/>
                <w:sz w:val="22"/>
                <w:szCs w:val="22"/>
              </w:rPr>
              <w:lastRenderedPageBreak/>
              <w:t>moto; kuongezeka kwa utengenezaji mkaa na ukataji miti</w:t>
            </w:r>
          </w:p>
        </w:tc>
        <w:tc>
          <w:tcPr>
            <w:tcW w:w="3418" w:type="dxa"/>
          </w:tcPr>
          <w:p w14:paraId="2368187D" w14:textId="5FDA3FB8" w:rsidR="00920ED3" w:rsidRPr="00997D17" w:rsidRDefault="00920ED3" w:rsidP="00997D17">
            <w:pPr>
              <w:rPr>
                <w:color w:val="000000"/>
                <w:sz w:val="22"/>
                <w:szCs w:val="22"/>
              </w:rPr>
            </w:pPr>
            <w:r w:rsidRPr="00997D17">
              <w:rPr>
                <w:color w:val="000000"/>
                <w:sz w:val="22"/>
                <w:szCs w:val="22"/>
              </w:rPr>
              <w:lastRenderedPageBreak/>
              <w:t xml:space="preserve">Level 1: TFS and Local Government Authorities: enforce </w:t>
            </w:r>
            <w:r w:rsidRPr="00997D17">
              <w:rPr>
                <w:color w:val="000000"/>
                <w:sz w:val="22"/>
                <w:szCs w:val="22"/>
              </w:rPr>
              <w:lastRenderedPageBreak/>
              <w:t>by-laws on burning and tree cutting.</w:t>
            </w:r>
            <w:r w:rsidRPr="00997D17">
              <w:rPr>
                <w:color w:val="000000"/>
                <w:sz w:val="22"/>
                <w:szCs w:val="22"/>
              </w:rPr>
              <w:br/>
              <w:t>Level 2: TFS: strengthen fire patrols in forest reserves.</w:t>
            </w:r>
            <w:r w:rsidRPr="00997D17">
              <w:rPr>
                <w:color w:val="000000"/>
                <w:sz w:val="22"/>
                <w:szCs w:val="22"/>
              </w:rPr>
              <w:br/>
              <w:t>Level 3: TFS and District Committees: respond to fires and protect water catchments.</w:t>
            </w:r>
          </w:p>
        </w:tc>
        <w:tc>
          <w:tcPr>
            <w:tcW w:w="3418" w:type="dxa"/>
          </w:tcPr>
          <w:p w14:paraId="6B804B00" w14:textId="5DF8F005" w:rsidR="00920ED3" w:rsidRPr="00997D17" w:rsidRDefault="00920ED3" w:rsidP="00997D17">
            <w:pPr>
              <w:rPr>
                <w:color w:val="000000"/>
                <w:sz w:val="22"/>
                <w:szCs w:val="22"/>
              </w:rPr>
            </w:pPr>
            <w:r w:rsidRPr="00997D17">
              <w:rPr>
                <w:color w:val="000000"/>
                <w:sz w:val="22"/>
                <w:szCs w:val="22"/>
              </w:rPr>
              <w:lastRenderedPageBreak/>
              <w:t xml:space="preserve">Ngazi ya 1: TFS na Mamlaka za Serikali za Mitaa: simamieni </w:t>
            </w:r>
            <w:r w:rsidRPr="00997D17">
              <w:rPr>
                <w:color w:val="000000"/>
                <w:sz w:val="22"/>
                <w:szCs w:val="22"/>
              </w:rPr>
              <w:lastRenderedPageBreak/>
              <w:t>sheria ndogo kuhusu uchomaji moto na ukataji miti.</w:t>
            </w:r>
            <w:r w:rsidRPr="00997D17">
              <w:rPr>
                <w:color w:val="000000"/>
                <w:sz w:val="22"/>
                <w:szCs w:val="22"/>
              </w:rPr>
              <w:br/>
              <w:t>Ngazi ya 2: TFS: imarisheni doria za moto katika hifadhi za misitu.</w:t>
            </w:r>
            <w:r w:rsidRPr="00997D17">
              <w:rPr>
                <w:color w:val="000000"/>
                <w:sz w:val="22"/>
                <w:szCs w:val="22"/>
              </w:rPr>
              <w:br/>
              <w:t>Ngazi ya 3: TFS na Kamati za Wilaya: kabilianeni na mioto na lindeni vyanzo vya maji.</w:t>
            </w:r>
          </w:p>
        </w:tc>
      </w:tr>
    </w:tbl>
    <w:p w14:paraId="3477355F" w14:textId="27A25204" w:rsidR="004D7E9C" w:rsidRPr="00997D17" w:rsidRDefault="0088192A" w:rsidP="0088192A">
      <w:pPr>
        <w:pStyle w:val="Strong1"/>
        <w:jc w:val="both"/>
        <w:rPr>
          <w:b w:val="0"/>
          <w:bCs w:val="0"/>
          <w:sz w:val="22"/>
          <w:szCs w:val="22"/>
        </w:rPr>
      </w:pPr>
      <w:r w:rsidRPr="00997D17">
        <w:rPr>
          <w:b w:val="0"/>
          <w:bCs w:val="0"/>
          <w:sz w:val="22"/>
          <w:szCs w:val="22"/>
        </w:rPr>
        <w:lastRenderedPageBreak/>
        <w:t xml:space="preserve">8.0 </w:t>
      </w:r>
      <w:r w:rsidR="004D7E9C" w:rsidRPr="00997D17">
        <w:rPr>
          <w:b w:val="0"/>
          <w:bCs w:val="0"/>
          <w:sz w:val="22"/>
          <w:szCs w:val="22"/>
        </w:rPr>
        <w:t xml:space="preserve">EARTHQUAKE AND TSUNAMI </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4D7E9C" w:rsidRPr="00997D17" w14:paraId="413E1B16" w14:textId="77777777" w:rsidTr="0088192A">
        <w:trPr>
          <w:trHeight w:val="84"/>
        </w:trPr>
        <w:tc>
          <w:tcPr>
            <w:tcW w:w="456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5C475567" w14:textId="77777777" w:rsidR="004D7E9C" w:rsidRPr="00997D17" w:rsidRDefault="004D7E9C" w:rsidP="000359A0">
            <w:pPr>
              <w:jc w:val="both"/>
              <w:rPr>
                <w:sz w:val="22"/>
                <w:szCs w:val="22"/>
              </w:rPr>
            </w:pPr>
            <w:r w:rsidRPr="00997D17">
              <w:rPr>
                <w:sz w:val="22"/>
                <w:szCs w:val="22"/>
              </w:rPr>
              <w:t>ADVISORY</w:t>
            </w:r>
          </w:p>
        </w:tc>
        <w:tc>
          <w:tcPr>
            <w:tcW w:w="684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37A42CBB" w14:textId="77777777" w:rsidR="004D7E9C" w:rsidRPr="00997D17" w:rsidRDefault="004D7E9C" w:rsidP="000359A0">
            <w:pPr>
              <w:jc w:val="both"/>
              <w:rPr>
                <w:sz w:val="22"/>
                <w:szCs w:val="22"/>
              </w:rPr>
            </w:pPr>
            <w:r w:rsidRPr="00997D17">
              <w:rPr>
                <w:sz w:val="22"/>
                <w:szCs w:val="22"/>
              </w:rPr>
              <w:t>BE PREPARED</w:t>
            </w:r>
          </w:p>
        </w:tc>
        <w:tc>
          <w:tcPr>
            <w:tcW w:w="228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3054D362" w14:textId="77777777" w:rsidR="004D7E9C" w:rsidRPr="00997D17" w:rsidRDefault="004D7E9C" w:rsidP="000359A0">
            <w:pPr>
              <w:jc w:val="both"/>
              <w:rPr>
                <w:sz w:val="22"/>
                <w:szCs w:val="22"/>
              </w:rPr>
            </w:pPr>
            <w:r w:rsidRPr="00997D17">
              <w:rPr>
                <w:sz w:val="22"/>
                <w:szCs w:val="22"/>
              </w:rPr>
              <w:t>LEVEL 1</w:t>
            </w:r>
          </w:p>
        </w:tc>
      </w:tr>
    </w:tbl>
    <w:p w14:paraId="06A1F596" w14:textId="77777777" w:rsidR="004D7E9C" w:rsidRPr="00997D17" w:rsidRDefault="004D7E9C" w:rsidP="000359A0">
      <w:pPr>
        <w:jc w:val="both"/>
        <w:rPr>
          <w:sz w:val="22"/>
          <w:szCs w:val="22"/>
        </w:rPr>
      </w:pPr>
    </w:p>
    <w:p w14:paraId="42DCA743" w14:textId="77777777" w:rsidR="004D7E9C" w:rsidRPr="00997D17" w:rsidRDefault="004D7E9C"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4D7E9C" w:rsidRPr="00997D17" w14:paraId="79F05F42"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6098298" w14:textId="77777777" w:rsidR="004D7E9C" w:rsidRPr="00997D17" w:rsidRDefault="004D7E9C" w:rsidP="000359A0">
            <w:pPr>
              <w:jc w:val="both"/>
              <w:rPr>
                <w:sz w:val="22"/>
                <w:szCs w:val="22"/>
              </w:rPr>
            </w:pPr>
            <w:r w:rsidRPr="00997D17">
              <w:rPr>
                <w:sz w:val="22"/>
                <w:szCs w:val="22"/>
              </w:rPr>
              <w:lastRenderedPageBreak/>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5E3BF1C" w14:textId="77777777" w:rsidR="004D7E9C" w:rsidRPr="00997D17" w:rsidRDefault="004D7E9C"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D27705D" w14:textId="2CEE0563" w:rsidR="004D7E9C" w:rsidRPr="00997D17" w:rsidRDefault="004D7E9C"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D0E5570" w14:textId="487CF666" w:rsidR="004D7E9C" w:rsidRPr="00997D17" w:rsidRDefault="004D7E9C" w:rsidP="000359A0">
            <w:pPr>
              <w:jc w:val="both"/>
              <w:rPr>
                <w:sz w:val="22"/>
                <w:szCs w:val="22"/>
              </w:rPr>
            </w:pPr>
            <w:r w:rsidRPr="00997D17">
              <w:rPr>
                <w:sz w:val="22"/>
                <w:szCs w:val="22"/>
              </w:rPr>
              <w:t>HATUA (SW)</w:t>
            </w:r>
          </w:p>
        </w:tc>
      </w:tr>
      <w:tr w:rsidR="004D7E9C" w:rsidRPr="00997D17" w14:paraId="3D10FF2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5836250" w14:textId="7D0592A6" w:rsidR="004D7E9C" w:rsidRPr="00997D17" w:rsidRDefault="005F3A13">
            <w:pPr>
              <w:pStyle w:val="ListParagraph"/>
              <w:numPr>
                <w:ilvl w:val="0"/>
                <w:numId w:val="34"/>
              </w:numPr>
              <w:jc w:val="both"/>
              <w:rPr>
                <w:sz w:val="22"/>
                <w:szCs w:val="22"/>
              </w:rPr>
            </w:pPr>
            <w:r w:rsidRPr="00997D17">
              <w:rPr>
                <w:sz w:val="22"/>
                <w:szCs w:val="22"/>
              </w:rPr>
              <w:t>Increased earthquake activity or minor tremors reported in known fault zones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C5F49F0" w14:textId="59D7E436" w:rsidR="004D7E9C" w:rsidRPr="00997D17" w:rsidRDefault="005F3A13">
            <w:pPr>
              <w:pStyle w:val="ListParagraph"/>
              <w:numPr>
                <w:ilvl w:val="0"/>
                <w:numId w:val="34"/>
              </w:numPr>
              <w:jc w:val="both"/>
              <w:rPr>
                <w:sz w:val="22"/>
                <w:szCs w:val="22"/>
              </w:rPr>
            </w:pPr>
            <w:r w:rsidRPr="00997D17">
              <w:rPr>
                <w:sz w:val="22"/>
                <w:szCs w:val="22"/>
              </w:rPr>
              <w:t>Kuongezeka kwa matetemeko madogo katika maeneo yanayojulikana kuwa na mipasuko ya ardhi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A462D7" w14:textId="4A5AD9D6" w:rsidR="004D7E9C" w:rsidRPr="00997D17" w:rsidRDefault="005F3A13">
            <w:pPr>
              <w:pStyle w:val="ListParagraph"/>
              <w:numPr>
                <w:ilvl w:val="0"/>
                <w:numId w:val="34"/>
              </w:numPr>
              <w:jc w:val="both"/>
              <w:rPr>
                <w:sz w:val="22"/>
                <w:szCs w:val="22"/>
              </w:rPr>
            </w:pPr>
            <w:r w:rsidRPr="00997D17">
              <w:rPr>
                <w:sz w:val="22"/>
                <w:szCs w:val="22"/>
              </w:rPr>
              <w:t>Please follow official information from the Geological Survey of Tanzania (GST), TMA and Disaster Management Committees.</w:t>
            </w:r>
          </w:p>
          <w:p w14:paraId="2370A641" w14:textId="6520B942" w:rsidR="004D7E9C" w:rsidRPr="00997D17" w:rsidRDefault="00FE0A4D">
            <w:pPr>
              <w:pStyle w:val="ListParagraph"/>
              <w:numPr>
                <w:ilvl w:val="0"/>
                <w:numId w:val="34"/>
              </w:numPr>
              <w:jc w:val="both"/>
              <w:rPr>
                <w:sz w:val="22"/>
                <w:szCs w:val="22"/>
              </w:rPr>
            </w:pPr>
            <w:ins w:id="57" w:author="Bonephace Kaijage" w:date="2026-10-14T06:22:00Z" w16du:dateUtc="2026-10-14T04:22:00Z">
              <w:r>
                <w:rPr>
                  <w:sz w:val="22"/>
                  <w:szCs w:val="22"/>
                </w:rPr>
                <w:t>Households: agree together where the safe spots are in each room — away from windows and heavy objects — and practise getting to them, including with anyone who cannot move quickly.</w:t>
              </w:r>
            </w:ins>
            <w:del w:id="58" w:author="Bonephace Kaijage" w:date="2026-10-14T06:22:00Z" w16du:dateUtc="2026-10-14T04:22:00Z">
              <w:r w:rsidR="005F3A13" w:rsidRPr="00997D17" w:rsidDel="00FE0A4D">
                <w:rPr>
                  <w:sz w:val="22"/>
                  <w:szCs w:val="22"/>
                </w:rPr>
                <w:delText>Households: identify safe spots in each room, away from windows and heavy objects.</w:delText>
              </w:r>
            </w:del>
          </w:p>
          <w:p w14:paraId="33A6BE6A" w14:textId="3393D07D" w:rsidR="004D7E9C" w:rsidRPr="00997D17" w:rsidRDefault="005F3A13">
            <w:pPr>
              <w:pStyle w:val="ListParagraph"/>
              <w:numPr>
                <w:ilvl w:val="0"/>
                <w:numId w:val="34"/>
              </w:numPr>
              <w:jc w:val="both"/>
              <w:rPr>
                <w:sz w:val="22"/>
                <w:szCs w:val="22"/>
              </w:rPr>
            </w:pPr>
            <w:r w:rsidRPr="00997D17">
              <w:rPr>
                <w:sz w:val="22"/>
                <w:szCs w:val="22"/>
              </w:rPr>
              <w:t>Village/Mtaa and Ward Disaster Management Committees: review earthquake contingency plans and update the list of people with special needs.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E3C832" w14:textId="48B216A3" w:rsidR="004D7E9C" w:rsidRPr="00997D17" w:rsidRDefault="005F3A13">
            <w:pPr>
              <w:pStyle w:val="ListParagraph"/>
              <w:numPr>
                <w:ilvl w:val="0"/>
                <w:numId w:val="34"/>
              </w:numPr>
              <w:jc w:val="both"/>
              <w:rPr>
                <w:sz w:val="22"/>
                <w:szCs w:val="22"/>
              </w:rPr>
            </w:pPr>
            <w:r w:rsidRPr="00997D17">
              <w:rPr>
                <w:sz w:val="22"/>
                <w:szCs w:val="22"/>
              </w:rPr>
              <w:t>Tafadhali fuatilieni taarifa rasmi za Wakala wa Jiolojia na Utafiti wa Madini Tanzania (GST), TMA na Kamati za Usimamizi wa Maafa.</w:t>
            </w:r>
          </w:p>
          <w:p w14:paraId="2383D7EB" w14:textId="7A516371" w:rsidR="004D7E9C" w:rsidRPr="00997D17" w:rsidRDefault="005F3A13">
            <w:pPr>
              <w:pStyle w:val="ListParagraph"/>
              <w:numPr>
                <w:ilvl w:val="0"/>
                <w:numId w:val="34"/>
              </w:numPr>
              <w:jc w:val="both"/>
              <w:rPr>
                <w:sz w:val="22"/>
                <w:szCs w:val="22"/>
              </w:rPr>
            </w:pPr>
            <w:r w:rsidRPr="00997D17">
              <w:rPr>
                <w:sz w:val="22"/>
                <w:szCs w:val="22"/>
              </w:rPr>
              <w:t>Kaya: bainisheni sehemu salama katika kila chumba, mbali na madirisha na vitu vizito.</w:t>
            </w:r>
          </w:p>
          <w:p w14:paraId="13FF1D3A" w14:textId="62432ACF" w:rsidR="004D7E9C" w:rsidRPr="00997D17" w:rsidRDefault="005F3A13">
            <w:pPr>
              <w:pStyle w:val="ListParagraph"/>
              <w:numPr>
                <w:ilvl w:val="0"/>
                <w:numId w:val="34"/>
              </w:numPr>
              <w:jc w:val="both"/>
              <w:rPr>
                <w:sz w:val="22"/>
                <w:szCs w:val="22"/>
              </w:rPr>
            </w:pPr>
            <w:r w:rsidRPr="00997D17">
              <w:rPr>
                <w:sz w:val="22"/>
                <w:szCs w:val="22"/>
              </w:rPr>
              <w:t>Kamati za Usimamizi wa Maafa za Vijiji/Mitaa na Kata: pitieni mipango ya dharura ya tetemeko na boresheni orodha ya watu wenye mahitaji maalum.</w:t>
            </w:r>
          </w:p>
        </w:tc>
      </w:tr>
      <w:tr w:rsidR="004D7E9C" w:rsidRPr="000343A2" w14:paraId="5035091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196724" w14:textId="45CE2E27" w:rsidR="004D7E9C" w:rsidRPr="00997D17" w:rsidRDefault="005F3A13">
            <w:pPr>
              <w:pStyle w:val="ListParagraph"/>
              <w:numPr>
                <w:ilvl w:val="0"/>
                <w:numId w:val="34"/>
              </w:numPr>
              <w:jc w:val="both"/>
              <w:rPr>
                <w:sz w:val="22"/>
                <w:szCs w:val="22"/>
              </w:rPr>
            </w:pPr>
            <w:r w:rsidRPr="00997D17">
              <w:rPr>
                <w:sz w:val="22"/>
                <w:szCs w:val="22"/>
              </w:rPr>
              <w:t>Tsunami watch after a large earthquake elsewhere in the Indian Ocean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996A019" w14:textId="0DA94298" w:rsidR="004D7E9C" w:rsidRPr="00997D17" w:rsidRDefault="005F3A13">
            <w:pPr>
              <w:pStyle w:val="ListParagraph"/>
              <w:numPr>
                <w:ilvl w:val="0"/>
                <w:numId w:val="34"/>
              </w:numPr>
              <w:jc w:val="both"/>
              <w:rPr>
                <w:sz w:val="22"/>
                <w:szCs w:val="22"/>
              </w:rPr>
            </w:pPr>
            <w:r w:rsidRPr="00997D17">
              <w:rPr>
                <w:sz w:val="22"/>
                <w:szCs w:val="22"/>
              </w:rPr>
              <w:t>Tahadhari ya tsunami baada ya tetemeko kubwa mahali pengine katika Bahari ya Hindi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288DEFD" w14:textId="316C8448" w:rsidR="004D7E9C" w:rsidRPr="00997D17" w:rsidRDefault="005F3A13">
            <w:pPr>
              <w:pStyle w:val="ListParagraph"/>
              <w:numPr>
                <w:ilvl w:val="0"/>
                <w:numId w:val="34"/>
              </w:numPr>
              <w:jc w:val="both"/>
              <w:rPr>
                <w:sz w:val="22"/>
                <w:szCs w:val="22"/>
              </w:rPr>
            </w:pPr>
            <w:r w:rsidRPr="00997D17">
              <w:rPr>
                <w:sz w:val="22"/>
                <w:szCs w:val="22"/>
              </w:rPr>
              <w:t>Coastal communities: please follow TMA tsunami bulletins on radio and TV.</w:t>
            </w:r>
          </w:p>
          <w:p w14:paraId="77DF45C8" w14:textId="5A279FE3" w:rsidR="004D7E9C" w:rsidRPr="00997D17" w:rsidRDefault="005F3A13">
            <w:pPr>
              <w:pStyle w:val="ListParagraph"/>
              <w:numPr>
                <w:ilvl w:val="0"/>
                <w:numId w:val="34"/>
              </w:numPr>
              <w:jc w:val="both"/>
              <w:rPr>
                <w:sz w:val="22"/>
                <w:szCs w:val="22"/>
              </w:rPr>
            </w:pPr>
            <w:r w:rsidRPr="00997D17">
              <w:rPr>
                <w:sz w:val="22"/>
                <w:szCs w:val="22"/>
              </w:rPr>
              <w:t>Know the route to higher ground.</w:t>
            </w:r>
          </w:p>
          <w:p w14:paraId="4B84FA7F" w14:textId="1EC22EC6" w:rsidR="004D7E9C" w:rsidRPr="00997D17" w:rsidRDefault="005F3A13">
            <w:pPr>
              <w:pStyle w:val="ListParagraph"/>
              <w:numPr>
                <w:ilvl w:val="0"/>
                <w:numId w:val="34"/>
              </w:numPr>
              <w:jc w:val="both"/>
              <w:rPr>
                <w:sz w:val="22"/>
                <w:szCs w:val="22"/>
              </w:rPr>
            </w:pPr>
            <w:r w:rsidRPr="00997D17">
              <w:rPr>
                <w:sz w:val="22"/>
                <w:szCs w:val="22"/>
              </w:rPr>
              <w:t>Please do not go to the beach to watch the sea.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78AC941" w14:textId="17912DC2" w:rsidR="004D7E9C" w:rsidRPr="00997D17" w:rsidRDefault="005F3A13">
            <w:pPr>
              <w:pStyle w:val="ListParagraph"/>
              <w:numPr>
                <w:ilvl w:val="0"/>
                <w:numId w:val="34"/>
              </w:numPr>
              <w:jc w:val="both"/>
              <w:rPr>
                <w:sz w:val="22"/>
                <w:szCs w:val="22"/>
              </w:rPr>
            </w:pPr>
            <w:r w:rsidRPr="00997D17">
              <w:rPr>
                <w:sz w:val="22"/>
                <w:szCs w:val="22"/>
              </w:rPr>
              <w:t>Jamii za pwani: tafadhali fuatilieni taarifa za TMA kuhusu tsunami kupitia redio na televisheni.</w:t>
            </w:r>
          </w:p>
          <w:p w14:paraId="3257AAC4" w14:textId="71130E51" w:rsidR="004D7E9C" w:rsidRPr="00997D17" w:rsidRDefault="005F3A13">
            <w:pPr>
              <w:pStyle w:val="ListParagraph"/>
              <w:numPr>
                <w:ilvl w:val="0"/>
                <w:numId w:val="34"/>
              </w:numPr>
              <w:jc w:val="both"/>
              <w:rPr>
                <w:sz w:val="22"/>
                <w:szCs w:val="22"/>
              </w:rPr>
            </w:pPr>
            <w:r w:rsidRPr="00997D17">
              <w:rPr>
                <w:sz w:val="22"/>
                <w:szCs w:val="22"/>
              </w:rPr>
              <w:t>Fahamuni njia ya kwenda maeneo ya mwinuko.</w:t>
            </w:r>
          </w:p>
          <w:p w14:paraId="683EE71C" w14:textId="764C6F45" w:rsidR="004D7E9C" w:rsidRPr="00997D17" w:rsidRDefault="005F3A13">
            <w:pPr>
              <w:pStyle w:val="ListParagraph"/>
              <w:numPr>
                <w:ilvl w:val="0"/>
                <w:numId w:val="34"/>
              </w:numPr>
              <w:jc w:val="both"/>
              <w:rPr>
                <w:sz w:val="22"/>
                <w:szCs w:val="22"/>
                <w:lang w:val="sv-SE"/>
              </w:rPr>
            </w:pPr>
            <w:r w:rsidRPr="00997D17">
              <w:rPr>
                <w:sz w:val="22"/>
                <w:szCs w:val="22"/>
                <w:lang w:val="sv-SE"/>
              </w:rPr>
              <w:t>Tafadhali msiende ufukweni kutazama bahari.</w:t>
            </w:r>
          </w:p>
        </w:tc>
      </w:tr>
      <w:tr w:rsidR="004D7E9C" w:rsidRPr="000343A2" w14:paraId="16F137B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DA9C099" w14:textId="6D5598CF" w:rsidR="004D7E9C" w:rsidRPr="00997D17" w:rsidRDefault="005F3A13">
            <w:pPr>
              <w:pStyle w:val="ListParagraph"/>
              <w:numPr>
                <w:ilvl w:val="0"/>
                <w:numId w:val="34"/>
              </w:numPr>
              <w:jc w:val="both"/>
              <w:rPr>
                <w:sz w:val="22"/>
                <w:szCs w:val="22"/>
              </w:rPr>
            </w:pPr>
            <w:r w:rsidRPr="00997D17">
              <w:rPr>
                <w:sz w:val="22"/>
                <w:szCs w:val="22"/>
              </w:rPr>
              <w:lastRenderedPageBreak/>
              <w:t>Households and workplaces not prepared for shaking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4E64E2" w14:textId="74A625C4" w:rsidR="004D7E9C" w:rsidRPr="00997D17" w:rsidRDefault="005F3A13">
            <w:pPr>
              <w:pStyle w:val="ListParagraph"/>
              <w:numPr>
                <w:ilvl w:val="0"/>
                <w:numId w:val="34"/>
              </w:numPr>
              <w:jc w:val="both"/>
              <w:rPr>
                <w:sz w:val="22"/>
                <w:szCs w:val="22"/>
              </w:rPr>
            </w:pPr>
            <w:r w:rsidRPr="00997D17">
              <w:rPr>
                <w:sz w:val="22"/>
                <w:szCs w:val="22"/>
              </w:rPr>
              <w:t>Kaya na maeneo ya kazi kutokuwa tayari kwa mtikisiko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80E787" w14:textId="2503BDE6" w:rsidR="004D7E9C" w:rsidRPr="00997D17" w:rsidRDefault="005F3A13">
            <w:pPr>
              <w:pStyle w:val="ListParagraph"/>
              <w:numPr>
                <w:ilvl w:val="0"/>
                <w:numId w:val="34"/>
              </w:numPr>
              <w:jc w:val="both"/>
              <w:rPr>
                <w:sz w:val="22"/>
                <w:szCs w:val="22"/>
              </w:rPr>
            </w:pPr>
            <w:r w:rsidRPr="00997D17">
              <w:rPr>
                <w:sz w:val="22"/>
                <w:szCs w:val="22"/>
              </w:rPr>
              <w:t>Practise Drop, Cover and Hold On with your family.</w:t>
            </w:r>
          </w:p>
          <w:p w14:paraId="523EED13" w14:textId="5657CB89" w:rsidR="004D7E9C" w:rsidRPr="00997D17" w:rsidRDefault="005F3A13">
            <w:pPr>
              <w:pStyle w:val="ListParagraph"/>
              <w:numPr>
                <w:ilvl w:val="0"/>
                <w:numId w:val="34"/>
              </w:numPr>
              <w:jc w:val="both"/>
              <w:rPr>
                <w:sz w:val="22"/>
                <w:szCs w:val="22"/>
              </w:rPr>
            </w:pPr>
            <w:r w:rsidRPr="00997D17">
              <w:rPr>
                <w:sz w:val="22"/>
                <w:szCs w:val="22"/>
              </w:rPr>
              <w:t>Fix heavy shelves and cupboards to walls.</w:t>
            </w:r>
          </w:p>
          <w:p w14:paraId="5319D33C" w14:textId="7D1B7F75" w:rsidR="004D7E9C" w:rsidRPr="00997D17" w:rsidRDefault="005F3A13">
            <w:pPr>
              <w:pStyle w:val="ListParagraph"/>
              <w:numPr>
                <w:ilvl w:val="0"/>
                <w:numId w:val="34"/>
              </w:numPr>
              <w:jc w:val="both"/>
              <w:rPr>
                <w:sz w:val="22"/>
                <w:szCs w:val="22"/>
              </w:rPr>
            </w:pPr>
            <w:r w:rsidRPr="00997D17">
              <w:rPr>
                <w:sz w:val="22"/>
                <w:szCs w:val="22"/>
              </w:rPr>
              <w:t>Prepare an emergency bag: water, food, torch, radio and first-aid kit.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0C97CC4" w14:textId="478987DD" w:rsidR="004D7E9C" w:rsidRPr="00997D17" w:rsidRDefault="005F3A13">
            <w:pPr>
              <w:pStyle w:val="ListParagraph"/>
              <w:numPr>
                <w:ilvl w:val="0"/>
                <w:numId w:val="34"/>
              </w:numPr>
              <w:jc w:val="both"/>
              <w:rPr>
                <w:sz w:val="22"/>
                <w:szCs w:val="22"/>
                <w:lang w:val="sv-SE"/>
              </w:rPr>
            </w:pPr>
            <w:r w:rsidRPr="00997D17">
              <w:rPr>
                <w:sz w:val="22"/>
                <w:szCs w:val="22"/>
                <w:lang w:val="sv-SE"/>
              </w:rPr>
              <w:t>Fanyeni mazoezi ya Inama, Jifunike na Shikilia pamoja na familia.</w:t>
            </w:r>
          </w:p>
          <w:p w14:paraId="6CC4281E" w14:textId="3C70FAD2" w:rsidR="004D7E9C" w:rsidRPr="00997D17" w:rsidRDefault="005F3A13">
            <w:pPr>
              <w:pStyle w:val="ListParagraph"/>
              <w:numPr>
                <w:ilvl w:val="0"/>
                <w:numId w:val="34"/>
              </w:numPr>
              <w:jc w:val="both"/>
              <w:rPr>
                <w:sz w:val="22"/>
                <w:szCs w:val="22"/>
                <w:lang w:val="sv-SE"/>
              </w:rPr>
            </w:pPr>
            <w:r w:rsidRPr="00997D17">
              <w:rPr>
                <w:sz w:val="22"/>
                <w:szCs w:val="22"/>
                <w:lang w:val="sv-SE"/>
              </w:rPr>
              <w:t>Fungeni kwa ukuta rafu na makabati mazito.</w:t>
            </w:r>
          </w:p>
          <w:p w14:paraId="3C43FA97" w14:textId="55531D76" w:rsidR="004D7E9C" w:rsidRPr="00997D17" w:rsidRDefault="005F3A13">
            <w:pPr>
              <w:pStyle w:val="ListParagraph"/>
              <w:numPr>
                <w:ilvl w:val="0"/>
                <w:numId w:val="34"/>
              </w:numPr>
              <w:jc w:val="both"/>
              <w:rPr>
                <w:sz w:val="22"/>
                <w:szCs w:val="22"/>
                <w:lang w:val="sv-SE"/>
              </w:rPr>
            </w:pPr>
            <w:r w:rsidRPr="00997D17">
              <w:rPr>
                <w:sz w:val="22"/>
                <w:szCs w:val="22"/>
                <w:lang w:val="sv-SE"/>
              </w:rPr>
              <w:t>Andaeni begi la dharura: maji, chakula, tochi, redio na vifaa vya huduma ya kwanza.</w:t>
            </w:r>
          </w:p>
        </w:tc>
      </w:tr>
      <w:tr w:rsidR="004D7E9C" w:rsidRPr="000343A2" w14:paraId="507F3C5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EF33E8C" w14:textId="709E1A2C" w:rsidR="004D7E9C" w:rsidRPr="00997D17" w:rsidRDefault="005F3A13">
            <w:pPr>
              <w:pStyle w:val="ListParagraph"/>
              <w:numPr>
                <w:ilvl w:val="0"/>
                <w:numId w:val="34"/>
              </w:numPr>
              <w:jc w:val="both"/>
              <w:rPr>
                <w:sz w:val="22"/>
                <w:szCs w:val="22"/>
              </w:rPr>
            </w:pPr>
            <w:r w:rsidRPr="00997D17">
              <w:rPr>
                <w:sz w:val="22"/>
                <w:szCs w:val="22"/>
              </w:rPr>
              <w:t>Cracks appearing in older buildings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B35D40" w14:textId="6122D2B5" w:rsidR="004D7E9C" w:rsidRPr="00997D17" w:rsidRDefault="005F3A13">
            <w:pPr>
              <w:pStyle w:val="ListParagraph"/>
              <w:numPr>
                <w:ilvl w:val="0"/>
                <w:numId w:val="34"/>
              </w:numPr>
              <w:jc w:val="both"/>
              <w:rPr>
                <w:sz w:val="22"/>
                <w:szCs w:val="22"/>
                <w:lang w:val="sv-SE"/>
              </w:rPr>
            </w:pPr>
            <w:r w:rsidRPr="00997D17">
              <w:rPr>
                <w:sz w:val="22"/>
                <w:szCs w:val="22"/>
                <w:lang w:val="sv-SE"/>
              </w:rPr>
              <w:t>Nyufa kujitokeza katika majengo ya zamani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00D124D" w14:textId="0FFA42FF" w:rsidR="004D7E9C" w:rsidRPr="00997D17" w:rsidRDefault="005F3A13">
            <w:pPr>
              <w:pStyle w:val="ListParagraph"/>
              <w:numPr>
                <w:ilvl w:val="0"/>
                <w:numId w:val="34"/>
              </w:numPr>
              <w:jc w:val="both"/>
              <w:rPr>
                <w:sz w:val="22"/>
                <w:szCs w:val="22"/>
              </w:rPr>
            </w:pPr>
            <w:r w:rsidRPr="00997D17">
              <w:rPr>
                <w:sz w:val="22"/>
                <w:szCs w:val="22"/>
              </w:rPr>
              <w:t>Check walls and foundations for new cracks.</w:t>
            </w:r>
          </w:p>
          <w:p w14:paraId="5083FAB3" w14:textId="196F8818" w:rsidR="004D7E9C" w:rsidRPr="00997D17" w:rsidRDefault="005F3A13">
            <w:pPr>
              <w:pStyle w:val="ListParagraph"/>
              <w:numPr>
                <w:ilvl w:val="0"/>
                <w:numId w:val="34"/>
              </w:numPr>
              <w:jc w:val="both"/>
              <w:rPr>
                <w:sz w:val="22"/>
                <w:szCs w:val="22"/>
              </w:rPr>
            </w:pPr>
            <w:r w:rsidRPr="00997D17">
              <w:rPr>
                <w:sz w:val="22"/>
                <w:szCs w:val="22"/>
              </w:rPr>
              <w:t>Report serious cracks to Village/Mtaa leaders.</w:t>
            </w:r>
          </w:p>
          <w:p w14:paraId="72357FFD" w14:textId="26D0EAD7" w:rsidR="004D7E9C" w:rsidRPr="00997D17" w:rsidRDefault="005F3A13">
            <w:pPr>
              <w:pStyle w:val="ListParagraph"/>
              <w:numPr>
                <w:ilvl w:val="0"/>
                <w:numId w:val="34"/>
              </w:numPr>
              <w:jc w:val="both"/>
              <w:rPr>
                <w:sz w:val="22"/>
                <w:szCs w:val="22"/>
              </w:rPr>
            </w:pPr>
            <w:r w:rsidRPr="00997D17">
              <w:rPr>
                <w:sz w:val="22"/>
                <w:szCs w:val="22"/>
              </w:rPr>
              <w:t>Please avoid sleeping in rooms with serious cracks until they are inspected.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97BFA62" w14:textId="37CE1179" w:rsidR="004D7E9C" w:rsidRPr="00997D17" w:rsidRDefault="005F3A13">
            <w:pPr>
              <w:pStyle w:val="ListParagraph"/>
              <w:numPr>
                <w:ilvl w:val="0"/>
                <w:numId w:val="34"/>
              </w:numPr>
              <w:jc w:val="both"/>
              <w:rPr>
                <w:sz w:val="22"/>
                <w:szCs w:val="22"/>
                <w:lang w:val="sv-SE"/>
              </w:rPr>
            </w:pPr>
            <w:r w:rsidRPr="00997D17">
              <w:rPr>
                <w:sz w:val="22"/>
                <w:szCs w:val="22"/>
                <w:lang w:val="sv-SE"/>
              </w:rPr>
              <w:t>Kagueni kuta na misingi kuangalia nyufa mpya.</w:t>
            </w:r>
          </w:p>
          <w:p w14:paraId="7441439C" w14:textId="486858A3" w:rsidR="004D7E9C" w:rsidRPr="00997D17" w:rsidRDefault="005F3A13">
            <w:pPr>
              <w:pStyle w:val="ListParagraph"/>
              <w:numPr>
                <w:ilvl w:val="0"/>
                <w:numId w:val="34"/>
              </w:numPr>
              <w:jc w:val="both"/>
              <w:rPr>
                <w:sz w:val="22"/>
                <w:szCs w:val="22"/>
                <w:lang w:val="sv-SE"/>
              </w:rPr>
            </w:pPr>
            <w:r w:rsidRPr="00997D17">
              <w:rPr>
                <w:sz w:val="22"/>
                <w:szCs w:val="22"/>
                <w:lang w:val="sv-SE"/>
              </w:rPr>
              <w:t>Toeni taarifa ya nyufa kubwa kwa viongozi wa Kijiji/Mtaa.</w:t>
            </w:r>
          </w:p>
          <w:p w14:paraId="06CBB8DA" w14:textId="09178423" w:rsidR="004D7E9C" w:rsidRPr="00997D17" w:rsidRDefault="005F3A13">
            <w:pPr>
              <w:pStyle w:val="ListParagraph"/>
              <w:numPr>
                <w:ilvl w:val="0"/>
                <w:numId w:val="34"/>
              </w:numPr>
              <w:jc w:val="both"/>
              <w:rPr>
                <w:sz w:val="22"/>
                <w:szCs w:val="22"/>
                <w:lang w:val="sv-SE"/>
              </w:rPr>
            </w:pPr>
            <w:r w:rsidRPr="00997D17">
              <w:rPr>
                <w:sz w:val="22"/>
                <w:szCs w:val="22"/>
                <w:lang w:val="sv-SE"/>
              </w:rPr>
              <w:t>Tafadhali epukeni kulala kwenye vyumba vyenye nyufa kubwa hadi vikaguliwe.</w:t>
            </w:r>
          </w:p>
        </w:tc>
      </w:tr>
      <w:tr w:rsidR="004D7E9C" w:rsidRPr="00997D17" w14:paraId="5056DAC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C3BAC54" w14:textId="6634D5C7" w:rsidR="004D7E9C" w:rsidRPr="00997D17" w:rsidRDefault="005F3A13">
            <w:pPr>
              <w:pStyle w:val="ListParagraph"/>
              <w:numPr>
                <w:ilvl w:val="0"/>
                <w:numId w:val="34"/>
              </w:numPr>
              <w:jc w:val="both"/>
              <w:rPr>
                <w:sz w:val="22"/>
                <w:szCs w:val="22"/>
              </w:rPr>
            </w:pPr>
            <w:r w:rsidRPr="00997D17">
              <w:rPr>
                <w:sz w:val="22"/>
                <w:szCs w:val="22"/>
              </w:rPr>
              <w:t>Rumours and false predictions about earthquakes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84EE59C" w14:textId="13FA33CC" w:rsidR="004D7E9C" w:rsidRPr="00997D17" w:rsidRDefault="005F3A13">
            <w:pPr>
              <w:pStyle w:val="ListParagraph"/>
              <w:numPr>
                <w:ilvl w:val="0"/>
                <w:numId w:val="34"/>
              </w:numPr>
              <w:jc w:val="both"/>
              <w:rPr>
                <w:sz w:val="22"/>
                <w:szCs w:val="22"/>
              </w:rPr>
            </w:pPr>
            <w:r w:rsidRPr="00997D17">
              <w:rPr>
                <w:sz w:val="22"/>
                <w:szCs w:val="22"/>
              </w:rPr>
              <w:t>Uvumi na utabiri wa uongo kuhusu matetemeko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5CB7C5E" w14:textId="00A1E04C" w:rsidR="004D7E9C" w:rsidRPr="00997D17" w:rsidRDefault="005F3A13">
            <w:pPr>
              <w:pStyle w:val="ListParagraph"/>
              <w:numPr>
                <w:ilvl w:val="0"/>
                <w:numId w:val="34"/>
              </w:numPr>
              <w:jc w:val="both"/>
              <w:rPr>
                <w:sz w:val="22"/>
                <w:szCs w:val="22"/>
              </w:rPr>
            </w:pPr>
            <w:r w:rsidRPr="00997D17">
              <w:rPr>
                <w:sz w:val="22"/>
                <w:szCs w:val="22"/>
              </w:rPr>
              <w:t>Please rely only on information from GST, TMA and the Prime Minister's Office.</w:t>
            </w:r>
          </w:p>
          <w:p w14:paraId="4A6F152A" w14:textId="2529B5E5" w:rsidR="004D7E9C" w:rsidRPr="00997D17" w:rsidRDefault="005F3A13">
            <w:pPr>
              <w:pStyle w:val="ListParagraph"/>
              <w:numPr>
                <w:ilvl w:val="0"/>
                <w:numId w:val="34"/>
              </w:numPr>
              <w:jc w:val="both"/>
              <w:rPr>
                <w:sz w:val="22"/>
                <w:szCs w:val="22"/>
              </w:rPr>
            </w:pPr>
            <w:r w:rsidRPr="00997D17">
              <w:rPr>
                <w:sz w:val="22"/>
                <w:szCs w:val="22"/>
              </w:rPr>
              <w:t>Do not share unverified messages on social media.</w:t>
            </w:r>
          </w:p>
          <w:p w14:paraId="228BBF21" w14:textId="7C71BD6A" w:rsidR="004D7E9C" w:rsidRPr="00997D17" w:rsidRDefault="004D7E9C">
            <w:pPr>
              <w:pStyle w:val="ListParagraph"/>
              <w:numPr>
                <w:ilvl w:val="0"/>
                <w:numId w:val="34"/>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302AC7" w14:textId="327C898A" w:rsidR="004D7E9C" w:rsidRPr="00997D17" w:rsidRDefault="005F3A13">
            <w:pPr>
              <w:pStyle w:val="ListParagraph"/>
              <w:numPr>
                <w:ilvl w:val="0"/>
                <w:numId w:val="34"/>
              </w:numPr>
              <w:jc w:val="both"/>
              <w:rPr>
                <w:sz w:val="22"/>
                <w:szCs w:val="22"/>
              </w:rPr>
            </w:pPr>
            <w:r w:rsidRPr="00997D17">
              <w:rPr>
                <w:sz w:val="22"/>
                <w:szCs w:val="22"/>
              </w:rPr>
              <w:t>Tafadhali tegemeeni taarifa za GST, TMA na Ofisi ya Waziri Mkuu pekee.</w:t>
            </w:r>
          </w:p>
          <w:p w14:paraId="60E613AB" w14:textId="39995DAF" w:rsidR="004D7E9C" w:rsidRPr="00997D17" w:rsidRDefault="005F3A13">
            <w:pPr>
              <w:pStyle w:val="ListParagraph"/>
              <w:numPr>
                <w:ilvl w:val="0"/>
                <w:numId w:val="34"/>
              </w:numPr>
              <w:jc w:val="both"/>
              <w:rPr>
                <w:sz w:val="22"/>
                <w:szCs w:val="22"/>
              </w:rPr>
            </w:pPr>
            <w:r w:rsidRPr="00997D17">
              <w:rPr>
                <w:sz w:val="22"/>
                <w:szCs w:val="22"/>
              </w:rPr>
              <w:t>Msisambaze ujumbe usiothibitishwa kwenye mitandao ya kijamii.</w:t>
            </w:r>
          </w:p>
          <w:p w14:paraId="758D7F3A" w14:textId="732FE2BA" w:rsidR="004D7E9C" w:rsidRPr="00997D17" w:rsidRDefault="004D7E9C">
            <w:pPr>
              <w:pStyle w:val="ListParagraph"/>
              <w:numPr>
                <w:ilvl w:val="0"/>
                <w:numId w:val="34"/>
              </w:numPr>
              <w:jc w:val="both"/>
              <w:rPr>
                <w:sz w:val="22"/>
                <w:szCs w:val="22"/>
              </w:rPr>
            </w:pPr>
          </w:p>
        </w:tc>
      </w:tr>
      <w:tr w:rsidR="004D7E9C" w:rsidRPr="000343A2" w14:paraId="37384D69"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F146800" w14:textId="0F19EEC3" w:rsidR="004D7E9C" w:rsidRPr="00997D17" w:rsidRDefault="005F3A13">
            <w:pPr>
              <w:pStyle w:val="ListParagraph"/>
              <w:numPr>
                <w:ilvl w:val="0"/>
                <w:numId w:val="34"/>
              </w:numPr>
              <w:jc w:val="both"/>
              <w:rPr>
                <w:sz w:val="22"/>
                <w:szCs w:val="22"/>
              </w:rPr>
            </w:pPr>
            <w:r w:rsidRPr="00997D17">
              <w:rPr>
                <w:sz w:val="22"/>
                <w:szCs w:val="22"/>
              </w:rPr>
              <w:lastRenderedPageBreak/>
              <w:t>Higher risk for people with special needs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CE6A210" w14:textId="70E9659C" w:rsidR="004D7E9C" w:rsidRPr="00997D17" w:rsidRDefault="005F3A13">
            <w:pPr>
              <w:pStyle w:val="ListParagraph"/>
              <w:numPr>
                <w:ilvl w:val="0"/>
                <w:numId w:val="34"/>
              </w:numPr>
              <w:jc w:val="both"/>
              <w:rPr>
                <w:sz w:val="22"/>
                <w:szCs w:val="22"/>
              </w:rPr>
            </w:pPr>
            <w:r w:rsidRPr="00997D17">
              <w:rPr>
                <w:sz w:val="22"/>
                <w:szCs w:val="22"/>
              </w:rPr>
              <w:t>Hatari kubwa zaidi kwa watu wenye mahitaji maalum</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9134A45" w14:textId="2E31BED0" w:rsidR="005F3A13" w:rsidRPr="00997D17" w:rsidRDefault="005F3A13">
            <w:pPr>
              <w:pStyle w:val="ListParagraph"/>
              <w:numPr>
                <w:ilvl w:val="0"/>
                <w:numId w:val="34"/>
              </w:numPr>
              <w:jc w:val="both"/>
              <w:rPr>
                <w:sz w:val="22"/>
                <w:szCs w:val="22"/>
              </w:rPr>
            </w:pPr>
            <w:r w:rsidRPr="00997D17">
              <w:rPr>
                <w:sz w:val="22"/>
                <w:szCs w:val="22"/>
              </w:rPr>
              <w:t>Please agree within families and neighbours who will help older persons, children, pregnant women and people with disabilities.</w:t>
            </w:r>
          </w:p>
          <w:p w14:paraId="76E42663" w14:textId="3415032C" w:rsidR="004D7E9C" w:rsidRPr="00997D17" w:rsidRDefault="005F3A13">
            <w:pPr>
              <w:pStyle w:val="ListParagraph"/>
              <w:numPr>
                <w:ilvl w:val="0"/>
                <w:numId w:val="34"/>
              </w:numPr>
              <w:jc w:val="both"/>
              <w:rPr>
                <w:sz w:val="22"/>
                <w:szCs w:val="22"/>
              </w:rPr>
            </w:pPr>
            <w:r w:rsidRPr="00997D17">
              <w:rPr>
                <w:sz w:val="22"/>
                <w:szCs w:val="22"/>
              </w:rPr>
              <w:t>Share this advisory with neighbours and relatives.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1336AC4" w14:textId="4571F7D8" w:rsidR="005F3A13" w:rsidRPr="00997D17" w:rsidRDefault="005F3A13">
            <w:pPr>
              <w:pStyle w:val="ListParagraph"/>
              <w:numPr>
                <w:ilvl w:val="0"/>
                <w:numId w:val="34"/>
              </w:numPr>
              <w:jc w:val="both"/>
              <w:rPr>
                <w:sz w:val="22"/>
                <w:szCs w:val="22"/>
              </w:rPr>
            </w:pPr>
            <w:r w:rsidRPr="00997D17">
              <w:rPr>
                <w:sz w:val="22"/>
                <w:szCs w:val="22"/>
              </w:rPr>
              <w:t>Tafadhali kubalianeni ndani ya familia na majirani nani atawasaidia wazee, watoto, wajawazito na watu wenye ulemavu.</w:t>
            </w:r>
          </w:p>
          <w:p w14:paraId="29A1975B" w14:textId="6C93B32C" w:rsidR="004D7E9C" w:rsidRPr="00997D17" w:rsidRDefault="005F3A13">
            <w:pPr>
              <w:pStyle w:val="ListParagraph"/>
              <w:numPr>
                <w:ilvl w:val="0"/>
                <w:numId w:val="34"/>
              </w:numPr>
              <w:jc w:val="both"/>
              <w:rPr>
                <w:sz w:val="22"/>
                <w:szCs w:val="22"/>
                <w:lang w:val="sv-SE"/>
              </w:rPr>
            </w:pPr>
            <w:r w:rsidRPr="00997D17">
              <w:rPr>
                <w:sz w:val="22"/>
                <w:szCs w:val="22"/>
                <w:lang w:val="sv-SE"/>
              </w:rPr>
              <w:t>Wapatieni taarifa hii majirani na ndugu.</w:t>
            </w:r>
          </w:p>
        </w:tc>
      </w:tr>
      <w:tr w:rsidR="004D7E9C" w:rsidRPr="00997D17" w14:paraId="65FFFD6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5FE7656" w14:textId="25D99649" w:rsidR="004D7E9C" w:rsidRPr="00997D17" w:rsidRDefault="005F3A13">
            <w:pPr>
              <w:pStyle w:val="ListParagraph"/>
              <w:numPr>
                <w:ilvl w:val="0"/>
                <w:numId w:val="34"/>
              </w:numPr>
              <w:jc w:val="both"/>
              <w:rPr>
                <w:sz w:val="22"/>
                <w:szCs w:val="22"/>
              </w:rPr>
            </w:pPr>
            <w:r w:rsidRPr="00997D17">
              <w:rPr>
                <w:sz w:val="22"/>
                <w:szCs w:val="22"/>
              </w:rPr>
              <w:t>Weak construction in earthquake-prone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E0E75C5" w14:textId="276727B1" w:rsidR="004D7E9C" w:rsidRPr="00997D17" w:rsidRDefault="005F3A13">
            <w:pPr>
              <w:pStyle w:val="ListParagraph"/>
              <w:numPr>
                <w:ilvl w:val="0"/>
                <w:numId w:val="34"/>
              </w:numPr>
              <w:jc w:val="both"/>
              <w:rPr>
                <w:sz w:val="22"/>
                <w:szCs w:val="22"/>
              </w:rPr>
            </w:pPr>
            <w:r w:rsidRPr="00997D17">
              <w:rPr>
                <w:sz w:val="22"/>
                <w:szCs w:val="22"/>
              </w:rPr>
              <w:t>Ujenzi dhaifu katika maeneo yanayokumbwa na matetemeko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BC8C6B4" w14:textId="3B6A7B7B" w:rsidR="004D7E9C" w:rsidRPr="00997D17" w:rsidRDefault="005F3A13">
            <w:pPr>
              <w:pStyle w:val="ListParagraph"/>
              <w:numPr>
                <w:ilvl w:val="0"/>
                <w:numId w:val="34"/>
              </w:numPr>
              <w:jc w:val="both"/>
              <w:rPr>
                <w:sz w:val="22"/>
                <w:szCs w:val="22"/>
              </w:rPr>
            </w:pPr>
            <w:r w:rsidRPr="00997D17">
              <w:rPr>
                <w:sz w:val="22"/>
                <w:szCs w:val="22"/>
              </w:rPr>
              <w:t>Builders: use ring beams, tied roofs and good-quality materials.</w:t>
            </w:r>
          </w:p>
          <w:p w14:paraId="407BD3D0" w14:textId="2194ECFE" w:rsidR="004D7E9C" w:rsidRPr="00997D17" w:rsidRDefault="005F3A13">
            <w:pPr>
              <w:pStyle w:val="ListParagraph"/>
              <w:numPr>
                <w:ilvl w:val="0"/>
                <w:numId w:val="34"/>
              </w:numPr>
              <w:jc w:val="both"/>
              <w:rPr>
                <w:sz w:val="22"/>
                <w:szCs w:val="22"/>
              </w:rPr>
            </w:pPr>
            <w:r w:rsidRPr="00997D17">
              <w:rPr>
                <w:sz w:val="22"/>
                <w:szCs w:val="22"/>
              </w:rPr>
              <w:t>Seek advice from the Council engineer before building.</w:t>
            </w:r>
          </w:p>
          <w:p w14:paraId="6979A608" w14:textId="6D7B8EF7" w:rsidR="004D7E9C" w:rsidRPr="00997D17" w:rsidRDefault="005F3A13">
            <w:pPr>
              <w:pStyle w:val="ListParagraph"/>
              <w:numPr>
                <w:ilvl w:val="0"/>
                <w:numId w:val="34"/>
              </w:numPr>
              <w:jc w:val="both"/>
              <w:rPr>
                <w:sz w:val="22"/>
                <w:szCs w:val="22"/>
              </w:rPr>
            </w:pPr>
            <w:r w:rsidRPr="00997D17">
              <w:rPr>
                <w:sz w:val="22"/>
                <w:szCs w:val="22"/>
              </w:rPr>
              <w:t>Follow building permits and guidelines.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AE36814" w14:textId="382895E3" w:rsidR="004D7E9C" w:rsidRPr="00997D17" w:rsidRDefault="005F3A13">
            <w:pPr>
              <w:pStyle w:val="ListParagraph"/>
              <w:numPr>
                <w:ilvl w:val="0"/>
                <w:numId w:val="34"/>
              </w:numPr>
              <w:jc w:val="both"/>
              <w:rPr>
                <w:sz w:val="22"/>
                <w:szCs w:val="22"/>
              </w:rPr>
            </w:pPr>
            <w:r w:rsidRPr="00997D17">
              <w:rPr>
                <w:sz w:val="22"/>
                <w:szCs w:val="22"/>
              </w:rPr>
              <w:t>Mafundi: tumieni mikanda ya zege, paa zilizofungwa vizuri na vifaa bora.</w:t>
            </w:r>
          </w:p>
          <w:p w14:paraId="011CCC0B" w14:textId="28D4664E" w:rsidR="004D7E9C" w:rsidRPr="00997D17" w:rsidRDefault="005F3A13">
            <w:pPr>
              <w:pStyle w:val="ListParagraph"/>
              <w:numPr>
                <w:ilvl w:val="0"/>
                <w:numId w:val="34"/>
              </w:numPr>
              <w:jc w:val="both"/>
              <w:rPr>
                <w:sz w:val="22"/>
                <w:szCs w:val="22"/>
              </w:rPr>
            </w:pPr>
            <w:r w:rsidRPr="00997D17">
              <w:rPr>
                <w:sz w:val="22"/>
                <w:szCs w:val="22"/>
              </w:rPr>
              <w:t>Pateni ushauri wa mhandisi wa Halmashauri kabla ya kujenga.</w:t>
            </w:r>
          </w:p>
          <w:p w14:paraId="48CC7060" w14:textId="0A280619" w:rsidR="004D7E9C" w:rsidRPr="00997D17" w:rsidRDefault="005F3A13">
            <w:pPr>
              <w:pStyle w:val="ListParagraph"/>
              <w:numPr>
                <w:ilvl w:val="0"/>
                <w:numId w:val="34"/>
              </w:numPr>
              <w:jc w:val="both"/>
              <w:rPr>
                <w:sz w:val="22"/>
                <w:szCs w:val="22"/>
              </w:rPr>
            </w:pPr>
            <w:r w:rsidRPr="00997D17">
              <w:rPr>
                <w:sz w:val="22"/>
                <w:szCs w:val="22"/>
              </w:rPr>
              <w:t>Fuateni vibali na miongozo ya ujenzi.</w:t>
            </w:r>
          </w:p>
        </w:tc>
      </w:tr>
      <w:tr w:rsidR="004D7E9C" w:rsidRPr="00997D17" w14:paraId="30BB071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8AA08C7" w14:textId="6412BAE4" w:rsidR="004D7E9C" w:rsidRPr="00997D17" w:rsidRDefault="005F3A13">
            <w:pPr>
              <w:pStyle w:val="ListParagraph"/>
              <w:numPr>
                <w:ilvl w:val="0"/>
                <w:numId w:val="34"/>
              </w:numPr>
              <w:jc w:val="both"/>
              <w:rPr>
                <w:sz w:val="22"/>
                <w:szCs w:val="22"/>
              </w:rPr>
            </w:pPr>
            <w:r w:rsidRPr="00997D17">
              <w:rPr>
                <w:sz w:val="22"/>
                <w:szCs w:val="22"/>
              </w:rPr>
              <w:t>Schools and health facilities need to be ready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E1F8D64" w14:textId="3D98A91A" w:rsidR="004D7E9C" w:rsidRPr="00997D17" w:rsidRDefault="005F3A13">
            <w:pPr>
              <w:pStyle w:val="ListParagraph"/>
              <w:numPr>
                <w:ilvl w:val="0"/>
                <w:numId w:val="34"/>
              </w:numPr>
              <w:jc w:val="both"/>
              <w:rPr>
                <w:sz w:val="22"/>
                <w:szCs w:val="22"/>
              </w:rPr>
            </w:pPr>
            <w:r w:rsidRPr="00997D17">
              <w:rPr>
                <w:sz w:val="22"/>
                <w:szCs w:val="22"/>
              </w:rPr>
              <w:t>Shule na vituo vya afya kuhitaji kuwa tayari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B7FF9AA" w14:textId="249C0FFB" w:rsidR="004D7E9C" w:rsidRPr="00997D17" w:rsidRDefault="005F3A13">
            <w:pPr>
              <w:pStyle w:val="ListParagraph"/>
              <w:numPr>
                <w:ilvl w:val="0"/>
                <w:numId w:val="34"/>
              </w:numPr>
              <w:jc w:val="both"/>
              <w:rPr>
                <w:sz w:val="22"/>
                <w:szCs w:val="22"/>
              </w:rPr>
            </w:pPr>
            <w:r w:rsidRPr="00997D17">
              <w:rPr>
                <w:sz w:val="22"/>
                <w:szCs w:val="22"/>
              </w:rPr>
              <w:t>School heads and facility managers: hold earthquake drills.</w:t>
            </w:r>
          </w:p>
          <w:p w14:paraId="3799BB69" w14:textId="1E23D6D3" w:rsidR="004D7E9C" w:rsidRPr="00997D17" w:rsidRDefault="005F3A13">
            <w:pPr>
              <w:pStyle w:val="ListParagraph"/>
              <w:numPr>
                <w:ilvl w:val="0"/>
                <w:numId w:val="34"/>
              </w:numPr>
              <w:jc w:val="both"/>
              <w:rPr>
                <w:sz w:val="22"/>
                <w:szCs w:val="22"/>
              </w:rPr>
            </w:pPr>
            <w:r w:rsidRPr="00997D17">
              <w:rPr>
                <w:sz w:val="22"/>
                <w:szCs w:val="22"/>
              </w:rPr>
              <w:t>Mark safe assembly points outside buildings.</w:t>
            </w:r>
          </w:p>
          <w:p w14:paraId="1FB77E04" w14:textId="57C3504C" w:rsidR="004D7E9C" w:rsidRPr="00997D17" w:rsidRDefault="005F3A13">
            <w:pPr>
              <w:pStyle w:val="ListParagraph"/>
              <w:numPr>
                <w:ilvl w:val="0"/>
                <w:numId w:val="34"/>
              </w:numPr>
              <w:jc w:val="both"/>
              <w:rPr>
                <w:sz w:val="22"/>
                <w:szCs w:val="22"/>
              </w:rPr>
            </w:pPr>
            <w:r w:rsidRPr="00997D17">
              <w:rPr>
                <w:sz w:val="22"/>
                <w:szCs w:val="22"/>
              </w:rPr>
              <w:t>Train staff in first aid.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6A353F" w14:textId="57837984" w:rsidR="004D7E9C" w:rsidRPr="00997D17" w:rsidRDefault="005F3A13">
            <w:pPr>
              <w:pStyle w:val="ListParagraph"/>
              <w:numPr>
                <w:ilvl w:val="0"/>
                <w:numId w:val="34"/>
              </w:numPr>
              <w:jc w:val="both"/>
              <w:rPr>
                <w:sz w:val="22"/>
                <w:szCs w:val="22"/>
              </w:rPr>
            </w:pPr>
            <w:r w:rsidRPr="00997D17">
              <w:rPr>
                <w:sz w:val="22"/>
                <w:szCs w:val="22"/>
              </w:rPr>
              <w:t>Wakuu wa shule na wasimamizi wa vituo: fanyeni mazoezi ya tetemeko.</w:t>
            </w:r>
          </w:p>
          <w:p w14:paraId="4E898AE7" w14:textId="5CEAAADD" w:rsidR="004D7E9C" w:rsidRPr="00997D17" w:rsidRDefault="005F3A13">
            <w:pPr>
              <w:pStyle w:val="ListParagraph"/>
              <w:numPr>
                <w:ilvl w:val="0"/>
                <w:numId w:val="34"/>
              </w:numPr>
              <w:jc w:val="both"/>
              <w:rPr>
                <w:sz w:val="22"/>
                <w:szCs w:val="22"/>
              </w:rPr>
            </w:pPr>
            <w:r w:rsidRPr="00997D17">
              <w:rPr>
                <w:sz w:val="22"/>
                <w:szCs w:val="22"/>
              </w:rPr>
              <w:t>Wekeni alama za maeneo salama ya kukusanyika nje ya majengo.</w:t>
            </w:r>
          </w:p>
          <w:p w14:paraId="0DA291AB" w14:textId="58B4DF85" w:rsidR="004D7E9C" w:rsidRPr="00997D17" w:rsidRDefault="005F3A13">
            <w:pPr>
              <w:pStyle w:val="ListParagraph"/>
              <w:numPr>
                <w:ilvl w:val="0"/>
                <w:numId w:val="34"/>
              </w:numPr>
              <w:jc w:val="both"/>
              <w:rPr>
                <w:sz w:val="22"/>
                <w:szCs w:val="22"/>
              </w:rPr>
            </w:pPr>
            <w:r w:rsidRPr="00997D17">
              <w:rPr>
                <w:sz w:val="22"/>
                <w:szCs w:val="22"/>
              </w:rPr>
              <w:t>Fundisheni watumishi huduma ya kwanza.</w:t>
            </w:r>
          </w:p>
        </w:tc>
      </w:tr>
      <w:tr w:rsidR="004D7E9C" w:rsidRPr="00997D17" w14:paraId="2E7E674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20CD401" w14:textId="2DEFC6A9" w:rsidR="004D7E9C" w:rsidRPr="00997D17" w:rsidRDefault="005F3A13">
            <w:pPr>
              <w:pStyle w:val="ListParagraph"/>
              <w:numPr>
                <w:ilvl w:val="0"/>
                <w:numId w:val="34"/>
              </w:numPr>
              <w:jc w:val="both"/>
              <w:rPr>
                <w:sz w:val="22"/>
                <w:szCs w:val="22"/>
              </w:rPr>
            </w:pPr>
            <w:r w:rsidRPr="00997D17">
              <w:rPr>
                <w:sz w:val="22"/>
                <w:szCs w:val="22"/>
              </w:rPr>
              <w:lastRenderedPageBreak/>
              <w:t>Coastal communities need to know tsunami routes and natural warning signs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2DF67E" w14:textId="726EC5D6" w:rsidR="004D7E9C" w:rsidRPr="00997D17" w:rsidRDefault="005F3A13">
            <w:pPr>
              <w:pStyle w:val="ListParagraph"/>
              <w:numPr>
                <w:ilvl w:val="0"/>
                <w:numId w:val="34"/>
              </w:numPr>
              <w:jc w:val="both"/>
              <w:rPr>
                <w:sz w:val="22"/>
                <w:szCs w:val="22"/>
              </w:rPr>
            </w:pPr>
            <w:r w:rsidRPr="00997D17">
              <w:rPr>
                <w:sz w:val="22"/>
                <w:szCs w:val="22"/>
              </w:rPr>
              <w:t>Jamii za pwani kuhitaji kufahamu njia za tsunami na dalili za asili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B56083B" w14:textId="1EA8A738" w:rsidR="004D7E9C" w:rsidRPr="00997D17" w:rsidRDefault="005F3A13">
            <w:pPr>
              <w:pStyle w:val="ListParagraph"/>
              <w:numPr>
                <w:ilvl w:val="0"/>
                <w:numId w:val="34"/>
              </w:numPr>
              <w:jc w:val="both"/>
              <w:rPr>
                <w:sz w:val="22"/>
                <w:szCs w:val="22"/>
              </w:rPr>
            </w:pPr>
            <w:r w:rsidRPr="00997D17">
              <w:rPr>
                <w:sz w:val="22"/>
                <w:szCs w:val="22"/>
              </w:rPr>
              <w:t>Village/Mtaa leaders: mark evacuation routes to higher ground.</w:t>
            </w:r>
          </w:p>
          <w:p w14:paraId="1E868BB7" w14:textId="42C4BAA6" w:rsidR="004D7E9C" w:rsidRPr="00997D17" w:rsidRDefault="005F3A13">
            <w:pPr>
              <w:pStyle w:val="ListParagraph"/>
              <w:numPr>
                <w:ilvl w:val="0"/>
                <w:numId w:val="34"/>
              </w:numPr>
              <w:jc w:val="both"/>
              <w:rPr>
                <w:sz w:val="22"/>
                <w:szCs w:val="22"/>
              </w:rPr>
            </w:pPr>
            <w:r w:rsidRPr="00997D17">
              <w:rPr>
                <w:sz w:val="22"/>
                <w:szCs w:val="22"/>
              </w:rPr>
              <w:t>Learn the natural signs: strong shaking at the coast, the sea suddenly drawing back, or a roaring sound from the sea.</w:t>
            </w:r>
          </w:p>
          <w:p w14:paraId="2AAA9B83" w14:textId="02A0A84E" w:rsidR="004D7E9C" w:rsidRPr="00997D17" w:rsidRDefault="005F3A13">
            <w:pPr>
              <w:pStyle w:val="ListParagraph"/>
              <w:numPr>
                <w:ilvl w:val="0"/>
                <w:numId w:val="34"/>
              </w:numPr>
              <w:jc w:val="both"/>
              <w:rPr>
                <w:sz w:val="22"/>
                <w:szCs w:val="22"/>
              </w:rPr>
            </w:pPr>
            <w:r w:rsidRPr="00997D17">
              <w:rPr>
                <w:sz w:val="22"/>
                <w:szCs w:val="22"/>
              </w:rPr>
              <w:t>If you notice these signs, move to higher ground immediately without waiting for an official warning.</w:t>
            </w:r>
          </w:p>
          <w:p w14:paraId="6E1CB49F" w14:textId="598BD0E0" w:rsidR="004D7E9C" w:rsidRPr="00997D17" w:rsidRDefault="004D7E9C">
            <w:pPr>
              <w:pStyle w:val="ListParagraph"/>
              <w:numPr>
                <w:ilvl w:val="0"/>
                <w:numId w:val="34"/>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4A3544" w14:textId="63D91164" w:rsidR="004D7E9C" w:rsidRPr="00997D17" w:rsidRDefault="005F3A13">
            <w:pPr>
              <w:pStyle w:val="ListParagraph"/>
              <w:numPr>
                <w:ilvl w:val="0"/>
                <w:numId w:val="34"/>
              </w:numPr>
              <w:jc w:val="both"/>
              <w:rPr>
                <w:sz w:val="22"/>
                <w:szCs w:val="22"/>
              </w:rPr>
            </w:pPr>
            <w:r w:rsidRPr="00997D17">
              <w:rPr>
                <w:sz w:val="22"/>
                <w:szCs w:val="22"/>
              </w:rPr>
              <w:t>Viongozi wa Kijiji/Mtaa: wekeni alama za njia za kuhamia maeneo ya mwinuko.</w:t>
            </w:r>
          </w:p>
          <w:p w14:paraId="5FEA5522" w14:textId="6F1CD5B1" w:rsidR="004D7E9C" w:rsidRPr="00997D17" w:rsidRDefault="005F3A13">
            <w:pPr>
              <w:pStyle w:val="ListParagraph"/>
              <w:numPr>
                <w:ilvl w:val="0"/>
                <w:numId w:val="34"/>
              </w:numPr>
              <w:jc w:val="both"/>
              <w:rPr>
                <w:sz w:val="22"/>
                <w:szCs w:val="22"/>
              </w:rPr>
            </w:pPr>
            <w:r w:rsidRPr="00997D17">
              <w:rPr>
                <w:sz w:val="22"/>
                <w:szCs w:val="22"/>
              </w:rPr>
              <w:t>Jifunzeni dalili za asili: mtikisiko mkubwa ufukweni, bahari kurudi nyuma ghafla, au mvumo mkubwa kutoka baharini.</w:t>
            </w:r>
          </w:p>
          <w:p w14:paraId="3BD0D49D" w14:textId="45E58CD3" w:rsidR="004D7E9C" w:rsidRPr="00997D17" w:rsidRDefault="005F3A13">
            <w:pPr>
              <w:pStyle w:val="ListParagraph"/>
              <w:numPr>
                <w:ilvl w:val="0"/>
                <w:numId w:val="34"/>
              </w:numPr>
              <w:jc w:val="both"/>
              <w:rPr>
                <w:sz w:val="22"/>
                <w:szCs w:val="22"/>
              </w:rPr>
            </w:pPr>
            <w:r w:rsidRPr="00997D17">
              <w:rPr>
                <w:sz w:val="22"/>
                <w:szCs w:val="22"/>
              </w:rPr>
              <w:t>Ukiona dalili hizi, hamia eneo la mwinuko mara moja bila kusubiri tahadhari rasmi.</w:t>
            </w:r>
          </w:p>
          <w:p w14:paraId="55796E04" w14:textId="34E2B328" w:rsidR="004D7E9C" w:rsidRPr="00997D17" w:rsidRDefault="004D7E9C">
            <w:pPr>
              <w:pStyle w:val="ListParagraph"/>
              <w:numPr>
                <w:ilvl w:val="0"/>
                <w:numId w:val="34"/>
              </w:numPr>
              <w:jc w:val="both"/>
              <w:rPr>
                <w:sz w:val="22"/>
                <w:szCs w:val="22"/>
              </w:rPr>
            </w:pPr>
          </w:p>
        </w:tc>
      </w:tr>
      <w:tr w:rsidR="004D7E9C" w:rsidRPr="00997D17" w14:paraId="59A6B57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24C9769" w14:textId="77FFDE2B" w:rsidR="004D7E9C" w:rsidRPr="00997D17" w:rsidRDefault="005F3A13">
            <w:pPr>
              <w:pStyle w:val="ListParagraph"/>
              <w:numPr>
                <w:ilvl w:val="0"/>
                <w:numId w:val="34"/>
              </w:numPr>
              <w:jc w:val="both"/>
              <w:rPr>
                <w:sz w:val="22"/>
                <w:szCs w:val="22"/>
              </w:rPr>
            </w:pPr>
            <w:r w:rsidRPr="00997D17">
              <w:rPr>
                <w:sz w:val="22"/>
                <w:szCs w:val="22"/>
              </w:rPr>
              <w:t>Communication and response plans need testing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F596CB7" w14:textId="2DFB1341" w:rsidR="004D7E9C" w:rsidRPr="00997D17" w:rsidRDefault="005F3A13">
            <w:pPr>
              <w:pStyle w:val="ListParagraph"/>
              <w:numPr>
                <w:ilvl w:val="0"/>
                <w:numId w:val="34"/>
              </w:numPr>
              <w:jc w:val="both"/>
              <w:rPr>
                <w:sz w:val="22"/>
                <w:szCs w:val="22"/>
              </w:rPr>
            </w:pPr>
            <w:r w:rsidRPr="00997D17">
              <w:rPr>
                <w:sz w:val="22"/>
                <w:szCs w:val="22"/>
              </w:rPr>
              <w:t>Mifumo ya mawasiliano na mipango ya kukabiliana kuhitaji kujaribiwa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4AC6C96" w14:textId="141E735E" w:rsidR="004D7E9C" w:rsidRPr="00997D17" w:rsidRDefault="005F3A13">
            <w:pPr>
              <w:pStyle w:val="ListParagraph"/>
              <w:numPr>
                <w:ilvl w:val="0"/>
                <w:numId w:val="34"/>
              </w:numPr>
              <w:jc w:val="both"/>
              <w:rPr>
                <w:sz w:val="22"/>
                <w:szCs w:val="22"/>
              </w:rPr>
            </w:pPr>
            <w:r w:rsidRPr="00997D17">
              <w:rPr>
                <w:sz w:val="22"/>
                <w:szCs w:val="22"/>
              </w:rPr>
              <w:t>District and Ward Committees: test communication chains with Village leaders.</w:t>
            </w:r>
          </w:p>
          <w:p w14:paraId="15CEBAF8" w14:textId="00F84223" w:rsidR="004D7E9C" w:rsidRPr="00997D17" w:rsidRDefault="005F3A13">
            <w:pPr>
              <w:pStyle w:val="ListParagraph"/>
              <w:numPr>
                <w:ilvl w:val="0"/>
                <w:numId w:val="34"/>
              </w:numPr>
              <w:jc w:val="both"/>
              <w:rPr>
                <w:sz w:val="22"/>
                <w:szCs w:val="22"/>
              </w:rPr>
            </w:pPr>
            <w:r w:rsidRPr="00997D17">
              <w:rPr>
                <w:sz w:val="22"/>
                <w:szCs w:val="22"/>
              </w:rPr>
              <w:t>Confirm each committee member knows their role.</w:t>
            </w:r>
          </w:p>
          <w:p w14:paraId="36E774F7" w14:textId="65A094A9" w:rsidR="004D7E9C" w:rsidRPr="00997D17" w:rsidRDefault="004D7E9C">
            <w:pPr>
              <w:pStyle w:val="ListParagraph"/>
              <w:numPr>
                <w:ilvl w:val="0"/>
                <w:numId w:val="34"/>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87EFC66" w14:textId="5C73FD98" w:rsidR="004D7E9C" w:rsidRPr="00997D17" w:rsidRDefault="005F3A13">
            <w:pPr>
              <w:pStyle w:val="ListParagraph"/>
              <w:numPr>
                <w:ilvl w:val="0"/>
                <w:numId w:val="34"/>
              </w:numPr>
              <w:jc w:val="both"/>
              <w:rPr>
                <w:sz w:val="22"/>
                <w:szCs w:val="22"/>
              </w:rPr>
            </w:pPr>
            <w:r w:rsidRPr="00997D17">
              <w:rPr>
                <w:sz w:val="22"/>
                <w:szCs w:val="22"/>
              </w:rPr>
              <w:t>Kamati za Wilaya na Kata: jaribuni mfumo wa mawasiliano na viongozi wa Vijiji.</w:t>
            </w:r>
          </w:p>
          <w:p w14:paraId="6AA5B8A2" w14:textId="411C80F1" w:rsidR="004D7E9C" w:rsidRPr="00997D17" w:rsidRDefault="005F3A13">
            <w:pPr>
              <w:pStyle w:val="ListParagraph"/>
              <w:numPr>
                <w:ilvl w:val="0"/>
                <w:numId w:val="34"/>
              </w:numPr>
              <w:jc w:val="both"/>
              <w:rPr>
                <w:sz w:val="22"/>
                <w:szCs w:val="22"/>
              </w:rPr>
            </w:pPr>
            <w:r w:rsidRPr="00997D17">
              <w:rPr>
                <w:sz w:val="22"/>
                <w:szCs w:val="22"/>
              </w:rPr>
              <w:t>Hakikisheni kila mjumbe wa kamati anajua jukumu lake.</w:t>
            </w:r>
          </w:p>
          <w:p w14:paraId="72A9080C" w14:textId="6C363490" w:rsidR="004D7E9C" w:rsidRPr="00997D17" w:rsidRDefault="004D7E9C">
            <w:pPr>
              <w:pStyle w:val="ListParagraph"/>
              <w:numPr>
                <w:ilvl w:val="0"/>
                <w:numId w:val="34"/>
              </w:numPr>
              <w:jc w:val="both"/>
              <w:rPr>
                <w:sz w:val="22"/>
                <w:szCs w:val="22"/>
              </w:rPr>
            </w:pPr>
          </w:p>
        </w:tc>
      </w:tr>
      <w:tr w:rsidR="005F3A13" w:rsidRPr="00997D17" w14:paraId="0532EB8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4E42F08" w14:textId="0D833CFE" w:rsidR="005F3A13" w:rsidRPr="00997D17" w:rsidRDefault="005F3A13">
            <w:pPr>
              <w:pStyle w:val="ListParagraph"/>
              <w:numPr>
                <w:ilvl w:val="0"/>
                <w:numId w:val="34"/>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0ED40B7" w14:textId="7EC79BA9" w:rsidR="005F3A13" w:rsidRPr="00997D17" w:rsidRDefault="005F3A13">
            <w:pPr>
              <w:pStyle w:val="ListParagraph"/>
              <w:numPr>
                <w:ilvl w:val="0"/>
                <w:numId w:val="34"/>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431802" w14:textId="77777777" w:rsidR="005F3A13" w:rsidRPr="00997D17" w:rsidRDefault="005F3A13">
            <w:pPr>
              <w:pStyle w:val="ListParagraph"/>
              <w:numPr>
                <w:ilvl w:val="0"/>
                <w:numId w:val="34"/>
              </w:numPr>
              <w:jc w:val="both"/>
              <w:rPr>
                <w:sz w:val="22"/>
                <w:szCs w:val="22"/>
              </w:rPr>
            </w:pPr>
            <w:r w:rsidRPr="00997D17">
              <w:rPr>
                <w:sz w:val="22"/>
                <w:szCs w:val="22"/>
              </w:rPr>
              <w:t>Please continue to follow updates from GST, TMA and Disaster Management Committees.</w:t>
            </w:r>
          </w:p>
          <w:p w14:paraId="48D87B28" w14:textId="38FCE815" w:rsidR="005F3A13" w:rsidRPr="00997D17" w:rsidRDefault="005F3A13">
            <w:pPr>
              <w:pStyle w:val="ListParagraph"/>
              <w:numPr>
                <w:ilvl w:val="0"/>
                <w:numId w:val="34"/>
              </w:numPr>
              <w:jc w:val="both"/>
              <w:rPr>
                <w:sz w:val="22"/>
                <w:szCs w:val="22"/>
              </w:rPr>
            </w:pPr>
            <w:r w:rsidRPr="00997D17">
              <w:rPr>
                <w:sz w:val="22"/>
                <w:szCs w:val="22"/>
              </w:rPr>
              <w:t>This advisory remains in place until the authorities update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CCDE1D6" w14:textId="77777777" w:rsidR="005F3A13" w:rsidRPr="00997D17" w:rsidRDefault="005F3A13">
            <w:pPr>
              <w:pStyle w:val="ListParagraph"/>
              <w:numPr>
                <w:ilvl w:val="0"/>
                <w:numId w:val="34"/>
              </w:numPr>
              <w:jc w:val="both"/>
              <w:rPr>
                <w:sz w:val="22"/>
                <w:szCs w:val="22"/>
              </w:rPr>
            </w:pPr>
            <w:r w:rsidRPr="00997D17">
              <w:rPr>
                <w:sz w:val="22"/>
                <w:szCs w:val="22"/>
              </w:rPr>
              <w:t>Tafadhali endeleeni kufuatilia taarifa za GST, TMA na Kamati za Usimamizi wa Maafa.</w:t>
            </w:r>
          </w:p>
          <w:p w14:paraId="33F97CBB" w14:textId="615DA62F" w:rsidR="005F3A13" w:rsidRPr="00997D17" w:rsidRDefault="005F3A13">
            <w:pPr>
              <w:pStyle w:val="ListParagraph"/>
              <w:numPr>
                <w:ilvl w:val="0"/>
                <w:numId w:val="34"/>
              </w:numPr>
              <w:jc w:val="both"/>
              <w:rPr>
                <w:sz w:val="22"/>
                <w:szCs w:val="22"/>
              </w:rPr>
            </w:pPr>
            <w:r w:rsidRPr="00997D17">
              <w:rPr>
                <w:sz w:val="22"/>
                <w:szCs w:val="22"/>
              </w:rPr>
              <w:t>Tahadhari hii itaendelea hadi mamlaka zitakapoihuisha au kuiondoa rasmi.</w:t>
            </w:r>
          </w:p>
        </w:tc>
      </w:tr>
    </w:tbl>
    <w:p w14:paraId="6B8C4881" w14:textId="77777777" w:rsidR="004D7E9C" w:rsidRPr="00997D17" w:rsidRDefault="004D7E9C" w:rsidP="000359A0">
      <w:pPr>
        <w:jc w:val="both"/>
        <w:rPr>
          <w:sz w:val="22"/>
          <w:szCs w:val="22"/>
        </w:rPr>
      </w:pPr>
    </w:p>
    <w:p w14:paraId="7FC6787E" w14:textId="77777777" w:rsidR="004D7E9C" w:rsidRPr="00997D17" w:rsidRDefault="004D7E9C"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4D7E9C" w:rsidRPr="00997D17" w14:paraId="70E0D93B" w14:textId="77777777" w:rsidTr="002204F6">
        <w:tc>
          <w:tcPr>
            <w:tcW w:w="456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7C096EE2" w14:textId="77777777" w:rsidR="004D7E9C" w:rsidRPr="00997D17" w:rsidRDefault="004D7E9C" w:rsidP="000359A0">
            <w:pPr>
              <w:jc w:val="both"/>
              <w:rPr>
                <w:sz w:val="22"/>
                <w:szCs w:val="22"/>
              </w:rPr>
            </w:pPr>
            <w:r w:rsidRPr="00997D17">
              <w:rPr>
                <w:sz w:val="22"/>
                <w:szCs w:val="22"/>
              </w:rPr>
              <w:lastRenderedPageBreak/>
              <w:t>WARNING</w:t>
            </w:r>
          </w:p>
        </w:tc>
        <w:tc>
          <w:tcPr>
            <w:tcW w:w="684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10EFD0B6" w14:textId="77777777" w:rsidR="004D7E9C" w:rsidRPr="00997D17" w:rsidRDefault="004D7E9C" w:rsidP="000359A0">
            <w:pPr>
              <w:jc w:val="both"/>
              <w:rPr>
                <w:sz w:val="22"/>
                <w:szCs w:val="22"/>
              </w:rPr>
            </w:pPr>
            <w:r w:rsidRPr="00997D17">
              <w:rPr>
                <w:sz w:val="22"/>
                <w:szCs w:val="22"/>
              </w:rPr>
              <w:t>TAKE ACTION</w:t>
            </w:r>
          </w:p>
        </w:tc>
        <w:tc>
          <w:tcPr>
            <w:tcW w:w="228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5B268C4A" w14:textId="77777777" w:rsidR="004D7E9C" w:rsidRPr="00997D17" w:rsidRDefault="004D7E9C" w:rsidP="000359A0">
            <w:pPr>
              <w:jc w:val="both"/>
              <w:rPr>
                <w:sz w:val="22"/>
                <w:szCs w:val="22"/>
              </w:rPr>
            </w:pPr>
            <w:r w:rsidRPr="00997D17">
              <w:rPr>
                <w:sz w:val="22"/>
                <w:szCs w:val="22"/>
              </w:rPr>
              <w:t>LEVEL 2</w:t>
            </w:r>
          </w:p>
        </w:tc>
      </w:tr>
    </w:tbl>
    <w:p w14:paraId="7CFAB147" w14:textId="77777777" w:rsidR="004D7E9C" w:rsidRPr="00997D17" w:rsidRDefault="004D7E9C" w:rsidP="000359A0">
      <w:pPr>
        <w:jc w:val="both"/>
        <w:rPr>
          <w:sz w:val="22"/>
          <w:szCs w:val="22"/>
        </w:rPr>
      </w:pPr>
    </w:p>
    <w:p w14:paraId="74B0D7AD" w14:textId="77777777" w:rsidR="004D7E9C" w:rsidRPr="00997D17" w:rsidRDefault="004D7E9C"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4D7E9C" w:rsidRPr="00997D17" w14:paraId="550F639F"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F4EF804" w14:textId="77777777" w:rsidR="004D7E9C" w:rsidRPr="00997D17" w:rsidRDefault="004D7E9C"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38D8825" w14:textId="77777777" w:rsidR="004D7E9C" w:rsidRPr="00997D17" w:rsidRDefault="004D7E9C"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7ACD359" w14:textId="5FB230AA" w:rsidR="004D7E9C" w:rsidRPr="00997D17" w:rsidRDefault="004D7E9C"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C34EA5A" w14:textId="2A858190" w:rsidR="004D7E9C" w:rsidRPr="00997D17" w:rsidRDefault="004D7E9C" w:rsidP="000359A0">
            <w:pPr>
              <w:jc w:val="both"/>
              <w:rPr>
                <w:sz w:val="22"/>
                <w:szCs w:val="22"/>
              </w:rPr>
            </w:pPr>
            <w:r w:rsidRPr="00997D17">
              <w:rPr>
                <w:sz w:val="22"/>
                <w:szCs w:val="22"/>
              </w:rPr>
              <w:t>HATUA (SW)</w:t>
            </w:r>
          </w:p>
        </w:tc>
      </w:tr>
      <w:tr w:rsidR="004D7E9C" w:rsidRPr="000343A2" w14:paraId="43E31DE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A6DBE4D" w14:textId="43D2B608" w:rsidR="004D7E9C" w:rsidRPr="00997D17" w:rsidRDefault="005F3A13">
            <w:pPr>
              <w:pStyle w:val="ListParagraph"/>
              <w:numPr>
                <w:ilvl w:val="0"/>
                <w:numId w:val="35"/>
              </w:numPr>
              <w:jc w:val="both"/>
              <w:rPr>
                <w:sz w:val="22"/>
                <w:szCs w:val="22"/>
              </w:rPr>
            </w:pPr>
            <w:r w:rsidRPr="00997D17">
              <w:rPr>
                <w:sz w:val="22"/>
                <w:szCs w:val="22"/>
              </w:rPr>
              <w:t>Earthquake felt strongly across the area, with light damage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F2A6D41" w14:textId="059E28A7" w:rsidR="004D7E9C" w:rsidRPr="00997D17" w:rsidRDefault="005F3A13">
            <w:pPr>
              <w:pStyle w:val="ListParagraph"/>
              <w:numPr>
                <w:ilvl w:val="0"/>
                <w:numId w:val="35"/>
              </w:numPr>
              <w:jc w:val="both"/>
              <w:rPr>
                <w:sz w:val="22"/>
                <w:szCs w:val="22"/>
              </w:rPr>
            </w:pPr>
            <w:r w:rsidRPr="00997D17">
              <w:rPr>
                <w:sz w:val="22"/>
                <w:szCs w:val="22"/>
              </w:rPr>
              <w:t>Tetemeko kuhisiwa kwa nguvu katika eneo, na uharibifu mdogo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AE5C49" w14:textId="1F8A36AF" w:rsidR="004D7E9C" w:rsidRPr="00997D17" w:rsidRDefault="005F3A13">
            <w:pPr>
              <w:pStyle w:val="ListParagraph"/>
              <w:numPr>
                <w:ilvl w:val="0"/>
                <w:numId w:val="35"/>
              </w:numPr>
              <w:jc w:val="both"/>
              <w:rPr>
                <w:sz w:val="22"/>
                <w:szCs w:val="22"/>
              </w:rPr>
            </w:pPr>
            <w:r w:rsidRPr="00997D17">
              <w:rPr>
                <w:sz w:val="22"/>
                <w:szCs w:val="22"/>
              </w:rPr>
              <w:t>During shaking: Drop, Cover and Hold On.</w:t>
            </w:r>
          </w:p>
          <w:p w14:paraId="41173828" w14:textId="56BD83A7" w:rsidR="004D7E9C" w:rsidRPr="00997D17" w:rsidRDefault="005F3A13">
            <w:pPr>
              <w:pStyle w:val="ListParagraph"/>
              <w:numPr>
                <w:ilvl w:val="0"/>
                <w:numId w:val="35"/>
              </w:numPr>
              <w:jc w:val="both"/>
              <w:rPr>
                <w:sz w:val="22"/>
                <w:szCs w:val="22"/>
              </w:rPr>
            </w:pPr>
            <w:r w:rsidRPr="00997D17">
              <w:rPr>
                <w:sz w:val="22"/>
                <w:szCs w:val="22"/>
              </w:rPr>
              <w:t>If outdoors, move to open ground away from buildings, trees and power lines.</w:t>
            </w:r>
          </w:p>
          <w:p w14:paraId="32D235FE" w14:textId="59D07A72" w:rsidR="004D7E9C" w:rsidRPr="00997D17" w:rsidRDefault="005F3A13">
            <w:pPr>
              <w:pStyle w:val="ListParagraph"/>
              <w:numPr>
                <w:ilvl w:val="0"/>
                <w:numId w:val="35"/>
              </w:numPr>
              <w:jc w:val="both"/>
              <w:rPr>
                <w:sz w:val="22"/>
                <w:szCs w:val="22"/>
              </w:rPr>
            </w:pPr>
            <w:r w:rsidRPr="00997D17">
              <w:rPr>
                <w:sz w:val="22"/>
                <w:szCs w:val="22"/>
              </w:rPr>
              <w:t>If driving, stop in a safe place away from bridges and stay inside.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6E147C" w14:textId="2DF66093" w:rsidR="004D7E9C" w:rsidRPr="00997D17" w:rsidRDefault="005F3A13">
            <w:pPr>
              <w:pStyle w:val="ListParagraph"/>
              <w:numPr>
                <w:ilvl w:val="0"/>
                <w:numId w:val="35"/>
              </w:numPr>
              <w:jc w:val="both"/>
              <w:rPr>
                <w:sz w:val="22"/>
                <w:szCs w:val="22"/>
              </w:rPr>
            </w:pPr>
            <w:r w:rsidRPr="00997D17">
              <w:rPr>
                <w:sz w:val="22"/>
                <w:szCs w:val="22"/>
              </w:rPr>
              <w:t>Wakati wa mtikisiko: Inama, Jifunike na Shikilia.</w:t>
            </w:r>
          </w:p>
          <w:p w14:paraId="2B14B044" w14:textId="3DD2AC35" w:rsidR="004D7E9C" w:rsidRPr="00997D17" w:rsidRDefault="005F3A13">
            <w:pPr>
              <w:pStyle w:val="ListParagraph"/>
              <w:numPr>
                <w:ilvl w:val="0"/>
                <w:numId w:val="35"/>
              </w:numPr>
              <w:jc w:val="both"/>
              <w:rPr>
                <w:sz w:val="22"/>
                <w:szCs w:val="22"/>
              </w:rPr>
            </w:pPr>
            <w:r w:rsidRPr="00997D17">
              <w:rPr>
                <w:sz w:val="22"/>
                <w:szCs w:val="22"/>
              </w:rPr>
              <w:t>Ukiwa nje, nenda eneo la wazi mbali na majengo, miti na nyaya za umeme.</w:t>
            </w:r>
          </w:p>
          <w:p w14:paraId="53BAE4AA" w14:textId="6DE06400" w:rsidR="004D7E9C" w:rsidRPr="00997D17" w:rsidRDefault="005F3A13">
            <w:pPr>
              <w:pStyle w:val="ListParagraph"/>
              <w:numPr>
                <w:ilvl w:val="0"/>
                <w:numId w:val="35"/>
              </w:numPr>
              <w:jc w:val="both"/>
              <w:rPr>
                <w:sz w:val="22"/>
                <w:szCs w:val="22"/>
                <w:lang w:val="sv-SE"/>
              </w:rPr>
            </w:pPr>
            <w:r w:rsidRPr="00997D17">
              <w:rPr>
                <w:sz w:val="22"/>
                <w:szCs w:val="22"/>
                <w:lang w:val="sv-SE"/>
              </w:rPr>
              <w:t>Ukiwa unaendesha, simama mahali salama mbali na madaraja na baki ndani ya gari.</w:t>
            </w:r>
          </w:p>
        </w:tc>
      </w:tr>
      <w:tr w:rsidR="004D7E9C" w:rsidRPr="000343A2" w14:paraId="191C793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001AEF" w14:textId="54695912" w:rsidR="004D7E9C" w:rsidRPr="00997D17" w:rsidRDefault="005F3A13">
            <w:pPr>
              <w:pStyle w:val="ListParagraph"/>
              <w:numPr>
                <w:ilvl w:val="0"/>
                <w:numId w:val="35"/>
              </w:numPr>
              <w:jc w:val="both"/>
              <w:rPr>
                <w:sz w:val="22"/>
                <w:szCs w:val="22"/>
              </w:rPr>
            </w:pPr>
            <w:r w:rsidRPr="00997D17">
              <w:rPr>
                <w:sz w:val="22"/>
                <w:szCs w:val="22"/>
              </w:rPr>
              <w:t>Aftershocks likely for days or weeks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E163D1B" w14:textId="688AF827" w:rsidR="004D7E9C" w:rsidRPr="00997D17" w:rsidRDefault="005F3A13">
            <w:pPr>
              <w:pStyle w:val="ListParagraph"/>
              <w:numPr>
                <w:ilvl w:val="0"/>
                <w:numId w:val="35"/>
              </w:numPr>
              <w:jc w:val="both"/>
              <w:rPr>
                <w:sz w:val="22"/>
                <w:szCs w:val="22"/>
              </w:rPr>
            </w:pPr>
            <w:r w:rsidRPr="00997D17">
              <w:rPr>
                <w:sz w:val="22"/>
                <w:szCs w:val="22"/>
              </w:rPr>
              <w:t>Mitetemeko ya baadaye inatarajiwa kwa siku au wiki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6331F6E" w14:textId="365EF099" w:rsidR="004D7E9C" w:rsidRPr="00997D17" w:rsidRDefault="005F3A13">
            <w:pPr>
              <w:pStyle w:val="ListParagraph"/>
              <w:numPr>
                <w:ilvl w:val="0"/>
                <w:numId w:val="35"/>
              </w:numPr>
              <w:jc w:val="both"/>
              <w:rPr>
                <w:sz w:val="22"/>
                <w:szCs w:val="22"/>
              </w:rPr>
            </w:pPr>
            <w:r w:rsidRPr="00997D17">
              <w:rPr>
                <w:sz w:val="22"/>
                <w:szCs w:val="22"/>
              </w:rPr>
              <w:t>Please be ready to take cover again.</w:t>
            </w:r>
          </w:p>
          <w:p w14:paraId="3249AB02" w14:textId="1A89A823" w:rsidR="004D7E9C" w:rsidRPr="00997D17" w:rsidRDefault="005F3A13">
            <w:pPr>
              <w:pStyle w:val="ListParagraph"/>
              <w:numPr>
                <w:ilvl w:val="0"/>
                <w:numId w:val="35"/>
              </w:numPr>
              <w:jc w:val="both"/>
              <w:rPr>
                <w:sz w:val="22"/>
                <w:szCs w:val="22"/>
              </w:rPr>
            </w:pPr>
            <w:r w:rsidRPr="00997D17">
              <w:rPr>
                <w:sz w:val="22"/>
                <w:szCs w:val="22"/>
              </w:rPr>
              <w:t>Please do not go back into cracked or damaged buildings.</w:t>
            </w:r>
          </w:p>
          <w:p w14:paraId="4F3242B8" w14:textId="6DCF4B5C" w:rsidR="004D7E9C" w:rsidRPr="00997D17" w:rsidRDefault="005F3A13">
            <w:pPr>
              <w:pStyle w:val="ListParagraph"/>
              <w:numPr>
                <w:ilvl w:val="0"/>
                <w:numId w:val="35"/>
              </w:numPr>
              <w:jc w:val="both"/>
              <w:rPr>
                <w:sz w:val="22"/>
                <w:szCs w:val="22"/>
              </w:rPr>
            </w:pPr>
            <w:r w:rsidRPr="00997D17">
              <w:rPr>
                <w:sz w:val="22"/>
                <w:szCs w:val="22"/>
              </w:rPr>
              <w:t>Sleep outdoors or in inspected safe shelters if your house is damaged.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6366243" w14:textId="448B09AC" w:rsidR="004D7E9C" w:rsidRPr="00997D17" w:rsidRDefault="005F3A13">
            <w:pPr>
              <w:pStyle w:val="ListParagraph"/>
              <w:numPr>
                <w:ilvl w:val="0"/>
                <w:numId w:val="35"/>
              </w:numPr>
              <w:jc w:val="both"/>
              <w:rPr>
                <w:sz w:val="22"/>
                <w:szCs w:val="22"/>
                <w:lang w:val="sv-SE"/>
              </w:rPr>
            </w:pPr>
            <w:r w:rsidRPr="00997D17">
              <w:rPr>
                <w:sz w:val="22"/>
                <w:szCs w:val="22"/>
                <w:lang w:val="sv-SE"/>
              </w:rPr>
              <w:t>Tafadhali kuweni tayari kujikinga tena.</w:t>
            </w:r>
          </w:p>
          <w:p w14:paraId="7F6480DF" w14:textId="63991CD6" w:rsidR="004D7E9C" w:rsidRPr="00997D17" w:rsidRDefault="005F3A13">
            <w:pPr>
              <w:pStyle w:val="ListParagraph"/>
              <w:numPr>
                <w:ilvl w:val="0"/>
                <w:numId w:val="35"/>
              </w:numPr>
              <w:jc w:val="both"/>
              <w:rPr>
                <w:sz w:val="22"/>
                <w:szCs w:val="22"/>
                <w:lang w:val="sv-SE"/>
              </w:rPr>
            </w:pPr>
            <w:r w:rsidRPr="00997D17">
              <w:rPr>
                <w:sz w:val="22"/>
                <w:szCs w:val="22"/>
                <w:lang w:val="sv-SE"/>
              </w:rPr>
              <w:t>Tafadhali msiingie tena kwenye majengo yenye nyufa au yaliyoharibika.</w:t>
            </w:r>
          </w:p>
          <w:p w14:paraId="4DB0F7BA" w14:textId="4A66D0B1" w:rsidR="004D7E9C" w:rsidRPr="00997D17" w:rsidRDefault="005F3A13">
            <w:pPr>
              <w:pStyle w:val="ListParagraph"/>
              <w:numPr>
                <w:ilvl w:val="0"/>
                <w:numId w:val="35"/>
              </w:numPr>
              <w:jc w:val="both"/>
              <w:rPr>
                <w:sz w:val="22"/>
                <w:szCs w:val="22"/>
                <w:lang w:val="sv-SE"/>
              </w:rPr>
            </w:pPr>
            <w:r w:rsidRPr="00997D17">
              <w:rPr>
                <w:sz w:val="22"/>
                <w:szCs w:val="22"/>
                <w:lang w:val="sv-SE"/>
              </w:rPr>
              <w:t>Laleni nje au kwenye makazi yaliyokaguliwa ikiwa nyumba yenu imeharibika.</w:t>
            </w:r>
          </w:p>
        </w:tc>
      </w:tr>
      <w:tr w:rsidR="004D7E9C" w:rsidRPr="00997D17" w14:paraId="786C628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462A989" w14:textId="6560F130" w:rsidR="004D7E9C" w:rsidRPr="00997D17" w:rsidRDefault="005F3A13">
            <w:pPr>
              <w:pStyle w:val="ListParagraph"/>
              <w:numPr>
                <w:ilvl w:val="0"/>
                <w:numId w:val="35"/>
              </w:numPr>
              <w:jc w:val="both"/>
              <w:rPr>
                <w:sz w:val="22"/>
                <w:szCs w:val="22"/>
              </w:rPr>
            </w:pPr>
            <w:r w:rsidRPr="00997D17">
              <w:rPr>
                <w:sz w:val="22"/>
                <w:szCs w:val="22"/>
              </w:rPr>
              <w:lastRenderedPageBreak/>
              <w:t>Damage to mud-walled, unreinforced and weak buildings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80EF152" w14:textId="5311A4F0" w:rsidR="004D7E9C" w:rsidRPr="00997D17" w:rsidRDefault="005F3A13">
            <w:pPr>
              <w:pStyle w:val="ListParagraph"/>
              <w:numPr>
                <w:ilvl w:val="0"/>
                <w:numId w:val="35"/>
              </w:numPr>
              <w:jc w:val="both"/>
              <w:rPr>
                <w:sz w:val="22"/>
                <w:szCs w:val="22"/>
              </w:rPr>
            </w:pPr>
            <w:r w:rsidRPr="00997D17">
              <w:rPr>
                <w:sz w:val="22"/>
                <w:szCs w:val="22"/>
              </w:rPr>
              <w:t>Uharibifu wa nyumba za tope, zisizo na nguzo imara na majengo dhaifu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04C96B4" w14:textId="66F1779B" w:rsidR="004D7E9C" w:rsidRPr="00997D17" w:rsidRDefault="005F3A13">
            <w:pPr>
              <w:pStyle w:val="ListParagraph"/>
              <w:numPr>
                <w:ilvl w:val="0"/>
                <w:numId w:val="35"/>
              </w:numPr>
              <w:jc w:val="both"/>
              <w:rPr>
                <w:sz w:val="22"/>
                <w:szCs w:val="22"/>
              </w:rPr>
            </w:pPr>
            <w:r w:rsidRPr="00997D17">
              <w:rPr>
                <w:sz w:val="22"/>
                <w:szCs w:val="22"/>
              </w:rPr>
              <w:t>Please move out of damaged buildings to open ground or official shelters.</w:t>
            </w:r>
          </w:p>
          <w:p w14:paraId="553E4EE8" w14:textId="38629F41" w:rsidR="004D7E9C" w:rsidRPr="00997D17" w:rsidRDefault="005F3A13">
            <w:pPr>
              <w:pStyle w:val="ListParagraph"/>
              <w:numPr>
                <w:ilvl w:val="0"/>
                <w:numId w:val="35"/>
              </w:numPr>
              <w:jc w:val="both"/>
              <w:rPr>
                <w:sz w:val="22"/>
                <w:szCs w:val="22"/>
              </w:rPr>
            </w:pPr>
            <w:r w:rsidRPr="00997D17">
              <w:rPr>
                <w:sz w:val="22"/>
                <w:szCs w:val="22"/>
              </w:rPr>
              <w:t>Report damage to Village/Mtaa leaders for inspection.</w:t>
            </w:r>
          </w:p>
          <w:p w14:paraId="5265FA1D" w14:textId="033E3DED" w:rsidR="004D7E9C" w:rsidRPr="00997D17" w:rsidRDefault="005F3A13">
            <w:pPr>
              <w:pStyle w:val="ListParagraph"/>
              <w:numPr>
                <w:ilvl w:val="0"/>
                <w:numId w:val="35"/>
              </w:numPr>
              <w:jc w:val="both"/>
              <w:rPr>
                <w:sz w:val="22"/>
                <w:szCs w:val="22"/>
              </w:rPr>
            </w:pPr>
            <w:r w:rsidRPr="00997D17">
              <w:rPr>
                <w:sz w:val="22"/>
                <w:szCs w:val="22"/>
              </w:rPr>
              <w:t>District Committees: mark unsafe buildings and arrange engineering inspections.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D391097" w14:textId="2838BC3D" w:rsidR="004D7E9C" w:rsidRPr="00997D17" w:rsidRDefault="005F3A13">
            <w:pPr>
              <w:pStyle w:val="ListParagraph"/>
              <w:numPr>
                <w:ilvl w:val="0"/>
                <w:numId w:val="35"/>
              </w:numPr>
              <w:jc w:val="both"/>
              <w:rPr>
                <w:sz w:val="22"/>
                <w:szCs w:val="22"/>
              </w:rPr>
            </w:pPr>
            <w:r w:rsidRPr="00997D17">
              <w:rPr>
                <w:sz w:val="22"/>
                <w:szCs w:val="22"/>
              </w:rPr>
              <w:t>Tafadhali hameni kutoka majengo yaliyoharibika kwenda eneo la wazi au makazi rasmi ya muda.</w:t>
            </w:r>
          </w:p>
          <w:p w14:paraId="013E3379" w14:textId="6EF8F002" w:rsidR="004D7E9C" w:rsidRPr="00997D17" w:rsidRDefault="005F3A13">
            <w:pPr>
              <w:pStyle w:val="ListParagraph"/>
              <w:numPr>
                <w:ilvl w:val="0"/>
                <w:numId w:val="35"/>
              </w:numPr>
              <w:jc w:val="both"/>
              <w:rPr>
                <w:sz w:val="22"/>
                <w:szCs w:val="22"/>
              </w:rPr>
            </w:pPr>
            <w:r w:rsidRPr="00997D17">
              <w:rPr>
                <w:sz w:val="22"/>
                <w:szCs w:val="22"/>
              </w:rPr>
              <w:t>Toeni taarifa ya uharibifu kwa viongozi wa Kijiji/Mtaa kwa ajili ya ukaguzi.</w:t>
            </w:r>
          </w:p>
          <w:p w14:paraId="4A49486D" w14:textId="61550ABA" w:rsidR="004D7E9C" w:rsidRPr="00997D17" w:rsidRDefault="005F3A13">
            <w:pPr>
              <w:pStyle w:val="ListParagraph"/>
              <w:numPr>
                <w:ilvl w:val="0"/>
                <w:numId w:val="35"/>
              </w:numPr>
              <w:jc w:val="both"/>
              <w:rPr>
                <w:sz w:val="22"/>
                <w:szCs w:val="22"/>
              </w:rPr>
            </w:pPr>
            <w:r w:rsidRPr="00997D17">
              <w:rPr>
                <w:sz w:val="22"/>
                <w:szCs w:val="22"/>
              </w:rPr>
              <w:t>Kamati za Wilaya: wekeni alama kwenye majengo yasiyo salama na pangeni ukaguzi wa wahandisi.</w:t>
            </w:r>
          </w:p>
        </w:tc>
      </w:tr>
      <w:tr w:rsidR="004D7E9C" w:rsidRPr="00997D17" w14:paraId="68342E0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10CADAE" w14:textId="16896E5E" w:rsidR="004D7E9C" w:rsidRPr="00997D17" w:rsidRDefault="005F3A13">
            <w:pPr>
              <w:pStyle w:val="ListParagraph"/>
              <w:numPr>
                <w:ilvl w:val="0"/>
                <w:numId w:val="35"/>
              </w:numPr>
              <w:jc w:val="both"/>
              <w:rPr>
                <w:sz w:val="22"/>
                <w:szCs w:val="22"/>
              </w:rPr>
            </w:pPr>
            <w:r w:rsidRPr="00997D17">
              <w:rPr>
                <w:sz w:val="22"/>
                <w:szCs w:val="22"/>
              </w:rPr>
              <w:t>Tsunami threat being assessed after a strong earthquake at or near the coast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E6FE7EC" w14:textId="315BDC19" w:rsidR="004D7E9C" w:rsidRPr="00997D17" w:rsidRDefault="005F3A13">
            <w:pPr>
              <w:pStyle w:val="ListParagraph"/>
              <w:numPr>
                <w:ilvl w:val="0"/>
                <w:numId w:val="35"/>
              </w:numPr>
              <w:jc w:val="both"/>
              <w:rPr>
                <w:sz w:val="22"/>
                <w:szCs w:val="22"/>
              </w:rPr>
            </w:pPr>
            <w:r w:rsidRPr="00997D17">
              <w:rPr>
                <w:sz w:val="22"/>
                <w:szCs w:val="22"/>
              </w:rPr>
              <w:t>Tishio la tsunami linachunguzwa baada ya tetemeko kubwa pwani au karibu na pwani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620F803" w14:textId="2C177DA8" w:rsidR="004D7E9C" w:rsidRPr="00997D17" w:rsidRDefault="005F3A13">
            <w:pPr>
              <w:pStyle w:val="ListParagraph"/>
              <w:numPr>
                <w:ilvl w:val="0"/>
                <w:numId w:val="35"/>
              </w:numPr>
              <w:jc w:val="both"/>
              <w:rPr>
                <w:sz w:val="22"/>
                <w:szCs w:val="22"/>
              </w:rPr>
            </w:pPr>
            <w:r w:rsidRPr="00997D17">
              <w:rPr>
                <w:sz w:val="22"/>
                <w:szCs w:val="22"/>
              </w:rPr>
              <w:t>Coastal communities: please move away from the beach and follow TMA bulletins.</w:t>
            </w:r>
          </w:p>
          <w:p w14:paraId="69D77C87" w14:textId="50D406C7" w:rsidR="004D7E9C" w:rsidRPr="00997D17" w:rsidRDefault="005F3A13">
            <w:pPr>
              <w:pStyle w:val="ListParagraph"/>
              <w:numPr>
                <w:ilvl w:val="0"/>
                <w:numId w:val="35"/>
              </w:numPr>
              <w:jc w:val="both"/>
              <w:rPr>
                <w:sz w:val="22"/>
                <w:szCs w:val="22"/>
              </w:rPr>
            </w:pPr>
            <w:r w:rsidRPr="00997D17">
              <w:rPr>
                <w:sz w:val="22"/>
                <w:szCs w:val="22"/>
              </w:rPr>
              <w:t>If you felt strong shaking at the coast or see the sea drawing back, move to higher ground immediately.</w:t>
            </w:r>
          </w:p>
          <w:p w14:paraId="0AD1478C" w14:textId="4A67F9B7" w:rsidR="004D7E9C" w:rsidRPr="00997D17" w:rsidRDefault="005F3A13">
            <w:pPr>
              <w:pStyle w:val="ListParagraph"/>
              <w:numPr>
                <w:ilvl w:val="0"/>
                <w:numId w:val="35"/>
              </w:numPr>
              <w:jc w:val="both"/>
              <w:rPr>
                <w:sz w:val="22"/>
                <w:szCs w:val="22"/>
              </w:rPr>
            </w:pPr>
            <w:r w:rsidRPr="00997D17">
              <w:rPr>
                <w:sz w:val="22"/>
                <w:szCs w:val="22"/>
              </w:rPr>
              <w:t>Village/Mtaa leaders: prepare to guide people along evacuation routes.</w:t>
            </w:r>
          </w:p>
          <w:p w14:paraId="19B28D0B" w14:textId="677F3701" w:rsidR="004D7E9C" w:rsidRPr="00997D17" w:rsidRDefault="004D7E9C">
            <w:pPr>
              <w:pStyle w:val="ListParagraph"/>
              <w:numPr>
                <w:ilvl w:val="0"/>
                <w:numId w:val="35"/>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1D9A7E6" w14:textId="166E0ADD" w:rsidR="004D7E9C" w:rsidRPr="00997D17" w:rsidRDefault="005F3A13">
            <w:pPr>
              <w:pStyle w:val="ListParagraph"/>
              <w:numPr>
                <w:ilvl w:val="0"/>
                <w:numId w:val="35"/>
              </w:numPr>
              <w:jc w:val="both"/>
              <w:rPr>
                <w:sz w:val="22"/>
                <w:szCs w:val="22"/>
              </w:rPr>
            </w:pPr>
            <w:r w:rsidRPr="00997D17">
              <w:rPr>
                <w:sz w:val="22"/>
                <w:szCs w:val="22"/>
              </w:rPr>
              <w:t>Jamii za pwani: tafadhali ondokeni ufukweni na fuatilieni taarifa za TMA.</w:t>
            </w:r>
          </w:p>
          <w:p w14:paraId="460B18A4" w14:textId="1BEC9FDA" w:rsidR="004D7E9C" w:rsidRPr="00997D17" w:rsidRDefault="005F3A13">
            <w:pPr>
              <w:pStyle w:val="ListParagraph"/>
              <w:numPr>
                <w:ilvl w:val="0"/>
                <w:numId w:val="35"/>
              </w:numPr>
              <w:jc w:val="both"/>
              <w:rPr>
                <w:sz w:val="22"/>
                <w:szCs w:val="22"/>
              </w:rPr>
            </w:pPr>
            <w:r w:rsidRPr="00997D17">
              <w:rPr>
                <w:sz w:val="22"/>
                <w:szCs w:val="22"/>
              </w:rPr>
              <w:t>Mkihisi mtikisiko mkubwa pwani au kuona bahari ikirudi nyuma, hamieni maeneo ya mwinuko mara moja.</w:t>
            </w:r>
          </w:p>
          <w:p w14:paraId="32BD2F9C" w14:textId="7A002445" w:rsidR="004D7E9C" w:rsidRPr="00997D17" w:rsidRDefault="005F3A13">
            <w:pPr>
              <w:pStyle w:val="ListParagraph"/>
              <w:numPr>
                <w:ilvl w:val="0"/>
                <w:numId w:val="35"/>
              </w:numPr>
              <w:jc w:val="both"/>
              <w:rPr>
                <w:sz w:val="22"/>
                <w:szCs w:val="22"/>
              </w:rPr>
            </w:pPr>
            <w:r w:rsidRPr="00997D17">
              <w:rPr>
                <w:sz w:val="22"/>
                <w:szCs w:val="22"/>
              </w:rPr>
              <w:t>Viongozi wa Kijiji/Mtaa: jiandaeni kuwaongoza watu kupitia njia za uhamishaji.</w:t>
            </w:r>
          </w:p>
          <w:p w14:paraId="1ED839F5" w14:textId="269FB0AF" w:rsidR="004D7E9C" w:rsidRPr="00997D17" w:rsidRDefault="004D7E9C">
            <w:pPr>
              <w:pStyle w:val="ListParagraph"/>
              <w:numPr>
                <w:ilvl w:val="0"/>
                <w:numId w:val="35"/>
              </w:numPr>
              <w:jc w:val="both"/>
              <w:rPr>
                <w:sz w:val="22"/>
                <w:szCs w:val="22"/>
              </w:rPr>
            </w:pPr>
          </w:p>
        </w:tc>
      </w:tr>
      <w:tr w:rsidR="004D7E9C" w:rsidRPr="00997D17" w14:paraId="085CAFF8"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4D62A44" w14:textId="5749E18B" w:rsidR="004D7E9C" w:rsidRPr="00997D17" w:rsidRDefault="005F3A13">
            <w:pPr>
              <w:pStyle w:val="ListParagraph"/>
              <w:numPr>
                <w:ilvl w:val="0"/>
                <w:numId w:val="35"/>
              </w:numPr>
              <w:jc w:val="both"/>
              <w:rPr>
                <w:sz w:val="22"/>
                <w:szCs w:val="22"/>
              </w:rPr>
            </w:pPr>
            <w:r w:rsidRPr="00997D17">
              <w:rPr>
                <w:sz w:val="22"/>
                <w:szCs w:val="22"/>
              </w:rPr>
              <w:lastRenderedPageBreak/>
              <w:t>Injuries from falling objects, glass and debris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720523D" w14:textId="485E85A2" w:rsidR="004D7E9C" w:rsidRPr="00997D17" w:rsidRDefault="005F3A13">
            <w:pPr>
              <w:pStyle w:val="ListParagraph"/>
              <w:numPr>
                <w:ilvl w:val="0"/>
                <w:numId w:val="35"/>
              </w:numPr>
              <w:jc w:val="both"/>
              <w:rPr>
                <w:sz w:val="22"/>
                <w:szCs w:val="22"/>
                <w:lang w:val="sv-SE"/>
              </w:rPr>
            </w:pPr>
            <w:r w:rsidRPr="00997D17">
              <w:rPr>
                <w:sz w:val="22"/>
                <w:szCs w:val="22"/>
                <w:lang w:val="sv-SE"/>
              </w:rPr>
              <w:t>Majeraha kutokana na vitu vinavyoanguka, vioo na vifusi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DFFB857" w14:textId="6D398685" w:rsidR="004D7E9C" w:rsidRPr="00997D17" w:rsidRDefault="005F3A13">
            <w:pPr>
              <w:pStyle w:val="ListParagraph"/>
              <w:numPr>
                <w:ilvl w:val="0"/>
                <w:numId w:val="35"/>
              </w:numPr>
              <w:jc w:val="both"/>
              <w:rPr>
                <w:sz w:val="22"/>
                <w:szCs w:val="22"/>
              </w:rPr>
            </w:pPr>
            <w:r w:rsidRPr="00997D17">
              <w:rPr>
                <w:sz w:val="22"/>
                <w:szCs w:val="22"/>
              </w:rPr>
              <w:t>Give first aid and take the injured to the nearest health facility.</w:t>
            </w:r>
          </w:p>
          <w:p w14:paraId="664FB4B3" w14:textId="09647B74" w:rsidR="004D7E9C" w:rsidRPr="00997D17" w:rsidRDefault="005F3A13">
            <w:pPr>
              <w:pStyle w:val="ListParagraph"/>
              <w:numPr>
                <w:ilvl w:val="0"/>
                <w:numId w:val="35"/>
              </w:numPr>
              <w:jc w:val="both"/>
              <w:rPr>
                <w:sz w:val="22"/>
                <w:szCs w:val="22"/>
              </w:rPr>
            </w:pPr>
            <w:r w:rsidRPr="00997D17">
              <w:rPr>
                <w:sz w:val="22"/>
                <w:szCs w:val="22"/>
              </w:rPr>
              <w:t>Health facilities: prepare to receive injured people.</w:t>
            </w:r>
          </w:p>
          <w:p w14:paraId="1AD421BA" w14:textId="424237C8" w:rsidR="004D7E9C" w:rsidRPr="00997D17" w:rsidRDefault="005F3A13">
            <w:pPr>
              <w:pStyle w:val="ListParagraph"/>
              <w:numPr>
                <w:ilvl w:val="0"/>
                <w:numId w:val="35"/>
              </w:numPr>
              <w:jc w:val="both"/>
              <w:rPr>
                <w:sz w:val="22"/>
                <w:szCs w:val="22"/>
              </w:rPr>
            </w:pPr>
            <w:r w:rsidRPr="00997D17">
              <w:rPr>
                <w:sz w:val="22"/>
                <w:szCs w:val="22"/>
              </w:rPr>
              <w:t>Tanzania Red Cross Society: support first aid and psychosocial care.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71EA939" w14:textId="0162D9F0" w:rsidR="004D7E9C" w:rsidRPr="00997D17" w:rsidRDefault="005F3A13">
            <w:pPr>
              <w:pStyle w:val="ListParagraph"/>
              <w:numPr>
                <w:ilvl w:val="0"/>
                <w:numId w:val="35"/>
              </w:numPr>
              <w:jc w:val="both"/>
              <w:rPr>
                <w:sz w:val="22"/>
                <w:szCs w:val="22"/>
              </w:rPr>
            </w:pPr>
            <w:r w:rsidRPr="00997D17">
              <w:rPr>
                <w:sz w:val="22"/>
                <w:szCs w:val="22"/>
              </w:rPr>
              <w:t>Toeni huduma ya kwanza na wapelekeni majeruhi kituo cha afya kilicho karibu.</w:t>
            </w:r>
          </w:p>
          <w:p w14:paraId="4E4EC294" w14:textId="2C885271" w:rsidR="004D7E9C" w:rsidRPr="00997D17" w:rsidRDefault="005F3A13">
            <w:pPr>
              <w:pStyle w:val="ListParagraph"/>
              <w:numPr>
                <w:ilvl w:val="0"/>
                <w:numId w:val="35"/>
              </w:numPr>
              <w:jc w:val="both"/>
              <w:rPr>
                <w:sz w:val="22"/>
                <w:szCs w:val="22"/>
              </w:rPr>
            </w:pPr>
            <w:r w:rsidRPr="00997D17">
              <w:rPr>
                <w:sz w:val="22"/>
                <w:szCs w:val="22"/>
              </w:rPr>
              <w:t>Vituo vya afya: jiandaeni kupokea majeruhi.</w:t>
            </w:r>
          </w:p>
          <w:p w14:paraId="3E8B7D8F" w14:textId="280F9FDA" w:rsidR="004D7E9C" w:rsidRPr="00997D17" w:rsidRDefault="005F3A13">
            <w:pPr>
              <w:pStyle w:val="ListParagraph"/>
              <w:numPr>
                <w:ilvl w:val="0"/>
                <w:numId w:val="35"/>
              </w:numPr>
              <w:jc w:val="both"/>
              <w:rPr>
                <w:sz w:val="22"/>
                <w:szCs w:val="22"/>
              </w:rPr>
            </w:pPr>
            <w:r w:rsidRPr="00997D17">
              <w:rPr>
                <w:sz w:val="22"/>
                <w:szCs w:val="22"/>
              </w:rPr>
              <w:t>Chama cha Msalaba Mwekundu Tanzania: saidieni huduma ya kwanza na msaada wa kisaikolojia.</w:t>
            </w:r>
          </w:p>
        </w:tc>
      </w:tr>
      <w:tr w:rsidR="004D7E9C" w:rsidRPr="00997D17" w14:paraId="7C05ED2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D7687A" w14:textId="7A742351" w:rsidR="004D7E9C" w:rsidRPr="00997D17" w:rsidRDefault="005F3A13">
            <w:pPr>
              <w:pStyle w:val="ListParagraph"/>
              <w:numPr>
                <w:ilvl w:val="0"/>
                <w:numId w:val="35"/>
              </w:numPr>
              <w:jc w:val="both"/>
              <w:rPr>
                <w:sz w:val="22"/>
                <w:szCs w:val="22"/>
              </w:rPr>
            </w:pPr>
            <w:r w:rsidRPr="00997D17">
              <w:rPr>
                <w:sz w:val="22"/>
                <w:szCs w:val="22"/>
              </w:rPr>
              <w:t>Disruption to power, water and communications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0CFF0AD" w14:textId="547BD24F" w:rsidR="004D7E9C" w:rsidRPr="00997D17" w:rsidRDefault="005F3A13">
            <w:pPr>
              <w:pStyle w:val="ListParagraph"/>
              <w:numPr>
                <w:ilvl w:val="0"/>
                <w:numId w:val="35"/>
              </w:numPr>
              <w:jc w:val="both"/>
              <w:rPr>
                <w:sz w:val="22"/>
                <w:szCs w:val="22"/>
                <w:lang w:val="sv-SE"/>
              </w:rPr>
            </w:pPr>
            <w:r w:rsidRPr="00997D17">
              <w:rPr>
                <w:sz w:val="22"/>
                <w:szCs w:val="22"/>
                <w:lang w:val="sv-SE"/>
              </w:rPr>
              <w:t>Usumbufu wa huduma za umeme, maji na mawasiliano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4510D50" w14:textId="2D401284" w:rsidR="004D7E9C" w:rsidRPr="00997D17" w:rsidRDefault="005F3A13">
            <w:pPr>
              <w:pStyle w:val="ListParagraph"/>
              <w:numPr>
                <w:ilvl w:val="0"/>
                <w:numId w:val="35"/>
              </w:numPr>
              <w:jc w:val="both"/>
              <w:rPr>
                <w:sz w:val="22"/>
                <w:szCs w:val="22"/>
              </w:rPr>
            </w:pPr>
            <w:r w:rsidRPr="00997D17">
              <w:rPr>
                <w:sz w:val="22"/>
                <w:szCs w:val="22"/>
              </w:rPr>
              <w:t>Store water, food and medicines for at least three days.</w:t>
            </w:r>
          </w:p>
          <w:p w14:paraId="6478A8A0" w14:textId="1002823E" w:rsidR="004D7E9C" w:rsidRPr="00997D17" w:rsidRDefault="005F3A13">
            <w:pPr>
              <w:pStyle w:val="ListParagraph"/>
              <w:numPr>
                <w:ilvl w:val="0"/>
                <w:numId w:val="35"/>
              </w:numPr>
              <w:jc w:val="both"/>
              <w:rPr>
                <w:sz w:val="22"/>
                <w:szCs w:val="22"/>
              </w:rPr>
            </w:pPr>
            <w:r w:rsidRPr="00997D17">
              <w:rPr>
                <w:sz w:val="22"/>
                <w:szCs w:val="22"/>
              </w:rPr>
              <w:t>Keep away from fallen power lines and report them to TANESCO.</w:t>
            </w:r>
          </w:p>
          <w:p w14:paraId="03E9F7FE" w14:textId="1EAA9571" w:rsidR="004D7E9C" w:rsidRPr="00997D17" w:rsidRDefault="005F3A13">
            <w:pPr>
              <w:pStyle w:val="ListParagraph"/>
              <w:numPr>
                <w:ilvl w:val="0"/>
                <w:numId w:val="35"/>
              </w:numPr>
              <w:jc w:val="both"/>
              <w:rPr>
                <w:sz w:val="22"/>
                <w:szCs w:val="22"/>
              </w:rPr>
            </w:pPr>
            <w:r w:rsidRPr="00997D17">
              <w:rPr>
                <w:sz w:val="22"/>
                <w:szCs w:val="22"/>
              </w:rPr>
              <w:t>Use phones only for essential calls.</w:t>
            </w:r>
          </w:p>
          <w:p w14:paraId="41DB7409" w14:textId="0E44D127" w:rsidR="004D7E9C" w:rsidRPr="00997D17" w:rsidRDefault="004D7E9C">
            <w:pPr>
              <w:pStyle w:val="ListParagraph"/>
              <w:numPr>
                <w:ilvl w:val="0"/>
                <w:numId w:val="35"/>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FF4FEB" w14:textId="01187820" w:rsidR="004D7E9C" w:rsidRPr="00997D17" w:rsidRDefault="005F3A13">
            <w:pPr>
              <w:pStyle w:val="ListParagraph"/>
              <w:numPr>
                <w:ilvl w:val="0"/>
                <w:numId w:val="35"/>
              </w:numPr>
              <w:jc w:val="both"/>
              <w:rPr>
                <w:sz w:val="22"/>
                <w:szCs w:val="22"/>
                <w:lang w:val="sv-SE"/>
              </w:rPr>
            </w:pPr>
            <w:r w:rsidRPr="00997D17">
              <w:rPr>
                <w:sz w:val="22"/>
                <w:szCs w:val="22"/>
                <w:lang w:val="sv-SE"/>
              </w:rPr>
              <w:t>Hifadhini maji, chakula na dawa za angalau siku tatu.</w:t>
            </w:r>
          </w:p>
          <w:p w14:paraId="4FA9AB42" w14:textId="7B4B3230" w:rsidR="004D7E9C" w:rsidRPr="00997D17" w:rsidRDefault="005F3A13">
            <w:pPr>
              <w:pStyle w:val="ListParagraph"/>
              <w:numPr>
                <w:ilvl w:val="0"/>
                <w:numId w:val="35"/>
              </w:numPr>
              <w:jc w:val="both"/>
              <w:rPr>
                <w:sz w:val="22"/>
                <w:szCs w:val="22"/>
                <w:lang w:val="sv-SE"/>
              </w:rPr>
            </w:pPr>
            <w:r w:rsidRPr="00997D17">
              <w:rPr>
                <w:sz w:val="22"/>
                <w:szCs w:val="22"/>
                <w:lang w:val="sv-SE"/>
              </w:rPr>
              <w:t>Kaeni mbali na nyaya za umeme zilizoanguka na toeni taarifa TANESCO.</w:t>
            </w:r>
          </w:p>
          <w:p w14:paraId="3B1BE85B" w14:textId="104C8916" w:rsidR="004D7E9C" w:rsidRPr="00997D17" w:rsidRDefault="005F3A13">
            <w:pPr>
              <w:pStyle w:val="ListParagraph"/>
              <w:numPr>
                <w:ilvl w:val="0"/>
                <w:numId w:val="35"/>
              </w:numPr>
              <w:jc w:val="both"/>
              <w:rPr>
                <w:sz w:val="22"/>
                <w:szCs w:val="22"/>
              </w:rPr>
            </w:pPr>
            <w:r w:rsidRPr="00997D17">
              <w:rPr>
                <w:sz w:val="22"/>
                <w:szCs w:val="22"/>
              </w:rPr>
              <w:t>Tumieni simu kwa mawasiliano muhimu tu.</w:t>
            </w:r>
          </w:p>
          <w:p w14:paraId="38ADBBAF" w14:textId="5510553D" w:rsidR="004D7E9C" w:rsidRPr="00997D17" w:rsidRDefault="004D7E9C">
            <w:pPr>
              <w:pStyle w:val="ListParagraph"/>
              <w:numPr>
                <w:ilvl w:val="0"/>
                <w:numId w:val="35"/>
              </w:numPr>
              <w:jc w:val="both"/>
              <w:rPr>
                <w:sz w:val="22"/>
                <w:szCs w:val="22"/>
              </w:rPr>
            </w:pPr>
          </w:p>
        </w:tc>
      </w:tr>
      <w:tr w:rsidR="004D7E9C" w:rsidRPr="000343A2" w14:paraId="20D2F54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A6712E9" w14:textId="6EA2DEEC" w:rsidR="004D7E9C" w:rsidRPr="00997D17" w:rsidRDefault="005F3A13">
            <w:pPr>
              <w:pStyle w:val="ListParagraph"/>
              <w:numPr>
                <w:ilvl w:val="0"/>
                <w:numId w:val="35"/>
              </w:numPr>
              <w:jc w:val="both"/>
              <w:rPr>
                <w:sz w:val="22"/>
                <w:szCs w:val="22"/>
              </w:rPr>
            </w:pPr>
            <w:r w:rsidRPr="00997D17">
              <w:rPr>
                <w:sz w:val="22"/>
                <w:szCs w:val="22"/>
              </w:rPr>
              <w:t>Damage to roads, bridges and ports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F4D3B4E" w14:textId="65123A0E" w:rsidR="004D7E9C" w:rsidRPr="00997D17" w:rsidRDefault="005F3A13">
            <w:pPr>
              <w:pStyle w:val="ListParagraph"/>
              <w:numPr>
                <w:ilvl w:val="0"/>
                <w:numId w:val="35"/>
              </w:numPr>
              <w:jc w:val="both"/>
              <w:rPr>
                <w:sz w:val="22"/>
                <w:szCs w:val="22"/>
                <w:lang w:val="sv-SE"/>
              </w:rPr>
            </w:pPr>
            <w:r w:rsidRPr="00997D17">
              <w:rPr>
                <w:sz w:val="22"/>
                <w:szCs w:val="22"/>
                <w:lang w:val="sv-SE"/>
              </w:rPr>
              <w:t>Uharibifu wa barabara, madaraja na bandari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0E8DDD4" w14:textId="074A2659" w:rsidR="004D7E9C" w:rsidRPr="00997D17" w:rsidRDefault="005F3A13">
            <w:pPr>
              <w:pStyle w:val="ListParagraph"/>
              <w:numPr>
                <w:ilvl w:val="0"/>
                <w:numId w:val="35"/>
              </w:numPr>
              <w:jc w:val="both"/>
              <w:rPr>
                <w:sz w:val="22"/>
                <w:szCs w:val="22"/>
              </w:rPr>
            </w:pPr>
            <w:r w:rsidRPr="00997D17">
              <w:rPr>
                <w:sz w:val="22"/>
                <w:szCs w:val="22"/>
              </w:rPr>
              <w:t>Please avoid travel until roads and bridges are inspected.</w:t>
            </w:r>
          </w:p>
          <w:p w14:paraId="4092D439" w14:textId="2114DF32" w:rsidR="004D7E9C" w:rsidRPr="00997D17" w:rsidRDefault="005F3A13">
            <w:pPr>
              <w:pStyle w:val="ListParagraph"/>
              <w:numPr>
                <w:ilvl w:val="0"/>
                <w:numId w:val="35"/>
              </w:numPr>
              <w:jc w:val="both"/>
              <w:rPr>
                <w:sz w:val="22"/>
                <w:szCs w:val="22"/>
              </w:rPr>
            </w:pPr>
            <w:r w:rsidRPr="00997D17">
              <w:rPr>
                <w:sz w:val="22"/>
                <w:szCs w:val="22"/>
              </w:rPr>
              <w:t>Follow instructions from the Traffic Police, TANROADS and TARURA.</w:t>
            </w:r>
          </w:p>
          <w:p w14:paraId="5BE4701D" w14:textId="3414E5C2" w:rsidR="004D7E9C" w:rsidRPr="00997D17" w:rsidRDefault="004D7E9C">
            <w:pPr>
              <w:pStyle w:val="ListParagraph"/>
              <w:numPr>
                <w:ilvl w:val="0"/>
                <w:numId w:val="35"/>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5ADE778" w14:textId="20BF20B1" w:rsidR="004D7E9C" w:rsidRPr="00997D17" w:rsidRDefault="005F3A13">
            <w:pPr>
              <w:pStyle w:val="ListParagraph"/>
              <w:numPr>
                <w:ilvl w:val="0"/>
                <w:numId w:val="35"/>
              </w:numPr>
              <w:jc w:val="both"/>
              <w:rPr>
                <w:sz w:val="22"/>
                <w:szCs w:val="22"/>
                <w:lang w:val="sv-SE"/>
              </w:rPr>
            </w:pPr>
            <w:r w:rsidRPr="00997D17">
              <w:rPr>
                <w:sz w:val="22"/>
                <w:szCs w:val="22"/>
                <w:lang w:val="sv-SE"/>
              </w:rPr>
              <w:t>Tafadhali epukeni kusafiri hadi barabara na madaraja yakaguliwe.</w:t>
            </w:r>
          </w:p>
          <w:p w14:paraId="5B95C5C0" w14:textId="7B56FB8C" w:rsidR="004D7E9C" w:rsidRPr="00997D17" w:rsidRDefault="005F3A13">
            <w:pPr>
              <w:pStyle w:val="ListParagraph"/>
              <w:numPr>
                <w:ilvl w:val="0"/>
                <w:numId w:val="35"/>
              </w:numPr>
              <w:jc w:val="both"/>
              <w:rPr>
                <w:sz w:val="22"/>
                <w:szCs w:val="22"/>
                <w:lang w:val="sv-SE"/>
              </w:rPr>
            </w:pPr>
            <w:r w:rsidRPr="00997D17">
              <w:rPr>
                <w:sz w:val="22"/>
                <w:szCs w:val="22"/>
                <w:lang w:val="sv-SE"/>
              </w:rPr>
              <w:t>Fuateni maelekezo ya Polisi wa Usalama Barabarani, TANROADS na TARURA.</w:t>
            </w:r>
          </w:p>
          <w:p w14:paraId="1BD04AD1" w14:textId="3FDC37A7" w:rsidR="004D7E9C" w:rsidRPr="00997D17" w:rsidRDefault="004D7E9C">
            <w:pPr>
              <w:pStyle w:val="ListParagraph"/>
              <w:numPr>
                <w:ilvl w:val="0"/>
                <w:numId w:val="35"/>
              </w:numPr>
              <w:jc w:val="both"/>
              <w:rPr>
                <w:sz w:val="22"/>
                <w:szCs w:val="22"/>
                <w:lang w:val="sv-SE"/>
              </w:rPr>
            </w:pPr>
          </w:p>
        </w:tc>
      </w:tr>
      <w:tr w:rsidR="004D7E9C" w:rsidRPr="000343A2" w14:paraId="46051DC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817F42A" w14:textId="7E4FE5FE" w:rsidR="004D7E9C" w:rsidRPr="00997D17" w:rsidRDefault="005F3A13">
            <w:pPr>
              <w:pStyle w:val="ListParagraph"/>
              <w:numPr>
                <w:ilvl w:val="0"/>
                <w:numId w:val="35"/>
              </w:numPr>
              <w:jc w:val="both"/>
              <w:rPr>
                <w:sz w:val="22"/>
                <w:szCs w:val="22"/>
              </w:rPr>
            </w:pPr>
            <w:r w:rsidRPr="00997D17">
              <w:rPr>
                <w:sz w:val="22"/>
                <w:szCs w:val="22"/>
              </w:rPr>
              <w:lastRenderedPageBreak/>
              <w:t>Risk of fire from gas leaks and damaged wiring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9FECD85" w14:textId="5A3749CB" w:rsidR="004D7E9C" w:rsidRPr="00997D17" w:rsidRDefault="005F3A13">
            <w:pPr>
              <w:pStyle w:val="ListParagraph"/>
              <w:numPr>
                <w:ilvl w:val="0"/>
                <w:numId w:val="35"/>
              </w:numPr>
              <w:jc w:val="both"/>
              <w:rPr>
                <w:sz w:val="22"/>
                <w:szCs w:val="22"/>
                <w:lang w:val="sv-SE"/>
              </w:rPr>
            </w:pPr>
            <w:r w:rsidRPr="00997D17">
              <w:rPr>
                <w:sz w:val="22"/>
                <w:szCs w:val="22"/>
                <w:lang w:val="sv-SE"/>
              </w:rPr>
              <w:t>Hatari ya moto kutokana na kuvuja kwa gesi na nyaya zilizoharibika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F1F2E20" w14:textId="1616C8CA" w:rsidR="004D7E9C" w:rsidRPr="00997D17" w:rsidRDefault="005F3A13">
            <w:pPr>
              <w:pStyle w:val="ListParagraph"/>
              <w:numPr>
                <w:ilvl w:val="0"/>
                <w:numId w:val="35"/>
              </w:numPr>
              <w:jc w:val="both"/>
              <w:rPr>
                <w:sz w:val="22"/>
                <w:szCs w:val="22"/>
              </w:rPr>
            </w:pPr>
            <w:r w:rsidRPr="00997D17">
              <w:rPr>
                <w:sz w:val="22"/>
                <w:szCs w:val="22"/>
              </w:rPr>
              <w:t>If it is safe, switch off electricity and close gas cylinders.</w:t>
            </w:r>
          </w:p>
          <w:p w14:paraId="5A394E0D" w14:textId="3E9A6D46" w:rsidR="004D7E9C" w:rsidRPr="00997D17" w:rsidRDefault="005F3A13">
            <w:pPr>
              <w:pStyle w:val="ListParagraph"/>
              <w:numPr>
                <w:ilvl w:val="0"/>
                <w:numId w:val="35"/>
              </w:numPr>
              <w:jc w:val="both"/>
              <w:rPr>
                <w:sz w:val="22"/>
                <w:szCs w:val="22"/>
              </w:rPr>
            </w:pPr>
            <w:r w:rsidRPr="00997D17">
              <w:rPr>
                <w:sz w:val="22"/>
                <w:szCs w:val="22"/>
              </w:rPr>
              <w:t>Do not light matches or candles if you smell gas.</w:t>
            </w:r>
          </w:p>
          <w:p w14:paraId="63742D0D" w14:textId="631DF34E" w:rsidR="004D7E9C" w:rsidRPr="00997D17" w:rsidRDefault="005F3A13">
            <w:pPr>
              <w:pStyle w:val="ListParagraph"/>
              <w:numPr>
                <w:ilvl w:val="0"/>
                <w:numId w:val="35"/>
              </w:numPr>
              <w:jc w:val="both"/>
              <w:rPr>
                <w:sz w:val="22"/>
                <w:szCs w:val="22"/>
              </w:rPr>
            </w:pPr>
            <w:r w:rsidRPr="00997D17">
              <w:rPr>
                <w:sz w:val="22"/>
                <w:szCs w:val="22"/>
              </w:rPr>
              <w:t>Report fires: call 114.</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AF12DE0" w14:textId="0F0BDC6B" w:rsidR="004D7E9C" w:rsidRPr="00997D17" w:rsidRDefault="005F3A13">
            <w:pPr>
              <w:pStyle w:val="ListParagraph"/>
              <w:numPr>
                <w:ilvl w:val="0"/>
                <w:numId w:val="35"/>
              </w:numPr>
              <w:jc w:val="both"/>
              <w:rPr>
                <w:sz w:val="22"/>
                <w:szCs w:val="22"/>
                <w:lang w:val="sv-SE"/>
              </w:rPr>
            </w:pPr>
            <w:r w:rsidRPr="00997D17">
              <w:rPr>
                <w:sz w:val="22"/>
                <w:szCs w:val="22"/>
                <w:lang w:val="sv-SE"/>
              </w:rPr>
              <w:t>Kama ni salama, zimeni umeme na fungeni mitungi ya gesi.</w:t>
            </w:r>
          </w:p>
          <w:p w14:paraId="1179E8A2" w14:textId="6E5F0DCE" w:rsidR="004D7E9C" w:rsidRPr="00997D17" w:rsidRDefault="005F3A13">
            <w:pPr>
              <w:pStyle w:val="ListParagraph"/>
              <w:numPr>
                <w:ilvl w:val="0"/>
                <w:numId w:val="35"/>
              </w:numPr>
              <w:jc w:val="both"/>
              <w:rPr>
                <w:sz w:val="22"/>
                <w:szCs w:val="22"/>
                <w:lang w:val="sv-SE"/>
              </w:rPr>
            </w:pPr>
            <w:r w:rsidRPr="00997D17">
              <w:rPr>
                <w:sz w:val="22"/>
                <w:szCs w:val="22"/>
                <w:lang w:val="sv-SE"/>
              </w:rPr>
              <w:t>Msiwashe kiberiti wala mishumaa mkihisi harufu ya gesi.</w:t>
            </w:r>
          </w:p>
          <w:p w14:paraId="0CDE44E1" w14:textId="7E709B5E" w:rsidR="004D7E9C" w:rsidRPr="00997D17" w:rsidRDefault="005F3A13">
            <w:pPr>
              <w:pStyle w:val="ListParagraph"/>
              <w:numPr>
                <w:ilvl w:val="0"/>
                <w:numId w:val="35"/>
              </w:numPr>
              <w:jc w:val="both"/>
              <w:rPr>
                <w:sz w:val="22"/>
                <w:szCs w:val="22"/>
                <w:lang w:val="sv-SE"/>
              </w:rPr>
            </w:pPr>
            <w:r w:rsidRPr="00997D17">
              <w:rPr>
                <w:sz w:val="22"/>
                <w:szCs w:val="22"/>
                <w:lang w:val="sv-SE"/>
              </w:rPr>
              <w:t>Toeni taarifa ya moto: pigeni 114.</w:t>
            </w:r>
          </w:p>
        </w:tc>
      </w:tr>
      <w:tr w:rsidR="004D7E9C" w:rsidRPr="00997D17" w14:paraId="3F740D8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D54B51C" w14:textId="41057097" w:rsidR="004D7E9C" w:rsidRPr="00997D17" w:rsidRDefault="005F3A13">
            <w:pPr>
              <w:pStyle w:val="ListParagraph"/>
              <w:numPr>
                <w:ilvl w:val="0"/>
                <w:numId w:val="35"/>
              </w:numPr>
              <w:jc w:val="both"/>
              <w:rPr>
                <w:sz w:val="22"/>
                <w:szCs w:val="22"/>
              </w:rPr>
            </w:pPr>
            <w:r w:rsidRPr="00997D17">
              <w:rPr>
                <w:sz w:val="22"/>
                <w:szCs w:val="22"/>
              </w:rPr>
              <w:t>Landslides triggered by shaking on slopes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B4CE23" w14:textId="08BD3796" w:rsidR="004D7E9C" w:rsidRPr="00997D17" w:rsidRDefault="005F3A13">
            <w:pPr>
              <w:pStyle w:val="ListParagraph"/>
              <w:numPr>
                <w:ilvl w:val="0"/>
                <w:numId w:val="35"/>
              </w:numPr>
              <w:jc w:val="both"/>
              <w:rPr>
                <w:sz w:val="22"/>
                <w:szCs w:val="22"/>
              </w:rPr>
            </w:pPr>
            <w:r w:rsidRPr="00997D17">
              <w:rPr>
                <w:sz w:val="22"/>
                <w:szCs w:val="22"/>
              </w:rPr>
              <w:t>Maporomoko ya ardhi kutokana na mtikisiko kwenye miteremko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454DBD2" w14:textId="5E0A2A17" w:rsidR="004D7E9C" w:rsidRPr="00997D17" w:rsidRDefault="005F3A13">
            <w:pPr>
              <w:pStyle w:val="ListParagraph"/>
              <w:numPr>
                <w:ilvl w:val="0"/>
                <w:numId w:val="35"/>
              </w:numPr>
              <w:jc w:val="both"/>
              <w:rPr>
                <w:sz w:val="22"/>
                <w:szCs w:val="22"/>
              </w:rPr>
            </w:pPr>
            <w:r w:rsidRPr="00997D17">
              <w:rPr>
                <w:sz w:val="22"/>
                <w:szCs w:val="22"/>
              </w:rPr>
              <w:t>Residents of steep slopes: please move away from slopes and cliff edges.</w:t>
            </w:r>
          </w:p>
          <w:p w14:paraId="0681EF98" w14:textId="32427B7D" w:rsidR="004D7E9C" w:rsidRPr="00997D17" w:rsidRDefault="005F3A13">
            <w:pPr>
              <w:pStyle w:val="ListParagraph"/>
              <w:numPr>
                <w:ilvl w:val="0"/>
                <w:numId w:val="35"/>
              </w:numPr>
              <w:jc w:val="both"/>
              <w:rPr>
                <w:sz w:val="22"/>
                <w:szCs w:val="22"/>
              </w:rPr>
            </w:pPr>
            <w:r w:rsidRPr="00997D17">
              <w:rPr>
                <w:sz w:val="22"/>
                <w:szCs w:val="22"/>
              </w:rPr>
              <w:t>Report new cracks or slope movement to Village/Mtaa leaders.</w:t>
            </w:r>
          </w:p>
          <w:p w14:paraId="41D147B3" w14:textId="7167EE31" w:rsidR="004D7E9C" w:rsidRPr="00997D17" w:rsidRDefault="004D7E9C">
            <w:pPr>
              <w:pStyle w:val="ListParagraph"/>
              <w:numPr>
                <w:ilvl w:val="0"/>
                <w:numId w:val="35"/>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B881AF" w14:textId="3B29CAC8" w:rsidR="004D7E9C" w:rsidRPr="00997D17" w:rsidRDefault="005F3A13">
            <w:pPr>
              <w:pStyle w:val="ListParagraph"/>
              <w:numPr>
                <w:ilvl w:val="0"/>
                <w:numId w:val="35"/>
              </w:numPr>
              <w:jc w:val="both"/>
              <w:rPr>
                <w:sz w:val="22"/>
                <w:szCs w:val="22"/>
              </w:rPr>
            </w:pPr>
            <w:r w:rsidRPr="00997D17">
              <w:rPr>
                <w:sz w:val="22"/>
                <w:szCs w:val="22"/>
              </w:rPr>
              <w:t>Wakazi wa miteremko mikali: tafadhali ondokeni mbali na miteremko na kingo za majabali.</w:t>
            </w:r>
          </w:p>
          <w:p w14:paraId="0553E062" w14:textId="58A93F5C" w:rsidR="004D7E9C" w:rsidRPr="00997D17" w:rsidRDefault="005F3A13">
            <w:pPr>
              <w:pStyle w:val="ListParagraph"/>
              <w:numPr>
                <w:ilvl w:val="0"/>
                <w:numId w:val="35"/>
              </w:numPr>
              <w:jc w:val="both"/>
              <w:rPr>
                <w:sz w:val="22"/>
                <w:szCs w:val="22"/>
              </w:rPr>
            </w:pPr>
            <w:r w:rsidRPr="00997D17">
              <w:rPr>
                <w:sz w:val="22"/>
                <w:szCs w:val="22"/>
              </w:rPr>
              <w:t>Toeni taarifa ya nyufa mpya au kusogea kwa ardhi kwa viongozi wa Kijiji/Mtaa.</w:t>
            </w:r>
          </w:p>
          <w:p w14:paraId="7DD3BFDA" w14:textId="7AF3B7A5" w:rsidR="004D7E9C" w:rsidRPr="00997D17" w:rsidRDefault="004D7E9C">
            <w:pPr>
              <w:pStyle w:val="ListParagraph"/>
              <w:numPr>
                <w:ilvl w:val="0"/>
                <w:numId w:val="35"/>
              </w:numPr>
              <w:jc w:val="both"/>
              <w:rPr>
                <w:sz w:val="22"/>
                <w:szCs w:val="22"/>
              </w:rPr>
            </w:pPr>
          </w:p>
        </w:tc>
      </w:tr>
      <w:tr w:rsidR="004D7E9C" w:rsidRPr="00997D17" w14:paraId="1D4A1C7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236B25A" w14:textId="1051AFC8" w:rsidR="004D7E9C" w:rsidRPr="00997D17" w:rsidRDefault="005F3A13">
            <w:pPr>
              <w:pStyle w:val="ListParagraph"/>
              <w:numPr>
                <w:ilvl w:val="0"/>
                <w:numId w:val="35"/>
              </w:numPr>
              <w:jc w:val="both"/>
              <w:rPr>
                <w:sz w:val="22"/>
                <w:szCs w:val="22"/>
              </w:rPr>
            </w:pPr>
            <w:r w:rsidRPr="00997D17">
              <w:rPr>
                <w:sz w:val="22"/>
                <w:szCs w:val="22"/>
              </w:rPr>
              <w:t>Schools and workplaces affected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7651224" w14:textId="28D136BE" w:rsidR="004D7E9C" w:rsidRPr="00997D17" w:rsidRDefault="005F3A13">
            <w:pPr>
              <w:pStyle w:val="ListParagraph"/>
              <w:numPr>
                <w:ilvl w:val="0"/>
                <w:numId w:val="35"/>
              </w:numPr>
              <w:jc w:val="both"/>
              <w:rPr>
                <w:sz w:val="22"/>
                <w:szCs w:val="22"/>
              </w:rPr>
            </w:pPr>
            <w:r w:rsidRPr="00997D17">
              <w:rPr>
                <w:sz w:val="22"/>
                <w:szCs w:val="22"/>
              </w:rPr>
              <w:t>Shule na maeneo ya kazi kuathirika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B75DB0D" w14:textId="7D2DDB81" w:rsidR="004D7E9C" w:rsidRPr="00997D17" w:rsidRDefault="005F3A13">
            <w:pPr>
              <w:pStyle w:val="ListParagraph"/>
              <w:numPr>
                <w:ilvl w:val="0"/>
                <w:numId w:val="35"/>
              </w:numPr>
              <w:jc w:val="both"/>
              <w:rPr>
                <w:sz w:val="22"/>
                <w:szCs w:val="22"/>
              </w:rPr>
            </w:pPr>
            <w:r w:rsidRPr="00997D17">
              <w:rPr>
                <w:sz w:val="22"/>
                <w:szCs w:val="22"/>
              </w:rPr>
              <w:t>School heads: move pupils to safe assembly points and follow directives from the District Education Office.</w:t>
            </w:r>
          </w:p>
          <w:p w14:paraId="636151BF" w14:textId="4B38F0A1" w:rsidR="004D7E9C" w:rsidRPr="00997D17" w:rsidRDefault="005F3A13">
            <w:pPr>
              <w:pStyle w:val="ListParagraph"/>
              <w:numPr>
                <w:ilvl w:val="0"/>
                <w:numId w:val="35"/>
              </w:numPr>
              <w:jc w:val="both"/>
              <w:rPr>
                <w:sz w:val="22"/>
                <w:szCs w:val="22"/>
              </w:rPr>
            </w:pPr>
            <w:r w:rsidRPr="00997D17">
              <w:rPr>
                <w:sz w:val="22"/>
                <w:szCs w:val="22"/>
              </w:rPr>
              <w:t>Use buildings only after they have been inspected.</w:t>
            </w:r>
          </w:p>
          <w:p w14:paraId="2789E5EE" w14:textId="1E1583DA" w:rsidR="004D7E9C" w:rsidRPr="00997D17" w:rsidRDefault="004D7E9C">
            <w:pPr>
              <w:pStyle w:val="ListParagraph"/>
              <w:numPr>
                <w:ilvl w:val="0"/>
                <w:numId w:val="35"/>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0469142" w14:textId="3A701178" w:rsidR="004D7E9C" w:rsidRPr="00997D17" w:rsidRDefault="005F3A13">
            <w:pPr>
              <w:pStyle w:val="ListParagraph"/>
              <w:numPr>
                <w:ilvl w:val="0"/>
                <w:numId w:val="35"/>
              </w:numPr>
              <w:jc w:val="both"/>
              <w:rPr>
                <w:sz w:val="22"/>
                <w:szCs w:val="22"/>
              </w:rPr>
            </w:pPr>
            <w:r w:rsidRPr="00997D17">
              <w:rPr>
                <w:sz w:val="22"/>
                <w:szCs w:val="22"/>
              </w:rPr>
              <w:t>Wakuu wa shule: wapelekeni wanafunzi kwenye maeneo salama ya kukusanyika na fuateni maelekezo ya Ofisi ya Elimu ya Wilaya.</w:t>
            </w:r>
          </w:p>
          <w:p w14:paraId="5E3F7AD9" w14:textId="577BE25B" w:rsidR="004D7E9C" w:rsidRPr="00997D17" w:rsidRDefault="005F3A13">
            <w:pPr>
              <w:pStyle w:val="ListParagraph"/>
              <w:numPr>
                <w:ilvl w:val="0"/>
                <w:numId w:val="35"/>
              </w:numPr>
              <w:jc w:val="both"/>
              <w:rPr>
                <w:sz w:val="22"/>
                <w:szCs w:val="22"/>
              </w:rPr>
            </w:pPr>
            <w:r w:rsidRPr="00997D17">
              <w:rPr>
                <w:sz w:val="22"/>
                <w:szCs w:val="22"/>
              </w:rPr>
              <w:t>Tumieni majengo baada tu ya kukaguliwa.</w:t>
            </w:r>
          </w:p>
          <w:p w14:paraId="4458C9FF" w14:textId="282C3205" w:rsidR="004D7E9C" w:rsidRPr="00997D17" w:rsidRDefault="004D7E9C">
            <w:pPr>
              <w:pStyle w:val="ListParagraph"/>
              <w:numPr>
                <w:ilvl w:val="0"/>
                <w:numId w:val="35"/>
              </w:numPr>
              <w:jc w:val="both"/>
              <w:rPr>
                <w:sz w:val="22"/>
                <w:szCs w:val="22"/>
              </w:rPr>
            </w:pPr>
          </w:p>
        </w:tc>
      </w:tr>
      <w:tr w:rsidR="004D7E9C" w:rsidRPr="00997D17" w14:paraId="2BD1D37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F320EF7" w14:textId="4287AB87" w:rsidR="004D7E9C" w:rsidRPr="00997D17" w:rsidRDefault="005F3A13">
            <w:pPr>
              <w:pStyle w:val="ListParagraph"/>
              <w:numPr>
                <w:ilvl w:val="0"/>
                <w:numId w:val="35"/>
              </w:numPr>
              <w:jc w:val="both"/>
              <w:rPr>
                <w:sz w:val="22"/>
                <w:szCs w:val="22"/>
              </w:rPr>
            </w:pPr>
            <w:r w:rsidRPr="00997D17">
              <w:rPr>
                <w:sz w:val="22"/>
                <w:szCs w:val="22"/>
              </w:rPr>
              <w:lastRenderedPageBreak/>
              <w:t>Possible contamination of water from broken pipes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E74F37E" w14:textId="69CC3F58" w:rsidR="004D7E9C" w:rsidRPr="00997D17" w:rsidRDefault="005F3A13">
            <w:pPr>
              <w:pStyle w:val="ListParagraph"/>
              <w:numPr>
                <w:ilvl w:val="0"/>
                <w:numId w:val="35"/>
              </w:numPr>
              <w:jc w:val="both"/>
              <w:rPr>
                <w:sz w:val="22"/>
                <w:szCs w:val="22"/>
              </w:rPr>
            </w:pPr>
            <w:r w:rsidRPr="00997D17">
              <w:rPr>
                <w:sz w:val="22"/>
                <w:szCs w:val="22"/>
              </w:rPr>
              <w:t>Uwezekano wa maji kuchafuka kutokana na mabomba kupasuka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7AE19D7" w14:textId="5BA702FC" w:rsidR="004D7E9C" w:rsidRPr="00997D17" w:rsidRDefault="005F3A13">
            <w:pPr>
              <w:pStyle w:val="ListParagraph"/>
              <w:numPr>
                <w:ilvl w:val="0"/>
                <w:numId w:val="35"/>
              </w:numPr>
              <w:jc w:val="both"/>
              <w:rPr>
                <w:sz w:val="22"/>
                <w:szCs w:val="22"/>
              </w:rPr>
            </w:pPr>
            <w:r w:rsidRPr="00997D17">
              <w:rPr>
                <w:sz w:val="22"/>
                <w:szCs w:val="22"/>
              </w:rPr>
              <w:t>Boil drinking water or treat it with chlorine tablets.</w:t>
            </w:r>
          </w:p>
          <w:p w14:paraId="1D222AB1" w14:textId="4394BE0A" w:rsidR="004D7E9C" w:rsidRPr="00997D17" w:rsidRDefault="005F3A13">
            <w:pPr>
              <w:pStyle w:val="ListParagraph"/>
              <w:numPr>
                <w:ilvl w:val="0"/>
                <w:numId w:val="35"/>
              </w:numPr>
              <w:jc w:val="both"/>
              <w:rPr>
                <w:sz w:val="22"/>
                <w:szCs w:val="22"/>
              </w:rPr>
            </w:pPr>
            <w:r w:rsidRPr="00997D17">
              <w:rPr>
                <w:sz w:val="22"/>
                <w:szCs w:val="22"/>
              </w:rPr>
              <w:t>Report broken water pipes to the water authority or RUWASA.</w:t>
            </w:r>
          </w:p>
          <w:p w14:paraId="3EB4796A" w14:textId="0B11862F" w:rsidR="004D7E9C" w:rsidRPr="00997D17" w:rsidRDefault="004D7E9C">
            <w:pPr>
              <w:pStyle w:val="ListParagraph"/>
              <w:numPr>
                <w:ilvl w:val="0"/>
                <w:numId w:val="35"/>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CA2B877" w14:textId="3A556CA0" w:rsidR="004D7E9C" w:rsidRPr="00997D17" w:rsidRDefault="005F3A13">
            <w:pPr>
              <w:pStyle w:val="ListParagraph"/>
              <w:numPr>
                <w:ilvl w:val="0"/>
                <w:numId w:val="35"/>
              </w:numPr>
              <w:jc w:val="both"/>
              <w:rPr>
                <w:sz w:val="22"/>
                <w:szCs w:val="22"/>
              </w:rPr>
            </w:pPr>
            <w:r w:rsidRPr="00997D17">
              <w:rPr>
                <w:sz w:val="22"/>
                <w:szCs w:val="22"/>
              </w:rPr>
              <w:t>Chemsheni maji ya kunywa au yatibuni kwa vidonge vya klorini.</w:t>
            </w:r>
          </w:p>
          <w:p w14:paraId="798B88B7" w14:textId="60844A78" w:rsidR="004D7E9C" w:rsidRPr="00997D17" w:rsidRDefault="005F3A13">
            <w:pPr>
              <w:pStyle w:val="ListParagraph"/>
              <w:numPr>
                <w:ilvl w:val="0"/>
                <w:numId w:val="35"/>
              </w:numPr>
              <w:jc w:val="both"/>
              <w:rPr>
                <w:sz w:val="22"/>
                <w:szCs w:val="22"/>
              </w:rPr>
            </w:pPr>
            <w:r w:rsidRPr="00997D17">
              <w:rPr>
                <w:sz w:val="22"/>
                <w:szCs w:val="22"/>
              </w:rPr>
              <w:t>Toeni taarifa ya mabomba yaliyopasuka kwa mamlaka ya maji au RUWASA.</w:t>
            </w:r>
          </w:p>
          <w:p w14:paraId="6194FD99" w14:textId="3342F3A2" w:rsidR="004D7E9C" w:rsidRPr="00997D17" w:rsidRDefault="004D7E9C">
            <w:pPr>
              <w:pStyle w:val="ListParagraph"/>
              <w:numPr>
                <w:ilvl w:val="0"/>
                <w:numId w:val="35"/>
              </w:numPr>
              <w:jc w:val="both"/>
              <w:rPr>
                <w:sz w:val="22"/>
                <w:szCs w:val="22"/>
              </w:rPr>
            </w:pPr>
          </w:p>
        </w:tc>
      </w:tr>
      <w:tr w:rsidR="005F3A13" w:rsidRPr="00997D17" w14:paraId="3B40659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65C1604" w14:textId="308601A9" w:rsidR="005F3A13" w:rsidRPr="00997D17" w:rsidRDefault="005F3A13">
            <w:pPr>
              <w:pStyle w:val="ListParagraph"/>
              <w:numPr>
                <w:ilvl w:val="0"/>
                <w:numId w:val="35"/>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C569BA" w14:textId="1FFA85E4" w:rsidR="005F3A13" w:rsidRPr="00997D17" w:rsidRDefault="005F3A13">
            <w:pPr>
              <w:pStyle w:val="ListParagraph"/>
              <w:numPr>
                <w:ilvl w:val="0"/>
                <w:numId w:val="35"/>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E8C8249" w14:textId="77777777" w:rsidR="005F3A13" w:rsidRPr="00997D17" w:rsidRDefault="005F3A13">
            <w:pPr>
              <w:pStyle w:val="ListParagraph"/>
              <w:numPr>
                <w:ilvl w:val="0"/>
                <w:numId w:val="35"/>
              </w:numPr>
              <w:jc w:val="both"/>
              <w:rPr>
                <w:sz w:val="22"/>
                <w:szCs w:val="22"/>
              </w:rPr>
            </w:pPr>
            <w:r w:rsidRPr="00997D17">
              <w:rPr>
                <w:sz w:val="22"/>
                <w:szCs w:val="22"/>
              </w:rPr>
              <w:t>Please continue to follow updates from GST, TMA and Disaster Management Committees.</w:t>
            </w:r>
          </w:p>
          <w:p w14:paraId="7175C8FA" w14:textId="3F6ED5FA" w:rsidR="005F3A13" w:rsidRPr="00997D17" w:rsidRDefault="005F3A13">
            <w:pPr>
              <w:pStyle w:val="ListParagraph"/>
              <w:numPr>
                <w:ilvl w:val="0"/>
                <w:numId w:val="35"/>
              </w:numPr>
              <w:jc w:val="both"/>
              <w:rPr>
                <w:sz w:val="22"/>
                <w:szCs w:val="22"/>
              </w:rPr>
            </w:pPr>
            <w:r w:rsidRPr="00997D17">
              <w:rPr>
                <w:sz w:val="22"/>
                <w:szCs w:val="22"/>
              </w:rPr>
              <w:t>This warning remains in force until the authorities lower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298DACB" w14:textId="77777777" w:rsidR="005F3A13" w:rsidRPr="00997D17" w:rsidRDefault="005F3A13">
            <w:pPr>
              <w:pStyle w:val="ListParagraph"/>
              <w:numPr>
                <w:ilvl w:val="0"/>
                <w:numId w:val="35"/>
              </w:numPr>
              <w:jc w:val="both"/>
              <w:rPr>
                <w:sz w:val="22"/>
                <w:szCs w:val="22"/>
              </w:rPr>
            </w:pPr>
            <w:r w:rsidRPr="00997D17">
              <w:rPr>
                <w:sz w:val="22"/>
                <w:szCs w:val="22"/>
              </w:rPr>
              <w:t>Tafadhali endeleeni kufuatilia taarifa za GST, TMA na Kamati za Usimamizi wa Maafa.</w:t>
            </w:r>
          </w:p>
          <w:p w14:paraId="4EAC18CE" w14:textId="3D0E43E3" w:rsidR="005F3A13" w:rsidRPr="00997D17" w:rsidRDefault="005F3A13">
            <w:pPr>
              <w:pStyle w:val="ListParagraph"/>
              <w:numPr>
                <w:ilvl w:val="0"/>
                <w:numId w:val="35"/>
              </w:numPr>
              <w:jc w:val="both"/>
              <w:rPr>
                <w:sz w:val="22"/>
                <w:szCs w:val="22"/>
              </w:rPr>
            </w:pPr>
            <w:r w:rsidRPr="00997D17">
              <w:rPr>
                <w:sz w:val="22"/>
                <w:szCs w:val="22"/>
              </w:rPr>
              <w:t>Tahadhari hii itaendelea kutumika hadi mamlaka zitakapoishusha au kuiondoa rasmi.</w:t>
            </w:r>
          </w:p>
        </w:tc>
      </w:tr>
    </w:tbl>
    <w:p w14:paraId="2BAB3462" w14:textId="77777777" w:rsidR="004D7E9C" w:rsidRPr="00997D17" w:rsidRDefault="004D7E9C" w:rsidP="000359A0">
      <w:pPr>
        <w:jc w:val="both"/>
        <w:rPr>
          <w:sz w:val="22"/>
          <w:szCs w:val="22"/>
        </w:rPr>
      </w:pPr>
    </w:p>
    <w:p w14:paraId="62056280" w14:textId="77777777" w:rsidR="004D7E9C" w:rsidRPr="00997D17" w:rsidRDefault="004D7E9C"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4D7E9C" w:rsidRPr="00997D17" w14:paraId="0CB04B15" w14:textId="77777777" w:rsidTr="002204F6">
        <w:tc>
          <w:tcPr>
            <w:tcW w:w="456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03A0AC9C" w14:textId="77777777" w:rsidR="004D7E9C" w:rsidRPr="00997D17" w:rsidRDefault="004D7E9C" w:rsidP="000359A0">
            <w:pPr>
              <w:jc w:val="both"/>
              <w:rPr>
                <w:sz w:val="22"/>
                <w:szCs w:val="22"/>
              </w:rPr>
            </w:pPr>
            <w:r w:rsidRPr="00997D17">
              <w:rPr>
                <w:sz w:val="22"/>
                <w:szCs w:val="22"/>
              </w:rPr>
              <w:t>MAJOR WARNING</w:t>
            </w:r>
          </w:p>
        </w:tc>
        <w:tc>
          <w:tcPr>
            <w:tcW w:w="684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460A838F" w14:textId="77777777" w:rsidR="004D7E9C" w:rsidRPr="00997D17" w:rsidRDefault="004D7E9C" w:rsidP="000359A0">
            <w:pPr>
              <w:jc w:val="both"/>
              <w:rPr>
                <w:sz w:val="22"/>
                <w:szCs w:val="22"/>
              </w:rPr>
            </w:pPr>
            <w:r w:rsidRPr="00997D17">
              <w:rPr>
                <w:sz w:val="22"/>
                <w:szCs w:val="22"/>
              </w:rPr>
              <w:t>TAKE ACTION IMMEDIATELY</w:t>
            </w:r>
          </w:p>
        </w:tc>
        <w:tc>
          <w:tcPr>
            <w:tcW w:w="228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1C65E935" w14:textId="77777777" w:rsidR="004D7E9C" w:rsidRPr="00997D17" w:rsidRDefault="004D7E9C" w:rsidP="000359A0">
            <w:pPr>
              <w:jc w:val="both"/>
              <w:rPr>
                <w:sz w:val="22"/>
                <w:szCs w:val="22"/>
              </w:rPr>
            </w:pPr>
            <w:r w:rsidRPr="00997D17">
              <w:rPr>
                <w:sz w:val="22"/>
                <w:szCs w:val="22"/>
              </w:rPr>
              <w:t>LEVEL 3</w:t>
            </w:r>
          </w:p>
        </w:tc>
      </w:tr>
    </w:tbl>
    <w:p w14:paraId="623D1A47" w14:textId="77777777" w:rsidR="004D7E9C" w:rsidRPr="00997D17" w:rsidRDefault="004D7E9C" w:rsidP="000359A0">
      <w:pPr>
        <w:jc w:val="both"/>
        <w:rPr>
          <w:sz w:val="22"/>
          <w:szCs w:val="22"/>
        </w:rPr>
      </w:pPr>
    </w:p>
    <w:p w14:paraId="1E8EAE4A" w14:textId="77777777" w:rsidR="004D7E9C" w:rsidRPr="00997D17" w:rsidRDefault="004D7E9C"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4D7E9C" w:rsidRPr="00997D17" w14:paraId="336CE417"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2C1175C" w14:textId="77777777" w:rsidR="004D7E9C" w:rsidRPr="00997D17" w:rsidRDefault="004D7E9C" w:rsidP="000359A0">
            <w:pPr>
              <w:jc w:val="both"/>
              <w:rPr>
                <w:sz w:val="22"/>
                <w:szCs w:val="22"/>
              </w:rPr>
            </w:pPr>
            <w:r w:rsidRPr="00997D17">
              <w:rPr>
                <w:sz w:val="22"/>
                <w:szCs w:val="22"/>
              </w:rPr>
              <w:lastRenderedPageBreak/>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4AA1365" w14:textId="77777777" w:rsidR="004D7E9C" w:rsidRPr="00997D17" w:rsidRDefault="004D7E9C"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BB6BD8B" w14:textId="751C5A4E" w:rsidR="004D7E9C" w:rsidRPr="00997D17" w:rsidRDefault="004D7E9C"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C924BA6" w14:textId="23BA87A5" w:rsidR="004D7E9C" w:rsidRPr="00997D17" w:rsidRDefault="004D7E9C" w:rsidP="000359A0">
            <w:pPr>
              <w:jc w:val="both"/>
              <w:rPr>
                <w:sz w:val="22"/>
                <w:szCs w:val="22"/>
              </w:rPr>
            </w:pPr>
            <w:r w:rsidRPr="00997D17">
              <w:rPr>
                <w:sz w:val="22"/>
                <w:szCs w:val="22"/>
              </w:rPr>
              <w:t>HATUA (SW)</w:t>
            </w:r>
          </w:p>
        </w:tc>
      </w:tr>
      <w:tr w:rsidR="004D7E9C" w:rsidRPr="00997D17" w14:paraId="7C9730E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3771673" w14:textId="45F28AED" w:rsidR="004D7E9C" w:rsidRPr="00997D17" w:rsidRDefault="005F3A13">
            <w:pPr>
              <w:pStyle w:val="ListParagraph"/>
              <w:numPr>
                <w:ilvl w:val="0"/>
                <w:numId w:val="36"/>
              </w:numPr>
              <w:jc w:val="both"/>
              <w:rPr>
                <w:sz w:val="22"/>
                <w:szCs w:val="22"/>
              </w:rPr>
            </w:pPr>
            <w:r w:rsidRPr="00997D17">
              <w:rPr>
                <w:sz w:val="22"/>
                <w:szCs w:val="22"/>
              </w:rPr>
              <w:t>Damaging earthquake causing building collapse, deaths and injuries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A540A6" w14:textId="04C8729A" w:rsidR="004D7E9C" w:rsidRPr="00997D17" w:rsidRDefault="005F3A13">
            <w:pPr>
              <w:pStyle w:val="ListParagraph"/>
              <w:numPr>
                <w:ilvl w:val="0"/>
                <w:numId w:val="36"/>
              </w:numPr>
              <w:jc w:val="both"/>
              <w:rPr>
                <w:sz w:val="22"/>
                <w:szCs w:val="22"/>
              </w:rPr>
            </w:pPr>
            <w:r w:rsidRPr="00997D17">
              <w:rPr>
                <w:sz w:val="22"/>
                <w:szCs w:val="22"/>
              </w:rPr>
              <w:t>Tetemeko kubwa linalosababisha majengo kuanguka, vifo na majeruhi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0ADF858" w14:textId="18E142E2" w:rsidR="004D7E9C" w:rsidRPr="00997D17" w:rsidRDefault="005F3A13">
            <w:pPr>
              <w:pStyle w:val="ListParagraph"/>
              <w:numPr>
                <w:ilvl w:val="0"/>
                <w:numId w:val="36"/>
              </w:numPr>
              <w:jc w:val="both"/>
              <w:rPr>
                <w:sz w:val="22"/>
                <w:szCs w:val="22"/>
              </w:rPr>
            </w:pPr>
            <w:r w:rsidRPr="00997D17">
              <w:rPr>
                <w:sz w:val="22"/>
                <w:szCs w:val="22"/>
              </w:rPr>
              <w:t>Please stay in open ground away from damaged buildings.</w:t>
            </w:r>
          </w:p>
          <w:p w14:paraId="5D1D3237" w14:textId="79CB7731" w:rsidR="004D7E9C" w:rsidRPr="00997D17" w:rsidRDefault="005F3A13">
            <w:pPr>
              <w:pStyle w:val="ListParagraph"/>
              <w:numPr>
                <w:ilvl w:val="0"/>
                <w:numId w:val="36"/>
              </w:numPr>
              <w:jc w:val="both"/>
              <w:rPr>
                <w:sz w:val="22"/>
                <w:szCs w:val="22"/>
              </w:rPr>
            </w:pPr>
            <w:r w:rsidRPr="00997D17">
              <w:rPr>
                <w:sz w:val="22"/>
                <w:szCs w:val="22"/>
              </w:rPr>
              <w:t>District and Regional Committees: activate earthquake contingency plans and report to the Prime Minister's Office – Disaster Management Department.</w:t>
            </w:r>
          </w:p>
          <w:p w14:paraId="441C57B3" w14:textId="16F420EC" w:rsidR="004D7E9C" w:rsidRPr="00997D17" w:rsidRDefault="005F3A13">
            <w:pPr>
              <w:pStyle w:val="ListParagraph"/>
              <w:numPr>
                <w:ilvl w:val="0"/>
                <w:numId w:val="36"/>
              </w:numPr>
              <w:jc w:val="both"/>
              <w:rPr>
                <w:sz w:val="22"/>
                <w:szCs w:val="22"/>
              </w:rPr>
            </w:pPr>
            <w:r w:rsidRPr="00997D17">
              <w:rPr>
                <w:sz w:val="22"/>
                <w:szCs w:val="22"/>
              </w:rPr>
              <w:t>Please follow instructions from Disaster Management Committees, the Police Force and the Fire and Rescue Force.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E5D4133" w14:textId="2E9FCB10" w:rsidR="004D7E9C" w:rsidRPr="00997D17" w:rsidRDefault="005F3A13">
            <w:pPr>
              <w:pStyle w:val="ListParagraph"/>
              <w:numPr>
                <w:ilvl w:val="0"/>
                <w:numId w:val="36"/>
              </w:numPr>
              <w:jc w:val="both"/>
              <w:rPr>
                <w:sz w:val="22"/>
                <w:szCs w:val="22"/>
              </w:rPr>
            </w:pPr>
            <w:r w:rsidRPr="00997D17">
              <w:rPr>
                <w:sz w:val="22"/>
                <w:szCs w:val="22"/>
              </w:rPr>
              <w:t>Tafadhali bakini katika maeneo ya wazi mbali na majengo yaliyoharibika.</w:t>
            </w:r>
          </w:p>
          <w:p w14:paraId="2A9B0CD5" w14:textId="393A428D" w:rsidR="004D7E9C" w:rsidRPr="00997D17" w:rsidRDefault="005F3A13">
            <w:pPr>
              <w:pStyle w:val="ListParagraph"/>
              <w:numPr>
                <w:ilvl w:val="0"/>
                <w:numId w:val="36"/>
              </w:numPr>
              <w:jc w:val="both"/>
              <w:rPr>
                <w:sz w:val="22"/>
                <w:szCs w:val="22"/>
              </w:rPr>
            </w:pPr>
            <w:r w:rsidRPr="00997D17">
              <w:rPr>
                <w:sz w:val="22"/>
                <w:szCs w:val="22"/>
              </w:rPr>
              <w:t>Kamati za Wilaya na Mikoa: amilisheni mipango ya dharura ya tetemeko na toeni taarifa kwa Ofisi ya Waziri Mkuu – Idara ya Menejimenti ya Maafa.</w:t>
            </w:r>
          </w:p>
          <w:p w14:paraId="19480FEA" w14:textId="3182F417" w:rsidR="004D7E9C" w:rsidRPr="00997D17" w:rsidRDefault="005F3A13">
            <w:pPr>
              <w:pStyle w:val="ListParagraph"/>
              <w:numPr>
                <w:ilvl w:val="0"/>
                <w:numId w:val="36"/>
              </w:numPr>
              <w:jc w:val="both"/>
              <w:rPr>
                <w:sz w:val="22"/>
                <w:szCs w:val="22"/>
              </w:rPr>
            </w:pPr>
            <w:r w:rsidRPr="00997D17">
              <w:rPr>
                <w:sz w:val="22"/>
                <w:szCs w:val="22"/>
              </w:rPr>
              <w:t>Tafadhali fuateni maelekezo ya Kamati za Usimamizi wa Maafa, Jeshi la Polisi na Jeshi la Zimamoto na Uokoaji.</w:t>
            </w:r>
          </w:p>
        </w:tc>
      </w:tr>
      <w:tr w:rsidR="004D7E9C" w:rsidRPr="00997D17" w14:paraId="1EC1F14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F3B6D19" w14:textId="07DAD6B9" w:rsidR="004D7E9C" w:rsidRPr="00997D17" w:rsidRDefault="005F3A13">
            <w:pPr>
              <w:pStyle w:val="ListParagraph"/>
              <w:numPr>
                <w:ilvl w:val="0"/>
                <w:numId w:val="36"/>
              </w:numPr>
              <w:jc w:val="both"/>
              <w:rPr>
                <w:sz w:val="22"/>
                <w:szCs w:val="22"/>
              </w:rPr>
            </w:pPr>
            <w:r w:rsidRPr="00997D17">
              <w:rPr>
                <w:sz w:val="22"/>
                <w:szCs w:val="22"/>
              </w:rPr>
              <w:t>Tsunami warning issued for the coast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D54301" w14:textId="716C2BCE" w:rsidR="004D7E9C" w:rsidRPr="00997D17" w:rsidRDefault="005F3A13">
            <w:pPr>
              <w:pStyle w:val="ListParagraph"/>
              <w:numPr>
                <w:ilvl w:val="0"/>
                <w:numId w:val="36"/>
              </w:numPr>
              <w:jc w:val="both"/>
              <w:rPr>
                <w:sz w:val="22"/>
                <w:szCs w:val="22"/>
              </w:rPr>
            </w:pPr>
            <w:r w:rsidRPr="00997D17">
              <w:rPr>
                <w:sz w:val="22"/>
                <w:szCs w:val="22"/>
              </w:rPr>
              <w:t>Tahadhari ya tsunami imetolewa kwa maeneo ya pwani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1785EEB" w14:textId="5DD96B4E" w:rsidR="004D7E9C" w:rsidRPr="00997D17" w:rsidRDefault="005F3A13">
            <w:pPr>
              <w:pStyle w:val="ListParagraph"/>
              <w:numPr>
                <w:ilvl w:val="0"/>
                <w:numId w:val="36"/>
              </w:numPr>
              <w:jc w:val="both"/>
              <w:rPr>
                <w:sz w:val="22"/>
                <w:szCs w:val="22"/>
              </w:rPr>
            </w:pPr>
            <w:r w:rsidRPr="00997D17">
              <w:rPr>
                <w:sz w:val="22"/>
                <w:szCs w:val="22"/>
              </w:rPr>
              <w:t>Coastal residents: please move immediately to higher ground or inland, as directed.</w:t>
            </w:r>
          </w:p>
          <w:p w14:paraId="11DE4A3F" w14:textId="225B5BEF" w:rsidR="004D7E9C" w:rsidRPr="00997D17" w:rsidRDefault="005F3A13">
            <w:pPr>
              <w:pStyle w:val="ListParagraph"/>
              <w:numPr>
                <w:ilvl w:val="0"/>
                <w:numId w:val="36"/>
              </w:numPr>
              <w:jc w:val="both"/>
              <w:rPr>
                <w:sz w:val="22"/>
                <w:szCs w:val="22"/>
              </w:rPr>
            </w:pPr>
            <w:r w:rsidRPr="00997D17">
              <w:rPr>
                <w:sz w:val="22"/>
                <w:szCs w:val="22"/>
              </w:rPr>
              <w:t>Please do not return to the coast until the authorities declare it safe; more waves may follow.</w:t>
            </w:r>
          </w:p>
          <w:p w14:paraId="17D30371" w14:textId="011438D2" w:rsidR="004D7E9C" w:rsidRPr="00997D17" w:rsidRDefault="005F3A13">
            <w:pPr>
              <w:pStyle w:val="ListParagraph"/>
              <w:numPr>
                <w:ilvl w:val="0"/>
                <w:numId w:val="36"/>
              </w:numPr>
              <w:jc w:val="both"/>
              <w:rPr>
                <w:sz w:val="22"/>
                <w:szCs w:val="22"/>
              </w:rPr>
            </w:pPr>
            <w:r w:rsidRPr="00997D17">
              <w:rPr>
                <w:sz w:val="22"/>
                <w:szCs w:val="22"/>
              </w:rPr>
              <w:t>Boats in harbour: move to deep water only if there is time and it is safe; otherwise leave the boat and go to higher ground.</w:t>
            </w:r>
          </w:p>
          <w:p w14:paraId="1537D481" w14:textId="15CD1385" w:rsidR="004D7E9C" w:rsidRPr="00997D17" w:rsidRDefault="004D7E9C">
            <w:pPr>
              <w:pStyle w:val="ListParagraph"/>
              <w:numPr>
                <w:ilvl w:val="0"/>
                <w:numId w:val="36"/>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9E01329" w14:textId="77728724" w:rsidR="004D7E9C" w:rsidRPr="00997D17" w:rsidRDefault="005F3A13">
            <w:pPr>
              <w:pStyle w:val="ListParagraph"/>
              <w:numPr>
                <w:ilvl w:val="0"/>
                <w:numId w:val="36"/>
              </w:numPr>
              <w:jc w:val="both"/>
              <w:rPr>
                <w:sz w:val="22"/>
                <w:szCs w:val="22"/>
              </w:rPr>
            </w:pPr>
            <w:r w:rsidRPr="00997D17">
              <w:rPr>
                <w:sz w:val="22"/>
                <w:szCs w:val="22"/>
              </w:rPr>
              <w:t>Wakazi wa pwani: tafadhali hamieni mara moja maeneo ya mwinuko au mbali na pwani, kama mnavyoelekezwa.</w:t>
            </w:r>
          </w:p>
          <w:p w14:paraId="444BCB82" w14:textId="3A27B9AB" w:rsidR="004D7E9C" w:rsidRPr="00997D17" w:rsidRDefault="005F3A13">
            <w:pPr>
              <w:pStyle w:val="ListParagraph"/>
              <w:numPr>
                <w:ilvl w:val="0"/>
                <w:numId w:val="36"/>
              </w:numPr>
              <w:jc w:val="both"/>
              <w:rPr>
                <w:sz w:val="22"/>
                <w:szCs w:val="22"/>
              </w:rPr>
            </w:pPr>
            <w:r w:rsidRPr="00997D17">
              <w:rPr>
                <w:sz w:val="22"/>
                <w:szCs w:val="22"/>
              </w:rPr>
              <w:t>Tafadhali msirudi pwani hadi mamlaka zitangaze kuwa ni salama; mawimbi mengine yanaweza kufuata.</w:t>
            </w:r>
          </w:p>
          <w:p w14:paraId="2ACB1C3C" w14:textId="2EF0072F" w:rsidR="004D7E9C" w:rsidRPr="00997D17" w:rsidRDefault="005F3A13">
            <w:pPr>
              <w:pStyle w:val="ListParagraph"/>
              <w:numPr>
                <w:ilvl w:val="0"/>
                <w:numId w:val="36"/>
              </w:numPr>
              <w:jc w:val="both"/>
              <w:rPr>
                <w:sz w:val="22"/>
                <w:szCs w:val="22"/>
              </w:rPr>
            </w:pPr>
            <w:r w:rsidRPr="00997D17">
              <w:rPr>
                <w:sz w:val="22"/>
                <w:szCs w:val="22"/>
              </w:rPr>
              <w:t>Vyombo vilivyo bandarini: nendeni kina kirefu cha bahari ikiwa kuna muda na ni salama; vinginevyo acheni chombo na hamieni eneo la mwinuko.</w:t>
            </w:r>
          </w:p>
          <w:p w14:paraId="4D06F3C0" w14:textId="2A2220E0" w:rsidR="004D7E9C" w:rsidRPr="00997D17" w:rsidRDefault="004D7E9C">
            <w:pPr>
              <w:pStyle w:val="ListParagraph"/>
              <w:numPr>
                <w:ilvl w:val="0"/>
                <w:numId w:val="36"/>
              </w:numPr>
              <w:jc w:val="both"/>
              <w:rPr>
                <w:sz w:val="22"/>
                <w:szCs w:val="22"/>
              </w:rPr>
            </w:pPr>
          </w:p>
        </w:tc>
      </w:tr>
      <w:tr w:rsidR="004D7E9C" w:rsidRPr="00997D17" w14:paraId="5439CC6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530E09" w14:textId="7A54061E" w:rsidR="004D7E9C" w:rsidRPr="00997D17" w:rsidRDefault="005F3A13">
            <w:pPr>
              <w:pStyle w:val="ListParagraph"/>
              <w:numPr>
                <w:ilvl w:val="0"/>
                <w:numId w:val="36"/>
              </w:numPr>
              <w:jc w:val="both"/>
              <w:rPr>
                <w:sz w:val="22"/>
                <w:szCs w:val="22"/>
              </w:rPr>
            </w:pPr>
            <w:r w:rsidRPr="00997D17">
              <w:rPr>
                <w:sz w:val="22"/>
                <w:szCs w:val="22"/>
              </w:rPr>
              <w:lastRenderedPageBreak/>
              <w:t>People trapped under collapsed buildings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4E3ACC" w14:textId="047B9773" w:rsidR="004D7E9C" w:rsidRPr="00997D17" w:rsidRDefault="005F3A13">
            <w:pPr>
              <w:pStyle w:val="ListParagraph"/>
              <w:numPr>
                <w:ilvl w:val="0"/>
                <w:numId w:val="36"/>
              </w:numPr>
              <w:jc w:val="both"/>
              <w:rPr>
                <w:sz w:val="22"/>
                <w:szCs w:val="22"/>
              </w:rPr>
            </w:pPr>
            <w:r w:rsidRPr="00997D17">
              <w:rPr>
                <w:sz w:val="22"/>
                <w:szCs w:val="22"/>
              </w:rPr>
              <w:t>Watu kunaswa chini ya majengo yaliyoanguka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32818B" w14:textId="54A9DDA0" w:rsidR="004D7E9C" w:rsidRPr="00997D17" w:rsidRDefault="005F3A13">
            <w:pPr>
              <w:pStyle w:val="ListParagraph"/>
              <w:numPr>
                <w:ilvl w:val="0"/>
                <w:numId w:val="36"/>
              </w:numPr>
              <w:jc w:val="both"/>
              <w:rPr>
                <w:sz w:val="22"/>
                <w:szCs w:val="22"/>
              </w:rPr>
            </w:pPr>
            <w:r w:rsidRPr="00997D17">
              <w:rPr>
                <w:sz w:val="22"/>
                <w:szCs w:val="22"/>
              </w:rPr>
              <w:t>Report trapped people: call 190 or 114, or inform local leaders.</w:t>
            </w:r>
          </w:p>
          <w:p w14:paraId="3AA09EBE" w14:textId="373795B1" w:rsidR="004D7E9C" w:rsidRPr="00997D17" w:rsidRDefault="005F3A13">
            <w:pPr>
              <w:pStyle w:val="ListParagraph"/>
              <w:numPr>
                <w:ilvl w:val="0"/>
                <w:numId w:val="36"/>
              </w:numPr>
              <w:jc w:val="both"/>
              <w:rPr>
                <w:sz w:val="22"/>
                <w:szCs w:val="22"/>
              </w:rPr>
            </w:pPr>
            <w:r w:rsidRPr="00997D17">
              <w:rPr>
                <w:sz w:val="22"/>
                <w:szCs w:val="22"/>
              </w:rPr>
              <w:t>Please do not enter collapsed buildings; wait for rescue teams.</w:t>
            </w:r>
          </w:p>
          <w:p w14:paraId="3EF6B26B" w14:textId="5D6DA8F5" w:rsidR="004D7E9C" w:rsidRPr="00997D17" w:rsidRDefault="005F3A13">
            <w:pPr>
              <w:pStyle w:val="ListParagraph"/>
              <w:numPr>
                <w:ilvl w:val="0"/>
                <w:numId w:val="36"/>
              </w:numPr>
              <w:jc w:val="both"/>
              <w:rPr>
                <w:sz w:val="22"/>
                <w:szCs w:val="22"/>
              </w:rPr>
            </w:pPr>
            <w:r w:rsidRPr="00997D17">
              <w:rPr>
                <w:sz w:val="22"/>
                <w:szCs w:val="22"/>
              </w:rPr>
              <w:t>Fire and Rescue Force: lead search and rescue with the Police Force, JWTZ and the Red Cross.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9279315" w14:textId="032A800E" w:rsidR="004D7E9C" w:rsidRPr="00997D17" w:rsidRDefault="005F3A13">
            <w:pPr>
              <w:pStyle w:val="ListParagraph"/>
              <w:numPr>
                <w:ilvl w:val="0"/>
                <w:numId w:val="36"/>
              </w:numPr>
              <w:jc w:val="both"/>
              <w:rPr>
                <w:sz w:val="22"/>
                <w:szCs w:val="22"/>
              </w:rPr>
            </w:pPr>
            <w:r w:rsidRPr="00997D17">
              <w:rPr>
                <w:sz w:val="22"/>
                <w:szCs w:val="22"/>
              </w:rPr>
              <w:t>Toeni taarifa ya watu walionaswa: pigeni 190 au 114, au wajulisheni viongozi wa eneo.</w:t>
            </w:r>
          </w:p>
          <w:p w14:paraId="1E4248CC" w14:textId="7CDD16AD" w:rsidR="004D7E9C" w:rsidRPr="00997D17" w:rsidRDefault="005F3A13">
            <w:pPr>
              <w:pStyle w:val="ListParagraph"/>
              <w:numPr>
                <w:ilvl w:val="0"/>
                <w:numId w:val="36"/>
              </w:numPr>
              <w:jc w:val="both"/>
              <w:rPr>
                <w:sz w:val="22"/>
                <w:szCs w:val="22"/>
              </w:rPr>
            </w:pPr>
            <w:r w:rsidRPr="00997D17">
              <w:rPr>
                <w:sz w:val="22"/>
                <w:szCs w:val="22"/>
              </w:rPr>
              <w:t>Tafadhali msiingie kwenye majengo yaliyoanguka; subirini timu za uokoaji.</w:t>
            </w:r>
          </w:p>
          <w:p w14:paraId="6FEF8E7A" w14:textId="6AEA9244" w:rsidR="004D7E9C" w:rsidRPr="00997D17" w:rsidRDefault="005F3A13">
            <w:pPr>
              <w:pStyle w:val="ListParagraph"/>
              <w:numPr>
                <w:ilvl w:val="0"/>
                <w:numId w:val="36"/>
              </w:numPr>
              <w:jc w:val="both"/>
              <w:rPr>
                <w:sz w:val="22"/>
                <w:szCs w:val="22"/>
              </w:rPr>
            </w:pPr>
            <w:r w:rsidRPr="00997D17">
              <w:rPr>
                <w:sz w:val="22"/>
                <w:szCs w:val="22"/>
              </w:rPr>
              <w:t>Jeshi la Zimamoto na Uokoaji: ongozeni utafutaji na uokoaji kwa kushirikiana na Jeshi la Polisi, JWTZ na Chama cha Msalaba Mwekundu.</w:t>
            </w:r>
          </w:p>
        </w:tc>
      </w:tr>
      <w:tr w:rsidR="004D7E9C" w:rsidRPr="00997D17" w14:paraId="545F88F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62EBB9" w14:textId="43FA21A8" w:rsidR="004D7E9C" w:rsidRPr="00997D17" w:rsidRDefault="005F3A13">
            <w:pPr>
              <w:pStyle w:val="ListParagraph"/>
              <w:numPr>
                <w:ilvl w:val="0"/>
                <w:numId w:val="36"/>
              </w:numPr>
              <w:jc w:val="both"/>
              <w:rPr>
                <w:sz w:val="22"/>
                <w:szCs w:val="22"/>
              </w:rPr>
            </w:pPr>
            <w:r w:rsidRPr="00997D17">
              <w:rPr>
                <w:sz w:val="22"/>
                <w:szCs w:val="22"/>
              </w:rPr>
              <w:t>Many deaths and injuries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5F9F86B" w14:textId="43366F9E" w:rsidR="004D7E9C" w:rsidRPr="00997D17" w:rsidRDefault="005F3A13">
            <w:pPr>
              <w:pStyle w:val="ListParagraph"/>
              <w:numPr>
                <w:ilvl w:val="0"/>
                <w:numId w:val="36"/>
              </w:numPr>
              <w:jc w:val="both"/>
              <w:rPr>
                <w:sz w:val="22"/>
                <w:szCs w:val="22"/>
              </w:rPr>
            </w:pPr>
            <w:r w:rsidRPr="00997D17">
              <w:rPr>
                <w:sz w:val="22"/>
                <w:szCs w:val="22"/>
              </w:rPr>
              <w:t>Vifo na majeruhi wengi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1BBDD0A" w14:textId="1A64E1BC" w:rsidR="004D7E9C" w:rsidRPr="00997D17" w:rsidRDefault="005F3A13">
            <w:pPr>
              <w:pStyle w:val="ListParagraph"/>
              <w:numPr>
                <w:ilvl w:val="0"/>
                <w:numId w:val="36"/>
              </w:numPr>
              <w:jc w:val="both"/>
              <w:rPr>
                <w:sz w:val="22"/>
                <w:szCs w:val="22"/>
              </w:rPr>
            </w:pPr>
            <w:r w:rsidRPr="00997D17">
              <w:rPr>
                <w:sz w:val="22"/>
                <w:szCs w:val="22"/>
              </w:rPr>
              <w:t>Take the injured to the nearest health facility.</w:t>
            </w:r>
          </w:p>
          <w:p w14:paraId="0F1B9D01" w14:textId="1C274CD6" w:rsidR="004D7E9C" w:rsidRPr="00997D17" w:rsidRDefault="005F3A13">
            <w:pPr>
              <w:pStyle w:val="ListParagraph"/>
              <w:numPr>
                <w:ilvl w:val="0"/>
                <w:numId w:val="36"/>
              </w:numPr>
              <w:jc w:val="both"/>
              <w:rPr>
                <w:sz w:val="22"/>
                <w:szCs w:val="22"/>
              </w:rPr>
            </w:pPr>
            <w:r w:rsidRPr="00997D17">
              <w:rPr>
                <w:sz w:val="22"/>
                <w:szCs w:val="22"/>
              </w:rPr>
              <w:t>Hospitals: activate mass-casualty plans.</w:t>
            </w:r>
          </w:p>
          <w:p w14:paraId="3162F712" w14:textId="756D2665" w:rsidR="004D7E9C" w:rsidRPr="00997D17" w:rsidRDefault="005F3A13">
            <w:pPr>
              <w:pStyle w:val="ListParagraph"/>
              <w:numPr>
                <w:ilvl w:val="0"/>
                <w:numId w:val="36"/>
              </w:numPr>
              <w:jc w:val="both"/>
              <w:rPr>
                <w:sz w:val="22"/>
                <w:szCs w:val="22"/>
              </w:rPr>
            </w:pPr>
            <w:r w:rsidRPr="00997D17">
              <w:rPr>
                <w:sz w:val="22"/>
                <w:szCs w:val="22"/>
              </w:rPr>
              <w:t>Health authorities: manage identification and burial of the dead.</w:t>
            </w:r>
          </w:p>
          <w:p w14:paraId="3CAD40DC" w14:textId="42C9F7CC" w:rsidR="004D7E9C" w:rsidRPr="00997D17" w:rsidRDefault="004D7E9C">
            <w:pPr>
              <w:pStyle w:val="ListParagraph"/>
              <w:numPr>
                <w:ilvl w:val="0"/>
                <w:numId w:val="36"/>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9E1129" w14:textId="59343389" w:rsidR="004D7E9C" w:rsidRPr="00997D17" w:rsidRDefault="005F3A13">
            <w:pPr>
              <w:pStyle w:val="ListParagraph"/>
              <w:numPr>
                <w:ilvl w:val="0"/>
                <w:numId w:val="36"/>
              </w:numPr>
              <w:jc w:val="both"/>
              <w:rPr>
                <w:sz w:val="22"/>
                <w:szCs w:val="22"/>
              </w:rPr>
            </w:pPr>
            <w:r w:rsidRPr="00997D17">
              <w:rPr>
                <w:sz w:val="22"/>
                <w:szCs w:val="22"/>
              </w:rPr>
              <w:t>Wapelekeni majeruhi kituo cha afya kilicho karibu.</w:t>
            </w:r>
          </w:p>
          <w:p w14:paraId="1405388D" w14:textId="0D0B064D" w:rsidR="004D7E9C" w:rsidRPr="00997D17" w:rsidRDefault="005F3A13">
            <w:pPr>
              <w:pStyle w:val="ListParagraph"/>
              <w:numPr>
                <w:ilvl w:val="0"/>
                <w:numId w:val="36"/>
              </w:numPr>
              <w:jc w:val="both"/>
              <w:rPr>
                <w:sz w:val="22"/>
                <w:szCs w:val="22"/>
              </w:rPr>
            </w:pPr>
            <w:r w:rsidRPr="00997D17">
              <w:rPr>
                <w:sz w:val="22"/>
                <w:szCs w:val="22"/>
              </w:rPr>
              <w:t>Hospitali: amilisheni mipango ya kupokea majeruhi wengi.</w:t>
            </w:r>
          </w:p>
          <w:p w14:paraId="275726DB" w14:textId="69013613" w:rsidR="004D7E9C" w:rsidRPr="00997D17" w:rsidRDefault="005F3A13">
            <w:pPr>
              <w:pStyle w:val="ListParagraph"/>
              <w:numPr>
                <w:ilvl w:val="0"/>
                <w:numId w:val="36"/>
              </w:numPr>
              <w:jc w:val="both"/>
              <w:rPr>
                <w:sz w:val="22"/>
                <w:szCs w:val="22"/>
              </w:rPr>
            </w:pPr>
            <w:r w:rsidRPr="00997D17">
              <w:rPr>
                <w:sz w:val="22"/>
                <w:szCs w:val="22"/>
              </w:rPr>
              <w:t>Mamlaka za afya: simamieni utambuzi na maziko ya waliofariki.</w:t>
            </w:r>
          </w:p>
          <w:p w14:paraId="557A6AC9" w14:textId="67703FCB" w:rsidR="004D7E9C" w:rsidRPr="00997D17" w:rsidRDefault="004D7E9C">
            <w:pPr>
              <w:pStyle w:val="ListParagraph"/>
              <w:numPr>
                <w:ilvl w:val="0"/>
                <w:numId w:val="36"/>
              </w:numPr>
              <w:jc w:val="both"/>
              <w:rPr>
                <w:sz w:val="22"/>
                <w:szCs w:val="22"/>
              </w:rPr>
            </w:pPr>
          </w:p>
        </w:tc>
      </w:tr>
      <w:tr w:rsidR="004D7E9C" w:rsidRPr="00997D17" w14:paraId="4AA2DBA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0158347" w14:textId="584C4176" w:rsidR="004D7E9C" w:rsidRPr="00997D17" w:rsidRDefault="005F3A13">
            <w:pPr>
              <w:pStyle w:val="ListParagraph"/>
              <w:numPr>
                <w:ilvl w:val="0"/>
                <w:numId w:val="36"/>
              </w:numPr>
              <w:jc w:val="both"/>
              <w:rPr>
                <w:sz w:val="22"/>
                <w:szCs w:val="22"/>
              </w:rPr>
            </w:pPr>
            <w:r w:rsidRPr="00997D17">
              <w:rPr>
                <w:sz w:val="22"/>
                <w:szCs w:val="22"/>
              </w:rPr>
              <w:t>Damage to schools, health facilities and public buildings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5A330F" w14:textId="0078293B" w:rsidR="004D7E9C" w:rsidRPr="00997D17" w:rsidRDefault="005F3A13">
            <w:pPr>
              <w:pStyle w:val="ListParagraph"/>
              <w:numPr>
                <w:ilvl w:val="0"/>
                <w:numId w:val="36"/>
              </w:numPr>
              <w:jc w:val="both"/>
              <w:rPr>
                <w:sz w:val="22"/>
                <w:szCs w:val="22"/>
              </w:rPr>
            </w:pPr>
            <w:r w:rsidRPr="00997D17">
              <w:rPr>
                <w:sz w:val="22"/>
                <w:szCs w:val="22"/>
              </w:rPr>
              <w:t>Uharibifu wa shule, vituo vya afya na majengo ya umma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3656818" w14:textId="1CD27C5A" w:rsidR="004D7E9C" w:rsidRPr="00997D17" w:rsidRDefault="005F3A13">
            <w:pPr>
              <w:pStyle w:val="ListParagraph"/>
              <w:numPr>
                <w:ilvl w:val="0"/>
                <w:numId w:val="36"/>
              </w:numPr>
              <w:jc w:val="both"/>
              <w:rPr>
                <w:sz w:val="22"/>
                <w:szCs w:val="22"/>
              </w:rPr>
            </w:pPr>
            <w:r w:rsidRPr="00997D17">
              <w:rPr>
                <w:sz w:val="22"/>
                <w:szCs w:val="22"/>
              </w:rPr>
              <w:t>Please do not use damaged public buildings.</w:t>
            </w:r>
          </w:p>
          <w:p w14:paraId="3457298D" w14:textId="612D252A" w:rsidR="004D7E9C" w:rsidRPr="00997D17" w:rsidRDefault="005F3A13">
            <w:pPr>
              <w:pStyle w:val="ListParagraph"/>
              <w:numPr>
                <w:ilvl w:val="0"/>
                <w:numId w:val="36"/>
              </w:numPr>
              <w:jc w:val="both"/>
              <w:rPr>
                <w:sz w:val="22"/>
                <w:szCs w:val="22"/>
              </w:rPr>
            </w:pPr>
            <w:r w:rsidRPr="00997D17">
              <w:rPr>
                <w:sz w:val="22"/>
                <w:szCs w:val="22"/>
              </w:rPr>
              <w:t>District Committees: arrange rapid inspection by engineers.</w:t>
            </w:r>
          </w:p>
          <w:p w14:paraId="0EE1CEFB" w14:textId="084E0054" w:rsidR="004D7E9C" w:rsidRPr="00997D17" w:rsidRDefault="005F3A13">
            <w:pPr>
              <w:pStyle w:val="ListParagraph"/>
              <w:numPr>
                <w:ilvl w:val="0"/>
                <w:numId w:val="36"/>
              </w:numPr>
              <w:jc w:val="both"/>
              <w:rPr>
                <w:sz w:val="22"/>
                <w:szCs w:val="22"/>
              </w:rPr>
            </w:pPr>
            <w:r w:rsidRPr="00997D17">
              <w:rPr>
                <w:sz w:val="22"/>
                <w:szCs w:val="22"/>
              </w:rPr>
              <w:t>Set up temporary health and learning points in safe open areas.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7CE34F9" w14:textId="336F5A40" w:rsidR="004D7E9C" w:rsidRPr="00997D17" w:rsidRDefault="005F3A13">
            <w:pPr>
              <w:pStyle w:val="ListParagraph"/>
              <w:numPr>
                <w:ilvl w:val="0"/>
                <w:numId w:val="36"/>
              </w:numPr>
              <w:jc w:val="both"/>
              <w:rPr>
                <w:sz w:val="22"/>
                <w:szCs w:val="22"/>
              </w:rPr>
            </w:pPr>
            <w:r w:rsidRPr="00997D17">
              <w:rPr>
                <w:sz w:val="22"/>
                <w:szCs w:val="22"/>
              </w:rPr>
              <w:t>Tafadhali msitumie majengo ya umma yaliyoharibika.</w:t>
            </w:r>
          </w:p>
          <w:p w14:paraId="0CD2FA5E" w14:textId="0607ED95" w:rsidR="004D7E9C" w:rsidRPr="00997D17" w:rsidRDefault="005F3A13">
            <w:pPr>
              <w:pStyle w:val="ListParagraph"/>
              <w:numPr>
                <w:ilvl w:val="0"/>
                <w:numId w:val="36"/>
              </w:numPr>
              <w:jc w:val="both"/>
              <w:rPr>
                <w:sz w:val="22"/>
                <w:szCs w:val="22"/>
              </w:rPr>
            </w:pPr>
            <w:r w:rsidRPr="00997D17">
              <w:rPr>
                <w:sz w:val="22"/>
                <w:szCs w:val="22"/>
              </w:rPr>
              <w:t>Kamati za Wilaya: pangeni ukaguzi wa haraka wa wahandisi.</w:t>
            </w:r>
          </w:p>
          <w:p w14:paraId="14DBADAF" w14:textId="120B7824" w:rsidR="004D7E9C" w:rsidRPr="00997D17" w:rsidRDefault="005F3A13">
            <w:pPr>
              <w:pStyle w:val="ListParagraph"/>
              <w:numPr>
                <w:ilvl w:val="0"/>
                <w:numId w:val="36"/>
              </w:numPr>
              <w:jc w:val="both"/>
              <w:rPr>
                <w:sz w:val="22"/>
                <w:szCs w:val="22"/>
              </w:rPr>
            </w:pPr>
            <w:r w:rsidRPr="00997D17">
              <w:rPr>
                <w:sz w:val="22"/>
                <w:szCs w:val="22"/>
              </w:rPr>
              <w:t>Anzisheni vituo vya muda vya afya na masomo katika maeneo salama ya wazi.</w:t>
            </w:r>
          </w:p>
        </w:tc>
      </w:tr>
      <w:tr w:rsidR="004D7E9C" w:rsidRPr="000343A2" w14:paraId="03CFAC17"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4D08D26" w14:textId="5D0CB3D9" w:rsidR="004D7E9C" w:rsidRPr="00997D17" w:rsidRDefault="005F3A13">
            <w:pPr>
              <w:pStyle w:val="ListParagraph"/>
              <w:numPr>
                <w:ilvl w:val="0"/>
                <w:numId w:val="36"/>
              </w:numPr>
              <w:jc w:val="both"/>
              <w:rPr>
                <w:sz w:val="22"/>
                <w:szCs w:val="22"/>
              </w:rPr>
            </w:pPr>
            <w:r w:rsidRPr="00997D17">
              <w:rPr>
                <w:sz w:val="22"/>
                <w:szCs w:val="22"/>
              </w:rPr>
              <w:lastRenderedPageBreak/>
              <w:t>Power, water and communications cut for several days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FC3C698" w14:textId="4B5C8391" w:rsidR="004D7E9C" w:rsidRPr="00997D17" w:rsidRDefault="005F3A13">
            <w:pPr>
              <w:pStyle w:val="ListParagraph"/>
              <w:numPr>
                <w:ilvl w:val="0"/>
                <w:numId w:val="36"/>
              </w:numPr>
              <w:jc w:val="both"/>
              <w:rPr>
                <w:sz w:val="22"/>
                <w:szCs w:val="22"/>
              </w:rPr>
            </w:pPr>
            <w:r w:rsidRPr="00997D17">
              <w:rPr>
                <w:sz w:val="22"/>
                <w:szCs w:val="22"/>
              </w:rPr>
              <w:t>Kukatika kwa umeme, maji na mawasiliano kwa siku kadhaa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4A67C41" w14:textId="3730358E" w:rsidR="004D7E9C" w:rsidRPr="00997D17" w:rsidRDefault="005F3A13">
            <w:pPr>
              <w:pStyle w:val="ListParagraph"/>
              <w:numPr>
                <w:ilvl w:val="0"/>
                <w:numId w:val="36"/>
              </w:numPr>
              <w:jc w:val="both"/>
              <w:rPr>
                <w:sz w:val="22"/>
                <w:szCs w:val="22"/>
              </w:rPr>
            </w:pPr>
            <w:r w:rsidRPr="00997D17">
              <w:rPr>
                <w:sz w:val="22"/>
                <w:szCs w:val="22"/>
              </w:rPr>
              <w:t>Use stored water and food sparingly.</w:t>
            </w:r>
          </w:p>
          <w:p w14:paraId="01F98496" w14:textId="7F1E98DC" w:rsidR="004D7E9C" w:rsidRPr="00997D17" w:rsidRDefault="005F3A13">
            <w:pPr>
              <w:pStyle w:val="ListParagraph"/>
              <w:numPr>
                <w:ilvl w:val="0"/>
                <w:numId w:val="36"/>
              </w:numPr>
              <w:jc w:val="both"/>
              <w:rPr>
                <w:sz w:val="22"/>
                <w:szCs w:val="22"/>
              </w:rPr>
            </w:pPr>
            <w:r w:rsidRPr="00997D17">
              <w:rPr>
                <w:sz w:val="22"/>
                <w:szCs w:val="22"/>
              </w:rPr>
              <w:t>Listen to official radio broadcasts.</w:t>
            </w:r>
          </w:p>
          <w:p w14:paraId="5C602018" w14:textId="1ADAAD10" w:rsidR="004D7E9C" w:rsidRPr="00997D17" w:rsidRDefault="005F3A13">
            <w:pPr>
              <w:pStyle w:val="ListParagraph"/>
              <w:numPr>
                <w:ilvl w:val="0"/>
                <w:numId w:val="36"/>
              </w:numPr>
              <w:jc w:val="both"/>
              <w:rPr>
                <w:sz w:val="22"/>
                <w:szCs w:val="22"/>
              </w:rPr>
            </w:pPr>
            <w:r w:rsidRPr="00997D17">
              <w:rPr>
                <w:sz w:val="22"/>
                <w:szCs w:val="22"/>
              </w:rPr>
              <w:t>District Committees: set up emergency water points and give priority to hospitals.</w:t>
            </w:r>
          </w:p>
          <w:p w14:paraId="6EBC1C00" w14:textId="47DFF09D" w:rsidR="004D7E9C" w:rsidRPr="00997D17" w:rsidRDefault="004D7E9C">
            <w:pPr>
              <w:pStyle w:val="ListParagraph"/>
              <w:numPr>
                <w:ilvl w:val="0"/>
                <w:numId w:val="36"/>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18B1054" w14:textId="751E9F55" w:rsidR="004D7E9C" w:rsidRPr="00997D17" w:rsidRDefault="005F3A13">
            <w:pPr>
              <w:pStyle w:val="ListParagraph"/>
              <w:numPr>
                <w:ilvl w:val="0"/>
                <w:numId w:val="36"/>
              </w:numPr>
              <w:jc w:val="both"/>
              <w:rPr>
                <w:sz w:val="22"/>
                <w:szCs w:val="22"/>
              </w:rPr>
            </w:pPr>
            <w:r w:rsidRPr="00997D17">
              <w:rPr>
                <w:sz w:val="22"/>
                <w:szCs w:val="22"/>
              </w:rPr>
              <w:t>Tumieni akiba ya maji na chakula kwa uangalifu.</w:t>
            </w:r>
          </w:p>
          <w:p w14:paraId="0EFE48C0" w14:textId="75FF81B8" w:rsidR="004D7E9C" w:rsidRPr="00997D17" w:rsidRDefault="005F3A13">
            <w:pPr>
              <w:pStyle w:val="ListParagraph"/>
              <w:numPr>
                <w:ilvl w:val="0"/>
                <w:numId w:val="36"/>
              </w:numPr>
              <w:jc w:val="both"/>
              <w:rPr>
                <w:sz w:val="22"/>
                <w:szCs w:val="22"/>
                <w:lang w:val="sv-SE"/>
              </w:rPr>
            </w:pPr>
            <w:r w:rsidRPr="00997D17">
              <w:rPr>
                <w:sz w:val="22"/>
                <w:szCs w:val="22"/>
                <w:lang w:val="sv-SE"/>
              </w:rPr>
              <w:t>Sikilizeni matangazo rasmi ya redio.</w:t>
            </w:r>
          </w:p>
          <w:p w14:paraId="4C39A63F" w14:textId="041B7DD5" w:rsidR="004D7E9C" w:rsidRPr="00997D17" w:rsidRDefault="005F3A13">
            <w:pPr>
              <w:pStyle w:val="ListParagraph"/>
              <w:numPr>
                <w:ilvl w:val="0"/>
                <w:numId w:val="36"/>
              </w:numPr>
              <w:jc w:val="both"/>
              <w:rPr>
                <w:sz w:val="22"/>
                <w:szCs w:val="22"/>
                <w:lang w:val="sv-SE"/>
              </w:rPr>
            </w:pPr>
            <w:r w:rsidRPr="00997D17">
              <w:rPr>
                <w:sz w:val="22"/>
                <w:szCs w:val="22"/>
                <w:lang w:val="sv-SE"/>
              </w:rPr>
              <w:t>Kamati za Wilaya: anzisheni vituo vya dharura vya maji na toeni kipaumbele kwa hospitali.</w:t>
            </w:r>
          </w:p>
          <w:p w14:paraId="5AAB9713" w14:textId="63B7B714" w:rsidR="004D7E9C" w:rsidRPr="00997D17" w:rsidRDefault="004D7E9C">
            <w:pPr>
              <w:pStyle w:val="ListParagraph"/>
              <w:numPr>
                <w:ilvl w:val="0"/>
                <w:numId w:val="36"/>
              </w:numPr>
              <w:jc w:val="both"/>
              <w:rPr>
                <w:sz w:val="22"/>
                <w:szCs w:val="22"/>
                <w:lang w:val="sv-SE"/>
              </w:rPr>
            </w:pPr>
          </w:p>
        </w:tc>
      </w:tr>
      <w:tr w:rsidR="004D7E9C" w:rsidRPr="00997D17" w14:paraId="52BA073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109AF51" w14:textId="19F77141" w:rsidR="004D7E9C" w:rsidRPr="00997D17" w:rsidRDefault="005F3A13">
            <w:pPr>
              <w:pStyle w:val="ListParagraph"/>
              <w:numPr>
                <w:ilvl w:val="0"/>
                <w:numId w:val="36"/>
              </w:numPr>
              <w:jc w:val="both"/>
              <w:rPr>
                <w:sz w:val="22"/>
                <w:szCs w:val="22"/>
              </w:rPr>
            </w:pPr>
            <w:r w:rsidRPr="00997D17">
              <w:rPr>
                <w:sz w:val="22"/>
                <w:szCs w:val="22"/>
              </w:rPr>
              <w:t>Risk of disease in shelters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97A2C5" w14:textId="44C08F2C" w:rsidR="004D7E9C" w:rsidRPr="00997D17" w:rsidRDefault="005F3A13">
            <w:pPr>
              <w:pStyle w:val="ListParagraph"/>
              <w:numPr>
                <w:ilvl w:val="0"/>
                <w:numId w:val="36"/>
              </w:numPr>
              <w:jc w:val="both"/>
              <w:rPr>
                <w:sz w:val="22"/>
                <w:szCs w:val="22"/>
                <w:lang w:val="sv-SE"/>
              </w:rPr>
            </w:pPr>
            <w:r w:rsidRPr="00997D17">
              <w:rPr>
                <w:sz w:val="22"/>
                <w:szCs w:val="22"/>
                <w:lang w:val="sv-SE"/>
              </w:rPr>
              <w:t>Hatari ya magonjwa katika makazi ya muda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34C526F" w14:textId="2A416C8B" w:rsidR="004D7E9C" w:rsidRPr="00997D17" w:rsidRDefault="005F3A13">
            <w:pPr>
              <w:pStyle w:val="ListParagraph"/>
              <w:numPr>
                <w:ilvl w:val="0"/>
                <w:numId w:val="36"/>
              </w:numPr>
              <w:jc w:val="both"/>
              <w:rPr>
                <w:sz w:val="22"/>
                <w:szCs w:val="22"/>
              </w:rPr>
            </w:pPr>
            <w:r w:rsidRPr="00997D17">
              <w:rPr>
                <w:sz w:val="22"/>
                <w:szCs w:val="22"/>
              </w:rPr>
              <w:t>Drink only boiled or treated water.</w:t>
            </w:r>
          </w:p>
          <w:p w14:paraId="22033156" w14:textId="015E1849" w:rsidR="004D7E9C" w:rsidRPr="00997D17" w:rsidRDefault="005F3A13">
            <w:pPr>
              <w:pStyle w:val="ListParagraph"/>
              <w:numPr>
                <w:ilvl w:val="0"/>
                <w:numId w:val="36"/>
              </w:numPr>
              <w:jc w:val="both"/>
              <w:rPr>
                <w:sz w:val="22"/>
                <w:szCs w:val="22"/>
              </w:rPr>
            </w:pPr>
            <w:r w:rsidRPr="00997D17">
              <w:rPr>
                <w:sz w:val="22"/>
                <w:szCs w:val="22"/>
              </w:rPr>
              <w:t>Use latrines and wash hands with soap.</w:t>
            </w:r>
          </w:p>
          <w:p w14:paraId="6F886EE2" w14:textId="65DF2AF7" w:rsidR="004D7E9C" w:rsidRPr="00997D17" w:rsidRDefault="005F3A13">
            <w:pPr>
              <w:pStyle w:val="ListParagraph"/>
              <w:numPr>
                <w:ilvl w:val="0"/>
                <w:numId w:val="36"/>
              </w:numPr>
              <w:jc w:val="both"/>
              <w:rPr>
                <w:sz w:val="22"/>
                <w:szCs w:val="22"/>
              </w:rPr>
            </w:pPr>
            <w:r w:rsidRPr="00997D17">
              <w:rPr>
                <w:sz w:val="22"/>
                <w:szCs w:val="22"/>
              </w:rPr>
              <w:t>Health authorities: set up disease surveillance in shelters.</w:t>
            </w:r>
          </w:p>
          <w:p w14:paraId="6012BF3F" w14:textId="7AD2DCF1" w:rsidR="004D7E9C" w:rsidRPr="00997D17" w:rsidRDefault="004D7E9C">
            <w:pPr>
              <w:pStyle w:val="ListParagraph"/>
              <w:numPr>
                <w:ilvl w:val="0"/>
                <w:numId w:val="36"/>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A3FCA7F" w14:textId="067310F3" w:rsidR="004D7E9C" w:rsidRPr="00997D17" w:rsidRDefault="005F3A13">
            <w:pPr>
              <w:pStyle w:val="ListParagraph"/>
              <w:numPr>
                <w:ilvl w:val="0"/>
                <w:numId w:val="36"/>
              </w:numPr>
              <w:jc w:val="both"/>
              <w:rPr>
                <w:sz w:val="22"/>
                <w:szCs w:val="22"/>
              </w:rPr>
            </w:pPr>
            <w:r w:rsidRPr="00997D17">
              <w:rPr>
                <w:sz w:val="22"/>
                <w:szCs w:val="22"/>
              </w:rPr>
              <w:t>Kunyweni maji yaliyochemshwa au kutibiwa tu.</w:t>
            </w:r>
          </w:p>
          <w:p w14:paraId="0C485896" w14:textId="3AC447C9" w:rsidR="004D7E9C" w:rsidRPr="00997D17" w:rsidRDefault="005F3A13">
            <w:pPr>
              <w:pStyle w:val="ListParagraph"/>
              <w:numPr>
                <w:ilvl w:val="0"/>
                <w:numId w:val="36"/>
              </w:numPr>
              <w:jc w:val="both"/>
              <w:rPr>
                <w:sz w:val="22"/>
                <w:szCs w:val="22"/>
              </w:rPr>
            </w:pPr>
            <w:r w:rsidRPr="00997D17">
              <w:rPr>
                <w:sz w:val="22"/>
                <w:szCs w:val="22"/>
              </w:rPr>
              <w:t>Tumieni vyoo na nawini mikono kwa sabuni.</w:t>
            </w:r>
          </w:p>
          <w:p w14:paraId="4E7B1BED" w14:textId="5D68FFE4" w:rsidR="004D7E9C" w:rsidRPr="00997D17" w:rsidRDefault="005F3A13">
            <w:pPr>
              <w:pStyle w:val="ListParagraph"/>
              <w:numPr>
                <w:ilvl w:val="0"/>
                <w:numId w:val="36"/>
              </w:numPr>
              <w:jc w:val="both"/>
              <w:rPr>
                <w:sz w:val="22"/>
                <w:szCs w:val="22"/>
              </w:rPr>
            </w:pPr>
            <w:r w:rsidRPr="00997D17">
              <w:rPr>
                <w:sz w:val="22"/>
                <w:szCs w:val="22"/>
              </w:rPr>
              <w:t>Mamlaka za afya: anzisheni ufuatiliaji wa magonjwa katika makazi ya muda.</w:t>
            </w:r>
          </w:p>
          <w:p w14:paraId="63EB3E18" w14:textId="126F1DD5" w:rsidR="004D7E9C" w:rsidRPr="00997D17" w:rsidRDefault="004D7E9C">
            <w:pPr>
              <w:pStyle w:val="ListParagraph"/>
              <w:numPr>
                <w:ilvl w:val="0"/>
                <w:numId w:val="36"/>
              </w:numPr>
              <w:jc w:val="both"/>
              <w:rPr>
                <w:sz w:val="22"/>
                <w:szCs w:val="22"/>
              </w:rPr>
            </w:pPr>
          </w:p>
        </w:tc>
      </w:tr>
      <w:tr w:rsidR="004D7E9C" w:rsidRPr="00997D17" w14:paraId="0956AF3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5B4BE46" w14:textId="4BD82203" w:rsidR="004D7E9C" w:rsidRPr="00997D17" w:rsidRDefault="005F3A13">
            <w:pPr>
              <w:pStyle w:val="ListParagraph"/>
              <w:numPr>
                <w:ilvl w:val="0"/>
                <w:numId w:val="36"/>
              </w:numPr>
              <w:jc w:val="both"/>
              <w:rPr>
                <w:sz w:val="22"/>
                <w:szCs w:val="22"/>
              </w:rPr>
            </w:pPr>
            <w:r w:rsidRPr="00997D17">
              <w:rPr>
                <w:sz w:val="22"/>
                <w:szCs w:val="22"/>
              </w:rPr>
              <w:t>Large numbers of households displaced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1F45AB9" w14:textId="3D9D9851" w:rsidR="004D7E9C" w:rsidRPr="00997D17" w:rsidRDefault="005F3A13">
            <w:pPr>
              <w:pStyle w:val="ListParagraph"/>
              <w:numPr>
                <w:ilvl w:val="0"/>
                <w:numId w:val="36"/>
              </w:numPr>
              <w:jc w:val="both"/>
              <w:rPr>
                <w:sz w:val="22"/>
                <w:szCs w:val="22"/>
                <w:lang w:val="sv-SE"/>
              </w:rPr>
            </w:pPr>
            <w:r w:rsidRPr="00997D17">
              <w:rPr>
                <w:sz w:val="22"/>
                <w:szCs w:val="22"/>
                <w:lang w:val="sv-SE"/>
              </w:rPr>
              <w:t>Idadi kubwa ya kaya kukosa makazi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6493622" w14:textId="61E94359" w:rsidR="004D7E9C" w:rsidRPr="00997D17" w:rsidRDefault="005F3A13">
            <w:pPr>
              <w:pStyle w:val="ListParagraph"/>
              <w:numPr>
                <w:ilvl w:val="0"/>
                <w:numId w:val="36"/>
              </w:numPr>
              <w:jc w:val="both"/>
              <w:rPr>
                <w:sz w:val="22"/>
                <w:szCs w:val="22"/>
              </w:rPr>
            </w:pPr>
            <w:r w:rsidRPr="00997D17">
              <w:rPr>
                <w:sz w:val="22"/>
                <w:szCs w:val="22"/>
              </w:rPr>
              <w:t>Please register at the shelter.</w:t>
            </w:r>
          </w:p>
          <w:p w14:paraId="51AEA8C4" w14:textId="6FB456B5" w:rsidR="004D7E9C" w:rsidRPr="00997D17" w:rsidRDefault="005F3A13">
            <w:pPr>
              <w:pStyle w:val="ListParagraph"/>
              <w:numPr>
                <w:ilvl w:val="0"/>
                <w:numId w:val="36"/>
              </w:numPr>
              <w:jc w:val="both"/>
              <w:rPr>
                <w:sz w:val="22"/>
                <w:szCs w:val="22"/>
              </w:rPr>
            </w:pPr>
            <w:r w:rsidRPr="00997D17">
              <w:rPr>
                <w:sz w:val="22"/>
                <w:szCs w:val="22"/>
              </w:rPr>
              <w:t>Help older persons, children, pregnant women and people with disabilities first.</w:t>
            </w:r>
          </w:p>
          <w:p w14:paraId="348D4F0E" w14:textId="6CC55095" w:rsidR="004D7E9C" w:rsidRPr="00997D17" w:rsidRDefault="005F3A13">
            <w:pPr>
              <w:pStyle w:val="ListParagraph"/>
              <w:numPr>
                <w:ilvl w:val="0"/>
                <w:numId w:val="36"/>
              </w:numPr>
              <w:jc w:val="both"/>
              <w:rPr>
                <w:sz w:val="22"/>
                <w:szCs w:val="22"/>
              </w:rPr>
            </w:pPr>
            <w:r w:rsidRPr="00997D17">
              <w:rPr>
                <w:sz w:val="22"/>
                <w:szCs w:val="22"/>
              </w:rPr>
              <w:t>District Committees: provide food, water, sanitation and protection in shelters.</w:t>
            </w:r>
          </w:p>
          <w:p w14:paraId="2C1E9C7C" w14:textId="767478DE" w:rsidR="004D7E9C" w:rsidRPr="00997D17" w:rsidRDefault="004D7E9C">
            <w:pPr>
              <w:pStyle w:val="ListParagraph"/>
              <w:numPr>
                <w:ilvl w:val="0"/>
                <w:numId w:val="36"/>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D661711" w14:textId="6D4DCF49" w:rsidR="004D7E9C" w:rsidRPr="00997D17" w:rsidRDefault="005F3A13">
            <w:pPr>
              <w:pStyle w:val="ListParagraph"/>
              <w:numPr>
                <w:ilvl w:val="0"/>
                <w:numId w:val="36"/>
              </w:numPr>
              <w:jc w:val="both"/>
              <w:rPr>
                <w:sz w:val="22"/>
                <w:szCs w:val="22"/>
              </w:rPr>
            </w:pPr>
            <w:r w:rsidRPr="00997D17">
              <w:rPr>
                <w:sz w:val="22"/>
                <w:szCs w:val="22"/>
              </w:rPr>
              <w:t>Tafadhali jisajilini kwenye makazi ya muda.</w:t>
            </w:r>
          </w:p>
          <w:p w14:paraId="408FAEBC" w14:textId="34E6C7A5" w:rsidR="004D7E9C" w:rsidRPr="00997D17" w:rsidRDefault="005F3A13">
            <w:pPr>
              <w:pStyle w:val="ListParagraph"/>
              <w:numPr>
                <w:ilvl w:val="0"/>
                <w:numId w:val="36"/>
              </w:numPr>
              <w:jc w:val="both"/>
              <w:rPr>
                <w:sz w:val="22"/>
                <w:szCs w:val="22"/>
              </w:rPr>
            </w:pPr>
            <w:r w:rsidRPr="00997D17">
              <w:rPr>
                <w:sz w:val="22"/>
                <w:szCs w:val="22"/>
              </w:rPr>
              <w:t>Wasaidieni wazee, watoto, wajawazito na watu wenye ulemavu kwanza.</w:t>
            </w:r>
          </w:p>
          <w:p w14:paraId="632F27AE" w14:textId="6E28172E" w:rsidR="004D7E9C" w:rsidRPr="00997D17" w:rsidRDefault="005F3A13">
            <w:pPr>
              <w:pStyle w:val="ListParagraph"/>
              <w:numPr>
                <w:ilvl w:val="0"/>
                <w:numId w:val="36"/>
              </w:numPr>
              <w:jc w:val="both"/>
              <w:rPr>
                <w:sz w:val="22"/>
                <w:szCs w:val="22"/>
              </w:rPr>
            </w:pPr>
            <w:r w:rsidRPr="00997D17">
              <w:rPr>
                <w:sz w:val="22"/>
                <w:szCs w:val="22"/>
              </w:rPr>
              <w:t>Kamati za Wilaya: toeni chakula, maji, huduma za usafi na ulinzi katika makazi ya muda.</w:t>
            </w:r>
          </w:p>
          <w:p w14:paraId="23121FB2" w14:textId="22E23AC3" w:rsidR="004D7E9C" w:rsidRPr="00997D17" w:rsidRDefault="004D7E9C">
            <w:pPr>
              <w:pStyle w:val="ListParagraph"/>
              <w:numPr>
                <w:ilvl w:val="0"/>
                <w:numId w:val="36"/>
              </w:numPr>
              <w:jc w:val="both"/>
              <w:rPr>
                <w:sz w:val="22"/>
                <w:szCs w:val="22"/>
              </w:rPr>
            </w:pPr>
          </w:p>
        </w:tc>
      </w:tr>
      <w:tr w:rsidR="004D7E9C" w:rsidRPr="00997D17" w14:paraId="0B4A37A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8C38ED" w14:textId="5BF5116C" w:rsidR="004D7E9C" w:rsidRPr="00997D17" w:rsidRDefault="005F3A13">
            <w:pPr>
              <w:pStyle w:val="ListParagraph"/>
              <w:numPr>
                <w:ilvl w:val="0"/>
                <w:numId w:val="36"/>
              </w:numPr>
              <w:jc w:val="both"/>
              <w:rPr>
                <w:sz w:val="22"/>
                <w:szCs w:val="22"/>
              </w:rPr>
            </w:pPr>
            <w:r w:rsidRPr="00997D17">
              <w:rPr>
                <w:sz w:val="22"/>
                <w:szCs w:val="22"/>
              </w:rPr>
              <w:lastRenderedPageBreak/>
              <w:t>Loss of homes, businesses and livelihoods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770D089" w14:textId="63AA3A1E" w:rsidR="004D7E9C" w:rsidRPr="00997D17" w:rsidRDefault="005F3A13">
            <w:pPr>
              <w:pStyle w:val="ListParagraph"/>
              <w:numPr>
                <w:ilvl w:val="0"/>
                <w:numId w:val="36"/>
              </w:numPr>
              <w:jc w:val="both"/>
              <w:rPr>
                <w:sz w:val="22"/>
                <w:szCs w:val="22"/>
              </w:rPr>
            </w:pPr>
            <w:r w:rsidRPr="00997D17">
              <w:rPr>
                <w:sz w:val="22"/>
                <w:szCs w:val="22"/>
              </w:rPr>
              <w:t>Upotevu wa makazi, biashara na vyanzo vya kipato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DFCFBF2" w14:textId="14848198" w:rsidR="004D7E9C" w:rsidRPr="00997D17" w:rsidRDefault="005F3A13">
            <w:pPr>
              <w:pStyle w:val="ListParagraph"/>
              <w:numPr>
                <w:ilvl w:val="0"/>
                <w:numId w:val="36"/>
              </w:numPr>
              <w:jc w:val="both"/>
              <w:rPr>
                <w:sz w:val="22"/>
                <w:szCs w:val="22"/>
              </w:rPr>
            </w:pPr>
            <w:r w:rsidRPr="00997D17">
              <w:rPr>
                <w:sz w:val="22"/>
                <w:szCs w:val="22"/>
              </w:rPr>
              <w:t>Report losses to Village/Mtaa leaders.</w:t>
            </w:r>
          </w:p>
          <w:p w14:paraId="1D5A6D80" w14:textId="6A810CEB" w:rsidR="004D7E9C" w:rsidRPr="00997D17" w:rsidRDefault="005F3A13">
            <w:pPr>
              <w:pStyle w:val="ListParagraph"/>
              <w:numPr>
                <w:ilvl w:val="0"/>
                <w:numId w:val="36"/>
              </w:numPr>
              <w:jc w:val="both"/>
              <w:rPr>
                <w:sz w:val="22"/>
                <w:szCs w:val="22"/>
              </w:rPr>
            </w:pPr>
            <w:r w:rsidRPr="00997D17">
              <w:rPr>
                <w:sz w:val="22"/>
                <w:szCs w:val="22"/>
              </w:rPr>
              <w:t>District Committees: provide emergency food assistance to affected households.</w:t>
            </w:r>
          </w:p>
          <w:p w14:paraId="53970FA1" w14:textId="7764F3E2" w:rsidR="004D7E9C" w:rsidRPr="00997D17" w:rsidRDefault="004D7E9C">
            <w:pPr>
              <w:pStyle w:val="ListParagraph"/>
              <w:numPr>
                <w:ilvl w:val="0"/>
                <w:numId w:val="36"/>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53F6BFA" w14:textId="76ED2753" w:rsidR="004D7E9C" w:rsidRPr="00997D17" w:rsidRDefault="005F3A13">
            <w:pPr>
              <w:pStyle w:val="ListParagraph"/>
              <w:numPr>
                <w:ilvl w:val="0"/>
                <w:numId w:val="36"/>
              </w:numPr>
              <w:jc w:val="both"/>
              <w:rPr>
                <w:sz w:val="22"/>
                <w:szCs w:val="22"/>
              </w:rPr>
            </w:pPr>
            <w:r w:rsidRPr="00997D17">
              <w:rPr>
                <w:sz w:val="22"/>
                <w:szCs w:val="22"/>
              </w:rPr>
              <w:t>Toeni taarifa ya hasara kwa viongozi wa Kijiji/Mtaa.</w:t>
            </w:r>
          </w:p>
          <w:p w14:paraId="4D1E4384" w14:textId="473657FB" w:rsidR="004D7E9C" w:rsidRPr="00997D17" w:rsidRDefault="005F3A13">
            <w:pPr>
              <w:pStyle w:val="ListParagraph"/>
              <w:numPr>
                <w:ilvl w:val="0"/>
                <w:numId w:val="36"/>
              </w:numPr>
              <w:jc w:val="both"/>
              <w:rPr>
                <w:sz w:val="22"/>
                <w:szCs w:val="22"/>
              </w:rPr>
            </w:pPr>
            <w:r w:rsidRPr="00997D17">
              <w:rPr>
                <w:sz w:val="22"/>
                <w:szCs w:val="22"/>
              </w:rPr>
              <w:t>Kamati za Wilaya: toeni msaada wa dharura wa chakula kwa kaya zilizoathirika.</w:t>
            </w:r>
          </w:p>
          <w:p w14:paraId="2EB25A98" w14:textId="51DFAAA6" w:rsidR="004D7E9C" w:rsidRPr="00997D17" w:rsidRDefault="004D7E9C">
            <w:pPr>
              <w:pStyle w:val="ListParagraph"/>
              <w:numPr>
                <w:ilvl w:val="0"/>
                <w:numId w:val="36"/>
              </w:numPr>
              <w:jc w:val="both"/>
              <w:rPr>
                <w:sz w:val="22"/>
                <w:szCs w:val="22"/>
              </w:rPr>
            </w:pPr>
          </w:p>
        </w:tc>
      </w:tr>
      <w:tr w:rsidR="004D7E9C" w:rsidRPr="00997D17" w14:paraId="4260750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9452774" w14:textId="0CA27D59" w:rsidR="004D7E9C" w:rsidRPr="00997D17" w:rsidRDefault="005F3A13">
            <w:pPr>
              <w:pStyle w:val="ListParagraph"/>
              <w:numPr>
                <w:ilvl w:val="0"/>
                <w:numId w:val="36"/>
              </w:numPr>
              <w:jc w:val="both"/>
              <w:rPr>
                <w:sz w:val="22"/>
                <w:szCs w:val="22"/>
              </w:rPr>
            </w:pPr>
            <w:r w:rsidRPr="00997D17">
              <w:rPr>
                <w:sz w:val="22"/>
                <w:szCs w:val="22"/>
              </w:rPr>
              <w:t>Strong aftershocks causing further collapse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D0772AC" w14:textId="7410F52C" w:rsidR="004D7E9C" w:rsidRPr="00997D17" w:rsidRDefault="005F3A13">
            <w:pPr>
              <w:pStyle w:val="ListParagraph"/>
              <w:numPr>
                <w:ilvl w:val="0"/>
                <w:numId w:val="36"/>
              </w:numPr>
              <w:jc w:val="both"/>
              <w:rPr>
                <w:sz w:val="22"/>
                <w:szCs w:val="22"/>
              </w:rPr>
            </w:pPr>
            <w:r w:rsidRPr="00997D17">
              <w:rPr>
                <w:sz w:val="22"/>
                <w:szCs w:val="22"/>
              </w:rPr>
              <w:t>Mitetemeko mikubwa ya baadaye kusababisha majengo zaidi kuanguka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1C6E8AF" w14:textId="499A9391" w:rsidR="004D7E9C" w:rsidRPr="00997D17" w:rsidRDefault="005F3A13">
            <w:pPr>
              <w:pStyle w:val="ListParagraph"/>
              <w:numPr>
                <w:ilvl w:val="0"/>
                <w:numId w:val="36"/>
              </w:numPr>
              <w:jc w:val="both"/>
              <w:rPr>
                <w:sz w:val="22"/>
                <w:szCs w:val="22"/>
              </w:rPr>
            </w:pPr>
            <w:r w:rsidRPr="00997D17">
              <w:rPr>
                <w:sz w:val="22"/>
                <w:szCs w:val="22"/>
              </w:rPr>
              <w:t>Please return to buildings only after engineers declare them safe.</w:t>
            </w:r>
          </w:p>
          <w:p w14:paraId="16D93DE5" w14:textId="2F7E3DC3" w:rsidR="004D7E9C" w:rsidRPr="00997D17" w:rsidRDefault="005F3A13">
            <w:pPr>
              <w:pStyle w:val="ListParagraph"/>
              <w:numPr>
                <w:ilvl w:val="0"/>
                <w:numId w:val="36"/>
              </w:numPr>
              <w:jc w:val="both"/>
              <w:rPr>
                <w:sz w:val="22"/>
                <w:szCs w:val="22"/>
              </w:rPr>
            </w:pPr>
            <w:r w:rsidRPr="00997D17">
              <w:rPr>
                <w:sz w:val="22"/>
                <w:szCs w:val="22"/>
              </w:rPr>
              <w:t>District Committees: cordon off unsafe buildings.</w:t>
            </w:r>
          </w:p>
          <w:p w14:paraId="27283623" w14:textId="380E9636" w:rsidR="004D7E9C" w:rsidRPr="00997D17" w:rsidRDefault="005F3A13">
            <w:pPr>
              <w:pStyle w:val="ListParagraph"/>
              <w:numPr>
                <w:ilvl w:val="0"/>
                <w:numId w:val="36"/>
              </w:numPr>
              <w:jc w:val="both"/>
              <w:rPr>
                <w:sz w:val="22"/>
                <w:szCs w:val="22"/>
              </w:rPr>
            </w:pPr>
            <w:r w:rsidRPr="00997D17">
              <w:rPr>
                <w:sz w:val="22"/>
                <w:szCs w:val="22"/>
              </w:rPr>
              <w:t>GST: provide regular updates on aftershocks.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B19C2E" w14:textId="22A56C76" w:rsidR="004D7E9C" w:rsidRPr="00997D17" w:rsidRDefault="005F3A13">
            <w:pPr>
              <w:pStyle w:val="ListParagraph"/>
              <w:numPr>
                <w:ilvl w:val="0"/>
                <w:numId w:val="36"/>
              </w:numPr>
              <w:jc w:val="both"/>
              <w:rPr>
                <w:sz w:val="22"/>
                <w:szCs w:val="22"/>
              </w:rPr>
            </w:pPr>
            <w:r w:rsidRPr="00997D17">
              <w:rPr>
                <w:sz w:val="22"/>
                <w:szCs w:val="22"/>
              </w:rPr>
              <w:t>Tafadhali rudini kwenye majengo baada tu ya wahandisi kuthibitisha kuwa ni salama.</w:t>
            </w:r>
          </w:p>
          <w:p w14:paraId="54C164C8" w14:textId="634CE51C" w:rsidR="004D7E9C" w:rsidRPr="00997D17" w:rsidRDefault="005F3A13">
            <w:pPr>
              <w:pStyle w:val="ListParagraph"/>
              <w:numPr>
                <w:ilvl w:val="0"/>
                <w:numId w:val="36"/>
              </w:numPr>
              <w:jc w:val="both"/>
              <w:rPr>
                <w:sz w:val="22"/>
                <w:szCs w:val="22"/>
              </w:rPr>
            </w:pPr>
            <w:r w:rsidRPr="00997D17">
              <w:rPr>
                <w:sz w:val="22"/>
                <w:szCs w:val="22"/>
              </w:rPr>
              <w:t>Kamati za Wilaya: wekeni uzio kuzunguka majengo yasiyo salama.</w:t>
            </w:r>
          </w:p>
          <w:p w14:paraId="1A441EDB" w14:textId="113AB976" w:rsidR="004D7E9C" w:rsidRPr="00997D17" w:rsidRDefault="005F3A13">
            <w:pPr>
              <w:pStyle w:val="ListParagraph"/>
              <w:numPr>
                <w:ilvl w:val="0"/>
                <w:numId w:val="36"/>
              </w:numPr>
              <w:jc w:val="both"/>
              <w:rPr>
                <w:sz w:val="22"/>
                <w:szCs w:val="22"/>
              </w:rPr>
            </w:pPr>
            <w:r w:rsidRPr="00997D17">
              <w:rPr>
                <w:sz w:val="22"/>
                <w:szCs w:val="22"/>
              </w:rPr>
              <w:t>GST: toeni taarifa za mara kwa mara kuhusu mitetemeko ya baadaye.</w:t>
            </w:r>
          </w:p>
        </w:tc>
      </w:tr>
      <w:tr w:rsidR="004D7E9C" w:rsidRPr="00997D17" w14:paraId="217A6E3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97558BF" w14:textId="6114F47E" w:rsidR="004D7E9C" w:rsidRPr="00997D17" w:rsidRDefault="005F3A13">
            <w:pPr>
              <w:pStyle w:val="ListParagraph"/>
              <w:numPr>
                <w:ilvl w:val="0"/>
                <w:numId w:val="36"/>
              </w:numPr>
              <w:jc w:val="both"/>
              <w:rPr>
                <w:sz w:val="22"/>
                <w:szCs w:val="22"/>
              </w:rPr>
            </w:pPr>
            <w:r w:rsidRPr="00997D17">
              <w:rPr>
                <w:sz w:val="22"/>
                <w:szCs w:val="22"/>
              </w:rPr>
              <w:t>National and international support required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5DA3F65" w14:textId="7BF46813" w:rsidR="004D7E9C" w:rsidRPr="00997D17" w:rsidRDefault="005F3A13">
            <w:pPr>
              <w:pStyle w:val="ListParagraph"/>
              <w:numPr>
                <w:ilvl w:val="0"/>
                <w:numId w:val="36"/>
              </w:numPr>
              <w:jc w:val="both"/>
              <w:rPr>
                <w:sz w:val="22"/>
                <w:szCs w:val="22"/>
              </w:rPr>
            </w:pPr>
            <w:r w:rsidRPr="00997D17">
              <w:rPr>
                <w:sz w:val="22"/>
                <w:szCs w:val="22"/>
              </w:rPr>
              <w:t>Msaada wa kitaifa na kimataifa unahitajika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BF05BE" w14:textId="6A49AD17" w:rsidR="004D7E9C" w:rsidRPr="00997D17" w:rsidRDefault="005F3A13">
            <w:pPr>
              <w:pStyle w:val="ListParagraph"/>
              <w:numPr>
                <w:ilvl w:val="0"/>
                <w:numId w:val="36"/>
              </w:numPr>
              <w:jc w:val="both"/>
              <w:rPr>
                <w:sz w:val="22"/>
                <w:szCs w:val="22"/>
              </w:rPr>
            </w:pPr>
            <w:r w:rsidRPr="00997D17">
              <w:rPr>
                <w:sz w:val="22"/>
                <w:szCs w:val="22"/>
              </w:rPr>
              <w:t>Prime Minister's Office – Disaster Management Department: coordinate national resources and request international support where needed.</w:t>
            </w:r>
          </w:p>
          <w:p w14:paraId="4B4C3432" w14:textId="7AB40375" w:rsidR="004D7E9C" w:rsidRPr="00997D17" w:rsidRDefault="005F3A13">
            <w:pPr>
              <w:pStyle w:val="ListParagraph"/>
              <w:numPr>
                <w:ilvl w:val="0"/>
                <w:numId w:val="36"/>
              </w:numPr>
              <w:jc w:val="both"/>
              <w:rPr>
                <w:sz w:val="22"/>
                <w:szCs w:val="22"/>
              </w:rPr>
            </w:pPr>
            <w:r w:rsidRPr="00997D17">
              <w:rPr>
                <w:sz w:val="22"/>
                <w:szCs w:val="22"/>
              </w:rPr>
              <w:t>District Committees: send regular situation reports through the Regional Committee.</w:t>
            </w:r>
          </w:p>
          <w:p w14:paraId="457B4AC4" w14:textId="77BA9766" w:rsidR="004D7E9C" w:rsidRPr="00997D17" w:rsidRDefault="004D7E9C">
            <w:pPr>
              <w:pStyle w:val="ListParagraph"/>
              <w:numPr>
                <w:ilvl w:val="0"/>
                <w:numId w:val="36"/>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5F00A8F" w14:textId="4C4F0F80" w:rsidR="004D7E9C" w:rsidRPr="00997D17" w:rsidRDefault="005F3A13">
            <w:pPr>
              <w:pStyle w:val="ListParagraph"/>
              <w:numPr>
                <w:ilvl w:val="0"/>
                <w:numId w:val="36"/>
              </w:numPr>
              <w:jc w:val="both"/>
              <w:rPr>
                <w:sz w:val="22"/>
                <w:szCs w:val="22"/>
              </w:rPr>
            </w:pPr>
            <w:r w:rsidRPr="00997D17">
              <w:rPr>
                <w:sz w:val="22"/>
                <w:szCs w:val="22"/>
              </w:rPr>
              <w:t>Ofisi ya Waziri Mkuu – Idara ya Menejimenti ya Maafa: ratibuni rasilimali za kitaifa na ombeni msaada wa kimataifa inapohitajika.</w:t>
            </w:r>
          </w:p>
          <w:p w14:paraId="04D1E320" w14:textId="32CFEAB9" w:rsidR="004D7E9C" w:rsidRPr="00997D17" w:rsidRDefault="005F3A13">
            <w:pPr>
              <w:pStyle w:val="ListParagraph"/>
              <w:numPr>
                <w:ilvl w:val="0"/>
                <w:numId w:val="36"/>
              </w:numPr>
              <w:jc w:val="both"/>
              <w:rPr>
                <w:sz w:val="22"/>
                <w:szCs w:val="22"/>
              </w:rPr>
            </w:pPr>
            <w:r w:rsidRPr="00997D17">
              <w:rPr>
                <w:sz w:val="22"/>
                <w:szCs w:val="22"/>
              </w:rPr>
              <w:t>Kamati za Wilaya: wasilisheni taarifa za hali mara kwa mara kupitia Kamati ya Mkoa.</w:t>
            </w:r>
          </w:p>
          <w:p w14:paraId="0302E792" w14:textId="78570DC5" w:rsidR="004D7E9C" w:rsidRPr="00997D17" w:rsidRDefault="004D7E9C">
            <w:pPr>
              <w:pStyle w:val="ListParagraph"/>
              <w:numPr>
                <w:ilvl w:val="0"/>
                <w:numId w:val="36"/>
              </w:numPr>
              <w:jc w:val="both"/>
              <w:rPr>
                <w:sz w:val="22"/>
                <w:szCs w:val="22"/>
              </w:rPr>
            </w:pPr>
          </w:p>
        </w:tc>
      </w:tr>
      <w:tr w:rsidR="005F3A13" w:rsidRPr="00997D17" w14:paraId="2FCD587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26AABAE" w14:textId="73C83E6C" w:rsidR="005F3A13" w:rsidRPr="00997D17" w:rsidRDefault="005F3A13">
            <w:pPr>
              <w:pStyle w:val="ListParagraph"/>
              <w:numPr>
                <w:ilvl w:val="0"/>
                <w:numId w:val="36"/>
              </w:numPr>
              <w:jc w:val="both"/>
              <w:rPr>
                <w:sz w:val="22"/>
                <w:szCs w:val="22"/>
              </w:rPr>
            </w:pPr>
            <w:r w:rsidRPr="00997D17">
              <w:rPr>
                <w:sz w:val="22"/>
                <w:szCs w:val="22"/>
              </w:rPr>
              <w:lastRenderedPageBreak/>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148F1AD" w14:textId="640FA9F9" w:rsidR="005F3A13" w:rsidRPr="00997D17" w:rsidRDefault="005F3A13">
            <w:pPr>
              <w:pStyle w:val="ListParagraph"/>
              <w:numPr>
                <w:ilvl w:val="0"/>
                <w:numId w:val="36"/>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99F6816" w14:textId="77777777" w:rsidR="005F3A13" w:rsidRPr="00997D17" w:rsidRDefault="005F3A13">
            <w:pPr>
              <w:pStyle w:val="ListParagraph"/>
              <w:numPr>
                <w:ilvl w:val="0"/>
                <w:numId w:val="36"/>
              </w:numPr>
              <w:jc w:val="both"/>
              <w:rPr>
                <w:sz w:val="22"/>
                <w:szCs w:val="22"/>
              </w:rPr>
            </w:pPr>
            <w:r w:rsidRPr="00997D17">
              <w:rPr>
                <w:sz w:val="22"/>
                <w:szCs w:val="22"/>
              </w:rPr>
              <w:t>Please rely on official sources: radio, GST, TMA, Disaster Management Committees and local leaders.</w:t>
            </w:r>
          </w:p>
          <w:p w14:paraId="266C4DEB" w14:textId="1368DFBF" w:rsidR="005F3A13" w:rsidRPr="00997D17" w:rsidRDefault="005F3A13">
            <w:pPr>
              <w:pStyle w:val="ListParagraph"/>
              <w:numPr>
                <w:ilvl w:val="0"/>
                <w:numId w:val="36"/>
              </w:numPr>
              <w:jc w:val="both"/>
              <w:rPr>
                <w:sz w:val="22"/>
                <w:szCs w:val="22"/>
              </w:rPr>
            </w:pPr>
            <w:r w:rsidRPr="00997D17">
              <w:rPr>
                <w:sz w:val="22"/>
                <w:szCs w:val="22"/>
              </w:rPr>
              <w:t>Disaster Management Committees will announce when the danger has passed and when it is safe to return.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A02C6AB" w14:textId="77777777" w:rsidR="005F3A13" w:rsidRPr="00997D17" w:rsidRDefault="005F3A13">
            <w:pPr>
              <w:pStyle w:val="ListParagraph"/>
              <w:numPr>
                <w:ilvl w:val="0"/>
                <w:numId w:val="36"/>
              </w:numPr>
              <w:jc w:val="both"/>
              <w:rPr>
                <w:sz w:val="22"/>
                <w:szCs w:val="22"/>
              </w:rPr>
            </w:pPr>
            <w:r w:rsidRPr="00997D17">
              <w:rPr>
                <w:sz w:val="22"/>
                <w:szCs w:val="22"/>
              </w:rPr>
              <w:t>Tafadhali tegemeeni taarifa rasmi: redio, GST, TMA, Kamati za Usimamizi wa Maafa na viongozi wa eneo.</w:t>
            </w:r>
          </w:p>
          <w:p w14:paraId="23F60292" w14:textId="478C62A4" w:rsidR="005F3A13" w:rsidRPr="00997D17" w:rsidRDefault="005F3A13">
            <w:pPr>
              <w:pStyle w:val="ListParagraph"/>
              <w:numPr>
                <w:ilvl w:val="0"/>
                <w:numId w:val="36"/>
              </w:numPr>
              <w:jc w:val="both"/>
              <w:rPr>
                <w:sz w:val="22"/>
                <w:szCs w:val="22"/>
              </w:rPr>
            </w:pPr>
            <w:r w:rsidRPr="00997D17">
              <w:rPr>
                <w:sz w:val="22"/>
                <w:szCs w:val="22"/>
              </w:rPr>
              <w:t>Kamati za Usimamizi wa Maafa zitatangaza hatari itakapokwisha na itakapokuwa salama kurudi.</w:t>
            </w:r>
          </w:p>
        </w:tc>
      </w:tr>
    </w:tbl>
    <w:p w14:paraId="03435787" w14:textId="77777777" w:rsidR="00920ED3" w:rsidRPr="00997D17" w:rsidRDefault="00920ED3" w:rsidP="000359A0">
      <w:pPr>
        <w:jc w:val="both"/>
        <w:rPr>
          <w:sz w:val="22"/>
          <w:szCs w:val="22"/>
        </w:rPr>
      </w:pPr>
    </w:p>
    <w:p w14:paraId="067A880B" w14:textId="77777777" w:rsidR="00920ED3" w:rsidRPr="00997D17" w:rsidRDefault="00920ED3" w:rsidP="00920ED3">
      <w:pPr>
        <w:pStyle w:val="Strong1"/>
        <w:rPr>
          <w:b w:val="0"/>
          <w:bCs w:val="0"/>
          <w:sz w:val="22"/>
          <w:szCs w:val="22"/>
        </w:rPr>
      </w:pPr>
      <w:r w:rsidRPr="00997D17">
        <w:rPr>
          <w:b w:val="0"/>
          <w:bCs w:val="0"/>
          <w:sz w:val="22"/>
          <w:szCs w:val="22"/>
        </w:rPr>
        <w:t>8.1 SECTOR IMPACTS AND ACTIONS: EARTHQUAKE AND TSUNAMI | ATHARI NA HATUA ZA KISEKTA: TETEMEKO LA ARDHI NA TSUNAMI</w:t>
      </w:r>
    </w:p>
    <w:tbl>
      <w:tblPr>
        <w:tblStyle w:val="TableGrid"/>
        <w:tblW w:w="0" w:type="auto"/>
        <w:tblLook w:val="04A0" w:firstRow="1" w:lastRow="0" w:firstColumn="1" w:lastColumn="0" w:noHBand="0" w:noVBand="1"/>
      </w:tblPr>
      <w:tblGrid>
        <w:gridCol w:w="3417"/>
        <w:gridCol w:w="3417"/>
        <w:gridCol w:w="3418"/>
        <w:gridCol w:w="3418"/>
      </w:tblGrid>
      <w:tr w:rsidR="00920ED3" w:rsidRPr="000343A2" w14:paraId="7253A38B" w14:textId="77777777" w:rsidTr="00997D17">
        <w:trPr>
          <w:tblHeader/>
        </w:trPr>
        <w:tc>
          <w:tcPr>
            <w:tcW w:w="3417" w:type="dxa"/>
            <w:shd w:val="clear" w:color="D9D9D9" w:fill="D9D9D9"/>
          </w:tcPr>
          <w:p w14:paraId="478AAE6F" w14:textId="5636F4DB" w:rsidR="00920ED3" w:rsidRPr="00997D17" w:rsidRDefault="00920ED3" w:rsidP="00997D17">
            <w:pPr>
              <w:rPr>
                <w:color w:val="000000"/>
                <w:sz w:val="22"/>
                <w:szCs w:val="22"/>
              </w:rPr>
            </w:pPr>
            <w:r w:rsidRPr="00997D17">
              <w:rPr>
                <w:color w:val="000000"/>
                <w:sz w:val="22"/>
                <w:szCs w:val="22"/>
              </w:rPr>
              <w:t>SECTOR AND IMPACT (EN)</w:t>
            </w:r>
          </w:p>
        </w:tc>
        <w:tc>
          <w:tcPr>
            <w:tcW w:w="3417" w:type="dxa"/>
            <w:shd w:val="clear" w:color="D9D9D9" w:fill="D9D9D9"/>
          </w:tcPr>
          <w:p w14:paraId="2E52A547" w14:textId="155C504D" w:rsidR="00920ED3" w:rsidRPr="00997D17" w:rsidRDefault="00920ED3" w:rsidP="00997D17">
            <w:pPr>
              <w:rPr>
                <w:color w:val="000000"/>
                <w:sz w:val="22"/>
                <w:szCs w:val="22"/>
              </w:rPr>
            </w:pPr>
            <w:r w:rsidRPr="00997D17">
              <w:rPr>
                <w:color w:val="000000"/>
                <w:sz w:val="22"/>
                <w:szCs w:val="22"/>
              </w:rPr>
              <w:t>SEKTA NA ATHARI (SW)</w:t>
            </w:r>
          </w:p>
        </w:tc>
        <w:tc>
          <w:tcPr>
            <w:tcW w:w="3418" w:type="dxa"/>
            <w:shd w:val="clear" w:color="D9D9D9" w:fill="D9D9D9"/>
          </w:tcPr>
          <w:p w14:paraId="339B5D2D" w14:textId="11814C2E" w:rsidR="00920ED3" w:rsidRPr="00997D17" w:rsidRDefault="00920ED3" w:rsidP="00997D17">
            <w:pPr>
              <w:rPr>
                <w:color w:val="000000"/>
                <w:sz w:val="22"/>
                <w:szCs w:val="22"/>
              </w:rPr>
            </w:pPr>
            <w:r w:rsidRPr="00997D17">
              <w:rPr>
                <w:color w:val="000000"/>
                <w:sz w:val="22"/>
                <w:szCs w:val="22"/>
              </w:rPr>
              <w:t>SECTOR ACTIONS BY LEVEL (EN)</w:t>
            </w:r>
          </w:p>
        </w:tc>
        <w:tc>
          <w:tcPr>
            <w:tcW w:w="3418" w:type="dxa"/>
            <w:shd w:val="clear" w:color="D9D9D9" w:fill="D9D9D9"/>
          </w:tcPr>
          <w:p w14:paraId="6A524CA7" w14:textId="285428A6" w:rsidR="00920ED3" w:rsidRPr="00997D17" w:rsidRDefault="00920ED3" w:rsidP="00997D17">
            <w:pPr>
              <w:rPr>
                <w:color w:val="000000"/>
                <w:sz w:val="22"/>
                <w:szCs w:val="22"/>
                <w:lang w:val="sv-SE"/>
              </w:rPr>
            </w:pPr>
            <w:r w:rsidRPr="00997D17">
              <w:rPr>
                <w:color w:val="000000"/>
                <w:sz w:val="22"/>
                <w:szCs w:val="22"/>
                <w:lang w:val="sv-SE"/>
              </w:rPr>
              <w:t>HATUA ZA KISEKTA KWA NGAZI (SW)</w:t>
            </w:r>
          </w:p>
        </w:tc>
      </w:tr>
      <w:tr w:rsidR="00920ED3" w:rsidRPr="00997D17" w14:paraId="01DC2BD2" w14:textId="77777777" w:rsidTr="00997D17">
        <w:tc>
          <w:tcPr>
            <w:tcW w:w="3417" w:type="dxa"/>
          </w:tcPr>
          <w:p w14:paraId="0DB5F586" w14:textId="3FA83B07" w:rsidR="00920ED3" w:rsidRPr="00997D17" w:rsidRDefault="00920ED3" w:rsidP="00997D17">
            <w:pPr>
              <w:rPr>
                <w:color w:val="000000"/>
                <w:sz w:val="22"/>
                <w:szCs w:val="22"/>
              </w:rPr>
            </w:pPr>
            <w:r w:rsidRPr="00997D17">
              <w:rPr>
                <w:color w:val="000000"/>
                <w:sz w:val="22"/>
                <w:szCs w:val="22"/>
              </w:rPr>
              <w:t>Housing and human settlements</w:t>
            </w:r>
            <w:r w:rsidRPr="00997D17">
              <w:rPr>
                <w:color w:val="000000"/>
                <w:sz w:val="22"/>
                <w:szCs w:val="22"/>
              </w:rPr>
              <w:br/>
              <w:t>Mud-walled and unreinforced houses crack or collapse; people trapped</w:t>
            </w:r>
          </w:p>
        </w:tc>
        <w:tc>
          <w:tcPr>
            <w:tcW w:w="3417" w:type="dxa"/>
          </w:tcPr>
          <w:p w14:paraId="1898CA0F" w14:textId="33ED4366" w:rsidR="00920ED3" w:rsidRPr="00997D17" w:rsidRDefault="00920ED3" w:rsidP="00997D17">
            <w:pPr>
              <w:rPr>
                <w:color w:val="000000"/>
                <w:sz w:val="22"/>
                <w:szCs w:val="22"/>
              </w:rPr>
            </w:pPr>
            <w:r w:rsidRPr="00997D17">
              <w:rPr>
                <w:color w:val="000000"/>
                <w:sz w:val="22"/>
                <w:szCs w:val="22"/>
              </w:rPr>
              <w:t>Makazi</w:t>
            </w:r>
            <w:r w:rsidRPr="00997D17">
              <w:rPr>
                <w:color w:val="000000"/>
                <w:sz w:val="22"/>
                <w:szCs w:val="22"/>
              </w:rPr>
              <w:br/>
              <w:t>Nyumba za tope na zisizo na nguzo imara kupasuka au kuanguka; watu kunaswa</w:t>
            </w:r>
          </w:p>
        </w:tc>
        <w:tc>
          <w:tcPr>
            <w:tcW w:w="3418" w:type="dxa"/>
          </w:tcPr>
          <w:p w14:paraId="388C53A7" w14:textId="0F50AB10" w:rsidR="00920ED3" w:rsidRPr="00997D17" w:rsidRDefault="00920ED3" w:rsidP="00997D17">
            <w:pPr>
              <w:rPr>
                <w:color w:val="000000"/>
                <w:sz w:val="22"/>
                <w:szCs w:val="22"/>
              </w:rPr>
            </w:pPr>
            <w:r w:rsidRPr="00997D17">
              <w:rPr>
                <w:color w:val="000000"/>
                <w:sz w:val="22"/>
                <w:szCs w:val="22"/>
              </w:rPr>
              <w:t>Level 1: Local Government Authorities: enforce building permits and promote ring beams and tied roofs in earthquake-prone areas.</w:t>
            </w:r>
            <w:r w:rsidRPr="00997D17">
              <w:rPr>
                <w:color w:val="000000"/>
                <w:sz w:val="22"/>
                <w:szCs w:val="22"/>
              </w:rPr>
              <w:br/>
              <w:t>Level 2: Ward and Village Committees: help households move out of cracked houses and sleep in open areas or inspected shelters.</w:t>
            </w:r>
            <w:r w:rsidRPr="00997D17">
              <w:rPr>
                <w:color w:val="000000"/>
                <w:sz w:val="22"/>
                <w:szCs w:val="22"/>
              </w:rPr>
              <w:br/>
              <w:t>Level 3: District Committees: register displaced households, manage shelters and arrange engineering inspections before people return.</w:t>
            </w:r>
          </w:p>
        </w:tc>
        <w:tc>
          <w:tcPr>
            <w:tcW w:w="3418" w:type="dxa"/>
          </w:tcPr>
          <w:p w14:paraId="7A71FBF7" w14:textId="58E78925" w:rsidR="00920ED3" w:rsidRPr="00997D17" w:rsidRDefault="00920ED3" w:rsidP="00997D17">
            <w:pPr>
              <w:rPr>
                <w:color w:val="000000"/>
                <w:sz w:val="22"/>
                <w:szCs w:val="22"/>
              </w:rPr>
            </w:pPr>
            <w:r w:rsidRPr="00997D17">
              <w:rPr>
                <w:color w:val="000000"/>
                <w:sz w:val="22"/>
                <w:szCs w:val="22"/>
              </w:rPr>
              <w:t>Ngazi ya 1: Mamlaka za Serikali za Mitaa: simamieni vibali vya ujenzi na himizeni mikanda ya zege na paa zilizofungwa vizuri katika maeneo yenye matetemeko.</w:t>
            </w:r>
            <w:r w:rsidRPr="00997D17">
              <w:rPr>
                <w:color w:val="000000"/>
                <w:sz w:val="22"/>
                <w:szCs w:val="22"/>
              </w:rPr>
              <w:br/>
              <w:t>Ngazi ya 2: Kamati za Kata na Vijiji: saidieni kaya kuhama kutoka nyumba zenye nyufa na kulala maeneo ya wazi au makazi yaliyokaguliwa.</w:t>
            </w:r>
            <w:r w:rsidRPr="00997D17">
              <w:rPr>
                <w:color w:val="000000"/>
                <w:sz w:val="22"/>
                <w:szCs w:val="22"/>
              </w:rPr>
              <w:br/>
              <w:t>Ngazi ya 3: Kamati za Wilaya: sajilini kaya zilizokosa makazi, simamieni makazi ya muda na pangeni ukaguzi wa wahandisi kabla watu hawajarudi.</w:t>
            </w:r>
          </w:p>
        </w:tc>
      </w:tr>
      <w:tr w:rsidR="00920ED3" w:rsidRPr="00997D17" w14:paraId="67D5327A" w14:textId="77777777" w:rsidTr="00997D17">
        <w:tc>
          <w:tcPr>
            <w:tcW w:w="3417" w:type="dxa"/>
          </w:tcPr>
          <w:p w14:paraId="7689B8C7" w14:textId="45853F2F" w:rsidR="00920ED3" w:rsidRPr="00997D17" w:rsidRDefault="00920ED3" w:rsidP="00997D17">
            <w:pPr>
              <w:rPr>
                <w:color w:val="000000"/>
                <w:sz w:val="22"/>
                <w:szCs w:val="22"/>
              </w:rPr>
            </w:pPr>
            <w:r w:rsidRPr="00997D17">
              <w:rPr>
                <w:color w:val="000000"/>
                <w:sz w:val="22"/>
                <w:szCs w:val="22"/>
              </w:rPr>
              <w:t>Health</w:t>
            </w:r>
            <w:r w:rsidRPr="00997D17">
              <w:rPr>
                <w:color w:val="000000"/>
                <w:sz w:val="22"/>
                <w:szCs w:val="22"/>
              </w:rPr>
              <w:br/>
              <w:t>Crush injuries and deaths; hospitals damaged; disease risk in shelters</w:t>
            </w:r>
          </w:p>
        </w:tc>
        <w:tc>
          <w:tcPr>
            <w:tcW w:w="3417" w:type="dxa"/>
          </w:tcPr>
          <w:p w14:paraId="1C82B1EB" w14:textId="23D5D9C0" w:rsidR="00920ED3" w:rsidRPr="00997D17" w:rsidRDefault="00920ED3" w:rsidP="00997D17">
            <w:pPr>
              <w:rPr>
                <w:color w:val="000000"/>
                <w:sz w:val="22"/>
                <w:szCs w:val="22"/>
              </w:rPr>
            </w:pPr>
            <w:r w:rsidRPr="00997D17">
              <w:rPr>
                <w:color w:val="000000"/>
                <w:sz w:val="22"/>
                <w:szCs w:val="22"/>
              </w:rPr>
              <w:t>Afya</w:t>
            </w:r>
            <w:r w:rsidRPr="00997D17">
              <w:rPr>
                <w:color w:val="000000"/>
                <w:sz w:val="22"/>
                <w:szCs w:val="22"/>
              </w:rPr>
              <w:br/>
              <w:t xml:space="preserve">Majeraha ya kufinywa na vifo; hospitali kuharibika; hatari ya </w:t>
            </w:r>
            <w:r w:rsidRPr="00997D17">
              <w:rPr>
                <w:color w:val="000000"/>
                <w:sz w:val="22"/>
                <w:szCs w:val="22"/>
              </w:rPr>
              <w:lastRenderedPageBreak/>
              <w:t>magonjwa katika makazi ya muda</w:t>
            </w:r>
          </w:p>
        </w:tc>
        <w:tc>
          <w:tcPr>
            <w:tcW w:w="3418" w:type="dxa"/>
          </w:tcPr>
          <w:p w14:paraId="5CF04615" w14:textId="0C52B795" w:rsidR="00920ED3" w:rsidRPr="00997D17" w:rsidRDefault="00920ED3" w:rsidP="00997D17">
            <w:pPr>
              <w:rPr>
                <w:color w:val="000000"/>
                <w:sz w:val="22"/>
                <w:szCs w:val="22"/>
              </w:rPr>
            </w:pPr>
            <w:r w:rsidRPr="00997D17">
              <w:rPr>
                <w:color w:val="000000"/>
                <w:sz w:val="22"/>
                <w:szCs w:val="22"/>
              </w:rPr>
              <w:lastRenderedPageBreak/>
              <w:t>Level 1: District Health Management Teams: prepare trauma supplies and hospital mass-casualty plans.</w:t>
            </w:r>
            <w:r w:rsidRPr="00997D17">
              <w:rPr>
                <w:color w:val="000000"/>
                <w:sz w:val="22"/>
                <w:szCs w:val="22"/>
              </w:rPr>
              <w:br/>
            </w:r>
            <w:r w:rsidRPr="00997D17">
              <w:rPr>
                <w:color w:val="000000"/>
                <w:sz w:val="22"/>
                <w:szCs w:val="22"/>
              </w:rPr>
              <w:lastRenderedPageBreak/>
              <w:t>Level 2: Health facilities: check buildings for cracks and prepare to receive injured people.</w:t>
            </w:r>
            <w:r w:rsidRPr="00997D17">
              <w:rPr>
                <w:color w:val="000000"/>
                <w:sz w:val="22"/>
                <w:szCs w:val="22"/>
              </w:rPr>
              <w:br/>
              <w:t>Level 3: Health authorities: activate mass-casualty plans, set up field treatment points and provide psychosocial support.</w:t>
            </w:r>
          </w:p>
        </w:tc>
        <w:tc>
          <w:tcPr>
            <w:tcW w:w="3418" w:type="dxa"/>
          </w:tcPr>
          <w:p w14:paraId="08BD78F0" w14:textId="7113E48E" w:rsidR="00920ED3" w:rsidRPr="00997D17" w:rsidRDefault="00920ED3" w:rsidP="00997D17">
            <w:pPr>
              <w:rPr>
                <w:color w:val="000000"/>
                <w:sz w:val="22"/>
                <w:szCs w:val="22"/>
              </w:rPr>
            </w:pPr>
            <w:r w:rsidRPr="00997D17">
              <w:rPr>
                <w:color w:val="000000"/>
                <w:sz w:val="22"/>
                <w:szCs w:val="22"/>
              </w:rPr>
              <w:lastRenderedPageBreak/>
              <w:t xml:space="preserve">Ngazi ya 1: Timu za Uendeshaji wa Huduma za Afya za Wilaya: andaeni vifaa vya majeraha na mipango ya hospitali ya kupokea </w:t>
            </w:r>
            <w:r w:rsidRPr="00997D17">
              <w:rPr>
                <w:color w:val="000000"/>
                <w:sz w:val="22"/>
                <w:szCs w:val="22"/>
              </w:rPr>
              <w:lastRenderedPageBreak/>
              <w:t>majeruhi wengi.</w:t>
            </w:r>
            <w:r w:rsidRPr="00997D17">
              <w:rPr>
                <w:color w:val="000000"/>
                <w:sz w:val="22"/>
                <w:szCs w:val="22"/>
              </w:rPr>
              <w:br/>
              <w:t>Ngazi ya 2: Vituo vya afya: kagueni majengo kuangalia nyufa na jiandaeni kupokea majeruhi.</w:t>
            </w:r>
            <w:r w:rsidRPr="00997D17">
              <w:rPr>
                <w:color w:val="000000"/>
                <w:sz w:val="22"/>
                <w:szCs w:val="22"/>
              </w:rPr>
              <w:br/>
              <w:t>Ngazi ya 3: Mamlaka za afya: amilisheni mipango ya kupokea majeruhi wengi, anzisheni vituo vya matibabu vya muda na toeni msaada wa kisaikolojia.</w:t>
            </w:r>
          </w:p>
        </w:tc>
      </w:tr>
      <w:tr w:rsidR="00920ED3" w:rsidRPr="00997D17" w14:paraId="6C497A7C" w14:textId="77777777" w:rsidTr="00997D17">
        <w:tc>
          <w:tcPr>
            <w:tcW w:w="3417" w:type="dxa"/>
          </w:tcPr>
          <w:p w14:paraId="78FE615C" w14:textId="2334145F" w:rsidR="00920ED3" w:rsidRPr="00997D17" w:rsidRDefault="00920ED3" w:rsidP="00997D17">
            <w:pPr>
              <w:rPr>
                <w:color w:val="000000"/>
                <w:sz w:val="22"/>
                <w:szCs w:val="22"/>
              </w:rPr>
            </w:pPr>
            <w:r w:rsidRPr="00997D17">
              <w:rPr>
                <w:color w:val="000000"/>
                <w:sz w:val="22"/>
                <w:szCs w:val="22"/>
              </w:rPr>
              <w:lastRenderedPageBreak/>
              <w:t>Education</w:t>
            </w:r>
            <w:r w:rsidRPr="00997D17">
              <w:rPr>
                <w:color w:val="000000"/>
                <w:sz w:val="22"/>
                <w:szCs w:val="22"/>
              </w:rPr>
              <w:br/>
              <w:t>Classrooms cracked or collapsed; pupils at risk</w:t>
            </w:r>
          </w:p>
        </w:tc>
        <w:tc>
          <w:tcPr>
            <w:tcW w:w="3417" w:type="dxa"/>
          </w:tcPr>
          <w:p w14:paraId="51EA0DF7" w14:textId="1FFE52DC" w:rsidR="00920ED3" w:rsidRPr="00997D17" w:rsidRDefault="00920ED3" w:rsidP="00997D17">
            <w:pPr>
              <w:rPr>
                <w:color w:val="000000"/>
                <w:sz w:val="22"/>
                <w:szCs w:val="22"/>
              </w:rPr>
            </w:pPr>
            <w:r w:rsidRPr="00997D17">
              <w:rPr>
                <w:color w:val="000000"/>
                <w:sz w:val="22"/>
                <w:szCs w:val="22"/>
              </w:rPr>
              <w:t>Elimu</w:t>
            </w:r>
            <w:r w:rsidRPr="00997D17">
              <w:rPr>
                <w:color w:val="000000"/>
                <w:sz w:val="22"/>
                <w:szCs w:val="22"/>
              </w:rPr>
              <w:br/>
              <w:t>Madarasa kupasuka au kuanguka; wanafunzi kuwa hatarini</w:t>
            </w:r>
          </w:p>
        </w:tc>
        <w:tc>
          <w:tcPr>
            <w:tcW w:w="3418" w:type="dxa"/>
          </w:tcPr>
          <w:p w14:paraId="1B26AD33" w14:textId="54E29278" w:rsidR="00920ED3" w:rsidRPr="00997D17" w:rsidRDefault="00920ED3" w:rsidP="00997D17">
            <w:pPr>
              <w:rPr>
                <w:color w:val="000000"/>
                <w:sz w:val="22"/>
                <w:szCs w:val="22"/>
              </w:rPr>
            </w:pPr>
            <w:r w:rsidRPr="00997D17">
              <w:rPr>
                <w:color w:val="000000"/>
                <w:sz w:val="22"/>
                <w:szCs w:val="22"/>
              </w:rPr>
              <w:t>Level 1: School heads: hold earthquake drills and mark safe assembly points.</w:t>
            </w:r>
            <w:r w:rsidRPr="00997D17">
              <w:rPr>
                <w:color w:val="000000"/>
                <w:sz w:val="22"/>
                <w:szCs w:val="22"/>
              </w:rPr>
              <w:br/>
              <w:t>Level 2: School heads: move pupils to assembly points and report damage to the District Education Office.</w:t>
            </w:r>
            <w:r w:rsidRPr="00997D17">
              <w:rPr>
                <w:color w:val="000000"/>
                <w:sz w:val="22"/>
                <w:szCs w:val="22"/>
              </w:rPr>
              <w:br/>
              <w:t>Level 3: District Education Offices: keep damaged schools closed until engineers confirm they are safe; set up temporary learning spaces.</w:t>
            </w:r>
          </w:p>
        </w:tc>
        <w:tc>
          <w:tcPr>
            <w:tcW w:w="3418" w:type="dxa"/>
          </w:tcPr>
          <w:p w14:paraId="35CF49A8" w14:textId="66C50725" w:rsidR="00920ED3" w:rsidRPr="00997D17" w:rsidRDefault="00920ED3" w:rsidP="00997D17">
            <w:pPr>
              <w:rPr>
                <w:color w:val="000000"/>
                <w:sz w:val="22"/>
                <w:szCs w:val="22"/>
              </w:rPr>
            </w:pPr>
            <w:r w:rsidRPr="00997D17">
              <w:rPr>
                <w:color w:val="000000"/>
                <w:sz w:val="22"/>
                <w:szCs w:val="22"/>
              </w:rPr>
              <w:t>Ngazi ya 1: Wakuu wa shule: fanyeni mazoezi ya tetemeko na wekeni alama za maeneo salama ya kukusanyika.</w:t>
            </w:r>
            <w:r w:rsidRPr="00997D17">
              <w:rPr>
                <w:color w:val="000000"/>
                <w:sz w:val="22"/>
                <w:szCs w:val="22"/>
              </w:rPr>
              <w:br/>
              <w:t>Ngazi ya 2: Wakuu wa shule: wapelekeni wanafunzi maeneo ya kukusanyika na toeni taarifa ya uharibifu kwa Ofisi ya Elimu ya Wilaya.</w:t>
            </w:r>
            <w:r w:rsidRPr="00997D17">
              <w:rPr>
                <w:color w:val="000000"/>
                <w:sz w:val="22"/>
                <w:szCs w:val="22"/>
              </w:rPr>
              <w:br/>
              <w:t>Ngazi ya 3: Ofisi za Elimu za Wilaya: shule zilizoharibika zibaki zimefungwa hadi wahandisi wathibitishe usalama; anzisheni maeneo ya muda ya kujifunzia.</w:t>
            </w:r>
          </w:p>
        </w:tc>
      </w:tr>
      <w:tr w:rsidR="00920ED3" w:rsidRPr="00997D17" w14:paraId="3AADF44F" w14:textId="77777777" w:rsidTr="00997D17">
        <w:tc>
          <w:tcPr>
            <w:tcW w:w="3417" w:type="dxa"/>
          </w:tcPr>
          <w:p w14:paraId="59ECD9B0" w14:textId="2FAFF993" w:rsidR="00920ED3" w:rsidRPr="00997D17" w:rsidRDefault="00920ED3" w:rsidP="00997D17">
            <w:pPr>
              <w:rPr>
                <w:color w:val="000000"/>
                <w:sz w:val="22"/>
                <w:szCs w:val="22"/>
              </w:rPr>
            </w:pPr>
            <w:r w:rsidRPr="00997D17">
              <w:rPr>
                <w:color w:val="000000"/>
                <w:sz w:val="22"/>
                <w:szCs w:val="22"/>
              </w:rPr>
              <w:t>Transport: roads, bridges and ports</w:t>
            </w:r>
            <w:r w:rsidRPr="00997D17">
              <w:rPr>
                <w:color w:val="000000"/>
                <w:sz w:val="22"/>
                <w:szCs w:val="22"/>
              </w:rPr>
              <w:br/>
              <w:t>Roads and bridges cracked; landslides block roads; ports damaged by tsunami</w:t>
            </w:r>
          </w:p>
        </w:tc>
        <w:tc>
          <w:tcPr>
            <w:tcW w:w="3417" w:type="dxa"/>
          </w:tcPr>
          <w:p w14:paraId="6E680B7A" w14:textId="0D063BCC" w:rsidR="00920ED3" w:rsidRPr="00997D17" w:rsidRDefault="00920ED3" w:rsidP="00997D17">
            <w:pPr>
              <w:rPr>
                <w:color w:val="000000"/>
                <w:sz w:val="22"/>
                <w:szCs w:val="22"/>
              </w:rPr>
            </w:pPr>
            <w:r w:rsidRPr="00997D17">
              <w:rPr>
                <w:color w:val="000000"/>
                <w:sz w:val="22"/>
                <w:szCs w:val="22"/>
              </w:rPr>
              <w:t>Usafirishaji: barabara, madaraja na bandari</w:t>
            </w:r>
            <w:r w:rsidRPr="00997D17">
              <w:rPr>
                <w:color w:val="000000"/>
                <w:sz w:val="22"/>
                <w:szCs w:val="22"/>
              </w:rPr>
              <w:br/>
              <w:t>Barabara na madaraja kupasuka; maporomoko kuziba barabara; bandari kuharibiwa na tsunami</w:t>
            </w:r>
          </w:p>
        </w:tc>
        <w:tc>
          <w:tcPr>
            <w:tcW w:w="3418" w:type="dxa"/>
          </w:tcPr>
          <w:p w14:paraId="288D3FA8" w14:textId="3CA40626" w:rsidR="00920ED3" w:rsidRPr="00997D17" w:rsidRDefault="00920ED3" w:rsidP="00997D17">
            <w:pPr>
              <w:rPr>
                <w:color w:val="000000"/>
                <w:sz w:val="22"/>
                <w:szCs w:val="22"/>
              </w:rPr>
            </w:pPr>
            <w:r w:rsidRPr="00997D17">
              <w:rPr>
                <w:color w:val="000000"/>
                <w:sz w:val="22"/>
                <w:szCs w:val="22"/>
              </w:rPr>
              <w:t>Level 1: TANROADS and TARURA: identify critical bridges in earthquake-prone areas.</w:t>
            </w:r>
            <w:r w:rsidRPr="00997D17">
              <w:rPr>
                <w:color w:val="000000"/>
                <w:sz w:val="22"/>
                <w:szCs w:val="22"/>
              </w:rPr>
              <w:br/>
              <w:t>Level 2: TANROADS, TARURA and the Traffic Police: inspect bridges and close unsafe ones.</w:t>
            </w:r>
            <w:r w:rsidRPr="00997D17">
              <w:rPr>
                <w:color w:val="000000"/>
                <w:sz w:val="22"/>
                <w:szCs w:val="22"/>
              </w:rPr>
              <w:br/>
              <w:t>Level 3: TANROADS, TARURA and port authorities: open priority routes for rescue and relief.</w:t>
            </w:r>
          </w:p>
        </w:tc>
        <w:tc>
          <w:tcPr>
            <w:tcW w:w="3418" w:type="dxa"/>
          </w:tcPr>
          <w:p w14:paraId="4DCFDF15" w14:textId="622AB00F" w:rsidR="00920ED3" w:rsidRPr="00997D17" w:rsidRDefault="00920ED3" w:rsidP="00997D17">
            <w:pPr>
              <w:rPr>
                <w:color w:val="000000"/>
                <w:sz w:val="22"/>
                <w:szCs w:val="22"/>
              </w:rPr>
            </w:pPr>
            <w:r w:rsidRPr="00997D17">
              <w:rPr>
                <w:color w:val="000000"/>
                <w:sz w:val="22"/>
                <w:szCs w:val="22"/>
              </w:rPr>
              <w:t>Ngazi ya 1: TANROADS na TARURA: bainisheni madaraja muhimu katika maeneo yenye matetemeko.</w:t>
            </w:r>
            <w:r w:rsidRPr="00997D17">
              <w:rPr>
                <w:color w:val="000000"/>
                <w:sz w:val="22"/>
                <w:szCs w:val="22"/>
              </w:rPr>
              <w:br/>
              <w:t>Ngazi ya 2: TANROADS, TARURA na Polisi wa Usalama Barabarani: kagueni madaraja na fungeni yasiyo salama.</w:t>
            </w:r>
            <w:r w:rsidRPr="00997D17">
              <w:rPr>
                <w:color w:val="000000"/>
                <w:sz w:val="22"/>
                <w:szCs w:val="22"/>
              </w:rPr>
              <w:br/>
              <w:t xml:space="preserve">Ngazi ya 3: TANROADS, TARURA na mamlaka za bandari: fungueni njia za </w:t>
            </w:r>
            <w:r w:rsidRPr="00997D17">
              <w:rPr>
                <w:color w:val="000000"/>
                <w:sz w:val="22"/>
                <w:szCs w:val="22"/>
              </w:rPr>
              <w:lastRenderedPageBreak/>
              <w:t>kipaumbele kwa uokoaji na misaada.</w:t>
            </w:r>
          </w:p>
        </w:tc>
      </w:tr>
      <w:tr w:rsidR="00920ED3" w:rsidRPr="00997D17" w14:paraId="2C54F8C8" w14:textId="77777777" w:rsidTr="00997D17">
        <w:tc>
          <w:tcPr>
            <w:tcW w:w="3417" w:type="dxa"/>
          </w:tcPr>
          <w:p w14:paraId="3E823FB5" w14:textId="1AB11295" w:rsidR="00920ED3" w:rsidRPr="00997D17" w:rsidRDefault="00920ED3" w:rsidP="00997D17">
            <w:pPr>
              <w:rPr>
                <w:color w:val="000000"/>
                <w:sz w:val="22"/>
                <w:szCs w:val="22"/>
              </w:rPr>
            </w:pPr>
            <w:r w:rsidRPr="00997D17">
              <w:rPr>
                <w:color w:val="000000"/>
                <w:sz w:val="22"/>
                <w:szCs w:val="22"/>
              </w:rPr>
              <w:lastRenderedPageBreak/>
              <w:t>Water and sanitation</w:t>
            </w:r>
            <w:r w:rsidRPr="00997D17">
              <w:rPr>
                <w:color w:val="000000"/>
                <w:sz w:val="22"/>
                <w:szCs w:val="22"/>
              </w:rPr>
              <w:br/>
              <w:t>Pipes and tanks broken; wells contaminated; latrines collapsed</w:t>
            </w:r>
          </w:p>
        </w:tc>
        <w:tc>
          <w:tcPr>
            <w:tcW w:w="3417" w:type="dxa"/>
          </w:tcPr>
          <w:p w14:paraId="25D2E7C2" w14:textId="16229D85" w:rsidR="00920ED3" w:rsidRPr="00997D17" w:rsidRDefault="00920ED3" w:rsidP="00997D17">
            <w:pPr>
              <w:rPr>
                <w:color w:val="000000"/>
                <w:sz w:val="22"/>
                <w:szCs w:val="22"/>
              </w:rPr>
            </w:pPr>
            <w:r w:rsidRPr="00997D17">
              <w:rPr>
                <w:color w:val="000000"/>
                <w:sz w:val="22"/>
                <w:szCs w:val="22"/>
              </w:rPr>
              <w:t>Maji na usafi wa mazingira</w:t>
            </w:r>
            <w:r w:rsidRPr="00997D17">
              <w:rPr>
                <w:color w:val="000000"/>
                <w:sz w:val="22"/>
                <w:szCs w:val="22"/>
              </w:rPr>
              <w:br/>
              <w:t>Mabomba na matanki kupasuka; visima kuchafuka; vyoo kuanguka</w:t>
            </w:r>
          </w:p>
        </w:tc>
        <w:tc>
          <w:tcPr>
            <w:tcW w:w="3418" w:type="dxa"/>
          </w:tcPr>
          <w:p w14:paraId="2711D19F" w14:textId="63D91330" w:rsidR="00920ED3" w:rsidRPr="00997D17" w:rsidRDefault="00920ED3" w:rsidP="00997D17">
            <w:pPr>
              <w:rPr>
                <w:color w:val="000000"/>
                <w:sz w:val="22"/>
                <w:szCs w:val="22"/>
              </w:rPr>
            </w:pPr>
            <w:r w:rsidRPr="00997D17">
              <w:rPr>
                <w:color w:val="000000"/>
                <w:sz w:val="22"/>
                <w:szCs w:val="22"/>
              </w:rPr>
              <w:t>Level 1: Water authorities and RUWASA: identify critical pipelines and storage tanks.</w:t>
            </w:r>
            <w:r w:rsidRPr="00997D17">
              <w:rPr>
                <w:color w:val="000000"/>
                <w:sz w:val="22"/>
                <w:szCs w:val="22"/>
              </w:rPr>
              <w:br/>
              <w:t>Level 2: Water authorities: inspect systems and advise communities to boil or treat water.</w:t>
            </w:r>
            <w:r w:rsidRPr="00997D17">
              <w:rPr>
                <w:color w:val="000000"/>
                <w:sz w:val="22"/>
                <w:szCs w:val="22"/>
              </w:rPr>
              <w:br/>
              <w:t>Level 3: District Committees and water authorities: supply safe water and sanitation to shelters and repair priority systems.</w:t>
            </w:r>
          </w:p>
        </w:tc>
        <w:tc>
          <w:tcPr>
            <w:tcW w:w="3418" w:type="dxa"/>
          </w:tcPr>
          <w:p w14:paraId="71A399EC" w14:textId="41E84EE9" w:rsidR="00920ED3" w:rsidRPr="00997D17" w:rsidRDefault="00920ED3" w:rsidP="00997D17">
            <w:pPr>
              <w:rPr>
                <w:color w:val="000000"/>
                <w:sz w:val="22"/>
                <w:szCs w:val="22"/>
              </w:rPr>
            </w:pPr>
            <w:r w:rsidRPr="00997D17">
              <w:rPr>
                <w:color w:val="000000"/>
                <w:sz w:val="22"/>
                <w:szCs w:val="22"/>
              </w:rPr>
              <w:t>Ngazi ya 1: Mamlaka za maji na RUWASA: bainisheni mabomba makuu na matanki ya kuhifadhia maji.</w:t>
            </w:r>
            <w:r w:rsidRPr="00997D17">
              <w:rPr>
                <w:color w:val="000000"/>
                <w:sz w:val="22"/>
                <w:szCs w:val="22"/>
              </w:rPr>
              <w:br/>
              <w:t>Ngazi ya 2: Mamlaka za maji: kagueni mifumo na shaurini jamii kuchemsha au kutibu maji.</w:t>
            </w:r>
            <w:r w:rsidRPr="00997D17">
              <w:rPr>
                <w:color w:val="000000"/>
                <w:sz w:val="22"/>
                <w:szCs w:val="22"/>
              </w:rPr>
              <w:br/>
              <w:t>Ngazi ya 3: Kamati za Wilaya na mamlaka za maji: toeni maji safi na huduma za usafi katika makazi ya muda na karabatini mifumo ya kipaumbele.</w:t>
            </w:r>
          </w:p>
        </w:tc>
      </w:tr>
      <w:tr w:rsidR="00920ED3" w:rsidRPr="00997D17" w14:paraId="6F525769" w14:textId="77777777" w:rsidTr="00997D17">
        <w:tc>
          <w:tcPr>
            <w:tcW w:w="3417" w:type="dxa"/>
          </w:tcPr>
          <w:p w14:paraId="52D8E8D9" w14:textId="082823A1" w:rsidR="00920ED3" w:rsidRPr="00997D17" w:rsidRDefault="00920ED3" w:rsidP="00997D17">
            <w:pPr>
              <w:rPr>
                <w:color w:val="000000"/>
                <w:sz w:val="22"/>
                <w:szCs w:val="22"/>
              </w:rPr>
            </w:pPr>
            <w:r w:rsidRPr="00997D17">
              <w:rPr>
                <w:color w:val="000000"/>
                <w:sz w:val="22"/>
                <w:szCs w:val="22"/>
              </w:rPr>
              <w:t>Energy</w:t>
            </w:r>
            <w:r w:rsidRPr="00997D17">
              <w:rPr>
                <w:color w:val="000000"/>
                <w:sz w:val="22"/>
                <w:szCs w:val="22"/>
              </w:rPr>
              <w:br/>
              <w:t>Power lines, substations and fuel installations damaged; fire risk</w:t>
            </w:r>
          </w:p>
        </w:tc>
        <w:tc>
          <w:tcPr>
            <w:tcW w:w="3417" w:type="dxa"/>
          </w:tcPr>
          <w:p w14:paraId="66699EA7" w14:textId="06EB88F2" w:rsidR="00920ED3" w:rsidRPr="00997D17" w:rsidRDefault="00920ED3" w:rsidP="00997D17">
            <w:pPr>
              <w:rPr>
                <w:color w:val="000000"/>
                <w:sz w:val="22"/>
                <w:szCs w:val="22"/>
              </w:rPr>
            </w:pPr>
            <w:r w:rsidRPr="00997D17">
              <w:rPr>
                <w:color w:val="000000"/>
                <w:sz w:val="22"/>
                <w:szCs w:val="22"/>
              </w:rPr>
              <w:t>Nishati</w:t>
            </w:r>
            <w:r w:rsidRPr="00997D17">
              <w:rPr>
                <w:color w:val="000000"/>
                <w:sz w:val="22"/>
                <w:szCs w:val="22"/>
              </w:rPr>
              <w:br/>
              <w:t>Nyaya za umeme, vituo vya umeme na mitambo ya mafuta kuharibika; hatari ya moto</w:t>
            </w:r>
          </w:p>
        </w:tc>
        <w:tc>
          <w:tcPr>
            <w:tcW w:w="3418" w:type="dxa"/>
          </w:tcPr>
          <w:p w14:paraId="7CF853FE" w14:textId="14F15AE6" w:rsidR="00920ED3" w:rsidRPr="00997D17" w:rsidRDefault="00920ED3" w:rsidP="00997D17">
            <w:pPr>
              <w:rPr>
                <w:color w:val="000000"/>
                <w:sz w:val="22"/>
                <w:szCs w:val="22"/>
              </w:rPr>
            </w:pPr>
            <w:r w:rsidRPr="00997D17">
              <w:rPr>
                <w:color w:val="000000"/>
                <w:sz w:val="22"/>
                <w:szCs w:val="22"/>
              </w:rPr>
              <w:t>Level 1: TANESCO and fuel operators: prepare emergency shut-down procedures.</w:t>
            </w:r>
            <w:r w:rsidRPr="00997D17">
              <w:rPr>
                <w:color w:val="000000"/>
                <w:sz w:val="22"/>
                <w:szCs w:val="22"/>
              </w:rPr>
              <w:br/>
              <w:t>Level 2: TANESCO: switch off damaged lines; fuel operators check tanks and pipelines for leaks.</w:t>
            </w:r>
            <w:r w:rsidRPr="00997D17">
              <w:rPr>
                <w:color w:val="000000"/>
                <w:sz w:val="22"/>
                <w:szCs w:val="22"/>
              </w:rPr>
              <w:br/>
              <w:t>Level 3: TANESCO: restore power first to hospitals, water pumps and shelters.</w:t>
            </w:r>
          </w:p>
        </w:tc>
        <w:tc>
          <w:tcPr>
            <w:tcW w:w="3418" w:type="dxa"/>
          </w:tcPr>
          <w:p w14:paraId="5DBB239E" w14:textId="41E074F3" w:rsidR="00920ED3" w:rsidRPr="00997D17" w:rsidRDefault="00920ED3" w:rsidP="00997D17">
            <w:pPr>
              <w:rPr>
                <w:color w:val="000000"/>
                <w:sz w:val="22"/>
                <w:szCs w:val="22"/>
              </w:rPr>
            </w:pPr>
            <w:r w:rsidRPr="00997D17">
              <w:rPr>
                <w:color w:val="000000"/>
                <w:sz w:val="22"/>
                <w:szCs w:val="22"/>
              </w:rPr>
              <w:t>Ngazi ya 1: TANESCO na waendeshaji wa mafuta: andaeni taratibu za kuzima mitambo kwa dharura.</w:t>
            </w:r>
            <w:r w:rsidRPr="00997D17">
              <w:rPr>
                <w:color w:val="000000"/>
                <w:sz w:val="22"/>
                <w:szCs w:val="22"/>
              </w:rPr>
              <w:br/>
              <w:t>Ngazi ya 2: TANESCO: kateni umeme kwenye nyaya zilizoharibika; waendeshaji wa mafuta wakague matanki na mabomba kuona uvujaji.</w:t>
            </w:r>
            <w:r w:rsidRPr="00997D17">
              <w:rPr>
                <w:color w:val="000000"/>
                <w:sz w:val="22"/>
                <w:szCs w:val="22"/>
              </w:rPr>
              <w:br/>
              <w:t>Ngazi ya 3: TANESCO: rejesheni umeme kwanza hospitalini, kwenye pampu za maji na makazi ya muda.</w:t>
            </w:r>
          </w:p>
        </w:tc>
      </w:tr>
      <w:tr w:rsidR="00920ED3" w:rsidRPr="00997D17" w14:paraId="297AD073" w14:textId="77777777" w:rsidTr="00997D17">
        <w:tc>
          <w:tcPr>
            <w:tcW w:w="3417" w:type="dxa"/>
          </w:tcPr>
          <w:p w14:paraId="44F05061" w14:textId="5AF36C63" w:rsidR="00920ED3" w:rsidRPr="00997D17" w:rsidRDefault="00920ED3" w:rsidP="00997D17">
            <w:pPr>
              <w:rPr>
                <w:color w:val="000000"/>
                <w:sz w:val="22"/>
                <w:szCs w:val="22"/>
              </w:rPr>
            </w:pPr>
            <w:r w:rsidRPr="00997D17">
              <w:rPr>
                <w:color w:val="000000"/>
                <w:sz w:val="22"/>
                <w:szCs w:val="22"/>
              </w:rPr>
              <w:t>Communications</w:t>
            </w:r>
            <w:r w:rsidRPr="00997D17">
              <w:rPr>
                <w:color w:val="000000"/>
                <w:sz w:val="22"/>
                <w:szCs w:val="22"/>
              </w:rPr>
              <w:br/>
              <w:t>Networks overloaded or damaged</w:t>
            </w:r>
          </w:p>
        </w:tc>
        <w:tc>
          <w:tcPr>
            <w:tcW w:w="3417" w:type="dxa"/>
          </w:tcPr>
          <w:p w14:paraId="52486F2E" w14:textId="4791F133" w:rsidR="00920ED3" w:rsidRPr="00997D17" w:rsidRDefault="00920ED3" w:rsidP="00997D17">
            <w:pPr>
              <w:rPr>
                <w:color w:val="000000"/>
                <w:sz w:val="22"/>
                <w:szCs w:val="22"/>
              </w:rPr>
            </w:pPr>
            <w:r w:rsidRPr="00997D17">
              <w:rPr>
                <w:color w:val="000000"/>
                <w:sz w:val="22"/>
                <w:szCs w:val="22"/>
              </w:rPr>
              <w:t>Mawasiliano</w:t>
            </w:r>
            <w:r w:rsidRPr="00997D17">
              <w:rPr>
                <w:color w:val="000000"/>
                <w:sz w:val="22"/>
                <w:szCs w:val="22"/>
              </w:rPr>
              <w:br/>
              <w:t>Mitandao kuzidiwa au kuharibika</w:t>
            </w:r>
          </w:p>
        </w:tc>
        <w:tc>
          <w:tcPr>
            <w:tcW w:w="3418" w:type="dxa"/>
          </w:tcPr>
          <w:p w14:paraId="3FDE1EAA" w14:textId="44DF0632" w:rsidR="00920ED3" w:rsidRPr="00997D17" w:rsidRDefault="00920ED3" w:rsidP="00997D17">
            <w:pPr>
              <w:rPr>
                <w:color w:val="000000"/>
                <w:sz w:val="22"/>
                <w:szCs w:val="22"/>
              </w:rPr>
            </w:pPr>
            <w:r w:rsidRPr="00997D17">
              <w:rPr>
                <w:color w:val="000000"/>
                <w:sz w:val="22"/>
                <w:szCs w:val="22"/>
              </w:rPr>
              <w:t>Level 1: TCRA and network operators: check back-up power and emergency routing.</w:t>
            </w:r>
            <w:r w:rsidRPr="00997D17">
              <w:rPr>
                <w:color w:val="000000"/>
                <w:sz w:val="22"/>
                <w:szCs w:val="22"/>
              </w:rPr>
              <w:br/>
              <w:t>Level 2: Network operators: send official safety messages to subscribers.</w:t>
            </w:r>
            <w:r w:rsidRPr="00997D17">
              <w:rPr>
                <w:color w:val="000000"/>
                <w:sz w:val="22"/>
                <w:szCs w:val="22"/>
              </w:rPr>
              <w:br/>
              <w:t>Level 3: Network operators: restore networks first around hospitals, shelters and emergency centres.</w:t>
            </w:r>
          </w:p>
        </w:tc>
        <w:tc>
          <w:tcPr>
            <w:tcW w:w="3418" w:type="dxa"/>
          </w:tcPr>
          <w:p w14:paraId="474B2943" w14:textId="2C805539" w:rsidR="00920ED3" w:rsidRPr="00997D17" w:rsidRDefault="00920ED3" w:rsidP="00997D17">
            <w:pPr>
              <w:rPr>
                <w:color w:val="000000"/>
                <w:sz w:val="22"/>
                <w:szCs w:val="22"/>
              </w:rPr>
            </w:pPr>
            <w:r w:rsidRPr="00997D17">
              <w:rPr>
                <w:color w:val="000000"/>
                <w:sz w:val="22"/>
                <w:szCs w:val="22"/>
              </w:rPr>
              <w:t>Ngazi ya 1: TCRA na watoa huduma za mitandao: kagueni umeme wa akiba na mifumo ya dharura ya mawasiliano.</w:t>
            </w:r>
            <w:r w:rsidRPr="00997D17">
              <w:rPr>
                <w:color w:val="000000"/>
                <w:sz w:val="22"/>
                <w:szCs w:val="22"/>
              </w:rPr>
              <w:br/>
              <w:t>Ngazi ya 2: Watoa huduma za mitandao: tumeni jumbe rasmi za usalama kwa wateja.</w:t>
            </w:r>
            <w:r w:rsidRPr="00997D17">
              <w:rPr>
                <w:color w:val="000000"/>
                <w:sz w:val="22"/>
                <w:szCs w:val="22"/>
              </w:rPr>
              <w:br/>
              <w:t xml:space="preserve">Ngazi ya 3: Watoa huduma za mitandao: rejesheni mitandao kwanza kuzunguka hospitali, </w:t>
            </w:r>
            <w:r w:rsidRPr="00997D17">
              <w:rPr>
                <w:color w:val="000000"/>
                <w:sz w:val="22"/>
                <w:szCs w:val="22"/>
              </w:rPr>
              <w:lastRenderedPageBreak/>
              <w:t>makazi ya muda na vituo vya dharura.</w:t>
            </w:r>
          </w:p>
        </w:tc>
      </w:tr>
      <w:tr w:rsidR="00920ED3" w:rsidRPr="00997D17" w14:paraId="49C95684" w14:textId="77777777" w:rsidTr="00997D17">
        <w:tc>
          <w:tcPr>
            <w:tcW w:w="3417" w:type="dxa"/>
          </w:tcPr>
          <w:p w14:paraId="679B8ED6" w14:textId="52524672" w:rsidR="00920ED3" w:rsidRPr="00997D17" w:rsidRDefault="00920ED3" w:rsidP="00997D17">
            <w:pPr>
              <w:rPr>
                <w:color w:val="000000"/>
                <w:sz w:val="22"/>
                <w:szCs w:val="22"/>
              </w:rPr>
            </w:pPr>
            <w:r w:rsidRPr="00997D17">
              <w:rPr>
                <w:color w:val="000000"/>
                <w:sz w:val="22"/>
                <w:szCs w:val="22"/>
              </w:rPr>
              <w:lastRenderedPageBreak/>
              <w:t>Fisheries and coastal communities</w:t>
            </w:r>
            <w:r w:rsidRPr="00997D17">
              <w:rPr>
                <w:color w:val="000000"/>
                <w:sz w:val="22"/>
                <w:szCs w:val="22"/>
              </w:rPr>
              <w:br/>
              <w:t>Tsunami threatens landing sites, boats and coastal villages</w:t>
            </w:r>
          </w:p>
        </w:tc>
        <w:tc>
          <w:tcPr>
            <w:tcW w:w="3417" w:type="dxa"/>
          </w:tcPr>
          <w:p w14:paraId="55C39762" w14:textId="39655BFB" w:rsidR="00920ED3" w:rsidRPr="00997D17" w:rsidRDefault="00920ED3" w:rsidP="00997D17">
            <w:pPr>
              <w:rPr>
                <w:color w:val="000000"/>
                <w:sz w:val="22"/>
                <w:szCs w:val="22"/>
              </w:rPr>
            </w:pPr>
            <w:r w:rsidRPr="00997D17">
              <w:rPr>
                <w:color w:val="000000"/>
                <w:sz w:val="22"/>
                <w:szCs w:val="22"/>
              </w:rPr>
              <w:t>Uvuvi na jamii za pwani</w:t>
            </w:r>
            <w:r w:rsidRPr="00997D17">
              <w:rPr>
                <w:color w:val="000000"/>
                <w:sz w:val="22"/>
                <w:szCs w:val="22"/>
              </w:rPr>
              <w:br/>
              <w:t>Tsunami kutishia mialo, vyombo na vijiji vya pwani</w:t>
            </w:r>
          </w:p>
        </w:tc>
        <w:tc>
          <w:tcPr>
            <w:tcW w:w="3418" w:type="dxa"/>
          </w:tcPr>
          <w:p w14:paraId="4B937D2B" w14:textId="4215B9C5" w:rsidR="00920ED3" w:rsidRPr="00997D17" w:rsidRDefault="00920ED3" w:rsidP="00997D17">
            <w:pPr>
              <w:rPr>
                <w:color w:val="000000"/>
                <w:sz w:val="22"/>
                <w:szCs w:val="22"/>
              </w:rPr>
            </w:pPr>
            <w:r w:rsidRPr="00997D17">
              <w:rPr>
                <w:color w:val="000000"/>
                <w:sz w:val="22"/>
                <w:szCs w:val="22"/>
              </w:rPr>
              <w:t>Level 1: Beach Management Units and Village leaders: mark tsunami evacuation routes and teach natural warning signs.</w:t>
            </w:r>
            <w:r w:rsidRPr="00997D17">
              <w:rPr>
                <w:color w:val="000000"/>
                <w:sz w:val="22"/>
                <w:szCs w:val="22"/>
              </w:rPr>
              <w:br/>
              <w:t>Level 2: Beach Management Units: move people away from beaches and landing sites.</w:t>
            </w:r>
            <w:r w:rsidRPr="00997D17">
              <w:rPr>
                <w:color w:val="000000"/>
                <w:sz w:val="22"/>
                <w:szCs w:val="22"/>
              </w:rPr>
              <w:br/>
              <w:t>Level 3: Beach Management Units and District Committees: account for all fishers and coastal residents.</w:t>
            </w:r>
          </w:p>
        </w:tc>
        <w:tc>
          <w:tcPr>
            <w:tcW w:w="3418" w:type="dxa"/>
          </w:tcPr>
          <w:p w14:paraId="7435AA0B" w14:textId="348C55F5" w:rsidR="00920ED3" w:rsidRPr="00997D17" w:rsidRDefault="00920ED3" w:rsidP="00997D17">
            <w:pPr>
              <w:rPr>
                <w:color w:val="000000"/>
                <w:sz w:val="22"/>
                <w:szCs w:val="22"/>
              </w:rPr>
            </w:pPr>
            <w:r w:rsidRPr="00997D17">
              <w:rPr>
                <w:color w:val="000000"/>
                <w:sz w:val="22"/>
                <w:szCs w:val="22"/>
              </w:rPr>
              <w:t>Ngazi ya 1: Vikundi vya Usimamizi wa Mialo na viongozi wa Vijiji: wekeni alama za njia za kukimbia tsunami na fundisheni dalili za asili.</w:t>
            </w:r>
            <w:r w:rsidRPr="00997D17">
              <w:rPr>
                <w:color w:val="000000"/>
                <w:sz w:val="22"/>
                <w:szCs w:val="22"/>
              </w:rPr>
              <w:br/>
              <w:t>Ngazi ya 2: Vikundi vya Usimamizi wa Mialo: waondoeni watu fukweni na mialoni.</w:t>
            </w:r>
            <w:r w:rsidRPr="00997D17">
              <w:rPr>
                <w:color w:val="000000"/>
                <w:sz w:val="22"/>
                <w:szCs w:val="22"/>
              </w:rPr>
              <w:br/>
              <w:t>Ngazi ya 3: Vikundi vya Usimamizi wa Mialo na Kamati za Wilaya: hakikisheni wavuvi na wakazi wote wa pwani wanajulikana walipo.</w:t>
            </w:r>
          </w:p>
        </w:tc>
      </w:tr>
      <w:tr w:rsidR="00920ED3" w:rsidRPr="00997D17" w14:paraId="235C09AC" w14:textId="77777777" w:rsidTr="00997D17">
        <w:tc>
          <w:tcPr>
            <w:tcW w:w="3417" w:type="dxa"/>
          </w:tcPr>
          <w:p w14:paraId="4C08DCCB" w14:textId="06CA60FD" w:rsidR="00920ED3" w:rsidRPr="00997D17" w:rsidRDefault="00920ED3" w:rsidP="00997D17">
            <w:pPr>
              <w:rPr>
                <w:color w:val="000000"/>
                <w:sz w:val="22"/>
                <w:szCs w:val="22"/>
              </w:rPr>
            </w:pPr>
            <w:r w:rsidRPr="00997D17">
              <w:rPr>
                <w:color w:val="000000"/>
                <w:sz w:val="22"/>
                <w:szCs w:val="22"/>
              </w:rPr>
              <w:t>Trade and markets</w:t>
            </w:r>
            <w:r w:rsidRPr="00997D17">
              <w:rPr>
                <w:color w:val="000000"/>
                <w:sz w:val="22"/>
                <w:szCs w:val="22"/>
              </w:rPr>
              <w:br/>
              <w:t>Markets and shops damaged; supply of goods disrupted</w:t>
            </w:r>
          </w:p>
        </w:tc>
        <w:tc>
          <w:tcPr>
            <w:tcW w:w="3417" w:type="dxa"/>
          </w:tcPr>
          <w:p w14:paraId="0B0B4598" w14:textId="1CF77A3E" w:rsidR="00920ED3" w:rsidRPr="00997D17" w:rsidRDefault="00920ED3" w:rsidP="00997D17">
            <w:pPr>
              <w:rPr>
                <w:color w:val="000000"/>
                <w:sz w:val="22"/>
                <w:szCs w:val="22"/>
              </w:rPr>
            </w:pPr>
            <w:r w:rsidRPr="00997D17">
              <w:rPr>
                <w:color w:val="000000"/>
                <w:sz w:val="22"/>
                <w:szCs w:val="22"/>
              </w:rPr>
              <w:t>Biashara na masoko</w:t>
            </w:r>
            <w:r w:rsidRPr="00997D17">
              <w:rPr>
                <w:color w:val="000000"/>
                <w:sz w:val="22"/>
                <w:szCs w:val="22"/>
              </w:rPr>
              <w:br/>
              <w:t>Masoko na maduka kuharibika; upatikanaji wa bidhaa kukatika</w:t>
            </w:r>
          </w:p>
        </w:tc>
        <w:tc>
          <w:tcPr>
            <w:tcW w:w="3418" w:type="dxa"/>
          </w:tcPr>
          <w:p w14:paraId="4A7996A2" w14:textId="5D195611" w:rsidR="00920ED3" w:rsidRPr="00997D17" w:rsidRDefault="00920ED3" w:rsidP="00997D17">
            <w:pPr>
              <w:rPr>
                <w:color w:val="000000"/>
                <w:sz w:val="22"/>
                <w:szCs w:val="22"/>
              </w:rPr>
            </w:pPr>
            <w:r w:rsidRPr="00997D17">
              <w:rPr>
                <w:color w:val="000000"/>
                <w:sz w:val="22"/>
                <w:szCs w:val="22"/>
              </w:rPr>
              <w:t>Level 1: Market committees: identify weak market buildings.</w:t>
            </w:r>
            <w:r w:rsidRPr="00997D17">
              <w:rPr>
                <w:color w:val="000000"/>
                <w:sz w:val="22"/>
                <w:szCs w:val="22"/>
              </w:rPr>
              <w:br/>
              <w:t>Level 2: Traders: please move out of cracked market buildings.</w:t>
            </w:r>
            <w:r w:rsidRPr="00997D17">
              <w:rPr>
                <w:color w:val="000000"/>
                <w:sz w:val="22"/>
                <w:szCs w:val="22"/>
              </w:rPr>
              <w:br/>
              <w:t>Level 3: District Committees: monitor food supply and prices in affected areas.</w:t>
            </w:r>
          </w:p>
        </w:tc>
        <w:tc>
          <w:tcPr>
            <w:tcW w:w="3418" w:type="dxa"/>
          </w:tcPr>
          <w:p w14:paraId="3594AA75" w14:textId="3007B733" w:rsidR="00920ED3" w:rsidRPr="00997D17" w:rsidRDefault="00920ED3" w:rsidP="00997D17">
            <w:pPr>
              <w:rPr>
                <w:color w:val="000000"/>
                <w:sz w:val="22"/>
                <w:szCs w:val="22"/>
              </w:rPr>
            </w:pPr>
            <w:r w:rsidRPr="00997D17">
              <w:rPr>
                <w:color w:val="000000"/>
                <w:sz w:val="22"/>
                <w:szCs w:val="22"/>
              </w:rPr>
              <w:t>Ngazi ya 1: Kamati za masoko: bainisheni majengo dhaifu ya masoko.</w:t>
            </w:r>
            <w:r w:rsidRPr="00997D17">
              <w:rPr>
                <w:color w:val="000000"/>
                <w:sz w:val="22"/>
                <w:szCs w:val="22"/>
              </w:rPr>
              <w:br/>
              <w:t>Ngazi ya 2: Wafanyabiashara: tafadhali hameni kutoka majengo ya masoko yenye nyufa.</w:t>
            </w:r>
            <w:r w:rsidRPr="00997D17">
              <w:rPr>
                <w:color w:val="000000"/>
                <w:sz w:val="22"/>
                <w:szCs w:val="22"/>
              </w:rPr>
              <w:br/>
              <w:t>Ngazi ya 3: Kamati za Wilaya: fuatilieni upatikanaji na bei za chakula katika maeneo yaliyoathirika.</w:t>
            </w:r>
          </w:p>
        </w:tc>
      </w:tr>
      <w:tr w:rsidR="00920ED3" w:rsidRPr="00997D17" w14:paraId="21F52FC9" w14:textId="77777777" w:rsidTr="00997D17">
        <w:tc>
          <w:tcPr>
            <w:tcW w:w="3417" w:type="dxa"/>
          </w:tcPr>
          <w:p w14:paraId="1CEBC3AF" w14:textId="330BDE05" w:rsidR="00920ED3" w:rsidRPr="00997D17" w:rsidRDefault="00920ED3" w:rsidP="00997D17">
            <w:pPr>
              <w:rPr>
                <w:color w:val="000000"/>
                <w:sz w:val="22"/>
                <w:szCs w:val="22"/>
              </w:rPr>
            </w:pPr>
            <w:r w:rsidRPr="00997D17">
              <w:rPr>
                <w:color w:val="000000"/>
                <w:sz w:val="22"/>
                <w:szCs w:val="22"/>
              </w:rPr>
              <w:t>Mining and industry</w:t>
            </w:r>
            <w:r w:rsidRPr="00997D17">
              <w:rPr>
                <w:color w:val="000000"/>
                <w:sz w:val="22"/>
                <w:szCs w:val="22"/>
              </w:rPr>
              <w:br/>
              <w:t>Mine collapses; chemical or fuel leaks at factories</w:t>
            </w:r>
          </w:p>
        </w:tc>
        <w:tc>
          <w:tcPr>
            <w:tcW w:w="3417" w:type="dxa"/>
          </w:tcPr>
          <w:p w14:paraId="1BBECCE5" w14:textId="69512C06" w:rsidR="00920ED3" w:rsidRPr="00997D17" w:rsidRDefault="00920ED3" w:rsidP="00997D17">
            <w:pPr>
              <w:rPr>
                <w:color w:val="000000"/>
                <w:sz w:val="22"/>
                <w:szCs w:val="22"/>
              </w:rPr>
            </w:pPr>
            <w:r w:rsidRPr="00997D17">
              <w:rPr>
                <w:color w:val="000000"/>
                <w:sz w:val="22"/>
                <w:szCs w:val="22"/>
              </w:rPr>
              <w:t>Madini na viwanda</w:t>
            </w:r>
            <w:r w:rsidRPr="00997D17">
              <w:rPr>
                <w:color w:val="000000"/>
                <w:sz w:val="22"/>
                <w:szCs w:val="22"/>
              </w:rPr>
              <w:br/>
              <w:t>Migodi kuporomoka; kuvuja kwa kemikali au mafuta viwandani</w:t>
            </w:r>
          </w:p>
        </w:tc>
        <w:tc>
          <w:tcPr>
            <w:tcW w:w="3418" w:type="dxa"/>
          </w:tcPr>
          <w:p w14:paraId="01C72923" w14:textId="6CE6306D" w:rsidR="00920ED3" w:rsidRPr="00997D17" w:rsidRDefault="00920ED3" w:rsidP="00997D17">
            <w:pPr>
              <w:rPr>
                <w:color w:val="000000"/>
                <w:sz w:val="22"/>
                <w:szCs w:val="22"/>
              </w:rPr>
            </w:pPr>
            <w:r w:rsidRPr="00997D17">
              <w:rPr>
                <w:color w:val="000000"/>
                <w:sz w:val="22"/>
                <w:szCs w:val="22"/>
              </w:rPr>
              <w:t>Level 1: Mining Commission and OSHA: review emergency plans at mines and factories.</w:t>
            </w:r>
            <w:r w:rsidRPr="00997D17">
              <w:rPr>
                <w:color w:val="000000"/>
                <w:sz w:val="22"/>
                <w:szCs w:val="22"/>
              </w:rPr>
              <w:br/>
              <w:t>Level 2: Mine and factory managers: stop work, count staff and check for leaks.</w:t>
            </w:r>
            <w:r w:rsidRPr="00997D17">
              <w:rPr>
                <w:color w:val="000000"/>
                <w:sz w:val="22"/>
                <w:szCs w:val="22"/>
              </w:rPr>
              <w:br/>
              <w:t>Level 3: Mining Commission, OSHA and NEMC: keep damaged sites closed; the Fire and Rescue Force leads any rescue.</w:t>
            </w:r>
          </w:p>
        </w:tc>
        <w:tc>
          <w:tcPr>
            <w:tcW w:w="3418" w:type="dxa"/>
          </w:tcPr>
          <w:p w14:paraId="5081E32E" w14:textId="0CA97455" w:rsidR="00920ED3" w:rsidRPr="00997D17" w:rsidRDefault="00920ED3" w:rsidP="00997D17">
            <w:pPr>
              <w:rPr>
                <w:color w:val="000000"/>
                <w:sz w:val="22"/>
                <w:szCs w:val="22"/>
              </w:rPr>
            </w:pPr>
            <w:r w:rsidRPr="00997D17">
              <w:rPr>
                <w:color w:val="000000"/>
                <w:sz w:val="22"/>
                <w:szCs w:val="22"/>
              </w:rPr>
              <w:t>Ngazi ya 1: Tume ya Madini na OSHA: pitieni mipango ya dharura migodini na viwandani.</w:t>
            </w:r>
            <w:r w:rsidRPr="00997D17">
              <w:rPr>
                <w:color w:val="000000"/>
                <w:sz w:val="22"/>
                <w:szCs w:val="22"/>
              </w:rPr>
              <w:br/>
              <w:t>Ngazi ya 2: Wasimamizi wa migodi na viwanda: sitisheni kazi, hesabuni watumishi na kagueni uvujaji.</w:t>
            </w:r>
            <w:r w:rsidRPr="00997D17">
              <w:rPr>
                <w:color w:val="000000"/>
                <w:sz w:val="22"/>
                <w:szCs w:val="22"/>
              </w:rPr>
              <w:br/>
              <w:t xml:space="preserve">Ngazi ya 3: Tume ya Madini, OSHA na NEMC: maeneo yaliyoharibika yabaki yamefungwa; Jeshi la Zimamoto </w:t>
            </w:r>
            <w:r w:rsidRPr="00997D17">
              <w:rPr>
                <w:color w:val="000000"/>
                <w:sz w:val="22"/>
                <w:szCs w:val="22"/>
              </w:rPr>
              <w:lastRenderedPageBreak/>
              <w:t>na Uokoaji liongoze uokoaji wowote.</w:t>
            </w:r>
          </w:p>
        </w:tc>
      </w:tr>
    </w:tbl>
    <w:p w14:paraId="285EBB1E" w14:textId="6DF507D4" w:rsidR="00347761" w:rsidRPr="00997D17" w:rsidRDefault="0088192A" w:rsidP="000359A0">
      <w:pPr>
        <w:pStyle w:val="Strong1"/>
        <w:jc w:val="both"/>
        <w:rPr>
          <w:b w:val="0"/>
          <w:bCs w:val="0"/>
          <w:sz w:val="22"/>
          <w:szCs w:val="22"/>
        </w:rPr>
      </w:pPr>
      <w:r w:rsidRPr="00997D17">
        <w:rPr>
          <w:b w:val="0"/>
          <w:bCs w:val="0"/>
          <w:sz w:val="22"/>
          <w:szCs w:val="22"/>
        </w:rPr>
        <w:lastRenderedPageBreak/>
        <w:t xml:space="preserve">9.0 </w:t>
      </w:r>
      <w:r w:rsidR="00347761" w:rsidRPr="00997D17">
        <w:rPr>
          <w:b w:val="0"/>
          <w:bCs w:val="0"/>
          <w:sz w:val="22"/>
          <w:szCs w:val="22"/>
        </w:rPr>
        <w:t xml:space="preserve">PUBLIC HEALTH </w:t>
      </w:r>
    </w:p>
    <w:p w14:paraId="483A8FBE" w14:textId="22C7F314" w:rsidR="00347761" w:rsidRPr="00997D17" w:rsidRDefault="00347761" w:rsidP="000359A0">
      <w:pPr>
        <w:jc w:val="both"/>
        <w:rPr>
          <w:sz w:val="22"/>
          <w:szCs w:val="22"/>
        </w:rPr>
      </w:pPr>
    </w:p>
    <w:p w14:paraId="023CF6B4" w14:textId="77777777" w:rsidR="00347761" w:rsidRPr="00997D17" w:rsidRDefault="00347761"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347761" w:rsidRPr="00997D17" w14:paraId="5F36ABD4" w14:textId="77777777" w:rsidTr="0088192A">
        <w:trPr>
          <w:trHeight w:val="21"/>
        </w:trPr>
        <w:tc>
          <w:tcPr>
            <w:tcW w:w="456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09A93E13" w14:textId="77777777" w:rsidR="00347761" w:rsidRPr="00997D17" w:rsidRDefault="00347761" w:rsidP="000359A0">
            <w:pPr>
              <w:jc w:val="both"/>
              <w:rPr>
                <w:sz w:val="22"/>
                <w:szCs w:val="22"/>
              </w:rPr>
            </w:pPr>
            <w:r w:rsidRPr="00997D17">
              <w:rPr>
                <w:sz w:val="22"/>
                <w:szCs w:val="22"/>
              </w:rPr>
              <w:t>ADVISORY</w:t>
            </w:r>
          </w:p>
        </w:tc>
        <w:tc>
          <w:tcPr>
            <w:tcW w:w="684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3CBF0E68" w14:textId="77777777" w:rsidR="00347761" w:rsidRPr="00997D17" w:rsidRDefault="00347761" w:rsidP="000359A0">
            <w:pPr>
              <w:jc w:val="both"/>
              <w:rPr>
                <w:sz w:val="22"/>
                <w:szCs w:val="22"/>
              </w:rPr>
            </w:pPr>
            <w:r w:rsidRPr="00997D17">
              <w:rPr>
                <w:sz w:val="22"/>
                <w:szCs w:val="22"/>
              </w:rPr>
              <w:t>BE PREPARED</w:t>
            </w:r>
          </w:p>
        </w:tc>
        <w:tc>
          <w:tcPr>
            <w:tcW w:w="2280" w:type="dxa"/>
            <w:tcBorders>
              <w:top w:val="single" w:sz="8" w:space="0" w:color="BF8F00"/>
              <w:left w:val="single" w:sz="8" w:space="0" w:color="BF8F00"/>
              <w:bottom w:val="single" w:sz="8" w:space="0" w:color="BF8F00"/>
              <w:right w:val="single" w:sz="8" w:space="0" w:color="BF8F00"/>
            </w:tcBorders>
            <w:shd w:val="clear" w:color="auto" w:fill="FFFF00"/>
            <w:tcMar>
              <w:top w:w="220" w:type="dxa"/>
              <w:left w:w="240" w:type="dxa"/>
              <w:bottom w:w="220" w:type="dxa"/>
              <w:right w:w="240" w:type="dxa"/>
            </w:tcMar>
            <w:vAlign w:val="center"/>
          </w:tcPr>
          <w:p w14:paraId="08988BC5" w14:textId="77777777" w:rsidR="00347761" w:rsidRPr="00997D17" w:rsidRDefault="00347761" w:rsidP="000359A0">
            <w:pPr>
              <w:jc w:val="both"/>
              <w:rPr>
                <w:sz w:val="22"/>
                <w:szCs w:val="22"/>
              </w:rPr>
            </w:pPr>
            <w:r w:rsidRPr="008F12E3">
              <w:rPr>
                <w:sz w:val="22"/>
                <w:szCs w:val="22"/>
              </w:rPr>
              <w:t>LEVEL 1</w:t>
            </w:r>
          </w:p>
        </w:tc>
      </w:tr>
    </w:tbl>
    <w:p w14:paraId="4F6AC4BF" w14:textId="77777777" w:rsidR="00347761" w:rsidRPr="00997D17" w:rsidRDefault="00347761" w:rsidP="000359A0">
      <w:pPr>
        <w:jc w:val="both"/>
        <w:rPr>
          <w:sz w:val="22"/>
          <w:szCs w:val="22"/>
        </w:rPr>
      </w:pPr>
    </w:p>
    <w:p w14:paraId="71349824" w14:textId="77777777" w:rsidR="00347761" w:rsidRPr="00997D17" w:rsidRDefault="00347761" w:rsidP="000359A0">
      <w:pPr>
        <w:jc w:val="both"/>
        <w:rPr>
          <w:sz w:val="22"/>
          <w:szCs w:val="22"/>
        </w:rPr>
      </w:pPr>
    </w:p>
    <w:p w14:paraId="2FAC062B" w14:textId="77777777" w:rsidR="00347761" w:rsidRPr="00997D17" w:rsidRDefault="00347761" w:rsidP="000359A0">
      <w:pPr>
        <w:jc w:val="both"/>
        <w:rPr>
          <w:sz w:val="22"/>
          <w:szCs w:val="22"/>
        </w:rPr>
      </w:pPr>
    </w:p>
    <w:p w14:paraId="41499C72" w14:textId="77777777" w:rsidR="00347761" w:rsidRPr="00997D17" w:rsidRDefault="00347761"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347761" w:rsidRPr="00997D17" w14:paraId="1FDFE3C4"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0038D3E" w14:textId="77777777" w:rsidR="00347761" w:rsidRPr="00997D17" w:rsidRDefault="00347761"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34E5678" w14:textId="77777777" w:rsidR="00347761" w:rsidRPr="00997D17" w:rsidRDefault="00347761"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F58165B" w14:textId="3EA5CDCB" w:rsidR="00347761" w:rsidRPr="00997D17" w:rsidRDefault="00347761"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15E75F5" w14:textId="733B5FAB" w:rsidR="00347761" w:rsidRPr="00997D17" w:rsidRDefault="00347761" w:rsidP="000359A0">
            <w:pPr>
              <w:jc w:val="both"/>
              <w:rPr>
                <w:sz w:val="22"/>
                <w:szCs w:val="22"/>
              </w:rPr>
            </w:pPr>
            <w:r w:rsidRPr="00997D17">
              <w:rPr>
                <w:sz w:val="22"/>
                <w:szCs w:val="22"/>
              </w:rPr>
              <w:t>HATUA (SW)</w:t>
            </w:r>
          </w:p>
        </w:tc>
      </w:tr>
      <w:tr w:rsidR="00347761" w:rsidRPr="00997D17" w14:paraId="61CFA28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B318CAD" w14:textId="617FD178" w:rsidR="00347761" w:rsidRPr="00997D17" w:rsidRDefault="00B9083D">
            <w:pPr>
              <w:pStyle w:val="ListParagraph"/>
              <w:numPr>
                <w:ilvl w:val="0"/>
                <w:numId w:val="37"/>
              </w:numPr>
              <w:jc w:val="both"/>
              <w:rPr>
                <w:sz w:val="22"/>
                <w:szCs w:val="22"/>
              </w:rPr>
            </w:pPr>
            <w:r w:rsidRPr="00997D17">
              <w:rPr>
                <w:sz w:val="22"/>
                <w:szCs w:val="22"/>
              </w:rPr>
              <w:t>Reports of unusual illness or unexplained deaths in the community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6EEB036" w14:textId="7F93D8AF" w:rsidR="00347761" w:rsidRPr="00997D17" w:rsidRDefault="00B9083D">
            <w:pPr>
              <w:pStyle w:val="ListParagraph"/>
              <w:numPr>
                <w:ilvl w:val="0"/>
                <w:numId w:val="37"/>
              </w:numPr>
              <w:jc w:val="both"/>
              <w:rPr>
                <w:sz w:val="22"/>
                <w:szCs w:val="22"/>
              </w:rPr>
            </w:pPr>
            <w:r w:rsidRPr="00997D17">
              <w:rPr>
                <w:sz w:val="22"/>
                <w:szCs w:val="22"/>
              </w:rPr>
              <w:t>Taarifa za magonjwa yasiyo ya kawaida au vifo visivyoelezeka katika jamii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DEAE44D" w14:textId="42E602A1" w:rsidR="00347761" w:rsidRPr="00997D17" w:rsidRDefault="00B9083D">
            <w:pPr>
              <w:pStyle w:val="ListParagraph"/>
              <w:numPr>
                <w:ilvl w:val="0"/>
                <w:numId w:val="37"/>
              </w:numPr>
              <w:jc w:val="both"/>
              <w:rPr>
                <w:sz w:val="22"/>
                <w:szCs w:val="22"/>
              </w:rPr>
            </w:pPr>
            <w:r w:rsidRPr="00997D17">
              <w:rPr>
                <w:sz w:val="22"/>
                <w:szCs w:val="22"/>
              </w:rPr>
              <w:t>Please report unusual illness or sudden deaths to the nearest health facility or community health worker.</w:t>
            </w:r>
          </w:p>
          <w:p w14:paraId="67455242" w14:textId="0CFFABDD" w:rsidR="00347761" w:rsidRPr="00997D17" w:rsidRDefault="00B9083D">
            <w:pPr>
              <w:pStyle w:val="ListParagraph"/>
              <w:numPr>
                <w:ilvl w:val="0"/>
                <w:numId w:val="37"/>
              </w:numPr>
              <w:jc w:val="both"/>
              <w:rPr>
                <w:sz w:val="22"/>
                <w:szCs w:val="22"/>
              </w:rPr>
            </w:pPr>
            <w:r w:rsidRPr="00997D17">
              <w:rPr>
                <w:sz w:val="22"/>
                <w:szCs w:val="22"/>
              </w:rPr>
              <w:t>Community health workers: report signals through the event-based surveillance system.</w:t>
            </w:r>
          </w:p>
          <w:p w14:paraId="6971AA95" w14:textId="4770FACD" w:rsidR="00347761" w:rsidRPr="00997D17" w:rsidRDefault="00B9083D">
            <w:pPr>
              <w:pStyle w:val="ListParagraph"/>
              <w:numPr>
                <w:ilvl w:val="0"/>
                <w:numId w:val="37"/>
              </w:numPr>
              <w:jc w:val="both"/>
              <w:rPr>
                <w:sz w:val="22"/>
                <w:szCs w:val="22"/>
              </w:rPr>
            </w:pPr>
            <w:r w:rsidRPr="00997D17">
              <w:rPr>
                <w:sz w:val="22"/>
                <w:szCs w:val="22"/>
              </w:rPr>
              <w:t>District Rapid Response Teams: verify reports within 24 hours.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A9F297" w14:textId="7899FA53" w:rsidR="00347761" w:rsidRPr="00997D17" w:rsidRDefault="00B9083D">
            <w:pPr>
              <w:pStyle w:val="ListParagraph"/>
              <w:numPr>
                <w:ilvl w:val="0"/>
                <w:numId w:val="37"/>
              </w:numPr>
              <w:jc w:val="both"/>
              <w:rPr>
                <w:sz w:val="22"/>
                <w:szCs w:val="22"/>
              </w:rPr>
            </w:pPr>
            <w:r w:rsidRPr="00997D17">
              <w:rPr>
                <w:sz w:val="22"/>
                <w:szCs w:val="22"/>
              </w:rPr>
              <w:t>Tafadhali toeni taarifa ya magonjwa yasiyo ya kawaida au vifo vya ghafla kwenye kituo cha afya kilicho karibu au kwa mhudumu wa afya ngazi ya jamii.</w:t>
            </w:r>
          </w:p>
          <w:p w14:paraId="3ACC6A3D" w14:textId="46254294" w:rsidR="00347761" w:rsidRPr="00997D17" w:rsidRDefault="00B9083D">
            <w:pPr>
              <w:pStyle w:val="ListParagraph"/>
              <w:numPr>
                <w:ilvl w:val="0"/>
                <w:numId w:val="37"/>
              </w:numPr>
              <w:jc w:val="both"/>
              <w:rPr>
                <w:sz w:val="22"/>
                <w:szCs w:val="22"/>
              </w:rPr>
            </w:pPr>
            <w:r w:rsidRPr="00997D17">
              <w:rPr>
                <w:sz w:val="22"/>
                <w:szCs w:val="22"/>
              </w:rPr>
              <w:t>Wahudumu wa afya ngazi ya jamii: toeni taarifa za viashiria kupitia mfumo wa ufuatiliaji wa matukio.</w:t>
            </w:r>
          </w:p>
          <w:p w14:paraId="4F1488C4" w14:textId="1E780E7F" w:rsidR="00347761" w:rsidRPr="00997D17" w:rsidRDefault="00B9083D">
            <w:pPr>
              <w:pStyle w:val="ListParagraph"/>
              <w:numPr>
                <w:ilvl w:val="0"/>
                <w:numId w:val="37"/>
              </w:numPr>
              <w:jc w:val="both"/>
              <w:rPr>
                <w:sz w:val="22"/>
                <w:szCs w:val="22"/>
              </w:rPr>
            </w:pPr>
            <w:r w:rsidRPr="00997D17">
              <w:rPr>
                <w:sz w:val="22"/>
                <w:szCs w:val="22"/>
              </w:rPr>
              <w:t>Timu za Wilaya za Kukabiliana na Dharura: thibitisheni taarifa ndani ya saa 24.</w:t>
            </w:r>
          </w:p>
        </w:tc>
      </w:tr>
      <w:tr w:rsidR="00347761" w:rsidRPr="00997D17" w14:paraId="271B189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59B7214" w14:textId="2C3163C5" w:rsidR="00347761" w:rsidRPr="00997D17" w:rsidRDefault="00B9083D">
            <w:pPr>
              <w:pStyle w:val="ListParagraph"/>
              <w:numPr>
                <w:ilvl w:val="0"/>
                <w:numId w:val="37"/>
              </w:numPr>
              <w:jc w:val="both"/>
              <w:rPr>
                <w:sz w:val="22"/>
                <w:szCs w:val="22"/>
              </w:rPr>
            </w:pPr>
            <w:r w:rsidRPr="00997D17">
              <w:rPr>
                <w:sz w:val="22"/>
                <w:szCs w:val="22"/>
              </w:rPr>
              <w:lastRenderedPageBreak/>
              <w:t>Outbreak of a priority disease in a neighbouring country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7746352" w14:textId="7DCD3E93" w:rsidR="00347761" w:rsidRPr="00997D17" w:rsidRDefault="00B9083D">
            <w:pPr>
              <w:pStyle w:val="ListParagraph"/>
              <w:numPr>
                <w:ilvl w:val="0"/>
                <w:numId w:val="37"/>
              </w:numPr>
              <w:jc w:val="both"/>
              <w:rPr>
                <w:sz w:val="22"/>
                <w:szCs w:val="22"/>
              </w:rPr>
            </w:pPr>
            <w:r w:rsidRPr="00997D17">
              <w:rPr>
                <w:sz w:val="22"/>
                <w:szCs w:val="22"/>
              </w:rPr>
              <w:t>Mlipuko wa ugonjwa wa kipaumbele katika nchi jirani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133CF1" w14:textId="45E68E94" w:rsidR="00347761" w:rsidRPr="00997D17" w:rsidRDefault="00B9083D">
            <w:pPr>
              <w:pStyle w:val="ListParagraph"/>
              <w:numPr>
                <w:ilvl w:val="0"/>
                <w:numId w:val="37"/>
              </w:numPr>
              <w:jc w:val="both"/>
              <w:rPr>
                <w:sz w:val="22"/>
                <w:szCs w:val="22"/>
              </w:rPr>
            </w:pPr>
            <w:r w:rsidRPr="00997D17">
              <w:rPr>
                <w:sz w:val="22"/>
                <w:szCs w:val="22"/>
              </w:rPr>
              <w:t>Travellers: please cooperate with health screening at border points.</w:t>
            </w:r>
          </w:p>
          <w:p w14:paraId="3815E8EE" w14:textId="77F02A43" w:rsidR="00347761" w:rsidRPr="00997D17" w:rsidRDefault="00B9083D">
            <w:pPr>
              <w:pStyle w:val="ListParagraph"/>
              <w:numPr>
                <w:ilvl w:val="0"/>
                <w:numId w:val="37"/>
              </w:numPr>
              <w:jc w:val="both"/>
              <w:rPr>
                <w:sz w:val="22"/>
                <w:szCs w:val="22"/>
              </w:rPr>
            </w:pPr>
            <w:r w:rsidRPr="00997D17">
              <w:rPr>
                <w:sz w:val="22"/>
                <w:szCs w:val="22"/>
              </w:rPr>
              <w:t>If you develop fever after travel, please visit a health facility and mention your journey.</w:t>
            </w:r>
          </w:p>
          <w:p w14:paraId="3B95C435" w14:textId="2B564749" w:rsidR="00347761" w:rsidRPr="00997D17" w:rsidRDefault="00B9083D">
            <w:pPr>
              <w:pStyle w:val="ListParagraph"/>
              <w:numPr>
                <w:ilvl w:val="0"/>
                <w:numId w:val="37"/>
              </w:numPr>
              <w:jc w:val="both"/>
              <w:rPr>
                <w:sz w:val="22"/>
                <w:szCs w:val="22"/>
              </w:rPr>
            </w:pPr>
            <w:r w:rsidRPr="00997D17">
              <w:rPr>
                <w:sz w:val="22"/>
                <w:szCs w:val="22"/>
              </w:rPr>
              <w:t>Ministry of Health and Port Health: strengthen screening at points of entry.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95059C" w14:textId="27F98E64" w:rsidR="00347761" w:rsidRPr="00997D17" w:rsidRDefault="00B9083D">
            <w:pPr>
              <w:pStyle w:val="ListParagraph"/>
              <w:numPr>
                <w:ilvl w:val="0"/>
                <w:numId w:val="37"/>
              </w:numPr>
              <w:jc w:val="both"/>
              <w:rPr>
                <w:sz w:val="22"/>
                <w:szCs w:val="22"/>
              </w:rPr>
            </w:pPr>
            <w:r w:rsidRPr="00997D17">
              <w:rPr>
                <w:sz w:val="22"/>
                <w:szCs w:val="22"/>
              </w:rPr>
              <w:t>Wasafiri: tafadhali shirikianeni na uchunguzi wa afya mipakani.</w:t>
            </w:r>
          </w:p>
          <w:p w14:paraId="1F052224" w14:textId="281F4647" w:rsidR="00347761" w:rsidRPr="00997D17" w:rsidRDefault="00B9083D">
            <w:pPr>
              <w:pStyle w:val="ListParagraph"/>
              <w:numPr>
                <w:ilvl w:val="0"/>
                <w:numId w:val="37"/>
              </w:numPr>
              <w:jc w:val="both"/>
              <w:rPr>
                <w:sz w:val="22"/>
                <w:szCs w:val="22"/>
              </w:rPr>
            </w:pPr>
            <w:r w:rsidRPr="00997D17">
              <w:rPr>
                <w:sz w:val="22"/>
                <w:szCs w:val="22"/>
              </w:rPr>
              <w:t>Ukipata homa baada ya safari, tafadhali nenda kituo cha afya na eleza safari yako.</w:t>
            </w:r>
          </w:p>
          <w:p w14:paraId="22FB8B48" w14:textId="3F41057E" w:rsidR="00347761" w:rsidRPr="00997D17" w:rsidRDefault="00B9083D">
            <w:pPr>
              <w:pStyle w:val="ListParagraph"/>
              <w:numPr>
                <w:ilvl w:val="0"/>
                <w:numId w:val="37"/>
              </w:numPr>
              <w:jc w:val="both"/>
              <w:rPr>
                <w:sz w:val="22"/>
                <w:szCs w:val="22"/>
              </w:rPr>
            </w:pPr>
            <w:r w:rsidRPr="00997D17">
              <w:rPr>
                <w:sz w:val="22"/>
                <w:szCs w:val="22"/>
              </w:rPr>
              <w:t>Wizara ya Afya na Afya Mipakani: imarisheni uchunguzi katika vituo vya kuingilia nchini.</w:t>
            </w:r>
          </w:p>
        </w:tc>
      </w:tr>
      <w:tr w:rsidR="00347761" w:rsidRPr="00997D17" w14:paraId="7202CD1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58AD449" w14:textId="3C7C7CE1" w:rsidR="00347761" w:rsidRPr="00997D17" w:rsidRDefault="00B9083D">
            <w:pPr>
              <w:pStyle w:val="ListParagraph"/>
              <w:numPr>
                <w:ilvl w:val="0"/>
                <w:numId w:val="37"/>
              </w:numPr>
              <w:jc w:val="both"/>
              <w:rPr>
                <w:sz w:val="22"/>
                <w:szCs w:val="22"/>
              </w:rPr>
            </w:pPr>
            <w:r w:rsidRPr="00997D17">
              <w:rPr>
                <w:sz w:val="22"/>
                <w:szCs w:val="22"/>
              </w:rPr>
              <w:t>Unusual deaths or illness in livestock or wildlife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FECB49" w14:textId="0ECF8FDE" w:rsidR="00347761" w:rsidRPr="00997D17" w:rsidRDefault="00B9083D">
            <w:pPr>
              <w:pStyle w:val="ListParagraph"/>
              <w:numPr>
                <w:ilvl w:val="0"/>
                <w:numId w:val="37"/>
              </w:numPr>
              <w:jc w:val="both"/>
              <w:rPr>
                <w:sz w:val="22"/>
                <w:szCs w:val="22"/>
              </w:rPr>
            </w:pPr>
            <w:r w:rsidRPr="00997D17">
              <w:rPr>
                <w:sz w:val="22"/>
                <w:szCs w:val="22"/>
              </w:rPr>
              <w:t>Vifo au magonjwa yasiyo ya kawaida kwa mifugo au wanyamapori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EC99665" w14:textId="4BCF001B" w:rsidR="00347761" w:rsidRPr="00997D17" w:rsidRDefault="00B9083D">
            <w:pPr>
              <w:pStyle w:val="ListParagraph"/>
              <w:numPr>
                <w:ilvl w:val="0"/>
                <w:numId w:val="37"/>
              </w:numPr>
              <w:jc w:val="both"/>
              <w:rPr>
                <w:sz w:val="22"/>
                <w:szCs w:val="22"/>
              </w:rPr>
            </w:pPr>
            <w:r w:rsidRPr="00997D17">
              <w:rPr>
                <w:sz w:val="22"/>
                <w:szCs w:val="22"/>
              </w:rPr>
              <w:t>Please do not eat, sell or handle meat from animals that died of unknown causes.</w:t>
            </w:r>
          </w:p>
          <w:p w14:paraId="269B8998" w14:textId="48C59A62" w:rsidR="00347761" w:rsidRPr="00997D17" w:rsidRDefault="00B9083D">
            <w:pPr>
              <w:pStyle w:val="ListParagraph"/>
              <w:numPr>
                <w:ilvl w:val="0"/>
                <w:numId w:val="37"/>
              </w:numPr>
              <w:jc w:val="both"/>
              <w:rPr>
                <w:sz w:val="22"/>
                <w:szCs w:val="22"/>
              </w:rPr>
            </w:pPr>
            <w:r w:rsidRPr="00997D17">
              <w:rPr>
                <w:sz w:val="22"/>
                <w:szCs w:val="22"/>
              </w:rPr>
              <w:t>Report sick or dead animals to livestock officers.</w:t>
            </w:r>
          </w:p>
          <w:p w14:paraId="37FA4B16" w14:textId="78C7B323" w:rsidR="00347761" w:rsidRPr="00997D17" w:rsidRDefault="00B9083D">
            <w:pPr>
              <w:pStyle w:val="ListParagraph"/>
              <w:numPr>
                <w:ilvl w:val="0"/>
                <w:numId w:val="37"/>
              </w:numPr>
              <w:jc w:val="both"/>
              <w:rPr>
                <w:sz w:val="22"/>
                <w:szCs w:val="22"/>
              </w:rPr>
            </w:pPr>
            <w:r w:rsidRPr="00997D17">
              <w:rPr>
                <w:sz w:val="22"/>
                <w:szCs w:val="22"/>
              </w:rPr>
              <w:t>District Veterinary Officers: investigate and share results with health officers.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81F4DAE" w14:textId="20304F6F" w:rsidR="00347761" w:rsidRPr="00997D17" w:rsidRDefault="00B9083D">
            <w:pPr>
              <w:pStyle w:val="ListParagraph"/>
              <w:numPr>
                <w:ilvl w:val="0"/>
                <w:numId w:val="37"/>
              </w:numPr>
              <w:jc w:val="both"/>
              <w:rPr>
                <w:sz w:val="22"/>
                <w:szCs w:val="22"/>
              </w:rPr>
            </w:pPr>
            <w:r w:rsidRPr="00997D17">
              <w:rPr>
                <w:sz w:val="22"/>
                <w:szCs w:val="22"/>
              </w:rPr>
              <w:t>Tafadhali msile, msiuze wala kushika nyama ya mifugo iliyokufa kwa sababu zisizojulikana.</w:t>
            </w:r>
          </w:p>
          <w:p w14:paraId="03F3D904" w14:textId="35A3393E" w:rsidR="00347761" w:rsidRPr="00997D17" w:rsidRDefault="00B9083D">
            <w:pPr>
              <w:pStyle w:val="ListParagraph"/>
              <w:numPr>
                <w:ilvl w:val="0"/>
                <w:numId w:val="37"/>
              </w:numPr>
              <w:jc w:val="both"/>
              <w:rPr>
                <w:sz w:val="22"/>
                <w:szCs w:val="22"/>
              </w:rPr>
            </w:pPr>
            <w:r w:rsidRPr="00997D17">
              <w:rPr>
                <w:sz w:val="22"/>
                <w:szCs w:val="22"/>
              </w:rPr>
              <w:t>Toeni taarifa ya mifugo inayougua au kufa kwa maafisa mifugo.</w:t>
            </w:r>
          </w:p>
          <w:p w14:paraId="3CD928E6" w14:textId="5F282890" w:rsidR="00347761" w:rsidRPr="00997D17" w:rsidRDefault="00B9083D">
            <w:pPr>
              <w:pStyle w:val="ListParagraph"/>
              <w:numPr>
                <w:ilvl w:val="0"/>
                <w:numId w:val="37"/>
              </w:numPr>
              <w:jc w:val="both"/>
              <w:rPr>
                <w:sz w:val="22"/>
                <w:szCs w:val="22"/>
              </w:rPr>
            </w:pPr>
            <w:r w:rsidRPr="00997D17">
              <w:rPr>
                <w:sz w:val="22"/>
                <w:szCs w:val="22"/>
              </w:rPr>
              <w:t>Maafisa Mifugo wa Wilaya: fanyeni uchunguzi na shirikisheni matokeo na maafisa afya.</w:t>
            </w:r>
          </w:p>
        </w:tc>
      </w:tr>
      <w:tr w:rsidR="00347761" w:rsidRPr="00997D17" w14:paraId="1C7E6FF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0835E92" w14:textId="47204607" w:rsidR="00347761" w:rsidRPr="00997D17" w:rsidRDefault="00B9083D">
            <w:pPr>
              <w:pStyle w:val="ListParagraph"/>
              <w:numPr>
                <w:ilvl w:val="0"/>
                <w:numId w:val="37"/>
              </w:numPr>
              <w:jc w:val="both"/>
              <w:rPr>
                <w:sz w:val="22"/>
                <w:szCs w:val="22"/>
              </w:rPr>
            </w:pPr>
            <w:r w:rsidRPr="00997D17">
              <w:rPr>
                <w:sz w:val="22"/>
                <w:szCs w:val="22"/>
              </w:rPr>
              <w:lastRenderedPageBreak/>
              <w:t>Rainy-season conditions favouring cholera, malaria and Rift Valley fever</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ACFF841" w14:textId="3C2B66F7" w:rsidR="00347761" w:rsidRPr="00997D17" w:rsidRDefault="00B9083D">
            <w:pPr>
              <w:pStyle w:val="ListParagraph"/>
              <w:numPr>
                <w:ilvl w:val="0"/>
                <w:numId w:val="37"/>
              </w:numPr>
              <w:jc w:val="both"/>
              <w:rPr>
                <w:sz w:val="22"/>
                <w:szCs w:val="22"/>
              </w:rPr>
            </w:pPr>
            <w:r w:rsidRPr="00997D17">
              <w:rPr>
                <w:sz w:val="22"/>
                <w:szCs w:val="22"/>
              </w:rPr>
              <w:t>Hali ya msimu wa mvua inayochochea kipindupindu, malaria na homa ya Bonde la Ufa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773C123" w14:textId="6819E533" w:rsidR="00347761" w:rsidRPr="00997D17" w:rsidRDefault="00B9083D">
            <w:pPr>
              <w:pStyle w:val="ListParagraph"/>
              <w:numPr>
                <w:ilvl w:val="0"/>
                <w:numId w:val="37"/>
              </w:numPr>
              <w:jc w:val="both"/>
              <w:rPr>
                <w:sz w:val="22"/>
                <w:szCs w:val="22"/>
              </w:rPr>
            </w:pPr>
            <w:r w:rsidRPr="00997D17">
              <w:rPr>
                <w:sz w:val="22"/>
                <w:szCs w:val="22"/>
              </w:rPr>
              <w:t>Boil drinking water or treat it with chlorine tablets.</w:t>
            </w:r>
          </w:p>
          <w:p w14:paraId="4EC5285E" w14:textId="33A623CD" w:rsidR="00347761" w:rsidRPr="00997D17" w:rsidRDefault="00B9083D">
            <w:pPr>
              <w:pStyle w:val="ListParagraph"/>
              <w:numPr>
                <w:ilvl w:val="0"/>
                <w:numId w:val="37"/>
              </w:numPr>
              <w:jc w:val="both"/>
              <w:rPr>
                <w:sz w:val="22"/>
                <w:szCs w:val="22"/>
              </w:rPr>
            </w:pPr>
            <w:r w:rsidRPr="00997D17">
              <w:rPr>
                <w:sz w:val="22"/>
                <w:szCs w:val="22"/>
              </w:rPr>
              <w:t>Use latrines, wash hands with soap and sleep under an insecticide-treated net.</w:t>
            </w:r>
          </w:p>
          <w:p w14:paraId="7CAA7104" w14:textId="431DDC87" w:rsidR="00347761" w:rsidRPr="00997D17" w:rsidRDefault="00B9083D">
            <w:pPr>
              <w:pStyle w:val="ListParagraph"/>
              <w:numPr>
                <w:ilvl w:val="0"/>
                <w:numId w:val="37"/>
              </w:numPr>
              <w:jc w:val="both"/>
              <w:rPr>
                <w:sz w:val="22"/>
                <w:szCs w:val="22"/>
              </w:rPr>
            </w:pPr>
            <w:r w:rsidRPr="00997D17">
              <w:rPr>
                <w:sz w:val="22"/>
                <w:szCs w:val="22"/>
              </w:rPr>
              <w:t>Health authorities: pre-position medicines and supplies through MSD.</w:t>
            </w:r>
          </w:p>
          <w:p w14:paraId="31BEA29C" w14:textId="42B7DC60" w:rsidR="00347761" w:rsidRPr="00997D17" w:rsidRDefault="00347761">
            <w:pPr>
              <w:pStyle w:val="ListParagraph"/>
              <w:numPr>
                <w:ilvl w:val="0"/>
                <w:numId w:val="37"/>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97113C2" w14:textId="228E23EC" w:rsidR="00347761" w:rsidRPr="00997D17" w:rsidRDefault="00B9083D">
            <w:pPr>
              <w:pStyle w:val="ListParagraph"/>
              <w:numPr>
                <w:ilvl w:val="0"/>
                <w:numId w:val="37"/>
              </w:numPr>
              <w:jc w:val="both"/>
              <w:rPr>
                <w:sz w:val="22"/>
                <w:szCs w:val="22"/>
              </w:rPr>
            </w:pPr>
            <w:r w:rsidRPr="00997D17">
              <w:rPr>
                <w:sz w:val="22"/>
                <w:szCs w:val="22"/>
              </w:rPr>
              <w:t>Chemsheni maji ya kunywa au yatibuni kwa vidonge vya klorini.</w:t>
            </w:r>
          </w:p>
          <w:p w14:paraId="020FF88F" w14:textId="4D70268E" w:rsidR="00347761" w:rsidRPr="00997D17" w:rsidRDefault="00B9083D">
            <w:pPr>
              <w:pStyle w:val="ListParagraph"/>
              <w:numPr>
                <w:ilvl w:val="0"/>
                <w:numId w:val="37"/>
              </w:numPr>
              <w:jc w:val="both"/>
              <w:rPr>
                <w:sz w:val="22"/>
                <w:szCs w:val="22"/>
              </w:rPr>
            </w:pPr>
            <w:r w:rsidRPr="00997D17">
              <w:rPr>
                <w:sz w:val="22"/>
                <w:szCs w:val="22"/>
              </w:rPr>
              <w:t>Tumieni vyoo, nawini mikono kwa sabuni na laleni ndani ya chandarua chenye dawa.</w:t>
            </w:r>
          </w:p>
          <w:p w14:paraId="39BF3BD3" w14:textId="4AAF5069" w:rsidR="00347761" w:rsidRPr="00997D17" w:rsidRDefault="00B9083D">
            <w:pPr>
              <w:pStyle w:val="ListParagraph"/>
              <w:numPr>
                <w:ilvl w:val="0"/>
                <w:numId w:val="37"/>
              </w:numPr>
              <w:jc w:val="both"/>
              <w:rPr>
                <w:sz w:val="22"/>
                <w:szCs w:val="22"/>
              </w:rPr>
            </w:pPr>
            <w:r w:rsidRPr="00997D17">
              <w:rPr>
                <w:sz w:val="22"/>
                <w:szCs w:val="22"/>
              </w:rPr>
              <w:t>Mamlaka za afya: wekeni tayari dawa na vifaa kupitia MSD.</w:t>
            </w:r>
          </w:p>
          <w:p w14:paraId="7866D821" w14:textId="74C48214" w:rsidR="00347761" w:rsidRPr="00997D17" w:rsidRDefault="00347761">
            <w:pPr>
              <w:pStyle w:val="ListParagraph"/>
              <w:numPr>
                <w:ilvl w:val="0"/>
                <w:numId w:val="37"/>
              </w:numPr>
              <w:jc w:val="both"/>
              <w:rPr>
                <w:sz w:val="22"/>
                <w:szCs w:val="22"/>
              </w:rPr>
            </w:pPr>
          </w:p>
        </w:tc>
      </w:tr>
      <w:tr w:rsidR="00347761" w:rsidRPr="00997D17" w14:paraId="70F72399"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99A0184" w14:textId="31BF283C" w:rsidR="00347761" w:rsidRPr="00997D17" w:rsidRDefault="00B9083D">
            <w:pPr>
              <w:pStyle w:val="ListParagraph"/>
              <w:numPr>
                <w:ilvl w:val="0"/>
                <w:numId w:val="37"/>
              </w:numPr>
              <w:jc w:val="both"/>
              <w:rPr>
                <w:sz w:val="22"/>
                <w:szCs w:val="22"/>
              </w:rPr>
            </w:pPr>
            <w:r w:rsidRPr="00997D17">
              <w:rPr>
                <w:sz w:val="22"/>
                <w:szCs w:val="22"/>
              </w:rPr>
              <w:t>Rising resistance to antibiotics and other medicines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438F3ED" w14:textId="0D776017" w:rsidR="00347761" w:rsidRPr="00997D17" w:rsidRDefault="00B9083D">
            <w:pPr>
              <w:pStyle w:val="ListParagraph"/>
              <w:numPr>
                <w:ilvl w:val="0"/>
                <w:numId w:val="37"/>
              </w:numPr>
              <w:jc w:val="both"/>
              <w:rPr>
                <w:sz w:val="22"/>
                <w:szCs w:val="22"/>
              </w:rPr>
            </w:pPr>
            <w:r w:rsidRPr="00997D17">
              <w:rPr>
                <w:sz w:val="22"/>
                <w:szCs w:val="22"/>
              </w:rPr>
              <w:t>Kuongezeka kwa usugu wa vimelea dhidi ya dawa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F2B62B" w14:textId="296D7633" w:rsidR="00347761" w:rsidRPr="00997D17" w:rsidRDefault="00B9083D">
            <w:pPr>
              <w:pStyle w:val="ListParagraph"/>
              <w:numPr>
                <w:ilvl w:val="0"/>
                <w:numId w:val="37"/>
              </w:numPr>
              <w:jc w:val="both"/>
              <w:rPr>
                <w:sz w:val="22"/>
                <w:szCs w:val="22"/>
              </w:rPr>
            </w:pPr>
            <w:r w:rsidRPr="00997D17">
              <w:rPr>
                <w:sz w:val="22"/>
                <w:szCs w:val="22"/>
              </w:rPr>
              <w:t>Please use antibiotics only when prescribed and complete the full course.</w:t>
            </w:r>
          </w:p>
          <w:p w14:paraId="35437F1E" w14:textId="5BE903FC" w:rsidR="00347761" w:rsidRPr="00997D17" w:rsidRDefault="00B9083D">
            <w:pPr>
              <w:pStyle w:val="ListParagraph"/>
              <w:numPr>
                <w:ilvl w:val="0"/>
                <w:numId w:val="37"/>
              </w:numPr>
              <w:jc w:val="both"/>
              <w:rPr>
                <w:sz w:val="22"/>
                <w:szCs w:val="22"/>
              </w:rPr>
            </w:pPr>
            <w:r w:rsidRPr="00997D17">
              <w:rPr>
                <w:sz w:val="22"/>
                <w:szCs w:val="22"/>
              </w:rPr>
              <w:t>Do not buy antibiotics without a prescription.</w:t>
            </w:r>
          </w:p>
          <w:p w14:paraId="79706029" w14:textId="705B5016" w:rsidR="00347761" w:rsidRPr="00997D17" w:rsidRDefault="00B9083D">
            <w:pPr>
              <w:pStyle w:val="ListParagraph"/>
              <w:numPr>
                <w:ilvl w:val="0"/>
                <w:numId w:val="37"/>
              </w:numPr>
              <w:jc w:val="both"/>
              <w:rPr>
                <w:sz w:val="22"/>
                <w:szCs w:val="22"/>
              </w:rPr>
            </w:pPr>
            <w:r w:rsidRPr="00997D17">
              <w:rPr>
                <w:sz w:val="22"/>
                <w:szCs w:val="22"/>
              </w:rPr>
              <w:t>Hospitals: strengthen antimicrobial stewardship programmes.</w:t>
            </w:r>
          </w:p>
          <w:p w14:paraId="672602EC" w14:textId="2DA7D4E0" w:rsidR="00347761" w:rsidRPr="00997D17" w:rsidRDefault="00347761">
            <w:pPr>
              <w:pStyle w:val="ListParagraph"/>
              <w:numPr>
                <w:ilvl w:val="0"/>
                <w:numId w:val="37"/>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84B05A8" w14:textId="1A9E59F0" w:rsidR="00347761" w:rsidRPr="00997D17" w:rsidRDefault="00B9083D">
            <w:pPr>
              <w:pStyle w:val="ListParagraph"/>
              <w:numPr>
                <w:ilvl w:val="0"/>
                <w:numId w:val="37"/>
              </w:numPr>
              <w:jc w:val="both"/>
              <w:rPr>
                <w:sz w:val="22"/>
                <w:szCs w:val="22"/>
              </w:rPr>
            </w:pPr>
            <w:r w:rsidRPr="00997D17">
              <w:rPr>
                <w:sz w:val="22"/>
                <w:szCs w:val="22"/>
              </w:rPr>
              <w:t>Tafadhali tumieni dawa za antibiotiki kwa maelekezo ya daktari tu na malizeni dozi yote.</w:t>
            </w:r>
          </w:p>
          <w:p w14:paraId="3124C36B" w14:textId="6B41011B" w:rsidR="00347761" w:rsidRPr="00997D17" w:rsidRDefault="00B9083D">
            <w:pPr>
              <w:pStyle w:val="ListParagraph"/>
              <w:numPr>
                <w:ilvl w:val="0"/>
                <w:numId w:val="37"/>
              </w:numPr>
              <w:jc w:val="both"/>
              <w:rPr>
                <w:sz w:val="22"/>
                <w:szCs w:val="22"/>
                <w:lang w:val="sv-SE"/>
              </w:rPr>
            </w:pPr>
            <w:r w:rsidRPr="00997D17">
              <w:rPr>
                <w:sz w:val="22"/>
                <w:szCs w:val="22"/>
                <w:lang w:val="sv-SE"/>
              </w:rPr>
              <w:t>Msinunue antibiotiki bila cheti cha daktari.</w:t>
            </w:r>
          </w:p>
          <w:p w14:paraId="6A699AFD" w14:textId="6A5D4ECE" w:rsidR="00347761" w:rsidRPr="00997D17" w:rsidRDefault="00B9083D">
            <w:pPr>
              <w:pStyle w:val="ListParagraph"/>
              <w:numPr>
                <w:ilvl w:val="0"/>
                <w:numId w:val="37"/>
              </w:numPr>
              <w:jc w:val="both"/>
              <w:rPr>
                <w:sz w:val="22"/>
                <w:szCs w:val="22"/>
              </w:rPr>
            </w:pPr>
            <w:r w:rsidRPr="00997D17">
              <w:rPr>
                <w:sz w:val="22"/>
                <w:szCs w:val="22"/>
              </w:rPr>
              <w:t>Hospitali: imarisheni programu za matumizi sahihi ya dawa za antibiotiki.</w:t>
            </w:r>
          </w:p>
          <w:p w14:paraId="706BC1CF" w14:textId="103668C1" w:rsidR="00347761" w:rsidRPr="00997D17" w:rsidRDefault="00347761">
            <w:pPr>
              <w:pStyle w:val="ListParagraph"/>
              <w:numPr>
                <w:ilvl w:val="0"/>
                <w:numId w:val="37"/>
              </w:numPr>
              <w:jc w:val="both"/>
              <w:rPr>
                <w:sz w:val="22"/>
                <w:szCs w:val="22"/>
              </w:rPr>
            </w:pPr>
          </w:p>
        </w:tc>
      </w:tr>
      <w:tr w:rsidR="00347761" w:rsidRPr="000343A2" w14:paraId="33C7B63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41D9918" w14:textId="125D6FC2" w:rsidR="00347761" w:rsidRPr="00997D17" w:rsidRDefault="00B9083D">
            <w:pPr>
              <w:pStyle w:val="ListParagraph"/>
              <w:numPr>
                <w:ilvl w:val="0"/>
                <w:numId w:val="37"/>
              </w:numPr>
              <w:jc w:val="both"/>
              <w:rPr>
                <w:sz w:val="22"/>
                <w:szCs w:val="22"/>
              </w:rPr>
            </w:pPr>
            <w:r w:rsidRPr="00997D17">
              <w:rPr>
                <w:sz w:val="22"/>
                <w:szCs w:val="22"/>
              </w:rPr>
              <w:t>Food safety risks, including aflatoxin in maize and groundnuts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E8718F2" w14:textId="25952F6F" w:rsidR="00347761" w:rsidRPr="00997D17" w:rsidRDefault="00B9083D">
            <w:pPr>
              <w:pStyle w:val="ListParagraph"/>
              <w:numPr>
                <w:ilvl w:val="0"/>
                <w:numId w:val="37"/>
              </w:numPr>
              <w:jc w:val="both"/>
              <w:rPr>
                <w:sz w:val="22"/>
                <w:szCs w:val="22"/>
              </w:rPr>
            </w:pPr>
            <w:r w:rsidRPr="00997D17">
              <w:rPr>
                <w:sz w:val="22"/>
                <w:szCs w:val="22"/>
              </w:rPr>
              <w:t>Hatari za usalama wa chakula, ikiwemo sumukuvu kwenye mahindi na karanga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FD4AC9D" w14:textId="67497383" w:rsidR="00347761" w:rsidRPr="00997D17" w:rsidRDefault="00B9083D">
            <w:pPr>
              <w:pStyle w:val="ListParagraph"/>
              <w:numPr>
                <w:ilvl w:val="0"/>
                <w:numId w:val="37"/>
              </w:numPr>
              <w:jc w:val="both"/>
              <w:rPr>
                <w:sz w:val="22"/>
                <w:szCs w:val="22"/>
              </w:rPr>
            </w:pPr>
            <w:r w:rsidRPr="00997D17">
              <w:rPr>
                <w:sz w:val="22"/>
                <w:szCs w:val="22"/>
              </w:rPr>
              <w:t>Dry maize and groundnuts well and store them off the ground.</w:t>
            </w:r>
          </w:p>
          <w:p w14:paraId="4CEF05C9" w14:textId="6C1F5531" w:rsidR="00347761" w:rsidRPr="00997D17" w:rsidRDefault="00B9083D">
            <w:pPr>
              <w:pStyle w:val="ListParagraph"/>
              <w:numPr>
                <w:ilvl w:val="0"/>
                <w:numId w:val="37"/>
              </w:numPr>
              <w:jc w:val="both"/>
              <w:rPr>
                <w:sz w:val="22"/>
                <w:szCs w:val="22"/>
              </w:rPr>
            </w:pPr>
            <w:r w:rsidRPr="00997D17">
              <w:rPr>
                <w:sz w:val="22"/>
                <w:szCs w:val="22"/>
              </w:rPr>
              <w:t>Do not eat mouldy grain.</w:t>
            </w:r>
          </w:p>
          <w:p w14:paraId="08BDC883" w14:textId="6865A6E6" w:rsidR="00347761" w:rsidRPr="00997D17" w:rsidRDefault="00B9083D">
            <w:pPr>
              <w:pStyle w:val="ListParagraph"/>
              <w:numPr>
                <w:ilvl w:val="0"/>
                <w:numId w:val="37"/>
              </w:numPr>
              <w:jc w:val="both"/>
              <w:rPr>
                <w:sz w:val="22"/>
                <w:szCs w:val="22"/>
              </w:rPr>
            </w:pPr>
            <w:r w:rsidRPr="00997D17">
              <w:rPr>
                <w:sz w:val="22"/>
                <w:szCs w:val="22"/>
              </w:rPr>
              <w:t>TBS, TMDA and GCLA: test suspected food and investigate food poisoning.</w:t>
            </w:r>
          </w:p>
          <w:p w14:paraId="73C210EB" w14:textId="6483943E" w:rsidR="00347761" w:rsidRPr="00997D17" w:rsidRDefault="00347761">
            <w:pPr>
              <w:pStyle w:val="ListParagraph"/>
              <w:numPr>
                <w:ilvl w:val="0"/>
                <w:numId w:val="37"/>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100493" w14:textId="26DAF16E" w:rsidR="00347761" w:rsidRPr="00997D17" w:rsidRDefault="00B9083D">
            <w:pPr>
              <w:pStyle w:val="ListParagraph"/>
              <w:numPr>
                <w:ilvl w:val="0"/>
                <w:numId w:val="37"/>
              </w:numPr>
              <w:jc w:val="both"/>
              <w:rPr>
                <w:sz w:val="22"/>
                <w:szCs w:val="22"/>
                <w:lang w:val="sv-SE"/>
              </w:rPr>
            </w:pPr>
            <w:r w:rsidRPr="00997D17">
              <w:rPr>
                <w:sz w:val="22"/>
                <w:szCs w:val="22"/>
                <w:lang w:val="sv-SE"/>
              </w:rPr>
              <w:t>Kausheni vizuri mahindi na karanga na hifadhini juu ya ardhi.</w:t>
            </w:r>
          </w:p>
          <w:p w14:paraId="3C8C6953" w14:textId="42ECB3AA" w:rsidR="00347761" w:rsidRPr="00997D17" w:rsidRDefault="00B9083D">
            <w:pPr>
              <w:pStyle w:val="ListParagraph"/>
              <w:numPr>
                <w:ilvl w:val="0"/>
                <w:numId w:val="37"/>
              </w:numPr>
              <w:jc w:val="both"/>
              <w:rPr>
                <w:sz w:val="22"/>
                <w:szCs w:val="22"/>
                <w:lang w:val="sv-SE"/>
              </w:rPr>
            </w:pPr>
            <w:r w:rsidRPr="00997D17">
              <w:rPr>
                <w:sz w:val="22"/>
                <w:szCs w:val="22"/>
                <w:lang w:val="sv-SE"/>
              </w:rPr>
              <w:t>Msile nafaka zenye ukungu.</w:t>
            </w:r>
          </w:p>
          <w:p w14:paraId="71B15A9C" w14:textId="00AF3947" w:rsidR="00347761" w:rsidRPr="00997D17" w:rsidRDefault="00B9083D">
            <w:pPr>
              <w:pStyle w:val="ListParagraph"/>
              <w:numPr>
                <w:ilvl w:val="0"/>
                <w:numId w:val="37"/>
              </w:numPr>
              <w:jc w:val="both"/>
              <w:rPr>
                <w:sz w:val="22"/>
                <w:szCs w:val="22"/>
                <w:lang w:val="sv-SE"/>
              </w:rPr>
            </w:pPr>
            <w:r w:rsidRPr="00997D17">
              <w:rPr>
                <w:sz w:val="22"/>
                <w:szCs w:val="22"/>
                <w:lang w:val="sv-SE"/>
              </w:rPr>
              <w:t>TBS, TMDA na GCLA: pimeni vyakula vinavyoshukiwa na chunguzeni matukio ya sumu ya chakula.</w:t>
            </w:r>
          </w:p>
          <w:p w14:paraId="3BEDFB1F" w14:textId="2582B732" w:rsidR="00347761" w:rsidRPr="00997D17" w:rsidRDefault="00347761">
            <w:pPr>
              <w:pStyle w:val="ListParagraph"/>
              <w:numPr>
                <w:ilvl w:val="0"/>
                <w:numId w:val="37"/>
              </w:numPr>
              <w:jc w:val="both"/>
              <w:rPr>
                <w:sz w:val="22"/>
                <w:szCs w:val="22"/>
                <w:lang w:val="sv-SE"/>
              </w:rPr>
            </w:pPr>
          </w:p>
        </w:tc>
      </w:tr>
      <w:tr w:rsidR="00347761" w:rsidRPr="00997D17" w14:paraId="7247E82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FA55F27" w14:textId="22BAC8AA" w:rsidR="00347761" w:rsidRPr="00997D17" w:rsidRDefault="00B9083D">
            <w:pPr>
              <w:pStyle w:val="ListParagraph"/>
              <w:numPr>
                <w:ilvl w:val="0"/>
                <w:numId w:val="37"/>
              </w:numPr>
              <w:jc w:val="both"/>
              <w:rPr>
                <w:sz w:val="22"/>
                <w:szCs w:val="22"/>
              </w:rPr>
            </w:pPr>
            <w:r w:rsidRPr="00997D17">
              <w:rPr>
                <w:sz w:val="22"/>
                <w:szCs w:val="22"/>
              </w:rPr>
              <w:lastRenderedPageBreak/>
              <w:t>Environmental and chemical health risks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6401D7A" w14:textId="72B0F0E1" w:rsidR="00347761" w:rsidRPr="00997D17" w:rsidRDefault="00B9083D">
            <w:pPr>
              <w:pStyle w:val="ListParagraph"/>
              <w:numPr>
                <w:ilvl w:val="0"/>
                <w:numId w:val="37"/>
              </w:numPr>
              <w:jc w:val="both"/>
              <w:rPr>
                <w:sz w:val="22"/>
                <w:szCs w:val="22"/>
              </w:rPr>
            </w:pPr>
            <w:r w:rsidRPr="00997D17">
              <w:rPr>
                <w:sz w:val="22"/>
                <w:szCs w:val="22"/>
              </w:rPr>
              <w:t>Hatari za kiafya zitokanazo na mazingira na kemikali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4B7C801" w14:textId="275BE6B7" w:rsidR="00347761" w:rsidRPr="00997D17" w:rsidRDefault="00B9083D">
            <w:pPr>
              <w:pStyle w:val="ListParagraph"/>
              <w:numPr>
                <w:ilvl w:val="0"/>
                <w:numId w:val="37"/>
              </w:numPr>
              <w:jc w:val="both"/>
              <w:rPr>
                <w:sz w:val="22"/>
                <w:szCs w:val="22"/>
              </w:rPr>
            </w:pPr>
            <w:r w:rsidRPr="00997D17">
              <w:rPr>
                <w:sz w:val="22"/>
                <w:szCs w:val="22"/>
              </w:rPr>
              <w:t>Please report polluted water sources or chemical smells to Village/Mtaa leaders.</w:t>
            </w:r>
          </w:p>
          <w:p w14:paraId="4980C3C7" w14:textId="4A1A61BB" w:rsidR="00347761" w:rsidRPr="00997D17" w:rsidRDefault="00B9083D">
            <w:pPr>
              <w:pStyle w:val="ListParagraph"/>
              <w:numPr>
                <w:ilvl w:val="0"/>
                <w:numId w:val="37"/>
              </w:numPr>
              <w:jc w:val="both"/>
              <w:rPr>
                <w:sz w:val="22"/>
                <w:szCs w:val="22"/>
              </w:rPr>
            </w:pPr>
            <w:r w:rsidRPr="00997D17">
              <w:rPr>
                <w:sz w:val="22"/>
                <w:szCs w:val="22"/>
              </w:rPr>
              <w:t>Workers handling chemicals: use protective equipment.</w:t>
            </w:r>
          </w:p>
          <w:p w14:paraId="6BE3750B" w14:textId="140E6B79" w:rsidR="00347761" w:rsidRPr="00997D17" w:rsidRDefault="00B9083D">
            <w:pPr>
              <w:pStyle w:val="ListParagraph"/>
              <w:numPr>
                <w:ilvl w:val="0"/>
                <w:numId w:val="37"/>
              </w:numPr>
              <w:jc w:val="both"/>
              <w:rPr>
                <w:sz w:val="22"/>
                <w:szCs w:val="22"/>
              </w:rPr>
            </w:pPr>
            <w:r w:rsidRPr="00997D17">
              <w:rPr>
                <w:sz w:val="22"/>
                <w:szCs w:val="22"/>
              </w:rPr>
              <w:t>NEMC, OSHA and GCLA: test and investigate reported contamination.</w:t>
            </w:r>
          </w:p>
          <w:p w14:paraId="100E1957" w14:textId="42065A95" w:rsidR="00347761" w:rsidRPr="00997D17" w:rsidRDefault="00347761">
            <w:pPr>
              <w:pStyle w:val="ListParagraph"/>
              <w:numPr>
                <w:ilvl w:val="0"/>
                <w:numId w:val="37"/>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7EED947" w14:textId="5DDF35B6" w:rsidR="00347761" w:rsidRPr="00997D17" w:rsidRDefault="00B9083D">
            <w:pPr>
              <w:pStyle w:val="ListParagraph"/>
              <w:numPr>
                <w:ilvl w:val="0"/>
                <w:numId w:val="37"/>
              </w:numPr>
              <w:jc w:val="both"/>
              <w:rPr>
                <w:sz w:val="22"/>
                <w:szCs w:val="22"/>
              </w:rPr>
            </w:pPr>
            <w:r w:rsidRPr="00997D17">
              <w:rPr>
                <w:sz w:val="22"/>
                <w:szCs w:val="22"/>
              </w:rPr>
              <w:t>Tafadhali toeni taarifa ya vyanzo vya maji vilivyochafuka au harufu za kemikali kwa viongozi wa Kijiji/Mtaa.</w:t>
            </w:r>
          </w:p>
          <w:p w14:paraId="711234E2" w14:textId="797249A2" w:rsidR="00347761" w:rsidRPr="00997D17" w:rsidRDefault="00B9083D">
            <w:pPr>
              <w:pStyle w:val="ListParagraph"/>
              <w:numPr>
                <w:ilvl w:val="0"/>
                <w:numId w:val="37"/>
              </w:numPr>
              <w:jc w:val="both"/>
              <w:rPr>
                <w:sz w:val="22"/>
                <w:szCs w:val="22"/>
              </w:rPr>
            </w:pPr>
            <w:r w:rsidRPr="00997D17">
              <w:rPr>
                <w:sz w:val="22"/>
                <w:szCs w:val="22"/>
              </w:rPr>
              <w:t>Wafanyakazi wanaoshughulika na kemikali: tumieni vifaa vya kujikinga.</w:t>
            </w:r>
          </w:p>
          <w:p w14:paraId="6283B5DD" w14:textId="32F4B920" w:rsidR="00347761" w:rsidRPr="00997D17" w:rsidRDefault="00B9083D">
            <w:pPr>
              <w:pStyle w:val="ListParagraph"/>
              <w:numPr>
                <w:ilvl w:val="0"/>
                <w:numId w:val="37"/>
              </w:numPr>
              <w:jc w:val="both"/>
              <w:rPr>
                <w:sz w:val="22"/>
                <w:szCs w:val="22"/>
              </w:rPr>
            </w:pPr>
            <w:r w:rsidRPr="00997D17">
              <w:rPr>
                <w:sz w:val="22"/>
                <w:szCs w:val="22"/>
              </w:rPr>
              <w:t>NEMC, OSHA na GCLA: pimeni na chunguzeni uchafuzi ulioripotiwa.</w:t>
            </w:r>
          </w:p>
          <w:p w14:paraId="71E4D18C" w14:textId="4380C742" w:rsidR="00347761" w:rsidRPr="00997D17" w:rsidRDefault="00347761">
            <w:pPr>
              <w:pStyle w:val="ListParagraph"/>
              <w:numPr>
                <w:ilvl w:val="0"/>
                <w:numId w:val="37"/>
              </w:numPr>
              <w:jc w:val="both"/>
              <w:rPr>
                <w:sz w:val="22"/>
                <w:szCs w:val="22"/>
              </w:rPr>
            </w:pPr>
          </w:p>
        </w:tc>
      </w:tr>
      <w:tr w:rsidR="00347761" w:rsidRPr="00997D17" w14:paraId="1770EB7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BA15F5B" w14:textId="5E059149" w:rsidR="00347761" w:rsidRPr="00997D17" w:rsidRDefault="00B9083D">
            <w:pPr>
              <w:pStyle w:val="ListParagraph"/>
              <w:numPr>
                <w:ilvl w:val="0"/>
                <w:numId w:val="37"/>
              </w:numPr>
              <w:jc w:val="both"/>
              <w:rPr>
                <w:sz w:val="22"/>
                <w:szCs w:val="22"/>
              </w:rPr>
            </w:pPr>
            <w:r w:rsidRPr="00997D17">
              <w:rPr>
                <w:sz w:val="22"/>
                <w:szCs w:val="22"/>
              </w:rPr>
              <w:t>Heat and climate-related health risks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8D3FB68" w14:textId="16A392C9" w:rsidR="00347761" w:rsidRPr="00997D17" w:rsidRDefault="00B9083D">
            <w:pPr>
              <w:pStyle w:val="ListParagraph"/>
              <w:numPr>
                <w:ilvl w:val="0"/>
                <w:numId w:val="37"/>
              </w:numPr>
              <w:jc w:val="both"/>
              <w:rPr>
                <w:sz w:val="22"/>
                <w:szCs w:val="22"/>
              </w:rPr>
            </w:pPr>
            <w:r w:rsidRPr="00997D17">
              <w:rPr>
                <w:sz w:val="22"/>
                <w:szCs w:val="22"/>
              </w:rPr>
              <w:t>Hatari za kiafya zitokanazo na joto na mabadiliko ya tabianchi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76073FC" w14:textId="1C42E6C3" w:rsidR="00347761" w:rsidRPr="00997D17" w:rsidRDefault="00B9083D">
            <w:pPr>
              <w:pStyle w:val="ListParagraph"/>
              <w:numPr>
                <w:ilvl w:val="0"/>
                <w:numId w:val="37"/>
              </w:numPr>
              <w:jc w:val="both"/>
              <w:rPr>
                <w:sz w:val="22"/>
                <w:szCs w:val="22"/>
              </w:rPr>
            </w:pPr>
            <w:r w:rsidRPr="00997D17">
              <w:rPr>
                <w:sz w:val="22"/>
                <w:szCs w:val="22"/>
              </w:rPr>
              <w:t>Drink plenty of safe water and rest in the shade during the hottest hours.</w:t>
            </w:r>
          </w:p>
          <w:p w14:paraId="5A4E7505" w14:textId="1442ADDD" w:rsidR="00347761" w:rsidRPr="00997D17" w:rsidRDefault="00B9083D">
            <w:pPr>
              <w:pStyle w:val="ListParagraph"/>
              <w:numPr>
                <w:ilvl w:val="0"/>
                <w:numId w:val="37"/>
              </w:numPr>
              <w:jc w:val="both"/>
              <w:rPr>
                <w:sz w:val="22"/>
                <w:szCs w:val="22"/>
              </w:rPr>
            </w:pPr>
            <w:r w:rsidRPr="00997D17">
              <w:rPr>
                <w:sz w:val="22"/>
                <w:szCs w:val="22"/>
              </w:rPr>
              <w:t>Check on older persons and young children during hot weather.</w:t>
            </w:r>
          </w:p>
          <w:p w14:paraId="0EEC1EEE" w14:textId="7D3B28C2" w:rsidR="00347761" w:rsidRPr="00997D17" w:rsidRDefault="00B9083D">
            <w:pPr>
              <w:pStyle w:val="ListParagraph"/>
              <w:numPr>
                <w:ilvl w:val="0"/>
                <w:numId w:val="37"/>
              </w:numPr>
              <w:jc w:val="both"/>
              <w:rPr>
                <w:sz w:val="22"/>
                <w:szCs w:val="22"/>
              </w:rPr>
            </w:pPr>
            <w:r w:rsidRPr="00997D17">
              <w:rPr>
                <w:sz w:val="22"/>
                <w:szCs w:val="22"/>
              </w:rPr>
              <w:t>Health authorities: extend malaria control to newly affected highland areas.</w:t>
            </w:r>
          </w:p>
          <w:p w14:paraId="136B4956" w14:textId="0F5AFF71" w:rsidR="00347761" w:rsidRPr="00997D17" w:rsidRDefault="00347761">
            <w:pPr>
              <w:pStyle w:val="ListParagraph"/>
              <w:numPr>
                <w:ilvl w:val="0"/>
                <w:numId w:val="37"/>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5E9168D" w14:textId="31065257" w:rsidR="00347761" w:rsidRPr="00997D17" w:rsidRDefault="00B9083D">
            <w:pPr>
              <w:pStyle w:val="ListParagraph"/>
              <w:numPr>
                <w:ilvl w:val="0"/>
                <w:numId w:val="37"/>
              </w:numPr>
              <w:jc w:val="both"/>
              <w:rPr>
                <w:sz w:val="22"/>
                <w:szCs w:val="22"/>
              </w:rPr>
            </w:pPr>
            <w:r w:rsidRPr="00997D17">
              <w:rPr>
                <w:sz w:val="22"/>
                <w:szCs w:val="22"/>
              </w:rPr>
              <w:t>Kunyweni maji safi ya kutosha na pumzikeni kivulini wakati wa joto kali.</w:t>
            </w:r>
          </w:p>
          <w:p w14:paraId="2A12DC71" w14:textId="20D78A2D" w:rsidR="00347761" w:rsidRPr="00997D17" w:rsidRDefault="00B9083D">
            <w:pPr>
              <w:pStyle w:val="ListParagraph"/>
              <w:numPr>
                <w:ilvl w:val="0"/>
                <w:numId w:val="37"/>
              </w:numPr>
              <w:jc w:val="both"/>
              <w:rPr>
                <w:sz w:val="22"/>
                <w:szCs w:val="22"/>
              </w:rPr>
            </w:pPr>
            <w:r w:rsidRPr="00997D17">
              <w:rPr>
                <w:sz w:val="22"/>
                <w:szCs w:val="22"/>
              </w:rPr>
              <w:t>Wafuatilieni wazee na watoto wadogo wakati wa joto.</w:t>
            </w:r>
          </w:p>
          <w:p w14:paraId="309F9DE3" w14:textId="363C3F03" w:rsidR="00347761" w:rsidRPr="00997D17" w:rsidRDefault="00B9083D">
            <w:pPr>
              <w:pStyle w:val="ListParagraph"/>
              <w:numPr>
                <w:ilvl w:val="0"/>
                <w:numId w:val="37"/>
              </w:numPr>
              <w:jc w:val="both"/>
              <w:rPr>
                <w:sz w:val="22"/>
                <w:szCs w:val="22"/>
              </w:rPr>
            </w:pPr>
            <w:r w:rsidRPr="00997D17">
              <w:rPr>
                <w:sz w:val="22"/>
                <w:szCs w:val="22"/>
              </w:rPr>
              <w:t>Mamlaka za afya: panueni udhibiti wa malaria kwenye maeneo mapya ya miinuko yaliyoathirika.</w:t>
            </w:r>
          </w:p>
          <w:p w14:paraId="7678E833" w14:textId="77ECDCD7" w:rsidR="00347761" w:rsidRPr="00997D17" w:rsidRDefault="00347761">
            <w:pPr>
              <w:pStyle w:val="ListParagraph"/>
              <w:numPr>
                <w:ilvl w:val="0"/>
                <w:numId w:val="37"/>
              </w:numPr>
              <w:jc w:val="both"/>
              <w:rPr>
                <w:sz w:val="22"/>
                <w:szCs w:val="22"/>
              </w:rPr>
            </w:pPr>
          </w:p>
        </w:tc>
      </w:tr>
      <w:tr w:rsidR="00347761" w:rsidRPr="000343A2" w14:paraId="1F51AF7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205B5F4" w14:textId="54E10C54" w:rsidR="00347761" w:rsidRPr="00997D17" w:rsidRDefault="00B9083D">
            <w:pPr>
              <w:pStyle w:val="ListParagraph"/>
              <w:numPr>
                <w:ilvl w:val="0"/>
                <w:numId w:val="37"/>
              </w:numPr>
              <w:jc w:val="both"/>
              <w:rPr>
                <w:sz w:val="22"/>
                <w:szCs w:val="22"/>
              </w:rPr>
            </w:pPr>
            <w:r w:rsidRPr="00997D17">
              <w:rPr>
                <w:sz w:val="22"/>
                <w:szCs w:val="22"/>
              </w:rPr>
              <w:lastRenderedPageBreak/>
              <w:t>Higher risk for children under five, older persons, pregnant women and people with chronic illness or disabilities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022324D" w14:textId="58A2E5D4" w:rsidR="00347761" w:rsidRPr="00997D17" w:rsidRDefault="00B9083D">
            <w:pPr>
              <w:pStyle w:val="ListParagraph"/>
              <w:numPr>
                <w:ilvl w:val="0"/>
                <w:numId w:val="37"/>
              </w:numPr>
              <w:jc w:val="both"/>
              <w:rPr>
                <w:sz w:val="22"/>
                <w:szCs w:val="22"/>
              </w:rPr>
            </w:pPr>
            <w:r w:rsidRPr="00997D17">
              <w:rPr>
                <w:sz w:val="22"/>
                <w:szCs w:val="22"/>
              </w:rPr>
              <w:t>Hatari kubwa zaidi kwa watoto chini ya miaka mitano, wazee, wajawazito na wenye magonjwa sugu au ulemavu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B986988" w14:textId="7C57E4C2" w:rsidR="00B9083D" w:rsidRPr="00997D17" w:rsidRDefault="00B9083D">
            <w:pPr>
              <w:pStyle w:val="ListParagraph"/>
              <w:numPr>
                <w:ilvl w:val="0"/>
                <w:numId w:val="37"/>
              </w:numPr>
              <w:jc w:val="both"/>
              <w:rPr>
                <w:sz w:val="22"/>
                <w:szCs w:val="22"/>
              </w:rPr>
            </w:pPr>
            <w:r w:rsidRPr="00997D17">
              <w:rPr>
                <w:sz w:val="22"/>
                <w:szCs w:val="22"/>
              </w:rPr>
              <w:t>Village/Mtaa and Ward Disaster Management Committees: review health contingency plans and update the list of people with special needs.</w:t>
            </w:r>
          </w:p>
          <w:p w14:paraId="0AF07397" w14:textId="31156844" w:rsidR="00347761" w:rsidRPr="00997D17" w:rsidRDefault="00B9083D">
            <w:pPr>
              <w:pStyle w:val="ListParagraph"/>
              <w:numPr>
                <w:ilvl w:val="0"/>
                <w:numId w:val="37"/>
              </w:numPr>
              <w:jc w:val="both"/>
              <w:rPr>
                <w:sz w:val="22"/>
                <w:szCs w:val="22"/>
              </w:rPr>
            </w:pPr>
            <w:r w:rsidRPr="00997D17">
              <w:rPr>
                <w:sz w:val="22"/>
                <w:szCs w:val="22"/>
              </w:rPr>
              <w:t>Please share this advisory with neighbours and relatives.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11B3F9E" w14:textId="52EFD226" w:rsidR="00B9083D" w:rsidRPr="00997D17" w:rsidRDefault="00B9083D">
            <w:pPr>
              <w:pStyle w:val="ListParagraph"/>
              <w:numPr>
                <w:ilvl w:val="0"/>
                <w:numId w:val="37"/>
              </w:numPr>
              <w:jc w:val="both"/>
              <w:rPr>
                <w:sz w:val="22"/>
                <w:szCs w:val="22"/>
              </w:rPr>
            </w:pPr>
            <w:r w:rsidRPr="00997D17">
              <w:rPr>
                <w:sz w:val="22"/>
                <w:szCs w:val="22"/>
              </w:rPr>
              <w:t>Kamati za Usimamizi wa Maafa za Vijiji/Mitaa na Kata: pitieni mipango ya dharura ya afya na boresheni orodha ya watu wenye mahitaji maalum.</w:t>
            </w:r>
          </w:p>
          <w:p w14:paraId="458F2380" w14:textId="2D644A52" w:rsidR="00347761" w:rsidRPr="00997D17" w:rsidRDefault="00B9083D">
            <w:pPr>
              <w:pStyle w:val="ListParagraph"/>
              <w:numPr>
                <w:ilvl w:val="0"/>
                <w:numId w:val="37"/>
              </w:numPr>
              <w:jc w:val="both"/>
              <w:rPr>
                <w:sz w:val="22"/>
                <w:szCs w:val="22"/>
                <w:lang w:val="sv-SE"/>
              </w:rPr>
            </w:pPr>
            <w:r w:rsidRPr="00997D17">
              <w:rPr>
                <w:sz w:val="22"/>
                <w:szCs w:val="22"/>
                <w:lang w:val="sv-SE"/>
              </w:rPr>
              <w:t>Tafadhali wapatieni taarifa hii majirani na ndugu.</w:t>
            </w:r>
          </w:p>
        </w:tc>
      </w:tr>
      <w:tr w:rsidR="00347761" w:rsidRPr="000343A2" w14:paraId="699C155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BC4D9B2" w14:textId="555DD664" w:rsidR="00347761" w:rsidRPr="00997D17" w:rsidRDefault="00B9083D">
            <w:pPr>
              <w:pStyle w:val="ListParagraph"/>
              <w:numPr>
                <w:ilvl w:val="0"/>
                <w:numId w:val="37"/>
              </w:numPr>
              <w:jc w:val="both"/>
              <w:rPr>
                <w:sz w:val="22"/>
                <w:szCs w:val="22"/>
              </w:rPr>
            </w:pPr>
            <w:r w:rsidRPr="00997D17">
              <w:rPr>
                <w:sz w:val="22"/>
                <w:szCs w:val="22"/>
              </w:rPr>
              <w:t>Need for community awareness on prevention and early reporting</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9E0525C" w14:textId="0BF6AB53" w:rsidR="00347761" w:rsidRPr="00997D17" w:rsidRDefault="00B9083D">
            <w:pPr>
              <w:pStyle w:val="ListParagraph"/>
              <w:numPr>
                <w:ilvl w:val="0"/>
                <w:numId w:val="37"/>
              </w:numPr>
              <w:jc w:val="both"/>
              <w:rPr>
                <w:sz w:val="22"/>
                <w:szCs w:val="22"/>
              </w:rPr>
            </w:pPr>
            <w:r w:rsidRPr="00997D17">
              <w:rPr>
                <w:sz w:val="22"/>
                <w:szCs w:val="22"/>
              </w:rPr>
              <w:t>Uhitaji wa uelewa wa jamii kuhusu kujikinga na kutoa taarifa mapema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C48550" w14:textId="11173F56" w:rsidR="00347761" w:rsidRPr="00997D17" w:rsidRDefault="00B9083D">
            <w:pPr>
              <w:pStyle w:val="ListParagraph"/>
              <w:numPr>
                <w:ilvl w:val="0"/>
                <w:numId w:val="37"/>
              </w:numPr>
              <w:jc w:val="both"/>
              <w:rPr>
                <w:sz w:val="22"/>
                <w:szCs w:val="22"/>
              </w:rPr>
            </w:pPr>
            <w:r w:rsidRPr="00997D17">
              <w:rPr>
                <w:sz w:val="22"/>
                <w:szCs w:val="22"/>
              </w:rPr>
              <w:t>Religious and community leaders: please share prevention messages at gatherings.</w:t>
            </w:r>
          </w:p>
          <w:p w14:paraId="573B2B7F" w14:textId="544D8718" w:rsidR="00347761" w:rsidRPr="00997D17" w:rsidRDefault="00B9083D">
            <w:pPr>
              <w:pStyle w:val="ListParagraph"/>
              <w:numPr>
                <w:ilvl w:val="0"/>
                <w:numId w:val="37"/>
              </w:numPr>
              <w:jc w:val="both"/>
              <w:rPr>
                <w:sz w:val="22"/>
                <w:szCs w:val="22"/>
              </w:rPr>
            </w:pPr>
            <w:r w:rsidRPr="00997D17">
              <w:rPr>
                <w:sz w:val="22"/>
                <w:szCs w:val="22"/>
              </w:rPr>
              <w:t>Health authorities: run awareness through radio, markets, mosques and churches.</w:t>
            </w:r>
          </w:p>
          <w:p w14:paraId="14009463" w14:textId="091B76E8" w:rsidR="00347761" w:rsidRPr="00997D17" w:rsidRDefault="00347761">
            <w:pPr>
              <w:pStyle w:val="ListParagraph"/>
              <w:numPr>
                <w:ilvl w:val="0"/>
                <w:numId w:val="37"/>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54946FE" w14:textId="7DAD602B" w:rsidR="00347761" w:rsidRPr="00997D17" w:rsidRDefault="00B9083D">
            <w:pPr>
              <w:pStyle w:val="ListParagraph"/>
              <w:numPr>
                <w:ilvl w:val="0"/>
                <w:numId w:val="37"/>
              </w:numPr>
              <w:jc w:val="both"/>
              <w:rPr>
                <w:sz w:val="22"/>
                <w:szCs w:val="22"/>
              </w:rPr>
            </w:pPr>
            <w:r w:rsidRPr="00997D17">
              <w:rPr>
                <w:sz w:val="22"/>
                <w:szCs w:val="22"/>
              </w:rPr>
              <w:t>Viongozi wa dini na jamii: tafadhali sambazeni ujumbe wa kujikinga katika mikusanyiko.</w:t>
            </w:r>
          </w:p>
          <w:p w14:paraId="173584D9" w14:textId="21369B13" w:rsidR="00347761" w:rsidRPr="00997D17" w:rsidRDefault="00B9083D">
            <w:pPr>
              <w:pStyle w:val="ListParagraph"/>
              <w:numPr>
                <w:ilvl w:val="0"/>
                <w:numId w:val="37"/>
              </w:numPr>
              <w:jc w:val="both"/>
              <w:rPr>
                <w:sz w:val="22"/>
                <w:szCs w:val="22"/>
                <w:lang w:val="sv-SE"/>
              </w:rPr>
            </w:pPr>
            <w:r w:rsidRPr="00997D17">
              <w:rPr>
                <w:sz w:val="22"/>
                <w:szCs w:val="22"/>
                <w:lang w:val="sv-SE"/>
              </w:rPr>
              <w:t>Mamlaka za afya: toeni elimu kupitia redio, masoko, misikiti na makanisa.</w:t>
            </w:r>
          </w:p>
          <w:p w14:paraId="7B3634FF" w14:textId="49369A22" w:rsidR="00347761" w:rsidRPr="00997D17" w:rsidRDefault="00347761">
            <w:pPr>
              <w:pStyle w:val="ListParagraph"/>
              <w:numPr>
                <w:ilvl w:val="0"/>
                <w:numId w:val="37"/>
              </w:numPr>
              <w:jc w:val="both"/>
              <w:rPr>
                <w:sz w:val="22"/>
                <w:szCs w:val="22"/>
                <w:lang w:val="sv-SE"/>
              </w:rPr>
            </w:pPr>
          </w:p>
        </w:tc>
      </w:tr>
      <w:tr w:rsidR="00347761" w:rsidRPr="00997D17" w14:paraId="0DD0948D"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3ECA55F" w14:textId="4EC3DFB2" w:rsidR="00347761" w:rsidRPr="00997D17" w:rsidRDefault="00B9083D">
            <w:pPr>
              <w:pStyle w:val="ListParagraph"/>
              <w:numPr>
                <w:ilvl w:val="0"/>
                <w:numId w:val="37"/>
              </w:numPr>
              <w:jc w:val="both"/>
              <w:rPr>
                <w:sz w:val="22"/>
                <w:szCs w:val="22"/>
              </w:rPr>
            </w:pPr>
            <w:r w:rsidRPr="00997D17">
              <w:rPr>
                <w:sz w:val="22"/>
                <w:szCs w:val="22"/>
              </w:rPr>
              <w:t>Need to pre-position medicines, protective equipment and vaccines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90E868" w14:textId="4B69853B" w:rsidR="00347761" w:rsidRPr="00997D17" w:rsidRDefault="00B9083D">
            <w:pPr>
              <w:pStyle w:val="ListParagraph"/>
              <w:numPr>
                <w:ilvl w:val="0"/>
                <w:numId w:val="37"/>
              </w:numPr>
              <w:jc w:val="both"/>
              <w:rPr>
                <w:sz w:val="22"/>
                <w:szCs w:val="22"/>
              </w:rPr>
            </w:pPr>
            <w:r w:rsidRPr="00997D17">
              <w:rPr>
                <w:sz w:val="22"/>
                <w:szCs w:val="22"/>
              </w:rPr>
              <w:t>Uhitaji wa kuweka tayari dawa, vifaa vya kujikinga na chanjo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A30AEC7" w14:textId="2A2912E9" w:rsidR="00347761" w:rsidRPr="00997D17" w:rsidRDefault="00B9083D">
            <w:pPr>
              <w:pStyle w:val="ListParagraph"/>
              <w:numPr>
                <w:ilvl w:val="0"/>
                <w:numId w:val="37"/>
              </w:numPr>
              <w:jc w:val="both"/>
              <w:rPr>
                <w:sz w:val="22"/>
                <w:szCs w:val="22"/>
              </w:rPr>
            </w:pPr>
            <w:r w:rsidRPr="00997D17">
              <w:rPr>
                <w:sz w:val="22"/>
                <w:szCs w:val="22"/>
              </w:rPr>
              <w:t>Health facilities: check stocks of essential medicines, vaccines and protective equipment.</w:t>
            </w:r>
          </w:p>
          <w:p w14:paraId="38ADEFB2" w14:textId="67FED78F" w:rsidR="00347761" w:rsidRPr="00997D17" w:rsidRDefault="00B9083D">
            <w:pPr>
              <w:pStyle w:val="ListParagraph"/>
              <w:numPr>
                <w:ilvl w:val="0"/>
                <w:numId w:val="37"/>
              </w:numPr>
              <w:jc w:val="both"/>
              <w:rPr>
                <w:sz w:val="22"/>
                <w:szCs w:val="22"/>
              </w:rPr>
            </w:pPr>
            <w:r w:rsidRPr="00997D17">
              <w:rPr>
                <w:sz w:val="22"/>
                <w:szCs w:val="22"/>
              </w:rPr>
              <w:t>MSD: support supply and maintain the vaccine cold chain.</w:t>
            </w:r>
          </w:p>
          <w:p w14:paraId="03D14C9F" w14:textId="46F417C3" w:rsidR="00347761" w:rsidRPr="00997D17" w:rsidRDefault="00347761">
            <w:pPr>
              <w:pStyle w:val="ListParagraph"/>
              <w:numPr>
                <w:ilvl w:val="0"/>
                <w:numId w:val="37"/>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F7511C8" w14:textId="1D407D0B" w:rsidR="00347761" w:rsidRPr="00997D17" w:rsidRDefault="00B9083D">
            <w:pPr>
              <w:pStyle w:val="ListParagraph"/>
              <w:numPr>
                <w:ilvl w:val="0"/>
                <w:numId w:val="37"/>
              </w:numPr>
              <w:jc w:val="both"/>
              <w:rPr>
                <w:sz w:val="22"/>
                <w:szCs w:val="22"/>
              </w:rPr>
            </w:pPr>
            <w:r w:rsidRPr="00997D17">
              <w:rPr>
                <w:sz w:val="22"/>
                <w:szCs w:val="22"/>
              </w:rPr>
              <w:t>Vituo vya afya: kagueni akiba ya dawa muhimu, chanjo na vifaa vya kujikinga.</w:t>
            </w:r>
          </w:p>
          <w:p w14:paraId="1937EAF8" w14:textId="6798EC13" w:rsidR="00347761" w:rsidRPr="00997D17" w:rsidRDefault="00B9083D">
            <w:pPr>
              <w:pStyle w:val="ListParagraph"/>
              <w:numPr>
                <w:ilvl w:val="0"/>
                <w:numId w:val="37"/>
              </w:numPr>
              <w:jc w:val="both"/>
              <w:rPr>
                <w:sz w:val="22"/>
                <w:szCs w:val="22"/>
              </w:rPr>
            </w:pPr>
            <w:r w:rsidRPr="00997D17">
              <w:rPr>
                <w:sz w:val="22"/>
                <w:szCs w:val="22"/>
              </w:rPr>
              <w:t>MSD: saidieni usambazaji na tunzeni mnyororo baridi wa chanjo.</w:t>
            </w:r>
          </w:p>
          <w:p w14:paraId="113DE03F" w14:textId="199B5266" w:rsidR="00347761" w:rsidRPr="00997D17" w:rsidRDefault="00347761">
            <w:pPr>
              <w:pStyle w:val="ListParagraph"/>
              <w:numPr>
                <w:ilvl w:val="0"/>
                <w:numId w:val="37"/>
              </w:numPr>
              <w:jc w:val="both"/>
              <w:rPr>
                <w:sz w:val="22"/>
                <w:szCs w:val="22"/>
              </w:rPr>
            </w:pPr>
          </w:p>
        </w:tc>
      </w:tr>
      <w:tr w:rsidR="00347761" w:rsidRPr="00997D17" w14:paraId="16001EA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5DF9987" w14:textId="76B4DAE8" w:rsidR="00347761" w:rsidRPr="00997D17" w:rsidRDefault="00B9083D">
            <w:pPr>
              <w:pStyle w:val="ListParagraph"/>
              <w:numPr>
                <w:ilvl w:val="0"/>
                <w:numId w:val="37"/>
              </w:numPr>
              <w:jc w:val="both"/>
              <w:rPr>
                <w:sz w:val="22"/>
                <w:szCs w:val="22"/>
              </w:rPr>
            </w:pPr>
            <w:r w:rsidRPr="00997D17">
              <w:rPr>
                <w:sz w:val="22"/>
                <w:szCs w:val="22"/>
              </w:rPr>
              <w:lastRenderedPageBreak/>
              <w:t>Need for One Health coordination across sectors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E117B47" w14:textId="729F5810" w:rsidR="00347761" w:rsidRPr="00997D17" w:rsidRDefault="00B9083D">
            <w:pPr>
              <w:pStyle w:val="ListParagraph"/>
              <w:numPr>
                <w:ilvl w:val="0"/>
                <w:numId w:val="37"/>
              </w:numPr>
              <w:jc w:val="both"/>
              <w:rPr>
                <w:sz w:val="22"/>
                <w:szCs w:val="22"/>
                <w:lang w:val="sv-SE"/>
              </w:rPr>
            </w:pPr>
            <w:r w:rsidRPr="00997D17">
              <w:rPr>
                <w:sz w:val="22"/>
                <w:szCs w:val="22"/>
                <w:lang w:val="sv-SE"/>
              </w:rPr>
              <w:t>Uhitaji wa uratibu wa Afya Moja kati ya sekta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FB32537" w14:textId="66025326" w:rsidR="00347761" w:rsidRPr="00997D17" w:rsidRDefault="00B9083D">
            <w:pPr>
              <w:pStyle w:val="ListParagraph"/>
              <w:numPr>
                <w:ilvl w:val="0"/>
                <w:numId w:val="37"/>
              </w:numPr>
              <w:jc w:val="both"/>
              <w:rPr>
                <w:sz w:val="22"/>
                <w:szCs w:val="22"/>
              </w:rPr>
            </w:pPr>
            <w:r w:rsidRPr="00997D17">
              <w:rPr>
                <w:sz w:val="22"/>
                <w:szCs w:val="22"/>
              </w:rPr>
              <w:t>Prime Minister's Office – One Health Section: convene coordination meetings of the health, livestock, wildlife, environment and agriculture sectors.</w:t>
            </w:r>
          </w:p>
          <w:p w14:paraId="56A78153" w14:textId="7039179B" w:rsidR="00347761" w:rsidRPr="00997D17" w:rsidRDefault="00B9083D">
            <w:pPr>
              <w:pStyle w:val="ListParagraph"/>
              <w:numPr>
                <w:ilvl w:val="0"/>
                <w:numId w:val="37"/>
              </w:numPr>
              <w:jc w:val="both"/>
              <w:rPr>
                <w:sz w:val="22"/>
                <w:szCs w:val="22"/>
              </w:rPr>
            </w:pPr>
            <w:r w:rsidRPr="00997D17">
              <w:rPr>
                <w:sz w:val="22"/>
                <w:szCs w:val="22"/>
              </w:rPr>
              <w:t>District Committees: include health and livestock officers in all preparedness meetings.</w:t>
            </w:r>
          </w:p>
          <w:p w14:paraId="73193EE4" w14:textId="04183050" w:rsidR="00347761" w:rsidRPr="00997D17" w:rsidRDefault="00347761">
            <w:pPr>
              <w:pStyle w:val="ListParagraph"/>
              <w:numPr>
                <w:ilvl w:val="0"/>
                <w:numId w:val="37"/>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A8EA6B1" w14:textId="2F02227D" w:rsidR="00347761" w:rsidRPr="00997D17" w:rsidRDefault="00B9083D">
            <w:pPr>
              <w:pStyle w:val="ListParagraph"/>
              <w:numPr>
                <w:ilvl w:val="0"/>
                <w:numId w:val="37"/>
              </w:numPr>
              <w:jc w:val="both"/>
              <w:rPr>
                <w:sz w:val="22"/>
                <w:szCs w:val="22"/>
              </w:rPr>
            </w:pPr>
            <w:r w:rsidRPr="00997D17">
              <w:rPr>
                <w:sz w:val="22"/>
                <w:szCs w:val="22"/>
              </w:rPr>
              <w:t>Ofisi ya Waziri Mkuu – Dawati la Afya Moja: itisheni vikao vya uratibu vya sekta za afya, mifugo, wanyamapori, mazingira na kilimo.</w:t>
            </w:r>
          </w:p>
          <w:p w14:paraId="3D9DA380" w14:textId="7CA2BC61" w:rsidR="00347761" w:rsidRPr="00997D17" w:rsidRDefault="00B9083D">
            <w:pPr>
              <w:pStyle w:val="ListParagraph"/>
              <w:numPr>
                <w:ilvl w:val="0"/>
                <w:numId w:val="37"/>
              </w:numPr>
              <w:jc w:val="both"/>
              <w:rPr>
                <w:sz w:val="22"/>
                <w:szCs w:val="22"/>
              </w:rPr>
            </w:pPr>
            <w:r w:rsidRPr="00997D17">
              <w:rPr>
                <w:sz w:val="22"/>
                <w:szCs w:val="22"/>
              </w:rPr>
              <w:t>Kamati za Wilaya: shirikisheni maafisa afya na mifugo katika vikao vyote vya maandalizi.</w:t>
            </w:r>
          </w:p>
          <w:p w14:paraId="63963F1D" w14:textId="62B18217" w:rsidR="00347761" w:rsidRPr="00997D17" w:rsidRDefault="00347761">
            <w:pPr>
              <w:pStyle w:val="ListParagraph"/>
              <w:numPr>
                <w:ilvl w:val="0"/>
                <w:numId w:val="37"/>
              </w:numPr>
              <w:jc w:val="both"/>
              <w:rPr>
                <w:sz w:val="22"/>
                <w:szCs w:val="22"/>
              </w:rPr>
            </w:pPr>
          </w:p>
        </w:tc>
      </w:tr>
      <w:tr w:rsidR="00B9083D" w:rsidRPr="00997D17" w14:paraId="2703B4E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016866D" w14:textId="5440C6A8" w:rsidR="00B9083D" w:rsidRPr="00997D17" w:rsidRDefault="00B9083D">
            <w:pPr>
              <w:pStyle w:val="ListParagraph"/>
              <w:numPr>
                <w:ilvl w:val="0"/>
                <w:numId w:val="37"/>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B2FF172" w14:textId="5411FDB6" w:rsidR="00B9083D" w:rsidRPr="00997D17" w:rsidRDefault="00B9083D">
            <w:pPr>
              <w:pStyle w:val="ListParagraph"/>
              <w:numPr>
                <w:ilvl w:val="0"/>
                <w:numId w:val="37"/>
              </w:numPr>
              <w:jc w:val="both"/>
              <w:rPr>
                <w:sz w:val="22"/>
                <w:szCs w:val="22"/>
                <w:lang w:val="sv-SE"/>
              </w:rPr>
            </w:pPr>
            <w:r w:rsidRPr="00997D17">
              <w:rPr>
                <w:sz w:val="22"/>
                <w:szCs w:val="22"/>
                <w:lang w:val="sv-SE"/>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E063772" w14:textId="77777777" w:rsidR="00B9083D" w:rsidRPr="00997D17" w:rsidRDefault="00B9083D">
            <w:pPr>
              <w:pStyle w:val="ListParagraph"/>
              <w:numPr>
                <w:ilvl w:val="0"/>
                <w:numId w:val="37"/>
              </w:numPr>
              <w:jc w:val="both"/>
              <w:rPr>
                <w:sz w:val="22"/>
                <w:szCs w:val="22"/>
              </w:rPr>
            </w:pPr>
            <w:r w:rsidRPr="00997D17">
              <w:rPr>
                <w:sz w:val="22"/>
                <w:szCs w:val="22"/>
              </w:rPr>
              <w:t>Please continue to follow updates from the Ministry of Health, health workers and Disaster Management Committees.</w:t>
            </w:r>
          </w:p>
          <w:p w14:paraId="494E60D4" w14:textId="4F8A0228" w:rsidR="00B9083D" w:rsidRPr="00997D17" w:rsidRDefault="00B9083D">
            <w:pPr>
              <w:pStyle w:val="ListParagraph"/>
              <w:numPr>
                <w:ilvl w:val="0"/>
                <w:numId w:val="37"/>
              </w:numPr>
              <w:jc w:val="both"/>
              <w:rPr>
                <w:sz w:val="22"/>
                <w:szCs w:val="22"/>
              </w:rPr>
            </w:pPr>
            <w:r w:rsidRPr="00997D17">
              <w:rPr>
                <w:sz w:val="22"/>
                <w:szCs w:val="22"/>
              </w:rPr>
              <w:t>This advisory remains in place until the authorities update or withdraw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05229C6" w14:textId="77777777" w:rsidR="00B9083D" w:rsidRPr="00997D17" w:rsidRDefault="00B9083D">
            <w:pPr>
              <w:pStyle w:val="ListParagraph"/>
              <w:numPr>
                <w:ilvl w:val="0"/>
                <w:numId w:val="37"/>
              </w:numPr>
              <w:jc w:val="both"/>
              <w:rPr>
                <w:sz w:val="22"/>
                <w:szCs w:val="22"/>
              </w:rPr>
            </w:pPr>
            <w:r w:rsidRPr="00997D17">
              <w:rPr>
                <w:sz w:val="22"/>
                <w:szCs w:val="22"/>
              </w:rPr>
              <w:t>Tafadhali endeleeni kufuatilia taarifa za Wizara ya Afya, watoa huduma za afya na Kamati za Usimamizi wa Maafa.</w:t>
            </w:r>
          </w:p>
          <w:p w14:paraId="5EE58A9E" w14:textId="3B195B7C" w:rsidR="00B9083D" w:rsidRPr="00997D17" w:rsidRDefault="00B9083D">
            <w:pPr>
              <w:pStyle w:val="ListParagraph"/>
              <w:numPr>
                <w:ilvl w:val="0"/>
                <w:numId w:val="37"/>
              </w:numPr>
              <w:jc w:val="both"/>
              <w:rPr>
                <w:sz w:val="22"/>
                <w:szCs w:val="22"/>
              </w:rPr>
            </w:pPr>
            <w:r w:rsidRPr="00997D17">
              <w:rPr>
                <w:sz w:val="22"/>
                <w:szCs w:val="22"/>
              </w:rPr>
              <w:t>Tahadhari hii itaendelea hadi mamlaka zitakapoihuisha au kuiondoa rasmi.</w:t>
            </w:r>
          </w:p>
        </w:tc>
      </w:tr>
    </w:tbl>
    <w:p w14:paraId="1DA54583" w14:textId="77777777" w:rsidR="00347761" w:rsidRPr="00997D17" w:rsidRDefault="00347761" w:rsidP="000359A0">
      <w:pPr>
        <w:jc w:val="both"/>
        <w:rPr>
          <w:sz w:val="22"/>
          <w:szCs w:val="22"/>
        </w:rPr>
      </w:pPr>
    </w:p>
    <w:p w14:paraId="68687FB0" w14:textId="77777777" w:rsidR="00347761" w:rsidRPr="00997D17" w:rsidRDefault="00347761"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347761" w:rsidRPr="00997D17" w14:paraId="1C2031C7" w14:textId="77777777" w:rsidTr="002204F6">
        <w:tc>
          <w:tcPr>
            <w:tcW w:w="456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0BF77F9F" w14:textId="77777777" w:rsidR="00347761" w:rsidRPr="00997D17" w:rsidRDefault="00347761" w:rsidP="000359A0">
            <w:pPr>
              <w:jc w:val="both"/>
              <w:rPr>
                <w:sz w:val="22"/>
                <w:szCs w:val="22"/>
              </w:rPr>
            </w:pPr>
            <w:r w:rsidRPr="00997D17">
              <w:rPr>
                <w:sz w:val="22"/>
                <w:szCs w:val="22"/>
              </w:rPr>
              <w:t>WARNING</w:t>
            </w:r>
          </w:p>
        </w:tc>
        <w:tc>
          <w:tcPr>
            <w:tcW w:w="684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30E7B3D4" w14:textId="77777777" w:rsidR="00347761" w:rsidRPr="00997D17" w:rsidRDefault="00347761" w:rsidP="000359A0">
            <w:pPr>
              <w:jc w:val="both"/>
              <w:rPr>
                <w:sz w:val="22"/>
                <w:szCs w:val="22"/>
              </w:rPr>
            </w:pPr>
            <w:r w:rsidRPr="00997D17">
              <w:rPr>
                <w:sz w:val="22"/>
                <w:szCs w:val="22"/>
              </w:rPr>
              <w:t>TAKE ACTION</w:t>
            </w:r>
          </w:p>
        </w:tc>
        <w:tc>
          <w:tcPr>
            <w:tcW w:w="2280" w:type="dxa"/>
            <w:tcBorders>
              <w:top w:val="single" w:sz="8" w:space="0" w:color="9C480E"/>
              <w:left w:val="single" w:sz="8" w:space="0" w:color="9C480E"/>
              <w:bottom w:val="single" w:sz="8" w:space="0" w:color="9C480E"/>
              <w:right w:val="single" w:sz="8" w:space="0" w:color="9C480E"/>
            </w:tcBorders>
            <w:shd w:val="clear" w:color="auto" w:fill="ED7D31"/>
            <w:tcMar>
              <w:top w:w="220" w:type="dxa"/>
              <w:left w:w="240" w:type="dxa"/>
              <w:bottom w:w="220" w:type="dxa"/>
              <w:right w:w="240" w:type="dxa"/>
            </w:tcMar>
            <w:vAlign w:val="center"/>
          </w:tcPr>
          <w:p w14:paraId="43EAA747" w14:textId="77777777" w:rsidR="00347761" w:rsidRPr="00997D17" w:rsidRDefault="00347761" w:rsidP="000359A0">
            <w:pPr>
              <w:jc w:val="both"/>
              <w:rPr>
                <w:sz w:val="22"/>
                <w:szCs w:val="22"/>
              </w:rPr>
            </w:pPr>
            <w:r w:rsidRPr="00997D17">
              <w:rPr>
                <w:sz w:val="22"/>
                <w:szCs w:val="22"/>
              </w:rPr>
              <w:t>LEVEL 2</w:t>
            </w:r>
          </w:p>
        </w:tc>
      </w:tr>
    </w:tbl>
    <w:p w14:paraId="1A2250C0" w14:textId="77777777" w:rsidR="00347761" w:rsidRPr="00997D17" w:rsidRDefault="00347761" w:rsidP="000359A0">
      <w:pPr>
        <w:jc w:val="both"/>
        <w:rPr>
          <w:sz w:val="22"/>
          <w:szCs w:val="22"/>
        </w:rPr>
      </w:pPr>
    </w:p>
    <w:p w14:paraId="680832E8" w14:textId="77777777" w:rsidR="00347761" w:rsidRPr="00997D17" w:rsidRDefault="00347761"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347761" w:rsidRPr="00997D17" w14:paraId="7ED5D978"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D95E951" w14:textId="77777777" w:rsidR="00347761" w:rsidRPr="00997D17" w:rsidRDefault="00347761" w:rsidP="000359A0">
            <w:pPr>
              <w:jc w:val="both"/>
              <w:rPr>
                <w:sz w:val="22"/>
                <w:szCs w:val="22"/>
              </w:rPr>
            </w:pPr>
            <w:r w:rsidRPr="00997D17">
              <w:rPr>
                <w:sz w:val="22"/>
                <w:szCs w:val="22"/>
              </w:rPr>
              <w:lastRenderedPageBreak/>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B2485A5" w14:textId="77777777" w:rsidR="00347761" w:rsidRPr="00997D17" w:rsidRDefault="00347761"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327CDC7" w14:textId="65AC264C" w:rsidR="00347761" w:rsidRPr="00997D17" w:rsidRDefault="00347761"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90E2609" w14:textId="54B5EF7B" w:rsidR="00347761" w:rsidRPr="00997D17" w:rsidRDefault="00347761" w:rsidP="000359A0">
            <w:pPr>
              <w:jc w:val="both"/>
              <w:rPr>
                <w:sz w:val="22"/>
                <w:szCs w:val="22"/>
              </w:rPr>
            </w:pPr>
            <w:r w:rsidRPr="00997D17">
              <w:rPr>
                <w:sz w:val="22"/>
                <w:szCs w:val="22"/>
              </w:rPr>
              <w:t>HATUA (SW)</w:t>
            </w:r>
          </w:p>
        </w:tc>
      </w:tr>
      <w:tr w:rsidR="00347761" w:rsidRPr="00997D17" w14:paraId="3FD86795"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D04C541" w14:textId="62B118AC" w:rsidR="00347761" w:rsidRPr="00997D17" w:rsidRDefault="00B9083D">
            <w:pPr>
              <w:pStyle w:val="ListParagraph"/>
              <w:numPr>
                <w:ilvl w:val="0"/>
                <w:numId w:val="38"/>
              </w:numPr>
              <w:jc w:val="both"/>
              <w:rPr>
                <w:sz w:val="22"/>
                <w:szCs w:val="22"/>
              </w:rPr>
            </w:pPr>
            <w:r w:rsidRPr="00997D17">
              <w:rPr>
                <w:sz w:val="22"/>
                <w:szCs w:val="22"/>
              </w:rPr>
              <w:t>Confirmed cases of an epidemic-prone disease (e.g. cholera, anthrax, Rift Valley fever) in one or more districts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B1047C5" w14:textId="5CBB5F3D" w:rsidR="00347761" w:rsidRPr="00997D17" w:rsidRDefault="00B9083D">
            <w:pPr>
              <w:pStyle w:val="ListParagraph"/>
              <w:numPr>
                <w:ilvl w:val="0"/>
                <w:numId w:val="38"/>
              </w:numPr>
              <w:jc w:val="both"/>
              <w:rPr>
                <w:sz w:val="22"/>
                <w:szCs w:val="22"/>
              </w:rPr>
            </w:pPr>
            <w:r w:rsidRPr="00997D17">
              <w:rPr>
                <w:sz w:val="22"/>
                <w:szCs w:val="22"/>
              </w:rPr>
              <w:t>Wagonjwa waliothibitishwa wa ugonjwa wa mlipuko (mfano kipindupindu, kimeta, homa ya Bonde la Ufa) katika wilaya moja au zaidi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A9E45D4" w14:textId="1B418D84" w:rsidR="00347761" w:rsidRPr="00997D17" w:rsidRDefault="00B9083D">
            <w:pPr>
              <w:pStyle w:val="ListParagraph"/>
              <w:numPr>
                <w:ilvl w:val="0"/>
                <w:numId w:val="38"/>
              </w:numPr>
              <w:jc w:val="both"/>
              <w:rPr>
                <w:sz w:val="22"/>
                <w:szCs w:val="22"/>
              </w:rPr>
            </w:pPr>
            <w:r w:rsidRPr="00997D17">
              <w:rPr>
                <w:sz w:val="22"/>
                <w:szCs w:val="22"/>
              </w:rPr>
              <w:t>Please follow prevention advice from health workers and Village/Mtaa leaders.</w:t>
            </w:r>
          </w:p>
          <w:p w14:paraId="54E9BA32" w14:textId="476EE99D" w:rsidR="00347761" w:rsidRPr="00997D17" w:rsidRDefault="00B9083D">
            <w:pPr>
              <w:pStyle w:val="ListParagraph"/>
              <w:numPr>
                <w:ilvl w:val="0"/>
                <w:numId w:val="38"/>
              </w:numPr>
              <w:jc w:val="both"/>
              <w:rPr>
                <w:sz w:val="22"/>
                <w:szCs w:val="22"/>
              </w:rPr>
            </w:pPr>
            <w:r w:rsidRPr="00997D17">
              <w:rPr>
                <w:sz w:val="22"/>
                <w:szCs w:val="22"/>
              </w:rPr>
              <w:t>Ministry of Health and District Health Management Teams: activate outbreak response and deploy Rapid Response Teams.</w:t>
            </w:r>
          </w:p>
          <w:p w14:paraId="2598E463" w14:textId="2EA21E52" w:rsidR="00347761" w:rsidRPr="00997D17" w:rsidRDefault="00B9083D">
            <w:pPr>
              <w:pStyle w:val="ListParagraph"/>
              <w:numPr>
                <w:ilvl w:val="0"/>
                <w:numId w:val="38"/>
              </w:numPr>
              <w:jc w:val="both"/>
              <w:rPr>
                <w:sz w:val="22"/>
                <w:szCs w:val="22"/>
              </w:rPr>
            </w:pPr>
            <w:r w:rsidRPr="00997D17">
              <w:rPr>
                <w:sz w:val="22"/>
                <w:szCs w:val="22"/>
              </w:rPr>
              <w:t>District Disaster Management Committees: meet and support the health response.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57E63BB" w14:textId="1C720762" w:rsidR="00347761" w:rsidRPr="00997D17" w:rsidRDefault="00B9083D">
            <w:pPr>
              <w:pStyle w:val="ListParagraph"/>
              <w:numPr>
                <w:ilvl w:val="0"/>
                <w:numId w:val="38"/>
              </w:numPr>
              <w:jc w:val="both"/>
              <w:rPr>
                <w:sz w:val="22"/>
                <w:szCs w:val="22"/>
              </w:rPr>
            </w:pPr>
            <w:r w:rsidRPr="00997D17">
              <w:rPr>
                <w:sz w:val="22"/>
                <w:szCs w:val="22"/>
              </w:rPr>
              <w:t>Tafadhali fuateni ushauri wa kujikinga kutoka kwa watoa huduma za afya na viongozi wa Kijiji/Mtaa.</w:t>
            </w:r>
          </w:p>
          <w:p w14:paraId="0CC4FEDD" w14:textId="44589090" w:rsidR="00347761" w:rsidRPr="00997D17" w:rsidRDefault="00B9083D">
            <w:pPr>
              <w:pStyle w:val="ListParagraph"/>
              <w:numPr>
                <w:ilvl w:val="0"/>
                <w:numId w:val="38"/>
              </w:numPr>
              <w:jc w:val="both"/>
              <w:rPr>
                <w:sz w:val="22"/>
                <w:szCs w:val="22"/>
              </w:rPr>
            </w:pPr>
            <w:r w:rsidRPr="00997D17">
              <w:rPr>
                <w:sz w:val="22"/>
                <w:szCs w:val="22"/>
              </w:rPr>
              <w:t>Wizara ya Afya na Timu za Uendeshaji wa Huduma za Afya za Wilaya: amilisheni mwitikio wa mlipuko na pelekeni Timu za Kukabiliana na Dharura.</w:t>
            </w:r>
          </w:p>
          <w:p w14:paraId="7C72168F" w14:textId="1114B513" w:rsidR="00347761" w:rsidRPr="00997D17" w:rsidRDefault="00B9083D">
            <w:pPr>
              <w:pStyle w:val="ListParagraph"/>
              <w:numPr>
                <w:ilvl w:val="0"/>
                <w:numId w:val="38"/>
              </w:numPr>
              <w:jc w:val="both"/>
              <w:rPr>
                <w:sz w:val="22"/>
                <w:szCs w:val="22"/>
              </w:rPr>
            </w:pPr>
            <w:r w:rsidRPr="00997D17">
              <w:rPr>
                <w:sz w:val="22"/>
                <w:szCs w:val="22"/>
              </w:rPr>
              <w:t>Kamati za Usimamizi wa Maafa za Wilaya: kutaneni na saidieni mwitikio wa afya.</w:t>
            </w:r>
          </w:p>
        </w:tc>
      </w:tr>
      <w:tr w:rsidR="00347761" w:rsidRPr="00997D17" w14:paraId="302A4B89"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C0A8DE0" w14:textId="627343DC" w:rsidR="00347761" w:rsidRPr="00997D17" w:rsidRDefault="00B9083D">
            <w:pPr>
              <w:pStyle w:val="ListParagraph"/>
              <w:numPr>
                <w:ilvl w:val="0"/>
                <w:numId w:val="38"/>
              </w:numPr>
              <w:jc w:val="both"/>
              <w:rPr>
                <w:sz w:val="22"/>
                <w:szCs w:val="22"/>
              </w:rPr>
            </w:pPr>
            <w:r w:rsidRPr="00997D17">
              <w:rPr>
                <w:sz w:val="22"/>
                <w:szCs w:val="22"/>
              </w:rPr>
              <w:t>Health workers at risk of infection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BF1C6E7" w14:textId="7AFF4455" w:rsidR="00347761" w:rsidRPr="00997D17" w:rsidRDefault="00B9083D">
            <w:pPr>
              <w:pStyle w:val="ListParagraph"/>
              <w:numPr>
                <w:ilvl w:val="0"/>
                <w:numId w:val="38"/>
              </w:numPr>
              <w:jc w:val="both"/>
              <w:rPr>
                <w:sz w:val="22"/>
                <w:szCs w:val="22"/>
              </w:rPr>
            </w:pPr>
            <w:r w:rsidRPr="00997D17">
              <w:rPr>
                <w:sz w:val="22"/>
                <w:szCs w:val="22"/>
              </w:rPr>
              <w:t>Watoa huduma za afya kuwa hatarini kuambukizwa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56887ED" w14:textId="06F8BCE6" w:rsidR="00347761" w:rsidRPr="00997D17" w:rsidRDefault="00B9083D">
            <w:pPr>
              <w:pStyle w:val="ListParagraph"/>
              <w:numPr>
                <w:ilvl w:val="0"/>
                <w:numId w:val="38"/>
              </w:numPr>
              <w:jc w:val="both"/>
              <w:rPr>
                <w:sz w:val="22"/>
                <w:szCs w:val="22"/>
              </w:rPr>
            </w:pPr>
            <w:r w:rsidRPr="00997D17">
              <w:rPr>
                <w:sz w:val="22"/>
                <w:szCs w:val="22"/>
              </w:rPr>
              <w:t>Health facilities: provide protective equipment and train staff in infection prevention and control.</w:t>
            </w:r>
          </w:p>
          <w:p w14:paraId="06335A41" w14:textId="59AD7678" w:rsidR="00347761" w:rsidRPr="00997D17" w:rsidRDefault="00B9083D">
            <w:pPr>
              <w:pStyle w:val="ListParagraph"/>
              <w:numPr>
                <w:ilvl w:val="0"/>
                <w:numId w:val="38"/>
              </w:numPr>
              <w:jc w:val="both"/>
              <w:rPr>
                <w:sz w:val="22"/>
                <w:szCs w:val="22"/>
              </w:rPr>
            </w:pPr>
            <w:r w:rsidRPr="00997D17">
              <w:rPr>
                <w:sz w:val="22"/>
                <w:szCs w:val="22"/>
              </w:rPr>
              <w:t>Set up screening and isolation areas at health facilities.</w:t>
            </w:r>
          </w:p>
          <w:p w14:paraId="35D20EBE" w14:textId="5769A4D7" w:rsidR="00347761" w:rsidRPr="00997D17" w:rsidRDefault="00347761">
            <w:pPr>
              <w:pStyle w:val="ListParagraph"/>
              <w:numPr>
                <w:ilvl w:val="0"/>
                <w:numId w:val="3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68C609F" w14:textId="0AE5B695" w:rsidR="00347761" w:rsidRPr="00997D17" w:rsidRDefault="00B9083D">
            <w:pPr>
              <w:pStyle w:val="ListParagraph"/>
              <w:numPr>
                <w:ilvl w:val="0"/>
                <w:numId w:val="38"/>
              </w:numPr>
              <w:jc w:val="both"/>
              <w:rPr>
                <w:sz w:val="22"/>
                <w:szCs w:val="22"/>
              </w:rPr>
            </w:pPr>
            <w:r w:rsidRPr="00997D17">
              <w:rPr>
                <w:sz w:val="22"/>
                <w:szCs w:val="22"/>
              </w:rPr>
              <w:t>Vituo vya afya: toeni vifaa vya kujikinga na fundisheni watumishi kuhusu kuzuia na kudhibiti maambukizi.</w:t>
            </w:r>
          </w:p>
          <w:p w14:paraId="6263862E" w14:textId="70F21657" w:rsidR="00347761" w:rsidRPr="00997D17" w:rsidRDefault="00B9083D">
            <w:pPr>
              <w:pStyle w:val="ListParagraph"/>
              <w:numPr>
                <w:ilvl w:val="0"/>
                <w:numId w:val="38"/>
              </w:numPr>
              <w:jc w:val="both"/>
              <w:rPr>
                <w:sz w:val="22"/>
                <w:szCs w:val="22"/>
              </w:rPr>
            </w:pPr>
            <w:r w:rsidRPr="00997D17">
              <w:rPr>
                <w:sz w:val="22"/>
                <w:szCs w:val="22"/>
              </w:rPr>
              <w:t>Anzisheni maeneo ya uchunguzi na utengaji katika vituo vya afya.</w:t>
            </w:r>
          </w:p>
          <w:p w14:paraId="1834799D" w14:textId="5DDAD713" w:rsidR="00347761" w:rsidRPr="00997D17" w:rsidRDefault="00347761">
            <w:pPr>
              <w:pStyle w:val="ListParagraph"/>
              <w:numPr>
                <w:ilvl w:val="0"/>
                <w:numId w:val="38"/>
              </w:numPr>
              <w:jc w:val="both"/>
              <w:rPr>
                <w:sz w:val="22"/>
                <w:szCs w:val="22"/>
              </w:rPr>
            </w:pPr>
          </w:p>
        </w:tc>
      </w:tr>
      <w:tr w:rsidR="00347761" w:rsidRPr="00997D17" w14:paraId="5AEA870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1A095E4" w14:textId="2F79E8F1" w:rsidR="00347761" w:rsidRPr="00997D17" w:rsidRDefault="00B9083D">
            <w:pPr>
              <w:pStyle w:val="ListParagraph"/>
              <w:numPr>
                <w:ilvl w:val="0"/>
                <w:numId w:val="38"/>
              </w:numPr>
              <w:jc w:val="both"/>
              <w:rPr>
                <w:sz w:val="22"/>
                <w:szCs w:val="22"/>
              </w:rPr>
            </w:pPr>
            <w:r w:rsidRPr="00997D17">
              <w:rPr>
                <w:sz w:val="22"/>
                <w:szCs w:val="22"/>
              </w:rPr>
              <w:lastRenderedPageBreak/>
              <w:t>Contacts of cases need to be followed up</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8A344D6" w14:textId="72EA34BF" w:rsidR="00347761" w:rsidRPr="00997D17" w:rsidRDefault="00B9083D">
            <w:pPr>
              <w:pStyle w:val="ListParagraph"/>
              <w:numPr>
                <w:ilvl w:val="0"/>
                <w:numId w:val="38"/>
              </w:numPr>
              <w:jc w:val="both"/>
              <w:rPr>
                <w:sz w:val="22"/>
                <w:szCs w:val="22"/>
              </w:rPr>
            </w:pPr>
            <w:r w:rsidRPr="00997D17">
              <w:rPr>
                <w:sz w:val="22"/>
                <w:szCs w:val="22"/>
              </w:rPr>
              <w:t>Watu waliokutana na wagonjwa kuhitaji kufuatiliwa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A94ACFE" w14:textId="1DF6835E" w:rsidR="00347761" w:rsidRPr="00997D17" w:rsidRDefault="00B9083D">
            <w:pPr>
              <w:pStyle w:val="ListParagraph"/>
              <w:numPr>
                <w:ilvl w:val="0"/>
                <w:numId w:val="38"/>
              </w:numPr>
              <w:jc w:val="both"/>
              <w:rPr>
                <w:sz w:val="22"/>
                <w:szCs w:val="22"/>
              </w:rPr>
            </w:pPr>
            <w:r w:rsidRPr="00997D17">
              <w:rPr>
                <w:sz w:val="22"/>
                <w:szCs w:val="22"/>
              </w:rPr>
              <w:t>If a health worker contacts you, please cooperate and report any symptoms.</w:t>
            </w:r>
          </w:p>
          <w:p w14:paraId="14BD71A8" w14:textId="315E1BC3" w:rsidR="00347761" w:rsidRPr="00997D17" w:rsidRDefault="00B9083D">
            <w:pPr>
              <w:pStyle w:val="ListParagraph"/>
              <w:numPr>
                <w:ilvl w:val="0"/>
                <w:numId w:val="38"/>
              </w:numPr>
              <w:jc w:val="both"/>
              <w:rPr>
                <w:sz w:val="22"/>
                <w:szCs w:val="22"/>
              </w:rPr>
            </w:pPr>
            <w:r w:rsidRPr="00997D17">
              <w:rPr>
                <w:sz w:val="22"/>
                <w:szCs w:val="22"/>
              </w:rPr>
              <w:t>Contact-tracing teams: follow up contacts daily for the incubation period.</w:t>
            </w:r>
          </w:p>
          <w:p w14:paraId="42BDE44A" w14:textId="1804F7DF" w:rsidR="00347761" w:rsidRPr="00997D17" w:rsidRDefault="00B9083D">
            <w:pPr>
              <w:pStyle w:val="ListParagraph"/>
              <w:numPr>
                <w:ilvl w:val="0"/>
                <w:numId w:val="38"/>
              </w:numPr>
              <w:jc w:val="both"/>
              <w:rPr>
                <w:sz w:val="22"/>
                <w:szCs w:val="22"/>
              </w:rPr>
            </w:pPr>
            <w:r w:rsidRPr="00997D17">
              <w:rPr>
                <w:sz w:val="22"/>
                <w:szCs w:val="22"/>
              </w:rPr>
              <w:t>Village/Mtaa leaders: support contact tracing in the community.</w:t>
            </w:r>
          </w:p>
          <w:p w14:paraId="09EBD5CF" w14:textId="24056889" w:rsidR="00347761" w:rsidRPr="00997D17" w:rsidRDefault="00347761">
            <w:pPr>
              <w:pStyle w:val="ListParagraph"/>
              <w:numPr>
                <w:ilvl w:val="0"/>
                <w:numId w:val="3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7762165" w14:textId="7E880351" w:rsidR="00347761" w:rsidRPr="00997D17" w:rsidRDefault="00B9083D">
            <w:pPr>
              <w:pStyle w:val="ListParagraph"/>
              <w:numPr>
                <w:ilvl w:val="0"/>
                <w:numId w:val="38"/>
              </w:numPr>
              <w:jc w:val="both"/>
              <w:rPr>
                <w:sz w:val="22"/>
                <w:szCs w:val="22"/>
              </w:rPr>
            </w:pPr>
            <w:r w:rsidRPr="00997D17">
              <w:rPr>
                <w:sz w:val="22"/>
                <w:szCs w:val="22"/>
              </w:rPr>
              <w:t>Mtoa huduma za afya akiwasiliana nawe, tafadhali shirikiana naye na toa taarifa ya dalili zozote.</w:t>
            </w:r>
          </w:p>
          <w:p w14:paraId="49EBE633" w14:textId="359AB3E8" w:rsidR="00347761" w:rsidRPr="00997D17" w:rsidRDefault="00B9083D">
            <w:pPr>
              <w:pStyle w:val="ListParagraph"/>
              <w:numPr>
                <w:ilvl w:val="0"/>
                <w:numId w:val="38"/>
              </w:numPr>
              <w:jc w:val="both"/>
              <w:rPr>
                <w:sz w:val="22"/>
                <w:szCs w:val="22"/>
              </w:rPr>
            </w:pPr>
            <w:r w:rsidRPr="00997D17">
              <w:rPr>
                <w:sz w:val="22"/>
                <w:szCs w:val="22"/>
              </w:rPr>
              <w:t>Timu za ufuatiliaji: fuatilieni waliokutana na wagonjwa kila siku kwa kipindi cha kuatamia ugonjwa.</w:t>
            </w:r>
          </w:p>
          <w:p w14:paraId="79EB0971" w14:textId="632DCD70" w:rsidR="00347761" w:rsidRPr="00997D17" w:rsidRDefault="00B9083D">
            <w:pPr>
              <w:pStyle w:val="ListParagraph"/>
              <w:numPr>
                <w:ilvl w:val="0"/>
                <w:numId w:val="38"/>
              </w:numPr>
              <w:jc w:val="both"/>
              <w:rPr>
                <w:sz w:val="22"/>
                <w:szCs w:val="22"/>
              </w:rPr>
            </w:pPr>
            <w:r w:rsidRPr="00997D17">
              <w:rPr>
                <w:sz w:val="22"/>
                <w:szCs w:val="22"/>
              </w:rPr>
              <w:t>Viongozi wa Kijiji/Mtaa: saidieni ufuatiliaji katika jamii.</w:t>
            </w:r>
          </w:p>
          <w:p w14:paraId="48D628DD" w14:textId="7E0ED266" w:rsidR="00347761" w:rsidRPr="00997D17" w:rsidRDefault="00347761">
            <w:pPr>
              <w:pStyle w:val="ListParagraph"/>
              <w:numPr>
                <w:ilvl w:val="0"/>
                <w:numId w:val="38"/>
              </w:numPr>
              <w:jc w:val="both"/>
              <w:rPr>
                <w:sz w:val="22"/>
                <w:szCs w:val="22"/>
              </w:rPr>
            </w:pPr>
          </w:p>
        </w:tc>
      </w:tr>
      <w:tr w:rsidR="00347761" w:rsidRPr="00997D17" w14:paraId="6616DEC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24A9165" w14:textId="19AA9D26" w:rsidR="00347761" w:rsidRPr="00997D17" w:rsidRDefault="00B9083D">
            <w:pPr>
              <w:pStyle w:val="ListParagraph"/>
              <w:numPr>
                <w:ilvl w:val="0"/>
                <w:numId w:val="38"/>
              </w:numPr>
              <w:jc w:val="both"/>
              <w:rPr>
                <w:sz w:val="22"/>
                <w:szCs w:val="22"/>
              </w:rPr>
            </w:pPr>
            <w:r w:rsidRPr="00997D17">
              <w:rPr>
                <w:sz w:val="22"/>
                <w:szCs w:val="22"/>
              </w:rPr>
              <w:t>Hospital outbreak of drug-resistant infections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1B8D3F1" w14:textId="415B8BA7" w:rsidR="00347761" w:rsidRPr="00997D17" w:rsidRDefault="00B9083D">
            <w:pPr>
              <w:pStyle w:val="ListParagraph"/>
              <w:numPr>
                <w:ilvl w:val="0"/>
                <w:numId w:val="38"/>
              </w:numPr>
              <w:jc w:val="both"/>
              <w:rPr>
                <w:sz w:val="22"/>
                <w:szCs w:val="22"/>
              </w:rPr>
            </w:pPr>
            <w:r w:rsidRPr="00997D17">
              <w:rPr>
                <w:sz w:val="22"/>
                <w:szCs w:val="22"/>
              </w:rPr>
              <w:t>Mlipuko wa maambukizi sugu ya dawa hospitalini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A78EF5" w14:textId="70095F21" w:rsidR="00347761" w:rsidRPr="00997D17" w:rsidRDefault="00B9083D">
            <w:pPr>
              <w:pStyle w:val="ListParagraph"/>
              <w:numPr>
                <w:ilvl w:val="0"/>
                <w:numId w:val="38"/>
              </w:numPr>
              <w:jc w:val="both"/>
              <w:rPr>
                <w:sz w:val="22"/>
                <w:szCs w:val="22"/>
              </w:rPr>
            </w:pPr>
            <w:r w:rsidRPr="00997D17">
              <w:rPr>
                <w:sz w:val="22"/>
                <w:szCs w:val="22"/>
              </w:rPr>
              <w:t>Hospital infection prevention committees: isolate affected patients and investigate.</w:t>
            </w:r>
          </w:p>
          <w:p w14:paraId="29240EA5" w14:textId="5D517290" w:rsidR="00347761" w:rsidRPr="00997D17" w:rsidRDefault="00B9083D">
            <w:pPr>
              <w:pStyle w:val="ListParagraph"/>
              <w:numPr>
                <w:ilvl w:val="0"/>
                <w:numId w:val="38"/>
              </w:numPr>
              <w:jc w:val="both"/>
              <w:rPr>
                <w:sz w:val="22"/>
                <w:szCs w:val="22"/>
              </w:rPr>
            </w:pPr>
            <w:r w:rsidRPr="00997D17">
              <w:rPr>
                <w:sz w:val="22"/>
                <w:szCs w:val="22"/>
              </w:rPr>
              <w:t>Report to the national antimicrobial resistance coordinating committee.</w:t>
            </w:r>
          </w:p>
          <w:p w14:paraId="5CF98C53" w14:textId="3FFEA838" w:rsidR="00347761" w:rsidRPr="00997D17" w:rsidRDefault="00347761">
            <w:pPr>
              <w:pStyle w:val="ListParagraph"/>
              <w:numPr>
                <w:ilvl w:val="0"/>
                <w:numId w:val="3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C8930DB" w14:textId="30FC5621" w:rsidR="00347761" w:rsidRPr="00997D17" w:rsidRDefault="00B9083D">
            <w:pPr>
              <w:pStyle w:val="ListParagraph"/>
              <w:numPr>
                <w:ilvl w:val="0"/>
                <w:numId w:val="38"/>
              </w:numPr>
              <w:jc w:val="both"/>
              <w:rPr>
                <w:sz w:val="22"/>
                <w:szCs w:val="22"/>
              </w:rPr>
            </w:pPr>
            <w:r w:rsidRPr="00997D17">
              <w:rPr>
                <w:sz w:val="22"/>
                <w:szCs w:val="22"/>
              </w:rPr>
              <w:t>Kamati za hospitali za kuzuia maambukizi: tengeni wagonjwa walioathirika na fanyeni uchunguzi.</w:t>
            </w:r>
          </w:p>
          <w:p w14:paraId="66242031" w14:textId="7D2CC0AC" w:rsidR="00347761" w:rsidRPr="00997D17" w:rsidRDefault="00B9083D">
            <w:pPr>
              <w:pStyle w:val="ListParagraph"/>
              <w:numPr>
                <w:ilvl w:val="0"/>
                <w:numId w:val="38"/>
              </w:numPr>
              <w:jc w:val="both"/>
              <w:rPr>
                <w:sz w:val="22"/>
                <w:szCs w:val="22"/>
              </w:rPr>
            </w:pPr>
            <w:r w:rsidRPr="00997D17">
              <w:rPr>
                <w:sz w:val="22"/>
                <w:szCs w:val="22"/>
              </w:rPr>
              <w:t>Toeni taarifa kwa kamati ya kitaifa ya uratibu wa usugu wa vimelea dhidi ya dawa.</w:t>
            </w:r>
          </w:p>
          <w:p w14:paraId="28B5EB76" w14:textId="36AC0F29" w:rsidR="00347761" w:rsidRPr="00997D17" w:rsidRDefault="00347761">
            <w:pPr>
              <w:pStyle w:val="ListParagraph"/>
              <w:numPr>
                <w:ilvl w:val="0"/>
                <w:numId w:val="38"/>
              </w:numPr>
              <w:jc w:val="both"/>
              <w:rPr>
                <w:sz w:val="22"/>
                <w:szCs w:val="22"/>
              </w:rPr>
            </w:pPr>
          </w:p>
        </w:tc>
      </w:tr>
      <w:tr w:rsidR="00347761" w:rsidRPr="00997D17" w14:paraId="219E917F"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66DCBD2" w14:textId="01CE5B7C" w:rsidR="00347761" w:rsidRPr="00997D17" w:rsidRDefault="00B9083D">
            <w:pPr>
              <w:pStyle w:val="ListParagraph"/>
              <w:numPr>
                <w:ilvl w:val="0"/>
                <w:numId w:val="38"/>
              </w:numPr>
              <w:jc w:val="both"/>
              <w:rPr>
                <w:sz w:val="22"/>
                <w:szCs w:val="22"/>
              </w:rPr>
            </w:pPr>
            <w:r w:rsidRPr="00997D17">
              <w:rPr>
                <w:sz w:val="22"/>
                <w:szCs w:val="22"/>
              </w:rPr>
              <w:t>Confirmed food poisoning or aflatoxin outbreak</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D30E200" w14:textId="64985CD7" w:rsidR="00347761" w:rsidRPr="00997D17" w:rsidRDefault="00B9083D">
            <w:pPr>
              <w:pStyle w:val="ListParagraph"/>
              <w:numPr>
                <w:ilvl w:val="0"/>
                <w:numId w:val="38"/>
              </w:numPr>
              <w:jc w:val="both"/>
              <w:rPr>
                <w:sz w:val="22"/>
                <w:szCs w:val="22"/>
              </w:rPr>
            </w:pPr>
            <w:r w:rsidRPr="00997D17">
              <w:rPr>
                <w:sz w:val="22"/>
                <w:szCs w:val="22"/>
              </w:rPr>
              <w:t>Mlipuko uliothibitishwa wa sumu ya chakula au sumukuvu</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75AE202" w14:textId="442E982C" w:rsidR="00347761" w:rsidRPr="00997D17" w:rsidRDefault="00B9083D">
            <w:pPr>
              <w:pStyle w:val="ListParagraph"/>
              <w:numPr>
                <w:ilvl w:val="0"/>
                <w:numId w:val="38"/>
              </w:numPr>
              <w:jc w:val="both"/>
              <w:rPr>
                <w:sz w:val="22"/>
                <w:szCs w:val="22"/>
              </w:rPr>
            </w:pPr>
            <w:r w:rsidRPr="00997D17">
              <w:rPr>
                <w:sz w:val="22"/>
                <w:szCs w:val="22"/>
              </w:rPr>
              <w:t>Please stop eating the suspected food and take sick people to a health facility.</w:t>
            </w:r>
          </w:p>
          <w:p w14:paraId="649D2F8E" w14:textId="2A9657EA" w:rsidR="00347761" w:rsidRPr="00997D17" w:rsidRDefault="00B9083D">
            <w:pPr>
              <w:pStyle w:val="ListParagraph"/>
              <w:numPr>
                <w:ilvl w:val="0"/>
                <w:numId w:val="38"/>
              </w:numPr>
              <w:jc w:val="both"/>
              <w:rPr>
                <w:sz w:val="22"/>
                <w:szCs w:val="22"/>
              </w:rPr>
            </w:pPr>
            <w:r w:rsidRPr="00997D17">
              <w:rPr>
                <w:sz w:val="22"/>
                <w:szCs w:val="22"/>
              </w:rPr>
              <w:t>TBS, TMDA and GCLA: trace the source and remove affected products from markets.</w:t>
            </w:r>
          </w:p>
          <w:p w14:paraId="26B6668B" w14:textId="3EEF0AC3" w:rsidR="00347761" w:rsidRPr="00997D17" w:rsidRDefault="00347761">
            <w:pPr>
              <w:pStyle w:val="ListParagraph"/>
              <w:numPr>
                <w:ilvl w:val="0"/>
                <w:numId w:val="3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E88A88E" w14:textId="737CB653" w:rsidR="00347761" w:rsidRPr="00997D17" w:rsidRDefault="00B9083D">
            <w:pPr>
              <w:pStyle w:val="ListParagraph"/>
              <w:numPr>
                <w:ilvl w:val="0"/>
                <w:numId w:val="38"/>
              </w:numPr>
              <w:jc w:val="both"/>
              <w:rPr>
                <w:sz w:val="22"/>
                <w:szCs w:val="22"/>
              </w:rPr>
            </w:pPr>
            <w:r w:rsidRPr="00997D17">
              <w:rPr>
                <w:sz w:val="22"/>
                <w:szCs w:val="22"/>
              </w:rPr>
              <w:t>Tafadhali acheni kula chakula kinachoshukiwa na wapelekeni wagonjwa kituo cha afya.</w:t>
            </w:r>
          </w:p>
          <w:p w14:paraId="1BB7230F" w14:textId="4201F916" w:rsidR="00347761" w:rsidRPr="00997D17" w:rsidRDefault="00B9083D">
            <w:pPr>
              <w:pStyle w:val="ListParagraph"/>
              <w:numPr>
                <w:ilvl w:val="0"/>
                <w:numId w:val="38"/>
              </w:numPr>
              <w:jc w:val="both"/>
              <w:rPr>
                <w:sz w:val="22"/>
                <w:szCs w:val="22"/>
              </w:rPr>
            </w:pPr>
            <w:r w:rsidRPr="00997D17">
              <w:rPr>
                <w:sz w:val="22"/>
                <w:szCs w:val="22"/>
              </w:rPr>
              <w:t>TBS, TMDA na GCLA: fuatilieni chanzo na ondoeni bidhaa zilizoathirika sokoni.</w:t>
            </w:r>
          </w:p>
          <w:p w14:paraId="3E2B63C0" w14:textId="77458DFC" w:rsidR="00347761" w:rsidRPr="00997D17" w:rsidRDefault="00347761">
            <w:pPr>
              <w:pStyle w:val="ListParagraph"/>
              <w:numPr>
                <w:ilvl w:val="0"/>
                <w:numId w:val="38"/>
              </w:numPr>
              <w:jc w:val="both"/>
              <w:rPr>
                <w:sz w:val="22"/>
                <w:szCs w:val="22"/>
              </w:rPr>
            </w:pPr>
          </w:p>
        </w:tc>
      </w:tr>
      <w:tr w:rsidR="00347761" w:rsidRPr="00997D17" w14:paraId="31546B49"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B407952" w14:textId="4264F568" w:rsidR="00347761" w:rsidRPr="00997D17" w:rsidRDefault="00B9083D">
            <w:pPr>
              <w:pStyle w:val="ListParagraph"/>
              <w:numPr>
                <w:ilvl w:val="0"/>
                <w:numId w:val="38"/>
              </w:numPr>
              <w:jc w:val="both"/>
              <w:rPr>
                <w:sz w:val="22"/>
                <w:szCs w:val="22"/>
              </w:rPr>
            </w:pPr>
            <w:r w:rsidRPr="00997D17">
              <w:rPr>
                <w:sz w:val="22"/>
                <w:szCs w:val="22"/>
              </w:rPr>
              <w:lastRenderedPageBreak/>
              <w:t>Environmental or chemical exposure event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7B23DE" w14:textId="3627702C" w:rsidR="00347761" w:rsidRPr="00997D17" w:rsidRDefault="00B9083D">
            <w:pPr>
              <w:pStyle w:val="ListParagraph"/>
              <w:numPr>
                <w:ilvl w:val="0"/>
                <w:numId w:val="38"/>
              </w:numPr>
              <w:jc w:val="both"/>
              <w:rPr>
                <w:sz w:val="22"/>
                <w:szCs w:val="22"/>
              </w:rPr>
            </w:pPr>
            <w:r w:rsidRPr="00997D17">
              <w:rPr>
                <w:sz w:val="22"/>
                <w:szCs w:val="22"/>
              </w:rPr>
              <w:t>Tukio la kuathiriwa na mazingira au kemikali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61BD6C3" w14:textId="04EBE160" w:rsidR="00347761" w:rsidRPr="00997D17" w:rsidRDefault="00B9083D">
            <w:pPr>
              <w:pStyle w:val="ListParagraph"/>
              <w:numPr>
                <w:ilvl w:val="0"/>
                <w:numId w:val="38"/>
              </w:numPr>
              <w:jc w:val="both"/>
              <w:rPr>
                <w:sz w:val="22"/>
                <w:szCs w:val="22"/>
              </w:rPr>
            </w:pPr>
            <w:r w:rsidRPr="00997D17">
              <w:rPr>
                <w:sz w:val="22"/>
                <w:szCs w:val="22"/>
              </w:rPr>
              <w:t>Residents near the affected site: please follow instructions to move away.</w:t>
            </w:r>
          </w:p>
          <w:p w14:paraId="650ACBE2" w14:textId="58722D4B" w:rsidR="00347761" w:rsidRPr="00997D17" w:rsidRDefault="00B9083D">
            <w:pPr>
              <w:pStyle w:val="ListParagraph"/>
              <w:numPr>
                <w:ilvl w:val="0"/>
                <w:numId w:val="38"/>
              </w:numPr>
              <w:jc w:val="both"/>
              <w:rPr>
                <w:sz w:val="22"/>
                <w:szCs w:val="22"/>
              </w:rPr>
            </w:pPr>
            <w:r w:rsidRPr="00997D17">
              <w:rPr>
                <w:sz w:val="22"/>
                <w:szCs w:val="22"/>
              </w:rPr>
              <w:t>Exposed people: go to a health facility.</w:t>
            </w:r>
          </w:p>
          <w:p w14:paraId="6A3C7D28" w14:textId="554CB6D8" w:rsidR="00347761" w:rsidRPr="00997D17" w:rsidRDefault="00B9083D">
            <w:pPr>
              <w:pStyle w:val="ListParagraph"/>
              <w:numPr>
                <w:ilvl w:val="0"/>
                <w:numId w:val="38"/>
              </w:numPr>
              <w:jc w:val="both"/>
              <w:rPr>
                <w:sz w:val="22"/>
                <w:szCs w:val="22"/>
              </w:rPr>
            </w:pPr>
            <w:r w:rsidRPr="00997D17">
              <w:rPr>
                <w:sz w:val="22"/>
                <w:szCs w:val="22"/>
              </w:rPr>
              <w:t>NEMC, OSHA and GCLA: contain the source and investigate.</w:t>
            </w:r>
          </w:p>
          <w:p w14:paraId="16C13206" w14:textId="1EEE32E3" w:rsidR="00347761" w:rsidRPr="00997D17" w:rsidRDefault="00347761">
            <w:pPr>
              <w:pStyle w:val="ListParagraph"/>
              <w:numPr>
                <w:ilvl w:val="0"/>
                <w:numId w:val="3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CA8D724" w14:textId="3322F952" w:rsidR="00347761" w:rsidRPr="00997D17" w:rsidRDefault="00B9083D">
            <w:pPr>
              <w:pStyle w:val="ListParagraph"/>
              <w:numPr>
                <w:ilvl w:val="0"/>
                <w:numId w:val="38"/>
              </w:numPr>
              <w:jc w:val="both"/>
              <w:rPr>
                <w:sz w:val="22"/>
                <w:szCs w:val="22"/>
              </w:rPr>
            </w:pPr>
            <w:r w:rsidRPr="00997D17">
              <w:rPr>
                <w:sz w:val="22"/>
                <w:szCs w:val="22"/>
              </w:rPr>
              <w:t>Wakazi walio karibu na eneo lililoathirika: tafadhali fuateni maelekezo ya kuondoka.</w:t>
            </w:r>
          </w:p>
          <w:p w14:paraId="44523414" w14:textId="2104AC93" w:rsidR="00347761" w:rsidRPr="00997D17" w:rsidRDefault="00B9083D">
            <w:pPr>
              <w:pStyle w:val="ListParagraph"/>
              <w:numPr>
                <w:ilvl w:val="0"/>
                <w:numId w:val="38"/>
              </w:numPr>
              <w:jc w:val="both"/>
              <w:rPr>
                <w:sz w:val="22"/>
                <w:szCs w:val="22"/>
              </w:rPr>
            </w:pPr>
            <w:r w:rsidRPr="00997D17">
              <w:rPr>
                <w:sz w:val="22"/>
                <w:szCs w:val="22"/>
              </w:rPr>
              <w:t>Walioathirika: nendeni kituo cha afya.</w:t>
            </w:r>
          </w:p>
          <w:p w14:paraId="20A4BF5B" w14:textId="5203A7ED" w:rsidR="00347761" w:rsidRPr="00997D17" w:rsidRDefault="00B9083D">
            <w:pPr>
              <w:pStyle w:val="ListParagraph"/>
              <w:numPr>
                <w:ilvl w:val="0"/>
                <w:numId w:val="38"/>
              </w:numPr>
              <w:jc w:val="both"/>
              <w:rPr>
                <w:sz w:val="22"/>
                <w:szCs w:val="22"/>
              </w:rPr>
            </w:pPr>
            <w:r w:rsidRPr="00997D17">
              <w:rPr>
                <w:sz w:val="22"/>
                <w:szCs w:val="22"/>
              </w:rPr>
              <w:t>NEMC, OSHA na GCLA: dhibitini chanzo na fanyeni uchunguzi.</w:t>
            </w:r>
          </w:p>
          <w:p w14:paraId="212F5ECC" w14:textId="6349F3AE" w:rsidR="00347761" w:rsidRPr="00997D17" w:rsidRDefault="00347761">
            <w:pPr>
              <w:pStyle w:val="ListParagraph"/>
              <w:numPr>
                <w:ilvl w:val="0"/>
                <w:numId w:val="38"/>
              </w:numPr>
              <w:jc w:val="both"/>
              <w:rPr>
                <w:sz w:val="22"/>
                <w:szCs w:val="22"/>
              </w:rPr>
            </w:pPr>
          </w:p>
        </w:tc>
      </w:tr>
      <w:tr w:rsidR="00347761" w:rsidRPr="00997D17" w14:paraId="3CC6DCC3"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EA4ABAF" w14:textId="271633C1" w:rsidR="00347761" w:rsidRPr="00997D17" w:rsidRDefault="00B9083D">
            <w:pPr>
              <w:pStyle w:val="ListParagraph"/>
              <w:numPr>
                <w:ilvl w:val="0"/>
                <w:numId w:val="38"/>
              </w:numPr>
              <w:jc w:val="both"/>
              <w:rPr>
                <w:sz w:val="22"/>
                <w:szCs w:val="22"/>
              </w:rPr>
            </w:pPr>
            <w:r w:rsidRPr="00997D17">
              <w:rPr>
                <w:sz w:val="22"/>
                <w:szCs w:val="22"/>
              </w:rPr>
              <w:t>Risk of spread across borders and between districts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5B1C15" w14:textId="19CC28EA" w:rsidR="00347761" w:rsidRPr="00997D17" w:rsidRDefault="00B9083D">
            <w:pPr>
              <w:pStyle w:val="ListParagraph"/>
              <w:numPr>
                <w:ilvl w:val="0"/>
                <w:numId w:val="38"/>
              </w:numPr>
              <w:jc w:val="both"/>
              <w:rPr>
                <w:sz w:val="22"/>
                <w:szCs w:val="22"/>
                <w:lang w:val="sv-SE"/>
              </w:rPr>
            </w:pPr>
            <w:r w:rsidRPr="00997D17">
              <w:rPr>
                <w:sz w:val="22"/>
                <w:szCs w:val="22"/>
                <w:lang w:val="sv-SE"/>
              </w:rPr>
              <w:t>Hatari ya ugonjwa kusambaa mipakani na kati ya wilaya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85144B7" w14:textId="67CC270A" w:rsidR="00347761" w:rsidRPr="00997D17" w:rsidRDefault="00B9083D">
            <w:pPr>
              <w:pStyle w:val="ListParagraph"/>
              <w:numPr>
                <w:ilvl w:val="0"/>
                <w:numId w:val="38"/>
              </w:numPr>
              <w:jc w:val="both"/>
              <w:rPr>
                <w:sz w:val="22"/>
                <w:szCs w:val="22"/>
              </w:rPr>
            </w:pPr>
            <w:r w:rsidRPr="00997D17">
              <w:rPr>
                <w:sz w:val="22"/>
                <w:szCs w:val="22"/>
              </w:rPr>
              <w:t>Travellers: please cooperate with screening and avoid non-essential travel to affected areas.</w:t>
            </w:r>
          </w:p>
          <w:p w14:paraId="10C620B0" w14:textId="6760A569" w:rsidR="00347761" w:rsidRPr="00997D17" w:rsidRDefault="00B9083D">
            <w:pPr>
              <w:pStyle w:val="ListParagraph"/>
              <w:numPr>
                <w:ilvl w:val="0"/>
                <w:numId w:val="38"/>
              </w:numPr>
              <w:jc w:val="both"/>
              <w:rPr>
                <w:sz w:val="22"/>
                <w:szCs w:val="22"/>
              </w:rPr>
            </w:pPr>
            <w:r w:rsidRPr="00997D17">
              <w:rPr>
                <w:sz w:val="22"/>
                <w:szCs w:val="22"/>
              </w:rPr>
              <w:t>Ministry of Health: coordinate with neighbouring countries and notify WHO as required by the International Health Regulations.</w:t>
            </w:r>
          </w:p>
          <w:p w14:paraId="15166947" w14:textId="0EBD5C21" w:rsidR="00347761" w:rsidRPr="00997D17" w:rsidRDefault="00347761">
            <w:pPr>
              <w:pStyle w:val="ListParagraph"/>
              <w:numPr>
                <w:ilvl w:val="0"/>
                <w:numId w:val="3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7D19705" w14:textId="11840F72" w:rsidR="00347761" w:rsidRPr="00997D17" w:rsidRDefault="00B9083D">
            <w:pPr>
              <w:pStyle w:val="ListParagraph"/>
              <w:numPr>
                <w:ilvl w:val="0"/>
                <w:numId w:val="38"/>
              </w:numPr>
              <w:jc w:val="both"/>
              <w:rPr>
                <w:sz w:val="22"/>
                <w:szCs w:val="22"/>
              </w:rPr>
            </w:pPr>
            <w:r w:rsidRPr="00997D17">
              <w:rPr>
                <w:sz w:val="22"/>
                <w:szCs w:val="22"/>
              </w:rPr>
              <w:t>Wasafiri: tafadhali shirikianeni na uchunguzi na epukeni safari zisizo za lazima kwenda maeneo yaliyoathirika.</w:t>
            </w:r>
          </w:p>
          <w:p w14:paraId="5E9B6691" w14:textId="50C6F342" w:rsidR="00347761" w:rsidRPr="00997D17" w:rsidRDefault="00B9083D">
            <w:pPr>
              <w:pStyle w:val="ListParagraph"/>
              <w:numPr>
                <w:ilvl w:val="0"/>
                <w:numId w:val="38"/>
              </w:numPr>
              <w:jc w:val="both"/>
              <w:rPr>
                <w:sz w:val="22"/>
                <w:szCs w:val="22"/>
              </w:rPr>
            </w:pPr>
            <w:r w:rsidRPr="00997D17">
              <w:rPr>
                <w:sz w:val="22"/>
                <w:szCs w:val="22"/>
              </w:rPr>
              <w:t>Wizara ya Afya: ratibuni na nchi jirani na toeni taarifa WHO kama inavyotakiwa na Kanuni za Afya za Kimataifa.</w:t>
            </w:r>
          </w:p>
          <w:p w14:paraId="38A56956" w14:textId="1B8C28C6" w:rsidR="00347761" w:rsidRPr="00997D17" w:rsidRDefault="00347761">
            <w:pPr>
              <w:pStyle w:val="ListParagraph"/>
              <w:numPr>
                <w:ilvl w:val="0"/>
                <w:numId w:val="38"/>
              </w:numPr>
              <w:jc w:val="both"/>
              <w:rPr>
                <w:sz w:val="22"/>
                <w:szCs w:val="22"/>
              </w:rPr>
            </w:pPr>
          </w:p>
        </w:tc>
      </w:tr>
      <w:tr w:rsidR="00347761" w:rsidRPr="00997D17" w14:paraId="6C06720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40FFA7C" w14:textId="6B04F81D" w:rsidR="00347761" w:rsidRPr="00997D17" w:rsidRDefault="00B9083D">
            <w:pPr>
              <w:pStyle w:val="ListParagraph"/>
              <w:numPr>
                <w:ilvl w:val="0"/>
                <w:numId w:val="38"/>
              </w:numPr>
              <w:jc w:val="both"/>
              <w:rPr>
                <w:sz w:val="22"/>
                <w:szCs w:val="22"/>
              </w:rPr>
            </w:pPr>
            <w:r w:rsidRPr="00997D17">
              <w:rPr>
                <w:sz w:val="22"/>
                <w:szCs w:val="22"/>
              </w:rPr>
              <w:lastRenderedPageBreak/>
              <w:t>Disease linked to animals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4093220" w14:textId="39744339" w:rsidR="00347761" w:rsidRPr="00997D17" w:rsidRDefault="00B9083D">
            <w:pPr>
              <w:pStyle w:val="ListParagraph"/>
              <w:numPr>
                <w:ilvl w:val="0"/>
                <w:numId w:val="38"/>
              </w:numPr>
              <w:jc w:val="both"/>
              <w:rPr>
                <w:sz w:val="22"/>
                <w:szCs w:val="22"/>
              </w:rPr>
            </w:pPr>
            <w:r w:rsidRPr="00997D17">
              <w:rPr>
                <w:sz w:val="22"/>
                <w:szCs w:val="22"/>
              </w:rPr>
              <w:t>Ugonjwa unaohusiana na wanyama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FD4CF9D" w14:textId="3C43BDB8" w:rsidR="00347761" w:rsidRPr="00997D17" w:rsidRDefault="00B9083D">
            <w:pPr>
              <w:pStyle w:val="ListParagraph"/>
              <w:numPr>
                <w:ilvl w:val="0"/>
                <w:numId w:val="38"/>
              </w:numPr>
              <w:jc w:val="both"/>
              <w:rPr>
                <w:sz w:val="22"/>
                <w:szCs w:val="22"/>
              </w:rPr>
            </w:pPr>
            <w:r w:rsidRPr="00997D17">
              <w:rPr>
                <w:sz w:val="22"/>
                <w:szCs w:val="22"/>
              </w:rPr>
              <w:t>Livestock keepers: please vaccinate animals and follow livestock movement restrictions.</w:t>
            </w:r>
          </w:p>
          <w:p w14:paraId="322D99A5" w14:textId="4FE728A0" w:rsidR="00347761" w:rsidRPr="00997D17" w:rsidRDefault="00B9083D">
            <w:pPr>
              <w:pStyle w:val="ListParagraph"/>
              <w:numPr>
                <w:ilvl w:val="0"/>
                <w:numId w:val="38"/>
              </w:numPr>
              <w:jc w:val="both"/>
              <w:rPr>
                <w:sz w:val="22"/>
                <w:szCs w:val="22"/>
              </w:rPr>
            </w:pPr>
            <w:r w:rsidRPr="00997D17">
              <w:rPr>
                <w:sz w:val="22"/>
                <w:szCs w:val="22"/>
              </w:rPr>
              <w:t>Do not slaughter or eat sick or dead animals.</w:t>
            </w:r>
          </w:p>
          <w:p w14:paraId="1A6C2017" w14:textId="1E88F9E7" w:rsidR="00347761" w:rsidRPr="00997D17" w:rsidRDefault="00B9083D">
            <w:pPr>
              <w:pStyle w:val="ListParagraph"/>
              <w:numPr>
                <w:ilvl w:val="0"/>
                <w:numId w:val="38"/>
              </w:numPr>
              <w:jc w:val="both"/>
              <w:rPr>
                <w:sz w:val="22"/>
                <w:szCs w:val="22"/>
              </w:rPr>
            </w:pPr>
            <w:r w:rsidRPr="00997D17">
              <w:rPr>
                <w:sz w:val="22"/>
                <w:szCs w:val="22"/>
              </w:rPr>
              <w:t>Ministry responsible for livestock, TVLA, TANAPA and TAWA: control the disease in animals.</w:t>
            </w:r>
          </w:p>
          <w:p w14:paraId="4117E155" w14:textId="65255AA9" w:rsidR="00347761" w:rsidRPr="00997D17" w:rsidRDefault="00347761">
            <w:pPr>
              <w:pStyle w:val="ListParagraph"/>
              <w:numPr>
                <w:ilvl w:val="0"/>
                <w:numId w:val="3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C2C3E96" w14:textId="6513DF9B" w:rsidR="00347761" w:rsidRPr="00997D17" w:rsidRDefault="00B9083D">
            <w:pPr>
              <w:pStyle w:val="ListParagraph"/>
              <w:numPr>
                <w:ilvl w:val="0"/>
                <w:numId w:val="38"/>
              </w:numPr>
              <w:jc w:val="both"/>
              <w:rPr>
                <w:sz w:val="22"/>
                <w:szCs w:val="22"/>
              </w:rPr>
            </w:pPr>
            <w:r w:rsidRPr="00997D17">
              <w:rPr>
                <w:sz w:val="22"/>
                <w:szCs w:val="22"/>
              </w:rPr>
              <w:t>Wafugaji: tafadhali chanjeni mifugo na fuateni vizuizi vya kusafirisha mifugo.</w:t>
            </w:r>
          </w:p>
          <w:p w14:paraId="5869EFFC" w14:textId="3F623070" w:rsidR="00347761" w:rsidRPr="00997D17" w:rsidRDefault="00B9083D">
            <w:pPr>
              <w:pStyle w:val="ListParagraph"/>
              <w:numPr>
                <w:ilvl w:val="0"/>
                <w:numId w:val="38"/>
              </w:numPr>
              <w:jc w:val="both"/>
              <w:rPr>
                <w:sz w:val="22"/>
                <w:szCs w:val="22"/>
              </w:rPr>
            </w:pPr>
            <w:r w:rsidRPr="00997D17">
              <w:rPr>
                <w:sz w:val="22"/>
                <w:szCs w:val="22"/>
              </w:rPr>
              <w:t>Msichinje wala kula mifugo inayougua au iliyokufa.</w:t>
            </w:r>
          </w:p>
          <w:p w14:paraId="73287B2C" w14:textId="6978FE15" w:rsidR="00347761" w:rsidRPr="00997D17" w:rsidRDefault="00B9083D">
            <w:pPr>
              <w:pStyle w:val="ListParagraph"/>
              <w:numPr>
                <w:ilvl w:val="0"/>
                <w:numId w:val="38"/>
              </w:numPr>
              <w:jc w:val="both"/>
              <w:rPr>
                <w:sz w:val="22"/>
                <w:szCs w:val="22"/>
              </w:rPr>
            </w:pPr>
            <w:r w:rsidRPr="00997D17">
              <w:rPr>
                <w:sz w:val="22"/>
                <w:szCs w:val="22"/>
              </w:rPr>
              <w:t>Wizara yenye dhamana ya mifugo, TVLA, TANAPA na TAWA: dhibitini ugonjwa kwa wanyama.</w:t>
            </w:r>
          </w:p>
          <w:p w14:paraId="730A4503" w14:textId="77C641D0" w:rsidR="00347761" w:rsidRPr="00997D17" w:rsidRDefault="00347761">
            <w:pPr>
              <w:pStyle w:val="ListParagraph"/>
              <w:numPr>
                <w:ilvl w:val="0"/>
                <w:numId w:val="38"/>
              </w:numPr>
              <w:jc w:val="both"/>
              <w:rPr>
                <w:sz w:val="22"/>
                <w:szCs w:val="22"/>
              </w:rPr>
            </w:pPr>
          </w:p>
        </w:tc>
      </w:tr>
      <w:tr w:rsidR="00347761" w:rsidRPr="00997D17" w14:paraId="14735391"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E50A28C" w14:textId="0BD7B00B" w:rsidR="00347761" w:rsidRPr="00997D17" w:rsidRDefault="00B9083D">
            <w:pPr>
              <w:pStyle w:val="ListParagraph"/>
              <w:numPr>
                <w:ilvl w:val="0"/>
                <w:numId w:val="38"/>
              </w:numPr>
              <w:jc w:val="both"/>
              <w:rPr>
                <w:sz w:val="22"/>
                <w:szCs w:val="22"/>
              </w:rPr>
            </w:pPr>
            <w:r w:rsidRPr="00997D17">
              <w:rPr>
                <w:sz w:val="22"/>
                <w:szCs w:val="22"/>
              </w:rPr>
              <w:t>Need for treatment and isolation capacity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678BD63" w14:textId="6C8943A0" w:rsidR="00347761" w:rsidRPr="00997D17" w:rsidRDefault="00B9083D">
            <w:pPr>
              <w:pStyle w:val="ListParagraph"/>
              <w:numPr>
                <w:ilvl w:val="0"/>
                <w:numId w:val="38"/>
              </w:numPr>
              <w:jc w:val="both"/>
              <w:rPr>
                <w:sz w:val="22"/>
                <w:szCs w:val="22"/>
              </w:rPr>
            </w:pPr>
            <w:r w:rsidRPr="00997D17">
              <w:rPr>
                <w:sz w:val="22"/>
                <w:szCs w:val="22"/>
              </w:rPr>
              <w:t>Uhitaji wa uwezo wa matibabu na utengaji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106415A" w14:textId="68F442B7" w:rsidR="00347761" w:rsidRPr="00997D17" w:rsidRDefault="00B9083D">
            <w:pPr>
              <w:pStyle w:val="ListParagraph"/>
              <w:numPr>
                <w:ilvl w:val="0"/>
                <w:numId w:val="38"/>
              </w:numPr>
              <w:jc w:val="both"/>
              <w:rPr>
                <w:sz w:val="22"/>
                <w:szCs w:val="22"/>
              </w:rPr>
            </w:pPr>
            <w:r w:rsidRPr="00997D17">
              <w:rPr>
                <w:sz w:val="22"/>
                <w:szCs w:val="22"/>
              </w:rPr>
              <w:t>Designated hospitals: prepare isolation and treatment units.</w:t>
            </w:r>
          </w:p>
          <w:p w14:paraId="4805F0FD" w14:textId="37975ADA" w:rsidR="00347761" w:rsidRPr="00997D17" w:rsidRDefault="00B9083D">
            <w:pPr>
              <w:pStyle w:val="ListParagraph"/>
              <w:numPr>
                <w:ilvl w:val="0"/>
                <w:numId w:val="38"/>
              </w:numPr>
              <w:jc w:val="both"/>
              <w:rPr>
                <w:sz w:val="22"/>
                <w:szCs w:val="22"/>
              </w:rPr>
            </w:pPr>
            <w:r w:rsidRPr="00997D17">
              <w:rPr>
                <w:sz w:val="22"/>
                <w:szCs w:val="22"/>
              </w:rPr>
              <w:t>Refer severe cases to referral hospitals.</w:t>
            </w:r>
          </w:p>
          <w:p w14:paraId="0229D829" w14:textId="5CB10C3B" w:rsidR="00347761" w:rsidRPr="00997D17" w:rsidRDefault="00347761">
            <w:pPr>
              <w:pStyle w:val="ListParagraph"/>
              <w:numPr>
                <w:ilvl w:val="0"/>
                <w:numId w:val="3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565E62" w14:textId="0F2F1CDC" w:rsidR="00347761" w:rsidRPr="00997D17" w:rsidRDefault="00B9083D">
            <w:pPr>
              <w:pStyle w:val="ListParagraph"/>
              <w:numPr>
                <w:ilvl w:val="0"/>
                <w:numId w:val="38"/>
              </w:numPr>
              <w:jc w:val="both"/>
              <w:rPr>
                <w:sz w:val="22"/>
                <w:szCs w:val="22"/>
                <w:lang w:val="sv-SE"/>
              </w:rPr>
            </w:pPr>
            <w:r w:rsidRPr="00997D17">
              <w:rPr>
                <w:sz w:val="22"/>
                <w:szCs w:val="22"/>
                <w:lang w:val="sv-SE"/>
              </w:rPr>
              <w:t>Hospitali teule: andaeni vituo vya utengaji na matibabu.</w:t>
            </w:r>
          </w:p>
          <w:p w14:paraId="7E6FA600" w14:textId="5D02B017" w:rsidR="00347761" w:rsidRPr="00997D17" w:rsidRDefault="00B9083D">
            <w:pPr>
              <w:pStyle w:val="ListParagraph"/>
              <w:numPr>
                <w:ilvl w:val="0"/>
                <w:numId w:val="38"/>
              </w:numPr>
              <w:jc w:val="both"/>
              <w:rPr>
                <w:sz w:val="22"/>
                <w:szCs w:val="22"/>
                <w:lang w:val="sv-SE"/>
              </w:rPr>
            </w:pPr>
            <w:r w:rsidRPr="00997D17">
              <w:rPr>
                <w:sz w:val="22"/>
                <w:szCs w:val="22"/>
                <w:lang w:val="sv-SE"/>
              </w:rPr>
              <w:t>Wapelekeni wagonjwa mahututi hospitali za rufaa.</w:t>
            </w:r>
          </w:p>
          <w:p w14:paraId="672513BE" w14:textId="106E5436" w:rsidR="00347761" w:rsidRPr="00997D17" w:rsidRDefault="00347761">
            <w:pPr>
              <w:pStyle w:val="ListParagraph"/>
              <w:numPr>
                <w:ilvl w:val="0"/>
                <w:numId w:val="38"/>
              </w:numPr>
              <w:jc w:val="both"/>
              <w:rPr>
                <w:sz w:val="22"/>
                <w:szCs w:val="22"/>
                <w:lang w:val="sv-SE"/>
              </w:rPr>
            </w:pPr>
          </w:p>
        </w:tc>
      </w:tr>
      <w:tr w:rsidR="00347761" w:rsidRPr="00997D17" w14:paraId="3B0707C9"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759989A" w14:textId="10A5E366" w:rsidR="00347761" w:rsidRPr="00997D17" w:rsidRDefault="00B9083D">
            <w:pPr>
              <w:pStyle w:val="ListParagraph"/>
              <w:numPr>
                <w:ilvl w:val="0"/>
                <w:numId w:val="38"/>
              </w:numPr>
              <w:jc w:val="both"/>
              <w:rPr>
                <w:sz w:val="22"/>
                <w:szCs w:val="22"/>
              </w:rPr>
            </w:pPr>
            <w:r w:rsidRPr="00997D17">
              <w:rPr>
                <w:sz w:val="22"/>
                <w:szCs w:val="22"/>
              </w:rPr>
              <w:t>Rumours, misinformation and stigma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34004E4" w14:textId="471182D1" w:rsidR="00347761" w:rsidRPr="00997D17" w:rsidRDefault="00B9083D">
            <w:pPr>
              <w:pStyle w:val="ListParagraph"/>
              <w:numPr>
                <w:ilvl w:val="0"/>
                <w:numId w:val="38"/>
              </w:numPr>
              <w:jc w:val="both"/>
              <w:rPr>
                <w:sz w:val="22"/>
                <w:szCs w:val="22"/>
                <w:lang w:val="sv-SE"/>
              </w:rPr>
            </w:pPr>
            <w:r w:rsidRPr="00997D17">
              <w:rPr>
                <w:sz w:val="22"/>
                <w:szCs w:val="22"/>
                <w:lang w:val="sv-SE"/>
              </w:rPr>
              <w:t>Uvumi, taarifa potofu na unyanyapaa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087A77" w14:textId="05D45FB3" w:rsidR="00347761" w:rsidRPr="00997D17" w:rsidRDefault="00B9083D">
            <w:pPr>
              <w:pStyle w:val="ListParagraph"/>
              <w:numPr>
                <w:ilvl w:val="0"/>
                <w:numId w:val="38"/>
              </w:numPr>
              <w:jc w:val="both"/>
              <w:rPr>
                <w:sz w:val="22"/>
                <w:szCs w:val="22"/>
              </w:rPr>
            </w:pPr>
            <w:r w:rsidRPr="00997D17">
              <w:rPr>
                <w:sz w:val="22"/>
                <w:szCs w:val="22"/>
              </w:rPr>
              <w:t>Please rely only on information from the Ministry of Health and health workers.</w:t>
            </w:r>
          </w:p>
          <w:p w14:paraId="724F06B0" w14:textId="15AEA6A0" w:rsidR="00347761" w:rsidRPr="00997D17" w:rsidRDefault="00B9083D">
            <w:pPr>
              <w:pStyle w:val="ListParagraph"/>
              <w:numPr>
                <w:ilvl w:val="0"/>
                <w:numId w:val="38"/>
              </w:numPr>
              <w:jc w:val="both"/>
              <w:rPr>
                <w:sz w:val="22"/>
                <w:szCs w:val="22"/>
              </w:rPr>
            </w:pPr>
            <w:r w:rsidRPr="00997D17">
              <w:rPr>
                <w:sz w:val="22"/>
                <w:szCs w:val="22"/>
              </w:rPr>
              <w:t>Please support affected families and do not stigmatise them.</w:t>
            </w:r>
          </w:p>
          <w:p w14:paraId="5CC07783" w14:textId="4496F009" w:rsidR="00347761" w:rsidRPr="00997D17" w:rsidRDefault="00B9083D">
            <w:pPr>
              <w:pStyle w:val="ListParagraph"/>
              <w:numPr>
                <w:ilvl w:val="0"/>
                <w:numId w:val="38"/>
              </w:numPr>
              <w:jc w:val="both"/>
              <w:rPr>
                <w:sz w:val="22"/>
                <w:szCs w:val="22"/>
              </w:rPr>
            </w:pPr>
            <w:r w:rsidRPr="00997D17">
              <w:rPr>
                <w:sz w:val="22"/>
                <w:szCs w:val="22"/>
              </w:rPr>
              <w:t>Religious and community leaders: share correct health messages.</w:t>
            </w:r>
          </w:p>
          <w:p w14:paraId="5EB5B3E1" w14:textId="65CE4BB6" w:rsidR="00347761" w:rsidRPr="00997D17" w:rsidRDefault="00347761">
            <w:pPr>
              <w:pStyle w:val="ListParagraph"/>
              <w:numPr>
                <w:ilvl w:val="0"/>
                <w:numId w:val="3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C2B007" w14:textId="363B6F24" w:rsidR="00347761" w:rsidRPr="00997D17" w:rsidRDefault="00B9083D">
            <w:pPr>
              <w:pStyle w:val="ListParagraph"/>
              <w:numPr>
                <w:ilvl w:val="0"/>
                <w:numId w:val="38"/>
              </w:numPr>
              <w:jc w:val="both"/>
              <w:rPr>
                <w:sz w:val="22"/>
                <w:szCs w:val="22"/>
              </w:rPr>
            </w:pPr>
            <w:r w:rsidRPr="00997D17">
              <w:rPr>
                <w:sz w:val="22"/>
                <w:szCs w:val="22"/>
              </w:rPr>
              <w:t>Tafadhali tegemeeni taarifa za Wizara ya Afya na watoa huduma za afya pekee.</w:t>
            </w:r>
          </w:p>
          <w:p w14:paraId="76E7EEF5" w14:textId="6CC1549E" w:rsidR="00347761" w:rsidRPr="00997D17" w:rsidRDefault="00B9083D">
            <w:pPr>
              <w:pStyle w:val="ListParagraph"/>
              <w:numPr>
                <w:ilvl w:val="0"/>
                <w:numId w:val="38"/>
              </w:numPr>
              <w:jc w:val="both"/>
              <w:rPr>
                <w:sz w:val="22"/>
                <w:szCs w:val="22"/>
              </w:rPr>
            </w:pPr>
            <w:r w:rsidRPr="00997D17">
              <w:rPr>
                <w:sz w:val="22"/>
                <w:szCs w:val="22"/>
              </w:rPr>
              <w:t>Tafadhali wasaidieni familia zilizoathirika na msiwanyanyapae.</w:t>
            </w:r>
          </w:p>
          <w:p w14:paraId="3AC714EE" w14:textId="32D71F6C" w:rsidR="00347761" w:rsidRPr="00997D17" w:rsidRDefault="00B9083D">
            <w:pPr>
              <w:pStyle w:val="ListParagraph"/>
              <w:numPr>
                <w:ilvl w:val="0"/>
                <w:numId w:val="38"/>
              </w:numPr>
              <w:jc w:val="both"/>
              <w:rPr>
                <w:sz w:val="22"/>
                <w:szCs w:val="22"/>
              </w:rPr>
            </w:pPr>
            <w:r w:rsidRPr="00997D17">
              <w:rPr>
                <w:sz w:val="22"/>
                <w:szCs w:val="22"/>
              </w:rPr>
              <w:t>Viongozi wa dini na jamii: sambazeni ujumbe sahihi wa afya.</w:t>
            </w:r>
          </w:p>
          <w:p w14:paraId="027AC5E8" w14:textId="2BD679E6" w:rsidR="00347761" w:rsidRPr="00997D17" w:rsidRDefault="00347761">
            <w:pPr>
              <w:pStyle w:val="ListParagraph"/>
              <w:numPr>
                <w:ilvl w:val="0"/>
                <w:numId w:val="38"/>
              </w:numPr>
              <w:jc w:val="both"/>
              <w:rPr>
                <w:sz w:val="22"/>
                <w:szCs w:val="22"/>
              </w:rPr>
            </w:pPr>
          </w:p>
        </w:tc>
      </w:tr>
      <w:tr w:rsidR="00347761" w:rsidRPr="00997D17" w14:paraId="033F885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7C26DD6" w14:textId="5E0F2FD7" w:rsidR="00347761" w:rsidRPr="00997D17" w:rsidRDefault="00B9083D">
            <w:pPr>
              <w:pStyle w:val="ListParagraph"/>
              <w:numPr>
                <w:ilvl w:val="0"/>
                <w:numId w:val="38"/>
              </w:numPr>
              <w:jc w:val="both"/>
              <w:rPr>
                <w:sz w:val="22"/>
                <w:szCs w:val="22"/>
              </w:rPr>
            </w:pPr>
            <w:r w:rsidRPr="00997D17">
              <w:rPr>
                <w:sz w:val="22"/>
                <w:szCs w:val="22"/>
              </w:rPr>
              <w:lastRenderedPageBreak/>
              <w:t>Need for safe burial of people who died of high-risk diseases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8FC5D9F" w14:textId="07AB294B" w:rsidR="00347761" w:rsidRPr="00997D17" w:rsidRDefault="00B9083D">
            <w:pPr>
              <w:pStyle w:val="ListParagraph"/>
              <w:numPr>
                <w:ilvl w:val="0"/>
                <w:numId w:val="38"/>
              </w:numPr>
              <w:jc w:val="both"/>
              <w:rPr>
                <w:sz w:val="22"/>
                <w:szCs w:val="22"/>
              </w:rPr>
            </w:pPr>
            <w:r w:rsidRPr="00997D17">
              <w:rPr>
                <w:sz w:val="22"/>
                <w:szCs w:val="22"/>
              </w:rPr>
              <w:t>Uhitaji wa maziko salama kwa waliofariki kwa magonjwa hatarishi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4A05D0D" w14:textId="4C5BE216" w:rsidR="00347761" w:rsidRPr="00997D17" w:rsidRDefault="00B9083D">
            <w:pPr>
              <w:pStyle w:val="ListParagraph"/>
              <w:numPr>
                <w:ilvl w:val="0"/>
                <w:numId w:val="38"/>
              </w:numPr>
              <w:jc w:val="both"/>
              <w:rPr>
                <w:sz w:val="22"/>
                <w:szCs w:val="22"/>
              </w:rPr>
            </w:pPr>
            <w:r w:rsidRPr="00997D17">
              <w:rPr>
                <w:sz w:val="22"/>
                <w:szCs w:val="22"/>
              </w:rPr>
              <w:t>Families: please do not wash or touch the body; inform health workers.</w:t>
            </w:r>
          </w:p>
          <w:p w14:paraId="371E8FB8" w14:textId="3C223016" w:rsidR="00347761" w:rsidRPr="00997D17" w:rsidRDefault="00B9083D">
            <w:pPr>
              <w:pStyle w:val="ListParagraph"/>
              <w:numPr>
                <w:ilvl w:val="0"/>
                <w:numId w:val="38"/>
              </w:numPr>
              <w:jc w:val="both"/>
              <w:rPr>
                <w:sz w:val="22"/>
                <w:szCs w:val="22"/>
              </w:rPr>
            </w:pPr>
            <w:r w:rsidRPr="00997D17">
              <w:rPr>
                <w:sz w:val="22"/>
                <w:szCs w:val="22"/>
              </w:rPr>
              <w:t>Trained burial teams: conduct safe and dignified burials together with religious leaders.</w:t>
            </w:r>
          </w:p>
          <w:p w14:paraId="2A7C5113" w14:textId="1B9BC95C" w:rsidR="00347761" w:rsidRPr="00997D17" w:rsidRDefault="00347761">
            <w:pPr>
              <w:pStyle w:val="ListParagraph"/>
              <w:numPr>
                <w:ilvl w:val="0"/>
                <w:numId w:val="3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E3F0776" w14:textId="4288A09E" w:rsidR="00347761" w:rsidRPr="00997D17" w:rsidRDefault="00B9083D">
            <w:pPr>
              <w:pStyle w:val="ListParagraph"/>
              <w:numPr>
                <w:ilvl w:val="0"/>
                <w:numId w:val="38"/>
              </w:numPr>
              <w:jc w:val="both"/>
              <w:rPr>
                <w:sz w:val="22"/>
                <w:szCs w:val="22"/>
              </w:rPr>
            </w:pPr>
            <w:r w:rsidRPr="00997D17">
              <w:rPr>
                <w:sz w:val="22"/>
                <w:szCs w:val="22"/>
              </w:rPr>
              <w:t>Familia: tafadhali msiuoshe wala kuugusa mwili; wajulisheni watoa huduma za afya.</w:t>
            </w:r>
          </w:p>
          <w:p w14:paraId="530E3799" w14:textId="6048EFA1" w:rsidR="00347761" w:rsidRPr="00997D17" w:rsidRDefault="00B9083D">
            <w:pPr>
              <w:pStyle w:val="ListParagraph"/>
              <w:numPr>
                <w:ilvl w:val="0"/>
                <w:numId w:val="38"/>
              </w:numPr>
              <w:jc w:val="both"/>
              <w:rPr>
                <w:sz w:val="22"/>
                <w:szCs w:val="22"/>
              </w:rPr>
            </w:pPr>
            <w:r w:rsidRPr="00997D17">
              <w:rPr>
                <w:sz w:val="22"/>
                <w:szCs w:val="22"/>
              </w:rPr>
              <w:t>Timu za maziko zilizofunzwa: fanyeni maziko salama na ya heshima kwa kushirikiana na viongozi wa dini.</w:t>
            </w:r>
          </w:p>
          <w:p w14:paraId="6377BAA0" w14:textId="593C4693" w:rsidR="00347761" w:rsidRPr="00997D17" w:rsidRDefault="00347761">
            <w:pPr>
              <w:pStyle w:val="ListParagraph"/>
              <w:numPr>
                <w:ilvl w:val="0"/>
                <w:numId w:val="38"/>
              </w:numPr>
              <w:jc w:val="both"/>
              <w:rPr>
                <w:sz w:val="22"/>
                <w:szCs w:val="22"/>
              </w:rPr>
            </w:pPr>
          </w:p>
        </w:tc>
      </w:tr>
      <w:tr w:rsidR="00347761" w:rsidRPr="000343A2" w14:paraId="3888E53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75EEB0B" w14:textId="786C5708" w:rsidR="00347761" w:rsidRPr="00997D17" w:rsidRDefault="00B9083D">
            <w:pPr>
              <w:pStyle w:val="ListParagraph"/>
              <w:numPr>
                <w:ilvl w:val="0"/>
                <w:numId w:val="38"/>
              </w:numPr>
              <w:jc w:val="both"/>
              <w:rPr>
                <w:sz w:val="22"/>
                <w:szCs w:val="22"/>
              </w:rPr>
            </w:pPr>
            <w:r w:rsidRPr="00997D17">
              <w:rPr>
                <w:sz w:val="22"/>
                <w:szCs w:val="22"/>
              </w:rPr>
              <w:t>Need for rapid laboratory confirmation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F6BD2A0" w14:textId="6F53C1BE" w:rsidR="00347761" w:rsidRPr="00997D17" w:rsidRDefault="00B9083D">
            <w:pPr>
              <w:pStyle w:val="ListParagraph"/>
              <w:numPr>
                <w:ilvl w:val="0"/>
                <w:numId w:val="38"/>
              </w:numPr>
              <w:jc w:val="both"/>
              <w:rPr>
                <w:sz w:val="22"/>
                <w:szCs w:val="22"/>
              </w:rPr>
            </w:pPr>
            <w:r w:rsidRPr="00997D17">
              <w:rPr>
                <w:sz w:val="22"/>
                <w:szCs w:val="22"/>
              </w:rPr>
              <w:t>Uhitaji wa uthibitisho wa haraka wa maabara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67C157E" w14:textId="5D538CB7" w:rsidR="00347761" w:rsidRPr="00997D17" w:rsidRDefault="00B9083D">
            <w:pPr>
              <w:pStyle w:val="ListParagraph"/>
              <w:numPr>
                <w:ilvl w:val="0"/>
                <w:numId w:val="38"/>
              </w:numPr>
              <w:jc w:val="both"/>
              <w:rPr>
                <w:sz w:val="22"/>
                <w:szCs w:val="22"/>
              </w:rPr>
            </w:pPr>
            <w:r w:rsidRPr="00997D17">
              <w:rPr>
                <w:sz w:val="22"/>
                <w:szCs w:val="22"/>
              </w:rPr>
              <w:t>Health facilities: send samples to designated reference laboratories using safe transport.</w:t>
            </w:r>
          </w:p>
          <w:p w14:paraId="11518D05" w14:textId="5C63F1D7" w:rsidR="00347761" w:rsidRPr="00997D17" w:rsidRDefault="00B9083D">
            <w:pPr>
              <w:pStyle w:val="ListParagraph"/>
              <w:numPr>
                <w:ilvl w:val="0"/>
                <w:numId w:val="38"/>
              </w:numPr>
              <w:jc w:val="both"/>
              <w:rPr>
                <w:sz w:val="22"/>
                <w:szCs w:val="22"/>
              </w:rPr>
            </w:pPr>
            <w:r w:rsidRPr="00997D17">
              <w:rPr>
                <w:sz w:val="22"/>
                <w:szCs w:val="22"/>
              </w:rPr>
              <w:t>Laboratories: share results within 24–48 hours.</w:t>
            </w:r>
          </w:p>
          <w:p w14:paraId="6FEB4261" w14:textId="591D4FC3" w:rsidR="00347761" w:rsidRPr="00997D17" w:rsidRDefault="00347761">
            <w:pPr>
              <w:pStyle w:val="ListParagraph"/>
              <w:numPr>
                <w:ilvl w:val="0"/>
                <w:numId w:val="38"/>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F5E7F8C" w14:textId="5489D2CA" w:rsidR="00347761" w:rsidRPr="00997D17" w:rsidRDefault="00B9083D">
            <w:pPr>
              <w:pStyle w:val="ListParagraph"/>
              <w:numPr>
                <w:ilvl w:val="0"/>
                <w:numId w:val="38"/>
              </w:numPr>
              <w:jc w:val="both"/>
              <w:rPr>
                <w:sz w:val="22"/>
                <w:szCs w:val="22"/>
              </w:rPr>
            </w:pPr>
            <w:r w:rsidRPr="00997D17">
              <w:rPr>
                <w:sz w:val="22"/>
                <w:szCs w:val="22"/>
              </w:rPr>
              <w:t>Vituo vya afya: pelekeni sampuli maabara teule za rufaa kwa usafirishaji salama.</w:t>
            </w:r>
          </w:p>
          <w:p w14:paraId="574FEA0F" w14:textId="76E2DB7B" w:rsidR="00347761" w:rsidRPr="00997D17" w:rsidRDefault="00B9083D">
            <w:pPr>
              <w:pStyle w:val="ListParagraph"/>
              <w:numPr>
                <w:ilvl w:val="0"/>
                <w:numId w:val="38"/>
              </w:numPr>
              <w:jc w:val="both"/>
              <w:rPr>
                <w:sz w:val="22"/>
                <w:szCs w:val="22"/>
                <w:lang w:val="sv-SE"/>
              </w:rPr>
            </w:pPr>
            <w:r w:rsidRPr="00997D17">
              <w:rPr>
                <w:sz w:val="22"/>
                <w:szCs w:val="22"/>
                <w:lang w:val="sv-SE"/>
              </w:rPr>
              <w:t>Maabara: toeni majibu ndani ya saa 24–48.</w:t>
            </w:r>
          </w:p>
          <w:p w14:paraId="54FAE751" w14:textId="2E84FFE0" w:rsidR="00347761" w:rsidRPr="00997D17" w:rsidRDefault="00347761">
            <w:pPr>
              <w:pStyle w:val="ListParagraph"/>
              <w:numPr>
                <w:ilvl w:val="0"/>
                <w:numId w:val="38"/>
              </w:numPr>
              <w:jc w:val="both"/>
              <w:rPr>
                <w:sz w:val="22"/>
                <w:szCs w:val="22"/>
                <w:lang w:val="sv-SE"/>
              </w:rPr>
            </w:pPr>
          </w:p>
        </w:tc>
      </w:tr>
      <w:tr w:rsidR="00B9083D" w:rsidRPr="00997D17" w14:paraId="1BA0352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3B5288C" w14:textId="6C22D42E" w:rsidR="00B9083D" w:rsidRPr="00997D17" w:rsidRDefault="00B9083D">
            <w:pPr>
              <w:pStyle w:val="ListParagraph"/>
              <w:numPr>
                <w:ilvl w:val="0"/>
                <w:numId w:val="38"/>
              </w:numPr>
              <w:jc w:val="both"/>
              <w:rPr>
                <w:sz w:val="22"/>
                <w:szCs w:val="22"/>
              </w:rPr>
            </w:pPr>
            <w:r w:rsidRPr="00997D17">
              <w:rPr>
                <w:sz w:val="22"/>
                <w:szCs w:val="22"/>
              </w:rPr>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7E145D8" w14:textId="0F32D476" w:rsidR="00B9083D" w:rsidRPr="00997D17" w:rsidRDefault="00B9083D">
            <w:pPr>
              <w:pStyle w:val="ListParagraph"/>
              <w:numPr>
                <w:ilvl w:val="0"/>
                <w:numId w:val="38"/>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BED9067" w14:textId="77777777" w:rsidR="00B9083D" w:rsidRPr="00997D17" w:rsidRDefault="00B9083D">
            <w:pPr>
              <w:pStyle w:val="ListParagraph"/>
              <w:numPr>
                <w:ilvl w:val="0"/>
                <w:numId w:val="38"/>
              </w:numPr>
              <w:jc w:val="both"/>
              <w:rPr>
                <w:sz w:val="22"/>
                <w:szCs w:val="22"/>
              </w:rPr>
            </w:pPr>
            <w:r w:rsidRPr="00997D17">
              <w:rPr>
                <w:sz w:val="22"/>
                <w:szCs w:val="22"/>
              </w:rPr>
              <w:t>Please continue to follow updates from the Ministry of Health, health workers and Disaster Management Committees.</w:t>
            </w:r>
          </w:p>
          <w:p w14:paraId="18415825" w14:textId="63C9C2EA" w:rsidR="00B9083D" w:rsidRPr="00997D17" w:rsidRDefault="00B9083D">
            <w:pPr>
              <w:pStyle w:val="ListParagraph"/>
              <w:numPr>
                <w:ilvl w:val="0"/>
                <w:numId w:val="38"/>
              </w:numPr>
              <w:jc w:val="both"/>
              <w:rPr>
                <w:sz w:val="22"/>
                <w:szCs w:val="22"/>
              </w:rPr>
            </w:pPr>
            <w:r w:rsidRPr="00997D17">
              <w:rPr>
                <w:sz w:val="22"/>
                <w:szCs w:val="22"/>
              </w:rPr>
              <w:t>This warning remains in force until the Ministry of Health lowers or withdraws it.</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87276C6" w14:textId="77777777" w:rsidR="00B9083D" w:rsidRPr="00997D17" w:rsidRDefault="00B9083D">
            <w:pPr>
              <w:pStyle w:val="ListParagraph"/>
              <w:numPr>
                <w:ilvl w:val="0"/>
                <w:numId w:val="38"/>
              </w:numPr>
              <w:jc w:val="both"/>
              <w:rPr>
                <w:sz w:val="22"/>
                <w:szCs w:val="22"/>
              </w:rPr>
            </w:pPr>
            <w:r w:rsidRPr="00997D17">
              <w:rPr>
                <w:sz w:val="22"/>
                <w:szCs w:val="22"/>
              </w:rPr>
              <w:t>Tafadhali endeleeni kufuatilia taarifa za Wizara ya Afya, watoa huduma za afya na Kamati za Usimamizi wa Maafa.</w:t>
            </w:r>
          </w:p>
          <w:p w14:paraId="1DDF53D8" w14:textId="4A436485" w:rsidR="00B9083D" w:rsidRPr="00997D17" w:rsidRDefault="00B9083D">
            <w:pPr>
              <w:pStyle w:val="ListParagraph"/>
              <w:numPr>
                <w:ilvl w:val="0"/>
                <w:numId w:val="38"/>
              </w:numPr>
              <w:jc w:val="both"/>
              <w:rPr>
                <w:sz w:val="22"/>
                <w:szCs w:val="22"/>
              </w:rPr>
            </w:pPr>
            <w:r w:rsidRPr="00997D17">
              <w:rPr>
                <w:sz w:val="22"/>
                <w:szCs w:val="22"/>
              </w:rPr>
              <w:t>Tahadhari hii itaendelea kutumika hadi Wizara ya Afya itakapoishusha au kuiondoa rasmi.</w:t>
            </w:r>
          </w:p>
        </w:tc>
      </w:tr>
    </w:tbl>
    <w:p w14:paraId="76CD6FAD" w14:textId="77777777" w:rsidR="00347761" w:rsidRPr="00997D17" w:rsidRDefault="00347761" w:rsidP="000359A0">
      <w:pPr>
        <w:jc w:val="both"/>
        <w:rPr>
          <w:sz w:val="22"/>
          <w:szCs w:val="22"/>
        </w:rPr>
      </w:pPr>
    </w:p>
    <w:p w14:paraId="424228BF" w14:textId="77777777" w:rsidR="00347761" w:rsidRPr="00997D17" w:rsidRDefault="00347761"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6840"/>
        <w:gridCol w:w="2280"/>
      </w:tblGrid>
      <w:tr w:rsidR="00347761" w:rsidRPr="00997D17" w14:paraId="12EFF04C" w14:textId="77777777" w:rsidTr="002204F6">
        <w:tc>
          <w:tcPr>
            <w:tcW w:w="456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7F220C9C" w14:textId="77777777" w:rsidR="00347761" w:rsidRPr="00997D17" w:rsidRDefault="00347761" w:rsidP="000359A0">
            <w:pPr>
              <w:jc w:val="both"/>
              <w:rPr>
                <w:sz w:val="22"/>
                <w:szCs w:val="22"/>
              </w:rPr>
            </w:pPr>
            <w:r w:rsidRPr="00997D17">
              <w:rPr>
                <w:sz w:val="22"/>
                <w:szCs w:val="22"/>
              </w:rPr>
              <w:t>MAJOR WARNING</w:t>
            </w:r>
          </w:p>
        </w:tc>
        <w:tc>
          <w:tcPr>
            <w:tcW w:w="684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584ACC15" w14:textId="77777777" w:rsidR="00347761" w:rsidRPr="00997D17" w:rsidRDefault="00347761" w:rsidP="000359A0">
            <w:pPr>
              <w:jc w:val="both"/>
              <w:rPr>
                <w:sz w:val="22"/>
                <w:szCs w:val="22"/>
              </w:rPr>
            </w:pPr>
            <w:r w:rsidRPr="00997D17">
              <w:rPr>
                <w:sz w:val="22"/>
                <w:szCs w:val="22"/>
              </w:rPr>
              <w:t>TAKE ACTION IMMEDIATELY</w:t>
            </w:r>
          </w:p>
        </w:tc>
        <w:tc>
          <w:tcPr>
            <w:tcW w:w="2280" w:type="dxa"/>
            <w:tcBorders>
              <w:top w:val="single" w:sz="8" w:space="0" w:color="660000"/>
              <w:left w:val="single" w:sz="8" w:space="0" w:color="660000"/>
              <w:bottom w:val="single" w:sz="8" w:space="0" w:color="660000"/>
              <w:right w:val="single" w:sz="8" w:space="0" w:color="660000"/>
            </w:tcBorders>
            <w:shd w:val="clear" w:color="auto" w:fill="C00000"/>
            <w:tcMar>
              <w:top w:w="220" w:type="dxa"/>
              <w:left w:w="240" w:type="dxa"/>
              <w:bottom w:w="220" w:type="dxa"/>
              <w:right w:w="240" w:type="dxa"/>
            </w:tcMar>
            <w:vAlign w:val="center"/>
          </w:tcPr>
          <w:p w14:paraId="488434F1" w14:textId="77777777" w:rsidR="00347761" w:rsidRPr="00997D17" w:rsidRDefault="00347761" w:rsidP="000359A0">
            <w:pPr>
              <w:jc w:val="both"/>
              <w:rPr>
                <w:sz w:val="22"/>
                <w:szCs w:val="22"/>
              </w:rPr>
            </w:pPr>
            <w:r w:rsidRPr="00997D17">
              <w:rPr>
                <w:sz w:val="22"/>
                <w:szCs w:val="22"/>
              </w:rPr>
              <w:t>LEVEL 3</w:t>
            </w:r>
          </w:p>
        </w:tc>
      </w:tr>
    </w:tbl>
    <w:p w14:paraId="19E258EC" w14:textId="77777777" w:rsidR="00347761" w:rsidRPr="00997D17" w:rsidRDefault="00347761" w:rsidP="000359A0">
      <w:pPr>
        <w:jc w:val="both"/>
        <w:rPr>
          <w:sz w:val="22"/>
          <w:szCs w:val="22"/>
        </w:rPr>
      </w:pPr>
    </w:p>
    <w:p w14:paraId="3612201B" w14:textId="77777777" w:rsidR="00347761" w:rsidRPr="00997D17" w:rsidRDefault="00347761" w:rsidP="000359A0">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347761" w:rsidRPr="00997D17" w14:paraId="0145E81B" w14:textId="77777777" w:rsidTr="002204F6">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0667E27" w14:textId="77777777" w:rsidR="00347761" w:rsidRPr="00997D17" w:rsidRDefault="00347761" w:rsidP="000359A0">
            <w:pPr>
              <w:jc w:val="both"/>
              <w:rPr>
                <w:sz w:val="22"/>
                <w:szCs w:val="22"/>
              </w:rPr>
            </w:pPr>
            <w:r w:rsidRPr="00997D17">
              <w:rPr>
                <w:sz w:val="22"/>
                <w:szCs w:val="22"/>
              </w:rPr>
              <w:t>IMPACT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7028FE9" w14:textId="77777777" w:rsidR="00347761" w:rsidRPr="00997D17" w:rsidRDefault="00347761" w:rsidP="000359A0">
            <w:pPr>
              <w:jc w:val="both"/>
              <w:rPr>
                <w:sz w:val="22"/>
                <w:szCs w:val="22"/>
              </w:rPr>
            </w:pPr>
            <w:r w:rsidRPr="00997D17">
              <w:rPr>
                <w:sz w:val="22"/>
                <w:szCs w:val="22"/>
              </w:rPr>
              <w:t>ATHARI (SW)</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857AD4C" w14:textId="558BF0C6" w:rsidR="00347761" w:rsidRPr="00997D17" w:rsidRDefault="00347761" w:rsidP="000359A0">
            <w:pPr>
              <w:jc w:val="both"/>
              <w:rPr>
                <w:sz w:val="22"/>
                <w:szCs w:val="22"/>
              </w:rPr>
            </w:pPr>
            <w:r w:rsidRPr="00997D17">
              <w:rPr>
                <w:sz w:val="22"/>
                <w:szCs w:val="22"/>
              </w:rPr>
              <w:t>ACTION (EN)</w:t>
            </w:r>
          </w:p>
        </w:tc>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69FF34F" w14:textId="55B7893C" w:rsidR="00347761" w:rsidRPr="00997D17" w:rsidRDefault="00347761" w:rsidP="000359A0">
            <w:pPr>
              <w:jc w:val="both"/>
              <w:rPr>
                <w:sz w:val="22"/>
                <w:szCs w:val="22"/>
              </w:rPr>
            </w:pPr>
            <w:r w:rsidRPr="00997D17">
              <w:rPr>
                <w:sz w:val="22"/>
                <w:szCs w:val="22"/>
              </w:rPr>
              <w:t>HATUA (SW)</w:t>
            </w:r>
          </w:p>
        </w:tc>
      </w:tr>
      <w:tr w:rsidR="00347761" w:rsidRPr="00997D17" w14:paraId="0761F11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1E61571" w14:textId="7D18B103" w:rsidR="00347761" w:rsidRPr="00997D17" w:rsidRDefault="00B9083D">
            <w:pPr>
              <w:pStyle w:val="ListParagraph"/>
              <w:numPr>
                <w:ilvl w:val="0"/>
                <w:numId w:val="39"/>
              </w:numPr>
              <w:jc w:val="both"/>
              <w:rPr>
                <w:sz w:val="22"/>
                <w:szCs w:val="22"/>
              </w:rPr>
            </w:pPr>
            <w:r w:rsidRPr="00997D17">
              <w:rPr>
                <w:sz w:val="22"/>
                <w:szCs w:val="22"/>
              </w:rPr>
              <w:t>Widespread transmission of a high-consequence disease across several districts or regions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2D194C1" w14:textId="374BC7B6" w:rsidR="00347761" w:rsidRPr="00997D17" w:rsidRDefault="00B9083D">
            <w:pPr>
              <w:pStyle w:val="ListParagraph"/>
              <w:numPr>
                <w:ilvl w:val="0"/>
                <w:numId w:val="39"/>
              </w:numPr>
              <w:jc w:val="both"/>
              <w:rPr>
                <w:sz w:val="22"/>
                <w:szCs w:val="22"/>
              </w:rPr>
            </w:pPr>
            <w:r w:rsidRPr="00997D17">
              <w:rPr>
                <w:sz w:val="22"/>
                <w:szCs w:val="22"/>
              </w:rPr>
              <w:t>Maambukizi yaliyoenea ya ugonjwa hatari katika wilaya au mikoa kadhaa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446323" w14:textId="71396243" w:rsidR="00347761" w:rsidRPr="00997D17" w:rsidRDefault="00B9083D">
            <w:pPr>
              <w:pStyle w:val="ListParagraph"/>
              <w:numPr>
                <w:ilvl w:val="0"/>
                <w:numId w:val="39"/>
              </w:numPr>
              <w:jc w:val="both"/>
              <w:rPr>
                <w:sz w:val="22"/>
                <w:szCs w:val="22"/>
              </w:rPr>
            </w:pPr>
            <w:r w:rsidRPr="00997D17">
              <w:rPr>
                <w:sz w:val="22"/>
                <w:szCs w:val="22"/>
              </w:rPr>
              <w:t>Please follow all public health directives from the Ministry of Health and Disaster Management Committees.</w:t>
            </w:r>
          </w:p>
          <w:p w14:paraId="239C2A4E" w14:textId="3DC36D12" w:rsidR="00347761" w:rsidRPr="00997D17" w:rsidRDefault="00B9083D">
            <w:pPr>
              <w:pStyle w:val="ListParagraph"/>
              <w:numPr>
                <w:ilvl w:val="0"/>
                <w:numId w:val="39"/>
              </w:numPr>
              <w:jc w:val="both"/>
              <w:rPr>
                <w:sz w:val="22"/>
                <w:szCs w:val="22"/>
              </w:rPr>
            </w:pPr>
            <w:r w:rsidRPr="00997D17">
              <w:rPr>
                <w:sz w:val="22"/>
                <w:szCs w:val="22"/>
              </w:rPr>
              <w:t>Ministry of Health and the Prime Minister's Office – Disaster Management Department: coordinate the national response and advise the Government on emergency measures.</w:t>
            </w:r>
          </w:p>
          <w:p w14:paraId="390FBE17" w14:textId="570870B2" w:rsidR="00347761" w:rsidRPr="00997D17" w:rsidRDefault="00B9083D">
            <w:pPr>
              <w:pStyle w:val="ListParagraph"/>
              <w:numPr>
                <w:ilvl w:val="0"/>
                <w:numId w:val="39"/>
              </w:numPr>
              <w:jc w:val="both"/>
              <w:rPr>
                <w:sz w:val="22"/>
                <w:szCs w:val="22"/>
              </w:rPr>
            </w:pPr>
            <w:r w:rsidRPr="00997D17">
              <w:rPr>
                <w:sz w:val="22"/>
                <w:szCs w:val="22"/>
              </w:rPr>
              <w:t>Regional and District Committees: activate health emergency contingency plans.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BFC4456" w14:textId="79D83514" w:rsidR="00347761" w:rsidRPr="00997D17" w:rsidRDefault="00B9083D">
            <w:pPr>
              <w:pStyle w:val="ListParagraph"/>
              <w:numPr>
                <w:ilvl w:val="0"/>
                <w:numId w:val="39"/>
              </w:numPr>
              <w:jc w:val="both"/>
              <w:rPr>
                <w:sz w:val="22"/>
                <w:szCs w:val="22"/>
              </w:rPr>
            </w:pPr>
            <w:r w:rsidRPr="00997D17">
              <w:rPr>
                <w:sz w:val="22"/>
                <w:szCs w:val="22"/>
              </w:rPr>
              <w:t>Tafadhali fuateni maelekezo yote ya afya ya jamii kutoka Wizara ya Afya na Kamati za Usimamizi wa Maafa.</w:t>
            </w:r>
          </w:p>
          <w:p w14:paraId="07D651C4" w14:textId="20D9B950" w:rsidR="00347761" w:rsidRPr="00997D17" w:rsidRDefault="00B9083D">
            <w:pPr>
              <w:pStyle w:val="ListParagraph"/>
              <w:numPr>
                <w:ilvl w:val="0"/>
                <w:numId w:val="39"/>
              </w:numPr>
              <w:jc w:val="both"/>
              <w:rPr>
                <w:sz w:val="22"/>
                <w:szCs w:val="22"/>
              </w:rPr>
            </w:pPr>
            <w:r w:rsidRPr="00997D17">
              <w:rPr>
                <w:sz w:val="22"/>
                <w:szCs w:val="22"/>
              </w:rPr>
              <w:t>Wizara ya Afya na Ofisi ya Waziri Mkuu – Idara ya Menejimenti ya Maafa: ratibuni mwitikio wa kitaifa na toeni ushauri kwa Serikali kuhusu hatua za dharura.</w:t>
            </w:r>
          </w:p>
          <w:p w14:paraId="440B7A5C" w14:textId="5136E94D" w:rsidR="00347761" w:rsidRPr="00997D17" w:rsidRDefault="00B9083D">
            <w:pPr>
              <w:pStyle w:val="ListParagraph"/>
              <w:numPr>
                <w:ilvl w:val="0"/>
                <w:numId w:val="39"/>
              </w:numPr>
              <w:jc w:val="both"/>
              <w:rPr>
                <w:sz w:val="22"/>
                <w:szCs w:val="22"/>
              </w:rPr>
            </w:pPr>
            <w:r w:rsidRPr="00997D17">
              <w:rPr>
                <w:sz w:val="22"/>
                <w:szCs w:val="22"/>
              </w:rPr>
              <w:t>Kamati za Mikoa na Wilaya: amilisheni mipango ya dharura ya afya.</w:t>
            </w:r>
          </w:p>
        </w:tc>
      </w:tr>
      <w:tr w:rsidR="00347761" w:rsidRPr="00997D17" w14:paraId="05119C1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369E441" w14:textId="42A10F7B" w:rsidR="00347761" w:rsidRPr="00997D17" w:rsidRDefault="00B9083D">
            <w:pPr>
              <w:pStyle w:val="ListParagraph"/>
              <w:numPr>
                <w:ilvl w:val="0"/>
                <w:numId w:val="39"/>
              </w:numPr>
              <w:jc w:val="both"/>
              <w:rPr>
                <w:sz w:val="22"/>
                <w:szCs w:val="22"/>
              </w:rPr>
            </w:pPr>
            <w:r w:rsidRPr="00997D17">
              <w:rPr>
                <w:sz w:val="22"/>
                <w:szCs w:val="22"/>
              </w:rPr>
              <w:t>Any confirmed case of Ebola or Marburg, or a disease spreading rapidly with high deaths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0666B9B" w14:textId="37DBB9BA" w:rsidR="00347761" w:rsidRPr="00997D17" w:rsidRDefault="00B9083D">
            <w:pPr>
              <w:pStyle w:val="ListParagraph"/>
              <w:numPr>
                <w:ilvl w:val="0"/>
                <w:numId w:val="39"/>
              </w:numPr>
              <w:jc w:val="both"/>
              <w:rPr>
                <w:sz w:val="22"/>
                <w:szCs w:val="22"/>
              </w:rPr>
            </w:pPr>
            <w:r w:rsidRPr="00997D17">
              <w:rPr>
                <w:sz w:val="22"/>
                <w:szCs w:val="22"/>
              </w:rPr>
              <w:t>Mgonjwa yeyote aliyethibitishwa wa Ebola au Marburg, au ugonjwa unaosambaa kwa kasi na vifo vingi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43AD28F" w14:textId="0370D876" w:rsidR="00347761" w:rsidRPr="00997D17" w:rsidRDefault="00B9083D">
            <w:pPr>
              <w:pStyle w:val="ListParagraph"/>
              <w:numPr>
                <w:ilvl w:val="0"/>
                <w:numId w:val="39"/>
              </w:numPr>
              <w:jc w:val="both"/>
              <w:rPr>
                <w:sz w:val="22"/>
                <w:szCs w:val="22"/>
              </w:rPr>
            </w:pPr>
            <w:r w:rsidRPr="00997D17">
              <w:rPr>
                <w:sz w:val="22"/>
                <w:szCs w:val="22"/>
              </w:rPr>
              <w:t>If you or someone near you has fever with bleeding, vomiting or diarrhoea, please call 190 or inform health workers immediately; do not travel.</w:t>
            </w:r>
          </w:p>
          <w:p w14:paraId="2FAC62BC" w14:textId="2043105A" w:rsidR="00347761" w:rsidRPr="00997D17" w:rsidRDefault="00B9083D">
            <w:pPr>
              <w:pStyle w:val="ListParagraph"/>
              <w:numPr>
                <w:ilvl w:val="0"/>
                <w:numId w:val="39"/>
              </w:numPr>
              <w:jc w:val="both"/>
              <w:rPr>
                <w:sz w:val="22"/>
                <w:szCs w:val="22"/>
              </w:rPr>
            </w:pPr>
            <w:r w:rsidRPr="00997D17">
              <w:rPr>
                <w:sz w:val="22"/>
                <w:szCs w:val="22"/>
              </w:rPr>
              <w:t>Ministry of Health: isolate cases, trace all contacts and deploy specialist medical teams.</w:t>
            </w:r>
          </w:p>
          <w:p w14:paraId="03549546" w14:textId="47D7203D" w:rsidR="00347761" w:rsidRPr="00997D17" w:rsidRDefault="00B9083D">
            <w:pPr>
              <w:pStyle w:val="ListParagraph"/>
              <w:numPr>
                <w:ilvl w:val="0"/>
                <w:numId w:val="39"/>
              </w:numPr>
              <w:jc w:val="both"/>
              <w:rPr>
                <w:sz w:val="22"/>
                <w:szCs w:val="22"/>
              </w:rPr>
            </w:pPr>
            <w:r w:rsidRPr="00997D17">
              <w:rPr>
                <w:sz w:val="22"/>
                <w:szCs w:val="22"/>
              </w:rPr>
              <w:t>Request technical support from WHO as needed.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EF6323" w14:textId="22FCB24F" w:rsidR="00347761" w:rsidRPr="00997D17" w:rsidRDefault="00B9083D">
            <w:pPr>
              <w:pStyle w:val="ListParagraph"/>
              <w:numPr>
                <w:ilvl w:val="0"/>
                <w:numId w:val="39"/>
              </w:numPr>
              <w:jc w:val="both"/>
              <w:rPr>
                <w:sz w:val="22"/>
                <w:szCs w:val="22"/>
              </w:rPr>
            </w:pPr>
            <w:r w:rsidRPr="00997D17">
              <w:rPr>
                <w:sz w:val="22"/>
                <w:szCs w:val="22"/>
              </w:rPr>
              <w:t>Ukiwa wewe au mtu wa karibu ana homa pamoja na kutokwa damu, kutapika au kuhara, tafadhali piga 190 au wajulishe watoa huduma za afya mara moja; usisafiri.</w:t>
            </w:r>
          </w:p>
          <w:p w14:paraId="20BB2536" w14:textId="6D5CB33E" w:rsidR="00347761" w:rsidRPr="00997D17" w:rsidRDefault="00B9083D">
            <w:pPr>
              <w:pStyle w:val="ListParagraph"/>
              <w:numPr>
                <w:ilvl w:val="0"/>
                <w:numId w:val="39"/>
              </w:numPr>
              <w:jc w:val="both"/>
              <w:rPr>
                <w:sz w:val="22"/>
                <w:szCs w:val="22"/>
              </w:rPr>
            </w:pPr>
            <w:r w:rsidRPr="00997D17">
              <w:rPr>
                <w:sz w:val="22"/>
                <w:szCs w:val="22"/>
              </w:rPr>
              <w:t>Wizara ya Afya: tengeni wagonjwa, fuatilieni wote waliokutana nao na pelekeni timu za wataalamu wa tiba.</w:t>
            </w:r>
          </w:p>
          <w:p w14:paraId="468F5DE3" w14:textId="186749C6" w:rsidR="00347761" w:rsidRPr="00997D17" w:rsidRDefault="00B9083D">
            <w:pPr>
              <w:pStyle w:val="ListParagraph"/>
              <w:numPr>
                <w:ilvl w:val="0"/>
                <w:numId w:val="39"/>
              </w:numPr>
              <w:jc w:val="both"/>
              <w:rPr>
                <w:sz w:val="22"/>
                <w:szCs w:val="22"/>
              </w:rPr>
            </w:pPr>
            <w:r w:rsidRPr="00997D17">
              <w:rPr>
                <w:sz w:val="22"/>
                <w:szCs w:val="22"/>
              </w:rPr>
              <w:t>Ombeni msaada wa kitaalamu kutoka WHO inapohitajika.</w:t>
            </w:r>
          </w:p>
        </w:tc>
      </w:tr>
      <w:tr w:rsidR="00347761" w:rsidRPr="00997D17" w14:paraId="74FF6670"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F9D0069" w14:textId="261C49FF" w:rsidR="00347761" w:rsidRPr="00997D17" w:rsidRDefault="00B9083D">
            <w:pPr>
              <w:pStyle w:val="ListParagraph"/>
              <w:numPr>
                <w:ilvl w:val="0"/>
                <w:numId w:val="39"/>
              </w:numPr>
              <w:jc w:val="both"/>
              <w:rPr>
                <w:sz w:val="22"/>
                <w:szCs w:val="22"/>
              </w:rPr>
            </w:pPr>
            <w:r w:rsidRPr="00997D17">
              <w:rPr>
                <w:sz w:val="22"/>
                <w:szCs w:val="22"/>
              </w:rPr>
              <w:lastRenderedPageBreak/>
              <w:t>Health facilities overwhelmed by large numbers of patients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5257385" w14:textId="264F81C6" w:rsidR="00347761" w:rsidRPr="00997D17" w:rsidRDefault="00B9083D">
            <w:pPr>
              <w:pStyle w:val="ListParagraph"/>
              <w:numPr>
                <w:ilvl w:val="0"/>
                <w:numId w:val="39"/>
              </w:numPr>
              <w:jc w:val="both"/>
              <w:rPr>
                <w:sz w:val="22"/>
                <w:szCs w:val="22"/>
              </w:rPr>
            </w:pPr>
            <w:r w:rsidRPr="00997D17">
              <w:rPr>
                <w:sz w:val="22"/>
                <w:szCs w:val="22"/>
              </w:rPr>
              <w:t>Vituo vya afya kuzidiwa na idadi kubwa ya wagonjwa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8CD71B5" w14:textId="53323D01" w:rsidR="00347761" w:rsidRPr="00997D17" w:rsidRDefault="00B9083D">
            <w:pPr>
              <w:pStyle w:val="ListParagraph"/>
              <w:numPr>
                <w:ilvl w:val="0"/>
                <w:numId w:val="39"/>
              </w:numPr>
              <w:jc w:val="both"/>
              <w:rPr>
                <w:sz w:val="22"/>
                <w:szCs w:val="22"/>
              </w:rPr>
            </w:pPr>
            <w:r w:rsidRPr="00997D17">
              <w:rPr>
                <w:sz w:val="22"/>
                <w:szCs w:val="22"/>
              </w:rPr>
              <w:t>Please go to the facility you are directed to and follow instructions from health workers.</w:t>
            </w:r>
          </w:p>
          <w:p w14:paraId="5C901607" w14:textId="4AAA11A8" w:rsidR="00347761" w:rsidRPr="00997D17" w:rsidRDefault="00B9083D">
            <w:pPr>
              <w:pStyle w:val="ListParagraph"/>
              <w:numPr>
                <w:ilvl w:val="0"/>
                <w:numId w:val="39"/>
              </w:numPr>
              <w:jc w:val="both"/>
              <w:rPr>
                <w:sz w:val="22"/>
                <w:szCs w:val="22"/>
              </w:rPr>
            </w:pPr>
            <w:r w:rsidRPr="00997D17">
              <w:rPr>
                <w:sz w:val="22"/>
                <w:szCs w:val="22"/>
              </w:rPr>
              <w:t>Hospitals: activate surge plans and set up dedicated treatment units.</w:t>
            </w:r>
          </w:p>
          <w:p w14:paraId="1EA9EC40" w14:textId="011C589E" w:rsidR="00347761" w:rsidRPr="00997D17" w:rsidRDefault="00B9083D">
            <w:pPr>
              <w:pStyle w:val="ListParagraph"/>
              <w:numPr>
                <w:ilvl w:val="0"/>
                <w:numId w:val="39"/>
              </w:numPr>
              <w:jc w:val="both"/>
              <w:rPr>
                <w:sz w:val="22"/>
                <w:szCs w:val="22"/>
              </w:rPr>
            </w:pPr>
            <w:r w:rsidRPr="00997D17">
              <w:rPr>
                <w:sz w:val="22"/>
                <w:szCs w:val="22"/>
              </w:rPr>
              <w:t>Request JWTZ medical support through the Prime Minister's Office where needed.</w:t>
            </w:r>
          </w:p>
          <w:p w14:paraId="77D927B1" w14:textId="5079EB15" w:rsidR="00347761" w:rsidRPr="00997D17" w:rsidRDefault="00347761">
            <w:pPr>
              <w:pStyle w:val="ListParagraph"/>
              <w:numPr>
                <w:ilvl w:val="0"/>
                <w:numId w:val="3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0D4A656" w14:textId="703C75C5" w:rsidR="00347761" w:rsidRPr="00997D17" w:rsidRDefault="00B9083D">
            <w:pPr>
              <w:pStyle w:val="ListParagraph"/>
              <w:numPr>
                <w:ilvl w:val="0"/>
                <w:numId w:val="39"/>
              </w:numPr>
              <w:jc w:val="both"/>
              <w:rPr>
                <w:sz w:val="22"/>
                <w:szCs w:val="22"/>
              </w:rPr>
            </w:pPr>
            <w:r w:rsidRPr="00997D17">
              <w:rPr>
                <w:sz w:val="22"/>
                <w:szCs w:val="22"/>
              </w:rPr>
              <w:t>Tafadhali nendeni kituo mnachoelekezwa na fuateni maelekezo ya watoa huduma za afya.</w:t>
            </w:r>
          </w:p>
          <w:p w14:paraId="58FE26F4" w14:textId="520BF52A" w:rsidR="00347761" w:rsidRPr="00997D17" w:rsidRDefault="00B9083D">
            <w:pPr>
              <w:pStyle w:val="ListParagraph"/>
              <w:numPr>
                <w:ilvl w:val="0"/>
                <w:numId w:val="39"/>
              </w:numPr>
              <w:jc w:val="both"/>
              <w:rPr>
                <w:sz w:val="22"/>
                <w:szCs w:val="22"/>
              </w:rPr>
            </w:pPr>
            <w:r w:rsidRPr="00997D17">
              <w:rPr>
                <w:sz w:val="22"/>
                <w:szCs w:val="22"/>
              </w:rPr>
              <w:t>Hospitali: amilisheni mipango ya kuongeza uwezo na anzisheni vituo maalum vya matibabu.</w:t>
            </w:r>
          </w:p>
          <w:p w14:paraId="29294631" w14:textId="524BC450" w:rsidR="00347761" w:rsidRPr="00997D17" w:rsidRDefault="00B9083D">
            <w:pPr>
              <w:pStyle w:val="ListParagraph"/>
              <w:numPr>
                <w:ilvl w:val="0"/>
                <w:numId w:val="39"/>
              </w:numPr>
              <w:jc w:val="both"/>
              <w:rPr>
                <w:sz w:val="22"/>
                <w:szCs w:val="22"/>
              </w:rPr>
            </w:pPr>
            <w:r w:rsidRPr="00997D17">
              <w:rPr>
                <w:sz w:val="22"/>
                <w:szCs w:val="22"/>
              </w:rPr>
              <w:t>Ombeni msaada wa kitabibu wa JWTZ kupitia Ofisi ya Waziri Mkuu inapohitajika.</w:t>
            </w:r>
          </w:p>
          <w:p w14:paraId="2F76A0B1" w14:textId="1C7C4B3E" w:rsidR="00347761" w:rsidRPr="00997D17" w:rsidRDefault="00347761">
            <w:pPr>
              <w:pStyle w:val="ListParagraph"/>
              <w:numPr>
                <w:ilvl w:val="0"/>
                <w:numId w:val="39"/>
              </w:numPr>
              <w:jc w:val="both"/>
              <w:rPr>
                <w:sz w:val="22"/>
                <w:szCs w:val="22"/>
              </w:rPr>
            </w:pPr>
          </w:p>
        </w:tc>
      </w:tr>
      <w:tr w:rsidR="00347761" w:rsidRPr="00997D17" w14:paraId="0EEEDD3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509C31D" w14:textId="675F592C" w:rsidR="00347761" w:rsidRPr="00997D17" w:rsidRDefault="00B9083D">
            <w:pPr>
              <w:pStyle w:val="ListParagraph"/>
              <w:numPr>
                <w:ilvl w:val="0"/>
                <w:numId w:val="39"/>
              </w:numPr>
              <w:jc w:val="both"/>
              <w:rPr>
                <w:sz w:val="22"/>
                <w:szCs w:val="22"/>
              </w:rPr>
            </w:pPr>
            <w:r w:rsidRPr="00997D17">
              <w:rPr>
                <w:sz w:val="22"/>
                <w:szCs w:val="22"/>
              </w:rPr>
              <w:t>Mass-casualty event requiring emergency trauma care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28EDCB7" w14:textId="4FECCA0B" w:rsidR="00347761" w:rsidRPr="00997D17" w:rsidRDefault="00B9083D">
            <w:pPr>
              <w:pStyle w:val="ListParagraph"/>
              <w:numPr>
                <w:ilvl w:val="0"/>
                <w:numId w:val="39"/>
              </w:numPr>
              <w:jc w:val="both"/>
              <w:rPr>
                <w:sz w:val="22"/>
                <w:szCs w:val="22"/>
              </w:rPr>
            </w:pPr>
            <w:r w:rsidRPr="00997D17">
              <w:rPr>
                <w:sz w:val="22"/>
                <w:szCs w:val="22"/>
              </w:rPr>
              <w:t>Tukio la majeruhi wengi linalohitaji huduma za dharura za majeraha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DB646A1" w14:textId="4A0FF8C3" w:rsidR="00347761" w:rsidRPr="00997D17" w:rsidRDefault="00B9083D">
            <w:pPr>
              <w:pStyle w:val="ListParagraph"/>
              <w:numPr>
                <w:ilvl w:val="0"/>
                <w:numId w:val="39"/>
              </w:numPr>
              <w:jc w:val="both"/>
              <w:rPr>
                <w:sz w:val="22"/>
                <w:szCs w:val="22"/>
              </w:rPr>
            </w:pPr>
            <w:r w:rsidRPr="00997D17">
              <w:rPr>
                <w:sz w:val="22"/>
                <w:szCs w:val="22"/>
              </w:rPr>
              <w:t>Please keep roads to hospitals clear and avoid crowding at the scene.</w:t>
            </w:r>
          </w:p>
          <w:p w14:paraId="74C04269" w14:textId="32DC6E71" w:rsidR="00347761" w:rsidRPr="00997D17" w:rsidRDefault="00B9083D">
            <w:pPr>
              <w:pStyle w:val="ListParagraph"/>
              <w:numPr>
                <w:ilvl w:val="0"/>
                <w:numId w:val="39"/>
              </w:numPr>
              <w:jc w:val="both"/>
              <w:rPr>
                <w:sz w:val="22"/>
                <w:szCs w:val="22"/>
              </w:rPr>
            </w:pPr>
            <w:r w:rsidRPr="00997D17">
              <w:rPr>
                <w:sz w:val="22"/>
                <w:szCs w:val="22"/>
              </w:rPr>
              <w:t>Hospitals: activate mass-casualty plans and triage.</w:t>
            </w:r>
          </w:p>
          <w:p w14:paraId="0EC0B1A1" w14:textId="1D2A3753" w:rsidR="00347761" w:rsidRPr="00997D17" w:rsidRDefault="00B9083D">
            <w:pPr>
              <w:pStyle w:val="ListParagraph"/>
              <w:numPr>
                <w:ilvl w:val="0"/>
                <w:numId w:val="39"/>
              </w:numPr>
              <w:jc w:val="both"/>
              <w:rPr>
                <w:sz w:val="22"/>
                <w:szCs w:val="22"/>
              </w:rPr>
            </w:pPr>
            <w:r w:rsidRPr="00997D17">
              <w:rPr>
                <w:sz w:val="22"/>
                <w:szCs w:val="22"/>
              </w:rPr>
              <w:t>Fire and Rescue Force, the Police Force and the Red Cross: support rescue and emergency transport.</w:t>
            </w:r>
          </w:p>
          <w:p w14:paraId="116B2E28" w14:textId="49D9A568" w:rsidR="00347761" w:rsidRPr="00997D17" w:rsidRDefault="00347761">
            <w:pPr>
              <w:pStyle w:val="ListParagraph"/>
              <w:numPr>
                <w:ilvl w:val="0"/>
                <w:numId w:val="3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7D65EA4" w14:textId="7507EA03" w:rsidR="00347761" w:rsidRPr="00997D17" w:rsidRDefault="00B9083D">
            <w:pPr>
              <w:pStyle w:val="ListParagraph"/>
              <w:numPr>
                <w:ilvl w:val="0"/>
                <w:numId w:val="39"/>
              </w:numPr>
              <w:jc w:val="both"/>
              <w:rPr>
                <w:sz w:val="22"/>
                <w:szCs w:val="22"/>
              </w:rPr>
            </w:pPr>
            <w:r w:rsidRPr="00997D17">
              <w:rPr>
                <w:sz w:val="22"/>
                <w:szCs w:val="22"/>
              </w:rPr>
              <w:t>Tafadhali achieni wazi barabara za kwenda hospitali na epukeni kujazana eneo la tukio.</w:t>
            </w:r>
          </w:p>
          <w:p w14:paraId="55F99690" w14:textId="4041C1C4" w:rsidR="00347761" w:rsidRPr="00997D17" w:rsidRDefault="00B9083D">
            <w:pPr>
              <w:pStyle w:val="ListParagraph"/>
              <w:numPr>
                <w:ilvl w:val="0"/>
                <w:numId w:val="39"/>
              </w:numPr>
              <w:jc w:val="both"/>
              <w:rPr>
                <w:sz w:val="22"/>
                <w:szCs w:val="22"/>
              </w:rPr>
            </w:pPr>
            <w:r w:rsidRPr="00997D17">
              <w:rPr>
                <w:sz w:val="22"/>
                <w:szCs w:val="22"/>
              </w:rPr>
              <w:t>Hospitali: amilisheni mipango ya kupokea majeruhi wengi na upangaji wa wagonjwa kwa kipaumbele.</w:t>
            </w:r>
          </w:p>
          <w:p w14:paraId="6311FC1C" w14:textId="3E00FE43" w:rsidR="00347761" w:rsidRPr="00997D17" w:rsidRDefault="00B9083D">
            <w:pPr>
              <w:pStyle w:val="ListParagraph"/>
              <w:numPr>
                <w:ilvl w:val="0"/>
                <w:numId w:val="39"/>
              </w:numPr>
              <w:jc w:val="both"/>
              <w:rPr>
                <w:sz w:val="22"/>
                <w:szCs w:val="22"/>
              </w:rPr>
            </w:pPr>
            <w:r w:rsidRPr="00997D17">
              <w:rPr>
                <w:sz w:val="22"/>
                <w:szCs w:val="22"/>
              </w:rPr>
              <w:t>Jeshi la Zimamoto na Uokoaji, Jeshi la Polisi na Chama cha Msalaba Mwekundu: saidieni uokoaji na usafiri wa dharura.</w:t>
            </w:r>
          </w:p>
          <w:p w14:paraId="4401AA4B" w14:textId="41EC3684" w:rsidR="00347761" w:rsidRPr="00997D17" w:rsidRDefault="00347761">
            <w:pPr>
              <w:pStyle w:val="ListParagraph"/>
              <w:numPr>
                <w:ilvl w:val="0"/>
                <w:numId w:val="39"/>
              </w:numPr>
              <w:jc w:val="both"/>
              <w:rPr>
                <w:sz w:val="22"/>
                <w:szCs w:val="22"/>
              </w:rPr>
            </w:pPr>
          </w:p>
        </w:tc>
      </w:tr>
      <w:tr w:rsidR="00347761" w:rsidRPr="00997D17" w14:paraId="50B4958C"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CA90B8C" w14:textId="1DF44078" w:rsidR="00347761" w:rsidRPr="00997D17" w:rsidRDefault="00B9083D">
            <w:pPr>
              <w:pStyle w:val="ListParagraph"/>
              <w:numPr>
                <w:ilvl w:val="0"/>
                <w:numId w:val="39"/>
              </w:numPr>
              <w:jc w:val="both"/>
              <w:rPr>
                <w:sz w:val="22"/>
                <w:szCs w:val="22"/>
              </w:rPr>
            </w:pPr>
            <w:r w:rsidRPr="00997D17">
              <w:rPr>
                <w:sz w:val="22"/>
                <w:szCs w:val="22"/>
              </w:rPr>
              <w:lastRenderedPageBreak/>
              <w:t>Many deaths requiring safe and dignified burial</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C2CFD21" w14:textId="3E59FF41" w:rsidR="00347761" w:rsidRPr="00997D17" w:rsidRDefault="00B9083D">
            <w:pPr>
              <w:pStyle w:val="ListParagraph"/>
              <w:numPr>
                <w:ilvl w:val="0"/>
                <w:numId w:val="39"/>
              </w:numPr>
              <w:jc w:val="both"/>
              <w:rPr>
                <w:sz w:val="22"/>
                <w:szCs w:val="22"/>
              </w:rPr>
            </w:pPr>
            <w:r w:rsidRPr="00997D17">
              <w:rPr>
                <w:sz w:val="22"/>
                <w:szCs w:val="22"/>
              </w:rPr>
              <w:t>Vifo vingi vinavyohitaji maziko salama na ya heshima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4F7E42E" w14:textId="1DA23B47" w:rsidR="00347761" w:rsidRPr="00997D17" w:rsidRDefault="00B9083D">
            <w:pPr>
              <w:pStyle w:val="ListParagraph"/>
              <w:numPr>
                <w:ilvl w:val="0"/>
                <w:numId w:val="39"/>
              </w:numPr>
              <w:jc w:val="both"/>
              <w:rPr>
                <w:sz w:val="22"/>
                <w:szCs w:val="22"/>
              </w:rPr>
            </w:pPr>
            <w:r w:rsidRPr="00997D17">
              <w:rPr>
                <w:sz w:val="22"/>
                <w:szCs w:val="22"/>
              </w:rPr>
              <w:t>Families: please follow burial guidance from health workers.</w:t>
            </w:r>
          </w:p>
          <w:p w14:paraId="14F9A908" w14:textId="7CEEA2BF" w:rsidR="00347761" w:rsidRPr="00997D17" w:rsidRDefault="00B9083D">
            <w:pPr>
              <w:pStyle w:val="ListParagraph"/>
              <w:numPr>
                <w:ilvl w:val="0"/>
                <w:numId w:val="39"/>
              </w:numPr>
              <w:jc w:val="both"/>
              <w:rPr>
                <w:sz w:val="22"/>
                <w:szCs w:val="22"/>
              </w:rPr>
            </w:pPr>
            <w:r w:rsidRPr="00997D17">
              <w:rPr>
                <w:sz w:val="22"/>
                <w:szCs w:val="22"/>
              </w:rPr>
              <w:t>Trained burial teams: conduct safe and dignified burials with religious leaders.</w:t>
            </w:r>
          </w:p>
          <w:p w14:paraId="48D65619" w14:textId="48B3F489" w:rsidR="00347761" w:rsidRPr="00997D17" w:rsidRDefault="00B9083D">
            <w:pPr>
              <w:pStyle w:val="ListParagraph"/>
              <w:numPr>
                <w:ilvl w:val="0"/>
                <w:numId w:val="39"/>
              </w:numPr>
              <w:jc w:val="both"/>
              <w:rPr>
                <w:sz w:val="22"/>
                <w:szCs w:val="22"/>
              </w:rPr>
            </w:pPr>
            <w:r w:rsidRPr="00997D17">
              <w:rPr>
                <w:sz w:val="22"/>
                <w:szCs w:val="22"/>
              </w:rPr>
              <w:t>District Committees: provide psychosocial support to bereaved families.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61B1CDC7" w14:textId="3AB9023D" w:rsidR="00347761" w:rsidRPr="00997D17" w:rsidRDefault="00B9083D">
            <w:pPr>
              <w:pStyle w:val="ListParagraph"/>
              <w:numPr>
                <w:ilvl w:val="0"/>
                <w:numId w:val="39"/>
              </w:numPr>
              <w:jc w:val="both"/>
              <w:rPr>
                <w:sz w:val="22"/>
                <w:szCs w:val="22"/>
              </w:rPr>
            </w:pPr>
            <w:r w:rsidRPr="00997D17">
              <w:rPr>
                <w:sz w:val="22"/>
                <w:szCs w:val="22"/>
              </w:rPr>
              <w:t>Familia: tafadhali fuateni maelekezo ya maziko kutoka kwa watoa huduma za afya.</w:t>
            </w:r>
          </w:p>
          <w:p w14:paraId="7D303D2E" w14:textId="63418347" w:rsidR="00347761" w:rsidRPr="00997D17" w:rsidRDefault="00B9083D">
            <w:pPr>
              <w:pStyle w:val="ListParagraph"/>
              <w:numPr>
                <w:ilvl w:val="0"/>
                <w:numId w:val="39"/>
              </w:numPr>
              <w:jc w:val="both"/>
              <w:rPr>
                <w:sz w:val="22"/>
                <w:szCs w:val="22"/>
              </w:rPr>
            </w:pPr>
            <w:r w:rsidRPr="00997D17">
              <w:rPr>
                <w:sz w:val="22"/>
                <w:szCs w:val="22"/>
              </w:rPr>
              <w:t>Timu za maziko zilizofunzwa: fanyeni maziko salama na ya heshima kwa kushirikiana na viongozi wa dini.</w:t>
            </w:r>
          </w:p>
          <w:p w14:paraId="3EA81183" w14:textId="79DDCB73" w:rsidR="00347761" w:rsidRPr="00997D17" w:rsidRDefault="00B9083D">
            <w:pPr>
              <w:pStyle w:val="ListParagraph"/>
              <w:numPr>
                <w:ilvl w:val="0"/>
                <w:numId w:val="39"/>
              </w:numPr>
              <w:jc w:val="both"/>
              <w:rPr>
                <w:sz w:val="22"/>
                <w:szCs w:val="22"/>
              </w:rPr>
            </w:pPr>
            <w:r w:rsidRPr="00997D17">
              <w:rPr>
                <w:sz w:val="22"/>
                <w:szCs w:val="22"/>
              </w:rPr>
              <w:t>Kamati za Wilaya: toeni msaada wa kisaikolojia kwa familia zilizofiwa.</w:t>
            </w:r>
          </w:p>
        </w:tc>
      </w:tr>
      <w:tr w:rsidR="00347761" w:rsidRPr="000343A2" w14:paraId="1B329A9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D9F639" w14:textId="4CD2F3A3" w:rsidR="00347761" w:rsidRPr="00997D17" w:rsidRDefault="00B9083D">
            <w:pPr>
              <w:pStyle w:val="ListParagraph"/>
              <w:numPr>
                <w:ilvl w:val="0"/>
                <w:numId w:val="39"/>
              </w:numPr>
              <w:jc w:val="both"/>
              <w:rPr>
                <w:sz w:val="22"/>
                <w:szCs w:val="22"/>
              </w:rPr>
            </w:pPr>
            <w:r w:rsidRPr="00997D17">
              <w:rPr>
                <w:sz w:val="22"/>
                <w:szCs w:val="22"/>
              </w:rPr>
              <w:t>Event of international concern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6C7C4CB" w14:textId="53D98D9A" w:rsidR="00347761" w:rsidRPr="00997D17" w:rsidRDefault="00B9083D">
            <w:pPr>
              <w:pStyle w:val="ListParagraph"/>
              <w:numPr>
                <w:ilvl w:val="0"/>
                <w:numId w:val="39"/>
              </w:numPr>
              <w:jc w:val="both"/>
              <w:rPr>
                <w:sz w:val="22"/>
                <w:szCs w:val="22"/>
              </w:rPr>
            </w:pPr>
            <w:r w:rsidRPr="00997D17">
              <w:rPr>
                <w:sz w:val="22"/>
                <w:szCs w:val="22"/>
              </w:rPr>
              <w:t>Tukio lenye umuhimu wa kimataifa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D582A7" w14:textId="7650F085" w:rsidR="00347761" w:rsidRPr="00997D17" w:rsidRDefault="00B9083D">
            <w:pPr>
              <w:pStyle w:val="ListParagraph"/>
              <w:numPr>
                <w:ilvl w:val="0"/>
                <w:numId w:val="39"/>
              </w:numPr>
              <w:jc w:val="both"/>
              <w:rPr>
                <w:sz w:val="22"/>
                <w:szCs w:val="22"/>
              </w:rPr>
            </w:pPr>
            <w:r w:rsidRPr="00997D17">
              <w:rPr>
                <w:sz w:val="22"/>
                <w:szCs w:val="22"/>
              </w:rPr>
              <w:t>Ministry of Health (IHR National Focal Point): notify WHO within 24 hours and share regular situation reports.</w:t>
            </w:r>
          </w:p>
          <w:p w14:paraId="42021184" w14:textId="0E13DE11" w:rsidR="00347761" w:rsidRPr="00997D17" w:rsidRDefault="00B9083D">
            <w:pPr>
              <w:pStyle w:val="ListParagraph"/>
              <w:numPr>
                <w:ilvl w:val="0"/>
                <w:numId w:val="39"/>
              </w:numPr>
              <w:jc w:val="both"/>
              <w:rPr>
                <w:sz w:val="22"/>
                <w:szCs w:val="22"/>
              </w:rPr>
            </w:pPr>
            <w:r w:rsidRPr="00997D17">
              <w:rPr>
                <w:sz w:val="22"/>
                <w:szCs w:val="22"/>
              </w:rPr>
              <w:t>Coordinate with the East African Community, SADC and Africa CDC.</w:t>
            </w:r>
          </w:p>
          <w:p w14:paraId="6466CE6A" w14:textId="0ED39A78" w:rsidR="00347761" w:rsidRPr="00997D17" w:rsidRDefault="00347761">
            <w:pPr>
              <w:pStyle w:val="ListParagraph"/>
              <w:numPr>
                <w:ilvl w:val="0"/>
                <w:numId w:val="3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709B410" w14:textId="66D9B96B" w:rsidR="00347761" w:rsidRPr="00997D17" w:rsidRDefault="00B9083D">
            <w:pPr>
              <w:pStyle w:val="ListParagraph"/>
              <w:numPr>
                <w:ilvl w:val="0"/>
                <w:numId w:val="39"/>
              </w:numPr>
              <w:jc w:val="both"/>
              <w:rPr>
                <w:sz w:val="22"/>
                <w:szCs w:val="22"/>
              </w:rPr>
            </w:pPr>
            <w:r w:rsidRPr="00997D17">
              <w:rPr>
                <w:sz w:val="22"/>
                <w:szCs w:val="22"/>
              </w:rPr>
              <w:t>Wizara ya Afya (Kituo cha Kitaifa cha IHR): toeni taarifa WHO ndani ya saa 24 na shirikisheni taarifa za hali mara kwa mara.</w:t>
            </w:r>
          </w:p>
          <w:p w14:paraId="2A4DB7CF" w14:textId="27FB42DA" w:rsidR="00347761" w:rsidRPr="00997D17" w:rsidRDefault="00B9083D">
            <w:pPr>
              <w:pStyle w:val="ListParagraph"/>
              <w:numPr>
                <w:ilvl w:val="0"/>
                <w:numId w:val="39"/>
              </w:numPr>
              <w:jc w:val="both"/>
              <w:rPr>
                <w:sz w:val="22"/>
                <w:szCs w:val="22"/>
                <w:lang w:val="sv-SE"/>
              </w:rPr>
            </w:pPr>
            <w:r w:rsidRPr="00997D17">
              <w:rPr>
                <w:sz w:val="22"/>
                <w:szCs w:val="22"/>
                <w:lang w:val="sv-SE"/>
              </w:rPr>
              <w:t>Ratibuni na Jumuiya ya Afrika Mashariki, SADC na Africa CDC.</w:t>
            </w:r>
          </w:p>
          <w:p w14:paraId="02914C8E" w14:textId="5D2E3B43" w:rsidR="00347761" w:rsidRPr="00997D17" w:rsidRDefault="00347761">
            <w:pPr>
              <w:pStyle w:val="ListParagraph"/>
              <w:numPr>
                <w:ilvl w:val="0"/>
                <w:numId w:val="39"/>
              </w:numPr>
              <w:jc w:val="both"/>
              <w:rPr>
                <w:sz w:val="22"/>
                <w:szCs w:val="22"/>
                <w:lang w:val="sv-SE"/>
              </w:rPr>
            </w:pPr>
          </w:p>
        </w:tc>
      </w:tr>
      <w:tr w:rsidR="00347761" w:rsidRPr="00997D17" w14:paraId="7612C592"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F612C68" w14:textId="51A45547" w:rsidR="00347761" w:rsidRPr="00997D17" w:rsidRDefault="00B9083D">
            <w:pPr>
              <w:pStyle w:val="ListParagraph"/>
              <w:numPr>
                <w:ilvl w:val="0"/>
                <w:numId w:val="39"/>
              </w:numPr>
              <w:jc w:val="both"/>
              <w:rPr>
                <w:sz w:val="22"/>
                <w:szCs w:val="22"/>
              </w:rPr>
            </w:pPr>
            <w:r w:rsidRPr="00997D17">
              <w:rPr>
                <w:sz w:val="22"/>
                <w:szCs w:val="22"/>
              </w:rPr>
              <w:lastRenderedPageBreak/>
              <w:t>Severe malnutrition among children</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DF1804D" w14:textId="286859C3" w:rsidR="00347761" w:rsidRPr="00997D17" w:rsidRDefault="00B9083D">
            <w:pPr>
              <w:pStyle w:val="ListParagraph"/>
              <w:numPr>
                <w:ilvl w:val="0"/>
                <w:numId w:val="39"/>
              </w:numPr>
              <w:jc w:val="both"/>
              <w:rPr>
                <w:sz w:val="22"/>
                <w:szCs w:val="22"/>
              </w:rPr>
            </w:pPr>
            <w:r w:rsidRPr="00997D17">
              <w:rPr>
                <w:sz w:val="22"/>
                <w:szCs w:val="22"/>
              </w:rPr>
              <w:t>Utapiamlo mkali kwa watoto</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4D3E0D1" w14:textId="62A1912D" w:rsidR="00347761" w:rsidRPr="00997D17" w:rsidRDefault="00B9083D">
            <w:pPr>
              <w:pStyle w:val="ListParagraph"/>
              <w:numPr>
                <w:ilvl w:val="0"/>
                <w:numId w:val="39"/>
              </w:numPr>
              <w:jc w:val="both"/>
              <w:rPr>
                <w:sz w:val="22"/>
                <w:szCs w:val="22"/>
              </w:rPr>
            </w:pPr>
            <w:r w:rsidRPr="00997D17">
              <w:rPr>
                <w:sz w:val="22"/>
                <w:szCs w:val="22"/>
              </w:rPr>
              <w:t>Parents: please take thin or weak children to the nearest health facility.</w:t>
            </w:r>
          </w:p>
          <w:p w14:paraId="0F647969" w14:textId="42060FF9" w:rsidR="00347761" w:rsidRPr="00997D17" w:rsidRDefault="00B9083D">
            <w:pPr>
              <w:pStyle w:val="ListParagraph"/>
              <w:numPr>
                <w:ilvl w:val="0"/>
                <w:numId w:val="39"/>
              </w:numPr>
              <w:jc w:val="both"/>
              <w:rPr>
                <w:sz w:val="22"/>
                <w:szCs w:val="22"/>
              </w:rPr>
            </w:pPr>
            <w:r w:rsidRPr="00997D17">
              <w:rPr>
                <w:sz w:val="22"/>
                <w:szCs w:val="22"/>
              </w:rPr>
              <w:t>Continue breastfeeding infants.</w:t>
            </w:r>
          </w:p>
          <w:p w14:paraId="1C926F90" w14:textId="6CD2DBC4" w:rsidR="00347761" w:rsidRPr="00997D17" w:rsidRDefault="00B9083D">
            <w:pPr>
              <w:pStyle w:val="ListParagraph"/>
              <w:numPr>
                <w:ilvl w:val="0"/>
                <w:numId w:val="39"/>
              </w:numPr>
              <w:jc w:val="both"/>
              <w:rPr>
                <w:sz w:val="22"/>
                <w:szCs w:val="22"/>
              </w:rPr>
            </w:pPr>
            <w:r w:rsidRPr="00997D17">
              <w:rPr>
                <w:sz w:val="22"/>
                <w:szCs w:val="22"/>
              </w:rPr>
              <w:t>Health workers: screen and treat children with severe malnutrition.</w:t>
            </w:r>
          </w:p>
          <w:p w14:paraId="6AD854C0" w14:textId="111AB7DE" w:rsidR="00347761" w:rsidRPr="00997D17" w:rsidRDefault="00347761">
            <w:pPr>
              <w:pStyle w:val="ListParagraph"/>
              <w:numPr>
                <w:ilvl w:val="0"/>
                <w:numId w:val="3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8382850" w14:textId="490C6A48" w:rsidR="00347761" w:rsidRPr="00997D17" w:rsidRDefault="00B9083D">
            <w:pPr>
              <w:pStyle w:val="ListParagraph"/>
              <w:numPr>
                <w:ilvl w:val="0"/>
                <w:numId w:val="39"/>
              </w:numPr>
              <w:jc w:val="both"/>
              <w:rPr>
                <w:sz w:val="22"/>
                <w:szCs w:val="22"/>
              </w:rPr>
            </w:pPr>
            <w:r w:rsidRPr="00997D17">
              <w:rPr>
                <w:sz w:val="22"/>
                <w:szCs w:val="22"/>
              </w:rPr>
              <w:t>Wazazi: tafadhali wapelekeni watoto waliokonda au dhaifu kituo cha afya kilicho karibu.</w:t>
            </w:r>
          </w:p>
          <w:p w14:paraId="6D6F4187" w14:textId="5B8F835F" w:rsidR="00347761" w:rsidRPr="00997D17" w:rsidRDefault="00B9083D">
            <w:pPr>
              <w:pStyle w:val="ListParagraph"/>
              <w:numPr>
                <w:ilvl w:val="0"/>
                <w:numId w:val="39"/>
              </w:numPr>
              <w:jc w:val="both"/>
              <w:rPr>
                <w:sz w:val="22"/>
                <w:szCs w:val="22"/>
              </w:rPr>
            </w:pPr>
            <w:r w:rsidRPr="00997D17">
              <w:rPr>
                <w:sz w:val="22"/>
                <w:szCs w:val="22"/>
              </w:rPr>
              <w:t>Endeleeni kunyonyesha watoto wachanga.</w:t>
            </w:r>
          </w:p>
          <w:p w14:paraId="6031C849" w14:textId="11519C90" w:rsidR="00347761" w:rsidRPr="00997D17" w:rsidRDefault="00B9083D">
            <w:pPr>
              <w:pStyle w:val="ListParagraph"/>
              <w:numPr>
                <w:ilvl w:val="0"/>
                <w:numId w:val="39"/>
              </w:numPr>
              <w:jc w:val="both"/>
              <w:rPr>
                <w:sz w:val="22"/>
                <w:szCs w:val="22"/>
              </w:rPr>
            </w:pPr>
            <w:r w:rsidRPr="00997D17">
              <w:rPr>
                <w:sz w:val="22"/>
                <w:szCs w:val="22"/>
              </w:rPr>
              <w:t>Watoa huduma za afya: fanyeni uchunguzi na tibuni watoto wenye utapiamlo mkali.</w:t>
            </w:r>
          </w:p>
          <w:p w14:paraId="7B0E7E5E" w14:textId="1BB2225D" w:rsidR="00347761" w:rsidRPr="00997D17" w:rsidRDefault="00347761">
            <w:pPr>
              <w:pStyle w:val="ListParagraph"/>
              <w:numPr>
                <w:ilvl w:val="0"/>
                <w:numId w:val="39"/>
              </w:numPr>
              <w:jc w:val="both"/>
              <w:rPr>
                <w:sz w:val="22"/>
                <w:szCs w:val="22"/>
              </w:rPr>
            </w:pPr>
          </w:p>
        </w:tc>
      </w:tr>
      <w:tr w:rsidR="00347761" w:rsidRPr="00997D17" w14:paraId="2715CB24"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3261C2" w14:textId="1BDD0176" w:rsidR="00347761" w:rsidRPr="00997D17" w:rsidRDefault="00B9083D">
            <w:pPr>
              <w:pStyle w:val="ListParagraph"/>
              <w:numPr>
                <w:ilvl w:val="0"/>
                <w:numId w:val="39"/>
              </w:numPr>
              <w:jc w:val="both"/>
              <w:rPr>
                <w:sz w:val="22"/>
                <w:szCs w:val="22"/>
              </w:rPr>
            </w:pPr>
            <w:r w:rsidRPr="00997D17">
              <w:rPr>
                <w:sz w:val="22"/>
                <w:szCs w:val="22"/>
              </w:rPr>
              <w:t>Risks to mothers and newborns during the emergency</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CDD22B9" w14:textId="088DBDC6" w:rsidR="00347761" w:rsidRPr="00997D17" w:rsidRDefault="00B9083D">
            <w:pPr>
              <w:pStyle w:val="ListParagraph"/>
              <w:numPr>
                <w:ilvl w:val="0"/>
                <w:numId w:val="39"/>
              </w:numPr>
              <w:jc w:val="both"/>
              <w:rPr>
                <w:sz w:val="22"/>
                <w:szCs w:val="22"/>
                <w:lang w:val="sv-SE"/>
              </w:rPr>
            </w:pPr>
            <w:r w:rsidRPr="00997D17">
              <w:rPr>
                <w:sz w:val="22"/>
                <w:szCs w:val="22"/>
                <w:lang w:val="sv-SE"/>
              </w:rPr>
              <w:t>Hatari kwa akina mama na watoto wachanga wakati wa dharura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A89E57B" w14:textId="40B6075B" w:rsidR="00347761" w:rsidRPr="00997D17" w:rsidRDefault="00B9083D">
            <w:pPr>
              <w:pStyle w:val="ListParagraph"/>
              <w:numPr>
                <w:ilvl w:val="0"/>
                <w:numId w:val="39"/>
              </w:numPr>
              <w:jc w:val="both"/>
              <w:rPr>
                <w:sz w:val="22"/>
                <w:szCs w:val="22"/>
              </w:rPr>
            </w:pPr>
            <w:r w:rsidRPr="00997D17">
              <w:rPr>
                <w:sz w:val="22"/>
                <w:szCs w:val="22"/>
              </w:rPr>
              <w:t>Pregnant women: please continue antenatal visits and deliver at a health facility.</w:t>
            </w:r>
          </w:p>
          <w:p w14:paraId="57356418" w14:textId="4EB4240F" w:rsidR="00347761" w:rsidRPr="00997D17" w:rsidRDefault="00B9083D">
            <w:pPr>
              <w:pStyle w:val="ListParagraph"/>
              <w:numPr>
                <w:ilvl w:val="0"/>
                <w:numId w:val="39"/>
              </w:numPr>
              <w:jc w:val="both"/>
              <w:rPr>
                <w:sz w:val="22"/>
                <w:szCs w:val="22"/>
              </w:rPr>
            </w:pPr>
            <w:r w:rsidRPr="00997D17">
              <w:rPr>
                <w:sz w:val="22"/>
                <w:szCs w:val="22"/>
              </w:rPr>
              <w:t>Health facilities: keep emergency obstetric and newborn care running.</w:t>
            </w:r>
          </w:p>
          <w:p w14:paraId="1359B13B" w14:textId="3F11D82C" w:rsidR="00347761" w:rsidRPr="00997D17" w:rsidRDefault="00347761">
            <w:pPr>
              <w:pStyle w:val="ListParagraph"/>
              <w:numPr>
                <w:ilvl w:val="0"/>
                <w:numId w:val="3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2F0D390" w14:textId="2A9EDA51" w:rsidR="00347761" w:rsidRPr="00997D17" w:rsidRDefault="00B9083D">
            <w:pPr>
              <w:pStyle w:val="ListParagraph"/>
              <w:numPr>
                <w:ilvl w:val="0"/>
                <w:numId w:val="39"/>
              </w:numPr>
              <w:jc w:val="both"/>
              <w:rPr>
                <w:sz w:val="22"/>
                <w:szCs w:val="22"/>
              </w:rPr>
            </w:pPr>
            <w:r w:rsidRPr="00997D17">
              <w:rPr>
                <w:sz w:val="22"/>
                <w:szCs w:val="22"/>
              </w:rPr>
              <w:t>Wajawazito: tafadhali endeleeni na kliniki na mjifungulie kituo cha afya.</w:t>
            </w:r>
          </w:p>
          <w:p w14:paraId="1BF11ED2" w14:textId="07B84B2E" w:rsidR="00347761" w:rsidRPr="00997D17" w:rsidRDefault="00B9083D">
            <w:pPr>
              <w:pStyle w:val="ListParagraph"/>
              <w:numPr>
                <w:ilvl w:val="0"/>
                <w:numId w:val="39"/>
              </w:numPr>
              <w:jc w:val="both"/>
              <w:rPr>
                <w:sz w:val="22"/>
                <w:szCs w:val="22"/>
              </w:rPr>
            </w:pPr>
            <w:r w:rsidRPr="00997D17">
              <w:rPr>
                <w:sz w:val="22"/>
                <w:szCs w:val="22"/>
              </w:rPr>
              <w:t>Vituo vya afya: endelezeni huduma za dharura za uzazi na watoto wachanga.</w:t>
            </w:r>
          </w:p>
          <w:p w14:paraId="27028785" w14:textId="63CC53BC" w:rsidR="00347761" w:rsidRPr="00997D17" w:rsidRDefault="00347761">
            <w:pPr>
              <w:pStyle w:val="ListParagraph"/>
              <w:numPr>
                <w:ilvl w:val="0"/>
                <w:numId w:val="39"/>
              </w:numPr>
              <w:jc w:val="both"/>
              <w:rPr>
                <w:sz w:val="22"/>
                <w:szCs w:val="22"/>
              </w:rPr>
            </w:pPr>
          </w:p>
        </w:tc>
      </w:tr>
      <w:tr w:rsidR="00347761" w:rsidRPr="00997D17" w14:paraId="6FCCB19B"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A1EE50B" w14:textId="30B52C63" w:rsidR="00347761" w:rsidRPr="00997D17" w:rsidRDefault="00B9083D">
            <w:pPr>
              <w:pStyle w:val="ListParagraph"/>
              <w:numPr>
                <w:ilvl w:val="0"/>
                <w:numId w:val="39"/>
              </w:numPr>
              <w:jc w:val="both"/>
              <w:rPr>
                <w:sz w:val="22"/>
                <w:szCs w:val="22"/>
              </w:rPr>
            </w:pPr>
            <w:r w:rsidRPr="00997D17">
              <w:rPr>
                <w:sz w:val="22"/>
                <w:szCs w:val="22"/>
              </w:rPr>
              <w:t>Distress among survivors, bereaved families and health workers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E459CFA" w14:textId="3174AAAE" w:rsidR="00347761" w:rsidRPr="00997D17" w:rsidRDefault="00B9083D">
            <w:pPr>
              <w:pStyle w:val="ListParagraph"/>
              <w:numPr>
                <w:ilvl w:val="0"/>
                <w:numId w:val="39"/>
              </w:numPr>
              <w:jc w:val="both"/>
              <w:rPr>
                <w:sz w:val="22"/>
                <w:szCs w:val="22"/>
              </w:rPr>
            </w:pPr>
            <w:r w:rsidRPr="00997D17">
              <w:rPr>
                <w:sz w:val="22"/>
                <w:szCs w:val="22"/>
              </w:rPr>
              <w:t>Msongo wa mawazo kwa manusura, familia zilizofiwa na watoa huduma za afya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FA415B0" w14:textId="63C4B172" w:rsidR="00347761" w:rsidRPr="00997D17" w:rsidRDefault="00B9083D">
            <w:pPr>
              <w:pStyle w:val="ListParagraph"/>
              <w:numPr>
                <w:ilvl w:val="0"/>
                <w:numId w:val="39"/>
              </w:numPr>
              <w:jc w:val="both"/>
              <w:rPr>
                <w:sz w:val="22"/>
                <w:szCs w:val="22"/>
              </w:rPr>
            </w:pPr>
            <w:r w:rsidRPr="00997D17">
              <w:rPr>
                <w:sz w:val="22"/>
                <w:szCs w:val="22"/>
              </w:rPr>
              <w:t>Please support neighbours who have lost family members.</w:t>
            </w:r>
          </w:p>
          <w:p w14:paraId="44E0C5DF" w14:textId="04FED396" w:rsidR="00347761" w:rsidRPr="00997D17" w:rsidRDefault="00B9083D">
            <w:pPr>
              <w:pStyle w:val="ListParagraph"/>
              <w:numPr>
                <w:ilvl w:val="0"/>
                <w:numId w:val="39"/>
              </w:numPr>
              <w:jc w:val="both"/>
              <w:rPr>
                <w:sz w:val="22"/>
                <w:szCs w:val="22"/>
              </w:rPr>
            </w:pPr>
            <w:r w:rsidRPr="00997D17">
              <w:rPr>
                <w:sz w:val="22"/>
                <w:szCs w:val="22"/>
              </w:rPr>
              <w:t>Ministry responsible for social welfare and the Red Cross: provide psychosocial support.</w:t>
            </w:r>
          </w:p>
          <w:p w14:paraId="67569110" w14:textId="1A946D01" w:rsidR="00347761" w:rsidRPr="00997D17" w:rsidRDefault="00347761">
            <w:pPr>
              <w:pStyle w:val="ListParagraph"/>
              <w:numPr>
                <w:ilvl w:val="0"/>
                <w:numId w:val="3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F0803F3" w14:textId="4B267F20" w:rsidR="00347761" w:rsidRPr="00997D17" w:rsidRDefault="00B9083D">
            <w:pPr>
              <w:pStyle w:val="ListParagraph"/>
              <w:numPr>
                <w:ilvl w:val="0"/>
                <w:numId w:val="39"/>
              </w:numPr>
              <w:jc w:val="both"/>
              <w:rPr>
                <w:sz w:val="22"/>
                <w:szCs w:val="22"/>
              </w:rPr>
            </w:pPr>
            <w:r w:rsidRPr="00997D17">
              <w:rPr>
                <w:sz w:val="22"/>
                <w:szCs w:val="22"/>
              </w:rPr>
              <w:t>Tafadhali wasaidieni majirani waliopoteza wanafamilia.</w:t>
            </w:r>
          </w:p>
          <w:p w14:paraId="718C8C1E" w14:textId="405248C0" w:rsidR="00347761" w:rsidRPr="00997D17" w:rsidRDefault="00B9083D">
            <w:pPr>
              <w:pStyle w:val="ListParagraph"/>
              <w:numPr>
                <w:ilvl w:val="0"/>
                <w:numId w:val="39"/>
              </w:numPr>
              <w:jc w:val="both"/>
              <w:rPr>
                <w:sz w:val="22"/>
                <w:szCs w:val="22"/>
              </w:rPr>
            </w:pPr>
            <w:r w:rsidRPr="00997D17">
              <w:rPr>
                <w:sz w:val="22"/>
                <w:szCs w:val="22"/>
              </w:rPr>
              <w:t>Wizara yenye dhamana ya ustawi wa jamii na Chama cha Msalaba Mwekundu: toeni msaada wa kisaikolojia.</w:t>
            </w:r>
          </w:p>
          <w:p w14:paraId="1212A18F" w14:textId="33609C7C" w:rsidR="00347761" w:rsidRPr="00997D17" w:rsidRDefault="00347761">
            <w:pPr>
              <w:pStyle w:val="ListParagraph"/>
              <w:numPr>
                <w:ilvl w:val="0"/>
                <w:numId w:val="39"/>
              </w:numPr>
              <w:jc w:val="both"/>
              <w:rPr>
                <w:sz w:val="22"/>
                <w:szCs w:val="22"/>
              </w:rPr>
            </w:pPr>
          </w:p>
        </w:tc>
      </w:tr>
      <w:tr w:rsidR="00347761" w:rsidRPr="000343A2" w14:paraId="3745340A"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AC66C2A" w14:textId="1C600DA0" w:rsidR="00347761" w:rsidRPr="00997D17" w:rsidRDefault="00B9083D">
            <w:pPr>
              <w:pStyle w:val="ListParagraph"/>
              <w:numPr>
                <w:ilvl w:val="0"/>
                <w:numId w:val="39"/>
              </w:numPr>
              <w:jc w:val="both"/>
              <w:rPr>
                <w:sz w:val="22"/>
                <w:szCs w:val="22"/>
              </w:rPr>
            </w:pPr>
            <w:r w:rsidRPr="00997D17">
              <w:rPr>
                <w:sz w:val="22"/>
                <w:szCs w:val="22"/>
              </w:rPr>
              <w:lastRenderedPageBreak/>
              <w:t>Disruption to schools, markets, transport and routine health services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9304D9E" w14:textId="2BF77F07" w:rsidR="00347761" w:rsidRPr="00997D17" w:rsidRDefault="00B9083D">
            <w:pPr>
              <w:pStyle w:val="ListParagraph"/>
              <w:numPr>
                <w:ilvl w:val="0"/>
                <w:numId w:val="39"/>
              </w:numPr>
              <w:jc w:val="both"/>
              <w:rPr>
                <w:sz w:val="22"/>
                <w:szCs w:val="22"/>
              </w:rPr>
            </w:pPr>
            <w:r w:rsidRPr="00997D17">
              <w:rPr>
                <w:sz w:val="22"/>
                <w:szCs w:val="22"/>
              </w:rPr>
              <w:t>Usumbufu wa shule, masoko, usafiri na huduma za kawaida za afya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D1E6F61" w14:textId="50D10975" w:rsidR="00347761" w:rsidRPr="00997D17" w:rsidRDefault="00B9083D">
            <w:pPr>
              <w:pStyle w:val="ListParagraph"/>
              <w:numPr>
                <w:ilvl w:val="0"/>
                <w:numId w:val="39"/>
              </w:numPr>
              <w:jc w:val="both"/>
              <w:rPr>
                <w:sz w:val="22"/>
                <w:szCs w:val="22"/>
              </w:rPr>
            </w:pPr>
            <w:r w:rsidRPr="00997D17">
              <w:rPr>
                <w:sz w:val="22"/>
                <w:szCs w:val="22"/>
              </w:rPr>
              <w:t>Please follow directives on schools, markets and gatherings.</w:t>
            </w:r>
          </w:p>
          <w:p w14:paraId="73A3B2ED" w14:textId="7646AEB5" w:rsidR="00347761" w:rsidRPr="00997D17" w:rsidRDefault="00B9083D">
            <w:pPr>
              <w:pStyle w:val="ListParagraph"/>
              <w:numPr>
                <w:ilvl w:val="0"/>
                <w:numId w:val="39"/>
              </w:numPr>
              <w:jc w:val="both"/>
              <w:rPr>
                <w:sz w:val="22"/>
                <w:szCs w:val="22"/>
              </w:rPr>
            </w:pPr>
            <w:r w:rsidRPr="00997D17">
              <w:rPr>
                <w:sz w:val="22"/>
                <w:szCs w:val="22"/>
              </w:rPr>
              <w:t>Health facilities: maintain immunisation, HIV, TB and chronic-disease services.</w:t>
            </w:r>
          </w:p>
          <w:p w14:paraId="6A14345E" w14:textId="49A9FCE4" w:rsidR="00347761" w:rsidRPr="00997D17" w:rsidRDefault="00B9083D">
            <w:pPr>
              <w:pStyle w:val="ListParagraph"/>
              <w:numPr>
                <w:ilvl w:val="0"/>
                <w:numId w:val="39"/>
              </w:numPr>
              <w:jc w:val="both"/>
              <w:rPr>
                <w:sz w:val="22"/>
                <w:szCs w:val="22"/>
              </w:rPr>
            </w:pPr>
            <w:r w:rsidRPr="00997D17">
              <w:rPr>
                <w:sz w:val="22"/>
                <w:szCs w:val="22"/>
              </w:rPr>
              <w:t>MSD: protect supplies of medicines and vaccines.</w:t>
            </w:r>
          </w:p>
          <w:p w14:paraId="2429E72C" w14:textId="3B98DC4F" w:rsidR="00347761" w:rsidRPr="00997D17" w:rsidRDefault="00347761">
            <w:pPr>
              <w:pStyle w:val="ListParagraph"/>
              <w:numPr>
                <w:ilvl w:val="0"/>
                <w:numId w:val="3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6964179" w14:textId="46DF9D30" w:rsidR="00347761" w:rsidRPr="00997D17" w:rsidRDefault="00B9083D">
            <w:pPr>
              <w:pStyle w:val="ListParagraph"/>
              <w:numPr>
                <w:ilvl w:val="0"/>
                <w:numId w:val="39"/>
              </w:numPr>
              <w:jc w:val="both"/>
              <w:rPr>
                <w:sz w:val="22"/>
                <w:szCs w:val="22"/>
              </w:rPr>
            </w:pPr>
            <w:r w:rsidRPr="00997D17">
              <w:rPr>
                <w:sz w:val="22"/>
                <w:szCs w:val="22"/>
              </w:rPr>
              <w:t>Tafadhali fuateni maelekezo kuhusu shule, masoko na mikusanyiko.</w:t>
            </w:r>
          </w:p>
          <w:p w14:paraId="7D5AAB86" w14:textId="4BF54886" w:rsidR="00347761" w:rsidRPr="00997D17" w:rsidRDefault="00B9083D">
            <w:pPr>
              <w:pStyle w:val="ListParagraph"/>
              <w:numPr>
                <w:ilvl w:val="0"/>
                <w:numId w:val="39"/>
              </w:numPr>
              <w:jc w:val="both"/>
              <w:rPr>
                <w:sz w:val="22"/>
                <w:szCs w:val="22"/>
              </w:rPr>
            </w:pPr>
            <w:r w:rsidRPr="00997D17">
              <w:rPr>
                <w:sz w:val="22"/>
                <w:szCs w:val="22"/>
              </w:rPr>
              <w:t>Vituo vya afya: endelezeni huduma za chanjo, VVU, kifua kikuu na magonjwa sugu.</w:t>
            </w:r>
          </w:p>
          <w:p w14:paraId="1A733B87" w14:textId="4AAD238D" w:rsidR="00347761" w:rsidRPr="00997D17" w:rsidRDefault="00B9083D">
            <w:pPr>
              <w:pStyle w:val="ListParagraph"/>
              <w:numPr>
                <w:ilvl w:val="0"/>
                <w:numId w:val="39"/>
              </w:numPr>
              <w:jc w:val="both"/>
              <w:rPr>
                <w:sz w:val="22"/>
                <w:szCs w:val="22"/>
                <w:lang w:val="sv-SE"/>
              </w:rPr>
            </w:pPr>
            <w:r w:rsidRPr="00997D17">
              <w:rPr>
                <w:sz w:val="22"/>
                <w:szCs w:val="22"/>
                <w:lang w:val="sv-SE"/>
              </w:rPr>
              <w:t>MSD: lindeni upatikanaji wa dawa na chanjo.</w:t>
            </w:r>
          </w:p>
          <w:p w14:paraId="51BF69A8" w14:textId="112F1B7B" w:rsidR="00347761" w:rsidRPr="00997D17" w:rsidRDefault="00347761">
            <w:pPr>
              <w:pStyle w:val="ListParagraph"/>
              <w:numPr>
                <w:ilvl w:val="0"/>
                <w:numId w:val="39"/>
              </w:numPr>
              <w:jc w:val="both"/>
              <w:rPr>
                <w:sz w:val="22"/>
                <w:szCs w:val="22"/>
                <w:lang w:val="sv-SE"/>
              </w:rPr>
            </w:pPr>
          </w:p>
        </w:tc>
      </w:tr>
      <w:tr w:rsidR="00347761" w:rsidRPr="00997D17" w14:paraId="6587A1CE"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4EA2D96" w14:textId="573E077D" w:rsidR="00347761" w:rsidRPr="00997D17" w:rsidRDefault="00B9083D">
            <w:pPr>
              <w:pStyle w:val="ListParagraph"/>
              <w:numPr>
                <w:ilvl w:val="0"/>
                <w:numId w:val="39"/>
              </w:numPr>
              <w:jc w:val="both"/>
              <w:rPr>
                <w:sz w:val="22"/>
                <w:szCs w:val="22"/>
              </w:rPr>
            </w:pPr>
            <w:r w:rsidRPr="00997D17">
              <w:rPr>
                <w:sz w:val="22"/>
                <w:szCs w:val="22"/>
              </w:rPr>
              <w:t>Need to protect communities with water, sanitation and hygiene</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56E3B80B" w14:textId="01B21D08" w:rsidR="00347761" w:rsidRPr="00997D17" w:rsidRDefault="00B9083D">
            <w:pPr>
              <w:pStyle w:val="ListParagraph"/>
              <w:numPr>
                <w:ilvl w:val="0"/>
                <w:numId w:val="39"/>
              </w:numPr>
              <w:jc w:val="both"/>
              <w:rPr>
                <w:sz w:val="22"/>
                <w:szCs w:val="22"/>
              </w:rPr>
            </w:pPr>
            <w:r w:rsidRPr="00997D17">
              <w:rPr>
                <w:sz w:val="22"/>
                <w:szCs w:val="22"/>
              </w:rPr>
              <w:t>Uhitaji wa kulinda jamii kwa maji safi, usafi wa mazingira na usafi binafsi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9187534" w14:textId="29106E7C" w:rsidR="00347761" w:rsidRPr="00997D17" w:rsidRDefault="00B9083D">
            <w:pPr>
              <w:pStyle w:val="ListParagraph"/>
              <w:numPr>
                <w:ilvl w:val="0"/>
                <w:numId w:val="39"/>
              </w:numPr>
              <w:jc w:val="both"/>
              <w:rPr>
                <w:sz w:val="22"/>
                <w:szCs w:val="22"/>
              </w:rPr>
            </w:pPr>
            <w:r w:rsidRPr="00997D17">
              <w:rPr>
                <w:sz w:val="22"/>
                <w:szCs w:val="22"/>
              </w:rPr>
              <w:t>Drink only boiled or treated water and wash hands with soap.</w:t>
            </w:r>
          </w:p>
          <w:p w14:paraId="3A554BB8" w14:textId="3C28AE61" w:rsidR="00347761" w:rsidRPr="00997D17" w:rsidRDefault="00B9083D">
            <w:pPr>
              <w:pStyle w:val="ListParagraph"/>
              <w:numPr>
                <w:ilvl w:val="0"/>
                <w:numId w:val="39"/>
              </w:numPr>
              <w:jc w:val="both"/>
              <w:rPr>
                <w:sz w:val="22"/>
                <w:szCs w:val="22"/>
              </w:rPr>
            </w:pPr>
            <w:r w:rsidRPr="00997D17">
              <w:rPr>
                <w:sz w:val="22"/>
                <w:szCs w:val="22"/>
              </w:rPr>
              <w:t>District Committees: supply safe water and hygiene materials to affected communities.</w:t>
            </w:r>
          </w:p>
          <w:p w14:paraId="3288B202" w14:textId="7B918F83" w:rsidR="00347761" w:rsidRPr="00997D17" w:rsidRDefault="00347761">
            <w:pPr>
              <w:pStyle w:val="ListParagraph"/>
              <w:numPr>
                <w:ilvl w:val="0"/>
                <w:numId w:val="3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121BAFD" w14:textId="1A3B94CB" w:rsidR="00347761" w:rsidRPr="00997D17" w:rsidRDefault="00B9083D">
            <w:pPr>
              <w:pStyle w:val="ListParagraph"/>
              <w:numPr>
                <w:ilvl w:val="0"/>
                <w:numId w:val="39"/>
              </w:numPr>
              <w:jc w:val="both"/>
              <w:rPr>
                <w:sz w:val="22"/>
                <w:szCs w:val="22"/>
              </w:rPr>
            </w:pPr>
            <w:r w:rsidRPr="00997D17">
              <w:rPr>
                <w:sz w:val="22"/>
                <w:szCs w:val="22"/>
              </w:rPr>
              <w:t>Kunyweni maji yaliyochemshwa au kutibiwa tu na nawini mikono kwa sabuni.</w:t>
            </w:r>
          </w:p>
          <w:p w14:paraId="460F4198" w14:textId="65EE1F21" w:rsidR="00347761" w:rsidRPr="00997D17" w:rsidRDefault="00B9083D">
            <w:pPr>
              <w:pStyle w:val="ListParagraph"/>
              <w:numPr>
                <w:ilvl w:val="0"/>
                <w:numId w:val="39"/>
              </w:numPr>
              <w:jc w:val="both"/>
              <w:rPr>
                <w:sz w:val="22"/>
                <w:szCs w:val="22"/>
              </w:rPr>
            </w:pPr>
            <w:r w:rsidRPr="00997D17">
              <w:rPr>
                <w:sz w:val="22"/>
                <w:szCs w:val="22"/>
              </w:rPr>
              <w:t>Kamati za Wilaya: sambazeni maji safi na vifaa vya usafi kwa jamii zilizoathirika.</w:t>
            </w:r>
          </w:p>
          <w:p w14:paraId="04705C0A" w14:textId="312149E2" w:rsidR="00347761" w:rsidRPr="00997D17" w:rsidRDefault="00347761">
            <w:pPr>
              <w:pStyle w:val="ListParagraph"/>
              <w:numPr>
                <w:ilvl w:val="0"/>
                <w:numId w:val="39"/>
              </w:numPr>
              <w:jc w:val="both"/>
              <w:rPr>
                <w:sz w:val="22"/>
                <w:szCs w:val="22"/>
              </w:rPr>
            </w:pPr>
          </w:p>
        </w:tc>
      </w:tr>
      <w:tr w:rsidR="00347761" w:rsidRPr="00997D17" w14:paraId="39EC6677"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1F574231" w14:textId="651C32F9" w:rsidR="00347761" w:rsidRPr="00997D17" w:rsidRDefault="00B9083D">
            <w:pPr>
              <w:pStyle w:val="ListParagraph"/>
              <w:numPr>
                <w:ilvl w:val="0"/>
                <w:numId w:val="39"/>
              </w:numPr>
              <w:jc w:val="both"/>
              <w:rPr>
                <w:sz w:val="22"/>
                <w:szCs w:val="22"/>
              </w:rPr>
            </w:pPr>
            <w:r w:rsidRPr="00997D17">
              <w:rPr>
                <w:sz w:val="22"/>
                <w:szCs w:val="22"/>
              </w:rPr>
              <w:t>National and international support required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719309EB" w14:textId="05DC6C6D" w:rsidR="00347761" w:rsidRPr="00997D17" w:rsidRDefault="00B9083D">
            <w:pPr>
              <w:pStyle w:val="ListParagraph"/>
              <w:numPr>
                <w:ilvl w:val="0"/>
                <w:numId w:val="39"/>
              </w:numPr>
              <w:jc w:val="both"/>
              <w:rPr>
                <w:sz w:val="22"/>
                <w:szCs w:val="22"/>
              </w:rPr>
            </w:pPr>
            <w:r w:rsidRPr="00997D17">
              <w:rPr>
                <w:sz w:val="22"/>
                <w:szCs w:val="22"/>
              </w:rPr>
              <w:t>Msaada wa kitaifa na kimataifa unahitajika</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30F07E73" w14:textId="2F540957" w:rsidR="00347761" w:rsidRPr="00997D17" w:rsidRDefault="00B9083D">
            <w:pPr>
              <w:pStyle w:val="ListParagraph"/>
              <w:numPr>
                <w:ilvl w:val="0"/>
                <w:numId w:val="39"/>
              </w:numPr>
              <w:jc w:val="both"/>
              <w:rPr>
                <w:sz w:val="22"/>
                <w:szCs w:val="22"/>
              </w:rPr>
            </w:pPr>
            <w:r w:rsidRPr="00997D17">
              <w:rPr>
                <w:sz w:val="22"/>
                <w:szCs w:val="22"/>
              </w:rPr>
              <w:t>Prime Minister's Office – Disaster Management Department and One Health Section: coordinate national resources.</w:t>
            </w:r>
          </w:p>
          <w:p w14:paraId="152FC1D8" w14:textId="34F1796F" w:rsidR="00347761" w:rsidRPr="00997D17" w:rsidRDefault="00B9083D">
            <w:pPr>
              <w:pStyle w:val="ListParagraph"/>
              <w:numPr>
                <w:ilvl w:val="0"/>
                <w:numId w:val="39"/>
              </w:numPr>
              <w:jc w:val="both"/>
              <w:rPr>
                <w:sz w:val="22"/>
                <w:szCs w:val="22"/>
              </w:rPr>
            </w:pPr>
            <w:r w:rsidRPr="00997D17">
              <w:rPr>
                <w:sz w:val="22"/>
                <w:szCs w:val="22"/>
              </w:rPr>
              <w:t>Engage partners such as WHO, FAO, WOAH, Africa CDC, UNICEF and the Red Cross as needed.</w:t>
            </w:r>
          </w:p>
          <w:p w14:paraId="642C3A8E" w14:textId="71B7059A" w:rsidR="00347761" w:rsidRPr="00997D17" w:rsidRDefault="00347761">
            <w:pPr>
              <w:pStyle w:val="ListParagraph"/>
              <w:numPr>
                <w:ilvl w:val="0"/>
                <w:numId w:val="39"/>
              </w:numPr>
              <w:jc w:val="both"/>
              <w:rPr>
                <w:sz w:val="22"/>
                <w:szCs w:val="22"/>
              </w:rPr>
            </w:pP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FCF578B" w14:textId="7467361A" w:rsidR="00347761" w:rsidRPr="00997D17" w:rsidRDefault="00B9083D">
            <w:pPr>
              <w:pStyle w:val="ListParagraph"/>
              <w:numPr>
                <w:ilvl w:val="0"/>
                <w:numId w:val="39"/>
              </w:numPr>
              <w:jc w:val="both"/>
              <w:rPr>
                <w:sz w:val="22"/>
                <w:szCs w:val="22"/>
              </w:rPr>
            </w:pPr>
            <w:r w:rsidRPr="00997D17">
              <w:rPr>
                <w:sz w:val="22"/>
                <w:szCs w:val="22"/>
              </w:rPr>
              <w:t>Ofisi ya Waziri Mkuu – Idara ya Menejimenti ya Maafa na Dawati la Afya Moja: ratibuni rasilimali za kitaifa.</w:t>
            </w:r>
          </w:p>
          <w:p w14:paraId="205E2FF0" w14:textId="51120CF3" w:rsidR="00347761" w:rsidRPr="00997D17" w:rsidRDefault="00B9083D">
            <w:pPr>
              <w:pStyle w:val="ListParagraph"/>
              <w:numPr>
                <w:ilvl w:val="0"/>
                <w:numId w:val="39"/>
              </w:numPr>
              <w:jc w:val="both"/>
              <w:rPr>
                <w:sz w:val="22"/>
                <w:szCs w:val="22"/>
              </w:rPr>
            </w:pPr>
            <w:r w:rsidRPr="00997D17">
              <w:rPr>
                <w:sz w:val="22"/>
                <w:szCs w:val="22"/>
              </w:rPr>
              <w:t>Shirikisheni wadau kama WHO, FAO, WOAH, Africa CDC, UNICEF na Chama cha Msalaba Mwekundu inapohitajika.</w:t>
            </w:r>
          </w:p>
          <w:p w14:paraId="5861C5C1" w14:textId="3AB48975" w:rsidR="00347761" w:rsidRPr="00997D17" w:rsidRDefault="00347761">
            <w:pPr>
              <w:pStyle w:val="ListParagraph"/>
              <w:numPr>
                <w:ilvl w:val="0"/>
                <w:numId w:val="39"/>
              </w:numPr>
              <w:jc w:val="both"/>
              <w:rPr>
                <w:sz w:val="22"/>
                <w:szCs w:val="22"/>
              </w:rPr>
            </w:pPr>
          </w:p>
        </w:tc>
      </w:tr>
      <w:tr w:rsidR="00B9083D" w:rsidRPr="00997D17" w14:paraId="6C7526D6" w14:textId="77777777" w:rsidTr="002204F6">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3EE5B30" w14:textId="655FDEBE" w:rsidR="00B9083D" w:rsidRPr="00997D17" w:rsidRDefault="00B9083D">
            <w:pPr>
              <w:pStyle w:val="ListParagraph"/>
              <w:numPr>
                <w:ilvl w:val="0"/>
                <w:numId w:val="39"/>
              </w:numPr>
              <w:jc w:val="both"/>
              <w:rPr>
                <w:sz w:val="22"/>
                <w:szCs w:val="22"/>
              </w:rPr>
            </w:pPr>
            <w:r w:rsidRPr="00997D17">
              <w:rPr>
                <w:sz w:val="22"/>
                <w:szCs w:val="22"/>
              </w:rPr>
              <w:lastRenderedPageBreak/>
              <w:t>Warning status</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2A2D2BF6" w14:textId="29F11ABB" w:rsidR="00B9083D" w:rsidRPr="00997D17" w:rsidRDefault="00B9083D">
            <w:pPr>
              <w:pStyle w:val="ListParagraph"/>
              <w:numPr>
                <w:ilvl w:val="0"/>
                <w:numId w:val="39"/>
              </w:numPr>
              <w:jc w:val="both"/>
              <w:rPr>
                <w:sz w:val="22"/>
                <w:szCs w:val="22"/>
              </w:rPr>
            </w:pPr>
            <w:r w:rsidRPr="00997D17">
              <w:rPr>
                <w:sz w:val="22"/>
                <w:szCs w:val="22"/>
              </w:rPr>
              <w:t>Hali ya tahadhari</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484CA8E9" w14:textId="77777777" w:rsidR="00B9083D" w:rsidRPr="00997D17" w:rsidRDefault="00B9083D">
            <w:pPr>
              <w:pStyle w:val="ListParagraph"/>
              <w:numPr>
                <w:ilvl w:val="0"/>
                <w:numId w:val="39"/>
              </w:numPr>
              <w:jc w:val="both"/>
              <w:rPr>
                <w:sz w:val="22"/>
                <w:szCs w:val="22"/>
              </w:rPr>
            </w:pPr>
            <w:r w:rsidRPr="00997D17">
              <w:rPr>
                <w:sz w:val="22"/>
                <w:szCs w:val="22"/>
              </w:rPr>
              <w:t>Please rely on official sources: the Ministry of Health, radio, Disaster Management Committees and local leaders.</w:t>
            </w:r>
          </w:p>
          <w:p w14:paraId="21FC48F2" w14:textId="3FF8C750" w:rsidR="00B9083D" w:rsidRPr="00997D17" w:rsidRDefault="00B9083D">
            <w:pPr>
              <w:pStyle w:val="ListParagraph"/>
              <w:numPr>
                <w:ilvl w:val="0"/>
                <w:numId w:val="39"/>
              </w:numPr>
              <w:jc w:val="both"/>
              <w:rPr>
                <w:sz w:val="22"/>
                <w:szCs w:val="22"/>
              </w:rPr>
            </w:pPr>
            <w:r w:rsidRPr="00997D17">
              <w:rPr>
                <w:sz w:val="22"/>
                <w:szCs w:val="22"/>
              </w:rPr>
              <w:t>The Ministry of Health will announce when the outbreak has ended.</w:t>
            </w:r>
          </w:p>
        </w:tc>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14:paraId="02AE1BC8" w14:textId="77777777" w:rsidR="00B9083D" w:rsidRPr="00997D17" w:rsidRDefault="00B9083D">
            <w:pPr>
              <w:pStyle w:val="ListParagraph"/>
              <w:numPr>
                <w:ilvl w:val="0"/>
                <w:numId w:val="39"/>
              </w:numPr>
              <w:jc w:val="both"/>
              <w:rPr>
                <w:sz w:val="22"/>
                <w:szCs w:val="22"/>
              </w:rPr>
            </w:pPr>
            <w:r w:rsidRPr="00997D17">
              <w:rPr>
                <w:sz w:val="22"/>
                <w:szCs w:val="22"/>
              </w:rPr>
              <w:t>Tafadhali tegemeeni taarifa rasmi: Wizara ya Afya, redio, Kamati za Usimamizi wa Maafa na viongozi wa eneo.</w:t>
            </w:r>
          </w:p>
          <w:p w14:paraId="668737D0" w14:textId="6C6C7C07" w:rsidR="00B9083D" w:rsidRPr="00997D17" w:rsidRDefault="00B9083D">
            <w:pPr>
              <w:pStyle w:val="ListParagraph"/>
              <w:numPr>
                <w:ilvl w:val="0"/>
                <w:numId w:val="39"/>
              </w:numPr>
              <w:jc w:val="both"/>
              <w:rPr>
                <w:sz w:val="22"/>
                <w:szCs w:val="22"/>
              </w:rPr>
            </w:pPr>
            <w:r w:rsidRPr="00997D17">
              <w:rPr>
                <w:sz w:val="22"/>
                <w:szCs w:val="22"/>
              </w:rPr>
              <w:t>Wizara ya Afya itatangaza mlipuko utakapomalizika.</w:t>
            </w:r>
          </w:p>
        </w:tc>
      </w:tr>
    </w:tbl>
    <w:p w14:paraId="4AD4449A" w14:textId="77777777" w:rsidR="00920ED3" w:rsidRPr="00997D17" w:rsidRDefault="00920ED3" w:rsidP="000359A0">
      <w:pPr>
        <w:jc w:val="both"/>
        <w:rPr>
          <w:sz w:val="22"/>
          <w:szCs w:val="22"/>
        </w:rPr>
      </w:pPr>
    </w:p>
    <w:p w14:paraId="7D3B2519" w14:textId="77777777" w:rsidR="00920ED3" w:rsidRPr="00997D17" w:rsidRDefault="00920ED3" w:rsidP="00920ED3">
      <w:pPr>
        <w:pStyle w:val="Strong1"/>
        <w:rPr>
          <w:b w:val="0"/>
          <w:bCs w:val="0"/>
          <w:sz w:val="22"/>
          <w:szCs w:val="22"/>
        </w:rPr>
      </w:pPr>
      <w:r w:rsidRPr="00997D17">
        <w:rPr>
          <w:b w:val="0"/>
          <w:bCs w:val="0"/>
          <w:sz w:val="22"/>
          <w:szCs w:val="22"/>
        </w:rPr>
        <w:t>9.1 SECTOR IMPACTS AND ACTIONS: PUBLIC HEALTH | ATHARI NA HATUA ZA KISEKTA: AFYA YA JAMII</w:t>
      </w:r>
    </w:p>
    <w:tbl>
      <w:tblPr>
        <w:tblStyle w:val="TableGrid"/>
        <w:tblW w:w="0" w:type="auto"/>
        <w:tblLook w:val="04A0" w:firstRow="1" w:lastRow="0" w:firstColumn="1" w:lastColumn="0" w:noHBand="0" w:noVBand="1"/>
      </w:tblPr>
      <w:tblGrid>
        <w:gridCol w:w="3417"/>
        <w:gridCol w:w="3417"/>
        <w:gridCol w:w="3418"/>
        <w:gridCol w:w="3418"/>
      </w:tblGrid>
      <w:tr w:rsidR="00920ED3" w:rsidRPr="000343A2" w14:paraId="3319B968" w14:textId="77777777" w:rsidTr="00997D17">
        <w:trPr>
          <w:tblHeader/>
        </w:trPr>
        <w:tc>
          <w:tcPr>
            <w:tcW w:w="3417" w:type="dxa"/>
            <w:shd w:val="clear" w:color="D9D9D9" w:fill="D9D9D9"/>
          </w:tcPr>
          <w:p w14:paraId="7DFFAF2E" w14:textId="3645BB7A" w:rsidR="00920ED3" w:rsidRPr="00997D17" w:rsidRDefault="00920ED3" w:rsidP="00997D17">
            <w:pPr>
              <w:rPr>
                <w:color w:val="000000"/>
                <w:sz w:val="22"/>
                <w:szCs w:val="22"/>
              </w:rPr>
            </w:pPr>
            <w:r w:rsidRPr="00997D17">
              <w:rPr>
                <w:color w:val="000000"/>
                <w:sz w:val="22"/>
                <w:szCs w:val="22"/>
              </w:rPr>
              <w:t>SECTOR AND IMPACT (EN)</w:t>
            </w:r>
          </w:p>
        </w:tc>
        <w:tc>
          <w:tcPr>
            <w:tcW w:w="3417" w:type="dxa"/>
            <w:shd w:val="clear" w:color="D9D9D9" w:fill="D9D9D9"/>
          </w:tcPr>
          <w:p w14:paraId="54F07EBB" w14:textId="2C35F882" w:rsidR="00920ED3" w:rsidRPr="00997D17" w:rsidRDefault="00920ED3" w:rsidP="00997D17">
            <w:pPr>
              <w:rPr>
                <w:color w:val="000000"/>
                <w:sz w:val="22"/>
                <w:szCs w:val="22"/>
              </w:rPr>
            </w:pPr>
            <w:r w:rsidRPr="00997D17">
              <w:rPr>
                <w:color w:val="000000"/>
                <w:sz w:val="22"/>
                <w:szCs w:val="22"/>
              </w:rPr>
              <w:t>SEKTA NA ATHARI (SW)</w:t>
            </w:r>
          </w:p>
        </w:tc>
        <w:tc>
          <w:tcPr>
            <w:tcW w:w="3418" w:type="dxa"/>
            <w:shd w:val="clear" w:color="D9D9D9" w:fill="D9D9D9"/>
          </w:tcPr>
          <w:p w14:paraId="293AB210" w14:textId="2D8B6E1E" w:rsidR="00920ED3" w:rsidRPr="00997D17" w:rsidRDefault="00920ED3" w:rsidP="00997D17">
            <w:pPr>
              <w:rPr>
                <w:color w:val="000000"/>
                <w:sz w:val="22"/>
                <w:szCs w:val="22"/>
              </w:rPr>
            </w:pPr>
            <w:r w:rsidRPr="00997D17">
              <w:rPr>
                <w:color w:val="000000"/>
                <w:sz w:val="22"/>
                <w:szCs w:val="22"/>
              </w:rPr>
              <w:t>SECTOR ACTIONS BY LEVEL (EN)</w:t>
            </w:r>
          </w:p>
        </w:tc>
        <w:tc>
          <w:tcPr>
            <w:tcW w:w="3418" w:type="dxa"/>
            <w:shd w:val="clear" w:color="D9D9D9" w:fill="D9D9D9"/>
          </w:tcPr>
          <w:p w14:paraId="4BCDD964" w14:textId="590C3509" w:rsidR="00920ED3" w:rsidRPr="00997D17" w:rsidRDefault="00920ED3" w:rsidP="00997D17">
            <w:pPr>
              <w:rPr>
                <w:color w:val="000000"/>
                <w:sz w:val="22"/>
                <w:szCs w:val="22"/>
                <w:lang w:val="sv-SE"/>
              </w:rPr>
            </w:pPr>
            <w:r w:rsidRPr="00997D17">
              <w:rPr>
                <w:color w:val="000000"/>
                <w:sz w:val="22"/>
                <w:szCs w:val="22"/>
                <w:lang w:val="sv-SE"/>
              </w:rPr>
              <w:t>HATUA ZA KISEKTA KWA NGAZI (SW)</w:t>
            </w:r>
          </w:p>
        </w:tc>
      </w:tr>
      <w:tr w:rsidR="00920ED3" w:rsidRPr="00997D17" w14:paraId="72391213" w14:textId="77777777" w:rsidTr="00997D17">
        <w:tc>
          <w:tcPr>
            <w:tcW w:w="3417" w:type="dxa"/>
          </w:tcPr>
          <w:p w14:paraId="7CEA89B8" w14:textId="445B86B1" w:rsidR="00920ED3" w:rsidRPr="00997D17" w:rsidRDefault="00920ED3" w:rsidP="00997D17">
            <w:pPr>
              <w:rPr>
                <w:color w:val="000000"/>
                <w:sz w:val="22"/>
                <w:szCs w:val="22"/>
              </w:rPr>
            </w:pPr>
            <w:r w:rsidRPr="00997D17">
              <w:rPr>
                <w:color w:val="000000"/>
                <w:sz w:val="22"/>
                <w:szCs w:val="22"/>
              </w:rPr>
              <w:t>Health services</w:t>
            </w:r>
            <w:r w:rsidRPr="00997D17">
              <w:rPr>
                <w:color w:val="000000"/>
                <w:sz w:val="22"/>
                <w:szCs w:val="22"/>
              </w:rPr>
              <w:br/>
              <w:t>Rising cases overwhelm facilities; health workers infected; routine services disrupted</w:t>
            </w:r>
          </w:p>
        </w:tc>
        <w:tc>
          <w:tcPr>
            <w:tcW w:w="3417" w:type="dxa"/>
          </w:tcPr>
          <w:p w14:paraId="4CB247DC" w14:textId="064B07C6" w:rsidR="00920ED3" w:rsidRPr="00997D17" w:rsidRDefault="00920ED3" w:rsidP="00997D17">
            <w:pPr>
              <w:rPr>
                <w:color w:val="000000"/>
                <w:sz w:val="22"/>
                <w:szCs w:val="22"/>
              </w:rPr>
            </w:pPr>
            <w:r w:rsidRPr="00997D17">
              <w:rPr>
                <w:color w:val="000000"/>
                <w:sz w:val="22"/>
                <w:szCs w:val="22"/>
              </w:rPr>
              <w:t>Huduma za afya</w:t>
            </w:r>
            <w:r w:rsidRPr="00997D17">
              <w:rPr>
                <w:color w:val="000000"/>
                <w:sz w:val="22"/>
                <w:szCs w:val="22"/>
              </w:rPr>
              <w:br/>
              <w:t>Ongezeko la wagonjwa kuzidi uwezo wa vituo; watoa huduma kuambukizwa; huduma za kawaida kukatika</w:t>
            </w:r>
          </w:p>
        </w:tc>
        <w:tc>
          <w:tcPr>
            <w:tcW w:w="3418" w:type="dxa"/>
          </w:tcPr>
          <w:p w14:paraId="6E7BB20A" w14:textId="53AE126F" w:rsidR="00920ED3" w:rsidRPr="00997D17" w:rsidRDefault="00920ED3" w:rsidP="00997D17">
            <w:pPr>
              <w:rPr>
                <w:color w:val="000000"/>
                <w:sz w:val="22"/>
                <w:szCs w:val="22"/>
              </w:rPr>
            </w:pPr>
            <w:r w:rsidRPr="00997D17">
              <w:rPr>
                <w:color w:val="000000"/>
                <w:sz w:val="22"/>
                <w:szCs w:val="22"/>
              </w:rPr>
              <w:t>Level 1: District Health Management Teams: strengthen surveillance and pre-position medicines, protective equipment and vaccines.</w:t>
            </w:r>
            <w:r w:rsidRPr="00997D17">
              <w:rPr>
                <w:color w:val="000000"/>
                <w:sz w:val="22"/>
                <w:szCs w:val="22"/>
              </w:rPr>
              <w:br/>
              <w:t>Level 2: Health facilities: set up screening and isolation areas and protect health workers.</w:t>
            </w:r>
            <w:r w:rsidRPr="00997D17">
              <w:rPr>
                <w:color w:val="000000"/>
                <w:sz w:val="22"/>
                <w:szCs w:val="22"/>
              </w:rPr>
              <w:br/>
              <w:t>Level 3: Health authorities: activate surge plans, open treatment units and maintain immunisation, HIV, TB and maternal services.</w:t>
            </w:r>
          </w:p>
        </w:tc>
        <w:tc>
          <w:tcPr>
            <w:tcW w:w="3418" w:type="dxa"/>
          </w:tcPr>
          <w:p w14:paraId="1A6A11C9" w14:textId="7963D3B8" w:rsidR="00920ED3" w:rsidRPr="00997D17" w:rsidRDefault="00920ED3" w:rsidP="00997D17">
            <w:pPr>
              <w:rPr>
                <w:color w:val="000000"/>
                <w:sz w:val="22"/>
                <w:szCs w:val="22"/>
              </w:rPr>
            </w:pPr>
            <w:r w:rsidRPr="00997D17">
              <w:rPr>
                <w:color w:val="000000"/>
                <w:sz w:val="22"/>
                <w:szCs w:val="22"/>
              </w:rPr>
              <w:t>Ngazi ya 1: Timu za Uendeshaji wa Huduma za Afya za Wilaya: imarisheni ufuatiliaji na wekeni tayari dawa, vifaa vya kujikinga na chanjo.</w:t>
            </w:r>
            <w:r w:rsidRPr="00997D17">
              <w:rPr>
                <w:color w:val="000000"/>
                <w:sz w:val="22"/>
                <w:szCs w:val="22"/>
              </w:rPr>
              <w:br/>
              <w:t>Ngazi ya 2: Vituo vya afya: anzisheni maeneo ya uchunguzi na utengaji na walindeni watoa huduma za afya.</w:t>
            </w:r>
            <w:r w:rsidRPr="00997D17">
              <w:rPr>
                <w:color w:val="000000"/>
                <w:sz w:val="22"/>
                <w:szCs w:val="22"/>
              </w:rPr>
              <w:br/>
              <w:t>Ngazi ya 3: Mamlaka za afya: amilisheni mipango ya kuongeza uwezo, fungueni vituo vya matibabu na endelezeni huduma za chanjo, VVU, kifua kikuu na uzazi.</w:t>
            </w:r>
          </w:p>
        </w:tc>
      </w:tr>
      <w:tr w:rsidR="00920ED3" w:rsidRPr="00997D17" w14:paraId="08BD32C9" w14:textId="77777777" w:rsidTr="00997D17">
        <w:tc>
          <w:tcPr>
            <w:tcW w:w="3417" w:type="dxa"/>
          </w:tcPr>
          <w:p w14:paraId="12775CBD" w14:textId="05BE454A" w:rsidR="00920ED3" w:rsidRPr="00997D17" w:rsidRDefault="00920ED3" w:rsidP="00997D17">
            <w:pPr>
              <w:rPr>
                <w:color w:val="000000"/>
                <w:sz w:val="22"/>
                <w:szCs w:val="22"/>
              </w:rPr>
            </w:pPr>
            <w:r w:rsidRPr="00997D17">
              <w:rPr>
                <w:color w:val="000000"/>
                <w:sz w:val="22"/>
                <w:szCs w:val="22"/>
              </w:rPr>
              <w:t>Livestock and wildlife (One Health)</w:t>
            </w:r>
            <w:r w:rsidRPr="00997D17">
              <w:rPr>
                <w:color w:val="000000"/>
                <w:sz w:val="22"/>
                <w:szCs w:val="22"/>
              </w:rPr>
              <w:br/>
              <w:t>Diseases spread between animals and people (e.g. anthrax, Rift Valley fever, rabies)</w:t>
            </w:r>
          </w:p>
        </w:tc>
        <w:tc>
          <w:tcPr>
            <w:tcW w:w="3417" w:type="dxa"/>
          </w:tcPr>
          <w:p w14:paraId="082D7FA0" w14:textId="6F74DCB4" w:rsidR="00920ED3" w:rsidRPr="00997D17" w:rsidRDefault="00920ED3" w:rsidP="00997D17">
            <w:pPr>
              <w:rPr>
                <w:color w:val="000000"/>
                <w:sz w:val="22"/>
                <w:szCs w:val="22"/>
              </w:rPr>
            </w:pPr>
            <w:r w:rsidRPr="00997D17">
              <w:rPr>
                <w:color w:val="000000"/>
                <w:sz w:val="22"/>
                <w:szCs w:val="22"/>
              </w:rPr>
              <w:t>Mifugo na wanyamapori (Afya Moja)</w:t>
            </w:r>
            <w:r w:rsidRPr="00997D17">
              <w:rPr>
                <w:color w:val="000000"/>
                <w:sz w:val="22"/>
                <w:szCs w:val="22"/>
              </w:rPr>
              <w:br/>
              <w:t>Magonjwa kusambaa kati ya wanyama na binadamu (mfano kimeta, homa ya Bonde la Ufa, kichaa cha mbwa)</w:t>
            </w:r>
          </w:p>
        </w:tc>
        <w:tc>
          <w:tcPr>
            <w:tcW w:w="3418" w:type="dxa"/>
          </w:tcPr>
          <w:p w14:paraId="5485E31B" w14:textId="551F2624" w:rsidR="00920ED3" w:rsidRPr="00997D17" w:rsidRDefault="00920ED3" w:rsidP="00997D17">
            <w:pPr>
              <w:rPr>
                <w:color w:val="000000"/>
                <w:sz w:val="22"/>
                <w:szCs w:val="22"/>
              </w:rPr>
            </w:pPr>
            <w:r w:rsidRPr="00997D17">
              <w:rPr>
                <w:color w:val="000000"/>
                <w:sz w:val="22"/>
                <w:szCs w:val="22"/>
              </w:rPr>
              <w:t>Level 1: Livestock officers and TVLA: report unusual animal deaths and share results with health officers.</w:t>
            </w:r>
            <w:r w:rsidRPr="00997D17">
              <w:rPr>
                <w:color w:val="000000"/>
                <w:sz w:val="22"/>
                <w:szCs w:val="22"/>
              </w:rPr>
              <w:br/>
              <w:t>Level 2: Ministry responsible for livestock: vaccinate animals and restrict movement from affected areas.</w:t>
            </w:r>
            <w:r w:rsidRPr="00997D17">
              <w:rPr>
                <w:color w:val="000000"/>
                <w:sz w:val="22"/>
                <w:szCs w:val="22"/>
              </w:rPr>
              <w:br/>
            </w:r>
            <w:r w:rsidRPr="00997D17">
              <w:rPr>
                <w:color w:val="000000"/>
                <w:sz w:val="22"/>
                <w:szCs w:val="22"/>
              </w:rPr>
              <w:lastRenderedPageBreak/>
              <w:t>Level 3: One Health Section and the ministry responsible for livestock, TANAPA and TAWA: coordinate joint control of the disease in animals and people.</w:t>
            </w:r>
          </w:p>
        </w:tc>
        <w:tc>
          <w:tcPr>
            <w:tcW w:w="3418" w:type="dxa"/>
          </w:tcPr>
          <w:p w14:paraId="2F6675AD" w14:textId="53CF6D52" w:rsidR="00920ED3" w:rsidRPr="00997D17" w:rsidRDefault="00920ED3" w:rsidP="00997D17">
            <w:pPr>
              <w:rPr>
                <w:color w:val="000000"/>
                <w:sz w:val="22"/>
                <w:szCs w:val="22"/>
              </w:rPr>
            </w:pPr>
            <w:r w:rsidRPr="00997D17">
              <w:rPr>
                <w:color w:val="000000"/>
                <w:sz w:val="22"/>
                <w:szCs w:val="22"/>
              </w:rPr>
              <w:lastRenderedPageBreak/>
              <w:t>Ngazi ya 1: Maafisa mifugo na TVLA: toeni taarifa ya vifo visivyo vya kawaida vya wanyama na shirikisheni matokeo na maafisa afya.</w:t>
            </w:r>
            <w:r w:rsidRPr="00997D17">
              <w:rPr>
                <w:color w:val="000000"/>
                <w:sz w:val="22"/>
                <w:szCs w:val="22"/>
              </w:rPr>
              <w:br/>
              <w:t xml:space="preserve">Ngazi ya 2: Wizara yenye dhamana ya mifugo: chanjeni mifugo na zuieni usafirishaji </w:t>
            </w:r>
            <w:r w:rsidRPr="00997D17">
              <w:rPr>
                <w:color w:val="000000"/>
                <w:sz w:val="22"/>
                <w:szCs w:val="22"/>
              </w:rPr>
              <w:lastRenderedPageBreak/>
              <w:t>kutoka maeneo yaliyoathirika.</w:t>
            </w:r>
            <w:r w:rsidRPr="00997D17">
              <w:rPr>
                <w:color w:val="000000"/>
                <w:sz w:val="22"/>
                <w:szCs w:val="22"/>
              </w:rPr>
              <w:br/>
              <w:t>Ngazi ya 3: Dawati la Afya Moja na Wizara yenye dhamana ya mifugo, TANAPA na TAWA: ratibuni udhibiti wa pamoja wa ugonjwa kwa wanyama na binadamu.</w:t>
            </w:r>
          </w:p>
        </w:tc>
      </w:tr>
      <w:tr w:rsidR="00920ED3" w:rsidRPr="00997D17" w14:paraId="7769A80B" w14:textId="77777777" w:rsidTr="00997D17">
        <w:tc>
          <w:tcPr>
            <w:tcW w:w="3417" w:type="dxa"/>
          </w:tcPr>
          <w:p w14:paraId="5D5200B1" w14:textId="57A1B762" w:rsidR="00920ED3" w:rsidRPr="00997D17" w:rsidRDefault="00920ED3" w:rsidP="00997D17">
            <w:pPr>
              <w:rPr>
                <w:color w:val="000000"/>
                <w:sz w:val="22"/>
                <w:szCs w:val="22"/>
              </w:rPr>
            </w:pPr>
            <w:r w:rsidRPr="00997D17">
              <w:rPr>
                <w:color w:val="000000"/>
                <w:sz w:val="22"/>
                <w:szCs w:val="22"/>
              </w:rPr>
              <w:lastRenderedPageBreak/>
              <w:t>Water and sanitation</w:t>
            </w:r>
            <w:r w:rsidRPr="00997D17">
              <w:rPr>
                <w:color w:val="000000"/>
                <w:sz w:val="22"/>
                <w:szCs w:val="22"/>
              </w:rPr>
              <w:br/>
              <w:t>Unsafe water spreads cholera and diarrhoea</w:t>
            </w:r>
          </w:p>
        </w:tc>
        <w:tc>
          <w:tcPr>
            <w:tcW w:w="3417" w:type="dxa"/>
          </w:tcPr>
          <w:p w14:paraId="2DF15E91" w14:textId="72050736" w:rsidR="00920ED3" w:rsidRPr="00997D17" w:rsidRDefault="00920ED3" w:rsidP="00997D17">
            <w:pPr>
              <w:rPr>
                <w:color w:val="000000"/>
                <w:sz w:val="22"/>
                <w:szCs w:val="22"/>
              </w:rPr>
            </w:pPr>
            <w:r w:rsidRPr="00997D17">
              <w:rPr>
                <w:color w:val="000000"/>
                <w:sz w:val="22"/>
                <w:szCs w:val="22"/>
              </w:rPr>
              <w:t>Maji na usafi wa mazingira</w:t>
            </w:r>
            <w:r w:rsidRPr="00997D17">
              <w:rPr>
                <w:color w:val="000000"/>
                <w:sz w:val="22"/>
                <w:szCs w:val="22"/>
              </w:rPr>
              <w:br/>
              <w:t>Maji yasiyo salama kusambaza kipindupindu na kuhara</w:t>
            </w:r>
          </w:p>
        </w:tc>
        <w:tc>
          <w:tcPr>
            <w:tcW w:w="3418" w:type="dxa"/>
          </w:tcPr>
          <w:p w14:paraId="1FC5B978" w14:textId="0588C4A1" w:rsidR="00920ED3" w:rsidRPr="00997D17" w:rsidRDefault="00920ED3" w:rsidP="00997D17">
            <w:pPr>
              <w:rPr>
                <w:color w:val="000000"/>
                <w:sz w:val="22"/>
                <w:szCs w:val="22"/>
              </w:rPr>
            </w:pPr>
            <w:r w:rsidRPr="00997D17">
              <w:rPr>
                <w:color w:val="000000"/>
                <w:sz w:val="22"/>
                <w:szCs w:val="22"/>
              </w:rPr>
              <w:t>Level 1: Water authorities and RUWASA: test and chlorinate water supplies in high-risk areas.</w:t>
            </w:r>
            <w:r w:rsidRPr="00997D17">
              <w:rPr>
                <w:color w:val="000000"/>
                <w:sz w:val="22"/>
                <w:szCs w:val="22"/>
              </w:rPr>
              <w:br/>
              <w:t>Level 2: Water authorities: increase chlorination and distribute water-treatment tablets.</w:t>
            </w:r>
            <w:r w:rsidRPr="00997D17">
              <w:rPr>
                <w:color w:val="000000"/>
                <w:sz w:val="22"/>
                <w:szCs w:val="22"/>
              </w:rPr>
              <w:br/>
              <w:t>Level 3: District Committees and water authorities: supply safe water and hygiene materials to affected communities and treatment centres.</w:t>
            </w:r>
          </w:p>
        </w:tc>
        <w:tc>
          <w:tcPr>
            <w:tcW w:w="3418" w:type="dxa"/>
          </w:tcPr>
          <w:p w14:paraId="7F68ED6F" w14:textId="7D5BF07E" w:rsidR="00920ED3" w:rsidRPr="00997D17" w:rsidRDefault="00920ED3" w:rsidP="00997D17">
            <w:pPr>
              <w:rPr>
                <w:color w:val="000000"/>
                <w:sz w:val="22"/>
                <w:szCs w:val="22"/>
              </w:rPr>
            </w:pPr>
            <w:r w:rsidRPr="00997D17">
              <w:rPr>
                <w:color w:val="000000"/>
                <w:sz w:val="22"/>
                <w:szCs w:val="22"/>
              </w:rPr>
              <w:t>Ngazi ya 1: Mamlaka za maji na RUWASA: pimeni na tieni klorini maji katika maeneo hatarishi.</w:t>
            </w:r>
            <w:r w:rsidRPr="00997D17">
              <w:rPr>
                <w:color w:val="000000"/>
                <w:sz w:val="22"/>
                <w:szCs w:val="22"/>
              </w:rPr>
              <w:br/>
              <w:t>Ngazi ya 2: Mamlaka za maji: ongezeni utiaji wa klorini na sambazeni vidonge vya kutibu maji.</w:t>
            </w:r>
            <w:r w:rsidRPr="00997D17">
              <w:rPr>
                <w:color w:val="000000"/>
                <w:sz w:val="22"/>
                <w:szCs w:val="22"/>
              </w:rPr>
              <w:br/>
              <w:t>Ngazi ya 3: Kamati za Wilaya na mamlaka za maji: sambazeni maji safi na vifaa vya usafi kwa jamii zilizoathirika na vituo vya matibabu.</w:t>
            </w:r>
          </w:p>
        </w:tc>
      </w:tr>
      <w:tr w:rsidR="00920ED3" w:rsidRPr="00997D17" w14:paraId="4EC8E8E2" w14:textId="77777777" w:rsidTr="00997D17">
        <w:tc>
          <w:tcPr>
            <w:tcW w:w="3417" w:type="dxa"/>
          </w:tcPr>
          <w:p w14:paraId="2B609D6B" w14:textId="4B26096F" w:rsidR="00920ED3" w:rsidRPr="00997D17" w:rsidRDefault="00920ED3" w:rsidP="00997D17">
            <w:pPr>
              <w:rPr>
                <w:color w:val="000000"/>
                <w:sz w:val="22"/>
                <w:szCs w:val="22"/>
              </w:rPr>
            </w:pPr>
            <w:r w:rsidRPr="00997D17">
              <w:rPr>
                <w:color w:val="000000"/>
                <w:sz w:val="22"/>
                <w:szCs w:val="22"/>
              </w:rPr>
              <w:t>Education</w:t>
            </w:r>
            <w:r w:rsidRPr="00997D17">
              <w:rPr>
                <w:color w:val="000000"/>
                <w:sz w:val="22"/>
                <w:szCs w:val="22"/>
              </w:rPr>
              <w:br/>
              <w:t>Outbreaks spread in schools; pupils miss school</w:t>
            </w:r>
          </w:p>
        </w:tc>
        <w:tc>
          <w:tcPr>
            <w:tcW w:w="3417" w:type="dxa"/>
          </w:tcPr>
          <w:p w14:paraId="3483C93E" w14:textId="0D44C450" w:rsidR="00920ED3" w:rsidRPr="00997D17" w:rsidRDefault="00920ED3" w:rsidP="00997D17">
            <w:pPr>
              <w:rPr>
                <w:color w:val="000000"/>
                <w:sz w:val="22"/>
                <w:szCs w:val="22"/>
              </w:rPr>
            </w:pPr>
            <w:r w:rsidRPr="00997D17">
              <w:rPr>
                <w:color w:val="000000"/>
                <w:sz w:val="22"/>
                <w:szCs w:val="22"/>
              </w:rPr>
              <w:t>Elimu</w:t>
            </w:r>
            <w:r w:rsidRPr="00997D17">
              <w:rPr>
                <w:color w:val="000000"/>
                <w:sz w:val="22"/>
                <w:szCs w:val="22"/>
              </w:rPr>
              <w:br/>
              <w:t>Magonjwa kusambaa shuleni; wanafunzi kukosa masomo</w:t>
            </w:r>
          </w:p>
        </w:tc>
        <w:tc>
          <w:tcPr>
            <w:tcW w:w="3418" w:type="dxa"/>
          </w:tcPr>
          <w:p w14:paraId="3ECC3248" w14:textId="0B4F9843" w:rsidR="00920ED3" w:rsidRPr="00997D17" w:rsidRDefault="00920ED3" w:rsidP="00997D17">
            <w:pPr>
              <w:rPr>
                <w:color w:val="000000"/>
                <w:sz w:val="22"/>
                <w:szCs w:val="22"/>
              </w:rPr>
            </w:pPr>
            <w:r w:rsidRPr="00997D17">
              <w:rPr>
                <w:color w:val="000000"/>
                <w:sz w:val="22"/>
                <w:szCs w:val="22"/>
              </w:rPr>
              <w:t>Level 1: School heads: ensure handwashing facilities and safe water at schools.</w:t>
            </w:r>
            <w:r w:rsidRPr="00997D17">
              <w:rPr>
                <w:color w:val="000000"/>
                <w:sz w:val="22"/>
                <w:szCs w:val="22"/>
              </w:rPr>
              <w:br/>
              <w:t>Level 2: School heads: report sick pupils to the nearest health facility and follow health guidance.</w:t>
            </w:r>
            <w:r w:rsidRPr="00997D17">
              <w:rPr>
                <w:color w:val="000000"/>
                <w:sz w:val="22"/>
                <w:szCs w:val="22"/>
              </w:rPr>
              <w:br/>
              <w:t>Level 3: District Education Offices: follow Ministry of Health directives on school closures and reopening.</w:t>
            </w:r>
          </w:p>
        </w:tc>
        <w:tc>
          <w:tcPr>
            <w:tcW w:w="3418" w:type="dxa"/>
          </w:tcPr>
          <w:p w14:paraId="3AB1B711" w14:textId="5FD13D7C" w:rsidR="00920ED3" w:rsidRPr="00997D17" w:rsidRDefault="00920ED3" w:rsidP="00997D17">
            <w:pPr>
              <w:rPr>
                <w:color w:val="000000"/>
                <w:sz w:val="22"/>
                <w:szCs w:val="22"/>
              </w:rPr>
            </w:pPr>
            <w:r w:rsidRPr="00997D17">
              <w:rPr>
                <w:color w:val="000000"/>
                <w:sz w:val="22"/>
                <w:szCs w:val="22"/>
              </w:rPr>
              <w:t>Ngazi ya 1: Wakuu wa shule: hakikisheni kuna vifaa vya kunawa mikono na maji safi shuleni.</w:t>
            </w:r>
            <w:r w:rsidRPr="00997D17">
              <w:rPr>
                <w:color w:val="000000"/>
                <w:sz w:val="22"/>
                <w:szCs w:val="22"/>
              </w:rPr>
              <w:br/>
              <w:t>Ngazi ya 2: Wakuu wa shule: toeni taarifa ya wanafunzi wagonjwa kwenye kituo cha afya kilicho karibu na fuateni ushauri wa afya.</w:t>
            </w:r>
            <w:r w:rsidRPr="00997D17">
              <w:rPr>
                <w:color w:val="000000"/>
                <w:sz w:val="22"/>
                <w:szCs w:val="22"/>
              </w:rPr>
              <w:br/>
              <w:t>Ngazi ya 3: Ofisi za Elimu za Wilaya: fuateni maelekezo ya Wizara ya Afya kuhusu kufunga na kufungua shule.</w:t>
            </w:r>
          </w:p>
        </w:tc>
      </w:tr>
      <w:tr w:rsidR="00920ED3" w:rsidRPr="00997D17" w14:paraId="793CA6E2" w14:textId="77777777" w:rsidTr="00997D17">
        <w:tc>
          <w:tcPr>
            <w:tcW w:w="3417" w:type="dxa"/>
          </w:tcPr>
          <w:p w14:paraId="0C9AFA8D" w14:textId="79309AF4" w:rsidR="00920ED3" w:rsidRPr="00997D17" w:rsidRDefault="00920ED3" w:rsidP="00997D17">
            <w:pPr>
              <w:rPr>
                <w:color w:val="000000"/>
                <w:sz w:val="22"/>
                <w:szCs w:val="22"/>
              </w:rPr>
            </w:pPr>
            <w:r w:rsidRPr="00997D17">
              <w:rPr>
                <w:color w:val="000000"/>
                <w:sz w:val="22"/>
                <w:szCs w:val="22"/>
              </w:rPr>
              <w:t>Transport and border points</w:t>
            </w:r>
            <w:r w:rsidRPr="00997D17">
              <w:rPr>
                <w:color w:val="000000"/>
                <w:sz w:val="22"/>
                <w:szCs w:val="22"/>
              </w:rPr>
              <w:br/>
              <w:t>Disease spreads through travellers and cross-border movement</w:t>
            </w:r>
          </w:p>
        </w:tc>
        <w:tc>
          <w:tcPr>
            <w:tcW w:w="3417" w:type="dxa"/>
          </w:tcPr>
          <w:p w14:paraId="308A9B89" w14:textId="58B58BD5" w:rsidR="00920ED3" w:rsidRPr="00997D17" w:rsidRDefault="00920ED3" w:rsidP="00997D17">
            <w:pPr>
              <w:rPr>
                <w:color w:val="000000"/>
                <w:sz w:val="22"/>
                <w:szCs w:val="22"/>
              </w:rPr>
            </w:pPr>
            <w:r w:rsidRPr="00997D17">
              <w:rPr>
                <w:color w:val="000000"/>
                <w:sz w:val="22"/>
                <w:szCs w:val="22"/>
              </w:rPr>
              <w:t>Usafirishaji na vituo vya mipakani</w:t>
            </w:r>
            <w:r w:rsidRPr="00997D17">
              <w:rPr>
                <w:color w:val="000000"/>
                <w:sz w:val="22"/>
                <w:szCs w:val="22"/>
              </w:rPr>
              <w:br/>
              <w:t xml:space="preserve">Magonjwa kusambaa kupitia </w:t>
            </w:r>
            <w:r w:rsidRPr="00997D17">
              <w:rPr>
                <w:color w:val="000000"/>
                <w:sz w:val="22"/>
                <w:szCs w:val="22"/>
              </w:rPr>
              <w:lastRenderedPageBreak/>
              <w:t>wasafiri na mwingiliano wa mipakani</w:t>
            </w:r>
          </w:p>
        </w:tc>
        <w:tc>
          <w:tcPr>
            <w:tcW w:w="3418" w:type="dxa"/>
          </w:tcPr>
          <w:p w14:paraId="507DA5F8" w14:textId="061E4339" w:rsidR="00920ED3" w:rsidRPr="00997D17" w:rsidRDefault="00920ED3" w:rsidP="00997D17">
            <w:pPr>
              <w:rPr>
                <w:color w:val="000000"/>
                <w:sz w:val="22"/>
                <w:szCs w:val="22"/>
              </w:rPr>
            </w:pPr>
            <w:r w:rsidRPr="00997D17">
              <w:rPr>
                <w:color w:val="000000"/>
                <w:sz w:val="22"/>
                <w:szCs w:val="22"/>
              </w:rPr>
              <w:lastRenderedPageBreak/>
              <w:t>Level 1: Port Health and border authorities: strengthen screening at points of entry.</w:t>
            </w:r>
            <w:r w:rsidRPr="00997D17">
              <w:rPr>
                <w:color w:val="000000"/>
                <w:sz w:val="22"/>
                <w:szCs w:val="22"/>
              </w:rPr>
              <w:br/>
              <w:t xml:space="preserve">Level 2: Transport operators: </w:t>
            </w:r>
            <w:r w:rsidRPr="00997D17">
              <w:rPr>
                <w:color w:val="000000"/>
                <w:sz w:val="22"/>
                <w:szCs w:val="22"/>
              </w:rPr>
              <w:lastRenderedPageBreak/>
              <w:t>follow screening and hygiene directives at bus stations, ports and airports.</w:t>
            </w:r>
            <w:r w:rsidRPr="00997D17">
              <w:rPr>
                <w:color w:val="000000"/>
                <w:sz w:val="22"/>
                <w:szCs w:val="22"/>
              </w:rPr>
              <w:br/>
              <w:t>Level 3: Ministry of Health with transport authorities: apply approved movement restrictions from affected areas.</w:t>
            </w:r>
          </w:p>
        </w:tc>
        <w:tc>
          <w:tcPr>
            <w:tcW w:w="3418" w:type="dxa"/>
          </w:tcPr>
          <w:p w14:paraId="7F54F4B4" w14:textId="39DA4D86" w:rsidR="00920ED3" w:rsidRPr="00997D17" w:rsidRDefault="00920ED3" w:rsidP="00997D17">
            <w:pPr>
              <w:rPr>
                <w:color w:val="000000"/>
                <w:sz w:val="22"/>
                <w:szCs w:val="22"/>
              </w:rPr>
            </w:pPr>
            <w:r w:rsidRPr="00997D17">
              <w:rPr>
                <w:color w:val="000000"/>
                <w:sz w:val="22"/>
                <w:szCs w:val="22"/>
              </w:rPr>
              <w:lastRenderedPageBreak/>
              <w:t>Ngazi ya 1: Afya Mipakani na mamlaka za mipaka: imarisheni uchunguzi katika vituo vya kuingilia nchini.</w:t>
            </w:r>
            <w:r w:rsidRPr="00997D17">
              <w:rPr>
                <w:color w:val="000000"/>
                <w:sz w:val="22"/>
                <w:szCs w:val="22"/>
              </w:rPr>
              <w:br/>
            </w:r>
            <w:r w:rsidRPr="00997D17">
              <w:rPr>
                <w:color w:val="000000"/>
                <w:sz w:val="22"/>
                <w:szCs w:val="22"/>
              </w:rPr>
              <w:lastRenderedPageBreak/>
              <w:t>Ngazi ya 2: Waendeshaji wa usafiri: fuateni maelekezo ya uchunguzi na usafi katika stendi, bandari na viwanja vya ndege.</w:t>
            </w:r>
            <w:r w:rsidRPr="00997D17">
              <w:rPr>
                <w:color w:val="000000"/>
                <w:sz w:val="22"/>
                <w:szCs w:val="22"/>
              </w:rPr>
              <w:br/>
              <w:t>Ngazi ya 3: Wizara ya Afya kwa kushirikiana na mamlaka za usafiri: tekelezeni vizuizi vya safari vilivyoidhinishwa kutoka maeneo yaliyoathirika.</w:t>
            </w:r>
          </w:p>
        </w:tc>
      </w:tr>
      <w:tr w:rsidR="00920ED3" w:rsidRPr="00997D17" w14:paraId="6EFB0AB1" w14:textId="77777777" w:rsidTr="00997D17">
        <w:tc>
          <w:tcPr>
            <w:tcW w:w="3417" w:type="dxa"/>
          </w:tcPr>
          <w:p w14:paraId="26DB11EE" w14:textId="06DCEB1E" w:rsidR="00920ED3" w:rsidRPr="00997D17" w:rsidRDefault="00920ED3" w:rsidP="00997D17">
            <w:pPr>
              <w:rPr>
                <w:color w:val="000000"/>
                <w:sz w:val="22"/>
                <w:szCs w:val="22"/>
              </w:rPr>
            </w:pPr>
            <w:r w:rsidRPr="00997D17">
              <w:rPr>
                <w:color w:val="000000"/>
                <w:sz w:val="22"/>
                <w:szCs w:val="22"/>
              </w:rPr>
              <w:lastRenderedPageBreak/>
              <w:t>Trade, markets and food safety</w:t>
            </w:r>
            <w:r w:rsidRPr="00997D17">
              <w:rPr>
                <w:color w:val="000000"/>
                <w:sz w:val="22"/>
                <w:szCs w:val="22"/>
              </w:rPr>
              <w:br/>
              <w:t>Contaminated food sold; markets become transmission points</w:t>
            </w:r>
          </w:p>
        </w:tc>
        <w:tc>
          <w:tcPr>
            <w:tcW w:w="3417" w:type="dxa"/>
          </w:tcPr>
          <w:p w14:paraId="3D4BAB9B" w14:textId="6434A4C7" w:rsidR="00920ED3" w:rsidRPr="00997D17" w:rsidRDefault="00920ED3" w:rsidP="00997D17">
            <w:pPr>
              <w:rPr>
                <w:color w:val="000000"/>
                <w:sz w:val="22"/>
                <w:szCs w:val="22"/>
              </w:rPr>
            </w:pPr>
            <w:r w:rsidRPr="00997D17">
              <w:rPr>
                <w:color w:val="000000"/>
                <w:sz w:val="22"/>
                <w:szCs w:val="22"/>
              </w:rPr>
              <w:t>Biashara, masoko na usalama wa chakula</w:t>
            </w:r>
            <w:r w:rsidRPr="00997D17">
              <w:rPr>
                <w:color w:val="000000"/>
                <w:sz w:val="22"/>
                <w:szCs w:val="22"/>
              </w:rPr>
              <w:br/>
              <w:t>Chakula kilichochafuka kuuzwa; masoko kuwa maeneo ya maambukizi</w:t>
            </w:r>
          </w:p>
        </w:tc>
        <w:tc>
          <w:tcPr>
            <w:tcW w:w="3418" w:type="dxa"/>
          </w:tcPr>
          <w:p w14:paraId="1B03327A" w14:textId="3A4BB2EE" w:rsidR="00920ED3" w:rsidRPr="00997D17" w:rsidRDefault="00920ED3" w:rsidP="00997D17">
            <w:pPr>
              <w:rPr>
                <w:color w:val="000000"/>
                <w:sz w:val="22"/>
                <w:szCs w:val="22"/>
              </w:rPr>
            </w:pPr>
            <w:r w:rsidRPr="00997D17">
              <w:rPr>
                <w:color w:val="000000"/>
                <w:sz w:val="22"/>
                <w:szCs w:val="22"/>
              </w:rPr>
              <w:t>Level 1: TBS, TMDA and Local Government Authorities: inspect food vendors and markets.</w:t>
            </w:r>
            <w:r w:rsidRPr="00997D17">
              <w:rPr>
                <w:color w:val="000000"/>
                <w:sz w:val="22"/>
                <w:szCs w:val="22"/>
              </w:rPr>
              <w:br/>
              <w:t>Level 2: Market committees: provide handwashing points and enforce food hygiene.</w:t>
            </w:r>
            <w:r w:rsidRPr="00997D17">
              <w:rPr>
                <w:color w:val="000000"/>
                <w:sz w:val="22"/>
                <w:szCs w:val="22"/>
              </w:rPr>
              <w:br/>
              <w:t>Level 3: District Committees: close or restrict unsafe markets and food outlets as directed by health authorities.</w:t>
            </w:r>
          </w:p>
        </w:tc>
        <w:tc>
          <w:tcPr>
            <w:tcW w:w="3418" w:type="dxa"/>
          </w:tcPr>
          <w:p w14:paraId="64B42BA3" w14:textId="267682A5" w:rsidR="00920ED3" w:rsidRPr="00997D17" w:rsidRDefault="00920ED3" w:rsidP="00997D17">
            <w:pPr>
              <w:rPr>
                <w:color w:val="000000"/>
                <w:sz w:val="22"/>
                <w:szCs w:val="22"/>
              </w:rPr>
            </w:pPr>
            <w:r w:rsidRPr="00997D17">
              <w:rPr>
                <w:color w:val="000000"/>
                <w:sz w:val="22"/>
                <w:szCs w:val="22"/>
              </w:rPr>
              <w:t>Ngazi ya 1: TBS, TMDA na Mamlaka za Serikali za Mitaa: kagueni wauzaji wa vyakula na masoko.</w:t>
            </w:r>
            <w:r w:rsidRPr="00997D17">
              <w:rPr>
                <w:color w:val="000000"/>
                <w:sz w:val="22"/>
                <w:szCs w:val="22"/>
              </w:rPr>
              <w:br/>
              <w:t>Ngazi ya 2: Kamati za masoko: wekeni vituo vya kunawa mikono na simamieni usafi wa vyakula.</w:t>
            </w:r>
            <w:r w:rsidRPr="00997D17">
              <w:rPr>
                <w:color w:val="000000"/>
                <w:sz w:val="22"/>
                <w:szCs w:val="22"/>
              </w:rPr>
              <w:br/>
              <w:t>Ngazi ya 3: Kamati za Wilaya: fungeni au wekeni vizuizi kwa masoko na maeneo ya chakula yasiyo salama kama mamlaka za afya zinavyoelekeza.</w:t>
            </w:r>
          </w:p>
        </w:tc>
      </w:tr>
      <w:tr w:rsidR="00920ED3" w:rsidRPr="00997D17" w14:paraId="16BB556C" w14:textId="77777777" w:rsidTr="00997D17">
        <w:tc>
          <w:tcPr>
            <w:tcW w:w="3417" w:type="dxa"/>
          </w:tcPr>
          <w:p w14:paraId="2FD61985" w14:textId="2B7EBBA6" w:rsidR="00920ED3" w:rsidRPr="00997D17" w:rsidRDefault="00920ED3" w:rsidP="00997D17">
            <w:pPr>
              <w:rPr>
                <w:color w:val="000000"/>
                <w:sz w:val="22"/>
                <w:szCs w:val="22"/>
              </w:rPr>
            </w:pPr>
            <w:r w:rsidRPr="00997D17">
              <w:rPr>
                <w:color w:val="000000"/>
                <w:sz w:val="22"/>
                <w:szCs w:val="22"/>
              </w:rPr>
              <w:t>Agriculture and food security</w:t>
            </w:r>
            <w:r w:rsidRPr="00997D17">
              <w:rPr>
                <w:color w:val="000000"/>
                <w:sz w:val="22"/>
                <w:szCs w:val="22"/>
              </w:rPr>
              <w:br/>
              <w:t>Aflatoxin in stored grain; farm labour lost during outbreaks</w:t>
            </w:r>
          </w:p>
        </w:tc>
        <w:tc>
          <w:tcPr>
            <w:tcW w:w="3417" w:type="dxa"/>
          </w:tcPr>
          <w:p w14:paraId="439DC87A" w14:textId="37F1A2A0" w:rsidR="00920ED3" w:rsidRPr="00997D17" w:rsidRDefault="00920ED3" w:rsidP="00997D17">
            <w:pPr>
              <w:rPr>
                <w:color w:val="000000"/>
                <w:sz w:val="22"/>
                <w:szCs w:val="22"/>
              </w:rPr>
            </w:pPr>
            <w:r w:rsidRPr="00997D17">
              <w:rPr>
                <w:color w:val="000000"/>
                <w:sz w:val="22"/>
                <w:szCs w:val="22"/>
              </w:rPr>
              <w:t>Kilimo na usalama wa chakula</w:t>
            </w:r>
            <w:r w:rsidRPr="00997D17">
              <w:rPr>
                <w:color w:val="000000"/>
                <w:sz w:val="22"/>
                <w:szCs w:val="22"/>
              </w:rPr>
              <w:br/>
              <w:t>Sumukuvu katika nafaka zilizohifadhiwa; nguvu kazi ya shamba kupotea wakati wa milipuko</w:t>
            </w:r>
          </w:p>
        </w:tc>
        <w:tc>
          <w:tcPr>
            <w:tcW w:w="3418" w:type="dxa"/>
          </w:tcPr>
          <w:p w14:paraId="1720BCE6" w14:textId="1E1FAF70" w:rsidR="00920ED3" w:rsidRPr="00997D17" w:rsidRDefault="00920ED3" w:rsidP="00997D17">
            <w:pPr>
              <w:rPr>
                <w:color w:val="000000"/>
                <w:sz w:val="22"/>
                <w:szCs w:val="22"/>
              </w:rPr>
            </w:pPr>
            <w:r w:rsidRPr="00997D17">
              <w:rPr>
                <w:color w:val="000000"/>
                <w:sz w:val="22"/>
                <w:szCs w:val="22"/>
              </w:rPr>
              <w:t>Level 1: Extension officers: advise on proper drying and storage of maize and groundnuts.</w:t>
            </w:r>
            <w:r w:rsidRPr="00997D17">
              <w:rPr>
                <w:color w:val="000000"/>
                <w:sz w:val="22"/>
                <w:szCs w:val="22"/>
              </w:rPr>
              <w:br/>
              <w:t>Level 2: District Agriculture Officers: support testing of suspected grain.</w:t>
            </w:r>
            <w:r w:rsidRPr="00997D17">
              <w:rPr>
                <w:color w:val="000000"/>
                <w:sz w:val="22"/>
                <w:szCs w:val="22"/>
              </w:rPr>
              <w:br/>
              <w:t>Level 3: District Committees: remove contaminated grain from markets and protect household food supplies.</w:t>
            </w:r>
          </w:p>
        </w:tc>
        <w:tc>
          <w:tcPr>
            <w:tcW w:w="3418" w:type="dxa"/>
          </w:tcPr>
          <w:p w14:paraId="5DFB8F75" w14:textId="762417CD" w:rsidR="00920ED3" w:rsidRPr="00997D17" w:rsidRDefault="00920ED3" w:rsidP="00997D17">
            <w:pPr>
              <w:rPr>
                <w:color w:val="000000"/>
                <w:sz w:val="22"/>
                <w:szCs w:val="22"/>
              </w:rPr>
            </w:pPr>
            <w:r w:rsidRPr="00997D17">
              <w:rPr>
                <w:color w:val="000000"/>
                <w:sz w:val="22"/>
                <w:szCs w:val="22"/>
              </w:rPr>
              <w:t>Ngazi ya 1: Maafisa ugani: toeni ushauri kuhusu kukausha na kuhifadhi vizuri mahindi na karanga.</w:t>
            </w:r>
            <w:r w:rsidRPr="00997D17">
              <w:rPr>
                <w:color w:val="000000"/>
                <w:sz w:val="22"/>
                <w:szCs w:val="22"/>
              </w:rPr>
              <w:br/>
              <w:t>Ngazi ya 2: Maafisa Kilimo wa Wilaya: saidieni upimaji wa nafaka zinazoshukiwa.</w:t>
            </w:r>
            <w:r w:rsidRPr="00997D17">
              <w:rPr>
                <w:color w:val="000000"/>
                <w:sz w:val="22"/>
                <w:szCs w:val="22"/>
              </w:rPr>
              <w:br/>
              <w:t>Ngazi ya 3: Kamati za Wilaya: ondoeni nafaka zilizochafuka sokoni na lindeni akiba ya chakula ya kaya.</w:t>
            </w:r>
          </w:p>
        </w:tc>
      </w:tr>
      <w:tr w:rsidR="00920ED3" w:rsidRPr="00997D17" w14:paraId="1DACDA62" w14:textId="77777777" w:rsidTr="00997D17">
        <w:tc>
          <w:tcPr>
            <w:tcW w:w="3417" w:type="dxa"/>
          </w:tcPr>
          <w:p w14:paraId="2BC8C283" w14:textId="61B1FB65" w:rsidR="00920ED3" w:rsidRPr="00997D17" w:rsidRDefault="00920ED3" w:rsidP="00997D17">
            <w:pPr>
              <w:rPr>
                <w:color w:val="000000"/>
                <w:sz w:val="22"/>
                <w:szCs w:val="22"/>
              </w:rPr>
            </w:pPr>
            <w:r w:rsidRPr="00997D17">
              <w:rPr>
                <w:color w:val="000000"/>
                <w:sz w:val="22"/>
                <w:szCs w:val="22"/>
              </w:rPr>
              <w:t>Tourism and hospitality</w:t>
            </w:r>
            <w:r w:rsidRPr="00997D17">
              <w:rPr>
                <w:color w:val="000000"/>
                <w:sz w:val="22"/>
                <w:szCs w:val="22"/>
              </w:rPr>
              <w:br/>
              <w:t>Visitors may import or spread disease; hotels and camps affected</w:t>
            </w:r>
          </w:p>
        </w:tc>
        <w:tc>
          <w:tcPr>
            <w:tcW w:w="3417" w:type="dxa"/>
          </w:tcPr>
          <w:p w14:paraId="4FDAF0DC" w14:textId="04064F80" w:rsidR="00920ED3" w:rsidRPr="00997D17" w:rsidRDefault="00920ED3" w:rsidP="00997D17">
            <w:pPr>
              <w:rPr>
                <w:color w:val="000000"/>
                <w:sz w:val="22"/>
                <w:szCs w:val="22"/>
              </w:rPr>
            </w:pPr>
            <w:r w:rsidRPr="00997D17">
              <w:rPr>
                <w:color w:val="000000"/>
                <w:sz w:val="22"/>
                <w:szCs w:val="22"/>
              </w:rPr>
              <w:t>Utalii na huduma za malazi</w:t>
            </w:r>
            <w:r w:rsidRPr="00997D17">
              <w:rPr>
                <w:color w:val="000000"/>
                <w:sz w:val="22"/>
                <w:szCs w:val="22"/>
              </w:rPr>
              <w:br/>
              <w:t>Wageni kuweza kuingiza au kusambaza magonjwa; hoteli na kambi kuathirika</w:t>
            </w:r>
          </w:p>
        </w:tc>
        <w:tc>
          <w:tcPr>
            <w:tcW w:w="3418" w:type="dxa"/>
          </w:tcPr>
          <w:p w14:paraId="1D56F686" w14:textId="734EAE2C" w:rsidR="00920ED3" w:rsidRPr="00997D17" w:rsidRDefault="00920ED3" w:rsidP="00997D17">
            <w:pPr>
              <w:rPr>
                <w:color w:val="000000"/>
                <w:sz w:val="22"/>
                <w:szCs w:val="22"/>
              </w:rPr>
            </w:pPr>
            <w:r w:rsidRPr="00997D17">
              <w:rPr>
                <w:color w:val="000000"/>
                <w:sz w:val="22"/>
                <w:szCs w:val="22"/>
              </w:rPr>
              <w:t>Level 1: Hotel and tour operators: brief staff on symptoms and reporting.</w:t>
            </w:r>
            <w:r w:rsidRPr="00997D17">
              <w:rPr>
                <w:color w:val="000000"/>
                <w:sz w:val="22"/>
                <w:szCs w:val="22"/>
              </w:rPr>
              <w:br/>
              <w:t xml:space="preserve">Level 2: Hotel and tour </w:t>
            </w:r>
            <w:r w:rsidRPr="00997D17">
              <w:rPr>
                <w:color w:val="000000"/>
                <w:sz w:val="22"/>
                <w:szCs w:val="22"/>
              </w:rPr>
              <w:lastRenderedPageBreak/>
              <w:t>operators: report sick guests or staff to the nearest health facility.</w:t>
            </w:r>
            <w:r w:rsidRPr="00997D17">
              <w:rPr>
                <w:color w:val="000000"/>
                <w:sz w:val="22"/>
                <w:szCs w:val="22"/>
              </w:rPr>
              <w:br/>
              <w:t>Level 3: Tourism authorities: follow Ministry of Health directives on travel and gatherings.</w:t>
            </w:r>
          </w:p>
        </w:tc>
        <w:tc>
          <w:tcPr>
            <w:tcW w:w="3418" w:type="dxa"/>
          </w:tcPr>
          <w:p w14:paraId="2C3C3AE9" w14:textId="47756D63" w:rsidR="00920ED3" w:rsidRPr="00997D17" w:rsidRDefault="00920ED3" w:rsidP="00997D17">
            <w:pPr>
              <w:rPr>
                <w:color w:val="000000"/>
                <w:sz w:val="22"/>
                <w:szCs w:val="22"/>
              </w:rPr>
            </w:pPr>
            <w:r w:rsidRPr="00997D17">
              <w:rPr>
                <w:color w:val="000000"/>
                <w:sz w:val="22"/>
                <w:szCs w:val="22"/>
              </w:rPr>
              <w:lastRenderedPageBreak/>
              <w:t>Ngazi ya 1: Waendeshaji wa hoteli na utalii: wapeni watumishi taarifa kuhusu dalili na utoaji taarifa.</w:t>
            </w:r>
            <w:r w:rsidRPr="00997D17">
              <w:rPr>
                <w:color w:val="000000"/>
                <w:sz w:val="22"/>
                <w:szCs w:val="22"/>
              </w:rPr>
              <w:br/>
            </w:r>
            <w:r w:rsidRPr="00997D17">
              <w:rPr>
                <w:color w:val="000000"/>
                <w:sz w:val="22"/>
                <w:szCs w:val="22"/>
              </w:rPr>
              <w:lastRenderedPageBreak/>
              <w:t>Ngazi ya 2: Waendeshaji wa hoteli na utalii: toeni taarifa ya wageni au watumishi wagonjwa kwenye kituo cha afya kilicho karibu.</w:t>
            </w:r>
            <w:r w:rsidRPr="00997D17">
              <w:rPr>
                <w:color w:val="000000"/>
                <w:sz w:val="22"/>
                <w:szCs w:val="22"/>
              </w:rPr>
              <w:br/>
              <w:t>Ngazi ya 3: Mamlaka za utalii: fuateni maelekezo ya Wizara ya Afya kuhusu safari na mikusanyiko.</w:t>
            </w:r>
          </w:p>
        </w:tc>
      </w:tr>
      <w:tr w:rsidR="00920ED3" w:rsidRPr="00997D17" w14:paraId="3CEF2CF0" w14:textId="77777777" w:rsidTr="00997D17">
        <w:tc>
          <w:tcPr>
            <w:tcW w:w="3417" w:type="dxa"/>
          </w:tcPr>
          <w:p w14:paraId="0B429DFF" w14:textId="7EF24115" w:rsidR="00920ED3" w:rsidRPr="00997D17" w:rsidRDefault="00920ED3" w:rsidP="00997D17">
            <w:pPr>
              <w:rPr>
                <w:color w:val="000000"/>
                <w:sz w:val="22"/>
                <w:szCs w:val="22"/>
              </w:rPr>
            </w:pPr>
            <w:r w:rsidRPr="00997D17">
              <w:rPr>
                <w:color w:val="000000"/>
                <w:sz w:val="22"/>
                <w:szCs w:val="22"/>
              </w:rPr>
              <w:lastRenderedPageBreak/>
              <w:t>Religious and community gatherings</w:t>
            </w:r>
            <w:r w:rsidRPr="00997D17">
              <w:rPr>
                <w:color w:val="000000"/>
                <w:sz w:val="22"/>
                <w:szCs w:val="22"/>
              </w:rPr>
              <w:br/>
              <w:t>Large gatherings and funerals spread infection</w:t>
            </w:r>
          </w:p>
        </w:tc>
        <w:tc>
          <w:tcPr>
            <w:tcW w:w="3417" w:type="dxa"/>
          </w:tcPr>
          <w:p w14:paraId="15B4028D" w14:textId="2EB7C5D4" w:rsidR="00920ED3" w:rsidRPr="00997D17" w:rsidRDefault="00920ED3" w:rsidP="00997D17">
            <w:pPr>
              <w:rPr>
                <w:color w:val="000000"/>
                <w:sz w:val="22"/>
                <w:szCs w:val="22"/>
              </w:rPr>
            </w:pPr>
            <w:r w:rsidRPr="00997D17">
              <w:rPr>
                <w:color w:val="000000"/>
                <w:sz w:val="22"/>
                <w:szCs w:val="22"/>
              </w:rPr>
              <w:t>Mikusanyiko ya kidini na kijamii</w:t>
            </w:r>
            <w:r w:rsidRPr="00997D17">
              <w:rPr>
                <w:color w:val="000000"/>
                <w:sz w:val="22"/>
                <w:szCs w:val="22"/>
              </w:rPr>
              <w:br/>
              <w:t>Mikusanyiko mikubwa na misiba kusambaza maambukizi</w:t>
            </w:r>
          </w:p>
        </w:tc>
        <w:tc>
          <w:tcPr>
            <w:tcW w:w="3418" w:type="dxa"/>
          </w:tcPr>
          <w:p w14:paraId="35D29691" w14:textId="6FE2329B" w:rsidR="00920ED3" w:rsidRPr="00997D17" w:rsidRDefault="00920ED3" w:rsidP="00997D17">
            <w:pPr>
              <w:rPr>
                <w:color w:val="000000"/>
                <w:sz w:val="22"/>
                <w:szCs w:val="22"/>
              </w:rPr>
            </w:pPr>
            <w:r w:rsidRPr="00997D17">
              <w:rPr>
                <w:color w:val="000000"/>
                <w:sz w:val="22"/>
                <w:szCs w:val="22"/>
              </w:rPr>
              <w:t>Level 1: Religious and community leaders: share prevention messages and promote handwashing at gatherings.</w:t>
            </w:r>
            <w:r w:rsidRPr="00997D17">
              <w:rPr>
                <w:color w:val="000000"/>
                <w:sz w:val="22"/>
                <w:szCs w:val="22"/>
              </w:rPr>
              <w:br/>
              <w:t>Level 2: Religious leaders: follow health guidance on gatherings and burials.</w:t>
            </w:r>
            <w:r w:rsidRPr="00997D17">
              <w:rPr>
                <w:color w:val="000000"/>
                <w:sz w:val="22"/>
                <w:szCs w:val="22"/>
              </w:rPr>
              <w:br/>
              <w:t>Level 3: Religious leaders and District Committees: support safe and dignified burials and follow limits on gatherings.</w:t>
            </w:r>
          </w:p>
        </w:tc>
        <w:tc>
          <w:tcPr>
            <w:tcW w:w="3418" w:type="dxa"/>
          </w:tcPr>
          <w:p w14:paraId="6AE70D1E" w14:textId="7D4C08A0" w:rsidR="00920ED3" w:rsidRPr="00997D17" w:rsidRDefault="00920ED3" w:rsidP="00997D17">
            <w:pPr>
              <w:rPr>
                <w:color w:val="000000"/>
                <w:sz w:val="22"/>
                <w:szCs w:val="22"/>
              </w:rPr>
            </w:pPr>
            <w:r w:rsidRPr="00997D17">
              <w:rPr>
                <w:color w:val="000000"/>
                <w:sz w:val="22"/>
                <w:szCs w:val="22"/>
              </w:rPr>
              <w:t>Ngazi ya 1: Viongozi wa dini na jamii: sambazeni ujumbe wa kujikinga na himizeni unawaji mikono katika mikusanyiko.</w:t>
            </w:r>
            <w:r w:rsidRPr="00997D17">
              <w:rPr>
                <w:color w:val="000000"/>
                <w:sz w:val="22"/>
                <w:szCs w:val="22"/>
              </w:rPr>
              <w:br/>
              <w:t>Ngazi ya 2: Viongozi wa dini: fuateni ushauri wa afya kuhusu mikusanyiko na maziko.</w:t>
            </w:r>
            <w:r w:rsidRPr="00997D17">
              <w:rPr>
                <w:color w:val="000000"/>
                <w:sz w:val="22"/>
                <w:szCs w:val="22"/>
              </w:rPr>
              <w:br/>
              <w:t>Ngazi ya 3: Viongozi wa dini na Kamati za Wilaya: saidieni maziko salama na ya heshima na fuateni vizuizi vya mikusanyiko.</w:t>
            </w:r>
          </w:p>
        </w:tc>
      </w:tr>
      <w:tr w:rsidR="00920ED3" w:rsidRPr="00997D17" w14:paraId="19719AA0" w14:textId="77777777" w:rsidTr="00997D17">
        <w:tc>
          <w:tcPr>
            <w:tcW w:w="3417" w:type="dxa"/>
          </w:tcPr>
          <w:p w14:paraId="3E9BC289" w14:textId="68F3EBB1" w:rsidR="00920ED3" w:rsidRPr="00997D17" w:rsidRDefault="00920ED3" w:rsidP="00997D17">
            <w:pPr>
              <w:rPr>
                <w:color w:val="000000"/>
                <w:sz w:val="22"/>
                <w:szCs w:val="22"/>
              </w:rPr>
            </w:pPr>
            <w:r w:rsidRPr="00997D17">
              <w:rPr>
                <w:color w:val="000000"/>
                <w:sz w:val="22"/>
                <w:szCs w:val="22"/>
              </w:rPr>
              <w:t>Social welfare and protection</w:t>
            </w:r>
            <w:r w:rsidRPr="00997D17">
              <w:rPr>
                <w:color w:val="000000"/>
                <w:sz w:val="22"/>
                <w:szCs w:val="22"/>
              </w:rPr>
              <w:br/>
              <w:t>Stigma; orphaned children and vulnerable households</w:t>
            </w:r>
          </w:p>
        </w:tc>
        <w:tc>
          <w:tcPr>
            <w:tcW w:w="3417" w:type="dxa"/>
          </w:tcPr>
          <w:p w14:paraId="7882E951" w14:textId="70A5D205" w:rsidR="00920ED3" w:rsidRPr="00997D17" w:rsidRDefault="00920ED3" w:rsidP="00997D17">
            <w:pPr>
              <w:rPr>
                <w:color w:val="000000"/>
                <w:sz w:val="22"/>
                <w:szCs w:val="22"/>
              </w:rPr>
            </w:pPr>
            <w:r w:rsidRPr="00997D17">
              <w:rPr>
                <w:color w:val="000000"/>
                <w:sz w:val="22"/>
                <w:szCs w:val="22"/>
              </w:rPr>
              <w:t>Ustawi wa jamii na ulinzi</w:t>
            </w:r>
            <w:r w:rsidRPr="00997D17">
              <w:rPr>
                <w:color w:val="000000"/>
                <w:sz w:val="22"/>
                <w:szCs w:val="22"/>
              </w:rPr>
              <w:br/>
              <w:t>Unyanyapaa; watoto yatima na kaya zilizo hatarini</w:t>
            </w:r>
          </w:p>
        </w:tc>
        <w:tc>
          <w:tcPr>
            <w:tcW w:w="3418" w:type="dxa"/>
          </w:tcPr>
          <w:p w14:paraId="513DC9AD" w14:textId="034170BE" w:rsidR="00920ED3" w:rsidRPr="00997D17" w:rsidRDefault="00920ED3" w:rsidP="00997D17">
            <w:pPr>
              <w:rPr>
                <w:color w:val="000000"/>
                <w:sz w:val="22"/>
                <w:szCs w:val="22"/>
              </w:rPr>
            </w:pPr>
            <w:r w:rsidRPr="00997D17">
              <w:rPr>
                <w:color w:val="000000"/>
                <w:sz w:val="22"/>
                <w:szCs w:val="22"/>
              </w:rPr>
              <w:t>Level 1: Social welfare officers: identify vulnerable households in high-risk areas.</w:t>
            </w:r>
            <w:r w:rsidRPr="00997D17">
              <w:rPr>
                <w:color w:val="000000"/>
                <w:sz w:val="22"/>
                <w:szCs w:val="22"/>
              </w:rPr>
              <w:br/>
              <w:t>Level 2: Social welfare officers and community leaders: counter stigma and support affected families.</w:t>
            </w:r>
            <w:r w:rsidRPr="00997D17">
              <w:rPr>
                <w:color w:val="000000"/>
                <w:sz w:val="22"/>
                <w:szCs w:val="22"/>
              </w:rPr>
              <w:br/>
              <w:t>Level 3: Ministry responsible for social welfare and the Red Cross: provide psychosocial support and care for orphaned children.</w:t>
            </w:r>
          </w:p>
        </w:tc>
        <w:tc>
          <w:tcPr>
            <w:tcW w:w="3418" w:type="dxa"/>
          </w:tcPr>
          <w:p w14:paraId="4A6ED86D" w14:textId="00EDABDD" w:rsidR="00920ED3" w:rsidRPr="00997D17" w:rsidRDefault="00920ED3" w:rsidP="00997D17">
            <w:pPr>
              <w:rPr>
                <w:color w:val="000000"/>
                <w:sz w:val="22"/>
                <w:szCs w:val="22"/>
              </w:rPr>
            </w:pPr>
            <w:r w:rsidRPr="00997D17">
              <w:rPr>
                <w:color w:val="000000"/>
                <w:sz w:val="22"/>
                <w:szCs w:val="22"/>
              </w:rPr>
              <w:t>Ngazi ya 1: Maafisa ustawi wa jamii: tambueni kaya zilizo hatarini katika maeneo hatarishi.</w:t>
            </w:r>
            <w:r w:rsidRPr="00997D17">
              <w:rPr>
                <w:color w:val="000000"/>
                <w:sz w:val="22"/>
                <w:szCs w:val="22"/>
              </w:rPr>
              <w:br/>
              <w:t>Ngazi ya 2: Maafisa ustawi wa jamii na viongozi wa jamii: pingeni unyanyapaa na saidieni familia zilizoathirika.</w:t>
            </w:r>
            <w:r w:rsidRPr="00997D17">
              <w:rPr>
                <w:color w:val="000000"/>
                <w:sz w:val="22"/>
                <w:szCs w:val="22"/>
              </w:rPr>
              <w:br/>
              <w:t>Ngazi ya 3: Wizara yenye dhamana ya ustawi wa jamii na Chama cha Msalaba Mwekundu: toeni msaada wa kisaikolojia na huduma kwa watoto yatima.</w:t>
            </w:r>
          </w:p>
        </w:tc>
      </w:tr>
    </w:tbl>
    <w:p w14:paraId="021DDC16" w14:textId="77777777" w:rsidR="00D3308D" w:rsidRPr="00997D17" w:rsidRDefault="00D3308D" w:rsidP="000359A0">
      <w:pPr>
        <w:pStyle w:val="Strong1"/>
        <w:jc w:val="both"/>
        <w:rPr>
          <w:b w:val="0"/>
          <w:bCs w:val="0"/>
          <w:sz w:val="22"/>
          <w:szCs w:val="22"/>
        </w:rPr>
      </w:pPr>
    </w:p>
    <w:p w14:paraId="02A83920" w14:textId="77777777" w:rsidR="00483159" w:rsidRPr="00997D17" w:rsidRDefault="00483159" w:rsidP="000359A0">
      <w:pPr>
        <w:pStyle w:val="Strong1"/>
        <w:jc w:val="both"/>
        <w:rPr>
          <w:b w:val="0"/>
          <w:bCs w:val="0"/>
          <w:sz w:val="22"/>
          <w:szCs w:val="22"/>
        </w:rPr>
      </w:pPr>
    </w:p>
    <w:p w14:paraId="57CEA25C" w14:textId="77777777" w:rsidR="00483159" w:rsidRPr="00997D17" w:rsidRDefault="00483159" w:rsidP="000359A0">
      <w:pPr>
        <w:pStyle w:val="Strong1"/>
        <w:jc w:val="both"/>
        <w:rPr>
          <w:b w:val="0"/>
          <w:bCs w:val="0"/>
          <w:sz w:val="22"/>
          <w:szCs w:val="22"/>
        </w:rPr>
      </w:pPr>
    </w:p>
    <w:p w14:paraId="4845210A" w14:textId="77777777" w:rsidR="00483159" w:rsidRPr="00997D17" w:rsidRDefault="00483159" w:rsidP="000359A0">
      <w:pPr>
        <w:pStyle w:val="Strong1"/>
        <w:jc w:val="both"/>
        <w:rPr>
          <w:b w:val="0"/>
          <w:bCs w:val="0"/>
          <w:sz w:val="22"/>
          <w:szCs w:val="22"/>
        </w:rPr>
      </w:pPr>
    </w:p>
    <w:p w14:paraId="1781E17C" w14:textId="3B0A2A6A" w:rsidR="00483159" w:rsidRPr="00997D17" w:rsidRDefault="0089242C" w:rsidP="00483159">
      <w:pPr>
        <w:rPr>
          <w:sz w:val="22"/>
          <w:szCs w:val="22"/>
        </w:rPr>
      </w:pPr>
      <w:r w:rsidRPr="00997D17">
        <w:rPr>
          <w:sz w:val="22"/>
          <w:szCs w:val="22"/>
        </w:rPr>
        <w:t>10.0 TANZANIA</w:t>
      </w:r>
      <w:r w:rsidR="00483159" w:rsidRPr="00997D17">
        <w:rPr>
          <w:sz w:val="22"/>
          <w:szCs w:val="22"/>
        </w:rPr>
        <w:t xml:space="preserve"> INCIDENTS AND ACCIDENTS RAPID RESPONSE GUIDE</w:t>
      </w:r>
    </w:p>
    <w:p w14:paraId="6CB41721" w14:textId="77777777" w:rsidR="00483159" w:rsidRPr="00997D17" w:rsidRDefault="00483159" w:rsidP="00483159">
      <w:pPr>
        <w:jc w:val="center"/>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0"/>
      </w:tblGrid>
      <w:tr w:rsidR="00483159" w:rsidRPr="00997D17" w14:paraId="0EDE0578" w14:textId="77777777" w:rsidTr="00755EE1">
        <w:tc>
          <w:tcPr>
            <w:tcW w:w="13680" w:type="dxa"/>
            <w:tcBorders>
              <w:top w:val="single" w:sz="8" w:space="0" w:color="2F5496"/>
              <w:left w:val="single" w:sz="8" w:space="0" w:color="2F5496"/>
              <w:bottom w:val="single" w:sz="8" w:space="0" w:color="2F5496"/>
              <w:right w:val="single" w:sz="8" w:space="0" w:color="2F5496"/>
            </w:tcBorders>
            <w:shd w:val="clear" w:color="auto" w:fill="4472C4"/>
            <w:tcMar>
              <w:top w:w="180" w:type="dxa"/>
              <w:left w:w="240" w:type="dxa"/>
              <w:bottom w:w="180" w:type="dxa"/>
              <w:right w:w="240" w:type="dxa"/>
            </w:tcMar>
            <w:vAlign w:val="center"/>
          </w:tcPr>
          <w:p w14:paraId="53E838F6" w14:textId="77777777" w:rsidR="00483159" w:rsidRPr="00997D17" w:rsidRDefault="00483159" w:rsidP="00755EE1">
            <w:pPr>
              <w:jc w:val="center"/>
              <w:rPr>
                <w:sz w:val="22"/>
                <w:szCs w:val="22"/>
              </w:rPr>
            </w:pPr>
            <w:r w:rsidRPr="00997D17">
              <w:rPr>
                <w:color w:val="FFFFFF"/>
                <w:sz w:val="22"/>
                <w:szCs w:val="22"/>
              </w:rPr>
              <w:t>TRANSPORT INCIDENTS | AJALI ZA USAFIRI</w:t>
            </w:r>
          </w:p>
        </w:tc>
      </w:tr>
    </w:tbl>
    <w:p w14:paraId="768486BC" w14:textId="77777777" w:rsidR="00483159" w:rsidRPr="00997D17" w:rsidRDefault="00483159" w:rsidP="00483159">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720"/>
        <w:gridCol w:w="3720"/>
      </w:tblGrid>
      <w:tr w:rsidR="00483159" w:rsidRPr="00997D17" w14:paraId="312F104A" w14:textId="77777777" w:rsidTr="00755EE1">
        <w:trPr>
          <w:tblHeader/>
        </w:trPr>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531D8B3" w14:textId="77777777" w:rsidR="00483159" w:rsidRPr="00997D17" w:rsidRDefault="00483159" w:rsidP="00755EE1">
            <w:pPr>
              <w:jc w:val="both"/>
              <w:rPr>
                <w:sz w:val="22"/>
                <w:szCs w:val="22"/>
              </w:rPr>
            </w:pPr>
            <w:r w:rsidRPr="00997D17">
              <w:rPr>
                <w:sz w:val="22"/>
                <w:szCs w:val="22"/>
              </w:rPr>
              <w:t>INCIDENT (EN)</w:t>
            </w:r>
          </w:p>
        </w:tc>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4533559" w14:textId="77777777" w:rsidR="00483159" w:rsidRPr="00997D17" w:rsidRDefault="00483159" w:rsidP="00755EE1">
            <w:pPr>
              <w:jc w:val="both"/>
              <w:rPr>
                <w:sz w:val="22"/>
                <w:szCs w:val="22"/>
              </w:rPr>
            </w:pPr>
            <w:r w:rsidRPr="00997D17">
              <w:rPr>
                <w:sz w:val="22"/>
                <w:szCs w:val="22"/>
              </w:rPr>
              <w:t>TUKIO (SW)</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7328DDF" w14:textId="77777777" w:rsidR="00483159" w:rsidRPr="00997D17" w:rsidRDefault="00483159" w:rsidP="00755EE1">
            <w:pPr>
              <w:jc w:val="both"/>
              <w:rPr>
                <w:sz w:val="22"/>
                <w:szCs w:val="22"/>
              </w:rPr>
            </w:pPr>
            <w:r w:rsidRPr="00997D17">
              <w:rPr>
                <w:sz w:val="22"/>
                <w:szCs w:val="22"/>
              </w:rPr>
              <w:t>IMMEDIATE ACTION (EN)</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9796547" w14:textId="77777777" w:rsidR="00483159" w:rsidRPr="00997D17" w:rsidRDefault="00483159" w:rsidP="00755EE1">
            <w:pPr>
              <w:jc w:val="both"/>
              <w:rPr>
                <w:sz w:val="22"/>
                <w:szCs w:val="22"/>
              </w:rPr>
            </w:pPr>
            <w:r w:rsidRPr="00997D17">
              <w:rPr>
                <w:sz w:val="22"/>
                <w:szCs w:val="22"/>
              </w:rPr>
              <w:t>HATUA YA HARAKA (SW)</w:t>
            </w:r>
          </w:p>
        </w:tc>
      </w:tr>
      <w:tr w:rsidR="00483159" w:rsidRPr="000343A2" w14:paraId="1E001E67"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7590A2E6" w14:textId="100A0757" w:rsidR="00483159" w:rsidRPr="00997D17" w:rsidRDefault="0020396E" w:rsidP="00755EE1">
            <w:pPr>
              <w:jc w:val="both"/>
              <w:rPr>
                <w:sz w:val="22"/>
                <w:szCs w:val="22"/>
              </w:rPr>
            </w:pPr>
            <w:r w:rsidRPr="00997D17">
              <w:rPr>
                <w:sz w:val="22"/>
                <w:szCs w:val="22"/>
              </w:rPr>
              <w:t>Road traffic accident: single vehicle, motorcycle (bodaboda) or pedestrian</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8C63E5A" w14:textId="00DD98A3" w:rsidR="00483159" w:rsidRPr="00997D17" w:rsidRDefault="0020396E" w:rsidP="00755EE1">
            <w:pPr>
              <w:jc w:val="both"/>
              <w:rPr>
                <w:sz w:val="22"/>
                <w:szCs w:val="22"/>
              </w:rPr>
            </w:pPr>
            <w:r w:rsidRPr="00997D17">
              <w:rPr>
                <w:sz w:val="22"/>
                <w:szCs w:val="22"/>
              </w:rPr>
              <w:t>Ajali ya barabarani: gari moja, pikipiki (bodaboda) au mtembea kwa miguu</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7852D2A4" w14:textId="503553BF" w:rsidR="00483159" w:rsidRPr="00997D17" w:rsidRDefault="0020396E">
            <w:pPr>
              <w:pStyle w:val="ListParagraph"/>
              <w:numPr>
                <w:ilvl w:val="0"/>
                <w:numId w:val="43"/>
              </w:numPr>
              <w:jc w:val="both"/>
              <w:rPr>
                <w:sz w:val="22"/>
                <w:szCs w:val="22"/>
              </w:rPr>
            </w:pPr>
            <w:r w:rsidRPr="00997D17">
              <w:rPr>
                <w:sz w:val="22"/>
                <w:szCs w:val="22"/>
              </w:rPr>
              <w:t>Switch on hazard lights and place warning triangles well before the scene.</w:t>
            </w:r>
          </w:p>
          <w:p w14:paraId="1C67D684" w14:textId="28DA9883" w:rsidR="00483159" w:rsidRPr="00997D17" w:rsidRDefault="0020396E">
            <w:pPr>
              <w:pStyle w:val="ListParagraph"/>
              <w:numPr>
                <w:ilvl w:val="0"/>
                <w:numId w:val="43"/>
              </w:numPr>
              <w:jc w:val="both"/>
              <w:rPr>
                <w:sz w:val="22"/>
                <w:szCs w:val="22"/>
              </w:rPr>
            </w:pPr>
            <w:r w:rsidRPr="00997D17">
              <w:rPr>
                <w:sz w:val="22"/>
                <w:szCs w:val="22"/>
              </w:rPr>
              <w:t>Call 190 and inform the Traffic Police.</w:t>
            </w:r>
          </w:p>
          <w:p w14:paraId="569D4006" w14:textId="65199B86" w:rsidR="00483159" w:rsidRPr="00997D17" w:rsidRDefault="0020396E">
            <w:pPr>
              <w:pStyle w:val="ListParagraph"/>
              <w:numPr>
                <w:ilvl w:val="0"/>
                <w:numId w:val="43"/>
              </w:numPr>
              <w:jc w:val="both"/>
              <w:rPr>
                <w:sz w:val="22"/>
                <w:szCs w:val="22"/>
              </w:rPr>
            </w:pPr>
            <w:r w:rsidRPr="00997D17">
              <w:rPr>
                <w:sz w:val="22"/>
                <w:szCs w:val="22"/>
              </w:rPr>
              <w:t>Stop bleeding by pressing firmly on the wound with a clean cloth.</w:t>
            </w:r>
          </w:p>
          <w:p w14:paraId="69ADF740" w14:textId="22705DE4" w:rsidR="00483159" w:rsidRPr="00997D17" w:rsidRDefault="0020396E">
            <w:pPr>
              <w:pStyle w:val="ListParagraph"/>
              <w:numPr>
                <w:ilvl w:val="0"/>
                <w:numId w:val="43"/>
              </w:numPr>
              <w:jc w:val="both"/>
              <w:rPr>
                <w:sz w:val="22"/>
                <w:szCs w:val="22"/>
              </w:rPr>
            </w:pPr>
            <w:r w:rsidRPr="00997D17">
              <w:rPr>
                <w:sz w:val="22"/>
                <w:szCs w:val="22"/>
              </w:rPr>
              <w:t>Do not move seriously injured people unless there is a risk of fire.</w:t>
            </w:r>
          </w:p>
          <w:p w14:paraId="7C02DC97" w14:textId="4BCEB11E" w:rsidR="00483159" w:rsidRPr="00997D17" w:rsidRDefault="00483159">
            <w:pPr>
              <w:pStyle w:val="ListParagraph"/>
              <w:numPr>
                <w:ilvl w:val="0"/>
                <w:numId w:val="43"/>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4D57BFA" w14:textId="536DBC11" w:rsidR="00483159" w:rsidRPr="00997D17" w:rsidRDefault="0020396E">
            <w:pPr>
              <w:pStyle w:val="ListParagraph"/>
              <w:numPr>
                <w:ilvl w:val="0"/>
                <w:numId w:val="43"/>
              </w:numPr>
              <w:jc w:val="both"/>
              <w:rPr>
                <w:sz w:val="22"/>
                <w:szCs w:val="22"/>
              </w:rPr>
            </w:pPr>
            <w:r w:rsidRPr="00997D17">
              <w:rPr>
                <w:sz w:val="22"/>
                <w:szCs w:val="22"/>
              </w:rPr>
              <w:t>Washa taa za tahadhari na weka pembetatu za onyo umbali wa kutosha kabla ya eneo la ajali.</w:t>
            </w:r>
          </w:p>
          <w:p w14:paraId="5D01E7AE" w14:textId="33D4AECB" w:rsidR="00483159" w:rsidRPr="00997D17" w:rsidRDefault="0020396E">
            <w:pPr>
              <w:pStyle w:val="ListParagraph"/>
              <w:numPr>
                <w:ilvl w:val="0"/>
                <w:numId w:val="43"/>
              </w:numPr>
              <w:jc w:val="both"/>
              <w:rPr>
                <w:sz w:val="22"/>
                <w:szCs w:val="22"/>
                <w:lang w:val="sv-SE"/>
              </w:rPr>
            </w:pPr>
            <w:r w:rsidRPr="00997D17">
              <w:rPr>
                <w:sz w:val="22"/>
                <w:szCs w:val="22"/>
                <w:lang w:val="sv-SE"/>
              </w:rPr>
              <w:t>Piga 190 na wajulishe Polisi wa Usalama Barabarani.</w:t>
            </w:r>
          </w:p>
          <w:p w14:paraId="2D21F174" w14:textId="01427AB1" w:rsidR="00483159" w:rsidRPr="00997D17" w:rsidRDefault="0020396E">
            <w:pPr>
              <w:pStyle w:val="ListParagraph"/>
              <w:numPr>
                <w:ilvl w:val="0"/>
                <w:numId w:val="43"/>
              </w:numPr>
              <w:jc w:val="both"/>
              <w:rPr>
                <w:sz w:val="22"/>
                <w:szCs w:val="22"/>
                <w:lang w:val="sv-SE"/>
              </w:rPr>
            </w:pPr>
            <w:r w:rsidRPr="00997D17">
              <w:rPr>
                <w:sz w:val="22"/>
                <w:szCs w:val="22"/>
                <w:lang w:val="sv-SE"/>
              </w:rPr>
              <w:t>Zuia damu kwa kubana jeraha kwa nguvu kwa kitambaa safi.</w:t>
            </w:r>
          </w:p>
          <w:p w14:paraId="0A38B08E" w14:textId="6E697CB7" w:rsidR="00483159" w:rsidRPr="00997D17" w:rsidRDefault="0020396E">
            <w:pPr>
              <w:pStyle w:val="ListParagraph"/>
              <w:numPr>
                <w:ilvl w:val="0"/>
                <w:numId w:val="43"/>
              </w:numPr>
              <w:jc w:val="both"/>
              <w:rPr>
                <w:sz w:val="22"/>
                <w:szCs w:val="22"/>
                <w:lang w:val="sv-SE"/>
              </w:rPr>
            </w:pPr>
            <w:r w:rsidRPr="00997D17">
              <w:rPr>
                <w:sz w:val="22"/>
                <w:szCs w:val="22"/>
                <w:lang w:val="sv-SE"/>
              </w:rPr>
              <w:t>Usimsogeze majeruhi mahututi isipokuwa kuna hatari ya moto.</w:t>
            </w:r>
          </w:p>
          <w:p w14:paraId="3565D098" w14:textId="5FE25CF5" w:rsidR="00483159" w:rsidRPr="00997D17" w:rsidRDefault="00483159">
            <w:pPr>
              <w:pStyle w:val="ListParagraph"/>
              <w:numPr>
                <w:ilvl w:val="0"/>
                <w:numId w:val="43"/>
              </w:numPr>
              <w:jc w:val="both"/>
              <w:rPr>
                <w:sz w:val="22"/>
                <w:szCs w:val="22"/>
                <w:lang w:val="sv-SE"/>
              </w:rPr>
            </w:pPr>
          </w:p>
        </w:tc>
      </w:tr>
      <w:tr w:rsidR="00483159" w:rsidRPr="00997D17" w14:paraId="741D71A6"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59B1E54" w14:textId="674801AF" w:rsidR="00483159" w:rsidRPr="00997D17" w:rsidRDefault="0020396E" w:rsidP="00755EE1">
            <w:pPr>
              <w:jc w:val="both"/>
              <w:rPr>
                <w:sz w:val="22"/>
                <w:szCs w:val="22"/>
              </w:rPr>
            </w:pPr>
            <w:r w:rsidRPr="00997D17">
              <w:rPr>
                <w:sz w:val="22"/>
                <w:szCs w:val="22"/>
              </w:rPr>
              <w:lastRenderedPageBreak/>
              <w:t>Bus or lorry accident with many casualties</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2AE725E1" w14:textId="5075810C" w:rsidR="00483159" w:rsidRPr="00997D17" w:rsidRDefault="0020396E" w:rsidP="00755EE1">
            <w:pPr>
              <w:jc w:val="both"/>
              <w:rPr>
                <w:sz w:val="22"/>
                <w:szCs w:val="22"/>
              </w:rPr>
            </w:pPr>
            <w:r w:rsidRPr="00997D17">
              <w:rPr>
                <w:sz w:val="22"/>
                <w:szCs w:val="22"/>
              </w:rPr>
              <w:t>Ajali ya basi au lori yenye majeruhi wengi</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0A4E669" w14:textId="46E48778" w:rsidR="00483159" w:rsidRPr="00997D17" w:rsidRDefault="0020396E">
            <w:pPr>
              <w:pStyle w:val="ListParagraph"/>
              <w:numPr>
                <w:ilvl w:val="0"/>
                <w:numId w:val="43"/>
              </w:numPr>
              <w:jc w:val="both"/>
              <w:rPr>
                <w:sz w:val="22"/>
                <w:szCs w:val="22"/>
              </w:rPr>
            </w:pPr>
            <w:r w:rsidRPr="00997D17">
              <w:rPr>
                <w:sz w:val="22"/>
                <w:szCs w:val="22"/>
              </w:rPr>
              <w:t>Call 190 immediately.</w:t>
            </w:r>
          </w:p>
          <w:p w14:paraId="5127EA10" w14:textId="482DE5D4" w:rsidR="00483159" w:rsidRPr="00997D17" w:rsidRDefault="0020396E">
            <w:pPr>
              <w:pStyle w:val="ListParagraph"/>
              <w:numPr>
                <w:ilvl w:val="0"/>
                <w:numId w:val="43"/>
              </w:numPr>
              <w:jc w:val="both"/>
              <w:rPr>
                <w:sz w:val="22"/>
                <w:szCs w:val="22"/>
              </w:rPr>
            </w:pPr>
            <w:r w:rsidRPr="00997D17">
              <w:rPr>
                <w:sz w:val="22"/>
                <w:szCs w:val="22"/>
              </w:rPr>
              <w:t>Keep the road clear for ambulances and rescue vehicles.</w:t>
            </w:r>
          </w:p>
          <w:p w14:paraId="034B5031" w14:textId="23D6CAB0" w:rsidR="00483159" w:rsidRPr="00997D17" w:rsidRDefault="0020396E">
            <w:pPr>
              <w:pStyle w:val="ListParagraph"/>
              <w:numPr>
                <w:ilvl w:val="0"/>
                <w:numId w:val="43"/>
              </w:numPr>
              <w:jc w:val="both"/>
              <w:rPr>
                <w:sz w:val="22"/>
                <w:szCs w:val="22"/>
              </w:rPr>
            </w:pPr>
            <w:r w:rsidRPr="00997D17">
              <w:rPr>
                <w:sz w:val="22"/>
                <w:szCs w:val="22"/>
              </w:rPr>
              <w:t>Health teams: sort the injured by priority at the scene and activate hospital mass-casualty plans.</w:t>
            </w:r>
          </w:p>
          <w:p w14:paraId="7B5027B6" w14:textId="022A7F28" w:rsidR="00483159" w:rsidRPr="00997D17" w:rsidRDefault="0020396E">
            <w:pPr>
              <w:pStyle w:val="ListParagraph"/>
              <w:numPr>
                <w:ilvl w:val="0"/>
                <w:numId w:val="43"/>
              </w:numPr>
              <w:jc w:val="both"/>
              <w:rPr>
                <w:sz w:val="22"/>
                <w:szCs w:val="22"/>
              </w:rPr>
            </w:pPr>
            <w:r w:rsidRPr="00997D17">
              <w:rPr>
                <w:sz w:val="22"/>
                <w:szCs w:val="22"/>
              </w:rPr>
              <w:t>Fire and Rescue Force, Traffic Police and the Red Cross: coordinate rescue and account for all passengers.</w:t>
            </w:r>
          </w:p>
          <w:p w14:paraId="0A7F238D" w14:textId="335CE45E" w:rsidR="00483159" w:rsidRPr="00997D17" w:rsidRDefault="00483159">
            <w:pPr>
              <w:pStyle w:val="ListParagraph"/>
              <w:numPr>
                <w:ilvl w:val="0"/>
                <w:numId w:val="43"/>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A8395D0" w14:textId="0DB1C4E4" w:rsidR="00483159" w:rsidRPr="00997D17" w:rsidRDefault="0020396E">
            <w:pPr>
              <w:pStyle w:val="ListParagraph"/>
              <w:numPr>
                <w:ilvl w:val="0"/>
                <w:numId w:val="43"/>
              </w:numPr>
              <w:jc w:val="both"/>
              <w:rPr>
                <w:sz w:val="22"/>
                <w:szCs w:val="22"/>
              </w:rPr>
            </w:pPr>
            <w:r w:rsidRPr="00997D17">
              <w:rPr>
                <w:sz w:val="22"/>
                <w:szCs w:val="22"/>
              </w:rPr>
              <w:t>Piga 190 mara moja.</w:t>
            </w:r>
          </w:p>
          <w:p w14:paraId="3517323E" w14:textId="77DB2808" w:rsidR="00483159" w:rsidRPr="00997D17" w:rsidRDefault="0020396E">
            <w:pPr>
              <w:pStyle w:val="ListParagraph"/>
              <w:numPr>
                <w:ilvl w:val="0"/>
                <w:numId w:val="43"/>
              </w:numPr>
              <w:jc w:val="both"/>
              <w:rPr>
                <w:sz w:val="22"/>
                <w:szCs w:val="22"/>
              </w:rPr>
            </w:pPr>
            <w:r w:rsidRPr="00997D17">
              <w:rPr>
                <w:sz w:val="22"/>
                <w:szCs w:val="22"/>
              </w:rPr>
              <w:t>Acha wazi barabara kwa magari ya wagonjwa na ya uokoaji.</w:t>
            </w:r>
          </w:p>
          <w:p w14:paraId="55EF3AA8" w14:textId="2D9BA681" w:rsidR="00483159" w:rsidRPr="00997D17" w:rsidRDefault="0020396E">
            <w:pPr>
              <w:pStyle w:val="ListParagraph"/>
              <w:numPr>
                <w:ilvl w:val="0"/>
                <w:numId w:val="43"/>
              </w:numPr>
              <w:jc w:val="both"/>
              <w:rPr>
                <w:sz w:val="22"/>
                <w:szCs w:val="22"/>
              </w:rPr>
            </w:pPr>
            <w:r w:rsidRPr="00997D17">
              <w:rPr>
                <w:sz w:val="22"/>
                <w:szCs w:val="22"/>
              </w:rPr>
              <w:t>Timu za afya: pangeni majeruhi kwa kipaumbele eneo la tukio na amilisheni mipango ya hospitali ya kupokea majeruhi wengi.</w:t>
            </w:r>
          </w:p>
          <w:p w14:paraId="55AA1978" w14:textId="474F7669" w:rsidR="00483159" w:rsidRPr="00997D17" w:rsidRDefault="0020396E">
            <w:pPr>
              <w:pStyle w:val="ListParagraph"/>
              <w:numPr>
                <w:ilvl w:val="0"/>
                <w:numId w:val="43"/>
              </w:numPr>
              <w:jc w:val="both"/>
              <w:rPr>
                <w:sz w:val="22"/>
                <w:szCs w:val="22"/>
              </w:rPr>
            </w:pPr>
            <w:r w:rsidRPr="00997D17">
              <w:rPr>
                <w:sz w:val="22"/>
                <w:szCs w:val="22"/>
              </w:rPr>
              <w:t>Jeshi la Zimamoto na Uokoaji, Polisi wa Usalama Barabarani na Chama cha Msalaba Mwekundu: ratibuni uokoaji na hakikisheni abiria wote wanajulikana walipo.</w:t>
            </w:r>
          </w:p>
          <w:p w14:paraId="08530618" w14:textId="4E7E61ED" w:rsidR="00483159" w:rsidRPr="00997D17" w:rsidRDefault="00483159">
            <w:pPr>
              <w:pStyle w:val="ListParagraph"/>
              <w:numPr>
                <w:ilvl w:val="0"/>
                <w:numId w:val="43"/>
              </w:numPr>
              <w:jc w:val="both"/>
              <w:rPr>
                <w:sz w:val="22"/>
                <w:szCs w:val="22"/>
              </w:rPr>
            </w:pPr>
          </w:p>
        </w:tc>
      </w:tr>
      <w:tr w:rsidR="00483159" w:rsidRPr="000343A2" w14:paraId="79FB4E96"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289DF095" w14:textId="617F9B62" w:rsidR="00483159" w:rsidRPr="00997D17" w:rsidRDefault="0020396E" w:rsidP="00755EE1">
            <w:pPr>
              <w:jc w:val="both"/>
              <w:rPr>
                <w:sz w:val="22"/>
                <w:szCs w:val="22"/>
              </w:rPr>
            </w:pPr>
            <w:r w:rsidRPr="00997D17">
              <w:rPr>
                <w:sz w:val="22"/>
                <w:szCs w:val="22"/>
              </w:rPr>
              <w:t>Fuel tanker accident: overturn, leak, fire or explosion risk</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E234098" w14:textId="771EDEA7" w:rsidR="00483159" w:rsidRPr="00997D17" w:rsidRDefault="0020396E" w:rsidP="00755EE1">
            <w:pPr>
              <w:jc w:val="both"/>
              <w:rPr>
                <w:sz w:val="22"/>
                <w:szCs w:val="22"/>
                <w:lang w:val="sv-SE"/>
              </w:rPr>
            </w:pPr>
            <w:r w:rsidRPr="00997D17">
              <w:rPr>
                <w:sz w:val="22"/>
                <w:szCs w:val="22"/>
                <w:lang w:val="sv-SE"/>
              </w:rPr>
              <w:t>Ajali ya gari la mafuta: kupinduka, kuvuja, hatari ya moto au mlipuko</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971F776" w14:textId="7650A394" w:rsidR="00483159" w:rsidRPr="00997D17" w:rsidRDefault="0020396E">
            <w:pPr>
              <w:pStyle w:val="ListParagraph"/>
              <w:numPr>
                <w:ilvl w:val="0"/>
                <w:numId w:val="43"/>
              </w:numPr>
              <w:jc w:val="both"/>
              <w:rPr>
                <w:sz w:val="22"/>
                <w:szCs w:val="22"/>
              </w:rPr>
            </w:pPr>
            <w:r w:rsidRPr="00997D17">
              <w:rPr>
                <w:color w:val="C00000"/>
                <w:sz w:val="22"/>
                <w:szCs w:val="22"/>
              </w:rPr>
              <w:t>Please do not collect or scoop leaking fuel; it can explode (Morogoro 2019: 105 deaths).</w:t>
            </w:r>
          </w:p>
          <w:p w14:paraId="642F4773" w14:textId="0EA048CC" w:rsidR="00483159" w:rsidRPr="00997D17" w:rsidRDefault="0020396E">
            <w:pPr>
              <w:pStyle w:val="ListParagraph"/>
              <w:numPr>
                <w:ilvl w:val="0"/>
                <w:numId w:val="43"/>
              </w:numPr>
              <w:jc w:val="both"/>
              <w:rPr>
                <w:sz w:val="22"/>
                <w:szCs w:val="22"/>
              </w:rPr>
            </w:pPr>
            <w:r w:rsidRPr="00997D17">
              <w:rPr>
                <w:sz w:val="22"/>
                <w:szCs w:val="22"/>
              </w:rPr>
              <w:t>Move everyone at least 200 m away.</w:t>
            </w:r>
          </w:p>
          <w:p w14:paraId="04D501F7" w14:textId="36158078" w:rsidR="00483159" w:rsidRPr="00997D17" w:rsidRDefault="0020396E">
            <w:pPr>
              <w:pStyle w:val="ListParagraph"/>
              <w:numPr>
                <w:ilvl w:val="0"/>
                <w:numId w:val="43"/>
              </w:numPr>
              <w:jc w:val="both"/>
              <w:rPr>
                <w:sz w:val="22"/>
                <w:szCs w:val="22"/>
              </w:rPr>
            </w:pPr>
            <w:r w:rsidRPr="00997D17">
              <w:rPr>
                <w:sz w:val="22"/>
                <w:szCs w:val="22"/>
              </w:rPr>
              <w:t>Call 114 and 190.</w:t>
            </w:r>
          </w:p>
          <w:p w14:paraId="7AB90584" w14:textId="71EE4492" w:rsidR="00483159" w:rsidRPr="00997D17" w:rsidRDefault="0020396E">
            <w:pPr>
              <w:pStyle w:val="ListParagraph"/>
              <w:numPr>
                <w:ilvl w:val="0"/>
                <w:numId w:val="43"/>
              </w:numPr>
              <w:jc w:val="both"/>
              <w:rPr>
                <w:sz w:val="22"/>
                <w:szCs w:val="22"/>
              </w:rPr>
            </w:pPr>
            <w:r w:rsidRPr="00997D17">
              <w:rPr>
                <w:sz w:val="22"/>
                <w:szCs w:val="22"/>
              </w:rPr>
              <w:t>Police and Fire and Rescue Force: close the road and cordon off the area.</w:t>
            </w:r>
          </w:p>
          <w:p w14:paraId="03B27912" w14:textId="5CC99218" w:rsidR="00483159" w:rsidRPr="00997D17" w:rsidRDefault="00483159">
            <w:pPr>
              <w:pStyle w:val="ListParagraph"/>
              <w:numPr>
                <w:ilvl w:val="0"/>
                <w:numId w:val="43"/>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70DB60A2" w14:textId="3BF682B4" w:rsidR="00483159" w:rsidRPr="00997D17" w:rsidRDefault="0020396E">
            <w:pPr>
              <w:pStyle w:val="ListParagraph"/>
              <w:numPr>
                <w:ilvl w:val="0"/>
                <w:numId w:val="43"/>
              </w:numPr>
              <w:jc w:val="both"/>
              <w:rPr>
                <w:sz w:val="22"/>
                <w:szCs w:val="22"/>
              </w:rPr>
            </w:pPr>
            <w:r w:rsidRPr="00997D17">
              <w:rPr>
                <w:color w:val="C00000"/>
                <w:sz w:val="22"/>
                <w:szCs w:val="22"/>
              </w:rPr>
              <w:t>Tafadhali usichote wala kukusanya mafuta yanayovuja; yanaweza kulipuka (Morogoro 2019: vifo 105).</w:t>
            </w:r>
          </w:p>
          <w:p w14:paraId="2B17106D" w14:textId="7B010103" w:rsidR="00483159" w:rsidRPr="00997D17" w:rsidRDefault="0020396E">
            <w:pPr>
              <w:pStyle w:val="ListParagraph"/>
              <w:numPr>
                <w:ilvl w:val="0"/>
                <w:numId w:val="43"/>
              </w:numPr>
              <w:jc w:val="both"/>
              <w:rPr>
                <w:sz w:val="22"/>
                <w:szCs w:val="22"/>
              </w:rPr>
            </w:pPr>
            <w:r w:rsidRPr="00997D17">
              <w:rPr>
                <w:sz w:val="22"/>
                <w:szCs w:val="22"/>
              </w:rPr>
              <w:t>Waondoe watu wote umbali wa angalau mita 200.</w:t>
            </w:r>
          </w:p>
          <w:p w14:paraId="2EDDFCE4" w14:textId="7090D72F" w:rsidR="00483159" w:rsidRPr="00997D17" w:rsidRDefault="0020396E">
            <w:pPr>
              <w:pStyle w:val="ListParagraph"/>
              <w:numPr>
                <w:ilvl w:val="0"/>
                <w:numId w:val="43"/>
              </w:numPr>
              <w:jc w:val="both"/>
              <w:rPr>
                <w:sz w:val="22"/>
                <w:szCs w:val="22"/>
                <w:lang w:val="sv-SE"/>
              </w:rPr>
            </w:pPr>
            <w:r w:rsidRPr="00997D17">
              <w:rPr>
                <w:sz w:val="22"/>
                <w:szCs w:val="22"/>
                <w:lang w:val="sv-SE"/>
              </w:rPr>
              <w:t>Piga 114 na 190.</w:t>
            </w:r>
          </w:p>
          <w:p w14:paraId="153B81C2" w14:textId="7F9C1317" w:rsidR="00483159" w:rsidRPr="00997D17" w:rsidRDefault="0020396E">
            <w:pPr>
              <w:pStyle w:val="ListParagraph"/>
              <w:numPr>
                <w:ilvl w:val="0"/>
                <w:numId w:val="43"/>
              </w:numPr>
              <w:jc w:val="both"/>
              <w:rPr>
                <w:sz w:val="22"/>
                <w:szCs w:val="22"/>
                <w:lang w:val="sv-SE"/>
              </w:rPr>
            </w:pPr>
            <w:r w:rsidRPr="00997D17">
              <w:rPr>
                <w:sz w:val="22"/>
                <w:szCs w:val="22"/>
                <w:lang w:val="sv-SE"/>
              </w:rPr>
              <w:t>Polisi na Jeshi la Zimamoto na Uokoaji: fungeni barabara na wekeni eneo la zuio.</w:t>
            </w:r>
          </w:p>
          <w:p w14:paraId="094011E6" w14:textId="219564A6" w:rsidR="00483159" w:rsidRPr="00997D17" w:rsidRDefault="00483159">
            <w:pPr>
              <w:pStyle w:val="ListParagraph"/>
              <w:numPr>
                <w:ilvl w:val="0"/>
                <w:numId w:val="43"/>
              </w:numPr>
              <w:jc w:val="both"/>
              <w:rPr>
                <w:sz w:val="22"/>
                <w:szCs w:val="22"/>
                <w:lang w:val="sv-SE"/>
              </w:rPr>
            </w:pPr>
          </w:p>
        </w:tc>
      </w:tr>
      <w:tr w:rsidR="00483159" w:rsidRPr="00997D17" w14:paraId="787F7641"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902CCE0" w14:textId="549F88D7" w:rsidR="00483159" w:rsidRPr="00997D17" w:rsidRDefault="0020396E" w:rsidP="00755EE1">
            <w:pPr>
              <w:jc w:val="both"/>
              <w:rPr>
                <w:sz w:val="22"/>
                <w:szCs w:val="22"/>
              </w:rPr>
            </w:pPr>
            <w:r w:rsidRPr="00997D17">
              <w:rPr>
                <w:sz w:val="22"/>
                <w:szCs w:val="22"/>
              </w:rPr>
              <w:lastRenderedPageBreak/>
              <w:t>Boat or ferry accident on a lake, river or the sea</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B7A74EF" w14:textId="07517B72" w:rsidR="00483159" w:rsidRPr="00997D17" w:rsidRDefault="0020396E" w:rsidP="00755EE1">
            <w:pPr>
              <w:jc w:val="both"/>
              <w:rPr>
                <w:sz w:val="22"/>
                <w:szCs w:val="22"/>
              </w:rPr>
            </w:pPr>
            <w:r w:rsidRPr="00997D17">
              <w:rPr>
                <w:sz w:val="22"/>
                <w:szCs w:val="22"/>
              </w:rPr>
              <w:t>Ajali ya chombo au kivuko ziwani, mtoni au baharini</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3E4BA35" w14:textId="5BF987FF" w:rsidR="00483159" w:rsidRPr="00997D17" w:rsidRDefault="0020396E">
            <w:pPr>
              <w:pStyle w:val="ListParagraph"/>
              <w:numPr>
                <w:ilvl w:val="0"/>
                <w:numId w:val="43"/>
              </w:numPr>
              <w:jc w:val="both"/>
              <w:rPr>
                <w:sz w:val="22"/>
                <w:szCs w:val="22"/>
              </w:rPr>
            </w:pPr>
            <w:r w:rsidRPr="00997D17">
              <w:rPr>
                <w:sz w:val="22"/>
                <w:szCs w:val="22"/>
              </w:rPr>
              <w:t>Throw something that floats (life jacket, jerrycan, log) to people in the water.</w:t>
            </w:r>
          </w:p>
          <w:p w14:paraId="58C864BC" w14:textId="0EE33BB3" w:rsidR="00483159" w:rsidRPr="00997D17" w:rsidRDefault="0020396E">
            <w:pPr>
              <w:pStyle w:val="ListParagraph"/>
              <w:numPr>
                <w:ilvl w:val="0"/>
                <w:numId w:val="43"/>
              </w:numPr>
              <w:jc w:val="both"/>
              <w:rPr>
                <w:sz w:val="22"/>
                <w:szCs w:val="22"/>
              </w:rPr>
            </w:pPr>
            <w:r w:rsidRPr="00997D17">
              <w:rPr>
                <w:color w:val="C00000"/>
                <w:sz w:val="22"/>
                <w:szCs w:val="22"/>
              </w:rPr>
              <w:t>Do not swim out to rescue unless you are trained.</w:t>
            </w:r>
          </w:p>
          <w:p w14:paraId="1ACD6634" w14:textId="3E75F162" w:rsidR="00483159" w:rsidRPr="00997D17" w:rsidRDefault="0020396E">
            <w:pPr>
              <w:pStyle w:val="ListParagraph"/>
              <w:numPr>
                <w:ilvl w:val="0"/>
                <w:numId w:val="43"/>
              </w:numPr>
              <w:jc w:val="both"/>
              <w:rPr>
                <w:sz w:val="22"/>
                <w:szCs w:val="22"/>
              </w:rPr>
            </w:pPr>
            <w:r w:rsidRPr="00997D17">
              <w:rPr>
                <w:sz w:val="22"/>
                <w:szCs w:val="22"/>
              </w:rPr>
              <w:t>Call 190 and inform the Marine Police or Beach Management Unit.</w:t>
            </w:r>
          </w:p>
          <w:p w14:paraId="54D68D90" w14:textId="4DBA0EA6" w:rsidR="00483159" w:rsidRPr="00997D17" w:rsidRDefault="0020396E">
            <w:pPr>
              <w:pStyle w:val="ListParagraph"/>
              <w:numPr>
                <w:ilvl w:val="0"/>
                <w:numId w:val="43"/>
              </w:numPr>
              <w:jc w:val="both"/>
              <w:rPr>
                <w:sz w:val="22"/>
                <w:szCs w:val="22"/>
              </w:rPr>
            </w:pPr>
            <w:r w:rsidRPr="00997D17">
              <w:rPr>
                <w:sz w:val="22"/>
                <w:szCs w:val="22"/>
              </w:rPr>
              <w:t>Fire and Rescue Force and TASAC: coordinate search and account for all passengers.</w:t>
            </w:r>
          </w:p>
          <w:p w14:paraId="4C72C6EE" w14:textId="75D0CC2B" w:rsidR="00483159" w:rsidRPr="00997D17" w:rsidRDefault="00483159">
            <w:pPr>
              <w:pStyle w:val="ListParagraph"/>
              <w:numPr>
                <w:ilvl w:val="0"/>
                <w:numId w:val="43"/>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A466CAE" w14:textId="663593F7" w:rsidR="00483159" w:rsidRPr="00997D17" w:rsidRDefault="0020396E">
            <w:pPr>
              <w:pStyle w:val="ListParagraph"/>
              <w:numPr>
                <w:ilvl w:val="0"/>
                <w:numId w:val="43"/>
              </w:numPr>
              <w:jc w:val="both"/>
              <w:rPr>
                <w:sz w:val="22"/>
                <w:szCs w:val="22"/>
              </w:rPr>
            </w:pPr>
            <w:r w:rsidRPr="00997D17">
              <w:rPr>
                <w:sz w:val="22"/>
                <w:szCs w:val="22"/>
              </w:rPr>
              <w:t>Mrushie aliye majini kitu kinachoelea (jaketi ya kujiokoa, dumu, gogo).</w:t>
            </w:r>
          </w:p>
          <w:p w14:paraId="2AC42F58" w14:textId="307A5ECC" w:rsidR="00483159" w:rsidRPr="00997D17" w:rsidRDefault="0020396E">
            <w:pPr>
              <w:pStyle w:val="ListParagraph"/>
              <w:numPr>
                <w:ilvl w:val="0"/>
                <w:numId w:val="43"/>
              </w:numPr>
              <w:jc w:val="both"/>
              <w:rPr>
                <w:sz w:val="22"/>
                <w:szCs w:val="22"/>
              </w:rPr>
            </w:pPr>
            <w:r w:rsidRPr="00997D17">
              <w:rPr>
                <w:color w:val="C00000"/>
                <w:sz w:val="22"/>
                <w:szCs w:val="22"/>
              </w:rPr>
              <w:t>Usiogelee kwenda kuokoa isipokuwa umefunzwa.</w:t>
            </w:r>
          </w:p>
          <w:p w14:paraId="43591E88" w14:textId="61937972" w:rsidR="00483159" w:rsidRPr="00997D17" w:rsidRDefault="0020396E">
            <w:pPr>
              <w:pStyle w:val="ListParagraph"/>
              <w:numPr>
                <w:ilvl w:val="0"/>
                <w:numId w:val="43"/>
              </w:numPr>
              <w:jc w:val="both"/>
              <w:rPr>
                <w:sz w:val="22"/>
                <w:szCs w:val="22"/>
              </w:rPr>
            </w:pPr>
            <w:r w:rsidRPr="00997D17">
              <w:rPr>
                <w:sz w:val="22"/>
                <w:szCs w:val="22"/>
              </w:rPr>
              <w:t>Piga 190 na wajulishe Polisi Wanamaji au Kikundi cha Usimamizi wa Mwalo (BMU).</w:t>
            </w:r>
          </w:p>
          <w:p w14:paraId="4CF51FE5" w14:textId="71A6F33C" w:rsidR="00483159" w:rsidRPr="00997D17" w:rsidRDefault="0020396E">
            <w:pPr>
              <w:pStyle w:val="ListParagraph"/>
              <w:numPr>
                <w:ilvl w:val="0"/>
                <w:numId w:val="43"/>
              </w:numPr>
              <w:jc w:val="both"/>
              <w:rPr>
                <w:sz w:val="22"/>
                <w:szCs w:val="22"/>
              </w:rPr>
            </w:pPr>
            <w:r w:rsidRPr="00997D17">
              <w:rPr>
                <w:sz w:val="22"/>
                <w:szCs w:val="22"/>
              </w:rPr>
              <w:t>Jeshi la Zimamoto na Uokoaji na TASAC: ratibuni utafutaji na hakikisheni abiria wote wanajulikana walipo.</w:t>
            </w:r>
          </w:p>
          <w:p w14:paraId="03E4B850" w14:textId="2CCE496C" w:rsidR="00483159" w:rsidRPr="00997D17" w:rsidRDefault="00483159">
            <w:pPr>
              <w:pStyle w:val="ListParagraph"/>
              <w:numPr>
                <w:ilvl w:val="0"/>
                <w:numId w:val="43"/>
              </w:numPr>
              <w:jc w:val="both"/>
              <w:rPr>
                <w:sz w:val="22"/>
                <w:szCs w:val="22"/>
              </w:rPr>
            </w:pPr>
          </w:p>
        </w:tc>
      </w:tr>
      <w:tr w:rsidR="00483159" w:rsidRPr="000343A2" w14:paraId="393F43EC"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CE8875C" w14:textId="00E37B32" w:rsidR="00483159" w:rsidRPr="00997D17" w:rsidRDefault="0020396E" w:rsidP="00755EE1">
            <w:pPr>
              <w:jc w:val="both"/>
              <w:rPr>
                <w:sz w:val="22"/>
                <w:szCs w:val="22"/>
              </w:rPr>
            </w:pPr>
            <w:r w:rsidRPr="00997D17">
              <w:rPr>
                <w:sz w:val="22"/>
                <w:szCs w:val="22"/>
              </w:rPr>
              <w:t>Aircraft accident: small aircraft, helicopter or passenger aircraft</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F9DB60F" w14:textId="31F9E12A" w:rsidR="00483159" w:rsidRPr="00997D17" w:rsidRDefault="0020396E" w:rsidP="00755EE1">
            <w:pPr>
              <w:jc w:val="both"/>
              <w:rPr>
                <w:sz w:val="22"/>
                <w:szCs w:val="22"/>
              </w:rPr>
            </w:pPr>
            <w:r w:rsidRPr="00997D17">
              <w:rPr>
                <w:sz w:val="22"/>
                <w:szCs w:val="22"/>
              </w:rPr>
              <w:t>Ajali ya ndege: ndege ndogo, helikopta au ndege ya abiria</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05E0490" w14:textId="5A3FE458" w:rsidR="00483159" w:rsidRPr="00997D17" w:rsidRDefault="0020396E">
            <w:pPr>
              <w:pStyle w:val="ListParagraph"/>
              <w:numPr>
                <w:ilvl w:val="0"/>
                <w:numId w:val="43"/>
              </w:numPr>
              <w:jc w:val="both"/>
              <w:rPr>
                <w:sz w:val="22"/>
                <w:szCs w:val="22"/>
              </w:rPr>
            </w:pPr>
            <w:r w:rsidRPr="00997D17">
              <w:rPr>
                <w:sz w:val="22"/>
                <w:szCs w:val="22"/>
              </w:rPr>
              <w:t>Keep everyone at least 500 m away.</w:t>
            </w:r>
          </w:p>
          <w:p w14:paraId="21E1DB1C" w14:textId="6027F260" w:rsidR="00483159" w:rsidRPr="00997D17" w:rsidRDefault="0020396E">
            <w:pPr>
              <w:pStyle w:val="ListParagraph"/>
              <w:numPr>
                <w:ilvl w:val="0"/>
                <w:numId w:val="43"/>
              </w:numPr>
              <w:jc w:val="both"/>
              <w:rPr>
                <w:sz w:val="22"/>
                <w:szCs w:val="22"/>
              </w:rPr>
            </w:pPr>
            <w:r w:rsidRPr="00997D17">
              <w:rPr>
                <w:color w:val="C00000"/>
                <w:sz w:val="22"/>
                <w:szCs w:val="22"/>
              </w:rPr>
              <w:t>Do not approach until the fire risk has passed.</w:t>
            </w:r>
          </w:p>
          <w:p w14:paraId="709F8FFE" w14:textId="778A2C55" w:rsidR="00483159" w:rsidRPr="00997D17" w:rsidRDefault="0020396E">
            <w:pPr>
              <w:pStyle w:val="ListParagraph"/>
              <w:numPr>
                <w:ilvl w:val="0"/>
                <w:numId w:val="43"/>
              </w:numPr>
              <w:jc w:val="both"/>
              <w:rPr>
                <w:sz w:val="22"/>
                <w:szCs w:val="22"/>
              </w:rPr>
            </w:pPr>
            <w:r w:rsidRPr="00997D17">
              <w:rPr>
                <w:sz w:val="22"/>
                <w:szCs w:val="22"/>
              </w:rPr>
              <w:t>Call 190; the Tanzania Civil Aviation Authority (TCAA) must be informed.</w:t>
            </w:r>
          </w:p>
          <w:p w14:paraId="346406C6" w14:textId="0AD3A275" w:rsidR="00483159" w:rsidRPr="00997D17" w:rsidRDefault="0020396E">
            <w:pPr>
              <w:pStyle w:val="ListParagraph"/>
              <w:numPr>
                <w:ilvl w:val="0"/>
                <w:numId w:val="43"/>
              </w:numPr>
              <w:jc w:val="both"/>
              <w:rPr>
                <w:sz w:val="22"/>
                <w:szCs w:val="22"/>
              </w:rPr>
            </w:pPr>
            <w:r w:rsidRPr="00997D17">
              <w:rPr>
                <w:sz w:val="22"/>
                <w:szCs w:val="22"/>
              </w:rPr>
              <w:t>Police: protect the site for accident investigators.</w:t>
            </w:r>
          </w:p>
          <w:p w14:paraId="7C64AB60" w14:textId="0E525442" w:rsidR="00483159" w:rsidRPr="00997D17" w:rsidRDefault="00483159">
            <w:pPr>
              <w:pStyle w:val="ListParagraph"/>
              <w:numPr>
                <w:ilvl w:val="0"/>
                <w:numId w:val="43"/>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D0F6CB9" w14:textId="07770DAB" w:rsidR="00483159" w:rsidRPr="00997D17" w:rsidRDefault="0020396E">
            <w:pPr>
              <w:pStyle w:val="ListParagraph"/>
              <w:numPr>
                <w:ilvl w:val="0"/>
                <w:numId w:val="43"/>
              </w:numPr>
              <w:jc w:val="both"/>
              <w:rPr>
                <w:sz w:val="22"/>
                <w:szCs w:val="22"/>
              </w:rPr>
            </w:pPr>
            <w:r w:rsidRPr="00997D17">
              <w:rPr>
                <w:sz w:val="22"/>
                <w:szCs w:val="22"/>
              </w:rPr>
              <w:t>Waweke watu wote umbali wa angalau mita 500.</w:t>
            </w:r>
          </w:p>
          <w:p w14:paraId="13CACFF3" w14:textId="7D541A9B" w:rsidR="00483159" w:rsidRPr="00997D17" w:rsidRDefault="0020396E">
            <w:pPr>
              <w:pStyle w:val="ListParagraph"/>
              <w:numPr>
                <w:ilvl w:val="0"/>
                <w:numId w:val="43"/>
              </w:numPr>
              <w:jc w:val="both"/>
              <w:rPr>
                <w:sz w:val="22"/>
                <w:szCs w:val="22"/>
                <w:lang w:val="sv-SE"/>
              </w:rPr>
            </w:pPr>
            <w:r w:rsidRPr="00997D17">
              <w:rPr>
                <w:color w:val="C00000"/>
                <w:sz w:val="22"/>
                <w:szCs w:val="22"/>
                <w:lang w:val="sv-SE"/>
              </w:rPr>
              <w:t>Usikaribie hadi hatari ya moto iishe.</w:t>
            </w:r>
          </w:p>
          <w:p w14:paraId="66984F7A" w14:textId="1E8DA313" w:rsidR="00483159" w:rsidRPr="00997D17" w:rsidRDefault="0020396E">
            <w:pPr>
              <w:pStyle w:val="ListParagraph"/>
              <w:numPr>
                <w:ilvl w:val="0"/>
                <w:numId w:val="43"/>
              </w:numPr>
              <w:jc w:val="both"/>
              <w:rPr>
                <w:sz w:val="22"/>
                <w:szCs w:val="22"/>
                <w:lang w:val="sv-SE"/>
              </w:rPr>
            </w:pPr>
            <w:r w:rsidRPr="00997D17">
              <w:rPr>
                <w:sz w:val="22"/>
                <w:szCs w:val="22"/>
                <w:lang w:val="sv-SE"/>
              </w:rPr>
              <w:t>Piga 190; Mamlaka ya Usafiri wa Anga Tanzania (TCAA) ijulishwe.</w:t>
            </w:r>
          </w:p>
          <w:p w14:paraId="7C2DEFFB" w14:textId="3AB5BFA2" w:rsidR="00483159" w:rsidRPr="00997D17" w:rsidRDefault="0020396E">
            <w:pPr>
              <w:pStyle w:val="ListParagraph"/>
              <w:numPr>
                <w:ilvl w:val="0"/>
                <w:numId w:val="43"/>
              </w:numPr>
              <w:jc w:val="both"/>
              <w:rPr>
                <w:sz w:val="22"/>
                <w:szCs w:val="22"/>
                <w:lang w:val="sv-SE"/>
              </w:rPr>
            </w:pPr>
            <w:r w:rsidRPr="00997D17">
              <w:rPr>
                <w:sz w:val="22"/>
                <w:szCs w:val="22"/>
                <w:lang w:val="sv-SE"/>
              </w:rPr>
              <w:t>Polisi: lindeni eneo kwa ajili ya wachunguzi wa ajali.</w:t>
            </w:r>
          </w:p>
          <w:p w14:paraId="095C6945" w14:textId="69857860" w:rsidR="00483159" w:rsidRPr="00997D17" w:rsidRDefault="00483159">
            <w:pPr>
              <w:pStyle w:val="ListParagraph"/>
              <w:numPr>
                <w:ilvl w:val="0"/>
                <w:numId w:val="43"/>
              </w:numPr>
              <w:jc w:val="both"/>
              <w:rPr>
                <w:sz w:val="22"/>
                <w:szCs w:val="22"/>
                <w:lang w:val="sv-SE"/>
              </w:rPr>
            </w:pPr>
          </w:p>
        </w:tc>
      </w:tr>
      <w:tr w:rsidR="00483159" w:rsidRPr="00997D17" w14:paraId="3F8F6A83"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B1D95FE" w14:textId="4067E280" w:rsidR="00483159" w:rsidRPr="00997D17" w:rsidRDefault="0020396E" w:rsidP="00755EE1">
            <w:pPr>
              <w:jc w:val="both"/>
              <w:rPr>
                <w:sz w:val="22"/>
                <w:szCs w:val="22"/>
              </w:rPr>
            </w:pPr>
            <w:r w:rsidRPr="00997D17">
              <w:rPr>
                <w:sz w:val="22"/>
                <w:szCs w:val="22"/>
              </w:rPr>
              <w:lastRenderedPageBreak/>
              <w:t>Rail accident: derailment, collision or person hit by a train</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9100245" w14:textId="6C692A5B" w:rsidR="00483159" w:rsidRPr="00997D17" w:rsidRDefault="0020396E" w:rsidP="00755EE1">
            <w:pPr>
              <w:jc w:val="both"/>
              <w:rPr>
                <w:sz w:val="22"/>
                <w:szCs w:val="22"/>
                <w:lang w:val="sv-SE"/>
              </w:rPr>
            </w:pPr>
            <w:r w:rsidRPr="00997D17">
              <w:rPr>
                <w:sz w:val="22"/>
                <w:szCs w:val="22"/>
                <w:lang w:val="sv-SE"/>
              </w:rPr>
              <w:t>Ajali ya treni: kuacha reli, kugongana au mtu kugongwa na treni</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633F879" w14:textId="198AC771" w:rsidR="00483159" w:rsidRPr="00997D17" w:rsidRDefault="0020396E">
            <w:pPr>
              <w:pStyle w:val="ListParagraph"/>
              <w:numPr>
                <w:ilvl w:val="0"/>
                <w:numId w:val="43"/>
              </w:numPr>
              <w:jc w:val="both"/>
              <w:rPr>
                <w:sz w:val="22"/>
                <w:szCs w:val="22"/>
              </w:rPr>
            </w:pPr>
            <w:r w:rsidRPr="00997D17">
              <w:rPr>
                <w:sz w:val="22"/>
                <w:szCs w:val="22"/>
              </w:rPr>
              <w:t>Keep away from the tracks; other trains may be coming.</w:t>
            </w:r>
          </w:p>
          <w:p w14:paraId="12CFE08C" w14:textId="7C12008E" w:rsidR="00483159" w:rsidRPr="00997D17" w:rsidRDefault="0020396E">
            <w:pPr>
              <w:pStyle w:val="ListParagraph"/>
              <w:numPr>
                <w:ilvl w:val="0"/>
                <w:numId w:val="43"/>
              </w:numPr>
              <w:jc w:val="both"/>
              <w:rPr>
                <w:sz w:val="22"/>
                <w:szCs w:val="22"/>
              </w:rPr>
            </w:pPr>
            <w:r w:rsidRPr="00997D17">
              <w:rPr>
                <w:sz w:val="22"/>
                <w:szCs w:val="22"/>
              </w:rPr>
              <w:t>Call 190 and inform the Tanzania Railways Corporation (TRC) so that other trains can be stopped.</w:t>
            </w:r>
          </w:p>
          <w:p w14:paraId="4BE6233D" w14:textId="40DAC719" w:rsidR="00483159" w:rsidRPr="00997D17" w:rsidRDefault="0020396E">
            <w:pPr>
              <w:pStyle w:val="ListParagraph"/>
              <w:numPr>
                <w:ilvl w:val="0"/>
                <w:numId w:val="43"/>
              </w:numPr>
              <w:jc w:val="both"/>
              <w:rPr>
                <w:sz w:val="22"/>
                <w:szCs w:val="22"/>
              </w:rPr>
            </w:pPr>
            <w:r w:rsidRPr="00997D17">
              <w:rPr>
                <w:sz w:val="22"/>
                <w:szCs w:val="22"/>
              </w:rPr>
              <w:t>Give first aid only where it is safe.</w:t>
            </w:r>
          </w:p>
          <w:p w14:paraId="56E2C6D5" w14:textId="2414EABE" w:rsidR="00483159" w:rsidRPr="00997D17" w:rsidRDefault="0020396E">
            <w:pPr>
              <w:pStyle w:val="ListParagraph"/>
              <w:numPr>
                <w:ilvl w:val="0"/>
                <w:numId w:val="43"/>
              </w:numPr>
              <w:jc w:val="both"/>
              <w:rPr>
                <w:sz w:val="22"/>
                <w:szCs w:val="22"/>
              </w:rPr>
            </w:pPr>
            <w:r w:rsidRPr="00997D17">
              <w:rPr>
                <w:sz w:val="22"/>
                <w:szCs w:val="22"/>
              </w:rPr>
              <w:t>Do not remove wreckage until investigators arrive.</w:t>
            </w:r>
          </w:p>
          <w:p w14:paraId="54F2B3E4" w14:textId="517E3AA3" w:rsidR="00483159" w:rsidRPr="00997D17" w:rsidRDefault="00483159">
            <w:pPr>
              <w:pStyle w:val="ListParagraph"/>
              <w:numPr>
                <w:ilvl w:val="0"/>
                <w:numId w:val="43"/>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7DEC1BD9" w14:textId="729C6138" w:rsidR="00483159" w:rsidRPr="00997D17" w:rsidRDefault="0020396E">
            <w:pPr>
              <w:pStyle w:val="ListParagraph"/>
              <w:numPr>
                <w:ilvl w:val="0"/>
                <w:numId w:val="43"/>
              </w:numPr>
              <w:jc w:val="both"/>
              <w:rPr>
                <w:sz w:val="22"/>
                <w:szCs w:val="22"/>
              </w:rPr>
            </w:pPr>
            <w:r w:rsidRPr="00997D17">
              <w:rPr>
                <w:sz w:val="22"/>
                <w:szCs w:val="22"/>
              </w:rPr>
              <w:t>Kaa mbali na reli; treni nyingine zinaweza kuwa zinakuja.</w:t>
            </w:r>
          </w:p>
          <w:p w14:paraId="65F554DB" w14:textId="744A91A9" w:rsidR="00483159" w:rsidRPr="00997D17" w:rsidRDefault="0020396E">
            <w:pPr>
              <w:pStyle w:val="ListParagraph"/>
              <w:numPr>
                <w:ilvl w:val="0"/>
                <w:numId w:val="43"/>
              </w:numPr>
              <w:jc w:val="both"/>
              <w:rPr>
                <w:sz w:val="22"/>
                <w:szCs w:val="22"/>
              </w:rPr>
            </w:pPr>
            <w:r w:rsidRPr="00997D17">
              <w:rPr>
                <w:sz w:val="22"/>
                <w:szCs w:val="22"/>
              </w:rPr>
              <w:t>Piga 190 na ujulishe Shirika la Reli Tanzania (TRC) ili treni nyingine zisimamishwe.</w:t>
            </w:r>
          </w:p>
          <w:p w14:paraId="0FC54DAC" w14:textId="6BC2E505" w:rsidR="00483159" w:rsidRPr="00997D17" w:rsidRDefault="0020396E">
            <w:pPr>
              <w:pStyle w:val="ListParagraph"/>
              <w:numPr>
                <w:ilvl w:val="0"/>
                <w:numId w:val="43"/>
              </w:numPr>
              <w:jc w:val="both"/>
              <w:rPr>
                <w:sz w:val="22"/>
                <w:szCs w:val="22"/>
                <w:lang w:val="sv-SE"/>
              </w:rPr>
            </w:pPr>
            <w:r w:rsidRPr="00997D17">
              <w:rPr>
                <w:sz w:val="22"/>
                <w:szCs w:val="22"/>
                <w:lang w:val="sv-SE"/>
              </w:rPr>
              <w:t>Toa huduma ya kwanza pale tu ambapo ni salama.</w:t>
            </w:r>
          </w:p>
          <w:p w14:paraId="1F41797B" w14:textId="2ED8EEEC" w:rsidR="00483159" w:rsidRPr="00997D17" w:rsidRDefault="0020396E">
            <w:pPr>
              <w:pStyle w:val="ListParagraph"/>
              <w:numPr>
                <w:ilvl w:val="0"/>
                <w:numId w:val="43"/>
              </w:numPr>
              <w:jc w:val="both"/>
              <w:rPr>
                <w:sz w:val="22"/>
                <w:szCs w:val="22"/>
              </w:rPr>
            </w:pPr>
            <w:r w:rsidRPr="00997D17">
              <w:rPr>
                <w:sz w:val="22"/>
                <w:szCs w:val="22"/>
              </w:rPr>
              <w:t>Usiondoe mabaki hadi wachunguzi wafike.</w:t>
            </w:r>
          </w:p>
          <w:p w14:paraId="2DDE2DCA" w14:textId="5352A22F" w:rsidR="00483159" w:rsidRPr="00997D17" w:rsidRDefault="00483159">
            <w:pPr>
              <w:pStyle w:val="ListParagraph"/>
              <w:numPr>
                <w:ilvl w:val="0"/>
                <w:numId w:val="43"/>
              </w:numPr>
              <w:jc w:val="both"/>
              <w:rPr>
                <w:sz w:val="22"/>
                <w:szCs w:val="22"/>
              </w:rPr>
            </w:pPr>
          </w:p>
        </w:tc>
      </w:tr>
    </w:tbl>
    <w:p w14:paraId="7BF5EC0B" w14:textId="77777777" w:rsidR="00483159" w:rsidRPr="00997D17" w:rsidRDefault="00483159" w:rsidP="00483159">
      <w:pPr>
        <w:jc w:val="both"/>
        <w:rPr>
          <w:sz w:val="22"/>
          <w:szCs w:val="22"/>
        </w:rPr>
      </w:pPr>
    </w:p>
    <w:p w14:paraId="246D54A3" w14:textId="77777777" w:rsidR="00483159" w:rsidRPr="00997D17" w:rsidRDefault="00483159" w:rsidP="00483159">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0"/>
      </w:tblGrid>
      <w:tr w:rsidR="00483159" w:rsidRPr="00997D17" w14:paraId="7C802F72" w14:textId="77777777" w:rsidTr="00755EE1">
        <w:tc>
          <w:tcPr>
            <w:tcW w:w="13680" w:type="dxa"/>
            <w:tcBorders>
              <w:top w:val="single" w:sz="8" w:space="0" w:color="843C0C"/>
              <w:left w:val="single" w:sz="8" w:space="0" w:color="843C0C"/>
              <w:bottom w:val="single" w:sz="8" w:space="0" w:color="843C0C"/>
              <w:right w:val="single" w:sz="8" w:space="0" w:color="843C0C"/>
            </w:tcBorders>
            <w:shd w:val="clear" w:color="auto" w:fill="C65911"/>
            <w:tcMar>
              <w:top w:w="180" w:type="dxa"/>
              <w:left w:w="240" w:type="dxa"/>
              <w:bottom w:w="180" w:type="dxa"/>
              <w:right w:w="240" w:type="dxa"/>
            </w:tcMar>
            <w:vAlign w:val="center"/>
          </w:tcPr>
          <w:p w14:paraId="1154C7C3" w14:textId="77777777" w:rsidR="00483159" w:rsidRPr="00997D17" w:rsidRDefault="00483159" w:rsidP="00755EE1">
            <w:pPr>
              <w:jc w:val="center"/>
              <w:rPr>
                <w:sz w:val="22"/>
                <w:szCs w:val="22"/>
              </w:rPr>
            </w:pPr>
            <w:r w:rsidRPr="00997D17">
              <w:rPr>
                <w:color w:val="FFFFFF"/>
                <w:sz w:val="22"/>
                <w:szCs w:val="22"/>
              </w:rPr>
              <w:t>FIRE AND INFRASTRUCTURE | MOTO NA MIUNDOMBINU</w:t>
            </w:r>
          </w:p>
        </w:tc>
      </w:tr>
    </w:tbl>
    <w:p w14:paraId="5CA91DAD" w14:textId="77777777" w:rsidR="00483159" w:rsidRPr="00997D17" w:rsidRDefault="00483159" w:rsidP="00483159">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720"/>
        <w:gridCol w:w="3720"/>
      </w:tblGrid>
      <w:tr w:rsidR="00483159" w:rsidRPr="00997D17" w14:paraId="5580262D" w14:textId="77777777" w:rsidTr="00755EE1">
        <w:trPr>
          <w:tblHeader/>
        </w:trPr>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EE45A06" w14:textId="77777777" w:rsidR="00483159" w:rsidRPr="00997D17" w:rsidRDefault="00483159" w:rsidP="00755EE1">
            <w:pPr>
              <w:jc w:val="both"/>
              <w:rPr>
                <w:sz w:val="22"/>
                <w:szCs w:val="22"/>
              </w:rPr>
            </w:pPr>
            <w:r w:rsidRPr="00997D17">
              <w:rPr>
                <w:sz w:val="22"/>
                <w:szCs w:val="22"/>
              </w:rPr>
              <w:t>INCIDENT (EN)</w:t>
            </w:r>
          </w:p>
        </w:tc>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95E92C2" w14:textId="77777777" w:rsidR="00483159" w:rsidRPr="00997D17" w:rsidRDefault="00483159" w:rsidP="00755EE1">
            <w:pPr>
              <w:jc w:val="both"/>
              <w:rPr>
                <w:sz w:val="22"/>
                <w:szCs w:val="22"/>
              </w:rPr>
            </w:pPr>
            <w:r w:rsidRPr="00997D17">
              <w:rPr>
                <w:sz w:val="22"/>
                <w:szCs w:val="22"/>
              </w:rPr>
              <w:t>TUKIO (SW)</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C3122F9" w14:textId="77777777" w:rsidR="00483159" w:rsidRPr="00997D17" w:rsidRDefault="00483159" w:rsidP="00755EE1">
            <w:pPr>
              <w:jc w:val="both"/>
              <w:rPr>
                <w:sz w:val="22"/>
                <w:szCs w:val="22"/>
              </w:rPr>
            </w:pPr>
            <w:r w:rsidRPr="00997D17">
              <w:rPr>
                <w:sz w:val="22"/>
                <w:szCs w:val="22"/>
              </w:rPr>
              <w:t>IMMEDIATE ACTION (EN)</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4178618" w14:textId="77777777" w:rsidR="00483159" w:rsidRPr="00997D17" w:rsidRDefault="00483159" w:rsidP="00755EE1">
            <w:pPr>
              <w:jc w:val="both"/>
              <w:rPr>
                <w:sz w:val="22"/>
                <w:szCs w:val="22"/>
              </w:rPr>
            </w:pPr>
            <w:r w:rsidRPr="00997D17">
              <w:rPr>
                <w:sz w:val="22"/>
                <w:szCs w:val="22"/>
              </w:rPr>
              <w:t>HATUA YA HARAKA (SW)</w:t>
            </w:r>
          </w:p>
        </w:tc>
      </w:tr>
      <w:tr w:rsidR="00483159" w:rsidRPr="000343A2" w14:paraId="60D991DB"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04575EC" w14:textId="2424C5BC" w:rsidR="00483159" w:rsidRPr="00997D17" w:rsidRDefault="0020396E" w:rsidP="00755EE1">
            <w:pPr>
              <w:jc w:val="both"/>
              <w:rPr>
                <w:sz w:val="22"/>
                <w:szCs w:val="22"/>
              </w:rPr>
            </w:pPr>
            <w:r w:rsidRPr="00997D17">
              <w:rPr>
                <w:sz w:val="22"/>
                <w:szCs w:val="22"/>
              </w:rPr>
              <w:t>Building collapse: under construction or occupied</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73C9B5F3" w14:textId="31C27CEA" w:rsidR="00483159" w:rsidRPr="00997D17" w:rsidRDefault="0020396E" w:rsidP="00755EE1">
            <w:pPr>
              <w:jc w:val="both"/>
              <w:rPr>
                <w:sz w:val="22"/>
                <w:szCs w:val="22"/>
              </w:rPr>
            </w:pPr>
            <w:r w:rsidRPr="00997D17">
              <w:rPr>
                <w:sz w:val="22"/>
                <w:szCs w:val="22"/>
              </w:rPr>
              <w:t>Kuanguka kwa jengo: linalojengwa au lenye watu</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C56159A" w14:textId="0D3ED8A7" w:rsidR="00483159" w:rsidRPr="00997D17" w:rsidRDefault="0020396E">
            <w:pPr>
              <w:pStyle w:val="ListParagraph"/>
              <w:numPr>
                <w:ilvl w:val="0"/>
                <w:numId w:val="44"/>
              </w:numPr>
              <w:jc w:val="both"/>
              <w:rPr>
                <w:sz w:val="22"/>
                <w:szCs w:val="22"/>
              </w:rPr>
            </w:pPr>
            <w:r w:rsidRPr="00997D17">
              <w:rPr>
                <w:color w:val="C00000"/>
                <w:sz w:val="22"/>
                <w:szCs w:val="22"/>
              </w:rPr>
              <w:t>Do not enter the rubble; more of the building may collapse.</w:t>
            </w:r>
          </w:p>
          <w:p w14:paraId="2D878532" w14:textId="3F0A489F" w:rsidR="00483159" w:rsidRPr="00997D17" w:rsidRDefault="0020396E">
            <w:pPr>
              <w:pStyle w:val="ListParagraph"/>
              <w:numPr>
                <w:ilvl w:val="0"/>
                <w:numId w:val="44"/>
              </w:numPr>
              <w:jc w:val="both"/>
              <w:rPr>
                <w:sz w:val="22"/>
                <w:szCs w:val="22"/>
              </w:rPr>
            </w:pPr>
            <w:r w:rsidRPr="00997D17">
              <w:rPr>
                <w:sz w:val="22"/>
                <w:szCs w:val="22"/>
              </w:rPr>
              <w:t>Call 114 and 190.</w:t>
            </w:r>
          </w:p>
          <w:p w14:paraId="430D973F" w14:textId="0890E052" w:rsidR="00483159" w:rsidRPr="00997D17" w:rsidRDefault="0020396E">
            <w:pPr>
              <w:pStyle w:val="ListParagraph"/>
              <w:numPr>
                <w:ilvl w:val="0"/>
                <w:numId w:val="44"/>
              </w:numPr>
              <w:jc w:val="both"/>
              <w:rPr>
                <w:sz w:val="22"/>
                <w:szCs w:val="22"/>
              </w:rPr>
            </w:pPr>
            <w:r w:rsidRPr="00997D17">
              <w:rPr>
                <w:sz w:val="22"/>
                <w:szCs w:val="22"/>
              </w:rPr>
              <w:t>Keep everyone at least 50 m away.</w:t>
            </w:r>
          </w:p>
          <w:p w14:paraId="7B701BAF" w14:textId="38FA5420" w:rsidR="00483159" w:rsidRPr="00997D17" w:rsidRDefault="0020396E">
            <w:pPr>
              <w:pStyle w:val="ListParagraph"/>
              <w:numPr>
                <w:ilvl w:val="0"/>
                <w:numId w:val="44"/>
              </w:numPr>
              <w:jc w:val="both"/>
              <w:rPr>
                <w:sz w:val="22"/>
                <w:szCs w:val="22"/>
              </w:rPr>
            </w:pPr>
            <w:r w:rsidRPr="00997D17">
              <w:rPr>
                <w:sz w:val="22"/>
                <w:szCs w:val="22"/>
              </w:rPr>
              <w:t>Tell rescuers where trapped people were last seen; Fire and Rescue Force leads the rescue.</w:t>
            </w:r>
          </w:p>
          <w:p w14:paraId="16E2F393" w14:textId="767A1B26" w:rsidR="00483159" w:rsidRPr="00997D17" w:rsidRDefault="00483159">
            <w:pPr>
              <w:pStyle w:val="ListParagraph"/>
              <w:numPr>
                <w:ilvl w:val="0"/>
                <w:numId w:val="44"/>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BA71091" w14:textId="4570849B" w:rsidR="00483159" w:rsidRPr="00997D17" w:rsidRDefault="0020396E">
            <w:pPr>
              <w:pStyle w:val="ListParagraph"/>
              <w:numPr>
                <w:ilvl w:val="0"/>
                <w:numId w:val="44"/>
              </w:numPr>
              <w:jc w:val="both"/>
              <w:rPr>
                <w:sz w:val="22"/>
                <w:szCs w:val="22"/>
              </w:rPr>
            </w:pPr>
            <w:r w:rsidRPr="00997D17">
              <w:rPr>
                <w:color w:val="C00000"/>
                <w:sz w:val="22"/>
                <w:szCs w:val="22"/>
              </w:rPr>
              <w:t>Usiingie kwenye kifusi; sehemu nyingine ya jengo inaweza kuanguka.</w:t>
            </w:r>
          </w:p>
          <w:p w14:paraId="73334D0F" w14:textId="621D0C11" w:rsidR="00483159" w:rsidRPr="00997D17" w:rsidRDefault="0020396E">
            <w:pPr>
              <w:pStyle w:val="ListParagraph"/>
              <w:numPr>
                <w:ilvl w:val="0"/>
                <w:numId w:val="44"/>
              </w:numPr>
              <w:jc w:val="both"/>
              <w:rPr>
                <w:sz w:val="22"/>
                <w:szCs w:val="22"/>
                <w:lang w:val="sv-SE"/>
              </w:rPr>
            </w:pPr>
            <w:r w:rsidRPr="00997D17">
              <w:rPr>
                <w:sz w:val="22"/>
                <w:szCs w:val="22"/>
                <w:lang w:val="sv-SE"/>
              </w:rPr>
              <w:t>Piga 114 na 190.</w:t>
            </w:r>
          </w:p>
          <w:p w14:paraId="1220361B" w14:textId="0F64C444" w:rsidR="00483159" w:rsidRPr="00997D17" w:rsidRDefault="0020396E">
            <w:pPr>
              <w:pStyle w:val="ListParagraph"/>
              <w:numPr>
                <w:ilvl w:val="0"/>
                <w:numId w:val="44"/>
              </w:numPr>
              <w:jc w:val="both"/>
              <w:rPr>
                <w:sz w:val="22"/>
                <w:szCs w:val="22"/>
                <w:lang w:val="sv-SE"/>
              </w:rPr>
            </w:pPr>
            <w:r w:rsidRPr="00997D17">
              <w:rPr>
                <w:sz w:val="22"/>
                <w:szCs w:val="22"/>
                <w:lang w:val="sv-SE"/>
              </w:rPr>
              <w:t>Waweke watu wote umbali wa angalau mita 50.</w:t>
            </w:r>
          </w:p>
          <w:p w14:paraId="78C874CF" w14:textId="27CA213F" w:rsidR="00483159" w:rsidRPr="00997D17" w:rsidRDefault="0020396E">
            <w:pPr>
              <w:pStyle w:val="ListParagraph"/>
              <w:numPr>
                <w:ilvl w:val="0"/>
                <w:numId w:val="44"/>
              </w:numPr>
              <w:jc w:val="both"/>
              <w:rPr>
                <w:sz w:val="22"/>
                <w:szCs w:val="22"/>
                <w:lang w:val="sv-SE"/>
              </w:rPr>
            </w:pPr>
            <w:r w:rsidRPr="00997D17">
              <w:rPr>
                <w:sz w:val="22"/>
                <w:szCs w:val="22"/>
                <w:lang w:val="sv-SE"/>
              </w:rPr>
              <w:t>Waeleze waokoaji mahali walipoonekana mara ya mwisho waliokwama; Jeshi la Zimamoto na Uokoaji linaongoza uokoaji.</w:t>
            </w:r>
          </w:p>
          <w:p w14:paraId="3D362295" w14:textId="106A3EBD" w:rsidR="00483159" w:rsidRPr="00997D17" w:rsidRDefault="00483159">
            <w:pPr>
              <w:pStyle w:val="ListParagraph"/>
              <w:numPr>
                <w:ilvl w:val="0"/>
                <w:numId w:val="44"/>
              </w:numPr>
              <w:jc w:val="both"/>
              <w:rPr>
                <w:sz w:val="22"/>
                <w:szCs w:val="22"/>
                <w:lang w:val="sv-SE"/>
              </w:rPr>
            </w:pPr>
          </w:p>
        </w:tc>
      </w:tr>
      <w:tr w:rsidR="00483159" w:rsidRPr="000343A2" w14:paraId="050B5561"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5BD75B3" w14:textId="56F58BC3" w:rsidR="00483159" w:rsidRPr="00997D17" w:rsidRDefault="0020396E" w:rsidP="00755EE1">
            <w:pPr>
              <w:jc w:val="both"/>
              <w:rPr>
                <w:sz w:val="22"/>
                <w:szCs w:val="22"/>
              </w:rPr>
            </w:pPr>
            <w:r w:rsidRPr="00997D17">
              <w:rPr>
                <w:sz w:val="22"/>
                <w:szCs w:val="22"/>
              </w:rPr>
              <w:lastRenderedPageBreak/>
              <w:t>House or market fire</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2059002A" w14:textId="7AD259E6" w:rsidR="00483159" w:rsidRPr="00997D17" w:rsidRDefault="0020396E" w:rsidP="00755EE1">
            <w:pPr>
              <w:jc w:val="both"/>
              <w:rPr>
                <w:sz w:val="22"/>
                <w:szCs w:val="22"/>
              </w:rPr>
            </w:pPr>
            <w:r w:rsidRPr="00997D17">
              <w:rPr>
                <w:sz w:val="22"/>
                <w:szCs w:val="22"/>
              </w:rPr>
              <w:t>Moto wa nyumba au soko</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167FE36" w14:textId="72CFBF44" w:rsidR="00483159" w:rsidRPr="00997D17" w:rsidRDefault="0020396E">
            <w:pPr>
              <w:pStyle w:val="ListParagraph"/>
              <w:numPr>
                <w:ilvl w:val="0"/>
                <w:numId w:val="44"/>
              </w:numPr>
              <w:jc w:val="both"/>
              <w:rPr>
                <w:sz w:val="22"/>
                <w:szCs w:val="22"/>
              </w:rPr>
            </w:pPr>
            <w:r w:rsidRPr="00997D17">
              <w:rPr>
                <w:sz w:val="22"/>
                <w:szCs w:val="22"/>
              </w:rPr>
              <w:t>Leave the building immediately and help others out.</w:t>
            </w:r>
          </w:p>
          <w:p w14:paraId="5D9024DF" w14:textId="26E99781" w:rsidR="00483159" w:rsidRPr="00997D17" w:rsidRDefault="0020396E">
            <w:pPr>
              <w:pStyle w:val="ListParagraph"/>
              <w:numPr>
                <w:ilvl w:val="0"/>
                <w:numId w:val="44"/>
              </w:numPr>
              <w:jc w:val="both"/>
              <w:rPr>
                <w:sz w:val="22"/>
                <w:szCs w:val="22"/>
              </w:rPr>
            </w:pPr>
            <w:r w:rsidRPr="00997D17">
              <w:rPr>
                <w:sz w:val="22"/>
                <w:szCs w:val="22"/>
              </w:rPr>
              <w:t>Stay low under smoke.</w:t>
            </w:r>
          </w:p>
          <w:p w14:paraId="7DE3753F" w14:textId="6A65F6D1" w:rsidR="00483159" w:rsidRPr="00997D17" w:rsidRDefault="0020396E">
            <w:pPr>
              <w:pStyle w:val="ListParagraph"/>
              <w:numPr>
                <w:ilvl w:val="0"/>
                <w:numId w:val="44"/>
              </w:numPr>
              <w:jc w:val="both"/>
              <w:rPr>
                <w:sz w:val="22"/>
                <w:szCs w:val="22"/>
              </w:rPr>
            </w:pPr>
            <w:r w:rsidRPr="00997D17">
              <w:rPr>
                <w:sz w:val="22"/>
                <w:szCs w:val="22"/>
              </w:rPr>
              <w:t>Close doors behind you, but do not lock them.</w:t>
            </w:r>
          </w:p>
          <w:p w14:paraId="1A15E3DB" w14:textId="64BAB0A7" w:rsidR="00483159" w:rsidRPr="00997D17" w:rsidRDefault="0020396E">
            <w:pPr>
              <w:pStyle w:val="ListParagraph"/>
              <w:numPr>
                <w:ilvl w:val="0"/>
                <w:numId w:val="44"/>
              </w:numPr>
              <w:jc w:val="both"/>
              <w:rPr>
                <w:sz w:val="22"/>
                <w:szCs w:val="22"/>
              </w:rPr>
            </w:pPr>
            <w:r w:rsidRPr="00997D17">
              <w:rPr>
                <w:sz w:val="22"/>
                <w:szCs w:val="22"/>
              </w:rPr>
              <w:t>Call 114, and meet your family at the agreed assembly point.</w:t>
            </w:r>
          </w:p>
          <w:p w14:paraId="3EB3E494" w14:textId="51FD1905" w:rsidR="00483159" w:rsidRPr="00997D17" w:rsidRDefault="00483159">
            <w:pPr>
              <w:pStyle w:val="ListParagraph"/>
              <w:numPr>
                <w:ilvl w:val="0"/>
                <w:numId w:val="44"/>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654D16B" w14:textId="75B5A5A9" w:rsidR="00483159" w:rsidRPr="00997D17" w:rsidRDefault="0020396E">
            <w:pPr>
              <w:pStyle w:val="ListParagraph"/>
              <w:numPr>
                <w:ilvl w:val="0"/>
                <w:numId w:val="44"/>
              </w:numPr>
              <w:jc w:val="both"/>
              <w:rPr>
                <w:sz w:val="22"/>
                <w:szCs w:val="22"/>
              </w:rPr>
            </w:pPr>
            <w:r w:rsidRPr="00997D17">
              <w:rPr>
                <w:sz w:val="22"/>
                <w:szCs w:val="22"/>
              </w:rPr>
              <w:t>Toka kwenye jengo mara moja na wasaidie wengine kutoka.</w:t>
            </w:r>
          </w:p>
          <w:p w14:paraId="4EF2AC91" w14:textId="54A14439" w:rsidR="00483159" w:rsidRPr="00997D17" w:rsidRDefault="0020396E">
            <w:pPr>
              <w:pStyle w:val="ListParagraph"/>
              <w:numPr>
                <w:ilvl w:val="0"/>
                <w:numId w:val="44"/>
              </w:numPr>
              <w:jc w:val="both"/>
              <w:rPr>
                <w:sz w:val="22"/>
                <w:szCs w:val="22"/>
                <w:lang w:val="sv-SE"/>
              </w:rPr>
            </w:pPr>
            <w:r w:rsidRPr="00997D17">
              <w:rPr>
                <w:sz w:val="22"/>
                <w:szCs w:val="22"/>
                <w:lang w:val="sv-SE"/>
              </w:rPr>
              <w:t>Inama chini ya moshi.</w:t>
            </w:r>
          </w:p>
          <w:p w14:paraId="4ED32771" w14:textId="49C3140D" w:rsidR="00483159" w:rsidRPr="00997D17" w:rsidRDefault="0020396E">
            <w:pPr>
              <w:pStyle w:val="ListParagraph"/>
              <w:numPr>
                <w:ilvl w:val="0"/>
                <w:numId w:val="44"/>
              </w:numPr>
              <w:jc w:val="both"/>
              <w:rPr>
                <w:sz w:val="22"/>
                <w:szCs w:val="22"/>
                <w:lang w:val="sv-SE"/>
              </w:rPr>
            </w:pPr>
            <w:r w:rsidRPr="00997D17">
              <w:rPr>
                <w:sz w:val="22"/>
                <w:szCs w:val="22"/>
                <w:lang w:val="sv-SE"/>
              </w:rPr>
              <w:t>Funga milango nyuma yako, lakini usiifunge kwa ufunguo.</w:t>
            </w:r>
          </w:p>
          <w:p w14:paraId="159D020E" w14:textId="5BE50C4A" w:rsidR="00483159" w:rsidRPr="00997D17" w:rsidRDefault="0020396E">
            <w:pPr>
              <w:pStyle w:val="ListParagraph"/>
              <w:numPr>
                <w:ilvl w:val="0"/>
                <w:numId w:val="44"/>
              </w:numPr>
              <w:jc w:val="both"/>
              <w:rPr>
                <w:sz w:val="22"/>
                <w:szCs w:val="22"/>
                <w:lang w:val="sv-SE"/>
              </w:rPr>
            </w:pPr>
            <w:r w:rsidRPr="00997D17">
              <w:rPr>
                <w:sz w:val="22"/>
                <w:szCs w:val="22"/>
                <w:lang w:val="sv-SE"/>
              </w:rPr>
              <w:t>Piga 114, na kutana na familia yako mahali pa kukutana palipokubaliwa.</w:t>
            </w:r>
          </w:p>
          <w:p w14:paraId="03378C3B" w14:textId="37AB4A2B" w:rsidR="00483159" w:rsidRPr="00997D17" w:rsidRDefault="00483159">
            <w:pPr>
              <w:pStyle w:val="ListParagraph"/>
              <w:numPr>
                <w:ilvl w:val="0"/>
                <w:numId w:val="44"/>
              </w:numPr>
              <w:jc w:val="both"/>
              <w:rPr>
                <w:sz w:val="22"/>
                <w:szCs w:val="22"/>
                <w:lang w:val="sv-SE"/>
              </w:rPr>
            </w:pPr>
          </w:p>
        </w:tc>
      </w:tr>
      <w:tr w:rsidR="00483159" w:rsidRPr="000343A2" w14:paraId="7ACCB55A"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ED72895" w14:textId="414932DB" w:rsidR="00483159" w:rsidRPr="00997D17" w:rsidRDefault="0020396E" w:rsidP="00755EE1">
            <w:pPr>
              <w:jc w:val="both"/>
              <w:rPr>
                <w:sz w:val="22"/>
                <w:szCs w:val="22"/>
              </w:rPr>
            </w:pPr>
            <w:r w:rsidRPr="00997D17">
              <w:rPr>
                <w:sz w:val="22"/>
                <w:szCs w:val="22"/>
              </w:rPr>
              <w:t>Factory or warehouse fire</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F3CAB65" w14:textId="3030D03B" w:rsidR="00483159" w:rsidRPr="00997D17" w:rsidRDefault="0020396E" w:rsidP="00755EE1">
            <w:pPr>
              <w:jc w:val="both"/>
              <w:rPr>
                <w:sz w:val="22"/>
                <w:szCs w:val="22"/>
                <w:lang w:val="sv-SE"/>
              </w:rPr>
            </w:pPr>
            <w:r w:rsidRPr="00997D17">
              <w:rPr>
                <w:sz w:val="22"/>
                <w:szCs w:val="22"/>
                <w:lang w:val="sv-SE"/>
              </w:rPr>
              <w:t>Moto wa kiwanda au ghala</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5881307" w14:textId="5BB124A6" w:rsidR="00483159" w:rsidRPr="00997D17" w:rsidRDefault="0020396E">
            <w:pPr>
              <w:pStyle w:val="ListParagraph"/>
              <w:numPr>
                <w:ilvl w:val="0"/>
                <w:numId w:val="44"/>
              </w:numPr>
              <w:jc w:val="both"/>
              <w:rPr>
                <w:sz w:val="22"/>
                <w:szCs w:val="22"/>
              </w:rPr>
            </w:pPr>
            <w:r w:rsidRPr="00997D17">
              <w:rPr>
                <w:sz w:val="22"/>
                <w:szCs w:val="22"/>
              </w:rPr>
              <w:t>Sound the alarm and leave by emergency exits.</w:t>
            </w:r>
          </w:p>
          <w:p w14:paraId="204EC0B9" w14:textId="35D7DD81" w:rsidR="00483159" w:rsidRPr="00997D17" w:rsidRDefault="0020396E">
            <w:pPr>
              <w:pStyle w:val="ListParagraph"/>
              <w:numPr>
                <w:ilvl w:val="0"/>
                <w:numId w:val="44"/>
              </w:numPr>
              <w:jc w:val="both"/>
              <w:rPr>
                <w:sz w:val="22"/>
                <w:szCs w:val="22"/>
              </w:rPr>
            </w:pPr>
            <w:r w:rsidRPr="00997D17">
              <w:rPr>
                <w:sz w:val="22"/>
                <w:szCs w:val="22"/>
              </w:rPr>
              <w:t>Call 114.</w:t>
            </w:r>
          </w:p>
          <w:p w14:paraId="08443022" w14:textId="3559789A" w:rsidR="00483159" w:rsidRPr="00997D17" w:rsidRDefault="0020396E">
            <w:pPr>
              <w:pStyle w:val="ListParagraph"/>
              <w:numPr>
                <w:ilvl w:val="0"/>
                <w:numId w:val="44"/>
              </w:numPr>
              <w:jc w:val="both"/>
              <w:rPr>
                <w:sz w:val="22"/>
                <w:szCs w:val="22"/>
              </w:rPr>
            </w:pPr>
            <w:r w:rsidRPr="00997D17">
              <w:rPr>
                <w:sz w:val="22"/>
                <w:szCs w:val="22"/>
              </w:rPr>
              <w:t>Tell firefighters about any chemicals stored on site.</w:t>
            </w:r>
          </w:p>
          <w:p w14:paraId="3AF7414C" w14:textId="44748483" w:rsidR="00483159" w:rsidRPr="00997D17" w:rsidRDefault="0020396E">
            <w:pPr>
              <w:pStyle w:val="ListParagraph"/>
              <w:numPr>
                <w:ilvl w:val="0"/>
                <w:numId w:val="44"/>
              </w:numPr>
              <w:jc w:val="both"/>
              <w:rPr>
                <w:sz w:val="22"/>
                <w:szCs w:val="22"/>
              </w:rPr>
            </w:pPr>
            <w:r w:rsidRPr="00997D17">
              <w:rPr>
                <w:sz w:val="22"/>
                <w:szCs w:val="22"/>
              </w:rPr>
              <w:t>Please do not return until the Fire and Rescue Force declares it safe.</w:t>
            </w:r>
          </w:p>
          <w:p w14:paraId="543DE58B" w14:textId="450C63E4" w:rsidR="00483159" w:rsidRPr="00997D17" w:rsidRDefault="00483159">
            <w:pPr>
              <w:pStyle w:val="ListParagraph"/>
              <w:numPr>
                <w:ilvl w:val="0"/>
                <w:numId w:val="44"/>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59BDCB6" w14:textId="0760F48E" w:rsidR="00483159" w:rsidRPr="00997D17" w:rsidRDefault="0020396E">
            <w:pPr>
              <w:pStyle w:val="ListParagraph"/>
              <w:numPr>
                <w:ilvl w:val="0"/>
                <w:numId w:val="44"/>
              </w:numPr>
              <w:jc w:val="both"/>
              <w:rPr>
                <w:sz w:val="22"/>
                <w:szCs w:val="22"/>
                <w:lang w:val="sv-SE"/>
              </w:rPr>
            </w:pPr>
            <w:r w:rsidRPr="00997D17">
              <w:rPr>
                <w:sz w:val="22"/>
                <w:szCs w:val="22"/>
                <w:lang w:val="sv-SE"/>
              </w:rPr>
              <w:t>Piga kengele ya hatari na toka kupitia milango ya dharura.</w:t>
            </w:r>
          </w:p>
          <w:p w14:paraId="276F1C71" w14:textId="6A3B1985" w:rsidR="00483159" w:rsidRPr="00997D17" w:rsidRDefault="0020396E">
            <w:pPr>
              <w:pStyle w:val="ListParagraph"/>
              <w:numPr>
                <w:ilvl w:val="0"/>
                <w:numId w:val="44"/>
              </w:numPr>
              <w:jc w:val="both"/>
              <w:rPr>
                <w:sz w:val="22"/>
                <w:szCs w:val="22"/>
                <w:lang w:val="sv-SE"/>
              </w:rPr>
            </w:pPr>
            <w:r w:rsidRPr="00997D17">
              <w:rPr>
                <w:sz w:val="22"/>
                <w:szCs w:val="22"/>
                <w:lang w:val="sv-SE"/>
              </w:rPr>
              <w:t>Piga 114.</w:t>
            </w:r>
          </w:p>
          <w:p w14:paraId="6CA2EB39" w14:textId="784EFAAD" w:rsidR="00483159" w:rsidRPr="00997D17" w:rsidRDefault="0020396E">
            <w:pPr>
              <w:pStyle w:val="ListParagraph"/>
              <w:numPr>
                <w:ilvl w:val="0"/>
                <w:numId w:val="44"/>
              </w:numPr>
              <w:jc w:val="both"/>
              <w:rPr>
                <w:sz w:val="22"/>
                <w:szCs w:val="22"/>
                <w:lang w:val="sv-SE"/>
              </w:rPr>
            </w:pPr>
            <w:r w:rsidRPr="00997D17">
              <w:rPr>
                <w:sz w:val="22"/>
                <w:szCs w:val="22"/>
                <w:lang w:val="sv-SE"/>
              </w:rPr>
              <w:t>Wajulishe wazima moto kuhusu kemikali zilizohifadhiwa eneo hilo.</w:t>
            </w:r>
          </w:p>
          <w:p w14:paraId="4126D12F" w14:textId="08F3A641" w:rsidR="00483159" w:rsidRPr="00997D17" w:rsidRDefault="0020396E">
            <w:pPr>
              <w:pStyle w:val="ListParagraph"/>
              <w:numPr>
                <w:ilvl w:val="0"/>
                <w:numId w:val="44"/>
              </w:numPr>
              <w:jc w:val="both"/>
              <w:rPr>
                <w:sz w:val="22"/>
                <w:szCs w:val="22"/>
                <w:lang w:val="sv-SE"/>
              </w:rPr>
            </w:pPr>
            <w:r w:rsidRPr="00997D17">
              <w:rPr>
                <w:sz w:val="22"/>
                <w:szCs w:val="22"/>
                <w:lang w:val="sv-SE"/>
              </w:rPr>
              <w:t>Tafadhali usirudi hadi Jeshi la Zimamoto na Uokoaji litangaze kuwa ni salama.</w:t>
            </w:r>
          </w:p>
          <w:p w14:paraId="679FDC20" w14:textId="063DB235" w:rsidR="00483159" w:rsidRPr="00997D17" w:rsidRDefault="00483159">
            <w:pPr>
              <w:pStyle w:val="ListParagraph"/>
              <w:numPr>
                <w:ilvl w:val="0"/>
                <w:numId w:val="44"/>
              </w:numPr>
              <w:jc w:val="both"/>
              <w:rPr>
                <w:sz w:val="22"/>
                <w:szCs w:val="22"/>
                <w:lang w:val="sv-SE"/>
              </w:rPr>
            </w:pPr>
          </w:p>
        </w:tc>
      </w:tr>
      <w:tr w:rsidR="00483159" w:rsidRPr="000343A2" w14:paraId="78D0F342"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A5635F5" w14:textId="07EA3D46" w:rsidR="00483159" w:rsidRPr="00997D17" w:rsidRDefault="0020396E" w:rsidP="00755EE1">
            <w:pPr>
              <w:jc w:val="both"/>
              <w:rPr>
                <w:sz w:val="22"/>
                <w:szCs w:val="22"/>
              </w:rPr>
            </w:pPr>
            <w:r w:rsidRPr="00997D17">
              <w:rPr>
                <w:sz w:val="22"/>
                <w:szCs w:val="22"/>
              </w:rPr>
              <w:t>School or hospital fire</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7860C002" w14:textId="403D6BBD" w:rsidR="00483159" w:rsidRPr="00997D17" w:rsidRDefault="0020396E" w:rsidP="00755EE1">
            <w:pPr>
              <w:jc w:val="both"/>
              <w:rPr>
                <w:sz w:val="22"/>
                <w:szCs w:val="22"/>
              </w:rPr>
            </w:pPr>
            <w:r w:rsidRPr="00997D17">
              <w:rPr>
                <w:sz w:val="22"/>
                <w:szCs w:val="22"/>
              </w:rPr>
              <w:t>Moto wa shule au hospitali</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2B2FBEC" w14:textId="0F5B0C2D" w:rsidR="00483159" w:rsidRPr="00997D17" w:rsidRDefault="0020396E">
            <w:pPr>
              <w:pStyle w:val="ListParagraph"/>
              <w:numPr>
                <w:ilvl w:val="0"/>
                <w:numId w:val="44"/>
              </w:numPr>
              <w:jc w:val="both"/>
              <w:rPr>
                <w:sz w:val="22"/>
                <w:szCs w:val="22"/>
              </w:rPr>
            </w:pPr>
            <w:r w:rsidRPr="00997D17">
              <w:rPr>
                <w:sz w:val="22"/>
                <w:szCs w:val="22"/>
              </w:rPr>
              <w:t>Sound the alarm.</w:t>
            </w:r>
          </w:p>
          <w:p w14:paraId="1777557E" w14:textId="32EEDE02" w:rsidR="00483159" w:rsidRPr="00997D17" w:rsidRDefault="0020396E">
            <w:pPr>
              <w:pStyle w:val="ListParagraph"/>
              <w:numPr>
                <w:ilvl w:val="0"/>
                <w:numId w:val="44"/>
              </w:numPr>
              <w:jc w:val="both"/>
              <w:rPr>
                <w:sz w:val="22"/>
                <w:szCs w:val="22"/>
              </w:rPr>
            </w:pPr>
            <w:r w:rsidRPr="00997D17">
              <w:rPr>
                <w:sz w:val="22"/>
                <w:szCs w:val="22"/>
              </w:rPr>
              <w:t>Teachers and nurses: move pupils and patients out by marked routes; carry those who cannot walk.</w:t>
            </w:r>
          </w:p>
          <w:p w14:paraId="5817848F" w14:textId="10C7CD65" w:rsidR="00483159" w:rsidRPr="00997D17" w:rsidRDefault="0020396E">
            <w:pPr>
              <w:pStyle w:val="ListParagraph"/>
              <w:numPr>
                <w:ilvl w:val="0"/>
                <w:numId w:val="44"/>
              </w:numPr>
              <w:jc w:val="both"/>
              <w:rPr>
                <w:sz w:val="22"/>
                <w:szCs w:val="22"/>
              </w:rPr>
            </w:pPr>
            <w:r w:rsidRPr="00997D17">
              <w:rPr>
                <w:sz w:val="22"/>
                <w:szCs w:val="22"/>
              </w:rPr>
              <w:t>Call 114.</w:t>
            </w:r>
          </w:p>
          <w:p w14:paraId="19454E39" w14:textId="5C1F46EC" w:rsidR="00483159" w:rsidRPr="00997D17" w:rsidRDefault="0020396E">
            <w:pPr>
              <w:pStyle w:val="ListParagraph"/>
              <w:numPr>
                <w:ilvl w:val="0"/>
                <w:numId w:val="44"/>
              </w:numPr>
              <w:jc w:val="both"/>
              <w:rPr>
                <w:sz w:val="22"/>
                <w:szCs w:val="22"/>
              </w:rPr>
            </w:pPr>
            <w:r w:rsidRPr="00997D17">
              <w:rPr>
                <w:sz w:val="22"/>
                <w:szCs w:val="22"/>
              </w:rPr>
              <w:t>Count everyone at the assembly point.</w:t>
            </w:r>
          </w:p>
          <w:p w14:paraId="4FB46194" w14:textId="36F0C485" w:rsidR="00483159" w:rsidRPr="00997D17" w:rsidRDefault="00483159">
            <w:pPr>
              <w:pStyle w:val="ListParagraph"/>
              <w:numPr>
                <w:ilvl w:val="0"/>
                <w:numId w:val="44"/>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5610486D" w14:textId="4DAFF4A9" w:rsidR="00483159" w:rsidRPr="00997D17" w:rsidRDefault="0020396E">
            <w:pPr>
              <w:pStyle w:val="ListParagraph"/>
              <w:numPr>
                <w:ilvl w:val="0"/>
                <w:numId w:val="44"/>
              </w:numPr>
              <w:jc w:val="both"/>
              <w:rPr>
                <w:sz w:val="22"/>
                <w:szCs w:val="22"/>
              </w:rPr>
            </w:pPr>
            <w:r w:rsidRPr="00997D17">
              <w:rPr>
                <w:sz w:val="22"/>
                <w:szCs w:val="22"/>
              </w:rPr>
              <w:t>Piga kengele ya hatari.</w:t>
            </w:r>
          </w:p>
          <w:p w14:paraId="49B75962" w14:textId="7249E922" w:rsidR="00483159" w:rsidRPr="00997D17" w:rsidRDefault="0020396E">
            <w:pPr>
              <w:pStyle w:val="ListParagraph"/>
              <w:numPr>
                <w:ilvl w:val="0"/>
                <w:numId w:val="44"/>
              </w:numPr>
              <w:jc w:val="both"/>
              <w:rPr>
                <w:sz w:val="22"/>
                <w:szCs w:val="22"/>
              </w:rPr>
            </w:pPr>
            <w:r w:rsidRPr="00997D17">
              <w:rPr>
                <w:sz w:val="22"/>
                <w:szCs w:val="22"/>
              </w:rPr>
              <w:t>Walimu na wauguzi: watoeni wanafunzi na wagonjwa kupitia njia zilizowekewa alama; wabebeni wasioweza kutembea.</w:t>
            </w:r>
          </w:p>
          <w:p w14:paraId="19ECF200" w14:textId="1881B337" w:rsidR="00483159" w:rsidRPr="00997D17" w:rsidRDefault="0020396E">
            <w:pPr>
              <w:pStyle w:val="ListParagraph"/>
              <w:numPr>
                <w:ilvl w:val="0"/>
                <w:numId w:val="44"/>
              </w:numPr>
              <w:jc w:val="both"/>
              <w:rPr>
                <w:sz w:val="22"/>
                <w:szCs w:val="22"/>
              </w:rPr>
            </w:pPr>
            <w:r w:rsidRPr="00997D17">
              <w:rPr>
                <w:sz w:val="22"/>
                <w:szCs w:val="22"/>
              </w:rPr>
              <w:t>Piga 114.</w:t>
            </w:r>
          </w:p>
          <w:p w14:paraId="320CA4F8" w14:textId="42C5142E" w:rsidR="00483159" w:rsidRPr="00997D17" w:rsidRDefault="0020396E">
            <w:pPr>
              <w:pStyle w:val="ListParagraph"/>
              <w:numPr>
                <w:ilvl w:val="0"/>
                <w:numId w:val="44"/>
              </w:numPr>
              <w:jc w:val="both"/>
              <w:rPr>
                <w:sz w:val="22"/>
                <w:szCs w:val="22"/>
                <w:lang w:val="sv-SE"/>
              </w:rPr>
            </w:pPr>
            <w:r w:rsidRPr="00997D17">
              <w:rPr>
                <w:sz w:val="22"/>
                <w:szCs w:val="22"/>
                <w:lang w:val="sv-SE"/>
              </w:rPr>
              <w:t>Hesabuni kila mtu mahali pa kukusanyika.</w:t>
            </w:r>
          </w:p>
          <w:p w14:paraId="6586A0BA" w14:textId="1DA40254" w:rsidR="00483159" w:rsidRPr="00997D17" w:rsidRDefault="00483159">
            <w:pPr>
              <w:pStyle w:val="ListParagraph"/>
              <w:numPr>
                <w:ilvl w:val="0"/>
                <w:numId w:val="44"/>
              </w:numPr>
              <w:jc w:val="both"/>
              <w:rPr>
                <w:sz w:val="22"/>
                <w:szCs w:val="22"/>
                <w:lang w:val="sv-SE"/>
              </w:rPr>
            </w:pPr>
          </w:p>
        </w:tc>
      </w:tr>
      <w:tr w:rsidR="00483159" w:rsidRPr="00997D17" w14:paraId="4892F05F"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3111634" w14:textId="37FA0D49" w:rsidR="00483159" w:rsidRPr="00997D17" w:rsidRDefault="0020396E" w:rsidP="00755EE1">
            <w:pPr>
              <w:jc w:val="both"/>
              <w:rPr>
                <w:sz w:val="22"/>
                <w:szCs w:val="22"/>
              </w:rPr>
            </w:pPr>
            <w:r w:rsidRPr="00997D17">
              <w:rPr>
                <w:sz w:val="22"/>
                <w:szCs w:val="22"/>
              </w:rPr>
              <w:lastRenderedPageBreak/>
              <w:t>Petrol station fire or explosion</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18D79AB" w14:textId="0EDC68EA" w:rsidR="00483159" w:rsidRPr="00997D17" w:rsidRDefault="0020396E" w:rsidP="00755EE1">
            <w:pPr>
              <w:jc w:val="both"/>
              <w:rPr>
                <w:sz w:val="22"/>
                <w:szCs w:val="22"/>
              </w:rPr>
            </w:pPr>
            <w:r w:rsidRPr="00997D17">
              <w:rPr>
                <w:sz w:val="22"/>
                <w:szCs w:val="22"/>
              </w:rPr>
              <w:t>Moto au mlipuko wa kituo cha mafuta</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B81787A" w14:textId="38B17FBF" w:rsidR="00483159" w:rsidRPr="00997D17" w:rsidRDefault="0020396E">
            <w:pPr>
              <w:pStyle w:val="ListParagraph"/>
              <w:numPr>
                <w:ilvl w:val="0"/>
                <w:numId w:val="44"/>
              </w:numPr>
              <w:jc w:val="both"/>
              <w:rPr>
                <w:sz w:val="22"/>
                <w:szCs w:val="22"/>
              </w:rPr>
            </w:pPr>
            <w:r w:rsidRPr="00997D17">
              <w:rPr>
                <w:sz w:val="22"/>
                <w:szCs w:val="22"/>
              </w:rPr>
              <w:t>Move at least 200 m away.</w:t>
            </w:r>
          </w:p>
          <w:p w14:paraId="60F7CB9E" w14:textId="0C7E98B5" w:rsidR="00483159" w:rsidRPr="00997D17" w:rsidRDefault="0020396E">
            <w:pPr>
              <w:pStyle w:val="ListParagraph"/>
              <w:numPr>
                <w:ilvl w:val="0"/>
                <w:numId w:val="44"/>
              </w:numPr>
              <w:jc w:val="both"/>
              <w:rPr>
                <w:sz w:val="22"/>
                <w:szCs w:val="22"/>
              </w:rPr>
            </w:pPr>
            <w:r w:rsidRPr="00997D17">
              <w:rPr>
                <w:sz w:val="22"/>
                <w:szCs w:val="22"/>
              </w:rPr>
              <w:t>Do not use phones, cigarettes or open flames near the pumps.</w:t>
            </w:r>
          </w:p>
          <w:p w14:paraId="1D4B4A70" w14:textId="6FB514D1" w:rsidR="00483159" w:rsidRPr="00997D17" w:rsidRDefault="0020396E">
            <w:pPr>
              <w:pStyle w:val="ListParagraph"/>
              <w:numPr>
                <w:ilvl w:val="0"/>
                <w:numId w:val="44"/>
              </w:numPr>
              <w:jc w:val="both"/>
              <w:rPr>
                <w:sz w:val="22"/>
                <w:szCs w:val="22"/>
              </w:rPr>
            </w:pPr>
            <w:r w:rsidRPr="00997D17">
              <w:rPr>
                <w:color w:val="C00000"/>
                <w:sz w:val="22"/>
                <w:szCs w:val="22"/>
              </w:rPr>
              <w:t>Station staff: switch off power at the main switch only if safe.</w:t>
            </w:r>
          </w:p>
          <w:p w14:paraId="6C735C96" w14:textId="10EC978E" w:rsidR="00483159" w:rsidRPr="00997D17" w:rsidRDefault="0020396E">
            <w:pPr>
              <w:pStyle w:val="ListParagraph"/>
              <w:numPr>
                <w:ilvl w:val="0"/>
                <w:numId w:val="44"/>
              </w:numPr>
              <w:jc w:val="both"/>
              <w:rPr>
                <w:sz w:val="22"/>
                <w:szCs w:val="22"/>
              </w:rPr>
            </w:pPr>
            <w:r w:rsidRPr="00997D17">
              <w:rPr>
                <w:sz w:val="22"/>
                <w:szCs w:val="22"/>
              </w:rPr>
              <w:t>Call 114; Police close the road.</w:t>
            </w:r>
          </w:p>
          <w:p w14:paraId="20B3E5A6" w14:textId="5F7EDF5A" w:rsidR="00483159" w:rsidRPr="00997D17" w:rsidRDefault="00483159">
            <w:pPr>
              <w:pStyle w:val="ListParagraph"/>
              <w:numPr>
                <w:ilvl w:val="0"/>
                <w:numId w:val="44"/>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07DCE39" w14:textId="647FB9E0" w:rsidR="00483159" w:rsidRPr="00997D17" w:rsidRDefault="0020396E">
            <w:pPr>
              <w:pStyle w:val="ListParagraph"/>
              <w:numPr>
                <w:ilvl w:val="0"/>
                <w:numId w:val="44"/>
              </w:numPr>
              <w:jc w:val="both"/>
              <w:rPr>
                <w:sz w:val="22"/>
                <w:szCs w:val="22"/>
                <w:lang w:val="sv-SE"/>
              </w:rPr>
            </w:pPr>
            <w:r w:rsidRPr="00997D17">
              <w:rPr>
                <w:sz w:val="22"/>
                <w:szCs w:val="22"/>
                <w:lang w:val="sv-SE"/>
              </w:rPr>
              <w:t>Ondoka umbali wa angalau mita 200.</w:t>
            </w:r>
          </w:p>
          <w:p w14:paraId="655D2E08" w14:textId="130AC30F" w:rsidR="00483159" w:rsidRPr="00997D17" w:rsidRDefault="0020396E">
            <w:pPr>
              <w:pStyle w:val="ListParagraph"/>
              <w:numPr>
                <w:ilvl w:val="0"/>
                <w:numId w:val="44"/>
              </w:numPr>
              <w:jc w:val="both"/>
              <w:rPr>
                <w:sz w:val="22"/>
                <w:szCs w:val="22"/>
                <w:lang w:val="sv-SE"/>
              </w:rPr>
            </w:pPr>
            <w:r w:rsidRPr="00997D17">
              <w:rPr>
                <w:sz w:val="22"/>
                <w:szCs w:val="22"/>
                <w:lang w:val="sv-SE"/>
              </w:rPr>
              <w:t>Usitumie simu, sigara wala moto karibu na pampu.</w:t>
            </w:r>
          </w:p>
          <w:p w14:paraId="42BBD421" w14:textId="1EE9D385" w:rsidR="00483159" w:rsidRPr="00997D17" w:rsidRDefault="0020396E">
            <w:pPr>
              <w:pStyle w:val="ListParagraph"/>
              <w:numPr>
                <w:ilvl w:val="0"/>
                <w:numId w:val="44"/>
              </w:numPr>
              <w:jc w:val="both"/>
              <w:rPr>
                <w:sz w:val="22"/>
                <w:szCs w:val="22"/>
                <w:lang w:val="sv-SE"/>
              </w:rPr>
            </w:pPr>
            <w:r w:rsidRPr="00997D17">
              <w:rPr>
                <w:color w:val="C00000"/>
                <w:sz w:val="22"/>
                <w:szCs w:val="22"/>
                <w:lang w:val="sv-SE"/>
              </w:rPr>
              <w:t>Wafanyakazi wa kituo: zimeni umeme kwenye swichi kuu ikiwa tu ni salama.</w:t>
            </w:r>
          </w:p>
          <w:p w14:paraId="3AC5CD0E" w14:textId="0B644A38" w:rsidR="00483159" w:rsidRPr="00997D17" w:rsidRDefault="0020396E">
            <w:pPr>
              <w:pStyle w:val="ListParagraph"/>
              <w:numPr>
                <w:ilvl w:val="0"/>
                <w:numId w:val="44"/>
              </w:numPr>
              <w:jc w:val="both"/>
              <w:rPr>
                <w:sz w:val="22"/>
                <w:szCs w:val="22"/>
                <w:lang w:val="sv-SE"/>
              </w:rPr>
            </w:pPr>
            <w:r w:rsidRPr="00997D17">
              <w:rPr>
                <w:sz w:val="22"/>
                <w:szCs w:val="22"/>
                <w:lang w:val="sv-SE"/>
              </w:rPr>
              <w:t>Piga 114; Polisi wafunge barabara.</w:t>
            </w:r>
          </w:p>
          <w:p w14:paraId="51586E79" w14:textId="218002F7" w:rsidR="00483159" w:rsidRPr="00997D17" w:rsidRDefault="00483159">
            <w:pPr>
              <w:pStyle w:val="ListParagraph"/>
              <w:numPr>
                <w:ilvl w:val="0"/>
                <w:numId w:val="44"/>
              </w:numPr>
              <w:jc w:val="both"/>
              <w:rPr>
                <w:sz w:val="22"/>
                <w:szCs w:val="22"/>
                <w:lang w:val="sv-SE"/>
              </w:rPr>
            </w:pPr>
          </w:p>
        </w:tc>
      </w:tr>
      <w:tr w:rsidR="00483159" w:rsidRPr="00997D17" w14:paraId="3DAAA431"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81C533D" w14:textId="46FE6F2F" w:rsidR="00483159" w:rsidRPr="00997D17" w:rsidRDefault="0020396E" w:rsidP="00755EE1">
            <w:pPr>
              <w:jc w:val="both"/>
              <w:rPr>
                <w:sz w:val="22"/>
                <w:szCs w:val="22"/>
              </w:rPr>
            </w:pPr>
            <w:r w:rsidRPr="00997D17">
              <w:rPr>
                <w:sz w:val="22"/>
                <w:szCs w:val="22"/>
              </w:rPr>
              <w:t>Bridge or dam failure</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1B22621" w14:textId="4B4D6570" w:rsidR="00483159" w:rsidRPr="00997D17" w:rsidRDefault="0020396E" w:rsidP="00755EE1">
            <w:pPr>
              <w:jc w:val="both"/>
              <w:rPr>
                <w:sz w:val="22"/>
                <w:szCs w:val="22"/>
              </w:rPr>
            </w:pPr>
            <w:r w:rsidRPr="00997D17">
              <w:rPr>
                <w:sz w:val="22"/>
                <w:szCs w:val="22"/>
              </w:rPr>
              <w:t>Kuvunjika kwa daraja au bwawa</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2A6D60BC" w14:textId="73396428" w:rsidR="00483159" w:rsidRPr="00997D17" w:rsidRDefault="0020396E">
            <w:pPr>
              <w:pStyle w:val="ListParagraph"/>
              <w:numPr>
                <w:ilvl w:val="0"/>
                <w:numId w:val="44"/>
              </w:numPr>
              <w:jc w:val="both"/>
              <w:rPr>
                <w:sz w:val="22"/>
                <w:szCs w:val="22"/>
              </w:rPr>
            </w:pPr>
            <w:r w:rsidRPr="00997D17">
              <w:rPr>
                <w:sz w:val="22"/>
                <w:szCs w:val="22"/>
              </w:rPr>
              <w:t>Communities downstream of a failed dam: move to higher ground immediately.</w:t>
            </w:r>
          </w:p>
          <w:p w14:paraId="4124CE3D" w14:textId="7BC45700" w:rsidR="00483159" w:rsidRPr="00997D17" w:rsidRDefault="0020396E">
            <w:pPr>
              <w:pStyle w:val="ListParagraph"/>
              <w:numPr>
                <w:ilvl w:val="0"/>
                <w:numId w:val="44"/>
              </w:numPr>
              <w:jc w:val="both"/>
              <w:rPr>
                <w:sz w:val="22"/>
                <w:szCs w:val="22"/>
              </w:rPr>
            </w:pPr>
            <w:r w:rsidRPr="00997D17">
              <w:rPr>
                <w:sz w:val="22"/>
                <w:szCs w:val="22"/>
              </w:rPr>
              <w:t>Do not cross damaged bridges.</w:t>
            </w:r>
          </w:p>
          <w:p w14:paraId="3C08BEA5" w14:textId="364AA099" w:rsidR="00483159" w:rsidRPr="00997D17" w:rsidRDefault="0020396E">
            <w:pPr>
              <w:pStyle w:val="ListParagraph"/>
              <w:numPr>
                <w:ilvl w:val="0"/>
                <w:numId w:val="44"/>
              </w:numPr>
              <w:jc w:val="both"/>
              <w:rPr>
                <w:sz w:val="22"/>
                <w:szCs w:val="22"/>
              </w:rPr>
            </w:pPr>
            <w:r w:rsidRPr="00997D17">
              <w:rPr>
                <w:sz w:val="22"/>
                <w:szCs w:val="22"/>
              </w:rPr>
              <w:t>Call 190 and inform Village/Mtaa leaders.</w:t>
            </w:r>
          </w:p>
          <w:p w14:paraId="36869A88" w14:textId="67FFE253" w:rsidR="00483159" w:rsidRPr="00997D17" w:rsidRDefault="0020396E">
            <w:pPr>
              <w:pStyle w:val="ListParagraph"/>
              <w:numPr>
                <w:ilvl w:val="0"/>
                <w:numId w:val="44"/>
              </w:numPr>
              <w:jc w:val="both"/>
              <w:rPr>
                <w:sz w:val="22"/>
                <w:szCs w:val="22"/>
              </w:rPr>
            </w:pPr>
            <w:r w:rsidRPr="00997D17">
              <w:rPr>
                <w:sz w:val="22"/>
                <w:szCs w:val="22"/>
              </w:rPr>
              <w:t>District Committees: warn downstream communities by radio and door-to-door, with the dam operator and TANROADS.</w:t>
            </w:r>
          </w:p>
          <w:p w14:paraId="64E31E08" w14:textId="5E9A74B3" w:rsidR="00483159" w:rsidRPr="00997D17" w:rsidRDefault="00483159">
            <w:pPr>
              <w:pStyle w:val="ListParagraph"/>
              <w:numPr>
                <w:ilvl w:val="0"/>
                <w:numId w:val="44"/>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780415CF" w14:textId="667BDC1B" w:rsidR="00483159" w:rsidRPr="00997D17" w:rsidRDefault="0020396E">
            <w:pPr>
              <w:pStyle w:val="ListParagraph"/>
              <w:numPr>
                <w:ilvl w:val="0"/>
                <w:numId w:val="44"/>
              </w:numPr>
              <w:jc w:val="both"/>
              <w:rPr>
                <w:sz w:val="22"/>
                <w:szCs w:val="22"/>
              </w:rPr>
            </w:pPr>
            <w:r w:rsidRPr="00997D17">
              <w:rPr>
                <w:sz w:val="22"/>
                <w:szCs w:val="22"/>
              </w:rPr>
              <w:t>Jamii zilizo chini ya bwawa lililovunjika: hamieni maeneo ya mwinuko mara moja.</w:t>
            </w:r>
          </w:p>
          <w:p w14:paraId="4FC59E89" w14:textId="38B7D2EC" w:rsidR="00483159" w:rsidRPr="00997D17" w:rsidRDefault="0020396E">
            <w:pPr>
              <w:pStyle w:val="ListParagraph"/>
              <w:numPr>
                <w:ilvl w:val="0"/>
                <w:numId w:val="44"/>
              </w:numPr>
              <w:jc w:val="both"/>
              <w:rPr>
                <w:sz w:val="22"/>
                <w:szCs w:val="22"/>
              </w:rPr>
            </w:pPr>
            <w:r w:rsidRPr="00997D17">
              <w:rPr>
                <w:sz w:val="22"/>
                <w:szCs w:val="22"/>
              </w:rPr>
              <w:t>Usivuke madaraja yaliyoharibika.</w:t>
            </w:r>
          </w:p>
          <w:p w14:paraId="6B5FBCD1" w14:textId="7F237CC6" w:rsidR="00483159" w:rsidRPr="00997D17" w:rsidRDefault="0020396E">
            <w:pPr>
              <w:pStyle w:val="ListParagraph"/>
              <w:numPr>
                <w:ilvl w:val="0"/>
                <w:numId w:val="44"/>
              </w:numPr>
              <w:jc w:val="both"/>
              <w:rPr>
                <w:sz w:val="22"/>
                <w:szCs w:val="22"/>
              </w:rPr>
            </w:pPr>
            <w:r w:rsidRPr="00997D17">
              <w:rPr>
                <w:sz w:val="22"/>
                <w:szCs w:val="22"/>
              </w:rPr>
              <w:t>Piga 190 na wajulishe viongozi wa Kijiji/Mtaa.</w:t>
            </w:r>
          </w:p>
          <w:p w14:paraId="52DB8FF7" w14:textId="0F76BE5B" w:rsidR="00483159" w:rsidRPr="00997D17" w:rsidRDefault="0020396E">
            <w:pPr>
              <w:pStyle w:val="ListParagraph"/>
              <w:numPr>
                <w:ilvl w:val="0"/>
                <w:numId w:val="44"/>
              </w:numPr>
              <w:jc w:val="both"/>
              <w:rPr>
                <w:sz w:val="22"/>
                <w:szCs w:val="22"/>
              </w:rPr>
            </w:pPr>
            <w:r w:rsidRPr="00997D17">
              <w:rPr>
                <w:sz w:val="22"/>
                <w:szCs w:val="22"/>
              </w:rPr>
              <w:t>Kamati za Wilaya: watahadharisheni wakazi wa chini kupitia redio na nyumba kwa nyumba, kwa kushirikiana na mwendeshaji wa bwawa na TANROADS.</w:t>
            </w:r>
          </w:p>
          <w:p w14:paraId="4C2EE241" w14:textId="6C344E3C" w:rsidR="00483159" w:rsidRPr="00997D17" w:rsidRDefault="00483159">
            <w:pPr>
              <w:pStyle w:val="ListParagraph"/>
              <w:numPr>
                <w:ilvl w:val="0"/>
                <w:numId w:val="44"/>
              </w:numPr>
              <w:jc w:val="both"/>
              <w:rPr>
                <w:sz w:val="22"/>
                <w:szCs w:val="22"/>
              </w:rPr>
            </w:pPr>
          </w:p>
        </w:tc>
      </w:tr>
    </w:tbl>
    <w:p w14:paraId="5669B7B4" w14:textId="77777777" w:rsidR="00483159" w:rsidRPr="00997D17" w:rsidRDefault="00483159" w:rsidP="00483159">
      <w:pPr>
        <w:jc w:val="both"/>
        <w:rPr>
          <w:sz w:val="22"/>
          <w:szCs w:val="22"/>
        </w:rPr>
      </w:pPr>
    </w:p>
    <w:p w14:paraId="30B94E4E" w14:textId="77777777" w:rsidR="00483159" w:rsidRPr="00997D17" w:rsidRDefault="00483159" w:rsidP="00483159">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0"/>
      </w:tblGrid>
      <w:tr w:rsidR="00483159" w:rsidRPr="00997D17" w14:paraId="595FF216" w14:textId="77777777" w:rsidTr="00755EE1">
        <w:tc>
          <w:tcPr>
            <w:tcW w:w="13680" w:type="dxa"/>
            <w:tcBorders>
              <w:top w:val="single" w:sz="8" w:space="0" w:color="4B1F73"/>
              <w:left w:val="single" w:sz="8" w:space="0" w:color="4B1F73"/>
              <w:bottom w:val="single" w:sz="8" w:space="0" w:color="4B1F73"/>
              <w:right w:val="single" w:sz="8" w:space="0" w:color="4B1F73"/>
            </w:tcBorders>
            <w:shd w:val="clear" w:color="auto" w:fill="7030A0"/>
            <w:tcMar>
              <w:top w:w="180" w:type="dxa"/>
              <w:left w:w="240" w:type="dxa"/>
              <w:bottom w:w="180" w:type="dxa"/>
              <w:right w:w="240" w:type="dxa"/>
            </w:tcMar>
            <w:vAlign w:val="center"/>
          </w:tcPr>
          <w:p w14:paraId="4FFDDEFA" w14:textId="77777777" w:rsidR="00483159" w:rsidRPr="00997D17" w:rsidRDefault="00483159" w:rsidP="00755EE1">
            <w:pPr>
              <w:jc w:val="center"/>
              <w:rPr>
                <w:sz w:val="22"/>
                <w:szCs w:val="22"/>
              </w:rPr>
            </w:pPr>
            <w:r w:rsidRPr="00997D17">
              <w:rPr>
                <w:color w:val="FFFFFF"/>
                <w:sz w:val="22"/>
                <w:szCs w:val="22"/>
              </w:rPr>
              <w:t>INDUSTRIAL AND TECHNOLOGICAL | VIWANDA NA TEKNOLOJIA</w:t>
            </w:r>
          </w:p>
        </w:tc>
      </w:tr>
    </w:tbl>
    <w:p w14:paraId="50D72AF4" w14:textId="77777777" w:rsidR="00483159" w:rsidRPr="00997D17" w:rsidRDefault="00483159" w:rsidP="00483159">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720"/>
        <w:gridCol w:w="3720"/>
      </w:tblGrid>
      <w:tr w:rsidR="00483159" w:rsidRPr="00997D17" w14:paraId="5C7C6511" w14:textId="77777777" w:rsidTr="00755EE1">
        <w:trPr>
          <w:tblHeader/>
        </w:trPr>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997C13C" w14:textId="77777777" w:rsidR="00483159" w:rsidRPr="00997D17" w:rsidRDefault="00483159" w:rsidP="00755EE1">
            <w:pPr>
              <w:jc w:val="both"/>
              <w:rPr>
                <w:sz w:val="22"/>
                <w:szCs w:val="22"/>
              </w:rPr>
            </w:pPr>
            <w:r w:rsidRPr="00997D17">
              <w:rPr>
                <w:sz w:val="22"/>
                <w:szCs w:val="22"/>
              </w:rPr>
              <w:lastRenderedPageBreak/>
              <w:t>INCIDENT (EN)</w:t>
            </w:r>
          </w:p>
        </w:tc>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DDCF887" w14:textId="77777777" w:rsidR="00483159" w:rsidRPr="00997D17" w:rsidRDefault="00483159" w:rsidP="00755EE1">
            <w:pPr>
              <w:jc w:val="both"/>
              <w:rPr>
                <w:sz w:val="22"/>
                <w:szCs w:val="22"/>
              </w:rPr>
            </w:pPr>
            <w:r w:rsidRPr="00997D17">
              <w:rPr>
                <w:sz w:val="22"/>
                <w:szCs w:val="22"/>
              </w:rPr>
              <w:t>TUKIO (SW)</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1375C2A" w14:textId="77777777" w:rsidR="00483159" w:rsidRPr="00997D17" w:rsidRDefault="00483159" w:rsidP="00755EE1">
            <w:pPr>
              <w:jc w:val="both"/>
              <w:rPr>
                <w:sz w:val="22"/>
                <w:szCs w:val="22"/>
              </w:rPr>
            </w:pPr>
            <w:r w:rsidRPr="00997D17">
              <w:rPr>
                <w:sz w:val="22"/>
                <w:szCs w:val="22"/>
              </w:rPr>
              <w:t>IMMEDIATE ACTION (EN)</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3D77A51" w14:textId="77777777" w:rsidR="00483159" w:rsidRPr="00997D17" w:rsidRDefault="00483159" w:rsidP="00755EE1">
            <w:pPr>
              <w:jc w:val="both"/>
              <w:rPr>
                <w:sz w:val="22"/>
                <w:szCs w:val="22"/>
              </w:rPr>
            </w:pPr>
            <w:r w:rsidRPr="00997D17">
              <w:rPr>
                <w:sz w:val="22"/>
                <w:szCs w:val="22"/>
              </w:rPr>
              <w:t>HATUA YA HARAKA (SW)</w:t>
            </w:r>
          </w:p>
        </w:tc>
      </w:tr>
      <w:tr w:rsidR="00483159" w:rsidRPr="00997D17" w14:paraId="19BEFB0F"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2B3E2FBE" w14:textId="2DAA38E0" w:rsidR="00483159" w:rsidRPr="00997D17" w:rsidRDefault="0020396E" w:rsidP="00755EE1">
            <w:pPr>
              <w:jc w:val="both"/>
              <w:rPr>
                <w:sz w:val="22"/>
                <w:szCs w:val="22"/>
              </w:rPr>
            </w:pPr>
            <w:r w:rsidRPr="00997D17">
              <w:rPr>
                <w:sz w:val="22"/>
                <w:szCs w:val="22"/>
              </w:rPr>
              <w:t>Chemical spill: factory, transport accident or pesticide leak</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BBA5B73" w14:textId="7654C48F" w:rsidR="00483159" w:rsidRPr="00997D17" w:rsidRDefault="0020396E" w:rsidP="00755EE1">
            <w:pPr>
              <w:jc w:val="both"/>
              <w:rPr>
                <w:sz w:val="22"/>
                <w:szCs w:val="22"/>
              </w:rPr>
            </w:pPr>
            <w:r w:rsidRPr="00997D17">
              <w:rPr>
                <w:sz w:val="22"/>
                <w:szCs w:val="22"/>
              </w:rPr>
              <w:t>Kumwagika kwa kemikali: kiwandani, ajali ya usafiri au kuvuja kwa viuatilifu</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75312F0" w14:textId="4C7DE017" w:rsidR="00483159" w:rsidRPr="00997D17" w:rsidRDefault="0020396E">
            <w:pPr>
              <w:pStyle w:val="ListParagraph"/>
              <w:numPr>
                <w:ilvl w:val="0"/>
                <w:numId w:val="45"/>
              </w:numPr>
              <w:jc w:val="both"/>
              <w:rPr>
                <w:sz w:val="22"/>
                <w:szCs w:val="22"/>
              </w:rPr>
            </w:pPr>
            <w:r w:rsidRPr="00997D17">
              <w:rPr>
                <w:sz w:val="22"/>
                <w:szCs w:val="22"/>
              </w:rPr>
              <w:t>Move upwind and uphill, away from the spill.</w:t>
            </w:r>
          </w:p>
          <w:p w14:paraId="190A3198" w14:textId="140AA754" w:rsidR="00483159" w:rsidRPr="00997D17" w:rsidRDefault="0020396E">
            <w:pPr>
              <w:pStyle w:val="ListParagraph"/>
              <w:numPr>
                <w:ilvl w:val="0"/>
                <w:numId w:val="45"/>
              </w:numPr>
              <w:jc w:val="both"/>
              <w:rPr>
                <w:sz w:val="22"/>
                <w:szCs w:val="22"/>
              </w:rPr>
            </w:pPr>
            <w:r w:rsidRPr="00997D17">
              <w:rPr>
                <w:color w:val="C00000"/>
                <w:sz w:val="22"/>
                <w:szCs w:val="22"/>
              </w:rPr>
              <w:t>Do not touch or smell the substance.</w:t>
            </w:r>
          </w:p>
          <w:p w14:paraId="371D54BC" w14:textId="77C1F43D" w:rsidR="00483159" w:rsidRPr="00997D17" w:rsidRDefault="0020396E">
            <w:pPr>
              <w:pStyle w:val="ListParagraph"/>
              <w:numPr>
                <w:ilvl w:val="0"/>
                <w:numId w:val="45"/>
              </w:numPr>
              <w:jc w:val="both"/>
              <w:rPr>
                <w:sz w:val="22"/>
                <w:szCs w:val="22"/>
              </w:rPr>
            </w:pPr>
            <w:r w:rsidRPr="00997D17">
              <w:rPr>
                <w:sz w:val="22"/>
                <w:szCs w:val="22"/>
              </w:rPr>
              <w:t>Call 190 and 114; report any label or number on the container.</w:t>
            </w:r>
          </w:p>
          <w:p w14:paraId="7B4872D4" w14:textId="66C3C73D" w:rsidR="00483159" w:rsidRPr="00997D17" w:rsidRDefault="0020396E">
            <w:pPr>
              <w:pStyle w:val="ListParagraph"/>
              <w:numPr>
                <w:ilvl w:val="0"/>
                <w:numId w:val="45"/>
              </w:numPr>
              <w:jc w:val="both"/>
              <w:rPr>
                <w:sz w:val="22"/>
                <w:szCs w:val="22"/>
              </w:rPr>
            </w:pPr>
            <w:r w:rsidRPr="00997D17">
              <w:rPr>
                <w:sz w:val="22"/>
                <w:szCs w:val="22"/>
              </w:rPr>
              <w:t>Fire and Rescue Force, NEMC and GCLA: cordon off at least 100 m and manage the spill.</w:t>
            </w:r>
          </w:p>
          <w:p w14:paraId="7757356E" w14:textId="7FBF4B65" w:rsidR="00483159" w:rsidRPr="00997D17" w:rsidRDefault="00483159">
            <w:pPr>
              <w:pStyle w:val="ListParagraph"/>
              <w:numPr>
                <w:ilvl w:val="0"/>
                <w:numId w:val="45"/>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7A9B718" w14:textId="1BB71A87" w:rsidR="00483159" w:rsidRPr="00997D17" w:rsidRDefault="0020396E">
            <w:pPr>
              <w:pStyle w:val="ListParagraph"/>
              <w:numPr>
                <w:ilvl w:val="0"/>
                <w:numId w:val="45"/>
              </w:numPr>
              <w:jc w:val="both"/>
              <w:rPr>
                <w:sz w:val="22"/>
                <w:szCs w:val="22"/>
                <w:lang w:val="sv-SE"/>
              </w:rPr>
            </w:pPr>
            <w:r w:rsidRPr="00997D17">
              <w:rPr>
                <w:sz w:val="22"/>
                <w:szCs w:val="22"/>
                <w:lang w:val="sv-SE"/>
              </w:rPr>
              <w:t>Hamia upande upepo unakotoka na eneo la juu, mbali na kemikali.</w:t>
            </w:r>
          </w:p>
          <w:p w14:paraId="74E1F08D" w14:textId="5A816ED4" w:rsidR="00483159" w:rsidRPr="00997D17" w:rsidRDefault="0020396E">
            <w:pPr>
              <w:pStyle w:val="ListParagraph"/>
              <w:numPr>
                <w:ilvl w:val="0"/>
                <w:numId w:val="45"/>
              </w:numPr>
              <w:jc w:val="both"/>
              <w:rPr>
                <w:sz w:val="22"/>
                <w:szCs w:val="22"/>
              </w:rPr>
            </w:pPr>
            <w:r w:rsidRPr="00997D17">
              <w:rPr>
                <w:color w:val="C00000"/>
                <w:sz w:val="22"/>
                <w:szCs w:val="22"/>
              </w:rPr>
              <w:t>Usiguse wala kunusa kemikali.</w:t>
            </w:r>
          </w:p>
          <w:p w14:paraId="1AD65373" w14:textId="3285A74A" w:rsidR="00483159" w:rsidRPr="00997D17" w:rsidRDefault="0020396E">
            <w:pPr>
              <w:pStyle w:val="ListParagraph"/>
              <w:numPr>
                <w:ilvl w:val="0"/>
                <w:numId w:val="45"/>
              </w:numPr>
              <w:jc w:val="both"/>
              <w:rPr>
                <w:sz w:val="22"/>
                <w:szCs w:val="22"/>
              </w:rPr>
            </w:pPr>
            <w:r w:rsidRPr="00997D17">
              <w:rPr>
                <w:sz w:val="22"/>
                <w:szCs w:val="22"/>
              </w:rPr>
              <w:t>Piga 190 na 114; toa taarifa ya maandishi au namba iliyo kwenye chombo.</w:t>
            </w:r>
          </w:p>
          <w:p w14:paraId="2B4C30EE" w14:textId="4C6F876A" w:rsidR="00483159" w:rsidRPr="00997D17" w:rsidRDefault="0020396E">
            <w:pPr>
              <w:pStyle w:val="ListParagraph"/>
              <w:numPr>
                <w:ilvl w:val="0"/>
                <w:numId w:val="45"/>
              </w:numPr>
              <w:jc w:val="both"/>
              <w:rPr>
                <w:sz w:val="22"/>
                <w:szCs w:val="22"/>
              </w:rPr>
            </w:pPr>
            <w:r w:rsidRPr="00997D17">
              <w:rPr>
                <w:sz w:val="22"/>
                <w:szCs w:val="22"/>
              </w:rPr>
              <w:t>Jeshi la Zimamoto na Uokoaji, NEMC na GCLA: wekeni eneo la zuio la angalau mita 100 na dhibitini kemikali.</w:t>
            </w:r>
          </w:p>
          <w:p w14:paraId="3A6A43FC" w14:textId="6DAADCEC" w:rsidR="00483159" w:rsidRPr="00997D17" w:rsidRDefault="00483159">
            <w:pPr>
              <w:pStyle w:val="ListParagraph"/>
              <w:numPr>
                <w:ilvl w:val="0"/>
                <w:numId w:val="45"/>
              </w:numPr>
              <w:jc w:val="both"/>
              <w:rPr>
                <w:sz w:val="22"/>
                <w:szCs w:val="22"/>
              </w:rPr>
            </w:pPr>
          </w:p>
        </w:tc>
      </w:tr>
      <w:tr w:rsidR="00483159" w:rsidRPr="00997D17" w14:paraId="71CE3FD3"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EB22020" w14:textId="0DB5E76B" w:rsidR="00483159" w:rsidRPr="00997D17" w:rsidRDefault="0020396E" w:rsidP="00755EE1">
            <w:pPr>
              <w:jc w:val="both"/>
              <w:rPr>
                <w:sz w:val="22"/>
                <w:szCs w:val="22"/>
              </w:rPr>
            </w:pPr>
            <w:r w:rsidRPr="00997D17">
              <w:rPr>
                <w:sz w:val="22"/>
                <w:szCs w:val="22"/>
              </w:rPr>
              <w:t>Mining accident: pit collapse, rockfall, gas or flooding</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228755E0" w14:textId="167BA27B" w:rsidR="00483159" w:rsidRPr="00997D17" w:rsidRDefault="0020396E" w:rsidP="00755EE1">
            <w:pPr>
              <w:jc w:val="both"/>
              <w:rPr>
                <w:sz w:val="22"/>
                <w:szCs w:val="22"/>
              </w:rPr>
            </w:pPr>
            <w:r w:rsidRPr="00997D17">
              <w:rPr>
                <w:sz w:val="22"/>
                <w:szCs w:val="22"/>
              </w:rPr>
              <w:t>Ajali ya mgodi: shimo kuporomoka, mawe kuanguka, gesi au mafuriko</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CF63B95" w14:textId="2014FB6A" w:rsidR="00483159" w:rsidRPr="00997D17" w:rsidRDefault="0020396E">
            <w:pPr>
              <w:pStyle w:val="ListParagraph"/>
              <w:numPr>
                <w:ilvl w:val="0"/>
                <w:numId w:val="45"/>
              </w:numPr>
              <w:jc w:val="both"/>
              <w:rPr>
                <w:sz w:val="22"/>
                <w:szCs w:val="22"/>
              </w:rPr>
            </w:pPr>
            <w:r w:rsidRPr="00997D17">
              <w:rPr>
                <w:color w:val="C00000"/>
                <w:sz w:val="22"/>
                <w:szCs w:val="22"/>
              </w:rPr>
              <w:t>Please do not send untrained people into the pit.</w:t>
            </w:r>
          </w:p>
          <w:p w14:paraId="4D58885D" w14:textId="5FFDC3DC" w:rsidR="00483159" w:rsidRPr="00997D17" w:rsidRDefault="0020396E">
            <w:pPr>
              <w:pStyle w:val="ListParagraph"/>
              <w:numPr>
                <w:ilvl w:val="0"/>
                <w:numId w:val="45"/>
              </w:numPr>
              <w:jc w:val="both"/>
              <w:rPr>
                <w:sz w:val="22"/>
                <w:szCs w:val="22"/>
              </w:rPr>
            </w:pPr>
            <w:r w:rsidRPr="00997D17">
              <w:rPr>
                <w:sz w:val="22"/>
                <w:szCs w:val="22"/>
              </w:rPr>
              <w:t>Call 190 and inform the Mining Commission.</w:t>
            </w:r>
          </w:p>
          <w:p w14:paraId="58742B54" w14:textId="7C660E5F" w:rsidR="00483159" w:rsidRPr="00997D17" w:rsidRDefault="0020396E">
            <w:pPr>
              <w:pStyle w:val="ListParagraph"/>
              <w:numPr>
                <w:ilvl w:val="0"/>
                <w:numId w:val="45"/>
              </w:numPr>
              <w:jc w:val="both"/>
              <w:rPr>
                <w:sz w:val="22"/>
                <w:szCs w:val="22"/>
              </w:rPr>
            </w:pPr>
            <w:r w:rsidRPr="00997D17">
              <w:rPr>
                <w:sz w:val="22"/>
                <w:szCs w:val="22"/>
              </w:rPr>
              <w:t>Mine owners: count all miners at the surface.</w:t>
            </w:r>
          </w:p>
          <w:p w14:paraId="7BAF23A8" w14:textId="7242417A" w:rsidR="00483159" w:rsidRPr="00997D17" w:rsidRDefault="0020396E">
            <w:pPr>
              <w:pStyle w:val="ListParagraph"/>
              <w:numPr>
                <w:ilvl w:val="0"/>
                <w:numId w:val="45"/>
              </w:numPr>
              <w:jc w:val="both"/>
              <w:rPr>
                <w:sz w:val="22"/>
                <w:szCs w:val="22"/>
              </w:rPr>
            </w:pPr>
            <w:r w:rsidRPr="00997D17">
              <w:rPr>
                <w:sz w:val="22"/>
                <w:szCs w:val="22"/>
              </w:rPr>
              <w:t>Fire and Rescue Force: lead the rescue.</w:t>
            </w:r>
          </w:p>
          <w:p w14:paraId="08F7E4B0" w14:textId="72D6E5F8" w:rsidR="00483159" w:rsidRPr="00997D17" w:rsidRDefault="00483159">
            <w:pPr>
              <w:pStyle w:val="ListParagraph"/>
              <w:numPr>
                <w:ilvl w:val="0"/>
                <w:numId w:val="45"/>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290CE2C5" w14:textId="394156A7" w:rsidR="00483159" w:rsidRPr="00997D17" w:rsidRDefault="0020396E">
            <w:pPr>
              <w:pStyle w:val="ListParagraph"/>
              <w:numPr>
                <w:ilvl w:val="0"/>
                <w:numId w:val="45"/>
              </w:numPr>
              <w:jc w:val="both"/>
              <w:rPr>
                <w:sz w:val="22"/>
                <w:szCs w:val="22"/>
              </w:rPr>
            </w:pPr>
            <w:r w:rsidRPr="00997D17">
              <w:rPr>
                <w:color w:val="C00000"/>
                <w:sz w:val="22"/>
                <w:szCs w:val="22"/>
              </w:rPr>
              <w:t>Tafadhali msiwatume watu wasiofunzwa kuingia shimoni.</w:t>
            </w:r>
          </w:p>
          <w:p w14:paraId="6E646732" w14:textId="1AA60C60" w:rsidR="00483159" w:rsidRPr="00997D17" w:rsidRDefault="0020396E">
            <w:pPr>
              <w:pStyle w:val="ListParagraph"/>
              <w:numPr>
                <w:ilvl w:val="0"/>
                <w:numId w:val="45"/>
              </w:numPr>
              <w:jc w:val="both"/>
              <w:rPr>
                <w:sz w:val="22"/>
                <w:szCs w:val="22"/>
              </w:rPr>
            </w:pPr>
            <w:r w:rsidRPr="00997D17">
              <w:rPr>
                <w:sz w:val="22"/>
                <w:szCs w:val="22"/>
              </w:rPr>
              <w:t>Piga 190 na ujulishe Tume ya Madini.</w:t>
            </w:r>
          </w:p>
          <w:p w14:paraId="1CD7DBE2" w14:textId="6F359231" w:rsidR="00483159" w:rsidRPr="00997D17" w:rsidRDefault="0020396E">
            <w:pPr>
              <w:pStyle w:val="ListParagraph"/>
              <w:numPr>
                <w:ilvl w:val="0"/>
                <w:numId w:val="45"/>
              </w:numPr>
              <w:jc w:val="both"/>
              <w:rPr>
                <w:sz w:val="22"/>
                <w:szCs w:val="22"/>
              </w:rPr>
            </w:pPr>
            <w:r w:rsidRPr="00997D17">
              <w:rPr>
                <w:sz w:val="22"/>
                <w:szCs w:val="22"/>
              </w:rPr>
              <w:t>Wamiliki wa migodi: hesabuni wachimbaji wote walio juu ardhini.</w:t>
            </w:r>
          </w:p>
          <w:p w14:paraId="201B242D" w14:textId="42439325" w:rsidR="00483159" w:rsidRPr="00997D17" w:rsidRDefault="0020396E">
            <w:pPr>
              <w:pStyle w:val="ListParagraph"/>
              <w:numPr>
                <w:ilvl w:val="0"/>
                <w:numId w:val="45"/>
              </w:numPr>
              <w:jc w:val="both"/>
              <w:rPr>
                <w:sz w:val="22"/>
                <w:szCs w:val="22"/>
              </w:rPr>
            </w:pPr>
            <w:r w:rsidRPr="00997D17">
              <w:rPr>
                <w:sz w:val="22"/>
                <w:szCs w:val="22"/>
              </w:rPr>
              <w:t>Jeshi la Zimamoto na Uokoaji: ongozeni uokoaji.</w:t>
            </w:r>
          </w:p>
          <w:p w14:paraId="4C47993B" w14:textId="3570CD7B" w:rsidR="00483159" w:rsidRPr="00997D17" w:rsidRDefault="00483159">
            <w:pPr>
              <w:pStyle w:val="ListParagraph"/>
              <w:numPr>
                <w:ilvl w:val="0"/>
                <w:numId w:val="45"/>
              </w:numPr>
              <w:jc w:val="both"/>
              <w:rPr>
                <w:sz w:val="22"/>
                <w:szCs w:val="22"/>
              </w:rPr>
            </w:pPr>
          </w:p>
        </w:tc>
      </w:tr>
      <w:tr w:rsidR="00483159" w:rsidRPr="00997D17" w14:paraId="0F722F78"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073883A" w14:textId="4387B5C2" w:rsidR="00483159" w:rsidRPr="00997D17" w:rsidRDefault="0020396E" w:rsidP="00755EE1">
            <w:pPr>
              <w:jc w:val="both"/>
              <w:rPr>
                <w:sz w:val="22"/>
                <w:szCs w:val="22"/>
              </w:rPr>
            </w:pPr>
            <w:r w:rsidRPr="00997D17">
              <w:rPr>
                <w:sz w:val="22"/>
                <w:szCs w:val="22"/>
              </w:rPr>
              <w:lastRenderedPageBreak/>
              <w:t>Electric shock or fallen power line</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B3DD53D" w14:textId="4854B7A8" w:rsidR="00483159" w:rsidRPr="00997D17" w:rsidRDefault="0020396E" w:rsidP="00755EE1">
            <w:pPr>
              <w:jc w:val="both"/>
              <w:rPr>
                <w:sz w:val="22"/>
                <w:szCs w:val="22"/>
              </w:rPr>
            </w:pPr>
            <w:r w:rsidRPr="00997D17">
              <w:rPr>
                <w:sz w:val="22"/>
                <w:szCs w:val="22"/>
              </w:rPr>
              <w:t>Kupigwa na shoti ya umeme au nyaya za umeme zilizoanguka</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E2A5987" w14:textId="75167C3F" w:rsidR="00483159" w:rsidRPr="00997D17" w:rsidRDefault="0020396E">
            <w:pPr>
              <w:pStyle w:val="ListParagraph"/>
              <w:numPr>
                <w:ilvl w:val="0"/>
                <w:numId w:val="45"/>
              </w:numPr>
              <w:jc w:val="both"/>
              <w:rPr>
                <w:sz w:val="22"/>
                <w:szCs w:val="22"/>
              </w:rPr>
            </w:pPr>
            <w:r w:rsidRPr="00997D17">
              <w:rPr>
                <w:color w:val="C00000"/>
                <w:sz w:val="22"/>
                <w:szCs w:val="22"/>
              </w:rPr>
              <w:t>Do not touch the person or the wire.</w:t>
            </w:r>
          </w:p>
          <w:p w14:paraId="49B97E1D" w14:textId="7AA98361" w:rsidR="00483159" w:rsidRPr="00997D17" w:rsidRDefault="0020396E">
            <w:pPr>
              <w:pStyle w:val="ListParagraph"/>
              <w:numPr>
                <w:ilvl w:val="0"/>
                <w:numId w:val="45"/>
              </w:numPr>
              <w:jc w:val="both"/>
              <w:rPr>
                <w:sz w:val="22"/>
                <w:szCs w:val="22"/>
              </w:rPr>
            </w:pPr>
            <w:r w:rsidRPr="00997D17">
              <w:rPr>
                <w:sz w:val="22"/>
                <w:szCs w:val="22"/>
              </w:rPr>
              <w:t>Switch off power at the main switch if you can.</w:t>
            </w:r>
          </w:p>
          <w:p w14:paraId="6C27F1DA" w14:textId="3C885DB2" w:rsidR="00483159" w:rsidRPr="00997D17" w:rsidRDefault="0020396E">
            <w:pPr>
              <w:pStyle w:val="ListParagraph"/>
              <w:numPr>
                <w:ilvl w:val="0"/>
                <w:numId w:val="45"/>
              </w:numPr>
              <w:jc w:val="both"/>
              <w:rPr>
                <w:sz w:val="22"/>
                <w:szCs w:val="22"/>
              </w:rPr>
            </w:pPr>
            <w:r w:rsidRPr="00997D17">
              <w:rPr>
                <w:sz w:val="22"/>
                <w:szCs w:val="22"/>
              </w:rPr>
              <w:t>Call 190 and TANESCO.</w:t>
            </w:r>
          </w:p>
          <w:p w14:paraId="537637CC" w14:textId="567F3FD8" w:rsidR="00483159" w:rsidRPr="00997D17" w:rsidRDefault="0020396E">
            <w:pPr>
              <w:pStyle w:val="ListParagraph"/>
              <w:numPr>
                <w:ilvl w:val="0"/>
                <w:numId w:val="45"/>
              </w:numPr>
              <w:jc w:val="both"/>
              <w:rPr>
                <w:sz w:val="22"/>
                <w:szCs w:val="22"/>
              </w:rPr>
            </w:pPr>
            <w:r w:rsidRPr="00997D17">
              <w:rPr>
                <w:sz w:val="22"/>
                <w:szCs w:val="22"/>
              </w:rPr>
              <w:t>If you must, separate the person from the wire with a dry wooden stick; give CPR if they are not breathing.</w:t>
            </w:r>
          </w:p>
          <w:p w14:paraId="4533B3B5" w14:textId="6AC11490" w:rsidR="00483159" w:rsidRPr="00997D17" w:rsidRDefault="00483159">
            <w:pPr>
              <w:pStyle w:val="ListParagraph"/>
              <w:numPr>
                <w:ilvl w:val="0"/>
                <w:numId w:val="45"/>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B81EE02" w14:textId="0C3EC304" w:rsidR="00483159" w:rsidRPr="00997D17" w:rsidRDefault="0020396E">
            <w:pPr>
              <w:pStyle w:val="ListParagraph"/>
              <w:numPr>
                <w:ilvl w:val="0"/>
                <w:numId w:val="45"/>
              </w:numPr>
              <w:jc w:val="both"/>
              <w:rPr>
                <w:sz w:val="22"/>
                <w:szCs w:val="22"/>
              </w:rPr>
            </w:pPr>
            <w:r w:rsidRPr="00997D17">
              <w:rPr>
                <w:color w:val="C00000"/>
                <w:sz w:val="22"/>
                <w:szCs w:val="22"/>
              </w:rPr>
              <w:t>Usimguse mtu wala waya.</w:t>
            </w:r>
          </w:p>
          <w:p w14:paraId="7294B8F6" w14:textId="5ECC16BD" w:rsidR="00483159" w:rsidRPr="00997D17" w:rsidRDefault="0020396E">
            <w:pPr>
              <w:pStyle w:val="ListParagraph"/>
              <w:numPr>
                <w:ilvl w:val="0"/>
                <w:numId w:val="45"/>
              </w:numPr>
              <w:jc w:val="both"/>
              <w:rPr>
                <w:sz w:val="22"/>
                <w:szCs w:val="22"/>
              </w:rPr>
            </w:pPr>
            <w:r w:rsidRPr="00997D17">
              <w:rPr>
                <w:sz w:val="22"/>
                <w:szCs w:val="22"/>
              </w:rPr>
              <w:t>Zima umeme kwenye swichi kuu ikiwezekana.</w:t>
            </w:r>
          </w:p>
          <w:p w14:paraId="4E88A77B" w14:textId="569149E5" w:rsidR="00483159" w:rsidRPr="00997D17" w:rsidRDefault="0020396E">
            <w:pPr>
              <w:pStyle w:val="ListParagraph"/>
              <w:numPr>
                <w:ilvl w:val="0"/>
                <w:numId w:val="45"/>
              </w:numPr>
              <w:jc w:val="both"/>
              <w:rPr>
                <w:sz w:val="22"/>
                <w:szCs w:val="22"/>
              </w:rPr>
            </w:pPr>
            <w:r w:rsidRPr="00997D17">
              <w:rPr>
                <w:sz w:val="22"/>
                <w:szCs w:val="22"/>
              </w:rPr>
              <w:t>Piga 190 na TANESCO.</w:t>
            </w:r>
          </w:p>
          <w:p w14:paraId="6B8E0C19" w14:textId="1ECCABFD" w:rsidR="00483159" w:rsidRPr="00997D17" w:rsidRDefault="0020396E">
            <w:pPr>
              <w:pStyle w:val="ListParagraph"/>
              <w:numPr>
                <w:ilvl w:val="0"/>
                <w:numId w:val="45"/>
              </w:numPr>
              <w:jc w:val="both"/>
              <w:rPr>
                <w:sz w:val="22"/>
                <w:szCs w:val="22"/>
              </w:rPr>
            </w:pPr>
            <w:r w:rsidRPr="00997D17">
              <w:rPr>
                <w:sz w:val="22"/>
                <w:szCs w:val="22"/>
              </w:rPr>
              <w:t>Ikilazimu, mtenganishe mtu na waya kwa fimbo kavu ya mbao; mpe huduma ya kuokoa pumzi (CPR) kama hapumui.</w:t>
            </w:r>
          </w:p>
          <w:p w14:paraId="2E445B60" w14:textId="2CEEBB90" w:rsidR="00483159" w:rsidRPr="00997D17" w:rsidRDefault="00483159">
            <w:pPr>
              <w:pStyle w:val="ListParagraph"/>
              <w:numPr>
                <w:ilvl w:val="0"/>
                <w:numId w:val="45"/>
              </w:numPr>
              <w:jc w:val="both"/>
              <w:rPr>
                <w:sz w:val="22"/>
                <w:szCs w:val="22"/>
              </w:rPr>
            </w:pPr>
          </w:p>
        </w:tc>
      </w:tr>
      <w:tr w:rsidR="00483159" w:rsidRPr="00997D17" w14:paraId="6CCB68E7"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2A93CDE9" w14:textId="5D9E550F" w:rsidR="00483159" w:rsidRPr="00997D17" w:rsidRDefault="0020396E" w:rsidP="00755EE1">
            <w:pPr>
              <w:jc w:val="both"/>
              <w:rPr>
                <w:sz w:val="22"/>
                <w:szCs w:val="22"/>
              </w:rPr>
            </w:pPr>
            <w:r w:rsidRPr="00997D17">
              <w:rPr>
                <w:sz w:val="22"/>
                <w:szCs w:val="22"/>
              </w:rPr>
              <w:t>Gas leak or cylinder explosion</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34F29C8" w14:textId="1E3200CF" w:rsidR="00483159" w:rsidRPr="00997D17" w:rsidRDefault="0020396E" w:rsidP="00755EE1">
            <w:pPr>
              <w:jc w:val="both"/>
              <w:rPr>
                <w:sz w:val="22"/>
                <w:szCs w:val="22"/>
              </w:rPr>
            </w:pPr>
            <w:r w:rsidRPr="00997D17">
              <w:rPr>
                <w:sz w:val="22"/>
                <w:szCs w:val="22"/>
              </w:rPr>
              <w:t>Kuvuja kwa gesi au mlipuko wa mtungi</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F0291BC" w14:textId="7F55CF4D" w:rsidR="00483159" w:rsidRPr="00997D17" w:rsidRDefault="0020396E">
            <w:pPr>
              <w:pStyle w:val="ListParagraph"/>
              <w:numPr>
                <w:ilvl w:val="0"/>
                <w:numId w:val="45"/>
              </w:numPr>
              <w:jc w:val="both"/>
              <w:rPr>
                <w:sz w:val="22"/>
                <w:szCs w:val="22"/>
              </w:rPr>
            </w:pPr>
            <w:r w:rsidRPr="00997D17">
              <w:rPr>
                <w:sz w:val="22"/>
                <w:szCs w:val="22"/>
              </w:rPr>
              <w:t>Open windows and doors.</w:t>
            </w:r>
          </w:p>
          <w:p w14:paraId="709D95FD" w14:textId="5A9E30AF" w:rsidR="00483159" w:rsidRPr="00997D17" w:rsidRDefault="0020396E">
            <w:pPr>
              <w:pStyle w:val="ListParagraph"/>
              <w:numPr>
                <w:ilvl w:val="0"/>
                <w:numId w:val="45"/>
              </w:numPr>
              <w:jc w:val="both"/>
              <w:rPr>
                <w:sz w:val="22"/>
                <w:szCs w:val="22"/>
              </w:rPr>
            </w:pPr>
            <w:r w:rsidRPr="00997D17">
              <w:rPr>
                <w:color w:val="C00000"/>
                <w:sz w:val="22"/>
                <w:szCs w:val="22"/>
              </w:rPr>
              <w:t>Do not switch lights or appliances on or off.</w:t>
            </w:r>
          </w:p>
          <w:p w14:paraId="689000B2" w14:textId="01BE9C38" w:rsidR="00483159" w:rsidRPr="00997D17" w:rsidRDefault="0020396E">
            <w:pPr>
              <w:pStyle w:val="ListParagraph"/>
              <w:numPr>
                <w:ilvl w:val="0"/>
                <w:numId w:val="45"/>
              </w:numPr>
              <w:jc w:val="both"/>
              <w:rPr>
                <w:sz w:val="22"/>
                <w:szCs w:val="22"/>
              </w:rPr>
            </w:pPr>
            <w:r w:rsidRPr="00997D17">
              <w:rPr>
                <w:sz w:val="22"/>
                <w:szCs w:val="22"/>
              </w:rPr>
              <w:t>Close the cylinder valve if it is safe, and leave the room.</w:t>
            </w:r>
          </w:p>
          <w:p w14:paraId="77779B2E" w14:textId="087BC060" w:rsidR="00483159" w:rsidRPr="00997D17" w:rsidRDefault="0020396E">
            <w:pPr>
              <w:pStyle w:val="ListParagraph"/>
              <w:numPr>
                <w:ilvl w:val="0"/>
                <w:numId w:val="45"/>
              </w:numPr>
              <w:jc w:val="both"/>
              <w:rPr>
                <w:sz w:val="22"/>
                <w:szCs w:val="22"/>
              </w:rPr>
            </w:pPr>
            <w:r w:rsidRPr="00997D17">
              <w:rPr>
                <w:sz w:val="22"/>
                <w:szCs w:val="22"/>
              </w:rPr>
              <w:t>Call 114.</w:t>
            </w:r>
          </w:p>
          <w:p w14:paraId="24238F22" w14:textId="0E8FE6EA" w:rsidR="00483159" w:rsidRPr="00997D17" w:rsidRDefault="00483159">
            <w:pPr>
              <w:pStyle w:val="ListParagraph"/>
              <w:numPr>
                <w:ilvl w:val="0"/>
                <w:numId w:val="45"/>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336DBD4" w14:textId="419A66C8" w:rsidR="00483159" w:rsidRPr="00997D17" w:rsidRDefault="0020396E">
            <w:pPr>
              <w:pStyle w:val="ListParagraph"/>
              <w:numPr>
                <w:ilvl w:val="0"/>
                <w:numId w:val="45"/>
              </w:numPr>
              <w:jc w:val="both"/>
              <w:rPr>
                <w:sz w:val="22"/>
                <w:szCs w:val="22"/>
              </w:rPr>
            </w:pPr>
            <w:r w:rsidRPr="00997D17">
              <w:rPr>
                <w:sz w:val="22"/>
                <w:szCs w:val="22"/>
              </w:rPr>
              <w:t>Fungua madirisha na milango.</w:t>
            </w:r>
          </w:p>
          <w:p w14:paraId="6A9C0AA3" w14:textId="5B65D1B2" w:rsidR="00483159" w:rsidRPr="00997D17" w:rsidRDefault="0020396E">
            <w:pPr>
              <w:pStyle w:val="ListParagraph"/>
              <w:numPr>
                <w:ilvl w:val="0"/>
                <w:numId w:val="45"/>
              </w:numPr>
              <w:jc w:val="both"/>
              <w:rPr>
                <w:sz w:val="22"/>
                <w:szCs w:val="22"/>
              </w:rPr>
            </w:pPr>
            <w:r w:rsidRPr="00997D17">
              <w:rPr>
                <w:color w:val="C00000"/>
                <w:sz w:val="22"/>
                <w:szCs w:val="22"/>
              </w:rPr>
              <w:t>Usiwashe wala kuzima taa au vifaa vya umeme.</w:t>
            </w:r>
          </w:p>
          <w:p w14:paraId="7F50F903" w14:textId="6C2A8350" w:rsidR="00483159" w:rsidRPr="00997D17" w:rsidRDefault="0020396E">
            <w:pPr>
              <w:pStyle w:val="ListParagraph"/>
              <w:numPr>
                <w:ilvl w:val="0"/>
                <w:numId w:val="45"/>
              </w:numPr>
              <w:jc w:val="both"/>
              <w:rPr>
                <w:sz w:val="22"/>
                <w:szCs w:val="22"/>
                <w:lang w:val="sv-SE"/>
              </w:rPr>
            </w:pPr>
            <w:r w:rsidRPr="00997D17">
              <w:rPr>
                <w:sz w:val="22"/>
                <w:szCs w:val="22"/>
                <w:lang w:val="sv-SE"/>
              </w:rPr>
              <w:t>Funga valvu ya mtungi ikiwa ni salama, na toka chumbani.</w:t>
            </w:r>
          </w:p>
          <w:p w14:paraId="606DEB36" w14:textId="30B7C12A" w:rsidR="00483159" w:rsidRPr="00997D17" w:rsidRDefault="0020396E">
            <w:pPr>
              <w:pStyle w:val="ListParagraph"/>
              <w:numPr>
                <w:ilvl w:val="0"/>
                <w:numId w:val="45"/>
              </w:numPr>
              <w:jc w:val="both"/>
              <w:rPr>
                <w:sz w:val="22"/>
                <w:szCs w:val="22"/>
                <w:lang w:val="sv-SE"/>
              </w:rPr>
            </w:pPr>
            <w:r w:rsidRPr="00997D17">
              <w:rPr>
                <w:sz w:val="22"/>
                <w:szCs w:val="22"/>
                <w:lang w:val="sv-SE"/>
              </w:rPr>
              <w:t>Piga 114.</w:t>
            </w:r>
          </w:p>
          <w:p w14:paraId="4454303D" w14:textId="147A3FC7" w:rsidR="00483159" w:rsidRPr="00997D17" w:rsidRDefault="00483159">
            <w:pPr>
              <w:pStyle w:val="ListParagraph"/>
              <w:numPr>
                <w:ilvl w:val="0"/>
                <w:numId w:val="45"/>
              </w:numPr>
              <w:jc w:val="both"/>
              <w:rPr>
                <w:sz w:val="22"/>
                <w:szCs w:val="22"/>
                <w:lang w:val="sv-SE"/>
              </w:rPr>
            </w:pPr>
          </w:p>
        </w:tc>
      </w:tr>
      <w:tr w:rsidR="00483159" w:rsidRPr="00997D17" w14:paraId="12584CE7"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52845077" w14:textId="30ED6EC4" w:rsidR="00483159" w:rsidRPr="00997D17" w:rsidRDefault="0020396E" w:rsidP="00755EE1">
            <w:pPr>
              <w:jc w:val="both"/>
              <w:rPr>
                <w:sz w:val="22"/>
                <w:szCs w:val="22"/>
              </w:rPr>
            </w:pPr>
            <w:r w:rsidRPr="00997D17">
              <w:rPr>
                <w:sz w:val="22"/>
                <w:szCs w:val="22"/>
              </w:rPr>
              <w:t>Radiological incident: lost or damaged radioactive source</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90FCA76" w14:textId="1FBF14E5" w:rsidR="00483159" w:rsidRPr="00997D17" w:rsidRDefault="0020396E" w:rsidP="00755EE1">
            <w:pPr>
              <w:jc w:val="both"/>
              <w:rPr>
                <w:sz w:val="22"/>
                <w:szCs w:val="22"/>
              </w:rPr>
            </w:pPr>
            <w:r w:rsidRPr="00997D17">
              <w:rPr>
                <w:sz w:val="22"/>
                <w:szCs w:val="22"/>
              </w:rPr>
              <w:t>Tukio la mionzi: chanzo cha mionzi kilichopotea au kuharibika</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2DD6D38E" w14:textId="62E23FAB" w:rsidR="00483159" w:rsidRPr="00997D17" w:rsidRDefault="0020396E">
            <w:pPr>
              <w:pStyle w:val="ListParagraph"/>
              <w:numPr>
                <w:ilvl w:val="0"/>
                <w:numId w:val="45"/>
              </w:numPr>
              <w:jc w:val="both"/>
              <w:rPr>
                <w:sz w:val="22"/>
                <w:szCs w:val="22"/>
              </w:rPr>
            </w:pPr>
            <w:r w:rsidRPr="00997D17">
              <w:rPr>
                <w:color w:val="C00000"/>
                <w:sz w:val="22"/>
                <w:szCs w:val="22"/>
              </w:rPr>
              <w:t>Do not touch or approach a suspected source; keep at least 100 m away.</w:t>
            </w:r>
          </w:p>
          <w:p w14:paraId="257EBB64" w14:textId="1CB1680E" w:rsidR="00483159" w:rsidRPr="00997D17" w:rsidRDefault="0020396E">
            <w:pPr>
              <w:pStyle w:val="ListParagraph"/>
              <w:numPr>
                <w:ilvl w:val="0"/>
                <w:numId w:val="45"/>
              </w:numPr>
              <w:jc w:val="both"/>
              <w:rPr>
                <w:sz w:val="22"/>
                <w:szCs w:val="22"/>
              </w:rPr>
            </w:pPr>
            <w:r w:rsidRPr="00997D17">
              <w:rPr>
                <w:sz w:val="22"/>
                <w:szCs w:val="22"/>
              </w:rPr>
              <w:t>Move upwind of the area.</w:t>
            </w:r>
          </w:p>
          <w:p w14:paraId="09E7A5C7" w14:textId="5CF1935D" w:rsidR="00483159" w:rsidRPr="00997D17" w:rsidRDefault="0020396E">
            <w:pPr>
              <w:pStyle w:val="ListParagraph"/>
              <w:numPr>
                <w:ilvl w:val="0"/>
                <w:numId w:val="45"/>
              </w:numPr>
              <w:jc w:val="both"/>
              <w:rPr>
                <w:sz w:val="22"/>
                <w:szCs w:val="22"/>
              </w:rPr>
            </w:pPr>
            <w:r w:rsidRPr="00997D17">
              <w:rPr>
                <w:sz w:val="22"/>
                <w:szCs w:val="22"/>
              </w:rPr>
              <w:t>Call 190 and inform the Tanzania Atomic Energy Commission (TAEC).</w:t>
            </w:r>
          </w:p>
          <w:p w14:paraId="16CF6A7C" w14:textId="3AAF2C0E" w:rsidR="00483159" w:rsidRPr="00997D17" w:rsidRDefault="0020396E">
            <w:pPr>
              <w:pStyle w:val="ListParagraph"/>
              <w:numPr>
                <w:ilvl w:val="0"/>
                <w:numId w:val="45"/>
              </w:numPr>
              <w:jc w:val="both"/>
              <w:rPr>
                <w:sz w:val="22"/>
                <w:szCs w:val="22"/>
              </w:rPr>
            </w:pPr>
            <w:r w:rsidRPr="00997D17">
              <w:rPr>
                <w:sz w:val="22"/>
                <w:szCs w:val="22"/>
              </w:rPr>
              <w:t>Do not eat, drink or smoke in the area; note who was near the source.</w:t>
            </w:r>
          </w:p>
          <w:p w14:paraId="3A47687B" w14:textId="6D39E3AF" w:rsidR="00483159" w:rsidRPr="00997D17" w:rsidRDefault="00483159">
            <w:pPr>
              <w:pStyle w:val="ListParagraph"/>
              <w:numPr>
                <w:ilvl w:val="0"/>
                <w:numId w:val="45"/>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0801431" w14:textId="60E09F2B" w:rsidR="00483159" w:rsidRPr="00997D17" w:rsidRDefault="0020396E">
            <w:pPr>
              <w:pStyle w:val="ListParagraph"/>
              <w:numPr>
                <w:ilvl w:val="0"/>
                <w:numId w:val="45"/>
              </w:numPr>
              <w:jc w:val="both"/>
              <w:rPr>
                <w:sz w:val="22"/>
                <w:szCs w:val="22"/>
              </w:rPr>
            </w:pPr>
            <w:r w:rsidRPr="00997D17">
              <w:rPr>
                <w:color w:val="C00000"/>
                <w:sz w:val="22"/>
                <w:szCs w:val="22"/>
              </w:rPr>
              <w:t>Usiguse wala kukaribia chanzo kinachoshukiwa; kaa umbali wa angalau mita 100.</w:t>
            </w:r>
          </w:p>
          <w:p w14:paraId="2C939004" w14:textId="55980FD0" w:rsidR="00483159" w:rsidRPr="00997D17" w:rsidRDefault="0020396E">
            <w:pPr>
              <w:pStyle w:val="ListParagraph"/>
              <w:numPr>
                <w:ilvl w:val="0"/>
                <w:numId w:val="45"/>
              </w:numPr>
              <w:jc w:val="both"/>
              <w:rPr>
                <w:sz w:val="22"/>
                <w:szCs w:val="22"/>
              </w:rPr>
            </w:pPr>
            <w:r w:rsidRPr="00997D17">
              <w:rPr>
                <w:sz w:val="22"/>
                <w:szCs w:val="22"/>
              </w:rPr>
              <w:t>Hamia upande upepo unakotoka.</w:t>
            </w:r>
          </w:p>
          <w:p w14:paraId="3408B8BA" w14:textId="45A387D6" w:rsidR="00483159" w:rsidRPr="00997D17" w:rsidRDefault="0020396E">
            <w:pPr>
              <w:pStyle w:val="ListParagraph"/>
              <w:numPr>
                <w:ilvl w:val="0"/>
                <w:numId w:val="45"/>
              </w:numPr>
              <w:jc w:val="both"/>
              <w:rPr>
                <w:sz w:val="22"/>
                <w:szCs w:val="22"/>
              </w:rPr>
            </w:pPr>
            <w:r w:rsidRPr="00997D17">
              <w:rPr>
                <w:sz w:val="22"/>
                <w:szCs w:val="22"/>
              </w:rPr>
              <w:t>Piga 190 na ujulishe Tume ya Nguvu za Atomiki Tanzania (TAEC).</w:t>
            </w:r>
          </w:p>
          <w:p w14:paraId="4DA39827" w14:textId="2D9EFE73" w:rsidR="00483159" w:rsidRPr="00997D17" w:rsidRDefault="0020396E">
            <w:pPr>
              <w:pStyle w:val="ListParagraph"/>
              <w:numPr>
                <w:ilvl w:val="0"/>
                <w:numId w:val="45"/>
              </w:numPr>
              <w:jc w:val="both"/>
              <w:rPr>
                <w:sz w:val="22"/>
                <w:szCs w:val="22"/>
              </w:rPr>
            </w:pPr>
            <w:r w:rsidRPr="00997D17">
              <w:rPr>
                <w:sz w:val="22"/>
                <w:szCs w:val="22"/>
              </w:rPr>
              <w:t>Usile, usinywe wala kuvuta sigara eneo hilo; andika majina ya waliokuwa karibu na chanzo.</w:t>
            </w:r>
          </w:p>
          <w:p w14:paraId="5CB47779" w14:textId="47945639" w:rsidR="00483159" w:rsidRPr="00997D17" w:rsidRDefault="00483159">
            <w:pPr>
              <w:pStyle w:val="ListParagraph"/>
              <w:numPr>
                <w:ilvl w:val="0"/>
                <w:numId w:val="45"/>
              </w:numPr>
              <w:jc w:val="both"/>
              <w:rPr>
                <w:sz w:val="22"/>
                <w:szCs w:val="22"/>
              </w:rPr>
            </w:pPr>
          </w:p>
        </w:tc>
      </w:tr>
    </w:tbl>
    <w:p w14:paraId="608AFBA1" w14:textId="77777777" w:rsidR="00483159" w:rsidRPr="00997D17" w:rsidRDefault="00483159" w:rsidP="00483159">
      <w:pPr>
        <w:jc w:val="both"/>
        <w:rPr>
          <w:sz w:val="22"/>
          <w:szCs w:val="22"/>
        </w:rPr>
      </w:pPr>
    </w:p>
    <w:p w14:paraId="4EE434CA" w14:textId="77777777" w:rsidR="00483159" w:rsidRPr="00997D17" w:rsidRDefault="00483159" w:rsidP="00483159">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0"/>
      </w:tblGrid>
      <w:tr w:rsidR="00483159" w:rsidRPr="00997D17" w14:paraId="1B3D4D1A" w14:textId="77777777" w:rsidTr="00755EE1">
        <w:tc>
          <w:tcPr>
            <w:tcW w:w="13680" w:type="dxa"/>
            <w:tcBorders>
              <w:top w:val="single" w:sz="8" w:space="0" w:color="375623"/>
              <w:left w:val="single" w:sz="8" w:space="0" w:color="375623"/>
              <w:bottom w:val="single" w:sz="8" w:space="0" w:color="375623"/>
              <w:right w:val="single" w:sz="8" w:space="0" w:color="375623"/>
            </w:tcBorders>
            <w:shd w:val="clear" w:color="auto" w:fill="548235"/>
            <w:tcMar>
              <w:top w:w="180" w:type="dxa"/>
              <w:left w:w="240" w:type="dxa"/>
              <w:bottom w:w="180" w:type="dxa"/>
              <w:right w:w="240" w:type="dxa"/>
            </w:tcMar>
            <w:vAlign w:val="center"/>
          </w:tcPr>
          <w:p w14:paraId="23CA1967" w14:textId="77777777" w:rsidR="00483159" w:rsidRPr="00997D17" w:rsidRDefault="00483159" w:rsidP="00755EE1">
            <w:pPr>
              <w:jc w:val="center"/>
              <w:rPr>
                <w:sz w:val="22"/>
                <w:szCs w:val="22"/>
              </w:rPr>
            </w:pPr>
            <w:r w:rsidRPr="00997D17">
              <w:rPr>
                <w:color w:val="FFFFFF"/>
                <w:sz w:val="22"/>
                <w:szCs w:val="22"/>
              </w:rPr>
              <w:t>CROWD AND SOCIAL EVENTS  |  MATUKIO YA KIJAMII NA WATU WENGI</w:t>
            </w:r>
          </w:p>
        </w:tc>
      </w:tr>
    </w:tbl>
    <w:p w14:paraId="19C39944" w14:textId="77777777" w:rsidR="00483159" w:rsidRPr="00997D17" w:rsidRDefault="00483159" w:rsidP="00483159">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720"/>
        <w:gridCol w:w="3720"/>
      </w:tblGrid>
      <w:tr w:rsidR="00483159" w:rsidRPr="00997D17" w14:paraId="16676337" w14:textId="77777777" w:rsidTr="00755EE1">
        <w:trPr>
          <w:tblHeader/>
        </w:trPr>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7FDB8FBB" w14:textId="77777777" w:rsidR="00483159" w:rsidRPr="00997D17" w:rsidRDefault="00483159" w:rsidP="00755EE1">
            <w:pPr>
              <w:jc w:val="both"/>
              <w:rPr>
                <w:sz w:val="22"/>
                <w:szCs w:val="22"/>
              </w:rPr>
            </w:pPr>
            <w:r w:rsidRPr="00997D17">
              <w:rPr>
                <w:sz w:val="22"/>
                <w:szCs w:val="22"/>
              </w:rPr>
              <w:t>INCIDENT (EN)</w:t>
            </w:r>
          </w:p>
        </w:tc>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2525E475" w14:textId="77777777" w:rsidR="00483159" w:rsidRPr="00997D17" w:rsidRDefault="00483159" w:rsidP="00755EE1">
            <w:pPr>
              <w:jc w:val="both"/>
              <w:rPr>
                <w:sz w:val="22"/>
                <w:szCs w:val="22"/>
              </w:rPr>
            </w:pPr>
            <w:r w:rsidRPr="00997D17">
              <w:rPr>
                <w:sz w:val="22"/>
                <w:szCs w:val="22"/>
              </w:rPr>
              <w:t>TUKIO (SW)</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9BA2928" w14:textId="77777777" w:rsidR="00483159" w:rsidRPr="00997D17" w:rsidRDefault="00483159" w:rsidP="00755EE1">
            <w:pPr>
              <w:jc w:val="both"/>
              <w:rPr>
                <w:sz w:val="22"/>
                <w:szCs w:val="22"/>
              </w:rPr>
            </w:pPr>
            <w:r w:rsidRPr="00997D17">
              <w:rPr>
                <w:sz w:val="22"/>
                <w:szCs w:val="22"/>
              </w:rPr>
              <w:t>IMMEDIATE ACTION (EN)</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5C9B667" w14:textId="77777777" w:rsidR="00483159" w:rsidRPr="00997D17" w:rsidRDefault="00483159" w:rsidP="00755EE1">
            <w:pPr>
              <w:jc w:val="both"/>
              <w:rPr>
                <w:sz w:val="22"/>
                <w:szCs w:val="22"/>
              </w:rPr>
            </w:pPr>
            <w:r w:rsidRPr="00997D17">
              <w:rPr>
                <w:sz w:val="22"/>
                <w:szCs w:val="22"/>
              </w:rPr>
              <w:t>HATUA YA HARAKA (SW)</w:t>
            </w:r>
          </w:p>
        </w:tc>
      </w:tr>
      <w:tr w:rsidR="00483159" w:rsidRPr="000343A2" w14:paraId="3BD34089"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755E7A3" w14:textId="20BC9762" w:rsidR="00483159" w:rsidRPr="00997D17" w:rsidRDefault="0020396E" w:rsidP="00755EE1">
            <w:pPr>
              <w:jc w:val="both"/>
              <w:rPr>
                <w:sz w:val="22"/>
                <w:szCs w:val="22"/>
              </w:rPr>
            </w:pPr>
            <w:r w:rsidRPr="00997D17">
              <w:rPr>
                <w:sz w:val="22"/>
                <w:szCs w:val="22"/>
              </w:rPr>
              <w:t>Crowd crush or stampede: religious gathering, sports event, market or school</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55A40399" w14:textId="7E0859CC" w:rsidR="00483159" w:rsidRPr="00997D17" w:rsidRDefault="0020396E" w:rsidP="00755EE1">
            <w:pPr>
              <w:jc w:val="both"/>
              <w:rPr>
                <w:sz w:val="22"/>
                <w:szCs w:val="22"/>
              </w:rPr>
            </w:pPr>
            <w:r w:rsidRPr="00997D17">
              <w:rPr>
                <w:sz w:val="22"/>
                <w:szCs w:val="22"/>
              </w:rPr>
              <w:t>Msongamano hatari wa watu: mkusanyiko wa kidini, michezo, sokoni au shuleni</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02AE4F1" w14:textId="2169E717" w:rsidR="00483159" w:rsidRPr="00997D17" w:rsidRDefault="0020396E">
            <w:pPr>
              <w:pStyle w:val="ListParagraph"/>
              <w:numPr>
                <w:ilvl w:val="0"/>
                <w:numId w:val="46"/>
              </w:numPr>
              <w:jc w:val="both"/>
              <w:rPr>
                <w:sz w:val="22"/>
                <w:szCs w:val="22"/>
              </w:rPr>
            </w:pPr>
            <w:r w:rsidRPr="00997D17">
              <w:rPr>
                <w:sz w:val="22"/>
                <w:szCs w:val="22"/>
              </w:rPr>
              <w:t>Move with the crowd, not against it, and edge sideways towards open space.</w:t>
            </w:r>
          </w:p>
          <w:p w14:paraId="589DBBA7" w14:textId="76D31A1F" w:rsidR="00483159" w:rsidRPr="00997D17" w:rsidRDefault="0020396E">
            <w:pPr>
              <w:pStyle w:val="ListParagraph"/>
              <w:numPr>
                <w:ilvl w:val="0"/>
                <w:numId w:val="46"/>
              </w:numPr>
              <w:jc w:val="both"/>
              <w:rPr>
                <w:sz w:val="22"/>
                <w:szCs w:val="22"/>
              </w:rPr>
            </w:pPr>
            <w:r w:rsidRPr="00997D17">
              <w:rPr>
                <w:sz w:val="22"/>
                <w:szCs w:val="22"/>
              </w:rPr>
              <w:t>Keep your arms in front of your chest to protect your breathing.</w:t>
            </w:r>
          </w:p>
          <w:p w14:paraId="3634E829" w14:textId="1B9DFD04" w:rsidR="00483159" w:rsidRPr="00997D17" w:rsidRDefault="0020396E">
            <w:pPr>
              <w:pStyle w:val="ListParagraph"/>
              <w:numPr>
                <w:ilvl w:val="0"/>
                <w:numId w:val="46"/>
              </w:numPr>
              <w:jc w:val="both"/>
              <w:rPr>
                <w:sz w:val="22"/>
                <w:szCs w:val="22"/>
              </w:rPr>
            </w:pPr>
            <w:r w:rsidRPr="00997D17">
              <w:rPr>
                <w:sz w:val="22"/>
                <w:szCs w:val="22"/>
              </w:rPr>
              <w:t>If you fall, curl up and protect your head.</w:t>
            </w:r>
          </w:p>
          <w:p w14:paraId="26BB355A" w14:textId="17004FB5" w:rsidR="00483159" w:rsidRPr="00997D17" w:rsidRDefault="0020396E">
            <w:pPr>
              <w:pStyle w:val="ListParagraph"/>
              <w:numPr>
                <w:ilvl w:val="0"/>
                <w:numId w:val="46"/>
              </w:numPr>
              <w:jc w:val="both"/>
              <w:rPr>
                <w:sz w:val="22"/>
                <w:szCs w:val="22"/>
              </w:rPr>
            </w:pPr>
            <w:r w:rsidRPr="00997D17">
              <w:rPr>
                <w:color w:val="C00000"/>
                <w:sz w:val="22"/>
                <w:szCs w:val="22"/>
              </w:rPr>
              <w:t>Do not stop to pick up dropped items; call 190 once you are safe.</w:t>
            </w:r>
          </w:p>
          <w:p w14:paraId="048BEBDA" w14:textId="01FE90A6" w:rsidR="00483159" w:rsidRPr="00997D17" w:rsidRDefault="00483159">
            <w:pPr>
              <w:pStyle w:val="ListParagraph"/>
              <w:numPr>
                <w:ilvl w:val="0"/>
                <w:numId w:val="46"/>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6E3CE4F" w14:textId="1DFFE522" w:rsidR="00483159" w:rsidRPr="00997D17" w:rsidRDefault="0020396E">
            <w:pPr>
              <w:pStyle w:val="ListParagraph"/>
              <w:numPr>
                <w:ilvl w:val="0"/>
                <w:numId w:val="46"/>
              </w:numPr>
              <w:jc w:val="both"/>
              <w:rPr>
                <w:sz w:val="22"/>
                <w:szCs w:val="22"/>
              </w:rPr>
            </w:pPr>
            <w:r w:rsidRPr="00997D17">
              <w:rPr>
                <w:sz w:val="22"/>
                <w:szCs w:val="22"/>
              </w:rPr>
              <w:t>Enda pamoja na umati, si kinyume nao, na sogea pembeni kuelekea eneo la wazi.</w:t>
            </w:r>
          </w:p>
          <w:p w14:paraId="6C6E6472" w14:textId="7D05FF00" w:rsidR="00483159" w:rsidRPr="00997D17" w:rsidRDefault="0020396E">
            <w:pPr>
              <w:pStyle w:val="ListParagraph"/>
              <w:numPr>
                <w:ilvl w:val="0"/>
                <w:numId w:val="46"/>
              </w:numPr>
              <w:jc w:val="both"/>
              <w:rPr>
                <w:sz w:val="22"/>
                <w:szCs w:val="22"/>
                <w:lang w:val="sv-SE"/>
              </w:rPr>
            </w:pPr>
            <w:r w:rsidRPr="00997D17">
              <w:rPr>
                <w:sz w:val="22"/>
                <w:szCs w:val="22"/>
                <w:lang w:val="sv-SE"/>
              </w:rPr>
              <w:t>Weka mikono mbele ya kifua kulinda upumuaji.</w:t>
            </w:r>
          </w:p>
          <w:p w14:paraId="621048A5" w14:textId="32C90A9B" w:rsidR="00483159" w:rsidRPr="00997D17" w:rsidRDefault="0020396E">
            <w:pPr>
              <w:pStyle w:val="ListParagraph"/>
              <w:numPr>
                <w:ilvl w:val="0"/>
                <w:numId w:val="46"/>
              </w:numPr>
              <w:jc w:val="both"/>
              <w:rPr>
                <w:sz w:val="22"/>
                <w:szCs w:val="22"/>
                <w:lang w:val="sv-SE"/>
              </w:rPr>
            </w:pPr>
            <w:r w:rsidRPr="00997D17">
              <w:rPr>
                <w:sz w:val="22"/>
                <w:szCs w:val="22"/>
                <w:lang w:val="sv-SE"/>
              </w:rPr>
              <w:t>Ukianguka, jikunje na linda kichwa chako.</w:t>
            </w:r>
          </w:p>
          <w:p w14:paraId="25BFDD0D" w14:textId="65A89DCB" w:rsidR="00483159" w:rsidRPr="00997D17" w:rsidRDefault="0020396E">
            <w:pPr>
              <w:pStyle w:val="ListParagraph"/>
              <w:numPr>
                <w:ilvl w:val="0"/>
                <w:numId w:val="46"/>
              </w:numPr>
              <w:jc w:val="both"/>
              <w:rPr>
                <w:sz w:val="22"/>
                <w:szCs w:val="22"/>
                <w:lang w:val="sv-SE"/>
              </w:rPr>
            </w:pPr>
            <w:r w:rsidRPr="00997D17">
              <w:rPr>
                <w:color w:val="C00000"/>
                <w:sz w:val="22"/>
                <w:szCs w:val="22"/>
                <w:lang w:val="sv-SE"/>
              </w:rPr>
              <w:t>Usisimame kuokota vitu vilivyodondoka; piga 190 ukishakuwa salama.</w:t>
            </w:r>
          </w:p>
          <w:p w14:paraId="4B594C5C" w14:textId="10BA6B83" w:rsidR="00483159" w:rsidRPr="00997D17" w:rsidRDefault="00483159">
            <w:pPr>
              <w:pStyle w:val="ListParagraph"/>
              <w:numPr>
                <w:ilvl w:val="0"/>
                <w:numId w:val="46"/>
              </w:numPr>
              <w:jc w:val="both"/>
              <w:rPr>
                <w:sz w:val="22"/>
                <w:szCs w:val="22"/>
                <w:lang w:val="sv-SE"/>
              </w:rPr>
            </w:pPr>
          </w:p>
        </w:tc>
      </w:tr>
      <w:tr w:rsidR="00483159" w:rsidRPr="000343A2" w14:paraId="3443C06D"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25F9CD0" w14:textId="5ABB303E" w:rsidR="00483159" w:rsidRPr="00997D17" w:rsidRDefault="0020396E" w:rsidP="00755EE1">
            <w:pPr>
              <w:jc w:val="both"/>
              <w:rPr>
                <w:sz w:val="22"/>
                <w:szCs w:val="22"/>
              </w:rPr>
            </w:pPr>
            <w:r w:rsidRPr="00997D17">
              <w:rPr>
                <w:sz w:val="22"/>
                <w:szCs w:val="22"/>
              </w:rPr>
              <w:t>Civil unrest or public disturbance</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90FB7A0" w14:textId="5A36A871" w:rsidR="00483159" w:rsidRPr="00997D17" w:rsidRDefault="0020396E" w:rsidP="00755EE1">
            <w:pPr>
              <w:jc w:val="both"/>
              <w:rPr>
                <w:sz w:val="22"/>
                <w:szCs w:val="22"/>
              </w:rPr>
            </w:pPr>
            <w:r w:rsidRPr="00997D17">
              <w:rPr>
                <w:sz w:val="22"/>
                <w:szCs w:val="22"/>
              </w:rPr>
              <w:t>Vurugu za kiraia au fujo za umma</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B04235C" w14:textId="6A518D97" w:rsidR="00483159" w:rsidRPr="00997D17" w:rsidRDefault="0020396E">
            <w:pPr>
              <w:pStyle w:val="ListParagraph"/>
              <w:numPr>
                <w:ilvl w:val="0"/>
                <w:numId w:val="46"/>
              </w:numPr>
              <w:jc w:val="both"/>
              <w:rPr>
                <w:sz w:val="22"/>
                <w:szCs w:val="22"/>
              </w:rPr>
            </w:pPr>
            <w:r w:rsidRPr="00997D17">
              <w:rPr>
                <w:sz w:val="22"/>
                <w:szCs w:val="22"/>
              </w:rPr>
              <w:t>Please move away from the disturbance and keep children indoors.</w:t>
            </w:r>
          </w:p>
          <w:p w14:paraId="38CD36AC" w14:textId="55B1BFD5" w:rsidR="00483159" w:rsidRPr="00997D17" w:rsidRDefault="0020396E">
            <w:pPr>
              <w:pStyle w:val="ListParagraph"/>
              <w:numPr>
                <w:ilvl w:val="0"/>
                <w:numId w:val="46"/>
              </w:numPr>
              <w:jc w:val="both"/>
              <w:rPr>
                <w:sz w:val="22"/>
                <w:szCs w:val="22"/>
              </w:rPr>
            </w:pPr>
            <w:r w:rsidRPr="00997D17">
              <w:rPr>
                <w:color w:val="C00000"/>
                <w:sz w:val="22"/>
                <w:szCs w:val="22"/>
              </w:rPr>
              <w:t>Do not film at close range or take sides.</w:t>
            </w:r>
          </w:p>
          <w:p w14:paraId="33B72B71" w14:textId="1F193063" w:rsidR="00483159" w:rsidRPr="00997D17" w:rsidRDefault="0020396E">
            <w:pPr>
              <w:pStyle w:val="ListParagraph"/>
              <w:numPr>
                <w:ilvl w:val="0"/>
                <w:numId w:val="46"/>
              </w:numPr>
              <w:jc w:val="both"/>
              <w:rPr>
                <w:sz w:val="22"/>
                <w:szCs w:val="22"/>
              </w:rPr>
            </w:pPr>
            <w:r w:rsidRPr="00997D17">
              <w:rPr>
                <w:sz w:val="22"/>
                <w:szCs w:val="22"/>
              </w:rPr>
              <w:t>Call 190 and inform the Police Force.</w:t>
            </w:r>
          </w:p>
          <w:p w14:paraId="150A686B" w14:textId="24620FEC" w:rsidR="00483159" w:rsidRPr="00997D17" w:rsidRDefault="0020396E">
            <w:pPr>
              <w:pStyle w:val="ListParagraph"/>
              <w:numPr>
                <w:ilvl w:val="0"/>
                <w:numId w:val="46"/>
              </w:numPr>
              <w:jc w:val="both"/>
              <w:rPr>
                <w:sz w:val="22"/>
                <w:szCs w:val="22"/>
              </w:rPr>
            </w:pPr>
            <w:r w:rsidRPr="00997D17">
              <w:rPr>
                <w:sz w:val="22"/>
                <w:szCs w:val="22"/>
              </w:rPr>
              <w:t>Ward and religious leaders: help calm the situation and protect women, children and older persons.</w:t>
            </w:r>
          </w:p>
          <w:p w14:paraId="04BC5821" w14:textId="61098EEC" w:rsidR="00483159" w:rsidRPr="00997D17" w:rsidRDefault="00483159">
            <w:pPr>
              <w:pStyle w:val="ListParagraph"/>
              <w:numPr>
                <w:ilvl w:val="0"/>
                <w:numId w:val="46"/>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88D9479" w14:textId="58885FA3" w:rsidR="00483159" w:rsidRPr="00997D17" w:rsidRDefault="0020396E">
            <w:pPr>
              <w:pStyle w:val="ListParagraph"/>
              <w:numPr>
                <w:ilvl w:val="0"/>
                <w:numId w:val="46"/>
              </w:numPr>
              <w:jc w:val="both"/>
              <w:rPr>
                <w:sz w:val="22"/>
                <w:szCs w:val="22"/>
              </w:rPr>
            </w:pPr>
            <w:r w:rsidRPr="00997D17">
              <w:rPr>
                <w:sz w:val="22"/>
                <w:szCs w:val="22"/>
              </w:rPr>
              <w:t>Tafadhali ondoka mbali na eneo la fujo na waweke watoto ndani.</w:t>
            </w:r>
          </w:p>
          <w:p w14:paraId="7A85BF6B" w14:textId="02C9CDA8" w:rsidR="00483159" w:rsidRPr="00997D17" w:rsidRDefault="0020396E">
            <w:pPr>
              <w:pStyle w:val="ListParagraph"/>
              <w:numPr>
                <w:ilvl w:val="0"/>
                <w:numId w:val="46"/>
              </w:numPr>
              <w:jc w:val="both"/>
              <w:rPr>
                <w:sz w:val="22"/>
                <w:szCs w:val="22"/>
              </w:rPr>
            </w:pPr>
            <w:r w:rsidRPr="00997D17">
              <w:rPr>
                <w:color w:val="C00000"/>
                <w:sz w:val="22"/>
                <w:szCs w:val="22"/>
              </w:rPr>
              <w:t>Usichukue picha za video karibu wala kuegemea upande wowote.</w:t>
            </w:r>
          </w:p>
          <w:p w14:paraId="780D676D" w14:textId="12E3468E" w:rsidR="00483159" w:rsidRPr="00997D17" w:rsidRDefault="0020396E">
            <w:pPr>
              <w:pStyle w:val="ListParagraph"/>
              <w:numPr>
                <w:ilvl w:val="0"/>
                <w:numId w:val="46"/>
              </w:numPr>
              <w:jc w:val="both"/>
              <w:rPr>
                <w:sz w:val="22"/>
                <w:szCs w:val="22"/>
                <w:lang w:val="sv-SE"/>
              </w:rPr>
            </w:pPr>
            <w:r w:rsidRPr="00997D17">
              <w:rPr>
                <w:sz w:val="22"/>
                <w:szCs w:val="22"/>
                <w:lang w:val="sv-SE"/>
              </w:rPr>
              <w:t>Piga 190 na ujulishe Jeshi la Polisi.</w:t>
            </w:r>
          </w:p>
          <w:p w14:paraId="3545AEAB" w14:textId="3416629F" w:rsidR="00483159" w:rsidRPr="00997D17" w:rsidRDefault="0020396E">
            <w:pPr>
              <w:pStyle w:val="ListParagraph"/>
              <w:numPr>
                <w:ilvl w:val="0"/>
                <w:numId w:val="46"/>
              </w:numPr>
              <w:jc w:val="both"/>
              <w:rPr>
                <w:sz w:val="22"/>
                <w:szCs w:val="22"/>
                <w:lang w:val="sv-SE"/>
              </w:rPr>
            </w:pPr>
            <w:r w:rsidRPr="00997D17">
              <w:rPr>
                <w:sz w:val="22"/>
                <w:szCs w:val="22"/>
                <w:lang w:val="sv-SE"/>
              </w:rPr>
              <w:t>Viongozi wa kata na wa dini: saidieni kutuliza hali na walindeni wanawake, watoto na wazee.</w:t>
            </w:r>
          </w:p>
          <w:p w14:paraId="44560D29" w14:textId="59D23E9C" w:rsidR="00483159" w:rsidRPr="00997D17" w:rsidRDefault="00483159">
            <w:pPr>
              <w:pStyle w:val="ListParagraph"/>
              <w:numPr>
                <w:ilvl w:val="0"/>
                <w:numId w:val="46"/>
              </w:numPr>
              <w:jc w:val="both"/>
              <w:rPr>
                <w:sz w:val="22"/>
                <w:szCs w:val="22"/>
                <w:lang w:val="sv-SE"/>
              </w:rPr>
            </w:pPr>
          </w:p>
        </w:tc>
      </w:tr>
    </w:tbl>
    <w:p w14:paraId="2639E9F8" w14:textId="77777777" w:rsidR="00483159" w:rsidRPr="00997D17" w:rsidRDefault="00483159" w:rsidP="00483159">
      <w:pPr>
        <w:jc w:val="both"/>
        <w:rPr>
          <w:sz w:val="22"/>
          <w:szCs w:val="22"/>
          <w:lang w:val="sv-SE"/>
        </w:rPr>
      </w:pPr>
    </w:p>
    <w:p w14:paraId="16D196CE" w14:textId="77777777" w:rsidR="00483159" w:rsidRPr="00997D17" w:rsidRDefault="00483159" w:rsidP="00483159">
      <w:pPr>
        <w:jc w:val="both"/>
        <w:rPr>
          <w:sz w:val="22"/>
          <w:szCs w:val="22"/>
          <w:lang w:val="sv-SE"/>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0"/>
      </w:tblGrid>
      <w:tr w:rsidR="00483159" w:rsidRPr="00997D17" w14:paraId="00EB89FD" w14:textId="77777777" w:rsidTr="00755EE1">
        <w:tc>
          <w:tcPr>
            <w:tcW w:w="13680" w:type="dxa"/>
            <w:tcBorders>
              <w:top w:val="single" w:sz="8" w:space="0" w:color="1F4E79"/>
              <w:left w:val="single" w:sz="8" w:space="0" w:color="1F4E79"/>
              <w:bottom w:val="single" w:sz="8" w:space="0" w:color="1F4E79"/>
              <w:right w:val="single" w:sz="8" w:space="0" w:color="1F4E79"/>
            </w:tcBorders>
            <w:shd w:val="clear" w:color="auto" w:fill="2E75B6"/>
            <w:tcMar>
              <w:top w:w="180" w:type="dxa"/>
              <w:left w:w="240" w:type="dxa"/>
              <w:bottom w:w="180" w:type="dxa"/>
              <w:right w:w="240" w:type="dxa"/>
            </w:tcMar>
            <w:vAlign w:val="center"/>
          </w:tcPr>
          <w:p w14:paraId="019309CC" w14:textId="77777777" w:rsidR="00483159" w:rsidRPr="00997D17" w:rsidRDefault="00483159" w:rsidP="00755EE1">
            <w:pPr>
              <w:jc w:val="center"/>
              <w:rPr>
                <w:sz w:val="22"/>
                <w:szCs w:val="22"/>
              </w:rPr>
            </w:pPr>
            <w:r w:rsidRPr="00997D17">
              <w:rPr>
                <w:color w:val="FFFFFF"/>
                <w:sz w:val="22"/>
                <w:szCs w:val="22"/>
              </w:rPr>
              <w:t>ENVIRONMENTAL AND HEALTH  |  MAZINGIRA NA AFYA</w:t>
            </w:r>
          </w:p>
        </w:tc>
      </w:tr>
    </w:tbl>
    <w:p w14:paraId="67196F33" w14:textId="77777777" w:rsidR="00483159" w:rsidRPr="00997D17" w:rsidRDefault="00483159" w:rsidP="00483159">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720"/>
        <w:gridCol w:w="3720"/>
      </w:tblGrid>
      <w:tr w:rsidR="00483159" w:rsidRPr="00997D17" w14:paraId="19488CA7" w14:textId="77777777" w:rsidTr="00755EE1">
        <w:trPr>
          <w:tblHeader/>
        </w:trPr>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5CBD705" w14:textId="77777777" w:rsidR="00483159" w:rsidRPr="00997D17" w:rsidRDefault="00483159" w:rsidP="00755EE1">
            <w:pPr>
              <w:jc w:val="both"/>
              <w:rPr>
                <w:sz w:val="22"/>
                <w:szCs w:val="22"/>
              </w:rPr>
            </w:pPr>
            <w:r w:rsidRPr="00997D17">
              <w:rPr>
                <w:sz w:val="22"/>
                <w:szCs w:val="22"/>
              </w:rPr>
              <w:t>INCIDENT (EN)</w:t>
            </w:r>
          </w:p>
        </w:tc>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804C418" w14:textId="77777777" w:rsidR="00483159" w:rsidRPr="00997D17" w:rsidRDefault="00483159" w:rsidP="00755EE1">
            <w:pPr>
              <w:jc w:val="both"/>
              <w:rPr>
                <w:sz w:val="22"/>
                <w:szCs w:val="22"/>
              </w:rPr>
            </w:pPr>
            <w:r w:rsidRPr="00997D17">
              <w:rPr>
                <w:sz w:val="22"/>
                <w:szCs w:val="22"/>
              </w:rPr>
              <w:t>TUKIO (SW)</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9E38810" w14:textId="77777777" w:rsidR="00483159" w:rsidRPr="00997D17" w:rsidRDefault="00483159" w:rsidP="00755EE1">
            <w:pPr>
              <w:jc w:val="both"/>
              <w:rPr>
                <w:sz w:val="22"/>
                <w:szCs w:val="22"/>
              </w:rPr>
            </w:pPr>
            <w:r w:rsidRPr="00997D17">
              <w:rPr>
                <w:sz w:val="22"/>
                <w:szCs w:val="22"/>
              </w:rPr>
              <w:t>IMMEDIATE ACTION (EN)</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8E7A241" w14:textId="77777777" w:rsidR="00483159" w:rsidRPr="00997D17" w:rsidRDefault="00483159" w:rsidP="00755EE1">
            <w:pPr>
              <w:jc w:val="both"/>
              <w:rPr>
                <w:sz w:val="22"/>
                <w:szCs w:val="22"/>
              </w:rPr>
            </w:pPr>
            <w:r w:rsidRPr="00997D17">
              <w:rPr>
                <w:sz w:val="22"/>
                <w:szCs w:val="22"/>
              </w:rPr>
              <w:t>HATUA YA HARAKA (SW)</w:t>
            </w:r>
          </w:p>
        </w:tc>
      </w:tr>
      <w:tr w:rsidR="00483159" w:rsidRPr="000343A2" w14:paraId="350C55D5"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F48B1DF" w14:textId="71B8C022" w:rsidR="00483159" w:rsidRPr="00997D17" w:rsidRDefault="0020396E" w:rsidP="00755EE1">
            <w:pPr>
              <w:jc w:val="both"/>
              <w:rPr>
                <w:sz w:val="22"/>
                <w:szCs w:val="22"/>
              </w:rPr>
            </w:pPr>
            <w:r w:rsidRPr="00997D17">
              <w:rPr>
                <w:sz w:val="22"/>
                <w:szCs w:val="22"/>
              </w:rPr>
              <w:t>Food poisoning affecting many people: wedding, school, market or restaurant</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72DC6B43" w14:textId="57AFD3E8" w:rsidR="00483159" w:rsidRPr="00997D17" w:rsidRDefault="0020396E" w:rsidP="00755EE1">
            <w:pPr>
              <w:jc w:val="both"/>
              <w:rPr>
                <w:sz w:val="22"/>
                <w:szCs w:val="22"/>
              </w:rPr>
            </w:pPr>
            <w:r w:rsidRPr="00997D17">
              <w:rPr>
                <w:sz w:val="22"/>
                <w:szCs w:val="22"/>
              </w:rPr>
              <w:t>Sumu ya chakula inayoathiri watu wengi: harusi, shule, sokoni au mgahawani</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D0BCC79" w14:textId="0F61595B" w:rsidR="00483159" w:rsidRPr="00997D17" w:rsidRDefault="0020396E">
            <w:pPr>
              <w:pStyle w:val="ListParagraph"/>
              <w:numPr>
                <w:ilvl w:val="0"/>
                <w:numId w:val="47"/>
              </w:numPr>
              <w:jc w:val="both"/>
              <w:rPr>
                <w:sz w:val="22"/>
                <w:szCs w:val="22"/>
              </w:rPr>
            </w:pPr>
            <w:r w:rsidRPr="00997D17">
              <w:rPr>
                <w:sz w:val="22"/>
                <w:szCs w:val="22"/>
              </w:rPr>
              <w:t>Stop serving and eating the suspected food.</w:t>
            </w:r>
          </w:p>
          <w:p w14:paraId="18AFFD6D" w14:textId="24ADA504" w:rsidR="00483159" w:rsidRPr="00997D17" w:rsidRDefault="0020396E">
            <w:pPr>
              <w:pStyle w:val="ListParagraph"/>
              <w:numPr>
                <w:ilvl w:val="0"/>
                <w:numId w:val="47"/>
              </w:numPr>
              <w:jc w:val="both"/>
              <w:rPr>
                <w:sz w:val="22"/>
                <w:szCs w:val="22"/>
              </w:rPr>
            </w:pPr>
            <w:r w:rsidRPr="00997D17">
              <w:rPr>
                <w:sz w:val="22"/>
                <w:szCs w:val="22"/>
              </w:rPr>
              <w:t>Keep a sample of the food in a clean covered container.</w:t>
            </w:r>
          </w:p>
          <w:p w14:paraId="3299EC4E" w14:textId="34A063B2" w:rsidR="00483159" w:rsidRPr="00997D17" w:rsidRDefault="0020396E">
            <w:pPr>
              <w:pStyle w:val="ListParagraph"/>
              <w:numPr>
                <w:ilvl w:val="0"/>
                <w:numId w:val="47"/>
              </w:numPr>
              <w:jc w:val="both"/>
              <w:rPr>
                <w:sz w:val="22"/>
                <w:szCs w:val="22"/>
              </w:rPr>
            </w:pPr>
            <w:r w:rsidRPr="00997D17">
              <w:rPr>
                <w:sz w:val="22"/>
                <w:szCs w:val="22"/>
              </w:rPr>
              <w:t>Take sick people and the food sample to the nearest health facility.</w:t>
            </w:r>
          </w:p>
          <w:p w14:paraId="560B3E88" w14:textId="081D63F5" w:rsidR="00483159" w:rsidRPr="00997D17" w:rsidRDefault="0020396E">
            <w:pPr>
              <w:pStyle w:val="ListParagraph"/>
              <w:numPr>
                <w:ilvl w:val="0"/>
                <w:numId w:val="47"/>
              </w:numPr>
              <w:jc w:val="both"/>
              <w:rPr>
                <w:sz w:val="22"/>
                <w:szCs w:val="22"/>
              </w:rPr>
            </w:pPr>
            <w:r w:rsidRPr="00997D17">
              <w:rPr>
                <w:sz w:val="22"/>
                <w:szCs w:val="22"/>
              </w:rPr>
              <w:t>TBS, TMDA and GCLA: test the food and trace the source.</w:t>
            </w:r>
          </w:p>
          <w:p w14:paraId="086ACB37" w14:textId="6A905BA2" w:rsidR="00483159" w:rsidRPr="00997D17" w:rsidRDefault="00483159">
            <w:pPr>
              <w:pStyle w:val="ListParagraph"/>
              <w:numPr>
                <w:ilvl w:val="0"/>
                <w:numId w:val="47"/>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402AE5D" w14:textId="3F184771" w:rsidR="00483159" w:rsidRPr="00997D17" w:rsidRDefault="0020396E">
            <w:pPr>
              <w:pStyle w:val="ListParagraph"/>
              <w:numPr>
                <w:ilvl w:val="0"/>
                <w:numId w:val="47"/>
              </w:numPr>
              <w:jc w:val="both"/>
              <w:rPr>
                <w:sz w:val="22"/>
                <w:szCs w:val="22"/>
                <w:lang w:val="sv-SE"/>
              </w:rPr>
            </w:pPr>
            <w:r w:rsidRPr="00997D17">
              <w:rPr>
                <w:sz w:val="22"/>
                <w:szCs w:val="22"/>
                <w:lang w:val="sv-SE"/>
              </w:rPr>
              <w:t>Acha kuandaa na kula chakula kinachoshukiwa.</w:t>
            </w:r>
          </w:p>
          <w:p w14:paraId="75E7CDCB" w14:textId="2179A1FA" w:rsidR="00483159" w:rsidRPr="00997D17" w:rsidRDefault="0020396E">
            <w:pPr>
              <w:pStyle w:val="ListParagraph"/>
              <w:numPr>
                <w:ilvl w:val="0"/>
                <w:numId w:val="47"/>
              </w:numPr>
              <w:jc w:val="both"/>
              <w:rPr>
                <w:sz w:val="22"/>
                <w:szCs w:val="22"/>
                <w:lang w:val="sv-SE"/>
              </w:rPr>
            </w:pPr>
            <w:r w:rsidRPr="00997D17">
              <w:rPr>
                <w:sz w:val="22"/>
                <w:szCs w:val="22"/>
                <w:lang w:val="sv-SE"/>
              </w:rPr>
              <w:t>Hifadhi sampuli ya chakula kwenye chombo safi kilichofunikwa.</w:t>
            </w:r>
          </w:p>
          <w:p w14:paraId="58CEE4CC" w14:textId="5247CB30" w:rsidR="00483159" w:rsidRPr="00997D17" w:rsidRDefault="0020396E">
            <w:pPr>
              <w:pStyle w:val="ListParagraph"/>
              <w:numPr>
                <w:ilvl w:val="0"/>
                <w:numId w:val="47"/>
              </w:numPr>
              <w:jc w:val="both"/>
              <w:rPr>
                <w:sz w:val="22"/>
                <w:szCs w:val="22"/>
                <w:lang w:val="sv-SE"/>
              </w:rPr>
            </w:pPr>
            <w:r w:rsidRPr="00997D17">
              <w:rPr>
                <w:sz w:val="22"/>
                <w:szCs w:val="22"/>
                <w:lang w:val="sv-SE"/>
              </w:rPr>
              <w:t>Wapeleke wagonjwa na sampuli ya chakula kituo cha afya kilicho karibu.</w:t>
            </w:r>
          </w:p>
          <w:p w14:paraId="142C5049" w14:textId="274AC256" w:rsidR="00483159" w:rsidRPr="00997D17" w:rsidRDefault="0020396E">
            <w:pPr>
              <w:pStyle w:val="ListParagraph"/>
              <w:numPr>
                <w:ilvl w:val="0"/>
                <w:numId w:val="47"/>
              </w:numPr>
              <w:jc w:val="both"/>
              <w:rPr>
                <w:sz w:val="22"/>
                <w:szCs w:val="22"/>
                <w:lang w:val="sv-SE"/>
              </w:rPr>
            </w:pPr>
            <w:r w:rsidRPr="00997D17">
              <w:rPr>
                <w:sz w:val="22"/>
                <w:szCs w:val="22"/>
                <w:lang w:val="sv-SE"/>
              </w:rPr>
              <w:t>TBS, TMDA na GCLA: pimeni chakula na fuatilieni chanzo.</w:t>
            </w:r>
          </w:p>
          <w:p w14:paraId="0310C2C3" w14:textId="7A0E252C" w:rsidR="00483159" w:rsidRPr="00997D17" w:rsidRDefault="00483159">
            <w:pPr>
              <w:pStyle w:val="ListParagraph"/>
              <w:numPr>
                <w:ilvl w:val="0"/>
                <w:numId w:val="47"/>
              </w:numPr>
              <w:jc w:val="both"/>
              <w:rPr>
                <w:sz w:val="22"/>
                <w:szCs w:val="22"/>
                <w:lang w:val="sv-SE"/>
              </w:rPr>
            </w:pPr>
          </w:p>
        </w:tc>
      </w:tr>
      <w:tr w:rsidR="00483159" w:rsidRPr="00997D17" w14:paraId="7DDD4F40"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5459F8D" w14:textId="0BB4F137" w:rsidR="00483159" w:rsidRPr="00997D17" w:rsidRDefault="0020396E" w:rsidP="00755EE1">
            <w:pPr>
              <w:jc w:val="both"/>
              <w:rPr>
                <w:sz w:val="22"/>
                <w:szCs w:val="22"/>
              </w:rPr>
            </w:pPr>
            <w:r w:rsidRPr="00997D17">
              <w:rPr>
                <w:sz w:val="22"/>
                <w:szCs w:val="22"/>
              </w:rPr>
              <w:t>Contaminated or poisoned water source</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B06C687" w14:textId="37967192" w:rsidR="00483159" w:rsidRPr="00997D17" w:rsidRDefault="0020396E" w:rsidP="00755EE1">
            <w:pPr>
              <w:jc w:val="both"/>
              <w:rPr>
                <w:sz w:val="22"/>
                <w:szCs w:val="22"/>
              </w:rPr>
            </w:pPr>
            <w:r w:rsidRPr="00997D17">
              <w:rPr>
                <w:sz w:val="22"/>
                <w:szCs w:val="22"/>
              </w:rPr>
              <w:t>Chanzo cha maji kilichochafuka au kutiwa sumu</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5DFB0EDE" w14:textId="2156128C" w:rsidR="00483159" w:rsidRPr="00997D17" w:rsidRDefault="0020396E">
            <w:pPr>
              <w:pStyle w:val="ListParagraph"/>
              <w:numPr>
                <w:ilvl w:val="0"/>
                <w:numId w:val="47"/>
              </w:numPr>
              <w:jc w:val="both"/>
              <w:rPr>
                <w:sz w:val="22"/>
                <w:szCs w:val="22"/>
              </w:rPr>
            </w:pPr>
            <w:r w:rsidRPr="00997D17">
              <w:rPr>
                <w:sz w:val="22"/>
                <w:szCs w:val="22"/>
              </w:rPr>
              <w:t>Stop using the water source.</w:t>
            </w:r>
          </w:p>
          <w:p w14:paraId="03765516" w14:textId="7E123902" w:rsidR="00483159" w:rsidRPr="00997D17" w:rsidRDefault="0020396E">
            <w:pPr>
              <w:pStyle w:val="ListParagraph"/>
              <w:numPr>
                <w:ilvl w:val="0"/>
                <w:numId w:val="47"/>
              </w:numPr>
              <w:jc w:val="both"/>
              <w:rPr>
                <w:sz w:val="22"/>
                <w:szCs w:val="22"/>
              </w:rPr>
            </w:pPr>
            <w:r w:rsidRPr="00997D17">
              <w:rPr>
                <w:sz w:val="22"/>
                <w:szCs w:val="22"/>
              </w:rPr>
              <w:t>Village/Mtaa leaders: inform the community through religious leaders, meetings and radio.</w:t>
            </w:r>
          </w:p>
          <w:p w14:paraId="6DAAD8D3" w14:textId="1C21EBC1" w:rsidR="00483159" w:rsidRPr="00997D17" w:rsidRDefault="0020396E">
            <w:pPr>
              <w:pStyle w:val="ListParagraph"/>
              <w:numPr>
                <w:ilvl w:val="0"/>
                <w:numId w:val="47"/>
              </w:numPr>
              <w:jc w:val="both"/>
              <w:rPr>
                <w:sz w:val="22"/>
                <w:szCs w:val="22"/>
              </w:rPr>
            </w:pPr>
            <w:r w:rsidRPr="00997D17">
              <w:rPr>
                <w:sz w:val="22"/>
                <w:szCs w:val="22"/>
              </w:rPr>
              <w:t>Report to the water authority or RUWASA.</w:t>
            </w:r>
          </w:p>
          <w:p w14:paraId="4E4CFA75" w14:textId="5C5DFF7D" w:rsidR="00483159" w:rsidRPr="00997D17" w:rsidRDefault="0020396E">
            <w:pPr>
              <w:pStyle w:val="ListParagraph"/>
              <w:numPr>
                <w:ilvl w:val="0"/>
                <w:numId w:val="47"/>
              </w:numPr>
              <w:jc w:val="both"/>
              <w:rPr>
                <w:sz w:val="22"/>
                <w:szCs w:val="22"/>
              </w:rPr>
            </w:pPr>
            <w:r w:rsidRPr="00997D17">
              <w:rPr>
                <w:sz w:val="22"/>
                <w:szCs w:val="22"/>
              </w:rPr>
              <w:t>District Committees: arrange a safe alternative water supply; GCLA and NEMC test the source.</w:t>
            </w:r>
          </w:p>
          <w:p w14:paraId="7A31323E" w14:textId="1D1F36FA" w:rsidR="00483159" w:rsidRPr="00997D17" w:rsidRDefault="00483159">
            <w:pPr>
              <w:pStyle w:val="ListParagraph"/>
              <w:numPr>
                <w:ilvl w:val="0"/>
                <w:numId w:val="47"/>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C616943" w14:textId="24F1EEFC" w:rsidR="00483159" w:rsidRPr="00997D17" w:rsidRDefault="0020396E">
            <w:pPr>
              <w:pStyle w:val="ListParagraph"/>
              <w:numPr>
                <w:ilvl w:val="0"/>
                <w:numId w:val="47"/>
              </w:numPr>
              <w:jc w:val="both"/>
              <w:rPr>
                <w:sz w:val="22"/>
                <w:szCs w:val="22"/>
              </w:rPr>
            </w:pPr>
            <w:r w:rsidRPr="00997D17">
              <w:rPr>
                <w:sz w:val="22"/>
                <w:szCs w:val="22"/>
              </w:rPr>
              <w:t>Acha kutumia chanzo hicho cha maji.</w:t>
            </w:r>
          </w:p>
          <w:p w14:paraId="5010092E" w14:textId="706A0167" w:rsidR="00483159" w:rsidRPr="00997D17" w:rsidRDefault="0020396E">
            <w:pPr>
              <w:pStyle w:val="ListParagraph"/>
              <w:numPr>
                <w:ilvl w:val="0"/>
                <w:numId w:val="47"/>
              </w:numPr>
              <w:jc w:val="both"/>
              <w:rPr>
                <w:sz w:val="22"/>
                <w:szCs w:val="22"/>
              </w:rPr>
            </w:pPr>
            <w:r w:rsidRPr="00997D17">
              <w:rPr>
                <w:sz w:val="22"/>
                <w:szCs w:val="22"/>
              </w:rPr>
              <w:t>Viongozi wa Kijiji/Mtaa: ijulisheni jamii kupitia viongozi wa dini, mikutano na redio.</w:t>
            </w:r>
          </w:p>
          <w:p w14:paraId="123CFB63" w14:textId="2DC4ADAD" w:rsidR="00483159" w:rsidRPr="00997D17" w:rsidRDefault="0020396E">
            <w:pPr>
              <w:pStyle w:val="ListParagraph"/>
              <w:numPr>
                <w:ilvl w:val="0"/>
                <w:numId w:val="47"/>
              </w:numPr>
              <w:jc w:val="both"/>
              <w:rPr>
                <w:sz w:val="22"/>
                <w:szCs w:val="22"/>
              </w:rPr>
            </w:pPr>
            <w:r w:rsidRPr="00997D17">
              <w:rPr>
                <w:sz w:val="22"/>
                <w:szCs w:val="22"/>
              </w:rPr>
              <w:t>Toa taarifa kwa mamlaka ya maji au RUWASA.</w:t>
            </w:r>
          </w:p>
          <w:p w14:paraId="4884B7FE" w14:textId="6D4796FE" w:rsidR="00483159" w:rsidRPr="00997D17" w:rsidRDefault="0020396E">
            <w:pPr>
              <w:pStyle w:val="ListParagraph"/>
              <w:numPr>
                <w:ilvl w:val="0"/>
                <w:numId w:val="47"/>
              </w:numPr>
              <w:jc w:val="both"/>
              <w:rPr>
                <w:sz w:val="22"/>
                <w:szCs w:val="22"/>
              </w:rPr>
            </w:pPr>
            <w:r w:rsidRPr="00997D17">
              <w:rPr>
                <w:sz w:val="22"/>
                <w:szCs w:val="22"/>
              </w:rPr>
              <w:t>Kamati za Wilaya: pangeni maji salama mbadala; GCLA na NEMC wapime chanzo.</w:t>
            </w:r>
          </w:p>
          <w:p w14:paraId="26935980" w14:textId="6E78839C" w:rsidR="00483159" w:rsidRPr="00997D17" w:rsidRDefault="00483159">
            <w:pPr>
              <w:pStyle w:val="ListParagraph"/>
              <w:numPr>
                <w:ilvl w:val="0"/>
                <w:numId w:val="47"/>
              </w:numPr>
              <w:jc w:val="both"/>
              <w:rPr>
                <w:sz w:val="22"/>
                <w:szCs w:val="22"/>
              </w:rPr>
            </w:pPr>
          </w:p>
        </w:tc>
      </w:tr>
      <w:tr w:rsidR="00483159" w:rsidRPr="000343A2" w14:paraId="6E818497"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2E363C98" w14:textId="4CD64255" w:rsidR="00483159" w:rsidRPr="00997D17" w:rsidRDefault="0020396E" w:rsidP="00755EE1">
            <w:pPr>
              <w:jc w:val="both"/>
              <w:rPr>
                <w:sz w:val="22"/>
                <w:szCs w:val="22"/>
              </w:rPr>
            </w:pPr>
            <w:r w:rsidRPr="00997D17">
              <w:rPr>
                <w:sz w:val="22"/>
                <w:szCs w:val="22"/>
              </w:rPr>
              <w:lastRenderedPageBreak/>
              <w:t>Charcoal smoke (carbon monoxide) poisoning indoors</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71BF4DE3" w14:textId="52BB9A3C" w:rsidR="00483159" w:rsidRPr="00997D17" w:rsidRDefault="0020396E" w:rsidP="00755EE1">
            <w:pPr>
              <w:jc w:val="both"/>
              <w:rPr>
                <w:sz w:val="22"/>
                <w:szCs w:val="22"/>
              </w:rPr>
            </w:pPr>
            <w:r w:rsidRPr="00997D17">
              <w:rPr>
                <w:sz w:val="22"/>
                <w:szCs w:val="22"/>
              </w:rPr>
              <w:t>Sumu ya moshi wa mkaa (monoksidi ya kaboni) ndani ya nyumba</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531BDFEB" w14:textId="0218C418" w:rsidR="00483159" w:rsidRPr="00997D17" w:rsidRDefault="0020396E">
            <w:pPr>
              <w:pStyle w:val="ListParagraph"/>
              <w:numPr>
                <w:ilvl w:val="0"/>
                <w:numId w:val="47"/>
              </w:numPr>
              <w:jc w:val="both"/>
              <w:rPr>
                <w:sz w:val="22"/>
                <w:szCs w:val="22"/>
              </w:rPr>
            </w:pPr>
            <w:r w:rsidRPr="00997D17">
              <w:rPr>
                <w:sz w:val="22"/>
                <w:szCs w:val="22"/>
              </w:rPr>
              <w:t>Open all doors and windows.</w:t>
            </w:r>
          </w:p>
          <w:p w14:paraId="6F6A2E48" w14:textId="0B278D76" w:rsidR="00483159" w:rsidRPr="00997D17" w:rsidRDefault="0020396E">
            <w:pPr>
              <w:pStyle w:val="ListParagraph"/>
              <w:numPr>
                <w:ilvl w:val="0"/>
                <w:numId w:val="47"/>
              </w:numPr>
              <w:jc w:val="both"/>
              <w:rPr>
                <w:sz w:val="22"/>
                <w:szCs w:val="22"/>
              </w:rPr>
            </w:pPr>
            <w:r w:rsidRPr="00997D17">
              <w:rPr>
                <w:sz w:val="22"/>
                <w:szCs w:val="22"/>
              </w:rPr>
              <w:t>Carry the person out into fresh air and check other rooms.</w:t>
            </w:r>
          </w:p>
          <w:p w14:paraId="577E8048" w14:textId="076A98F4" w:rsidR="00483159" w:rsidRPr="00997D17" w:rsidRDefault="0020396E">
            <w:pPr>
              <w:pStyle w:val="ListParagraph"/>
              <w:numPr>
                <w:ilvl w:val="0"/>
                <w:numId w:val="47"/>
              </w:numPr>
              <w:jc w:val="both"/>
              <w:rPr>
                <w:sz w:val="22"/>
                <w:szCs w:val="22"/>
              </w:rPr>
            </w:pPr>
            <w:r w:rsidRPr="00997D17">
              <w:rPr>
                <w:color w:val="C00000"/>
                <w:sz w:val="22"/>
                <w:szCs w:val="22"/>
              </w:rPr>
              <w:t>Take the person to a health facility or call 190.</w:t>
            </w:r>
          </w:p>
          <w:p w14:paraId="2B0C3B60" w14:textId="1F7A6BC6" w:rsidR="00483159" w:rsidRPr="00997D17" w:rsidRDefault="0020396E">
            <w:pPr>
              <w:pStyle w:val="ListParagraph"/>
              <w:numPr>
                <w:ilvl w:val="0"/>
                <w:numId w:val="47"/>
              </w:numPr>
              <w:jc w:val="both"/>
              <w:rPr>
                <w:sz w:val="22"/>
                <w:szCs w:val="22"/>
              </w:rPr>
            </w:pPr>
            <w:r w:rsidRPr="00997D17">
              <w:rPr>
                <w:sz w:val="22"/>
                <w:szCs w:val="22"/>
              </w:rPr>
              <w:t>Never use charcoal stoves or generators in closed rooms.</w:t>
            </w:r>
          </w:p>
          <w:p w14:paraId="550220FA" w14:textId="36855CC8" w:rsidR="00483159" w:rsidRPr="00997D17" w:rsidRDefault="00483159">
            <w:pPr>
              <w:pStyle w:val="ListParagraph"/>
              <w:numPr>
                <w:ilvl w:val="0"/>
                <w:numId w:val="47"/>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DB7E6D8" w14:textId="35452D0A" w:rsidR="00483159" w:rsidRPr="00997D17" w:rsidRDefault="0020396E">
            <w:pPr>
              <w:pStyle w:val="ListParagraph"/>
              <w:numPr>
                <w:ilvl w:val="0"/>
                <w:numId w:val="47"/>
              </w:numPr>
              <w:jc w:val="both"/>
              <w:rPr>
                <w:sz w:val="22"/>
                <w:szCs w:val="22"/>
              </w:rPr>
            </w:pPr>
            <w:r w:rsidRPr="00997D17">
              <w:rPr>
                <w:sz w:val="22"/>
                <w:szCs w:val="22"/>
              </w:rPr>
              <w:t>Fungua milango na madirisha yote.</w:t>
            </w:r>
          </w:p>
          <w:p w14:paraId="231FC603" w14:textId="39DD9DF1" w:rsidR="00483159" w:rsidRPr="00997D17" w:rsidRDefault="0020396E">
            <w:pPr>
              <w:pStyle w:val="ListParagraph"/>
              <w:numPr>
                <w:ilvl w:val="0"/>
                <w:numId w:val="47"/>
              </w:numPr>
              <w:jc w:val="both"/>
              <w:rPr>
                <w:sz w:val="22"/>
                <w:szCs w:val="22"/>
              </w:rPr>
            </w:pPr>
            <w:r w:rsidRPr="00997D17">
              <w:rPr>
                <w:sz w:val="22"/>
                <w:szCs w:val="22"/>
              </w:rPr>
              <w:t>Mtoe mtu nje kwenye hewa safi na kagua vyumba vingine.</w:t>
            </w:r>
          </w:p>
          <w:p w14:paraId="14FC16E4" w14:textId="06010111" w:rsidR="00483159" w:rsidRPr="00997D17" w:rsidRDefault="0020396E">
            <w:pPr>
              <w:pStyle w:val="ListParagraph"/>
              <w:numPr>
                <w:ilvl w:val="0"/>
                <w:numId w:val="47"/>
              </w:numPr>
              <w:jc w:val="both"/>
              <w:rPr>
                <w:sz w:val="22"/>
                <w:szCs w:val="22"/>
                <w:lang w:val="sv-SE"/>
              </w:rPr>
            </w:pPr>
            <w:r w:rsidRPr="00997D17">
              <w:rPr>
                <w:color w:val="C00000"/>
                <w:sz w:val="22"/>
                <w:szCs w:val="22"/>
                <w:lang w:val="sv-SE"/>
              </w:rPr>
              <w:t>Mpeleke kituo cha afya au piga 190.</w:t>
            </w:r>
          </w:p>
          <w:p w14:paraId="2606EC57" w14:textId="6F92ACD5" w:rsidR="00483159" w:rsidRPr="00997D17" w:rsidRDefault="0020396E">
            <w:pPr>
              <w:pStyle w:val="ListParagraph"/>
              <w:numPr>
                <w:ilvl w:val="0"/>
                <w:numId w:val="47"/>
              </w:numPr>
              <w:jc w:val="both"/>
              <w:rPr>
                <w:sz w:val="22"/>
                <w:szCs w:val="22"/>
                <w:lang w:val="sv-SE"/>
              </w:rPr>
            </w:pPr>
            <w:r w:rsidRPr="00997D17">
              <w:rPr>
                <w:sz w:val="22"/>
                <w:szCs w:val="22"/>
                <w:lang w:val="sv-SE"/>
              </w:rPr>
              <w:t>Kamwe usitumie jiko la mkaa wala jenereta ndani ya chumba kilichofungwa.</w:t>
            </w:r>
          </w:p>
          <w:p w14:paraId="54EBA0B8" w14:textId="5C9B2F87" w:rsidR="00483159" w:rsidRPr="00997D17" w:rsidRDefault="00483159">
            <w:pPr>
              <w:pStyle w:val="ListParagraph"/>
              <w:numPr>
                <w:ilvl w:val="0"/>
                <w:numId w:val="47"/>
              </w:numPr>
              <w:jc w:val="both"/>
              <w:rPr>
                <w:sz w:val="22"/>
                <w:szCs w:val="22"/>
                <w:lang w:val="sv-SE"/>
              </w:rPr>
            </w:pPr>
          </w:p>
        </w:tc>
      </w:tr>
    </w:tbl>
    <w:p w14:paraId="79C87536" w14:textId="77777777" w:rsidR="00483159" w:rsidRPr="00997D17" w:rsidRDefault="00483159" w:rsidP="00483159">
      <w:pPr>
        <w:jc w:val="both"/>
        <w:rPr>
          <w:sz w:val="22"/>
          <w:szCs w:val="22"/>
          <w:lang w:val="sv-SE"/>
        </w:rPr>
      </w:pPr>
    </w:p>
    <w:p w14:paraId="1A45893D" w14:textId="77777777" w:rsidR="00483159" w:rsidRPr="00997D17" w:rsidRDefault="00483159" w:rsidP="00483159">
      <w:pPr>
        <w:jc w:val="both"/>
        <w:rPr>
          <w:sz w:val="22"/>
          <w:szCs w:val="22"/>
          <w:lang w:val="sv-SE"/>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0"/>
      </w:tblGrid>
      <w:tr w:rsidR="00483159" w:rsidRPr="00997D17" w14:paraId="5DC76A5E" w14:textId="77777777" w:rsidTr="00755EE1">
        <w:tc>
          <w:tcPr>
            <w:tcW w:w="13680" w:type="dxa"/>
            <w:tcBorders>
              <w:top w:val="single" w:sz="8" w:space="0" w:color="4B3900"/>
              <w:left w:val="single" w:sz="8" w:space="0" w:color="4B3900"/>
              <w:bottom w:val="single" w:sz="8" w:space="0" w:color="4B3900"/>
              <w:right w:val="single" w:sz="8" w:space="0" w:color="4B3900"/>
            </w:tcBorders>
            <w:shd w:val="clear" w:color="auto" w:fill="806000"/>
            <w:tcMar>
              <w:top w:w="180" w:type="dxa"/>
              <w:left w:w="240" w:type="dxa"/>
              <w:bottom w:w="180" w:type="dxa"/>
              <w:right w:w="240" w:type="dxa"/>
            </w:tcMar>
            <w:vAlign w:val="center"/>
          </w:tcPr>
          <w:p w14:paraId="78AE9CEF" w14:textId="77777777" w:rsidR="00483159" w:rsidRPr="00997D17" w:rsidRDefault="00483159" w:rsidP="00755EE1">
            <w:pPr>
              <w:jc w:val="center"/>
              <w:rPr>
                <w:sz w:val="22"/>
                <w:szCs w:val="22"/>
              </w:rPr>
            </w:pPr>
            <w:r w:rsidRPr="00997D17">
              <w:rPr>
                <w:color w:val="FFFFFF"/>
                <w:sz w:val="22"/>
                <w:szCs w:val="22"/>
              </w:rPr>
              <w:t>WILDLIFE AND ANIMAL INCIDENTS  |  WANYAMAPORI NA WANYAMA</w:t>
            </w:r>
          </w:p>
        </w:tc>
      </w:tr>
    </w:tbl>
    <w:p w14:paraId="46488791" w14:textId="77777777" w:rsidR="00483159" w:rsidRPr="00997D17" w:rsidRDefault="00483159" w:rsidP="00483159">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720"/>
        <w:gridCol w:w="3720"/>
      </w:tblGrid>
      <w:tr w:rsidR="00483159" w:rsidRPr="00997D17" w14:paraId="4C248D48" w14:textId="77777777" w:rsidTr="00755EE1">
        <w:trPr>
          <w:tblHeader/>
        </w:trPr>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6785A356" w14:textId="77777777" w:rsidR="00483159" w:rsidRPr="00997D17" w:rsidRDefault="00483159" w:rsidP="00755EE1">
            <w:pPr>
              <w:jc w:val="both"/>
              <w:rPr>
                <w:sz w:val="22"/>
                <w:szCs w:val="22"/>
              </w:rPr>
            </w:pPr>
            <w:r w:rsidRPr="00997D17">
              <w:rPr>
                <w:sz w:val="22"/>
                <w:szCs w:val="22"/>
              </w:rPr>
              <w:t>INCIDENT (EN)</w:t>
            </w:r>
          </w:p>
        </w:tc>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0CD7F608" w14:textId="77777777" w:rsidR="00483159" w:rsidRPr="00997D17" w:rsidRDefault="00483159" w:rsidP="00755EE1">
            <w:pPr>
              <w:jc w:val="both"/>
              <w:rPr>
                <w:sz w:val="22"/>
                <w:szCs w:val="22"/>
              </w:rPr>
            </w:pPr>
            <w:r w:rsidRPr="00997D17">
              <w:rPr>
                <w:sz w:val="22"/>
                <w:szCs w:val="22"/>
              </w:rPr>
              <w:t>TUKIO (SW)</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540657F0" w14:textId="77777777" w:rsidR="00483159" w:rsidRPr="00997D17" w:rsidRDefault="00483159" w:rsidP="00755EE1">
            <w:pPr>
              <w:jc w:val="both"/>
              <w:rPr>
                <w:sz w:val="22"/>
                <w:szCs w:val="22"/>
              </w:rPr>
            </w:pPr>
            <w:r w:rsidRPr="00997D17">
              <w:rPr>
                <w:sz w:val="22"/>
                <w:szCs w:val="22"/>
              </w:rPr>
              <w:t>IMMEDIATE ACTION (EN)</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2687386" w14:textId="77777777" w:rsidR="00483159" w:rsidRPr="00997D17" w:rsidRDefault="00483159" w:rsidP="00755EE1">
            <w:pPr>
              <w:jc w:val="both"/>
              <w:rPr>
                <w:sz w:val="22"/>
                <w:szCs w:val="22"/>
              </w:rPr>
            </w:pPr>
            <w:r w:rsidRPr="00997D17">
              <w:rPr>
                <w:sz w:val="22"/>
                <w:szCs w:val="22"/>
              </w:rPr>
              <w:t>HATUA YA HARAKA (SW)</w:t>
            </w:r>
          </w:p>
        </w:tc>
      </w:tr>
      <w:tr w:rsidR="00483159" w:rsidRPr="000343A2" w14:paraId="16717125"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14CE670" w14:textId="487B2E67" w:rsidR="00483159" w:rsidRPr="00997D17" w:rsidRDefault="0020396E" w:rsidP="00755EE1">
            <w:pPr>
              <w:jc w:val="both"/>
              <w:rPr>
                <w:sz w:val="22"/>
                <w:szCs w:val="22"/>
              </w:rPr>
            </w:pPr>
            <w:r w:rsidRPr="00997D17">
              <w:rPr>
                <w:sz w:val="22"/>
                <w:szCs w:val="22"/>
              </w:rPr>
              <w:t>Snakebite</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E312403" w14:textId="38AFEF86" w:rsidR="00483159" w:rsidRPr="00997D17" w:rsidRDefault="0020396E" w:rsidP="00755EE1">
            <w:pPr>
              <w:jc w:val="both"/>
              <w:rPr>
                <w:sz w:val="22"/>
                <w:szCs w:val="22"/>
              </w:rPr>
            </w:pPr>
            <w:r w:rsidRPr="00997D17">
              <w:rPr>
                <w:sz w:val="22"/>
                <w:szCs w:val="22"/>
              </w:rPr>
              <w:t>Kuumwa na nyoka</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E3F724F" w14:textId="5084B3CE" w:rsidR="00483159" w:rsidRPr="00997D17" w:rsidRDefault="0020396E">
            <w:pPr>
              <w:pStyle w:val="ListParagraph"/>
              <w:numPr>
                <w:ilvl w:val="0"/>
                <w:numId w:val="48"/>
              </w:numPr>
              <w:jc w:val="both"/>
              <w:rPr>
                <w:sz w:val="22"/>
                <w:szCs w:val="22"/>
              </w:rPr>
            </w:pPr>
            <w:r w:rsidRPr="00997D17">
              <w:rPr>
                <w:sz w:val="22"/>
                <w:szCs w:val="22"/>
              </w:rPr>
              <w:t>Keep the person calm and still.</w:t>
            </w:r>
          </w:p>
          <w:p w14:paraId="13113E35" w14:textId="0DF2D4A9" w:rsidR="00483159" w:rsidRPr="00997D17" w:rsidRDefault="0020396E">
            <w:pPr>
              <w:pStyle w:val="ListParagraph"/>
              <w:numPr>
                <w:ilvl w:val="0"/>
                <w:numId w:val="48"/>
              </w:numPr>
              <w:jc w:val="both"/>
              <w:rPr>
                <w:sz w:val="22"/>
                <w:szCs w:val="22"/>
              </w:rPr>
            </w:pPr>
            <w:r w:rsidRPr="00997D17">
              <w:rPr>
                <w:sz w:val="22"/>
                <w:szCs w:val="22"/>
              </w:rPr>
              <w:t>Keep the bitten limb still with a splint; do not tie it tightly.</w:t>
            </w:r>
          </w:p>
          <w:p w14:paraId="178C3453" w14:textId="37D4FD4F" w:rsidR="00483159" w:rsidRPr="00997D17" w:rsidRDefault="0020396E">
            <w:pPr>
              <w:pStyle w:val="ListParagraph"/>
              <w:numPr>
                <w:ilvl w:val="0"/>
                <w:numId w:val="48"/>
              </w:numPr>
              <w:jc w:val="both"/>
              <w:rPr>
                <w:sz w:val="22"/>
                <w:szCs w:val="22"/>
              </w:rPr>
            </w:pPr>
            <w:r w:rsidRPr="00997D17">
              <w:rPr>
                <w:sz w:val="22"/>
                <w:szCs w:val="22"/>
              </w:rPr>
              <w:t>Remove rings, bracelets and tight clothing.</w:t>
            </w:r>
          </w:p>
          <w:p w14:paraId="78C0090C" w14:textId="01069619" w:rsidR="00483159" w:rsidRPr="00997D17" w:rsidRDefault="0020396E">
            <w:pPr>
              <w:pStyle w:val="ListParagraph"/>
              <w:numPr>
                <w:ilvl w:val="0"/>
                <w:numId w:val="48"/>
              </w:numPr>
              <w:jc w:val="both"/>
              <w:rPr>
                <w:sz w:val="22"/>
                <w:szCs w:val="22"/>
              </w:rPr>
            </w:pPr>
            <w:r w:rsidRPr="00997D17">
              <w:rPr>
                <w:sz w:val="22"/>
                <w:szCs w:val="22"/>
              </w:rPr>
              <w:t>Take the person to a health facility as quickly as possible; do not cut, suck or burn the bite, and do not chase the snake.</w:t>
            </w:r>
          </w:p>
          <w:p w14:paraId="4C42FD8B" w14:textId="72ACF541" w:rsidR="00483159" w:rsidRPr="00997D17" w:rsidRDefault="00483159">
            <w:pPr>
              <w:pStyle w:val="ListParagraph"/>
              <w:numPr>
                <w:ilvl w:val="0"/>
                <w:numId w:val="48"/>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10595FD" w14:textId="7049AD94" w:rsidR="00483159" w:rsidRPr="00997D17" w:rsidRDefault="0020396E">
            <w:pPr>
              <w:pStyle w:val="ListParagraph"/>
              <w:numPr>
                <w:ilvl w:val="0"/>
                <w:numId w:val="48"/>
              </w:numPr>
              <w:jc w:val="both"/>
              <w:rPr>
                <w:sz w:val="22"/>
                <w:szCs w:val="22"/>
              </w:rPr>
            </w:pPr>
            <w:r w:rsidRPr="00997D17">
              <w:rPr>
                <w:sz w:val="22"/>
                <w:szCs w:val="22"/>
              </w:rPr>
              <w:t>Mtulize mtu na asijisogeze.</w:t>
            </w:r>
          </w:p>
          <w:p w14:paraId="0E57D23F" w14:textId="514A6910" w:rsidR="00483159" w:rsidRPr="00997D17" w:rsidRDefault="0020396E">
            <w:pPr>
              <w:pStyle w:val="ListParagraph"/>
              <w:numPr>
                <w:ilvl w:val="0"/>
                <w:numId w:val="48"/>
              </w:numPr>
              <w:jc w:val="both"/>
              <w:rPr>
                <w:sz w:val="22"/>
                <w:szCs w:val="22"/>
              </w:rPr>
            </w:pPr>
            <w:r w:rsidRPr="00997D17">
              <w:rPr>
                <w:sz w:val="22"/>
                <w:szCs w:val="22"/>
              </w:rPr>
              <w:t>Tuliza kiungo kilichoumwa kwa banzi; usikifunge kwa kubana.</w:t>
            </w:r>
          </w:p>
          <w:p w14:paraId="5A296B5D" w14:textId="2EAD78CF" w:rsidR="00483159" w:rsidRPr="00997D17" w:rsidRDefault="0020396E">
            <w:pPr>
              <w:pStyle w:val="ListParagraph"/>
              <w:numPr>
                <w:ilvl w:val="0"/>
                <w:numId w:val="48"/>
              </w:numPr>
              <w:jc w:val="both"/>
              <w:rPr>
                <w:sz w:val="22"/>
                <w:szCs w:val="22"/>
                <w:lang w:val="sv-SE"/>
              </w:rPr>
            </w:pPr>
            <w:r w:rsidRPr="00997D17">
              <w:rPr>
                <w:sz w:val="22"/>
                <w:szCs w:val="22"/>
                <w:lang w:val="sv-SE"/>
              </w:rPr>
              <w:t>Ondoa pete, bangili na mavazi yanayobana.</w:t>
            </w:r>
          </w:p>
          <w:p w14:paraId="0208BCA2" w14:textId="5000698D" w:rsidR="00483159" w:rsidRPr="00997D17" w:rsidRDefault="0020396E">
            <w:pPr>
              <w:pStyle w:val="ListParagraph"/>
              <w:numPr>
                <w:ilvl w:val="0"/>
                <w:numId w:val="48"/>
              </w:numPr>
              <w:jc w:val="both"/>
              <w:rPr>
                <w:sz w:val="22"/>
                <w:szCs w:val="22"/>
                <w:lang w:val="sv-SE"/>
              </w:rPr>
            </w:pPr>
            <w:r w:rsidRPr="00997D17">
              <w:rPr>
                <w:sz w:val="22"/>
                <w:szCs w:val="22"/>
                <w:lang w:val="sv-SE"/>
              </w:rPr>
              <w:t>Mpeleke kituo cha afya haraka iwezekanavyo; usikate, usinyonye wala kuchoma jeraha, na usimfukuze nyoka.</w:t>
            </w:r>
          </w:p>
          <w:p w14:paraId="108D43DF" w14:textId="7707F167" w:rsidR="00483159" w:rsidRPr="00997D17" w:rsidRDefault="00483159">
            <w:pPr>
              <w:pStyle w:val="ListParagraph"/>
              <w:numPr>
                <w:ilvl w:val="0"/>
                <w:numId w:val="48"/>
              </w:numPr>
              <w:jc w:val="both"/>
              <w:rPr>
                <w:sz w:val="22"/>
                <w:szCs w:val="22"/>
                <w:lang w:val="sv-SE"/>
              </w:rPr>
            </w:pPr>
          </w:p>
        </w:tc>
      </w:tr>
      <w:tr w:rsidR="00483159" w:rsidRPr="00997D17" w14:paraId="655ED479"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90E5596" w14:textId="4DC31571" w:rsidR="00483159" w:rsidRPr="00997D17" w:rsidRDefault="0020396E" w:rsidP="00755EE1">
            <w:pPr>
              <w:jc w:val="both"/>
              <w:rPr>
                <w:sz w:val="22"/>
                <w:szCs w:val="22"/>
              </w:rPr>
            </w:pPr>
            <w:r w:rsidRPr="00997D17">
              <w:rPr>
                <w:sz w:val="22"/>
                <w:szCs w:val="22"/>
              </w:rPr>
              <w:lastRenderedPageBreak/>
              <w:t>Crocodile or hippo attack</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55F6175C" w14:textId="501A761A" w:rsidR="00483159" w:rsidRPr="00997D17" w:rsidRDefault="0020396E" w:rsidP="00755EE1">
            <w:pPr>
              <w:jc w:val="both"/>
              <w:rPr>
                <w:sz w:val="22"/>
                <w:szCs w:val="22"/>
              </w:rPr>
            </w:pPr>
            <w:r w:rsidRPr="00997D17">
              <w:rPr>
                <w:sz w:val="22"/>
                <w:szCs w:val="22"/>
              </w:rPr>
              <w:t>Shambulio la mamba au kiboko</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5CEB0348" w14:textId="2231AC6C" w:rsidR="00483159" w:rsidRPr="00997D17" w:rsidRDefault="0020396E">
            <w:pPr>
              <w:pStyle w:val="ListParagraph"/>
              <w:numPr>
                <w:ilvl w:val="0"/>
                <w:numId w:val="48"/>
              </w:numPr>
              <w:jc w:val="both"/>
              <w:rPr>
                <w:sz w:val="22"/>
                <w:szCs w:val="22"/>
              </w:rPr>
            </w:pPr>
            <w:r w:rsidRPr="00997D17">
              <w:rPr>
                <w:sz w:val="22"/>
                <w:szCs w:val="22"/>
              </w:rPr>
              <w:t>Pull the person out using a rope or long stick; do not enter the water.</w:t>
            </w:r>
          </w:p>
          <w:p w14:paraId="3EE9B959" w14:textId="66B07111" w:rsidR="00483159" w:rsidRPr="00997D17" w:rsidRDefault="0020396E">
            <w:pPr>
              <w:pStyle w:val="ListParagraph"/>
              <w:numPr>
                <w:ilvl w:val="0"/>
                <w:numId w:val="48"/>
              </w:numPr>
              <w:jc w:val="both"/>
              <w:rPr>
                <w:sz w:val="22"/>
                <w:szCs w:val="22"/>
              </w:rPr>
            </w:pPr>
            <w:r w:rsidRPr="00997D17">
              <w:rPr>
                <w:color w:val="C00000"/>
                <w:sz w:val="22"/>
                <w:szCs w:val="22"/>
              </w:rPr>
              <w:t>Stop bleeding with firm pressure on the wound.</w:t>
            </w:r>
          </w:p>
          <w:p w14:paraId="27785D28" w14:textId="19EE7E1B" w:rsidR="00483159" w:rsidRPr="00997D17" w:rsidRDefault="0020396E">
            <w:pPr>
              <w:pStyle w:val="ListParagraph"/>
              <w:numPr>
                <w:ilvl w:val="0"/>
                <w:numId w:val="48"/>
              </w:numPr>
              <w:jc w:val="both"/>
              <w:rPr>
                <w:sz w:val="22"/>
                <w:szCs w:val="22"/>
              </w:rPr>
            </w:pPr>
            <w:r w:rsidRPr="00997D17">
              <w:rPr>
                <w:sz w:val="22"/>
                <w:szCs w:val="22"/>
              </w:rPr>
              <w:t>Call 190 and inform TAWA.</w:t>
            </w:r>
          </w:p>
          <w:p w14:paraId="4F9A887E" w14:textId="61A806D5" w:rsidR="00483159" w:rsidRPr="00997D17" w:rsidRDefault="0020396E">
            <w:pPr>
              <w:pStyle w:val="ListParagraph"/>
              <w:numPr>
                <w:ilvl w:val="0"/>
                <w:numId w:val="48"/>
              </w:numPr>
              <w:jc w:val="both"/>
              <w:rPr>
                <w:sz w:val="22"/>
                <w:szCs w:val="22"/>
              </w:rPr>
            </w:pPr>
            <w:r w:rsidRPr="00997D17">
              <w:rPr>
                <w:sz w:val="22"/>
                <w:szCs w:val="22"/>
              </w:rPr>
              <w:t>Warn others to stay away from that part of the water.</w:t>
            </w:r>
          </w:p>
          <w:p w14:paraId="3CF00FC4" w14:textId="061AF8C4" w:rsidR="00483159" w:rsidRPr="00997D17" w:rsidRDefault="00483159">
            <w:pPr>
              <w:pStyle w:val="ListParagraph"/>
              <w:numPr>
                <w:ilvl w:val="0"/>
                <w:numId w:val="48"/>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0999736" w14:textId="53C63372" w:rsidR="00483159" w:rsidRPr="00997D17" w:rsidRDefault="0020396E">
            <w:pPr>
              <w:pStyle w:val="ListParagraph"/>
              <w:numPr>
                <w:ilvl w:val="0"/>
                <w:numId w:val="48"/>
              </w:numPr>
              <w:jc w:val="both"/>
              <w:rPr>
                <w:sz w:val="22"/>
                <w:szCs w:val="22"/>
              </w:rPr>
            </w:pPr>
            <w:r w:rsidRPr="00997D17">
              <w:rPr>
                <w:sz w:val="22"/>
                <w:szCs w:val="22"/>
              </w:rPr>
              <w:t>Mvute mtu nje kwa kamba au fimbo ndefu; usiingie majini.</w:t>
            </w:r>
          </w:p>
          <w:p w14:paraId="7F4AD79E" w14:textId="75B077C0" w:rsidR="00483159" w:rsidRPr="00997D17" w:rsidRDefault="0020396E">
            <w:pPr>
              <w:pStyle w:val="ListParagraph"/>
              <w:numPr>
                <w:ilvl w:val="0"/>
                <w:numId w:val="48"/>
              </w:numPr>
              <w:jc w:val="both"/>
              <w:rPr>
                <w:sz w:val="22"/>
                <w:szCs w:val="22"/>
              </w:rPr>
            </w:pPr>
            <w:r w:rsidRPr="00997D17">
              <w:rPr>
                <w:color w:val="C00000"/>
                <w:sz w:val="22"/>
                <w:szCs w:val="22"/>
              </w:rPr>
              <w:t>Zuia damu kwa kubana jeraha kwa nguvu.</w:t>
            </w:r>
          </w:p>
          <w:p w14:paraId="753EC2E7" w14:textId="0DEEEAB4" w:rsidR="00483159" w:rsidRPr="00997D17" w:rsidRDefault="0020396E">
            <w:pPr>
              <w:pStyle w:val="ListParagraph"/>
              <w:numPr>
                <w:ilvl w:val="0"/>
                <w:numId w:val="48"/>
              </w:numPr>
              <w:jc w:val="both"/>
              <w:rPr>
                <w:sz w:val="22"/>
                <w:szCs w:val="22"/>
                <w:lang w:val="sv-SE"/>
              </w:rPr>
            </w:pPr>
            <w:r w:rsidRPr="00997D17">
              <w:rPr>
                <w:sz w:val="22"/>
                <w:szCs w:val="22"/>
                <w:lang w:val="sv-SE"/>
              </w:rPr>
              <w:t>Piga 190 na ujulishe TAWA.</w:t>
            </w:r>
          </w:p>
          <w:p w14:paraId="03C81786" w14:textId="21AEA8E0" w:rsidR="00483159" w:rsidRPr="00997D17" w:rsidRDefault="0020396E">
            <w:pPr>
              <w:pStyle w:val="ListParagraph"/>
              <w:numPr>
                <w:ilvl w:val="0"/>
                <w:numId w:val="48"/>
              </w:numPr>
              <w:jc w:val="both"/>
              <w:rPr>
                <w:sz w:val="22"/>
                <w:szCs w:val="22"/>
              </w:rPr>
            </w:pPr>
            <w:r w:rsidRPr="00997D17">
              <w:rPr>
                <w:sz w:val="22"/>
                <w:szCs w:val="22"/>
              </w:rPr>
              <w:t>Watahadharishe wengine kukaa mbali na eneo hilo la maji.</w:t>
            </w:r>
          </w:p>
          <w:p w14:paraId="2FAEF0F6" w14:textId="16B6A7EE" w:rsidR="00483159" w:rsidRPr="00997D17" w:rsidRDefault="00483159">
            <w:pPr>
              <w:pStyle w:val="ListParagraph"/>
              <w:numPr>
                <w:ilvl w:val="0"/>
                <w:numId w:val="48"/>
              </w:numPr>
              <w:jc w:val="both"/>
              <w:rPr>
                <w:sz w:val="22"/>
                <w:szCs w:val="22"/>
              </w:rPr>
            </w:pPr>
          </w:p>
        </w:tc>
      </w:tr>
      <w:tr w:rsidR="00483159" w:rsidRPr="000343A2" w14:paraId="135CD6D1"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20A0E43" w14:textId="785505B6" w:rsidR="00483159" w:rsidRPr="00997D17" w:rsidRDefault="0020396E" w:rsidP="00755EE1">
            <w:pPr>
              <w:jc w:val="both"/>
              <w:rPr>
                <w:sz w:val="22"/>
                <w:szCs w:val="22"/>
              </w:rPr>
            </w:pPr>
            <w:r w:rsidRPr="00997D17">
              <w:rPr>
                <w:sz w:val="22"/>
                <w:szCs w:val="22"/>
              </w:rPr>
              <w:t>Elephant, lion or buffalo entering villages or attacking people or livestock</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56D1CDD2" w14:textId="70C9166B" w:rsidR="00483159" w:rsidRPr="00997D17" w:rsidRDefault="0020396E" w:rsidP="00755EE1">
            <w:pPr>
              <w:jc w:val="both"/>
              <w:rPr>
                <w:sz w:val="22"/>
                <w:szCs w:val="22"/>
              </w:rPr>
            </w:pPr>
            <w:r w:rsidRPr="00997D17">
              <w:rPr>
                <w:sz w:val="22"/>
                <w:szCs w:val="22"/>
              </w:rPr>
              <w:t>Tembo, simba au nyati kuingia vijijini au kushambulia watu au mifugo</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9D1D4F2" w14:textId="6D6DF816" w:rsidR="00483159" w:rsidRPr="00997D17" w:rsidRDefault="0020396E">
            <w:pPr>
              <w:pStyle w:val="ListParagraph"/>
              <w:numPr>
                <w:ilvl w:val="0"/>
                <w:numId w:val="48"/>
              </w:numPr>
              <w:jc w:val="both"/>
              <w:rPr>
                <w:sz w:val="22"/>
                <w:szCs w:val="22"/>
              </w:rPr>
            </w:pPr>
            <w:r w:rsidRPr="00997D17">
              <w:rPr>
                <w:color w:val="C00000"/>
                <w:sz w:val="22"/>
                <w:szCs w:val="22"/>
              </w:rPr>
              <w:t>Please do not chase or provoke the animal.</w:t>
            </w:r>
          </w:p>
          <w:p w14:paraId="11E328B9" w14:textId="2ED34F84" w:rsidR="00483159" w:rsidRPr="00997D17" w:rsidRDefault="0020396E">
            <w:pPr>
              <w:pStyle w:val="ListParagraph"/>
              <w:numPr>
                <w:ilvl w:val="0"/>
                <w:numId w:val="48"/>
              </w:numPr>
              <w:jc w:val="both"/>
              <w:rPr>
                <w:sz w:val="22"/>
                <w:szCs w:val="22"/>
              </w:rPr>
            </w:pPr>
            <w:r w:rsidRPr="00997D17">
              <w:rPr>
                <w:sz w:val="22"/>
                <w:szCs w:val="22"/>
              </w:rPr>
              <w:t>Report to TAWA, TANAPA or village game scouts.</w:t>
            </w:r>
          </w:p>
          <w:p w14:paraId="529E0EC2" w14:textId="7B9E479A" w:rsidR="00483159" w:rsidRPr="00997D17" w:rsidRDefault="0020396E">
            <w:pPr>
              <w:pStyle w:val="ListParagraph"/>
              <w:numPr>
                <w:ilvl w:val="0"/>
                <w:numId w:val="48"/>
              </w:numPr>
              <w:jc w:val="both"/>
              <w:rPr>
                <w:sz w:val="22"/>
                <w:szCs w:val="22"/>
              </w:rPr>
            </w:pPr>
            <w:r w:rsidRPr="00997D17">
              <w:rPr>
                <w:sz w:val="22"/>
                <w:szCs w:val="22"/>
              </w:rPr>
              <w:t>Take the injured to a health facility.</w:t>
            </w:r>
          </w:p>
          <w:p w14:paraId="14A9023E" w14:textId="022DD82F" w:rsidR="00483159" w:rsidRPr="00997D17" w:rsidRDefault="0020396E">
            <w:pPr>
              <w:pStyle w:val="ListParagraph"/>
              <w:numPr>
                <w:ilvl w:val="0"/>
                <w:numId w:val="48"/>
              </w:numPr>
              <w:jc w:val="both"/>
              <w:rPr>
                <w:sz w:val="22"/>
                <w:szCs w:val="22"/>
              </w:rPr>
            </w:pPr>
            <w:r w:rsidRPr="00997D17">
              <w:rPr>
                <w:sz w:val="22"/>
                <w:szCs w:val="22"/>
              </w:rPr>
              <w:t>Keep livestock in secure enclosures; report losses to Village leaders for consolation payment procedures.</w:t>
            </w:r>
          </w:p>
          <w:p w14:paraId="3665C195" w14:textId="33CB32A8" w:rsidR="00483159" w:rsidRPr="00997D17" w:rsidRDefault="00483159">
            <w:pPr>
              <w:pStyle w:val="ListParagraph"/>
              <w:numPr>
                <w:ilvl w:val="0"/>
                <w:numId w:val="48"/>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78C03EFA" w14:textId="156317A0" w:rsidR="00483159" w:rsidRPr="00997D17" w:rsidRDefault="0020396E">
            <w:pPr>
              <w:pStyle w:val="ListParagraph"/>
              <w:numPr>
                <w:ilvl w:val="0"/>
                <w:numId w:val="48"/>
              </w:numPr>
              <w:jc w:val="both"/>
              <w:rPr>
                <w:sz w:val="22"/>
                <w:szCs w:val="22"/>
              </w:rPr>
            </w:pPr>
            <w:r w:rsidRPr="00997D17">
              <w:rPr>
                <w:color w:val="C00000"/>
                <w:sz w:val="22"/>
                <w:szCs w:val="22"/>
              </w:rPr>
              <w:t>Tafadhali usimfukuze wala kumchokoza mnyama.</w:t>
            </w:r>
          </w:p>
          <w:p w14:paraId="023CF276" w14:textId="05ECA21C" w:rsidR="00483159" w:rsidRPr="00997D17" w:rsidRDefault="0020396E">
            <w:pPr>
              <w:pStyle w:val="ListParagraph"/>
              <w:numPr>
                <w:ilvl w:val="0"/>
                <w:numId w:val="48"/>
              </w:numPr>
              <w:jc w:val="both"/>
              <w:rPr>
                <w:sz w:val="22"/>
                <w:szCs w:val="22"/>
              </w:rPr>
            </w:pPr>
            <w:r w:rsidRPr="00997D17">
              <w:rPr>
                <w:sz w:val="22"/>
                <w:szCs w:val="22"/>
              </w:rPr>
              <w:t>Toa taarifa kwa TAWA, TANAPA au askari wanyamapori wa kijiji.</w:t>
            </w:r>
          </w:p>
          <w:p w14:paraId="772E533C" w14:textId="6213D00E" w:rsidR="00483159" w:rsidRPr="00997D17" w:rsidRDefault="0020396E">
            <w:pPr>
              <w:pStyle w:val="ListParagraph"/>
              <w:numPr>
                <w:ilvl w:val="0"/>
                <w:numId w:val="48"/>
              </w:numPr>
              <w:jc w:val="both"/>
              <w:rPr>
                <w:sz w:val="22"/>
                <w:szCs w:val="22"/>
                <w:lang w:val="sv-SE"/>
              </w:rPr>
            </w:pPr>
            <w:r w:rsidRPr="00997D17">
              <w:rPr>
                <w:sz w:val="22"/>
                <w:szCs w:val="22"/>
                <w:lang w:val="sv-SE"/>
              </w:rPr>
              <w:t>Wapeleke majeruhi kituo cha afya.</w:t>
            </w:r>
          </w:p>
          <w:p w14:paraId="473C11BF" w14:textId="2D2198A8" w:rsidR="00483159" w:rsidRPr="00997D17" w:rsidRDefault="0020396E">
            <w:pPr>
              <w:pStyle w:val="ListParagraph"/>
              <w:numPr>
                <w:ilvl w:val="0"/>
                <w:numId w:val="48"/>
              </w:numPr>
              <w:jc w:val="both"/>
              <w:rPr>
                <w:sz w:val="22"/>
                <w:szCs w:val="22"/>
                <w:lang w:val="sv-SE"/>
              </w:rPr>
            </w:pPr>
            <w:r w:rsidRPr="00997D17">
              <w:rPr>
                <w:sz w:val="22"/>
                <w:szCs w:val="22"/>
                <w:lang w:val="sv-SE"/>
              </w:rPr>
              <w:t>Weka mifugo katika mazizi imara; toa taarifa ya hasara kwa viongozi wa Kijiji kwa taratibu za kifuta jasho au kifuta machozi.</w:t>
            </w:r>
          </w:p>
          <w:p w14:paraId="1523A425" w14:textId="7CEA2A43" w:rsidR="00483159" w:rsidRPr="00997D17" w:rsidRDefault="00483159">
            <w:pPr>
              <w:pStyle w:val="ListParagraph"/>
              <w:numPr>
                <w:ilvl w:val="0"/>
                <w:numId w:val="48"/>
              </w:numPr>
              <w:jc w:val="both"/>
              <w:rPr>
                <w:sz w:val="22"/>
                <w:szCs w:val="22"/>
                <w:lang w:val="sv-SE"/>
              </w:rPr>
            </w:pPr>
          </w:p>
        </w:tc>
      </w:tr>
      <w:tr w:rsidR="00483159" w:rsidRPr="000343A2" w14:paraId="189129D7"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BA9CC51" w14:textId="3E644640" w:rsidR="00483159" w:rsidRPr="00997D17" w:rsidRDefault="0020396E" w:rsidP="00755EE1">
            <w:pPr>
              <w:jc w:val="both"/>
              <w:rPr>
                <w:sz w:val="22"/>
                <w:szCs w:val="22"/>
              </w:rPr>
            </w:pPr>
            <w:r w:rsidRPr="00997D17">
              <w:rPr>
                <w:sz w:val="22"/>
                <w:szCs w:val="22"/>
              </w:rPr>
              <w:t>Bee or wasp swarm attack</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C1028B3" w14:textId="02B46612" w:rsidR="00483159" w:rsidRPr="00997D17" w:rsidRDefault="0020396E" w:rsidP="00755EE1">
            <w:pPr>
              <w:jc w:val="both"/>
              <w:rPr>
                <w:sz w:val="22"/>
                <w:szCs w:val="22"/>
                <w:lang w:val="sv-SE"/>
              </w:rPr>
            </w:pPr>
            <w:r w:rsidRPr="00997D17">
              <w:rPr>
                <w:sz w:val="22"/>
                <w:szCs w:val="22"/>
                <w:lang w:val="sv-SE"/>
              </w:rPr>
              <w:t>Shambulio la kundi la nyuki au manyigu</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2F63CCF" w14:textId="5DBC6B2C" w:rsidR="00483159" w:rsidRPr="00997D17" w:rsidRDefault="0020396E">
            <w:pPr>
              <w:pStyle w:val="ListParagraph"/>
              <w:numPr>
                <w:ilvl w:val="0"/>
                <w:numId w:val="48"/>
              </w:numPr>
              <w:jc w:val="both"/>
              <w:rPr>
                <w:sz w:val="22"/>
                <w:szCs w:val="22"/>
              </w:rPr>
            </w:pPr>
            <w:r w:rsidRPr="00997D17">
              <w:rPr>
                <w:sz w:val="22"/>
                <w:szCs w:val="22"/>
              </w:rPr>
              <w:t>Run straight away from the swarm and cover your face.</w:t>
            </w:r>
          </w:p>
          <w:p w14:paraId="7B87ACAF" w14:textId="20685E64" w:rsidR="00483159" w:rsidRPr="00997D17" w:rsidRDefault="0020396E">
            <w:pPr>
              <w:pStyle w:val="ListParagraph"/>
              <w:numPr>
                <w:ilvl w:val="0"/>
                <w:numId w:val="48"/>
              </w:numPr>
              <w:jc w:val="both"/>
              <w:rPr>
                <w:sz w:val="22"/>
                <w:szCs w:val="22"/>
              </w:rPr>
            </w:pPr>
            <w:r w:rsidRPr="00997D17">
              <w:rPr>
                <w:sz w:val="22"/>
                <w:szCs w:val="22"/>
              </w:rPr>
              <w:t>Go into a building or vehicle as soon as possible.</w:t>
            </w:r>
          </w:p>
          <w:p w14:paraId="1EF8AD76" w14:textId="5EF9DFEB" w:rsidR="00483159" w:rsidRPr="00997D17" w:rsidRDefault="0020396E">
            <w:pPr>
              <w:pStyle w:val="ListParagraph"/>
              <w:numPr>
                <w:ilvl w:val="0"/>
                <w:numId w:val="48"/>
              </w:numPr>
              <w:jc w:val="both"/>
              <w:rPr>
                <w:sz w:val="22"/>
                <w:szCs w:val="22"/>
              </w:rPr>
            </w:pPr>
            <w:r w:rsidRPr="00997D17">
              <w:rPr>
                <w:color w:val="C00000"/>
                <w:sz w:val="22"/>
                <w:szCs w:val="22"/>
              </w:rPr>
              <w:t>Do not jump into water.</w:t>
            </w:r>
          </w:p>
          <w:p w14:paraId="45235352" w14:textId="3310200D" w:rsidR="00483159" w:rsidRPr="00997D17" w:rsidRDefault="0020396E">
            <w:pPr>
              <w:pStyle w:val="ListParagraph"/>
              <w:numPr>
                <w:ilvl w:val="0"/>
                <w:numId w:val="48"/>
              </w:numPr>
              <w:jc w:val="both"/>
              <w:rPr>
                <w:sz w:val="22"/>
                <w:szCs w:val="22"/>
              </w:rPr>
            </w:pPr>
            <w:r w:rsidRPr="00997D17">
              <w:rPr>
                <w:sz w:val="22"/>
                <w:szCs w:val="22"/>
              </w:rPr>
              <w:t>Scrape out stings; take the person to a health facility if they have many stings or difficulty breathing.</w:t>
            </w:r>
          </w:p>
          <w:p w14:paraId="77FA79FA" w14:textId="7E1FA3FE" w:rsidR="00483159" w:rsidRPr="00997D17" w:rsidRDefault="00483159">
            <w:pPr>
              <w:pStyle w:val="ListParagraph"/>
              <w:numPr>
                <w:ilvl w:val="0"/>
                <w:numId w:val="48"/>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5F266547" w14:textId="1EE350B2" w:rsidR="00483159" w:rsidRPr="00997D17" w:rsidRDefault="0020396E">
            <w:pPr>
              <w:pStyle w:val="ListParagraph"/>
              <w:numPr>
                <w:ilvl w:val="0"/>
                <w:numId w:val="48"/>
              </w:numPr>
              <w:jc w:val="both"/>
              <w:rPr>
                <w:sz w:val="22"/>
                <w:szCs w:val="22"/>
                <w:lang w:val="sv-SE"/>
              </w:rPr>
            </w:pPr>
            <w:r w:rsidRPr="00997D17">
              <w:rPr>
                <w:sz w:val="22"/>
                <w:szCs w:val="22"/>
                <w:lang w:val="sv-SE"/>
              </w:rPr>
              <w:t>Kimbia moja kwa moja mbali na kundi na funika uso wako.</w:t>
            </w:r>
          </w:p>
          <w:p w14:paraId="5F083F90" w14:textId="119B753D" w:rsidR="00483159" w:rsidRPr="00997D17" w:rsidRDefault="0020396E">
            <w:pPr>
              <w:pStyle w:val="ListParagraph"/>
              <w:numPr>
                <w:ilvl w:val="0"/>
                <w:numId w:val="48"/>
              </w:numPr>
              <w:jc w:val="both"/>
              <w:rPr>
                <w:sz w:val="22"/>
                <w:szCs w:val="22"/>
                <w:lang w:val="sv-SE"/>
              </w:rPr>
            </w:pPr>
            <w:r w:rsidRPr="00997D17">
              <w:rPr>
                <w:sz w:val="22"/>
                <w:szCs w:val="22"/>
                <w:lang w:val="sv-SE"/>
              </w:rPr>
              <w:t>Ingia ndani ya jengo au gari haraka iwezekanavyo.</w:t>
            </w:r>
          </w:p>
          <w:p w14:paraId="5A7B714B" w14:textId="13ED5DF5" w:rsidR="00483159" w:rsidRPr="00997D17" w:rsidRDefault="0020396E">
            <w:pPr>
              <w:pStyle w:val="ListParagraph"/>
              <w:numPr>
                <w:ilvl w:val="0"/>
                <w:numId w:val="48"/>
              </w:numPr>
              <w:jc w:val="both"/>
              <w:rPr>
                <w:sz w:val="22"/>
                <w:szCs w:val="22"/>
                <w:lang w:val="sv-SE"/>
              </w:rPr>
            </w:pPr>
            <w:r w:rsidRPr="00997D17">
              <w:rPr>
                <w:color w:val="C00000"/>
                <w:sz w:val="22"/>
                <w:szCs w:val="22"/>
                <w:lang w:val="sv-SE"/>
              </w:rPr>
              <w:t>Usiruke majini.</w:t>
            </w:r>
          </w:p>
          <w:p w14:paraId="4CB63F5C" w14:textId="143A4DB5" w:rsidR="00483159" w:rsidRPr="00997D17" w:rsidRDefault="0020396E">
            <w:pPr>
              <w:pStyle w:val="ListParagraph"/>
              <w:numPr>
                <w:ilvl w:val="0"/>
                <w:numId w:val="48"/>
              </w:numPr>
              <w:jc w:val="both"/>
              <w:rPr>
                <w:sz w:val="22"/>
                <w:szCs w:val="22"/>
                <w:lang w:val="sv-SE"/>
              </w:rPr>
            </w:pPr>
            <w:r w:rsidRPr="00997D17">
              <w:rPr>
                <w:sz w:val="22"/>
                <w:szCs w:val="22"/>
                <w:lang w:val="sv-SE"/>
              </w:rPr>
              <w:t>Kwangua miiba; mpeleke mtu kituo cha afya kama ana miiba mingi au shida ya kupumua.</w:t>
            </w:r>
          </w:p>
          <w:p w14:paraId="3003B05A" w14:textId="43928D2E" w:rsidR="00483159" w:rsidRPr="00997D17" w:rsidRDefault="00483159">
            <w:pPr>
              <w:pStyle w:val="ListParagraph"/>
              <w:numPr>
                <w:ilvl w:val="0"/>
                <w:numId w:val="48"/>
              </w:numPr>
              <w:jc w:val="both"/>
              <w:rPr>
                <w:sz w:val="22"/>
                <w:szCs w:val="22"/>
                <w:lang w:val="sv-SE"/>
              </w:rPr>
            </w:pPr>
          </w:p>
        </w:tc>
      </w:tr>
    </w:tbl>
    <w:p w14:paraId="13FED8FA" w14:textId="77777777" w:rsidR="00483159" w:rsidRPr="00997D17" w:rsidRDefault="00483159" w:rsidP="00483159">
      <w:pPr>
        <w:jc w:val="both"/>
        <w:rPr>
          <w:sz w:val="22"/>
          <w:szCs w:val="22"/>
          <w:lang w:val="sv-SE"/>
        </w:rPr>
      </w:pPr>
    </w:p>
    <w:p w14:paraId="32D6A751" w14:textId="77777777" w:rsidR="00483159" w:rsidRPr="00997D17" w:rsidRDefault="00483159" w:rsidP="00483159">
      <w:pPr>
        <w:jc w:val="both"/>
        <w:rPr>
          <w:sz w:val="22"/>
          <w:szCs w:val="22"/>
          <w:lang w:val="sv-SE"/>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0"/>
      </w:tblGrid>
      <w:tr w:rsidR="00483159" w:rsidRPr="00997D17" w14:paraId="254DCD39" w14:textId="77777777" w:rsidTr="00755EE1">
        <w:tc>
          <w:tcPr>
            <w:tcW w:w="13680" w:type="dxa"/>
            <w:tcBorders>
              <w:top w:val="single" w:sz="8" w:space="0" w:color="262626"/>
              <w:left w:val="single" w:sz="8" w:space="0" w:color="262626"/>
              <w:bottom w:val="single" w:sz="8" w:space="0" w:color="262626"/>
              <w:right w:val="single" w:sz="8" w:space="0" w:color="262626"/>
            </w:tcBorders>
            <w:shd w:val="clear" w:color="auto" w:fill="595959"/>
            <w:tcMar>
              <w:top w:w="180" w:type="dxa"/>
              <w:left w:w="240" w:type="dxa"/>
              <w:bottom w:w="180" w:type="dxa"/>
              <w:right w:w="240" w:type="dxa"/>
            </w:tcMar>
            <w:vAlign w:val="center"/>
          </w:tcPr>
          <w:p w14:paraId="6FDDA69D" w14:textId="77777777" w:rsidR="00483159" w:rsidRPr="00997D17" w:rsidRDefault="00483159" w:rsidP="00755EE1">
            <w:pPr>
              <w:jc w:val="center"/>
              <w:rPr>
                <w:sz w:val="22"/>
                <w:szCs w:val="22"/>
              </w:rPr>
            </w:pPr>
            <w:r w:rsidRPr="00997D17">
              <w:rPr>
                <w:color w:val="FFFFFF"/>
                <w:sz w:val="22"/>
                <w:szCs w:val="22"/>
              </w:rPr>
              <w:t>OTHER COMMON INCIDENTS  |  MATUKIO MENGINE YA KAWAIDA</w:t>
            </w:r>
          </w:p>
        </w:tc>
      </w:tr>
    </w:tbl>
    <w:p w14:paraId="34C6C4AC" w14:textId="77777777" w:rsidR="00483159" w:rsidRPr="00997D17" w:rsidRDefault="00483159" w:rsidP="00483159">
      <w:pPr>
        <w:jc w:val="both"/>
        <w:rPr>
          <w:sz w:val="22"/>
          <w:szCs w:val="22"/>
        </w:rPr>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720"/>
        <w:gridCol w:w="3720"/>
      </w:tblGrid>
      <w:tr w:rsidR="00483159" w:rsidRPr="00997D17" w14:paraId="00B31AAE" w14:textId="77777777" w:rsidTr="00755EE1">
        <w:trPr>
          <w:tblHeader/>
        </w:trPr>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4873C078" w14:textId="77777777" w:rsidR="00483159" w:rsidRPr="00997D17" w:rsidRDefault="00483159" w:rsidP="00755EE1">
            <w:pPr>
              <w:jc w:val="both"/>
              <w:rPr>
                <w:sz w:val="22"/>
                <w:szCs w:val="22"/>
              </w:rPr>
            </w:pPr>
            <w:r w:rsidRPr="00997D17">
              <w:rPr>
                <w:sz w:val="22"/>
                <w:szCs w:val="22"/>
              </w:rPr>
              <w:t>INCIDENT (EN)</w:t>
            </w:r>
          </w:p>
        </w:tc>
        <w:tc>
          <w:tcPr>
            <w:tcW w:w="31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BAB8819" w14:textId="77777777" w:rsidR="00483159" w:rsidRPr="00997D17" w:rsidRDefault="00483159" w:rsidP="00755EE1">
            <w:pPr>
              <w:jc w:val="both"/>
              <w:rPr>
                <w:sz w:val="22"/>
                <w:szCs w:val="22"/>
              </w:rPr>
            </w:pPr>
            <w:r w:rsidRPr="00997D17">
              <w:rPr>
                <w:sz w:val="22"/>
                <w:szCs w:val="22"/>
              </w:rPr>
              <w:t>TUKIO (SW)</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1E90EC05" w14:textId="77777777" w:rsidR="00483159" w:rsidRPr="00997D17" w:rsidRDefault="00483159" w:rsidP="00755EE1">
            <w:pPr>
              <w:jc w:val="both"/>
              <w:rPr>
                <w:sz w:val="22"/>
                <w:szCs w:val="22"/>
              </w:rPr>
            </w:pPr>
            <w:r w:rsidRPr="00997D17">
              <w:rPr>
                <w:sz w:val="22"/>
                <w:szCs w:val="22"/>
              </w:rPr>
              <w:t>IMMEDIATE ACTION (EN)</w:t>
            </w:r>
          </w:p>
        </w:tc>
        <w:tc>
          <w:tcPr>
            <w:tcW w:w="37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14:paraId="38BB337D" w14:textId="77777777" w:rsidR="00483159" w:rsidRPr="00997D17" w:rsidRDefault="00483159" w:rsidP="00755EE1">
            <w:pPr>
              <w:jc w:val="both"/>
              <w:rPr>
                <w:sz w:val="22"/>
                <w:szCs w:val="22"/>
              </w:rPr>
            </w:pPr>
            <w:r w:rsidRPr="00997D17">
              <w:rPr>
                <w:sz w:val="22"/>
                <w:szCs w:val="22"/>
              </w:rPr>
              <w:t>HATUA YA HARAKA (SW)</w:t>
            </w:r>
          </w:p>
        </w:tc>
      </w:tr>
      <w:tr w:rsidR="00483159" w:rsidRPr="000343A2" w14:paraId="2E38FC9B"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721337A3" w14:textId="683EFBF8" w:rsidR="00483159" w:rsidRPr="00997D17" w:rsidRDefault="0020396E" w:rsidP="00755EE1">
            <w:pPr>
              <w:jc w:val="both"/>
              <w:rPr>
                <w:sz w:val="22"/>
                <w:szCs w:val="22"/>
              </w:rPr>
            </w:pPr>
            <w:r w:rsidRPr="00997D17">
              <w:rPr>
                <w:sz w:val="22"/>
                <w:szCs w:val="22"/>
              </w:rPr>
              <w:t>Drowning</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64A4B6B" w14:textId="53554643" w:rsidR="00483159" w:rsidRPr="00997D17" w:rsidRDefault="0020396E" w:rsidP="00755EE1">
            <w:pPr>
              <w:jc w:val="both"/>
              <w:rPr>
                <w:sz w:val="22"/>
                <w:szCs w:val="22"/>
              </w:rPr>
            </w:pPr>
            <w:r w:rsidRPr="00997D17">
              <w:rPr>
                <w:sz w:val="22"/>
                <w:szCs w:val="22"/>
              </w:rPr>
              <w:t>Kuzama majini</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B3C4021" w14:textId="09756B22" w:rsidR="00483159" w:rsidRPr="00997D17" w:rsidRDefault="0020396E">
            <w:pPr>
              <w:pStyle w:val="ListParagraph"/>
              <w:numPr>
                <w:ilvl w:val="0"/>
                <w:numId w:val="49"/>
              </w:numPr>
              <w:jc w:val="both"/>
              <w:rPr>
                <w:sz w:val="22"/>
                <w:szCs w:val="22"/>
              </w:rPr>
            </w:pPr>
            <w:r w:rsidRPr="00997D17">
              <w:rPr>
                <w:sz w:val="22"/>
                <w:szCs w:val="22"/>
              </w:rPr>
              <w:t>Reach with a stick or rope, or throw something that floats; do not enter the water unless trained.</w:t>
            </w:r>
          </w:p>
          <w:p w14:paraId="61752048" w14:textId="789BB550" w:rsidR="00483159" w:rsidRPr="00997D17" w:rsidRDefault="0020396E">
            <w:pPr>
              <w:pStyle w:val="ListParagraph"/>
              <w:numPr>
                <w:ilvl w:val="0"/>
                <w:numId w:val="49"/>
              </w:numPr>
              <w:jc w:val="both"/>
              <w:rPr>
                <w:sz w:val="22"/>
                <w:szCs w:val="22"/>
              </w:rPr>
            </w:pPr>
            <w:r w:rsidRPr="00997D17">
              <w:rPr>
                <w:color w:val="C00000"/>
                <w:sz w:val="22"/>
                <w:szCs w:val="22"/>
              </w:rPr>
              <w:t>Once out, check breathing and give CPR if the person is not breathing.</w:t>
            </w:r>
          </w:p>
          <w:p w14:paraId="65645261" w14:textId="0887C696" w:rsidR="00483159" w:rsidRPr="00997D17" w:rsidRDefault="0020396E">
            <w:pPr>
              <w:pStyle w:val="ListParagraph"/>
              <w:numPr>
                <w:ilvl w:val="0"/>
                <w:numId w:val="49"/>
              </w:numPr>
              <w:jc w:val="both"/>
              <w:rPr>
                <w:sz w:val="22"/>
                <w:szCs w:val="22"/>
              </w:rPr>
            </w:pPr>
            <w:r w:rsidRPr="00997D17">
              <w:rPr>
                <w:sz w:val="22"/>
                <w:szCs w:val="22"/>
              </w:rPr>
              <w:t>Call 190.</w:t>
            </w:r>
          </w:p>
          <w:p w14:paraId="54B9467A" w14:textId="5BDA1A2B" w:rsidR="00483159" w:rsidRPr="00997D17" w:rsidRDefault="0020396E">
            <w:pPr>
              <w:pStyle w:val="ListParagraph"/>
              <w:numPr>
                <w:ilvl w:val="0"/>
                <w:numId w:val="49"/>
              </w:numPr>
              <w:jc w:val="both"/>
              <w:rPr>
                <w:sz w:val="22"/>
                <w:szCs w:val="22"/>
              </w:rPr>
            </w:pPr>
            <w:r w:rsidRPr="00997D17">
              <w:rPr>
                <w:sz w:val="22"/>
                <w:szCs w:val="22"/>
              </w:rPr>
              <w:t>Take the person to a health facility even if they seem well.</w:t>
            </w:r>
          </w:p>
          <w:p w14:paraId="1EAAEE84" w14:textId="592ACDDE" w:rsidR="00483159" w:rsidRPr="00997D17" w:rsidRDefault="00483159">
            <w:pPr>
              <w:pStyle w:val="ListParagraph"/>
              <w:numPr>
                <w:ilvl w:val="0"/>
                <w:numId w:val="49"/>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E8CF1BB" w14:textId="5A28AD37" w:rsidR="00483159" w:rsidRPr="00997D17" w:rsidRDefault="0020396E">
            <w:pPr>
              <w:pStyle w:val="ListParagraph"/>
              <w:numPr>
                <w:ilvl w:val="0"/>
                <w:numId w:val="49"/>
              </w:numPr>
              <w:jc w:val="both"/>
              <w:rPr>
                <w:sz w:val="22"/>
                <w:szCs w:val="22"/>
              </w:rPr>
            </w:pPr>
            <w:r w:rsidRPr="00997D17">
              <w:rPr>
                <w:sz w:val="22"/>
                <w:szCs w:val="22"/>
              </w:rPr>
              <w:t>Mfikie kwa fimbo au kamba, au mrushie kitu kinachoelea; usiingie majini isipokuwa umefunzwa.</w:t>
            </w:r>
          </w:p>
          <w:p w14:paraId="20225A1E" w14:textId="658A0293" w:rsidR="00483159" w:rsidRPr="00997D17" w:rsidRDefault="0020396E">
            <w:pPr>
              <w:pStyle w:val="ListParagraph"/>
              <w:numPr>
                <w:ilvl w:val="0"/>
                <w:numId w:val="49"/>
              </w:numPr>
              <w:jc w:val="both"/>
              <w:rPr>
                <w:sz w:val="22"/>
                <w:szCs w:val="22"/>
              </w:rPr>
            </w:pPr>
            <w:r w:rsidRPr="00997D17">
              <w:rPr>
                <w:color w:val="C00000"/>
                <w:sz w:val="22"/>
                <w:szCs w:val="22"/>
              </w:rPr>
              <w:t>Akitoka, kagua upumuaji na mpe huduma ya kuokoa pumzi (CPR) kama hapumui.</w:t>
            </w:r>
          </w:p>
          <w:p w14:paraId="60E7F9CD" w14:textId="7A91BB4F" w:rsidR="00483159" w:rsidRPr="00997D17" w:rsidRDefault="0020396E">
            <w:pPr>
              <w:pStyle w:val="ListParagraph"/>
              <w:numPr>
                <w:ilvl w:val="0"/>
                <w:numId w:val="49"/>
              </w:numPr>
              <w:jc w:val="both"/>
              <w:rPr>
                <w:sz w:val="22"/>
                <w:szCs w:val="22"/>
              </w:rPr>
            </w:pPr>
            <w:r w:rsidRPr="00997D17">
              <w:rPr>
                <w:sz w:val="22"/>
                <w:szCs w:val="22"/>
              </w:rPr>
              <w:t>Piga 190.</w:t>
            </w:r>
          </w:p>
          <w:p w14:paraId="3E67238F" w14:textId="43CBB3D8" w:rsidR="00483159" w:rsidRPr="00997D17" w:rsidRDefault="0020396E">
            <w:pPr>
              <w:pStyle w:val="ListParagraph"/>
              <w:numPr>
                <w:ilvl w:val="0"/>
                <w:numId w:val="49"/>
              </w:numPr>
              <w:jc w:val="both"/>
              <w:rPr>
                <w:sz w:val="22"/>
                <w:szCs w:val="22"/>
                <w:lang w:val="sv-SE"/>
              </w:rPr>
            </w:pPr>
            <w:r w:rsidRPr="00997D17">
              <w:rPr>
                <w:sz w:val="22"/>
                <w:szCs w:val="22"/>
                <w:lang w:val="sv-SE"/>
              </w:rPr>
              <w:t>Mpeleke kituo cha afya hata kama anaonekana yuko salama.</w:t>
            </w:r>
          </w:p>
          <w:p w14:paraId="4F814B77" w14:textId="78BF3FE7" w:rsidR="00483159" w:rsidRPr="00997D17" w:rsidRDefault="00483159">
            <w:pPr>
              <w:pStyle w:val="ListParagraph"/>
              <w:numPr>
                <w:ilvl w:val="0"/>
                <w:numId w:val="49"/>
              </w:numPr>
              <w:jc w:val="both"/>
              <w:rPr>
                <w:sz w:val="22"/>
                <w:szCs w:val="22"/>
                <w:lang w:val="sv-SE"/>
              </w:rPr>
            </w:pPr>
          </w:p>
        </w:tc>
      </w:tr>
      <w:tr w:rsidR="00483159" w:rsidRPr="000343A2" w14:paraId="1904449D"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5B3FA11F" w14:textId="5C038A56" w:rsidR="00483159" w:rsidRPr="00997D17" w:rsidRDefault="0020396E" w:rsidP="00755EE1">
            <w:pPr>
              <w:jc w:val="both"/>
              <w:rPr>
                <w:sz w:val="22"/>
                <w:szCs w:val="22"/>
              </w:rPr>
            </w:pPr>
            <w:r w:rsidRPr="00997D17">
              <w:rPr>
                <w:sz w:val="22"/>
                <w:szCs w:val="22"/>
              </w:rPr>
              <w:t>Lightning strike</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31501CC" w14:textId="0EDEE42E" w:rsidR="00483159" w:rsidRPr="00997D17" w:rsidRDefault="0020396E" w:rsidP="00755EE1">
            <w:pPr>
              <w:jc w:val="both"/>
              <w:rPr>
                <w:sz w:val="22"/>
                <w:szCs w:val="22"/>
              </w:rPr>
            </w:pPr>
            <w:r w:rsidRPr="00997D17">
              <w:rPr>
                <w:sz w:val="22"/>
                <w:szCs w:val="22"/>
              </w:rPr>
              <w:t>Kupigwa na radi</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47F2B94A" w14:textId="17E47182" w:rsidR="00483159" w:rsidRPr="00997D17" w:rsidRDefault="0020396E">
            <w:pPr>
              <w:pStyle w:val="ListParagraph"/>
              <w:numPr>
                <w:ilvl w:val="0"/>
                <w:numId w:val="49"/>
              </w:numPr>
              <w:jc w:val="both"/>
              <w:rPr>
                <w:sz w:val="22"/>
                <w:szCs w:val="22"/>
              </w:rPr>
            </w:pPr>
            <w:r w:rsidRPr="00997D17">
              <w:rPr>
                <w:sz w:val="22"/>
                <w:szCs w:val="22"/>
              </w:rPr>
              <w:t>People struck by lightning carry no electric charge and are safe to touch.</w:t>
            </w:r>
          </w:p>
          <w:p w14:paraId="45BB1EFA" w14:textId="31E355EE" w:rsidR="00483159" w:rsidRPr="00997D17" w:rsidRDefault="0020396E">
            <w:pPr>
              <w:pStyle w:val="ListParagraph"/>
              <w:numPr>
                <w:ilvl w:val="0"/>
                <w:numId w:val="49"/>
              </w:numPr>
              <w:jc w:val="both"/>
              <w:rPr>
                <w:sz w:val="22"/>
                <w:szCs w:val="22"/>
              </w:rPr>
            </w:pPr>
            <w:r w:rsidRPr="00997D17">
              <w:rPr>
                <w:sz w:val="22"/>
                <w:szCs w:val="22"/>
              </w:rPr>
              <w:t>Check breathing and give CPR if the person is not breathing.</w:t>
            </w:r>
          </w:p>
          <w:p w14:paraId="36A04785" w14:textId="79644CCC" w:rsidR="00483159" w:rsidRPr="00997D17" w:rsidRDefault="0020396E">
            <w:pPr>
              <w:pStyle w:val="ListParagraph"/>
              <w:numPr>
                <w:ilvl w:val="0"/>
                <w:numId w:val="49"/>
              </w:numPr>
              <w:jc w:val="both"/>
              <w:rPr>
                <w:sz w:val="22"/>
                <w:szCs w:val="22"/>
              </w:rPr>
            </w:pPr>
            <w:r w:rsidRPr="00997D17">
              <w:rPr>
                <w:sz w:val="22"/>
                <w:szCs w:val="22"/>
              </w:rPr>
              <w:t>Call 190.</w:t>
            </w:r>
          </w:p>
          <w:p w14:paraId="3DE485F8" w14:textId="17E316F0" w:rsidR="00483159" w:rsidRPr="00997D17" w:rsidRDefault="0020396E">
            <w:pPr>
              <w:pStyle w:val="ListParagraph"/>
              <w:numPr>
                <w:ilvl w:val="0"/>
                <w:numId w:val="49"/>
              </w:numPr>
              <w:jc w:val="both"/>
              <w:rPr>
                <w:sz w:val="22"/>
                <w:szCs w:val="22"/>
              </w:rPr>
            </w:pPr>
            <w:r w:rsidRPr="00997D17">
              <w:rPr>
                <w:sz w:val="22"/>
                <w:szCs w:val="22"/>
              </w:rPr>
              <w:t>Take the person to a health facility and treat burns.</w:t>
            </w:r>
          </w:p>
          <w:p w14:paraId="715FD285" w14:textId="7DF3AD28" w:rsidR="00483159" w:rsidRPr="00997D17" w:rsidRDefault="00483159">
            <w:pPr>
              <w:pStyle w:val="ListParagraph"/>
              <w:numPr>
                <w:ilvl w:val="0"/>
                <w:numId w:val="49"/>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41C37B3" w14:textId="1F004DF1" w:rsidR="00483159" w:rsidRPr="00997D17" w:rsidRDefault="0020396E">
            <w:pPr>
              <w:pStyle w:val="ListParagraph"/>
              <w:numPr>
                <w:ilvl w:val="0"/>
                <w:numId w:val="49"/>
              </w:numPr>
              <w:jc w:val="both"/>
              <w:rPr>
                <w:sz w:val="22"/>
                <w:szCs w:val="22"/>
              </w:rPr>
            </w:pPr>
            <w:r w:rsidRPr="00997D17">
              <w:rPr>
                <w:sz w:val="22"/>
                <w:szCs w:val="22"/>
              </w:rPr>
              <w:t>Watu waliopigwa na radi hawana umeme mwilini na ni salama kuwagusa.</w:t>
            </w:r>
          </w:p>
          <w:p w14:paraId="4991907D" w14:textId="69BAE2D3" w:rsidR="00483159" w:rsidRPr="00997D17" w:rsidRDefault="0020396E">
            <w:pPr>
              <w:pStyle w:val="ListParagraph"/>
              <w:numPr>
                <w:ilvl w:val="0"/>
                <w:numId w:val="49"/>
              </w:numPr>
              <w:jc w:val="both"/>
              <w:rPr>
                <w:sz w:val="22"/>
                <w:szCs w:val="22"/>
              </w:rPr>
            </w:pPr>
            <w:r w:rsidRPr="00997D17">
              <w:rPr>
                <w:sz w:val="22"/>
                <w:szCs w:val="22"/>
              </w:rPr>
              <w:t>Kagua upumuaji na mpe huduma ya kuokoa pumzi (CPR) kama hapumui.</w:t>
            </w:r>
          </w:p>
          <w:p w14:paraId="7060E9AB" w14:textId="419CB568" w:rsidR="00483159" w:rsidRPr="00997D17" w:rsidRDefault="0020396E">
            <w:pPr>
              <w:pStyle w:val="ListParagraph"/>
              <w:numPr>
                <w:ilvl w:val="0"/>
                <w:numId w:val="49"/>
              </w:numPr>
              <w:jc w:val="both"/>
              <w:rPr>
                <w:sz w:val="22"/>
                <w:szCs w:val="22"/>
              </w:rPr>
            </w:pPr>
            <w:r w:rsidRPr="00997D17">
              <w:rPr>
                <w:sz w:val="22"/>
                <w:szCs w:val="22"/>
              </w:rPr>
              <w:t>Piga 190.</w:t>
            </w:r>
          </w:p>
          <w:p w14:paraId="50F1324A" w14:textId="33E8412E" w:rsidR="00483159" w:rsidRPr="00997D17" w:rsidRDefault="0020396E">
            <w:pPr>
              <w:pStyle w:val="ListParagraph"/>
              <w:numPr>
                <w:ilvl w:val="0"/>
                <w:numId w:val="49"/>
              </w:numPr>
              <w:jc w:val="both"/>
              <w:rPr>
                <w:sz w:val="22"/>
                <w:szCs w:val="22"/>
                <w:lang w:val="sv-SE"/>
              </w:rPr>
            </w:pPr>
            <w:r w:rsidRPr="00997D17">
              <w:rPr>
                <w:sz w:val="22"/>
                <w:szCs w:val="22"/>
                <w:lang w:val="sv-SE"/>
              </w:rPr>
              <w:t>Mpeleke kituo cha afya na tibu majeraha ya moto.</w:t>
            </w:r>
          </w:p>
          <w:p w14:paraId="718511AE" w14:textId="701958DA" w:rsidR="00483159" w:rsidRPr="00997D17" w:rsidRDefault="00483159">
            <w:pPr>
              <w:pStyle w:val="ListParagraph"/>
              <w:numPr>
                <w:ilvl w:val="0"/>
                <w:numId w:val="49"/>
              </w:numPr>
              <w:jc w:val="both"/>
              <w:rPr>
                <w:sz w:val="22"/>
                <w:szCs w:val="22"/>
                <w:lang w:val="sv-SE"/>
              </w:rPr>
            </w:pPr>
          </w:p>
        </w:tc>
      </w:tr>
      <w:tr w:rsidR="00483159" w:rsidRPr="000343A2" w14:paraId="7D6F4696"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53C8ED03" w14:textId="1772868E" w:rsidR="00483159" w:rsidRPr="00997D17" w:rsidRDefault="0020396E" w:rsidP="00755EE1">
            <w:pPr>
              <w:jc w:val="both"/>
              <w:rPr>
                <w:sz w:val="22"/>
                <w:szCs w:val="22"/>
              </w:rPr>
            </w:pPr>
            <w:r w:rsidRPr="00997D17">
              <w:rPr>
                <w:sz w:val="22"/>
                <w:szCs w:val="22"/>
              </w:rPr>
              <w:lastRenderedPageBreak/>
              <w:t>Heatstroke or heat illness affecting many people</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5E396BD9" w14:textId="1FA0A3AB" w:rsidR="00483159" w:rsidRPr="00997D17" w:rsidRDefault="0020396E" w:rsidP="00755EE1">
            <w:pPr>
              <w:jc w:val="both"/>
              <w:rPr>
                <w:sz w:val="22"/>
                <w:szCs w:val="22"/>
              </w:rPr>
            </w:pPr>
            <w:r w:rsidRPr="00997D17">
              <w:rPr>
                <w:sz w:val="22"/>
                <w:szCs w:val="22"/>
              </w:rPr>
              <w:t>Kiharusi cha joto au ugonjwa wa joto unaoathiri watu wengi</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5BEB42EA" w14:textId="70B3A5CB" w:rsidR="00483159" w:rsidRPr="00997D17" w:rsidRDefault="0020396E">
            <w:pPr>
              <w:pStyle w:val="ListParagraph"/>
              <w:numPr>
                <w:ilvl w:val="0"/>
                <w:numId w:val="49"/>
              </w:numPr>
              <w:jc w:val="both"/>
              <w:rPr>
                <w:sz w:val="22"/>
                <w:szCs w:val="22"/>
              </w:rPr>
            </w:pPr>
            <w:r w:rsidRPr="00997D17">
              <w:rPr>
                <w:sz w:val="22"/>
                <w:szCs w:val="22"/>
              </w:rPr>
              <w:t>Move the person into the shade and loosen clothing.</w:t>
            </w:r>
          </w:p>
          <w:p w14:paraId="6B72F81A" w14:textId="36EC524F" w:rsidR="00483159" w:rsidRPr="00997D17" w:rsidRDefault="0020396E">
            <w:pPr>
              <w:pStyle w:val="ListParagraph"/>
              <w:numPr>
                <w:ilvl w:val="0"/>
                <w:numId w:val="49"/>
              </w:numPr>
              <w:jc w:val="both"/>
              <w:rPr>
                <w:sz w:val="22"/>
                <w:szCs w:val="22"/>
              </w:rPr>
            </w:pPr>
            <w:r w:rsidRPr="00997D17">
              <w:rPr>
                <w:sz w:val="22"/>
                <w:szCs w:val="22"/>
              </w:rPr>
              <w:t>Cool the body with wet cloths and fanning.</w:t>
            </w:r>
          </w:p>
          <w:p w14:paraId="34A4E945" w14:textId="231E7A64" w:rsidR="00483159" w:rsidRPr="00997D17" w:rsidRDefault="0020396E">
            <w:pPr>
              <w:pStyle w:val="ListParagraph"/>
              <w:numPr>
                <w:ilvl w:val="0"/>
                <w:numId w:val="49"/>
              </w:numPr>
              <w:jc w:val="both"/>
              <w:rPr>
                <w:sz w:val="22"/>
                <w:szCs w:val="22"/>
              </w:rPr>
            </w:pPr>
            <w:r w:rsidRPr="00997D17">
              <w:rPr>
                <w:sz w:val="22"/>
                <w:szCs w:val="22"/>
              </w:rPr>
              <w:t>Give sips of water only if the person is fully awake.</w:t>
            </w:r>
          </w:p>
          <w:p w14:paraId="3595BE3B" w14:textId="634A1210" w:rsidR="00483159" w:rsidRPr="00997D17" w:rsidRDefault="0020396E">
            <w:pPr>
              <w:pStyle w:val="ListParagraph"/>
              <w:numPr>
                <w:ilvl w:val="0"/>
                <w:numId w:val="49"/>
              </w:numPr>
              <w:jc w:val="both"/>
              <w:rPr>
                <w:sz w:val="22"/>
                <w:szCs w:val="22"/>
              </w:rPr>
            </w:pPr>
            <w:r w:rsidRPr="00997D17">
              <w:rPr>
                <w:sz w:val="22"/>
                <w:szCs w:val="22"/>
              </w:rPr>
              <w:t>Call 190 or go to a health facility immediately; event organisers and school heads should provide shade and water.</w:t>
            </w:r>
          </w:p>
          <w:p w14:paraId="0D3CA910" w14:textId="46A6CFE4" w:rsidR="00483159" w:rsidRPr="00997D17" w:rsidRDefault="00483159">
            <w:pPr>
              <w:pStyle w:val="ListParagraph"/>
              <w:numPr>
                <w:ilvl w:val="0"/>
                <w:numId w:val="49"/>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6B2E7080" w14:textId="088230A1" w:rsidR="00483159" w:rsidRPr="00997D17" w:rsidRDefault="0020396E">
            <w:pPr>
              <w:pStyle w:val="ListParagraph"/>
              <w:numPr>
                <w:ilvl w:val="0"/>
                <w:numId w:val="49"/>
              </w:numPr>
              <w:jc w:val="both"/>
              <w:rPr>
                <w:sz w:val="22"/>
                <w:szCs w:val="22"/>
                <w:lang w:val="sv-SE"/>
              </w:rPr>
            </w:pPr>
            <w:r w:rsidRPr="00997D17">
              <w:rPr>
                <w:sz w:val="22"/>
                <w:szCs w:val="22"/>
                <w:lang w:val="sv-SE"/>
              </w:rPr>
              <w:t>Mhamishie mtu kivulini na legeza mavazi.</w:t>
            </w:r>
          </w:p>
          <w:p w14:paraId="6F9EC659" w14:textId="059038F4" w:rsidR="00483159" w:rsidRPr="00997D17" w:rsidRDefault="0020396E">
            <w:pPr>
              <w:pStyle w:val="ListParagraph"/>
              <w:numPr>
                <w:ilvl w:val="0"/>
                <w:numId w:val="49"/>
              </w:numPr>
              <w:jc w:val="both"/>
              <w:rPr>
                <w:sz w:val="22"/>
                <w:szCs w:val="22"/>
                <w:lang w:val="sv-SE"/>
              </w:rPr>
            </w:pPr>
            <w:r w:rsidRPr="00997D17">
              <w:rPr>
                <w:sz w:val="22"/>
                <w:szCs w:val="22"/>
                <w:lang w:val="sv-SE"/>
              </w:rPr>
              <w:t>Poza mwili kwa vitambaa vilivyolowa maji na kupepea.</w:t>
            </w:r>
          </w:p>
          <w:p w14:paraId="392C3B3E" w14:textId="08E59F6B" w:rsidR="00483159" w:rsidRPr="00997D17" w:rsidRDefault="0020396E">
            <w:pPr>
              <w:pStyle w:val="ListParagraph"/>
              <w:numPr>
                <w:ilvl w:val="0"/>
                <w:numId w:val="49"/>
              </w:numPr>
              <w:jc w:val="both"/>
              <w:rPr>
                <w:sz w:val="22"/>
                <w:szCs w:val="22"/>
                <w:lang w:val="sv-SE"/>
              </w:rPr>
            </w:pPr>
            <w:r w:rsidRPr="00997D17">
              <w:rPr>
                <w:sz w:val="22"/>
                <w:szCs w:val="22"/>
                <w:lang w:val="sv-SE"/>
              </w:rPr>
              <w:t>Mpe maji kidogo kidogo ikiwa tu ana fahamu kamili.</w:t>
            </w:r>
          </w:p>
          <w:p w14:paraId="70E99D8D" w14:textId="6C2176E1" w:rsidR="00483159" w:rsidRPr="00997D17" w:rsidRDefault="0020396E">
            <w:pPr>
              <w:pStyle w:val="ListParagraph"/>
              <w:numPr>
                <w:ilvl w:val="0"/>
                <w:numId w:val="49"/>
              </w:numPr>
              <w:jc w:val="both"/>
              <w:rPr>
                <w:sz w:val="22"/>
                <w:szCs w:val="22"/>
                <w:lang w:val="sv-SE"/>
              </w:rPr>
            </w:pPr>
            <w:r w:rsidRPr="00997D17">
              <w:rPr>
                <w:sz w:val="22"/>
                <w:szCs w:val="22"/>
                <w:lang w:val="sv-SE"/>
              </w:rPr>
              <w:t>Piga 190 au nenda kituo cha afya mara moja; waandaaji wa matukio na wakuu wa shule watoe kivuli na maji.</w:t>
            </w:r>
          </w:p>
          <w:p w14:paraId="18151FBD" w14:textId="5ADA799E" w:rsidR="00483159" w:rsidRPr="00997D17" w:rsidRDefault="00483159">
            <w:pPr>
              <w:pStyle w:val="ListParagraph"/>
              <w:numPr>
                <w:ilvl w:val="0"/>
                <w:numId w:val="49"/>
              </w:numPr>
              <w:jc w:val="both"/>
              <w:rPr>
                <w:sz w:val="22"/>
                <w:szCs w:val="22"/>
                <w:lang w:val="sv-SE"/>
              </w:rPr>
            </w:pPr>
          </w:p>
        </w:tc>
      </w:tr>
      <w:tr w:rsidR="00483159" w:rsidRPr="000343A2" w14:paraId="747A7C96" w14:textId="77777777" w:rsidTr="00755EE1">
        <w:trPr>
          <w:cantSplit/>
        </w:trPr>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0F3D9C9" w14:textId="0A788130" w:rsidR="00483159" w:rsidRPr="00997D17" w:rsidRDefault="0020396E" w:rsidP="00755EE1">
            <w:pPr>
              <w:jc w:val="both"/>
              <w:rPr>
                <w:sz w:val="22"/>
                <w:szCs w:val="22"/>
              </w:rPr>
            </w:pPr>
            <w:r w:rsidRPr="00997D17">
              <w:rPr>
                <w:sz w:val="22"/>
                <w:szCs w:val="22"/>
              </w:rPr>
              <w:t>Missing person, or person lost in mountains, forests or parks</w:t>
            </w:r>
          </w:p>
        </w:tc>
        <w:tc>
          <w:tcPr>
            <w:tcW w:w="31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15F6C013" w14:textId="4C00B94C" w:rsidR="00483159" w:rsidRPr="00997D17" w:rsidRDefault="0020396E" w:rsidP="00755EE1">
            <w:pPr>
              <w:jc w:val="both"/>
              <w:rPr>
                <w:sz w:val="22"/>
                <w:szCs w:val="22"/>
              </w:rPr>
            </w:pPr>
            <w:r w:rsidRPr="00997D17">
              <w:rPr>
                <w:sz w:val="22"/>
                <w:szCs w:val="22"/>
              </w:rPr>
              <w:t>Mtu aliyepotea, au aliyepotea milimani, misituni au hifadhini</w:t>
            </w: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36335A64" w14:textId="52D16E8D" w:rsidR="00483159" w:rsidRPr="00997D17" w:rsidRDefault="0020396E">
            <w:pPr>
              <w:pStyle w:val="ListParagraph"/>
              <w:numPr>
                <w:ilvl w:val="0"/>
                <w:numId w:val="49"/>
              </w:numPr>
              <w:jc w:val="both"/>
              <w:rPr>
                <w:sz w:val="22"/>
                <w:szCs w:val="22"/>
              </w:rPr>
            </w:pPr>
            <w:r w:rsidRPr="00997D17">
              <w:rPr>
                <w:sz w:val="22"/>
                <w:szCs w:val="22"/>
              </w:rPr>
              <w:t>Note when and where the person was last seen.</w:t>
            </w:r>
          </w:p>
          <w:p w14:paraId="6B1F7EB9" w14:textId="478AFE2D" w:rsidR="00483159" w:rsidRPr="00997D17" w:rsidRDefault="0020396E">
            <w:pPr>
              <w:pStyle w:val="ListParagraph"/>
              <w:numPr>
                <w:ilvl w:val="0"/>
                <w:numId w:val="49"/>
              </w:numPr>
              <w:jc w:val="both"/>
              <w:rPr>
                <w:sz w:val="22"/>
                <w:szCs w:val="22"/>
              </w:rPr>
            </w:pPr>
            <w:r w:rsidRPr="00997D17">
              <w:rPr>
                <w:sz w:val="22"/>
                <w:szCs w:val="22"/>
              </w:rPr>
              <w:t>Call 190 and inform the Police Force.</w:t>
            </w:r>
          </w:p>
          <w:p w14:paraId="324D7B97" w14:textId="3A45CDDA" w:rsidR="00483159" w:rsidRPr="00997D17" w:rsidRDefault="0020396E">
            <w:pPr>
              <w:pStyle w:val="ListParagraph"/>
              <w:numPr>
                <w:ilvl w:val="0"/>
                <w:numId w:val="49"/>
              </w:numPr>
              <w:jc w:val="both"/>
              <w:rPr>
                <w:sz w:val="22"/>
                <w:szCs w:val="22"/>
              </w:rPr>
            </w:pPr>
            <w:r w:rsidRPr="00997D17">
              <w:rPr>
                <w:sz w:val="22"/>
                <w:szCs w:val="22"/>
              </w:rPr>
              <w:t>Inform Village/Mtaa leaders; TANAPA or TAWA in protected areas.</w:t>
            </w:r>
          </w:p>
          <w:p w14:paraId="618B1769" w14:textId="22F7054E" w:rsidR="00483159" w:rsidRPr="00997D17" w:rsidRDefault="0020396E">
            <w:pPr>
              <w:pStyle w:val="ListParagraph"/>
              <w:numPr>
                <w:ilvl w:val="0"/>
                <w:numId w:val="49"/>
              </w:numPr>
              <w:jc w:val="both"/>
              <w:rPr>
                <w:sz w:val="22"/>
                <w:szCs w:val="22"/>
              </w:rPr>
            </w:pPr>
            <w:r w:rsidRPr="00997D17">
              <w:rPr>
                <w:sz w:val="22"/>
                <w:szCs w:val="22"/>
              </w:rPr>
              <w:t>Please share only verified information; do not spread rumours.</w:t>
            </w:r>
          </w:p>
          <w:p w14:paraId="2491C650" w14:textId="79934465" w:rsidR="00483159" w:rsidRPr="00997D17" w:rsidRDefault="00483159">
            <w:pPr>
              <w:pStyle w:val="ListParagraph"/>
              <w:numPr>
                <w:ilvl w:val="0"/>
                <w:numId w:val="49"/>
              </w:numPr>
              <w:jc w:val="both"/>
              <w:rPr>
                <w:sz w:val="22"/>
                <w:szCs w:val="22"/>
              </w:rPr>
            </w:pPr>
          </w:p>
        </w:tc>
        <w:tc>
          <w:tcPr>
            <w:tcW w:w="3720" w:type="dxa"/>
            <w:tcBorders>
              <w:top w:val="single" w:sz="4" w:space="0" w:color="9E9E9E"/>
              <w:left w:val="single" w:sz="4" w:space="0" w:color="9E9E9E"/>
              <w:bottom w:val="single" w:sz="4" w:space="0" w:color="9E9E9E"/>
              <w:right w:val="single" w:sz="4" w:space="0" w:color="9E9E9E"/>
            </w:tcBorders>
            <w:tcMar>
              <w:top w:w="90" w:type="dxa"/>
              <w:left w:w="130" w:type="dxa"/>
              <w:bottom w:w="90" w:type="dxa"/>
              <w:right w:w="130" w:type="dxa"/>
            </w:tcMar>
          </w:tcPr>
          <w:p w14:paraId="0771AA9B" w14:textId="21B3C656" w:rsidR="00483159" w:rsidRPr="00997D17" w:rsidRDefault="0020396E">
            <w:pPr>
              <w:pStyle w:val="ListParagraph"/>
              <w:numPr>
                <w:ilvl w:val="0"/>
                <w:numId w:val="49"/>
              </w:numPr>
              <w:jc w:val="both"/>
              <w:rPr>
                <w:sz w:val="22"/>
                <w:szCs w:val="22"/>
                <w:lang w:val="sv-SE"/>
              </w:rPr>
            </w:pPr>
            <w:r w:rsidRPr="00997D17">
              <w:rPr>
                <w:sz w:val="22"/>
                <w:szCs w:val="22"/>
                <w:lang w:val="sv-SE"/>
              </w:rPr>
              <w:t>Andika muda na mahali alipoonekana mara ya mwisho.</w:t>
            </w:r>
          </w:p>
          <w:p w14:paraId="2EAAB0FC" w14:textId="2CC6AD95" w:rsidR="00483159" w:rsidRPr="00997D17" w:rsidRDefault="0020396E">
            <w:pPr>
              <w:pStyle w:val="ListParagraph"/>
              <w:numPr>
                <w:ilvl w:val="0"/>
                <w:numId w:val="49"/>
              </w:numPr>
              <w:jc w:val="both"/>
              <w:rPr>
                <w:sz w:val="22"/>
                <w:szCs w:val="22"/>
                <w:lang w:val="sv-SE"/>
              </w:rPr>
            </w:pPr>
            <w:r w:rsidRPr="00997D17">
              <w:rPr>
                <w:sz w:val="22"/>
                <w:szCs w:val="22"/>
                <w:lang w:val="sv-SE"/>
              </w:rPr>
              <w:t>Piga 190 na ujulishe Jeshi la Polisi.</w:t>
            </w:r>
          </w:p>
          <w:p w14:paraId="6554819F" w14:textId="5CFDED0B" w:rsidR="00483159" w:rsidRPr="00997D17" w:rsidRDefault="0020396E">
            <w:pPr>
              <w:pStyle w:val="ListParagraph"/>
              <w:numPr>
                <w:ilvl w:val="0"/>
                <w:numId w:val="49"/>
              </w:numPr>
              <w:jc w:val="both"/>
              <w:rPr>
                <w:sz w:val="22"/>
                <w:szCs w:val="22"/>
                <w:lang w:val="sv-SE"/>
              </w:rPr>
            </w:pPr>
            <w:r w:rsidRPr="00997D17">
              <w:rPr>
                <w:sz w:val="22"/>
                <w:szCs w:val="22"/>
                <w:lang w:val="sv-SE"/>
              </w:rPr>
              <w:t>Wajulishe viongozi wa Kijiji/Mtaa; TANAPA au TAWA kwenye maeneo ya hifadhi.</w:t>
            </w:r>
          </w:p>
          <w:p w14:paraId="75FD94F0" w14:textId="147B9684" w:rsidR="00483159" w:rsidRPr="00997D17" w:rsidRDefault="0020396E">
            <w:pPr>
              <w:pStyle w:val="ListParagraph"/>
              <w:numPr>
                <w:ilvl w:val="0"/>
                <w:numId w:val="49"/>
              </w:numPr>
              <w:jc w:val="both"/>
              <w:rPr>
                <w:sz w:val="22"/>
                <w:szCs w:val="22"/>
                <w:lang w:val="sv-SE"/>
              </w:rPr>
            </w:pPr>
            <w:r w:rsidRPr="00997D17">
              <w:rPr>
                <w:sz w:val="22"/>
                <w:szCs w:val="22"/>
                <w:lang w:val="sv-SE"/>
              </w:rPr>
              <w:t>Tafadhali shirikisheni taarifa zilizothibitishwa tu; msieneze uvumi.</w:t>
            </w:r>
          </w:p>
          <w:p w14:paraId="061526B4" w14:textId="6449FF6C" w:rsidR="00483159" w:rsidRPr="00997D17" w:rsidRDefault="00483159">
            <w:pPr>
              <w:pStyle w:val="ListParagraph"/>
              <w:numPr>
                <w:ilvl w:val="0"/>
                <w:numId w:val="49"/>
              </w:numPr>
              <w:jc w:val="both"/>
              <w:rPr>
                <w:sz w:val="22"/>
                <w:szCs w:val="22"/>
                <w:lang w:val="sv-SE"/>
              </w:rPr>
            </w:pPr>
          </w:p>
        </w:tc>
      </w:tr>
    </w:tbl>
    <w:p w14:paraId="1A0A8559" w14:textId="77777777" w:rsidR="00483159" w:rsidRPr="00997D17" w:rsidRDefault="00483159" w:rsidP="00483159">
      <w:pPr>
        <w:jc w:val="both"/>
        <w:rPr>
          <w:sz w:val="22"/>
          <w:szCs w:val="22"/>
          <w:lang w:val="sv-SE"/>
        </w:rPr>
      </w:pPr>
    </w:p>
    <w:p w:rsidR="003E5549" w:rsidRPr="00997D17" w:rsidRDefault="003E5549" w:rsidP="003E5549">
      <w:pPr>
        <w:jc w:val="both"/>
        <w:rPr>
          <w:sz w:val="22"/>
          <w:szCs w:val="22"/>
        </w:rPr>
      </w:pPr>
      <w:r w:rsidRPr="00997D17">
        <w:rPr>
          <w:sz w:val="22"/>
          <w:szCs w:val="22"/>
        </w:rPr>
        <w:t xml:space="preserve">Information per vulnerability indicator | Taarifa kwa kila kiashiria cha udhaifu</w:t>
      </w:r>
    </w:p>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11.0 VULNERABILITY | UDHAIFU</w:t>
      </w:r>
    </w:p>
    <w:p w:rsidR="00FE4152" w:rsidRPr="00997D17" w:rsidRDefault="00FE4152" w:rsidP="00997D17">
      <w:pPr>
        <w:rPr>
          <w:sz w:val="22"/>
          <w:szCs w:val="22"/>
        </w:rPr>
      </w:pPr>
      <w:r w:rsidRPr="00997D17">
        <w:rPr>
          <w:sz w:val="22"/>
          <w:szCs w:val="22"/>
        </w:rPr>
        <w:t xml:space="preserve">EN: Vulnerability describes how easily people and households can be harmed when a hazard strikes, and how quickly they recover. INFORM Tanzania scores each council from 0 to 10 on eight indicators: development and poverty, economic dependency, habitat, livelihoods, displaced people, health conditions, children's health and nutrition, and economically vulnerable groups. A higher score does not mean that a disaster will happen; it means that the same flood, drought or storm would be harder to bear, so that preparation and support should reach these households first. The statements below say what each indicator means for people and what helps, in a way that every household, committee and sector can act on.</w:t>
      </w:r>
    </w:p>
    <w:p w:rsidR="00FE4152" w:rsidRPr="00997D17" w:rsidRDefault="00FE4152" w:rsidP="00997D17">
      <w:pPr>
        <w:rPr>
          <w:sz w:val="22"/>
          <w:szCs w:val="22"/>
        </w:rPr>
      </w:pPr>
      <w:r w:rsidRPr="00997D17">
        <w:rPr>
          <w:sz w:val="22"/>
          <w:szCs w:val="22"/>
        </w:rPr>
        <w:t xml:space="preserve">SW: Udhaifu unaeleza jinsi watu na kaya wanavyoweza kudhurika kwa urahisi janga linapotokea, na jinsi wanavyopona haraka. INFORM Tanzania inatoa alama kuanzia 0 hadi 10 kwa kila halmashauri katika viashiria vinane: maendeleo na umaskini, utegemezi wa kiuchumi, makazi, riziki, watu waliohama makazi, hali ya afya, afya na lishe ya watoto, na makundi hatarishi kiuchumi. Alama ya juu haimaanishi kuwa maafa yatatokea; inamaanisha kuwa mafuriko, ukame au dhoruba ileile ingekuwa ngumu zaidi kuvumilika, hivyo maandalizi na msaada yafike kwanza kwa kaya hizi. Kauli zilizo hapa chini zinaeleza kila kiashiria kina maana gani kwa watu na nini husaidia, kwa namna ambayo kila kaya, kamati na sekta inaweza kutekeleza.</w:t>
      </w:r>
    </w:p>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11.1 DEVELOPMENT AND POVERTY | MAENDELEO NA UMASKINI</w:t>
      </w:r>
    </w:p>
    <w:p w:rsidR="00FE4152" w:rsidRPr="00997D17" w:rsidRDefault="00FE4152" w:rsidP="00997D17">
      <w:pPr>
        <w:rPr>
          <w:sz w:val="22"/>
          <w:szCs w:val="22"/>
        </w:rPr>
      </w:pPr>
      <w:r w:rsidRPr="00997D17">
        <w:rPr>
          <w:sz w:val="22"/>
          <w:szCs w:val="22"/>
        </w:rPr>
        <w:t xml:space="preserve">EN: This indicator combines the Human Development Index, the Gender Development Index, wealth inequality and the Multidimensional Poverty Index for the region. A high score means that many households have low incomes, little schooling or limited services, so a shock costs them more and recovery takes longer. Lead sectors: finance and planning; community development and social protection (TASAF); PO-RALG and the council.</w:t>
      </w:r>
    </w:p>
    <w:p w:rsidR="00FE4152" w:rsidRPr="00997D17" w:rsidRDefault="00FE4152" w:rsidP="00997D17">
      <w:pPr>
        <w:rPr>
          <w:sz w:val="22"/>
          <w:szCs w:val="22"/>
        </w:rPr>
      </w:pPr>
      <w:r w:rsidRPr="00997D17">
        <w:rPr>
          <w:sz w:val="22"/>
          <w:szCs w:val="22"/>
        </w:rPr>
        <w:t xml:space="preserve">SW: Kiashiria hiki kinaunganisha Kielelezo cha Maendeleo ya Binadamu, Kielelezo cha Maendeleo ya Kijinsia, ukosefu wa usawa wa utajiri na Kielelezo cha Umaskini wa Nyanja Nyingi kwa mkoa. Alama ya juu inamaanisha kuwa kaya nyingi zina kipato kidogo, elimu ndogo au huduma chache, hivyo mshtuko unawagharimu zaidi na kupona huchukua muda mrefu. Sekta zinazoongoza: fedha na mipango; maendeleo ya jamii na hifadhi ya jamii (TASAF); TAMISEMI na halmashauri.</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Households with little savings take longer to replace food, tools and housing after a flood or drought</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Kaya zenye akiba ndogo huchukua muda mrefu kurejesha chakula, zana na makazi baada ya mafuriko au ukame</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Join or form a savings group (VICOBA or SACCOS) and keep a small reserve for the rainy or dry season.</w:t>
            </w:r>
          </w:p>
          <w:p w:rsidR="00D3308D" w:rsidRPr="00997D17" w:rsidRDefault="00D3308D">
            <w:pPr>
              <w:pStyle w:val="ListParagraph"/>
              <w:numPr>
                <w:ilvl w:val="0"/>
                <w:numId w:val="1"/>
              </w:numPr>
              <w:jc w:val="both"/>
              <w:rPr>
                <w:sz w:val="22"/>
                <w:szCs w:val="22"/>
              </w:rPr>
            </w:pPr>
            <w:r w:rsidRPr="00997D17">
              <w:rPr>
                <w:sz w:val="22"/>
                <w:szCs w:val="22"/>
              </w:rPr>
              <w:t xml:space="preserve">Keep identity, land and school documents in a sealed bag in a safe place.</w:t>
            </w:r>
          </w:p>
          <w:p w:rsidR="00D3308D" w:rsidRPr="00997D17" w:rsidRDefault="00D3308D">
            <w:pPr>
              <w:pStyle w:val="ListParagraph"/>
              <w:numPr>
                <w:ilvl w:val="0"/>
                <w:numId w:val="1"/>
              </w:numPr>
              <w:jc w:val="both"/>
              <w:rPr>
                <w:sz w:val="22"/>
                <w:szCs w:val="22"/>
              </w:rPr>
            </w:pPr>
            <w:r w:rsidRPr="00997D17">
              <w:rPr>
                <w:sz w:val="22"/>
                <w:szCs w:val="22"/>
              </w:rPr>
              <w:t xml:space="preserve">Council and TASAF: register eligible households for social protection and public works before the season starts.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Jiunge au anzisha kikundi cha kuweka na kukopa (VICOBA au SACCOS) na weka akiba ndogo kwa ajili ya msimu wa mvua au kiangazi.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Hifadhi vitambulisho, hati za ardhi na nyaraka za shule kwenye mfuko usiopitisha maji mahali salama.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Halmashauri na TASAF: sajilini kaya zinazostahili kwa hifadhi ya jamii na kazi za umma kabla msimu haujaanza.</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Fewer services nearby: water points, clinics and good roads may be far, so help and supplies take longer to arrive</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Huduma chache karibu: vituo vya maji, zahanati na barabara nzuri zinaweza kuwa mbali, hivyo msaada na mahitaji huchelewa kufika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Agree as a village or mtaa on a safe meeting place and on who will check on households that live far from the road.</w:t>
            </w:r>
          </w:p>
          <w:p w:rsidR="00D3308D" w:rsidRPr="00997D17" w:rsidRDefault="00D3308D">
            <w:pPr>
              <w:pStyle w:val="ListParagraph"/>
              <w:numPr>
                <w:ilvl w:val="0"/>
                <w:numId w:val="1"/>
              </w:numPr>
              <w:jc w:val="both"/>
              <w:rPr>
                <w:sz w:val="22"/>
                <w:szCs w:val="22"/>
              </w:rPr>
            </w:pPr>
            <w:r w:rsidRPr="00997D17">
              <w:rPr>
                <w:sz w:val="22"/>
                <w:szCs w:val="22"/>
              </w:rPr>
              <w:t xml:space="preserve">Ward and village committees: map the households and services in the ward and share the map with the council.</w:t>
            </w:r>
          </w:p>
          <w:p w:rsidR="00D3308D" w:rsidRPr="00997D17" w:rsidRDefault="00D3308D">
            <w:pPr>
              <w:pStyle w:val="ListParagraph"/>
              <w:numPr>
                <w:ilvl w:val="0"/>
                <w:numId w:val="1"/>
              </w:numPr>
              <w:jc w:val="both"/>
              <w:rPr>
                <w:sz w:val="22"/>
                <w:szCs w:val="22"/>
              </w:rPr>
            </w:pPr>
            <w:r w:rsidRPr="00997D17">
              <w:rPr>
                <w:sz w:val="22"/>
                <w:szCs w:val="22"/>
              </w:rPr>
              <w:t xml:space="preserve">Council departments: give these wards priority when planning water points, roads and clinics.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Kubalianeni kama kijiji au mtaa mahali salama pa kukusanyika na nani atazifuatilia kaya zinazoishi mbali na barabara.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za kata na vijiji: chorini ramani ya kaya na huduma zilizopo kwenye kata na mshirikishe halmashauri.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Idara za halmashauri: zipeni kata hizi kipaumbele katika kupanga vituo vya maji, barabara na zahanati.</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Women, young people and people with disabilities may have fewer chances to earn and to take part in decisions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Wanawake, vijana na watu wenye ulemavu wanaweza kuwa na fursa chache za kuingiza kipato na kushiriki katika maamuzi</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Include women, youth and people with disabilities in committees, savings groups and training; everyone's knowledge counts.</w:t>
            </w:r>
          </w:p>
          <w:p w:rsidR="00D3308D" w:rsidRPr="00997D17" w:rsidRDefault="00D3308D">
            <w:pPr>
              <w:pStyle w:val="ListParagraph"/>
              <w:numPr>
                <w:ilvl w:val="0"/>
                <w:numId w:val="1"/>
              </w:numPr>
              <w:jc w:val="both"/>
              <w:rPr>
                <w:sz w:val="22"/>
                <w:szCs w:val="22"/>
              </w:rPr>
            </w:pPr>
            <w:r w:rsidRPr="00997D17">
              <w:rPr>
                <w:sz w:val="22"/>
                <w:szCs w:val="22"/>
              </w:rPr>
              <w:t xml:space="preserve">Community development officers: link groups to the council's women, youth and disability loans and to skills training.</w:t>
            </w:r>
          </w:p>
          <w:p w:rsidR="00D3308D" w:rsidRPr="00997D17" w:rsidRDefault="00D3308D">
            <w:pPr>
              <w:pStyle w:val="ListParagraph"/>
              <w:numPr>
                <w:ilvl w:val="0"/>
                <w:numId w:val="1"/>
              </w:numPr>
              <w:jc w:val="both"/>
              <w:rPr>
                <w:sz w:val="22"/>
                <w:szCs w:val="22"/>
              </w:rPr>
            </w:pPr>
            <w:r w:rsidRPr="00997D17">
              <w:rPr>
                <w:sz w:val="22"/>
                <w:szCs w:val="22"/>
              </w:rPr>
              <w:t xml:space="preserve">Share information in meetings, on the radio and door to door, so that it reaches everyone, including those who do not read.</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Washirikishe wanawake, vijana na watu wenye ulemavu kwenye kamati, vikundi vya kuweka na kukopa na mafunzo; maarifa ya kila mtu yana thamani.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Maafisa maendeleo ya jamii: unganisheni vikundi na mikopo ya halmashauri ya wanawake, vijana na watu wenye ulemavu, na mafunzo ya ujuzi.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Toeni taarifa kwenye mikutano, redioni na nyumba kwa nyumba ili zimfikie kila mtu, wakiwemo wasiosoma.</w:t>
            </w:r>
          </w:p>
        </w:tc>
      </w:tr>
    </w:tbl>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11.2 ECONOMIC DEPENDENCY | UTEGEMEZI WA KIUCHUMI</w:t>
      </w:r>
    </w:p>
    <w:p w:rsidR="00FE4152" w:rsidRPr="00997D17" w:rsidRDefault="00FE4152" w:rsidP="00997D17">
      <w:pPr>
        <w:rPr>
          <w:sz w:val="22"/>
          <w:szCs w:val="22"/>
        </w:rPr>
      </w:pPr>
      <w:r w:rsidRPr="00997D17">
        <w:rPr>
          <w:sz w:val="22"/>
          <w:szCs w:val="22"/>
        </w:rPr>
        <w:t xml:space="preserve">EN: This indicator uses the dependency ratio, that is how many children and older persons each working-age adult supports, together with the country's reliance on aid and remittances. A high score means that household income rests on few earners, so when work stops after a hazard, many people feel it at once. Lead sectors: finance and planning; industry and trade.</w:t>
      </w:r>
    </w:p>
    <w:p w:rsidR="00FE4152" w:rsidRPr="00997D17" w:rsidRDefault="00FE4152" w:rsidP="00997D17">
      <w:pPr>
        <w:rPr>
          <w:sz w:val="22"/>
          <w:szCs w:val="22"/>
        </w:rPr>
      </w:pPr>
      <w:r w:rsidRPr="00997D17">
        <w:rPr>
          <w:sz w:val="22"/>
          <w:szCs w:val="22"/>
        </w:rPr>
        <w:t xml:space="preserve">SW: Kiashiria hiki kinatumia uwiano wa utegemezi, yaani idadi ya watoto na wazee anaowahudumia kila mtu mzima mwenye uwezo wa kufanya kazi, pamoja na utegemezi wa nchi kwa misaada na fedha kutoka kwa wanaoishi nje. Alama ya juu inamaanisha kuwa kipato cha kaya kinategemea wachache wanaoingiza kipato, hivyo kazi ikisimama baada ya janga, watu wengi huathirika kwa pamoja. Sekta zinazoongoza: fedha na mipango; viwanda na biashara.</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One earner supports many people, so a few days without work or sales are felt by the whole household</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Mwingiza kipato mmoja anahudumia watu wengi, hivyo siku chache bila kazi au mauzo huathiri kaya nzima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Build a second source of income where possible: a kitchen garden, poultry, small trade or a skill that sells in every season.</w:t>
            </w:r>
          </w:p>
          <w:p w:rsidR="00D3308D" w:rsidRPr="00997D17" w:rsidRDefault="00D3308D">
            <w:pPr>
              <w:pStyle w:val="ListParagraph"/>
              <w:numPr>
                <w:ilvl w:val="0"/>
                <w:numId w:val="1"/>
              </w:numPr>
              <w:jc w:val="both"/>
              <w:rPr>
                <w:sz w:val="22"/>
                <w:szCs w:val="22"/>
              </w:rPr>
            </w:pPr>
            <w:r w:rsidRPr="00997D17">
              <w:rPr>
                <w:sz w:val="22"/>
                <w:szCs w:val="22"/>
              </w:rPr>
              <w:t xml:space="preserve">Keep part of the harvest and a little cash for the weeks when work stops during heavy rain or drought.</w:t>
            </w:r>
          </w:p>
          <w:p w:rsidR="00D3308D" w:rsidRPr="00997D17" w:rsidRDefault="00D3308D">
            <w:pPr>
              <w:pStyle w:val="ListParagraph"/>
              <w:numPr>
                <w:ilvl w:val="0"/>
                <w:numId w:val="1"/>
              </w:numPr>
              <w:jc w:val="both"/>
              <w:rPr>
                <w:sz w:val="22"/>
                <w:szCs w:val="22"/>
              </w:rPr>
            </w:pPr>
            <w:r w:rsidRPr="00997D17">
              <w:rPr>
                <w:sz w:val="22"/>
                <w:szCs w:val="22"/>
              </w:rPr>
              <w:t xml:space="preserve">Village leaders and extension officers: connect households to cooperatives, markets and seasonal work.</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Jenga chanzo cha pili cha kipato inapowezekana: bustani ya nyumbani, kuku, biashara ndogo au ujuzi unaouzika kila msimu.</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Hifadhi sehemu ya mavuno na fedha kidogo kwa ajili ya wiki ambazo kazi husimama wakati wa mvua kubwa au ukame.</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Viongozi wa kijiji na maafisa ugani: unganisheni kaya na vyama vya ushirika, masoko na kazi za msimu.</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Children and older persons depend on others for food, medicine and movement when a hazard disrupts daily life</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Watoto na wazee huwategemea wengine kwa chakula, dawa na kuhama janga linapovuruga maisha ya kila siku</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Agree in the family and with neighbours who will look after children and older persons if the earner is away when a hazard strikes.</w:t>
            </w:r>
          </w:p>
          <w:p w:rsidR="00D3308D" w:rsidRPr="00997D17" w:rsidRDefault="00D3308D">
            <w:pPr>
              <w:pStyle w:val="ListParagraph"/>
              <w:numPr>
                <w:ilvl w:val="0"/>
                <w:numId w:val="1"/>
              </w:numPr>
              <w:jc w:val="both"/>
              <w:rPr>
                <w:sz w:val="22"/>
                <w:szCs w:val="22"/>
              </w:rPr>
            </w:pPr>
            <w:r w:rsidRPr="00997D17">
              <w:rPr>
                <w:sz w:val="22"/>
                <w:szCs w:val="22"/>
              </w:rPr>
              <w:t xml:space="preserve">Village/Mtaa committees: keep an up-to-date list of households with many dependants and visit them before each season.</w:t>
            </w:r>
          </w:p>
          <w:p w:rsidR="00D3308D" w:rsidRPr="00997D17" w:rsidRDefault="00D3308D">
            <w:pPr>
              <w:pStyle w:val="ListParagraph"/>
              <w:numPr>
                <w:ilvl w:val="0"/>
                <w:numId w:val="1"/>
              </w:numPr>
              <w:jc w:val="both"/>
              <w:rPr>
                <w:sz w:val="22"/>
                <w:szCs w:val="22"/>
              </w:rPr>
            </w:pPr>
            <w:r w:rsidRPr="00997D17">
              <w:rPr>
                <w:sz w:val="22"/>
                <w:szCs w:val="22"/>
              </w:rPr>
              <w:t xml:space="preserve">Social welfare officers: make sure older persons and orphans are registered for the support they are entitled to.</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Kubalianeni ndani ya familia na majirani nani atawatunza watoto na wazee ikiwa mwingiza kipato hayupo janga linapotokea.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za Kijiji/Mtaa: wekeni orodha iliyosasishwa ya kaya zenye wategemezi wengi na zitembeleeni kabla ya kila msimu.</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Maafisa ustawi wa jamii: hakikisheni wazee na yatima wamesajiliwa kwa msaada wanaostahili.</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Remittances and aid can slow down when a hazard affects many places at once</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Fedha kutoka kwa ndugu walio mbali na misaada vinaweza kuchelewa janga linapoathiri maeneo mengi kwa wakati mmoja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Keep a mobile money account active and the numbers of relatives who can help saved in more than one phone.</w:t>
            </w:r>
          </w:p>
          <w:p w:rsidR="00D3308D" w:rsidRPr="00997D17" w:rsidRDefault="00D3308D">
            <w:pPr>
              <w:pStyle w:val="ListParagraph"/>
              <w:numPr>
                <w:ilvl w:val="0"/>
                <w:numId w:val="1"/>
              </w:numPr>
              <w:jc w:val="both"/>
              <w:rPr>
                <w:sz w:val="22"/>
                <w:szCs w:val="22"/>
              </w:rPr>
            </w:pPr>
            <w:r w:rsidRPr="00997D17">
              <w:rPr>
                <w:sz w:val="22"/>
                <w:szCs w:val="22"/>
              </w:rPr>
              <w:t xml:space="preserve">Savings groups: agree a small emergency fund that members can borrow from quickly after a hazard.</w:t>
            </w:r>
          </w:p>
          <w:p w:rsidR="00D3308D" w:rsidRPr="00997D17" w:rsidRDefault="00D3308D">
            <w:pPr>
              <w:pStyle w:val="ListParagraph"/>
              <w:numPr>
                <w:ilvl w:val="0"/>
                <w:numId w:val="1"/>
              </w:numPr>
              <w:jc w:val="both"/>
              <w:rPr>
                <w:sz w:val="22"/>
                <w:szCs w:val="22"/>
              </w:rPr>
            </w:pPr>
            <w:r w:rsidRPr="00997D17">
              <w:rPr>
                <w:sz w:val="22"/>
                <w:szCs w:val="22"/>
              </w:rPr>
              <w:t xml:space="preserve">Council: keep a contingency budget line so that the first response does not wait for outside help.</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Weka akaunti ya pesa za simu ikiwa hai na hifadhi namba za ndugu wanaoweza kusaidia kwenye simu zaidi ya moja.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Vikundi vya kuweka na kukopa: kubalianeni mfuko mdogo wa dharura ambao wanachama wanaweza kukopa haraka baada ya janga.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Halmashauri: wekeni kifungu cha bajeti ya dharura ili hatua za kwanza zisisubiri msaada wa nje.</w:t>
            </w:r>
          </w:p>
        </w:tc>
      </w:tr>
    </w:tbl>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11.3 HABITAT | MAKAZI</w:t>
      </w:r>
    </w:p>
    <w:p w:rsidR="00FE4152" w:rsidRPr="00997D17" w:rsidRDefault="00FE4152" w:rsidP="00997D17">
      <w:pPr>
        <w:rPr>
          <w:sz w:val="22"/>
          <w:szCs w:val="22"/>
        </w:rPr>
      </w:pPr>
      <w:r w:rsidRPr="00997D17">
        <w:rPr>
          <w:sz w:val="22"/>
          <w:szCs w:val="22"/>
        </w:rPr>
        <w:t xml:space="preserve">EN: This indicator measures the share of people living in informal settlements and in towns. A high score means that many homes stand close together on land that was not planned for them, often near rivers, drains or steep ground, with limited space for water, sanitation and access roads. Lead sectors: lands, housing and urban planning; PO-RALG and the council.</w:t>
      </w:r>
    </w:p>
    <w:p w:rsidR="00FE4152" w:rsidRPr="00997D17" w:rsidRDefault="00FE4152" w:rsidP="00997D17">
      <w:pPr>
        <w:rPr>
          <w:sz w:val="22"/>
          <w:szCs w:val="22"/>
        </w:rPr>
      </w:pPr>
      <w:r w:rsidRPr="00997D17">
        <w:rPr>
          <w:sz w:val="22"/>
          <w:szCs w:val="22"/>
        </w:rPr>
        <w:t xml:space="preserve">SW: Kiashiria hiki kinapima sehemu ya watu wanaoishi kwenye makazi yasiyo rasmi na mijini. Alama ya juu inamaanisha kuwa nyumba nyingi zimejengwa karibu karibu kwenye ardhi isiyopangwa kwa ajili yake, mara nyingi karibu na mito, mitaro au miteremko mikali, na kwa nafasi finyu ya maji, usafi wa mazingira na barabara za kufikia. Sekta zinazoongoza: ardhi, nyumba na mipango miji; TAMISEMI na halmashauri.</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Homes built close to rivers, drains and steep ground are the first to be reached by floodwater or slipping soil</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Nyumba zilizojengwa karibu na mito, mitaro na miteremko mikali ndizo za kwanza kufikiwa na maji ya mafuriko au udongo unaoporomoka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Keep the river reserve and the drains in front of your home clear, and raise doorways and valuables above the highest known water mark.</w:t>
            </w:r>
          </w:p>
          <w:p w:rsidR="00D3308D" w:rsidRPr="00997D17" w:rsidRDefault="00D3308D">
            <w:pPr>
              <w:pStyle w:val="ListParagraph"/>
              <w:numPr>
                <w:ilvl w:val="0"/>
                <w:numId w:val="1"/>
              </w:numPr>
              <w:jc w:val="both"/>
              <w:rPr>
                <w:sz w:val="22"/>
                <w:szCs w:val="22"/>
              </w:rPr>
            </w:pPr>
            <w:r w:rsidRPr="00997D17">
              <w:rPr>
                <w:sz w:val="22"/>
                <w:szCs w:val="22"/>
              </w:rPr>
              <w:t xml:space="preserve">Before building or extending, ask the ward or council land office which plots are safe and which are reserved for water.</w:t>
            </w:r>
          </w:p>
          <w:p w:rsidR="00D3308D" w:rsidRPr="00997D17" w:rsidRDefault="00D3308D">
            <w:pPr>
              <w:pStyle w:val="ListParagraph"/>
              <w:numPr>
                <w:ilvl w:val="0"/>
                <w:numId w:val="1"/>
              </w:numPr>
              <w:jc w:val="both"/>
              <w:rPr>
                <w:sz w:val="22"/>
                <w:szCs w:val="22"/>
              </w:rPr>
            </w:pPr>
            <w:r w:rsidRPr="00997D17">
              <w:rPr>
                <w:sz w:val="22"/>
                <w:szCs w:val="22"/>
              </w:rPr>
              <w:t xml:space="preserve">Council planners: regularise and service settlements where it is safe, and offer planned plots where it is not.</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Weka hifadhi ya mto na mitaro iliyo mbele ya nyumba yako wazi, na inua milango na vitu vya thamani juu ya alama ya juu ya maji inayojulikana.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Kabla ya kujenga au kuongeza nyumba, uliza ofisi ya ardhi ya kata au halmashauri ni viwanja vipi ni salama na vipi vimehifadhiwa kwa maji.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Wapangaji wa halmashauri: rasimisheni na wekeeni huduma makazi pale palipo salama, na toeni viwanja vilivyopangwa pale pasipo salama.</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Narrow paths and crowded plots make it harder for people, ambulances and fire engines to move quickly</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Njia nyembamba na viwanja vilivyosongamana hufanya iwe vigumu kwa watu, magari ya wagonjwa na ya zimamoto kupita haraka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Agree with neighbours to keep at least one path open and free of stalls, vehicles and building materials.</w:t>
            </w:r>
          </w:p>
          <w:p w:rsidR="00D3308D" w:rsidRPr="00997D17" w:rsidRDefault="00D3308D">
            <w:pPr>
              <w:pStyle w:val="ListParagraph"/>
              <w:numPr>
                <w:ilvl w:val="0"/>
                <w:numId w:val="1"/>
              </w:numPr>
              <w:jc w:val="both"/>
              <w:rPr>
                <w:sz w:val="22"/>
                <w:szCs w:val="22"/>
              </w:rPr>
            </w:pPr>
            <w:r w:rsidRPr="00997D17">
              <w:rPr>
                <w:sz w:val="22"/>
                <w:szCs w:val="22"/>
              </w:rPr>
              <w:t xml:space="preserve">Mtaa committees: mark the routes to the safe place and the water points, and walk them with residents, including people who use wheelchairs or walk with help.</w:t>
            </w:r>
          </w:p>
          <w:p w:rsidR="00D3308D" w:rsidRPr="00997D17" w:rsidRDefault="00D3308D">
            <w:pPr>
              <w:pStyle w:val="ListParagraph"/>
              <w:numPr>
                <w:ilvl w:val="0"/>
                <w:numId w:val="1"/>
              </w:numPr>
              <w:jc w:val="both"/>
              <w:rPr>
                <w:sz w:val="22"/>
                <w:szCs w:val="22"/>
              </w:rPr>
            </w:pPr>
            <w:r w:rsidRPr="00997D17">
              <w:rPr>
                <w:sz w:val="22"/>
                <w:szCs w:val="22"/>
              </w:rPr>
              <w:t xml:space="preserve">Fire and Rescue Force and the council: locate hydrants, water tanks and turning points for the settlement.</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Kubalianeni na majirani kuacha angalau njia moja wazi bila vibanda, magari au vifaa vya ujenzi.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za mtaa: wekeni alama njia za kwenda mahali salama na vituo vya maji, na zitembeeni pamoja na wakazi, wakiwemo wanaotumia viti vya magurudumu au wanaotembea kwa msaada.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Jeshi la Zimamoto na Uokoaji na halmashauri: ainisheni mabomba ya maji, matangi na sehemu za kugeuzia magari kwenye makazi.</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Houses with weak walls or loose roofing sheets are damaged more easily by strong winds, heavy rain and tremors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Nyumba zenye kuta dhaifu au mabati yaliyolegea huharibika kwa urahisi zaidi na upepo mkali, mvua kubwa na mitetemeko</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Tie down roofing sheets, repair cracks and strengthen corners before the rainy season; small repairs each year cost less than one big one.</w:t>
            </w:r>
          </w:p>
          <w:p w:rsidR="00D3308D" w:rsidRPr="00997D17" w:rsidRDefault="00D3308D">
            <w:pPr>
              <w:pStyle w:val="ListParagraph"/>
              <w:numPr>
                <w:ilvl w:val="0"/>
                <w:numId w:val="1"/>
              </w:numPr>
              <w:jc w:val="both"/>
              <w:rPr>
                <w:sz w:val="22"/>
                <w:szCs w:val="22"/>
              </w:rPr>
            </w:pPr>
            <w:r w:rsidRPr="00997D17">
              <w:rPr>
                <w:sz w:val="22"/>
                <w:szCs w:val="22"/>
              </w:rPr>
              <w:t xml:space="preserve">Builders and homeowners: follow the simple safe-building guidance from the council's engineers.</w:t>
            </w:r>
          </w:p>
          <w:p w:rsidR="00D3308D" w:rsidRPr="00997D17" w:rsidRDefault="00D3308D">
            <w:pPr>
              <w:pStyle w:val="ListParagraph"/>
              <w:numPr>
                <w:ilvl w:val="0"/>
                <w:numId w:val="1"/>
              </w:numPr>
              <w:jc w:val="both"/>
              <w:rPr>
                <w:sz w:val="22"/>
                <w:szCs w:val="22"/>
              </w:rPr>
            </w:pPr>
            <w:r w:rsidRPr="00997D17">
              <w:rPr>
                <w:sz w:val="22"/>
                <w:szCs w:val="22"/>
              </w:rPr>
              <w:t xml:space="preserve">Council: run yearly safe-building days with local fundis and keep the building guidance available at the ward office.</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Funga vizuri mabati, ziba nyufa na imarisha pembe za nyumba kabla ya msimu wa mvua; marekebisho madogo kila mwaka ni nafuu kuliko makubwa mara moja.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Mafundi na wenye nyumba: fuateni mwongozo rahisi wa ujenzi salama kutoka kwa wahandisi wa halmashauri.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Halmashauri: fanyeni siku za ujenzi salama kila mwaka pamoja na mafundi wa eneo, na wekeni mwongozo wa ujenzi upatikane ofisi ya kata.</w:t>
            </w:r>
          </w:p>
        </w:tc>
      </w:tr>
    </w:tbl>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11.4 LIVELIHOODS | RIZIKI</w:t>
      </w:r>
    </w:p>
    <w:p w:rsidR="00FE4152" w:rsidRPr="00997D17" w:rsidRDefault="00FE4152" w:rsidP="00997D17">
      <w:pPr>
        <w:rPr>
          <w:sz w:val="22"/>
          <w:szCs w:val="22"/>
        </w:rPr>
      </w:pPr>
      <w:r w:rsidRPr="00997D17">
        <w:rPr>
          <w:sz w:val="22"/>
          <w:szCs w:val="22"/>
        </w:rPr>
        <w:t xml:space="preserve">EN: This indicator measures the share of people without enough food, from the IPC food security classification for the region. A high score means that many households already struggle to feed themselves between harvests, so a failed rain, a flood on the fields or a market closure is felt quickly. Lead sectors: agriculture and livestock; community development and social protection (TASAF).</w:t>
      </w:r>
    </w:p>
    <w:p w:rsidR="00FE4152" w:rsidRPr="00997D17" w:rsidRDefault="00FE4152" w:rsidP="00997D17">
      <w:pPr>
        <w:rPr>
          <w:sz w:val="22"/>
          <w:szCs w:val="22"/>
        </w:rPr>
      </w:pPr>
      <w:r w:rsidRPr="00997D17">
        <w:rPr>
          <w:sz w:val="22"/>
          <w:szCs w:val="22"/>
        </w:rPr>
        <w:t xml:space="preserve">SW: Kiashiria hiki kinapima sehemu ya watu wasio na chakula cha kutosha, kutoka uainishaji wa IPC wa usalama wa chakula kwa mkoa. Alama ya juu inamaanisha kuwa kaya nyingi tayari zinapambana kupata chakula kati ya mavuno, hivyo mvua kushindwa, mafuriko mashambani au soko kufungwa huhisiwa haraka. Sekta zinazoongoza: kilimo na mifugo; maendeleo ya jamii na hifadhi ya jamii (TASAF).</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Food stocks run low between harvests, so a poor season leaves little to fall back on</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Akiba ya chakula hupungua kati ya mavuno, hivyo msimu mbaya huacha akiba ndogo ya kutegemea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Store part of the harvest in sealed bags or a raised store, protected from rain, pests and damp.</w:t>
            </w:r>
          </w:p>
          <w:p w:rsidR="00D3308D" w:rsidRPr="00997D17" w:rsidRDefault="00D3308D">
            <w:pPr>
              <w:pStyle w:val="ListParagraph"/>
              <w:numPr>
                <w:ilvl w:val="0"/>
                <w:numId w:val="1"/>
              </w:numPr>
              <w:jc w:val="both"/>
              <w:rPr>
                <w:sz w:val="22"/>
                <w:szCs w:val="22"/>
              </w:rPr>
            </w:pPr>
            <w:r w:rsidRPr="00997D17">
              <w:rPr>
                <w:sz w:val="22"/>
                <w:szCs w:val="22"/>
              </w:rPr>
              <w:t xml:space="preserve">Plant early-maturing and drought-tolerant varieties alongside the usual crop, as advised by the extension officer.</w:t>
            </w:r>
          </w:p>
          <w:p w:rsidR="00D3308D" w:rsidRPr="00997D17" w:rsidRDefault="00D3308D">
            <w:pPr>
              <w:pStyle w:val="ListParagraph"/>
              <w:numPr>
                <w:ilvl w:val="0"/>
                <w:numId w:val="1"/>
              </w:numPr>
              <w:jc w:val="both"/>
              <w:rPr>
                <w:sz w:val="22"/>
                <w:szCs w:val="22"/>
              </w:rPr>
            </w:pPr>
            <w:r w:rsidRPr="00997D17">
              <w:rPr>
                <w:sz w:val="22"/>
                <w:szCs w:val="22"/>
              </w:rPr>
              <w:t xml:space="preserve">Agriculture department: keep seed and fodder reserves at the ward level and share TMA's seasonal forecasts with farmers in good time.</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Hifadhi sehemu ya mavuno kwenye magunia yaliyofungwa vizuri au ghala lililoinuliwa, kinga dhidi ya mvua, wadudu na unyevu.</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Panda mbegu zinazokomaa mapema na zinazostahimili ukame sambamba na zao la kawaida, kama anavyoshauri afisa ugani.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Idara ya kilimo: wekeni akiba ya mbegu na malisho ngazi ya kata na washirikisheni wakulima utabiri wa msimu wa TMA kwa wakati.</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Families who depend on one crop, one herd or one fishing ground lose most when that one source is hit</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Familia zinazotegemea zao moja, kundi moja la mifugo au eneo moja la uvuvi hupoteza zaidi chanzo hicho kimoja kinapoathirika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Grow more than one crop and keep a few small animals; a vegetable garden near the house adds food and income in every season.</w:t>
            </w:r>
          </w:p>
          <w:p w:rsidR="00D3308D" w:rsidRPr="00997D17" w:rsidRDefault="00D3308D">
            <w:pPr>
              <w:pStyle w:val="ListParagraph"/>
              <w:numPr>
                <w:ilvl w:val="0"/>
                <w:numId w:val="1"/>
              </w:numPr>
              <w:jc w:val="both"/>
              <w:rPr>
                <w:sz w:val="22"/>
                <w:szCs w:val="22"/>
              </w:rPr>
            </w:pPr>
            <w:r w:rsidRPr="00997D17">
              <w:rPr>
                <w:sz w:val="22"/>
                <w:szCs w:val="22"/>
              </w:rPr>
              <w:t xml:space="preserve">Pastoralists: agree grazing and water routes with neighbouring villages before the dry season.</w:t>
            </w:r>
          </w:p>
          <w:p w:rsidR="00D3308D" w:rsidRPr="00997D17" w:rsidRDefault="00D3308D">
            <w:pPr>
              <w:pStyle w:val="ListParagraph"/>
              <w:numPr>
                <w:ilvl w:val="0"/>
                <w:numId w:val="1"/>
              </w:numPr>
              <w:jc w:val="both"/>
              <w:rPr>
                <w:sz w:val="22"/>
                <w:szCs w:val="22"/>
              </w:rPr>
            </w:pPr>
            <w:r w:rsidRPr="00997D17">
              <w:rPr>
                <w:sz w:val="22"/>
                <w:szCs w:val="22"/>
              </w:rPr>
              <w:t xml:space="preserve">Fishers: use TMA's weather information and the beach management unit's advice before going out, and keep life jackets on board.</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Lima zaidi ya zao moja na fuga wanyama wadogo wachache; bustani ya mboga karibu na nyumba huongeza chakula na kipato kila msimu.</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Wafugaji: kubalianeni njia za malisho na maji na vijiji jirani kabla ya kiangazi.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Wavuvi: tumieni taarifa za hali ya hewa za TMA na ushauri wa kitengo cha usimamizi wa mwalo kabla ya kwenda majini, na kuweni na maboya ya kuokolea chomboni.</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When food is short, it is the youngest, the oldest and those who are ill who go without first</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Chakula kinapopungua, watoto wadogo, wazee na wagonjwa ndio hukosa kwanza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Share available food with vulnerable neighbours and tell the village leader early when households start to skip meals.</w:t>
            </w:r>
          </w:p>
          <w:p w:rsidR="00D3308D" w:rsidRPr="00997D17" w:rsidRDefault="00D3308D">
            <w:pPr>
              <w:pStyle w:val="ListParagraph"/>
              <w:numPr>
                <w:ilvl w:val="0"/>
                <w:numId w:val="1"/>
              </w:numPr>
              <w:jc w:val="both"/>
              <w:rPr>
                <w:sz w:val="22"/>
                <w:szCs w:val="22"/>
              </w:rPr>
            </w:pPr>
            <w:r w:rsidRPr="00997D17">
              <w:rPr>
                <w:sz w:val="22"/>
                <w:szCs w:val="22"/>
              </w:rPr>
              <w:t xml:space="preserve">Village/Mtaa committees: report signs of food shortage to the ward and the council early, so that support arrives before the situation worsens.</w:t>
            </w:r>
          </w:p>
          <w:p w:rsidR="00D3308D" w:rsidRPr="00997D17" w:rsidRDefault="00D3308D">
            <w:pPr>
              <w:pStyle w:val="ListParagraph"/>
              <w:numPr>
                <w:ilvl w:val="0"/>
                <w:numId w:val="1"/>
              </w:numPr>
              <w:jc w:val="both"/>
              <w:rPr>
                <w:sz w:val="22"/>
                <w:szCs w:val="22"/>
              </w:rPr>
            </w:pPr>
            <w:r w:rsidRPr="00997D17">
              <w:rPr>
                <w:sz w:val="22"/>
                <w:szCs w:val="22"/>
              </w:rPr>
              <w:t xml:space="preserve">TASAF and the council: pay transfers on time and use public works to keep income flowing in a poor season.</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Shirikianeni chakula kilichopo na majirani walio hatarini na mjulisheni kiongozi wa kijiji mapema kaya zinapoanza kuruka milo.</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za Kijiji/Mtaa: toeni taarifa za dalili za uhaba wa chakula kwa kata na halmashauri mapema, ili msaada ufike kabla hali haijawa mbaya.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TASAF na halmashauri: lipeni ruzuku kwa wakati na tumieni kazi za umma kuhakikisha kipato kinaendelea katika msimu mbaya.</w:t>
            </w:r>
          </w:p>
        </w:tc>
      </w:tr>
    </w:tbl>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11.5 DISPLACED PEOPLE | WATU WALIOHAMA MAKAZI</w:t>
      </w:r>
    </w:p>
    <w:p w:rsidR="00FE4152" w:rsidRPr="00997D17" w:rsidRDefault="00FE4152" w:rsidP="00997D17">
      <w:pPr>
        <w:rPr>
          <w:sz w:val="22"/>
          <w:szCs w:val="22"/>
        </w:rPr>
      </w:pPr>
      <w:r w:rsidRPr="00997D17">
        <w:rPr>
          <w:sz w:val="22"/>
          <w:szCs w:val="22"/>
        </w:rPr>
        <w:t xml:space="preserve">EN: This indicator counts people displaced within the country, from IDMC records for the region, and takes in the refugee settlements that some councils host. A high score means that many people have recently moved and may not yet know the local hazards, safe places and warning channels, while host communities share their services with them. Lead sectors: PMO-DMD and the Disaster Management Committees; Home Affairs (refugee and migration services); PO-RALG and the council.</w:t>
      </w:r>
    </w:p>
    <w:p w:rsidR="00FE4152" w:rsidRPr="00997D17" w:rsidRDefault="00FE4152" w:rsidP="00997D17">
      <w:pPr>
        <w:rPr>
          <w:sz w:val="22"/>
          <w:szCs w:val="22"/>
        </w:rPr>
      </w:pPr>
      <w:r w:rsidRPr="00997D17">
        <w:rPr>
          <w:sz w:val="22"/>
          <w:szCs w:val="22"/>
        </w:rPr>
        <w:t xml:space="preserve">SW: Kiashiria hiki kinahesabu watu waliohama makazi ndani ya nchi, kutoka kumbukumbu za IDMC kwa mkoa, na kinazingatia makazi ya wakimbizi yanayohifadhiwa na baadhi ya halmashauri. Alama ya juu inamaanisha kuwa watu wengi wamehama hivi karibuni na huenda bado hawajui hatari za eneo, mahali salama na njia za tahadhari, huku jamii zinazowapokea zikishirikiana nao huduma zake. Sekta zinazoongoza: OWM-IMM na Kamati za Usimamizi wa Maafa; Mambo ya Ndani (huduma za wakimbizi na uhamiaji); TAMISEMI na halmashauri.</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New arrivals may not yet know where the water rises, where the safe places are, or how warnings are passed on</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Wageni wapya huenda bado hawajui maji hupanda wapi, mahali salama ni wapi, au tahadhari hupitishwa vipi</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Welcome new neighbours and walk them to the safe place, the water points and the health facility; share the emergency number 190.</w:t>
            </w:r>
          </w:p>
          <w:p w:rsidR="00D3308D" w:rsidRPr="00997D17" w:rsidRDefault="00D3308D">
            <w:pPr>
              <w:pStyle w:val="ListParagraph"/>
              <w:numPr>
                <w:ilvl w:val="0"/>
                <w:numId w:val="1"/>
              </w:numPr>
              <w:jc w:val="both"/>
              <w:rPr>
                <w:sz w:val="22"/>
                <w:szCs w:val="22"/>
              </w:rPr>
            </w:pPr>
            <w:r w:rsidRPr="00997D17">
              <w:rPr>
                <w:sz w:val="22"/>
                <w:szCs w:val="22"/>
              </w:rPr>
              <w:t xml:space="preserve">Village/Mtaa leaders: register new households and give them this guide's Know Your Risk page for the area.</w:t>
            </w:r>
          </w:p>
          <w:p w:rsidR="00D3308D" w:rsidRPr="00997D17" w:rsidRDefault="00D3308D">
            <w:pPr>
              <w:pStyle w:val="ListParagraph"/>
              <w:numPr>
                <w:ilvl w:val="0"/>
                <w:numId w:val="1"/>
              </w:numPr>
              <w:jc w:val="both"/>
              <w:rPr>
                <w:sz w:val="22"/>
                <w:szCs w:val="22"/>
              </w:rPr>
            </w:pPr>
            <w:r w:rsidRPr="00997D17">
              <w:rPr>
                <w:sz w:val="22"/>
                <w:szCs w:val="22"/>
              </w:rPr>
              <w:t xml:space="preserve">Camp and settlement managers: keep the camp's hazard map and contingency plan visible and explained in the languages people speak.</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Wakaribisheni majirani wapya na watembezeni hadi mahali salama, vituo vya maji na kituo cha afya; washirikisheni namba ya dharura 190.</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Viongozi wa Kijiji/Mtaa: sajilini kaya mpya na wapeni ukurasa wa Fahamu Hatari ya Eneo Lako wa mwongozo huu.</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Wasimamizi wa kambi na makazi: wekeni ramani ya hatari ya kambi na mpango wa dharura mahali panapoonekana na vielezwe kwa lugha wanazozungumza watu.</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Temporary shelters and new plots are often on the land that was left, which may flood or slip</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Makazi ya muda na viwanja vipya mara nyingi huwa kwenye ardhi iliyobaki, ambayo inaweza kufurika au kuporomoka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Before settling, ask the village leader or the council which ground is safe; raise floors and dig small drains around shelters.</w:t>
            </w:r>
          </w:p>
          <w:p w:rsidR="00D3308D" w:rsidRPr="00997D17" w:rsidRDefault="00D3308D">
            <w:pPr>
              <w:pStyle w:val="ListParagraph"/>
              <w:numPr>
                <w:ilvl w:val="0"/>
                <w:numId w:val="1"/>
              </w:numPr>
              <w:jc w:val="both"/>
              <w:rPr>
                <w:sz w:val="22"/>
                <w:szCs w:val="22"/>
              </w:rPr>
            </w:pPr>
            <w:r w:rsidRPr="00997D17">
              <w:rPr>
                <w:sz w:val="22"/>
                <w:szCs w:val="22"/>
              </w:rPr>
              <w:t xml:space="preserve">Host communities and the council: set aside safe land for new settlement and keep the river reserve free.</w:t>
            </w:r>
          </w:p>
          <w:p w:rsidR="00D3308D" w:rsidRPr="00997D17" w:rsidRDefault="00D3308D">
            <w:pPr>
              <w:pStyle w:val="ListParagraph"/>
              <w:numPr>
                <w:ilvl w:val="0"/>
                <w:numId w:val="1"/>
              </w:numPr>
              <w:jc w:val="both"/>
              <w:rPr>
                <w:sz w:val="22"/>
                <w:szCs w:val="22"/>
              </w:rPr>
            </w:pPr>
            <w:r w:rsidRPr="00997D17">
              <w:rPr>
                <w:sz w:val="22"/>
                <w:szCs w:val="22"/>
              </w:rPr>
              <w:t xml:space="preserve">Disaster Management Committees: include displaced and host households together in drills and contingency plans.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Kabla ya kuweka makazi, uliza kiongozi wa kijiji au halmashauri ardhi ipi ni salama; inua sakafu na chimba mitaro midogo kuzunguka makazi.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Jamii zinazowapokea na halmashauri: tengeni ardhi salama kwa makazi mapya na acheni hifadhi ya mto wazi.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za Usimamizi wa Maafa: washirikisheni kaya zilizohama na zinazowapokea pamoja kwenye mazoezi na mipango ya dharura.</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Shared water, clinics and schools serve more people than they were built for, so queues grow during a hazard</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Maji, zahanati na shule zinazoshirikiwa huhudumia watu wengi kuliko zilivyojengwa, hivyo foleni huongezeka wakati wa janga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Use water carefully and keep shared water points and latrines clean; report breakdowns to the water committee quickly.</w:t>
            </w:r>
          </w:p>
          <w:p w:rsidR="00D3308D" w:rsidRPr="00997D17" w:rsidRDefault="00D3308D">
            <w:pPr>
              <w:pStyle w:val="ListParagraph"/>
              <w:numPr>
                <w:ilvl w:val="0"/>
                <w:numId w:val="1"/>
              </w:numPr>
              <w:jc w:val="both"/>
              <w:rPr>
                <w:sz w:val="22"/>
                <w:szCs w:val="22"/>
              </w:rPr>
            </w:pPr>
            <w:r w:rsidRPr="00997D17">
              <w:rPr>
                <w:sz w:val="22"/>
                <w:szCs w:val="22"/>
              </w:rPr>
              <w:t xml:space="preserve">Council and partners: plan extra water, sanitation and health capacity for both hosts and new arrivals before the rains.</w:t>
            </w:r>
          </w:p>
          <w:p w:rsidR="00D3308D" w:rsidRPr="00997D17" w:rsidRDefault="00D3308D">
            <w:pPr>
              <w:pStyle w:val="ListParagraph"/>
              <w:numPr>
                <w:ilvl w:val="0"/>
                <w:numId w:val="1"/>
              </w:numPr>
              <w:jc w:val="both"/>
              <w:rPr>
                <w:sz w:val="22"/>
                <w:szCs w:val="22"/>
              </w:rPr>
            </w:pPr>
            <w:r w:rsidRPr="00997D17">
              <w:rPr>
                <w:sz w:val="22"/>
                <w:szCs w:val="22"/>
              </w:rPr>
              <w:t xml:space="preserve">Treat everyone with respect; displaced and host families are neighbours with the same right to safety and services.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Tumieni maji kwa uangalifu na wekeni vituo vya maji na vyoo vinavyoshirikiwa safi; toeni taarifa za uharibifu kwa kamati ya maji haraka.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Halmashauri na wadau: pangeni uwezo wa ziada wa maji, usafi wa mazingira na afya kwa wenyeji na wageni wapya kabla ya mvua.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Mheshimu kila mtu; familia zilizohama na zinazowapokea ni majirani wenye haki sawa ya usalama na huduma.</w:t>
            </w:r>
          </w:p>
        </w:tc>
      </w:tr>
    </w:tbl>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11.6 HEALTH CONDITIONS | HALI YA AFYA</w:t>
      </w:r>
    </w:p>
    <w:p w:rsidR="00FE4152" w:rsidRPr="00997D17" w:rsidRDefault="00FE4152" w:rsidP="00997D17">
      <w:pPr>
        <w:rPr>
          <w:sz w:val="22"/>
          <w:szCs w:val="22"/>
        </w:rPr>
      </w:pPr>
      <w:r w:rsidRPr="00997D17">
        <w:rPr>
          <w:sz w:val="22"/>
          <w:szCs w:val="22"/>
        </w:rPr>
        <w:t xml:space="preserve">EN: This indicator combines life expectancy and malaria prevalence for the region with the national measles incidence. A high score means that more people live with illness or a weaker immune system, so a flood, a water shortage or crowding in shelters can make them sick sooner. Lead sector: health.</w:t>
      </w:r>
    </w:p>
    <w:p w:rsidR="00FE4152" w:rsidRPr="00997D17" w:rsidRDefault="00FE4152" w:rsidP="00997D17">
      <w:pPr>
        <w:rPr>
          <w:sz w:val="22"/>
          <w:szCs w:val="22"/>
        </w:rPr>
      </w:pPr>
      <w:r w:rsidRPr="00997D17">
        <w:rPr>
          <w:sz w:val="22"/>
          <w:szCs w:val="22"/>
        </w:rPr>
        <w:t xml:space="preserve">SW: Kiashiria hiki kinaunganisha matarajio ya kuishi na kuenea kwa malaria kwa mkoa na matukio ya surua kitaifa. Alama ya juu inamaanisha kuwa watu wengi zaidi wanaishi na magonjwa au kinga dhaifu ya mwili, hivyo mafuriko, uhaba wa maji au msongamano kwenye makazi ya muda vinaweza kuwafanya waugue mapema zaidi. Sekta inayoongoza: afya.</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People on regular treatment (for HIV, TB, diabetes, high blood pressure or epilepsy) need their medicines even when roads are cut</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Watu wanaotumia dawa mara kwa mara (kwa VVU, kifua kikuu, kisukari, shinikizo la damu au kifafa) wanahitaji dawa zao hata barabara zinapokatika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Ask your clinic for a longer supply before the rainy season and keep medicines dry, in their containers, in a bag you can carry.</w:t>
            </w:r>
          </w:p>
          <w:p w:rsidR="00D3308D" w:rsidRPr="00997D17" w:rsidRDefault="00D3308D">
            <w:pPr>
              <w:pStyle w:val="ListParagraph"/>
              <w:numPr>
                <w:ilvl w:val="0"/>
                <w:numId w:val="1"/>
              </w:numPr>
              <w:jc w:val="both"/>
              <w:rPr>
                <w:sz w:val="22"/>
                <w:szCs w:val="22"/>
              </w:rPr>
            </w:pPr>
            <w:r w:rsidRPr="00997D17">
              <w:rPr>
                <w:sz w:val="22"/>
                <w:szCs w:val="22"/>
              </w:rPr>
              <w:t xml:space="preserve">Know a second facility you can reach if the usual one is cut off, and tell a trusted neighbour about your treatment.</w:t>
            </w:r>
          </w:p>
          <w:p w:rsidR="00D3308D" w:rsidRPr="00997D17" w:rsidRDefault="00D3308D">
            <w:pPr>
              <w:pStyle w:val="ListParagraph"/>
              <w:numPr>
                <w:ilvl w:val="0"/>
                <w:numId w:val="1"/>
              </w:numPr>
              <w:jc w:val="both"/>
              <w:rPr>
                <w:sz w:val="22"/>
                <w:szCs w:val="22"/>
              </w:rPr>
            </w:pPr>
            <w:r w:rsidRPr="00997D17">
              <w:rPr>
                <w:sz w:val="22"/>
                <w:szCs w:val="22"/>
              </w:rPr>
              <w:t xml:space="preserve">Health facilities: give multi-month dispensing before the season and keep a list of clients who may need follow-up during a hazard.</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Omba kituo chako cha afya dawa za muda mrefu zaidi kabla ya msimu wa mvua na zihifadhi zikiwa kavu, kwenye vyombo vyake, ndani ya mfuko unaoweza kubeba.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Fahamu kituo cha pili unachoweza kufikia ikiwa cha kawaida kimekatika njia, na mweleze jirani unayemwamini kuhusu matibabu yako.</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Vituo vya afya: toeni dawa za miezi kadhaa kabla ya msimu na wekeni orodha ya wateja wanaoweza kuhitaji ufuatiliaji wakati wa janga.</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Standing water after rain brings more mosquitoes, so malaria rises where many people are already weak</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Maji yaliyotuama baada ya mvua huongeza mbu, hivyo malaria huongezeka pale ambapo watu wengi tayari ni dhaifu</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Sleep under a treated net every night, drain standing water around the house and cover water containers.</w:t>
            </w:r>
          </w:p>
          <w:p w:rsidR="00D3308D" w:rsidRPr="00997D17" w:rsidRDefault="00D3308D">
            <w:pPr>
              <w:pStyle w:val="ListParagraph"/>
              <w:numPr>
                <w:ilvl w:val="0"/>
                <w:numId w:val="1"/>
              </w:numPr>
              <w:jc w:val="both"/>
              <w:rPr>
                <w:sz w:val="22"/>
                <w:szCs w:val="22"/>
              </w:rPr>
            </w:pPr>
            <w:r w:rsidRPr="00997D17">
              <w:rPr>
                <w:sz w:val="22"/>
                <w:szCs w:val="22"/>
              </w:rPr>
              <w:t xml:space="preserve">Community health workers: check that households with pregnant women, children and chronically ill members have nets and know the danger signs of fever.</w:t>
            </w:r>
          </w:p>
          <w:p w:rsidR="00D3308D" w:rsidRPr="00997D17" w:rsidRDefault="00D3308D">
            <w:pPr>
              <w:pStyle w:val="ListParagraph"/>
              <w:numPr>
                <w:ilvl w:val="0"/>
                <w:numId w:val="1"/>
              </w:numPr>
              <w:jc w:val="both"/>
              <w:rPr>
                <w:sz w:val="22"/>
                <w:szCs w:val="22"/>
              </w:rPr>
            </w:pPr>
            <w:r w:rsidRPr="00997D17">
              <w:rPr>
                <w:sz w:val="22"/>
                <w:szCs w:val="22"/>
              </w:rPr>
              <w:t xml:space="preserve">Council health department: plan indoor spraying and net distribution before the rains in the wards with most malaria.</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Lala ndani ya chandarua chenye dawa kila usiku, ondoa maji yaliyotuama kuzunguka nyumba na funika vyombo vya maji.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Wahudumu wa afya ya jamii: hakikisheni kaya zenye wajawazito, watoto na wagonjwa wa muda mrefu zina vyandarua na zinajua dalili za hatari za homa.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Idara ya afya ya halmashauri: pangeni unyunyiziaji wa dawa majumbani na ugawaji wa vyandarua kabla ya mvua katika kata zenye malaria nyingi.</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Crowded shelters and shared water can spread measles, diarrhoea and cholera quickly</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Makazi ya muda yaliyosongamana na maji yanayoshirikiwa yanaweza kueneza surua, kuhara na kipindupindu haraka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Make sure every child's vaccinations are up to date; the clinic card shows what is due.</w:t>
            </w:r>
          </w:p>
          <w:p w:rsidR="00D3308D" w:rsidRPr="00997D17" w:rsidRDefault="00D3308D">
            <w:pPr>
              <w:pStyle w:val="ListParagraph"/>
              <w:numPr>
                <w:ilvl w:val="0"/>
                <w:numId w:val="1"/>
              </w:numPr>
              <w:jc w:val="both"/>
              <w:rPr>
                <w:sz w:val="22"/>
                <w:szCs w:val="22"/>
              </w:rPr>
            </w:pPr>
            <w:r w:rsidRPr="00997D17">
              <w:rPr>
                <w:sz w:val="22"/>
                <w:szCs w:val="22"/>
              </w:rPr>
              <w:t xml:space="preserve">Wash hands with soap, drink treated or boiled water and use the latrine; report two or more cases of watery diarrhoea to the health facility the same day.</w:t>
            </w:r>
          </w:p>
          <w:p w:rsidR="00D3308D" w:rsidRPr="00997D17" w:rsidRDefault="00D3308D">
            <w:pPr>
              <w:pStyle w:val="ListParagraph"/>
              <w:numPr>
                <w:ilvl w:val="0"/>
                <w:numId w:val="1"/>
              </w:numPr>
              <w:jc w:val="both"/>
              <w:rPr>
                <w:sz w:val="22"/>
                <w:szCs w:val="22"/>
              </w:rPr>
            </w:pPr>
            <w:r w:rsidRPr="00997D17">
              <w:rPr>
                <w:sz w:val="22"/>
                <w:szCs w:val="22"/>
              </w:rPr>
              <w:t xml:space="preserve">Health facilities and committees: keep oral rehydration salts, chlorine and vaccines ready at the ward level before the season.</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Hakikisha chanjo za kila mtoto zimekamilika; kadi ya kliniki inaonyesha chanjo inayofuata.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Nawa mikono kwa sabuni, kunywa maji yaliyotibiwa au kuchemshwa na tumia choo; toa taarifa ya wagonjwa wawili au zaidi wa kuhara maji kwa kituo cha afya siku hiyo hiyo.</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Vituo vya afya na kamati: wekeni ORS, klorini na chanjo tayari ngazi ya kata kabla ya msimu.</w:t>
            </w:r>
          </w:p>
        </w:tc>
      </w:tr>
    </w:tbl>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11.7 CHILDREN'S HEALTH AND NUTRITION | AFYA NA LISHE YA WATOTO</w:t>
      </w:r>
    </w:p>
    <w:p w:rsidR="00FE4152" w:rsidRPr="00997D17" w:rsidRDefault="00FE4152" w:rsidP="00997D17">
      <w:pPr>
        <w:rPr>
          <w:sz w:val="22"/>
          <w:szCs w:val="22"/>
        </w:rPr>
      </w:pPr>
      <w:r w:rsidRPr="00997D17">
        <w:rPr>
          <w:sz w:val="22"/>
          <w:szCs w:val="22"/>
        </w:rPr>
        <w:t xml:space="preserve">EN: This indicator combines neonatal, infant and under-five mortality with the share of children who are underweight, for the region. A high score means that many young children are already not growing as they should, so a few weeks of poor food or unsafe water after a hazard can set them back for life. Lead sectors: health; community development and social protection (TASAF).</w:t>
      </w:r>
    </w:p>
    <w:p w:rsidR="00FE4152" w:rsidRPr="00997D17" w:rsidRDefault="00FE4152" w:rsidP="00997D17">
      <w:pPr>
        <w:rPr>
          <w:sz w:val="22"/>
          <w:szCs w:val="22"/>
        </w:rPr>
      </w:pPr>
      <w:r w:rsidRPr="00997D17">
        <w:rPr>
          <w:sz w:val="22"/>
          <w:szCs w:val="22"/>
        </w:rPr>
        <w:t xml:space="preserve">SW: Kiashiria hiki kinaunganisha vifo vya watoto wachanga, wachanga na walio chini ya miaka mitano na sehemu ya watoto wenye uzito pungufu, kwa mkoa. Alama ya juu inamaanisha kuwa watoto wengi wadogo tayari hawakui inavyotakiwa, hivyo wiki chache za chakula duni au maji yasiyo salama baada ya janga zinaweza kuwarudisha nyuma maishani. Sekta zinazoongoza: afya; maendeleo ya jamii na hifadhi ya jamii (TASAF).</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Young children lose weight quickly when meals are missed or water is unsafe</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Watoto wadogo hupungua uzito haraka milo inapokosekana au maji yasipokuwa salama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Keep feeding children small meals often, continue breastfeeding, and give treated or boiled water.</w:t>
            </w:r>
          </w:p>
          <w:p w:rsidR="00D3308D" w:rsidRPr="00997D17" w:rsidRDefault="00D3308D">
            <w:pPr>
              <w:pStyle w:val="ListParagraph"/>
              <w:numPr>
                <w:ilvl w:val="0"/>
                <w:numId w:val="1"/>
              </w:numPr>
              <w:jc w:val="both"/>
              <w:rPr>
                <w:sz w:val="22"/>
                <w:szCs w:val="22"/>
              </w:rPr>
            </w:pPr>
            <w:r w:rsidRPr="00997D17">
              <w:rPr>
                <w:sz w:val="22"/>
                <w:szCs w:val="22"/>
              </w:rPr>
              <w:t xml:space="preserve">Attend the monthly growth monitoring at the clinic or the outreach; a child who is not gaining weight gets help early.</w:t>
            </w:r>
          </w:p>
          <w:p w:rsidR="00D3308D" w:rsidRPr="00997D17" w:rsidRDefault="00D3308D">
            <w:pPr>
              <w:pStyle w:val="ListParagraph"/>
              <w:numPr>
                <w:ilvl w:val="0"/>
                <w:numId w:val="1"/>
              </w:numPr>
              <w:jc w:val="both"/>
              <w:rPr>
                <w:sz w:val="22"/>
                <w:szCs w:val="22"/>
              </w:rPr>
            </w:pPr>
            <w:r w:rsidRPr="00997D17">
              <w:rPr>
                <w:sz w:val="22"/>
                <w:szCs w:val="22"/>
              </w:rPr>
              <w:t xml:space="preserve">Health and nutrition officers: screen children in affected wards within the first days of a hazard and refer those who need it.</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Endelea kuwalisha watoto milo midogo mara kwa mara, endelea kunyonyesha, na wape maji yaliyotibiwa au kuchemshwa.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Hudhuria kliniki ya kupima ukuaji kila mwezi au huduma ya mkoba; mtoto asiyeongezeka uzito hupata msaada mapema.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Maafisa afya na lishe: wapimeni watoto katika kata zilizoathirika ndani ya siku za kwanza za janga na wapelekeni wanaohitaji msaada.</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Floodwater, open pits and busy roads are dangerous for children left without an adult during a hazard</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Maji ya mafuriko, mashimo yaliyo wazi na barabara zenye magari mengi ni hatari kwa watoto walioachwa bila mtu mzima wakati wa janga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Agree who watches the children when adults are busy saving property or fetching water, and keep children away from flowing water.</w:t>
            </w:r>
          </w:p>
          <w:p w:rsidR="00D3308D" w:rsidRPr="00997D17" w:rsidRDefault="00D3308D">
            <w:pPr>
              <w:pStyle w:val="ListParagraph"/>
              <w:numPr>
                <w:ilvl w:val="0"/>
                <w:numId w:val="1"/>
              </w:numPr>
              <w:jc w:val="both"/>
              <w:rPr>
                <w:sz w:val="22"/>
                <w:szCs w:val="22"/>
              </w:rPr>
            </w:pPr>
            <w:r w:rsidRPr="00997D17">
              <w:rPr>
                <w:sz w:val="22"/>
                <w:szCs w:val="22"/>
              </w:rPr>
              <w:t xml:space="preserve">Schools and teachers: keep a list of the children's guardians and practise the safe route home with pupils.</w:t>
            </w:r>
          </w:p>
          <w:p w:rsidR="00D3308D" w:rsidRPr="00997D17" w:rsidRDefault="00D3308D">
            <w:pPr>
              <w:pStyle w:val="ListParagraph"/>
              <w:numPr>
                <w:ilvl w:val="0"/>
                <w:numId w:val="1"/>
              </w:numPr>
              <w:jc w:val="both"/>
              <w:rPr>
                <w:sz w:val="22"/>
                <w:szCs w:val="22"/>
              </w:rPr>
            </w:pPr>
            <w:r w:rsidRPr="00997D17">
              <w:rPr>
                <w:sz w:val="22"/>
                <w:szCs w:val="22"/>
              </w:rPr>
              <w:t xml:space="preserve">Village/Mtaa leaders: fence or mark open wells and pits, and set up a child-friendly corner at the safe place.</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Kubalianeni nani anawaangalia watoto wakati watu wazima wanaokoa mali au kuchota maji, na waweke watoto mbali na maji yanayotiririka.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Shule na walimu: wekeni orodha ya walezi wa watoto na fanyeni mazoezi ya njia salama ya kurudi nyumbani pamoja na wanafunzi.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Viongozi wa Kijiji/Mtaa: wekeni uzio au alama kwenye visima na mashimo yaliyo wazi, na tengeni kona rafiki kwa watoto mahali salama.</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Pregnant women and mothers of newborns need clean water, food and a reachable health facility, also when it rains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Wajawazito na mama wa watoto wachanga wanahitaji maji safi, chakula na kituo cha afya kinachofikika, hata mvua inaponyesha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Plan the birth early: know the facility, the transport and who will go with you, especially in the rainy months.</w:t>
            </w:r>
          </w:p>
          <w:p w:rsidR="00D3308D" w:rsidRPr="00997D17" w:rsidRDefault="00D3308D">
            <w:pPr>
              <w:pStyle w:val="ListParagraph"/>
              <w:numPr>
                <w:ilvl w:val="0"/>
                <w:numId w:val="1"/>
              </w:numPr>
              <w:jc w:val="both"/>
              <w:rPr>
                <w:sz w:val="22"/>
                <w:szCs w:val="22"/>
              </w:rPr>
            </w:pPr>
            <w:r w:rsidRPr="00997D17">
              <w:rPr>
                <w:sz w:val="22"/>
                <w:szCs w:val="22"/>
              </w:rPr>
              <w:t xml:space="preserve">Neighbours and families: make sure pregnant women and new mothers eat enough and rest; a shared meal costs little.</w:t>
            </w:r>
          </w:p>
          <w:p w:rsidR="00D3308D" w:rsidRPr="00997D17" w:rsidRDefault="00D3308D">
            <w:pPr>
              <w:pStyle w:val="ListParagraph"/>
              <w:numPr>
                <w:ilvl w:val="0"/>
                <w:numId w:val="1"/>
              </w:numPr>
              <w:jc w:val="both"/>
              <w:rPr>
                <w:sz w:val="22"/>
                <w:szCs w:val="22"/>
              </w:rPr>
            </w:pPr>
            <w:r w:rsidRPr="00997D17">
              <w:rPr>
                <w:sz w:val="22"/>
                <w:szCs w:val="22"/>
              </w:rPr>
              <w:t xml:space="preserve">Health facilities: keep maternity waiting arrangements and emergency transport ready during the season.</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Panga kujifungua mapema: fahamu kituo, usafiri na nani ataongozana nawe, hasa katika miezi ya mvua.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Majirani na familia: hakikisheni wajawazito na mama wachanga wanakula vya kutosha na kupumzika; mlo wa pamoja hugharimu kidogo.</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Vituo vya afya: wekeni mipango ya nyumba za kusubiria wajawazito na usafiri wa dharura tayari wakati wa msimu.</w:t>
            </w:r>
          </w:p>
        </w:tc>
      </w:tr>
    </w:tbl>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11.8 ECONOMICALLY VULNERABLE GROUPS | MAKUNDI HATARISHI KIUCHUMI</w:t>
      </w:r>
    </w:p>
    <w:p w:rsidR="00FE4152" w:rsidRPr="00997D17" w:rsidRDefault="00FE4152" w:rsidP="00997D17">
      <w:pPr>
        <w:rPr>
          <w:sz w:val="22"/>
          <w:szCs w:val="22"/>
        </w:rPr>
      </w:pPr>
      <w:r w:rsidRPr="00997D17">
        <w:rPr>
          <w:sz w:val="22"/>
          <w:szCs w:val="22"/>
        </w:rPr>
        <w:t xml:space="preserve">EN: This indicator is meant to capture households whose income is irregular or very low: households led by one adult or by children, older persons without a pension, people who are paid by the day and people with disabilities who cannot find work. INFORM Tanzania carries no data for it yet; councils can fill it from the TASAF, social welfare and community registers. A high score would mean that many households have no cushion at all when work stops. Lead sectors: finance and planning; industry and trade.</w:t>
      </w:r>
    </w:p>
    <w:p w:rsidR="00FE4152" w:rsidRPr="00997D17" w:rsidRDefault="00FE4152" w:rsidP="00997D17">
      <w:pPr>
        <w:rPr>
          <w:sz w:val="22"/>
          <w:szCs w:val="22"/>
        </w:rPr>
      </w:pPr>
      <w:r w:rsidRPr="00997D17">
        <w:rPr>
          <w:sz w:val="22"/>
          <w:szCs w:val="22"/>
        </w:rPr>
        <w:t xml:space="preserve">SW: Kiashiria hiki kimekusudiwa kuonyesha kaya zenye kipato kisicho cha uhakika au kidogo sana: kaya zinazoongozwa na mtu mzima mmoja au na watoto, wazee wasio na pensheni, watu wanaolipwa kwa siku na watu wenye ulemavu wasiopata kazi. INFORM Tanzania bado haina data yake; halmashauri zinaweza kuijaza kutoka rejista za TASAF, ustawi wa jamii na jamii. Alama ya juu ingemaanisha kuwa kaya nyingi hazina kinga yoyote kazi inaposimama. Sekta zinazoongoza: fedha na mipango; viwanda na biashara.</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Day workers, small traders and boda boda riders lose their income on the days that rain, floods or closures stop work</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Vibarua, wafanyabiashara wadogo na waendesha bodaboda hukosa kipato siku ambazo mvua, mafuriko au kufungwa kwa shughuli husimamisha kazi</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Put a little aside on good days, in a savings group or mobile money, for the days work stops.</w:t>
            </w:r>
          </w:p>
          <w:p w:rsidR="00D3308D" w:rsidRPr="00997D17" w:rsidRDefault="00D3308D">
            <w:pPr>
              <w:pStyle w:val="ListParagraph"/>
              <w:numPr>
                <w:ilvl w:val="0"/>
                <w:numId w:val="1"/>
              </w:numPr>
              <w:jc w:val="both"/>
              <w:rPr>
                <w:sz w:val="22"/>
                <w:szCs w:val="22"/>
              </w:rPr>
            </w:pPr>
            <w:r w:rsidRPr="00997D17">
              <w:rPr>
                <w:sz w:val="22"/>
                <w:szCs w:val="22"/>
              </w:rPr>
              <w:t xml:space="preserve">Market and stand leaders: agree in advance where traders can move their goods when water rises.</w:t>
            </w:r>
          </w:p>
          <w:p w:rsidR="00D3308D" w:rsidRPr="00997D17" w:rsidRDefault="00D3308D">
            <w:pPr>
              <w:pStyle w:val="ListParagraph"/>
              <w:numPr>
                <w:ilvl w:val="0"/>
                <w:numId w:val="1"/>
              </w:numPr>
              <w:jc w:val="both"/>
              <w:rPr>
                <w:sz w:val="22"/>
                <w:szCs w:val="22"/>
              </w:rPr>
            </w:pPr>
            <w:r w:rsidRPr="00997D17">
              <w:rPr>
                <w:sz w:val="22"/>
                <w:szCs w:val="22"/>
              </w:rPr>
              <w:t xml:space="preserve">Council trade officers: allow temporary trading places during a hazard so that incomes continue.</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Weka akiba kidogo siku nzuri, kwenye kikundi cha kuweka na kukopa au pesa za simu, kwa ajili ya siku kazi inaposimama.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Viongozi wa masoko na vituo: kubalianeni mapema wafanyabiashara wataweka wapi bidhaa zao maji yanapopanda.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Maafisa biashara wa halmashauri: ruhusuni maeneo ya muda ya biashara wakati wa janga ili kipato kiendelee.</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Older persons without a pension and households led by children have no one to replace lost food or housing</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Wazee wasio na pensheni na kaya zinazoongozwa na watoto hawana wa kuwarejeshea chakula au makazi yaliyopotea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Neighbours and faith groups: know these households by name and check on them before, during and after a hazard.</w:t>
            </w:r>
          </w:p>
          <w:p w:rsidR="00D3308D" w:rsidRPr="00997D17" w:rsidRDefault="00D3308D">
            <w:pPr>
              <w:pStyle w:val="ListParagraph"/>
              <w:numPr>
                <w:ilvl w:val="0"/>
                <w:numId w:val="1"/>
              </w:numPr>
              <w:jc w:val="both"/>
              <w:rPr>
                <w:sz w:val="22"/>
                <w:szCs w:val="22"/>
              </w:rPr>
            </w:pPr>
            <w:r w:rsidRPr="00997D17">
              <w:rPr>
                <w:sz w:val="22"/>
                <w:szCs w:val="22"/>
              </w:rPr>
              <w:t xml:space="preserve">Social welfare officers and TASAF: keep these households on the registers and make sure they receive their entitlements first.</w:t>
            </w:r>
          </w:p>
          <w:p w:rsidR="00D3308D" w:rsidRPr="00997D17" w:rsidRDefault="00D3308D">
            <w:pPr>
              <w:pStyle w:val="ListParagraph"/>
              <w:numPr>
                <w:ilvl w:val="0"/>
                <w:numId w:val="1"/>
              </w:numPr>
              <w:jc w:val="both"/>
              <w:rPr>
                <w:sz w:val="22"/>
                <w:szCs w:val="22"/>
              </w:rPr>
            </w:pPr>
            <w:r w:rsidRPr="00997D17">
              <w:rPr>
                <w:sz w:val="22"/>
                <w:szCs w:val="22"/>
              </w:rPr>
              <w:t xml:space="preserve">Village committees: include at least one older person and one young person in the committee, so that their needs are heard.</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Majirani na vikundi vya kidini: zifahamuni kaya hizi kwa majina na zitembeleeni kabla, wakati na baada ya janga.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Maafisa ustawi wa jamii na TASAF: wekeni kaya hizi kwenye rejista na hakikisheni zinapata stahiki zao kwanza.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za kijiji: mjumuishe angalau mzee mmoja na kijana mmoja kwenye kamati, ili mahitaji yao yasikike.</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People with disabilities may be left out of work, information and relief unless this is planned for</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Watu wenye ulemavu wanaweza kuachwa nje ya kazi, taarifa na misaada isipopangwa makusudi</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Ask people with disabilities what they need to work, move and receive information, and plan with them, not for them.</w:t>
            </w:r>
          </w:p>
          <w:p w:rsidR="00D3308D" w:rsidRPr="00997D17" w:rsidRDefault="00D3308D">
            <w:pPr>
              <w:pStyle w:val="ListParagraph"/>
              <w:numPr>
                <w:ilvl w:val="0"/>
                <w:numId w:val="1"/>
              </w:numPr>
              <w:jc w:val="both"/>
              <w:rPr>
                <w:sz w:val="22"/>
                <w:szCs w:val="22"/>
              </w:rPr>
            </w:pPr>
            <w:r w:rsidRPr="00997D17">
              <w:rPr>
                <w:sz w:val="22"/>
                <w:szCs w:val="22"/>
              </w:rPr>
              <w:t xml:space="preserve">Committees: keep relief and registration points reachable for wheelchairs and give information in spoken, written and sign form.</w:t>
            </w:r>
          </w:p>
          <w:p w:rsidR="00D3308D" w:rsidRPr="00997D17" w:rsidRDefault="00D3308D">
            <w:pPr>
              <w:pStyle w:val="ListParagraph"/>
              <w:numPr>
                <w:ilvl w:val="0"/>
                <w:numId w:val="1"/>
              </w:numPr>
              <w:jc w:val="both"/>
              <w:rPr>
                <w:sz w:val="22"/>
                <w:szCs w:val="22"/>
              </w:rPr>
            </w:pPr>
            <w:r w:rsidRPr="00997D17">
              <w:rPr>
                <w:sz w:val="22"/>
                <w:szCs w:val="22"/>
              </w:rPr>
              <w:t xml:space="preserve">Council: link people with disabilities to the disability loan fund, skills training and assistive devices.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Waulize watu wenye ulemavu wanahitaji nini ili kufanya kazi, kutembea na kupata taarifa, na panga pamoja nao, si kwa niaba yao.</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hakikisheni vituo vya misaada na usajili vinafikika kwa viti vya magurudumu na toeni taarifa kwa maneno, maandishi na lugha ya alama.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Halmashauri: unganisheni watu wenye ulemavu na mfuko wa mikopo ya watu wenye ulemavu, mafunzo ya ujuzi na vifaa saidizi.</w:t>
            </w:r>
          </w:p>
        </w:tc>
      </w:tr>
    </w:tbl>
    <w:p w:rsidR="00483159" w:rsidRPr="00997D17" w:rsidRDefault="00483159" w:rsidP="00483159">
      <w:pPr>
        <w:jc w:val="both"/>
        <w:rPr>
          <w:sz w:val="22"/>
          <w:szCs w:val="22"/>
          <w:lang w:val="sv-SE"/>
        </w:rPr>
      </w:pPr>
    </w:p>
    <w:p w:rsidR="003E5549" w:rsidRPr="00997D17" w:rsidRDefault="003E5549" w:rsidP="003E5549">
      <w:pPr>
        <w:jc w:val="both"/>
        <w:rPr>
          <w:sz w:val="22"/>
          <w:szCs w:val="22"/>
        </w:rPr>
      </w:pPr>
      <w:r w:rsidRPr="00997D17">
        <w:rPr>
          <w:sz w:val="22"/>
          <w:szCs w:val="22"/>
        </w:rPr>
        <w:t xml:space="preserve">Information per coping capacity indicator | Taarifa kwa kila kiashiria cha uwezo wa kukabiliana</w:t>
      </w:r>
    </w:p>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12.0 LACK OF COPING CAPACITY | UKOSEFU WA UWEZO WA KUKABILIANA</w:t>
      </w:r>
    </w:p>
    <w:p w:rsidR="00FE4152" w:rsidRPr="00997D17" w:rsidRDefault="00FE4152" w:rsidP="00997D17">
      <w:pPr>
        <w:rPr>
          <w:sz w:val="22"/>
          <w:szCs w:val="22"/>
        </w:rPr>
      </w:pPr>
      <w:r w:rsidRPr="00997D17">
        <w:rPr>
          <w:sz w:val="22"/>
          <w:szCs w:val="22"/>
        </w:rPr>
        <w:t xml:space="preserve">EN: Lack of coping capacity describes how much an area lacks the services and institutions that help people get through a hazard and recover: health care, economic means, water and sanitation, communication, education, disaster risk reduction arrangements and governance. INFORM Tanzania scores each council from 0 to 10 on seven indicators; a higher score means fewer resources to cope, not that people do not try. Most of these conditions can be improved by councils, sectors and communities working together, and the statements below show where to start.</w:t>
      </w:r>
    </w:p>
    <w:p w:rsidR="00FE4152" w:rsidRPr="00997D17" w:rsidRDefault="00FE4152" w:rsidP="00997D17">
      <w:pPr>
        <w:rPr>
          <w:sz w:val="22"/>
          <w:szCs w:val="22"/>
        </w:rPr>
      </w:pPr>
      <w:r w:rsidRPr="00997D17">
        <w:rPr>
          <w:sz w:val="22"/>
          <w:szCs w:val="22"/>
        </w:rPr>
        <w:t xml:space="preserve">SW: Ukosefu wa uwezo wa kukabiliana unaeleza kiwango ambacho eneo linakosa huduma na taasisi zinazowasaidia watu kupita salama janga na kupona: huduma za afya, uwezo wa kiuchumi, maji na usafi wa mazingira, mawasiliano, elimu, mipango ya kupunguza hatari za maafa na utawala. INFORM Tanzania inatoa alama kuanzia 0 hadi 10 kwa kila halmashauri katika viashiria saba; alama ya juu inamaanisha rasilimali chache za kukabiliana, si kwamba watu hawajitahidi. Hali nyingi kati ya hizi zinaweza kuboreshwa na halmashauri, sekta na jamii zikishirikiana, na kauli zilizo hapa chini zinaonyesha pa kuanzia.</w:t>
      </w:r>
    </w:p>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12.1 ACCESS TO HEALTH CARE | UPATIKANAJI WA HUDUMA ZA AFYA</w:t>
      </w:r>
    </w:p>
    <w:p w:rsidR="00FE4152" w:rsidRPr="00997D17" w:rsidRDefault="00FE4152" w:rsidP="00997D17">
      <w:pPr>
        <w:rPr>
          <w:sz w:val="22"/>
          <w:szCs w:val="22"/>
        </w:rPr>
      </w:pPr>
      <w:r w:rsidRPr="00997D17">
        <w:rPr>
          <w:sz w:val="22"/>
          <w:szCs w:val="22"/>
        </w:rPr>
        <w:t xml:space="preserve">EN: This indicator combines immunisation coverage and the density of health facilities for the region with national health spending and the number of doctors. A high score means that facilities, staff and vaccines are thinner on the ground, so injuries and illness after a hazard take longer to treat. Lead sectors: health; PO-RALG and the council.</w:t>
      </w:r>
    </w:p>
    <w:p w:rsidR="00FE4152" w:rsidRPr="00997D17" w:rsidRDefault="00FE4152" w:rsidP="00997D17">
      <w:pPr>
        <w:rPr>
          <w:sz w:val="22"/>
          <w:szCs w:val="22"/>
        </w:rPr>
      </w:pPr>
      <w:r w:rsidRPr="00997D17">
        <w:rPr>
          <w:sz w:val="22"/>
          <w:szCs w:val="22"/>
        </w:rPr>
        <w:t xml:space="preserve">SW: Kiashiria hiki kinaunganisha chanjo na msongamano wa vituo vya afya kwa mkoa na matumizi ya afya na idadi ya madaktari kitaifa. Alama ya juu inamaanisha kuwa vituo, watumishi na chanjo ni vichache zaidi, hivyo majeraha na magonjwa baada ya janga huchukua muda mrefu kutibiwa. Sekta zinazoongoza: afya; TAMISEMI na halmashauri.</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The nearest facility may be far, and the road to it may be cut during heavy rain</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Kituo cha afya kilicho karibu kinaweza kuwa mbali, na barabara ya kukifikia inaweza kukatika wakati wa mvua kubwa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Know the nearest facility and a second one, how to reach each in the rains, and who in the village has transport.</w:t>
            </w:r>
          </w:p>
          <w:p w:rsidR="00D3308D" w:rsidRPr="00997D17" w:rsidRDefault="00D3308D">
            <w:pPr>
              <w:pStyle w:val="ListParagraph"/>
              <w:numPr>
                <w:ilvl w:val="0"/>
                <w:numId w:val="1"/>
              </w:numPr>
              <w:jc w:val="both"/>
              <w:rPr>
                <w:sz w:val="22"/>
                <w:szCs w:val="22"/>
              </w:rPr>
            </w:pPr>
            <w:r w:rsidRPr="00997D17">
              <w:rPr>
                <w:sz w:val="22"/>
                <w:szCs w:val="22"/>
              </w:rPr>
              <w:t xml:space="preserve">Join the improved community health fund (iCHF) so that treatment does not wait for money.</w:t>
            </w:r>
          </w:p>
          <w:p w:rsidR="00D3308D" w:rsidRPr="00997D17" w:rsidRDefault="00D3308D">
            <w:pPr>
              <w:pStyle w:val="ListParagraph"/>
              <w:numPr>
                <w:ilvl w:val="0"/>
                <w:numId w:val="1"/>
              </w:numPr>
              <w:jc w:val="both"/>
              <w:rPr>
                <w:sz w:val="22"/>
                <w:szCs w:val="22"/>
              </w:rPr>
            </w:pPr>
            <w:r w:rsidRPr="00997D17">
              <w:rPr>
                <w:sz w:val="22"/>
                <w:szCs w:val="22"/>
              </w:rPr>
              <w:t xml:space="preserve">Council health department: pre-position supplies at the dispensaries that get cut off, and agree emergency transport with boda boda and vehicle owners.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Fahamu kituo cha afya kilicho karibu na cha pili, jinsi ya kufika kila kimoja wakati wa mvua, na nani kijijini ana usafiri.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Jiunge na bima ya afya ya jamii iliyoboreshwa (iCHF) ili matibabu yasisubiri fedha.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Idara ya afya ya halmashauri: wekeni vifaa mapema kwenye zahanati zinazokatikiwa njia, na kubalianeni usafiri wa dharura na wamiliki wa bodaboda na magari.</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A few health workers serve many people, so minor injuries and illness can wait a long time after a hazard</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Watumishi wachache wa afya huhudumia watu wengi, hivyo majeraha na magonjwa madogo yanaweza kusubiri muda mrefu baada ya janga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Train members of every village and mtaa in first aid; the Red Cross and the council's health team offer courses.</w:t>
            </w:r>
          </w:p>
          <w:p w:rsidR="00D3308D" w:rsidRPr="00997D17" w:rsidRDefault="00D3308D">
            <w:pPr>
              <w:pStyle w:val="ListParagraph"/>
              <w:numPr>
                <w:ilvl w:val="0"/>
                <w:numId w:val="1"/>
              </w:numPr>
              <w:jc w:val="both"/>
              <w:rPr>
                <w:sz w:val="22"/>
                <w:szCs w:val="22"/>
              </w:rPr>
            </w:pPr>
            <w:r w:rsidRPr="00997D17">
              <w:rPr>
                <w:sz w:val="22"/>
                <w:szCs w:val="22"/>
              </w:rPr>
              <w:t xml:space="preserve">Keep a first-aid kit at the school, the market and the village office, and know who is trained to use it.</w:t>
            </w:r>
          </w:p>
          <w:p w:rsidR="00D3308D" w:rsidRPr="00997D17" w:rsidRDefault="00D3308D">
            <w:pPr>
              <w:pStyle w:val="ListParagraph"/>
              <w:numPr>
                <w:ilvl w:val="0"/>
                <w:numId w:val="1"/>
              </w:numPr>
              <w:jc w:val="both"/>
              <w:rPr>
                <w:sz w:val="22"/>
                <w:szCs w:val="22"/>
              </w:rPr>
            </w:pPr>
            <w:r w:rsidRPr="00997D17">
              <w:rPr>
                <w:sz w:val="22"/>
                <w:szCs w:val="22"/>
              </w:rPr>
              <w:t xml:space="preserve">Community health workers: visit households that are ill or have newly delivered within the first days after a hazard.</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Wafundisheni wanachama wa kila kijiji na mtaa huduma ya kwanza; Msalaba Mwekundu na timu ya afya ya halmashauri hutoa mafunzo.</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Wekeni kifaa cha huduma ya kwanza shuleni, sokoni na ofisi ya kijiji, na mfahamu nani amefundishwa kukitumia.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Wahudumu wa afya ya jamii: tembeleeni kaya zenye wagonjwa au waliojifungua karibuni ndani ya siku za kwanza baada ya janga.</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Where vaccination coverage is low, outbreaks spread faster among children after floods and in shelters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Pale chanjo zilipo chache, milipuko huenea haraka zaidi miongoni mwa watoto baada ya mafuriko na kwenye makazi ya muda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Take children to every vaccination visit on the clinic card and to the outreach days in the village.</w:t>
            </w:r>
          </w:p>
          <w:p w:rsidR="00D3308D" w:rsidRPr="00997D17" w:rsidRDefault="00D3308D">
            <w:pPr>
              <w:pStyle w:val="ListParagraph"/>
              <w:numPr>
                <w:ilvl w:val="0"/>
                <w:numId w:val="1"/>
              </w:numPr>
              <w:jc w:val="both"/>
              <w:rPr>
                <w:sz w:val="22"/>
                <w:szCs w:val="22"/>
              </w:rPr>
            </w:pPr>
            <w:r w:rsidRPr="00997D17">
              <w:rPr>
                <w:sz w:val="22"/>
                <w:szCs w:val="22"/>
              </w:rPr>
              <w:t xml:space="preserve">Village leaders and religious leaders: announce the vaccination and outreach days and encourage every family to attend.</w:t>
            </w:r>
          </w:p>
          <w:p w:rsidR="00D3308D" w:rsidRPr="00997D17" w:rsidRDefault="00D3308D">
            <w:pPr>
              <w:pStyle w:val="ListParagraph"/>
              <w:numPr>
                <w:ilvl w:val="0"/>
                <w:numId w:val="1"/>
              </w:numPr>
              <w:jc w:val="both"/>
              <w:rPr>
                <w:sz w:val="22"/>
                <w:szCs w:val="22"/>
              </w:rPr>
            </w:pPr>
            <w:r w:rsidRPr="00997D17">
              <w:rPr>
                <w:sz w:val="22"/>
                <w:szCs w:val="22"/>
              </w:rPr>
              <w:t xml:space="preserve">Health facilities: run catch-up vaccination in the wards with low coverage before the rainy season.</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Wapelekeni watoto kwenye kila chanjo iliyo kwenye kadi ya kliniki na kwenye siku za huduma ya mkoba kijijini.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Viongozi wa kijiji na wa dini: tangazeni siku za chanjo na huduma ya mkoba na hamasisheni kila familia kuhudhuria.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Vituo vya afya: fanyeni chanjo za kufidia katika kata zenye chanjo chache kabla ya msimu wa mvua.</w:t>
            </w:r>
          </w:p>
        </w:tc>
      </w:tr>
    </w:tbl>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12.2 ECONOMIC CAPACITY | UWEZO WA KIUCHUMI</w:t>
      </w:r>
    </w:p>
    <w:p w:rsidR="00FE4152" w:rsidRPr="00997D17" w:rsidRDefault="00FE4152" w:rsidP="00997D17">
      <w:pPr>
        <w:rPr>
          <w:sz w:val="22"/>
          <w:szCs w:val="22"/>
        </w:rPr>
      </w:pPr>
      <w:r w:rsidRPr="00997D17">
        <w:rPr>
          <w:sz w:val="22"/>
          <w:szCs w:val="22"/>
        </w:rPr>
        <w:t xml:space="preserve">EN: This indicator combines the International Wealth Index and income per person for the region with national household income. A high score means that households, businesses and the council itself have less money to spend on preparation and on rebuilding, so recovery depends more on outside help. Lead sectors: finance and planning; PO-RALG and the council.</w:t>
      </w:r>
    </w:p>
    <w:p w:rsidR="00FE4152" w:rsidRPr="00997D17" w:rsidRDefault="00FE4152" w:rsidP="00997D17">
      <w:pPr>
        <w:rPr>
          <w:sz w:val="22"/>
          <w:szCs w:val="22"/>
        </w:rPr>
      </w:pPr>
      <w:r w:rsidRPr="00997D17">
        <w:rPr>
          <w:sz w:val="22"/>
          <w:szCs w:val="22"/>
        </w:rPr>
        <w:t xml:space="preserve">SW: Kiashiria hiki kinaunganisha Kielelezo cha Utajiri cha Kimataifa na pato kwa mtu kwa mkoa na kipato cha kaya kitaifa. Alama ya juu inamaanisha kuwa kaya, biashara na halmashauri yenyewe zina fedha chache za kutumia kwa maandalizi na kujenga upya, hivyo kupona kunategemea zaidi msaada wa nje. Sekta zinazoongoza: fedha na mipango; TAMISEMI na halmashauri.</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Repairs and replacements after a hazard wait for money that households and the council do not have at hand</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Marekebisho na kurejesha vilivyoharibika baada ya janga husubiri fedha ambazo kaya na halmashauri hazina mkononi</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Savings groups: build a small emergency fund alongside the normal loans, and agree the rules for using it before a hazard.</w:t>
            </w:r>
          </w:p>
          <w:p w:rsidR="00D3308D" w:rsidRPr="00997D17" w:rsidRDefault="00D3308D">
            <w:pPr>
              <w:pStyle w:val="ListParagraph"/>
              <w:numPr>
                <w:ilvl w:val="0"/>
                <w:numId w:val="1"/>
              </w:numPr>
              <w:jc w:val="both"/>
              <w:rPr>
                <w:sz w:val="22"/>
                <w:szCs w:val="22"/>
              </w:rPr>
            </w:pPr>
            <w:r w:rsidRPr="00997D17">
              <w:rPr>
                <w:sz w:val="22"/>
                <w:szCs w:val="22"/>
              </w:rPr>
              <w:t xml:space="preserve">Council: keep a contingency line in the budget and a list of local suppliers who can deliver quickly after a hazard.</w:t>
            </w:r>
          </w:p>
          <w:p w:rsidR="00D3308D" w:rsidRPr="00997D17" w:rsidRDefault="00D3308D">
            <w:pPr>
              <w:pStyle w:val="ListParagraph"/>
              <w:numPr>
                <w:ilvl w:val="0"/>
                <w:numId w:val="1"/>
              </w:numPr>
              <w:jc w:val="both"/>
              <w:rPr>
                <w:sz w:val="22"/>
                <w:szCs w:val="22"/>
              </w:rPr>
            </w:pPr>
            <w:r w:rsidRPr="00997D17">
              <w:rPr>
                <w:sz w:val="22"/>
                <w:szCs w:val="22"/>
              </w:rPr>
              <w:t xml:space="preserve">Businesses: keep stock and records above flood level and insure what can be insured.</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Vikundi vya kuweka na kukopa: jengeni mfuko mdogo wa dharura sambamba na mikopo ya kawaida, na kubalianeni kanuni za kuutumia kabla ya janga.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Halmashauri: wekeni kifungu cha dharura kwenye bajeti na orodha ya wasambazaji wa eneo wanaoweza kuleta vifaa haraka baada ya janga.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Biashara: wekeni bidhaa na kumbukumbu juu ya kiwango cha mafuriko na kateni bima pale inapowezekana.</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Prevention that costs little now, such as clearing drains or fixing roofs, is skipped when money is short</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Kinga inayogharimu kidogo sasa, kama kusafisha mitaro au kukarabati paa, huachwa fedha zinapokuwa chache</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Do the low-cost work together: community days to clear drains, cut firebreaks and repair paths before each season.</w:t>
            </w:r>
          </w:p>
          <w:p w:rsidR="00D3308D" w:rsidRPr="00997D17" w:rsidRDefault="00D3308D">
            <w:pPr>
              <w:pStyle w:val="ListParagraph"/>
              <w:numPr>
                <w:ilvl w:val="0"/>
                <w:numId w:val="1"/>
              </w:numPr>
              <w:jc w:val="both"/>
              <w:rPr>
                <w:sz w:val="22"/>
                <w:szCs w:val="22"/>
              </w:rPr>
            </w:pPr>
            <w:r w:rsidRPr="00997D17">
              <w:rPr>
                <w:sz w:val="22"/>
                <w:szCs w:val="22"/>
              </w:rPr>
              <w:t xml:space="preserve">Ward councillors and the council: use public works programmes to pay residents for preparedness work in their own wards.</w:t>
            </w:r>
          </w:p>
          <w:p w:rsidR="00D3308D" w:rsidRPr="00997D17" w:rsidRDefault="00D3308D">
            <w:pPr>
              <w:pStyle w:val="ListParagraph"/>
              <w:numPr>
                <w:ilvl w:val="0"/>
                <w:numId w:val="1"/>
              </w:numPr>
              <w:jc w:val="both"/>
              <w:rPr>
                <w:sz w:val="22"/>
                <w:szCs w:val="22"/>
              </w:rPr>
            </w:pPr>
            <w:r w:rsidRPr="00997D17">
              <w:rPr>
                <w:sz w:val="22"/>
                <w:szCs w:val="22"/>
              </w:rPr>
              <w:t xml:space="preserve">Development partners and the private sector: support ward-level preparedness through the council's plan, not outside it.</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Fanyeni kazi za gharama ndogo kwa pamoja: siku za jamii za kusafisha mitaro, kukata njia za kuzuia moto na kukarabati njia kabla ya kila msimu.</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Madiwani na halmashauri: tumieni programu za kazi za umma kuwalipa wakazi kwa kazi za maandalizi kwenye kata zao.</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Wadau wa maendeleo na sekta binafsi: saidieni maandalizi ngazi ya kata kupitia mpango wa halmashauri, si nje yake.</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Local markets and employers recover slowly, so jobs and goods return later than the water goes down</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Masoko na waajiri wa eneo hupona taratibu, hivyo ajira na bidhaa hurejea baadaye kuliko maji yanavyopungua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Traders and cooperatives: agree how to share transport and storage after a hazard so that goods reach the market again quickly.</w:t>
            </w:r>
          </w:p>
          <w:p w:rsidR="00D3308D" w:rsidRPr="00997D17" w:rsidRDefault="00D3308D">
            <w:pPr>
              <w:pStyle w:val="ListParagraph"/>
              <w:numPr>
                <w:ilvl w:val="0"/>
                <w:numId w:val="1"/>
              </w:numPr>
              <w:jc w:val="both"/>
              <w:rPr>
                <w:sz w:val="22"/>
                <w:szCs w:val="22"/>
              </w:rPr>
            </w:pPr>
            <w:r w:rsidRPr="00997D17">
              <w:rPr>
                <w:sz w:val="22"/>
                <w:szCs w:val="22"/>
              </w:rPr>
              <w:t xml:space="preserve">Council trade and cooperative officers: reopen markets and roads early and set temporary trading places where needed.</w:t>
            </w:r>
          </w:p>
          <w:p w:rsidR="00D3308D" w:rsidRPr="00997D17" w:rsidRDefault="00D3308D">
            <w:pPr>
              <w:pStyle w:val="ListParagraph"/>
              <w:numPr>
                <w:ilvl w:val="0"/>
                <w:numId w:val="1"/>
              </w:numPr>
              <w:jc w:val="both"/>
              <w:rPr>
                <w:sz w:val="22"/>
                <w:szCs w:val="22"/>
              </w:rPr>
            </w:pPr>
            <w:r w:rsidRPr="00997D17">
              <w:rPr>
                <w:sz w:val="22"/>
                <w:szCs w:val="22"/>
              </w:rPr>
              <w:t xml:space="preserve">Banks, SACCOS and microfinance institutions: offer short repayment holidays after a declared hazard so that small businesses can restart.</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Wafanyabiashara na vyama vya ushirika: kubalianeni jinsi ya kushirikiana usafiri na maghala baada ya janga ili bidhaa zirudi sokoni haraka.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Maafisa biashara na ushirika wa halmashauri: fungueni masoko na barabara mapema na wekeni maeneo ya muda ya biashara inapohitajika.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Benki, SACCOS na taasisi za mikopo midogo: toeni muda wa ahueni ya marejesho baada ya janga lililotangazwa ili biashara ndogo zianze upya.</w:t>
            </w:r>
          </w:p>
        </w:tc>
      </w:tr>
    </w:tbl>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12.3 WATER, SANITATION AND HYGIENE | MAJI, USAFI WA MAZINGIRA NA USAFI BINAFSI</w:t>
      </w:r>
    </w:p>
    <w:p w:rsidR="00FE4152" w:rsidRPr="00997D17" w:rsidRDefault="00FE4152" w:rsidP="00997D17">
      <w:pPr>
        <w:rPr>
          <w:sz w:val="22"/>
          <w:szCs w:val="22"/>
        </w:rPr>
      </w:pPr>
      <w:r w:rsidRPr="00997D17">
        <w:rPr>
          <w:sz w:val="22"/>
          <w:szCs w:val="22"/>
        </w:rPr>
        <w:t xml:space="preserve">EN: This indicator measures the share of people using at least basic drinking water and basic sanitation, from the WHO/UNICEF joint monitoring programme, as one value for Tanzania. A high score means that many households fetch water from unprotected sources and lack improved latrines, so floods and droughts turn quickly into diarrhoea and cholera. Lead sectors: water (Ministry of Water, basin boards, RUWASA, water authorities); health; PO-RALG and the council.</w:t>
      </w:r>
    </w:p>
    <w:p w:rsidR="00FE4152" w:rsidRPr="00997D17" w:rsidRDefault="00FE4152" w:rsidP="00997D17">
      <w:pPr>
        <w:rPr>
          <w:sz w:val="22"/>
          <w:szCs w:val="22"/>
        </w:rPr>
      </w:pPr>
      <w:r w:rsidRPr="00997D17">
        <w:rPr>
          <w:sz w:val="22"/>
          <w:szCs w:val="22"/>
        </w:rPr>
        <w:t xml:space="preserve">SW: Kiashiria hiki kinapima sehemu ya watu wanaotumia angalau huduma za msingi za maji ya kunywa na za usafi, kutoka programu ya pamoja ya ufuatiliaji ya WHO/UNICEF, kama thamani moja kwa Tanzania. Alama ya juu inamaanisha kuwa kaya nyingi huchota maji kutoka vyanzo visivyolindwa na hazina vyoo bora, hivyo mafuriko na ukame hugeuka haraka kuwa kuhara na kipindupindu. Sekta zinazoongoza: maji (Wizara ya Maji, bodi za mabonde, RUWASA, mamlaka za maji); afya; TAMISEMI na halmashauri.</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Floodwater reaches open wells and shallow sources, and the water looks the same but is no longer safe</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Maji ya mafuriko hufika kwenye visima vilivyo wazi na vyanzo vya kina kifupi, na maji huonekana yaleyale lakini si salama tena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Treat drinking water with chlorine (such as WaterGuard) or boil it after any flood, and store it in covered containers.</w:t>
            </w:r>
          </w:p>
          <w:p w:rsidR="00D3308D" w:rsidRPr="00997D17" w:rsidRDefault="00D3308D">
            <w:pPr>
              <w:pStyle w:val="ListParagraph"/>
              <w:numPr>
                <w:ilvl w:val="0"/>
                <w:numId w:val="1"/>
              </w:numPr>
              <w:jc w:val="both"/>
              <w:rPr>
                <w:sz w:val="22"/>
                <w:szCs w:val="22"/>
              </w:rPr>
            </w:pPr>
            <w:r w:rsidRPr="00997D17">
              <w:rPr>
                <w:sz w:val="22"/>
                <w:szCs w:val="22"/>
              </w:rPr>
              <w:t xml:space="preserve">Water committees: raise and cover well mouths and protect springs before the rains; keep chlorine at the water point.</w:t>
            </w:r>
          </w:p>
          <w:p w:rsidR="00D3308D" w:rsidRPr="00997D17" w:rsidRDefault="00D3308D">
            <w:pPr>
              <w:pStyle w:val="ListParagraph"/>
              <w:numPr>
                <w:ilvl w:val="0"/>
                <w:numId w:val="1"/>
              </w:numPr>
              <w:jc w:val="both"/>
              <w:rPr>
                <w:sz w:val="22"/>
                <w:szCs w:val="22"/>
              </w:rPr>
            </w:pPr>
            <w:r w:rsidRPr="00997D17">
              <w:rPr>
                <w:sz w:val="22"/>
                <w:szCs w:val="22"/>
              </w:rPr>
              <w:t xml:space="preserve">RUWASA and the water authority: test the sources after floods and tell people which ones are safe.</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Tibu maji ya kunywa kwa klorini (kama WaterGuard) au yachemshe baada ya mafuriko yoyote, na yahifadhi kwenye vyombo vilivyofunikwa.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za maji: inueni na funikeni midomo ya visima na lindeni chemchemi kabla ya mvua; wekeni klorini kwenye kituo cha maji.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RUWASA na mamlaka ya maji: pimeni vyanzo baada ya mafuriko na waelezeni watu vyanzo vipi ni salama.</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In drought, people walk further for water and use less of it for washing, and hygiene drops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Wakati wa ukame, watu hutembea mbali zaidi kutafuta maji na kutumia kidogo kwa kuosha, na usafi hupungua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Store rainwater from the roof in a clean covered tank or drums during the rains for the dry months.</w:t>
            </w:r>
          </w:p>
          <w:p w:rsidR="00D3308D" w:rsidRPr="00997D17" w:rsidRDefault="00D3308D">
            <w:pPr>
              <w:pStyle w:val="ListParagraph"/>
              <w:numPr>
                <w:ilvl w:val="0"/>
                <w:numId w:val="1"/>
              </w:numPr>
              <w:jc w:val="both"/>
              <w:rPr>
                <w:sz w:val="22"/>
                <w:szCs w:val="22"/>
              </w:rPr>
            </w:pPr>
            <w:r w:rsidRPr="00997D17">
              <w:rPr>
                <w:sz w:val="22"/>
                <w:szCs w:val="22"/>
              </w:rPr>
              <w:t xml:space="preserve">Keep handwashing going with little water: a tippy tap by the latrine and the kitchen uses a cup of water.</w:t>
            </w:r>
          </w:p>
          <w:p w:rsidR="00D3308D" w:rsidRPr="00997D17" w:rsidRDefault="00D3308D">
            <w:pPr>
              <w:pStyle w:val="ListParagraph"/>
              <w:numPr>
                <w:ilvl w:val="0"/>
                <w:numId w:val="1"/>
              </w:numPr>
              <w:jc w:val="both"/>
              <w:rPr>
                <w:sz w:val="22"/>
                <w:szCs w:val="22"/>
              </w:rPr>
            </w:pPr>
            <w:r w:rsidRPr="00997D17">
              <w:rPr>
                <w:sz w:val="22"/>
                <w:szCs w:val="22"/>
              </w:rPr>
              <w:t xml:space="preserve">Council water department: plan water trucking and rehabilitate boreholes before the dry season, starting with schools and clinics.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Hifadhi maji ya mvua kutoka paa kwenye tangi au mapipa safi yaliyofunikwa wakati wa mvua kwa ajili ya miezi ya kiangazi.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Endelea kunawa mikono kwa maji kidogo: kibuyu chirizi karibu na choo na jikoni hutumia kikombe kimoja cha maji.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Idara ya maji ya halmashauri: pangeni usambazaji wa maji kwa magari na karabatini visima virefu kabla ya kiangazi, mkianza na shule na zahanati.</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Pit latrines on low ground overflow in floods and spread disease to the whole neighbourhood</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Vyoo vya shimo vilivyo kwenye ardhi ya chini hufurika wakati wa mafuriko na kueneza magonjwa kwa mtaa mzima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Build the latrine on higher ground, raise its floor and keep it covered; empty it before it fills.</w:t>
            </w:r>
          </w:p>
          <w:p w:rsidR="00D3308D" w:rsidRPr="00997D17" w:rsidRDefault="00D3308D">
            <w:pPr>
              <w:pStyle w:val="ListParagraph"/>
              <w:numPr>
                <w:ilvl w:val="0"/>
                <w:numId w:val="1"/>
              </w:numPr>
              <w:jc w:val="both"/>
              <w:rPr>
                <w:sz w:val="22"/>
                <w:szCs w:val="22"/>
              </w:rPr>
            </w:pPr>
            <w:r w:rsidRPr="00997D17">
              <w:rPr>
                <w:sz w:val="22"/>
                <w:szCs w:val="22"/>
              </w:rPr>
              <w:t xml:space="preserve">Mtaa and village committees: agree shared latrines at the safe place and who keeps them clean.</w:t>
            </w:r>
          </w:p>
          <w:p w:rsidR="00D3308D" w:rsidRPr="00997D17" w:rsidRDefault="00D3308D">
            <w:pPr>
              <w:pStyle w:val="ListParagraph"/>
              <w:numPr>
                <w:ilvl w:val="0"/>
                <w:numId w:val="1"/>
              </w:numPr>
              <w:jc w:val="both"/>
              <w:rPr>
                <w:sz w:val="22"/>
                <w:szCs w:val="22"/>
              </w:rPr>
            </w:pPr>
            <w:r w:rsidRPr="00997D17">
              <w:rPr>
                <w:sz w:val="22"/>
                <w:szCs w:val="22"/>
              </w:rPr>
              <w:t xml:space="preserve">Health officers: run hygiene promotion and distribute soap and chlorine in affected wards within the first week.</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Jenga choo kwenye ardhi ya juu, inua sakafu yake, na kikae kimefunikwa; kiondoe kinyesi kabla hakijajaa.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za mtaa na kijiji: kubalianeni vyoo vya pamoja mahali salama na nani atavisafisha.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Maafisa afya: fanyeni hamasa ya usafi na gaweni sabuni na klorini katika kata zilizoathirika ndani ya wiki ya kwanza.</w:t>
            </w:r>
          </w:p>
        </w:tc>
      </w:tr>
    </w:tbl>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12.4 COMMUNICATION | MAWASILIANO</w:t>
      </w:r>
    </w:p>
    <w:p w:rsidR="00FE4152" w:rsidRPr="00997D17" w:rsidRDefault="00FE4152" w:rsidP="00997D17">
      <w:pPr>
        <w:rPr>
          <w:sz w:val="22"/>
          <w:szCs w:val="22"/>
        </w:rPr>
      </w:pPr>
      <w:r w:rsidRPr="00997D17">
        <w:rPr>
          <w:sz w:val="22"/>
          <w:szCs w:val="22"/>
        </w:rPr>
        <w:t xml:space="preserve">EN: This indicator combines access to electricity, mobile phone ownership and internet access for the region. A high score means that fewer households can receive a warning by phone, radio or television, and that power cuts leave people without news just when they need it. Lead sectors: communications (TCRA, operators); energy (TANESCO, REA); works and roads (TANROADS, TARURA).</w:t>
      </w:r>
    </w:p>
    <w:p w:rsidR="00FE4152" w:rsidRPr="00997D17" w:rsidRDefault="00FE4152" w:rsidP="00997D17">
      <w:pPr>
        <w:rPr>
          <w:sz w:val="22"/>
          <w:szCs w:val="22"/>
        </w:rPr>
      </w:pPr>
      <w:r w:rsidRPr="00997D17">
        <w:rPr>
          <w:sz w:val="22"/>
          <w:szCs w:val="22"/>
        </w:rPr>
        <w:t xml:space="preserve">SW: Kiashiria hiki kinaunganisha upatikanaji wa umeme, umiliki wa simu za mkononi na intaneti kwa mkoa. Alama ya juu inamaanisha kuwa kaya chache zinaweza kupokea tahadhari kwa simu, redio au televisheni, na kukatika kwa umeme kunawaacha watu bila habari wakati wanapozihitaji zaidi. Sekta zinazoongoza: mawasiliano (TCRA, watoa huduma); nishati (TANESCO, REA); ujenzi na barabara (TANROADS, TARURA).</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A warning sent by phone or on television does not reach households without a phone, power or network</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Tahadhari inayotumwa kwa simu au televisheni haiwafikii kaya zisizo na simu, umeme au mtandao</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Agree in the village or mtaa how a warning is passed on: a phone tree, the mosque or church loudspeaker, a bell, a whistle, or a messenger to every ten houses.</w:t>
            </w:r>
          </w:p>
          <w:p w:rsidR="00D3308D" w:rsidRPr="00997D17" w:rsidRDefault="00D3308D">
            <w:pPr>
              <w:pStyle w:val="ListParagraph"/>
              <w:numPr>
                <w:ilvl w:val="0"/>
                <w:numId w:val="1"/>
              </w:numPr>
              <w:jc w:val="both"/>
              <w:rPr>
                <w:sz w:val="22"/>
                <w:szCs w:val="22"/>
              </w:rPr>
            </w:pPr>
            <w:r w:rsidRPr="00997D17">
              <w:rPr>
                <w:sz w:val="22"/>
                <w:szCs w:val="22"/>
              </w:rPr>
              <w:t xml:space="preserve">Keep a wind-up or battery radio and spare batteries; TBC and the community radio carry TMA's warnings.</w:t>
            </w:r>
          </w:p>
          <w:p w:rsidR="00D3308D" w:rsidRPr="00997D17" w:rsidRDefault="00D3308D">
            <w:pPr>
              <w:pStyle w:val="ListParagraph"/>
              <w:numPr>
                <w:ilvl w:val="0"/>
                <w:numId w:val="1"/>
              </w:numPr>
              <w:jc w:val="both"/>
              <w:rPr>
                <w:sz w:val="22"/>
                <w:szCs w:val="22"/>
              </w:rPr>
            </w:pPr>
            <w:r w:rsidRPr="00997D17">
              <w:rPr>
                <w:sz w:val="22"/>
                <w:szCs w:val="22"/>
              </w:rPr>
              <w:t xml:space="preserve">Village/Mtaa leaders: make sure the message also reaches people who are deaf, blind, housebound or do not read, by a visit or through a trusted neighbour.</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Kubalianeni kijijini au mtaani jinsi tahadhari inavyopitishwa: mnyororo wa simu, kipaza sauti cha msikiti au kanisa, kengele, filimbi, au mjumbe kwa kila nyumba kumi.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Weka redio ya kuzungusha au ya betri na betri za akiba; TBC na redio ya jamii hutangaza tahadhari za TMA.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Viongozi wa Kijiji/Mtaa: hakikisheni ujumbe unawafikia pia viziwi, wasioona, wasioweza kutoka nyumbani au wasiosoma, kwa kutembelewa au kupitia jirani wanayemwamini.</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Phones run out of charge and the network goes down when the power is cut for days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Simu huisha chaji na mtandao hupotea umeme unapokatika kwa siku kadhaa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Charge phones and power banks when a warning is issued, and keep the emergency number 190 and the leaders' numbers written on paper.</w:t>
            </w:r>
          </w:p>
          <w:p w:rsidR="00D3308D" w:rsidRPr="00997D17" w:rsidRDefault="00D3308D">
            <w:pPr>
              <w:pStyle w:val="ListParagraph"/>
              <w:numPr>
                <w:ilvl w:val="0"/>
                <w:numId w:val="1"/>
              </w:numPr>
              <w:jc w:val="both"/>
              <w:rPr>
                <w:sz w:val="22"/>
                <w:szCs w:val="22"/>
              </w:rPr>
            </w:pPr>
            <w:r w:rsidRPr="00997D17">
              <w:rPr>
                <w:sz w:val="22"/>
                <w:szCs w:val="22"/>
              </w:rPr>
              <w:t xml:space="preserve">Committees: identify a place with solar charging (the health facility, a shop, a school) that stays open during a hazard.</w:t>
            </w:r>
          </w:p>
          <w:p w:rsidR="00D3308D" w:rsidRPr="00997D17" w:rsidRDefault="00D3308D">
            <w:pPr>
              <w:pStyle w:val="ListParagraph"/>
              <w:numPr>
                <w:ilvl w:val="0"/>
                <w:numId w:val="1"/>
              </w:numPr>
              <w:jc w:val="both"/>
              <w:rPr>
                <w:sz w:val="22"/>
                <w:szCs w:val="22"/>
              </w:rPr>
            </w:pPr>
            <w:r w:rsidRPr="00997D17">
              <w:rPr>
                <w:sz w:val="22"/>
                <w:szCs w:val="22"/>
              </w:rPr>
              <w:t xml:space="preserve">TANESCO, REA and the operators: restore power and network to the health facility, the water pump and the council office first.</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Chaji simu na betri za akiba tahadhari inapotolewa, na andika namba ya dharura 190 na namba za viongozi kwenye karatasi.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ainisheni mahali penye chaji ya sola (kituo cha afya, duka, shule) panapobaki wazi wakati wa janga.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TANESCO, REA na watoa huduma: rejesheni umeme na mtandao kwa kituo cha afya, pampu ya maji na ofisi ya halmashauri kwanza.</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Rumours spread faster than official information where there are few trusted channels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Uvumi huenea haraka kuliko taarifa rasmi pale ambapo njia za kuaminika ni chache</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Check news with the village leader, the ward office or the Disaster Management Committee before passing it on.</w:t>
            </w:r>
          </w:p>
          <w:p w:rsidR="00D3308D" w:rsidRPr="00997D17" w:rsidRDefault="00D3308D">
            <w:pPr>
              <w:pStyle w:val="ListParagraph"/>
              <w:numPr>
                <w:ilvl w:val="0"/>
                <w:numId w:val="1"/>
              </w:numPr>
              <w:jc w:val="both"/>
              <w:rPr>
                <w:sz w:val="22"/>
                <w:szCs w:val="22"/>
              </w:rPr>
            </w:pPr>
            <w:r w:rsidRPr="00997D17">
              <w:rPr>
                <w:sz w:val="22"/>
                <w:szCs w:val="22"/>
              </w:rPr>
              <w:t xml:space="preserve">Committees: name one spokesperson per village and update the community at the same time and place every day during a hazard.</w:t>
            </w:r>
          </w:p>
          <w:p w:rsidR="00D3308D" w:rsidRPr="00997D17" w:rsidRDefault="00D3308D">
            <w:pPr>
              <w:pStyle w:val="ListParagraph"/>
              <w:numPr>
                <w:ilvl w:val="0"/>
                <w:numId w:val="1"/>
              </w:numPr>
              <w:jc w:val="both"/>
              <w:rPr>
                <w:sz w:val="22"/>
                <w:szCs w:val="22"/>
              </w:rPr>
            </w:pPr>
            <w:r w:rsidRPr="00997D17">
              <w:rPr>
                <w:sz w:val="22"/>
                <w:szCs w:val="22"/>
              </w:rPr>
              <w:t xml:space="preserve">PMO-DMD, TMA and the council: send warnings in plain Kiswahili with what to do, through the operators, the radio and the leaders at the same time.</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Hakiki habari kwa kiongozi wa kijiji, ofisi ya kata au Kamati ya Usimamizi wa Maafa kabla ya kuzisambaza.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wekeni msemaji mmoja kwa kila kijiji na toeni taarifa kwa jamii wakati na mahali palepale kila siku wakati wa janga.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OWM-IMM, TMA na halmashauri: tumeni tahadhari kwa Kiswahili rahisi zenye hatua za kuchukua, kupitia watoa huduma, redio na viongozi kwa wakati mmoja.</w:t>
            </w:r>
          </w:p>
        </w:tc>
      </w:tr>
    </w:tbl>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12.5 EDUCATION | ELIMU</w:t>
      </w:r>
    </w:p>
    <w:p w:rsidR="00FE4152" w:rsidRPr="00997D17" w:rsidRDefault="00FE4152" w:rsidP="00997D17">
      <w:pPr>
        <w:rPr>
          <w:sz w:val="22"/>
          <w:szCs w:val="22"/>
        </w:rPr>
      </w:pPr>
      <w:r w:rsidRPr="00997D17">
        <w:rPr>
          <w:sz w:val="22"/>
          <w:szCs w:val="22"/>
        </w:rPr>
        <w:t xml:space="preserve">EN: This indicator combines the mean years of schooling for the region with the national adult literacy rate. A high score means that many adults have had little schooling, so written warnings, forms and leaflets reach fewer people and spoken and visual information matter more. It says nothing about people's knowledge of their own area, which is often deep. Lead sectors: education; PO-RALG and the council.</w:t>
      </w:r>
    </w:p>
    <w:p w:rsidR="00FE4152" w:rsidRPr="00997D17" w:rsidRDefault="00FE4152" w:rsidP="00997D17">
      <w:pPr>
        <w:rPr>
          <w:sz w:val="22"/>
          <w:szCs w:val="22"/>
        </w:rPr>
      </w:pPr>
      <w:r w:rsidRPr="00997D17">
        <w:rPr>
          <w:sz w:val="22"/>
          <w:szCs w:val="22"/>
        </w:rPr>
        <w:t xml:space="preserve">SW: Kiashiria hiki kinaunganisha wastani wa miaka ya shule kwa mkoa na kiwango cha kusoma na kuandika kwa watu wazima kitaifa. Alama ya juu inamaanisha kuwa watu wazima wengi wamepata elimu ndogo, hivyo tahadhari, fomu na vipeperushi vya maandishi huwafikia watu wachache na taarifa za mdomo na za picha ni muhimu zaidi. Haisemi chochote kuhusu maarifa ya watu juu ya eneo lao wenyewe, ambayo mara nyingi ni makubwa. Sekta zinazoongoza: elimu; TAMISEMI na halmashauri.</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Written warnings, maps and forms are not useful to everyone; spoken and pictured messages reach more people</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Tahadhari, ramani na fomu za maandishi hazimfai kila mtu; ujumbe wa mdomo na wa picha huwafikia watu wengi zaidi</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Explain warnings in meetings and at the market in plain words, and use the colour levels and pictures of this guide.</w:t>
            </w:r>
          </w:p>
          <w:p w:rsidR="00D3308D" w:rsidRPr="00997D17" w:rsidRDefault="00D3308D">
            <w:pPr>
              <w:pStyle w:val="ListParagraph"/>
              <w:numPr>
                <w:ilvl w:val="0"/>
                <w:numId w:val="1"/>
              </w:numPr>
              <w:jc w:val="both"/>
              <w:rPr>
                <w:sz w:val="22"/>
                <w:szCs w:val="22"/>
              </w:rPr>
            </w:pPr>
            <w:r w:rsidRPr="00997D17">
              <w:rPr>
                <w:sz w:val="22"/>
                <w:szCs w:val="22"/>
              </w:rPr>
              <w:t xml:space="preserve">Teachers and pupils: carry the message home; a child who knows the safe place teaches the family.</w:t>
            </w:r>
          </w:p>
          <w:p w:rsidR="00D3308D" w:rsidRPr="00997D17" w:rsidRDefault="00D3308D">
            <w:pPr>
              <w:pStyle w:val="ListParagraph"/>
              <w:numPr>
                <w:ilvl w:val="0"/>
                <w:numId w:val="1"/>
              </w:numPr>
              <w:jc w:val="both"/>
              <w:rPr>
                <w:sz w:val="22"/>
                <w:szCs w:val="22"/>
              </w:rPr>
            </w:pPr>
            <w:r w:rsidRPr="00997D17">
              <w:rPr>
                <w:sz w:val="22"/>
                <w:szCs w:val="22"/>
              </w:rPr>
              <w:t xml:space="preserve">Council and committees: read registration and relief forms aloud and help people to fill them without charge.</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Elezeni tahadhari kwenye mikutano na sokoni kwa maneno rahisi, na tumieni ngazi za rangi na picha za mwongozo huu.</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Walimu na wanafunzi: pelekeni ujumbe nyumbani; mtoto anayejua mahali salama hufundisha familia.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Halmashauri na kamati: someni fomu za usajili na misaada kwa sauti na wasaidieni watu kuzijaza bila malipo.</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Schools are often the strongest buildings and the natural meeting place in a hazard</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Shule mara nyingi ni majengo imara zaidi na mahali pa asili pa kukusanyika wakati wa janga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School committees: agree with the village how the school serves as a safe place, who holds the keys, and how classes resume quickly afterwards.</w:t>
            </w:r>
          </w:p>
          <w:p w:rsidR="00D3308D" w:rsidRPr="00997D17" w:rsidRDefault="00D3308D">
            <w:pPr>
              <w:pStyle w:val="ListParagraph"/>
              <w:numPr>
                <w:ilvl w:val="0"/>
                <w:numId w:val="1"/>
              </w:numPr>
              <w:jc w:val="both"/>
              <w:rPr>
                <w:sz w:val="22"/>
                <w:szCs w:val="22"/>
              </w:rPr>
            </w:pPr>
            <w:r w:rsidRPr="00997D17">
              <w:rPr>
                <w:sz w:val="22"/>
                <w:szCs w:val="22"/>
              </w:rPr>
              <w:t xml:space="preserve">Head teachers: keep a school safety plan with the safe routes, a first-aid kit and the pupils' guardian list.</w:t>
            </w:r>
          </w:p>
          <w:p w:rsidR="00D3308D" w:rsidRPr="00997D17" w:rsidRDefault="00D3308D">
            <w:pPr>
              <w:pStyle w:val="ListParagraph"/>
              <w:numPr>
                <w:ilvl w:val="0"/>
                <w:numId w:val="1"/>
              </w:numPr>
              <w:jc w:val="both"/>
              <w:rPr>
                <w:sz w:val="22"/>
                <w:szCs w:val="22"/>
              </w:rPr>
            </w:pPr>
            <w:r w:rsidRPr="00997D17">
              <w:rPr>
                <w:sz w:val="22"/>
                <w:szCs w:val="22"/>
              </w:rPr>
              <w:t xml:space="preserve">Education department: repair school roofs, latrines and water before the season and keep the school feeding going during it.</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za shule: kubalianeni na kijiji jinsi shule inavyotumika kama mahali salama, nani anashika funguo, na jinsi masomo yanavyorejea haraka baadaye.</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Walimu wakuu: wekeni mpango wa usalama wa shule wenye njia salama, kifaa cha huduma ya kwanza na orodha ya walezi wa wanafunzi.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Idara ya elimu: karabatini paa, vyoo na maji ya shule kabla ya msimu na endeleeni na chakula shuleni wakati wa msimu.</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Children miss weeks of school when routes flood or classrooms are used as shelters</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Watoto hukosa wiki kadhaa za shule njia zinapofurika au madarasa yanapotumika kama makazi ya muda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Parents and teachers: agree a safe route or a temporary learning place so that lessons continue near home.</w:t>
            </w:r>
          </w:p>
          <w:p w:rsidR="00D3308D" w:rsidRPr="00997D17" w:rsidRDefault="00D3308D">
            <w:pPr>
              <w:pStyle w:val="ListParagraph"/>
              <w:numPr>
                <w:ilvl w:val="0"/>
                <w:numId w:val="1"/>
              </w:numPr>
              <w:jc w:val="both"/>
              <w:rPr>
                <w:sz w:val="22"/>
                <w:szCs w:val="22"/>
              </w:rPr>
            </w:pPr>
            <w:r w:rsidRPr="00997D17">
              <w:rPr>
                <w:sz w:val="22"/>
                <w:szCs w:val="22"/>
              </w:rPr>
              <w:t xml:space="preserve">Ward education officers: plan where classes move when the school is used as a shelter, and for how long.</w:t>
            </w:r>
          </w:p>
          <w:p w:rsidR="00D3308D" w:rsidRPr="00997D17" w:rsidRDefault="00D3308D">
            <w:pPr>
              <w:pStyle w:val="ListParagraph"/>
              <w:numPr>
                <w:ilvl w:val="0"/>
                <w:numId w:val="1"/>
              </w:numPr>
              <w:jc w:val="both"/>
              <w:rPr>
                <w:sz w:val="22"/>
                <w:szCs w:val="22"/>
              </w:rPr>
            </w:pPr>
            <w:r w:rsidRPr="00997D17">
              <w:rPr>
                <w:sz w:val="22"/>
                <w:szCs w:val="22"/>
              </w:rPr>
              <w:t xml:space="preserve">Youth and adult learners: use the council's adult education classes; they also teach how to read a warning.</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Wazazi na walimu: kubalianeni njia salama au mahali pa muda pa kujifunzia ili masomo yaendelee karibu na nyumbani.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Maafisa elimu wa kata: pangeni madarasa yanahamia wapi shule inapotumika kama makazi ya muda, na kwa muda gani.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Vijana na watu wazima: tumieni madarasa ya elimu ya watu wazima ya halmashauri; pia hufundisha jinsi ya kusoma tahadhari.</w:t>
            </w:r>
          </w:p>
        </w:tc>
      </w:tr>
    </w:tbl>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12.6 DISASTER RISK REDUCTION IMPLEMENTATION | UTEKELEZAJI WA KUPUNGUZA HATARI ZA MAAFA</w:t>
      </w:r>
    </w:p>
    <w:p w:rsidR="00FE4152" w:rsidRPr="00997D17" w:rsidRDefault="00FE4152" w:rsidP="00997D17">
      <w:pPr>
        <w:rPr>
          <w:sz w:val="22"/>
          <w:szCs w:val="22"/>
        </w:rPr>
      </w:pPr>
      <w:r w:rsidRPr="00997D17">
        <w:rPr>
          <w:sz w:val="22"/>
          <w:szCs w:val="22"/>
        </w:rPr>
        <w:t xml:space="preserve">EN: This indicator uses the Sendai Framework index and the share of people covered by early warning, as one value for Tanzania; the model also records for each council the five arrangements of the Disaster Management Act: an emergency preparedness and response plan, an emergency operations and communication centre, an emergency response team, a risk, vulnerability and capacity assessment, and anticipatory action. A high score means that these arrangements are not yet in place or not yet practised, so the first hours of a hazard are improvised. Lead sectors: PMO-DMD and the Disaster Management Committees; PO-RALG and the council.</w:t>
      </w:r>
    </w:p>
    <w:p w:rsidR="00FE4152" w:rsidRPr="00997D17" w:rsidRDefault="00FE4152" w:rsidP="00997D17">
      <w:pPr>
        <w:rPr>
          <w:sz w:val="22"/>
          <w:szCs w:val="22"/>
        </w:rPr>
      </w:pPr>
      <w:r w:rsidRPr="00997D17">
        <w:rPr>
          <w:sz w:val="22"/>
          <w:szCs w:val="22"/>
        </w:rPr>
        <w:t xml:space="preserve">SW: Kiashiria hiki kinatumia Kielelezo cha Mfumo wa Sendai na sehemu ya watu wanaofikiwa na tahadhari za mapema, kama thamani moja kwa Tanzania; mfumo pia unarekodi kwa kila halmashauri mipango mitano ya Sheria ya Usimamizi wa Maafa: mpango wa kujiandaa na kukabiliana na dharura, kituo cha uendeshaji na mawasiliano ya dharura, timu ya kukabiliana na dharura, tathmini ya hatari, udhaifu na uwezo, na hatua za mapema. Alama ya juu inamaanisha kuwa mipango hii bado haipo au bado haijafanyiwa mazoezi, hivyo saa za kwanza za janga hufanywa bila mpango. Sekta zinazoongoza: OWM-IMM na Kamati za Usimamizi wa Maafa; TAMISEMI na halmashauri.</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Without a practised plan, the first hours of a hazard are spent deciding who does what</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Bila mpango uliofanyiwa mazoezi, saa za kwanza za janga hutumika kuamua nani afanye nini</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Council: prepare or update the emergency preparedness and response plan every year, with the wards, and share it with the committees.</w:t>
            </w:r>
          </w:p>
          <w:p w:rsidR="00D3308D" w:rsidRPr="00997D17" w:rsidRDefault="00D3308D">
            <w:pPr>
              <w:pStyle w:val="ListParagraph"/>
              <w:numPr>
                <w:ilvl w:val="0"/>
                <w:numId w:val="1"/>
              </w:numPr>
              <w:jc w:val="both"/>
              <w:rPr>
                <w:sz w:val="22"/>
                <w:szCs w:val="22"/>
              </w:rPr>
            </w:pPr>
            <w:r w:rsidRPr="00997D17">
              <w:rPr>
                <w:sz w:val="22"/>
                <w:szCs w:val="22"/>
              </w:rPr>
              <w:t xml:space="preserve">Ward and village committees: write a one-page contingency plan: the hazards, the safe places, the people who need help to move, and who calls whom.</w:t>
            </w:r>
          </w:p>
          <w:p w:rsidR="00D3308D" w:rsidRPr="00997D17" w:rsidRDefault="00D3308D">
            <w:pPr>
              <w:pStyle w:val="ListParagraph"/>
              <w:numPr>
                <w:ilvl w:val="0"/>
                <w:numId w:val="1"/>
              </w:numPr>
              <w:jc w:val="both"/>
              <w:rPr>
                <w:sz w:val="22"/>
                <w:szCs w:val="22"/>
              </w:rPr>
            </w:pPr>
            <w:r w:rsidRPr="00997D17">
              <w:rPr>
                <w:sz w:val="22"/>
                <w:szCs w:val="22"/>
              </w:rPr>
              <w:t xml:space="preserve">Practise once a year before the season; a short drill at the school or the market shows what is missing.</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Halmashauri: andaeni au sasisheni mpango wa kujiandaa na kukabiliana na dharura kila mwaka, pamoja na kata, na ushirikisheni kamati.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za kata na vijiji: andikeni mpango wa dharura wa ukurasa mmoja: hatari, mahali salama, watu wanaohitaji msaada kuhama, na nani anampigia nani.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Fanyeni mazoezi mara moja kwa mwaka kabla ya msimu; zoezi fupi shuleni au sokoni huonyesha kinachokosekana.</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A warning that stops at the council office does not help the household by the river</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Tahadhari inayoishia ofisi ya halmashauri haiisaidii kaya iliyo kando ya mto</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Council: set up the emergency operations and communication centre with a duty roster and the numbers of every ward and village leader.</w:t>
            </w:r>
          </w:p>
          <w:p w:rsidR="00D3308D" w:rsidRPr="00997D17" w:rsidRDefault="00D3308D">
            <w:pPr>
              <w:pStyle w:val="ListParagraph"/>
              <w:numPr>
                <w:ilvl w:val="0"/>
                <w:numId w:val="1"/>
              </w:numPr>
              <w:jc w:val="both"/>
              <w:rPr>
                <w:sz w:val="22"/>
                <w:szCs w:val="22"/>
              </w:rPr>
            </w:pPr>
            <w:r w:rsidRPr="00997D17">
              <w:rPr>
                <w:sz w:val="22"/>
                <w:szCs w:val="22"/>
              </w:rPr>
              <w:t xml:space="preserve">Ward and village leaders: pass every warning on the same day by the agreed channels, and confirm back to the council that it reached the villages.</w:t>
            </w:r>
          </w:p>
          <w:p w:rsidR="00D3308D" w:rsidRPr="00997D17" w:rsidRDefault="00D3308D">
            <w:pPr>
              <w:pStyle w:val="ListParagraph"/>
              <w:numPr>
                <w:ilvl w:val="0"/>
                <w:numId w:val="1"/>
              </w:numPr>
              <w:jc w:val="both"/>
              <w:rPr>
                <w:sz w:val="22"/>
                <w:szCs w:val="22"/>
              </w:rPr>
            </w:pPr>
            <w:r w:rsidRPr="00997D17">
              <w:rPr>
                <w:sz w:val="22"/>
                <w:szCs w:val="22"/>
              </w:rPr>
              <w:t xml:space="preserve">Residents: tell the leaders how you prefer to receive warnings, and act on them early; moving early is always allowed.</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Halmashauri: anzisheni kituo cha uendeshaji na mawasiliano ya dharura chenye ratiba ya zamu na namba za kila kiongozi wa kata na kijiji.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Viongozi wa kata na vijiji: pitisheni kila tahadhari siku hiyo hiyo kwa njia zilizokubaliwa, na thibitisheni kwa halmashauri kuwa imevifikia vijiji.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Wakazi: waelezeni viongozi jinsi mnavyopendelea kupokea tahadhari, na zifuateni mapema; kuhama mapema kunaruhusiwa siku zote.</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Response teams, assessments and early action depend on people and small budgets that are easy to forget in a quiet year</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Timu za kukabiliana, tathmini na hatua za mapema hutegemea watu na bajeti ndogo ambazo ni rahisi kusahaulika mwaka wa utulivu</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Council: keep an emergency response team trained and equipped, and repeat the risk, vulnerability and capacity assessment with the communities every few years.</w:t>
            </w:r>
          </w:p>
          <w:p w:rsidR="00D3308D" w:rsidRPr="00997D17" w:rsidRDefault="00D3308D">
            <w:pPr>
              <w:pStyle w:val="ListParagraph"/>
              <w:numPr>
                <w:ilvl w:val="0"/>
                <w:numId w:val="1"/>
              </w:numPr>
              <w:jc w:val="both"/>
              <w:rPr>
                <w:sz w:val="22"/>
                <w:szCs w:val="22"/>
              </w:rPr>
            </w:pPr>
            <w:r w:rsidRPr="00997D17">
              <w:rPr>
                <w:sz w:val="22"/>
                <w:szCs w:val="22"/>
              </w:rPr>
              <w:t xml:space="preserve">Agree early actions tied to TMA's forecasts: clearing drains, moving stocks and pre-positioning supplies before the water rises.</w:t>
            </w:r>
          </w:p>
          <w:p w:rsidR="00D3308D" w:rsidRPr="00997D17" w:rsidRDefault="00D3308D">
            <w:pPr>
              <w:pStyle w:val="ListParagraph"/>
              <w:numPr>
                <w:ilvl w:val="0"/>
                <w:numId w:val="1"/>
              </w:numPr>
              <w:jc w:val="both"/>
              <w:rPr>
                <w:sz w:val="22"/>
                <w:szCs w:val="22"/>
              </w:rPr>
            </w:pPr>
            <w:r w:rsidRPr="00997D17">
              <w:rPr>
                <w:sz w:val="22"/>
                <w:szCs w:val="22"/>
              </w:rPr>
              <w:t xml:space="preserve">Everyone: volunteers, youth groups, faith groups and businesses are welcome in the response team; ask the council how to join.</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Halmashauri: wekeni timu ya kukabiliana na dharura iliyofundishwa na yenye vifaa, na rudieni tathmini ya hatari, udhaifu na uwezo pamoja na jamii kila baada ya miaka michache.</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Kubalianeni hatua za mapema zinazofungamana na utabiri wa TMA: kusafisha mitaro, kuhamisha akiba na kuweka vifaa mapema kabla maji hayajapanda.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Kila mtu: wajitolea, vikundi vya vijana, vikundi vya kidini na biashara wanakaribishwa kwenye timu ya kukabiliana; ulizeni halmashauri jinsi ya kujiunga.</w:t>
            </w:r>
          </w:p>
        </w:tc>
      </w:tr>
    </w:tbl>
    <w:p w:rsidR="00483159" w:rsidRPr="00997D17" w:rsidRDefault="00483159" w:rsidP="00483159">
      <w:pPr>
        <w:jc w:val="both"/>
        <w:rPr>
          <w:sz w:val="22"/>
          <w:szCs w:val="22"/>
          <w:lang w:val="sv-SE"/>
        </w:rPr>
      </w:pPr>
    </w:p>
    <w:p w:rsidR="00D3308D" w:rsidRPr="00997D17" w:rsidRDefault="0089242C" w:rsidP="000359A0">
      <w:pPr>
        <w:pStyle w:val="Strong1"/>
        <w:jc w:val="both"/>
        <w:rPr>
          <w:b w:val="0"/>
          <w:bCs w:val="0"/>
          <w:sz w:val="22"/>
          <w:szCs w:val="22"/>
        </w:rPr>
      </w:pPr>
      <w:r w:rsidRPr="00997D17">
        <w:rPr>
          <w:b w:val="0"/>
          <w:bCs w:val="0"/>
          <w:sz w:val="22"/>
          <w:szCs w:val="22"/>
        </w:rPr>
        <w:t xml:space="preserve">12.7 GOVERNANCE | UTAWALA</w:t>
      </w:r>
    </w:p>
    <w:p w:rsidR="00FE4152" w:rsidRPr="00997D17" w:rsidRDefault="00FE4152" w:rsidP="00997D17">
      <w:pPr>
        <w:rPr>
          <w:sz w:val="22"/>
          <w:szCs w:val="22"/>
        </w:rPr>
      </w:pPr>
      <w:r w:rsidRPr="00997D17">
        <w:rPr>
          <w:sz w:val="22"/>
          <w:szCs w:val="22"/>
        </w:rPr>
        <w:t xml:space="preserve">EN: This indicator combines a subnational corruption index for the region with national government effectiveness; the model also records whether each council's Disaster Management Committee meets the criteria of the Act. A high score means that decisions, budgets and information move more slowly or less fairly, so help may not reach those who need it most. Lead sectors: PMO-DMD and the Disaster Management Committees; PO-RALG and the council.</w:t>
      </w:r>
    </w:p>
    <w:p w:rsidR="00FE4152" w:rsidRPr="00997D17" w:rsidRDefault="00FE4152" w:rsidP="00997D17">
      <w:pPr>
        <w:rPr>
          <w:sz w:val="22"/>
          <w:szCs w:val="22"/>
        </w:rPr>
      </w:pPr>
      <w:r w:rsidRPr="00997D17">
        <w:rPr>
          <w:sz w:val="22"/>
          <w:szCs w:val="22"/>
        </w:rPr>
        <w:t xml:space="preserve">SW: Kiashiria hiki kinaunganisha kielelezo cha rushwa cha ngazi za chini kwa mkoa na ufanisi wa serikali kitaifa; mfumo pia unarekodi iwapo Kamati ya Usimamizi wa Maafa ya kila halmashauri inakidhi vigezo vya Sheria. Alama ya juu inamaanisha kuwa maamuzi, bajeti na taarifa husafiri taratibu zaidi au kwa usawa mdogo, hivyo msaada unaweza usiwafikie wanaouhitaji zaidi. Sekta zinazoongoza: OWM-IMM na Kamati za Usimamizi wa Maafa; TAMISEMI na halmashauri.</w:t>
      </w:r>
    </w:p>
    <w:p w:rsidR="00483159" w:rsidRPr="00997D17" w:rsidRDefault="00483159" w:rsidP="00483159">
      <w:pPr>
        <w:jc w:val="both"/>
        <w:rPr>
          <w:sz w:val="22"/>
          <w:szCs w:val="22"/>
          <w:lang w:val="sv-SE"/>
        </w:rPr>
      </w:pPr>
    </w:p>
    <w:tbl>
      <w:tblPr>
        <w:tblW w:w="13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235"/>
        <w:gridCol w:w="3605"/>
        <w:gridCol w:w="3325"/>
      </w:tblGrid>
      <w:tr w:rsidR="00D3308D" w:rsidRPr="00997D17" w:rsidTr="0079308B">
        <w:trPr>
          <w:tblHeader/>
        </w:trPr>
        <w:tc>
          <w:tcPr>
            <w:tcW w:w="3420"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IMPACT (EN)</w:t>
            </w:r>
          </w:p>
        </w:tc>
        <w:tc>
          <w:tcPr>
            <w:tcW w:w="323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ATHARI (SW)</w:t>
            </w:r>
          </w:p>
        </w:tc>
        <w:tc>
          <w:tcPr>
            <w:tcW w:w="360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ACTION (EN)</w:t>
            </w:r>
          </w:p>
        </w:tc>
        <w:tc>
          <w:tcPr>
            <w:tcW w:w="3325" w:type="dxa"/>
            <w:tcBorders>
              <w:top w:val="single" w:sz="4" w:space="0" w:color="9E9E9E"/>
              <w:left w:val="single" w:sz="4" w:space="0" w:color="9E9E9E"/>
              <w:bottom w:val="single" w:sz="4" w:space="0" w:color="9E9E9E"/>
              <w:right w:val="single" w:sz="4" w:space="0" w:color="9E9E9E"/>
            </w:tcBorders>
            <w:shd w:val="clear" w:color="auto" w:fill="D9D9D9"/>
            <w:tcMar>
              <w:top w:w="100" w:type="dxa"/>
              <w:left w:w="140" w:type="dxa"/>
              <w:bottom w:w="100" w:type="dxa"/>
              <w:right w:w="140" w:type="dxa"/>
            </w:tcMar>
          </w:tcPr>
          <w:p w:rsidR="00D3308D" w:rsidRPr="00997D17" w:rsidRDefault="00D3308D" w:rsidP="000359A0">
            <w:pPr>
              <w:jc w:val="both"/>
              <w:rPr>
                <w:sz w:val="22"/>
                <w:szCs w:val="22"/>
              </w:rPr>
            </w:pPr>
            <w:r w:rsidRPr="00997D17">
              <w:rPr>
                <w:sz w:val="22"/>
                <w:szCs w:val="22"/>
              </w:rPr>
              <w:t>HATUA (SW)</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A committee that meets only after a hazard has little time to prepare and to know its people</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Kamati inayokutana tu baada ya janga ina muda mchache wa kujiandaa na kuwafahamu watu wake</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Committees at every level: meet before each rainy and dry season with a short agenda: what has changed, who needs help, what is in stock.</w:t>
            </w:r>
          </w:p>
          <w:p w:rsidR="00D3308D" w:rsidRPr="00997D17" w:rsidRDefault="00D3308D">
            <w:pPr>
              <w:pStyle w:val="ListParagraph"/>
              <w:numPr>
                <w:ilvl w:val="0"/>
                <w:numId w:val="1"/>
              </w:numPr>
              <w:jc w:val="both"/>
              <w:rPr>
                <w:sz w:val="22"/>
                <w:szCs w:val="22"/>
              </w:rPr>
            </w:pPr>
            <w:r w:rsidRPr="00997D17">
              <w:rPr>
                <w:sz w:val="22"/>
                <w:szCs w:val="22"/>
              </w:rPr>
              <w:t xml:space="preserve">Include women, youth, older persons, people with disabilities and faith and business representatives in the committee, as the Act provides.</w:t>
            </w:r>
          </w:p>
          <w:p w:rsidR="00D3308D" w:rsidRPr="00997D17" w:rsidRDefault="00D3308D">
            <w:pPr>
              <w:pStyle w:val="ListParagraph"/>
              <w:numPr>
                <w:ilvl w:val="0"/>
                <w:numId w:val="1"/>
              </w:numPr>
              <w:jc w:val="both"/>
              <w:rPr>
                <w:sz w:val="22"/>
                <w:szCs w:val="22"/>
              </w:rPr>
            </w:pPr>
            <w:r w:rsidRPr="00997D17">
              <w:rPr>
                <w:sz w:val="22"/>
                <w:szCs w:val="22"/>
              </w:rPr>
              <w:t xml:space="preserve">Council: record the meetings and the decisions and share a summary with the wards.</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za ngazi zote: kutaneni kabla ya kila msimu wa mvua na kiangazi kwa ajenda fupi: nini kimebadilika, nani anahitaji msaada, nini kipo kwenye akiba.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Jumuisheni wanawake, vijana, wazee, watu wenye ulemavu na wawakilishi wa dini na biashara kwenye kamati, kama Sheria inavyoelekeza.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Halmashauri: rekodini mikutano na maamuzi na shirikisheni kata muhtasari.</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Relief and support lose trust when people do not know who gets what, and why</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Misaada hupoteza uaminifu watu wasipojua nani anapata nini, na kwa nini</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Committees: post the criteria and the list of households receiving support at the village office and read them out at the meeting.</w:t>
            </w:r>
          </w:p>
          <w:p w:rsidR="00D3308D" w:rsidRPr="00997D17" w:rsidRDefault="00D3308D">
            <w:pPr>
              <w:pStyle w:val="ListParagraph"/>
              <w:numPr>
                <w:ilvl w:val="0"/>
                <w:numId w:val="1"/>
              </w:numPr>
              <w:jc w:val="both"/>
              <w:rPr>
                <w:sz w:val="22"/>
                <w:szCs w:val="22"/>
              </w:rPr>
            </w:pPr>
            <w:r w:rsidRPr="00997D17">
              <w:rPr>
                <w:sz w:val="22"/>
                <w:szCs w:val="22"/>
              </w:rPr>
              <w:t xml:space="preserve">Residents: ask questions and report concerns to the ward office, the council or PMO-DMD; raising a concern is part of good governance.</w:t>
            </w:r>
          </w:p>
          <w:p w:rsidR="00D3308D" w:rsidRPr="00997D17" w:rsidRDefault="00D3308D">
            <w:pPr>
              <w:pStyle w:val="ListParagraph"/>
              <w:numPr>
                <w:ilvl w:val="0"/>
                <w:numId w:val="1"/>
              </w:numPr>
              <w:jc w:val="both"/>
              <w:rPr>
                <w:sz w:val="22"/>
                <w:szCs w:val="22"/>
              </w:rPr>
            </w:pPr>
            <w:r w:rsidRPr="00997D17">
              <w:rPr>
                <w:sz w:val="22"/>
                <w:szCs w:val="22"/>
              </w:rPr>
              <w:t xml:space="preserve">Council: keep simple records of what was received and distributed, and audit them openly after each event.</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bandikeni vigezo na orodha ya kaya zinazopata msaada ofisi ya kijiji na zisomeni kwenye mkutano.</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Wakazi: ulizeni maswali na toeni taarifa za wasiwasi kwa ofisi ya kata, halmashauri au OWM-IMM; kutoa hoja ni sehemu ya utawala bora.</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Halmashauri: wekeni kumbukumbu rahisi za kilichopokelewa na kugawiwa, na zikaguliwe kwa uwazi baada ya kila tukio.</w:t>
            </w:r>
          </w:p>
        </w:tc>
      </w:tr>
      <w:tr w:rsidR="00D3308D" w:rsidRPr="000343A2" w:rsidTr="0079308B">
        <w:trPr>
          <w:cantSplit/>
        </w:trPr>
        <w:tc>
          <w:tcPr>
            <w:tcW w:w="3420"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Decisions taken far from the affected area may miss what local people already know</w:t>
            </w:r>
          </w:p>
        </w:tc>
        <w:tc>
          <w:tcPr>
            <w:tcW w:w="323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A27C4B">
            <w:pPr>
              <w:pStyle w:val="ListParagraph"/>
              <w:numPr>
                <w:ilvl w:val="0"/>
                <w:numId w:val="1"/>
              </w:numPr>
              <w:jc w:val="both"/>
              <w:rPr>
                <w:sz w:val="22"/>
                <w:szCs w:val="22"/>
              </w:rPr>
            </w:pPr>
            <w:r w:rsidRPr="00997D17">
              <w:rPr>
                <w:sz w:val="22"/>
                <w:szCs w:val="22"/>
              </w:rPr>
              <w:t xml:space="preserve">Maamuzi yanayofanywa mbali na eneo lililoathirika yanaweza kukosa kile ambacho wenyeji tayari wanakijua</w:t>
            </w:r>
          </w:p>
        </w:tc>
        <w:tc>
          <w:tcPr>
            <w:tcW w:w="360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rPr>
            </w:pPr>
            <w:r w:rsidRPr="00997D17">
              <w:rPr>
                <w:sz w:val="22"/>
                <w:szCs w:val="22"/>
              </w:rPr>
              <w:t xml:space="preserve">Village and ward committees: send your hazard map and your list of needs to the council before the season, not after the event.</w:t>
            </w:r>
          </w:p>
          <w:p w:rsidR="00D3308D" w:rsidRPr="00997D17" w:rsidRDefault="00D3308D">
            <w:pPr>
              <w:pStyle w:val="ListParagraph"/>
              <w:numPr>
                <w:ilvl w:val="0"/>
                <w:numId w:val="1"/>
              </w:numPr>
              <w:jc w:val="both"/>
              <w:rPr>
                <w:sz w:val="22"/>
                <w:szCs w:val="22"/>
              </w:rPr>
            </w:pPr>
            <w:r w:rsidRPr="00997D17">
              <w:rPr>
                <w:sz w:val="22"/>
                <w:szCs w:val="22"/>
              </w:rPr>
              <w:t xml:space="preserve">Council: give ward committees a small budget and the authority to act on early warnings without waiting for approval.</w:t>
            </w:r>
          </w:p>
          <w:p w:rsidR="00D3308D" w:rsidRPr="00997D17" w:rsidRDefault="00D3308D">
            <w:pPr>
              <w:pStyle w:val="ListParagraph"/>
              <w:numPr>
                <w:ilvl w:val="0"/>
                <w:numId w:val="1"/>
              </w:numPr>
              <w:jc w:val="both"/>
              <w:rPr>
                <w:sz w:val="22"/>
                <w:szCs w:val="22"/>
              </w:rPr>
            </w:pPr>
            <w:r w:rsidRPr="00997D17">
              <w:rPr>
                <w:sz w:val="22"/>
                <w:szCs w:val="22"/>
              </w:rPr>
              <w:t xml:space="preserve">Regional and district commissioners: visit the most affected wards early and let their committees speak first.</w:t>
            </w:r>
          </w:p>
        </w:tc>
        <w:tc>
          <w:tcPr>
            <w:tcW w:w="3325" w:type="dxa"/>
            <w:tcBorders>
              <w:top w:val="single" w:sz="4" w:space="0" w:color="9E9E9E"/>
              <w:left w:val="single" w:sz="4" w:space="0" w:color="9E9E9E"/>
              <w:bottom w:val="single" w:sz="4" w:space="0" w:color="9E9E9E"/>
              <w:right w:val="single" w:sz="4" w:space="0" w:color="9E9E9E"/>
            </w:tcBorders>
            <w:tcMar>
              <w:top w:w="100" w:type="dxa"/>
              <w:left w:w="140" w:type="dxa"/>
              <w:bottom w:w="100" w:type="dxa"/>
              <w:right w:w="140" w:type="dxa"/>
            </w:tcMar>
          </w:tcPr>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Kamati za vijiji na kata: pelekeni ramani yenu ya hatari na orodha ya mahitaji kwa halmashauri kabla ya msimu, si baada ya tukio.</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Halmashauri: zipeni kamati za kata bajeti ndogo na mamlaka ya kuchukua hatua kwa tahadhari za mapema bila kusubiri kibali.</w:t>
            </w:r>
          </w:p>
          <w:p w:rsidR="00D3308D" w:rsidRPr="00997D17" w:rsidRDefault="00D3308D">
            <w:pPr>
              <w:pStyle w:val="ListParagraph"/>
              <w:numPr>
                <w:ilvl w:val="0"/>
                <w:numId w:val="1"/>
              </w:numPr>
              <w:jc w:val="both"/>
              <w:rPr>
                <w:sz w:val="22"/>
                <w:szCs w:val="22"/>
                <w:lang w:val="sv-SE"/>
              </w:rPr>
            </w:pPr>
            <w:r w:rsidRPr="00997D17">
              <w:rPr>
                <w:sz w:val="22"/>
                <w:szCs w:val="22"/>
                <w:lang w:val="sv-SE"/>
              </w:rPr>
              <w:t xml:space="preserve">Wakuu wa mikoa na wilaya: tembeleeni kata zilizoathirika zaidi mapema na waacheni kamati zao ziseme kwanza.</w:t>
            </w:r>
          </w:p>
        </w:tc>
      </w:tr>
    </w:tbl>
    <w:p w:rsidR="00483159" w:rsidRPr="00997D17" w:rsidRDefault="00483159" w:rsidP="00483159">
      <w:pPr>
        <w:jc w:val="both"/>
        <w:rPr>
          <w:sz w:val="22"/>
          <w:szCs w:val="22"/>
          <w:lang w:val="sv-SE"/>
        </w:rPr>
      </w:pPr>
    </w:p>
    <w:p w14:paraId="3C0030C0" w14:textId="6E5B1595" w:rsidR="00FE4152" w:rsidRPr="00997D17" w:rsidRDefault="00FE4152" w:rsidP="00997D17">
      <w:pPr>
        <w:rPr>
          <w:sz w:val="22"/>
          <w:szCs w:val="22"/>
        </w:rPr>
      </w:pPr>
      <w:r w:rsidRPr="00997D17">
        <w:rPr>
          <w:sz w:val="22"/>
          <w:szCs w:val="22"/>
        </w:rPr>
        <w:t>13.0 REGIONS, DISTRICTS AND COUNCILS | MIKOA, WILAYA NA HALMASHAURI</w:t>
      </w:r>
    </w:p>
    <w:p w14:paraId="40805CD6" w14:textId="3121EB47" w:rsidR="00FE4152" w:rsidRPr="00997D17" w:rsidRDefault="00FE4152" w:rsidP="00997D17">
      <w:pPr>
        <w:rPr>
          <w:sz w:val="22"/>
          <w:szCs w:val="22"/>
        </w:rPr>
      </w:pPr>
      <w:r w:rsidRPr="00997D17">
        <w:rPr>
          <w:sz w:val="22"/>
          <w:szCs w:val="22"/>
        </w:rPr>
        <w:t>EN: The United Republic of Tanzania has 31 regions: 26 on the Mainland and 5 in Zanzibar. Under each region below are the local government councils and the districts they serve. City, municipal and town councils cover urban areas; district councils cover rural areas. Where a town or city council sits beside a rural district council of the same name, both are listed.</w:t>
      </w:r>
    </w:p>
    <w:p w14:paraId="6092F916" w14:textId="722A2A64" w:rsidR="00FE4152" w:rsidRPr="00997D17" w:rsidRDefault="00FE4152" w:rsidP="00997D17">
      <w:pPr>
        <w:rPr>
          <w:sz w:val="22"/>
          <w:szCs w:val="22"/>
        </w:rPr>
      </w:pPr>
      <w:r w:rsidRPr="00997D17">
        <w:rPr>
          <w:sz w:val="22"/>
          <w:szCs w:val="22"/>
        </w:rPr>
        <w:t>SW: Jamhuri ya Muungano wa Tanzania ina mikoa 31: 26 Tanzania Bara na 5 Zanzibar. Chini ya kila mkoa zimeorodheshwa halmashauri na wilaya zinazohudumia. Halmashauri za jiji, manispaa na mji zinahudumia maeneo ya mijini; halmashauri za wilaya zinahudumia maeneo ya vijijini. Pale halmashauri ya mji au jiji ilipo pembeni ya halmashauri ya wilaya yenye jina lilelile, zote mbili zimeorodheshwa.</w:t>
      </w:r>
    </w:p>
    <w:p w14:paraId="3682FCAD" w14:textId="05E59730" w:rsidR="00FE4152" w:rsidRPr="00997D17" w:rsidRDefault="00250A71" w:rsidP="00997D17">
      <w:pPr>
        <w:rPr>
          <w:sz w:val="22"/>
          <w:szCs w:val="22"/>
        </w:rPr>
      </w:pPr>
      <w:r w:rsidRPr="008F12E3">
        <w:rPr>
          <w:sz w:val="22"/>
          <w:szCs w:val="22"/>
        </w:rPr>
        <w:t>EN: Compiled from district and council lists current through 2025–2026. Councils are created and upgraded from time to time. Confirm with PMO-RALG (TAMISEMI) or the Regional Secretariat before operational use.</w:t>
      </w:r>
    </w:p>
    <w:p w14:paraId="2435130D" w14:textId="77777777" w:rsidR="00250A71" w:rsidRPr="008F12E3" w:rsidRDefault="00FE4152" w:rsidP="00FE4152">
      <w:pPr>
        <w:rPr>
          <w:sz w:val="22"/>
          <w:szCs w:val="22"/>
        </w:rPr>
      </w:pPr>
      <w:r w:rsidRPr="00997D17">
        <w:rPr>
          <w:sz w:val="22"/>
          <w:szCs w:val="22"/>
        </w:rPr>
        <w:lastRenderedPageBreak/>
        <w:t>SW: Imeandaliwa kutoka orodha za wilaya na halmashauri zilizokuwepo hadi 2025–2026. Halmashauri huundwa na kupandishwa daraja mara kwa mara. Thibitisha na Ofisi ya Rais – Tawala za Mikoa na Serikali za Mitaa (TAMISEMI) au Sekretarieti ya Mkoa kabla ya matumizi ya kiutendaji.</w:t>
      </w:r>
    </w:p>
    <w:p w14:paraId="7D9FAB25" w14:textId="77777777" w:rsidR="006D7A51" w:rsidRPr="008F12E3" w:rsidRDefault="00250A71" w:rsidP="00250A71">
      <w:pPr>
        <w:rPr>
          <w:i/>
          <w:sz w:val="22"/>
          <w:szCs w:val="22"/>
        </w:rPr>
      </w:pPr>
      <w:r w:rsidRPr="008F12E3">
        <w:rPr>
          <w:i/>
          <w:sz w:val="22"/>
          <w:szCs w:val="22"/>
        </w:rPr>
        <w:t>EN: Each line is the documented hazard set for that district: TMA rainfall regime (bimodal Vuli/Masika on the northern coast, north-eastern highlands and Lake Victoria basin; unimodal Msimu elsewhere), EM-DAT flood records 2000–2024 (Morogoro, Dar es Salaam and Arusha lead), and the named river, lake, rift or mine that affects the district. It is not a formal TMA or PMO-RALG hazard map. SW: Kila mstari ni seti ya majanga yenye kumbukumbu kwa wilaya hiyo: utaratibu wa mvua wa TMA, kumbukumbu za mafuriko za EM-DAT 2000–2024, na mto, ziwa, ufa au mgodi unaoathiri wilaya. Si ramani rasmi ya TMA au PMO-RALG.</w:t>
      </w:r>
    </w:p>
    <w:p w14:paraId="29BFBC80" w14:textId="77777777" w:rsidR="006D7A51" w:rsidRPr="00997D17" w:rsidRDefault="006D7A51" w:rsidP="006D7A51">
      <w:pPr>
        <w:rPr>
          <w:sz w:val="22"/>
          <w:szCs w:val="22"/>
        </w:rPr>
      </w:pPr>
      <w:r w:rsidRPr="00997D17">
        <w:rPr>
          <w:sz w:val="22"/>
          <w:szCs w:val="22"/>
        </w:rPr>
        <w:t>SUGGESTED PARAMETERS | VIPIMO VINAVYOPENDEKEZWA</w:t>
      </w:r>
    </w:p>
    <w:p w14:paraId="2587BB46" w14:textId="77777777" w:rsidR="006D7A51" w:rsidRPr="008F12E3" w:rsidRDefault="006D7A51" w:rsidP="006D7A51">
      <w:pPr>
        <w:rPr>
          <w:sz w:val="22"/>
          <w:szCs w:val="22"/>
        </w:rPr>
      </w:pPr>
      <w:r w:rsidRPr="00997D17">
        <w:rPr>
          <w:sz w:val="22"/>
          <w:szCs w:val="22"/>
        </w:rPr>
        <w:t>EN: NBS 2022 census climate module, the NBS environment and climate big-data note, TMA climate statements, and the national agro-ecological zones use a fixed set of parameters. Suggest scoring every council on these seven, then keeping the hazard line as the result. SW: Moduli ya tabianchi ya sensa ya NBS 2022, taarifa ya NBS ya mazingira na tabianchi, taarifa za TMA, na kanda za kilimo-ikolojia zinatumia vipimo maalumu. Pendekezo: kila halmashauri ipimwe kwa hivi saba, kisha mstari wa majanga uwe matokeo.</w:t>
      </w:r>
    </w:p>
    <w:p w14:paraId="648BFB92" w14:textId="77777777" w:rsidR="006D7A51" w:rsidRPr="008F12E3" w:rsidRDefault="006D7A51" w:rsidP="006D7A51">
      <w:pPr>
        <w:rPr>
          <w:sz w:val="22"/>
          <w:szCs w:val="22"/>
        </w:rPr>
      </w:pPr>
      <w:r w:rsidRPr="00997D17">
        <w:rPr>
          <w:sz w:val="22"/>
          <w:szCs w:val="22"/>
        </w:rPr>
        <w:t>1. Rainfall regime and annual band — bimodal Vuli/Masika (northern coast, NE highlands, Lake Victoria) or unimodal Msimu (centre, west, south). Bands: under 800 mm (Dodoma, Singida, Same, lowland Arusha), 800–1,200 mm, over 1,200 mm (highlands, Lake Victoria, coast).</w:t>
      </w:r>
    </w:p>
    <w:p w14:paraId="41D04B48" w14:textId="77777777" w:rsidR="006D7A51" w:rsidRPr="008F12E3" w:rsidRDefault="006D7A51" w:rsidP="006D7A51">
      <w:pPr>
        <w:rPr>
          <w:sz w:val="22"/>
          <w:szCs w:val="22"/>
        </w:rPr>
      </w:pPr>
      <w:r w:rsidRPr="00997D17">
        <w:rPr>
          <w:sz w:val="22"/>
          <w:szCs w:val="22"/>
        </w:rPr>
        <w:t>2. Altitude class — coast and lakeshore under 500 m; plateau 500–1,500 m; highland over 1,500 m (Kilimanjaro, Meru, Usambara, Uluguru, Udzungwa, Southern Highlands). Landslide risk rises with slope, not with region name.</w:t>
      </w:r>
    </w:p>
    <w:p w14:paraId="76AE9C59" w14:textId="77777777" w:rsidR="006D7A51" w:rsidRPr="008F12E3" w:rsidRDefault="006D7A51" w:rsidP="006D7A51">
      <w:pPr>
        <w:rPr>
          <w:sz w:val="22"/>
          <w:szCs w:val="22"/>
        </w:rPr>
      </w:pPr>
      <w:r w:rsidRPr="00997D17">
        <w:rPr>
          <w:sz w:val="22"/>
          <w:szCs w:val="22"/>
        </w:rPr>
        <w:t>3. Lead hazard reported by households (NBS 2022) — drought is the national lead (46.3%). Severe drought reported in Arusha, Simiyu, Mara and Dodoma. Floods lead in Morogoro, Pwani, Dar es Salaam and Lindi. Zanzibar reports floods (13.7%) and sea-level rise (up to 56.5%). Mbeya reports landslides (10.8%). Songwe (27.2%) and Rukwa (22.6%) report strong storms. Dar es Salaam reports earthquake exposure (23.4% of households) even though instrumented seismicity is higher on the Rukwa Rift.</w:t>
      </w:r>
    </w:p>
    <w:p w14:paraId="39E5498D" w14:textId="77777777" w:rsidR="006D7A51" w:rsidRPr="008F12E3" w:rsidRDefault="006D7A51" w:rsidP="006D7A51">
      <w:pPr>
        <w:rPr>
          <w:sz w:val="22"/>
          <w:szCs w:val="22"/>
        </w:rPr>
      </w:pPr>
      <w:r w:rsidRPr="00997D17">
        <w:rPr>
          <w:sz w:val="22"/>
          <w:szCs w:val="22"/>
        </w:rPr>
        <w:t>4. Heat — NBS places the highest 1-in-20-year heat stress (WBGT about 28.5–31.6°C) on the eastern coast and lowlands. Suggest adding heat illness to Dar es Salaam, Tanga, Pwani, Lindi, Mtwara, Zanzibar and the central lowlands. It is missing from the current lines.</w:t>
      </w:r>
    </w:p>
    <w:p w14:paraId="5C4AB576" w14:textId="77777777" w:rsidR="006D7A51" w:rsidRPr="008F12E3" w:rsidRDefault="006D7A51" w:rsidP="006D7A51">
      <w:pPr>
        <w:rPr>
          <w:sz w:val="22"/>
          <w:szCs w:val="22"/>
        </w:rPr>
      </w:pPr>
      <w:r w:rsidRPr="00997D17">
        <w:rPr>
          <w:sz w:val="22"/>
          <w:szCs w:val="22"/>
        </w:rPr>
        <w:t>5. Sea-level and surge — suggest adding sea-level rise and storm surge to all Zanzibar districts and to open-coast councils (Pangani, Bagamoyo, Dar shore, Mafia, Kilwa, Lindi, Mtwara). Tsunami stays rare.</w:t>
      </w:r>
    </w:p>
    <w:p w14:paraId="59B5BB07" w14:textId="77777777" w:rsidR="006D7A51" w:rsidRPr="008F12E3" w:rsidRDefault="006D7A51" w:rsidP="006D7A51">
      <w:pPr>
        <w:rPr>
          <w:sz w:val="22"/>
          <w:szCs w:val="22"/>
        </w:rPr>
      </w:pPr>
      <w:r w:rsidRPr="00997D17">
        <w:rPr>
          <w:sz w:val="22"/>
          <w:szCs w:val="22"/>
        </w:rPr>
        <w:t>6. Exposure — 2022 census density and growth. Dar es Salaam, Mwanza and other cities multiply the same flood into more deaths. Rural drought districts multiply it into food and water shortage. Suggest a short exposure tag: dense urban, lakeshore, floodplain, or rangeland.</w:t>
      </w:r>
    </w:p>
    <w:p w14:paraId="60CD5C61" w14:textId="77777777" w:rsidR="006D7A51" w:rsidRPr="008F12E3" w:rsidRDefault="006D7A51" w:rsidP="006D7A51">
      <w:pPr>
        <w:rPr>
          <w:sz w:val="22"/>
          <w:szCs w:val="22"/>
        </w:rPr>
      </w:pPr>
      <w:r w:rsidRPr="00997D17">
        <w:rPr>
          <w:sz w:val="22"/>
          <w:szCs w:val="22"/>
        </w:rPr>
        <w:t>7. Soils and growing season — agro-ecological zones: coastal plain, arid and semi-arid, plateau, alluvial valleys (Rufiji, Kilombero, Usangu), northern highlands, southern and western highlands. Shallow eroded soils (Kondoa) add gully risk; alluvial clays add standing floods.</w:t>
      </w:r>
    </w:p>
    <w:p w14:paraId="67D1CC09" w14:textId="4FEA0BA3" w:rsidR="00FE4152" w:rsidRPr="00997D17" w:rsidRDefault="006D7A51" w:rsidP="00997D17">
      <w:pPr>
        <w:rPr>
          <w:sz w:val="22"/>
          <w:szCs w:val="22"/>
        </w:rPr>
      </w:pPr>
      <w:r w:rsidRPr="00997D17">
        <w:rPr>
          <w:sz w:val="22"/>
          <w:szCs w:val="22"/>
        </w:rPr>
        <w:t>EN: Suggested corrections to the lines already written — add heat on the coast and central lowlands; add sea-level rise on Zanzibar and the open coast; add strong storms for Songwe and Rukwa; treat Mara drought as household-reported, not only lake flood; keep earthquake primary on the Rift and note Dar es Salaam as reported exposure. Confirm with TMA and PMO-RALG before operational use. SW: Marekebisho yanayopendekezwa — ongeza joto pwani na nyanda za chini; ongeza kupanda kwa usawa wa bahari Zanzibar na pwani ya wazi; ongeza dhoruba kali Songwe na Rukwa; ukame wa Mara ni wa kaya, si mafuriko ya ziwa pekee; tetemeko liendelee kuwa la Ufa, na Dar es Salaam ibaki kama mtazamo wa kaya. Thibitisha na TMA na PMO-RALG kabla ya matumizi.</w:t>
      </w:r>
    </w:p>
    <w:p w14:paraId="0E2D547B" w14:textId="03EC0C88" w:rsidR="000343A2" w:rsidRPr="000343A2" w:rsidRDefault="000343A2" w:rsidP="00FE4152">
      <w:pPr>
        <w:rPr>
          <w:ins w:id="59" w:author="Bonephace Kaijage" w:date="2026-10-11T06:46:00Z" w16du:dateUtc="2026-10-11T03:46:00Z"/>
          <w:sz w:val="22"/>
          <w:szCs w:val="22"/>
        </w:rPr>
      </w:pPr>
      <w:ins w:id="60" w:author="Bonephace Kaijage" w:date="2026-10-11T06:48:00Z" w16du:dateUtc="2026-10-11T03:48:00Z">
        <w:r w:rsidRPr="000343A2">
          <w:rPr>
            <w:sz w:val="22"/>
            <w:szCs w:val="22"/>
            <w:rPrChange w:id="61" w:author="Bonephace Kaijage" w:date="2026-10-11T07:43:00Z" w16du:dateUtc="2026-10-11T04:43:00Z">
              <w:rPr>
                <w:sz w:val="22"/>
                <w:szCs w:val="22"/>
                <w:lang w:val="sv-SE"/>
              </w:rPr>
            </w:rPrChange>
          </w:rPr>
          <w:t>1. ARUSHA REGION | MKOA WA ARUSHA</w:t>
        </w:r>
      </w:ins>
      <w:del w:id="62" w:author="Bonephace Kaijage" w:date="2026-10-11T06:48:00Z" w16du:dateUtc="2026-10-11T03:48:00Z">
        <w:r w:rsidR="00FE4152" w:rsidRPr="000343A2" w:rsidDel="000343A2">
          <w:rPr>
            <w:sz w:val="22"/>
            <w:szCs w:val="22"/>
          </w:rPr>
          <w:delText xml:space="preserve">1. </w:delText>
        </w:r>
      </w:del>
      <w:del w:id="63" w:author="Bonephace Kaijage" w:date="2026-10-11T06:46:00Z" w16du:dateUtc="2026-10-11T03:46:00Z">
        <w:r w:rsidR="00FE4152" w:rsidRPr="000343A2" w:rsidDel="000343A2">
          <w:rPr>
            <w:sz w:val="22"/>
            <w:szCs w:val="22"/>
          </w:rPr>
          <w:delText xml:space="preserve">ARUSHA </w:delText>
        </w:r>
      </w:del>
    </w:p>
    <w:p w14:paraId="759E0710" w14:textId="2C17CF55" w:rsidR="002A1887" w:rsidRPr="000343A2" w:rsidDel="000343A2" w:rsidRDefault="00FE4152" w:rsidP="002A1887">
      <w:pPr>
        <w:rPr>
          <w:del w:id="64" w:author="Bonephace Kaijage" w:date="2026-10-11T06:48:00Z" w16du:dateUtc="2026-10-11T03:48:00Z"/>
          <w:sz w:val="22"/>
          <w:szCs w:val="22"/>
          <w:rPrChange w:id="65" w:author="Bonephace Kaijage" w:date="2026-10-11T07:43:00Z" w16du:dateUtc="2026-10-11T04:43:00Z">
            <w:rPr>
              <w:del w:id="66" w:author="Bonephace Kaijage" w:date="2026-10-11T06:48:00Z" w16du:dateUtc="2026-10-11T03:48:00Z"/>
              <w:sz w:val="22"/>
              <w:szCs w:val="22"/>
              <w:lang w:val="sv-SE"/>
            </w:rPr>
          </w:rPrChange>
        </w:rPr>
      </w:pPr>
      <w:del w:id="67" w:author="Bonephace Kaijage" w:date="2026-10-11T06:48:00Z" w16du:dateUtc="2026-10-11T03:48:00Z">
        <w:r w:rsidRPr="000343A2" w:rsidDel="000343A2">
          <w:rPr>
            <w:sz w:val="22"/>
            <w:szCs w:val="22"/>
          </w:rPr>
          <w:delText>REGION | MKOA WA ARUSHA</w:delText>
        </w:r>
      </w:del>
    </w:p>
    <w:p w14:paraId="5D7EEBCF" w14:textId="77777777" w:rsidR="000343A2" w:rsidRPr="000343A2" w:rsidRDefault="000343A2" w:rsidP="00FE4152">
      <w:pPr>
        <w:rPr>
          <w:ins w:id="68" w:author="Bonephace Kaijage" w:date="2026-10-11T06:51:00Z" w16du:dateUtc="2026-10-11T03:51:00Z"/>
          <w:sz w:val="22"/>
          <w:szCs w:val="22"/>
        </w:rPr>
      </w:pPr>
    </w:p>
    <w:p w14:paraId="77869E7D" w14:textId="77777777" w:rsidR="002A1887" w:rsidRPr="000343A2" w:rsidRDefault="002A1887" w:rsidP="002A1887">
      <w:pPr>
        <w:rPr>
          <w:color w:val="000000"/>
        </w:rPr>
      </w:pPr>
    </w:p>
    <w:p w14:paraId="4801DE93" w14:textId="77777777" w:rsidR="002A1887" w:rsidRDefault="002A1887" w:rsidP="002A1887">
      <w:pPr>
        <w:pStyle w:val="Strong1"/>
        <w:jc w:val="both"/>
        <w:rPr>
          <w:color w:val="000000"/>
        </w:rPr>
      </w:pPr>
      <w:r w:rsidRPr="002A1887">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2A1887" w:rsidRPr="002A1887" w14:paraId="5BDC434C" w14:textId="77777777" w:rsidTr="002A1887">
        <w:trPr>
          <w:tblHeader/>
        </w:trPr>
        <w:tc>
          <w:tcPr>
            <w:tcW w:w="3420" w:type="dxa"/>
            <w:shd w:val="clear" w:color="D9D9D9" w:fill="D9D9D9"/>
          </w:tcPr>
          <w:p w14:paraId="7EB679F2" w14:textId="0218328D" w:rsidR="002A1887" w:rsidRPr="002A1887" w:rsidRDefault="002A1887" w:rsidP="002A1887">
            <w:pPr>
              <w:jc w:val="both"/>
              <w:rPr>
                <w:color w:val="000000"/>
              </w:rPr>
            </w:pPr>
            <w:r w:rsidRPr="002A1887">
              <w:rPr>
                <w:color w:val="000000"/>
              </w:rPr>
              <w:lastRenderedPageBreak/>
              <w:t>AREA (EN)</w:t>
            </w:r>
          </w:p>
        </w:tc>
        <w:tc>
          <w:tcPr>
            <w:tcW w:w="3235" w:type="dxa"/>
            <w:shd w:val="clear" w:color="D9D9D9" w:fill="D9D9D9"/>
          </w:tcPr>
          <w:p w14:paraId="39713F1D" w14:textId="7557F75A" w:rsidR="002A1887" w:rsidRPr="002A1887" w:rsidRDefault="002A1887" w:rsidP="002A1887">
            <w:pPr>
              <w:jc w:val="both"/>
              <w:rPr>
                <w:color w:val="000000"/>
              </w:rPr>
            </w:pPr>
            <w:r w:rsidRPr="002A1887">
              <w:rPr>
                <w:color w:val="000000"/>
              </w:rPr>
              <w:t>ENEO (SW)</w:t>
            </w:r>
          </w:p>
        </w:tc>
        <w:tc>
          <w:tcPr>
            <w:tcW w:w="3605" w:type="dxa"/>
            <w:shd w:val="clear" w:color="D9D9D9" w:fill="D9D9D9"/>
          </w:tcPr>
          <w:p w14:paraId="488EFB4D" w14:textId="4AB93760" w:rsidR="002A1887" w:rsidRPr="002A1887" w:rsidRDefault="002A1887" w:rsidP="002A1887">
            <w:pPr>
              <w:jc w:val="both"/>
              <w:rPr>
                <w:color w:val="000000"/>
              </w:rPr>
            </w:pPr>
            <w:r w:rsidRPr="002A1887">
              <w:rPr>
                <w:color w:val="000000"/>
              </w:rPr>
              <w:t>RISK STATEMENT (EN)</w:t>
            </w:r>
          </w:p>
        </w:tc>
        <w:tc>
          <w:tcPr>
            <w:tcW w:w="3325" w:type="dxa"/>
            <w:shd w:val="clear" w:color="D9D9D9" w:fill="D9D9D9"/>
          </w:tcPr>
          <w:p w14:paraId="304B828E" w14:textId="3E8E3C36" w:rsidR="002A1887" w:rsidRPr="002A1887" w:rsidRDefault="002A1887" w:rsidP="002A1887">
            <w:pPr>
              <w:jc w:val="both"/>
              <w:rPr>
                <w:color w:val="000000"/>
              </w:rPr>
            </w:pPr>
            <w:r w:rsidRPr="002A1887">
              <w:rPr>
                <w:color w:val="000000"/>
              </w:rPr>
              <w:t>TAMKO LA HATARI (SW)</w:t>
            </w:r>
          </w:p>
        </w:tc>
      </w:tr>
      <w:tr w:rsidR="002A1887" w:rsidRPr="002A1887" w14:paraId="7BF67D0A" w14:textId="77777777" w:rsidTr="002A1887">
        <w:tc>
          <w:tcPr>
            <w:tcW w:w="3420" w:type="dxa"/>
          </w:tcPr>
          <w:p w14:paraId="2C0E9FEA" w14:textId="71A8B164" w:rsidR="002A1887" w:rsidRPr="002A1887" w:rsidRDefault="002A1887" w:rsidP="002A1887">
            <w:pPr>
              <w:pStyle w:val="ListParagraph"/>
              <w:numPr>
                <w:ilvl w:val="0"/>
                <w:numId w:val="1"/>
              </w:numPr>
              <w:jc w:val="both"/>
              <w:rPr>
                <w:color w:val="000000"/>
              </w:rPr>
            </w:pPr>
            <w:r w:rsidRPr="002A1887">
              <w:rPr>
                <w:color w:val="000000"/>
              </w:rPr>
              <w:t>Arusha City: Themi and Naura river valleys</w:t>
            </w:r>
          </w:p>
        </w:tc>
        <w:tc>
          <w:tcPr>
            <w:tcW w:w="3235" w:type="dxa"/>
          </w:tcPr>
          <w:p w14:paraId="48199DAA" w14:textId="6FAA37FF" w:rsidR="002A1887" w:rsidRPr="002A1887" w:rsidRDefault="002A1887" w:rsidP="002A1887">
            <w:pPr>
              <w:pStyle w:val="ListParagraph"/>
              <w:numPr>
                <w:ilvl w:val="0"/>
                <w:numId w:val="1"/>
              </w:numPr>
              <w:jc w:val="both"/>
              <w:rPr>
                <w:color w:val="000000"/>
                <w:lang w:val="sv-SE"/>
              </w:rPr>
            </w:pPr>
            <w:r w:rsidRPr="002A1887">
              <w:rPr>
                <w:color w:val="000000"/>
                <w:lang w:val="sv-SE"/>
              </w:rPr>
              <w:t>Jiji la Arusha: mabonde ya mito Themi na Naura</w:t>
            </w:r>
          </w:p>
        </w:tc>
        <w:tc>
          <w:tcPr>
            <w:tcW w:w="3605" w:type="dxa"/>
          </w:tcPr>
          <w:p w14:paraId="34B3B5DA" w14:textId="1F926F34" w:rsidR="002A1887" w:rsidRPr="00DC5789" w:rsidRDefault="002A1887" w:rsidP="00DC5789">
            <w:pPr>
              <w:pStyle w:val="ListParagraph"/>
              <w:numPr>
                <w:ilvl w:val="0"/>
                <w:numId w:val="1"/>
              </w:numPr>
              <w:jc w:val="both"/>
              <w:rPr>
                <w:color w:val="000000"/>
              </w:rPr>
            </w:pPr>
            <w:r w:rsidRPr="00DC5789">
              <w:rPr>
                <w:color w:val="000000"/>
              </w:rPr>
              <w:t>This area lies along the Themi and Naura rivers in Arusha city: run-off from the Meru slopes raises these rivers within an hour, flooding riverside plots and low streets in the Vuli and Masika rains.</w:t>
            </w:r>
          </w:p>
          <w:p w14:paraId="14717DA5" w14:textId="60EDE5ED" w:rsidR="000343A2" w:rsidRDefault="00DC5789" w:rsidP="000343A2">
            <w:pPr>
              <w:pStyle w:val="ListParagraph"/>
              <w:numPr>
                <w:ilvl w:val="0"/>
                <w:numId w:val="1"/>
              </w:numPr>
              <w:rPr>
                <w:ins w:id="69" w:author="Bonephace Kaijage" w:date="2026-10-11T06:25:00Z" w16du:dateUtc="2026-10-11T03:25:00Z"/>
              </w:rPr>
            </w:pPr>
            <w:r w:rsidRPr="000343A2">
              <w:rPr>
                <w:rPrChange w:id="70" w:author="Bonephace Kaijage" w:date="2026-10-11T06:23:00Z" w16du:dateUtc="2026-10-11T03:23:00Z">
                  <w:rPr>
                    <w:bCs/>
                    <w:color w:val="000000"/>
                  </w:rPr>
                </w:rPrChange>
              </w:rPr>
              <w:t>For those living and trading here, it helps to</w:t>
            </w:r>
            <w:r w:rsidR="002A1887" w:rsidRPr="000343A2">
              <w:rPr>
                <w:rPrChange w:id="71" w:author="Bonephace Kaijage" w:date="2026-10-11T06:23:00Z" w16du:dateUtc="2026-10-11T03:23:00Z">
                  <w:rPr>
                    <w:bCs/>
                    <w:color w:val="000000"/>
                  </w:rPr>
                </w:rPrChange>
              </w:rPr>
              <w:t xml:space="preserve"> build above the highest known flood mark, keep the river reserve and drains clear, and store goods off the floor.</w:t>
            </w:r>
          </w:p>
          <w:p w14:paraId="1CC5356C" w14:textId="108864B0" w:rsidR="000343A2" w:rsidRPr="000343A2" w:rsidRDefault="00FE0A4D" w:rsidP="000343A2">
            <w:pPr>
              <w:pStyle w:val="ListParagraph"/>
              <w:numPr>
                <w:ilvl w:val="0"/>
                <w:numId w:val="1"/>
              </w:numPr>
              <w:rPr>
                <w:ins w:id="72" w:author="Bonephace Kaijage" w:date="2026-10-11T06:23:00Z" w16du:dateUtc="2026-10-11T03:23:00Z"/>
                <w:rPrChange w:id="73" w:author="Bonephace Kaijage" w:date="2026-10-11T06:23:00Z" w16du:dateUtc="2026-10-11T03:23:00Z">
                  <w:rPr>
                    <w:ins w:id="74" w:author="Bonephace Kaijage" w:date="2026-10-11T06:23:00Z" w16du:dateUtc="2026-10-11T03:23:00Z"/>
                    <w:bCs/>
                    <w:color w:val="000000"/>
                  </w:rPr>
                </w:rPrChange>
              </w:rPr>
              <w:pPrChange w:id="75" w:author="Bonephace Kaijage" w:date="2026-10-11T06:25:00Z" w16du:dateUtc="2026-10-11T03:25:00Z">
                <w:pPr>
                  <w:pStyle w:val="ListParagraph"/>
                  <w:numPr>
                    <w:numId w:val="1"/>
                  </w:numPr>
                  <w:ind w:left="720" w:hanging="360"/>
                  <w:jc w:val="both"/>
                </w:pPr>
              </w:pPrChange>
            </w:pPr>
            <w:ins w:id="76" w:author="Bonephace Kaijage" w:date="2026-10-14T05:55:00Z" w16du:dateUtc="2026-10-14T03:55:00Z">
              <w:r>
                <w:t>What raises the risk: building new houses or stores inside the river reserve.</w:t>
              </w:r>
            </w:ins>
          </w:p>
          <w:p w14:paraId="6F03F738" w14:textId="77777777" w:rsidR="00FE0A4D" w:rsidRDefault="000343A2" w:rsidP="00DC5789">
            <w:pPr>
              <w:pStyle w:val="ListParagraph"/>
              <w:numPr>
                <w:ilvl w:val="0"/>
                <w:numId w:val="1"/>
              </w:numPr>
              <w:jc w:val="both"/>
              <w:rPr>
                <w:ins w:id="77" w:author="Bonephace Kaijage" w:date="2026-10-14T05:58:00Z" w16du:dateUtc="2026-10-14T03:58:00Z"/>
                <w:bCs/>
                <w:color w:val="000000"/>
              </w:rPr>
            </w:pPr>
            <w:ins w:id="78" w:author="Bonephace Kaijage" w:date="2026-10-11T06:29:00Z" w16du:dateUtc="2026-10-11T03:29:00Z">
              <w:r>
                <w:rPr>
                  <w:bCs/>
                  <w:color w:val="000000"/>
                </w:rPr>
                <w:t>Know the high ground away from the river that you will move to, and go before the water reaches the road.</w:t>
              </w:r>
            </w:ins>
          </w:p>
          <w:p w14:paraId="19C24B71" w14:textId="063023BF" w:rsidR="002A1887" w:rsidRPr="00DC5789" w:rsidRDefault="00FE0A4D" w:rsidP="00DC5789">
            <w:pPr>
              <w:pStyle w:val="ListParagraph"/>
              <w:numPr>
                <w:ilvl w:val="0"/>
                <w:numId w:val="1"/>
              </w:numPr>
              <w:jc w:val="both"/>
              <w:rPr>
                <w:bCs/>
                <w:color w:val="000000"/>
              </w:rPr>
            </w:pPr>
            <w:ins w:id="79" w:author="Bonephace Kaijage" w:date="2026-10-14T05:58:00Z" w16du:dateUtc="2026-10-14T03:58:00Z">
              <w:r>
                <w:rPr>
                  <w:bCs/>
                  <w:color w:val="000000"/>
                </w:rPr>
                <w:t>Agree who will help anyone in the household who cannot move, see or hear a warning on their own.</w:t>
              </w:r>
            </w:ins>
          </w:p>
        </w:tc>
        <w:tc>
          <w:tcPr>
            <w:tcW w:w="3325" w:type="dxa"/>
          </w:tcPr>
          <w:p w14:paraId="50C2AA79" w14:textId="516C86AF" w:rsidR="002A1887" w:rsidRPr="00DC5789" w:rsidRDefault="002A1887" w:rsidP="00DC5789">
            <w:pPr>
              <w:pStyle w:val="ListParagraph"/>
              <w:numPr>
                <w:ilvl w:val="0"/>
                <w:numId w:val="1"/>
              </w:numPr>
              <w:jc w:val="both"/>
              <w:rPr>
                <w:color w:val="000000"/>
              </w:rPr>
            </w:pPr>
            <w:r w:rsidRPr="00DC5789">
              <w:rPr>
                <w:color w:val="000000"/>
              </w:rPr>
              <w:t>Eneo hili liko kando ya mito Themi na Naura jijini Arusha: maji kutoka miteremko ya Meru hujaza mito hii ndani ya saa moja, na kufurika viwanja vya kando ya mito na mitaa ya chini wakati wa mvua za Vuli na Masika.</w:t>
            </w:r>
          </w:p>
          <w:p w14:paraId="356C23D9" w14:textId="10A80869" w:rsidR="000343A2" w:rsidRDefault="00DC5789" w:rsidP="000343A2">
            <w:pPr>
              <w:pStyle w:val="ListParagraph"/>
              <w:numPr>
                <w:ilvl w:val="0"/>
                <w:numId w:val="1"/>
              </w:numPr>
              <w:rPr>
                <w:ins w:id="80" w:author="Bonephace Kaijage" w:date="2026-10-11T06:25:00Z" w16du:dateUtc="2026-10-11T03:25:00Z"/>
              </w:rPr>
            </w:pPr>
            <w:r w:rsidRPr="000343A2">
              <w:rPr>
                <w:rPrChange w:id="81" w:author="Bonephace Kaijage" w:date="2026-10-11T06:23:00Z" w16du:dateUtc="2026-10-11T03:23:00Z">
                  <w:rPr>
                    <w:bCs/>
                    <w:color w:val="000000"/>
                  </w:rPr>
                </w:rPrChange>
              </w:rPr>
              <w:t>Kwa wanaoishi na kufanya biashara hapa, ni vyema</w:t>
            </w:r>
            <w:r w:rsidR="002A1887" w:rsidRPr="000343A2">
              <w:rPr>
                <w:rPrChange w:id="82" w:author="Bonephace Kaijage" w:date="2026-10-11T06:23:00Z" w16du:dateUtc="2026-10-11T03:23:00Z">
                  <w:rPr>
                    <w:bCs/>
                    <w:color w:val="000000"/>
                  </w:rPr>
                </w:rPrChange>
              </w:rPr>
              <w:t xml:space="preserve"> kujenga juu ya alama ya juu ya mafuriko inayojulikana, kuweka hifadhi ya mto na mitaro wazi, na kuhifadhi bidhaa juu ya sakafu.</w:t>
            </w:r>
          </w:p>
          <w:p w14:paraId="58DF63B0" w14:textId="0CD1CD48" w:rsidR="000343A2" w:rsidRPr="000343A2" w:rsidRDefault="00FE0A4D" w:rsidP="000343A2">
            <w:pPr>
              <w:pStyle w:val="ListParagraph"/>
              <w:numPr>
                <w:ilvl w:val="0"/>
                <w:numId w:val="1"/>
              </w:numPr>
              <w:rPr>
                <w:ins w:id="83" w:author="Bonephace Kaijage" w:date="2026-10-11T06:23:00Z" w16du:dateUtc="2026-10-11T03:23:00Z"/>
                <w:rPrChange w:id="84" w:author="Bonephace Kaijage" w:date="2026-10-11T06:23:00Z" w16du:dateUtc="2026-10-11T03:23:00Z">
                  <w:rPr>
                    <w:ins w:id="85" w:author="Bonephace Kaijage" w:date="2026-10-11T06:23:00Z" w16du:dateUtc="2026-10-11T03:23:00Z"/>
                    <w:bCs/>
                    <w:color w:val="000000"/>
                  </w:rPr>
                </w:rPrChange>
              </w:rPr>
              <w:pPrChange w:id="86" w:author="Bonephace Kaijage" w:date="2026-10-11T06:25:00Z" w16du:dateUtc="2026-10-11T03:25:00Z">
                <w:pPr>
                  <w:pStyle w:val="ListParagraph"/>
                  <w:numPr>
                    <w:numId w:val="1"/>
                  </w:numPr>
                  <w:ind w:left="720" w:hanging="360"/>
                  <w:jc w:val="both"/>
                </w:pPr>
              </w:pPrChange>
            </w:pPr>
            <w:ins w:id="87" w:author="Bonephace Kaijage" w:date="2026-10-14T05:55:00Z" w16du:dateUtc="2026-10-14T03:55:00Z">
              <w:r>
                <w:t>Kinachoongeza hatari: kujenga nyumba au maduka mapya ndani ya hifadhi ya mto.</w:t>
              </w:r>
            </w:ins>
          </w:p>
          <w:p w14:paraId="1DC5B78C" w14:textId="77777777" w:rsidR="00FE0A4D" w:rsidRDefault="000343A2" w:rsidP="00DC5789">
            <w:pPr>
              <w:pStyle w:val="ListParagraph"/>
              <w:numPr>
                <w:ilvl w:val="0"/>
                <w:numId w:val="1"/>
              </w:numPr>
              <w:jc w:val="both"/>
              <w:rPr>
                <w:ins w:id="88" w:author="Bonephace Kaijage" w:date="2026-10-14T05:58:00Z" w16du:dateUtc="2026-10-14T03:58:00Z"/>
                <w:bCs/>
                <w:color w:val="000000"/>
              </w:rPr>
            </w:pPr>
            <w:ins w:id="89" w:author="Bonephace Kaijage" w:date="2026-10-11T06:29:00Z" w16du:dateUtc="2026-10-11T03:29:00Z">
              <w:r>
                <w:rPr>
                  <w:bCs/>
                  <w:color w:val="000000"/>
                </w:rPr>
                <w:t>Fahamu eneo la juu mbali na mto utakalohamia, na ondoka kabla maji hayajafika barabarani.</w:t>
              </w:r>
            </w:ins>
          </w:p>
          <w:p w14:paraId="4DD4E8DE" w14:textId="451F2EBB" w:rsidR="002A1887" w:rsidRPr="00DC5789" w:rsidRDefault="00FE0A4D" w:rsidP="00DC5789">
            <w:pPr>
              <w:pStyle w:val="ListParagraph"/>
              <w:numPr>
                <w:ilvl w:val="0"/>
                <w:numId w:val="1"/>
              </w:numPr>
              <w:jc w:val="both"/>
              <w:rPr>
                <w:bCs/>
                <w:color w:val="000000"/>
              </w:rPr>
            </w:pPr>
            <w:ins w:id="90"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1D3B9DD9" w14:textId="77777777" w:rsidTr="002A1887">
        <w:tc>
          <w:tcPr>
            <w:tcW w:w="3420" w:type="dxa"/>
          </w:tcPr>
          <w:p w14:paraId="3A27D428" w14:textId="2271863A" w:rsidR="002A1887" w:rsidRPr="002A1887" w:rsidRDefault="002A1887" w:rsidP="002A1887">
            <w:pPr>
              <w:pStyle w:val="ListParagraph"/>
              <w:numPr>
                <w:ilvl w:val="0"/>
                <w:numId w:val="1"/>
              </w:numPr>
              <w:jc w:val="both"/>
              <w:rPr>
                <w:color w:val="000000"/>
              </w:rPr>
            </w:pPr>
            <w:r w:rsidRPr="002A1887">
              <w:rPr>
                <w:color w:val="000000"/>
              </w:rPr>
              <w:t>Arusha DC: steep slopes of Mount Meru</w:t>
            </w:r>
          </w:p>
        </w:tc>
        <w:tc>
          <w:tcPr>
            <w:tcW w:w="3235" w:type="dxa"/>
          </w:tcPr>
          <w:p w14:paraId="2502CF2F" w14:textId="6580CC6C" w:rsidR="002A1887" w:rsidRPr="002A1887" w:rsidRDefault="002A1887" w:rsidP="002A1887">
            <w:pPr>
              <w:pStyle w:val="ListParagraph"/>
              <w:numPr>
                <w:ilvl w:val="0"/>
                <w:numId w:val="1"/>
              </w:numPr>
              <w:jc w:val="both"/>
              <w:rPr>
                <w:color w:val="000000"/>
                <w:lang w:val="sv-SE"/>
              </w:rPr>
            </w:pPr>
            <w:r w:rsidRPr="002A1887">
              <w:rPr>
                <w:color w:val="000000"/>
                <w:lang w:val="sv-SE"/>
              </w:rPr>
              <w:t>Arusha DC: miteremko mikali ya Mlima Meru</w:t>
            </w:r>
          </w:p>
        </w:tc>
        <w:tc>
          <w:tcPr>
            <w:tcW w:w="3605" w:type="dxa"/>
          </w:tcPr>
          <w:p w14:paraId="05CB83FE" w14:textId="7F31A1B9" w:rsidR="002A1887" w:rsidRPr="00DC5789" w:rsidRDefault="002A1887" w:rsidP="00DC5789">
            <w:pPr>
              <w:pStyle w:val="ListParagraph"/>
              <w:numPr>
                <w:ilvl w:val="0"/>
                <w:numId w:val="1"/>
              </w:numPr>
              <w:jc w:val="both"/>
              <w:rPr>
                <w:color w:val="000000"/>
              </w:rPr>
            </w:pPr>
            <w:r w:rsidRPr="00DC5789">
              <w:rPr>
                <w:color w:val="000000"/>
              </w:rPr>
              <w:t>This area is on the steep volcanic-soil slopes of Mount Meru: heavy rain saturates the soil and triggers landslides, gully erosion and mudflows onto homes and roads below.</w:t>
            </w:r>
          </w:p>
          <w:p w14:paraId="111612CD" w14:textId="16DC0AC8" w:rsidR="000343A2" w:rsidRDefault="00DC5789" w:rsidP="000343A2">
            <w:pPr>
              <w:pStyle w:val="ListParagraph"/>
              <w:numPr>
                <w:ilvl w:val="0"/>
                <w:numId w:val="1"/>
              </w:numPr>
              <w:rPr>
                <w:ins w:id="91" w:author="Bonephace Kaijage" w:date="2026-10-11T06:25:00Z" w16du:dateUtc="2026-10-11T03:25:00Z"/>
              </w:rPr>
            </w:pPr>
            <w:r w:rsidRPr="000343A2">
              <w:rPr>
                <w:rPrChange w:id="92" w:author="Bonephace Kaijage" w:date="2026-10-11T06:23:00Z" w16du:dateUtc="2026-10-11T03:23:00Z">
                  <w:rPr>
                    <w:bCs/>
                    <w:color w:val="000000"/>
                  </w:rPr>
                </w:rPrChange>
              </w:rPr>
              <w:t>For those living and farming here, it helps to</w:t>
            </w:r>
            <w:r w:rsidR="002A1887" w:rsidRPr="000343A2">
              <w:rPr>
                <w:rPrChange w:id="93" w:author="Bonephace Kaijage" w:date="2026-10-11T06:23:00Z" w16du:dateUtc="2026-10-11T03:23:00Z">
                  <w:rPr>
                    <w:bCs/>
                    <w:color w:val="000000"/>
                  </w:rPr>
                </w:rPrChange>
              </w:rPr>
              <w:t xml:space="preserve"> keep trees and terraces on steep slopes, lead run-off into lined channels and avoid cutting </w:t>
            </w:r>
            <w:r w:rsidR="002A1887" w:rsidRPr="000343A2">
              <w:rPr>
                <w:rPrChange w:id="94" w:author="Bonephace Kaijage" w:date="2026-10-11T06:23:00Z" w16du:dateUtc="2026-10-11T03:23:00Z">
                  <w:rPr>
                    <w:bCs/>
                    <w:color w:val="000000"/>
                  </w:rPr>
                </w:rPrChange>
              </w:rPr>
              <w:lastRenderedPageBreak/>
              <w:t>deep into slopes behind houses.</w:t>
            </w:r>
          </w:p>
          <w:p w14:paraId="23195E56" w14:textId="5590EA91" w:rsidR="000343A2" w:rsidRPr="000343A2" w:rsidRDefault="00FE0A4D" w:rsidP="000343A2">
            <w:pPr>
              <w:pStyle w:val="ListParagraph"/>
              <w:numPr>
                <w:ilvl w:val="0"/>
                <w:numId w:val="1"/>
              </w:numPr>
              <w:rPr>
                <w:ins w:id="95" w:author="Bonephace Kaijage" w:date="2026-10-11T06:23:00Z" w16du:dateUtc="2026-10-11T03:23:00Z"/>
                <w:rPrChange w:id="96" w:author="Bonephace Kaijage" w:date="2026-10-11T06:23:00Z" w16du:dateUtc="2026-10-11T03:23:00Z">
                  <w:rPr>
                    <w:ins w:id="97" w:author="Bonephace Kaijage" w:date="2026-10-11T06:23:00Z" w16du:dateUtc="2026-10-11T03:23:00Z"/>
                    <w:bCs/>
                    <w:color w:val="000000"/>
                  </w:rPr>
                </w:rPrChange>
              </w:rPr>
              <w:pPrChange w:id="98" w:author="Bonephace Kaijage" w:date="2026-10-11T06:26:00Z" w16du:dateUtc="2026-10-11T03:26:00Z">
                <w:pPr>
                  <w:pStyle w:val="ListParagraph"/>
                  <w:numPr>
                    <w:numId w:val="1"/>
                  </w:numPr>
                  <w:ind w:left="720" w:hanging="360"/>
                  <w:jc w:val="both"/>
                </w:pPr>
              </w:pPrChange>
            </w:pPr>
            <w:ins w:id="99" w:author="Bonephace Kaijage" w:date="2026-10-14T05:55:00Z" w16du:dateUtc="2026-10-14T03:55:00Z">
              <w:r>
                <w:t>What raises the risk: cutting into the slope behind a house, or clearing the trees above it.</w:t>
              </w:r>
            </w:ins>
          </w:p>
          <w:p w14:paraId="25C84787" w14:textId="77777777" w:rsidR="00FE0A4D" w:rsidRDefault="000343A2" w:rsidP="00DC5789">
            <w:pPr>
              <w:pStyle w:val="ListParagraph"/>
              <w:numPr>
                <w:ilvl w:val="0"/>
                <w:numId w:val="1"/>
              </w:numPr>
              <w:jc w:val="both"/>
              <w:rPr>
                <w:ins w:id="100" w:author="Bonephace Kaijage" w:date="2026-10-14T05:58:00Z" w16du:dateUtc="2026-10-14T03:58:00Z"/>
                <w:bCs/>
                <w:color w:val="000000"/>
              </w:rPr>
            </w:pPr>
            <w:ins w:id="101" w:author="Bonephace Kaijage" w:date="2026-10-11T06:29:00Z" w16du:dateUtc="2026-10-11T03:29:00Z">
              <w:r>
                <w:rPr>
                  <w:bCs/>
                  <w:color w:val="000000"/>
                </w:rPr>
                <w:t>Agree with neighbours on a safe place off the slope, and move there when cracks open or the water runs muddy during heavy rain.</w:t>
              </w:r>
            </w:ins>
          </w:p>
          <w:p w14:paraId="77D310F1" w14:textId="0F6CC8E2" w:rsidR="002A1887" w:rsidRPr="00DC5789" w:rsidRDefault="00FE0A4D" w:rsidP="00DC5789">
            <w:pPr>
              <w:pStyle w:val="ListParagraph"/>
              <w:numPr>
                <w:ilvl w:val="0"/>
                <w:numId w:val="1"/>
              </w:numPr>
              <w:jc w:val="both"/>
              <w:rPr>
                <w:bCs/>
                <w:color w:val="000000"/>
              </w:rPr>
            </w:pPr>
            <w:ins w:id="102" w:author="Bonephace Kaijage" w:date="2026-10-14T05:58:00Z" w16du:dateUtc="2026-10-14T03:58:00Z">
              <w:r>
                <w:rPr>
                  <w:bCs/>
                  <w:color w:val="000000"/>
                </w:rPr>
                <w:t>Agree who will help anyone in the household who cannot move, see or hear a warning on their own.</w:t>
              </w:r>
            </w:ins>
          </w:p>
        </w:tc>
        <w:tc>
          <w:tcPr>
            <w:tcW w:w="3325" w:type="dxa"/>
          </w:tcPr>
          <w:p w14:paraId="0D3B9E60" w14:textId="5E5AAE2C" w:rsidR="002A1887" w:rsidRPr="00DC5789" w:rsidRDefault="002A1887" w:rsidP="00DC5789">
            <w:pPr>
              <w:pStyle w:val="ListParagraph"/>
              <w:numPr>
                <w:ilvl w:val="0"/>
                <w:numId w:val="1"/>
              </w:numPr>
              <w:jc w:val="both"/>
              <w:rPr>
                <w:color w:val="000000"/>
              </w:rPr>
            </w:pPr>
            <w:r w:rsidRPr="00DC5789">
              <w:rPr>
                <w:color w:val="000000"/>
              </w:rPr>
              <w:lastRenderedPageBreak/>
              <w:t>Eneo hili liko kwenye miteremko mikali ya Mlima Meru yenye udongo wa volkano: mvua kubwa hulowesha udongo na kusababisha maporomoko ya ardhi, mmomonyoko wa makorongo na matope kushuka kwenye nyumba na barabara za chini.</w:t>
            </w:r>
          </w:p>
          <w:p w14:paraId="0CD3C2F7" w14:textId="32EB27EB" w:rsidR="000343A2" w:rsidRDefault="00DC5789" w:rsidP="000343A2">
            <w:pPr>
              <w:pStyle w:val="ListParagraph"/>
              <w:numPr>
                <w:ilvl w:val="0"/>
                <w:numId w:val="1"/>
              </w:numPr>
              <w:rPr>
                <w:ins w:id="103" w:author="Bonephace Kaijage" w:date="2026-10-11T06:25:00Z" w16du:dateUtc="2026-10-11T03:25:00Z"/>
              </w:rPr>
            </w:pPr>
            <w:r w:rsidRPr="000343A2">
              <w:rPr>
                <w:rPrChange w:id="104" w:author="Bonephace Kaijage" w:date="2026-10-11T06:23:00Z" w16du:dateUtc="2026-10-11T03:23:00Z">
                  <w:rPr>
                    <w:bCs/>
                    <w:color w:val="000000"/>
                  </w:rPr>
                </w:rPrChange>
              </w:rPr>
              <w:t>Kwa wanaoishi na kulima hapa, ni vyema</w:t>
            </w:r>
            <w:r w:rsidR="002A1887" w:rsidRPr="000343A2">
              <w:rPr>
                <w:rPrChange w:id="105" w:author="Bonephace Kaijage" w:date="2026-10-11T06:23:00Z" w16du:dateUtc="2026-10-11T03:23:00Z">
                  <w:rPr>
                    <w:bCs/>
                    <w:color w:val="000000"/>
                  </w:rPr>
                </w:rPrChange>
              </w:rPr>
              <w:t xml:space="preserve"> kuacha </w:t>
            </w:r>
            <w:r w:rsidR="002A1887" w:rsidRPr="000343A2">
              <w:rPr>
                <w:rPrChange w:id="106" w:author="Bonephace Kaijage" w:date="2026-10-11T06:23:00Z" w16du:dateUtc="2026-10-11T03:23:00Z">
                  <w:rPr>
                    <w:bCs/>
                    <w:color w:val="000000"/>
                  </w:rPr>
                </w:rPrChange>
              </w:rPr>
              <w:lastRenderedPageBreak/>
              <w:t>miti na matuta kwenye miteremko mikali, kuelekeza maji kwenye mifereji iliyojengewa na kuepuka kuchimba kwa kina nyuma ya nyumba.</w:t>
            </w:r>
          </w:p>
          <w:p w14:paraId="0DA55774" w14:textId="5DDE0D55" w:rsidR="000343A2" w:rsidRPr="000343A2" w:rsidRDefault="00FE0A4D" w:rsidP="000343A2">
            <w:pPr>
              <w:pStyle w:val="ListParagraph"/>
              <w:numPr>
                <w:ilvl w:val="0"/>
                <w:numId w:val="1"/>
              </w:numPr>
              <w:rPr>
                <w:ins w:id="107" w:author="Bonephace Kaijage" w:date="2026-10-11T06:23:00Z" w16du:dateUtc="2026-10-11T03:23:00Z"/>
                <w:rPrChange w:id="108" w:author="Bonephace Kaijage" w:date="2026-10-11T06:23:00Z" w16du:dateUtc="2026-10-11T03:23:00Z">
                  <w:rPr>
                    <w:ins w:id="109" w:author="Bonephace Kaijage" w:date="2026-10-11T06:23:00Z" w16du:dateUtc="2026-10-11T03:23:00Z"/>
                    <w:bCs/>
                    <w:color w:val="000000"/>
                  </w:rPr>
                </w:rPrChange>
              </w:rPr>
              <w:pPrChange w:id="110" w:author="Bonephace Kaijage" w:date="2026-10-11T06:26:00Z" w16du:dateUtc="2026-10-11T03:26:00Z">
                <w:pPr>
                  <w:pStyle w:val="ListParagraph"/>
                  <w:numPr>
                    <w:numId w:val="1"/>
                  </w:numPr>
                  <w:ind w:left="720" w:hanging="360"/>
                  <w:jc w:val="both"/>
                </w:pPr>
              </w:pPrChange>
            </w:pPr>
            <w:ins w:id="111" w:author="Bonephace Kaijage" w:date="2026-10-14T05:55:00Z" w16du:dateUtc="2026-10-14T03:55:00Z">
              <w:r>
                <w:t>Kinachoongeza hatari: kuchimba mteremko nyuma ya nyumba, au kukata miti juu yake.</w:t>
              </w:r>
            </w:ins>
          </w:p>
          <w:p w14:paraId="08C732E4" w14:textId="77777777" w:rsidR="00FE0A4D" w:rsidRDefault="000343A2" w:rsidP="00DC5789">
            <w:pPr>
              <w:pStyle w:val="ListParagraph"/>
              <w:numPr>
                <w:ilvl w:val="0"/>
                <w:numId w:val="1"/>
              </w:numPr>
              <w:jc w:val="both"/>
              <w:rPr>
                <w:ins w:id="112" w:author="Bonephace Kaijage" w:date="2026-10-14T05:58:00Z" w16du:dateUtc="2026-10-14T03:58:00Z"/>
                <w:bCs/>
                <w:color w:val="000000"/>
              </w:rPr>
            </w:pPr>
            <w:ins w:id="113" w:author="Bonephace Kaijage" w:date="2026-10-11T06:29:00Z" w16du:dateUtc="2026-10-11T03:29:00Z">
              <w:r>
                <w:rPr>
                  <w:bCs/>
                  <w:color w:val="000000"/>
                </w:rPr>
                <w:t>Kubalianeni na majirani eneo salama nje ya mteremko, na hamieni huko nyufa zikianza kufunguka au maji yakitiririka ya matope wakati wa mvua kubwa.</w:t>
              </w:r>
            </w:ins>
          </w:p>
          <w:p w14:paraId="773DE9B4" w14:textId="5CF7FCC3" w:rsidR="002A1887" w:rsidRPr="00DC5789" w:rsidRDefault="00FE0A4D" w:rsidP="00DC5789">
            <w:pPr>
              <w:pStyle w:val="ListParagraph"/>
              <w:numPr>
                <w:ilvl w:val="0"/>
                <w:numId w:val="1"/>
              </w:numPr>
              <w:jc w:val="both"/>
              <w:rPr>
                <w:bCs/>
                <w:color w:val="000000"/>
              </w:rPr>
            </w:pPr>
            <w:ins w:id="114"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4BF7A207" w14:textId="77777777" w:rsidTr="002A1887">
        <w:tc>
          <w:tcPr>
            <w:tcW w:w="3420" w:type="dxa"/>
          </w:tcPr>
          <w:p w14:paraId="13234043" w14:textId="2AF9C195" w:rsidR="002A1887" w:rsidRPr="002A1887" w:rsidRDefault="002A1887" w:rsidP="002A1887">
            <w:pPr>
              <w:pStyle w:val="ListParagraph"/>
              <w:numPr>
                <w:ilvl w:val="0"/>
                <w:numId w:val="1"/>
              </w:numPr>
              <w:jc w:val="both"/>
              <w:rPr>
                <w:color w:val="000000"/>
              </w:rPr>
            </w:pPr>
            <w:r w:rsidRPr="002A1887">
              <w:rPr>
                <w:color w:val="000000"/>
              </w:rPr>
              <w:lastRenderedPageBreak/>
              <w:t>Karatu: escarpment gullies and Karatu town</w:t>
            </w:r>
          </w:p>
        </w:tc>
        <w:tc>
          <w:tcPr>
            <w:tcW w:w="3235" w:type="dxa"/>
          </w:tcPr>
          <w:p w14:paraId="4A65072E" w14:textId="32038DD2" w:rsidR="002A1887" w:rsidRPr="002A1887" w:rsidRDefault="002A1887" w:rsidP="002A1887">
            <w:pPr>
              <w:pStyle w:val="ListParagraph"/>
              <w:numPr>
                <w:ilvl w:val="0"/>
                <w:numId w:val="1"/>
              </w:numPr>
              <w:jc w:val="both"/>
              <w:rPr>
                <w:color w:val="000000"/>
                <w:lang w:val="sv-SE"/>
              </w:rPr>
            </w:pPr>
            <w:r w:rsidRPr="002A1887">
              <w:rPr>
                <w:color w:val="000000"/>
                <w:lang w:val="sv-SE"/>
              </w:rPr>
              <w:t>Karatu: makorongo ya ukingo wa bonde na mji wa Karatu</w:t>
            </w:r>
          </w:p>
        </w:tc>
        <w:tc>
          <w:tcPr>
            <w:tcW w:w="3605" w:type="dxa"/>
          </w:tcPr>
          <w:p w14:paraId="44E94081" w14:textId="1AF93C6D" w:rsidR="002A1887" w:rsidRPr="00DC5789" w:rsidRDefault="002A1887" w:rsidP="00DC5789">
            <w:pPr>
              <w:pStyle w:val="ListParagraph"/>
              <w:numPr>
                <w:ilvl w:val="0"/>
                <w:numId w:val="1"/>
              </w:numPr>
              <w:jc w:val="both"/>
              <w:rPr>
                <w:color w:val="000000"/>
              </w:rPr>
            </w:pPr>
            <w:r w:rsidRPr="00DC5789">
              <w:rPr>
                <w:color w:val="000000"/>
              </w:rPr>
              <w:t>This area sits below the Ngorongoro highlands and the Rift escarpment: storm water rushes down gullies through Karatu town and farmland, cutting roads and carrying soil and debris.</w:t>
            </w:r>
          </w:p>
          <w:p w14:paraId="04EEC080" w14:textId="565B9337" w:rsidR="000343A2" w:rsidRDefault="00DC5789" w:rsidP="000343A2">
            <w:pPr>
              <w:pStyle w:val="ListParagraph"/>
              <w:numPr>
                <w:ilvl w:val="0"/>
                <w:numId w:val="1"/>
              </w:numPr>
              <w:rPr>
                <w:ins w:id="115" w:author="Bonephace Kaijage" w:date="2026-10-11T06:25:00Z" w16du:dateUtc="2026-10-11T03:25:00Z"/>
              </w:rPr>
            </w:pPr>
            <w:r w:rsidRPr="000343A2">
              <w:rPr>
                <w:rPrChange w:id="116" w:author="Bonephace Kaijage" w:date="2026-10-11T06:23:00Z" w16du:dateUtc="2026-10-11T03:23:00Z">
                  <w:rPr>
                    <w:bCs/>
                    <w:color w:val="000000"/>
                  </w:rPr>
                </w:rPrChange>
              </w:rPr>
              <w:t>For those living and farming here, it helps to</w:t>
            </w:r>
            <w:r w:rsidR="002A1887" w:rsidRPr="000343A2">
              <w:rPr>
                <w:rPrChange w:id="117" w:author="Bonephace Kaijage" w:date="2026-10-11T06:23:00Z" w16du:dateUtc="2026-10-11T03:23:00Z">
                  <w:rPr>
                    <w:bCs/>
                    <w:color w:val="000000"/>
                  </w:rPr>
                </w:rPrChange>
              </w:rPr>
              <w:t xml:space="preserve"> keep gullies clear and planted, use contour bunds on fields and keep buildings back from gully edges.</w:t>
            </w:r>
          </w:p>
          <w:p w14:paraId="3A6963E2" w14:textId="0A446621" w:rsidR="000343A2" w:rsidRPr="000343A2" w:rsidRDefault="00FE0A4D" w:rsidP="000343A2">
            <w:pPr>
              <w:pStyle w:val="ListParagraph"/>
              <w:numPr>
                <w:ilvl w:val="0"/>
                <w:numId w:val="1"/>
              </w:numPr>
              <w:rPr>
                <w:ins w:id="118" w:author="Bonephace Kaijage" w:date="2026-10-11T06:23:00Z" w16du:dateUtc="2026-10-11T03:23:00Z"/>
                <w:rPrChange w:id="119" w:author="Bonephace Kaijage" w:date="2026-10-11T06:23:00Z" w16du:dateUtc="2026-10-11T03:23:00Z">
                  <w:rPr>
                    <w:ins w:id="120" w:author="Bonephace Kaijage" w:date="2026-10-11T06:23:00Z" w16du:dateUtc="2026-10-11T03:23:00Z"/>
                    <w:bCs/>
                    <w:color w:val="000000"/>
                  </w:rPr>
                </w:rPrChange>
              </w:rPr>
              <w:pPrChange w:id="121" w:author="Bonephace Kaijage" w:date="2026-10-11T06:26:00Z" w16du:dateUtc="2026-10-11T03:26:00Z">
                <w:pPr>
                  <w:pStyle w:val="ListParagraph"/>
                  <w:numPr>
                    <w:numId w:val="1"/>
                  </w:numPr>
                  <w:ind w:left="720" w:hanging="360"/>
                  <w:jc w:val="both"/>
                </w:pPr>
              </w:pPrChange>
            </w:pPr>
            <w:ins w:id="122" w:author="Bonephace Kaijage" w:date="2026-10-14T05:55:00Z" w16du:dateUtc="2026-10-14T03:55:00Z">
              <w:r>
                <w:t>What raises the risk: dumping waste in the gullies, or building at their edges.</w:t>
              </w:r>
            </w:ins>
          </w:p>
          <w:p w14:paraId="548AF4F4" w14:textId="77777777" w:rsidR="00FE0A4D" w:rsidRDefault="000343A2" w:rsidP="00DC5789">
            <w:pPr>
              <w:pStyle w:val="ListParagraph"/>
              <w:numPr>
                <w:ilvl w:val="0"/>
                <w:numId w:val="1"/>
              </w:numPr>
              <w:jc w:val="both"/>
              <w:rPr>
                <w:ins w:id="123" w:author="Bonephace Kaijage" w:date="2026-10-14T05:58:00Z" w16du:dateUtc="2026-10-14T03:58:00Z"/>
                <w:bCs/>
                <w:color w:val="000000"/>
              </w:rPr>
            </w:pPr>
            <w:ins w:id="124" w:author="Bonephace Kaijage" w:date="2026-10-11T06:29:00Z" w16du:dateUtc="2026-10-11T03:29:00Z">
              <w:r>
                <w:rPr>
                  <w:bCs/>
                  <w:color w:val="000000"/>
                </w:rPr>
                <w:t>Know a route to higher ground that does not cross a gully, and use it before the storm water begins to run.</w:t>
              </w:r>
            </w:ins>
          </w:p>
          <w:p w14:paraId="20D15C6F" w14:textId="71E415E5" w:rsidR="002A1887" w:rsidRPr="00DC5789" w:rsidRDefault="00FE0A4D" w:rsidP="00DC5789">
            <w:pPr>
              <w:pStyle w:val="ListParagraph"/>
              <w:numPr>
                <w:ilvl w:val="0"/>
                <w:numId w:val="1"/>
              </w:numPr>
              <w:jc w:val="both"/>
              <w:rPr>
                <w:bCs/>
                <w:color w:val="000000"/>
              </w:rPr>
            </w:pPr>
            <w:ins w:id="125" w:author="Bonephace Kaijage" w:date="2026-10-14T05:58:00Z" w16du:dateUtc="2026-10-14T03:58:00Z">
              <w:r>
                <w:rPr>
                  <w:bCs/>
                  <w:color w:val="000000"/>
                </w:rPr>
                <w:lastRenderedPageBreak/>
                <w:t>Agree who will help anyone in the household who cannot move, see or hear a warning on their own.</w:t>
              </w:r>
            </w:ins>
          </w:p>
        </w:tc>
        <w:tc>
          <w:tcPr>
            <w:tcW w:w="3325" w:type="dxa"/>
          </w:tcPr>
          <w:p w14:paraId="4935A1E9" w14:textId="121F6288" w:rsidR="002A1887" w:rsidRPr="00DC5789" w:rsidRDefault="002A1887" w:rsidP="00DC5789">
            <w:pPr>
              <w:pStyle w:val="ListParagraph"/>
              <w:numPr>
                <w:ilvl w:val="0"/>
                <w:numId w:val="1"/>
              </w:numPr>
              <w:jc w:val="both"/>
              <w:rPr>
                <w:color w:val="000000"/>
              </w:rPr>
            </w:pPr>
            <w:r w:rsidRPr="00DC5789">
              <w:rPr>
                <w:color w:val="000000"/>
              </w:rPr>
              <w:lastRenderedPageBreak/>
              <w:t>Eneo hili liko chini ya nyanda za juu za Ngorongoro na ukingo wa Bonde la Ufa: maji ya dhoruba hushuka kwa kasi kupitia makorongo mjini Karatu na mashambani, yakikata barabara na kubeba udongo na takataka.</w:t>
            </w:r>
          </w:p>
          <w:p w14:paraId="4BD6FD8A" w14:textId="11C9661C" w:rsidR="000343A2" w:rsidRDefault="00DC5789" w:rsidP="000343A2">
            <w:pPr>
              <w:pStyle w:val="ListParagraph"/>
              <w:numPr>
                <w:ilvl w:val="0"/>
                <w:numId w:val="1"/>
              </w:numPr>
              <w:rPr>
                <w:ins w:id="126" w:author="Bonephace Kaijage" w:date="2026-10-11T06:25:00Z" w16du:dateUtc="2026-10-11T03:25:00Z"/>
              </w:rPr>
            </w:pPr>
            <w:r w:rsidRPr="000343A2">
              <w:rPr>
                <w:rPrChange w:id="127" w:author="Bonephace Kaijage" w:date="2026-10-11T06:23:00Z" w16du:dateUtc="2026-10-11T03:23:00Z">
                  <w:rPr>
                    <w:bCs/>
                    <w:color w:val="000000"/>
                  </w:rPr>
                </w:rPrChange>
              </w:rPr>
              <w:t>Kwa wanaoishi na kulima hapa, ni vyema</w:t>
            </w:r>
            <w:r w:rsidR="002A1887" w:rsidRPr="000343A2">
              <w:rPr>
                <w:rPrChange w:id="128" w:author="Bonephace Kaijage" w:date="2026-10-11T06:23:00Z" w16du:dateUtc="2026-10-11T03:23:00Z">
                  <w:rPr>
                    <w:bCs/>
                    <w:color w:val="000000"/>
                  </w:rPr>
                </w:rPrChange>
              </w:rPr>
              <w:t xml:space="preserve"> kuweka makorongo wazi na yenye mimea, kutumia matuta ya kontua mashambani na kujenga mbali na kingo za makorongo.</w:t>
            </w:r>
          </w:p>
          <w:p w14:paraId="60B82D24" w14:textId="76342416" w:rsidR="000343A2" w:rsidRPr="000343A2" w:rsidRDefault="00FE0A4D" w:rsidP="000343A2">
            <w:pPr>
              <w:pStyle w:val="ListParagraph"/>
              <w:numPr>
                <w:ilvl w:val="0"/>
                <w:numId w:val="1"/>
              </w:numPr>
              <w:rPr>
                <w:ins w:id="129" w:author="Bonephace Kaijage" w:date="2026-10-11T06:23:00Z" w16du:dateUtc="2026-10-11T03:23:00Z"/>
                <w:rPrChange w:id="130" w:author="Bonephace Kaijage" w:date="2026-10-11T06:23:00Z" w16du:dateUtc="2026-10-11T03:23:00Z">
                  <w:rPr>
                    <w:ins w:id="131" w:author="Bonephace Kaijage" w:date="2026-10-11T06:23:00Z" w16du:dateUtc="2026-10-11T03:23:00Z"/>
                    <w:bCs/>
                    <w:color w:val="000000"/>
                  </w:rPr>
                </w:rPrChange>
              </w:rPr>
              <w:pPrChange w:id="132" w:author="Bonephace Kaijage" w:date="2026-10-11T06:27:00Z" w16du:dateUtc="2026-10-11T03:27:00Z">
                <w:pPr>
                  <w:pStyle w:val="ListParagraph"/>
                  <w:numPr>
                    <w:numId w:val="1"/>
                  </w:numPr>
                  <w:ind w:left="720" w:hanging="360"/>
                  <w:jc w:val="both"/>
                </w:pPr>
              </w:pPrChange>
            </w:pPr>
            <w:ins w:id="133" w:author="Bonephace Kaijage" w:date="2026-10-14T05:55:00Z" w16du:dateUtc="2026-10-14T03:55:00Z">
              <w:r>
                <w:t xml:space="preserve">Kinachoongeza hatari: kutupa taka kwenye </w:t>
              </w:r>
              <w:r>
                <w:lastRenderedPageBreak/>
                <w:t>makorongo, au kujenga kando ya kingo zake.</w:t>
              </w:r>
            </w:ins>
          </w:p>
          <w:p w14:paraId="7A94ADB2" w14:textId="77777777" w:rsidR="00FE0A4D" w:rsidRDefault="000343A2" w:rsidP="00DC5789">
            <w:pPr>
              <w:pStyle w:val="ListParagraph"/>
              <w:numPr>
                <w:ilvl w:val="0"/>
                <w:numId w:val="1"/>
              </w:numPr>
              <w:jc w:val="both"/>
              <w:rPr>
                <w:ins w:id="134" w:author="Bonephace Kaijage" w:date="2026-10-14T05:58:00Z" w16du:dateUtc="2026-10-14T03:58:00Z"/>
                <w:bCs/>
                <w:color w:val="000000"/>
              </w:rPr>
            </w:pPr>
            <w:ins w:id="135" w:author="Bonephace Kaijage" w:date="2026-10-11T06:29:00Z" w16du:dateUtc="2026-10-11T03:29:00Z">
              <w:r>
                <w:rPr>
                  <w:bCs/>
                  <w:color w:val="000000"/>
                </w:rPr>
                <w:t>Fahamu njia ya kwenda sehemu ya juu isiyovuka korongo, na itumie kabla maji ya dhoruba hayajaanza kutiririka.</w:t>
              </w:r>
            </w:ins>
          </w:p>
          <w:p w14:paraId="1AD3D74F" w14:textId="34D87FF3" w:rsidR="002A1887" w:rsidRPr="00DC5789" w:rsidRDefault="00FE0A4D" w:rsidP="00DC5789">
            <w:pPr>
              <w:pStyle w:val="ListParagraph"/>
              <w:numPr>
                <w:ilvl w:val="0"/>
                <w:numId w:val="1"/>
              </w:numPr>
              <w:jc w:val="both"/>
              <w:rPr>
                <w:bCs/>
                <w:color w:val="000000"/>
              </w:rPr>
            </w:pPr>
            <w:ins w:id="136"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4E025B7C" w14:textId="77777777" w:rsidTr="002A1887">
        <w:tc>
          <w:tcPr>
            <w:tcW w:w="3420" w:type="dxa"/>
          </w:tcPr>
          <w:p w14:paraId="760FC673" w14:textId="22701C94" w:rsidR="002A1887" w:rsidRPr="002A1887" w:rsidRDefault="002A1887" w:rsidP="002A1887">
            <w:pPr>
              <w:pStyle w:val="ListParagraph"/>
              <w:numPr>
                <w:ilvl w:val="0"/>
                <w:numId w:val="1"/>
              </w:numPr>
              <w:jc w:val="both"/>
              <w:rPr>
                <w:color w:val="000000"/>
              </w:rPr>
            </w:pPr>
            <w:r w:rsidRPr="002A1887">
              <w:rPr>
                <w:color w:val="000000"/>
              </w:rPr>
              <w:lastRenderedPageBreak/>
              <w:t>Longido: semi-arid rangelands</w:t>
            </w:r>
          </w:p>
        </w:tc>
        <w:tc>
          <w:tcPr>
            <w:tcW w:w="3235" w:type="dxa"/>
          </w:tcPr>
          <w:p w14:paraId="563D16CC" w14:textId="0BAA8283" w:rsidR="002A1887" w:rsidRPr="002A1887" w:rsidRDefault="002A1887" w:rsidP="002A1887">
            <w:pPr>
              <w:pStyle w:val="ListParagraph"/>
              <w:numPr>
                <w:ilvl w:val="0"/>
                <w:numId w:val="1"/>
              </w:numPr>
              <w:jc w:val="both"/>
              <w:rPr>
                <w:color w:val="000000"/>
              </w:rPr>
            </w:pPr>
            <w:r w:rsidRPr="002A1887">
              <w:rPr>
                <w:color w:val="000000"/>
              </w:rPr>
              <w:t>Longido: nyika kame</w:t>
            </w:r>
          </w:p>
        </w:tc>
        <w:tc>
          <w:tcPr>
            <w:tcW w:w="3605" w:type="dxa"/>
          </w:tcPr>
          <w:p w14:paraId="461C719D" w14:textId="71C1F74B" w:rsidR="002A1887" w:rsidRPr="00DC5789" w:rsidRDefault="002A1887" w:rsidP="00DC5789">
            <w:pPr>
              <w:pStyle w:val="ListParagraph"/>
              <w:numPr>
                <w:ilvl w:val="0"/>
                <w:numId w:val="1"/>
              </w:numPr>
              <w:jc w:val="both"/>
              <w:rPr>
                <w:color w:val="000000"/>
              </w:rPr>
            </w:pPr>
            <w:r w:rsidRPr="00DC5789">
              <w:rPr>
                <w:color w:val="000000"/>
              </w:rPr>
              <w:t>This area is semi-arid rangeland where rains are short and unreliable; in drought years pasture and water points fail and livestock losses rise quickly.</w:t>
            </w:r>
          </w:p>
          <w:p w14:paraId="4422823D" w14:textId="7AEB49E7" w:rsidR="000343A2" w:rsidRDefault="00DC5789" w:rsidP="000343A2">
            <w:pPr>
              <w:pStyle w:val="ListParagraph"/>
              <w:numPr>
                <w:ilvl w:val="0"/>
                <w:numId w:val="1"/>
              </w:numPr>
              <w:rPr>
                <w:ins w:id="137" w:author="Bonephace Kaijage" w:date="2026-10-11T06:25:00Z" w16du:dateUtc="2026-10-11T03:25:00Z"/>
              </w:rPr>
            </w:pPr>
            <w:r w:rsidRPr="000343A2">
              <w:rPr>
                <w:rPrChange w:id="138" w:author="Bonephace Kaijage" w:date="2026-10-11T06:23:00Z" w16du:dateUtc="2026-10-11T03:23:00Z">
                  <w:rPr>
                    <w:bCs/>
                    <w:color w:val="000000"/>
                  </w:rPr>
                </w:rPrChange>
              </w:rPr>
              <w:t>For those keeping livestock here, it helps to</w:t>
            </w:r>
            <w:r w:rsidR="002A1887" w:rsidRPr="000343A2">
              <w:rPr>
                <w:rPrChange w:id="139" w:author="Bonephace Kaijage" w:date="2026-10-11T06:23:00Z" w16du:dateUtc="2026-10-11T03:23:00Z">
                  <w:rPr>
                    <w:bCs/>
                    <w:color w:val="000000"/>
                  </w:rPr>
                </w:rPrChange>
              </w:rPr>
              <w:t xml:space="preserve"> protect dry-season grazing reserves, maintain water points and charcos, and sell animals early when rains fail.</w:t>
            </w:r>
          </w:p>
          <w:p w14:paraId="54E1B0AC" w14:textId="032B62BE" w:rsidR="000343A2" w:rsidRPr="000343A2" w:rsidRDefault="00FE0A4D" w:rsidP="000343A2">
            <w:pPr>
              <w:pStyle w:val="ListParagraph"/>
              <w:numPr>
                <w:ilvl w:val="0"/>
                <w:numId w:val="1"/>
              </w:numPr>
              <w:rPr>
                <w:ins w:id="140" w:author="Bonephace Kaijage" w:date="2026-10-11T06:23:00Z" w16du:dateUtc="2026-10-11T03:23:00Z"/>
                <w:rPrChange w:id="141" w:author="Bonephace Kaijage" w:date="2026-10-11T06:23:00Z" w16du:dateUtc="2026-10-11T03:23:00Z">
                  <w:rPr>
                    <w:ins w:id="142" w:author="Bonephace Kaijage" w:date="2026-10-11T06:23:00Z" w16du:dateUtc="2026-10-11T03:23:00Z"/>
                    <w:bCs/>
                    <w:color w:val="000000"/>
                  </w:rPr>
                </w:rPrChange>
              </w:rPr>
              <w:pPrChange w:id="143" w:author="Bonephace Kaijage" w:date="2026-10-11T06:27:00Z" w16du:dateUtc="2026-10-11T03:27:00Z">
                <w:pPr>
                  <w:pStyle w:val="ListParagraph"/>
                  <w:numPr>
                    <w:numId w:val="1"/>
                  </w:numPr>
                  <w:ind w:left="720" w:hanging="360"/>
                  <w:jc w:val="both"/>
                </w:pPr>
              </w:pPrChange>
            </w:pPr>
            <w:ins w:id="144" w:author="Bonephace Kaijage" w:date="2026-10-14T05:55:00Z" w16du:dateUtc="2026-10-14T03:55:00Z">
              <w:r>
                <w:t>What raises the loss when the rains fail: keeping more animals than the dry-season pasture can carry.</w:t>
              </w:r>
            </w:ins>
          </w:p>
          <w:p w14:paraId="5D91E0D1" w14:textId="77777777" w:rsidR="00FE0A4D" w:rsidRDefault="000343A2" w:rsidP="00DC5789">
            <w:pPr>
              <w:pStyle w:val="ListParagraph"/>
              <w:numPr>
                <w:ilvl w:val="0"/>
                <w:numId w:val="1"/>
              </w:numPr>
              <w:jc w:val="both"/>
              <w:rPr>
                <w:ins w:id="145" w:author="Bonephace Kaijage" w:date="2026-10-14T05:58:00Z" w16du:dateUtc="2026-10-14T03:58:00Z"/>
                <w:bCs/>
                <w:color w:val="000000"/>
              </w:rPr>
            </w:pPr>
            <w:ins w:id="146" w:author="Bonephace Kaijage" w:date="2026-10-11T06:29:00Z" w16du:dateUtc="2026-10-11T03:29:00Z">
              <w:r>
                <w:rPr>
                  <w:bCs/>
                  <w:color w:val="000000"/>
                </w:rPr>
                <w:t>Agree early where the herds and the families will move in a drought year, and move before the animals weaken.</w:t>
              </w:r>
            </w:ins>
          </w:p>
          <w:p w14:paraId="00A0750B" w14:textId="406A8911" w:rsidR="002A1887" w:rsidRPr="00DC5789" w:rsidRDefault="00FE0A4D" w:rsidP="00DC5789">
            <w:pPr>
              <w:pStyle w:val="ListParagraph"/>
              <w:numPr>
                <w:ilvl w:val="0"/>
                <w:numId w:val="1"/>
              </w:numPr>
              <w:jc w:val="both"/>
              <w:rPr>
                <w:bCs/>
                <w:color w:val="000000"/>
              </w:rPr>
            </w:pPr>
            <w:ins w:id="147" w:author="Bonephace Kaijage" w:date="2026-10-14T05:58:00Z" w16du:dateUtc="2026-10-14T03:58:00Z">
              <w:r>
                <w:rPr>
                  <w:bCs/>
                  <w:color w:val="000000"/>
                </w:rPr>
                <w:t>Agree who will help anyone in the household who cannot move, see or hear a warning on their own.</w:t>
              </w:r>
            </w:ins>
          </w:p>
        </w:tc>
        <w:tc>
          <w:tcPr>
            <w:tcW w:w="3325" w:type="dxa"/>
          </w:tcPr>
          <w:p w14:paraId="381C3F69" w14:textId="57BA7186" w:rsidR="002A1887" w:rsidRPr="00DC5789" w:rsidRDefault="002A1887" w:rsidP="00DC5789">
            <w:pPr>
              <w:pStyle w:val="ListParagraph"/>
              <w:numPr>
                <w:ilvl w:val="0"/>
                <w:numId w:val="1"/>
              </w:numPr>
              <w:jc w:val="both"/>
              <w:rPr>
                <w:color w:val="000000"/>
              </w:rPr>
            </w:pPr>
            <w:r w:rsidRPr="00DC5789">
              <w:rPr>
                <w:color w:val="000000"/>
              </w:rPr>
              <w:t>Eneo hili ni nyika kame ambako mvua ni fupi na si za uhakika; katika miaka ya ukame malisho na vyanzo vya maji hukauka na vifo vya mifugo huongezeka haraka.</w:t>
            </w:r>
          </w:p>
          <w:p w14:paraId="3CC713EF" w14:textId="3C5481C7" w:rsidR="000343A2" w:rsidRDefault="00DC5789" w:rsidP="000343A2">
            <w:pPr>
              <w:pStyle w:val="ListParagraph"/>
              <w:numPr>
                <w:ilvl w:val="0"/>
                <w:numId w:val="1"/>
              </w:numPr>
              <w:rPr>
                <w:ins w:id="148" w:author="Bonephace Kaijage" w:date="2026-10-11T06:25:00Z" w16du:dateUtc="2026-10-11T03:25:00Z"/>
              </w:rPr>
            </w:pPr>
            <w:r w:rsidRPr="000343A2">
              <w:rPr>
                <w:rPrChange w:id="149" w:author="Bonephace Kaijage" w:date="2026-10-11T06:23:00Z" w16du:dateUtc="2026-10-11T03:23:00Z">
                  <w:rPr>
                    <w:bCs/>
                    <w:color w:val="000000"/>
                  </w:rPr>
                </w:rPrChange>
              </w:rPr>
              <w:t>Kwa wanaofuga hapa, ni vyema</w:t>
            </w:r>
            <w:r w:rsidR="002A1887" w:rsidRPr="000343A2">
              <w:rPr>
                <w:rPrChange w:id="150" w:author="Bonephace Kaijage" w:date="2026-10-11T06:23:00Z" w16du:dateUtc="2026-10-11T03:23:00Z">
                  <w:rPr>
                    <w:bCs/>
                    <w:color w:val="000000"/>
                  </w:rPr>
                </w:rPrChange>
              </w:rPr>
              <w:t xml:space="preserve"> kulinda maeneo ya malisho ya kiangazi, kutunza vyanzo vya maji na malambo, na kuuza mifugo mapema mvua zikikosekana.</w:t>
            </w:r>
          </w:p>
          <w:p w14:paraId="2FD5127C" w14:textId="379C92F6" w:rsidR="000343A2" w:rsidRPr="000343A2" w:rsidRDefault="00FE0A4D" w:rsidP="000343A2">
            <w:pPr>
              <w:pStyle w:val="ListParagraph"/>
              <w:numPr>
                <w:ilvl w:val="0"/>
                <w:numId w:val="1"/>
              </w:numPr>
              <w:rPr>
                <w:ins w:id="151" w:author="Bonephace Kaijage" w:date="2026-10-11T06:23:00Z" w16du:dateUtc="2026-10-11T03:23:00Z"/>
                <w:rPrChange w:id="152" w:author="Bonephace Kaijage" w:date="2026-10-11T06:23:00Z" w16du:dateUtc="2026-10-11T03:23:00Z">
                  <w:rPr>
                    <w:ins w:id="153" w:author="Bonephace Kaijage" w:date="2026-10-11T06:23:00Z" w16du:dateUtc="2026-10-11T03:23:00Z"/>
                    <w:bCs/>
                    <w:color w:val="000000"/>
                  </w:rPr>
                </w:rPrChange>
              </w:rPr>
              <w:pPrChange w:id="154" w:author="Bonephace Kaijage" w:date="2026-10-11T06:28:00Z" w16du:dateUtc="2026-10-11T03:28:00Z">
                <w:pPr>
                  <w:pStyle w:val="ListParagraph"/>
                  <w:numPr>
                    <w:numId w:val="1"/>
                  </w:numPr>
                  <w:ind w:left="720" w:hanging="360"/>
                  <w:jc w:val="both"/>
                </w:pPr>
              </w:pPrChange>
            </w:pPr>
            <w:ins w:id="155" w:author="Bonephace Kaijage" w:date="2026-10-14T05:55:00Z" w16du:dateUtc="2026-10-14T03:55:00Z">
              <w:r>
                <w:t>Kinachoongeza hasara mvua zikikosekana: kuweka mifugo mingi kuliko malisho ya kiangazi yanavyoweza kubeba.</w:t>
              </w:r>
            </w:ins>
          </w:p>
          <w:p w14:paraId="2C0119B4" w14:textId="77777777" w:rsidR="00FE0A4D" w:rsidRDefault="000343A2" w:rsidP="00DC5789">
            <w:pPr>
              <w:pStyle w:val="ListParagraph"/>
              <w:numPr>
                <w:ilvl w:val="0"/>
                <w:numId w:val="1"/>
              </w:numPr>
              <w:jc w:val="both"/>
              <w:rPr>
                <w:ins w:id="156" w:author="Bonephace Kaijage" w:date="2026-10-14T05:58:00Z" w16du:dateUtc="2026-10-14T03:58:00Z"/>
                <w:bCs/>
                <w:color w:val="000000"/>
              </w:rPr>
            </w:pPr>
            <w:ins w:id="157" w:author="Bonephace Kaijage" w:date="2026-10-11T06:29:00Z" w16du:dateUtc="2026-10-11T03:29:00Z">
              <w:r>
                <w:rPr>
                  <w:bCs/>
                  <w:color w:val="000000"/>
                </w:rPr>
                <w:t>Kubalianeni mapema mifugo na familia zitahamia wapi mwaka wa ukame, na hamieni kabla mifugo haijadhoofika.</w:t>
              </w:r>
            </w:ins>
          </w:p>
          <w:p w14:paraId="26B6CDD0" w14:textId="4143CF21" w:rsidR="002A1887" w:rsidRPr="00DC5789" w:rsidRDefault="00FE0A4D" w:rsidP="00DC5789">
            <w:pPr>
              <w:pStyle w:val="ListParagraph"/>
              <w:numPr>
                <w:ilvl w:val="0"/>
                <w:numId w:val="1"/>
              </w:numPr>
              <w:jc w:val="both"/>
              <w:rPr>
                <w:bCs/>
                <w:color w:val="000000"/>
              </w:rPr>
            </w:pPr>
            <w:ins w:id="158"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6925CEFF" w14:textId="77777777" w:rsidTr="002A1887">
        <w:tc>
          <w:tcPr>
            <w:tcW w:w="3420" w:type="dxa"/>
          </w:tcPr>
          <w:p w14:paraId="4B7C8EDB" w14:textId="1D19392B" w:rsidR="002A1887" w:rsidRPr="002A1887" w:rsidRDefault="002A1887" w:rsidP="002A1887">
            <w:pPr>
              <w:pStyle w:val="ListParagraph"/>
              <w:numPr>
                <w:ilvl w:val="0"/>
                <w:numId w:val="1"/>
              </w:numPr>
              <w:jc w:val="both"/>
              <w:rPr>
                <w:color w:val="000000"/>
              </w:rPr>
            </w:pPr>
            <w:r w:rsidRPr="002A1887">
              <w:rPr>
                <w:color w:val="000000"/>
              </w:rPr>
              <w:lastRenderedPageBreak/>
              <w:t>Meru DC: Usa River and lowland streams</w:t>
            </w:r>
          </w:p>
        </w:tc>
        <w:tc>
          <w:tcPr>
            <w:tcW w:w="3235" w:type="dxa"/>
          </w:tcPr>
          <w:p w14:paraId="048151D0" w14:textId="4E265D7E" w:rsidR="002A1887" w:rsidRPr="002A1887" w:rsidRDefault="002A1887" w:rsidP="002A1887">
            <w:pPr>
              <w:pStyle w:val="ListParagraph"/>
              <w:numPr>
                <w:ilvl w:val="0"/>
                <w:numId w:val="1"/>
              </w:numPr>
              <w:jc w:val="both"/>
              <w:rPr>
                <w:color w:val="000000"/>
                <w:lang w:val="sv-SE"/>
              </w:rPr>
            </w:pPr>
            <w:r w:rsidRPr="002A1887">
              <w:rPr>
                <w:color w:val="000000"/>
                <w:lang w:val="sv-SE"/>
              </w:rPr>
              <w:t>Meru DC: Usa River na vijito vya mabondeni</w:t>
            </w:r>
          </w:p>
        </w:tc>
        <w:tc>
          <w:tcPr>
            <w:tcW w:w="3605" w:type="dxa"/>
          </w:tcPr>
          <w:p w14:paraId="1B213BB5" w14:textId="117BEC3B" w:rsidR="002A1887" w:rsidRPr="00DC5789" w:rsidRDefault="002A1887" w:rsidP="00DC5789">
            <w:pPr>
              <w:pStyle w:val="ListParagraph"/>
              <w:numPr>
                <w:ilvl w:val="0"/>
                <w:numId w:val="1"/>
              </w:numPr>
              <w:jc w:val="both"/>
              <w:rPr>
                <w:color w:val="000000"/>
              </w:rPr>
            </w:pPr>
            <w:r w:rsidRPr="00DC5789">
              <w:rPr>
                <w:color w:val="000000"/>
              </w:rPr>
              <w:t>This area receives rivers draining Mount Meru; around Usa River and the Kikuletwa lowlands, streams overflow quickly in heavy rain and flood farms and settlements.</w:t>
            </w:r>
          </w:p>
          <w:p w14:paraId="097C3F3A" w14:textId="7E924119" w:rsidR="000343A2" w:rsidRDefault="00DC5789" w:rsidP="000343A2">
            <w:pPr>
              <w:pStyle w:val="ListParagraph"/>
              <w:numPr>
                <w:ilvl w:val="0"/>
                <w:numId w:val="1"/>
              </w:numPr>
              <w:rPr>
                <w:ins w:id="159" w:author="Bonephace Kaijage" w:date="2026-10-11T06:25:00Z" w16du:dateUtc="2026-10-11T03:25:00Z"/>
              </w:rPr>
            </w:pPr>
            <w:r w:rsidRPr="000343A2">
              <w:rPr>
                <w:rPrChange w:id="160" w:author="Bonephace Kaijage" w:date="2026-10-11T06:23:00Z" w16du:dateUtc="2026-10-11T03:23:00Z">
                  <w:rPr>
                    <w:bCs/>
                    <w:color w:val="000000"/>
                  </w:rPr>
                </w:rPrChange>
              </w:rPr>
              <w:t>For those living and farming here, it helps to</w:t>
            </w:r>
            <w:r w:rsidR="002A1887" w:rsidRPr="000343A2">
              <w:rPr>
                <w:rPrChange w:id="161" w:author="Bonephace Kaijage" w:date="2026-10-11T06:23:00Z" w16du:dateUtc="2026-10-11T03:23:00Z">
                  <w:rPr>
                    <w:bCs/>
                    <w:color w:val="000000"/>
                  </w:rPr>
                </w:rPrChange>
              </w:rPr>
              <w:t xml:space="preserve"> build on raised ground, keep river channels clear of debris and leave vegetation along stream banks.</w:t>
            </w:r>
          </w:p>
          <w:p w14:paraId="4CBD297D" w14:textId="0A82FCE6" w:rsidR="000343A2" w:rsidRPr="000343A2" w:rsidRDefault="00FE0A4D" w:rsidP="000343A2">
            <w:pPr>
              <w:pStyle w:val="ListParagraph"/>
              <w:numPr>
                <w:ilvl w:val="0"/>
                <w:numId w:val="1"/>
              </w:numPr>
              <w:rPr>
                <w:ins w:id="162" w:author="Bonephace Kaijage" w:date="2026-10-11T06:23:00Z" w16du:dateUtc="2026-10-11T03:23:00Z"/>
                <w:rPrChange w:id="163" w:author="Bonephace Kaijage" w:date="2026-10-11T06:23:00Z" w16du:dateUtc="2026-10-11T03:23:00Z">
                  <w:rPr>
                    <w:ins w:id="164" w:author="Bonephace Kaijage" w:date="2026-10-11T06:23:00Z" w16du:dateUtc="2026-10-11T03:23:00Z"/>
                    <w:bCs/>
                    <w:color w:val="000000"/>
                  </w:rPr>
                </w:rPrChange>
              </w:rPr>
              <w:pPrChange w:id="165" w:author="Bonephace Kaijage" w:date="2026-10-11T06:28:00Z" w16du:dateUtc="2026-10-11T03:28:00Z">
                <w:pPr>
                  <w:pStyle w:val="ListParagraph"/>
                  <w:numPr>
                    <w:numId w:val="1"/>
                  </w:numPr>
                  <w:ind w:left="720" w:hanging="360"/>
                  <w:jc w:val="both"/>
                </w:pPr>
              </w:pPrChange>
            </w:pPr>
            <w:ins w:id="166" w:author="Bonephace Kaijage" w:date="2026-10-14T05:55:00Z" w16du:dateUtc="2026-10-14T03:55:00Z">
              <w:r>
                <w:t>What raises the risk: farming or building right on the stream bank.</w:t>
              </w:r>
            </w:ins>
          </w:p>
          <w:p w14:paraId="5379E0D3" w14:textId="77777777" w:rsidR="00FE0A4D" w:rsidRDefault="000343A2" w:rsidP="00DC5789">
            <w:pPr>
              <w:pStyle w:val="ListParagraph"/>
              <w:numPr>
                <w:ilvl w:val="0"/>
                <w:numId w:val="1"/>
              </w:numPr>
              <w:jc w:val="both"/>
              <w:rPr>
                <w:ins w:id="167" w:author="Bonephace Kaijage" w:date="2026-10-14T05:58:00Z" w16du:dateUtc="2026-10-14T03:58:00Z"/>
                <w:bCs/>
                <w:color w:val="000000"/>
              </w:rPr>
            </w:pPr>
            <w:ins w:id="168" w:author="Bonephace Kaijage" w:date="2026-10-11T06:29:00Z" w16du:dateUtc="2026-10-11T03:29:00Z">
              <w:r>
                <w:rPr>
                  <w:bCs/>
                  <w:color w:val="000000"/>
                </w:rPr>
                <w:t>Know the raised ground you will move to with children and animals, and go when the stream starts to rise, not after it overflows.</w:t>
              </w:r>
            </w:ins>
          </w:p>
          <w:p w14:paraId="702C3B67" w14:textId="05B2E8D4" w:rsidR="002A1887" w:rsidRPr="00DC5789" w:rsidRDefault="00FE0A4D" w:rsidP="00DC5789">
            <w:pPr>
              <w:pStyle w:val="ListParagraph"/>
              <w:numPr>
                <w:ilvl w:val="0"/>
                <w:numId w:val="1"/>
              </w:numPr>
              <w:jc w:val="both"/>
              <w:rPr>
                <w:bCs/>
                <w:color w:val="000000"/>
              </w:rPr>
            </w:pPr>
            <w:ins w:id="169" w:author="Bonephace Kaijage" w:date="2026-10-14T05:58:00Z" w16du:dateUtc="2026-10-14T03:58:00Z">
              <w:r>
                <w:rPr>
                  <w:bCs/>
                  <w:color w:val="000000"/>
                </w:rPr>
                <w:t>Agree who will help anyone in the household who cannot move, see or hear a warning on their own.</w:t>
              </w:r>
            </w:ins>
          </w:p>
        </w:tc>
        <w:tc>
          <w:tcPr>
            <w:tcW w:w="3325" w:type="dxa"/>
          </w:tcPr>
          <w:p w14:paraId="3CA261D0" w14:textId="4A6B8049" w:rsidR="002A1887" w:rsidRPr="00DC5789" w:rsidRDefault="002A1887" w:rsidP="00DC5789">
            <w:pPr>
              <w:pStyle w:val="ListParagraph"/>
              <w:numPr>
                <w:ilvl w:val="0"/>
                <w:numId w:val="1"/>
              </w:numPr>
              <w:jc w:val="both"/>
              <w:rPr>
                <w:color w:val="000000"/>
              </w:rPr>
            </w:pPr>
            <w:r w:rsidRPr="00DC5789">
              <w:rPr>
                <w:color w:val="000000"/>
              </w:rPr>
              <w:t>Eneo hili hupokea mito inayotoka Mlima Meru; kuzunguka Usa River na mabonde ya Kikuletwa, vijito hufurika haraka wakati wa mvua kubwa na kujaa maji mashambani na kwenye makazi.</w:t>
            </w:r>
          </w:p>
          <w:p w14:paraId="03AF0FE7" w14:textId="6E01B242" w:rsidR="000343A2" w:rsidRDefault="00DC5789" w:rsidP="000343A2">
            <w:pPr>
              <w:pStyle w:val="ListParagraph"/>
              <w:numPr>
                <w:ilvl w:val="0"/>
                <w:numId w:val="1"/>
              </w:numPr>
              <w:rPr>
                <w:ins w:id="170" w:author="Bonephace Kaijage" w:date="2026-10-11T06:25:00Z" w16du:dateUtc="2026-10-11T03:25:00Z"/>
              </w:rPr>
            </w:pPr>
            <w:r w:rsidRPr="000343A2">
              <w:rPr>
                <w:rPrChange w:id="171" w:author="Bonephace Kaijage" w:date="2026-10-11T06:24:00Z" w16du:dateUtc="2026-10-11T03:24:00Z">
                  <w:rPr>
                    <w:bCs/>
                    <w:color w:val="000000"/>
                  </w:rPr>
                </w:rPrChange>
              </w:rPr>
              <w:t>Kwa wanaoishi na kulima hapa, ni vyema</w:t>
            </w:r>
            <w:r w:rsidR="002A1887" w:rsidRPr="000343A2">
              <w:rPr>
                <w:rPrChange w:id="172" w:author="Bonephace Kaijage" w:date="2026-10-11T06:24:00Z" w16du:dateUtc="2026-10-11T03:24:00Z">
                  <w:rPr>
                    <w:bCs/>
                    <w:color w:val="000000"/>
                  </w:rPr>
                </w:rPrChange>
              </w:rPr>
              <w:t xml:space="preserve"> kujenga sehemu zilizoinuka, kuweka mikondo ya mito safi bila takataka na kuacha mimea kando ya kingo za vijito.</w:t>
            </w:r>
          </w:p>
          <w:p w14:paraId="72B05F03" w14:textId="74C13C36" w:rsidR="000343A2" w:rsidRPr="000343A2" w:rsidRDefault="00FE0A4D" w:rsidP="000343A2">
            <w:pPr>
              <w:pStyle w:val="ListParagraph"/>
              <w:numPr>
                <w:ilvl w:val="0"/>
                <w:numId w:val="1"/>
              </w:numPr>
              <w:rPr>
                <w:ins w:id="173" w:author="Bonephace Kaijage" w:date="2026-10-11T06:24:00Z" w16du:dateUtc="2026-10-11T03:24:00Z"/>
                <w:rPrChange w:id="174" w:author="Bonephace Kaijage" w:date="2026-10-11T06:24:00Z" w16du:dateUtc="2026-10-11T03:24:00Z">
                  <w:rPr>
                    <w:ins w:id="175" w:author="Bonephace Kaijage" w:date="2026-10-11T06:24:00Z" w16du:dateUtc="2026-10-11T03:24:00Z"/>
                    <w:bCs/>
                    <w:color w:val="000000"/>
                  </w:rPr>
                </w:rPrChange>
              </w:rPr>
              <w:pPrChange w:id="176" w:author="Bonephace Kaijage" w:date="2026-10-11T06:29:00Z" w16du:dateUtc="2026-10-11T03:29:00Z">
                <w:pPr>
                  <w:pStyle w:val="ListParagraph"/>
                  <w:numPr>
                    <w:numId w:val="1"/>
                  </w:numPr>
                  <w:ind w:left="720" w:hanging="360"/>
                  <w:jc w:val="both"/>
                </w:pPr>
              </w:pPrChange>
            </w:pPr>
            <w:ins w:id="177" w:author="Bonephace Kaijage" w:date="2026-10-14T05:55:00Z" w16du:dateUtc="2026-10-14T03:55:00Z">
              <w:r>
                <w:t>Kinachoongeza hatari: kulima au kujenga moja kwa moja kwenye ukingo wa kijito.</w:t>
              </w:r>
            </w:ins>
          </w:p>
          <w:p w14:paraId="3D0DB9F8" w14:textId="77777777" w:rsidR="00FE0A4D" w:rsidRDefault="000343A2" w:rsidP="00DC5789">
            <w:pPr>
              <w:pStyle w:val="ListParagraph"/>
              <w:numPr>
                <w:ilvl w:val="0"/>
                <w:numId w:val="1"/>
              </w:numPr>
              <w:jc w:val="both"/>
              <w:rPr>
                <w:ins w:id="178" w:author="Bonephace Kaijage" w:date="2026-10-14T05:58:00Z" w16du:dateUtc="2026-10-14T03:58:00Z"/>
                <w:bCs/>
                <w:color w:val="000000"/>
              </w:rPr>
            </w:pPr>
            <w:ins w:id="179" w:author="Bonephace Kaijage" w:date="2026-10-11T06:29:00Z" w16du:dateUtc="2026-10-11T03:29:00Z">
              <w:r>
                <w:rPr>
                  <w:bCs/>
                  <w:color w:val="000000"/>
                </w:rPr>
                <w:t>Fahamu eneo lililoinuka utakalohamia na watoto na mifugo, na ondoka kijito kikianza kupanda, si baada ya kufurika.</w:t>
              </w:r>
            </w:ins>
          </w:p>
          <w:p w14:paraId="6BEFCA03" w14:textId="52A43243" w:rsidR="002A1887" w:rsidRPr="00DC5789" w:rsidRDefault="00FE0A4D" w:rsidP="00DC5789">
            <w:pPr>
              <w:pStyle w:val="ListParagraph"/>
              <w:numPr>
                <w:ilvl w:val="0"/>
                <w:numId w:val="1"/>
              </w:numPr>
              <w:jc w:val="both"/>
              <w:rPr>
                <w:bCs/>
                <w:color w:val="000000"/>
              </w:rPr>
            </w:pPr>
            <w:ins w:id="180"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471262AB" w14:textId="77777777" w:rsidTr="002A1887">
        <w:tc>
          <w:tcPr>
            <w:tcW w:w="3420" w:type="dxa"/>
          </w:tcPr>
          <w:p w14:paraId="6A82FADB" w14:textId="56D0A15E" w:rsidR="002A1887" w:rsidRPr="002A1887" w:rsidRDefault="002A1887" w:rsidP="002A1887">
            <w:pPr>
              <w:pStyle w:val="ListParagraph"/>
              <w:numPr>
                <w:ilvl w:val="0"/>
                <w:numId w:val="1"/>
              </w:numPr>
              <w:jc w:val="both"/>
              <w:rPr>
                <w:color w:val="000000"/>
              </w:rPr>
            </w:pPr>
            <w:r w:rsidRPr="002A1887">
              <w:rPr>
                <w:color w:val="000000"/>
              </w:rPr>
              <w:t>Monduli: Mto wa Mbu and the Rift Valley floor</w:t>
            </w:r>
          </w:p>
        </w:tc>
        <w:tc>
          <w:tcPr>
            <w:tcW w:w="3235" w:type="dxa"/>
          </w:tcPr>
          <w:p w14:paraId="3DDE84D1" w14:textId="7DFF1169" w:rsidR="002A1887" w:rsidRPr="002A1887" w:rsidRDefault="002A1887" w:rsidP="002A1887">
            <w:pPr>
              <w:pStyle w:val="ListParagraph"/>
              <w:numPr>
                <w:ilvl w:val="0"/>
                <w:numId w:val="1"/>
              </w:numPr>
              <w:jc w:val="both"/>
              <w:rPr>
                <w:color w:val="000000"/>
                <w:lang w:val="sv-SE"/>
              </w:rPr>
            </w:pPr>
            <w:r w:rsidRPr="002A1887">
              <w:rPr>
                <w:color w:val="000000"/>
                <w:lang w:val="sv-SE"/>
              </w:rPr>
              <w:t>Monduli: Mto wa Mbu na sakafu ya Bonde la Ufa</w:t>
            </w:r>
          </w:p>
        </w:tc>
        <w:tc>
          <w:tcPr>
            <w:tcW w:w="3605" w:type="dxa"/>
          </w:tcPr>
          <w:p w14:paraId="5E74C0C7" w14:textId="54F65871" w:rsidR="002A1887" w:rsidRPr="00DC5789" w:rsidRDefault="002A1887" w:rsidP="00DC5789">
            <w:pPr>
              <w:pStyle w:val="ListParagraph"/>
              <w:numPr>
                <w:ilvl w:val="0"/>
                <w:numId w:val="1"/>
              </w:numPr>
              <w:jc w:val="both"/>
              <w:rPr>
                <w:color w:val="000000"/>
              </w:rPr>
            </w:pPr>
            <w:r w:rsidRPr="00DC5789">
              <w:rPr>
                <w:color w:val="000000"/>
              </w:rPr>
              <w:t>This area lies on the Rift Valley floor below the escarpment; storms on the highlands send flash floods into Mto wa Mbu and nearby settlements, while the plains face recurrent drought.</w:t>
            </w:r>
          </w:p>
          <w:p w14:paraId="3233B327" w14:textId="046CA0BC" w:rsidR="000343A2" w:rsidRDefault="00DC5789" w:rsidP="000343A2">
            <w:pPr>
              <w:pStyle w:val="ListParagraph"/>
              <w:numPr>
                <w:ilvl w:val="0"/>
                <w:numId w:val="1"/>
              </w:numPr>
              <w:rPr>
                <w:ins w:id="181" w:author="Bonephace Kaijage" w:date="2026-10-11T06:25:00Z" w16du:dateUtc="2026-10-11T03:25:00Z"/>
              </w:rPr>
            </w:pPr>
            <w:r w:rsidRPr="000343A2">
              <w:rPr>
                <w:rPrChange w:id="182" w:author="Bonephace Kaijage" w:date="2026-10-11T06:24:00Z" w16du:dateUtc="2026-10-11T03:24:00Z">
                  <w:rPr>
                    <w:bCs/>
                    <w:color w:val="000000"/>
                  </w:rPr>
                </w:rPrChange>
              </w:rPr>
              <w:t>For those living and farming here, it helps to</w:t>
            </w:r>
            <w:r w:rsidR="002A1887" w:rsidRPr="000343A2">
              <w:rPr>
                <w:rPrChange w:id="183" w:author="Bonephace Kaijage" w:date="2026-10-11T06:24:00Z" w16du:dateUtc="2026-10-11T03:24:00Z">
                  <w:rPr>
                    <w:bCs/>
                    <w:color w:val="000000"/>
                  </w:rPr>
                </w:rPrChange>
              </w:rPr>
              <w:t xml:space="preserve"> keep homes and stores off flood channels, maintain drainage through town and plan water and </w:t>
            </w:r>
            <w:r w:rsidR="002A1887" w:rsidRPr="000343A2">
              <w:rPr>
                <w:rPrChange w:id="184" w:author="Bonephace Kaijage" w:date="2026-10-11T06:24:00Z" w16du:dateUtc="2026-10-11T03:24:00Z">
                  <w:rPr>
                    <w:bCs/>
                    <w:color w:val="000000"/>
                  </w:rPr>
                </w:rPrChange>
              </w:rPr>
              <w:lastRenderedPageBreak/>
              <w:t>pasture reserves for dry years.</w:t>
            </w:r>
          </w:p>
          <w:p w14:paraId="40E14D15" w14:textId="2D63341B" w:rsidR="000343A2" w:rsidRPr="000343A2" w:rsidRDefault="00FE0A4D" w:rsidP="000343A2">
            <w:pPr>
              <w:pStyle w:val="ListParagraph"/>
              <w:numPr>
                <w:ilvl w:val="0"/>
                <w:numId w:val="1"/>
              </w:numPr>
              <w:rPr>
                <w:ins w:id="185" w:author="Bonephace Kaijage" w:date="2026-10-11T06:24:00Z" w16du:dateUtc="2026-10-11T03:24:00Z"/>
                <w:rPrChange w:id="186" w:author="Bonephace Kaijage" w:date="2026-10-11T06:24:00Z" w16du:dateUtc="2026-10-11T03:24:00Z">
                  <w:rPr>
                    <w:ins w:id="187" w:author="Bonephace Kaijage" w:date="2026-10-11T06:24:00Z" w16du:dateUtc="2026-10-11T03:24:00Z"/>
                    <w:bCs/>
                    <w:color w:val="000000"/>
                  </w:rPr>
                </w:rPrChange>
              </w:rPr>
              <w:pPrChange w:id="188" w:author="Bonephace Kaijage" w:date="2026-10-11T06:29:00Z" w16du:dateUtc="2026-10-11T03:29:00Z">
                <w:pPr>
                  <w:pStyle w:val="ListParagraph"/>
                  <w:numPr>
                    <w:numId w:val="1"/>
                  </w:numPr>
                  <w:ind w:left="720" w:hanging="360"/>
                  <w:jc w:val="both"/>
                </w:pPr>
              </w:pPrChange>
            </w:pPr>
            <w:ins w:id="189" w:author="Bonephace Kaijage" w:date="2026-10-14T05:55:00Z" w16du:dateUtc="2026-10-14T03:55:00Z">
              <w:r>
                <w:t>What raises the risk: settling on the old flood channels.</w:t>
              </w:r>
            </w:ins>
          </w:p>
          <w:p w14:paraId="45A3E342" w14:textId="77777777" w:rsidR="00FE0A4D" w:rsidRDefault="000343A2" w:rsidP="00DC5789">
            <w:pPr>
              <w:pStyle w:val="ListParagraph"/>
              <w:numPr>
                <w:ilvl w:val="0"/>
                <w:numId w:val="1"/>
              </w:numPr>
              <w:jc w:val="both"/>
              <w:rPr>
                <w:ins w:id="190" w:author="Bonephace Kaijage" w:date="2026-10-14T05:58:00Z" w16du:dateUtc="2026-10-14T03:58:00Z"/>
                <w:bCs/>
                <w:color w:val="000000"/>
              </w:rPr>
            </w:pPr>
            <w:ins w:id="191" w:author="Bonephace Kaijage" w:date="2026-10-11T06:29:00Z" w16du:dateUtc="2026-10-11T03:29:00Z">
              <w:r>
                <w:rPr>
                  <w:bCs/>
                  <w:color w:val="000000"/>
                </w:rPr>
                <w:t>Know the assembly point above the town, and move there when heavy rain is reported on the escarpment, even if it is dry where you stand.</w:t>
              </w:r>
            </w:ins>
          </w:p>
          <w:p w14:paraId="1C9A16ED" w14:textId="3B522E39" w:rsidR="002A1887" w:rsidRPr="00DC5789" w:rsidRDefault="00FE0A4D" w:rsidP="00DC5789">
            <w:pPr>
              <w:pStyle w:val="ListParagraph"/>
              <w:numPr>
                <w:ilvl w:val="0"/>
                <w:numId w:val="1"/>
              </w:numPr>
              <w:jc w:val="both"/>
              <w:rPr>
                <w:bCs/>
                <w:color w:val="000000"/>
              </w:rPr>
            </w:pPr>
            <w:ins w:id="192" w:author="Bonephace Kaijage" w:date="2026-10-14T05:58:00Z" w16du:dateUtc="2026-10-14T03:58:00Z">
              <w:r>
                <w:rPr>
                  <w:bCs/>
                  <w:color w:val="000000"/>
                </w:rPr>
                <w:t>Agree who will help anyone in the household who cannot move, see or hear a warning on their own.</w:t>
              </w:r>
            </w:ins>
          </w:p>
        </w:tc>
        <w:tc>
          <w:tcPr>
            <w:tcW w:w="3325" w:type="dxa"/>
          </w:tcPr>
          <w:p w14:paraId="6EA136B0" w14:textId="6784526F" w:rsidR="002A1887" w:rsidRPr="00DC5789" w:rsidRDefault="002A1887" w:rsidP="00DC5789">
            <w:pPr>
              <w:pStyle w:val="ListParagraph"/>
              <w:numPr>
                <w:ilvl w:val="0"/>
                <w:numId w:val="1"/>
              </w:numPr>
              <w:jc w:val="both"/>
              <w:rPr>
                <w:color w:val="000000"/>
              </w:rPr>
            </w:pPr>
            <w:r w:rsidRPr="00DC5789">
              <w:rPr>
                <w:color w:val="000000"/>
              </w:rPr>
              <w:lastRenderedPageBreak/>
              <w:t>Eneo hili liko kwenye sakafu ya Bonde la Ufa chini ya ukingo wake; dhoruba kwenye nyanda za juu hupeleka mafuriko ya ghafla Mto wa Mbu na makazi ya jirani, huku tambarare zikikumbwa na ukame wa mara kwa mara.</w:t>
            </w:r>
          </w:p>
          <w:p w14:paraId="44E6E6F1" w14:textId="693693C6" w:rsidR="000343A2" w:rsidRDefault="00DC5789" w:rsidP="000343A2">
            <w:pPr>
              <w:pStyle w:val="ListParagraph"/>
              <w:numPr>
                <w:ilvl w:val="0"/>
                <w:numId w:val="1"/>
              </w:numPr>
              <w:rPr>
                <w:ins w:id="193" w:author="Bonephace Kaijage" w:date="2026-10-11T06:25:00Z" w16du:dateUtc="2026-10-11T03:25:00Z"/>
              </w:rPr>
            </w:pPr>
            <w:r w:rsidRPr="000343A2">
              <w:rPr>
                <w:rPrChange w:id="194" w:author="Bonephace Kaijage" w:date="2026-10-11T06:24:00Z" w16du:dateUtc="2026-10-11T03:24:00Z">
                  <w:rPr>
                    <w:bCs/>
                    <w:color w:val="000000"/>
                  </w:rPr>
                </w:rPrChange>
              </w:rPr>
              <w:t>Kwa wanaoishi na kulima hapa, ni vyema</w:t>
            </w:r>
            <w:r w:rsidR="002A1887" w:rsidRPr="000343A2">
              <w:rPr>
                <w:rPrChange w:id="195" w:author="Bonephace Kaijage" w:date="2026-10-11T06:24:00Z" w16du:dateUtc="2026-10-11T03:24:00Z">
                  <w:rPr>
                    <w:bCs/>
                    <w:color w:val="000000"/>
                  </w:rPr>
                </w:rPrChange>
              </w:rPr>
              <w:t xml:space="preserve"> kujenga nyumba na maghala nje ya njia za mafuriko, </w:t>
            </w:r>
            <w:r w:rsidR="002A1887" w:rsidRPr="000343A2">
              <w:rPr>
                <w:rPrChange w:id="196" w:author="Bonephace Kaijage" w:date="2026-10-11T06:24:00Z" w16du:dateUtc="2026-10-11T03:24:00Z">
                  <w:rPr>
                    <w:bCs/>
                    <w:color w:val="000000"/>
                  </w:rPr>
                </w:rPrChange>
              </w:rPr>
              <w:lastRenderedPageBreak/>
              <w:t>kutunza mifereji mjini na kupanga akiba ya maji na malisho kwa miaka ya ukame.</w:t>
            </w:r>
          </w:p>
          <w:p w14:paraId="7628ED75" w14:textId="1B447CDF" w:rsidR="000343A2" w:rsidRPr="000343A2" w:rsidRDefault="00FE0A4D" w:rsidP="000343A2">
            <w:pPr>
              <w:pStyle w:val="ListParagraph"/>
              <w:numPr>
                <w:ilvl w:val="0"/>
                <w:numId w:val="1"/>
              </w:numPr>
              <w:rPr>
                <w:ins w:id="197" w:author="Bonephace Kaijage" w:date="2026-10-11T06:24:00Z" w16du:dateUtc="2026-10-11T03:24:00Z"/>
                <w:rPrChange w:id="198" w:author="Bonephace Kaijage" w:date="2026-10-11T06:24:00Z" w16du:dateUtc="2026-10-11T03:24:00Z">
                  <w:rPr>
                    <w:ins w:id="199" w:author="Bonephace Kaijage" w:date="2026-10-11T06:24:00Z" w16du:dateUtc="2026-10-11T03:24:00Z"/>
                    <w:bCs/>
                    <w:color w:val="000000"/>
                  </w:rPr>
                </w:rPrChange>
              </w:rPr>
              <w:pPrChange w:id="200" w:author="Bonephace Kaijage" w:date="2026-10-11T06:29:00Z" w16du:dateUtc="2026-10-11T03:29:00Z">
                <w:pPr>
                  <w:pStyle w:val="ListParagraph"/>
                  <w:numPr>
                    <w:numId w:val="1"/>
                  </w:numPr>
                  <w:ind w:left="720" w:hanging="360"/>
                  <w:jc w:val="both"/>
                </w:pPr>
              </w:pPrChange>
            </w:pPr>
            <w:ins w:id="201" w:author="Bonephace Kaijage" w:date="2026-10-14T05:55:00Z" w16du:dateUtc="2026-10-14T03:55:00Z">
              <w:r>
                <w:t>Kinachoongeza hatari: kukaa kwenye njia za zamani za mafuriko.</w:t>
              </w:r>
            </w:ins>
          </w:p>
          <w:p w14:paraId="3140D2C4" w14:textId="77777777" w:rsidR="00FE0A4D" w:rsidRDefault="000343A2" w:rsidP="00DC5789">
            <w:pPr>
              <w:pStyle w:val="ListParagraph"/>
              <w:numPr>
                <w:ilvl w:val="0"/>
                <w:numId w:val="1"/>
              </w:numPr>
              <w:jc w:val="both"/>
              <w:rPr>
                <w:ins w:id="202" w:author="Bonephace Kaijage" w:date="2026-10-14T05:58:00Z" w16du:dateUtc="2026-10-14T03:58:00Z"/>
                <w:bCs/>
                <w:color w:val="000000"/>
              </w:rPr>
            </w:pPr>
            <w:ins w:id="203" w:author="Bonephace Kaijage" w:date="2026-10-11T06:29:00Z" w16du:dateUtc="2026-10-11T03:29:00Z">
              <w:r>
                <w:rPr>
                  <w:bCs/>
                  <w:color w:val="000000"/>
                </w:rPr>
                <w:t>Fahamu kituo cha kukusanyika juu ya mji, na hamia huko mvua kubwa inaporipotiwa kwenye ukingo wa bonde, hata kama eneo ulipo ni kavu.</w:t>
              </w:r>
            </w:ins>
          </w:p>
          <w:p w14:paraId="5E6E4322" w14:textId="1EE264D9" w:rsidR="002A1887" w:rsidRPr="00DC5789" w:rsidRDefault="00FE0A4D" w:rsidP="00DC5789">
            <w:pPr>
              <w:pStyle w:val="ListParagraph"/>
              <w:numPr>
                <w:ilvl w:val="0"/>
                <w:numId w:val="1"/>
              </w:numPr>
              <w:jc w:val="both"/>
              <w:rPr>
                <w:bCs/>
                <w:color w:val="000000"/>
              </w:rPr>
            </w:pPr>
            <w:ins w:id="204"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6F288F8E" w14:textId="77777777" w:rsidTr="002A1887">
        <w:tc>
          <w:tcPr>
            <w:tcW w:w="3420" w:type="dxa"/>
          </w:tcPr>
          <w:p w14:paraId="27600281" w14:textId="0781257B" w:rsidR="002A1887" w:rsidRPr="002A1887" w:rsidRDefault="002A1887" w:rsidP="002A1887">
            <w:pPr>
              <w:pStyle w:val="ListParagraph"/>
              <w:numPr>
                <w:ilvl w:val="0"/>
                <w:numId w:val="1"/>
              </w:numPr>
              <w:jc w:val="both"/>
              <w:rPr>
                <w:color w:val="000000"/>
              </w:rPr>
            </w:pPr>
            <w:r w:rsidRPr="002A1887">
              <w:rPr>
                <w:color w:val="000000"/>
              </w:rPr>
              <w:lastRenderedPageBreak/>
              <w:t>Ngorongoro: Loliondo and the Lake Natron basin</w:t>
            </w:r>
          </w:p>
        </w:tc>
        <w:tc>
          <w:tcPr>
            <w:tcW w:w="3235" w:type="dxa"/>
          </w:tcPr>
          <w:p w14:paraId="294CD42C" w14:textId="44574C6A" w:rsidR="002A1887" w:rsidRPr="002A1887" w:rsidRDefault="002A1887" w:rsidP="002A1887">
            <w:pPr>
              <w:pStyle w:val="ListParagraph"/>
              <w:numPr>
                <w:ilvl w:val="0"/>
                <w:numId w:val="1"/>
              </w:numPr>
              <w:jc w:val="both"/>
              <w:rPr>
                <w:color w:val="000000"/>
              </w:rPr>
            </w:pPr>
            <w:r w:rsidRPr="002A1887">
              <w:rPr>
                <w:color w:val="000000"/>
              </w:rPr>
              <w:t>Ngorongoro: Loliondo na bonde la Ziwa Natron</w:t>
            </w:r>
          </w:p>
        </w:tc>
        <w:tc>
          <w:tcPr>
            <w:tcW w:w="3605" w:type="dxa"/>
          </w:tcPr>
          <w:p w14:paraId="7A2E928C" w14:textId="292294EA" w:rsidR="002A1887" w:rsidRPr="00DC5789" w:rsidRDefault="002A1887" w:rsidP="00DC5789">
            <w:pPr>
              <w:pStyle w:val="ListParagraph"/>
              <w:numPr>
                <w:ilvl w:val="0"/>
                <w:numId w:val="1"/>
              </w:numPr>
              <w:jc w:val="both"/>
              <w:rPr>
                <w:color w:val="000000"/>
              </w:rPr>
            </w:pPr>
            <w:r w:rsidRPr="00DC5789">
              <w:rPr>
                <w:color w:val="000000"/>
              </w:rPr>
              <w:t>This area includes the Lake Natron basin and Ol Doinyo Lengai, an active volcano, within dry pastoral rangeland; drought, ash and tremors, and human–wildlife conflict are the main risks.</w:t>
            </w:r>
          </w:p>
          <w:p w14:paraId="17BB7A83" w14:textId="0E57BCE0" w:rsidR="000343A2" w:rsidRDefault="00DC5789" w:rsidP="000343A2">
            <w:pPr>
              <w:pStyle w:val="ListParagraph"/>
              <w:numPr>
                <w:ilvl w:val="0"/>
                <w:numId w:val="1"/>
              </w:numPr>
              <w:rPr>
                <w:ins w:id="205" w:author="Bonephace Kaijage" w:date="2026-10-11T06:25:00Z" w16du:dateUtc="2026-10-11T03:25:00Z"/>
              </w:rPr>
            </w:pPr>
            <w:r w:rsidRPr="000343A2">
              <w:rPr>
                <w:rPrChange w:id="206" w:author="Bonephace Kaijage" w:date="2026-10-11T06:24:00Z" w16du:dateUtc="2026-10-11T03:24:00Z">
                  <w:rPr>
                    <w:bCs/>
                    <w:color w:val="000000"/>
                  </w:rPr>
                </w:rPrChange>
              </w:rPr>
              <w:t>For those living and herding here, it helps to</w:t>
            </w:r>
            <w:r w:rsidR="002A1887" w:rsidRPr="000343A2">
              <w:rPr>
                <w:rPrChange w:id="207" w:author="Bonephace Kaijage" w:date="2026-10-11T06:24:00Z" w16du:dateUtc="2026-10-11T03:24:00Z">
                  <w:rPr>
                    <w:bCs/>
                    <w:color w:val="000000"/>
                  </w:rPr>
                </w:rPrChange>
              </w:rPr>
              <w:t xml:space="preserve"> keep grazing and water plans for dry years, follow official guidance on volcanic activity and strengthen bomas against wildlife.</w:t>
            </w:r>
          </w:p>
          <w:p w14:paraId="3E5440EC" w14:textId="3E363A1B" w:rsidR="000343A2" w:rsidRPr="000343A2" w:rsidRDefault="00FE0A4D" w:rsidP="000343A2">
            <w:pPr>
              <w:pStyle w:val="ListParagraph"/>
              <w:numPr>
                <w:ilvl w:val="0"/>
                <w:numId w:val="1"/>
              </w:numPr>
              <w:rPr>
                <w:ins w:id="208" w:author="Bonephace Kaijage" w:date="2026-10-11T06:24:00Z" w16du:dateUtc="2026-10-11T03:24:00Z"/>
                <w:rPrChange w:id="209" w:author="Bonephace Kaijage" w:date="2026-10-11T06:24:00Z" w16du:dateUtc="2026-10-11T03:24:00Z">
                  <w:rPr>
                    <w:ins w:id="210" w:author="Bonephace Kaijage" w:date="2026-10-11T06:24:00Z" w16du:dateUtc="2026-10-11T03:24:00Z"/>
                    <w:bCs/>
                    <w:color w:val="000000"/>
                  </w:rPr>
                </w:rPrChange>
              </w:rPr>
              <w:pPrChange w:id="211" w:author="Bonephace Kaijage" w:date="2026-10-11T06:29:00Z" w16du:dateUtc="2026-10-11T03:29:00Z">
                <w:pPr>
                  <w:pStyle w:val="ListParagraph"/>
                  <w:numPr>
                    <w:numId w:val="1"/>
                  </w:numPr>
                  <w:ind w:left="720" w:hanging="360"/>
                  <w:jc w:val="both"/>
                </w:pPr>
              </w:pPrChange>
            </w:pPr>
            <w:ins w:id="212" w:author="Bonephace Kaijage" w:date="2026-10-14T05:55:00Z" w16du:dateUtc="2026-10-14T03:55:00Z">
              <w:r>
                <w:t>What raises the risk: settling close to the volcano, or inside the wildlife corridors.</w:t>
              </w:r>
            </w:ins>
          </w:p>
          <w:p w14:paraId="33C8DD93" w14:textId="77777777" w:rsidR="00FE0A4D" w:rsidRDefault="000343A2" w:rsidP="00DC5789">
            <w:pPr>
              <w:pStyle w:val="ListParagraph"/>
              <w:numPr>
                <w:ilvl w:val="0"/>
                <w:numId w:val="1"/>
              </w:numPr>
              <w:jc w:val="both"/>
              <w:rPr>
                <w:ins w:id="213" w:author="Bonephace Kaijage" w:date="2026-10-14T05:58:00Z" w16du:dateUtc="2026-10-14T03:58:00Z"/>
                <w:bCs/>
                <w:color w:val="000000"/>
              </w:rPr>
            </w:pPr>
            <w:ins w:id="214" w:author="Bonephace Kaijage" w:date="2026-10-11T06:29:00Z" w16du:dateUtc="2026-10-11T03:29:00Z">
              <w:r>
                <w:rPr>
                  <w:bCs/>
                  <w:color w:val="000000"/>
                </w:rPr>
                <w:t>Know where your community will gather if evacuation is ordered, and move when told, taking the animals you can.</w:t>
              </w:r>
            </w:ins>
          </w:p>
          <w:p w14:paraId="03747680" w14:textId="3BE92140" w:rsidR="002A1887" w:rsidRPr="00DC5789" w:rsidRDefault="00FE0A4D" w:rsidP="00DC5789">
            <w:pPr>
              <w:pStyle w:val="ListParagraph"/>
              <w:numPr>
                <w:ilvl w:val="0"/>
                <w:numId w:val="1"/>
              </w:numPr>
              <w:jc w:val="both"/>
              <w:rPr>
                <w:bCs/>
                <w:color w:val="000000"/>
              </w:rPr>
            </w:pPr>
            <w:ins w:id="215" w:author="Bonephace Kaijage" w:date="2026-10-14T05:58:00Z" w16du:dateUtc="2026-10-14T03:58:00Z">
              <w:r>
                <w:rPr>
                  <w:bCs/>
                  <w:color w:val="000000"/>
                </w:rPr>
                <w:t xml:space="preserve">Agree who will help anyone in the household who cannot </w:t>
              </w:r>
              <w:r>
                <w:rPr>
                  <w:bCs/>
                  <w:color w:val="000000"/>
                </w:rPr>
                <w:lastRenderedPageBreak/>
                <w:t>move, see or hear a warning on their own.</w:t>
              </w:r>
            </w:ins>
          </w:p>
        </w:tc>
        <w:tc>
          <w:tcPr>
            <w:tcW w:w="3325" w:type="dxa"/>
          </w:tcPr>
          <w:p w14:paraId="41431A47" w14:textId="3B96CA55" w:rsidR="002A1887" w:rsidRPr="00DC5789" w:rsidRDefault="002A1887" w:rsidP="00DC5789">
            <w:pPr>
              <w:pStyle w:val="ListParagraph"/>
              <w:numPr>
                <w:ilvl w:val="0"/>
                <w:numId w:val="1"/>
              </w:numPr>
              <w:jc w:val="both"/>
              <w:rPr>
                <w:color w:val="000000"/>
              </w:rPr>
            </w:pPr>
            <w:r w:rsidRPr="00DC5789">
              <w:rPr>
                <w:color w:val="000000"/>
              </w:rPr>
              <w:lastRenderedPageBreak/>
              <w:t>Eneo hili linajumuisha bonde la Ziwa Natron na Ol Doinyo Lengai, volkano hai, ndani ya nyika kame ya wafugaji; ukame, majivu na mitetemeko, na migogoro kati ya binadamu na wanyamapori ni hatari kuu.</w:t>
            </w:r>
          </w:p>
          <w:p w14:paraId="572AF1F0" w14:textId="25905AF5" w:rsidR="000343A2" w:rsidRDefault="00DC5789" w:rsidP="000343A2">
            <w:pPr>
              <w:pStyle w:val="ListParagraph"/>
              <w:numPr>
                <w:ilvl w:val="0"/>
                <w:numId w:val="1"/>
              </w:numPr>
              <w:rPr>
                <w:ins w:id="216" w:author="Bonephace Kaijage" w:date="2026-10-11T06:25:00Z" w16du:dateUtc="2026-10-11T03:25:00Z"/>
              </w:rPr>
            </w:pPr>
            <w:r w:rsidRPr="000343A2">
              <w:rPr>
                <w:rPrChange w:id="217" w:author="Bonephace Kaijage" w:date="2026-10-11T06:24:00Z" w16du:dateUtc="2026-10-11T03:24:00Z">
                  <w:rPr>
                    <w:bCs/>
                    <w:color w:val="000000"/>
                  </w:rPr>
                </w:rPrChange>
              </w:rPr>
              <w:t>Kwa wanaoishi na kuchunga hapa, ni vyema</w:t>
            </w:r>
            <w:r w:rsidR="002A1887" w:rsidRPr="000343A2">
              <w:rPr>
                <w:rPrChange w:id="218" w:author="Bonephace Kaijage" w:date="2026-10-11T06:24:00Z" w16du:dateUtc="2026-10-11T03:24:00Z">
                  <w:rPr>
                    <w:bCs/>
                    <w:color w:val="000000"/>
                  </w:rPr>
                </w:rPrChange>
              </w:rPr>
              <w:t xml:space="preserve"> kuwa na mipango ya malisho na maji kwa miaka ya ukame, kufuata maelekezo rasmi kuhusu shughuli za volkano na kuimarisha maboma dhidi ya wanyamapori.</w:t>
            </w:r>
          </w:p>
          <w:p w14:paraId="77EA5A0B" w14:textId="19BDAC34" w:rsidR="000343A2" w:rsidRPr="000343A2" w:rsidRDefault="00FE0A4D" w:rsidP="000343A2">
            <w:pPr>
              <w:pStyle w:val="ListParagraph"/>
              <w:numPr>
                <w:ilvl w:val="0"/>
                <w:numId w:val="1"/>
              </w:numPr>
              <w:rPr>
                <w:ins w:id="219" w:author="Bonephace Kaijage" w:date="2026-10-11T06:24:00Z" w16du:dateUtc="2026-10-11T03:24:00Z"/>
                <w:rPrChange w:id="220" w:author="Bonephace Kaijage" w:date="2026-10-11T06:24:00Z" w16du:dateUtc="2026-10-11T03:24:00Z">
                  <w:rPr>
                    <w:ins w:id="221" w:author="Bonephace Kaijage" w:date="2026-10-11T06:24:00Z" w16du:dateUtc="2026-10-11T03:24:00Z"/>
                    <w:bCs/>
                    <w:color w:val="000000"/>
                  </w:rPr>
                </w:rPrChange>
              </w:rPr>
              <w:pPrChange w:id="222" w:author="Bonephace Kaijage" w:date="2026-10-11T06:29:00Z" w16du:dateUtc="2026-10-11T03:29:00Z">
                <w:pPr>
                  <w:pStyle w:val="ListParagraph"/>
                  <w:numPr>
                    <w:numId w:val="1"/>
                  </w:numPr>
                  <w:ind w:left="720" w:hanging="360"/>
                  <w:jc w:val="both"/>
                </w:pPr>
              </w:pPrChange>
            </w:pPr>
            <w:ins w:id="223" w:author="Bonephace Kaijage" w:date="2026-10-14T05:55:00Z" w16du:dateUtc="2026-10-14T03:55:00Z">
              <w:r>
                <w:t>Kinachoongeza hatari: kukaa karibu na volkano, au ndani ya njia za wanyamapori.</w:t>
              </w:r>
            </w:ins>
          </w:p>
          <w:p w14:paraId="0D56DAAD" w14:textId="77777777" w:rsidR="00FE0A4D" w:rsidRDefault="000343A2" w:rsidP="00DC5789">
            <w:pPr>
              <w:pStyle w:val="ListParagraph"/>
              <w:numPr>
                <w:ilvl w:val="0"/>
                <w:numId w:val="1"/>
              </w:numPr>
              <w:jc w:val="both"/>
              <w:rPr>
                <w:ins w:id="224" w:author="Bonephace Kaijage" w:date="2026-10-14T05:58:00Z" w16du:dateUtc="2026-10-14T03:58:00Z"/>
                <w:bCs/>
                <w:color w:val="000000"/>
              </w:rPr>
            </w:pPr>
            <w:ins w:id="225" w:author="Bonephace Kaijage" w:date="2026-10-11T06:30:00Z" w16du:dateUtc="2026-10-11T03:30:00Z">
              <w:r>
                <w:rPr>
                  <w:bCs/>
                  <w:color w:val="000000"/>
                </w:rPr>
                <w:t xml:space="preserve">Fahamu mahali jamii yako itakapokusanyika </w:t>
              </w:r>
              <w:r>
                <w:rPr>
                  <w:bCs/>
                  <w:color w:val="000000"/>
                </w:rPr>
                <w:lastRenderedPageBreak/>
                <w:t>uhamisho ukiamriwa, na hamia unapoelekezwa, ukichukua mifugo uwezayo.</w:t>
              </w:r>
            </w:ins>
          </w:p>
          <w:p w14:paraId="25F2D02A" w14:textId="580FE68E" w:rsidR="002A1887" w:rsidRPr="00DC5789" w:rsidRDefault="00FE0A4D" w:rsidP="00DC5789">
            <w:pPr>
              <w:pStyle w:val="ListParagraph"/>
              <w:numPr>
                <w:ilvl w:val="0"/>
                <w:numId w:val="1"/>
              </w:numPr>
              <w:jc w:val="both"/>
              <w:rPr>
                <w:bCs/>
                <w:color w:val="000000"/>
              </w:rPr>
            </w:pPr>
            <w:ins w:id="226" w:author="Bonephace Kaijage" w:date="2026-10-14T05:58:00Z" w16du:dateUtc="2026-10-14T03:58:00Z">
              <w:r>
                <w:rPr>
                  <w:bCs/>
                  <w:color w:val="000000"/>
                </w:rPr>
                <w:t>Kubalianeni nani atamsaidia yeyote katika kaya asiyeweza kuondoka, kuona au kusikia tahadhari peke yake.</w:t>
              </w:r>
            </w:ins>
          </w:p>
        </w:tc>
      </w:tr>
    </w:tbl>
    <w:p w14:paraId="4CDC8DE1" w14:textId="77777777" w:rsidR="00FE0A4D" w:rsidRPr="00FE0A4D" w:rsidRDefault="00FE0A4D" w:rsidP="00FE0A4D">
      <w:pPr>
        <w:spacing w:after="120"/>
        <w:rPr>
          <w:ins w:id="227" w:author="Bonephace Kaijage" w:date="2026-10-14T06:01:00Z" w16du:dateUtc="2026-10-14T04:01:00Z"/>
          <w:i/>
          <w:sz w:val="18"/>
          <w:rPrChange w:id="228" w:author="Bonephace Kaijage" w:date="2026-10-14T06:01:00Z" w16du:dateUtc="2026-10-14T04:01:00Z">
            <w:rPr>
              <w:ins w:id="229" w:author="Bonephace Kaijage" w:date="2026-10-14T06:01:00Z" w16du:dateUtc="2026-10-14T04:01:00Z"/>
            </w:rPr>
          </w:rPrChange>
        </w:rPr>
        <w:pPrChange w:id="230" w:author="Bonephace Kaijage" w:date="2026-10-14T06:01:00Z" w16du:dateUtc="2026-10-14T04:01:00Z">
          <w:pPr/>
        </w:pPrChange>
      </w:pPr>
      <w:ins w:id="231" w:author="Bonephace Kaijage" w:date="2026-10-14T06:01:00Z" w16du:dateUtc="2026-10-14T04:01:00Z">
        <w:r w:rsidRPr="00FE0A4D">
          <w:rPr>
            <w:i/>
            <w:sz w:val="18"/>
            <w:rPrChange w:id="232"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57FAD8DC" w14:textId="2BDCB370" w:rsidR="002A1887" w:rsidRPr="002A1887" w:rsidRDefault="002A1887" w:rsidP="002A1887">
      <w:pPr>
        <w:rPr>
          <w:color w:val="000000"/>
        </w:rPr>
      </w:pPr>
    </w:p>
    <w:p w14:paraId="0AC49974" w14:textId="4525D8CC" w:rsidR="002A1887" w:rsidRPr="00997D17" w:rsidRDefault="002A1887">
      <w:pPr>
        <w:pStyle w:val="ListParagraph"/>
        <w:rPr>
          <w:sz w:val="22"/>
          <w:szCs w:val="22"/>
        </w:rPr>
      </w:pPr>
    </w:p>
    <w:tbl>
      <w:tblPr>
        <w:tblStyle w:val="TableGrid"/>
        <w:tblW w:w="0" w:type="auto"/>
        <w:tblLook w:val="04A0" w:firstRow="1" w:lastRow="0" w:firstColumn="1" w:lastColumn="0" w:noHBand="0" w:noVBand="1"/>
      </w:tblPr>
      <w:tblGrid>
        <w:gridCol w:w="2239"/>
        <w:gridCol w:w="2171"/>
        <w:gridCol w:w="2219"/>
        <w:gridCol w:w="2195"/>
        <w:gridCol w:w="2570"/>
        <w:gridCol w:w="2276"/>
      </w:tblGrid>
      <w:tr w:rsidR="002066E7" w:rsidRPr="00997D17" w14:paraId="49079ACF" w14:textId="77777777" w:rsidTr="002066E7">
        <w:trPr>
          <w:tblHeader/>
        </w:trPr>
        <w:tc>
          <w:tcPr>
            <w:tcW w:w="2278" w:type="dxa"/>
          </w:tcPr>
          <w:p w14:paraId="44E30D0D" w14:textId="44666277" w:rsidR="002066E7" w:rsidRPr="00997D17" w:rsidRDefault="008C6B60" w:rsidP="00FE4152">
            <w:pPr>
              <w:pStyle w:val="ListParagraph"/>
              <w:rPr>
                <w:sz w:val="22"/>
                <w:szCs w:val="22"/>
              </w:rPr>
            </w:pPr>
            <w:r w:rsidRPr="00997D17">
              <w:rPr>
                <w:sz w:val="22"/>
                <w:szCs w:val="22"/>
              </w:rPr>
              <w:t>COUNCIL / HALMASHAURI</w:t>
            </w:r>
          </w:p>
        </w:tc>
        <w:tc>
          <w:tcPr>
            <w:tcW w:w="2278" w:type="dxa"/>
          </w:tcPr>
          <w:p w14:paraId="55789047" w14:textId="74473D87" w:rsidR="002066E7" w:rsidRPr="00997D17" w:rsidRDefault="002066E7" w:rsidP="00FE4152">
            <w:pPr>
              <w:pStyle w:val="ListParagraph"/>
              <w:rPr>
                <w:sz w:val="22"/>
                <w:szCs w:val="22"/>
              </w:rPr>
            </w:pPr>
            <w:r w:rsidRPr="00997D17">
              <w:rPr>
                <w:sz w:val="22"/>
                <w:szCs w:val="22"/>
              </w:rPr>
              <w:t>LEVEL / NGAZI</w:t>
            </w:r>
          </w:p>
        </w:tc>
        <w:tc>
          <w:tcPr>
            <w:tcW w:w="2278" w:type="dxa"/>
          </w:tcPr>
          <w:p w14:paraId="0D43C47F" w14:textId="6C10636B" w:rsidR="002066E7" w:rsidRPr="00997D17" w:rsidRDefault="002066E7" w:rsidP="00FE4152">
            <w:pPr>
              <w:pStyle w:val="ListParagraph"/>
              <w:rPr>
                <w:sz w:val="22"/>
                <w:szCs w:val="22"/>
              </w:rPr>
            </w:pPr>
            <w:r w:rsidRPr="00997D17">
              <w:rPr>
                <w:sz w:val="22"/>
                <w:szCs w:val="22"/>
              </w:rPr>
              <w:t>IMPACT (EN)</w:t>
            </w:r>
          </w:p>
        </w:tc>
        <w:tc>
          <w:tcPr>
            <w:tcW w:w="2278" w:type="dxa"/>
          </w:tcPr>
          <w:p w14:paraId="7BD5E14C" w14:textId="4BC2F7FB" w:rsidR="002066E7" w:rsidRPr="00997D17" w:rsidRDefault="002066E7" w:rsidP="00FE4152">
            <w:pPr>
              <w:pStyle w:val="ListParagraph"/>
              <w:rPr>
                <w:sz w:val="22"/>
                <w:szCs w:val="22"/>
              </w:rPr>
            </w:pPr>
            <w:r w:rsidRPr="00997D17">
              <w:rPr>
                <w:sz w:val="22"/>
                <w:szCs w:val="22"/>
              </w:rPr>
              <w:t>ATHARI (SW)</w:t>
            </w:r>
          </w:p>
        </w:tc>
        <w:tc>
          <w:tcPr>
            <w:tcW w:w="2279" w:type="dxa"/>
          </w:tcPr>
          <w:p w14:paraId="57312468" w14:textId="11B0389F" w:rsidR="002066E7" w:rsidRPr="00997D17" w:rsidRDefault="002066E7" w:rsidP="00FE4152">
            <w:pPr>
              <w:pStyle w:val="ListParagraph"/>
              <w:rPr>
                <w:sz w:val="22"/>
                <w:szCs w:val="22"/>
              </w:rPr>
            </w:pPr>
            <w:r w:rsidRPr="00997D17">
              <w:rPr>
                <w:sz w:val="22"/>
                <w:szCs w:val="22"/>
              </w:rPr>
              <w:t>ACTION (EN)</w:t>
            </w:r>
          </w:p>
        </w:tc>
        <w:tc>
          <w:tcPr>
            <w:tcW w:w="2279" w:type="dxa"/>
          </w:tcPr>
          <w:p w14:paraId="134E971B" w14:textId="3078D679" w:rsidR="002066E7" w:rsidRPr="00997D17" w:rsidRDefault="002066E7" w:rsidP="00FE4152">
            <w:pPr>
              <w:pStyle w:val="ListParagraph"/>
              <w:rPr>
                <w:sz w:val="22"/>
                <w:szCs w:val="22"/>
              </w:rPr>
            </w:pPr>
            <w:r w:rsidRPr="00997D17">
              <w:rPr>
                <w:sz w:val="22"/>
                <w:szCs w:val="22"/>
              </w:rPr>
              <w:t>HATUA (SW)</w:t>
            </w:r>
          </w:p>
        </w:tc>
      </w:tr>
      <w:tr w:rsidR="002066E7" w:rsidRPr="00997D17" w14:paraId="131A16DC" w14:textId="77777777" w:rsidTr="002066E7">
        <w:tc>
          <w:tcPr>
            <w:tcW w:w="2278" w:type="dxa"/>
          </w:tcPr>
          <w:p w14:paraId="43CAD349" w14:textId="26C8A7F7" w:rsidR="002066E7" w:rsidRPr="00997D17" w:rsidRDefault="002066E7" w:rsidP="00FE4152">
            <w:pPr>
              <w:pStyle w:val="ListParagraph"/>
              <w:rPr>
                <w:sz w:val="22"/>
                <w:szCs w:val="22"/>
              </w:rPr>
            </w:pPr>
            <w:r w:rsidRPr="00997D17">
              <w:rPr>
                <w:sz w:val="22"/>
                <w:szCs w:val="22"/>
              </w:rPr>
              <w:t>Arusha City Council</w:t>
            </w:r>
          </w:p>
        </w:tc>
        <w:tc>
          <w:tcPr>
            <w:tcW w:w="2278" w:type="dxa"/>
          </w:tcPr>
          <w:p w14:paraId="57187A6C" w14:textId="7AE0778F"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611D7872" w14:textId="6948879A" w:rsidR="002066E7" w:rsidRPr="00997D17" w:rsidRDefault="008C6B60" w:rsidP="00FE4152">
            <w:pPr>
              <w:pStyle w:val="ListParagraph"/>
              <w:rPr>
                <w:sz w:val="22"/>
                <w:szCs w:val="22"/>
              </w:rPr>
            </w:pPr>
            <w:r w:rsidRPr="00997D17">
              <w:rPr>
                <w:sz w:val="22"/>
                <w:szCs w:val="22"/>
              </w:rPr>
              <w:t>flash floods on the Themi and Naura rivers in the city, heavy Vuli and Masika rain on the Meru slopes, strong winds, earthquake on the northern Rift, and market fires. A few roads slippery, a few low homes wet, and lightning where storms build.</w:t>
            </w:r>
          </w:p>
        </w:tc>
        <w:tc>
          <w:tcPr>
            <w:tcW w:w="2278" w:type="dxa"/>
          </w:tcPr>
          <w:p w14:paraId="42A286E1" w14:textId="3C59194D"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35684D95" w14:textId="72458FE5" w:rsidR="0055281C" w:rsidRPr="00997D17" w:rsidRDefault="00275313" w:rsidP="00034217">
            <w:pPr>
              <w:pStyle w:val="ListBullet"/>
              <w:rPr>
                <w:sz w:val="22"/>
                <w:szCs w:val="22"/>
              </w:rPr>
            </w:pPr>
            <w:r w:rsidRPr="00997D17">
              <w:rPr>
                <w:sz w:val="22"/>
                <w:szCs w:val="22"/>
              </w:rPr>
              <w:t>Before the rain, walk Themi and Naura rivers in the city and clear the drains and culverts.</w:t>
            </w:r>
          </w:p>
          <w:p w14:paraId="106800A9" w14:textId="7039FE67" w:rsidR="0055281C" w:rsidRPr="00997D17" w:rsidRDefault="00FE0A4D" w:rsidP="00034217">
            <w:pPr>
              <w:pStyle w:val="ListBullet"/>
              <w:rPr>
                <w:sz w:val="22"/>
                <w:szCs w:val="22"/>
              </w:rPr>
            </w:pPr>
            <w:ins w:id="233" w:author="Bonephace Kaijage" w:date="2026-10-14T06:17:00Z" w16du:dateUtc="2026-10-14T04:17:00Z">
              <w:r>
                <w:rPr>
                  <w:sz w:val="22"/>
                  <w:szCs w:val="22"/>
                </w:rPr>
                <w:t>Households along Themi and Naura rivers in the city: keep food, documents and children above floor level, because water here can enter houses with little warning.</w:t>
              </w:r>
            </w:ins>
            <w:del w:id="234" w:author="Bonephace Kaijage" w:date="2026-10-14T06:17:00Z" w16du:dateUtc="2026-10-14T04:17:00Z">
              <w:r w:rsidR="00275313" w:rsidRPr="00997D17" w:rsidDel="00FE0A4D">
                <w:rPr>
                  <w:sz w:val="22"/>
                  <w:szCs w:val="22"/>
                </w:rPr>
                <w:delText>Households along Themi and Naura rivers in the city raise food, documents and children above the floor.</w:delText>
              </w:r>
            </w:del>
          </w:p>
          <w:p w14:paraId="23B868C0" w14:textId="6C5131E5" w:rsidR="0055281C" w:rsidRPr="00997D17" w:rsidRDefault="00FE0A4D" w:rsidP="00034217">
            <w:pPr>
              <w:pStyle w:val="ListBullet"/>
              <w:rPr>
                <w:sz w:val="22"/>
                <w:szCs w:val="22"/>
              </w:rPr>
            </w:pPr>
            <w:ins w:id="235"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236" w:author="Bonephace Kaijage" w:date="2026-10-14T06:13:00Z" w16du:dateUtc="2026-10-14T04:13:00Z">
              <w:r w:rsidR="00275313" w:rsidRPr="00997D17" w:rsidDel="00FE0A4D">
                <w:rPr>
                  <w:sz w:val="22"/>
                  <w:szCs w:val="22"/>
                </w:rPr>
                <w:delText>Save 190 and the ward chair number. Keep a torch and drinking water.</w:delText>
              </w:r>
            </w:del>
          </w:p>
          <w:p w14:paraId="701D3AEE" w14:textId="680F2891" w:rsidR="002066E7" w:rsidRPr="00997D17" w:rsidRDefault="00275313" w:rsidP="00997D17">
            <w:pPr>
              <w:pStyle w:val="ListBullet"/>
              <w:rPr>
                <w:sz w:val="22"/>
                <w:szCs w:val="22"/>
              </w:rPr>
            </w:pPr>
            <w:r w:rsidRPr="00997D17">
              <w:rPr>
                <w:sz w:val="22"/>
                <w:szCs w:val="22"/>
              </w:rPr>
              <w:lastRenderedPageBreak/>
              <w:t>Do not drive or walk through water crossing Themi and Naura rivers in the city. Headlights on, slow down.</w:t>
            </w:r>
          </w:p>
        </w:tc>
        <w:tc>
          <w:tcPr>
            <w:tcW w:w="2279" w:type="dxa"/>
          </w:tcPr>
          <w:p w14:paraId="4C408CB6" w14:textId="5A4F697D" w:rsidR="0055281C" w:rsidRPr="00997D17" w:rsidRDefault="00275313" w:rsidP="00034217">
            <w:pPr>
              <w:pStyle w:val="ListBullet"/>
              <w:rPr>
                <w:sz w:val="22"/>
                <w:szCs w:val="22"/>
                <w:lang w:val="sv-SE"/>
              </w:rPr>
            </w:pPr>
            <w:r w:rsidRPr="00997D17">
              <w:rPr>
                <w:sz w:val="22"/>
                <w:szCs w:val="22"/>
                <w:lang w:val="sv-SE"/>
              </w:rPr>
              <w:lastRenderedPageBreak/>
              <w:t>Kabla ya mvua, tembea eneo hili na usafishe mitaro.</w:t>
            </w:r>
          </w:p>
          <w:p w14:paraId="61630B20" w14:textId="1A440611" w:rsidR="0055281C" w:rsidRPr="00997D17" w:rsidRDefault="00FE0A4D" w:rsidP="00997D17">
            <w:pPr>
              <w:pStyle w:val="ListBullet"/>
              <w:rPr>
                <w:sz w:val="22"/>
                <w:szCs w:val="22"/>
                <w:lang w:val="sv-SE"/>
              </w:rPr>
            </w:pPr>
            <w:ins w:id="237" w:author="Bonephace Kaijage" w:date="2026-10-14T06:17:00Z" w16du:dateUtc="2026-10-14T04:17:00Z">
              <w:r>
                <w:rPr>
                  <w:sz w:val="22"/>
                  <w:szCs w:val="22"/>
                  <w:lang w:val="sv-SE"/>
                </w:rPr>
                <w:t>Kaya za maeneo yaliyotajwa: wekeni chakula, nyaraka na watoto juu ya sakafu, kwa sababu maji hapa yanaweza kuingia nyumbani bila taarifa.</w:t>
              </w:r>
            </w:ins>
            <w:del w:id="238" w:author="Bonephace Kaijage" w:date="2026-10-14T06:17:00Z" w16du:dateUtc="2026-10-14T04:17:00Z">
              <w:r w:rsidR="00275313" w:rsidRPr="00997D17" w:rsidDel="00FE0A4D">
                <w:rPr>
                  <w:sz w:val="22"/>
                  <w:szCs w:val="22"/>
                  <w:lang w:val="sv-SE"/>
                </w:rPr>
                <w:delText>Kaya za eneo hili zipandishe chakula, nyaraka na watoto.</w:delText>
              </w:r>
            </w:del>
          </w:p>
          <w:p w14:paraId="655DA5D3" w14:textId="161F6938" w:rsidR="0055281C" w:rsidRPr="00997D17" w:rsidRDefault="00FE0A4D" w:rsidP="00034217">
            <w:pPr>
              <w:pStyle w:val="ListBullet"/>
              <w:rPr>
                <w:sz w:val="22"/>
                <w:szCs w:val="22"/>
                <w:lang w:val="sv-SE"/>
              </w:rPr>
            </w:pPr>
            <w:ins w:id="239" w:author="Bonephace Kaijage" w:date="2026-10-14T06:11:00Z" w16du:dateUtc="2026-10-14T04:11:00Z">
              <w:r>
                <w:rPr>
                  <w:sz w:val="22"/>
                  <w:szCs w:val="22"/>
                  <w:lang w:val="sv-SE"/>
                </w:rPr>
                <w:t>Hifadhini 190 na namba ya mwenyekiti, na wekeni tochi na maji tayari, ili msaada uitwe na kaya iweze kukaa usiku bila umeme.</w:t>
              </w:r>
            </w:ins>
            <w:del w:id="240" w:author="Bonephace Kaijage" w:date="2026-10-14T06:11:00Z" w16du:dateUtc="2026-10-14T04:11:00Z">
              <w:r w:rsidR="00275313" w:rsidRPr="00997D17" w:rsidDel="00FE0A4D">
                <w:rPr>
                  <w:sz w:val="22"/>
                  <w:szCs w:val="22"/>
                  <w:lang w:val="sv-SE"/>
                </w:rPr>
                <w:delText>Hifadhi 190 na namba ya mwenyekiti. Weka tochi na maji.</w:delText>
              </w:r>
            </w:del>
          </w:p>
          <w:p w14:paraId="718698D2" w14:textId="46279DCE" w:rsidR="0055281C" w:rsidRPr="00997D17" w:rsidRDefault="00FE0A4D" w:rsidP="00034217">
            <w:pPr>
              <w:pStyle w:val="ListBullet"/>
              <w:rPr>
                <w:sz w:val="22"/>
                <w:szCs w:val="22"/>
                <w:lang w:val="sv-SE"/>
              </w:rPr>
            </w:pPr>
            <w:ins w:id="241" w:author="Bonephace Kaijage" w:date="2026-10-14T06:11:00Z" w16du:dateUtc="2026-10-14T04:11:00Z">
              <w:r>
                <w:rPr>
                  <w:sz w:val="22"/>
                  <w:szCs w:val="22"/>
                  <w:lang w:val="sv-SE"/>
                </w:rPr>
                <w:lastRenderedPageBreak/>
                <w:t>Subirini badala ya kuvuka maji barabarani: yanaweza kumchukua mtu au gari. Washeni taa, punguzeni mwendo.</w:t>
              </w:r>
            </w:ins>
            <w:del w:id="242" w:author="Bonephace Kaijage" w:date="2026-10-14T06:11:00Z" w16du:dateUtc="2026-10-14T04:11:00Z">
              <w:r w:rsidR="00275313" w:rsidRPr="00997D17" w:rsidDel="00FE0A4D">
                <w:rPr>
                  <w:sz w:val="22"/>
                  <w:szCs w:val="22"/>
                  <w:lang w:val="sv-SE"/>
                </w:rPr>
                <w:delText>Usivuke maji barabarani. Washa taa, punguza mwendo.</w:delText>
              </w:r>
            </w:del>
          </w:p>
          <w:p w14:paraId="2C6AAA75" w14:textId="42B51B63" w:rsidR="002066E7" w:rsidRPr="00997D17" w:rsidRDefault="002066E7" w:rsidP="0055281C">
            <w:pPr>
              <w:pStyle w:val="ListParagraph"/>
              <w:rPr>
                <w:sz w:val="22"/>
                <w:szCs w:val="22"/>
                <w:lang w:val="sv-SE"/>
              </w:rPr>
            </w:pPr>
          </w:p>
        </w:tc>
      </w:tr>
      <w:tr w:rsidR="002066E7" w:rsidRPr="000343A2" w14:paraId="0333E20B" w14:textId="77777777" w:rsidTr="002066E7">
        <w:tc>
          <w:tcPr>
            <w:tcW w:w="2278" w:type="dxa"/>
          </w:tcPr>
          <w:p w14:paraId="7695D79D" w14:textId="77777777" w:rsidR="0055281C" w:rsidRPr="001D64D9" w:rsidRDefault="0055281C" w:rsidP="0055281C">
            <w:pPr>
              <w:pStyle w:val="ListParagraph"/>
              <w:rPr>
                <w:sz w:val="22"/>
                <w:szCs w:val="22"/>
              </w:rPr>
            </w:pPr>
            <w:r w:rsidRPr="001D64D9">
              <w:rPr>
                <w:sz w:val="22"/>
                <w:szCs w:val="22"/>
              </w:rPr>
              <w:lastRenderedPageBreak/>
              <w:t>Ondoa taka kwenye mitaro na njia za maji kuzunguka makazi.</w:t>
            </w:r>
          </w:p>
          <w:p w14:paraId="64291CB2"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02515FF9" w14:textId="09037195"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6AEBACEB" w14:textId="40907E7D" w:rsidR="002066E7" w:rsidRPr="00997D17" w:rsidRDefault="002066E7" w:rsidP="00FE4152">
            <w:pPr>
              <w:pStyle w:val="ListParagraph"/>
              <w:rPr>
                <w:sz w:val="22"/>
                <w:szCs w:val="22"/>
              </w:rPr>
            </w:pPr>
          </w:p>
        </w:tc>
        <w:tc>
          <w:tcPr>
            <w:tcW w:w="2278" w:type="dxa"/>
          </w:tcPr>
          <w:p w14:paraId="6E5599A5" w14:textId="617DFD05"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4F44CE5" w14:textId="23FD89AE" w:rsidR="002066E7" w:rsidRPr="00997D17" w:rsidRDefault="008C6B60" w:rsidP="00FE4152">
            <w:pPr>
              <w:pStyle w:val="ListParagraph"/>
              <w:rPr>
                <w:sz w:val="22"/>
                <w:szCs w:val="22"/>
              </w:rPr>
            </w:pPr>
            <w:r w:rsidRPr="00997D17">
              <w:rPr>
                <w:sz w:val="22"/>
                <w:szCs w:val="22"/>
              </w:rPr>
              <w:t>flash floods on the Themi and Naura rivers in the city, heavy Vuli and Masika rain on the Meru slopes, strong winds, earthquake on the northern Rift, and market fires. Roads, water points or houses at the named sites are now affected. Some journeys and classes are disrupted.</w:t>
            </w:r>
          </w:p>
        </w:tc>
        <w:tc>
          <w:tcPr>
            <w:tcW w:w="2278" w:type="dxa"/>
          </w:tcPr>
          <w:p w14:paraId="0B36D412" w14:textId="60F64F2F"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7B5DD26" w14:textId="12490A33" w:rsidR="0055281C" w:rsidRPr="00997D17" w:rsidRDefault="00275313" w:rsidP="00997D17">
            <w:pPr>
              <w:pStyle w:val="ListBullet"/>
              <w:rPr>
                <w:sz w:val="22"/>
                <w:szCs w:val="22"/>
              </w:rPr>
            </w:pPr>
            <w:r w:rsidRPr="00997D17">
              <w:rPr>
                <w:sz w:val="22"/>
                <w:szCs w:val="22"/>
              </w:rPr>
              <w:t>Move households off Themi and Naura rivers in the city to the ward assembly point.</w:t>
            </w:r>
          </w:p>
          <w:p w14:paraId="7321D605" w14:textId="337572F6" w:rsidR="0055281C" w:rsidRPr="00997D17" w:rsidRDefault="00275313" w:rsidP="00997D17">
            <w:pPr>
              <w:pStyle w:val="ListBullet"/>
              <w:rPr>
                <w:sz w:val="22"/>
                <w:szCs w:val="22"/>
              </w:rPr>
            </w:pPr>
            <w:r w:rsidRPr="00997D17">
              <w:rPr>
                <w:sz w:val="22"/>
                <w:szCs w:val="22"/>
              </w:rPr>
              <w:t>Close and mark the flooded road or bridge at Themi and Naura rivers in the city. Divert traffic.</w:t>
            </w:r>
          </w:p>
          <w:p w14:paraId="76D76FE3" w14:textId="6DC3825F" w:rsidR="0055281C" w:rsidRPr="00997D17" w:rsidRDefault="00FE0A4D" w:rsidP="00997D17">
            <w:pPr>
              <w:pStyle w:val="ListBullet"/>
              <w:rPr>
                <w:sz w:val="22"/>
                <w:szCs w:val="22"/>
              </w:rPr>
            </w:pPr>
            <w:ins w:id="243" w:author="Bonephace Kaijage" w:date="2026-10-14T06:11:00Z" w16du:dateUtc="2026-10-14T04:11:00Z">
              <w:r>
                <w:rPr>
                  <w:sz w:val="22"/>
                  <w:szCs w:val="22"/>
                </w:rPr>
                <w:t>Check that school children, older people and anyone with a disability are accounted for before dark, so that no one is searched for in the night.</w:t>
              </w:r>
            </w:ins>
            <w:del w:id="244" w:author="Bonephace Kaijage" w:date="2026-10-14T06:11:00Z" w16du:dateUtc="2026-10-14T04:11:00Z">
              <w:r w:rsidR="00275313" w:rsidRPr="00997D17" w:rsidDel="00FE0A4D">
                <w:rPr>
                  <w:sz w:val="22"/>
                  <w:szCs w:val="22"/>
                </w:rPr>
                <w:delText>Account for school children and older people before dark.</w:delText>
              </w:r>
            </w:del>
          </w:p>
          <w:p w14:paraId="43B878E9" w14:textId="0D449A2F" w:rsidR="0055281C" w:rsidRPr="00997D17" w:rsidRDefault="00FE0A4D" w:rsidP="00034217">
            <w:pPr>
              <w:pStyle w:val="ListBullet"/>
              <w:rPr>
                <w:sz w:val="22"/>
                <w:szCs w:val="22"/>
              </w:rPr>
            </w:pPr>
            <w:ins w:id="245" w:author="Bonephace Kaijage" w:date="2026-10-14T06:13:00Z" w16du:dateUtc="2026-10-14T04:13:00Z">
              <w:r>
                <w:rPr>
                  <w:sz w:val="22"/>
                  <w:szCs w:val="22"/>
                </w:rPr>
                <w:t>Boil or treat drinking water, because floods carry waste into wells; tell the clinic early if anyone has diarrhoea.</w:t>
              </w:r>
            </w:ins>
            <w:del w:id="246" w:author="Bonephace Kaijage" w:date="2026-10-14T06:13:00Z" w16du:dateUtc="2026-10-14T04:13:00Z">
              <w:r w:rsidR="00275313" w:rsidRPr="00997D17" w:rsidDel="00FE0A4D">
                <w:rPr>
                  <w:sz w:val="22"/>
                  <w:szCs w:val="22"/>
                </w:rPr>
                <w:delText>Boil drinking water. The clinic watches for diarrhoea.</w:delText>
              </w:r>
            </w:del>
          </w:p>
          <w:p w14:paraId="51727913" w14:textId="08B42563" w:rsidR="002066E7" w:rsidRPr="00997D17" w:rsidRDefault="002066E7" w:rsidP="00997D17">
            <w:pPr>
              <w:pStyle w:val="ListBullet"/>
              <w:rPr>
                <w:sz w:val="22"/>
                <w:szCs w:val="22"/>
              </w:rPr>
            </w:pPr>
          </w:p>
        </w:tc>
        <w:tc>
          <w:tcPr>
            <w:tcW w:w="2279" w:type="dxa"/>
          </w:tcPr>
          <w:p w14:paraId="3987DDED" w14:textId="626962CB" w:rsidR="0055281C" w:rsidRPr="00997D17" w:rsidRDefault="00275313" w:rsidP="00034217">
            <w:pPr>
              <w:pStyle w:val="ListBullet"/>
              <w:rPr>
                <w:sz w:val="22"/>
                <w:szCs w:val="22"/>
              </w:rPr>
            </w:pPr>
            <w:r w:rsidRPr="00997D17">
              <w:rPr>
                <w:sz w:val="22"/>
                <w:szCs w:val="22"/>
              </w:rPr>
              <w:t>Hamisha kaya za eneo hili kwenda kituoni.</w:t>
            </w:r>
          </w:p>
          <w:p w14:paraId="3327323C" w14:textId="174DE25D" w:rsidR="0055281C" w:rsidRPr="00997D17" w:rsidRDefault="00275313" w:rsidP="00034217">
            <w:pPr>
              <w:pStyle w:val="ListBullet"/>
              <w:rPr>
                <w:sz w:val="22"/>
                <w:szCs w:val="22"/>
                <w:lang w:val="sv-SE"/>
              </w:rPr>
            </w:pPr>
            <w:r w:rsidRPr="00997D17">
              <w:rPr>
                <w:sz w:val="22"/>
                <w:szCs w:val="22"/>
                <w:lang w:val="sv-SE"/>
              </w:rPr>
              <w:t>Funga barabara au daraja. Elekeza magari.</w:t>
            </w:r>
          </w:p>
          <w:p w14:paraId="7019FE67" w14:textId="5401AD79"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61ACB529" w14:textId="563C4AD0" w:rsidR="0055281C" w:rsidRPr="00997D17" w:rsidRDefault="00275313" w:rsidP="00034217">
            <w:pPr>
              <w:pStyle w:val="ListBullet"/>
              <w:rPr>
                <w:sz w:val="22"/>
                <w:szCs w:val="22"/>
                <w:lang w:val="sv-SE"/>
              </w:rPr>
            </w:pPr>
            <w:r w:rsidRPr="00997D17">
              <w:rPr>
                <w:sz w:val="22"/>
                <w:szCs w:val="22"/>
                <w:lang w:val="sv-SE"/>
              </w:rPr>
              <w:t>Chemsha maji. Kliniki iangalie kuhara.</w:t>
            </w:r>
          </w:p>
          <w:p w14:paraId="2F9BB322" w14:textId="266B323E" w:rsidR="002066E7" w:rsidRPr="00997D17" w:rsidRDefault="002066E7" w:rsidP="0055281C">
            <w:pPr>
              <w:pStyle w:val="ListParagraph"/>
              <w:rPr>
                <w:sz w:val="22"/>
                <w:szCs w:val="22"/>
                <w:lang w:val="sv-SE"/>
              </w:rPr>
            </w:pPr>
          </w:p>
        </w:tc>
      </w:tr>
      <w:tr w:rsidR="002066E7" w:rsidRPr="00997D17" w14:paraId="7B7D7D8A" w14:textId="77777777" w:rsidTr="002066E7">
        <w:tc>
          <w:tcPr>
            <w:tcW w:w="2278" w:type="dxa"/>
          </w:tcPr>
          <w:p w14:paraId="4C4CE9C8" w14:textId="77777777" w:rsidR="0055281C" w:rsidRPr="00997D17" w:rsidRDefault="0055281C" w:rsidP="0055281C">
            <w:pPr>
              <w:pStyle w:val="ListParagraph"/>
              <w:rPr>
                <w:sz w:val="22"/>
                <w:szCs w:val="22"/>
                <w:lang w:val="sv-SE"/>
              </w:rPr>
            </w:pPr>
            <w:r w:rsidRPr="00997D17">
              <w:rPr>
                <w:sz w:val="22"/>
                <w:szCs w:val="22"/>
                <w:lang w:val="sv-SE"/>
              </w:rPr>
              <w:t xml:space="preserve">Funga na weka alama barabara, </w:t>
            </w:r>
            <w:r w:rsidRPr="00997D17">
              <w:rPr>
                <w:sz w:val="22"/>
                <w:szCs w:val="22"/>
                <w:lang w:val="sv-SE"/>
              </w:rPr>
              <w:lastRenderedPageBreak/>
              <w:t>daraja au mwalo ulioathirika.</w:t>
            </w:r>
          </w:p>
          <w:p w14:paraId="057447C9" w14:textId="71AF15D6" w:rsidR="0055281C" w:rsidRPr="00FE0A4D" w:rsidRDefault="00FE0A4D" w:rsidP="0055281C">
            <w:pPr>
              <w:pStyle w:val="ListParagraph"/>
              <w:rPr>
                <w:sz w:val="22"/>
                <w:szCs w:val="22"/>
                <w:lang w:val="sv-SE"/>
                <w:rPrChange w:id="247" w:author="Bonephace Kaijage" w:date="2026-10-14T06:29:00Z" w16du:dateUtc="2026-10-14T04:29:00Z">
                  <w:rPr>
                    <w:sz w:val="22"/>
                    <w:szCs w:val="22"/>
                  </w:rPr>
                </w:rPrChange>
              </w:rPr>
            </w:pPr>
            <w:ins w:id="248" w:author="Bonephace Kaijage" w:date="2026-10-14T06:14:00Z" w16du:dateUtc="2026-10-14T04:14:00Z">
              <w:r w:rsidRPr="00FE0A4D">
                <w:rPr>
                  <w:sz w:val="22"/>
                  <w:szCs w:val="22"/>
                  <w:lang w:val="sv-SE"/>
                  <w:rPrChange w:id="249" w:author="Bonephace Kaijage" w:date="2026-10-14T06:29:00Z" w16du:dateUtc="2026-10-14T04:29:00Z">
                    <w:rPr>
                      <w:sz w:val="22"/>
                      <w:szCs w:val="22"/>
                    </w:rPr>
                  </w:rPrChange>
                </w:rPr>
                <w:t>Hakikisheni watoto, wazee na watu wenye ulemavu wote wako salama na wana mtu wa kuwasaidia.</w:t>
              </w:r>
            </w:ins>
            <w:del w:id="250" w:author="Bonephace Kaijage" w:date="2026-10-14T06:14:00Z" w16du:dateUtc="2026-10-14T04:14:00Z">
              <w:r w:rsidR="0055281C" w:rsidRPr="00FE0A4D" w:rsidDel="00FE0A4D">
                <w:rPr>
                  <w:sz w:val="22"/>
                  <w:szCs w:val="22"/>
                  <w:lang w:val="sv-SE"/>
                  <w:rPrChange w:id="251" w:author="Bonephace Kaijage" w:date="2026-10-14T06:29:00Z" w16du:dateUtc="2026-10-14T04:29:00Z">
                    <w:rPr>
                      <w:sz w:val="22"/>
                      <w:szCs w:val="22"/>
                    </w:rPr>
                  </w:rPrChange>
                </w:rPr>
                <w:delText>Hakiki watoto, wazee na watu wenye ulemavu.</w:delText>
              </w:r>
            </w:del>
          </w:p>
          <w:p w14:paraId="3145F136" w14:textId="5E307E90" w:rsidR="0055281C" w:rsidRPr="00FE0A4D" w:rsidRDefault="0055281C" w:rsidP="0055281C">
            <w:pPr>
              <w:pStyle w:val="ListParagraph"/>
              <w:rPr>
                <w:sz w:val="22"/>
                <w:szCs w:val="22"/>
                <w:lang w:val="sv-SE"/>
                <w:rPrChange w:id="252" w:author="Bonephace Kaijage" w:date="2026-10-14T06:29:00Z" w16du:dateUtc="2026-10-14T04:29:00Z">
                  <w:rPr>
                    <w:sz w:val="22"/>
                    <w:szCs w:val="22"/>
                  </w:rPr>
                </w:rPrChange>
              </w:rPr>
            </w:pPr>
            <w:r w:rsidRPr="00FE0A4D">
              <w:rPr>
                <w:sz w:val="22"/>
                <w:szCs w:val="22"/>
                <w:lang w:val="sv-SE"/>
                <w:rPrChange w:id="253" w:author="Bonephace Kaijage" w:date="2026-10-14T06:29:00Z" w16du:dateUtc="2026-10-14T04:29:00Z">
                  <w:rPr>
                    <w:sz w:val="22"/>
                    <w:szCs w:val="22"/>
                  </w:rPr>
                </w:rPrChange>
              </w:rPr>
              <w:t>Chanzo cha maji kikiathirika, chemsha au tibu maji ya kunywa.</w:t>
            </w:r>
          </w:p>
          <w:p w14:paraId="7873666E" w14:textId="491B2421" w:rsidR="002066E7" w:rsidRPr="00FE0A4D" w:rsidRDefault="002066E7" w:rsidP="00FE4152">
            <w:pPr>
              <w:pStyle w:val="ListParagraph"/>
              <w:rPr>
                <w:sz w:val="22"/>
                <w:szCs w:val="22"/>
                <w:lang w:val="sv-SE"/>
                <w:rPrChange w:id="254" w:author="Bonephace Kaijage" w:date="2026-10-14T06:29:00Z" w16du:dateUtc="2026-10-14T04:29:00Z">
                  <w:rPr>
                    <w:sz w:val="22"/>
                    <w:szCs w:val="22"/>
                  </w:rPr>
                </w:rPrChange>
              </w:rPr>
            </w:pPr>
          </w:p>
        </w:tc>
        <w:tc>
          <w:tcPr>
            <w:tcW w:w="2278" w:type="dxa"/>
          </w:tcPr>
          <w:p w14:paraId="7E2D9121" w14:textId="31F2D44B"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3525A9FB" w14:textId="302E092A" w:rsidR="002066E7" w:rsidRPr="00997D17" w:rsidRDefault="00FE0A4D" w:rsidP="00FE4152">
            <w:pPr>
              <w:pStyle w:val="ListParagraph"/>
              <w:rPr>
                <w:sz w:val="22"/>
                <w:szCs w:val="22"/>
              </w:rPr>
            </w:pPr>
            <w:ins w:id="255" w:author="Bonephace Kaijage" w:date="2026-10-14T06:19:00Z" w16du:dateUtc="2026-10-14T04:19:00Z">
              <w:r>
                <w:rPr>
                  <w:sz w:val="22"/>
                  <w:szCs w:val="22"/>
                </w:rPr>
                <w:t xml:space="preserve">Conditions at the sites named in Know Your Risk are </w:t>
              </w:r>
              <w:r>
                <w:rPr>
                  <w:sz w:val="22"/>
                  <w:szCs w:val="22"/>
                </w:rPr>
                <w:lastRenderedPageBreak/>
                <w:t>now life-threatening: houses damaged, people cut off, and a real risk of drowning, injury or disease. Help is being organised; please follow the committee's instructions and look out for neighbours.</w:t>
              </w:r>
            </w:ins>
            <w:del w:id="256"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0F6D9EE" w14:textId="35738BB3" w:rsidR="002066E7" w:rsidRPr="00997D17" w:rsidRDefault="00FE0A4D" w:rsidP="00FE4152">
            <w:pPr>
              <w:pStyle w:val="ListParagraph"/>
              <w:rPr>
                <w:sz w:val="22"/>
                <w:szCs w:val="22"/>
              </w:rPr>
            </w:pPr>
            <w:ins w:id="257" w:author="Bonephace Kaijage" w:date="2026-10-14T06:23:00Z" w16du:dateUtc="2026-10-14T04:23:00Z">
              <w:r>
                <w:rPr>
                  <w:sz w:val="22"/>
                  <w:szCs w:val="22"/>
                </w:rPr>
                <w:lastRenderedPageBreak/>
                <w:t xml:space="preserve">Hali katika maeneo yaliyotajwa kwenye Fahamu Hatari </w:t>
              </w:r>
              <w:r>
                <w:rPr>
                  <w:sz w:val="22"/>
                  <w:szCs w:val="22"/>
                </w:rPr>
                <w:lastRenderedPageBreak/>
                <w:t>sasa ni hatari kwa maisha: nyumba zimeharibika, watu wamekatwa, na kuna hatari halisi ya kuzama, kujeruhiwa au magonjwa. Msaada unaandaliwa; tafadhali fuateni maelekezo ya kamati na muangaliane na majirani.</w:t>
              </w:r>
            </w:ins>
            <w:del w:id="25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640C5E9" w14:textId="658446C3" w:rsidR="0055281C" w:rsidRPr="00997D17" w:rsidRDefault="00FE0A4D" w:rsidP="00034217">
            <w:pPr>
              <w:pStyle w:val="ListBullet"/>
              <w:rPr>
                <w:sz w:val="22"/>
                <w:szCs w:val="22"/>
              </w:rPr>
            </w:pPr>
            <w:ins w:id="259" w:author="Bonephace Kaijage" w:date="2026-10-14T06:04:00Z" w16du:dateUtc="2026-10-14T04:04:00Z">
              <w:r>
                <w:rPr>
                  <w:sz w:val="22"/>
                  <w:szCs w:val="22"/>
                </w:rPr>
                <w:lastRenderedPageBreak/>
                <w:t xml:space="preserve">Please move now from the sites named in Know </w:t>
              </w:r>
              <w:r>
                <w:rPr>
                  <w:sz w:val="22"/>
                  <w:szCs w:val="22"/>
                </w:rPr>
                <w:lastRenderedPageBreak/>
                <w:t>Your Risk to the agreed safe place, helping anyone who cannot move alone. Return only when the committee confirms it is safe.</w:t>
              </w:r>
            </w:ins>
            <w:del w:id="260"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52D2A1C9" w14:textId="506411B8" w:rsidR="0055281C" w:rsidRPr="00997D17" w:rsidRDefault="00FE0A4D" w:rsidP="00034217">
            <w:pPr>
              <w:pStyle w:val="ListBullet"/>
              <w:rPr>
                <w:sz w:val="22"/>
                <w:szCs w:val="22"/>
              </w:rPr>
            </w:pPr>
            <w:ins w:id="261" w:author="Bonephace Kaijage" w:date="2026-10-14T06:19:00Z" w16du:dateUtc="2026-10-14T04:19:00Z">
              <w:r>
                <w:rPr>
                  <w:sz w:val="22"/>
                  <w:szCs w:val="22"/>
                </w:rPr>
                <w:t>Call 114 and 190, and keep the road to the sites named in Know Your Risk clear so that ambulances and rescue teams can reach people.</w:t>
              </w:r>
            </w:ins>
            <w:del w:id="262" w:author="Bonephace Kaijage" w:date="2026-10-14T06:19:00Z" w16du:dateUtc="2026-10-14T04:19:00Z">
              <w:r w:rsidR="00275313" w:rsidRPr="00997D17" w:rsidDel="00FE0A4D">
                <w:rPr>
                  <w:sz w:val="22"/>
                  <w:szCs w:val="22"/>
                </w:rPr>
                <w:delText>Call 114 and 190. Keep the road to the named sites clear for ambulances.</w:delText>
              </w:r>
            </w:del>
          </w:p>
          <w:p w14:paraId="686A4053" w14:textId="35324EF5" w:rsidR="0055281C" w:rsidRPr="00997D17" w:rsidRDefault="00275313" w:rsidP="00034217">
            <w:pPr>
              <w:pStyle w:val="ListBullet"/>
              <w:rPr>
                <w:sz w:val="22"/>
                <w:szCs w:val="22"/>
              </w:rPr>
            </w:pPr>
            <w:r w:rsidRPr="00997D17">
              <w:rPr>
                <w:sz w:val="22"/>
                <w:szCs w:val="22"/>
              </w:rPr>
              <w:t>Open the shelter and register every household. Note who is missing.</w:t>
            </w:r>
          </w:p>
          <w:p w14:paraId="1913277A" w14:textId="6FEED1CC"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50620519" w14:textId="0F79DF14" w:rsidR="0055281C" w:rsidRPr="00997D17" w:rsidRDefault="00275313" w:rsidP="00034217">
            <w:pPr>
              <w:pStyle w:val="ListBullet"/>
              <w:rPr>
                <w:sz w:val="22"/>
                <w:szCs w:val="22"/>
                <w:lang w:val="sv-SE"/>
              </w:rPr>
            </w:pPr>
            <w:r w:rsidRPr="00997D17">
              <w:rPr>
                <w:sz w:val="22"/>
                <w:szCs w:val="22"/>
                <w:lang w:val="sv-SE"/>
              </w:rPr>
              <w:lastRenderedPageBreak/>
              <w:t xml:space="preserve">Hamisha eneo hili sasa. Msirudi </w:t>
            </w:r>
            <w:r w:rsidRPr="00997D17">
              <w:rPr>
                <w:sz w:val="22"/>
                <w:szCs w:val="22"/>
                <w:lang w:val="sv-SE"/>
              </w:rPr>
              <w:lastRenderedPageBreak/>
              <w:t>mpaka kamati iseme.</w:t>
            </w:r>
          </w:p>
          <w:p w14:paraId="1FF2A2D3" w14:textId="4445FB16" w:rsidR="0055281C" w:rsidRPr="00997D17" w:rsidRDefault="00275313" w:rsidP="00034217">
            <w:pPr>
              <w:pStyle w:val="ListBullet"/>
              <w:rPr>
                <w:sz w:val="22"/>
                <w:szCs w:val="22"/>
                <w:lang w:val="sv-SE"/>
              </w:rPr>
            </w:pPr>
            <w:r w:rsidRPr="00997D17">
              <w:rPr>
                <w:sz w:val="22"/>
                <w:szCs w:val="22"/>
                <w:lang w:val="sv-SE"/>
              </w:rPr>
              <w:t>Piga 114 na 190. Acha barabara wazi.</w:t>
            </w:r>
          </w:p>
          <w:p w14:paraId="375650F1" w14:textId="5E78F02E" w:rsidR="0055281C" w:rsidRPr="00997D17" w:rsidRDefault="00275313" w:rsidP="00034217">
            <w:pPr>
              <w:pStyle w:val="ListBullet"/>
              <w:rPr>
                <w:sz w:val="22"/>
                <w:szCs w:val="22"/>
                <w:lang w:val="sv-SE"/>
              </w:rPr>
            </w:pPr>
            <w:r w:rsidRPr="00997D17">
              <w:rPr>
                <w:sz w:val="22"/>
                <w:szCs w:val="22"/>
                <w:lang w:val="sv-SE"/>
              </w:rPr>
              <w:t>Sajili kila kaya. Andika aliyepotea.</w:t>
            </w:r>
          </w:p>
          <w:p w14:paraId="2EF9B0E8" w14:textId="68D9A409" w:rsidR="0055281C" w:rsidRPr="00997D17" w:rsidRDefault="00275313" w:rsidP="00034217">
            <w:pPr>
              <w:pStyle w:val="ListBullet"/>
              <w:rPr>
                <w:sz w:val="22"/>
                <w:szCs w:val="22"/>
                <w:lang w:val="sv-SE"/>
              </w:rPr>
            </w:pPr>
            <w:r w:rsidRPr="00997D17">
              <w:rPr>
                <w:sz w:val="22"/>
                <w:szCs w:val="22"/>
                <w:lang w:val="sv-SE"/>
              </w:rPr>
              <w:t>Majeruhi kwanza, kisha kipindupindu.</w:t>
            </w:r>
          </w:p>
          <w:p w14:paraId="0EDE26A7" w14:textId="13376294" w:rsidR="002066E7" w:rsidRPr="00997D17" w:rsidRDefault="002066E7" w:rsidP="0055281C">
            <w:pPr>
              <w:pStyle w:val="ListParagraph"/>
              <w:rPr>
                <w:sz w:val="22"/>
                <w:szCs w:val="22"/>
                <w:lang w:val="sv-SE"/>
              </w:rPr>
            </w:pPr>
          </w:p>
        </w:tc>
      </w:tr>
      <w:tr w:rsidR="002066E7" w:rsidRPr="00997D17" w14:paraId="6734D2EC" w14:textId="77777777" w:rsidTr="002066E7">
        <w:tc>
          <w:tcPr>
            <w:tcW w:w="2278" w:type="dxa"/>
          </w:tcPr>
          <w:p w14:paraId="10C1BC7D"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503C639C"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10E39A25" w14:textId="1690E8B7"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1846076A" w14:textId="1DE26258" w:rsidR="002066E7" w:rsidRPr="00997D17" w:rsidRDefault="002066E7" w:rsidP="00FE4152">
            <w:pPr>
              <w:pStyle w:val="ListParagraph"/>
              <w:rPr>
                <w:sz w:val="22"/>
                <w:szCs w:val="22"/>
              </w:rPr>
            </w:pPr>
            <w:r w:rsidRPr="00997D17">
              <w:rPr>
                <w:sz w:val="22"/>
                <w:szCs w:val="22"/>
              </w:rPr>
              <w:t>Arusha District Council</w:t>
            </w:r>
          </w:p>
        </w:tc>
        <w:tc>
          <w:tcPr>
            <w:tcW w:w="2278" w:type="dxa"/>
          </w:tcPr>
          <w:p w14:paraId="51973B82" w14:textId="18B5B2D9"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1D2C770" w14:textId="749AAA44" w:rsidR="002066E7" w:rsidRPr="00997D17" w:rsidRDefault="008C6B60" w:rsidP="00FE4152">
            <w:pPr>
              <w:pStyle w:val="ListParagraph"/>
              <w:rPr>
                <w:sz w:val="22"/>
                <w:szCs w:val="22"/>
              </w:rPr>
            </w:pPr>
            <w:r w:rsidRPr="00997D17">
              <w:rPr>
                <w:sz w:val="22"/>
                <w:szCs w:val="22"/>
              </w:rPr>
              <w:t>heavy rain and landslides on the Meru and Monduli slopes, flash floods in the valleys, earthquake on the Rift, and dry-season water shortage on the plains. A few roads slippery, a few low homes wet, and lightning where storms build.</w:t>
            </w:r>
          </w:p>
        </w:tc>
        <w:tc>
          <w:tcPr>
            <w:tcW w:w="2278" w:type="dxa"/>
          </w:tcPr>
          <w:p w14:paraId="7E39EC06" w14:textId="7714FB5F"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5006A183" w14:textId="69E65624" w:rsidR="0055281C" w:rsidRPr="00997D17" w:rsidRDefault="00275313" w:rsidP="00034217">
            <w:pPr>
              <w:pStyle w:val="ListBullet"/>
              <w:rPr>
                <w:sz w:val="22"/>
                <w:szCs w:val="22"/>
              </w:rPr>
            </w:pPr>
            <w:r w:rsidRPr="00997D17">
              <w:rPr>
                <w:sz w:val="22"/>
                <w:szCs w:val="22"/>
              </w:rPr>
              <w:t>Before the rain, walk Meru and Monduli slopes and clear the drains and culverts.</w:t>
            </w:r>
          </w:p>
          <w:p w14:paraId="1FB0B77B" w14:textId="0713D7FF" w:rsidR="0055281C" w:rsidRPr="00997D17" w:rsidRDefault="00FE0A4D" w:rsidP="00034217">
            <w:pPr>
              <w:pStyle w:val="ListBullet"/>
              <w:rPr>
                <w:sz w:val="22"/>
                <w:szCs w:val="22"/>
              </w:rPr>
            </w:pPr>
            <w:ins w:id="263" w:author="Bonephace Kaijage" w:date="2026-10-14T06:17:00Z" w16du:dateUtc="2026-10-14T04:17:00Z">
              <w:r>
                <w:rPr>
                  <w:sz w:val="22"/>
                  <w:szCs w:val="22"/>
                </w:rPr>
                <w:t>Households along Meru and Monduli slopes: keep food, documents and children above floor level, because water here can enter houses with little warning.</w:t>
              </w:r>
            </w:ins>
            <w:del w:id="264" w:author="Bonephace Kaijage" w:date="2026-10-14T06:17:00Z" w16du:dateUtc="2026-10-14T04:17:00Z">
              <w:r w:rsidR="00275313" w:rsidRPr="00997D17" w:rsidDel="00FE0A4D">
                <w:rPr>
                  <w:sz w:val="22"/>
                  <w:szCs w:val="22"/>
                </w:rPr>
                <w:delText>Households along Meru and Monduli slopes raise food, documents and children above the floor.</w:delText>
              </w:r>
            </w:del>
          </w:p>
          <w:p w14:paraId="1BED4995" w14:textId="55CEDCDD" w:rsidR="0055281C" w:rsidRPr="00997D17" w:rsidRDefault="00FE0A4D" w:rsidP="00034217">
            <w:pPr>
              <w:pStyle w:val="ListBullet"/>
              <w:rPr>
                <w:sz w:val="22"/>
                <w:szCs w:val="22"/>
              </w:rPr>
            </w:pPr>
            <w:ins w:id="265" w:author="Bonephace Kaijage" w:date="2026-10-14T06:13:00Z" w16du:dateUtc="2026-10-14T04:13:00Z">
              <w:r>
                <w:rPr>
                  <w:sz w:val="22"/>
                  <w:szCs w:val="22"/>
                </w:rPr>
                <w:lastRenderedPageBreak/>
                <w:t>Save 190 and the ward chair's number, and keep a torch and drinking water ready, so that help can be called and the household can manage a night without power.</w:t>
              </w:r>
            </w:ins>
            <w:del w:id="266" w:author="Bonephace Kaijage" w:date="2026-10-14T06:13:00Z" w16du:dateUtc="2026-10-14T04:13:00Z">
              <w:r w:rsidR="00275313" w:rsidRPr="00997D17" w:rsidDel="00FE0A4D">
                <w:rPr>
                  <w:sz w:val="22"/>
                  <w:szCs w:val="22"/>
                </w:rPr>
                <w:delText>Save 190 and the ward chair number. Keep a torch and drinking water.</w:delText>
              </w:r>
            </w:del>
          </w:p>
          <w:p w14:paraId="0F20A84E" w14:textId="0BF2E27A" w:rsidR="002066E7" w:rsidRPr="00997D17" w:rsidRDefault="00275313" w:rsidP="00034217">
            <w:pPr>
              <w:pStyle w:val="ListBullet"/>
              <w:rPr>
                <w:sz w:val="22"/>
                <w:szCs w:val="22"/>
              </w:rPr>
            </w:pPr>
            <w:r w:rsidRPr="00997D17">
              <w:rPr>
                <w:sz w:val="22"/>
                <w:szCs w:val="22"/>
              </w:rPr>
              <w:t>Do not drive or walk through water crossing Meru and Monduli slopes. Headlights on, slow down.</w:t>
            </w:r>
          </w:p>
        </w:tc>
        <w:tc>
          <w:tcPr>
            <w:tcW w:w="2279" w:type="dxa"/>
          </w:tcPr>
          <w:p w14:paraId="4211143C" w14:textId="5DEE93C8" w:rsidR="0055281C" w:rsidRPr="00997D17" w:rsidRDefault="00275313" w:rsidP="00034217">
            <w:pPr>
              <w:pStyle w:val="ListBullet"/>
              <w:rPr>
                <w:sz w:val="22"/>
                <w:szCs w:val="22"/>
                <w:lang w:val="sv-SE"/>
              </w:rPr>
            </w:pPr>
            <w:r w:rsidRPr="00997D17">
              <w:rPr>
                <w:sz w:val="22"/>
                <w:szCs w:val="22"/>
                <w:lang w:val="sv-SE"/>
              </w:rPr>
              <w:lastRenderedPageBreak/>
              <w:t>Kabla ya mvua, tembea eneo hili na usafishe mitaro.</w:t>
            </w:r>
          </w:p>
          <w:p w14:paraId="56201CAE" w14:textId="28393F9B" w:rsidR="0055281C" w:rsidRPr="00997D17" w:rsidRDefault="00FE0A4D" w:rsidP="00034217">
            <w:pPr>
              <w:pStyle w:val="ListBullet"/>
              <w:rPr>
                <w:sz w:val="22"/>
                <w:szCs w:val="22"/>
                <w:lang w:val="sv-SE"/>
              </w:rPr>
            </w:pPr>
            <w:ins w:id="267" w:author="Bonephace Kaijage" w:date="2026-10-14T06:17:00Z" w16du:dateUtc="2026-10-14T04:17:00Z">
              <w:r>
                <w:rPr>
                  <w:sz w:val="22"/>
                  <w:szCs w:val="22"/>
                  <w:lang w:val="sv-SE"/>
                </w:rPr>
                <w:t>Kaya za maeneo yaliyotajwa: wekeni chakula, nyaraka na watoto juu ya sakafu, kwa sababu maji hapa yanaweza kuingia nyumbani bila taarifa.</w:t>
              </w:r>
            </w:ins>
            <w:del w:id="268" w:author="Bonephace Kaijage" w:date="2026-10-14T06:17:00Z" w16du:dateUtc="2026-10-14T04:17:00Z">
              <w:r w:rsidR="00275313" w:rsidRPr="00997D17" w:rsidDel="00FE0A4D">
                <w:rPr>
                  <w:sz w:val="22"/>
                  <w:szCs w:val="22"/>
                  <w:lang w:val="sv-SE"/>
                </w:rPr>
                <w:delText>Kaya za eneo hili zipandishe chakula, nyaraka na watoto.</w:delText>
              </w:r>
            </w:del>
          </w:p>
          <w:p w14:paraId="40AA192F" w14:textId="009E712F" w:rsidR="0055281C" w:rsidRPr="00997D17" w:rsidRDefault="00FE0A4D" w:rsidP="00034217">
            <w:pPr>
              <w:pStyle w:val="ListBullet"/>
              <w:rPr>
                <w:sz w:val="22"/>
                <w:szCs w:val="22"/>
                <w:lang w:val="sv-SE"/>
              </w:rPr>
            </w:pPr>
            <w:ins w:id="269" w:author="Bonephace Kaijage" w:date="2026-10-14T06:11:00Z" w16du:dateUtc="2026-10-14T04:11:00Z">
              <w:r>
                <w:rPr>
                  <w:sz w:val="22"/>
                  <w:szCs w:val="22"/>
                  <w:lang w:val="sv-SE"/>
                </w:rPr>
                <w:lastRenderedPageBreak/>
                <w:t>Hifadhini 190 na namba ya mwenyekiti, na wekeni tochi na maji tayari, ili msaada uitwe na kaya iweze kukaa usiku bila umeme.</w:t>
              </w:r>
            </w:ins>
            <w:del w:id="270" w:author="Bonephace Kaijage" w:date="2026-10-14T06:11:00Z" w16du:dateUtc="2026-10-14T04:11:00Z">
              <w:r w:rsidR="00275313" w:rsidRPr="00997D17" w:rsidDel="00FE0A4D">
                <w:rPr>
                  <w:sz w:val="22"/>
                  <w:szCs w:val="22"/>
                  <w:lang w:val="sv-SE"/>
                </w:rPr>
                <w:delText>Hifadhi 190 na namba ya mwenyekiti. Weka tochi na maji.</w:delText>
              </w:r>
            </w:del>
          </w:p>
          <w:p w14:paraId="038CC189" w14:textId="21E039B8" w:rsidR="0055281C" w:rsidRPr="00997D17" w:rsidRDefault="00FE0A4D" w:rsidP="00034217">
            <w:pPr>
              <w:pStyle w:val="ListBullet"/>
              <w:rPr>
                <w:sz w:val="22"/>
                <w:szCs w:val="22"/>
                <w:lang w:val="sv-SE"/>
              </w:rPr>
            </w:pPr>
            <w:ins w:id="271" w:author="Bonephace Kaijage" w:date="2026-10-14T06:11:00Z" w16du:dateUtc="2026-10-14T04:11:00Z">
              <w:r>
                <w:rPr>
                  <w:sz w:val="22"/>
                  <w:szCs w:val="22"/>
                  <w:lang w:val="sv-SE"/>
                </w:rPr>
                <w:t>Subirini badala ya kuvuka maji barabarani: yanaweza kumchukua mtu au gari. Washeni taa, punguzeni mwendo.</w:t>
              </w:r>
            </w:ins>
            <w:del w:id="272" w:author="Bonephace Kaijage" w:date="2026-10-14T06:11:00Z" w16du:dateUtc="2026-10-14T04:11:00Z">
              <w:r w:rsidR="00275313" w:rsidRPr="00997D17" w:rsidDel="00FE0A4D">
                <w:rPr>
                  <w:sz w:val="22"/>
                  <w:szCs w:val="22"/>
                  <w:lang w:val="sv-SE"/>
                </w:rPr>
                <w:delText>Usivuke maji barabarani. Washa taa, punguza mwendo.</w:delText>
              </w:r>
            </w:del>
          </w:p>
          <w:p w14:paraId="72E57134" w14:textId="5D63EFA9" w:rsidR="002066E7" w:rsidRPr="00997D17" w:rsidRDefault="002066E7" w:rsidP="0055281C">
            <w:pPr>
              <w:pStyle w:val="ListParagraph"/>
              <w:rPr>
                <w:sz w:val="22"/>
                <w:szCs w:val="22"/>
                <w:lang w:val="sv-SE"/>
              </w:rPr>
            </w:pPr>
          </w:p>
        </w:tc>
      </w:tr>
      <w:tr w:rsidR="002066E7" w:rsidRPr="000343A2" w14:paraId="4C26E2BA" w14:textId="77777777" w:rsidTr="002066E7">
        <w:tc>
          <w:tcPr>
            <w:tcW w:w="2278" w:type="dxa"/>
          </w:tcPr>
          <w:p w14:paraId="28C78031" w14:textId="77777777" w:rsidR="0055281C" w:rsidRPr="001D64D9" w:rsidRDefault="0055281C" w:rsidP="0055281C">
            <w:pPr>
              <w:pStyle w:val="ListParagraph"/>
              <w:rPr>
                <w:sz w:val="22"/>
                <w:szCs w:val="22"/>
              </w:rPr>
            </w:pPr>
            <w:r w:rsidRPr="001D64D9">
              <w:rPr>
                <w:sz w:val="22"/>
                <w:szCs w:val="22"/>
              </w:rPr>
              <w:lastRenderedPageBreak/>
              <w:t>Ondoa taka kwenye mitaro na njia za maji kuzunguka makazi.</w:t>
            </w:r>
          </w:p>
          <w:p w14:paraId="0AC4F581"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16A15482" w14:textId="3A7DE4F2"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708C8B76" w14:textId="67467FCA" w:rsidR="002066E7" w:rsidRPr="00997D17" w:rsidRDefault="002066E7" w:rsidP="00FE4152">
            <w:pPr>
              <w:pStyle w:val="ListParagraph"/>
              <w:rPr>
                <w:sz w:val="22"/>
                <w:szCs w:val="22"/>
              </w:rPr>
            </w:pPr>
          </w:p>
        </w:tc>
        <w:tc>
          <w:tcPr>
            <w:tcW w:w="2278" w:type="dxa"/>
          </w:tcPr>
          <w:p w14:paraId="5ACF2500" w14:textId="50C62E8D"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7CB6A02" w14:textId="4C66F255" w:rsidR="002066E7" w:rsidRPr="00997D17" w:rsidRDefault="008C6B60" w:rsidP="00FE4152">
            <w:pPr>
              <w:pStyle w:val="ListParagraph"/>
              <w:rPr>
                <w:sz w:val="22"/>
                <w:szCs w:val="22"/>
              </w:rPr>
            </w:pPr>
            <w:r w:rsidRPr="00997D17">
              <w:rPr>
                <w:sz w:val="22"/>
                <w:szCs w:val="22"/>
              </w:rPr>
              <w:t>heavy rain and landslides on the Meru and Monduli slopes, flash floods in the valleys, earthquake on the Rift, and dry-season water shortage on the plains. Roads, water points or houses at the named sites are now affected. Some journeys and classes are disrupted.</w:t>
            </w:r>
          </w:p>
        </w:tc>
        <w:tc>
          <w:tcPr>
            <w:tcW w:w="2278" w:type="dxa"/>
          </w:tcPr>
          <w:p w14:paraId="31AEB5FB" w14:textId="4C555795"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31444DCC" w14:textId="622FCBFB" w:rsidR="0055281C" w:rsidRPr="00997D17" w:rsidRDefault="00275313" w:rsidP="00034217">
            <w:pPr>
              <w:pStyle w:val="ListBullet"/>
              <w:rPr>
                <w:sz w:val="22"/>
                <w:szCs w:val="22"/>
              </w:rPr>
            </w:pPr>
            <w:r w:rsidRPr="00997D17">
              <w:rPr>
                <w:sz w:val="22"/>
                <w:szCs w:val="22"/>
              </w:rPr>
              <w:t>Move households off Meru and Monduli slopes to the ward assembly point.</w:t>
            </w:r>
          </w:p>
          <w:p w14:paraId="79109E6E" w14:textId="544C1DFB" w:rsidR="0055281C" w:rsidRPr="00997D17" w:rsidRDefault="00275313" w:rsidP="00034217">
            <w:pPr>
              <w:pStyle w:val="ListBullet"/>
              <w:rPr>
                <w:sz w:val="22"/>
                <w:szCs w:val="22"/>
              </w:rPr>
            </w:pPr>
            <w:r w:rsidRPr="00997D17">
              <w:rPr>
                <w:sz w:val="22"/>
                <w:szCs w:val="22"/>
              </w:rPr>
              <w:t>Close and mark the flooded road or bridge at Meru and Monduli slopes. Divert traffic.</w:t>
            </w:r>
          </w:p>
          <w:p w14:paraId="3B8224A1" w14:textId="1EF536CE" w:rsidR="0055281C" w:rsidRPr="00997D17" w:rsidRDefault="00FE0A4D" w:rsidP="00034217">
            <w:pPr>
              <w:pStyle w:val="ListBullet"/>
              <w:rPr>
                <w:sz w:val="22"/>
                <w:szCs w:val="22"/>
              </w:rPr>
            </w:pPr>
            <w:ins w:id="273" w:author="Bonephace Kaijage" w:date="2026-10-14T06:11:00Z" w16du:dateUtc="2026-10-14T04:11:00Z">
              <w:r>
                <w:rPr>
                  <w:sz w:val="22"/>
                  <w:szCs w:val="22"/>
                </w:rPr>
                <w:t>Check that school children, older people and anyone with a disability are accounted for before dark, so that no one is searched for in the night.</w:t>
              </w:r>
            </w:ins>
            <w:del w:id="274" w:author="Bonephace Kaijage" w:date="2026-10-14T06:11:00Z" w16du:dateUtc="2026-10-14T04:11:00Z">
              <w:r w:rsidR="00275313" w:rsidRPr="00997D17" w:rsidDel="00FE0A4D">
                <w:rPr>
                  <w:sz w:val="22"/>
                  <w:szCs w:val="22"/>
                </w:rPr>
                <w:delText>Account for school children and older people before dark.</w:delText>
              </w:r>
            </w:del>
          </w:p>
          <w:p w14:paraId="16881D33" w14:textId="086A2CD6" w:rsidR="002066E7" w:rsidRPr="00997D17" w:rsidRDefault="00FE0A4D" w:rsidP="00034217">
            <w:pPr>
              <w:pStyle w:val="ListBullet"/>
              <w:rPr>
                <w:sz w:val="22"/>
                <w:szCs w:val="22"/>
              </w:rPr>
            </w:pPr>
            <w:ins w:id="275" w:author="Bonephace Kaijage" w:date="2026-10-14T06:13:00Z" w16du:dateUtc="2026-10-14T04:13:00Z">
              <w:r>
                <w:rPr>
                  <w:sz w:val="22"/>
                  <w:szCs w:val="22"/>
                </w:rPr>
                <w:lastRenderedPageBreak/>
                <w:t>Boil or treat drinking water, because floods carry waste into wells; tell the clinic early if anyone has diarrhoea.</w:t>
              </w:r>
            </w:ins>
            <w:del w:id="276"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11176385" w14:textId="735110E4" w:rsidR="0055281C" w:rsidRPr="00997D17" w:rsidRDefault="00275313" w:rsidP="00034217">
            <w:pPr>
              <w:pStyle w:val="ListBullet"/>
              <w:rPr>
                <w:sz w:val="22"/>
                <w:szCs w:val="22"/>
              </w:rPr>
            </w:pPr>
            <w:r w:rsidRPr="00997D17">
              <w:rPr>
                <w:sz w:val="22"/>
                <w:szCs w:val="22"/>
              </w:rPr>
              <w:lastRenderedPageBreak/>
              <w:t>Hamisha kaya za eneo hili kwenda kituoni.</w:t>
            </w:r>
          </w:p>
          <w:p w14:paraId="32F3FCE2" w14:textId="4B0321F4" w:rsidR="0055281C" w:rsidRPr="00997D17" w:rsidRDefault="00275313" w:rsidP="00034217">
            <w:pPr>
              <w:pStyle w:val="ListBullet"/>
              <w:rPr>
                <w:sz w:val="22"/>
                <w:szCs w:val="22"/>
                <w:lang w:val="sv-SE"/>
              </w:rPr>
            </w:pPr>
            <w:r w:rsidRPr="00997D17">
              <w:rPr>
                <w:sz w:val="22"/>
                <w:szCs w:val="22"/>
                <w:lang w:val="sv-SE"/>
              </w:rPr>
              <w:t>Funga barabara au daraja. Elekeza magari.</w:t>
            </w:r>
          </w:p>
          <w:p w14:paraId="2BEE7D2C" w14:textId="237BA40F"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60254619" w14:textId="2A9A8247" w:rsidR="0055281C" w:rsidRPr="00997D17" w:rsidRDefault="00275313" w:rsidP="00034217">
            <w:pPr>
              <w:pStyle w:val="ListBullet"/>
              <w:rPr>
                <w:sz w:val="22"/>
                <w:szCs w:val="22"/>
                <w:lang w:val="sv-SE"/>
              </w:rPr>
            </w:pPr>
            <w:r w:rsidRPr="00997D17">
              <w:rPr>
                <w:sz w:val="22"/>
                <w:szCs w:val="22"/>
                <w:lang w:val="sv-SE"/>
              </w:rPr>
              <w:t>Chemsha maji. Kliniki iangalie kuhara.</w:t>
            </w:r>
          </w:p>
          <w:p w14:paraId="7ED4FE26" w14:textId="0635C7DA" w:rsidR="002066E7" w:rsidRPr="00997D17" w:rsidRDefault="002066E7" w:rsidP="0055281C">
            <w:pPr>
              <w:pStyle w:val="ListParagraph"/>
              <w:rPr>
                <w:sz w:val="22"/>
                <w:szCs w:val="22"/>
                <w:lang w:val="sv-SE"/>
              </w:rPr>
            </w:pPr>
          </w:p>
        </w:tc>
      </w:tr>
      <w:tr w:rsidR="002066E7" w:rsidRPr="00997D17" w14:paraId="285C0D91" w14:textId="77777777" w:rsidTr="002066E7">
        <w:tc>
          <w:tcPr>
            <w:tcW w:w="2278" w:type="dxa"/>
          </w:tcPr>
          <w:p w14:paraId="1C372390"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7F7B3479" w14:textId="57AD86A9" w:rsidR="0055281C" w:rsidRPr="00FE0A4D" w:rsidRDefault="00FE0A4D" w:rsidP="0055281C">
            <w:pPr>
              <w:pStyle w:val="ListParagraph"/>
              <w:rPr>
                <w:sz w:val="22"/>
                <w:szCs w:val="22"/>
                <w:lang w:val="sv-SE"/>
                <w:rPrChange w:id="277" w:author="Bonephace Kaijage" w:date="2026-10-14T06:29:00Z" w16du:dateUtc="2026-10-14T04:29:00Z">
                  <w:rPr>
                    <w:sz w:val="22"/>
                    <w:szCs w:val="22"/>
                  </w:rPr>
                </w:rPrChange>
              </w:rPr>
            </w:pPr>
            <w:ins w:id="278" w:author="Bonephace Kaijage" w:date="2026-10-14T06:14:00Z" w16du:dateUtc="2026-10-14T04:14:00Z">
              <w:r w:rsidRPr="00FE0A4D">
                <w:rPr>
                  <w:sz w:val="22"/>
                  <w:szCs w:val="22"/>
                  <w:lang w:val="sv-SE"/>
                  <w:rPrChange w:id="279" w:author="Bonephace Kaijage" w:date="2026-10-14T06:29:00Z" w16du:dateUtc="2026-10-14T04:29:00Z">
                    <w:rPr>
                      <w:sz w:val="22"/>
                      <w:szCs w:val="22"/>
                    </w:rPr>
                  </w:rPrChange>
                </w:rPr>
                <w:t>Hakikisheni watoto, wazee na watu wenye ulemavu wote wako salama na wana mtu wa kuwasaidia.</w:t>
              </w:r>
            </w:ins>
            <w:del w:id="280" w:author="Bonephace Kaijage" w:date="2026-10-14T06:14:00Z" w16du:dateUtc="2026-10-14T04:14:00Z">
              <w:r w:rsidR="0055281C" w:rsidRPr="00FE0A4D" w:rsidDel="00FE0A4D">
                <w:rPr>
                  <w:sz w:val="22"/>
                  <w:szCs w:val="22"/>
                  <w:lang w:val="sv-SE"/>
                  <w:rPrChange w:id="281" w:author="Bonephace Kaijage" w:date="2026-10-14T06:29:00Z" w16du:dateUtc="2026-10-14T04:29:00Z">
                    <w:rPr>
                      <w:sz w:val="22"/>
                      <w:szCs w:val="22"/>
                    </w:rPr>
                  </w:rPrChange>
                </w:rPr>
                <w:delText>Hakiki watoto, wazee na watu wenye ulemavu.</w:delText>
              </w:r>
            </w:del>
          </w:p>
          <w:p w14:paraId="6FF9C11E" w14:textId="070254C8" w:rsidR="0055281C" w:rsidRPr="00FE0A4D" w:rsidRDefault="0055281C" w:rsidP="0055281C">
            <w:pPr>
              <w:pStyle w:val="ListParagraph"/>
              <w:rPr>
                <w:sz w:val="22"/>
                <w:szCs w:val="22"/>
                <w:lang w:val="sv-SE"/>
                <w:rPrChange w:id="282" w:author="Bonephace Kaijage" w:date="2026-10-14T06:29:00Z" w16du:dateUtc="2026-10-14T04:29:00Z">
                  <w:rPr>
                    <w:sz w:val="22"/>
                    <w:szCs w:val="22"/>
                  </w:rPr>
                </w:rPrChange>
              </w:rPr>
            </w:pPr>
            <w:r w:rsidRPr="00FE0A4D">
              <w:rPr>
                <w:sz w:val="22"/>
                <w:szCs w:val="22"/>
                <w:lang w:val="sv-SE"/>
                <w:rPrChange w:id="283" w:author="Bonephace Kaijage" w:date="2026-10-14T06:29:00Z" w16du:dateUtc="2026-10-14T04:29:00Z">
                  <w:rPr>
                    <w:sz w:val="22"/>
                    <w:szCs w:val="22"/>
                  </w:rPr>
                </w:rPrChange>
              </w:rPr>
              <w:t>Chanzo cha maji kikiathirika, chemsha au tibu maji ya kunywa.</w:t>
            </w:r>
          </w:p>
          <w:p w14:paraId="0AD4DB35" w14:textId="46F2E9A2" w:rsidR="002066E7" w:rsidRPr="00FE0A4D" w:rsidRDefault="002066E7" w:rsidP="00FE4152">
            <w:pPr>
              <w:pStyle w:val="ListParagraph"/>
              <w:rPr>
                <w:sz w:val="22"/>
                <w:szCs w:val="22"/>
                <w:lang w:val="sv-SE"/>
                <w:rPrChange w:id="284" w:author="Bonephace Kaijage" w:date="2026-10-14T06:29:00Z" w16du:dateUtc="2026-10-14T04:29:00Z">
                  <w:rPr>
                    <w:sz w:val="22"/>
                    <w:szCs w:val="22"/>
                  </w:rPr>
                </w:rPrChange>
              </w:rPr>
            </w:pPr>
          </w:p>
        </w:tc>
        <w:tc>
          <w:tcPr>
            <w:tcW w:w="2278" w:type="dxa"/>
          </w:tcPr>
          <w:p w14:paraId="22EA275E" w14:textId="5AA2750A"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0BF513F3" w14:textId="27C01774" w:rsidR="002066E7" w:rsidRPr="00997D17" w:rsidRDefault="00FE0A4D" w:rsidP="00FE4152">
            <w:pPr>
              <w:pStyle w:val="ListParagraph"/>
              <w:rPr>
                <w:sz w:val="22"/>
                <w:szCs w:val="22"/>
              </w:rPr>
            </w:pPr>
            <w:ins w:id="285"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86"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40AF9BD" w14:textId="453EBDDE" w:rsidR="002066E7" w:rsidRPr="00997D17" w:rsidRDefault="00FE0A4D" w:rsidP="00FE4152">
            <w:pPr>
              <w:pStyle w:val="ListParagraph"/>
              <w:rPr>
                <w:sz w:val="22"/>
                <w:szCs w:val="22"/>
              </w:rPr>
            </w:pPr>
            <w:ins w:id="28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8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A4D9809" w14:textId="540B06AD" w:rsidR="0055281C" w:rsidRPr="00997D17" w:rsidRDefault="00FE0A4D" w:rsidP="00034217">
            <w:pPr>
              <w:pStyle w:val="ListBullet"/>
              <w:rPr>
                <w:sz w:val="22"/>
                <w:szCs w:val="22"/>
              </w:rPr>
            </w:pPr>
            <w:ins w:id="289"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290"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11F2EE3A" w14:textId="1FEB41CF" w:rsidR="0055281C" w:rsidRPr="00997D17" w:rsidRDefault="00FE0A4D" w:rsidP="00034217">
            <w:pPr>
              <w:pStyle w:val="ListBullet"/>
              <w:rPr>
                <w:sz w:val="22"/>
                <w:szCs w:val="22"/>
              </w:rPr>
            </w:pPr>
            <w:ins w:id="291" w:author="Bonephace Kaijage" w:date="2026-10-14T06:19:00Z" w16du:dateUtc="2026-10-14T04:19:00Z">
              <w:r>
                <w:rPr>
                  <w:sz w:val="22"/>
                  <w:szCs w:val="22"/>
                </w:rPr>
                <w:t>Call 114 and 190, and keep the road to the sites named in Know Your Risk clear so that ambulances and rescue teams can reach people.</w:t>
              </w:r>
            </w:ins>
            <w:del w:id="292" w:author="Bonephace Kaijage" w:date="2026-10-14T06:19:00Z" w16du:dateUtc="2026-10-14T04:19:00Z">
              <w:r w:rsidR="00275313" w:rsidRPr="00997D17" w:rsidDel="00FE0A4D">
                <w:rPr>
                  <w:sz w:val="22"/>
                  <w:szCs w:val="22"/>
                </w:rPr>
                <w:delText>Call 114 and 190. Keep the road to the named sites clear for ambulances.</w:delText>
              </w:r>
            </w:del>
          </w:p>
          <w:p w14:paraId="4D27FC16" w14:textId="0F2C28B7" w:rsidR="0055281C" w:rsidRPr="00997D17" w:rsidRDefault="00275313" w:rsidP="00034217">
            <w:pPr>
              <w:pStyle w:val="ListBullet"/>
              <w:rPr>
                <w:sz w:val="22"/>
                <w:szCs w:val="22"/>
              </w:rPr>
            </w:pPr>
            <w:r w:rsidRPr="00997D17">
              <w:rPr>
                <w:sz w:val="22"/>
                <w:szCs w:val="22"/>
              </w:rPr>
              <w:t>Open the shelter and register every household. Note who is missing.</w:t>
            </w:r>
          </w:p>
          <w:p w14:paraId="441BA4CC" w14:textId="4A9A7C44"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3969A60A" w14:textId="05F5A017" w:rsidR="0055281C" w:rsidRPr="00997D17" w:rsidRDefault="00275313" w:rsidP="00034217">
            <w:pPr>
              <w:pStyle w:val="ListBullet"/>
              <w:rPr>
                <w:sz w:val="22"/>
                <w:szCs w:val="22"/>
                <w:lang w:val="sv-SE"/>
              </w:rPr>
            </w:pPr>
            <w:r w:rsidRPr="00997D17">
              <w:rPr>
                <w:sz w:val="22"/>
                <w:szCs w:val="22"/>
                <w:lang w:val="sv-SE"/>
              </w:rPr>
              <w:t>Hamisha eneo hili sasa. Msirudi mpaka kamati iseme.</w:t>
            </w:r>
          </w:p>
          <w:p w14:paraId="57646A6A" w14:textId="3A9CACE3" w:rsidR="0055281C" w:rsidRPr="00997D17" w:rsidRDefault="00275313" w:rsidP="00034217">
            <w:pPr>
              <w:pStyle w:val="ListBullet"/>
              <w:rPr>
                <w:sz w:val="22"/>
                <w:szCs w:val="22"/>
                <w:lang w:val="sv-SE"/>
              </w:rPr>
            </w:pPr>
            <w:r w:rsidRPr="00997D17">
              <w:rPr>
                <w:sz w:val="22"/>
                <w:szCs w:val="22"/>
                <w:lang w:val="sv-SE"/>
              </w:rPr>
              <w:t>Piga 114 na 190. Acha barabara wazi.</w:t>
            </w:r>
          </w:p>
          <w:p w14:paraId="5C86A571" w14:textId="7431D295" w:rsidR="0055281C" w:rsidRPr="00997D17" w:rsidRDefault="00275313" w:rsidP="00034217">
            <w:pPr>
              <w:pStyle w:val="ListBullet"/>
              <w:rPr>
                <w:sz w:val="22"/>
                <w:szCs w:val="22"/>
                <w:lang w:val="sv-SE"/>
              </w:rPr>
            </w:pPr>
            <w:r w:rsidRPr="00997D17">
              <w:rPr>
                <w:sz w:val="22"/>
                <w:szCs w:val="22"/>
                <w:lang w:val="sv-SE"/>
              </w:rPr>
              <w:t>Sajili kila kaya. Andika aliyepotea.</w:t>
            </w:r>
          </w:p>
          <w:p w14:paraId="03567A12" w14:textId="6572615A" w:rsidR="0055281C" w:rsidRPr="00997D17" w:rsidRDefault="00275313" w:rsidP="00034217">
            <w:pPr>
              <w:pStyle w:val="ListBullet"/>
              <w:rPr>
                <w:sz w:val="22"/>
                <w:szCs w:val="22"/>
                <w:lang w:val="sv-SE"/>
              </w:rPr>
            </w:pPr>
            <w:r w:rsidRPr="00997D17">
              <w:rPr>
                <w:sz w:val="22"/>
                <w:szCs w:val="22"/>
                <w:lang w:val="sv-SE"/>
              </w:rPr>
              <w:t>Majeruhi kwanza, kisha kipindupindu.</w:t>
            </w:r>
          </w:p>
          <w:p w14:paraId="738DF77B" w14:textId="44E95E41" w:rsidR="002066E7" w:rsidRPr="00997D17" w:rsidRDefault="002066E7" w:rsidP="0055281C">
            <w:pPr>
              <w:pStyle w:val="ListParagraph"/>
              <w:rPr>
                <w:sz w:val="22"/>
                <w:szCs w:val="22"/>
                <w:lang w:val="sv-SE"/>
              </w:rPr>
            </w:pPr>
          </w:p>
        </w:tc>
      </w:tr>
      <w:tr w:rsidR="002066E7" w:rsidRPr="00997D17" w14:paraId="10286574" w14:textId="77777777" w:rsidTr="002066E7">
        <w:tc>
          <w:tcPr>
            <w:tcW w:w="2278" w:type="dxa"/>
          </w:tcPr>
          <w:p w14:paraId="27B6CEDE"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4E3198F0" w14:textId="77777777" w:rsidR="0055281C" w:rsidRPr="00997D17" w:rsidRDefault="0055281C" w:rsidP="0055281C">
            <w:pPr>
              <w:pStyle w:val="ListParagraph"/>
              <w:rPr>
                <w:sz w:val="22"/>
                <w:szCs w:val="22"/>
                <w:lang w:val="sv-SE"/>
              </w:rPr>
            </w:pPr>
            <w:r w:rsidRPr="00997D17">
              <w:rPr>
                <w:sz w:val="22"/>
                <w:szCs w:val="22"/>
                <w:lang w:val="sv-SE"/>
              </w:rPr>
              <w:lastRenderedPageBreak/>
              <w:t>Hesabu kila kaya. Fungua makazi na visajili wafikao.</w:t>
            </w:r>
          </w:p>
          <w:p w14:paraId="58D8F7AD" w14:textId="2482EFAD"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6E812C18" w14:textId="05D1B352" w:rsidR="002066E7" w:rsidRPr="00997D17" w:rsidRDefault="002066E7" w:rsidP="00FE4152">
            <w:pPr>
              <w:pStyle w:val="ListParagraph"/>
              <w:rPr>
                <w:sz w:val="22"/>
                <w:szCs w:val="22"/>
              </w:rPr>
            </w:pPr>
            <w:r w:rsidRPr="00997D17">
              <w:rPr>
                <w:sz w:val="22"/>
                <w:szCs w:val="22"/>
              </w:rPr>
              <w:t>Karatu District Council</w:t>
            </w:r>
          </w:p>
        </w:tc>
        <w:tc>
          <w:tcPr>
            <w:tcW w:w="2278" w:type="dxa"/>
          </w:tcPr>
          <w:p w14:paraId="6C858C4D" w14:textId="72D41B80" w:rsidR="002066E7" w:rsidRPr="00997D17" w:rsidRDefault="002066E7" w:rsidP="00FE4152">
            <w:pPr>
              <w:pStyle w:val="ListParagraph"/>
              <w:rPr>
                <w:sz w:val="22"/>
                <w:szCs w:val="22"/>
              </w:rPr>
            </w:pPr>
            <w:r w:rsidRPr="00997D17">
              <w:rPr>
                <w:sz w:val="22"/>
                <w:szCs w:val="22"/>
              </w:rPr>
              <w:lastRenderedPageBreak/>
              <w:t>Yellow / Njano — Level 1</w:t>
            </w:r>
          </w:p>
        </w:tc>
        <w:tc>
          <w:tcPr>
            <w:tcW w:w="2278" w:type="dxa"/>
          </w:tcPr>
          <w:p w14:paraId="5A646247" w14:textId="4C984AE5" w:rsidR="002066E7" w:rsidRPr="00997D17" w:rsidRDefault="008C6B60" w:rsidP="00FE4152">
            <w:pPr>
              <w:pStyle w:val="ListParagraph"/>
              <w:rPr>
                <w:sz w:val="22"/>
                <w:szCs w:val="22"/>
              </w:rPr>
            </w:pPr>
            <w:r w:rsidRPr="00997D17">
              <w:rPr>
                <w:sz w:val="22"/>
                <w:szCs w:val="22"/>
              </w:rPr>
              <w:t xml:space="preserve">heavy rain and landslides on the Ngorongoro highlands, valley floods, strong winds, and a short </w:t>
            </w:r>
            <w:r w:rsidRPr="00997D17">
              <w:rPr>
                <w:sz w:val="22"/>
                <w:szCs w:val="22"/>
              </w:rPr>
              <w:lastRenderedPageBreak/>
              <w:t>dry season. A few roads slippery, a few low homes wet, and lightning where storms build.</w:t>
            </w:r>
          </w:p>
        </w:tc>
        <w:tc>
          <w:tcPr>
            <w:tcW w:w="2278" w:type="dxa"/>
          </w:tcPr>
          <w:p w14:paraId="581B24D1" w14:textId="46DA5A25" w:rsidR="002066E7" w:rsidRPr="00997D17" w:rsidRDefault="008C6B60" w:rsidP="00FE4152">
            <w:pPr>
              <w:pStyle w:val="ListParagraph"/>
              <w:rPr>
                <w:sz w:val="22"/>
                <w:szCs w:val="22"/>
              </w:rPr>
            </w:pPr>
            <w:r w:rsidRPr="00997D17">
              <w:rPr>
                <w:sz w:val="22"/>
                <w:szCs w:val="22"/>
              </w:rPr>
              <w:lastRenderedPageBreak/>
              <w:t xml:space="preserve">Dalili za mwanzo kwenye eneo lililotajwa. Barabara chache kuteleza, nyumba chache za bondeni kulowa, na </w:t>
            </w:r>
            <w:r w:rsidRPr="00997D17">
              <w:rPr>
                <w:sz w:val="22"/>
                <w:szCs w:val="22"/>
              </w:rPr>
              <w:lastRenderedPageBreak/>
              <w:t>radi dhoruba inapojengeka.</w:t>
            </w:r>
          </w:p>
        </w:tc>
        <w:tc>
          <w:tcPr>
            <w:tcW w:w="2279" w:type="dxa"/>
          </w:tcPr>
          <w:p w14:paraId="0AF143F1" w14:textId="005E7BA4" w:rsidR="0055281C" w:rsidRPr="00997D17" w:rsidRDefault="00275313" w:rsidP="00034217">
            <w:pPr>
              <w:pStyle w:val="ListBullet"/>
              <w:rPr>
                <w:sz w:val="22"/>
                <w:szCs w:val="22"/>
              </w:rPr>
            </w:pPr>
            <w:r w:rsidRPr="00997D17">
              <w:rPr>
                <w:sz w:val="22"/>
                <w:szCs w:val="22"/>
              </w:rPr>
              <w:lastRenderedPageBreak/>
              <w:t>Before the rain, walk Ngorongoro highlands and clear the drains and culverts.</w:t>
            </w:r>
          </w:p>
          <w:p w14:paraId="6E04E297" w14:textId="298A5646" w:rsidR="0055281C" w:rsidRPr="00997D17" w:rsidRDefault="00FE0A4D" w:rsidP="00034217">
            <w:pPr>
              <w:pStyle w:val="ListBullet"/>
              <w:rPr>
                <w:sz w:val="22"/>
                <w:szCs w:val="22"/>
              </w:rPr>
            </w:pPr>
            <w:ins w:id="293" w:author="Bonephace Kaijage" w:date="2026-10-14T06:17:00Z" w16du:dateUtc="2026-10-14T04:17:00Z">
              <w:r>
                <w:rPr>
                  <w:sz w:val="22"/>
                  <w:szCs w:val="22"/>
                </w:rPr>
                <w:lastRenderedPageBreak/>
                <w:t>Households along Ngorongoro highlands: keep food, documents and children above floor level, because water here can enter houses with little warning.</w:t>
              </w:r>
            </w:ins>
            <w:del w:id="294" w:author="Bonephace Kaijage" w:date="2026-10-14T06:17:00Z" w16du:dateUtc="2026-10-14T04:17:00Z">
              <w:r w:rsidR="00275313" w:rsidRPr="00997D17" w:rsidDel="00FE0A4D">
                <w:rPr>
                  <w:sz w:val="22"/>
                  <w:szCs w:val="22"/>
                </w:rPr>
                <w:delText>Households along Ngorongoro highlands raise food, documents and children above the floor.</w:delText>
              </w:r>
            </w:del>
          </w:p>
          <w:p w14:paraId="55D23B9D" w14:textId="746630DF" w:rsidR="0055281C" w:rsidRPr="00997D17" w:rsidRDefault="00FE0A4D" w:rsidP="00034217">
            <w:pPr>
              <w:pStyle w:val="ListBullet"/>
              <w:rPr>
                <w:sz w:val="22"/>
                <w:szCs w:val="22"/>
              </w:rPr>
            </w:pPr>
            <w:ins w:id="295"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296" w:author="Bonephace Kaijage" w:date="2026-10-14T06:13:00Z" w16du:dateUtc="2026-10-14T04:13:00Z">
              <w:r w:rsidR="00275313" w:rsidRPr="00997D17" w:rsidDel="00FE0A4D">
                <w:rPr>
                  <w:sz w:val="22"/>
                  <w:szCs w:val="22"/>
                </w:rPr>
                <w:delText>Save 190 and the ward chair number. Keep a torch and drinking water.</w:delText>
              </w:r>
            </w:del>
          </w:p>
          <w:p w14:paraId="24605CC4" w14:textId="0CC4662E" w:rsidR="002066E7" w:rsidRPr="00997D17" w:rsidRDefault="00275313" w:rsidP="00034217">
            <w:pPr>
              <w:pStyle w:val="ListBullet"/>
              <w:rPr>
                <w:sz w:val="22"/>
                <w:szCs w:val="22"/>
              </w:rPr>
            </w:pPr>
            <w:r w:rsidRPr="00997D17">
              <w:rPr>
                <w:sz w:val="22"/>
                <w:szCs w:val="22"/>
              </w:rPr>
              <w:t>Do not drive or walk through water crossing Ngorongoro highlands. Headlights on, slow down.</w:t>
            </w:r>
          </w:p>
        </w:tc>
        <w:tc>
          <w:tcPr>
            <w:tcW w:w="2279" w:type="dxa"/>
          </w:tcPr>
          <w:p w14:paraId="2AF67935" w14:textId="7BA5B5B0" w:rsidR="0055281C" w:rsidRPr="00997D17" w:rsidRDefault="00275313" w:rsidP="00034217">
            <w:pPr>
              <w:pStyle w:val="ListBullet"/>
              <w:rPr>
                <w:sz w:val="22"/>
                <w:szCs w:val="22"/>
                <w:lang w:val="sv-SE"/>
              </w:rPr>
            </w:pPr>
            <w:r w:rsidRPr="00997D17">
              <w:rPr>
                <w:sz w:val="22"/>
                <w:szCs w:val="22"/>
                <w:lang w:val="sv-SE"/>
              </w:rPr>
              <w:lastRenderedPageBreak/>
              <w:t>Kabla ya mvua, tembea eneo hili na usafishe mitaro.</w:t>
            </w:r>
          </w:p>
          <w:p w14:paraId="0914DD9E" w14:textId="512D1A08" w:rsidR="0055281C" w:rsidRPr="00997D17" w:rsidRDefault="00FE0A4D" w:rsidP="00034217">
            <w:pPr>
              <w:pStyle w:val="ListBullet"/>
              <w:rPr>
                <w:sz w:val="22"/>
                <w:szCs w:val="22"/>
                <w:lang w:val="sv-SE"/>
              </w:rPr>
            </w:pPr>
            <w:ins w:id="297" w:author="Bonephace Kaijage" w:date="2026-10-14T06:17:00Z" w16du:dateUtc="2026-10-14T04:17:00Z">
              <w:r>
                <w:rPr>
                  <w:sz w:val="22"/>
                  <w:szCs w:val="22"/>
                  <w:lang w:val="sv-SE"/>
                </w:rPr>
                <w:t xml:space="preserve">Kaya za maeneo yaliyotajwa: </w:t>
              </w:r>
              <w:r>
                <w:rPr>
                  <w:sz w:val="22"/>
                  <w:szCs w:val="22"/>
                  <w:lang w:val="sv-SE"/>
                </w:rPr>
                <w:lastRenderedPageBreak/>
                <w:t>wekeni chakula, nyaraka na watoto juu ya sakafu, kwa sababu maji hapa yanaweza kuingia nyumbani bila taarifa.</w:t>
              </w:r>
            </w:ins>
            <w:del w:id="298" w:author="Bonephace Kaijage" w:date="2026-10-14T06:17:00Z" w16du:dateUtc="2026-10-14T04:17:00Z">
              <w:r w:rsidR="00275313" w:rsidRPr="00997D17" w:rsidDel="00FE0A4D">
                <w:rPr>
                  <w:sz w:val="22"/>
                  <w:szCs w:val="22"/>
                  <w:lang w:val="sv-SE"/>
                </w:rPr>
                <w:delText>Kaya za eneo hili zipandishe chakula, nyaraka na watoto.</w:delText>
              </w:r>
            </w:del>
          </w:p>
          <w:p w14:paraId="6AE4D01E" w14:textId="16C9D306" w:rsidR="0055281C" w:rsidRPr="00997D17" w:rsidRDefault="00FE0A4D" w:rsidP="00034217">
            <w:pPr>
              <w:pStyle w:val="ListBullet"/>
              <w:rPr>
                <w:sz w:val="22"/>
                <w:szCs w:val="22"/>
                <w:lang w:val="sv-SE"/>
              </w:rPr>
            </w:pPr>
            <w:ins w:id="299" w:author="Bonephace Kaijage" w:date="2026-10-14T06:11:00Z" w16du:dateUtc="2026-10-14T04:11:00Z">
              <w:r>
                <w:rPr>
                  <w:sz w:val="22"/>
                  <w:szCs w:val="22"/>
                  <w:lang w:val="sv-SE"/>
                </w:rPr>
                <w:t>Hifadhini 190 na namba ya mwenyekiti, na wekeni tochi na maji tayari, ili msaada uitwe na kaya iweze kukaa usiku bila umeme.</w:t>
              </w:r>
            </w:ins>
            <w:del w:id="300" w:author="Bonephace Kaijage" w:date="2026-10-14T06:11:00Z" w16du:dateUtc="2026-10-14T04:11:00Z">
              <w:r w:rsidR="00275313" w:rsidRPr="00997D17" w:rsidDel="00FE0A4D">
                <w:rPr>
                  <w:sz w:val="22"/>
                  <w:szCs w:val="22"/>
                  <w:lang w:val="sv-SE"/>
                </w:rPr>
                <w:delText>Hifadhi 190 na namba ya mwenyekiti. Weka tochi na maji.</w:delText>
              </w:r>
            </w:del>
          </w:p>
          <w:p w14:paraId="5C0CC4CE" w14:textId="49F291B3" w:rsidR="0055281C" w:rsidRPr="00997D17" w:rsidRDefault="00FE0A4D" w:rsidP="00034217">
            <w:pPr>
              <w:pStyle w:val="ListBullet"/>
              <w:rPr>
                <w:sz w:val="22"/>
                <w:szCs w:val="22"/>
                <w:lang w:val="sv-SE"/>
              </w:rPr>
            </w:pPr>
            <w:ins w:id="301" w:author="Bonephace Kaijage" w:date="2026-10-14T06:11:00Z" w16du:dateUtc="2026-10-14T04:11:00Z">
              <w:r>
                <w:rPr>
                  <w:sz w:val="22"/>
                  <w:szCs w:val="22"/>
                  <w:lang w:val="sv-SE"/>
                </w:rPr>
                <w:t>Subirini badala ya kuvuka maji barabarani: yanaweza kumchukua mtu au gari. Washeni taa, punguzeni mwendo.</w:t>
              </w:r>
            </w:ins>
            <w:del w:id="302" w:author="Bonephace Kaijage" w:date="2026-10-14T06:11:00Z" w16du:dateUtc="2026-10-14T04:11:00Z">
              <w:r w:rsidR="00275313" w:rsidRPr="00997D17" w:rsidDel="00FE0A4D">
                <w:rPr>
                  <w:sz w:val="22"/>
                  <w:szCs w:val="22"/>
                  <w:lang w:val="sv-SE"/>
                </w:rPr>
                <w:delText>Usivuke maji barabarani. Washa taa, punguza mwendo.</w:delText>
              </w:r>
            </w:del>
          </w:p>
          <w:p w14:paraId="1FD381D4" w14:textId="60D33701" w:rsidR="002066E7" w:rsidRPr="00997D17" w:rsidRDefault="002066E7" w:rsidP="0055281C">
            <w:pPr>
              <w:pStyle w:val="ListParagraph"/>
              <w:rPr>
                <w:sz w:val="22"/>
                <w:szCs w:val="22"/>
                <w:lang w:val="sv-SE"/>
              </w:rPr>
            </w:pPr>
          </w:p>
        </w:tc>
      </w:tr>
      <w:tr w:rsidR="002066E7" w:rsidRPr="000343A2" w14:paraId="0DEDA21B" w14:textId="77777777" w:rsidTr="002066E7">
        <w:tc>
          <w:tcPr>
            <w:tcW w:w="2278" w:type="dxa"/>
          </w:tcPr>
          <w:p w14:paraId="552731B8" w14:textId="77777777" w:rsidR="0055281C" w:rsidRPr="001D64D9" w:rsidRDefault="0055281C" w:rsidP="0055281C">
            <w:pPr>
              <w:pStyle w:val="ListParagraph"/>
              <w:rPr>
                <w:sz w:val="22"/>
                <w:szCs w:val="22"/>
              </w:rPr>
            </w:pPr>
            <w:r w:rsidRPr="001D64D9">
              <w:rPr>
                <w:sz w:val="22"/>
                <w:szCs w:val="22"/>
              </w:rPr>
              <w:lastRenderedPageBreak/>
              <w:t>Ondoa taka kwenye mitaro na njia za maji kuzunguka makazi.</w:t>
            </w:r>
          </w:p>
          <w:p w14:paraId="11946E51"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0A944710" w14:textId="54746D5D"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lastRenderedPageBreak/>
              <w:t>Usivuke maji yanayotiririka barabarani.</w:t>
            </w:r>
          </w:p>
          <w:p w14:paraId="78C8D8E5" w14:textId="5FE90C93" w:rsidR="002066E7" w:rsidRPr="00997D17" w:rsidRDefault="002066E7" w:rsidP="00FE4152">
            <w:pPr>
              <w:pStyle w:val="ListParagraph"/>
              <w:rPr>
                <w:sz w:val="22"/>
                <w:szCs w:val="22"/>
              </w:rPr>
            </w:pPr>
          </w:p>
        </w:tc>
        <w:tc>
          <w:tcPr>
            <w:tcW w:w="2278" w:type="dxa"/>
          </w:tcPr>
          <w:p w14:paraId="4C35CD84" w14:textId="0F0D0320"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471A1266" w14:textId="47050D42" w:rsidR="002066E7" w:rsidRPr="00997D17" w:rsidRDefault="008C6B60" w:rsidP="00FE4152">
            <w:pPr>
              <w:pStyle w:val="ListParagraph"/>
              <w:rPr>
                <w:sz w:val="22"/>
                <w:szCs w:val="22"/>
              </w:rPr>
            </w:pPr>
            <w:r w:rsidRPr="00997D17">
              <w:rPr>
                <w:sz w:val="22"/>
                <w:szCs w:val="22"/>
              </w:rPr>
              <w:t xml:space="preserve">heavy rain and landslides on the Ngorongoro highlands, valley floods, strong winds, and a short dry season. Roads, water points or houses at the named sites are </w:t>
            </w:r>
            <w:r w:rsidRPr="00997D17">
              <w:rPr>
                <w:sz w:val="22"/>
                <w:szCs w:val="22"/>
              </w:rPr>
              <w:lastRenderedPageBreak/>
              <w:t>now affected. Some journeys and classes are disrupted.</w:t>
            </w:r>
          </w:p>
        </w:tc>
        <w:tc>
          <w:tcPr>
            <w:tcW w:w="2278" w:type="dxa"/>
          </w:tcPr>
          <w:p w14:paraId="4E40BDE7" w14:textId="05B36315"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6897E148" w14:textId="4D960F0E" w:rsidR="0055281C" w:rsidRPr="00997D17" w:rsidRDefault="00275313" w:rsidP="00034217">
            <w:pPr>
              <w:pStyle w:val="ListBullet"/>
              <w:rPr>
                <w:sz w:val="22"/>
                <w:szCs w:val="22"/>
              </w:rPr>
            </w:pPr>
            <w:r w:rsidRPr="00997D17">
              <w:rPr>
                <w:sz w:val="22"/>
                <w:szCs w:val="22"/>
              </w:rPr>
              <w:t>Move households off Ngorongoro highlands to the ward assembly point.</w:t>
            </w:r>
          </w:p>
          <w:p w14:paraId="19684DFC" w14:textId="0C8EA55A" w:rsidR="0055281C" w:rsidRPr="00997D17" w:rsidRDefault="00275313" w:rsidP="00034217">
            <w:pPr>
              <w:pStyle w:val="ListBullet"/>
              <w:rPr>
                <w:sz w:val="22"/>
                <w:szCs w:val="22"/>
              </w:rPr>
            </w:pPr>
            <w:r w:rsidRPr="00997D17">
              <w:rPr>
                <w:sz w:val="22"/>
                <w:szCs w:val="22"/>
              </w:rPr>
              <w:t xml:space="preserve">Close and mark the flooded road or bridge at Ngorongoro </w:t>
            </w:r>
            <w:r w:rsidRPr="00997D17">
              <w:rPr>
                <w:sz w:val="22"/>
                <w:szCs w:val="22"/>
              </w:rPr>
              <w:lastRenderedPageBreak/>
              <w:t>highlands. Divert traffic.</w:t>
            </w:r>
          </w:p>
          <w:p w14:paraId="222F834D" w14:textId="34B27444" w:rsidR="0055281C" w:rsidRPr="00997D17" w:rsidRDefault="00FE0A4D" w:rsidP="00034217">
            <w:pPr>
              <w:pStyle w:val="ListBullet"/>
              <w:rPr>
                <w:sz w:val="22"/>
                <w:szCs w:val="22"/>
              </w:rPr>
            </w:pPr>
            <w:ins w:id="303" w:author="Bonephace Kaijage" w:date="2026-10-14T06:11:00Z" w16du:dateUtc="2026-10-14T04:11:00Z">
              <w:r>
                <w:rPr>
                  <w:sz w:val="22"/>
                  <w:szCs w:val="22"/>
                </w:rPr>
                <w:t>Check that school children, older people and anyone with a disability are accounted for before dark, so that no one is searched for in the night.</w:t>
              </w:r>
            </w:ins>
            <w:del w:id="304" w:author="Bonephace Kaijage" w:date="2026-10-14T06:11:00Z" w16du:dateUtc="2026-10-14T04:11:00Z">
              <w:r w:rsidR="00275313" w:rsidRPr="00997D17" w:rsidDel="00FE0A4D">
                <w:rPr>
                  <w:sz w:val="22"/>
                  <w:szCs w:val="22"/>
                </w:rPr>
                <w:delText>Account for school children and older people before dark.</w:delText>
              </w:r>
            </w:del>
          </w:p>
          <w:p w14:paraId="24C22182" w14:textId="0263370B" w:rsidR="002066E7" w:rsidRPr="00997D17" w:rsidRDefault="00FE0A4D" w:rsidP="00034217">
            <w:pPr>
              <w:pStyle w:val="ListBullet"/>
              <w:rPr>
                <w:sz w:val="22"/>
                <w:szCs w:val="22"/>
              </w:rPr>
            </w:pPr>
            <w:ins w:id="305" w:author="Bonephace Kaijage" w:date="2026-10-14T06:13:00Z" w16du:dateUtc="2026-10-14T04:13:00Z">
              <w:r>
                <w:rPr>
                  <w:sz w:val="22"/>
                  <w:szCs w:val="22"/>
                </w:rPr>
                <w:t>Boil or treat drinking water, because floods carry waste into wells; tell the clinic early if anyone has diarrhoea.</w:t>
              </w:r>
            </w:ins>
            <w:del w:id="306"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1D3236F0" w14:textId="73551B00" w:rsidR="0055281C" w:rsidRPr="00997D17" w:rsidRDefault="00275313" w:rsidP="00034217">
            <w:pPr>
              <w:pStyle w:val="ListBullet"/>
              <w:rPr>
                <w:sz w:val="22"/>
                <w:szCs w:val="22"/>
              </w:rPr>
            </w:pPr>
            <w:r w:rsidRPr="00997D17">
              <w:rPr>
                <w:sz w:val="22"/>
                <w:szCs w:val="22"/>
              </w:rPr>
              <w:lastRenderedPageBreak/>
              <w:t>Hamisha kaya za eneo hili kwenda kituoni.</w:t>
            </w:r>
          </w:p>
          <w:p w14:paraId="4718C192" w14:textId="60D47A92" w:rsidR="0055281C" w:rsidRPr="00997D17" w:rsidRDefault="00275313" w:rsidP="00034217">
            <w:pPr>
              <w:pStyle w:val="ListBullet"/>
              <w:rPr>
                <w:sz w:val="22"/>
                <w:szCs w:val="22"/>
                <w:lang w:val="sv-SE"/>
              </w:rPr>
            </w:pPr>
            <w:r w:rsidRPr="00997D17">
              <w:rPr>
                <w:sz w:val="22"/>
                <w:szCs w:val="22"/>
                <w:lang w:val="sv-SE"/>
              </w:rPr>
              <w:t>Funga barabara au daraja. Elekeza magari.</w:t>
            </w:r>
          </w:p>
          <w:p w14:paraId="1B1CB07B" w14:textId="0E194E31"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05315804" w14:textId="5E250A93" w:rsidR="0055281C" w:rsidRPr="00997D17" w:rsidRDefault="00275313" w:rsidP="00034217">
            <w:pPr>
              <w:pStyle w:val="ListBullet"/>
              <w:rPr>
                <w:sz w:val="22"/>
                <w:szCs w:val="22"/>
                <w:lang w:val="sv-SE"/>
              </w:rPr>
            </w:pPr>
            <w:r w:rsidRPr="00997D17">
              <w:rPr>
                <w:sz w:val="22"/>
                <w:szCs w:val="22"/>
                <w:lang w:val="sv-SE"/>
              </w:rPr>
              <w:lastRenderedPageBreak/>
              <w:t>Chemsha maji. Kliniki iangalie kuhara.</w:t>
            </w:r>
          </w:p>
          <w:p w14:paraId="468C42DB" w14:textId="529C4CA7" w:rsidR="002066E7" w:rsidRPr="00997D17" w:rsidRDefault="002066E7" w:rsidP="0055281C">
            <w:pPr>
              <w:pStyle w:val="ListParagraph"/>
              <w:rPr>
                <w:sz w:val="22"/>
                <w:szCs w:val="22"/>
                <w:lang w:val="sv-SE"/>
              </w:rPr>
            </w:pPr>
          </w:p>
        </w:tc>
      </w:tr>
      <w:tr w:rsidR="002066E7" w:rsidRPr="00997D17" w14:paraId="7D685786" w14:textId="77777777" w:rsidTr="002066E7">
        <w:tc>
          <w:tcPr>
            <w:tcW w:w="2278" w:type="dxa"/>
          </w:tcPr>
          <w:p w14:paraId="2EE27962"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45293F6D" w14:textId="13BF5114" w:rsidR="0055281C" w:rsidRPr="00FE0A4D" w:rsidRDefault="00FE0A4D" w:rsidP="0055281C">
            <w:pPr>
              <w:pStyle w:val="ListParagraph"/>
              <w:rPr>
                <w:sz w:val="22"/>
                <w:szCs w:val="22"/>
                <w:lang w:val="sv-SE"/>
                <w:rPrChange w:id="307" w:author="Bonephace Kaijage" w:date="2026-10-14T06:29:00Z" w16du:dateUtc="2026-10-14T04:29:00Z">
                  <w:rPr>
                    <w:sz w:val="22"/>
                    <w:szCs w:val="22"/>
                  </w:rPr>
                </w:rPrChange>
              </w:rPr>
            </w:pPr>
            <w:ins w:id="308" w:author="Bonephace Kaijage" w:date="2026-10-14T06:14:00Z" w16du:dateUtc="2026-10-14T04:14:00Z">
              <w:r w:rsidRPr="00FE0A4D">
                <w:rPr>
                  <w:sz w:val="22"/>
                  <w:szCs w:val="22"/>
                  <w:lang w:val="sv-SE"/>
                  <w:rPrChange w:id="309" w:author="Bonephace Kaijage" w:date="2026-10-14T06:29:00Z" w16du:dateUtc="2026-10-14T04:29:00Z">
                    <w:rPr>
                      <w:sz w:val="22"/>
                      <w:szCs w:val="22"/>
                    </w:rPr>
                  </w:rPrChange>
                </w:rPr>
                <w:t>Hakikisheni watoto, wazee na watu wenye ulemavu wote wako salama na wana mtu wa kuwasaidia.</w:t>
              </w:r>
            </w:ins>
            <w:del w:id="310" w:author="Bonephace Kaijage" w:date="2026-10-14T06:14:00Z" w16du:dateUtc="2026-10-14T04:14:00Z">
              <w:r w:rsidR="0055281C" w:rsidRPr="00FE0A4D" w:rsidDel="00FE0A4D">
                <w:rPr>
                  <w:sz w:val="22"/>
                  <w:szCs w:val="22"/>
                  <w:lang w:val="sv-SE"/>
                  <w:rPrChange w:id="311" w:author="Bonephace Kaijage" w:date="2026-10-14T06:29:00Z" w16du:dateUtc="2026-10-14T04:29:00Z">
                    <w:rPr>
                      <w:sz w:val="22"/>
                      <w:szCs w:val="22"/>
                    </w:rPr>
                  </w:rPrChange>
                </w:rPr>
                <w:delText>Hakiki watoto, wazee na watu wenye ulemavu.</w:delText>
              </w:r>
            </w:del>
          </w:p>
          <w:p w14:paraId="1B117911" w14:textId="54EDE2F9" w:rsidR="0055281C" w:rsidRPr="00FE0A4D" w:rsidRDefault="0055281C" w:rsidP="0055281C">
            <w:pPr>
              <w:pStyle w:val="ListParagraph"/>
              <w:rPr>
                <w:sz w:val="22"/>
                <w:szCs w:val="22"/>
                <w:lang w:val="sv-SE"/>
                <w:rPrChange w:id="312" w:author="Bonephace Kaijage" w:date="2026-10-14T06:29:00Z" w16du:dateUtc="2026-10-14T04:29:00Z">
                  <w:rPr>
                    <w:sz w:val="22"/>
                    <w:szCs w:val="22"/>
                  </w:rPr>
                </w:rPrChange>
              </w:rPr>
            </w:pPr>
            <w:r w:rsidRPr="00FE0A4D">
              <w:rPr>
                <w:sz w:val="22"/>
                <w:szCs w:val="22"/>
                <w:lang w:val="sv-SE"/>
                <w:rPrChange w:id="313" w:author="Bonephace Kaijage" w:date="2026-10-14T06:29:00Z" w16du:dateUtc="2026-10-14T04:29:00Z">
                  <w:rPr>
                    <w:sz w:val="22"/>
                    <w:szCs w:val="22"/>
                  </w:rPr>
                </w:rPrChange>
              </w:rPr>
              <w:t>Chanzo cha maji kikiathirika, chemsha au tibu maji ya kunywa.</w:t>
            </w:r>
          </w:p>
          <w:p w14:paraId="7070916A" w14:textId="2730ED6F" w:rsidR="002066E7" w:rsidRPr="00FE0A4D" w:rsidRDefault="002066E7" w:rsidP="00FE4152">
            <w:pPr>
              <w:pStyle w:val="ListParagraph"/>
              <w:rPr>
                <w:sz w:val="22"/>
                <w:szCs w:val="22"/>
                <w:lang w:val="sv-SE"/>
                <w:rPrChange w:id="314" w:author="Bonephace Kaijage" w:date="2026-10-14T06:29:00Z" w16du:dateUtc="2026-10-14T04:29:00Z">
                  <w:rPr>
                    <w:sz w:val="22"/>
                    <w:szCs w:val="22"/>
                  </w:rPr>
                </w:rPrChange>
              </w:rPr>
            </w:pPr>
          </w:p>
        </w:tc>
        <w:tc>
          <w:tcPr>
            <w:tcW w:w="2278" w:type="dxa"/>
          </w:tcPr>
          <w:p w14:paraId="298784C6" w14:textId="5368FCAB"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EFD5DBF" w14:textId="40F644D7" w:rsidR="002066E7" w:rsidRPr="00997D17" w:rsidRDefault="00FE0A4D" w:rsidP="00FE4152">
            <w:pPr>
              <w:pStyle w:val="ListParagraph"/>
              <w:rPr>
                <w:sz w:val="22"/>
                <w:szCs w:val="22"/>
              </w:rPr>
            </w:pPr>
            <w:ins w:id="315"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16"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9023C9B" w14:textId="2825BA7E" w:rsidR="002066E7" w:rsidRPr="00997D17" w:rsidRDefault="00FE0A4D" w:rsidP="00FE4152">
            <w:pPr>
              <w:pStyle w:val="ListParagraph"/>
              <w:rPr>
                <w:sz w:val="22"/>
                <w:szCs w:val="22"/>
              </w:rPr>
            </w:pPr>
            <w:ins w:id="31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1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887A57C" w14:textId="558B6087" w:rsidR="0055281C" w:rsidRPr="00997D17" w:rsidRDefault="00FE0A4D" w:rsidP="00034217">
            <w:pPr>
              <w:pStyle w:val="ListBullet"/>
              <w:rPr>
                <w:sz w:val="22"/>
                <w:szCs w:val="22"/>
              </w:rPr>
            </w:pPr>
            <w:ins w:id="319"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320"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5131254B" w14:textId="36A31DBC" w:rsidR="0055281C" w:rsidRPr="00997D17" w:rsidRDefault="00FE0A4D" w:rsidP="00034217">
            <w:pPr>
              <w:pStyle w:val="ListBullet"/>
              <w:rPr>
                <w:sz w:val="22"/>
                <w:szCs w:val="22"/>
              </w:rPr>
            </w:pPr>
            <w:ins w:id="321" w:author="Bonephace Kaijage" w:date="2026-10-14T06:19:00Z" w16du:dateUtc="2026-10-14T04:19:00Z">
              <w:r>
                <w:rPr>
                  <w:sz w:val="22"/>
                  <w:szCs w:val="22"/>
                </w:rPr>
                <w:t>Call 114 and 190, and keep the road to the sites named in Know Your Risk clear so that ambulances and rescue teams can reach people.</w:t>
              </w:r>
            </w:ins>
            <w:del w:id="322" w:author="Bonephace Kaijage" w:date="2026-10-14T06:19:00Z" w16du:dateUtc="2026-10-14T04:19:00Z">
              <w:r w:rsidR="00275313" w:rsidRPr="00997D17" w:rsidDel="00FE0A4D">
                <w:rPr>
                  <w:sz w:val="22"/>
                  <w:szCs w:val="22"/>
                </w:rPr>
                <w:delText>Call 114 and 190. Keep the road to the named sites clear for ambulances.</w:delText>
              </w:r>
            </w:del>
          </w:p>
          <w:p w14:paraId="7A2BD755" w14:textId="456C8872" w:rsidR="0055281C" w:rsidRPr="00997D17" w:rsidRDefault="00275313" w:rsidP="00034217">
            <w:pPr>
              <w:pStyle w:val="ListBullet"/>
              <w:rPr>
                <w:sz w:val="22"/>
                <w:szCs w:val="22"/>
              </w:rPr>
            </w:pPr>
            <w:r w:rsidRPr="00997D17">
              <w:rPr>
                <w:sz w:val="22"/>
                <w:szCs w:val="22"/>
              </w:rPr>
              <w:t xml:space="preserve">Open the shelter and register every </w:t>
            </w:r>
            <w:r w:rsidRPr="00997D17">
              <w:rPr>
                <w:sz w:val="22"/>
                <w:szCs w:val="22"/>
              </w:rPr>
              <w:lastRenderedPageBreak/>
              <w:t>household. Note who is missing.</w:t>
            </w:r>
          </w:p>
          <w:p w14:paraId="15DBE672" w14:textId="01C16245"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41E49956" w14:textId="240F2472" w:rsidR="0055281C"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012F91D7" w14:textId="3D47048C" w:rsidR="0055281C" w:rsidRPr="00997D17" w:rsidRDefault="00275313" w:rsidP="00034217">
            <w:pPr>
              <w:pStyle w:val="ListBullet"/>
              <w:rPr>
                <w:sz w:val="22"/>
                <w:szCs w:val="22"/>
                <w:lang w:val="sv-SE"/>
              </w:rPr>
            </w:pPr>
            <w:r w:rsidRPr="00997D17">
              <w:rPr>
                <w:sz w:val="22"/>
                <w:szCs w:val="22"/>
                <w:lang w:val="sv-SE"/>
              </w:rPr>
              <w:t>Piga 114 na 190. Acha barabara wazi.</w:t>
            </w:r>
          </w:p>
          <w:p w14:paraId="7067F1FD" w14:textId="0357C46D" w:rsidR="0055281C" w:rsidRPr="00997D17" w:rsidRDefault="00275313" w:rsidP="00034217">
            <w:pPr>
              <w:pStyle w:val="ListBullet"/>
              <w:rPr>
                <w:sz w:val="22"/>
                <w:szCs w:val="22"/>
                <w:lang w:val="sv-SE"/>
              </w:rPr>
            </w:pPr>
            <w:r w:rsidRPr="00997D17">
              <w:rPr>
                <w:sz w:val="22"/>
                <w:szCs w:val="22"/>
                <w:lang w:val="sv-SE"/>
              </w:rPr>
              <w:t>Sajili kila kaya. Andika aliyepotea.</w:t>
            </w:r>
          </w:p>
          <w:p w14:paraId="67FEA614" w14:textId="6C358C12" w:rsidR="0055281C" w:rsidRPr="00997D17" w:rsidRDefault="00275313" w:rsidP="00034217">
            <w:pPr>
              <w:pStyle w:val="ListBullet"/>
              <w:rPr>
                <w:sz w:val="22"/>
                <w:szCs w:val="22"/>
                <w:lang w:val="sv-SE"/>
              </w:rPr>
            </w:pPr>
            <w:r w:rsidRPr="00997D17">
              <w:rPr>
                <w:sz w:val="22"/>
                <w:szCs w:val="22"/>
                <w:lang w:val="sv-SE"/>
              </w:rPr>
              <w:t>Majeruhi kwanza, kisha kipindupindu.</w:t>
            </w:r>
          </w:p>
          <w:p w14:paraId="3024589D" w14:textId="5904E9D0" w:rsidR="002066E7" w:rsidRPr="00997D17" w:rsidRDefault="002066E7" w:rsidP="0055281C">
            <w:pPr>
              <w:pStyle w:val="ListParagraph"/>
              <w:rPr>
                <w:sz w:val="22"/>
                <w:szCs w:val="22"/>
                <w:lang w:val="sv-SE"/>
              </w:rPr>
            </w:pPr>
          </w:p>
        </w:tc>
      </w:tr>
      <w:tr w:rsidR="002066E7" w:rsidRPr="000343A2" w14:paraId="5FD26F2A" w14:textId="77777777" w:rsidTr="002066E7">
        <w:tc>
          <w:tcPr>
            <w:tcW w:w="2278" w:type="dxa"/>
          </w:tcPr>
          <w:p w14:paraId="7A6289B6"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343C7EB9"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5058CEF9" w14:textId="7D795EF3"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26F29D60" w14:textId="4240F08B" w:rsidR="002066E7" w:rsidRPr="00997D17" w:rsidRDefault="002066E7" w:rsidP="00FE4152">
            <w:pPr>
              <w:pStyle w:val="ListParagraph"/>
              <w:rPr>
                <w:sz w:val="22"/>
                <w:szCs w:val="22"/>
              </w:rPr>
            </w:pPr>
            <w:r w:rsidRPr="00997D17">
              <w:rPr>
                <w:sz w:val="22"/>
                <w:szCs w:val="22"/>
              </w:rPr>
              <w:t>Longido District Council</w:t>
            </w:r>
          </w:p>
        </w:tc>
        <w:tc>
          <w:tcPr>
            <w:tcW w:w="2278" w:type="dxa"/>
          </w:tcPr>
          <w:p w14:paraId="448C42B8" w14:textId="27BBA55C"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53E85453" w14:textId="30D7A863" w:rsidR="002066E7" w:rsidRPr="00997D17" w:rsidRDefault="008C6B60" w:rsidP="00FE4152">
            <w:pPr>
              <w:pStyle w:val="ListParagraph"/>
              <w:rPr>
                <w:sz w:val="22"/>
                <w:szCs w:val="22"/>
              </w:rPr>
            </w:pPr>
            <w:r w:rsidRPr="00997D17">
              <w:rPr>
                <w:sz w:val="22"/>
                <w:szCs w:val="22"/>
              </w:rPr>
              <w:t>drought and failed Vuli rains on the dry Maasai steppe, strong winds, wildfire, flash floods in rare storms, and human–wildlife conflict toward the Kenyan border. A few roads slippery, a few low homes wet, and lightning where storms build.</w:t>
            </w:r>
          </w:p>
        </w:tc>
        <w:tc>
          <w:tcPr>
            <w:tcW w:w="2278" w:type="dxa"/>
          </w:tcPr>
          <w:p w14:paraId="12F7D8EF" w14:textId="77055D39"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07F816B1" w14:textId="354B70CF" w:rsidR="0055281C" w:rsidRPr="00997D17" w:rsidRDefault="00275313" w:rsidP="00034217">
            <w:pPr>
              <w:pStyle w:val="ListBullet"/>
              <w:rPr>
                <w:sz w:val="22"/>
                <w:szCs w:val="22"/>
              </w:rPr>
            </w:pPr>
            <w:r w:rsidRPr="00997D17">
              <w:rPr>
                <w:sz w:val="22"/>
                <w:szCs w:val="22"/>
                <w:lang w:val="sv-SE"/>
              </w:rPr>
              <w:t xml:space="preserve">Warn villages beside dry Maasai steppe. </w:t>
            </w:r>
            <w:r w:rsidRPr="00997D17">
              <w:rPr>
                <w:sz w:val="22"/>
                <w:szCs w:val="22"/>
              </w:rPr>
              <w:t>Escort children at dawn and dusk.</w:t>
            </w:r>
          </w:p>
          <w:p w14:paraId="210126C8" w14:textId="14150610" w:rsidR="0055281C" w:rsidRPr="00997D17" w:rsidRDefault="00275313" w:rsidP="00034217">
            <w:pPr>
              <w:pStyle w:val="ListBullet"/>
              <w:rPr>
                <w:sz w:val="22"/>
                <w:szCs w:val="22"/>
              </w:rPr>
            </w:pPr>
            <w:r w:rsidRPr="00997D17">
              <w:rPr>
                <w:sz w:val="22"/>
                <w:szCs w:val="22"/>
              </w:rPr>
              <w:t>Keep livestock in the boma. Report tracks to the wildlife officer.</w:t>
            </w:r>
          </w:p>
          <w:p w14:paraId="344B3B2A" w14:textId="715F11DF" w:rsidR="0055281C" w:rsidRPr="00997D17" w:rsidRDefault="00275313" w:rsidP="00034217">
            <w:pPr>
              <w:pStyle w:val="ListBullet"/>
              <w:rPr>
                <w:sz w:val="22"/>
                <w:szCs w:val="22"/>
              </w:rPr>
            </w:pPr>
            <w:r w:rsidRPr="00997D17">
              <w:rPr>
                <w:sz w:val="22"/>
                <w:szCs w:val="22"/>
              </w:rPr>
              <w:t>Do not approach or crowd the animal. Save 190.</w:t>
            </w:r>
          </w:p>
          <w:p w14:paraId="494A0810" w14:textId="3EAC82D5" w:rsidR="002066E7" w:rsidRPr="00997D17" w:rsidRDefault="00275313" w:rsidP="00034217">
            <w:pPr>
              <w:pStyle w:val="ListBullet"/>
              <w:rPr>
                <w:sz w:val="22"/>
                <w:szCs w:val="22"/>
              </w:rPr>
            </w:pPr>
            <w:r w:rsidRPr="00997D17">
              <w:rPr>
                <w:sz w:val="22"/>
                <w:szCs w:val="22"/>
              </w:rPr>
              <w:t>Agree the indoor shelter now, before it is dark.</w:t>
            </w:r>
          </w:p>
        </w:tc>
        <w:tc>
          <w:tcPr>
            <w:tcW w:w="2279" w:type="dxa"/>
          </w:tcPr>
          <w:p w14:paraId="7897AB06" w14:textId="2DE08614" w:rsidR="0055281C" w:rsidRPr="00997D17" w:rsidRDefault="00275313" w:rsidP="00034217">
            <w:pPr>
              <w:pStyle w:val="ListBullet"/>
              <w:rPr>
                <w:sz w:val="22"/>
                <w:szCs w:val="22"/>
              </w:rPr>
            </w:pPr>
            <w:r w:rsidRPr="00997D17">
              <w:rPr>
                <w:sz w:val="22"/>
                <w:szCs w:val="22"/>
              </w:rPr>
              <w:t>Onya vijiji na wisindikize watoto.</w:t>
            </w:r>
          </w:p>
          <w:p w14:paraId="0ED20EB6" w14:textId="0B543317" w:rsidR="0055281C" w:rsidRPr="00997D17" w:rsidRDefault="00275313" w:rsidP="00034217">
            <w:pPr>
              <w:pStyle w:val="ListBullet"/>
              <w:rPr>
                <w:sz w:val="22"/>
                <w:szCs w:val="22"/>
              </w:rPr>
            </w:pPr>
            <w:r w:rsidRPr="00997D17">
              <w:rPr>
                <w:sz w:val="22"/>
                <w:szCs w:val="22"/>
              </w:rPr>
              <w:t>Weka mifugo zizini.</w:t>
            </w:r>
          </w:p>
          <w:p w14:paraId="7E731BB1" w14:textId="7020467F" w:rsidR="0055281C" w:rsidRPr="00997D17" w:rsidRDefault="00275313" w:rsidP="00034217">
            <w:pPr>
              <w:pStyle w:val="ListBullet"/>
              <w:rPr>
                <w:sz w:val="22"/>
                <w:szCs w:val="22"/>
              </w:rPr>
            </w:pPr>
            <w:r w:rsidRPr="00997D17">
              <w:rPr>
                <w:sz w:val="22"/>
                <w:szCs w:val="22"/>
              </w:rPr>
              <w:t>Usimkaribie mnyama. Hifadhi 190.</w:t>
            </w:r>
          </w:p>
          <w:p w14:paraId="36FAD7C6" w14:textId="4EDD6EBF" w:rsidR="0055281C" w:rsidRPr="00997D17" w:rsidRDefault="00275313" w:rsidP="00034217">
            <w:pPr>
              <w:pStyle w:val="ListBullet"/>
              <w:rPr>
                <w:sz w:val="22"/>
                <w:szCs w:val="22"/>
                <w:lang w:val="sv-SE"/>
              </w:rPr>
            </w:pPr>
            <w:r w:rsidRPr="00997D17">
              <w:rPr>
                <w:sz w:val="22"/>
                <w:szCs w:val="22"/>
                <w:lang w:val="sv-SE"/>
              </w:rPr>
              <w:t>Kubalianeni makazi ya ndani kabla ya giza.</w:t>
            </w:r>
          </w:p>
          <w:p w14:paraId="38243357" w14:textId="3C112EBB" w:rsidR="002066E7" w:rsidRPr="00997D17" w:rsidRDefault="002066E7" w:rsidP="0055281C">
            <w:pPr>
              <w:pStyle w:val="ListParagraph"/>
              <w:rPr>
                <w:sz w:val="22"/>
                <w:szCs w:val="22"/>
                <w:lang w:val="sv-SE"/>
              </w:rPr>
            </w:pPr>
          </w:p>
        </w:tc>
      </w:tr>
      <w:tr w:rsidR="002066E7" w:rsidRPr="00997D17" w14:paraId="757478B1" w14:textId="77777777" w:rsidTr="002066E7">
        <w:tc>
          <w:tcPr>
            <w:tcW w:w="2278" w:type="dxa"/>
          </w:tcPr>
          <w:p w14:paraId="04B3F62C" w14:textId="77777777" w:rsidR="0055281C" w:rsidRPr="00997D17" w:rsidRDefault="0055281C" w:rsidP="0055281C">
            <w:pPr>
              <w:pStyle w:val="ListParagraph"/>
              <w:rPr>
                <w:sz w:val="22"/>
                <w:szCs w:val="22"/>
                <w:lang w:val="sv-SE"/>
              </w:rPr>
            </w:pPr>
            <w:r w:rsidRPr="00997D17">
              <w:rPr>
                <w:sz w:val="22"/>
                <w:szCs w:val="22"/>
                <w:lang w:val="sv-SE"/>
              </w:rPr>
              <w:t>Ondoa taka kwenye mitaro na njia za maji kuzunguka makazi.</w:t>
            </w:r>
          </w:p>
          <w:p w14:paraId="1AC09921"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0ECD8D22" w14:textId="65161215"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26FF80F1" w14:textId="36F2770A" w:rsidR="002066E7" w:rsidRPr="00997D17" w:rsidRDefault="002066E7" w:rsidP="00FE4152">
            <w:pPr>
              <w:pStyle w:val="ListParagraph"/>
              <w:rPr>
                <w:sz w:val="22"/>
                <w:szCs w:val="22"/>
              </w:rPr>
            </w:pPr>
          </w:p>
        </w:tc>
        <w:tc>
          <w:tcPr>
            <w:tcW w:w="2278" w:type="dxa"/>
          </w:tcPr>
          <w:p w14:paraId="3302597F" w14:textId="789BC28C"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C301C99" w14:textId="6C797173" w:rsidR="002066E7" w:rsidRPr="00997D17" w:rsidRDefault="008C6B60" w:rsidP="00FE4152">
            <w:pPr>
              <w:pStyle w:val="ListParagraph"/>
              <w:rPr>
                <w:sz w:val="22"/>
                <w:szCs w:val="22"/>
              </w:rPr>
            </w:pPr>
            <w:r w:rsidRPr="00997D17">
              <w:rPr>
                <w:sz w:val="22"/>
                <w:szCs w:val="22"/>
              </w:rPr>
              <w:t>drought and failed Vuli rains on the dry Maasai steppe, strong winds, wildfire, flash floods in rare storms, and human–wildlife conflict toward the Kenyan border. Roads, water points or houses at the named sites are now affected. Some journeys and classes are disrupted.</w:t>
            </w:r>
          </w:p>
        </w:tc>
        <w:tc>
          <w:tcPr>
            <w:tcW w:w="2278" w:type="dxa"/>
          </w:tcPr>
          <w:p w14:paraId="5CC61403" w14:textId="11697CF5"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485430E" w14:textId="1B419DD2" w:rsidR="0055281C" w:rsidRPr="00997D17" w:rsidRDefault="00275313" w:rsidP="00034217">
            <w:pPr>
              <w:pStyle w:val="ListBullet"/>
              <w:rPr>
                <w:sz w:val="22"/>
                <w:szCs w:val="22"/>
              </w:rPr>
            </w:pPr>
            <w:r w:rsidRPr="00997D17">
              <w:rPr>
                <w:sz w:val="22"/>
                <w:szCs w:val="22"/>
              </w:rPr>
              <w:t>Move people indoors beside dry Maasai steppe. The ranger and ward officer take the village road.</w:t>
            </w:r>
          </w:p>
          <w:p w14:paraId="78D5BEE3" w14:textId="03AEAD40" w:rsidR="0055281C" w:rsidRPr="00997D17" w:rsidRDefault="00275313" w:rsidP="00034217">
            <w:pPr>
              <w:pStyle w:val="ListBullet"/>
              <w:rPr>
                <w:sz w:val="22"/>
                <w:szCs w:val="22"/>
              </w:rPr>
            </w:pPr>
            <w:r w:rsidRPr="00997D17">
              <w:rPr>
                <w:sz w:val="22"/>
                <w:szCs w:val="22"/>
              </w:rPr>
              <w:t>Do not drive the animal with a crowd.</w:t>
            </w:r>
          </w:p>
          <w:p w14:paraId="3ADE8808" w14:textId="2C19DF65" w:rsidR="0055281C" w:rsidRPr="00997D17" w:rsidRDefault="00275313" w:rsidP="00034217">
            <w:pPr>
              <w:pStyle w:val="ListBullet"/>
              <w:rPr>
                <w:sz w:val="22"/>
                <w:szCs w:val="22"/>
              </w:rPr>
            </w:pPr>
            <w:r w:rsidRPr="00997D17">
              <w:rPr>
                <w:sz w:val="22"/>
                <w:szCs w:val="22"/>
              </w:rPr>
              <w:t>Account for herders still in the pasture.</w:t>
            </w:r>
          </w:p>
          <w:p w14:paraId="35FAAFCD" w14:textId="322629F0" w:rsidR="002066E7" w:rsidRPr="00997D17" w:rsidRDefault="00275313" w:rsidP="00034217">
            <w:pPr>
              <w:pStyle w:val="ListBullet"/>
              <w:rPr>
                <w:sz w:val="22"/>
                <w:szCs w:val="22"/>
              </w:rPr>
            </w:pPr>
            <w:r w:rsidRPr="00997D17">
              <w:rPr>
                <w:sz w:val="22"/>
                <w:szCs w:val="22"/>
              </w:rPr>
              <w:t>Clinic ready for bites and crush injury.</w:t>
            </w:r>
          </w:p>
        </w:tc>
        <w:tc>
          <w:tcPr>
            <w:tcW w:w="2279" w:type="dxa"/>
          </w:tcPr>
          <w:p w14:paraId="1902AEF6" w14:textId="5E6CB7D1" w:rsidR="0055281C" w:rsidRPr="00997D17" w:rsidRDefault="00275313" w:rsidP="00034217">
            <w:pPr>
              <w:pStyle w:val="ListBullet"/>
              <w:rPr>
                <w:sz w:val="22"/>
                <w:szCs w:val="22"/>
              </w:rPr>
            </w:pPr>
            <w:r w:rsidRPr="00997D17">
              <w:rPr>
                <w:sz w:val="22"/>
                <w:szCs w:val="22"/>
              </w:rPr>
              <w:t>Waingize watu ndani.</w:t>
            </w:r>
          </w:p>
          <w:p w14:paraId="0F76CD26" w14:textId="79FCE8A1" w:rsidR="0055281C" w:rsidRPr="00997D17" w:rsidRDefault="00275313" w:rsidP="00034217">
            <w:pPr>
              <w:pStyle w:val="ListBullet"/>
              <w:rPr>
                <w:sz w:val="22"/>
                <w:szCs w:val="22"/>
                <w:lang w:val="sv-SE"/>
              </w:rPr>
            </w:pPr>
            <w:r w:rsidRPr="00997D17">
              <w:rPr>
                <w:sz w:val="22"/>
                <w:szCs w:val="22"/>
                <w:lang w:val="sv-SE"/>
              </w:rPr>
              <w:t>Usimfukuze mnyama na umati.</w:t>
            </w:r>
          </w:p>
          <w:p w14:paraId="65F5A1BA" w14:textId="0E6F8062" w:rsidR="0055281C" w:rsidRPr="00997D17" w:rsidRDefault="00275313" w:rsidP="00034217">
            <w:pPr>
              <w:pStyle w:val="ListBullet"/>
              <w:rPr>
                <w:sz w:val="22"/>
                <w:szCs w:val="22"/>
              </w:rPr>
            </w:pPr>
            <w:r w:rsidRPr="00997D17">
              <w:rPr>
                <w:sz w:val="22"/>
                <w:szCs w:val="22"/>
              </w:rPr>
              <w:t>Hakiki wafugaji malishoni.</w:t>
            </w:r>
          </w:p>
          <w:p w14:paraId="3CEBD63E" w14:textId="2BE88621" w:rsidR="0055281C" w:rsidRPr="00997D17" w:rsidRDefault="00275313" w:rsidP="00034217">
            <w:pPr>
              <w:pStyle w:val="ListBullet"/>
              <w:rPr>
                <w:sz w:val="22"/>
                <w:szCs w:val="22"/>
                <w:lang w:val="sv-SE"/>
              </w:rPr>
            </w:pPr>
            <w:r w:rsidRPr="00997D17">
              <w:rPr>
                <w:sz w:val="22"/>
                <w:szCs w:val="22"/>
                <w:lang w:val="sv-SE"/>
              </w:rPr>
              <w:t>Kliniki iwe tayari.</w:t>
            </w:r>
          </w:p>
          <w:p w14:paraId="6D3716D9" w14:textId="6492CB81" w:rsidR="002066E7" w:rsidRPr="00997D17" w:rsidRDefault="002066E7" w:rsidP="0055281C">
            <w:pPr>
              <w:pStyle w:val="ListParagraph"/>
              <w:rPr>
                <w:sz w:val="22"/>
                <w:szCs w:val="22"/>
                <w:lang w:val="sv-SE"/>
              </w:rPr>
            </w:pPr>
          </w:p>
        </w:tc>
      </w:tr>
      <w:tr w:rsidR="002066E7" w:rsidRPr="00997D17" w14:paraId="337696D0" w14:textId="77777777" w:rsidTr="002066E7">
        <w:tc>
          <w:tcPr>
            <w:tcW w:w="2278" w:type="dxa"/>
          </w:tcPr>
          <w:p w14:paraId="43ADB735"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1D74C6ED" w14:textId="74ED5AF1" w:rsidR="0055281C" w:rsidRPr="00FE0A4D" w:rsidRDefault="00FE0A4D" w:rsidP="0055281C">
            <w:pPr>
              <w:pStyle w:val="ListParagraph"/>
              <w:rPr>
                <w:sz w:val="22"/>
                <w:szCs w:val="22"/>
                <w:lang w:val="sv-SE"/>
                <w:rPrChange w:id="323" w:author="Bonephace Kaijage" w:date="2026-10-14T06:29:00Z" w16du:dateUtc="2026-10-14T04:29:00Z">
                  <w:rPr>
                    <w:sz w:val="22"/>
                    <w:szCs w:val="22"/>
                  </w:rPr>
                </w:rPrChange>
              </w:rPr>
            </w:pPr>
            <w:ins w:id="324" w:author="Bonephace Kaijage" w:date="2026-10-14T06:14:00Z" w16du:dateUtc="2026-10-14T04:14:00Z">
              <w:r w:rsidRPr="00FE0A4D">
                <w:rPr>
                  <w:sz w:val="22"/>
                  <w:szCs w:val="22"/>
                  <w:lang w:val="sv-SE"/>
                  <w:rPrChange w:id="325" w:author="Bonephace Kaijage" w:date="2026-10-14T06:29:00Z" w16du:dateUtc="2026-10-14T04:29:00Z">
                    <w:rPr>
                      <w:sz w:val="22"/>
                      <w:szCs w:val="22"/>
                    </w:rPr>
                  </w:rPrChange>
                </w:rPr>
                <w:t>Hakikisheni watoto, wazee na watu wenye ulemavu wote wako salama na wana mtu wa kuwasaidia.</w:t>
              </w:r>
            </w:ins>
            <w:del w:id="326" w:author="Bonephace Kaijage" w:date="2026-10-14T06:14:00Z" w16du:dateUtc="2026-10-14T04:14:00Z">
              <w:r w:rsidR="0055281C" w:rsidRPr="00FE0A4D" w:rsidDel="00FE0A4D">
                <w:rPr>
                  <w:sz w:val="22"/>
                  <w:szCs w:val="22"/>
                  <w:lang w:val="sv-SE"/>
                  <w:rPrChange w:id="327" w:author="Bonephace Kaijage" w:date="2026-10-14T06:29:00Z" w16du:dateUtc="2026-10-14T04:29:00Z">
                    <w:rPr>
                      <w:sz w:val="22"/>
                      <w:szCs w:val="22"/>
                    </w:rPr>
                  </w:rPrChange>
                </w:rPr>
                <w:delText>Hakiki watoto, wazee na watu wenye ulemavu.</w:delText>
              </w:r>
            </w:del>
          </w:p>
          <w:p w14:paraId="5E93C497" w14:textId="727F6C90" w:rsidR="0055281C" w:rsidRPr="00FE0A4D" w:rsidRDefault="0055281C" w:rsidP="0055281C">
            <w:pPr>
              <w:pStyle w:val="ListParagraph"/>
              <w:rPr>
                <w:sz w:val="22"/>
                <w:szCs w:val="22"/>
                <w:lang w:val="sv-SE"/>
                <w:rPrChange w:id="328" w:author="Bonephace Kaijage" w:date="2026-10-14T06:29:00Z" w16du:dateUtc="2026-10-14T04:29:00Z">
                  <w:rPr>
                    <w:sz w:val="22"/>
                    <w:szCs w:val="22"/>
                  </w:rPr>
                </w:rPrChange>
              </w:rPr>
            </w:pPr>
            <w:r w:rsidRPr="00FE0A4D">
              <w:rPr>
                <w:sz w:val="22"/>
                <w:szCs w:val="22"/>
                <w:lang w:val="sv-SE"/>
                <w:rPrChange w:id="329" w:author="Bonephace Kaijage" w:date="2026-10-14T06:29:00Z" w16du:dateUtc="2026-10-14T04:29:00Z">
                  <w:rPr>
                    <w:sz w:val="22"/>
                    <w:szCs w:val="22"/>
                  </w:rPr>
                </w:rPrChange>
              </w:rPr>
              <w:t>Chanzo cha maji kikiathirika, chemsha au tibu maji ya kunywa.</w:t>
            </w:r>
          </w:p>
          <w:p w14:paraId="104713DE" w14:textId="00C34752" w:rsidR="002066E7" w:rsidRPr="00FE0A4D" w:rsidRDefault="002066E7" w:rsidP="00FE4152">
            <w:pPr>
              <w:pStyle w:val="ListParagraph"/>
              <w:rPr>
                <w:sz w:val="22"/>
                <w:szCs w:val="22"/>
                <w:lang w:val="sv-SE"/>
                <w:rPrChange w:id="330" w:author="Bonephace Kaijage" w:date="2026-10-14T06:29:00Z" w16du:dateUtc="2026-10-14T04:29:00Z">
                  <w:rPr>
                    <w:sz w:val="22"/>
                    <w:szCs w:val="22"/>
                  </w:rPr>
                </w:rPrChange>
              </w:rPr>
            </w:pPr>
          </w:p>
        </w:tc>
        <w:tc>
          <w:tcPr>
            <w:tcW w:w="2278" w:type="dxa"/>
          </w:tcPr>
          <w:p w14:paraId="11D1DEFA" w14:textId="16FC9FBD"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3B63E08E" w14:textId="06971509" w:rsidR="002066E7" w:rsidRPr="00997D17" w:rsidRDefault="00FE0A4D" w:rsidP="00FE4152">
            <w:pPr>
              <w:pStyle w:val="ListParagraph"/>
              <w:rPr>
                <w:sz w:val="22"/>
                <w:szCs w:val="22"/>
              </w:rPr>
            </w:pPr>
            <w:ins w:id="331"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32"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1AA8939" w14:textId="5840D26E" w:rsidR="002066E7" w:rsidRPr="00997D17" w:rsidRDefault="00FE0A4D" w:rsidP="00FE4152">
            <w:pPr>
              <w:pStyle w:val="ListParagraph"/>
              <w:rPr>
                <w:sz w:val="22"/>
                <w:szCs w:val="22"/>
              </w:rPr>
            </w:pPr>
            <w:ins w:id="333"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3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38F1F9E" w14:textId="12399417" w:rsidR="0055281C" w:rsidRPr="00997D17" w:rsidRDefault="00FE0A4D" w:rsidP="00034217">
            <w:pPr>
              <w:pStyle w:val="ListBullet"/>
              <w:rPr>
                <w:sz w:val="22"/>
                <w:szCs w:val="22"/>
              </w:rPr>
            </w:pPr>
            <w:ins w:id="335"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336"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0277AA9B" w14:textId="6035A14E" w:rsidR="0055281C" w:rsidRPr="00997D17" w:rsidRDefault="00FE0A4D" w:rsidP="00034217">
            <w:pPr>
              <w:pStyle w:val="ListBullet"/>
              <w:rPr>
                <w:sz w:val="22"/>
                <w:szCs w:val="22"/>
              </w:rPr>
            </w:pPr>
            <w:ins w:id="337" w:author="Bonephace Kaijage" w:date="2026-10-14T06:19:00Z" w16du:dateUtc="2026-10-14T04:19:00Z">
              <w:r>
                <w:rPr>
                  <w:sz w:val="22"/>
                  <w:szCs w:val="22"/>
                </w:rPr>
                <w:t>Call 114 and 190, and keep the road to the sites named in Know Your Risk clear so that ambulances and rescue teams can reach people.</w:t>
              </w:r>
            </w:ins>
            <w:del w:id="338" w:author="Bonephace Kaijage" w:date="2026-10-14T06:19:00Z" w16du:dateUtc="2026-10-14T04:19:00Z">
              <w:r w:rsidR="00275313" w:rsidRPr="00997D17" w:rsidDel="00FE0A4D">
                <w:rPr>
                  <w:sz w:val="22"/>
                  <w:szCs w:val="22"/>
                </w:rPr>
                <w:delText>Call 114 and 190. Keep the road to the named sites clear for ambulances.</w:delText>
              </w:r>
            </w:del>
          </w:p>
          <w:p w14:paraId="4C667420" w14:textId="07BD6F0C" w:rsidR="0055281C" w:rsidRPr="00997D17" w:rsidRDefault="00275313" w:rsidP="00034217">
            <w:pPr>
              <w:pStyle w:val="ListBullet"/>
              <w:rPr>
                <w:sz w:val="22"/>
                <w:szCs w:val="22"/>
              </w:rPr>
            </w:pPr>
            <w:r w:rsidRPr="00997D17">
              <w:rPr>
                <w:sz w:val="22"/>
                <w:szCs w:val="22"/>
              </w:rPr>
              <w:t>Open the shelter and register every household. Note who is missing.</w:t>
            </w:r>
          </w:p>
          <w:p w14:paraId="065EF6D3" w14:textId="58B4ADFD"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02927099" w14:textId="2177AB0E" w:rsidR="0055281C" w:rsidRPr="00997D17" w:rsidRDefault="00275313" w:rsidP="00034217">
            <w:pPr>
              <w:pStyle w:val="ListBullet"/>
              <w:rPr>
                <w:sz w:val="22"/>
                <w:szCs w:val="22"/>
                <w:lang w:val="sv-SE"/>
              </w:rPr>
            </w:pPr>
            <w:r w:rsidRPr="00997D17">
              <w:rPr>
                <w:sz w:val="22"/>
                <w:szCs w:val="22"/>
                <w:lang w:val="sv-SE"/>
              </w:rPr>
              <w:t>Hamisha eneo hili sasa. Msirudi mpaka kamati iseme.</w:t>
            </w:r>
          </w:p>
          <w:p w14:paraId="37ACB40A" w14:textId="58DECF63" w:rsidR="0055281C" w:rsidRPr="00997D17" w:rsidRDefault="00275313" w:rsidP="00034217">
            <w:pPr>
              <w:pStyle w:val="ListBullet"/>
              <w:rPr>
                <w:sz w:val="22"/>
                <w:szCs w:val="22"/>
                <w:lang w:val="sv-SE"/>
              </w:rPr>
            </w:pPr>
            <w:r w:rsidRPr="00997D17">
              <w:rPr>
                <w:sz w:val="22"/>
                <w:szCs w:val="22"/>
                <w:lang w:val="sv-SE"/>
              </w:rPr>
              <w:t>Piga 114 na 190. Acha barabara wazi.</w:t>
            </w:r>
          </w:p>
          <w:p w14:paraId="64EAA614" w14:textId="473FA746" w:rsidR="0055281C" w:rsidRPr="00997D17" w:rsidRDefault="00275313" w:rsidP="00034217">
            <w:pPr>
              <w:pStyle w:val="ListBullet"/>
              <w:rPr>
                <w:sz w:val="22"/>
                <w:szCs w:val="22"/>
                <w:lang w:val="sv-SE"/>
              </w:rPr>
            </w:pPr>
            <w:r w:rsidRPr="00997D17">
              <w:rPr>
                <w:sz w:val="22"/>
                <w:szCs w:val="22"/>
                <w:lang w:val="sv-SE"/>
              </w:rPr>
              <w:t>Sajili kila kaya. Andika aliyepotea.</w:t>
            </w:r>
          </w:p>
          <w:p w14:paraId="277B912F" w14:textId="73814E90" w:rsidR="0055281C" w:rsidRPr="00997D17" w:rsidRDefault="00275313" w:rsidP="00034217">
            <w:pPr>
              <w:pStyle w:val="ListBullet"/>
              <w:rPr>
                <w:sz w:val="22"/>
                <w:szCs w:val="22"/>
                <w:lang w:val="sv-SE"/>
              </w:rPr>
            </w:pPr>
            <w:r w:rsidRPr="00997D17">
              <w:rPr>
                <w:sz w:val="22"/>
                <w:szCs w:val="22"/>
                <w:lang w:val="sv-SE"/>
              </w:rPr>
              <w:t>Majeruhi kwanza, kisha kipindupindu.</w:t>
            </w:r>
          </w:p>
          <w:p w14:paraId="042FA917" w14:textId="52E6B010" w:rsidR="002066E7" w:rsidRPr="00997D17" w:rsidRDefault="002066E7" w:rsidP="0055281C">
            <w:pPr>
              <w:pStyle w:val="ListParagraph"/>
              <w:rPr>
                <w:sz w:val="22"/>
                <w:szCs w:val="22"/>
                <w:lang w:val="sv-SE"/>
              </w:rPr>
            </w:pPr>
          </w:p>
        </w:tc>
      </w:tr>
      <w:tr w:rsidR="002066E7" w:rsidRPr="00997D17" w14:paraId="48783253" w14:textId="77777777" w:rsidTr="002066E7">
        <w:tc>
          <w:tcPr>
            <w:tcW w:w="2278" w:type="dxa"/>
          </w:tcPr>
          <w:p w14:paraId="3AC5E46C"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522DEB58"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32F81138" w14:textId="1BD1942B"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67846E5F" w14:textId="2A379FBE" w:rsidR="002066E7" w:rsidRPr="00997D17" w:rsidRDefault="002066E7" w:rsidP="00FE4152">
            <w:pPr>
              <w:pStyle w:val="ListParagraph"/>
              <w:rPr>
                <w:sz w:val="22"/>
                <w:szCs w:val="22"/>
              </w:rPr>
            </w:pPr>
            <w:r w:rsidRPr="00997D17">
              <w:rPr>
                <w:sz w:val="22"/>
                <w:szCs w:val="22"/>
              </w:rPr>
              <w:lastRenderedPageBreak/>
              <w:t>Meru District Council</w:t>
            </w:r>
          </w:p>
        </w:tc>
        <w:tc>
          <w:tcPr>
            <w:tcW w:w="2278" w:type="dxa"/>
          </w:tcPr>
          <w:p w14:paraId="5E8B3064" w14:textId="01150A6F" w:rsidR="002066E7" w:rsidRPr="00997D17" w:rsidRDefault="002066E7" w:rsidP="00FE4152">
            <w:pPr>
              <w:pStyle w:val="ListParagraph"/>
              <w:rPr>
                <w:sz w:val="22"/>
                <w:szCs w:val="22"/>
              </w:rPr>
            </w:pPr>
            <w:r w:rsidRPr="00997D17">
              <w:rPr>
                <w:sz w:val="22"/>
                <w:szCs w:val="22"/>
              </w:rPr>
              <w:lastRenderedPageBreak/>
              <w:t>Yellow / Njano — Level 1</w:t>
            </w:r>
          </w:p>
        </w:tc>
        <w:tc>
          <w:tcPr>
            <w:tcW w:w="2278" w:type="dxa"/>
          </w:tcPr>
          <w:p w14:paraId="1CCC4C2A" w14:textId="1E2BFD87" w:rsidR="002066E7" w:rsidRPr="00997D17" w:rsidRDefault="008C6B60" w:rsidP="00FE4152">
            <w:pPr>
              <w:pStyle w:val="ListParagraph"/>
              <w:rPr>
                <w:sz w:val="22"/>
                <w:szCs w:val="22"/>
              </w:rPr>
            </w:pPr>
            <w:r w:rsidRPr="00997D17">
              <w:rPr>
                <w:sz w:val="22"/>
                <w:szCs w:val="22"/>
              </w:rPr>
              <w:t>heavy rain and landslides on Mount Meru, flash floods in the Usa and Nduruma valleys, earthquake, and strong winds. A few roads slippery, a few low homes wet, and lightning where storms build.</w:t>
            </w:r>
          </w:p>
        </w:tc>
        <w:tc>
          <w:tcPr>
            <w:tcW w:w="2278" w:type="dxa"/>
          </w:tcPr>
          <w:p w14:paraId="6492A6F2" w14:textId="46AC9BC4"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72334403" w14:textId="599A2DB3" w:rsidR="0055281C" w:rsidRPr="00997D17" w:rsidRDefault="00FE0A4D" w:rsidP="00034217">
            <w:pPr>
              <w:pStyle w:val="ListBullet"/>
              <w:rPr>
                <w:sz w:val="22"/>
                <w:szCs w:val="22"/>
              </w:rPr>
            </w:pPr>
            <w:ins w:id="339" w:author="Bonephace Kaijage" w:date="2026-10-14T06:19:00Z" w16du:dateUtc="2026-10-14T04:19:00Z">
              <w:r>
                <w:rPr>
                  <w:sz w:val="22"/>
                  <w:szCs w:val="22"/>
                </w:rPr>
                <w:t>Before the rain, walk the sites named in Know Your Risk and clear the drains and culverts.</w:t>
              </w:r>
            </w:ins>
            <w:del w:id="340" w:author="Bonephace Kaijage" w:date="2026-10-14T06:19:00Z" w16du:dateUtc="2026-10-14T04:19:00Z">
              <w:r w:rsidR="00275313" w:rsidRPr="00997D17" w:rsidDel="00FE0A4D">
                <w:rPr>
                  <w:sz w:val="22"/>
                  <w:szCs w:val="22"/>
                </w:rPr>
                <w:delText>Before the rain, walk this site and clear the drains and culverts.</w:delText>
              </w:r>
            </w:del>
          </w:p>
          <w:p w14:paraId="2C4AC7F6" w14:textId="62AEEE89" w:rsidR="0055281C" w:rsidRPr="00997D17" w:rsidRDefault="00FE0A4D" w:rsidP="00034217">
            <w:pPr>
              <w:pStyle w:val="ListBullet"/>
              <w:rPr>
                <w:sz w:val="22"/>
                <w:szCs w:val="22"/>
              </w:rPr>
            </w:pPr>
            <w:ins w:id="341" w:author="Bonephace Kaijage" w:date="2026-10-14T06:17:00Z" w16du:dateUtc="2026-10-14T04:17:00Z">
              <w:r>
                <w:rPr>
                  <w:sz w:val="22"/>
                  <w:szCs w:val="22"/>
                </w:rPr>
                <w:t xml:space="preserve">Households along the sites named in Know Your Risk: keep food, documents and children above floor </w:t>
              </w:r>
              <w:r>
                <w:rPr>
                  <w:sz w:val="22"/>
                  <w:szCs w:val="22"/>
                </w:rPr>
                <w:lastRenderedPageBreak/>
                <w:t>level, because water here can enter houses with little warning.</w:t>
              </w:r>
            </w:ins>
            <w:del w:id="342" w:author="Bonephace Kaijage" w:date="2026-10-14T06:17:00Z" w16du:dateUtc="2026-10-14T04:17:00Z">
              <w:r w:rsidR="00275313" w:rsidRPr="00997D17" w:rsidDel="00FE0A4D">
                <w:rPr>
                  <w:sz w:val="22"/>
                  <w:szCs w:val="22"/>
                </w:rPr>
                <w:delText>Households along this site raise food, documents and children above the floor.</w:delText>
              </w:r>
            </w:del>
          </w:p>
          <w:p w14:paraId="056A0449" w14:textId="3B25FF73" w:rsidR="0055281C" w:rsidRPr="00997D17" w:rsidRDefault="00FE0A4D" w:rsidP="00034217">
            <w:pPr>
              <w:pStyle w:val="ListBullet"/>
              <w:rPr>
                <w:sz w:val="22"/>
                <w:szCs w:val="22"/>
              </w:rPr>
            </w:pPr>
            <w:ins w:id="343"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344" w:author="Bonephace Kaijage" w:date="2026-10-14T06:13:00Z" w16du:dateUtc="2026-10-14T04:13:00Z">
              <w:r w:rsidR="00275313" w:rsidRPr="00997D17" w:rsidDel="00FE0A4D">
                <w:rPr>
                  <w:sz w:val="22"/>
                  <w:szCs w:val="22"/>
                </w:rPr>
                <w:delText>Save 190 and the ward chair number. Keep a torch and drinking water.</w:delText>
              </w:r>
            </w:del>
          </w:p>
          <w:p w14:paraId="691B7AE3" w14:textId="1BF5CC5E" w:rsidR="002066E7" w:rsidRPr="00997D17" w:rsidRDefault="00FE0A4D" w:rsidP="00034217">
            <w:pPr>
              <w:pStyle w:val="ListBullet"/>
              <w:rPr>
                <w:sz w:val="22"/>
                <w:szCs w:val="22"/>
              </w:rPr>
            </w:pPr>
            <w:ins w:id="345" w:author="Bonephace Kaijage" w:date="2026-10-14T06:19:00Z" w16du:dateUtc="2026-10-14T04:19:00Z">
              <w:r>
                <w:rPr>
                  <w:sz w:val="22"/>
                  <w:szCs w:val="22"/>
                </w:rPr>
                <w:t>Do not drive or walk through water crossing the sites named in Know Your Risk. Headlights on, slow down.</w:t>
              </w:r>
            </w:ins>
            <w:del w:id="346" w:author="Bonephace Kaijage" w:date="2026-10-14T06:19:00Z" w16du:dateUtc="2026-10-14T04:19:00Z">
              <w:r w:rsidR="00275313" w:rsidRPr="00997D17" w:rsidDel="00FE0A4D">
                <w:rPr>
                  <w:sz w:val="22"/>
                  <w:szCs w:val="22"/>
                </w:rPr>
                <w:delText>Do not drive or walk through water crossing this site. Headlights on, slow down.</w:delText>
              </w:r>
            </w:del>
          </w:p>
        </w:tc>
        <w:tc>
          <w:tcPr>
            <w:tcW w:w="2279" w:type="dxa"/>
          </w:tcPr>
          <w:p w14:paraId="370BFD4B" w14:textId="3F28118F" w:rsidR="0055281C" w:rsidRPr="00997D17" w:rsidRDefault="00275313" w:rsidP="00034217">
            <w:pPr>
              <w:pStyle w:val="ListBullet"/>
              <w:rPr>
                <w:sz w:val="22"/>
                <w:szCs w:val="22"/>
                <w:lang w:val="sv-SE"/>
              </w:rPr>
            </w:pPr>
            <w:r w:rsidRPr="00997D17">
              <w:rPr>
                <w:sz w:val="22"/>
                <w:szCs w:val="22"/>
                <w:lang w:val="sv-SE"/>
              </w:rPr>
              <w:lastRenderedPageBreak/>
              <w:t>Kabla ya mvua, tembea eneo hili na usafishe mitaro.</w:t>
            </w:r>
          </w:p>
          <w:p w14:paraId="02AD6C84" w14:textId="1F8AF865" w:rsidR="0055281C" w:rsidRPr="00997D17" w:rsidRDefault="00FE0A4D" w:rsidP="00034217">
            <w:pPr>
              <w:pStyle w:val="ListBullet"/>
              <w:rPr>
                <w:sz w:val="22"/>
                <w:szCs w:val="22"/>
                <w:lang w:val="sv-SE"/>
              </w:rPr>
            </w:pPr>
            <w:ins w:id="347" w:author="Bonephace Kaijage" w:date="2026-10-14T06:17:00Z" w16du:dateUtc="2026-10-14T04:17:00Z">
              <w:r>
                <w:rPr>
                  <w:sz w:val="22"/>
                  <w:szCs w:val="22"/>
                  <w:lang w:val="sv-SE"/>
                </w:rPr>
                <w:t xml:space="preserve">Kaya za maeneo yaliyotajwa: wekeni chakula, nyaraka na watoto juu ya sakafu, kwa sababu maji hapa yanaweza </w:t>
              </w:r>
              <w:r>
                <w:rPr>
                  <w:sz w:val="22"/>
                  <w:szCs w:val="22"/>
                  <w:lang w:val="sv-SE"/>
                </w:rPr>
                <w:lastRenderedPageBreak/>
                <w:t>kuingia nyumbani bila taarifa.</w:t>
              </w:r>
            </w:ins>
            <w:del w:id="348" w:author="Bonephace Kaijage" w:date="2026-10-14T06:17:00Z" w16du:dateUtc="2026-10-14T04:17:00Z">
              <w:r w:rsidR="00275313" w:rsidRPr="00997D17" w:rsidDel="00FE0A4D">
                <w:rPr>
                  <w:sz w:val="22"/>
                  <w:szCs w:val="22"/>
                  <w:lang w:val="sv-SE"/>
                </w:rPr>
                <w:delText>Kaya za eneo hili zipandishe chakula, nyaraka na watoto.</w:delText>
              </w:r>
            </w:del>
          </w:p>
          <w:p w14:paraId="430FEC12" w14:textId="08280E68" w:rsidR="0055281C" w:rsidRPr="00997D17" w:rsidRDefault="00FE0A4D" w:rsidP="00034217">
            <w:pPr>
              <w:pStyle w:val="ListBullet"/>
              <w:rPr>
                <w:sz w:val="22"/>
                <w:szCs w:val="22"/>
                <w:lang w:val="sv-SE"/>
              </w:rPr>
            </w:pPr>
            <w:ins w:id="349" w:author="Bonephace Kaijage" w:date="2026-10-14T06:11:00Z" w16du:dateUtc="2026-10-14T04:11:00Z">
              <w:r>
                <w:rPr>
                  <w:sz w:val="22"/>
                  <w:szCs w:val="22"/>
                  <w:lang w:val="sv-SE"/>
                </w:rPr>
                <w:t>Hifadhini 190 na namba ya mwenyekiti, na wekeni tochi na maji tayari, ili msaada uitwe na kaya iweze kukaa usiku bila umeme.</w:t>
              </w:r>
            </w:ins>
            <w:del w:id="350" w:author="Bonephace Kaijage" w:date="2026-10-14T06:11:00Z" w16du:dateUtc="2026-10-14T04:11:00Z">
              <w:r w:rsidR="00275313" w:rsidRPr="00997D17" w:rsidDel="00FE0A4D">
                <w:rPr>
                  <w:sz w:val="22"/>
                  <w:szCs w:val="22"/>
                  <w:lang w:val="sv-SE"/>
                </w:rPr>
                <w:delText>Hifadhi 190 na namba ya mwenyekiti. Weka tochi na maji.</w:delText>
              </w:r>
            </w:del>
          </w:p>
          <w:p w14:paraId="6DFA0A94" w14:textId="13C28FBA" w:rsidR="0055281C" w:rsidRPr="00997D17" w:rsidRDefault="00FE0A4D" w:rsidP="00034217">
            <w:pPr>
              <w:pStyle w:val="ListBullet"/>
              <w:rPr>
                <w:sz w:val="22"/>
                <w:szCs w:val="22"/>
                <w:lang w:val="sv-SE"/>
              </w:rPr>
            </w:pPr>
            <w:ins w:id="351" w:author="Bonephace Kaijage" w:date="2026-10-14T06:11:00Z" w16du:dateUtc="2026-10-14T04:11:00Z">
              <w:r>
                <w:rPr>
                  <w:sz w:val="22"/>
                  <w:szCs w:val="22"/>
                  <w:lang w:val="sv-SE"/>
                </w:rPr>
                <w:t>Subirini badala ya kuvuka maji barabarani: yanaweza kumchukua mtu au gari. Washeni taa, punguzeni mwendo.</w:t>
              </w:r>
            </w:ins>
            <w:del w:id="352" w:author="Bonephace Kaijage" w:date="2026-10-14T06:11:00Z" w16du:dateUtc="2026-10-14T04:11:00Z">
              <w:r w:rsidR="00275313" w:rsidRPr="00997D17" w:rsidDel="00FE0A4D">
                <w:rPr>
                  <w:sz w:val="22"/>
                  <w:szCs w:val="22"/>
                  <w:lang w:val="sv-SE"/>
                </w:rPr>
                <w:delText>Usivuke maji barabarani. Washa taa, punguza mwendo.</w:delText>
              </w:r>
            </w:del>
          </w:p>
          <w:p w14:paraId="5E4642A9" w14:textId="09DAF7D3" w:rsidR="002066E7" w:rsidRPr="00997D17" w:rsidRDefault="002066E7" w:rsidP="0055281C">
            <w:pPr>
              <w:pStyle w:val="ListParagraph"/>
              <w:rPr>
                <w:sz w:val="22"/>
                <w:szCs w:val="22"/>
                <w:lang w:val="sv-SE"/>
              </w:rPr>
            </w:pPr>
          </w:p>
        </w:tc>
      </w:tr>
      <w:tr w:rsidR="002066E7" w:rsidRPr="000343A2" w14:paraId="7EF6E205" w14:textId="77777777" w:rsidTr="002066E7">
        <w:tc>
          <w:tcPr>
            <w:tcW w:w="2278" w:type="dxa"/>
          </w:tcPr>
          <w:p w14:paraId="637D07DC" w14:textId="77777777" w:rsidR="0055281C" w:rsidRPr="001D64D9" w:rsidRDefault="0055281C" w:rsidP="0055281C">
            <w:pPr>
              <w:pStyle w:val="ListParagraph"/>
              <w:rPr>
                <w:sz w:val="22"/>
                <w:szCs w:val="22"/>
              </w:rPr>
            </w:pPr>
            <w:r w:rsidRPr="001D64D9">
              <w:rPr>
                <w:sz w:val="22"/>
                <w:szCs w:val="22"/>
              </w:rPr>
              <w:lastRenderedPageBreak/>
              <w:t>Ondoa taka kwenye mitaro na njia za maji kuzunguka makazi.</w:t>
            </w:r>
          </w:p>
          <w:p w14:paraId="2013877D"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264B1962" w14:textId="6DF661D1"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462F6754" w14:textId="00610D62" w:rsidR="002066E7" w:rsidRPr="00997D17" w:rsidRDefault="002066E7" w:rsidP="00FE4152">
            <w:pPr>
              <w:pStyle w:val="ListParagraph"/>
              <w:rPr>
                <w:sz w:val="22"/>
                <w:szCs w:val="22"/>
              </w:rPr>
            </w:pPr>
          </w:p>
        </w:tc>
        <w:tc>
          <w:tcPr>
            <w:tcW w:w="2278" w:type="dxa"/>
          </w:tcPr>
          <w:p w14:paraId="239BDECE" w14:textId="0D40635D"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2DBF3DC8" w14:textId="17B41001" w:rsidR="002066E7" w:rsidRPr="00997D17" w:rsidRDefault="008C6B60" w:rsidP="00FE4152">
            <w:pPr>
              <w:pStyle w:val="ListParagraph"/>
              <w:rPr>
                <w:sz w:val="22"/>
                <w:szCs w:val="22"/>
              </w:rPr>
            </w:pPr>
            <w:r w:rsidRPr="00997D17">
              <w:rPr>
                <w:sz w:val="22"/>
                <w:szCs w:val="22"/>
              </w:rPr>
              <w:t>heavy rain and landslides on Mount Meru, flash floods in the Usa and Nduruma valleys, earthquake, and strong winds. Roads, water points or houses at the named sites are now affected. Some journeys and classes are disrupted.</w:t>
            </w:r>
          </w:p>
        </w:tc>
        <w:tc>
          <w:tcPr>
            <w:tcW w:w="2278" w:type="dxa"/>
          </w:tcPr>
          <w:p w14:paraId="1CB1FD4C" w14:textId="56468BDC"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85D7F6F" w14:textId="5D4C9B8C" w:rsidR="0055281C" w:rsidRPr="00997D17" w:rsidRDefault="00FE0A4D" w:rsidP="00034217">
            <w:pPr>
              <w:pStyle w:val="ListBullet"/>
              <w:rPr>
                <w:sz w:val="22"/>
                <w:szCs w:val="22"/>
              </w:rPr>
            </w:pPr>
            <w:ins w:id="353" w:author="Bonephace Kaijage" w:date="2026-10-14T06:19:00Z" w16du:dateUtc="2026-10-14T04:19:00Z">
              <w:r>
                <w:rPr>
                  <w:sz w:val="22"/>
                  <w:szCs w:val="22"/>
                </w:rPr>
                <w:t>Move households off the sites named in Know Your Risk to the ward assembly point.</w:t>
              </w:r>
            </w:ins>
            <w:del w:id="354" w:author="Bonephace Kaijage" w:date="2026-10-14T06:19:00Z" w16du:dateUtc="2026-10-14T04:19:00Z">
              <w:r w:rsidR="00275313" w:rsidRPr="00997D17" w:rsidDel="00FE0A4D">
                <w:rPr>
                  <w:sz w:val="22"/>
                  <w:szCs w:val="22"/>
                </w:rPr>
                <w:delText>Move households off the named sites are now affected to the ward assembly point.</w:delText>
              </w:r>
            </w:del>
          </w:p>
          <w:p w14:paraId="7F42D594" w14:textId="73DCB4E6" w:rsidR="0055281C" w:rsidRPr="00997D17" w:rsidRDefault="00FE0A4D" w:rsidP="00034217">
            <w:pPr>
              <w:pStyle w:val="ListBullet"/>
              <w:rPr>
                <w:sz w:val="22"/>
                <w:szCs w:val="22"/>
              </w:rPr>
            </w:pPr>
            <w:ins w:id="355" w:author="Bonephace Kaijage" w:date="2026-10-14T06:19:00Z" w16du:dateUtc="2026-10-14T04:19:00Z">
              <w:r>
                <w:rPr>
                  <w:sz w:val="22"/>
                  <w:szCs w:val="22"/>
                </w:rPr>
                <w:t>Close and mark the flooded road or bridge at the sites named in Know Your Risk. Divert traffic.</w:t>
              </w:r>
            </w:ins>
            <w:del w:id="356" w:author="Bonephace Kaijage" w:date="2026-10-14T06:19:00Z" w16du:dateUtc="2026-10-14T04:19:00Z">
              <w:r w:rsidR="00275313" w:rsidRPr="00997D17" w:rsidDel="00FE0A4D">
                <w:rPr>
                  <w:sz w:val="22"/>
                  <w:szCs w:val="22"/>
                </w:rPr>
                <w:delText>Close and mark the flooded road or bridge at the named sites are now affected. Divert traffic.</w:delText>
              </w:r>
            </w:del>
          </w:p>
          <w:p w14:paraId="06B45362" w14:textId="5A4345E1" w:rsidR="0055281C" w:rsidRPr="00997D17" w:rsidRDefault="00FE0A4D" w:rsidP="00034217">
            <w:pPr>
              <w:pStyle w:val="ListBullet"/>
              <w:rPr>
                <w:sz w:val="22"/>
                <w:szCs w:val="22"/>
              </w:rPr>
            </w:pPr>
            <w:ins w:id="357" w:author="Bonephace Kaijage" w:date="2026-10-14T06:11:00Z" w16du:dateUtc="2026-10-14T04:11:00Z">
              <w:r>
                <w:rPr>
                  <w:sz w:val="22"/>
                  <w:szCs w:val="22"/>
                </w:rPr>
                <w:t xml:space="preserve">Check that school children, older people and anyone with a disability are accounted for </w:t>
              </w:r>
              <w:r>
                <w:rPr>
                  <w:sz w:val="22"/>
                  <w:szCs w:val="22"/>
                </w:rPr>
                <w:lastRenderedPageBreak/>
                <w:t>before dark, so that no one is searched for in the night.</w:t>
              </w:r>
            </w:ins>
            <w:del w:id="358" w:author="Bonephace Kaijage" w:date="2026-10-14T06:11:00Z" w16du:dateUtc="2026-10-14T04:11:00Z">
              <w:r w:rsidR="00275313" w:rsidRPr="00997D17" w:rsidDel="00FE0A4D">
                <w:rPr>
                  <w:sz w:val="22"/>
                  <w:szCs w:val="22"/>
                </w:rPr>
                <w:delText>Account for school children and older people before dark.</w:delText>
              </w:r>
            </w:del>
          </w:p>
          <w:p w14:paraId="734F05B4" w14:textId="2868782E" w:rsidR="002066E7" w:rsidRPr="00997D17" w:rsidRDefault="00FE0A4D" w:rsidP="00034217">
            <w:pPr>
              <w:pStyle w:val="ListBullet"/>
              <w:rPr>
                <w:sz w:val="22"/>
                <w:szCs w:val="22"/>
              </w:rPr>
            </w:pPr>
            <w:ins w:id="359" w:author="Bonephace Kaijage" w:date="2026-10-14T06:13:00Z" w16du:dateUtc="2026-10-14T04:13:00Z">
              <w:r>
                <w:rPr>
                  <w:sz w:val="22"/>
                  <w:szCs w:val="22"/>
                </w:rPr>
                <w:t>Boil or treat drinking water, because floods carry waste into wells; tell the clinic early if anyone has diarrhoea.</w:t>
              </w:r>
            </w:ins>
            <w:del w:id="360"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49F13740" w14:textId="5679CC45" w:rsidR="0055281C" w:rsidRPr="00997D17" w:rsidRDefault="00275313" w:rsidP="00034217">
            <w:pPr>
              <w:pStyle w:val="ListBullet"/>
              <w:rPr>
                <w:sz w:val="22"/>
                <w:szCs w:val="22"/>
              </w:rPr>
            </w:pPr>
            <w:r w:rsidRPr="00997D17">
              <w:rPr>
                <w:sz w:val="22"/>
                <w:szCs w:val="22"/>
              </w:rPr>
              <w:lastRenderedPageBreak/>
              <w:t>Hamisha kaya za eneo hili kwenda kituoni.</w:t>
            </w:r>
          </w:p>
          <w:p w14:paraId="4FF86E05" w14:textId="6D09C322" w:rsidR="0055281C" w:rsidRPr="00997D17" w:rsidRDefault="00275313" w:rsidP="00034217">
            <w:pPr>
              <w:pStyle w:val="ListBullet"/>
              <w:rPr>
                <w:sz w:val="22"/>
                <w:szCs w:val="22"/>
                <w:lang w:val="sv-SE"/>
              </w:rPr>
            </w:pPr>
            <w:r w:rsidRPr="00997D17">
              <w:rPr>
                <w:sz w:val="22"/>
                <w:szCs w:val="22"/>
                <w:lang w:val="sv-SE"/>
              </w:rPr>
              <w:t>Funga barabara au daraja. Elekeza magari.</w:t>
            </w:r>
          </w:p>
          <w:p w14:paraId="4C48AEE8" w14:textId="6F7B659B"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1A5FC635" w14:textId="51F48DF5" w:rsidR="0055281C" w:rsidRPr="00997D17" w:rsidRDefault="00275313" w:rsidP="00034217">
            <w:pPr>
              <w:pStyle w:val="ListBullet"/>
              <w:rPr>
                <w:sz w:val="22"/>
                <w:szCs w:val="22"/>
                <w:lang w:val="sv-SE"/>
              </w:rPr>
            </w:pPr>
            <w:r w:rsidRPr="00997D17">
              <w:rPr>
                <w:sz w:val="22"/>
                <w:szCs w:val="22"/>
                <w:lang w:val="sv-SE"/>
              </w:rPr>
              <w:t>Chemsha maji. Kliniki iangalie kuhara.</w:t>
            </w:r>
          </w:p>
          <w:p w14:paraId="399AB3F7" w14:textId="72E2FFB5" w:rsidR="002066E7" w:rsidRPr="00997D17" w:rsidRDefault="002066E7" w:rsidP="0055281C">
            <w:pPr>
              <w:pStyle w:val="ListParagraph"/>
              <w:rPr>
                <w:sz w:val="22"/>
                <w:szCs w:val="22"/>
                <w:lang w:val="sv-SE"/>
              </w:rPr>
            </w:pPr>
          </w:p>
        </w:tc>
      </w:tr>
      <w:tr w:rsidR="002066E7" w:rsidRPr="00997D17" w14:paraId="15EB6DE4" w14:textId="77777777" w:rsidTr="002066E7">
        <w:tc>
          <w:tcPr>
            <w:tcW w:w="2278" w:type="dxa"/>
          </w:tcPr>
          <w:p w14:paraId="09F6F45F"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3E456B95" w14:textId="72BBB7DC" w:rsidR="0055281C" w:rsidRPr="00FE0A4D" w:rsidRDefault="00FE0A4D" w:rsidP="0055281C">
            <w:pPr>
              <w:pStyle w:val="ListParagraph"/>
              <w:rPr>
                <w:sz w:val="22"/>
                <w:szCs w:val="22"/>
                <w:lang w:val="sv-SE"/>
                <w:rPrChange w:id="361" w:author="Bonephace Kaijage" w:date="2026-10-14T06:29:00Z" w16du:dateUtc="2026-10-14T04:29:00Z">
                  <w:rPr>
                    <w:sz w:val="22"/>
                    <w:szCs w:val="22"/>
                  </w:rPr>
                </w:rPrChange>
              </w:rPr>
            </w:pPr>
            <w:ins w:id="362" w:author="Bonephace Kaijage" w:date="2026-10-14T06:14:00Z" w16du:dateUtc="2026-10-14T04:14:00Z">
              <w:r w:rsidRPr="00FE0A4D">
                <w:rPr>
                  <w:sz w:val="22"/>
                  <w:szCs w:val="22"/>
                  <w:lang w:val="sv-SE"/>
                  <w:rPrChange w:id="363" w:author="Bonephace Kaijage" w:date="2026-10-14T06:29:00Z" w16du:dateUtc="2026-10-14T04:29:00Z">
                    <w:rPr>
                      <w:sz w:val="22"/>
                      <w:szCs w:val="22"/>
                    </w:rPr>
                  </w:rPrChange>
                </w:rPr>
                <w:t>Hakikisheni watoto, wazee na watu wenye ulemavu wote wako salama na wana mtu wa kuwasaidia.</w:t>
              </w:r>
            </w:ins>
            <w:del w:id="364" w:author="Bonephace Kaijage" w:date="2026-10-14T06:14:00Z" w16du:dateUtc="2026-10-14T04:14:00Z">
              <w:r w:rsidR="0055281C" w:rsidRPr="00FE0A4D" w:rsidDel="00FE0A4D">
                <w:rPr>
                  <w:sz w:val="22"/>
                  <w:szCs w:val="22"/>
                  <w:lang w:val="sv-SE"/>
                  <w:rPrChange w:id="365" w:author="Bonephace Kaijage" w:date="2026-10-14T06:29:00Z" w16du:dateUtc="2026-10-14T04:29:00Z">
                    <w:rPr>
                      <w:sz w:val="22"/>
                      <w:szCs w:val="22"/>
                    </w:rPr>
                  </w:rPrChange>
                </w:rPr>
                <w:delText>Hakiki watoto, wazee na watu wenye ulemavu.</w:delText>
              </w:r>
            </w:del>
          </w:p>
          <w:p w14:paraId="78438948" w14:textId="24E69DEE" w:rsidR="0055281C" w:rsidRPr="00FE0A4D" w:rsidRDefault="0055281C" w:rsidP="0055281C">
            <w:pPr>
              <w:pStyle w:val="ListParagraph"/>
              <w:rPr>
                <w:sz w:val="22"/>
                <w:szCs w:val="22"/>
                <w:lang w:val="sv-SE"/>
                <w:rPrChange w:id="366" w:author="Bonephace Kaijage" w:date="2026-10-14T06:29:00Z" w16du:dateUtc="2026-10-14T04:29:00Z">
                  <w:rPr>
                    <w:sz w:val="22"/>
                    <w:szCs w:val="22"/>
                  </w:rPr>
                </w:rPrChange>
              </w:rPr>
            </w:pPr>
            <w:r w:rsidRPr="00FE0A4D">
              <w:rPr>
                <w:sz w:val="22"/>
                <w:szCs w:val="22"/>
                <w:lang w:val="sv-SE"/>
                <w:rPrChange w:id="367" w:author="Bonephace Kaijage" w:date="2026-10-14T06:29:00Z" w16du:dateUtc="2026-10-14T04:29:00Z">
                  <w:rPr>
                    <w:sz w:val="22"/>
                    <w:szCs w:val="22"/>
                  </w:rPr>
                </w:rPrChange>
              </w:rPr>
              <w:t>Chanzo cha maji kikiathirika, chemsha au tibu maji ya kunywa.</w:t>
            </w:r>
          </w:p>
          <w:p w14:paraId="6049CB1B" w14:textId="1C7CBBF6" w:rsidR="002066E7" w:rsidRPr="00FE0A4D" w:rsidRDefault="002066E7" w:rsidP="00FE4152">
            <w:pPr>
              <w:pStyle w:val="ListParagraph"/>
              <w:rPr>
                <w:sz w:val="22"/>
                <w:szCs w:val="22"/>
                <w:lang w:val="sv-SE"/>
                <w:rPrChange w:id="368" w:author="Bonephace Kaijage" w:date="2026-10-14T06:29:00Z" w16du:dateUtc="2026-10-14T04:29:00Z">
                  <w:rPr>
                    <w:sz w:val="22"/>
                    <w:szCs w:val="22"/>
                  </w:rPr>
                </w:rPrChange>
              </w:rPr>
            </w:pPr>
          </w:p>
        </w:tc>
        <w:tc>
          <w:tcPr>
            <w:tcW w:w="2278" w:type="dxa"/>
          </w:tcPr>
          <w:p w14:paraId="0A01BD3A" w14:textId="6E243536"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7FC51B8E" w14:textId="3AE0C300" w:rsidR="002066E7" w:rsidRPr="00997D17" w:rsidRDefault="00FE0A4D" w:rsidP="00FE4152">
            <w:pPr>
              <w:pStyle w:val="ListParagraph"/>
              <w:rPr>
                <w:sz w:val="22"/>
                <w:szCs w:val="22"/>
              </w:rPr>
            </w:pPr>
            <w:ins w:id="369"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70"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7BF0D59" w14:textId="0762B646" w:rsidR="002066E7" w:rsidRPr="00997D17" w:rsidRDefault="00FE0A4D" w:rsidP="00FE4152">
            <w:pPr>
              <w:pStyle w:val="ListParagraph"/>
              <w:rPr>
                <w:sz w:val="22"/>
                <w:szCs w:val="22"/>
              </w:rPr>
            </w:pPr>
            <w:ins w:id="371"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7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A010303" w14:textId="16DB55B2" w:rsidR="0055281C" w:rsidRPr="00997D17" w:rsidRDefault="00FE0A4D" w:rsidP="00034217">
            <w:pPr>
              <w:pStyle w:val="ListBullet"/>
              <w:rPr>
                <w:sz w:val="22"/>
                <w:szCs w:val="22"/>
              </w:rPr>
            </w:pPr>
            <w:ins w:id="373"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374"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0FB6EE7B" w14:textId="0016276B" w:rsidR="0055281C" w:rsidRPr="00997D17" w:rsidRDefault="00FE0A4D" w:rsidP="00034217">
            <w:pPr>
              <w:pStyle w:val="ListBullet"/>
              <w:rPr>
                <w:sz w:val="22"/>
                <w:szCs w:val="22"/>
              </w:rPr>
            </w:pPr>
            <w:ins w:id="375" w:author="Bonephace Kaijage" w:date="2026-10-14T06:19:00Z" w16du:dateUtc="2026-10-14T04:19:00Z">
              <w:r>
                <w:rPr>
                  <w:sz w:val="22"/>
                  <w:szCs w:val="22"/>
                </w:rPr>
                <w:t>Call 114 and 190, and keep the road to the sites named in Know Your Risk clear so that ambulances and rescue teams can reach people.</w:t>
              </w:r>
            </w:ins>
            <w:del w:id="376" w:author="Bonephace Kaijage" w:date="2026-10-14T06:19:00Z" w16du:dateUtc="2026-10-14T04:19:00Z">
              <w:r w:rsidR="00275313" w:rsidRPr="00997D17" w:rsidDel="00FE0A4D">
                <w:rPr>
                  <w:sz w:val="22"/>
                  <w:szCs w:val="22"/>
                </w:rPr>
                <w:delText>Call 114 and 190. Keep the road to the named sites clear for ambulances.</w:delText>
              </w:r>
            </w:del>
          </w:p>
          <w:p w14:paraId="5B32C337" w14:textId="0E1538A4" w:rsidR="0055281C" w:rsidRPr="00997D17" w:rsidRDefault="00275313" w:rsidP="00034217">
            <w:pPr>
              <w:pStyle w:val="ListBullet"/>
              <w:rPr>
                <w:sz w:val="22"/>
                <w:szCs w:val="22"/>
              </w:rPr>
            </w:pPr>
            <w:r w:rsidRPr="00997D17">
              <w:rPr>
                <w:sz w:val="22"/>
                <w:szCs w:val="22"/>
              </w:rPr>
              <w:t>Open the shelter and register every household. Note who is missing.</w:t>
            </w:r>
          </w:p>
          <w:p w14:paraId="076FE56E" w14:textId="01752A24"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46FD6B8D" w14:textId="1B280C8E" w:rsidR="0055281C" w:rsidRPr="00997D17" w:rsidRDefault="00275313" w:rsidP="00034217">
            <w:pPr>
              <w:pStyle w:val="ListBullet"/>
              <w:rPr>
                <w:sz w:val="22"/>
                <w:szCs w:val="22"/>
                <w:lang w:val="sv-SE"/>
              </w:rPr>
            </w:pPr>
            <w:r w:rsidRPr="00997D17">
              <w:rPr>
                <w:sz w:val="22"/>
                <w:szCs w:val="22"/>
                <w:lang w:val="sv-SE"/>
              </w:rPr>
              <w:t>Hamisha eneo hili sasa. Msirudi mpaka kamati iseme.</w:t>
            </w:r>
          </w:p>
          <w:p w14:paraId="154832CF" w14:textId="5B0C0A7E" w:rsidR="0055281C" w:rsidRPr="00997D17" w:rsidRDefault="00275313" w:rsidP="00034217">
            <w:pPr>
              <w:pStyle w:val="ListBullet"/>
              <w:rPr>
                <w:sz w:val="22"/>
                <w:szCs w:val="22"/>
                <w:lang w:val="sv-SE"/>
              </w:rPr>
            </w:pPr>
            <w:r w:rsidRPr="00997D17">
              <w:rPr>
                <w:sz w:val="22"/>
                <w:szCs w:val="22"/>
                <w:lang w:val="sv-SE"/>
              </w:rPr>
              <w:t>Piga 114 na 190. Acha barabara wazi.</w:t>
            </w:r>
          </w:p>
          <w:p w14:paraId="5AE1ABE2" w14:textId="047C1C98" w:rsidR="0055281C" w:rsidRPr="00997D17" w:rsidRDefault="00275313" w:rsidP="00034217">
            <w:pPr>
              <w:pStyle w:val="ListBullet"/>
              <w:rPr>
                <w:sz w:val="22"/>
                <w:szCs w:val="22"/>
                <w:lang w:val="sv-SE"/>
              </w:rPr>
            </w:pPr>
            <w:r w:rsidRPr="00997D17">
              <w:rPr>
                <w:sz w:val="22"/>
                <w:szCs w:val="22"/>
                <w:lang w:val="sv-SE"/>
              </w:rPr>
              <w:t>Sajili kila kaya. Andika aliyepotea.</w:t>
            </w:r>
          </w:p>
          <w:p w14:paraId="6CE30566" w14:textId="463081BB" w:rsidR="0055281C" w:rsidRPr="00997D17" w:rsidRDefault="00275313" w:rsidP="00034217">
            <w:pPr>
              <w:pStyle w:val="ListBullet"/>
              <w:rPr>
                <w:sz w:val="22"/>
                <w:szCs w:val="22"/>
                <w:lang w:val="sv-SE"/>
              </w:rPr>
            </w:pPr>
            <w:r w:rsidRPr="00997D17">
              <w:rPr>
                <w:sz w:val="22"/>
                <w:szCs w:val="22"/>
                <w:lang w:val="sv-SE"/>
              </w:rPr>
              <w:t>Majeruhi kwanza, kisha kipindupindu.</w:t>
            </w:r>
          </w:p>
          <w:p w14:paraId="6AC1551F" w14:textId="1C5DFC16" w:rsidR="002066E7" w:rsidRPr="00997D17" w:rsidRDefault="002066E7" w:rsidP="0055281C">
            <w:pPr>
              <w:pStyle w:val="ListParagraph"/>
              <w:rPr>
                <w:sz w:val="22"/>
                <w:szCs w:val="22"/>
                <w:lang w:val="sv-SE"/>
              </w:rPr>
            </w:pPr>
          </w:p>
        </w:tc>
      </w:tr>
      <w:tr w:rsidR="002066E7" w:rsidRPr="000343A2" w14:paraId="6174A939" w14:textId="77777777" w:rsidTr="002066E7">
        <w:tc>
          <w:tcPr>
            <w:tcW w:w="2278" w:type="dxa"/>
          </w:tcPr>
          <w:p w14:paraId="3181E133" w14:textId="77777777" w:rsidR="0055281C" w:rsidRPr="00997D17" w:rsidRDefault="0055281C" w:rsidP="0055281C">
            <w:pPr>
              <w:pStyle w:val="ListParagraph"/>
              <w:rPr>
                <w:sz w:val="22"/>
                <w:szCs w:val="22"/>
                <w:lang w:val="sv-SE"/>
              </w:rPr>
            </w:pPr>
            <w:r w:rsidRPr="00997D17">
              <w:rPr>
                <w:sz w:val="22"/>
                <w:szCs w:val="22"/>
                <w:lang w:val="sv-SE"/>
              </w:rPr>
              <w:t xml:space="preserve">Piga 114 na 190. Acha barabara wazi </w:t>
            </w:r>
            <w:r w:rsidRPr="00997D17">
              <w:rPr>
                <w:sz w:val="22"/>
                <w:szCs w:val="22"/>
                <w:lang w:val="sv-SE"/>
              </w:rPr>
              <w:lastRenderedPageBreak/>
              <w:t>kwa magari ya wagonjwa.</w:t>
            </w:r>
          </w:p>
          <w:p w14:paraId="7A52AF2E"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47A42CA4" w14:textId="197D632F"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03E37F53" w14:textId="71B85510" w:rsidR="002066E7" w:rsidRPr="00997D17" w:rsidRDefault="002066E7" w:rsidP="00FE4152">
            <w:pPr>
              <w:pStyle w:val="ListParagraph"/>
              <w:rPr>
                <w:sz w:val="22"/>
                <w:szCs w:val="22"/>
              </w:rPr>
            </w:pPr>
            <w:r w:rsidRPr="00997D17">
              <w:rPr>
                <w:sz w:val="22"/>
                <w:szCs w:val="22"/>
              </w:rPr>
              <w:t>Monduli District Council</w:t>
            </w:r>
          </w:p>
        </w:tc>
        <w:tc>
          <w:tcPr>
            <w:tcW w:w="2278" w:type="dxa"/>
          </w:tcPr>
          <w:p w14:paraId="49984F2B" w14:textId="3ED05A83" w:rsidR="002066E7" w:rsidRPr="00997D17" w:rsidRDefault="002066E7" w:rsidP="00FE4152">
            <w:pPr>
              <w:pStyle w:val="ListParagraph"/>
              <w:rPr>
                <w:sz w:val="22"/>
                <w:szCs w:val="22"/>
              </w:rPr>
            </w:pPr>
            <w:r w:rsidRPr="00997D17">
              <w:rPr>
                <w:sz w:val="22"/>
                <w:szCs w:val="22"/>
              </w:rPr>
              <w:lastRenderedPageBreak/>
              <w:t>Yellow / Njano — Level 1</w:t>
            </w:r>
          </w:p>
        </w:tc>
        <w:tc>
          <w:tcPr>
            <w:tcW w:w="2278" w:type="dxa"/>
          </w:tcPr>
          <w:p w14:paraId="7322116A" w14:textId="19ADEAAB" w:rsidR="002066E7" w:rsidRPr="00997D17" w:rsidRDefault="008C6B60" w:rsidP="00FE4152">
            <w:pPr>
              <w:pStyle w:val="ListParagraph"/>
              <w:rPr>
                <w:sz w:val="22"/>
                <w:szCs w:val="22"/>
              </w:rPr>
            </w:pPr>
            <w:r w:rsidRPr="00997D17">
              <w:rPr>
                <w:sz w:val="22"/>
                <w:szCs w:val="22"/>
              </w:rPr>
              <w:t xml:space="preserve">drought on the Monduli and Kitumbeine plains, </w:t>
            </w:r>
            <w:r w:rsidRPr="00997D17">
              <w:rPr>
                <w:sz w:val="22"/>
                <w:szCs w:val="22"/>
              </w:rPr>
              <w:lastRenderedPageBreak/>
              <w:t>strong winds, wildfire, flash floods on the escarpment, and human–wildlife conflict. A few roads slippery, a few low homes wet, and lightning where storms build.</w:t>
            </w:r>
          </w:p>
        </w:tc>
        <w:tc>
          <w:tcPr>
            <w:tcW w:w="2278" w:type="dxa"/>
          </w:tcPr>
          <w:p w14:paraId="7D0305D1" w14:textId="4E8556AF" w:rsidR="002066E7" w:rsidRPr="00997D17" w:rsidRDefault="008C6B60" w:rsidP="00FE4152">
            <w:pPr>
              <w:pStyle w:val="ListParagraph"/>
              <w:rPr>
                <w:sz w:val="22"/>
                <w:szCs w:val="22"/>
              </w:rPr>
            </w:pPr>
            <w:r w:rsidRPr="00997D17">
              <w:rPr>
                <w:sz w:val="22"/>
                <w:szCs w:val="22"/>
              </w:rPr>
              <w:lastRenderedPageBreak/>
              <w:t xml:space="preserve">Dalili za mwanzo kwenye eneo lililotajwa. Barabara </w:t>
            </w:r>
            <w:r w:rsidRPr="00997D17">
              <w:rPr>
                <w:sz w:val="22"/>
                <w:szCs w:val="22"/>
              </w:rPr>
              <w:lastRenderedPageBreak/>
              <w:t>chache kuteleza, nyumba chache za bondeni kulowa, na radi dhoruba inapojengeka.</w:t>
            </w:r>
          </w:p>
        </w:tc>
        <w:tc>
          <w:tcPr>
            <w:tcW w:w="2279" w:type="dxa"/>
          </w:tcPr>
          <w:p w14:paraId="3B8DADD5" w14:textId="35783DB4" w:rsidR="0055281C" w:rsidRPr="00997D17" w:rsidRDefault="00275313" w:rsidP="00034217">
            <w:pPr>
              <w:pStyle w:val="ListBullet"/>
              <w:rPr>
                <w:sz w:val="22"/>
                <w:szCs w:val="22"/>
              </w:rPr>
            </w:pPr>
            <w:r w:rsidRPr="00997D17">
              <w:rPr>
                <w:sz w:val="22"/>
                <w:szCs w:val="22"/>
              </w:rPr>
              <w:lastRenderedPageBreak/>
              <w:t xml:space="preserve">Warn villages beside Monduli and Kitumbeine plains. </w:t>
            </w:r>
            <w:r w:rsidRPr="00997D17">
              <w:rPr>
                <w:sz w:val="22"/>
                <w:szCs w:val="22"/>
              </w:rPr>
              <w:lastRenderedPageBreak/>
              <w:t>Escort children at dawn and dusk.</w:t>
            </w:r>
          </w:p>
          <w:p w14:paraId="0A0BC45E" w14:textId="25EB6E20" w:rsidR="0055281C" w:rsidRPr="00997D17" w:rsidRDefault="00275313" w:rsidP="00034217">
            <w:pPr>
              <w:pStyle w:val="ListBullet"/>
              <w:rPr>
                <w:sz w:val="22"/>
                <w:szCs w:val="22"/>
              </w:rPr>
            </w:pPr>
            <w:r w:rsidRPr="00997D17">
              <w:rPr>
                <w:sz w:val="22"/>
                <w:szCs w:val="22"/>
              </w:rPr>
              <w:t>Keep livestock in the boma. Report tracks to the wildlife officer.</w:t>
            </w:r>
          </w:p>
          <w:p w14:paraId="0569874C" w14:textId="32692BB4" w:rsidR="0055281C" w:rsidRPr="00997D17" w:rsidRDefault="00275313" w:rsidP="00034217">
            <w:pPr>
              <w:pStyle w:val="ListBullet"/>
              <w:rPr>
                <w:sz w:val="22"/>
                <w:szCs w:val="22"/>
              </w:rPr>
            </w:pPr>
            <w:r w:rsidRPr="00997D17">
              <w:rPr>
                <w:sz w:val="22"/>
                <w:szCs w:val="22"/>
              </w:rPr>
              <w:t>Do not approach or crowd the animal. Save 190.</w:t>
            </w:r>
          </w:p>
          <w:p w14:paraId="78031BEF" w14:textId="2E53E893" w:rsidR="002066E7" w:rsidRPr="00997D17" w:rsidRDefault="00275313" w:rsidP="00034217">
            <w:pPr>
              <w:pStyle w:val="ListBullet"/>
              <w:rPr>
                <w:sz w:val="22"/>
                <w:szCs w:val="22"/>
              </w:rPr>
            </w:pPr>
            <w:r w:rsidRPr="00997D17">
              <w:rPr>
                <w:sz w:val="22"/>
                <w:szCs w:val="22"/>
              </w:rPr>
              <w:t>Agree the indoor shelter now, before it is dark.</w:t>
            </w:r>
          </w:p>
        </w:tc>
        <w:tc>
          <w:tcPr>
            <w:tcW w:w="2279" w:type="dxa"/>
          </w:tcPr>
          <w:p w14:paraId="09A185A1" w14:textId="0D488D19" w:rsidR="0055281C" w:rsidRPr="00997D17" w:rsidRDefault="00275313" w:rsidP="00034217">
            <w:pPr>
              <w:pStyle w:val="ListBullet"/>
              <w:rPr>
                <w:sz w:val="22"/>
                <w:szCs w:val="22"/>
              </w:rPr>
            </w:pPr>
            <w:r w:rsidRPr="00997D17">
              <w:rPr>
                <w:sz w:val="22"/>
                <w:szCs w:val="22"/>
              </w:rPr>
              <w:lastRenderedPageBreak/>
              <w:t>Onya vijiji na wisindikize watoto.</w:t>
            </w:r>
          </w:p>
          <w:p w14:paraId="1217EDC2" w14:textId="1159A729" w:rsidR="0055281C" w:rsidRPr="00997D17" w:rsidRDefault="00275313" w:rsidP="00034217">
            <w:pPr>
              <w:pStyle w:val="ListBullet"/>
              <w:rPr>
                <w:sz w:val="22"/>
                <w:szCs w:val="22"/>
              </w:rPr>
            </w:pPr>
            <w:r w:rsidRPr="00997D17">
              <w:rPr>
                <w:sz w:val="22"/>
                <w:szCs w:val="22"/>
              </w:rPr>
              <w:lastRenderedPageBreak/>
              <w:t>Weka mifugo zizini.</w:t>
            </w:r>
          </w:p>
          <w:p w14:paraId="3EFD7AFB" w14:textId="2625A003" w:rsidR="0055281C" w:rsidRPr="00997D17" w:rsidRDefault="00275313" w:rsidP="00034217">
            <w:pPr>
              <w:pStyle w:val="ListBullet"/>
              <w:rPr>
                <w:sz w:val="22"/>
                <w:szCs w:val="22"/>
              </w:rPr>
            </w:pPr>
            <w:r w:rsidRPr="00997D17">
              <w:rPr>
                <w:sz w:val="22"/>
                <w:szCs w:val="22"/>
              </w:rPr>
              <w:t>Usimkaribie mnyama. Hifadhi 190.</w:t>
            </w:r>
          </w:p>
          <w:p w14:paraId="7FEDFE29" w14:textId="01318C92" w:rsidR="0055281C" w:rsidRPr="00997D17" w:rsidRDefault="00275313" w:rsidP="00034217">
            <w:pPr>
              <w:pStyle w:val="ListBullet"/>
              <w:rPr>
                <w:sz w:val="22"/>
                <w:szCs w:val="22"/>
                <w:lang w:val="sv-SE"/>
              </w:rPr>
            </w:pPr>
            <w:r w:rsidRPr="00997D17">
              <w:rPr>
                <w:sz w:val="22"/>
                <w:szCs w:val="22"/>
                <w:lang w:val="sv-SE"/>
              </w:rPr>
              <w:t>Kubalianeni makazi ya ndani kabla ya giza.</w:t>
            </w:r>
          </w:p>
          <w:p w14:paraId="2A538727" w14:textId="3987F384" w:rsidR="002066E7" w:rsidRPr="00997D17" w:rsidRDefault="002066E7" w:rsidP="0055281C">
            <w:pPr>
              <w:pStyle w:val="ListParagraph"/>
              <w:rPr>
                <w:sz w:val="22"/>
                <w:szCs w:val="22"/>
                <w:lang w:val="sv-SE"/>
              </w:rPr>
            </w:pPr>
          </w:p>
        </w:tc>
      </w:tr>
      <w:tr w:rsidR="002066E7" w:rsidRPr="00997D17" w14:paraId="37F362C3" w14:textId="77777777" w:rsidTr="002066E7">
        <w:tc>
          <w:tcPr>
            <w:tcW w:w="2278" w:type="dxa"/>
          </w:tcPr>
          <w:p w14:paraId="61000BA1" w14:textId="77777777" w:rsidR="0055281C" w:rsidRPr="00997D17" w:rsidRDefault="0055281C" w:rsidP="0055281C">
            <w:pPr>
              <w:pStyle w:val="ListParagraph"/>
              <w:rPr>
                <w:sz w:val="22"/>
                <w:szCs w:val="22"/>
                <w:lang w:val="sv-SE"/>
              </w:rPr>
            </w:pPr>
            <w:r w:rsidRPr="00997D17">
              <w:rPr>
                <w:sz w:val="22"/>
                <w:szCs w:val="22"/>
                <w:lang w:val="sv-SE"/>
              </w:rPr>
              <w:lastRenderedPageBreak/>
              <w:t>Ondoa taka kwenye mitaro na njia za maji kuzunguka makazi.</w:t>
            </w:r>
          </w:p>
          <w:p w14:paraId="61CB1E4B"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45C2E440" w14:textId="5AF41B60"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538CE98A" w14:textId="3455419D" w:rsidR="002066E7" w:rsidRPr="00997D17" w:rsidRDefault="002066E7" w:rsidP="00FE4152">
            <w:pPr>
              <w:pStyle w:val="ListParagraph"/>
              <w:rPr>
                <w:sz w:val="22"/>
                <w:szCs w:val="22"/>
              </w:rPr>
            </w:pPr>
          </w:p>
        </w:tc>
        <w:tc>
          <w:tcPr>
            <w:tcW w:w="2278" w:type="dxa"/>
          </w:tcPr>
          <w:p w14:paraId="5FE83A4F" w14:textId="60883CEC"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B11C71B" w14:textId="637687CE" w:rsidR="002066E7" w:rsidRPr="00997D17" w:rsidRDefault="008C6B60" w:rsidP="00FE4152">
            <w:pPr>
              <w:pStyle w:val="ListParagraph"/>
              <w:rPr>
                <w:sz w:val="22"/>
                <w:szCs w:val="22"/>
              </w:rPr>
            </w:pPr>
            <w:r w:rsidRPr="00997D17">
              <w:rPr>
                <w:sz w:val="22"/>
                <w:szCs w:val="22"/>
              </w:rPr>
              <w:t>drought on the Monduli and Kitumbeine plains, strong winds, wildfire, flash floods on the escarpment, and human–wildlife conflict. Roads, water points or houses at the named sites are now affected. Some journeys and classes are disrupted.</w:t>
            </w:r>
          </w:p>
        </w:tc>
        <w:tc>
          <w:tcPr>
            <w:tcW w:w="2278" w:type="dxa"/>
          </w:tcPr>
          <w:p w14:paraId="241051EB" w14:textId="4BB462C4"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8123F7F" w14:textId="10B1CC37" w:rsidR="0055281C" w:rsidRPr="00997D17" w:rsidRDefault="00275313" w:rsidP="00034217">
            <w:pPr>
              <w:pStyle w:val="ListBullet"/>
              <w:rPr>
                <w:sz w:val="22"/>
                <w:szCs w:val="22"/>
              </w:rPr>
            </w:pPr>
            <w:r w:rsidRPr="00997D17">
              <w:rPr>
                <w:sz w:val="22"/>
                <w:szCs w:val="22"/>
              </w:rPr>
              <w:t>Move people indoors beside Monduli and Kitumbeine plains. The ranger and ward officer take the village road.</w:t>
            </w:r>
          </w:p>
          <w:p w14:paraId="662AE121" w14:textId="23361657" w:rsidR="0055281C" w:rsidRPr="00997D17" w:rsidRDefault="00275313" w:rsidP="00034217">
            <w:pPr>
              <w:pStyle w:val="ListBullet"/>
              <w:rPr>
                <w:sz w:val="22"/>
                <w:szCs w:val="22"/>
              </w:rPr>
            </w:pPr>
            <w:r w:rsidRPr="00997D17">
              <w:rPr>
                <w:sz w:val="22"/>
                <w:szCs w:val="22"/>
              </w:rPr>
              <w:t>Do not drive the animal with a crowd.</w:t>
            </w:r>
          </w:p>
          <w:p w14:paraId="3911DB2B" w14:textId="435DC41A" w:rsidR="0055281C" w:rsidRPr="00997D17" w:rsidRDefault="00275313" w:rsidP="00034217">
            <w:pPr>
              <w:pStyle w:val="ListBullet"/>
              <w:rPr>
                <w:sz w:val="22"/>
                <w:szCs w:val="22"/>
              </w:rPr>
            </w:pPr>
            <w:r w:rsidRPr="00997D17">
              <w:rPr>
                <w:sz w:val="22"/>
                <w:szCs w:val="22"/>
              </w:rPr>
              <w:t>Account for herders still in the pasture.</w:t>
            </w:r>
          </w:p>
          <w:p w14:paraId="212368A2" w14:textId="47CB7E54" w:rsidR="002066E7" w:rsidRPr="00997D17" w:rsidRDefault="00275313" w:rsidP="00034217">
            <w:pPr>
              <w:pStyle w:val="ListBullet"/>
              <w:rPr>
                <w:sz w:val="22"/>
                <w:szCs w:val="22"/>
              </w:rPr>
            </w:pPr>
            <w:r w:rsidRPr="00997D17">
              <w:rPr>
                <w:sz w:val="22"/>
                <w:szCs w:val="22"/>
              </w:rPr>
              <w:t>Clinic ready for bites and crush injury.</w:t>
            </w:r>
          </w:p>
        </w:tc>
        <w:tc>
          <w:tcPr>
            <w:tcW w:w="2279" w:type="dxa"/>
          </w:tcPr>
          <w:p w14:paraId="08BC04F3" w14:textId="569614CC" w:rsidR="0055281C" w:rsidRPr="00997D17" w:rsidRDefault="00275313" w:rsidP="00034217">
            <w:pPr>
              <w:pStyle w:val="ListBullet"/>
              <w:rPr>
                <w:sz w:val="22"/>
                <w:szCs w:val="22"/>
              </w:rPr>
            </w:pPr>
            <w:r w:rsidRPr="00997D17">
              <w:rPr>
                <w:sz w:val="22"/>
                <w:szCs w:val="22"/>
              </w:rPr>
              <w:t>Waingize watu ndani.</w:t>
            </w:r>
          </w:p>
          <w:p w14:paraId="6ABFC4E7" w14:textId="24836023" w:rsidR="0055281C" w:rsidRPr="00997D17" w:rsidRDefault="00275313" w:rsidP="00034217">
            <w:pPr>
              <w:pStyle w:val="ListBullet"/>
              <w:rPr>
                <w:sz w:val="22"/>
                <w:szCs w:val="22"/>
                <w:lang w:val="sv-SE"/>
              </w:rPr>
            </w:pPr>
            <w:r w:rsidRPr="00997D17">
              <w:rPr>
                <w:sz w:val="22"/>
                <w:szCs w:val="22"/>
                <w:lang w:val="sv-SE"/>
              </w:rPr>
              <w:t>Usimfukuze mnyama na umati.</w:t>
            </w:r>
          </w:p>
          <w:p w14:paraId="4F65F38D" w14:textId="6420ECBF" w:rsidR="0055281C" w:rsidRPr="00997D17" w:rsidRDefault="00275313" w:rsidP="00034217">
            <w:pPr>
              <w:pStyle w:val="ListBullet"/>
              <w:rPr>
                <w:sz w:val="22"/>
                <w:szCs w:val="22"/>
              </w:rPr>
            </w:pPr>
            <w:r w:rsidRPr="00997D17">
              <w:rPr>
                <w:sz w:val="22"/>
                <w:szCs w:val="22"/>
              </w:rPr>
              <w:t>Hakiki wafugaji malishoni.</w:t>
            </w:r>
          </w:p>
          <w:p w14:paraId="5D6F8AA3" w14:textId="2381E91A" w:rsidR="0055281C" w:rsidRPr="00997D17" w:rsidRDefault="00275313" w:rsidP="00034217">
            <w:pPr>
              <w:pStyle w:val="ListBullet"/>
              <w:rPr>
                <w:sz w:val="22"/>
                <w:szCs w:val="22"/>
                <w:lang w:val="sv-SE"/>
              </w:rPr>
            </w:pPr>
            <w:r w:rsidRPr="00997D17">
              <w:rPr>
                <w:sz w:val="22"/>
                <w:szCs w:val="22"/>
                <w:lang w:val="sv-SE"/>
              </w:rPr>
              <w:t>Kliniki iwe tayari.</w:t>
            </w:r>
          </w:p>
          <w:p w14:paraId="6671D488" w14:textId="59C19BDB" w:rsidR="002066E7" w:rsidRPr="00997D17" w:rsidRDefault="002066E7" w:rsidP="0055281C">
            <w:pPr>
              <w:pStyle w:val="ListParagraph"/>
              <w:rPr>
                <w:sz w:val="22"/>
                <w:szCs w:val="22"/>
                <w:lang w:val="sv-SE"/>
              </w:rPr>
            </w:pPr>
          </w:p>
        </w:tc>
      </w:tr>
      <w:tr w:rsidR="002066E7" w:rsidRPr="00997D17" w14:paraId="39879C88" w14:textId="77777777" w:rsidTr="002066E7">
        <w:tc>
          <w:tcPr>
            <w:tcW w:w="2278" w:type="dxa"/>
          </w:tcPr>
          <w:p w14:paraId="1556D42B"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5AC9EBAB" w14:textId="00439946" w:rsidR="0055281C" w:rsidRPr="00FE0A4D" w:rsidRDefault="00FE0A4D" w:rsidP="0055281C">
            <w:pPr>
              <w:pStyle w:val="ListParagraph"/>
              <w:rPr>
                <w:sz w:val="22"/>
                <w:szCs w:val="22"/>
                <w:lang w:val="sv-SE"/>
                <w:rPrChange w:id="377" w:author="Bonephace Kaijage" w:date="2026-10-14T06:29:00Z" w16du:dateUtc="2026-10-14T04:29:00Z">
                  <w:rPr>
                    <w:sz w:val="22"/>
                    <w:szCs w:val="22"/>
                  </w:rPr>
                </w:rPrChange>
              </w:rPr>
            </w:pPr>
            <w:ins w:id="378" w:author="Bonephace Kaijage" w:date="2026-10-14T06:14:00Z" w16du:dateUtc="2026-10-14T04:14:00Z">
              <w:r w:rsidRPr="00FE0A4D">
                <w:rPr>
                  <w:sz w:val="22"/>
                  <w:szCs w:val="22"/>
                  <w:lang w:val="sv-SE"/>
                  <w:rPrChange w:id="379" w:author="Bonephace Kaijage" w:date="2026-10-14T06:29:00Z" w16du:dateUtc="2026-10-14T04:29:00Z">
                    <w:rPr>
                      <w:sz w:val="22"/>
                      <w:szCs w:val="22"/>
                    </w:rPr>
                  </w:rPrChange>
                </w:rPr>
                <w:t>Hakikisheni watoto, wazee na watu wenye ulemavu wote wako salama na wana mtu wa kuwasaidia.</w:t>
              </w:r>
            </w:ins>
            <w:del w:id="380" w:author="Bonephace Kaijage" w:date="2026-10-14T06:14:00Z" w16du:dateUtc="2026-10-14T04:14:00Z">
              <w:r w:rsidR="0055281C" w:rsidRPr="00FE0A4D" w:rsidDel="00FE0A4D">
                <w:rPr>
                  <w:sz w:val="22"/>
                  <w:szCs w:val="22"/>
                  <w:lang w:val="sv-SE"/>
                  <w:rPrChange w:id="381" w:author="Bonephace Kaijage" w:date="2026-10-14T06:29:00Z" w16du:dateUtc="2026-10-14T04:29:00Z">
                    <w:rPr>
                      <w:sz w:val="22"/>
                      <w:szCs w:val="22"/>
                    </w:rPr>
                  </w:rPrChange>
                </w:rPr>
                <w:delText>Hakiki watoto, wazee na watu wenye ulemavu.</w:delText>
              </w:r>
            </w:del>
          </w:p>
          <w:p w14:paraId="79B3DA08" w14:textId="535E1148" w:rsidR="0055281C" w:rsidRPr="00FE0A4D" w:rsidRDefault="0055281C" w:rsidP="0055281C">
            <w:pPr>
              <w:pStyle w:val="ListParagraph"/>
              <w:rPr>
                <w:sz w:val="22"/>
                <w:szCs w:val="22"/>
                <w:lang w:val="sv-SE"/>
                <w:rPrChange w:id="382" w:author="Bonephace Kaijage" w:date="2026-10-14T06:29:00Z" w16du:dateUtc="2026-10-14T04:29:00Z">
                  <w:rPr>
                    <w:sz w:val="22"/>
                    <w:szCs w:val="22"/>
                  </w:rPr>
                </w:rPrChange>
              </w:rPr>
            </w:pPr>
            <w:r w:rsidRPr="00FE0A4D">
              <w:rPr>
                <w:sz w:val="22"/>
                <w:szCs w:val="22"/>
                <w:lang w:val="sv-SE"/>
                <w:rPrChange w:id="383" w:author="Bonephace Kaijage" w:date="2026-10-14T06:29:00Z" w16du:dateUtc="2026-10-14T04:29:00Z">
                  <w:rPr>
                    <w:sz w:val="22"/>
                    <w:szCs w:val="22"/>
                  </w:rPr>
                </w:rPrChange>
              </w:rPr>
              <w:lastRenderedPageBreak/>
              <w:t>Chanzo cha maji kikiathirika, chemsha au tibu maji ya kunywa.</w:t>
            </w:r>
          </w:p>
          <w:p w14:paraId="0F20A843" w14:textId="6BFA3AEF" w:rsidR="002066E7" w:rsidRPr="00FE0A4D" w:rsidRDefault="002066E7" w:rsidP="00FE4152">
            <w:pPr>
              <w:pStyle w:val="ListParagraph"/>
              <w:rPr>
                <w:sz w:val="22"/>
                <w:szCs w:val="22"/>
                <w:lang w:val="sv-SE"/>
                <w:rPrChange w:id="384" w:author="Bonephace Kaijage" w:date="2026-10-14T06:29:00Z" w16du:dateUtc="2026-10-14T04:29:00Z">
                  <w:rPr>
                    <w:sz w:val="22"/>
                    <w:szCs w:val="22"/>
                  </w:rPr>
                </w:rPrChange>
              </w:rPr>
            </w:pPr>
          </w:p>
        </w:tc>
        <w:tc>
          <w:tcPr>
            <w:tcW w:w="2278" w:type="dxa"/>
          </w:tcPr>
          <w:p w14:paraId="72E3C883" w14:textId="621CC51F"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27902FF2" w14:textId="3C1B2498" w:rsidR="002066E7" w:rsidRPr="00997D17" w:rsidRDefault="00FE0A4D" w:rsidP="00FE4152">
            <w:pPr>
              <w:pStyle w:val="ListParagraph"/>
              <w:rPr>
                <w:sz w:val="22"/>
                <w:szCs w:val="22"/>
              </w:rPr>
            </w:pPr>
            <w:ins w:id="385" w:author="Bonephace Kaijage" w:date="2026-10-14T06:19:00Z" w16du:dateUtc="2026-10-14T04:19:00Z">
              <w:r>
                <w:rPr>
                  <w:sz w:val="22"/>
                  <w:szCs w:val="22"/>
                </w:rPr>
                <w:t xml:space="preserve">Conditions at the sites named in Know Your Risk are now life-threatening: houses damaged, people cut off, and a real risk of drowning, injury or disease. Help is being organised; </w:t>
              </w:r>
              <w:r>
                <w:rPr>
                  <w:sz w:val="22"/>
                  <w:szCs w:val="22"/>
                </w:rPr>
                <w:lastRenderedPageBreak/>
                <w:t>please follow the committee's instructions and look out for neighbours.</w:t>
              </w:r>
            </w:ins>
            <w:del w:id="386"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18C0F2F" w14:textId="68B71284" w:rsidR="002066E7" w:rsidRPr="00997D17" w:rsidRDefault="00FE0A4D" w:rsidP="00FE4152">
            <w:pPr>
              <w:pStyle w:val="ListParagraph"/>
              <w:rPr>
                <w:sz w:val="22"/>
                <w:szCs w:val="22"/>
              </w:rPr>
            </w:pPr>
            <w:ins w:id="387"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au magonjwa. </w:t>
              </w:r>
              <w:r>
                <w:rPr>
                  <w:sz w:val="22"/>
                  <w:szCs w:val="22"/>
                </w:rPr>
                <w:lastRenderedPageBreak/>
                <w:t>Msaada unaandaliwa; tafadhali fuateni maelekezo ya kamati na muangaliane na majirani.</w:t>
              </w:r>
            </w:ins>
            <w:del w:id="38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786FA88" w14:textId="1C68AA50" w:rsidR="0055281C" w:rsidRPr="00997D17" w:rsidRDefault="00FE0A4D" w:rsidP="00034217">
            <w:pPr>
              <w:pStyle w:val="ListBullet"/>
              <w:rPr>
                <w:sz w:val="22"/>
                <w:szCs w:val="22"/>
              </w:rPr>
            </w:pPr>
            <w:ins w:id="389" w:author="Bonephace Kaijage" w:date="2026-10-14T06:04:00Z" w16du:dateUtc="2026-10-14T04:04:00Z">
              <w:r>
                <w:rPr>
                  <w:sz w:val="22"/>
                  <w:szCs w:val="22"/>
                </w:rPr>
                <w:lastRenderedPageBreak/>
                <w:t>Please move now from the sites named in Know Your Risk to the agreed safe place, helping anyone who cannot move alone. Return only when the committee confirms it is safe.</w:t>
              </w:r>
            </w:ins>
            <w:del w:id="390"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72D173A0" w14:textId="578A94F7" w:rsidR="0055281C" w:rsidRPr="00997D17" w:rsidRDefault="00FE0A4D" w:rsidP="00034217">
            <w:pPr>
              <w:pStyle w:val="ListBullet"/>
              <w:rPr>
                <w:sz w:val="22"/>
                <w:szCs w:val="22"/>
              </w:rPr>
            </w:pPr>
            <w:ins w:id="391" w:author="Bonephace Kaijage" w:date="2026-10-14T06:19:00Z" w16du:dateUtc="2026-10-14T04:19:00Z">
              <w:r>
                <w:rPr>
                  <w:sz w:val="22"/>
                  <w:szCs w:val="22"/>
                </w:rPr>
                <w:lastRenderedPageBreak/>
                <w:t>Call 114 and 190, and keep the road to the sites named in Know Your Risk clear so that ambulances and rescue teams can reach people.</w:t>
              </w:r>
            </w:ins>
            <w:del w:id="392" w:author="Bonephace Kaijage" w:date="2026-10-14T06:19:00Z" w16du:dateUtc="2026-10-14T04:19:00Z">
              <w:r w:rsidR="00275313" w:rsidRPr="00997D17" w:rsidDel="00FE0A4D">
                <w:rPr>
                  <w:sz w:val="22"/>
                  <w:szCs w:val="22"/>
                </w:rPr>
                <w:delText>Call 114 and 190. Keep the road to the named sites clear for ambulances.</w:delText>
              </w:r>
            </w:del>
          </w:p>
          <w:p w14:paraId="765C8DD8" w14:textId="7A319765" w:rsidR="0055281C" w:rsidRPr="00997D17" w:rsidRDefault="00275313" w:rsidP="00034217">
            <w:pPr>
              <w:pStyle w:val="ListBullet"/>
              <w:rPr>
                <w:sz w:val="22"/>
                <w:szCs w:val="22"/>
              </w:rPr>
            </w:pPr>
            <w:r w:rsidRPr="00997D17">
              <w:rPr>
                <w:sz w:val="22"/>
                <w:szCs w:val="22"/>
              </w:rPr>
              <w:t>Open the shelter and register every household. Note who is missing.</w:t>
            </w:r>
          </w:p>
          <w:p w14:paraId="552F67B9" w14:textId="5700B5F8"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2E8CBAD2" w14:textId="4C91CD3E" w:rsidR="0055281C"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725C78B2" w14:textId="6FB5BCF3" w:rsidR="0055281C" w:rsidRPr="00997D17" w:rsidRDefault="00275313" w:rsidP="00034217">
            <w:pPr>
              <w:pStyle w:val="ListBullet"/>
              <w:rPr>
                <w:sz w:val="22"/>
                <w:szCs w:val="22"/>
                <w:lang w:val="sv-SE"/>
              </w:rPr>
            </w:pPr>
            <w:r w:rsidRPr="00997D17">
              <w:rPr>
                <w:sz w:val="22"/>
                <w:szCs w:val="22"/>
                <w:lang w:val="sv-SE"/>
              </w:rPr>
              <w:t>Piga 114 na 190. Acha barabara wazi.</w:t>
            </w:r>
          </w:p>
          <w:p w14:paraId="5CE80C9C" w14:textId="738E2991" w:rsidR="0055281C" w:rsidRPr="00997D17" w:rsidRDefault="00275313" w:rsidP="00034217">
            <w:pPr>
              <w:pStyle w:val="ListBullet"/>
              <w:rPr>
                <w:sz w:val="22"/>
                <w:szCs w:val="22"/>
                <w:lang w:val="sv-SE"/>
              </w:rPr>
            </w:pPr>
            <w:r w:rsidRPr="00997D17">
              <w:rPr>
                <w:sz w:val="22"/>
                <w:szCs w:val="22"/>
                <w:lang w:val="sv-SE"/>
              </w:rPr>
              <w:t>Sajili kila kaya. Andika aliyepotea.</w:t>
            </w:r>
          </w:p>
          <w:p w14:paraId="08357BCE" w14:textId="65006469" w:rsidR="0055281C" w:rsidRPr="00997D17" w:rsidRDefault="00275313" w:rsidP="00034217">
            <w:pPr>
              <w:pStyle w:val="ListBullet"/>
              <w:rPr>
                <w:sz w:val="22"/>
                <w:szCs w:val="22"/>
                <w:lang w:val="sv-SE"/>
              </w:rPr>
            </w:pPr>
            <w:r w:rsidRPr="00997D17">
              <w:rPr>
                <w:sz w:val="22"/>
                <w:szCs w:val="22"/>
                <w:lang w:val="sv-SE"/>
              </w:rPr>
              <w:lastRenderedPageBreak/>
              <w:t>Majeruhi kwanza, kisha kipindupindu.</w:t>
            </w:r>
          </w:p>
          <w:p w14:paraId="16AB0265" w14:textId="29929AB8" w:rsidR="002066E7" w:rsidRPr="00997D17" w:rsidRDefault="002066E7" w:rsidP="0055281C">
            <w:pPr>
              <w:pStyle w:val="ListParagraph"/>
              <w:rPr>
                <w:sz w:val="22"/>
                <w:szCs w:val="22"/>
                <w:lang w:val="sv-SE"/>
              </w:rPr>
            </w:pPr>
          </w:p>
        </w:tc>
      </w:tr>
      <w:tr w:rsidR="002066E7" w:rsidRPr="000343A2" w14:paraId="4126BA3F" w14:textId="77777777" w:rsidTr="002066E7">
        <w:tc>
          <w:tcPr>
            <w:tcW w:w="2278" w:type="dxa"/>
          </w:tcPr>
          <w:p w14:paraId="62747967"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615DD3A9"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555E7325" w14:textId="3CFD6D7B"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228CDDF5" w14:textId="41D9A367" w:rsidR="002066E7" w:rsidRPr="00997D17" w:rsidRDefault="002066E7" w:rsidP="00FE4152">
            <w:pPr>
              <w:pStyle w:val="ListParagraph"/>
              <w:rPr>
                <w:sz w:val="22"/>
                <w:szCs w:val="22"/>
              </w:rPr>
            </w:pPr>
            <w:r w:rsidRPr="00997D17">
              <w:rPr>
                <w:sz w:val="22"/>
                <w:szCs w:val="22"/>
              </w:rPr>
              <w:t>Ngorongoro District Council</w:t>
            </w:r>
          </w:p>
        </w:tc>
        <w:tc>
          <w:tcPr>
            <w:tcW w:w="2278" w:type="dxa"/>
          </w:tcPr>
          <w:p w14:paraId="112BBD99" w14:textId="4CC8FE70"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561555E5" w14:textId="0E73E03D" w:rsidR="002066E7" w:rsidRPr="00997D17" w:rsidRDefault="008C6B60" w:rsidP="00FE4152">
            <w:pPr>
              <w:pStyle w:val="ListParagraph"/>
              <w:rPr>
                <w:sz w:val="22"/>
                <w:szCs w:val="22"/>
              </w:rPr>
            </w:pPr>
            <w:r w:rsidRPr="00997D17">
              <w:rPr>
                <w:sz w:val="22"/>
                <w:szCs w:val="22"/>
              </w:rPr>
              <w:t>drought on the Salei and Serengeti plains, flash floods and landslides on the crater highlands, earthquake, wildfire, and human–wildlife conflict. A few roads slippery, a few low homes wet, and lightning where storms build.</w:t>
            </w:r>
          </w:p>
        </w:tc>
        <w:tc>
          <w:tcPr>
            <w:tcW w:w="2278" w:type="dxa"/>
          </w:tcPr>
          <w:p w14:paraId="0B8D1EB1" w14:textId="387E15AD"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0B3CCC23" w14:textId="6930B38C" w:rsidR="0055281C" w:rsidRPr="00997D17" w:rsidRDefault="00275313" w:rsidP="00034217">
            <w:pPr>
              <w:pStyle w:val="ListBullet"/>
              <w:rPr>
                <w:sz w:val="22"/>
                <w:szCs w:val="22"/>
              </w:rPr>
            </w:pPr>
            <w:r w:rsidRPr="00997D17">
              <w:rPr>
                <w:sz w:val="22"/>
                <w:szCs w:val="22"/>
              </w:rPr>
              <w:t>Warn villages beside Salei and Serengeti plains. Escort children at dawn and dusk.</w:t>
            </w:r>
          </w:p>
          <w:p w14:paraId="04B4D5C7" w14:textId="194C5A27" w:rsidR="0055281C" w:rsidRPr="00997D17" w:rsidRDefault="00275313" w:rsidP="00034217">
            <w:pPr>
              <w:pStyle w:val="ListBullet"/>
              <w:rPr>
                <w:sz w:val="22"/>
                <w:szCs w:val="22"/>
              </w:rPr>
            </w:pPr>
            <w:r w:rsidRPr="00997D17">
              <w:rPr>
                <w:sz w:val="22"/>
                <w:szCs w:val="22"/>
              </w:rPr>
              <w:t>Keep livestock in the boma. Report tracks to the wildlife officer.</w:t>
            </w:r>
          </w:p>
          <w:p w14:paraId="0F44B461" w14:textId="13F9C855" w:rsidR="0055281C" w:rsidRPr="00997D17" w:rsidRDefault="00275313" w:rsidP="00034217">
            <w:pPr>
              <w:pStyle w:val="ListBullet"/>
              <w:rPr>
                <w:sz w:val="22"/>
                <w:szCs w:val="22"/>
              </w:rPr>
            </w:pPr>
            <w:r w:rsidRPr="00997D17">
              <w:rPr>
                <w:sz w:val="22"/>
                <w:szCs w:val="22"/>
              </w:rPr>
              <w:t>Do not approach or crowd the animal. Save 190.</w:t>
            </w:r>
          </w:p>
          <w:p w14:paraId="3FDF2060" w14:textId="087F1B17" w:rsidR="002066E7" w:rsidRPr="00997D17" w:rsidRDefault="00275313" w:rsidP="00034217">
            <w:pPr>
              <w:pStyle w:val="ListBullet"/>
              <w:rPr>
                <w:sz w:val="22"/>
                <w:szCs w:val="22"/>
              </w:rPr>
            </w:pPr>
            <w:r w:rsidRPr="00997D17">
              <w:rPr>
                <w:sz w:val="22"/>
                <w:szCs w:val="22"/>
              </w:rPr>
              <w:t>Agree the indoor shelter now, before it is dark.</w:t>
            </w:r>
          </w:p>
        </w:tc>
        <w:tc>
          <w:tcPr>
            <w:tcW w:w="2279" w:type="dxa"/>
          </w:tcPr>
          <w:p w14:paraId="21078F56" w14:textId="7CC4E6BD" w:rsidR="0055281C" w:rsidRPr="00997D17" w:rsidRDefault="00275313" w:rsidP="00034217">
            <w:pPr>
              <w:pStyle w:val="ListBullet"/>
              <w:rPr>
                <w:sz w:val="22"/>
                <w:szCs w:val="22"/>
              </w:rPr>
            </w:pPr>
            <w:r w:rsidRPr="00997D17">
              <w:rPr>
                <w:sz w:val="22"/>
                <w:szCs w:val="22"/>
              </w:rPr>
              <w:t>Onya vijiji na wisindikize watoto.</w:t>
            </w:r>
          </w:p>
          <w:p w14:paraId="726AA11B" w14:textId="081FA2EB" w:rsidR="0055281C" w:rsidRPr="00997D17" w:rsidRDefault="00275313" w:rsidP="00034217">
            <w:pPr>
              <w:pStyle w:val="ListBullet"/>
              <w:rPr>
                <w:sz w:val="22"/>
                <w:szCs w:val="22"/>
              </w:rPr>
            </w:pPr>
            <w:r w:rsidRPr="00997D17">
              <w:rPr>
                <w:sz w:val="22"/>
                <w:szCs w:val="22"/>
              </w:rPr>
              <w:t>Weka mifugo zizini.</w:t>
            </w:r>
          </w:p>
          <w:p w14:paraId="727C73BA" w14:textId="30E9F434" w:rsidR="0055281C" w:rsidRPr="00997D17" w:rsidRDefault="00275313" w:rsidP="00034217">
            <w:pPr>
              <w:pStyle w:val="ListBullet"/>
              <w:rPr>
                <w:sz w:val="22"/>
                <w:szCs w:val="22"/>
              </w:rPr>
            </w:pPr>
            <w:r w:rsidRPr="00997D17">
              <w:rPr>
                <w:sz w:val="22"/>
                <w:szCs w:val="22"/>
              </w:rPr>
              <w:t>Usimkaribie mnyama. Hifadhi 190.</w:t>
            </w:r>
          </w:p>
          <w:p w14:paraId="50A43821" w14:textId="2F171CA2" w:rsidR="0055281C" w:rsidRPr="00997D17" w:rsidRDefault="00275313" w:rsidP="00034217">
            <w:pPr>
              <w:pStyle w:val="ListBullet"/>
              <w:rPr>
                <w:sz w:val="22"/>
                <w:szCs w:val="22"/>
                <w:lang w:val="sv-SE"/>
              </w:rPr>
            </w:pPr>
            <w:r w:rsidRPr="00997D17">
              <w:rPr>
                <w:sz w:val="22"/>
                <w:szCs w:val="22"/>
                <w:lang w:val="sv-SE"/>
              </w:rPr>
              <w:t>Kubalianeni makazi ya ndani kabla ya giza.</w:t>
            </w:r>
          </w:p>
          <w:p w14:paraId="6DE9E5ED" w14:textId="2A896F2E" w:rsidR="002066E7" w:rsidRPr="00997D17" w:rsidRDefault="002066E7" w:rsidP="0055281C">
            <w:pPr>
              <w:pStyle w:val="ListParagraph"/>
              <w:rPr>
                <w:sz w:val="22"/>
                <w:szCs w:val="22"/>
                <w:lang w:val="sv-SE"/>
              </w:rPr>
            </w:pPr>
          </w:p>
        </w:tc>
      </w:tr>
      <w:tr w:rsidR="002066E7" w:rsidRPr="00997D17" w14:paraId="74AF24CC" w14:textId="77777777" w:rsidTr="002066E7">
        <w:tc>
          <w:tcPr>
            <w:tcW w:w="2278" w:type="dxa"/>
          </w:tcPr>
          <w:p w14:paraId="02F4AD5E" w14:textId="77777777" w:rsidR="0055281C" w:rsidRPr="00997D17" w:rsidRDefault="0055281C" w:rsidP="0055281C">
            <w:pPr>
              <w:pStyle w:val="ListParagraph"/>
              <w:rPr>
                <w:sz w:val="22"/>
                <w:szCs w:val="22"/>
                <w:lang w:val="sv-SE"/>
              </w:rPr>
            </w:pPr>
            <w:r w:rsidRPr="00997D17">
              <w:rPr>
                <w:sz w:val="22"/>
                <w:szCs w:val="22"/>
                <w:lang w:val="sv-SE"/>
              </w:rPr>
              <w:t>Ondoa taka kwenye mitaro na njia za maji kuzunguka makazi.</w:t>
            </w:r>
          </w:p>
          <w:p w14:paraId="06EDCC05" w14:textId="77777777" w:rsidR="0055281C" w:rsidRPr="00997D17" w:rsidRDefault="0055281C" w:rsidP="0055281C">
            <w:pPr>
              <w:pStyle w:val="ListParagraph"/>
              <w:rPr>
                <w:sz w:val="22"/>
                <w:szCs w:val="22"/>
                <w:lang w:val="sv-SE"/>
              </w:rPr>
            </w:pPr>
            <w:r w:rsidRPr="00997D17">
              <w:rPr>
                <w:sz w:val="22"/>
                <w:szCs w:val="22"/>
                <w:lang w:val="sv-SE"/>
              </w:rPr>
              <w:t xml:space="preserve">Weka chakula, maji ya kunywa, fedha, </w:t>
            </w:r>
            <w:r w:rsidRPr="00997D17">
              <w:rPr>
                <w:sz w:val="22"/>
                <w:szCs w:val="22"/>
                <w:lang w:val="sv-SE"/>
              </w:rPr>
              <w:lastRenderedPageBreak/>
              <w:t>dawa na tochi. Hifadhi 190.</w:t>
            </w:r>
          </w:p>
          <w:p w14:paraId="087A07E1" w14:textId="767F2650"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05C3D430" w14:textId="1B7F94BE" w:rsidR="002066E7" w:rsidRPr="00997D17" w:rsidRDefault="002066E7" w:rsidP="00FE4152">
            <w:pPr>
              <w:pStyle w:val="ListParagraph"/>
              <w:rPr>
                <w:sz w:val="22"/>
                <w:szCs w:val="22"/>
              </w:rPr>
            </w:pPr>
          </w:p>
        </w:tc>
        <w:tc>
          <w:tcPr>
            <w:tcW w:w="2278" w:type="dxa"/>
          </w:tcPr>
          <w:p w14:paraId="44AFEBFC" w14:textId="3B387FE1"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2BFD0561" w14:textId="50EC3022" w:rsidR="002066E7" w:rsidRPr="00997D17" w:rsidRDefault="008C6B60" w:rsidP="00FE4152">
            <w:pPr>
              <w:pStyle w:val="ListParagraph"/>
              <w:rPr>
                <w:sz w:val="22"/>
                <w:szCs w:val="22"/>
              </w:rPr>
            </w:pPr>
            <w:r w:rsidRPr="00997D17">
              <w:rPr>
                <w:sz w:val="22"/>
                <w:szCs w:val="22"/>
              </w:rPr>
              <w:t xml:space="preserve">drought on the Salei and Serengeti plains, flash floods and landslides on the crater highlands, earthquake, wildfire, and human–wildlife </w:t>
            </w:r>
            <w:r w:rsidRPr="00997D17">
              <w:rPr>
                <w:sz w:val="22"/>
                <w:szCs w:val="22"/>
              </w:rPr>
              <w:lastRenderedPageBreak/>
              <w:t>conflict. Roads, water points or houses at the named sites are now affected. Some journeys and classes are disrupted.</w:t>
            </w:r>
          </w:p>
        </w:tc>
        <w:tc>
          <w:tcPr>
            <w:tcW w:w="2278" w:type="dxa"/>
          </w:tcPr>
          <w:p w14:paraId="24C4241F" w14:textId="51F11449"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yaliyotajwa yameathirika. Safari na masomo </w:t>
            </w:r>
            <w:r w:rsidRPr="00997D17">
              <w:rPr>
                <w:sz w:val="22"/>
                <w:szCs w:val="22"/>
              </w:rPr>
              <w:lastRenderedPageBreak/>
              <w:t>mengine yamesitishwa.</w:t>
            </w:r>
          </w:p>
        </w:tc>
        <w:tc>
          <w:tcPr>
            <w:tcW w:w="2279" w:type="dxa"/>
          </w:tcPr>
          <w:p w14:paraId="00EB2F3F" w14:textId="646EF3EA" w:rsidR="0055281C" w:rsidRPr="00997D17" w:rsidRDefault="00275313" w:rsidP="00034217">
            <w:pPr>
              <w:pStyle w:val="ListBullet"/>
              <w:rPr>
                <w:sz w:val="22"/>
                <w:szCs w:val="22"/>
              </w:rPr>
            </w:pPr>
            <w:r w:rsidRPr="00997D17">
              <w:rPr>
                <w:sz w:val="22"/>
                <w:szCs w:val="22"/>
              </w:rPr>
              <w:lastRenderedPageBreak/>
              <w:t>Move people indoors beside Salei and Serengeti plains. The ranger and ward officer take the village road.</w:t>
            </w:r>
          </w:p>
          <w:p w14:paraId="24941696" w14:textId="2CD4A0FA" w:rsidR="0055281C" w:rsidRPr="00997D17" w:rsidRDefault="00275313" w:rsidP="00034217">
            <w:pPr>
              <w:pStyle w:val="ListBullet"/>
              <w:rPr>
                <w:sz w:val="22"/>
                <w:szCs w:val="22"/>
              </w:rPr>
            </w:pPr>
            <w:r w:rsidRPr="00997D17">
              <w:rPr>
                <w:sz w:val="22"/>
                <w:szCs w:val="22"/>
              </w:rPr>
              <w:lastRenderedPageBreak/>
              <w:t>Do not drive the animal with a crowd.</w:t>
            </w:r>
          </w:p>
          <w:p w14:paraId="4793455C" w14:textId="7D6262F9" w:rsidR="0055281C" w:rsidRPr="00997D17" w:rsidRDefault="00275313" w:rsidP="00034217">
            <w:pPr>
              <w:pStyle w:val="ListBullet"/>
              <w:rPr>
                <w:sz w:val="22"/>
                <w:szCs w:val="22"/>
              </w:rPr>
            </w:pPr>
            <w:r w:rsidRPr="00997D17">
              <w:rPr>
                <w:sz w:val="22"/>
                <w:szCs w:val="22"/>
              </w:rPr>
              <w:t>Account for herders still in the pasture.</w:t>
            </w:r>
          </w:p>
          <w:p w14:paraId="13AA707D" w14:textId="279E1EDE" w:rsidR="002066E7" w:rsidRPr="00997D17" w:rsidRDefault="00275313" w:rsidP="00034217">
            <w:pPr>
              <w:pStyle w:val="ListBullet"/>
              <w:rPr>
                <w:sz w:val="22"/>
                <w:szCs w:val="22"/>
              </w:rPr>
            </w:pPr>
            <w:r w:rsidRPr="00997D17">
              <w:rPr>
                <w:sz w:val="22"/>
                <w:szCs w:val="22"/>
              </w:rPr>
              <w:t>Clinic ready for bites and crush injury.</w:t>
            </w:r>
          </w:p>
        </w:tc>
        <w:tc>
          <w:tcPr>
            <w:tcW w:w="2279" w:type="dxa"/>
          </w:tcPr>
          <w:p w14:paraId="5C6BF4B3" w14:textId="08924FC6" w:rsidR="0055281C" w:rsidRPr="00997D17" w:rsidRDefault="00275313" w:rsidP="00034217">
            <w:pPr>
              <w:pStyle w:val="ListBullet"/>
              <w:rPr>
                <w:sz w:val="22"/>
                <w:szCs w:val="22"/>
              </w:rPr>
            </w:pPr>
            <w:r w:rsidRPr="00997D17">
              <w:rPr>
                <w:sz w:val="22"/>
                <w:szCs w:val="22"/>
              </w:rPr>
              <w:lastRenderedPageBreak/>
              <w:t>Waingize watu ndani.</w:t>
            </w:r>
          </w:p>
          <w:p w14:paraId="00575E7A" w14:textId="727AC0B6" w:rsidR="0055281C" w:rsidRPr="00997D17" w:rsidRDefault="00275313" w:rsidP="00034217">
            <w:pPr>
              <w:pStyle w:val="ListBullet"/>
              <w:rPr>
                <w:sz w:val="22"/>
                <w:szCs w:val="22"/>
                <w:lang w:val="sv-SE"/>
              </w:rPr>
            </w:pPr>
            <w:r w:rsidRPr="00997D17">
              <w:rPr>
                <w:sz w:val="22"/>
                <w:szCs w:val="22"/>
                <w:lang w:val="sv-SE"/>
              </w:rPr>
              <w:t>Usimfukuze mnyama na umati.</w:t>
            </w:r>
          </w:p>
          <w:p w14:paraId="1F216DCC" w14:textId="3350DFC8" w:rsidR="0055281C" w:rsidRPr="00997D17" w:rsidRDefault="00275313" w:rsidP="00034217">
            <w:pPr>
              <w:pStyle w:val="ListBullet"/>
              <w:rPr>
                <w:sz w:val="22"/>
                <w:szCs w:val="22"/>
              </w:rPr>
            </w:pPr>
            <w:r w:rsidRPr="00997D17">
              <w:rPr>
                <w:sz w:val="22"/>
                <w:szCs w:val="22"/>
              </w:rPr>
              <w:t>Hakiki wafugaji malishoni.</w:t>
            </w:r>
          </w:p>
          <w:p w14:paraId="0FC92B7F" w14:textId="32F3F238" w:rsidR="0055281C" w:rsidRPr="00997D17" w:rsidRDefault="00275313" w:rsidP="00034217">
            <w:pPr>
              <w:pStyle w:val="ListBullet"/>
              <w:rPr>
                <w:sz w:val="22"/>
                <w:szCs w:val="22"/>
                <w:lang w:val="sv-SE"/>
              </w:rPr>
            </w:pPr>
            <w:r w:rsidRPr="00997D17">
              <w:rPr>
                <w:sz w:val="22"/>
                <w:szCs w:val="22"/>
                <w:lang w:val="sv-SE"/>
              </w:rPr>
              <w:lastRenderedPageBreak/>
              <w:t>Kliniki iwe tayari.</w:t>
            </w:r>
          </w:p>
          <w:p w14:paraId="0CAA19DF" w14:textId="1CF55F11" w:rsidR="002066E7" w:rsidRPr="00997D17" w:rsidRDefault="002066E7" w:rsidP="0055281C">
            <w:pPr>
              <w:pStyle w:val="ListParagraph"/>
              <w:rPr>
                <w:sz w:val="22"/>
                <w:szCs w:val="22"/>
                <w:lang w:val="sv-SE"/>
              </w:rPr>
            </w:pPr>
          </w:p>
        </w:tc>
      </w:tr>
      <w:tr w:rsidR="002066E7" w:rsidRPr="00997D17" w14:paraId="601FF1E9" w14:textId="77777777" w:rsidTr="002066E7">
        <w:tc>
          <w:tcPr>
            <w:tcW w:w="2278" w:type="dxa"/>
          </w:tcPr>
          <w:p w14:paraId="3FD59050"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2A0675FC" w14:textId="25BBDE5D" w:rsidR="0055281C" w:rsidRPr="00FE0A4D" w:rsidRDefault="00FE0A4D" w:rsidP="0055281C">
            <w:pPr>
              <w:pStyle w:val="ListParagraph"/>
              <w:rPr>
                <w:sz w:val="22"/>
                <w:szCs w:val="22"/>
                <w:lang w:val="sv-SE"/>
                <w:rPrChange w:id="393" w:author="Bonephace Kaijage" w:date="2026-10-14T06:29:00Z" w16du:dateUtc="2026-10-14T04:29:00Z">
                  <w:rPr>
                    <w:sz w:val="22"/>
                    <w:szCs w:val="22"/>
                  </w:rPr>
                </w:rPrChange>
              </w:rPr>
            </w:pPr>
            <w:ins w:id="394" w:author="Bonephace Kaijage" w:date="2026-10-14T06:14:00Z" w16du:dateUtc="2026-10-14T04:14:00Z">
              <w:r w:rsidRPr="00FE0A4D">
                <w:rPr>
                  <w:sz w:val="22"/>
                  <w:szCs w:val="22"/>
                  <w:lang w:val="sv-SE"/>
                  <w:rPrChange w:id="395" w:author="Bonephace Kaijage" w:date="2026-10-14T06:29:00Z" w16du:dateUtc="2026-10-14T04:29:00Z">
                    <w:rPr>
                      <w:sz w:val="22"/>
                      <w:szCs w:val="22"/>
                    </w:rPr>
                  </w:rPrChange>
                </w:rPr>
                <w:t>Hakikisheni watoto, wazee na watu wenye ulemavu wote wako salama na wana mtu wa kuwasaidia.</w:t>
              </w:r>
            </w:ins>
            <w:del w:id="396" w:author="Bonephace Kaijage" w:date="2026-10-14T06:14:00Z" w16du:dateUtc="2026-10-14T04:14:00Z">
              <w:r w:rsidR="0055281C" w:rsidRPr="00FE0A4D" w:rsidDel="00FE0A4D">
                <w:rPr>
                  <w:sz w:val="22"/>
                  <w:szCs w:val="22"/>
                  <w:lang w:val="sv-SE"/>
                  <w:rPrChange w:id="397" w:author="Bonephace Kaijage" w:date="2026-10-14T06:29:00Z" w16du:dateUtc="2026-10-14T04:29:00Z">
                    <w:rPr>
                      <w:sz w:val="22"/>
                      <w:szCs w:val="22"/>
                    </w:rPr>
                  </w:rPrChange>
                </w:rPr>
                <w:delText>Hakiki watoto, wazee na watu wenye ulemavu.</w:delText>
              </w:r>
            </w:del>
          </w:p>
          <w:p w14:paraId="68EF0CDB" w14:textId="5AD7F608" w:rsidR="0055281C" w:rsidRPr="00FE0A4D" w:rsidRDefault="0055281C" w:rsidP="0055281C">
            <w:pPr>
              <w:pStyle w:val="ListParagraph"/>
              <w:rPr>
                <w:sz w:val="22"/>
                <w:szCs w:val="22"/>
                <w:lang w:val="sv-SE"/>
                <w:rPrChange w:id="398" w:author="Bonephace Kaijage" w:date="2026-10-14T06:29:00Z" w16du:dateUtc="2026-10-14T04:29:00Z">
                  <w:rPr>
                    <w:sz w:val="22"/>
                    <w:szCs w:val="22"/>
                  </w:rPr>
                </w:rPrChange>
              </w:rPr>
            </w:pPr>
            <w:r w:rsidRPr="00FE0A4D">
              <w:rPr>
                <w:sz w:val="22"/>
                <w:szCs w:val="22"/>
                <w:lang w:val="sv-SE"/>
                <w:rPrChange w:id="399" w:author="Bonephace Kaijage" w:date="2026-10-14T06:29:00Z" w16du:dateUtc="2026-10-14T04:29:00Z">
                  <w:rPr>
                    <w:sz w:val="22"/>
                    <w:szCs w:val="22"/>
                  </w:rPr>
                </w:rPrChange>
              </w:rPr>
              <w:t>Chanzo cha maji kikiathirika, chemsha au tibu maji ya kunywa.</w:t>
            </w:r>
          </w:p>
          <w:p w14:paraId="7E23AD6D" w14:textId="7A2B447B" w:rsidR="002066E7" w:rsidRPr="00FE0A4D" w:rsidRDefault="002066E7" w:rsidP="00FE4152">
            <w:pPr>
              <w:pStyle w:val="ListParagraph"/>
              <w:rPr>
                <w:sz w:val="22"/>
                <w:szCs w:val="22"/>
                <w:lang w:val="sv-SE"/>
                <w:rPrChange w:id="400" w:author="Bonephace Kaijage" w:date="2026-10-14T06:29:00Z" w16du:dateUtc="2026-10-14T04:29:00Z">
                  <w:rPr>
                    <w:sz w:val="22"/>
                    <w:szCs w:val="22"/>
                  </w:rPr>
                </w:rPrChange>
              </w:rPr>
            </w:pPr>
          </w:p>
        </w:tc>
        <w:tc>
          <w:tcPr>
            <w:tcW w:w="2278" w:type="dxa"/>
          </w:tcPr>
          <w:p w14:paraId="39C13099" w14:textId="4C11B941"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3723D1E" w14:textId="2955A6FA" w:rsidR="002066E7" w:rsidRPr="00997D17" w:rsidRDefault="00FE0A4D" w:rsidP="00FE4152">
            <w:pPr>
              <w:pStyle w:val="ListParagraph"/>
              <w:rPr>
                <w:sz w:val="22"/>
                <w:szCs w:val="22"/>
              </w:rPr>
            </w:pPr>
            <w:ins w:id="401"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02"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09F7215" w14:textId="660FB93D" w:rsidR="002066E7" w:rsidRPr="00997D17" w:rsidRDefault="00FE0A4D" w:rsidP="00FE4152">
            <w:pPr>
              <w:pStyle w:val="ListParagraph"/>
              <w:rPr>
                <w:sz w:val="22"/>
                <w:szCs w:val="22"/>
              </w:rPr>
            </w:pPr>
            <w:ins w:id="403"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0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3280DD9" w14:textId="07C35FFB" w:rsidR="0055281C" w:rsidRPr="00997D17" w:rsidRDefault="00FE0A4D" w:rsidP="00034217">
            <w:pPr>
              <w:pStyle w:val="ListBullet"/>
              <w:rPr>
                <w:sz w:val="22"/>
                <w:szCs w:val="22"/>
              </w:rPr>
            </w:pPr>
            <w:ins w:id="405"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406"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03454E52" w14:textId="7D0F3717" w:rsidR="0055281C" w:rsidRPr="00997D17" w:rsidRDefault="00FE0A4D" w:rsidP="00034217">
            <w:pPr>
              <w:pStyle w:val="ListBullet"/>
              <w:rPr>
                <w:sz w:val="22"/>
                <w:szCs w:val="22"/>
              </w:rPr>
            </w:pPr>
            <w:ins w:id="407" w:author="Bonephace Kaijage" w:date="2026-10-14T06:19:00Z" w16du:dateUtc="2026-10-14T04:19:00Z">
              <w:r>
                <w:rPr>
                  <w:sz w:val="22"/>
                  <w:szCs w:val="22"/>
                </w:rPr>
                <w:t>Call 114 and 190, and keep the road to the sites named in Know Your Risk clear so that ambulances and rescue teams can reach people.</w:t>
              </w:r>
            </w:ins>
            <w:del w:id="408" w:author="Bonephace Kaijage" w:date="2026-10-14T06:19:00Z" w16du:dateUtc="2026-10-14T04:19:00Z">
              <w:r w:rsidR="00275313" w:rsidRPr="00997D17" w:rsidDel="00FE0A4D">
                <w:rPr>
                  <w:sz w:val="22"/>
                  <w:szCs w:val="22"/>
                </w:rPr>
                <w:delText>Call 114 and 190. Keep the road to the named sites clear for ambulances.</w:delText>
              </w:r>
            </w:del>
          </w:p>
          <w:p w14:paraId="6C1774F0" w14:textId="58D79EBE" w:rsidR="0055281C" w:rsidRPr="00997D17" w:rsidRDefault="00275313" w:rsidP="00034217">
            <w:pPr>
              <w:pStyle w:val="ListBullet"/>
              <w:rPr>
                <w:sz w:val="22"/>
                <w:szCs w:val="22"/>
              </w:rPr>
            </w:pPr>
            <w:r w:rsidRPr="00997D17">
              <w:rPr>
                <w:sz w:val="22"/>
                <w:szCs w:val="22"/>
              </w:rPr>
              <w:t>Open the shelter and register every household. Note who is missing.</w:t>
            </w:r>
          </w:p>
          <w:p w14:paraId="4FE83C5C" w14:textId="6E2869A3"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21D7A41E" w14:textId="2C996D48" w:rsidR="0055281C" w:rsidRPr="00997D17" w:rsidRDefault="00275313" w:rsidP="00034217">
            <w:pPr>
              <w:pStyle w:val="ListBullet"/>
              <w:rPr>
                <w:sz w:val="22"/>
                <w:szCs w:val="22"/>
                <w:lang w:val="sv-SE"/>
              </w:rPr>
            </w:pPr>
            <w:r w:rsidRPr="00997D17">
              <w:rPr>
                <w:sz w:val="22"/>
                <w:szCs w:val="22"/>
                <w:lang w:val="sv-SE"/>
              </w:rPr>
              <w:t>Hamisha eneo hili sasa. Msirudi mpaka kamati iseme.</w:t>
            </w:r>
          </w:p>
          <w:p w14:paraId="63808B42" w14:textId="10EAFFD2" w:rsidR="0055281C" w:rsidRPr="00997D17" w:rsidRDefault="00275313" w:rsidP="00034217">
            <w:pPr>
              <w:pStyle w:val="ListBullet"/>
              <w:rPr>
                <w:sz w:val="22"/>
                <w:szCs w:val="22"/>
                <w:lang w:val="sv-SE"/>
              </w:rPr>
            </w:pPr>
            <w:r w:rsidRPr="00997D17">
              <w:rPr>
                <w:sz w:val="22"/>
                <w:szCs w:val="22"/>
                <w:lang w:val="sv-SE"/>
              </w:rPr>
              <w:t>Piga 114 na 190. Acha barabara wazi.</w:t>
            </w:r>
          </w:p>
          <w:p w14:paraId="61A8BDF0" w14:textId="1384C28A" w:rsidR="0055281C" w:rsidRPr="00997D17" w:rsidRDefault="00275313" w:rsidP="00034217">
            <w:pPr>
              <w:pStyle w:val="ListBullet"/>
              <w:rPr>
                <w:sz w:val="22"/>
                <w:szCs w:val="22"/>
                <w:lang w:val="sv-SE"/>
              </w:rPr>
            </w:pPr>
            <w:r w:rsidRPr="00997D17">
              <w:rPr>
                <w:sz w:val="22"/>
                <w:szCs w:val="22"/>
                <w:lang w:val="sv-SE"/>
              </w:rPr>
              <w:t>Sajili kila kaya. Andika aliyepotea.</w:t>
            </w:r>
          </w:p>
          <w:p w14:paraId="07BA9C2E" w14:textId="7DFE6E67" w:rsidR="0055281C" w:rsidRPr="00997D17" w:rsidRDefault="00275313" w:rsidP="00034217">
            <w:pPr>
              <w:pStyle w:val="ListBullet"/>
              <w:rPr>
                <w:sz w:val="22"/>
                <w:szCs w:val="22"/>
                <w:lang w:val="sv-SE"/>
              </w:rPr>
            </w:pPr>
            <w:r w:rsidRPr="00997D17">
              <w:rPr>
                <w:sz w:val="22"/>
                <w:szCs w:val="22"/>
                <w:lang w:val="sv-SE"/>
              </w:rPr>
              <w:t>Majeruhi kwanza, kisha kipindupindu.</w:t>
            </w:r>
          </w:p>
          <w:p w14:paraId="1B60801F" w14:textId="42A1F52A" w:rsidR="002066E7" w:rsidRPr="00997D17" w:rsidRDefault="002066E7" w:rsidP="0055281C">
            <w:pPr>
              <w:pStyle w:val="ListParagraph"/>
              <w:rPr>
                <w:sz w:val="22"/>
                <w:szCs w:val="22"/>
                <w:lang w:val="sv-SE"/>
              </w:rPr>
            </w:pPr>
          </w:p>
        </w:tc>
      </w:tr>
    </w:tbl>
    <w:p w14:paraId="17F5661F"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0C74C046"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002E8470" w14:textId="19813256"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75586760" w14:textId="0A1FC753" w:rsidR="00250A71" w:rsidRPr="008F12E3" w:rsidRDefault="00FE4152" w:rsidP="00FE4152">
      <w:pPr>
        <w:pStyle w:val="ListParagraph"/>
        <w:rPr>
          <w:sz w:val="22"/>
          <w:szCs w:val="22"/>
        </w:rPr>
      </w:pPr>
      <w:r w:rsidRPr="00997D17">
        <w:rPr>
          <w:sz w:val="22"/>
          <w:szCs w:val="22"/>
        </w:rPr>
        <w:t>Arusha City Council — Halmashauri ya Jiji la Arusha (Arusha City / Jiji la Arusha)</w:t>
      </w:r>
    </w:p>
    <w:p w14:paraId="6BEA0165" w14:textId="77777777" w:rsidR="002A1887" w:rsidRDefault="00FE4152" w:rsidP="00FE4152">
      <w:pPr>
        <w:rPr>
          <w:sz w:val="22"/>
          <w:szCs w:val="22"/>
        </w:rPr>
      </w:pPr>
      <w:r w:rsidRPr="00997D17">
        <w:rPr>
          <w:sz w:val="22"/>
          <w:szCs w:val="22"/>
        </w:rPr>
        <w:lastRenderedPageBreak/>
        <w:t>2. DAR ES SALAAM REGION | MKOA WA DAR ES SALAAM</w:t>
      </w:r>
    </w:p>
    <w:p w14:paraId="55BC5600" w14:textId="77777777" w:rsidR="002A1887" w:rsidRDefault="002A1887" w:rsidP="002A1887">
      <w:pPr>
        <w:rPr>
          <w:color w:val="000000"/>
        </w:rPr>
      </w:pPr>
    </w:p>
    <w:p w14:paraId="60E0BCF1" w14:textId="77777777" w:rsidR="002A1887" w:rsidRDefault="002A1887" w:rsidP="002A1887">
      <w:pPr>
        <w:pStyle w:val="Strong1"/>
        <w:jc w:val="both"/>
        <w:rPr>
          <w:color w:val="000000"/>
        </w:rPr>
      </w:pPr>
      <w:r w:rsidRPr="002A1887">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2A1887" w:rsidRPr="002A1887" w14:paraId="4BC90A09" w14:textId="77777777" w:rsidTr="002A1887">
        <w:trPr>
          <w:tblHeader/>
        </w:trPr>
        <w:tc>
          <w:tcPr>
            <w:tcW w:w="3420" w:type="dxa"/>
            <w:shd w:val="clear" w:color="D9D9D9" w:fill="D9D9D9"/>
          </w:tcPr>
          <w:p w14:paraId="6C95875B" w14:textId="09E8DE0A" w:rsidR="002A1887" w:rsidRPr="002A1887" w:rsidRDefault="002A1887" w:rsidP="002A1887">
            <w:pPr>
              <w:jc w:val="both"/>
              <w:rPr>
                <w:color w:val="000000"/>
              </w:rPr>
            </w:pPr>
            <w:r w:rsidRPr="002A1887">
              <w:rPr>
                <w:color w:val="000000"/>
              </w:rPr>
              <w:t>AREA (EN)</w:t>
            </w:r>
          </w:p>
        </w:tc>
        <w:tc>
          <w:tcPr>
            <w:tcW w:w="3235" w:type="dxa"/>
            <w:shd w:val="clear" w:color="D9D9D9" w:fill="D9D9D9"/>
          </w:tcPr>
          <w:p w14:paraId="3F76A45F" w14:textId="459AD85C" w:rsidR="002A1887" w:rsidRPr="002A1887" w:rsidRDefault="002A1887" w:rsidP="002A1887">
            <w:pPr>
              <w:jc w:val="both"/>
              <w:rPr>
                <w:color w:val="000000"/>
              </w:rPr>
            </w:pPr>
            <w:r w:rsidRPr="002A1887">
              <w:rPr>
                <w:color w:val="000000"/>
              </w:rPr>
              <w:t>ENEO (SW)</w:t>
            </w:r>
          </w:p>
        </w:tc>
        <w:tc>
          <w:tcPr>
            <w:tcW w:w="3605" w:type="dxa"/>
            <w:shd w:val="clear" w:color="D9D9D9" w:fill="D9D9D9"/>
          </w:tcPr>
          <w:p w14:paraId="458CA328" w14:textId="606B1A23" w:rsidR="002A1887" w:rsidRPr="002A1887" w:rsidRDefault="002A1887" w:rsidP="002A1887">
            <w:pPr>
              <w:jc w:val="both"/>
              <w:rPr>
                <w:color w:val="000000"/>
              </w:rPr>
            </w:pPr>
            <w:r w:rsidRPr="002A1887">
              <w:rPr>
                <w:color w:val="000000"/>
              </w:rPr>
              <w:t>RISK STATEMENT (EN)</w:t>
            </w:r>
          </w:p>
        </w:tc>
        <w:tc>
          <w:tcPr>
            <w:tcW w:w="3325" w:type="dxa"/>
            <w:shd w:val="clear" w:color="D9D9D9" w:fill="D9D9D9"/>
          </w:tcPr>
          <w:p w14:paraId="3F5C1CC8" w14:textId="07D68CF5" w:rsidR="002A1887" w:rsidRPr="002A1887" w:rsidRDefault="002A1887" w:rsidP="002A1887">
            <w:pPr>
              <w:jc w:val="both"/>
              <w:rPr>
                <w:color w:val="000000"/>
              </w:rPr>
            </w:pPr>
            <w:r w:rsidRPr="002A1887">
              <w:rPr>
                <w:color w:val="000000"/>
              </w:rPr>
              <w:t>TAMKO LA HATARI (SW)</w:t>
            </w:r>
          </w:p>
        </w:tc>
      </w:tr>
      <w:tr w:rsidR="002A1887" w:rsidRPr="002A1887" w14:paraId="56745DEE" w14:textId="77777777" w:rsidTr="002A1887">
        <w:tc>
          <w:tcPr>
            <w:tcW w:w="3420" w:type="dxa"/>
          </w:tcPr>
          <w:p w14:paraId="7A92CBE4" w14:textId="4CEA371E" w:rsidR="002A1887" w:rsidRPr="002A1887" w:rsidRDefault="002A1887" w:rsidP="002A1887">
            <w:pPr>
              <w:pStyle w:val="ListParagraph"/>
              <w:numPr>
                <w:ilvl w:val="0"/>
                <w:numId w:val="1"/>
              </w:numPr>
              <w:jc w:val="both"/>
              <w:rPr>
                <w:color w:val="000000"/>
              </w:rPr>
            </w:pPr>
            <w:r w:rsidRPr="002A1887">
              <w:rPr>
                <w:color w:val="000000"/>
              </w:rPr>
              <w:t>Dar es Salaam City: Kariakoo and the city centre</w:t>
            </w:r>
          </w:p>
        </w:tc>
        <w:tc>
          <w:tcPr>
            <w:tcW w:w="3235" w:type="dxa"/>
          </w:tcPr>
          <w:p w14:paraId="6CA4D4C0" w14:textId="505168DE" w:rsidR="002A1887" w:rsidRPr="002A1887" w:rsidRDefault="002A1887" w:rsidP="002A1887">
            <w:pPr>
              <w:pStyle w:val="ListParagraph"/>
              <w:numPr>
                <w:ilvl w:val="0"/>
                <w:numId w:val="1"/>
              </w:numPr>
              <w:jc w:val="both"/>
              <w:rPr>
                <w:color w:val="000000"/>
                <w:lang w:val="sv-SE"/>
              </w:rPr>
            </w:pPr>
            <w:r w:rsidRPr="002A1887">
              <w:rPr>
                <w:color w:val="000000"/>
                <w:lang w:val="sv-SE"/>
              </w:rPr>
              <w:t>Jiji la Dar es Salaam: Kariakoo na katikati ya jiji</w:t>
            </w:r>
          </w:p>
        </w:tc>
        <w:tc>
          <w:tcPr>
            <w:tcW w:w="3605" w:type="dxa"/>
          </w:tcPr>
          <w:p w14:paraId="0FC7080D" w14:textId="1D342AED" w:rsidR="002A1887" w:rsidRPr="00DC5789" w:rsidRDefault="002A1887" w:rsidP="00DC5789">
            <w:pPr>
              <w:pStyle w:val="ListParagraph"/>
              <w:numPr>
                <w:ilvl w:val="0"/>
                <w:numId w:val="1"/>
              </w:numPr>
              <w:jc w:val="both"/>
              <w:rPr>
                <w:color w:val="000000"/>
              </w:rPr>
            </w:pPr>
            <w:r w:rsidRPr="00DC5789">
              <w:rPr>
                <w:color w:val="000000"/>
              </w:rPr>
              <w:t>This is the dense commercial core: Kariakoo and the city centre pack traders, goods and vehicles into narrow streets, where blocked drains flood quickly in Masika downpours and fire spreads fast between buildings.</w:t>
            </w:r>
          </w:p>
          <w:p w14:paraId="4FDC2C34" w14:textId="77777777" w:rsidR="000343A2" w:rsidRDefault="00DC5789" w:rsidP="00DC5789">
            <w:pPr>
              <w:pStyle w:val="ListParagraph"/>
              <w:numPr>
                <w:ilvl w:val="0"/>
                <w:numId w:val="1"/>
              </w:numPr>
              <w:jc w:val="both"/>
              <w:rPr>
                <w:ins w:id="409" w:author="Bonephace Kaijage" w:date="2026-10-11T06:34:00Z" w16du:dateUtc="2026-10-11T03:34:00Z"/>
                <w:bCs/>
                <w:color w:val="000000"/>
              </w:rPr>
            </w:pPr>
            <w:r>
              <w:rPr>
                <w:bCs/>
                <w:color w:val="000000"/>
              </w:rPr>
              <w:t>For those trading and working here, it helps to</w:t>
            </w:r>
            <w:r w:rsidR="002A1887" w:rsidRPr="00DC5789">
              <w:rPr>
                <w:bCs/>
                <w:color w:val="000000"/>
              </w:rPr>
              <w:t xml:space="preserve"> keep drains, fire exits and hydrants clear, store flammable goods safely and keep electrical connections certified.</w:t>
            </w:r>
          </w:p>
          <w:p w14:paraId="173B2D85" w14:textId="1022A310" w:rsidR="000343A2" w:rsidRDefault="00FE0A4D" w:rsidP="00DC5789">
            <w:pPr>
              <w:pStyle w:val="ListParagraph"/>
              <w:numPr>
                <w:ilvl w:val="0"/>
                <w:numId w:val="1"/>
              </w:numPr>
              <w:jc w:val="both"/>
              <w:rPr>
                <w:ins w:id="410" w:author="Bonephace Kaijage" w:date="2026-10-11T06:34:00Z" w16du:dateUtc="2026-10-11T03:34:00Z"/>
                <w:bCs/>
                <w:color w:val="000000"/>
              </w:rPr>
            </w:pPr>
            <w:ins w:id="411" w:author="Bonephace Kaijage" w:date="2026-10-14T05:55:00Z" w16du:dateUtc="2026-10-14T03:55:00Z">
              <w:r>
                <w:rPr>
                  <w:bCs/>
                  <w:color w:val="000000"/>
                </w:rPr>
                <w:t>What raises the risk: stacking goods over drains, blocking fire exits with stock and running unlicensed wiring.</w:t>
              </w:r>
            </w:ins>
          </w:p>
          <w:p w14:paraId="01B8A586" w14:textId="77777777" w:rsidR="00FE0A4D" w:rsidRDefault="000343A2" w:rsidP="00DC5789">
            <w:pPr>
              <w:pStyle w:val="ListParagraph"/>
              <w:numPr>
                <w:ilvl w:val="0"/>
                <w:numId w:val="1"/>
              </w:numPr>
              <w:jc w:val="both"/>
              <w:rPr>
                <w:ins w:id="412" w:author="Bonephace Kaijage" w:date="2026-10-14T05:58:00Z" w16du:dateUtc="2026-10-14T03:58:00Z"/>
                <w:bCs/>
                <w:color w:val="000000"/>
              </w:rPr>
            </w:pPr>
            <w:ins w:id="413" w:author="Bonephace Kaijage" w:date="2026-10-11T06:34:00Z" w16du:dateUtc="2026-10-11T03:34:00Z">
              <w:r>
                <w:rPr>
                  <w:bCs/>
                  <w:color w:val="000000"/>
                </w:rPr>
                <w:t>Know the nearest open space or wide road you will move to if fire or flood starts, agree it with neighbouring traders, and leave goods behind when told to go.</w:t>
              </w:r>
            </w:ins>
          </w:p>
          <w:p w14:paraId="0A82AB63" w14:textId="23B2C60C" w:rsidR="002A1887" w:rsidRPr="00DC5789" w:rsidRDefault="00FE0A4D" w:rsidP="00DC5789">
            <w:pPr>
              <w:pStyle w:val="ListParagraph"/>
              <w:numPr>
                <w:ilvl w:val="0"/>
                <w:numId w:val="1"/>
              </w:numPr>
              <w:jc w:val="both"/>
              <w:rPr>
                <w:bCs/>
                <w:color w:val="000000"/>
              </w:rPr>
            </w:pPr>
            <w:ins w:id="414" w:author="Bonephace Kaijage" w:date="2026-10-14T05:58:00Z" w16du:dateUtc="2026-10-14T03:58:00Z">
              <w:r>
                <w:rPr>
                  <w:bCs/>
                  <w:color w:val="000000"/>
                </w:rPr>
                <w:t>Agree who will help anyone in the household who cannot move, see or hear a warning on their own.</w:t>
              </w:r>
            </w:ins>
          </w:p>
        </w:tc>
        <w:tc>
          <w:tcPr>
            <w:tcW w:w="3325" w:type="dxa"/>
          </w:tcPr>
          <w:p w14:paraId="67691582" w14:textId="44EFD783" w:rsidR="002A1887" w:rsidRPr="00DC5789" w:rsidRDefault="002A1887" w:rsidP="00DC5789">
            <w:pPr>
              <w:pStyle w:val="ListParagraph"/>
              <w:numPr>
                <w:ilvl w:val="0"/>
                <w:numId w:val="1"/>
              </w:numPr>
              <w:jc w:val="both"/>
              <w:rPr>
                <w:color w:val="000000"/>
              </w:rPr>
            </w:pPr>
            <w:r w:rsidRPr="00DC5789">
              <w:rPr>
                <w:color w:val="000000"/>
              </w:rPr>
              <w:t>Hiki ni kitovu cha biashara chenye msongamano: Kariakoo na katikati ya jiji hujaza wafanyabiashara, bidhaa na magari kwenye mitaa myembamba, ambapo mitaro iliyoziba hufurika haraka wakati wa mvua za Masika na moto husambaa haraka kati ya majengo.</w:t>
            </w:r>
          </w:p>
          <w:p w14:paraId="05E46639" w14:textId="77777777" w:rsidR="000343A2" w:rsidRDefault="00DC5789" w:rsidP="00DC5789">
            <w:pPr>
              <w:pStyle w:val="ListParagraph"/>
              <w:numPr>
                <w:ilvl w:val="0"/>
                <w:numId w:val="1"/>
              </w:numPr>
              <w:jc w:val="both"/>
              <w:rPr>
                <w:ins w:id="415" w:author="Bonephace Kaijage" w:date="2026-10-11T06:34:00Z" w16du:dateUtc="2026-10-11T03:34:00Z"/>
                <w:bCs/>
                <w:color w:val="000000"/>
              </w:rPr>
            </w:pPr>
            <w:r>
              <w:rPr>
                <w:bCs/>
                <w:color w:val="000000"/>
              </w:rPr>
              <w:t>Kwa wanaofanya biashara na kazi hapa, ni vyema</w:t>
            </w:r>
            <w:r w:rsidR="002A1887" w:rsidRPr="00DC5789">
              <w:rPr>
                <w:bCs/>
                <w:color w:val="000000"/>
              </w:rPr>
              <w:t xml:space="preserve"> kuweka mitaro, njia za dharura na mabomba ya zimamoto wazi, kuhifadhi bidhaa zinazoshika moto kwa usalama na kuhakikisha miunganisho ya umeme imethibitishwa.</w:t>
            </w:r>
          </w:p>
          <w:p w14:paraId="732B7289" w14:textId="084BB320" w:rsidR="000343A2" w:rsidRDefault="00FE0A4D" w:rsidP="00DC5789">
            <w:pPr>
              <w:pStyle w:val="ListParagraph"/>
              <w:numPr>
                <w:ilvl w:val="0"/>
                <w:numId w:val="1"/>
              </w:numPr>
              <w:jc w:val="both"/>
              <w:rPr>
                <w:ins w:id="416" w:author="Bonephace Kaijage" w:date="2026-10-11T06:34:00Z" w16du:dateUtc="2026-10-11T03:34:00Z"/>
                <w:bCs/>
                <w:color w:val="000000"/>
              </w:rPr>
            </w:pPr>
            <w:ins w:id="417" w:author="Bonephace Kaijage" w:date="2026-10-14T05:55:00Z" w16du:dateUtc="2026-10-14T03:55:00Z">
              <w:r>
                <w:rPr>
                  <w:bCs/>
                  <w:color w:val="000000"/>
                </w:rPr>
                <w:t>Kinachoongeza hatari: kurundika bidhaa juu ya mitaro, kuziba njia za dharura kwa mizigo na kutumia nyaya za umeme zisizo rasmi.</w:t>
              </w:r>
            </w:ins>
          </w:p>
          <w:p w14:paraId="5401B17A" w14:textId="77777777" w:rsidR="00FE0A4D" w:rsidRDefault="000343A2" w:rsidP="00DC5789">
            <w:pPr>
              <w:pStyle w:val="ListParagraph"/>
              <w:numPr>
                <w:ilvl w:val="0"/>
                <w:numId w:val="1"/>
              </w:numPr>
              <w:jc w:val="both"/>
              <w:rPr>
                <w:ins w:id="418" w:author="Bonephace Kaijage" w:date="2026-10-14T05:58:00Z" w16du:dateUtc="2026-10-14T03:58:00Z"/>
                <w:bCs/>
                <w:color w:val="000000"/>
              </w:rPr>
            </w:pPr>
            <w:ins w:id="419" w:author="Bonephace Kaijage" w:date="2026-10-11T06:34:00Z" w16du:dateUtc="2026-10-11T03:34:00Z">
              <w:r>
                <w:rPr>
                  <w:bCs/>
                  <w:color w:val="000000"/>
                </w:rPr>
                <w:t>Fahamu uwanja wazi au barabara pana iliyo karibu utakayohamia moto au mafuriko yakianza, kubaliana nayo na wafanyabiashara jirani, na acha bidhaa unapoambiwa uondoke.</w:t>
              </w:r>
            </w:ins>
          </w:p>
          <w:p w14:paraId="51F59C27" w14:textId="6002748D" w:rsidR="002A1887" w:rsidRPr="00DC5789" w:rsidRDefault="00FE0A4D" w:rsidP="00DC5789">
            <w:pPr>
              <w:pStyle w:val="ListParagraph"/>
              <w:numPr>
                <w:ilvl w:val="0"/>
                <w:numId w:val="1"/>
              </w:numPr>
              <w:jc w:val="both"/>
              <w:rPr>
                <w:bCs/>
                <w:color w:val="000000"/>
              </w:rPr>
            </w:pPr>
            <w:ins w:id="420"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7B1631F3" w14:textId="77777777" w:rsidTr="002A1887">
        <w:tc>
          <w:tcPr>
            <w:tcW w:w="3420" w:type="dxa"/>
          </w:tcPr>
          <w:p w14:paraId="49446487" w14:textId="7406DF78" w:rsidR="002A1887" w:rsidRPr="002A1887" w:rsidRDefault="002A1887" w:rsidP="002A1887">
            <w:pPr>
              <w:pStyle w:val="ListParagraph"/>
              <w:numPr>
                <w:ilvl w:val="0"/>
                <w:numId w:val="1"/>
              </w:numPr>
              <w:jc w:val="both"/>
              <w:rPr>
                <w:color w:val="000000"/>
              </w:rPr>
            </w:pPr>
            <w:r w:rsidRPr="002A1887">
              <w:rPr>
                <w:color w:val="000000"/>
              </w:rPr>
              <w:lastRenderedPageBreak/>
              <w:t>Ilala: Msimbazi River valley and Jangwani</w:t>
            </w:r>
          </w:p>
        </w:tc>
        <w:tc>
          <w:tcPr>
            <w:tcW w:w="3235" w:type="dxa"/>
          </w:tcPr>
          <w:p w14:paraId="5FD16C8D" w14:textId="46B7F50E" w:rsidR="002A1887" w:rsidRPr="002A1887" w:rsidRDefault="002A1887" w:rsidP="002A1887">
            <w:pPr>
              <w:pStyle w:val="ListParagraph"/>
              <w:numPr>
                <w:ilvl w:val="0"/>
                <w:numId w:val="1"/>
              </w:numPr>
              <w:jc w:val="both"/>
              <w:rPr>
                <w:color w:val="000000"/>
                <w:lang w:val="sv-SE"/>
              </w:rPr>
            </w:pPr>
            <w:r w:rsidRPr="002A1887">
              <w:rPr>
                <w:color w:val="000000"/>
                <w:lang w:val="sv-SE"/>
              </w:rPr>
              <w:t>Ilala: bonde la Mto Msimbazi na Jangwani</w:t>
            </w:r>
          </w:p>
        </w:tc>
        <w:tc>
          <w:tcPr>
            <w:tcW w:w="3605" w:type="dxa"/>
          </w:tcPr>
          <w:p w14:paraId="37964BFF" w14:textId="08E41710" w:rsidR="002A1887" w:rsidRPr="00DC5789" w:rsidRDefault="002A1887" w:rsidP="00DC5789">
            <w:pPr>
              <w:pStyle w:val="ListParagraph"/>
              <w:numPr>
                <w:ilvl w:val="0"/>
                <w:numId w:val="1"/>
              </w:numPr>
              <w:jc w:val="both"/>
              <w:rPr>
                <w:color w:val="000000"/>
              </w:rPr>
            </w:pPr>
            <w:r w:rsidRPr="00DC5789">
              <w:rPr>
                <w:color w:val="000000"/>
              </w:rPr>
              <w:t>This area is the Msimbazi flood plain: the river rises rapidly in heavy rain, Jangwani and nearby settlements flood repeatedly, and the Morogoro Road crossing is cut.</w:t>
            </w:r>
          </w:p>
          <w:p w14:paraId="5054BD74" w14:textId="77777777" w:rsidR="000343A2" w:rsidRDefault="00DC5789" w:rsidP="00DC5789">
            <w:pPr>
              <w:pStyle w:val="ListParagraph"/>
              <w:numPr>
                <w:ilvl w:val="0"/>
                <w:numId w:val="1"/>
              </w:numPr>
              <w:jc w:val="both"/>
              <w:rPr>
                <w:ins w:id="421" w:author="Bonephace Kaijage" w:date="2026-10-11T06:35:00Z" w16du:dateUtc="2026-10-11T03:35:00Z"/>
                <w:bCs/>
                <w:color w:val="000000"/>
              </w:rPr>
            </w:pPr>
            <w:r>
              <w:rPr>
                <w:bCs/>
                <w:color w:val="000000"/>
              </w:rPr>
              <w:t>For those living and trading here, it helps to</w:t>
            </w:r>
            <w:r w:rsidR="002A1887" w:rsidRPr="00DC5789">
              <w:rPr>
                <w:bCs/>
                <w:color w:val="000000"/>
              </w:rPr>
              <w:t xml:space="preserve"> keep homes and goods above the flood level, keep the river channel free of waste and use safe routes when the valley floods.</w:t>
            </w:r>
          </w:p>
          <w:p w14:paraId="1979A668" w14:textId="4CB95F56" w:rsidR="000343A2" w:rsidRDefault="00FE0A4D" w:rsidP="00DC5789">
            <w:pPr>
              <w:pStyle w:val="ListParagraph"/>
              <w:numPr>
                <w:ilvl w:val="0"/>
                <w:numId w:val="1"/>
              </w:numPr>
              <w:jc w:val="both"/>
              <w:rPr>
                <w:ins w:id="422" w:author="Bonephace Kaijage" w:date="2026-10-11T06:35:00Z" w16du:dateUtc="2026-10-11T03:35:00Z"/>
                <w:bCs/>
                <w:color w:val="000000"/>
              </w:rPr>
            </w:pPr>
            <w:ins w:id="423" w:author="Bonephace Kaijage" w:date="2026-10-14T05:58:00Z" w16du:dateUtc="2026-10-14T03:58:00Z">
              <w:r>
                <w:rPr>
                  <w:bCs/>
                  <w:color w:val="000000"/>
                </w:rPr>
                <w:t>What raises the risk: building or extending houses inside the Msimbazi valley floor, and dumping waste in the channel; for new building choose ground above the flood line, and for houses already here know the exit and raise what you can.</w:t>
              </w:r>
            </w:ins>
          </w:p>
          <w:p w14:paraId="4433E131" w14:textId="77777777" w:rsidR="00FE0A4D" w:rsidRDefault="000343A2" w:rsidP="00DC5789">
            <w:pPr>
              <w:pStyle w:val="ListParagraph"/>
              <w:numPr>
                <w:ilvl w:val="0"/>
                <w:numId w:val="1"/>
              </w:numPr>
              <w:jc w:val="both"/>
              <w:rPr>
                <w:ins w:id="424" w:author="Bonephace Kaijage" w:date="2026-10-14T05:58:00Z" w16du:dateUtc="2026-10-14T03:58:00Z"/>
                <w:bCs/>
                <w:color w:val="000000"/>
              </w:rPr>
            </w:pPr>
            <w:ins w:id="425" w:author="Bonephace Kaijage" w:date="2026-10-11T06:35:00Z" w16du:dateUtc="2026-10-11T03:35:00Z">
              <w:r>
                <w:rPr>
                  <w:bCs/>
                  <w:color w:val="000000"/>
                </w:rPr>
                <w:t>Know the high ground on either side of the valley that you will move to, keep documents and medicines in one bag, and go as soon as the river starts to rise, not when Jangwani is already under water.</w:t>
              </w:r>
            </w:ins>
          </w:p>
          <w:p w14:paraId="003E5171" w14:textId="1552FE01" w:rsidR="002A1887" w:rsidRPr="00DC5789" w:rsidRDefault="00FE0A4D" w:rsidP="00DC5789">
            <w:pPr>
              <w:pStyle w:val="ListParagraph"/>
              <w:numPr>
                <w:ilvl w:val="0"/>
                <w:numId w:val="1"/>
              </w:numPr>
              <w:jc w:val="both"/>
              <w:rPr>
                <w:bCs/>
                <w:color w:val="000000"/>
              </w:rPr>
            </w:pPr>
            <w:ins w:id="426" w:author="Bonephace Kaijage" w:date="2026-10-14T05:58:00Z" w16du:dateUtc="2026-10-14T03:58:00Z">
              <w:r>
                <w:rPr>
                  <w:bCs/>
                  <w:color w:val="000000"/>
                </w:rPr>
                <w:t>Agree who will help anyone in the household who cannot move, see or hear a warning on their own.</w:t>
              </w:r>
            </w:ins>
          </w:p>
        </w:tc>
        <w:tc>
          <w:tcPr>
            <w:tcW w:w="3325" w:type="dxa"/>
          </w:tcPr>
          <w:p w14:paraId="21D03CF5" w14:textId="5011AEFE" w:rsidR="002A1887" w:rsidRPr="00DC5789" w:rsidRDefault="002A1887" w:rsidP="00DC5789">
            <w:pPr>
              <w:pStyle w:val="ListParagraph"/>
              <w:numPr>
                <w:ilvl w:val="0"/>
                <w:numId w:val="1"/>
              </w:numPr>
              <w:jc w:val="both"/>
              <w:rPr>
                <w:color w:val="000000"/>
              </w:rPr>
            </w:pPr>
            <w:r w:rsidRPr="00DC5789">
              <w:rPr>
                <w:color w:val="000000"/>
              </w:rPr>
              <w:t>Eneo hili ni uwanda wa mafuriko wa Msimbazi: mto hujaa kwa kasi wakati wa mvua kubwa, Jangwani na makazi ya jirani hufurika mara kwa mara, na kivuko cha Barabara ya Morogoro hukatika.</w:t>
            </w:r>
          </w:p>
          <w:p w14:paraId="4D7197C0" w14:textId="77777777" w:rsidR="000343A2" w:rsidRDefault="00DC5789" w:rsidP="00DC5789">
            <w:pPr>
              <w:pStyle w:val="ListParagraph"/>
              <w:numPr>
                <w:ilvl w:val="0"/>
                <w:numId w:val="1"/>
              </w:numPr>
              <w:jc w:val="both"/>
              <w:rPr>
                <w:ins w:id="427" w:author="Bonephace Kaijage" w:date="2026-10-11T06:35:00Z" w16du:dateUtc="2026-10-11T03:35:00Z"/>
                <w:bCs/>
                <w:color w:val="000000"/>
              </w:rPr>
            </w:pPr>
            <w:r>
              <w:rPr>
                <w:bCs/>
                <w:color w:val="000000"/>
              </w:rPr>
              <w:t>Kwa wanaoishi na kufanya biashara hapa, ni vyema</w:t>
            </w:r>
            <w:r w:rsidR="002A1887" w:rsidRPr="00DC5789">
              <w:rPr>
                <w:bCs/>
                <w:color w:val="000000"/>
              </w:rPr>
              <w:t xml:space="preserve"> kuweka makazi na bidhaa juu ya kiwango cha mafuriko, kuweka mkondo wa mto bila taka na kutumia njia salama bonde linapofurika.</w:t>
            </w:r>
          </w:p>
          <w:p w14:paraId="7DAE802F" w14:textId="3E31E24B" w:rsidR="000343A2" w:rsidRDefault="00FE0A4D" w:rsidP="00DC5789">
            <w:pPr>
              <w:pStyle w:val="ListParagraph"/>
              <w:numPr>
                <w:ilvl w:val="0"/>
                <w:numId w:val="1"/>
              </w:numPr>
              <w:jc w:val="both"/>
              <w:rPr>
                <w:ins w:id="428" w:author="Bonephace Kaijage" w:date="2026-10-11T06:35:00Z" w16du:dateUtc="2026-10-11T03:35:00Z"/>
                <w:bCs/>
                <w:color w:val="000000"/>
              </w:rPr>
            </w:pPr>
            <w:ins w:id="429" w:author="Bonephace Kaijage" w:date="2026-10-14T05:58:00Z" w16du:dateUtc="2026-10-14T03:58:00Z">
              <w:r>
                <w:rPr>
                  <w:bCs/>
                  <w:color w:val="000000"/>
                </w:rPr>
                <w:t>Kinachoongeza hatari: kujenga au kupanua nyumba ndani ya sakafu ya bonde la Msimbazi, na kutupa taka kwenye mkondo; kwa ujenzi mpya chagueni ardhi iliyo juu ya mstari wa mafuriko, na kwa nyumba zilizopo tayari fahamu njia ya kutokea na inueni mnachoweza.</w:t>
              </w:r>
            </w:ins>
          </w:p>
          <w:p w14:paraId="5CDFCB39" w14:textId="77777777" w:rsidR="00FE0A4D" w:rsidRDefault="000343A2" w:rsidP="00DC5789">
            <w:pPr>
              <w:pStyle w:val="ListParagraph"/>
              <w:numPr>
                <w:ilvl w:val="0"/>
                <w:numId w:val="1"/>
              </w:numPr>
              <w:jc w:val="both"/>
              <w:rPr>
                <w:ins w:id="430" w:author="Bonephace Kaijage" w:date="2026-10-14T05:58:00Z" w16du:dateUtc="2026-10-14T03:58:00Z"/>
                <w:bCs/>
                <w:color w:val="000000"/>
              </w:rPr>
            </w:pPr>
            <w:ins w:id="431" w:author="Bonephace Kaijage" w:date="2026-10-11T06:35:00Z" w16du:dateUtc="2026-10-11T03:35:00Z">
              <w:r>
                <w:rPr>
                  <w:bCs/>
                  <w:color w:val="000000"/>
                </w:rPr>
                <w:t>Fahamu sehemu ya juu pande zote za bonde utakayohamia, weka nyaraka na dawa kwenye begi moja, na ondoka mara mto unapoanza kujaa, si wakati Jangwani tayari imezama.</w:t>
              </w:r>
            </w:ins>
          </w:p>
          <w:p w14:paraId="71C704F5" w14:textId="10843E60" w:rsidR="002A1887" w:rsidRPr="00DC5789" w:rsidRDefault="00FE0A4D" w:rsidP="00DC5789">
            <w:pPr>
              <w:pStyle w:val="ListParagraph"/>
              <w:numPr>
                <w:ilvl w:val="0"/>
                <w:numId w:val="1"/>
              </w:numPr>
              <w:jc w:val="both"/>
              <w:rPr>
                <w:bCs/>
                <w:color w:val="000000"/>
              </w:rPr>
            </w:pPr>
            <w:ins w:id="432"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62251525" w14:textId="77777777" w:rsidTr="002A1887">
        <w:tc>
          <w:tcPr>
            <w:tcW w:w="3420" w:type="dxa"/>
          </w:tcPr>
          <w:p w14:paraId="1D8724C0" w14:textId="4A7E451D" w:rsidR="002A1887" w:rsidRPr="002A1887" w:rsidRDefault="002A1887" w:rsidP="002A1887">
            <w:pPr>
              <w:pStyle w:val="ListParagraph"/>
              <w:numPr>
                <w:ilvl w:val="0"/>
                <w:numId w:val="1"/>
              </w:numPr>
              <w:jc w:val="both"/>
              <w:rPr>
                <w:color w:val="000000"/>
              </w:rPr>
            </w:pPr>
            <w:r w:rsidRPr="002A1887">
              <w:rPr>
                <w:color w:val="000000"/>
              </w:rPr>
              <w:lastRenderedPageBreak/>
              <w:t>Kinondoni: coastal strip and the Mbezi and Tegeta valleys</w:t>
            </w:r>
          </w:p>
        </w:tc>
        <w:tc>
          <w:tcPr>
            <w:tcW w:w="3235" w:type="dxa"/>
          </w:tcPr>
          <w:p w14:paraId="64999BC3" w14:textId="692E597A" w:rsidR="002A1887" w:rsidRPr="002A1887" w:rsidRDefault="002A1887" w:rsidP="002A1887">
            <w:pPr>
              <w:pStyle w:val="ListParagraph"/>
              <w:numPr>
                <w:ilvl w:val="0"/>
                <w:numId w:val="1"/>
              </w:numPr>
              <w:jc w:val="both"/>
              <w:rPr>
                <w:color w:val="000000"/>
                <w:lang w:val="sv-SE"/>
              </w:rPr>
            </w:pPr>
            <w:r w:rsidRPr="002A1887">
              <w:rPr>
                <w:color w:val="000000"/>
                <w:lang w:val="sv-SE"/>
              </w:rPr>
              <w:t>Kinondoni: ukanda wa pwani na mabonde ya Mbezi na Tegeta</w:t>
            </w:r>
          </w:p>
        </w:tc>
        <w:tc>
          <w:tcPr>
            <w:tcW w:w="3605" w:type="dxa"/>
          </w:tcPr>
          <w:p w14:paraId="6270F220" w14:textId="445409AF" w:rsidR="002A1887" w:rsidRPr="00DC5789" w:rsidRDefault="002A1887" w:rsidP="00DC5789">
            <w:pPr>
              <w:pStyle w:val="ListParagraph"/>
              <w:numPr>
                <w:ilvl w:val="0"/>
                <w:numId w:val="1"/>
              </w:numPr>
              <w:jc w:val="both"/>
              <w:rPr>
                <w:color w:val="000000"/>
              </w:rPr>
            </w:pPr>
            <w:r w:rsidRPr="00DC5789">
              <w:rPr>
                <w:color w:val="000000"/>
              </w:rPr>
              <w:t>This area combines a low coastline exposed to erosion and storm tides with river valleys that flood fast where buildings and waste have narrowed the channels.</w:t>
            </w:r>
          </w:p>
          <w:p w14:paraId="5C4E6ED0" w14:textId="77777777" w:rsidR="000343A2" w:rsidRDefault="00DC5789" w:rsidP="00DC5789">
            <w:pPr>
              <w:pStyle w:val="ListParagraph"/>
              <w:numPr>
                <w:ilvl w:val="0"/>
                <w:numId w:val="1"/>
              </w:numPr>
              <w:jc w:val="both"/>
              <w:rPr>
                <w:ins w:id="433" w:author="Bonephace Kaijage" w:date="2026-10-11T06:35:00Z" w16du:dateUtc="2026-10-11T03:35:00Z"/>
                <w:bCs/>
                <w:color w:val="000000"/>
              </w:rPr>
            </w:pPr>
            <w:r>
              <w:rPr>
                <w:bCs/>
                <w:color w:val="000000"/>
              </w:rPr>
              <w:t>For those living and building here, it helps to</w:t>
            </w:r>
            <w:r w:rsidR="002A1887" w:rsidRPr="00DC5789">
              <w:rPr>
                <w:bCs/>
                <w:color w:val="000000"/>
              </w:rPr>
              <w:t xml:space="preserve"> respect coastal and river setbacks, keep channels open and raise floor levels on low plots.</w:t>
            </w:r>
          </w:p>
          <w:p w14:paraId="751E3609" w14:textId="12BA5BD3" w:rsidR="000343A2" w:rsidRDefault="00FE0A4D" w:rsidP="00DC5789">
            <w:pPr>
              <w:pStyle w:val="ListParagraph"/>
              <w:numPr>
                <w:ilvl w:val="0"/>
                <w:numId w:val="1"/>
              </w:numPr>
              <w:jc w:val="both"/>
              <w:rPr>
                <w:ins w:id="434" w:author="Bonephace Kaijage" w:date="2026-10-11T06:35:00Z" w16du:dateUtc="2026-10-11T03:35:00Z"/>
                <w:bCs/>
                <w:color w:val="000000"/>
              </w:rPr>
            </w:pPr>
            <w:ins w:id="435" w:author="Bonephace Kaijage" w:date="2026-10-14T05:55:00Z" w16du:dateUtc="2026-10-14T03:55:00Z">
              <w:r>
                <w:rPr>
                  <w:bCs/>
                  <w:color w:val="000000"/>
                </w:rPr>
                <w:t>What raises the risk: building on the beach front or inside the Mbezi and Tegeta channels, and filling valleys with waste or soil.</w:t>
              </w:r>
            </w:ins>
          </w:p>
          <w:p w14:paraId="53BEE6A7" w14:textId="77777777" w:rsidR="00FE0A4D" w:rsidRDefault="000343A2" w:rsidP="00DC5789">
            <w:pPr>
              <w:pStyle w:val="ListParagraph"/>
              <w:numPr>
                <w:ilvl w:val="0"/>
                <w:numId w:val="1"/>
              </w:numPr>
              <w:jc w:val="both"/>
              <w:rPr>
                <w:ins w:id="436" w:author="Bonephace Kaijage" w:date="2026-10-14T05:58:00Z" w16du:dateUtc="2026-10-14T03:58:00Z"/>
                <w:bCs/>
                <w:color w:val="000000"/>
              </w:rPr>
            </w:pPr>
            <w:ins w:id="437" w:author="Bonephace Kaijage" w:date="2026-10-11T06:35:00Z" w16du:dateUtc="2026-10-11T03:35:00Z">
              <w:r>
                <w:rPr>
                  <w:bCs/>
                  <w:color w:val="000000"/>
                </w:rPr>
                <w:t>Know the higher road or open ground inland that you will move to, and go when the valley rises or when a storm-tide warning is given, before the access roads flood.</w:t>
              </w:r>
            </w:ins>
          </w:p>
          <w:p w14:paraId="73F962A6" w14:textId="5DA375EC" w:rsidR="002A1887" w:rsidRPr="00DC5789" w:rsidRDefault="00FE0A4D" w:rsidP="00DC5789">
            <w:pPr>
              <w:pStyle w:val="ListParagraph"/>
              <w:numPr>
                <w:ilvl w:val="0"/>
                <w:numId w:val="1"/>
              </w:numPr>
              <w:jc w:val="both"/>
              <w:rPr>
                <w:bCs/>
                <w:color w:val="000000"/>
              </w:rPr>
            </w:pPr>
            <w:ins w:id="438" w:author="Bonephace Kaijage" w:date="2026-10-14T05:58:00Z" w16du:dateUtc="2026-10-14T03:58:00Z">
              <w:r>
                <w:rPr>
                  <w:bCs/>
                  <w:color w:val="000000"/>
                </w:rPr>
                <w:t>Agree who will help anyone in the household who cannot move, see or hear a warning on their own.</w:t>
              </w:r>
            </w:ins>
          </w:p>
        </w:tc>
        <w:tc>
          <w:tcPr>
            <w:tcW w:w="3325" w:type="dxa"/>
          </w:tcPr>
          <w:p w14:paraId="4BCD8959" w14:textId="651EDE34" w:rsidR="002A1887" w:rsidRPr="00DC5789" w:rsidRDefault="002A1887" w:rsidP="00DC5789">
            <w:pPr>
              <w:pStyle w:val="ListParagraph"/>
              <w:numPr>
                <w:ilvl w:val="0"/>
                <w:numId w:val="1"/>
              </w:numPr>
              <w:jc w:val="both"/>
              <w:rPr>
                <w:color w:val="000000"/>
              </w:rPr>
            </w:pPr>
            <w:r w:rsidRPr="00DC5789">
              <w:rPr>
                <w:color w:val="000000"/>
              </w:rPr>
              <w:t>Eneo hili lina ufukwe wa chini unaokumbwa na mmomonyoko na mawimbi makubwa, pamoja na mabonde ya mito yanayofurika haraka pale majengo na taka zilipobana mikondo.</w:t>
            </w:r>
          </w:p>
          <w:p w14:paraId="691448A2" w14:textId="77777777" w:rsidR="000343A2" w:rsidRDefault="00DC5789" w:rsidP="00DC5789">
            <w:pPr>
              <w:pStyle w:val="ListParagraph"/>
              <w:numPr>
                <w:ilvl w:val="0"/>
                <w:numId w:val="1"/>
              </w:numPr>
              <w:jc w:val="both"/>
              <w:rPr>
                <w:ins w:id="439" w:author="Bonephace Kaijage" w:date="2026-10-11T06:35:00Z" w16du:dateUtc="2026-10-11T03:35:00Z"/>
                <w:bCs/>
                <w:color w:val="000000"/>
              </w:rPr>
            </w:pPr>
            <w:r>
              <w:rPr>
                <w:bCs/>
                <w:color w:val="000000"/>
              </w:rPr>
              <w:t>Kwa wanaoishi na kujenga hapa, ni vyema</w:t>
            </w:r>
            <w:r w:rsidR="002A1887" w:rsidRPr="00DC5789">
              <w:rPr>
                <w:bCs/>
                <w:color w:val="000000"/>
              </w:rPr>
              <w:t xml:space="preserve"> kuheshimu umbali wa ujenzi kutoka ufukweni na mitoni, kuweka mikondo wazi na kuinua sakafu kwenye viwanja vya chini.</w:t>
            </w:r>
          </w:p>
          <w:p w14:paraId="2DE86F6C" w14:textId="2B6F3AAC" w:rsidR="000343A2" w:rsidRDefault="00FE0A4D" w:rsidP="00DC5789">
            <w:pPr>
              <w:pStyle w:val="ListParagraph"/>
              <w:numPr>
                <w:ilvl w:val="0"/>
                <w:numId w:val="1"/>
              </w:numPr>
              <w:jc w:val="both"/>
              <w:rPr>
                <w:ins w:id="440" w:author="Bonephace Kaijage" w:date="2026-10-11T06:35:00Z" w16du:dateUtc="2026-10-11T03:35:00Z"/>
                <w:bCs/>
                <w:color w:val="000000"/>
              </w:rPr>
            </w:pPr>
            <w:ins w:id="441" w:author="Bonephace Kaijage" w:date="2026-10-14T05:55:00Z" w16du:dateUtc="2026-10-14T03:55:00Z">
              <w:r>
                <w:rPr>
                  <w:bCs/>
                  <w:color w:val="000000"/>
                </w:rPr>
                <w:t>Kinachoongeza hatari: kujenga ufukweni au ndani ya mikondo ya Mbezi na Tegeta, na kujaza mabonde kwa taka au udongo.</w:t>
              </w:r>
            </w:ins>
          </w:p>
          <w:p w14:paraId="25F53E1F" w14:textId="77777777" w:rsidR="00FE0A4D" w:rsidRDefault="000343A2" w:rsidP="00DC5789">
            <w:pPr>
              <w:pStyle w:val="ListParagraph"/>
              <w:numPr>
                <w:ilvl w:val="0"/>
                <w:numId w:val="1"/>
              </w:numPr>
              <w:jc w:val="both"/>
              <w:rPr>
                <w:ins w:id="442" w:author="Bonephace Kaijage" w:date="2026-10-14T05:58:00Z" w16du:dateUtc="2026-10-14T03:58:00Z"/>
                <w:bCs/>
                <w:color w:val="000000"/>
              </w:rPr>
            </w:pPr>
            <w:ins w:id="443" w:author="Bonephace Kaijage" w:date="2026-10-11T06:35:00Z" w16du:dateUtc="2026-10-11T03:35:00Z">
              <w:r>
                <w:rPr>
                  <w:bCs/>
                  <w:color w:val="000000"/>
                </w:rPr>
                <w:t>Fahamu barabara ya juu au eneo wazi la ndani utakalohamia, na ondoka bonde linapojaa au tahadhari ya mawimbi ya dhoruba inapotolewa, kabla barabara za kuingia hazijafurika.</w:t>
              </w:r>
            </w:ins>
          </w:p>
          <w:p w14:paraId="414A8034" w14:textId="4C5CF836" w:rsidR="002A1887" w:rsidRPr="00DC5789" w:rsidRDefault="00FE0A4D" w:rsidP="00DC5789">
            <w:pPr>
              <w:pStyle w:val="ListParagraph"/>
              <w:numPr>
                <w:ilvl w:val="0"/>
                <w:numId w:val="1"/>
              </w:numPr>
              <w:jc w:val="both"/>
              <w:rPr>
                <w:bCs/>
                <w:color w:val="000000"/>
              </w:rPr>
            </w:pPr>
            <w:ins w:id="444"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1FBBED97" w14:textId="77777777" w:rsidTr="002A1887">
        <w:tc>
          <w:tcPr>
            <w:tcW w:w="3420" w:type="dxa"/>
          </w:tcPr>
          <w:p w14:paraId="43A90681" w14:textId="5DC7F84A" w:rsidR="002A1887" w:rsidRPr="002A1887" w:rsidRDefault="002A1887" w:rsidP="002A1887">
            <w:pPr>
              <w:pStyle w:val="ListParagraph"/>
              <w:numPr>
                <w:ilvl w:val="0"/>
                <w:numId w:val="1"/>
              </w:numPr>
              <w:jc w:val="both"/>
              <w:rPr>
                <w:color w:val="000000"/>
              </w:rPr>
            </w:pPr>
            <w:r w:rsidRPr="002A1887">
              <w:rPr>
                <w:color w:val="000000"/>
              </w:rPr>
              <w:t>Temeke: low-lying settlements on the Kizinga and Mzinga rivers</w:t>
            </w:r>
          </w:p>
        </w:tc>
        <w:tc>
          <w:tcPr>
            <w:tcW w:w="3235" w:type="dxa"/>
          </w:tcPr>
          <w:p w14:paraId="466B6971" w14:textId="5B8D1DED" w:rsidR="002A1887" w:rsidRPr="002A1887" w:rsidRDefault="002A1887" w:rsidP="002A1887">
            <w:pPr>
              <w:pStyle w:val="ListParagraph"/>
              <w:numPr>
                <w:ilvl w:val="0"/>
                <w:numId w:val="1"/>
              </w:numPr>
              <w:jc w:val="both"/>
              <w:rPr>
                <w:color w:val="000000"/>
                <w:lang w:val="sv-SE"/>
              </w:rPr>
            </w:pPr>
            <w:r w:rsidRPr="002A1887">
              <w:rPr>
                <w:color w:val="000000"/>
                <w:lang w:val="sv-SE"/>
              </w:rPr>
              <w:t>Temeke: makazi ya chini kando ya mito Kizinga na Mzinga</w:t>
            </w:r>
          </w:p>
        </w:tc>
        <w:tc>
          <w:tcPr>
            <w:tcW w:w="3605" w:type="dxa"/>
          </w:tcPr>
          <w:p w14:paraId="519B1AE1" w14:textId="73D3F05B" w:rsidR="002A1887" w:rsidRPr="00DC5789" w:rsidRDefault="002A1887" w:rsidP="00DC5789">
            <w:pPr>
              <w:pStyle w:val="ListParagraph"/>
              <w:numPr>
                <w:ilvl w:val="0"/>
                <w:numId w:val="1"/>
              </w:numPr>
              <w:jc w:val="both"/>
              <w:rPr>
                <w:color w:val="000000"/>
              </w:rPr>
            </w:pPr>
            <w:r w:rsidRPr="00DC5789">
              <w:rPr>
                <w:color w:val="000000"/>
              </w:rPr>
              <w:t>This area has extensive low-lying, unplanned settlements along the Kizinga and Mzinga rivers, where water stands for days after heavy rain and pit latrines overflow, spreading cholera.</w:t>
            </w:r>
          </w:p>
          <w:p w14:paraId="27046AEC" w14:textId="77777777" w:rsidR="000343A2" w:rsidRDefault="00DC5789" w:rsidP="00DC5789">
            <w:pPr>
              <w:pStyle w:val="ListParagraph"/>
              <w:numPr>
                <w:ilvl w:val="0"/>
                <w:numId w:val="1"/>
              </w:numPr>
              <w:jc w:val="both"/>
              <w:rPr>
                <w:ins w:id="445" w:author="Bonephace Kaijage" w:date="2026-10-11T06:35:00Z" w16du:dateUtc="2026-10-11T03:35:00Z"/>
                <w:bCs/>
                <w:color w:val="000000"/>
              </w:rPr>
            </w:pPr>
            <w:r>
              <w:rPr>
                <w:bCs/>
                <w:color w:val="000000"/>
              </w:rPr>
              <w:lastRenderedPageBreak/>
              <w:t>For those living here, it helps to</w:t>
            </w:r>
            <w:r w:rsidR="002A1887" w:rsidRPr="00DC5789">
              <w:rPr>
                <w:bCs/>
                <w:color w:val="000000"/>
              </w:rPr>
              <w:t xml:space="preserve"> raise floors and latrines above flood level, keep shared drains open and treat or boil drinking water.</w:t>
            </w:r>
          </w:p>
          <w:p w14:paraId="1D8A3996" w14:textId="308F5CC4" w:rsidR="000343A2" w:rsidRDefault="00FE0A4D" w:rsidP="00DC5789">
            <w:pPr>
              <w:pStyle w:val="ListParagraph"/>
              <w:numPr>
                <w:ilvl w:val="0"/>
                <w:numId w:val="1"/>
              </w:numPr>
              <w:jc w:val="both"/>
              <w:rPr>
                <w:ins w:id="446" w:author="Bonephace Kaijage" w:date="2026-10-11T06:35:00Z" w16du:dateUtc="2026-10-11T03:35:00Z"/>
                <w:bCs/>
                <w:color w:val="000000"/>
              </w:rPr>
            </w:pPr>
            <w:ins w:id="447" w:author="Bonephace Kaijage" w:date="2026-10-14T05:55:00Z" w16du:dateUtc="2026-10-14T03:55:00Z">
              <w:r>
                <w:rPr>
                  <w:bCs/>
                  <w:color w:val="000000"/>
                </w:rPr>
                <w:t>What raises the risk: digging latrines in ground that floods, blocking shared drains with waste and drawing water from shallow wells after a flood.</w:t>
              </w:r>
            </w:ins>
          </w:p>
          <w:p w14:paraId="30B89B18" w14:textId="77777777" w:rsidR="00FE0A4D" w:rsidRDefault="000343A2" w:rsidP="00DC5789">
            <w:pPr>
              <w:pStyle w:val="ListParagraph"/>
              <w:numPr>
                <w:ilvl w:val="0"/>
                <w:numId w:val="1"/>
              </w:numPr>
              <w:jc w:val="both"/>
              <w:rPr>
                <w:ins w:id="448" w:author="Bonephace Kaijage" w:date="2026-10-14T05:58:00Z" w16du:dateUtc="2026-10-14T03:58:00Z"/>
                <w:bCs/>
                <w:color w:val="000000"/>
              </w:rPr>
            </w:pPr>
            <w:ins w:id="449" w:author="Bonephace Kaijage" w:date="2026-10-11T06:35:00Z" w16du:dateUtc="2026-10-11T03:35:00Z">
              <w:r>
                <w:rPr>
                  <w:bCs/>
                  <w:color w:val="000000"/>
                </w:rPr>
                <w:t>Know the school, mosque or church on higher ground that is your assembly point, and move there with children and the elderly when water enters the compound, before it stands in the house.</w:t>
              </w:r>
            </w:ins>
          </w:p>
          <w:p w14:paraId="21B8E114" w14:textId="3522C23C" w:rsidR="002A1887" w:rsidRPr="00DC5789" w:rsidRDefault="00FE0A4D" w:rsidP="00DC5789">
            <w:pPr>
              <w:pStyle w:val="ListParagraph"/>
              <w:numPr>
                <w:ilvl w:val="0"/>
                <w:numId w:val="1"/>
              </w:numPr>
              <w:jc w:val="both"/>
              <w:rPr>
                <w:bCs/>
                <w:color w:val="000000"/>
              </w:rPr>
            </w:pPr>
            <w:ins w:id="450" w:author="Bonephace Kaijage" w:date="2026-10-14T05:58:00Z" w16du:dateUtc="2026-10-14T03:58:00Z">
              <w:r>
                <w:rPr>
                  <w:bCs/>
                  <w:color w:val="000000"/>
                </w:rPr>
                <w:t>Agree who will help anyone in the household who cannot move, see or hear a warning on their own.</w:t>
              </w:r>
            </w:ins>
          </w:p>
        </w:tc>
        <w:tc>
          <w:tcPr>
            <w:tcW w:w="3325" w:type="dxa"/>
          </w:tcPr>
          <w:p w14:paraId="5EE09E32" w14:textId="35086351" w:rsidR="002A1887" w:rsidRPr="00DC5789" w:rsidRDefault="002A1887" w:rsidP="00DC5789">
            <w:pPr>
              <w:pStyle w:val="ListParagraph"/>
              <w:numPr>
                <w:ilvl w:val="0"/>
                <w:numId w:val="1"/>
              </w:numPr>
              <w:jc w:val="both"/>
              <w:rPr>
                <w:color w:val="000000"/>
              </w:rPr>
            </w:pPr>
            <w:r w:rsidRPr="00DC5789">
              <w:rPr>
                <w:color w:val="000000"/>
              </w:rPr>
              <w:lastRenderedPageBreak/>
              <w:t>Eneo hili lina makazi mengi ya chini na yasiyopangwa kando ya mito Kizinga na Mzinga, ambapo maji hutuama kwa siku kadhaa baada ya mvua kubwa na vyoo hufurika, na kusambaza kipindupindu.</w:t>
            </w:r>
          </w:p>
          <w:p w14:paraId="1C809777" w14:textId="77777777" w:rsidR="000343A2" w:rsidRDefault="00DC5789" w:rsidP="00DC5789">
            <w:pPr>
              <w:pStyle w:val="ListParagraph"/>
              <w:numPr>
                <w:ilvl w:val="0"/>
                <w:numId w:val="1"/>
              </w:numPr>
              <w:jc w:val="both"/>
              <w:rPr>
                <w:ins w:id="451" w:author="Bonephace Kaijage" w:date="2026-10-11T06:36:00Z" w16du:dateUtc="2026-10-11T03:36:00Z"/>
                <w:bCs/>
                <w:color w:val="000000"/>
              </w:rPr>
            </w:pPr>
            <w:r>
              <w:rPr>
                <w:bCs/>
                <w:color w:val="000000"/>
              </w:rPr>
              <w:lastRenderedPageBreak/>
              <w:t>Kwa wanaoishi hapa, ni vyema</w:t>
            </w:r>
            <w:r w:rsidR="002A1887" w:rsidRPr="00DC5789">
              <w:rPr>
                <w:bCs/>
                <w:color w:val="000000"/>
              </w:rPr>
              <w:t xml:space="preserve"> kuinua sakafu na vyoo juu ya kiwango cha mafuriko, kuweka mitaro ya pamoja wazi na kutibu au kuchemsha maji ya kunywa.</w:t>
            </w:r>
          </w:p>
          <w:p w14:paraId="780BDAF9" w14:textId="59AF84A8" w:rsidR="000343A2" w:rsidRDefault="00FE0A4D" w:rsidP="00DC5789">
            <w:pPr>
              <w:pStyle w:val="ListParagraph"/>
              <w:numPr>
                <w:ilvl w:val="0"/>
                <w:numId w:val="1"/>
              </w:numPr>
              <w:jc w:val="both"/>
              <w:rPr>
                <w:ins w:id="452" w:author="Bonephace Kaijage" w:date="2026-10-11T06:36:00Z" w16du:dateUtc="2026-10-11T03:36:00Z"/>
                <w:bCs/>
                <w:color w:val="000000"/>
              </w:rPr>
            </w:pPr>
            <w:ins w:id="453" w:author="Bonephace Kaijage" w:date="2026-10-14T05:55:00Z" w16du:dateUtc="2026-10-14T03:55:00Z">
              <w:r>
                <w:rPr>
                  <w:bCs/>
                  <w:color w:val="000000"/>
                </w:rPr>
                <w:t>Kinachoongeza hatari: kuchimba vyoo kwenye ardhi inayofurika, kuziba mitaro ya pamoja kwa taka na kuchota maji kwenye visima vifupi baada ya mafuriko.</w:t>
              </w:r>
            </w:ins>
          </w:p>
          <w:p w14:paraId="4C2FD22B" w14:textId="77777777" w:rsidR="00FE0A4D" w:rsidRDefault="000343A2" w:rsidP="00DC5789">
            <w:pPr>
              <w:pStyle w:val="ListParagraph"/>
              <w:numPr>
                <w:ilvl w:val="0"/>
                <w:numId w:val="1"/>
              </w:numPr>
              <w:jc w:val="both"/>
              <w:rPr>
                <w:ins w:id="454" w:author="Bonephace Kaijage" w:date="2026-10-14T05:58:00Z" w16du:dateUtc="2026-10-14T03:58:00Z"/>
                <w:bCs/>
                <w:color w:val="000000"/>
              </w:rPr>
            </w:pPr>
            <w:ins w:id="455" w:author="Bonephace Kaijage" w:date="2026-10-11T06:36:00Z" w16du:dateUtc="2026-10-11T03:36:00Z">
              <w:r>
                <w:rPr>
                  <w:bCs/>
                  <w:color w:val="000000"/>
                </w:rPr>
                <w:t>Fahamu shule, msikiti au kanisa lililo sehemu ya juu ambalo ni kituo chenu cha kukusanyika, na hamia huko na watoto na wazee maji yakiingia uani, kabla hayajatuama ndani ya nyumba.</w:t>
              </w:r>
            </w:ins>
          </w:p>
          <w:p w14:paraId="4C9F8B9D" w14:textId="619E8D37" w:rsidR="002A1887" w:rsidRPr="00DC5789" w:rsidRDefault="00FE0A4D" w:rsidP="00DC5789">
            <w:pPr>
              <w:pStyle w:val="ListParagraph"/>
              <w:numPr>
                <w:ilvl w:val="0"/>
                <w:numId w:val="1"/>
              </w:numPr>
              <w:jc w:val="both"/>
              <w:rPr>
                <w:bCs/>
                <w:color w:val="000000"/>
              </w:rPr>
            </w:pPr>
            <w:ins w:id="456"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020C8B43" w14:textId="77777777" w:rsidTr="002A1887">
        <w:tc>
          <w:tcPr>
            <w:tcW w:w="3420" w:type="dxa"/>
          </w:tcPr>
          <w:p w14:paraId="07966E62" w14:textId="50969898" w:rsidR="002A1887" w:rsidRPr="002A1887" w:rsidRDefault="002A1887" w:rsidP="002A1887">
            <w:pPr>
              <w:pStyle w:val="ListParagraph"/>
              <w:numPr>
                <w:ilvl w:val="0"/>
                <w:numId w:val="1"/>
              </w:numPr>
              <w:jc w:val="both"/>
              <w:rPr>
                <w:color w:val="000000"/>
              </w:rPr>
            </w:pPr>
            <w:r w:rsidRPr="002A1887">
              <w:rPr>
                <w:color w:val="000000"/>
              </w:rPr>
              <w:lastRenderedPageBreak/>
              <w:t>Ubungo: Morogoro Road corridor and upper valleys</w:t>
            </w:r>
          </w:p>
        </w:tc>
        <w:tc>
          <w:tcPr>
            <w:tcW w:w="3235" w:type="dxa"/>
          </w:tcPr>
          <w:p w14:paraId="311565BE" w14:textId="3C68F229" w:rsidR="002A1887" w:rsidRPr="002A1887" w:rsidRDefault="002A1887" w:rsidP="002A1887">
            <w:pPr>
              <w:pStyle w:val="ListParagraph"/>
              <w:numPr>
                <w:ilvl w:val="0"/>
                <w:numId w:val="1"/>
              </w:numPr>
              <w:jc w:val="both"/>
              <w:rPr>
                <w:color w:val="000000"/>
                <w:lang w:val="sv-SE"/>
              </w:rPr>
            </w:pPr>
            <w:r w:rsidRPr="002A1887">
              <w:rPr>
                <w:color w:val="000000"/>
                <w:lang w:val="sv-SE"/>
              </w:rPr>
              <w:t>Ubungo: ukanda wa Barabara ya Morogoro na mabonde ya juu</w:t>
            </w:r>
          </w:p>
        </w:tc>
        <w:tc>
          <w:tcPr>
            <w:tcW w:w="3605" w:type="dxa"/>
          </w:tcPr>
          <w:p w14:paraId="2E012154" w14:textId="5D9DCDCA" w:rsidR="002A1887" w:rsidRPr="00DC5789" w:rsidRDefault="002A1887" w:rsidP="00DC5789">
            <w:pPr>
              <w:pStyle w:val="ListParagraph"/>
              <w:numPr>
                <w:ilvl w:val="0"/>
                <w:numId w:val="1"/>
              </w:numPr>
              <w:jc w:val="both"/>
              <w:rPr>
                <w:color w:val="000000"/>
              </w:rPr>
            </w:pPr>
            <w:r w:rsidRPr="00DC5789">
              <w:rPr>
                <w:color w:val="000000"/>
              </w:rPr>
              <w:t>This area lies along the Morogoro Road corridor, where fast-growing settlements occupy valley slopes and stream banks; storms cause flash floods, gully erosion and disruption at the bus terminal.</w:t>
            </w:r>
          </w:p>
          <w:p w14:paraId="08F8D730" w14:textId="77777777" w:rsidR="000343A2" w:rsidRDefault="00DC5789" w:rsidP="00DC5789">
            <w:pPr>
              <w:pStyle w:val="ListParagraph"/>
              <w:numPr>
                <w:ilvl w:val="0"/>
                <w:numId w:val="1"/>
              </w:numPr>
              <w:jc w:val="both"/>
              <w:rPr>
                <w:ins w:id="457" w:author="Bonephace Kaijage" w:date="2026-10-11T06:36:00Z" w16du:dateUtc="2026-10-11T03:36:00Z"/>
                <w:bCs/>
                <w:color w:val="000000"/>
              </w:rPr>
            </w:pPr>
            <w:r>
              <w:rPr>
                <w:bCs/>
                <w:color w:val="000000"/>
              </w:rPr>
              <w:t>For those living and trading here, it helps to</w:t>
            </w:r>
            <w:r w:rsidR="002A1887" w:rsidRPr="00DC5789">
              <w:rPr>
                <w:bCs/>
                <w:color w:val="000000"/>
              </w:rPr>
              <w:t xml:space="preserve"> build away from stream banks, protect slopes with vegetation and keep drains around markets and terminals clear.</w:t>
            </w:r>
          </w:p>
          <w:p w14:paraId="114C1AF3" w14:textId="1BEDC31A" w:rsidR="000343A2" w:rsidRDefault="00FE0A4D" w:rsidP="00DC5789">
            <w:pPr>
              <w:pStyle w:val="ListParagraph"/>
              <w:numPr>
                <w:ilvl w:val="0"/>
                <w:numId w:val="1"/>
              </w:numPr>
              <w:jc w:val="both"/>
              <w:rPr>
                <w:ins w:id="458" w:author="Bonephace Kaijage" w:date="2026-10-11T06:36:00Z" w16du:dateUtc="2026-10-11T03:36:00Z"/>
                <w:bCs/>
                <w:color w:val="000000"/>
              </w:rPr>
            </w:pPr>
            <w:ins w:id="459" w:author="Bonephace Kaijage" w:date="2026-10-14T05:55:00Z" w16du:dateUtc="2026-10-14T03:55:00Z">
              <w:r>
                <w:rPr>
                  <w:bCs/>
                  <w:color w:val="000000"/>
                </w:rPr>
                <w:lastRenderedPageBreak/>
                <w:t>What raises the risk: cutting house plots into valley slopes, building right on the stream bank and tipping waste into gullies.</w:t>
              </w:r>
            </w:ins>
          </w:p>
          <w:p w14:paraId="7E78848C" w14:textId="77777777" w:rsidR="00FE0A4D" w:rsidRDefault="000343A2" w:rsidP="00DC5789">
            <w:pPr>
              <w:pStyle w:val="ListParagraph"/>
              <w:numPr>
                <w:ilvl w:val="0"/>
                <w:numId w:val="1"/>
              </w:numPr>
              <w:jc w:val="both"/>
              <w:rPr>
                <w:ins w:id="460" w:author="Bonephace Kaijage" w:date="2026-10-14T05:58:00Z" w16du:dateUtc="2026-10-14T03:58:00Z"/>
                <w:bCs/>
                <w:color w:val="000000"/>
              </w:rPr>
            </w:pPr>
            <w:ins w:id="461" w:author="Bonephace Kaijage" w:date="2026-10-11T06:36:00Z" w16du:dateUtc="2026-10-11T03:36:00Z">
              <w:r>
                <w:rPr>
                  <w:bCs/>
                  <w:color w:val="000000"/>
                </w:rPr>
                <w:t>Know the route to higher ground that does not cross a stream or gully, and use it when heavy rain starts, especially at night; do not wait at the terminal for the water to pass.</w:t>
              </w:r>
            </w:ins>
          </w:p>
          <w:p w14:paraId="1CECF015" w14:textId="7081E099" w:rsidR="002A1887" w:rsidRPr="00DC5789" w:rsidRDefault="00FE0A4D" w:rsidP="00DC5789">
            <w:pPr>
              <w:pStyle w:val="ListParagraph"/>
              <w:numPr>
                <w:ilvl w:val="0"/>
                <w:numId w:val="1"/>
              </w:numPr>
              <w:jc w:val="both"/>
              <w:rPr>
                <w:bCs/>
                <w:color w:val="000000"/>
              </w:rPr>
            </w:pPr>
            <w:ins w:id="462" w:author="Bonephace Kaijage" w:date="2026-10-14T05:58:00Z" w16du:dateUtc="2026-10-14T03:58:00Z">
              <w:r>
                <w:rPr>
                  <w:bCs/>
                  <w:color w:val="000000"/>
                </w:rPr>
                <w:t>Agree who will help anyone in the household who cannot move, see or hear a warning on their own.</w:t>
              </w:r>
            </w:ins>
          </w:p>
        </w:tc>
        <w:tc>
          <w:tcPr>
            <w:tcW w:w="3325" w:type="dxa"/>
          </w:tcPr>
          <w:p w14:paraId="484746A2" w14:textId="7A3CEB3D" w:rsidR="002A1887" w:rsidRPr="00DC5789" w:rsidRDefault="002A1887" w:rsidP="00DC5789">
            <w:pPr>
              <w:pStyle w:val="ListParagraph"/>
              <w:numPr>
                <w:ilvl w:val="0"/>
                <w:numId w:val="1"/>
              </w:numPr>
              <w:jc w:val="both"/>
              <w:rPr>
                <w:color w:val="000000"/>
              </w:rPr>
            </w:pPr>
            <w:r w:rsidRPr="00DC5789">
              <w:rPr>
                <w:color w:val="000000"/>
              </w:rPr>
              <w:lastRenderedPageBreak/>
              <w:t>Eneo hili liko kando ya Barabara ya Morogoro, ambapo makazi yanayokua kwa kasi yamejengwa kwenye miteremko ya mabonde na kingo za vijito; dhoruba husababisha mafuriko ya ghafla, mmomonyoko wa makorongo na usumbufu kwenye kituo cha mabasi.</w:t>
            </w:r>
          </w:p>
          <w:p w14:paraId="7306996E" w14:textId="77777777" w:rsidR="000343A2" w:rsidRDefault="00DC5789" w:rsidP="00DC5789">
            <w:pPr>
              <w:pStyle w:val="ListParagraph"/>
              <w:numPr>
                <w:ilvl w:val="0"/>
                <w:numId w:val="1"/>
              </w:numPr>
              <w:jc w:val="both"/>
              <w:rPr>
                <w:ins w:id="463" w:author="Bonephace Kaijage" w:date="2026-10-11T06:36:00Z" w16du:dateUtc="2026-10-11T03:36:00Z"/>
                <w:bCs/>
                <w:color w:val="000000"/>
              </w:rPr>
            </w:pPr>
            <w:r>
              <w:rPr>
                <w:bCs/>
                <w:color w:val="000000"/>
              </w:rPr>
              <w:t>Kwa wanaoishi na kufanya biashara hapa, ni vyema</w:t>
            </w:r>
            <w:r w:rsidR="002A1887" w:rsidRPr="00DC5789">
              <w:rPr>
                <w:bCs/>
                <w:color w:val="000000"/>
              </w:rPr>
              <w:t xml:space="preserve"> kujenga mbali na kingo za vijito, kulinda miteremko </w:t>
            </w:r>
            <w:r w:rsidR="002A1887" w:rsidRPr="00DC5789">
              <w:rPr>
                <w:bCs/>
                <w:color w:val="000000"/>
              </w:rPr>
              <w:lastRenderedPageBreak/>
              <w:t>kwa mimea na kuweka mitaro kuzunguka masoko na vituo vya mabasi wazi.</w:t>
            </w:r>
          </w:p>
          <w:p w14:paraId="28ADE887" w14:textId="5EF2EE49" w:rsidR="000343A2" w:rsidRDefault="00FE0A4D" w:rsidP="00DC5789">
            <w:pPr>
              <w:pStyle w:val="ListParagraph"/>
              <w:numPr>
                <w:ilvl w:val="0"/>
                <w:numId w:val="1"/>
              </w:numPr>
              <w:jc w:val="both"/>
              <w:rPr>
                <w:ins w:id="464" w:author="Bonephace Kaijage" w:date="2026-10-11T06:36:00Z" w16du:dateUtc="2026-10-11T03:36:00Z"/>
                <w:bCs/>
                <w:color w:val="000000"/>
              </w:rPr>
            </w:pPr>
            <w:ins w:id="465" w:author="Bonephace Kaijage" w:date="2026-10-14T05:55:00Z" w16du:dateUtc="2026-10-14T03:55:00Z">
              <w:r>
                <w:rPr>
                  <w:bCs/>
                  <w:color w:val="000000"/>
                </w:rPr>
                <w:t>Kinachoongeza hatari: kuchonga viwanja kwenye miteremko ya bonde, kujenga moja kwa moja kwenye ukingo wa kijito na kumwaga taka kwenye makorongo.</w:t>
              </w:r>
            </w:ins>
          </w:p>
          <w:p w14:paraId="2337FB5B" w14:textId="77777777" w:rsidR="00FE0A4D" w:rsidRDefault="000343A2" w:rsidP="00DC5789">
            <w:pPr>
              <w:pStyle w:val="ListParagraph"/>
              <w:numPr>
                <w:ilvl w:val="0"/>
                <w:numId w:val="1"/>
              </w:numPr>
              <w:jc w:val="both"/>
              <w:rPr>
                <w:ins w:id="466" w:author="Bonephace Kaijage" w:date="2026-10-14T05:58:00Z" w16du:dateUtc="2026-10-14T03:58:00Z"/>
                <w:bCs/>
                <w:color w:val="000000"/>
              </w:rPr>
            </w:pPr>
            <w:ins w:id="467" w:author="Bonephace Kaijage" w:date="2026-10-11T06:36:00Z" w16du:dateUtc="2026-10-11T03:36:00Z">
              <w:r>
                <w:rPr>
                  <w:bCs/>
                  <w:color w:val="000000"/>
                </w:rPr>
                <w:t>Fahamu njia ya kwenda sehemu ya juu isiyovuka kijito au korongo, na itumie mvua kubwa inapoanza, hasa usiku; usisubiri kituoni maji yapite.</w:t>
              </w:r>
            </w:ins>
          </w:p>
          <w:p w14:paraId="48C32919" w14:textId="35B2A36F" w:rsidR="002A1887" w:rsidRPr="00DC5789" w:rsidRDefault="00FE0A4D" w:rsidP="00DC5789">
            <w:pPr>
              <w:pStyle w:val="ListParagraph"/>
              <w:numPr>
                <w:ilvl w:val="0"/>
                <w:numId w:val="1"/>
              </w:numPr>
              <w:jc w:val="both"/>
              <w:rPr>
                <w:bCs/>
                <w:color w:val="000000"/>
              </w:rPr>
            </w:pPr>
            <w:ins w:id="468"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07595A46" w14:textId="77777777" w:rsidTr="002A1887">
        <w:tc>
          <w:tcPr>
            <w:tcW w:w="3420" w:type="dxa"/>
          </w:tcPr>
          <w:p w14:paraId="36474163" w14:textId="5A0724D2" w:rsidR="002A1887" w:rsidRPr="002A1887" w:rsidRDefault="002A1887" w:rsidP="002A1887">
            <w:pPr>
              <w:pStyle w:val="ListParagraph"/>
              <w:numPr>
                <w:ilvl w:val="0"/>
                <w:numId w:val="1"/>
              </w:numPr>
              <w:jc w:val="both"/>
              <w:rPr>
                <w:color w:val="000000"/>
              </w:rPr>
            </w:pPr>
            <w:r w:rsidRPr="002A1887">
              <w:rPr>
                <w:color w:val="000000"/>
              </w:rPr>
              <w:lastRenderedPageBreak/>
              <w:t>Kigamboni: low coastal peninsula and ferry crossing</w:t>
            </w:r>
          </w:p>
        </w:tc>
        <w:tc>
          <w:tcPr>
            <w:tcW w:w="3235" w:type="dxa"/>
          </w:tcPr>
          <w:p w14:paraId="66A447B6" w14:textId="5F1C618E" w:rsidR="002A1887" w:rsidRPr="002A1887" w:rsidRDefault="002A1887" w:rsidP="002A1887">
            <w:pPr>
              <w:pStyle w:val="ListParagraph"/>
              <w:numPr>
                <w:ilvl w:val="0"/>
                <w:numId w:val="1"/>
              </w:numPr>
              <w:jc w:val="both"/>
              <w:rPr>
                <w:color w:val="000000"/>
                <w:lang w:val="sv-SE"/>
              </w:rPr>
            </w:pPr>
            <w:r w:rsidRPr="002A1887">
              <w:rPr>
                <w:color w:val="000000"/>
                <w:lang w:val="sv-SE"/>
              </w:rPr>
              <w:t>Kigamboni: rasi ya chini ya pwani na kivuko</w:t>
            </w:r>
          </w:p>
        </w:tc>
        <w:tc>
          <w:tcPr>
            <w:tcW w:w="3605" w:type="dxa"/>
          </w:tcPr>
          <w:p w14:paraId="14835CE8" w14:textId="34732BC5" w:rsidR="002A1887" w:rsidRPr="00DC5789" w:rsidRDefault="002A1887" w:rsidP="00DC5789">
            <w:pPr>
              <w:pStyle w:val="ListParagraph"/>
              <w:numPr>
                <w:ilvl w:val="0"/>
                <w:numId w:val="1"/>
              </w:numPr>
              <w:jc w:val="both"/>
              <w:rPr>
                <w:color w:val="000000"/>
              </w:rPr>
            </w:pPr>
            <w:r w:rsidRPr="00DC5789">
              <w:rPr>
                <w:color w:val="000000"/>
              </w:rPr>
              <w:t>This area is a low coastal peninsula: shoreline erosion, storm tides and strong winds affect beach settlements and the ferry crossing, and some lowland areas flood in heavy rain.</w:t>
            </w:r>
          </w:p>
          <w:p w14:paraId="6187472A" w14:textId="77777777" w:rsidR="000343A2" w:rsidRDefault="00DC5789" w:rsidP="00DC5789">
            <w:pPr>
              <w:pStyle w:val="ListParagraph"/>
              <w:numPr>
                <w:ilvl w:val="0"/>
                <w:numId w:val="1"/>
              </w:numPr>
              <w:jc w:val="both"/>
              <w:rPr>
                <w:ins w:id="469" w:author="Bonephace Kaijage" w:date="2026-10-11T06:36:00Z" w16du:dateUtc="2026-10-11T03:36:00Z"/>
                <w:bCs/>
                <w:color w:val="000000"/>
              </w:rPr>
            </w:pPr>
            <w:r>
              <w:rPr>
                <w:bCs/>
                <w:color w:val="000000"/>
              </w:rPr>
              <w:t>For those living and working here, it helps to</w:t>
            </w:r>
            <w:r w:rsidR="002A1887" w:rsidRPr="00DC5789">
              <w:rPr>
                <w:bCs/>
                <w:color w:val="000000"/>
              </w:rPr>
              <w:t xml:space="preserve"> build back from the shoreline, keep mangroves and dune vegetation intact and follow ferry operating notices in rough weather.</w:t>
            </w:r>
          </w:p>
          <w:p w14:paraId="3888AE30" w14:textId="77300CEC" w:rsidR="000343A2" w:rsidRDefault="00FE0A4D" w:rsidP="00DC5789">
            <w:pPr>
              <w:pStyle w:val="ListParagraph"/>
              <w:numPr>
                <w:ilvl w:val="0"/>
                <w:numId w:val="1"/>
              </w:numPr>
              <w:jc w:val="both"/>
              <w:rPr>
                <w:ins w:id="470" w:author="Bonephace Kaijage" w:date="2026-10-11T06:36:00Z" w16du:dateUtc="2026-10-11T03:36:00Z"/>
                <w:bCs/>
                <w:color w:val="000000"/>
              </w:rPr>
            </w:pPr>
            <w:ins w:id="471" w:author="Bonephace Kaijage" w:date="2026-10-14T05:55:00Z" w16du:dateUtc="2026-10-14T03:55:00Z">
              <w:r>
                <w:rPr>
                  <w:bCs/>
                  <w:color w:val="000000"/>
                </w:rPr>
                <w:t>What raises the risk: building on the beach, cutting mangroves for poles or plots and mining sand from the shore.</w:t>
              </w:r>
            </w:ins>
          </w:p>
          <w:p w14:paraId="798B94D0" w14:textId="77777777" w:rsidR="00FE0A4D" w:rsidRDefault="000343A2" w:rsidP="00DC5789">
            <w:pPr>
              <w:pStyle w:val="ListParagraph"/>
              <w:numPr>
                <w:ilvl w:val="0"/>
                <w:numId w:val="1"/>
              </w:numPr>
              <w:jc w:val="both"/>
              <w:rPr>
                <w:ins w:id="472" w:author="Bonephace Kaijage" w:date="2026-10-14T05:58:00Z" w16du:dateUtc="2026-10-14T03:58:00Z"/>
                <w:bCs/>
                <w:color w:val="000000"/>
              </w:rPr>
            </w:pPr>
            <w:ins w:id="473" w:author="Bonephace Kaijage" w:date="2026-10-11T06:36:00Z" w16du:dateUtc="2026-10-11T03:36:00Z">
              <w:r>
                <w:rPr>
                  <w:bCs/>
                  <w:color w:val="000000"/>
                </w:rPr>
                <w:t xml:space="preserve">Know the higher ground inland that you will move to, and go </w:t>
              </w:r>
              <w:r>
                <w:rPr>
                  <w:bCs/>
                  <w:color w:val="000000"/>
                </w:rPr>
                <w:lastRenderedPageBreak/>
                <w:t>when a storm-tide or strong-wind warning is given; if the ferry is suspended, stay on the peninsula rather than crossing by small boat.</w:t>
              </w:r>
            </w:ins>
          </w:p>
          <w:p w14:paraId="475FEC4E" w14:textId="7AD8E02D" w:rsidR="002A1887" w:rsidRPr="00DC5789" w:rsidRDefault="00FE0A4D" w:rsidP="00DC5789">
            <w:pPr>
              <w:pStyle w:val="ListParagraph"/>
              <w:numPr>
                <w:ilvl w:val="0"/>
                <w:numId w:val="1"/>
              </w:numPr>
              <w:jc w:val="both"/>
              <w:rPr>
                <w:bCs/>
                <w:color w:val="000000"/>
              </w:rPr>
            </w:pPr>
            <w:ins w:id="474" w:author="Bonephace Kaijage" w:date="2026-10-14T05:58:00Z" w16du:dateUtc="2026-10-14T03:58:00Z">
              <w:r>
                <w:rPr>
                  <w:bCs/>
                  <w:color w:val="000000"/>
                </w:rPr>
                <w:t>Agree who will help anyone in the household who cannot move, see or hear a warning on their own.</w:t>
              </w:r>
            </w:ins>
          </w:p>
        </w:tc>
        <w:tc>
          <w:tcPr>
            <w:tcW w:w="3325" w:type="dxa"/>
          </w:tcPr>
          <w:p w14:paraId="400D6790" w14:textId="476B297F" w:rsidR="002A1887" w:rsidRPr="00DC5789" w:rsidRDefault="002A1887" w:rsidP="00DC5789">
            <w:pPr>
              <w:pStyle w:val="ListParagraph"/>
              <w:numPr>
                <w:ilvl w:val="0"/>
                <w:numId w:val="1"/>
              </w:numPr>
              <w:jc w:val="both"/>
              <w:rPr>
                <w:color w:val="000000"/>
              </w:rPr>
            </w:pPr>
            <w:r w:rsidRPr="00DC5789">
              <w:rPr>
                <w:color w:val="000000"/>
              </w:rPr>
              <w:lastRenderedPageBreak/>
              <w:t>Eneo hili ni rasi ya chini ya pwani: mmomonyoko wa fukwe, mawimbi makubwa na upepo mkali huathiri makazi ya fukweni na kivuko, na baadhi ya maeneo ya chini hufurika wakati wa mvua kubwa.</w:t>
            </w:r>
          </w:p>
          <w:p w14:paraId="3F320209" w14:textId="77777777" w:rsidR="000343A2" w:rsidRDefault="00DC5789" w:rsidP="00DC5789">
            <w:pPr>
              <w:pStyle w:val="ListParagraph"/>
              <w:numPr>
                <w:ilvl w:val="0"/>
                <w:numId w:val="1"/>
              </w:numPr>
              <w:jc w:val="both"/>
              <w:rPr>
                <w:ins w:id="475" w:author="Bonephace Kaijage" w:date="2026-10-11T06:36:00Z" w16du:dateUtc="2026-10-11T03:36:00Z"/>
                <w:bCs/>
                <w:color w:val="000000"/>
              </w:rPr>
            </w:pPr>
            <w:r>
              <w:rPr>
                <w:bCs/>
                <w:color w:val="000000"/>
              </w:rPr>
              <w:t>Kwa wanaoishi na kufanya kazi hapa, ni vyema</w:t>
            </w:r>
            <w:r w:rsidR="002A1887" w:rsidRPr="00DC5789">
              <w:rPr>
                <w:bCs/>
                <w:color w:val="000000"/>
              </w:rPr>
              <w:t xml:space="preserve"> kujenga mbali na ufukwe, kulinda mikoko na mimea ya matuta ya mchanga na kufuata taarifa za uendeshaji wa kivuko hali ya hewa ikiwa mbaya.</w:t>
            </w:r>
          </w:p>
          <w:p w14:paraId="12949C54" w14:textId="291235F0" w:rsidR="000343A2" w:rsidRDefault="00FE0A4D" w:rsidP="00DC5789">
            <w:pPr>
              <w:pStyle w:val="ListParagraph"/>
              <w:numPr>
                <w:ilvl w:val="0"/>
                <w:numId w:val="1"/>
              </w:numPr>
              <w:jc w:val="both"/>
              <w:rPr>
                <w:ins w:id="476" w:author="Bonephace Kaijage" w:date="2026-10-11T06:36:00Z" w16du:dateUtc="2026-10-11T03:36:00Z"/>
                <w:bCs/>
                <w:color w:val="000000"/>
              </w:rPr>
            </w:pPr>
            <w:ins w:id="477" w:author="Bonephace Kaijage" w:date="2026-10-14T05:55:00Z" w16du:dateUtc="2026-10-14T03:55:00Z">
              <w:r>
                <w:rPr>
                  <w:bCs/>
                  <w:color w:val="000000"/>
                </w:rPr>
                <w:t>Kinachoongeza hatari: kujenga ufukweni, kukata mikoko kwa ajili ya nguzo au viwanja na kuchimba mchanga ufukweni.</w:t>
              </w:r>
            </w:ins>
          </w:p>
          <w:p w14:paraId="11355875" w14:textId="77777777" w:rsidR="00FE0A4D" w:rsidRDefault="000343A2" w:rsidP="00DC5789">
            <w:pPr>
              <w:pStyle w:val="ListParagraph"/>
              <w:numPr>
                <w:ilvl w:val="0"/>
                <w:numId w:val="1"/>
              </w:numPr>
              <w:jc w:val="both"/>
              <w:rPr>
                <w:ins w:id="478" w:author="Bonephace Kaijage" w:date="2026-10-14T05:58:00Z" w16du:dateUtc="2026-10-14T03:58:00Z"/>
                <w:bCs/>
                <w:color w:val="000000"/>
              </w:rPr>
            </w:pPr>
            <w:ins w:id="479" w:author="Bonephace Kaijage" w:date="2026-10-11T06:36:00Z" w16du:dateUtc="2026-10-11T03:36:00Z">
              <w:r>
                <w:rPr>
                  <w:bCs/>
                  <w:color w:val="000000"/>
                </w:rPr>
                <w:lastRenderedPageBreak/>
                <w:t>Fahamu sehemu ya juu ya ndani utakayohamia, na ondoka tahadhari ya mawimbi ya dhoruba au upepo mkali inapotolewa; kivuko kikisimamishwa, baki rasi badala ya kuvuka kwa chombo kidogo.</w:t>
              </w:r>
            </w:ins>
          </w:p>
          <w:p w14:paraId="45F94859" w14:textId="468F2A17" w:rsidR="002A1887" w:rsidRPr="00DC5789" w:rsidRDefault="00FE0A4D" w:rsidP="00DC5789">
            <w:pPr>
              <w:pStyle w:val="ListParagraph"/>
              <w:numPr>
                <w:ilvl w:val="0"/>
                <w:numId w:val="1"/>
              </w:numPr>
              <w:jc w:val="both"/>
              <w:rPr>
                <w:bCs/>
                <w:color w:val="000000"/>
              </w:rPr>
            </w:pPr>
            <w:ins w:id="480" w:author="Bonephace Kaijage" w:date="2026-10-14T05:58:00Z" w16du:dateUtc="2026-10-14T03:58:00Z">
              <w:r>
                <w:rPr>
                  <w:bCs/>
                  <w:color w:val="000000"/>
                </w:rPr>
                <w:t>Kubalianeni nani atamsaidia yeyote katika kaya asiyeweza kuondoka, kuona au kusikia tahadhari peke yake.</w:t>
              </w:r>
            </w:ins>
          </w:p>
        </w:tc>
      </w:tr>
    </w:tbl>
    <w:p w14:paraId="0833686B" w14:textId="77777777" w:rsidR="00FE0A4D" w:rsidRPr="00FE0A4D" w:rsidRDefault="00FE0A4D" w:rsidP="00FE0A4D">
      <w:pPr>
        <w:spacing w:after="120"/>
        <w:rPr>
          <w:ins w:id="481" w:author="Bonephace Kaijage" w:date="2026-10-14T06:01:00Z" w16du:dateUtc="2026-10-14T04:01:00Z"/>
          <w:i/>
          <w:sz w:val="18"/>
          <w:rPrChange w:id="482" w:author="Bonephace Kaijage" w:date="2026-10-14T06:01:00Z" w16du:dateUtc="2026-10-14T04:01:00Z">
            <w:rPr>
              <w:ins w:id="483" w:author="Bonephace Kaijage" w:date="2026-10-14T06:01:00Z" w16du:dateUtc="2026-10-14T04:01:00Z"/>
            </w:rPr>
          </w:rPrChange>
        </w:rPr>
        <w:pPrChange w:id="484" w:author="Bonephace Kaijage" w:date="2026-10-14T06:01:00Z" w16du:dateUtc="2026-10-14T04:01:00Z">
          <w:pPr/>
        </w:pPrChange>
      </w:pPr>
      <w:ins w:id="485" w:author="Bonephace Kaijage" w:date="2026-10-14T06:01:00Z" w16du:dateUtc="2026-10-14T04:01:00Z">
        <w:r w:rsidRPr="00FE0A4D">
          <w:rPr>
            <w:i/>
            <w:sz w:val="18"/>
            <w:rPrChange w:id="486"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0BE7A522" w14:textId="4378B137" w:rsidR="002A1887" w:rsidRPr="002A1887" w:rsidRDefault="002A1887" w:rsidP="002A1887">
      <w:pPr>
        <w:rPr>
          <w:color w:val="000000"/>
        </w:rPr>
      </w:pPr>
    </w:p>
    <w:p w14:paraId="28BD6602" w14:textId="5188E5E0" w:rsidR="002A1887" w:rsidRPr="00997D17" w:rsidRDefault="002A1887">
      <w:pPr>
        <w:pStyle w:val="ListParagraph"/>
        <w:rPr>
          <w:sz w:val="22"/>
          <w:szCs w:val="22"/>
        </w:rPr>
      </w:pPr>
    </w:p>
    <w:tbl>
      <w:tblPr>
        <w:tblStyle w:val="TableGrid"/>
        <w:tblW w:w="0" w:type="auto"/>
        <w:tblLook w:val="04A0" w:firstRow="1" w:lastRow="0" w:firstColumn="1" w:lastColumn="0" w:noHBand="0" w:noVBand="1"/>
      </w:tblPr>
      <w:tblGrid>
        <w:gridCol w:w="2206"/>
        <w:gridCol w:w="2075"/>
        <w:gridCol w:w="2166"/>
        <w:gridCol w:w="2120"/>
        <w:gridCol w:w="2570"/>
        <w:gridCol w:w="2533"/>
      </w:tblGrid>
      <w:tr w:rsidR="002066E7" w:rsidRPr="00997D17" w14:paraId="72AB04C8" w14:textId="77777777" w:rsidTr="002066E7">
        <w:trPr>
          <w:tblHeader/>
        </w:trPr>
        <w:tc>
          <w:tcPr>
            <w:tcW w:w="2278" w:type="dxa"/>
          </w:tcPr>
          <w:p w14:paraId="3B657A1A" w14:textId="6E253ACE" w:rsidR="002066E7" w:rsidRPr="00997D17" w:rsidRDefault="008C6B60" w:rsidP="00FE4152">
            <w:pPr>
              <w:pStyle w:val="ListParagraph"/>
              <w:rPr>
                <w:sz w:val="22"/>
                <w:szCs w:val="22"/>
              </w:rPr>
            </w:pPr>
            <w:r w:rsidRPr="00997D17">
              <w:rPr>
                <w:sz w:val="22"/>
                <w:szCs w:val="22"/>
              </w:rPr>
              <w:t>COUNCIL / HALMASHAURI</w:t>
            </w:r>
          </w:p>
        </w:tc>
        <w:tc>
          <w:tcPr>
            <w:tcW w:w="2278" w:type="dxa"/>
          </w:tcPr>
          <w:p w14:paraId="3F0A17A7" w14:textId="067103E3" w:rsidR="002066E7" w:rsidRPr="00997D17" w:rsidRDefault="002066E7" w:rsidP="00FE4152">
            <w:pPr>
              <w:pStyle w:val="ListParagraph"/>
              <w:rPr>
                <w:sz w:val="22"/>
                <w:szCs w:val="22"/>
              </w:rPr>
            </w:pPr>
            <w:r w:rsidRPr="00997D17">
              <w:rPr>
                <w:sz w:val="22"/>
                <w:szCs w:val="22"/>
              </w:rPr>
              <w:t>LEVEL / NGAZI</w:t>
            </w:r>
          </w:p>
        </w:tc>
        <w:tc>
          <w:tcPr>
            <w:tcW w:w="2278" w:type="dxa"/>
          </w:tcPr>
          <w:p w14:paraId="013A4434" w14:textId="38AEE126" w:rsidR="002066E7" w:rsidRPr="00997D17" w:rsidRDefault="002066E7" w:rsidP="00FE4152">
            <w:pPr>
              <w:pStyle w:val="ListParagraph"/>
              <w:rPr>
                <w:sz w:val="22"/>
                <w:szCs w:val="22"/>
              </w:rPr>
            </w:pPr>
            <w:r w:rsidRPr="00997D17">
              <w:rPr>
                <w:sz w:val="22"/>
                <w:szCs w:val="22"/>
              </w:rPr>
              <w:t>IMPACT (EN)</w:t>
            </w:r>
          </w:p>
        </w:tc>
        <w:tc>
          <w:tcPr>
            <w:tcW w:w="2278" w:type="dxa"/>
          </w:tcPr>
          <w:p w14:paraId="33572CE6" w14:textId="280045CC" w:rsidR="002066E7" w:rsidRPr="00997D17" w:rsidRDefault="002066E7" w:rsidP="00FE4152">
            <w:pPr>
              <w:pStyle w:val="ListParagraph"/>
              <w:rPr>
                <w:sz w:val="22"/>
                <w:szCs w:val="22"/>
              </w:rPr>
            </w:pPr>
            <w:r w:rsidRPr="00997D17">
              <w:rPr>
                <w:sz w:val="22"/>
                <w:szCs w:val="22"/>
              </w:rPr>
              <w:t>ATHARI (SW)</w:t>
            </w:r>
          </w:p>
        </w:tc>
        <w:tc>
          <w:tcPr>
            <w:tcW w:w="2279" w:type="dxa"/>
          </w:tcPr>
          <w:p w14:paraId="32623B43" w14:textId="2D827887" w:rsidR="002066E7" w:rsidRPr="00997D17" w:rsidRDefault="002066E7" w:rsidP="00FE4152">
            <w:pPr>
              <w:pStyle w:val="ListParagraph"/>
              <w:rPr>
                <w:sz w:val="22"/>
                <w:szCs w:val="22"/>
              </w:rPr>
            </w:pPr>
            <w:r w:rsidRPr="00997D17">
              <w:rPr>
                <w:sz w:val="22"/>
                <w:szCs w:val="22"/>
              </w:rPr>
              <w:t>ACTION (EN)</w:t>
            </w:r>
          </w:p>
        </w:tc>
        <w:tc>
          <w:tcPr>
            <w:tcW w:w="2279" w:type="dxa"/>
          </w:tcPr>
          <w:p w14:paraId="7D885828" w14:textId="0156AF95" w:rsidR="002066E7" w:rsidRPr="00997D17" w:rsidRDefault="002066E7" w:rsidP="00FE4152">
            <w:pPr>
              <w:pStyle w:val="ListParagraph"/>
              <w:rPr>
                <w:sz w:val="22"/>
                <w:szCs w:val="22"/>
              </w:rPr>
            </w:pPr>
            <w:r w:rsidRPr="00997D17">
              <w:rPr>
                <w:sz w:val="22"/>
                <w:szCs w:val="22"/>
              </w:rPr>
              <w:t>HATUA (SW)</w:t>
            </w:r>
          </w:p>
        </w:tc>
      </w:tr>
      <w:tr w:rsidR="002066E7" w:rsidRPr="00FE0A4D" w14:paraId="391AF90C" w14:textId="77777777" w:rsidTr="002066E7">
        <w:tc>
          <w:tcPr>
            <w:tcW w:w="2278" w:type="dxa"/>
          </w:tcPr>
          <w:p w14:paraId="25E353D6" w14:textId="759AA71D" w:rsidR="002066E7" w:rsidRPr="00997D17" w:rsidRDefault="002066E7" w:rsidP="00FE4152">
            <w:pPr>
              <w:pStyle w:val="ListParagraph"/>
              <w:rPr>
                <w:sz w:val="22"/>
                <w:szCs w:val="22"/>
              </w:rPr>
            </w:pPr>
            <w:r w:rsidRPr="00997D17">
              <w:rPr>
                <w:sz w:val="22"/>
                <w:szCs w:val="22"/>
              </w:rPr>
              <w:t>Dar es Salaam City Council</w:t>
            </w:r>
          </w:p>
        </w:tc>
        <w:tc>
          <w:tcPr>
            <w:tcW w:w="2278" w:type="dxa"/>
          </w:tcPr>
          <w:p w14:paraId="1D13F0DE" w14:textId="490A0862"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10C2A00" w14:textId="3A727AF7" w:rsidR="002066E7" w:rsidRPr="00997D17" w:rsidRDefault="008C6B60" w:rsidP="00FE4152">
            <w:pPr>
              <w:pStyle w:val="ListParagraph"/>
              <w:rPr>
                <w:sz w:val="22"/>
                <w:szCs w:val="22"/>
              </w:rPr>
            </w:pPr>
            <w:r w:rsidRPr="00997D17">
              <w:rPr>
                <w:sz w:val="22"/>
                <w:szCs w:val="22"/>
              </w:rPr>
              <w:t>repeated urban floods in the Msimbazi basin (seven of the last ten years), heavy Masika and Vuli rain, strong winds, coastal waves, cholera after floods, and settlement fires. A few roads slippery, a few low homes wet, and lightning where storms build.</w:t>
            </w:r>
          </w:p>
        </w:tc>
        <w:tc>
          <w:tcPr>
            <w:tcW w:w="2278" w:type="dxa"/>
          </w:tcPr>
          <w:p w14:paraId="6AB40210" w14:textId="4DDA0A0D"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126442E" w14:textId="6A40985A" w:rsidR="0055281C" w:rsidRPr="00997D17" w:rsidRDefault="00FE0A4D" w:rsidP="00034217">
            <w:pPr>
              <w:pStyle w:val="ListBullet"/>
              <w:rPr>
                <w:sz w:val="22"/>
                <w:szCs w:val="22"/>
              </w:rPr>
            </w:pPr>
            <w:ins w:id="487" w:author="Bonephace Kaijage" w:date="2026-10-14T06:19:00Z" w16du:dateUtc="2026-10-14T04:19:00Z">
              <w:r>
                <w:rPr>
                  <w:sz w:val="22"/>
                  <w:szCs w:val="22"/>
                </w:rPr>
                <w:t>Before any boat leaves the sites named in Know Your Risk, check the forecast and put a life jacket on.</w:t>
              </w:r>
            </w:ins>
            <w:del w:id="488" w:author="Bonephace Kaijage" w:date="2026-10-14T06:19:00Z" w16du:dateUtc="2026-10-14T04:19:00Z">
              <w:r w:rsidR="00275313" w:rsidRPr="00997D17" w:rsidDel="00FE0A4D">
                <w:rPr>
                  <w:sz w:val="22"/>
                  <w:szCs w:val="22"/>
                </w:rPr>
                <w:delText>Before any boat leaves this site, check the forecast and put a life jacket on.</w:delText>
              </w:r>
            </w:del>
          </w:p>
          <w:p w14:paraId="4D3B1C86" w14:textId="64CA0862" w:rsidR="0055281C" w:rsidRPr="00997D17" w:rsidRDefault="00FE0A4D" w:rsidP="00034217">
            <w:pPr>
              <w:pStyle w:val="ListBullet"/>
              <w:rPr>
                <w:sz w:val="22"/>
                <w:szCs w:val="22"/>
              </w:rPr>
            </w:pPr>
            <w:ins w:id="489" w:author="Bonephace Kaijage" w:date="2026-10-14T06:19:00Z" w16du:dateUtc="2026-10-14T04:19:00Z">
              <w:r>
                <w:rPr>
                  <w:sz w:val="22"/>
                  <w:szCs w:val="22"/>
                </w:rPr>
                <w:t>Bring small boats off the open water at the sites named in Know Your Risk.</w:t>
              </w:r>
            </w:ins>
            <w:del w:id="490" w:author="Bonephace Kaijage" w:date="2026-10-14T06:19:00Z" w16du:dateUtc="2026-10-14T04:19:00Z">
              <w:r w:rsidR="00275313" w:rsidRPr="00997D17" w:rsidDel="00FE0A4D">
                <w:rPr>
                  <w:sz w:val="22"/>
                  <w:szCs w:val="22"/>
                </w:rPr>
                <w:delText>Bring small boats off the open water at this site.</w:delText>
              </w:r>
            </w:del>
          </w:p>
          <w:p w14:paraId="727CA543" w14:textId="477B32E8" w:rsidR="0055281C" w:rsidRPr="00997D17" w:rsidRDefault="00275313" w:rsidP="00034217">
            <w:pPr>
              <w:pStyle w:val="ListBullet"/>
              <w:rPr>
                <w:sz w:val="22"/>
                <w:szCs w:val="22"/>
              </w:rPr>
            </w:pPr>
            <w:r w:rsidRPr="00997D17">
              <w:rPr>
                <w:sz w:val="22"/>
                <w:szCs w:val="22"/>
              </w:rPr>
              <w:t>The landing listens for the warning and saves 190.</w:t>
            </w:r>
          </w:p>
          <w:p w14:paraId="16C00545" w14:textId="5021A983" w:rsidR="002066E7" w:rsidRPr="00997D17" w:rsidRDefault="00FE0A4D" w:rsidP="00034217">
            <w:pPr>
              <w:pStyle w:val="ListBullet"/>
              <w:rPr>
                <w:sz w:val="22"/>
                <w:szCs w:val="22"/>
              </w:rPr>
            </w:pPr>
            <w:ins w:id="491" w:author="Bonephace Kaijage" w:date="2026-10-14T06:19:00Z" w16du:dateUtc="2026-10-14T04:19:00Z">
              <w:r>
                <w:rPr>
                  <w:sz w:val="22"/>
                  <w:szCs w:val="22"/>
                </w:rPr>
                <w:t>Do not swim out from the sites named in Know Your Risk. Throw something that floats.</w:t>
              </w:r>
            </w:ins>
            <w:del w:id="492" w:author="Bonephace Kaijage" w:date="2026-10-14T06:19:00Z" w16du:dateUtc="2026-10-14T04:19:00Z">
              <w:r w:rsidR="00275313" w:rsidRPr="00997D17" w:rsidDel="00FE0A4D">
                <w:rPr>
                  <w:sz w:val="22"/>
                  <w:szCs w:val="22"/>
                </w:rPr>
                <w:delText>Do not swim out from this site. Throw something that floats.</w:delText>
              </w:r>
            </w:del>
          </w:p>
        </w:tc>
        <w:tc>
          <w:tcPr>
            <w:tcW w:w="2279" w:type="dxa"/>
          </w:tcPr>
          <w:p w14:paraId="103D9D55" w14:textId="17002535" w:rsidR="0055281C" w:rsidRPr="00997D17" w:rsidRDefault="00275313" w:rsidP="00034217">
            <w:pPr>
              <w:pStyle w:val="ListBullet"/>
              <w:rPr>
                <w:sz w:val="22"/>
                <w:szCs w:val="22"/>
              </w:rPr>
            </w:pPr>
            <w:r w:rsidRPr="00997D17">
              <w:rPr>
                <w:sz w:val="22"/>
                <w:szCs w:val="22"/>
              </w:rPr>
              <w:t>Angalia utabiri na vaa jaketi kabla ya chombo kuondoka.</w:t>
            </w:r>
          </w:p>
          <w:p w14:paraId="1DB10229" w14:textId="4623E77A" w:rsidR="0055281C" w:rsidRPr="00997D17" w:rsidRDefault="00275313" w:rsidP="00034217">
            <w:pPr>
              <w:pStyle w:val="ListBullet"/>
              <w:rPr>
                <w:sz w:val="22"/>
                <w:szCs w:val="22"/>
              </w:rPr>
            </w:pPr>
            <w:r w:rsidRPr="00997D17">
              <w:rPr>
                <w:sz w:val="22"/>
                <w:szCs w:val="22"/>
              </w:rPr>
              <w:t>Rudisha vyombo vidogo kutoka maji ya wazi.</w:t>
            </w:r>
          </w:p>
          <w:p w14:paraId="27C56DE8" w14:textId="032398CF" w:rsidR="0055281C" w:rsidRPr="00997D17" w:rsidRDefault="00275313" w:rsidP="00034217">
            <w:pPr>
              <w:pStyle w:val="ListBullet"/>
              <w:rPr>
                <w:sz w:val="22"/>
                <w:szCs w:val="22"/>
                <w:lang w:val="sv-SE"/>
              </w:rPr>
            </w:pPr>
            <w:r w:rsidRPr="00997D17">
              <w:rPr>
                <w:sz w:val="22"/>
                <w:szCs w:val="22"/>
                <w:lang w:val="sv-SE"/>
              </w:rPr>
              <w:t>Mwalo uhifadhi 190.</w:t>
            </w:r>
          </w:p>
          <w:p w14:paraId="5F96D94B" w14:textId="277152BB" w:rsidR="002066E7" w:rsidRPr="00997D17" w:rsidRDefault="00FE0A4D" w:rsidP="00034217">
            <w:pPr>
              <w:pStyle w:val="ListBullet"/>
              <w:rPr>
                <w:sz w:val="22"/>
                <w:szCs w:val="22"/>
                <w:lang w:val="sv-SE"/>
              </w:rPr>
            </w:pPr>
            <w:ins w:id="493"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494" w:author="Bonephace Kaijage" w:date="2026-10-14T06:15:00Z" w16du:dateUtc="2026-10-14T04:15:00Z">
              <w:r w:rsidR="00275313" w:rsidRPr="00997D17" w:rsidDel="00FE0A4D">
                <w:rPr>
                  <w:sz w:val="22"/>
                  <w:szCs w:val="22"/>
                  <w:lang w:val="sv-SE"/>
                </w:rPr>
                <w:delText>Usiogelee kuokoa. Rusha kitu kinachoelea.</w:delText>
              </w:r>
            </w:del>
          </w:p>
        </w:tc>
      </w:tr>
      <w:tr w:rsidR="002066E7" w:rsidRPr="00997D17" w14:paraId="2298310F" w14:textId="77777777" w:rsidTr="002066E7">
        <w:tc>
          <w:tcPr>
            <w:tcW w:w="2278" w:type="dxa"/>
          </w:tcPr>
          <w:p w14:paraId="20506F40" w14:textId="77777777" w:rsidR="0055281C" w:rsidRPr="00FE0A4D" w:rsidRDefault="0055281C" w:rsidP="0055281C">
            <w:pPr>
              <w:pStyle w:val="ListParagraph"/>
              <w:rPr>
                <w:sz w:val="22"/>
                <w:szCs w:val="22"/>
                <w:lang w:val="sv-SE"/>
                <w:rPrChange w:id="495" w:author="Bonephace Kaijage" w:date="2026-10-14T06:29:00Z" w16du:dateUtc="2026-10-14T04:29:00Z">
                  <w:rPr>
                    <w:sz w:val="22"/>
                    <w:szCs w:val="22"/>
                  </w:rPr>
                </w:rPrChange>
              </w:rPr>
            </w:pPr>
            <w:r w:rsidRPr="00FE0A4D">
              <w:rPr>
                <w:sz w:val="22"/>
                <w:szCs w:val="22"/>
                <w:lang w:val="sv-SE"/>
                <w:rPrChange w:id="496" w:author="Bonephace Kaijage" w:date="2026-10-14T06:29:00Z" w16du:dateUtc="2026-10-14T04:29:00Z">
                  <w:rPr>
                    <w:sz w:val="22"/>
                    <w:szCs w:val="22"/>
                  </w:rPr>
                </w:rPrChange>
              </w:rPr>
              <w:lastRenderedPageBreak/>
              <w:t>Ondoa taka kwenye mitaro na njia za maji kuzunguka makazi.</w:t>
            </w:r>
          </w:p>
          <w:p w14:paraId="103C19E6"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3FF2D913" w14:textId="5773CAE8" w:rsidR="0055281C" w:rsidRPr="00997D17" w:rsidRDefault="0055281C" w:rsidP="0055281C">
            <w:pPr>
              <w:pStyle w:val="ListParagraph"/>
              <w:rPr>
                <w:sz w:val="22"/>
                <w:szCs w:val="22"/>
                <w:lang w:val="sv-SE"/>
              </w:rPr>
            </w:pPr>
            <w:r w:rsidRPr="00997D17">
              <w:rPr>
                <w:sz w:val="22"/>
                <w:szCs w:val="22"/>
                <w:lang w:val="sv-SE"/>
              </w:rPr>
              <w:t>Endesha taratibu ukiwasha taa. Usivuke maji yanayotiririka barabarani.</w:t>
            </w:r>
          </w:p>
          <w:p w14:paraId="5AD1234A" w14:textId="3BC998AC" w:rsidR="002066E7" w:rsidRPr="00997D17" w:rsidRDefault="002066E7" w:rsidP="00FE4152">
            <w:pPr>
              <w:pStyle w:val="ListParagraph"/>
              <w:rPr>
                <w:sz w:val="22"/>
                <w:szCs w:val="22"/>
                <w:lang w:val="sv-SE"/>
              </w:rPr>
            </w:pPr>
          </w:p>
        </w:tc>
        <w:tc>
          <w:tcPr>
            <w:tcW w:w="2278" w:type="dxa"/>
          </w:tcPr>
          <w:p w14:paraId="2443B73C" w14:textId="714B1F4D"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4D93B1C" w14:textId="7701D107" w:rsidR="002066E7" w:rsidRPr="00997D17" w:rsidRDefault="008C6B60" w:rsidP="00FE4152">
            <w:pPr>
              <w:pStyle w:val="ListParagraph"/>
              <w:rPr>
                <w:sz w:val="22"/>
                <w:szCs w:val="22"/>
              </w:rPr>
            </w:pPr>
            <w:r w:rsidRPr="00997D17">
              <w:rPr>
                <w:sz w:val="22"/>
                <w:szCs w:val="22"/>
              </w:rPr>
              <w:t>repeated urban floods in the Msimbazi basin (seven of the last ten years), heavy Masika and Vuli rain, strong winds, coastal waves, cholera after floods, and settlement fires. Roads, water points or houses at the named sites are now affected. Some journeys and classes are disrupted.</w:t>
            </w:r>
          </w:p>
        </w:tc>
        <w:tc>
          <w:tcPr>
            <w:tcW w:w="2278" w:type="dxa"/>
          </w:tcPr>
          <w:p w14:paraId="2CBD717F" w14:textId="3CE55934"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9DFD609" w14:textId="3190F246" w:rsidR="0055281C" w:rsidRPr="00997D17" w:rsidRDefault="00FE0A4D" w:rsidP="00034217">
            <w:pPr>
              <w:pStyle w:val="ListBullet"/>
              <w:rPr>
                <w:sz w:val="22"/>
                <w:szCs w:val="22"/>
              </w:rPr>
            </w:pPr>
            <w:ins w:id="497" w:author="Bonephace Kaijage" w:date="2026-10-14T06:19:00Z" w16du:dateUtc="2026-10-14T04:19:00Z">
              <w:r>
                <w:rPr>
                  <w:sz w:val="22"/>
                  <w:szCs w:val="22"/>
                </w:rPr>
                <w:t>Stop fishing and crossings at the sites named in Know Your Risk.</w:t>
              </w:r>
            </w:ins>
            <w:del w:id="498" w:author="Bonephace Kaijage" w:date="2026-10-14T06:19:00Z" w16du:dateUtc="2026-10-14T04:19:00Z">
              <w:r w:rsidR="00275313" w:rsidRPr="00997D17" w:rsidDel="00FE0A4D">
                <w:rPr>
                  <w:sz w:val="22"/>
                  <w:szCs w:val="22"/>
                </w:rPr>
                <w:delText>Stop fishing and crossings at the named sites are now affected.</w:delText>
              </w:r>
            </w:del>
          </w:p>
          <w:p w14:paraId="2DCC5D52" w14:textId="33641CB4" w:rsidR="0055281C" w:rsidRPr="00997D17" w:rsidRDefault="00FE0A4D" w:rsidP="00034217">
            <w:pPr>
              <w:pStyle w:val="ListBullet"/>
              <w:rPr>
                <w:sz w:val="22"/>
                <w:szCs w:val="22"/>
              </w:rPr>
            </w:pPr>
            <w:ins w:id="499"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500" w:author="Bonephace Kaijage" w:date="2026-10-14T06:15:00Z" w16du:dateUtc="2026-10-14T04:15:00Z">
              <w:r w:rsidR="00275313" w:rsidRPr="00997D17" w:rsidDel="00FE0A4D">
                <w:rPr>
                  <w:sz w:val="22"/>
                  <w:szCs w:val="22"/>
                </w:rPr>
                <w:delText>Move people off the low shore to the assembly point.</w:delText>
              </w:r>
            </w:del>
          </w:p>
          <w:p w14:paraId="6F765AB3" w14:textId="60A11787" w:rsidR="0055281C" w:rsidRPr="00997D17" w:rsidRDefault="00FE0A4D" w:rsidP="00034217">
            <w:pPr>
              <w:pStyle w:val="ListBullet"/>
              <w:rPr>
                <w:sz w:val="22"/>
                <w:szCs w:val="22"/>
              </w:rPr>
            </w:pPr>
            <w:ins w:id="501" w:author="Bonephace Kaijage" w:date="2026-10-14T06:19:00Z" w16du:dateUtc="2026-10-14T04:19:00Z">
              <w:r>
                <w:rPr>
                  <w:sz w:val="22"/>
                  <w:szCs w:val="22"/>
                </w:rPr>
                <w:t>Account for boats still out from the sites named in Know Your Risk.</w:t>
              </w:r>
            </w:ins>
            <w:del w:id="502" w:author="Bonephace Kaijage" w:date="2026-10-14T06:19:00Z" w16du:dateUtc="2026-10-14T04:19:00Z">
              <w:r w:rsidR="00275313" w:rsidRPr="00997D17" w:rsidDel="00FE0A4D">
                <w:rPr>
                  <w:sz w:val="22"/>
                  <w:szCs w:val="22"/>
                </w:rPr>
                <w:delText>Account for boats still out from the named sites are now affected.</w:delText>
              </w:r>
            </w:del>
          </w:p>
          <w:p w14:paraId="7AB7E42F" w14:textId="48D7FD75" w:rsidR="002066E7" w:rsidRPr="00997D17" w:rsidRDefault="00275313" w:rsidP="00034217">
            <w:pPr>
              <w:pStyle w:val="ListBullet"/>
              <w:rPr>
                <w:sz w:val="22"/>
                <w:szCs w:val="22"/>
              </w:rPr>
            </w:pPr>
            <w:r w:rsidRPr="00997D17">
              <w:rPr>
                <w:sz w:val="22"/>
                <w:szCs w:val="22"/>
              </w:rPr>
              <w:t>Boil water if wells on this shore are flooded.</w:t>
            </w:r>
          </w:p>
        </w:tc>
        <w:tc>
          <w:tcPr>
            <w:tcW w:w="2279" w:type="dxa"/>
          </w:tcPr>
          <w:p w14:paraId="1320FA66" w14:textId="651EFD55" w:rsidR="0055281C" w:rsidRPr="00997D17" w:rsidRDefault="00275313" w:rsidP="00034217">
            <w:pPr>
              <w:pStyle w:val="ListBullet"/>
              <w:rPr>
                <w:sz w:val="22"/>
                <w:szCs w:val="22"/>
              </w:rPr>
            </w:pPr>
            <w:r w:rsidRPr="00997D17">
              <w:rPr>
                <w:sz w:val="22"/>
                <w:szCs w:val="22"/>
              </w:rPr>
              <w:t>Simamisha uvuvi na vivuko.</w:t>
            </w:r>
          </w:p>
          <w:p w14:paraId="00E4B52B" w14:textId="4CA3FBAC" w:rsidR="0055281C" w:rsidRPr="00997D17" w:rsidRDefault="00275313" w:rsidP="00034217">
            <w:pPr>
              <w:pStyle w:val="ListBullet"/>
              <w:rPr>
                <w:sz w:val="22"/>
                <w:szCs w:val="22"/>
              </w:rPr>
            </w:pPr>
            <w:r w:rsidRPr="00997D17">
              <w:rPr>
                <w:sz w:val="22"/>
                <w:szCs w:val="22"/>
              </w:rPr>
              <w:t>Hamisha ufuo wa chini.</w:t>
            </w:r>
          </w:p>
          <w:p w14:paraId="6FA93E04" w14:textId="393D8ECE" w:rsidR="0055281C" w:rsidRPr="00997D17" w:rsidRDefault="00275313" w:rsidP="00034217">
            <w:pPr>
              <w:pStyle w:val="ListBullet"/>
              <w:rPr>
                <w:sz w:val="22"/>
                <w:szCs w:val="22"/>
              </w:rPr>
            </w:pPr>
            <w:r w:rsidRPr="00997D17">
              <w:rPr>
                <w:sz w:val="22"/>
                <w:szCs w:val="22"/>
              </w:rPr>
              <w:t>Hakiki vyombo vilivyoko nje.</w:t>
            </w:r>
          </w:p>
          <w:p w14:paraId="7BB9D11D" w14:textId="49193BD6" w:rsidR="002066E7" w:rsidRPr="00997D17" w:rsidRDefault="00275313" w:rsidP="00034217">
            <w:pPr>
              <w:pStyle w:val="ListBullet"/>
              <w:rPr>
                <w:sz w:val="22"/>
                <w:szCs w:val="22"/>
                <w:lang w:val="sv-SE"/>
              </w:rPr>
            </w:pPr>
            <w:r w:rsidRPr="00997D17">
              <w:rPr>
                <w:sz w:val="22"/>
                <w:szCs w:val="22"/>
                <w:lang w:val="sv-SE"/>
              </w:rPr>
              <w:t>Chemsha maji ya visima.</w:t>
            </w:r>
          </w:p>
        </w:tc>
      </w:tr>
      <w:tr w:rsidR="002066E7" w:rsidRPr="00997D17" w14:paraId="5FA18A49" w14:textId="77777777" w:rsidTr="002066E7">
        <w:tc>
          <w:tcPr>
            <w:tcW w:w="2278" w:type="dxa"/>
          </w:tcPr>
          <w:p w14:paraId="3A45E779"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0380B8B6" w14:textId="62008B99" w:rsidR="0055281C" w:rsidRPr="00FE0A4D" w:rsidRDefault="00FE0A4D" w:rsidP="0055281C">
            <w:pPr>
              <w:pStyle w:val="ListParagraph"/>
              <w:rPr>
                <w:sz w:val="22"/>
                <w:szCs w:val="22"/>
                <w:lang w:val="sv-SE"/>
                <w:rPrChange w:id="503" w:author="Bonephace Kaijage" w:date="2026-10-14T06:29:00Z" w16du:dateUtc="2026-10-14T04:29:00Z">
                  <w:rPr>
                    <w:sz w:val="22"/>
                    <w:szCs w:val="22"/>
                  </w:rPr>
                </w:rPrChange>
              </w:rPr>
            </w:pPr>
            <w:ins w:id="504" w:author="Bonephace Kaijage" w:date="2026-10-14T06:14:00Z" w16du:dateUtc="2026-10-14T04:14:00Z">
              <w:r w:rsidRPr="00FE0A4D">
                <w:rPr>
                  <w:sz w:val="22"/>
                  <w:szCs w:val="22"/>
                  <w:lang w:val="sv-SE"/>
                  <w:rPrChange w:id="505" w:author="Bonephace Kaijage" w:date="2026-10-14T06:29:00Z" w16du:dateUtc="2026-10-14T04:29:00Z">
                    <w:rPr>
                      <w:sz w:val="22"/>
                      <w:szCs w:val="22"/>
                    </w:rPr>
                  </w:rPrChange>
                </w:rPr>
                <w:t>Hakikisheni watoto, wazee na watu wenye ulemavu wote wako salama na wana mtu wa kuwasaidia.</w:t>
              </w:r>
            </w:ins>
            <w:del w:id="506" w:author="Bonephace Kaijage" w:date="2026-10-14T06:14:00Z" w16du:dateUtc="2026-10-14T04:14:00Z">
              <w:r w:rsidR="0055281C" w:rsidRPr="00FE0A4D" w:rsidDel="00FE0A4D">
                <w:rPr>
                  <w:sz w:val="22"/>
                  <w:szCs w:val="22"/>
                  <w:lang w:val="sv-SE"/>
                  <w:rPrChange w:id="507" w:author="Bonephace Kaijage" w:date="2026-10-14T06:29:00Z" w16du:dateUtc="2026-10-14T04:29:00Z">
                    <w:rPr>
                      <w:sz w:val="22"/>
                      <w:szCs w:val="22"/>
                    </w:rPr>
                  </w:rPrChange>
                </w:rPr>
                <w:delText>Hakiki watoto, wazee na watu wenye ulemavu.</w:delText>
              </w:r>
            </w:del>
          </w:p>
          <w:p w14:paraId="28B9E92B" w14:textId="4144B280" w:rsidR="0055281C" w:rsidRPr="00FE0A4D" w:rsidRDefault="0055281C" w:rsidP="0055281C">
            <w:pPr>
              <w:pStyle w:val="ListParagraph"/>
              <w:rPr>
                <w:sz w:val="22"/>
                <w:szCs w:val="22"/>
                <w:lang w:val="sv-SE"/>
                <w:rPrChange w:id="508" w:author="Bonephace Kaijage" w:date="2026-10-14T06:29:00Z" w16du:dateUtc="2026-10-14T04:29:00Z">
                  <w:rPr>
                    <w:sz w:val="22"/>
                    <w:szCs w:val="22"/>
                  </w:rPr>
                </w:rPrChange>
              </w:rPr>
            </w:pPr>
            <w:r w:rsidRPr="00FE0A4D">
              <w:rPr>
                <w:sz w:val="22"/>
                <w:szCs w:val="22"/>
                <w:lang w:val="sv-SE"/>
                <w:rPrChange w:id="509" w:author="Bonephace Kaijage" w:date="2026-10-14T06:29:00Z" w16du:dateUtc="2026-10-14T04:29:00Z">
                  <w:rPr>
                    <w:sz w:val="22"/>
                    <w:szCs w:val="22"/>
                  </w:rPr>
                </w:rPrChange>
              </w:rPr>
              <w:t>Chanzo cha maji kikiathirika, chemsha au tibu maji ya kunywa.</w:t>
            </w:r>
          </w:p>
          <w:p w14:paraId="439ED91A" w14:textId="2AE83159" w:rsidR="002066E7" w:rsidRPr="00FE0A4D" w:rsidRDefault="002066E7" w:rsidP="00FE4152">
            <w:pPr>
              <w:pStyle w:val="ListParagraph"/>
              <w:rPr>
                <w:sz w:val="22"/>
                <w:szCs w:val="22"/>
                <w:lang w:val="sv-SE"/>
                <w:rPrChange w:id="510" w:author="Bonephace Kaijage" w:date="2026-10-14T06:29:00Z" w16du:dateUtc="2026-10-14T04:29:00Z">
                  <w:rPr>
                    <w:sz w:val="22"/>
                    <w:szCs w:val="22"/>
                  </w:rPr>
                </w:rPrChange>
              </w:rPr>
            </w:pPr>
          </w:p>
        </w:tc>
        <w:tc>
          <w:tcPr>
            <w:tcW w:w="2278" w:type="dxa"/>
          </w:tcPr>
          <w:p w14:paraId="3FFB8D51" w14:textId="47775AB9"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30693238" w14:textId="569DCBE2" w:rsidR="002066E7" w:rsidRPr="00997D17" w:rsidRDefault="00FE0A4D" w:rsidP="00FE4152">
            <w:pPr>
              <w:pStyle w:val="ListParagraph"/>
              <w:rPr>
                <w:sz w:val="22"/>
                <w:szCs w:val="22"/>
              </w:rPr>
            </w:pPr>
            <w:ins w:id="511"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12"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EB8675C" w14:textId="2F8081AF" w:rsidR="002066E7" w:rsidRPr="00997D17" w:rsidRDefault="00FE0A4D" w:rsidP="00FE4152">
            <w:pPr>
              <w:pStyle w:val="ListParagraph"/>
              <w:rPr>
                <w:sz w:val="22"/>
                <w:szCs w:val="22"/>
              </w:rPr>
            </w:pPr>
            <w:ins w:id="513" w:author="Bonephace Kaijage" w:date="2026-10-14T06:23:00Z" w16du:dateUtc="2026-10-14T04:23:00Z">
              <w:r>
                <w:rPr>
                  <w:sz w:val="22"/>
                  <w:szCs w:val="22"/>
                </w:rPr>
                <w:t xml:space="preserve">Hali katika maeneo yaliyotajwa kwenye Fahamu Hatari sasa ni hatari kwa maisha: nyumba zimeharibika, watu wamekatwa, na kuna hatari halisi ya kuzama, kujeruhiwa au magonjwa. Msaada unaandaliwa; tafadhali fuateni maelekezo ya kamati na </w:t>
              </w:r>
              <w:r>
                <w:rPr>
                  <w:sz w:val="22"/>
                  <w:szCs w:val="22"/>
                </w:rPr>
                <w:lastRenderedPageBreak/>
                <w:t>muangaliane na majirani.</w:t>
              </w:r>
            </w:ins>
            <w:del w:id="51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A305290" w14:textId="29D8D773" w:rsidR="0055281C" w:rsidRPr="00997D17" w:rsidRDefault="00FE0A4D" w:rsidP="00034217">
            <w:pPr>
              <w:pStyle w:val="ListBullet"/>
              <w:rPr>
                <w:sz w:val="22"/>
                <w:szCs w:val="22"/>
              </w:rPr>
            </w:pPr>
            <w:ins w:id="515" w:author="Bonephace Kaijage" w:date="2026-10-14T06:04:00Z" w16du:dateUtc="2026-10-14T04:04:00Z">
              <w:r>
                <w:rPr>
                  <w:sz w:val="22"/>
                  <w:szCs w:val="22"/>
                </w:rPr>
                <w:lastRenderedPageBreak/>
                <w:t>Please move now from the sites named in Know Your Risk to the agreed safe place, helping anyone who cannot move alone. Return only when the committee confirms it is safe.</w:t>
              </w:r>
            </w:ins>
            <w:del w:id="516"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405CCB08" w14:textId="5FF16EE7" w:rsidR="0055281C" w:rsidRPr="00997D17" w:rsidRDefault="00FE0A4D" w:rsidP="00034217">
            <w:pPr>
              <w:pStyle w:val="ListBullet"/>
              <w:rPr>
                <w:sz w:val="22"/>
                <w:szCs w:val="22"/>
              </w:rPr>
            </w:pPr>
            <w:ins w:id="517" w:author="Bonephace Kaijage" w:date="2026-10-14T06:19:00Z" w16du:dateUtc="2026-10-14T04:19:00Z">
              <w:r>
                <w:rPr>
                  <w:sz w:val="22"/>
                  <w:szCs w:val="22"/>
                </w:rPr>
                <w:t xml:space="preserve">Call 114 and 190, and keep the road to the sites named in Know Your Risk clear so that ambulances and </w:t>
              </w:r>
              <w:r>
                <w:rPr>
                  <w:sz w:val="22"/>
                  <w:szCs w:val="22"/>
                </w:rPr>
                <w:lastRenderedPageBreak/>
                <w:t>rescue teams can reach people.</w:t>
              </w:r>
            </w:ins>
            <w:del w:id="518" w:author="Bonephace Kaijage" w:date="2026-10-14T06:19:00Z" w16du:dateUtc="2026-10-14T04:19:00Z">
              <w:r w:rsidR="00275313" w:rsidRPr="00997D17" w:rsidDel="00FE0A4D">
                <w:rPr>
                  <w:sz w:val="22"/>
                  <w:szCs w:val="22"/>
                </w:rPr>
                <w:delText>Call 114 and 190. Keep the road to the named sites clear for ambulances.</w:delText>
              </w:r>
            </w:del>
          </w:p>
          <w:p w14:paraId="2E30B759" w14:textId="48ECAC0C" w:rsidR="0055281C" w:rsidRPr="00997D17" w:rsidRDefault="00275313" w:rsidP="00034217">
            <w:pPr>
              <w:pStyle w:val="ListBullet"/>
              <w:rPr>
                <w:sz w:val="22"/>
                <w:szCs w:val="22"/>
              </w:rPr>
            </w:pPr>
            <w:r w:rsidRPr="00997D17">
              <w:rPr>
                <w:sz w:val="22"/>
                <w:szCs w:val="22"/>
              </w:rPr>
              <w:t>Open the shelter and register every household. Note who is missing.</w:t>
            </w:r>
          </w:p>
          <w:p w14:paraId="1362062C" w14:textId="6F9A1083"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14EFAF33" w14:textId="19CC806D" w:rsidR="0055281C"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6FC9CA28" w14:textId="02EAEE15" w:rsidR="0055281C" w:rsidRPr="00997D17" w:rsidRDefault="00275313" w:rsidP="00034217">
            <w:pPr>
              <w:pStyle w:val="ListBullet"/>
              <w:rPr>
                <w:sz w:val="22"/>
                <w:szCs w:val="22"/>
                <w:lang w:val="sv-SE"/>
              </w:rPr>
            </w:pPr>
            <w:r w:rsidRPr="00997D17">
              <w:rPr>
                <w:sz w:val="22"/>
                <w:szCs w:val="22"/>
                <w:lang w:val="sv-SE"/>
              </w:rPr>
              <w:t>Piga 114 na 190. Acha barabara wazi.</w:t>
            </w:r>
          </w:p>
          <w:p w14:paraId="58657E8E" w14:textId="1927E57E" w:rsidR="0055281C" w:rsidRPr="00997D17" w:rsidRDefault="00275313" w:rsidP="00034217">
            <w:pPr>
              <w:pStyle w:val="ListBullet"/>
              <w:rPr>
                <w:sz w:val="22"/>
                <w:szCs w:val="22"/>
                <w:lang w:val="sv-SE"/>
              </w:rPr>
            </w:pPr>
            <w:r w:rsidRPr="00997D17">
              <w:rPr>
                <w:sz w:val="22"/>
                <w:szCs w:val="22"/>
                <w:lang w:val="sv-SE"/>
              </w:rPr>
              <w:t>Sajili kila kaya. Andika aliyepotea.</w:t>
            </w:r>
          </w:p>
          <w:p w14:paraId="32937FFB" w14:textId="37B19CB0"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652439EF" w14:textId="77777777" w:rsidTr="002066E7">
        <w:tc>
          <w:tcPr>
            <w:tcW w:w="2278" w:type="dxa"/>
          </w:tcPr>
          <w:p w14:paraId="3E600A7D"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505FBF9B"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46ED212E" w14:textId="7B49917F"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53430502" w14:textId="5C306059" w:rsidR="002066E7" w:rsidRPr="00997D17" w:rsidRDefault="002066E7" w:rsidP="00FE4152">
            <w:pPr>
              <w:pStyle w:val="ListParagraph"/>
              <w:rPr>
                <w:sz w:val="22"/>
                <w:szCs w:val="22"/>
              </w:rPr>
            </w:pPr>
            <w:r w:rsidRPr="00997D17">
              <w:rPr>
                <w:sz w:val="22"/>
                <w:szCs w:val="22"/>
              </w:rPr>
              <w:t>Ilala Municipal Council</w:t>
            </w:r>
          </w:p>
        </w:tc>
        <w:tc>
          <w:tcPr>
            <w:tcW w:w="2278" w:type="dxa"/>
          </w:tcPr>
          <w:p w14:paraId="4D240C8C" w14:textId="4A2CB754"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7B022322" w14:textId="750FFA76" w:rsidR="002066E7" w:rsidRPr="00997D17" w:rsidRDefault="008C6B60" w:rsidP="00FE4152">
            <w:pPr>
              <w:pStyle w:val="ListParagraph"/>
              <w:rPr>
                <w:sz w:val="22"/>
                <w:szCs w:val="22"/>
              </w:rPr>
            </w:pPr>
            <w:r w:rsidRPr="00997D17">
              <w:rPr>
                <w:sz w:val="22"/>
                <w:szCs w:val="22"/>
              </w:rPr>
              <w:t>Msimbazi and Jangwani floods, heavy rain, blocked drains, cholera, and market fires. A few roads slippery, a few low homes wet, and lightning where storms build.</w:t>
            </w:r>
          </w:p>
        </w:tc>
        <w:tc>
          <w:tcPr>
            <w:tcW w:w="2278" w:type="dxa"/>
          </w:tcPr>
          <w:p w14:paraId="1C0ACC1C" w14:textId="3AF98791"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56D061E" w14:textId="2E10A38B" w:rsidR="0055281C" w:rsidRPr="00997D17" w:rsidRDefault="00FE0A4D" w:rsidP="00034217">
            <w:pPr>
              <w:pStyle w:val="ListBullet"/>
              <w:rPr>
                <w:sz w:val="22"/>
                <w:szCs w:val="22"/>
              </w:rPr>
            </w:pPr>
            <w:ins w:id="519" w:author="Bonephace Kaijage" w:date="2026-10-14T06:19:00Z" w16du:dateUtc="2026-10-14T04:19:00Z">
              <w:r>
                <w:rPr>
                  <w:sz w:val="22"/>
                  <w:szCs w:val="22"/>
                </w:rPr>
                <w:t>Before the rain, walk the sites named in Know Your Risk and clear the drains and culverts.</w:t>
              </w:r>
            </w:ins>
            <w:del w:id="520" w:author="Bonephace Kaijage" w:date="2026-10-14T06:19:00Z" w16du:dateUtc="2026-10-14T04:19:00Z">
              <w:r w:rsidR="00275313" w:rsidRPr="00997D17" w:rsidDel="00FE0A4D">
                <w:rPr>
                  <w:sz w:val="22"/>
                  <w:szCs w:val="22"/>
                </w:rPr>
                <w:delText>Before the rain, walk this site and clear the drains and culverts.</w:delText>
              </w:r>
            </w:del>
          </w:p>
          <w:p w14:paraId="207EF073" w14:textId="7E87127E" w:rsidR="0055281C" w:rsidRPr="00997D17" w:rsidRDefault="00FE0A4D" w:rsidP="00034217">
            <w:pPr>
              <w:pStyle w:val="ListBullet"/>
              <w:rPr>
                <w:sz w:val="22"/>
                <w:szCs w:val="22"/>
              </w:rPr>
            </w:pPr>
            <w:ins w:id="521" w:author="Bonephace Kaijage" w:date="2026-10-14T06:17:00Z" w16du:dateUtc="2026-10-14T04:17:00Z">
              <w:r>
                <w:rPr>
                  <w:sz w:val="22"/>
                  <w:szCs w:val="22"/>
                </w:rPr>
                <w:t>Households along the sites named in Know Your Risk: keep food, documents and children above floor level, because water here can enter houses with little warning.</w:t>
              </w:r>
            </w:ins>
            <w:del w:id="522" w:author="Bonephace Kaijage" w:date="2026-10-14T06:17:00Z" w16du:dateUtc="2026-10-14T04:17:00Z">
              <w:r w:rsidR="00275313" w:rsidRPr="00997D17" w:rsidDel="00FE0A4D">
                <w:rPr>
                  <w:sz w:val="22"/>
                  <w:szCs w:val="22"/>
                </w:rPr>
                <w:delText>Households along this site raise food, documents and children above the floor.</w:delText>
              </w:r>
            </w:del>
          </w:p>
          <w:p w14:paraId="3544C4AD" w14:textId="3F2F12C7" w:rsidR="0055281C" w:rsidRPr="00997D17" w:rsidRDefault="00FE0A4D" w:rsidP="00034217">
            <w:pPr>
              <w:pStyle w:val="ListBullet"/>
              <w:rPr>
                <w:sz w:val="22"/>
                <w:szCs w:val="22"/>
              </w:rPr>
            </w:pPr>
            <w:ins w:id="523"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524" w:author="Bonephace Kaijage" w:date="2026-10-14T06:13:00Z" w16du:dateUtc="2026-10-14T04:13:00Z">
              <w:r w:rsidR="00275313" w:rsidRPr="00997D17" w:rsidDel="00FE0A4D">
                <w:rPr>
                  <w:sz w:val="22"/>
                  <w:szCs w:val="22"/>
                </w:rPr>
                <w:delText>Save 190 and the ward chair number. Keep a torch and drinking water.</w:delText>
              </w:r>
            </w:del>
          </w:p>
          <w:p w14:paraId="65451248" w14:textId="78358B23" w:rsidR="002066E7" w:rsidRPr="00997D17" w:rsidRDefault="00FE0A4D" w:rsidP="00034217">
            <w:pPr>
              <w:pStyle w:val="ListBullet"/>
              <w:rPr>
                <w:sz w:val="22"/>
                <w:szCs w:val="22"/>
              </w:rPr>
            </w:pPr>
            <w:ins w:id="525" w:author="Bonephace Kaijage" w:date="2026-10-14T06:19:00Z" w16du:dateUtc="2026-10-14T04:19:00Z">
              <w:r>
                <w:rPr>
                  <w:sz w:val="22"/>
                  <w:szCs w:val="22"/>
                </w:rPr>
                <w:t xml:space="preserve">Do not drive or walk through water crossing the sites </w:t>
              </w:r>
              <w:r>
                <w:rPr>
                  <w:sz w:val="22"/>
                  <w:szCs w:val="22"/>
                </w:rPr>
                <w:lastRenderedPageBreak/>
                <w:t>named in Know Your Risk. Headlights on, slow down.</w:t>
              </w:r>
            </w:ins>
            <w:del w:id="526" w:author="Bonephace Kaijage" w:date="2026-10-14T06:19:00Z" w16du:dateUtc="2026-10-14T04:19:00Z">
              <w:r w:rsidR="00275313" w:rsidRPr="00997D17" w:rsidDel="00FE0A4D">
                <w:rPr>
                  <w:sz w:val="22"/>
                  <w:szCs w:val="22"/>
                </w:rPr>
                <w:delText>Do not drive or walk through water crossing this site. Headlights on, slow down.</w:delText>
              </w:r>
            </w:del>
          </w:p>
        </w:tc>
        <w:tc>
          <w:tcPr>
            <w:tcW w:w="2279" w:type="dxa"/>
          </w:tcPr>
          <w:p w14:paraId="73950CF6" w14:textId="3A0CF54F" w:rsidR="0055281C" w:rsidRPr="00997D17" w:rsidRDefault="00275313" w:rsidP="00034217">
            <w:pPr>
              <w:pStyle w:val="ListBullet"/>
              <w:rPr>
                <w:sz w:val="22"/>
                <w:szCs w:val="22"/>
                <w:lang w:val="sv-SE"/>
              </w:rPr>
            </w:pPr>
            <w:r w:rsidRPr="00997D17">
              <w:rPr>
                <w:sz w:val="22"/>
                <w:szCs w:val="22"/>
                <w:lang w:val="sv-SE"/>
              </w:rPr>
              <w:lastRenderedPageBreak/>
              <w:t>Kabla ya mvua, tembea eneo hili na usafishe mitaro.</w:t>
            </w:r>
          </w:p>
          <w:p w14:paraId="216EE219" w14:textId="2E257759" w:rsidR="0055281C" w:rsidRPr="00FE0A4D" w:rsidRDefault="00FE0A4D" w:rsidP="00034217">
            <w:pPr>
              <w:pStyle w:val="ListBullet"/>
              <w:rPr>
                <w:sz w:val="22"/>
                <w:szCs w:val="22"/>
                <w:lang w:val="sv-SE"/>
                <w:rPrChange w:id="527" w:author="Bonephace Kaijage" w:date="2026-10-14T06:29:00Z" w16du:dateUtc="2026-10-14T04:29:00Z">
                  <w:rPr>
                    <w:sz w:val="22"/>
                    <w:szCs w:val="22"/>
                  </w:rPr>
                </w:rPrChange>
              </w:rPr>
            </w:pPr>
            <w:ins w:id="528" w:author="Bonephace Kaijage" w:date="2026-10-14T06:17:00Z" w16du:dateUtc="2026-10-14T04:17:00Z">
              <w:r>
                <w:rPr>
                  <w:sz w:val="22"/>
                  <w:szCs w:val="22"/>
                  <w:lang w:val="sv-SE"/>
                </w:rPr>
                <w:t>Kaya za maeneo yaliyotajwa: wekeni chakula, nyaraka na watoto juu ya sakafu, kwa sababu maji hapa yanaweza kuingia nyumbani bila taarifa.</w:t>
              </w:r>
            </w:ins>
            <w:del w:id="529" w:author="Bonephace Kaijage" w:date="2026-10-14T06:17:00Z" w16du:dateUtc="2026-10-14T04:17:00Z">
              <w:r w:rsidR="00275313" w:rsidRPr="00997D17" w:rsidDel="00FE0A4D">
                <w:rPr>
                  <w:sz w:val="22"/>
                  <w:szCs w:val="22"/>
                  <w:lang w:val="sv-SE"/>
                </w:rPr>
                <w:delText>Kaya za eneo hili zipandishe chakula, nyaraka na watoto.</w:delText>
              </w:r>
            </w:del>
          </w:p>
          <w:p w14:paraId="542D6155" w14:textId="2898C05A" w:rsidR="0055281C" w:rsidRPr="00997D17" w:rsidRDefault="00FE0A4D" w:rsidP="00034217">
            <w:pPr>
              <w:pStyle w:val="ListBullet"/>
              <w:rPr>
                <w:sz w:val="22"/>
                <w:szCs w:val="22"/>
                <w:lang w:val="sv-SE"/>
              </w:rPr>
            </w:pPr>
            <w:ins w:id="530" w:author="Bonephace Kaijage" w:date="2026-10-14T06:11:00Z" w16du:dateUtc="2026-10-14T04:11:00Z">
              <w:r w:rsidRPr="00FE0A4D">
                <w:rPr>
                  <w:sz w:val="22"/>
                  <w:szCs w:val="22"/>
                  <w:lang w:val="sv-SE"/>
                  <w:rPrChange w:id="531" w:author="Bonephace Kaijage" w:date="2026-10-14T06:29:00Z" w16du:dateUtc="2026-10-14T04:29:00Z">
                    <w:rPr>
                      <w:sz w:val="22"/>
                      <w:szCs w:val="22"/>
                    </w:rPr>
                  </w:rPrChange>
                </w:rPr>
                <w:t>Hifadhini 190 na namba ya mwenyekiti, na wekeni tochi na maji tayari, ili msaada uitwe na kaya iweze kukaa usiku bila umeme.</w:t>
              </w:r>
            </w:ins>
            <w:del w:id="532" w:author="Bonephace Kaijage" w:date="2026-10-14T06:11:00Z" w16du:dateUtc="2026-10-14T04:11:00Z">
              <w:r w:rsidR="00275313" w:rsidRPr="00FE0A4D" w:rsidDel="00FE0A4D">
                <w:rPr>
                  <w:sz w:val="22"/>
                  <w:szCs w:val="22"/>
                  <w:lang w:val="sv-SE"/>
                  <w:rPrChange w:id="533" w:author="Bonephace Kaijage" w:date="2026-10-14T06:29:00Z" w16du:dateUtc="2026-10-14T04:29:00Z">
                    <w:rPr>
                      <w:sz w:val="22"/>
                      <w:szCs w:val="22"/>
                    </w:rPr>
                  </w:rPrChange>
                </w:rPr>
                <w:delText xml:space="preserve">Hifadhi 190 na namba ya mwenyekiti. </w:delText>
              </w:r>
              <w:r w:rsidR="00275313" w:rsidRPr="00997D17" w:rsidDel="00FE0A4D">
                <w:rPr>
                  <w:sz w:val="22"/>
                  <w:szCs w:val="22"/>
                  <w:lang w:val="sv-SE"/>
                </w:rPr>
                <w:delText>Weka tochi na maji.</w:delText>
              </w:r>
            </w:del>
          </w:p>
          <w:p w14:paraId="25DB3245" w14:textId="3D7F4CFC" w:rsidR="002066E7" w:rsidRPr="00997D17" w:rsidRDefault="00FE0A4D" w:rsidP="00034217">
            <w:pPr>
              <w:pStyle w:val="ListBullet"/>
              <w:rPr>
                <w:sz w:val="22"/>
                <w:szCs w:val="22"/>
                <w:lang w:val="sv-SE"/>
              </w:rPr>
            </w:pPr>
            <w:ins w:id="534" w:author="Bonephace Kaijage" w:date="2026-10-14T06:11:00Z" w16du:dateUtc="2026-10-14T04:11:00Z">
              <w:r>
                <w:rPr>
                  <w:sz w:val="22"/>
                  <w:szCs w:val="22"/>
                  <w:lang w:val="sv-SE"/>
                </w:rPr>
                <w:t>Subirini badala ya kuvuka maji barabarani: yanaweza kumchukua mtu au gari. Washeni taa, punguzeni mwendo.</w:t>
              </w:r>
            </w:ins>
            <w:del w:id="535" w:author="Bonephace Kaijage" w:date="2026-10-14T06:11:00Z" w16du:dateUtc="2026-10-14T04:11:00Z">
              <w:r w:rsidR="00275313" w:rsidRPr="00997D17" w:rsidDel="00FE0A4D">
                <w:rPr>
                  <w:sz w:val="22"/>
                  <w:szCs w:val="22"/>
                  <w:lang w:val="sv-SE"/>
                </w:rPr>
                <w:delText>Usivuke maji barabarani. Washa taa, punguza mwendo.</w:delText>
              </w:r>
            </w:del>
          </w:p>
        </w:tc>
      </w:tr>
      <w:tr w:rsidR="002066E7" w:rsidRPr="000343A2" w14:paraId="770812BB" w14:textId="77777777" w:rsidTr="002066E7">
        <w:tc>
          <w:tcPr>
            <w:tcW w:w="2278" w:type="dxa"/>
          </w:tcPr>
          <w:p w14:paraId="75B8B974" w14:textId="77777777" w:rsidR="0055281C" w:rsidRPr="001D64D9" w:rsidRDefault="0055281C" w:rsidP="0055281C">
            <w:pPr>
              <w:pStyle w:val="ListParagraph"/>
              <w:rPr>
                <w:sz w:val="22"/>
                <w:szCs w:val="22"/>
              </w:rPr>
            </w:pPr>
            <w:r w:rsidRPr="001D64D9">
              <w:rPr>
                <w:sz w:val="22"/>
                <w:szCs w:val="22"/>
              </w:rPr>
              <w:t>Ondoa taka kwenye mitaro na njia za maji kuzunguka makazi.</w:t>
            </w:r>
          </w:p>
          <w:p w14:paraId="0E55D02D"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37FE7D8A" w14:textId="4A7F3D0C"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39CF80DB" w14:textId="13A4E554" w:rsidR="002066E7" w:rsidRPr="00997D17" w:rsidRDefault="002066E7" w:rsidP="00FE4152">
            <w:pPr>
              <w:pStyle w:val="ListParagraph"/>
              <w:rPr>
                <w:sz w:val="22"/>
                <w:szCs w:val="22"/>
              </w:rPr>
            </w:pPr>
          </w:p>
        </w:tc>
        <w:tc>
          <w:tcPr>
            <w:tcW w:w="2278" w:type="dxa"/>
          </w:tcPr>
          <w:p w14:paraId="688F3523" w14:textId="67C70303"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8F668EA" w14:textId="341C8ED1" w:rsidR="002066E7" w:rsidRPr="00997D17" w:rsidRDefault="008C6B60" w:rsidP="00FE4152">
            <w:pPr>
              <w:pStyle w:val="ListParagraph"/>
              <w:rPr>
                <w:sz w:val="22"/>
                <w:szCs w:val="22"/>
              </w:rPr>
            </w:pPr>
            <w:r w:rsidRPr="00997D17">
              <w:rPr>
                <w:sz w:val="22"/>
                <w:szCs w:val="22"/>
              </w:rPr>
              <w:t>Msimbazi and Jangwani floods, heavy rain, blocked drains, cholera, and market fires. Roads, water points or houses at the named sites are now affected. Some journeys and classes are disrupted.</w:t>
            </w:r>
          </w:p>
        </w:tc>
        <w:tc>
          <w:tcPr>
            <w:tcW w:w="2278" w:type="dxa"/>
          </w:tcPr>
          <w:p w14:paraId="0023B3C0" w14:textId="77248D0A"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90F36DE" w14:textId="4659FEC6" w:rsidR="0055281C" w:rsidRPr="00997D17" w:rsidRDefault="00FE0A4D" w:rsidP="00034217">
            <w:pPr>
              <w:pStyle w:val="ListBullet"/>
              <w:rPr>
                <w:sz w:val="22"/>
                <w:szCs w:val="22"/>
              </w:rPr>
            </w:pPr>
            <w:ins w:id="536" w:author="Bonephace Kaijage" w:date="2026-10-14T06:19:00Z" w16du:dateUtc="2026-10-14T04:19:00Z">
              <w:r>
                <w:rPr>
                  <w:sz w:val="22"/>
                  <w:szCs w:val="22"/>
                </w:rPr>
                <w:t>Move households off the sites named in Know Your Risk to the ward assembly point.</w:t>
              </w:r>
            </w:ins>
            <w:del w:id="537" w:author="Bonephace Kaijage" w:date="2026-10-14T06:19:00Z" w16du:dateUtc="2026-10-14T04:19:00Z">
              <w:r w:rsidR="00275313" w:rsidRPr="00997D17" w:rsidDel="00FE0A4D">
                <w:rPr>
                  <w:sz w:val="22"/>
                  <w:szCs w:val="22"/>
                </w:rPr>
                <w:delText>Move households off the named sites are now affected to the ward assembly point.</w:delText>
              </w:r>
            </w:del>
          </w:p>
          <w:p w14:paraId="6A0920C5" w14:textId="786F3766" w:rsidR="0055281C" w:rsidRPr="00997D17" w:rsidRDefault="00FE0A4D" w:rsidP="00034217">
            <w:pPr>
              <w:pStyle w:val="ListBullet"/>
              <w:rPr>
                <w:sz w:val="22"/>
                <w:szCs w:val="22"/>
              </w:rPr>
            </w:pPr>
            <w:ins w:id="538" w:author="Bonephace Kaijage" w:date="2026-10-14T06:19:00Z" w16du:dateUtc="2026-10-14T04:19:00Z">
              <w:r>
                <w:rPr>
                  <w:sz w:val="22"/>
                  <w:szCs w:val="22"/>
                </w:rPr>
                <w:t>Close and mark the flooded road or bridge at the sites named in Know Your Risk. Divert traffic.</w:t>
              </w:r>
            </w:ins>
            <w:del w:id="539" w:author="Bonephace Kaijage" w:date="2026-10-14T06:19:00Z" w16du:dateUtc="2026-10-14T04:19:00Z">
              <w:r w:rsidR="00275313" w:rsidRPr="00997D17" w:rsidDel="00FE0A4D">
                <w:rPr>
                  <w:sz w:val="22"/>
                  <w:szCs w:val="22"/>
                </w:rPr>
                <w:delText>Close and mark the flooded road or bridge at the named sites are now affected. Divert traffic.</w:delText>
              </w:r>
            </w:del>
          </w:p>
          <w:p w14:paraId="655798E8" w14:textId="74C20054" w:rsidR="0055281C" w:rsidRPr="00997D17" w:rsidRDefault="00FE0A4D" w:rsidP="00034217">
            <w:pPr>
              <w:pStyle w:val="ListBullet"/>
              <w:rPr>
                <w:sz w:val="22"/>
                <w:szCs w:val="22"/>
              </w:rPr>
            </w:pPr>
            <w:ins w:id="540" w:author="Bonephace Kaijage" w:date="2026-10-14T06:11:00Z" w16du:dateUtc="2026-10-14T04:11:00Z">
              <w:r>
                <w:rPr>
                  <w:sz w:val="22"/>
                  <w:szCs w:val="22"/>
                </w:rPr>
                <w:t>Check that school children, older people and anyone with a disability are accounted for before dark, so that no one is searched for in the night.</w:t>
              </w:r>
            </w:ins>
            <w:del w:id="541" w:author="Bonephace Kaijage" w:date="2026-10-14T06:11:00Z" w16du:dateUtc="2026-10-14T04:11:00Z">
              <w:r w:rsidR="00275313" w:rsidRPr="00997D17" w:rsidDel="00FE0A4D">
                <w:rPr>
                  <w:sz w:val="22"/>
                  <w:szCs w:val="22"/>
                </w:rPr>
                <w:delText>Account for school children and older people before dark.</w:delText>
              </w:r>
            </w:del>
          </w:p>
          <w:p w14:paraId="74B37EF3" w14:textId="65784822" w:rsidR="002066E7" w:rsidRPr="00997D17" w:rsidRDefault="00FE0A4D" w:rsidP="00034217">
            <w:pPr>
              <w:pStyle w:val="ListBullet"/>
              <w:rPr>
                <w:sz w:val="22"/>
                <w:szCs w:val="22"/>
              </w:rPr>
            </w:pPr>
            <w:ins w:id="542" w:author="Bonephace Kaijage" w:date="2026-10-14T06:13:00Z" w16du:dateUtc="2026-10-14T04:13:00Z">
              <w:r>
                <w:rPr>
                  <w:sz w:val="22"/>
                  <w:szCs w:val="22"/>
                </w:rPr>
                <w:t>Boil or treat drinking water, because floods carry waste into wells; tell the clinic early if anyone has diarrhoea.</w:t>
              </w:r>
            </w:ins>
            <w:del w:id="543"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5D3BB4B1" w14:textId="6DCE7CA5" w:rsidR="0055281C" w:rsidRPr="00997D17" w:rsidRDefault="00275313" w:rsidP="00034217">
            <w:pPr>
              <w:pStyle w:val="ListBullet"/>
              <w:rPr>
                <w:sz w:val="22"/>
                <w:szCs w:val="22"/>
              </w:rPr>
            </w:pPr>
            <w:r w:rsidRPr="00997D17">
              <w:rPr>
                <w:sz w:val="22"/>
                <w:szCs w:val="22"/>
              </w:rPr>
              <w:t>Hamisha kaya za eneo hili kwenda kituoni.</w:t>
            </w:r>
          </w:p>
          <w:p w14:paraId="645BCB23" w14:textId="3AD2706F" w:rsidR="0055281C" w:rsidRPr="00997D17" w:rsidRDefault="00275313" w:rsidP="00034217">
            <w:pPr>
              <w:pStyle w:val="ListBullet"/>
              <w:rPr>
                <w:sz w:val="22"/>
                <w:szCs w:val="22"/>
                <w:lang w:val="sv-SE"/>
              </w:rPr>
            </w:pPr>
            <w:r w:rsidRPr="00997D17">
              <w:rPr>
                <w:sz w:val="22"/>
                <w:szCs w:val="22"/>
                <w:lang w:val="sv-SE"/>
              </w:rPr>
              <w:t>Funga barabara au daraja. Elekeza magari.</w:t>
            </w:r>
          </w:p>
          <w:p w14:paraId="063B65FC" w14:textId="71B931D0"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251A24F2" w14:textId="1BA22393" w:rsidR="002066E7" w:rsidRPr="00997D17" w:rsidRDefault="00275313" w:rsidP="00034217">
            <w:pPr>
              <w:pStyle w:val="ListBullet"/>
              <w:rPr>
                <w:sz w:val="22"/>
                <w:szCs w:val="22"/>
                <w:lang w:val="sv-SE"/>
              </w:rPr>
            </w:pPr>
            <w:r w:rsidRPr="00997D17">
              <w:rPr>
                <w:sz w:val="22"/>
                <w:szCs w:val="22"/>
                <w:lang w:val="sv-SE"/>
              </w:rPr>
              <w:t>Chemsha maji. Kliniki iangalie kuhara.</w:t>
            </w:r>
          </w:p>
        </w:tc>
      </w:tr>
      <w:tr w:rsidR="002066E7" w:rsidRPr="00997D17" w14:paraId="0B1D2B14" w14:textId="77777777" w:rsidTr="002066E7">
        <w:tc>
          <w:tcPr>
            <w:tcW w:w="2278" w:type="dxa"/>
          </w:tcPr>
          <w:p w14:paraId="7B7BDE98"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5AFCF6A8" w14:textId="584765A6" w:rsidR="0055281C" w:rsidRPr="00FE0A4D" w:rsidRDefault="00FE0A4D" w:rsidP="0055281C">
            <w:pPr>
              <w:pStyle w:val="ListParagraph"/>
              <w:rPr>
                <w:sz w:val="22"/>
                <w:szCs w:val="22"/>
                <w:lang w:val="sv-SE"/>
                <w:rPrChange w:id="544" w:author="Bonephace Kaijage" w:date="2026-10-14T06:29:00Z" w16du:dateUtc="2026-10-14T04:29:00Z">
                  <w:rPr>
                    <w:sz w:val="22"/>
                    <w:szCs w:val="22"/>
                  </w:rPr>
                </w:rPrChange>
              </w:rPr>
            </w:pPr>
            <w:ins w:id="545" w:author="Bonephace Kaijage" w:date="2026-10-14T06:14:00Z" w16du:dateUtc="2026-10-14T04:14:00Z">
              <w:r w:rsidRPr="00FE0A4D">
                <w:rPr>
                  <w:sz w:val="22"/>
                  <w:szCs w:val="22"/>
                  <w:lang w:val="sv-SE"/>
                  <w:rPrChange w:id="546" w:author="Bonephace Kaijage" w:date="2026-10-14T06:29:00Z" w16du:dateUtc="2026-10-14T04:29:00Z">
                    <w:rPr>
                      <w:sz w:val="22"/>
                      <w:szCs w:val="22"/>
                    </w:rPr>
                  </w:rPrChange>
                </w:rPr>
                <w:t xml:space="preserve">Hakikisheni watoto, wazee na watu wenye ulemavu wote wako salama </w:t>
              </w:r>
              <w:r w:rsidRPr="00FE0A4D">
                <w:rPr>
                  <w:sz w:val="22"/>
                  <w:szCs w:val="22"/>
                  <w:lang w:val="sv-SE"/>
                  <w:rPrChange w:id="547" w:author="Bonephace Kaijage" w:date="2026-10-14T06:29:00Z" w16du:dateUtc="2026-10-14T04:29:00Z">
                    <w:rPr>
                      <w:sz w:val="22"/>
                      <w:szCs w:val="22"/>
                    </w:rPr>
                  </w:rPrChange>
                </w:rPr>
                <w:lastRenderedPageBreak/>
                <w:t>na wana mtu wa kuwasaidia.</w:t>
              </w:r>
            </w:ins>
            <w:del w:id="548" w:author="Bonephace Kaijage" w:date="2026-10-14T06:14:00Z" w16du:dateUtc="2026-10-14T04:14:00Z">
              <w:r w:rsidR="0055281C" w:rsidRPr="00FE0A4D" w:rsidDel="00FE0A4D">
                <w:rPr>
                  <w:sz w:val="22"/>
                  <w:szCs w:val="22"/>
                  <w:lang w:val="sv-SE"/>
                  <w:rPrChange w:id="549" w:author="Bonephace Kaijage" w:date="2026-10-14T06:29:00Z" w16du:dateUtc="2026-10-14T04:29:00Z">
                    <w:rPr>
                      <w:sz w:val="22"/>
                      <w:szCs w:val="22"/>
                    </w:rPr>
                  </w:rPrChange>
                </w:rPr>
                <w:delText>Hakiki watoto, wazee na watu wenye ulemavu.</w:delText>
              </w:r>
            </w:del>
          </w:p>
          <w:p w14:paraId="701154CD" w14:textId="4DBCB1C7" w:rsidR="0055281C" w:rsidRPr="00FE0A4D" w:rsidRDefault="0055281C" w:rsidP="0055281C">
            <w:pPr>
              <w:pStyle w:val="ListParagraph"/>
              <w:rPr>
                <w:sz w:val="22"/>
                <w:szCs w:val="22"/>
                <w:lang w:val="sv-SE"/>
                <w:rPrChange w:id="550" w:author="Bonephace Kaijage" w:date="2026-10-14T06:29:00Z" w16du:dateUtc="2026-10-14T04:29:00Z">
                  <w:rPr>
                    <w:sz w:val="22"/>
                    <w:szCs w:val="22"/>
                  </w:rPr>
                </w:rPrChange>
              </w:rPr>
            </w:pPr>
            <w:r w:rsidRPr="00FE0A4D">
              <w:rPr>
                <w:sz w:val="22"/>
                <w:szCs w:val="22"/>
                <w:lang w:val="sv-SE"/>
                <w:rPrChange w:id="551" w:author="Bonephace Kaijage" w:date="2026-10-14T06:29:00Z" w16du:dateUtc="2026-10-14T04:29:00Z">
                  <w:rPr>
                    <w:sz w:val="22"/>
                    <w:szCs w:val="22"/>
                  </w:rPr>
                </w:rPrChange>
              </w:rPr>
              <w:t>Chanzo cha maji kikiathirika, chemsha au tibu maji ya kunywa.</w:t>
            </w:r>
          </w:p>
          <w:p w14:paraId="0BC38054" w14:textId="60E94538" w:rsidR="002066E7" w:rsidRPr="00FE0A4D" w:rsidRDefault="002066E7" w:rsidP="00FE4152">
            <w:pPr>
              <w:pStyle w:val="ListParagraph"/>
              <w:rPr>
                <w:sz w:val="22"/>
                <w:szCs w:val="22"/>
                <w:lang w:val="sv-SE"/>
                <w:rPrChange w:id="552" w:author="Bonephace Kaijage" w:date="2026-10-14T06:29:00Z" w16du:dateUtc="2026-10-14T04:29:00Z">
                  <w:rPr>
                    <w:sz w:val="22"/>
                    <w:szCs w:val="22"/>
                  </w:rPr>
                </w:rPrChange>
              </w:rPr>
            </w:pPr>
          </w:p>
        </w:tc>
        <w:tc>
          <w:tcPr>
            <w:tcW w:w="2278" w:type="dxa"/>
          </w:tcPr>
          <w:p w14:paraId="661EDBAC" w14:textId="54D7B394"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48DE486D" w14:textId="5ADE4C9F" w:rsidR="002066E7" w:rsidRPr="00997D17" w:rsidRDefault="00FE0A4D" w:rsidP="00FE4152">
            <w:pPr>
              <w:pStyle w:val="ListParagraph"/>
              <w:rPr>
                <w:sz w:val="22"/>
                <w:szCs w:val="22"/>
              </w:rPr>
            </w:pPr>
            <w:ins w:id="553" w:author="Bonephace Kaijage" w:date="2026-10-14T06:19:00Z" w16du:dateUtc="2026-10-14T04:19:00Z">
              <w:r>
                <w:rPr>
                  <w:sz w:val="22"/>
                  <w:szCs w:val="22"/>
                </w:rPr>
                <w:t xml:space="preserve">Conditions at the sites named in Know Your Risk are now life-threatening: houses damaged, people cut off, and a real risk of drowning, </w:t>
              </w:r>
              <w:r>
                <w:rPr>
                  <w:sz w:val="22"/>
                  <w:szCs w:val="22"/>
                </w:rPr>
                <w:lastRenderedPageBreak/>
                <w:t>injury or disease. Help is being organised; please follow the committee's instructions and look out for neighbours.</w:t>
              </w:r>
            </w:ins>
            <w:del w:id="554"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28D4981" w14:textId="0294361E" w:rsidR="002066E7" w:rsidRPr="00997D17" w:rsidRDefault="00FE0A4D" w:rsidP="00FE4152">
            <w:pPr>
              <w:pStyle w:val="ListParagraph"/>
              <w:rPr>
                <w:sz w:val="22"/>
                <w:szCs w:val="22"/>
              </w:rPr>
            </w:pPr>
            <w:ins w:id="555"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w:t>
              </w:r>
              <w:r>
                <w:rPr>
                  <w:sz w:val="22"/>
                  <w:szCs w:val="22"/>
                </w:rPr>
                <w:lastRenderedPageBreak/>
                <w:t>ya kuzama, kujeruhiwa au magonjwa. Msaada unaandaliwa; tafadhali fuateni maelekezo ya kamati na muangaliane na majirani.</w:t>
              </w:r>
            </w:ins>
            <w:del w:id="55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08EDEA9" w14:textId="43FB93CD" w:rsidR="0055281C" w:rsidRPr="00997D17" w:rsidRDefault="00FE0A4D" w:rsidP="00034217">
            <w:pPr>
              <w:pStyle w:val="ListBullet"/>
              <w:rPr>
                <w:sz w:val="22"/>
                <w:szCs w:val="22"/>
              </w:rPr>
            </w:pPr>
            <w:ins w:id="557" w:author="Bonephace Kaijage" w:date="2026-10-14T06:04:00Z" w16du:dateUtc="2026-10-14T04:04:00Z">
              <w:r>
                <w:rPr>
                  <w:sz w:val="22"/>
                  <w:szCs w:val="22"/>
                </w:rPr>
                <w:lastRenderedPageBreak/>
                <w:t xml:space="preserve">Please move now from the sites named in Know Your Risk to the agreed safe place, helping anyone who cannot move alone. Return only when </w:t>
              </w:r>
              <w:r>
                <w:rPr>
                  <w:sz w:val="22"/>
                  <w:szCs w:val="22"/>
                </w:rPr>
                <w:lastRenderedPageBreak/>
                <w:t>the committee confirms it is safe.</w:t>
              </w:r>
            </w:ins>
            <w:del w:id="558"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3C810FD1" w14:textId="166DEC3A" w:rsidR="0055281C" w:rsidRPr="00997D17" w:rsidRDefault="00FE0A4D" w:rsidP="00034217">
            <w:pPr>
              <w:pStyle w:val="ListBullet"/>
              <w:rPr>
                <w:sz w:val="22"/>
                <w:szCs w:val="22"/>
              </w:rPr>
            </w:pPr>
            <w:ins w:id="559" w:author="Bonephace Kaijage" w:date="2026-10-14T06:19:00Z" w16du:dateUtc="2026-10-14T04:19:00Z">
              <w:r>
                <w:rPr>
                  <w:sz w:val="22"/>
                  <w:szCs w:val="22"/>
                </w:rPr>
                <w:t>Call 114 and 190, and keep the road to the sites named in Know Your Risk clear so that ambulances and rescue teams can reach people.</w:t>
              </w:r>
            </w:ins>
            <w:del w:id="560" w:author="Bonephace Kaijage" w:date="2026-10-14T06:19:00Z" w16du:dateUtc="2026-10-14T04:19:00Z">
              <w:r w:rsidR="00275313" w:rsidRPr="00997D17" w:rsidDel="00FE0A4D">
                <w:rPr>
                  <w:sz w:val="22"/>
                  <w:szCs w:val="22"/>
                </w:rPr>
                <w:delText>Call 114 and 190. Keep the road to the named sites clear for ambulances.</w:delText>
              </w:r>
            </w:del>
          </w:p>
          <w:p w14:paraId="1C59025D" w14:textId="5166A333" w:rsidR="0055281C" w:rsidRPr="00997D17" w:rsidRDefault="00275313" w:rsidP="00034217">
            <w:pPr>
              <w:pStyle w:val="ListBullet"/>
              <w:rPr>
                <w:sz w:val="22"/>
                <w:szCs w:val="22"/>
              </w:rPr>
            </w:pPr>
            <w:r w:rsidRPr="00997D17">
              <w:rPr>
                <w:sz w:val="22"/>
                <w:szCs w:val="22"/>
              </w:rPr>
              <w:t>Open the shelter and register every household. Note who is missing.</w:t>
            </w:r>
          </w:p>
          <w:p w14:paraId="51498D6A" w14:textId="4D103C13"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58AE0386" w14:textId="054B9C99" w:rsidR="0055281C"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2FCC8AC8" w14:textId="1EB269A7" w:rsidR="0055281C" w:rsidRPr="00997D17" w:rsidRDefault="00275313" w:rsidP="00034217">
            <w:pPr>
              <w:pStyle w:val="ListBullet"/>
              <w:rPr>
                <w:sz w:val="22"/>
                <w:szCs w:val="22"/>
                <w:lang w:val="sv-SE"/>
              </w:rPr>
            </w:pPr>
            <w:r w:rsidRPr="00997D17">
              <w:rPr>
                <w:sz w:val="22"/>
                <w:szCs w:val="22"/>
                <w:lang w:val="sv-SE"/>
              </w:rPr>
              <w:t>Piga 114 na 190. Acha barabara wazi.</w:t>
            </w:r>
          </w:p>
          <w:p w14:paraId="3CC3B4FE" w14:textId="3C88E2C2" w:rsidR="0055281C" w:rsidRPr="00997D17" w:rsidRDefault="00275313" w:rsidP="00034217">
            <w:pPr>
              <w:pStyle w:val="ListBullet"/>
              <w:rPr>
                <w:sz w:val="22"/>
                <w:szCs w:val="22"/>
                <w:lang w:val="sv-SE"/>
              </w:rPr>
            </w:pPr>
            <w:r w:rsidRPr="00997D17">
              <w:rPr>
                <w:sz w:val="22"/>
                <w:szCs w:val="22"/>
                <w:lang w:val="sv-SE"/>
              </w:rPr>
              <w:lastRenderedPageBreak/>
              <w:t>Sajili kila kaya. Andika aliyepotea.</w:t>
            </w:r>
          </w:p>
          <w:p w14:paraId="0DC2F427" w14:textId="64679D59"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21CCCCA2" w14:textId="77777777" w:rsidTr="002066E7">
        <w:tc>
          <w:tcPr>
            <w:tcW w:w="2278" w:type="dxa"/>
          </w:tcPr>
          <w:p w14:paraId="4BF9871C"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00CCC3BA"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2F80A895" w14:textId="1306A3F6"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790A4680" w14:textId="7A4E78E3" w:rsidR="002066E7" w:rsidRPr="00997D17" w:rsidRDefault="002066E7" w:rsidP="00FE4152">
            <w:pPr>
              <w:pStyle w:val="ListParagraph"/>
              <w:rPr>
                <w:sz w:val="22"/>
                <w:szCs w:val="22"/>
              </w:rPr>
            </w:pPr>
            <w:r w:rsidRPr="00997D17">
              <w:rPr>
                <w:sz w:val="22"/>
                <w:szCs w:val="22"/>
              </w:rPr>
              <w:t>Kinondoni Municipal Council</w:t>
            </w:r>
          </w:p>
        </w:tc>
        <w:tc>
          <w:tcPr>
            <w:tcW w:w="2278" w:type="dxa"/>
          </w:tcPr>
          <w:p w14:paraId="1A3F8B19" w14:textId="729458DC"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12C7F575" w14:textId="32945DAD" w:rsidR="002066E7" w:rsidRPr="00997D17" w:rsidRDefault="008C6B60" w:rsidP="00FE4152">
            <w:pPr>
              <w:pStyle w:val="ListParagraph"/>
              <w:rPr>
                <w:sz w:val="22"/>
                <w:szCs w:val="22"/>
              </w:rPr>
            </w:pPr>
            <w:r w:rsidRPr="00997D17">
              <w:rPr>
                <w:sz w:val="22"/>
                <w:szCs w:val="22"/>
              </w:rPr>
              <w:t>Msimbazi lower-basin and Msasani floods, heavy rain, coastal waves and strong winds, cholera, and dense-settlement fires. A few roads slippery, a few low homes wet, and lightning where storms build.</w:t>
            </w:r>
          </w:p>
        </w:tc>
        <w:tc>
          <w:tcPr>
            <w:tcW w:w="2278" w:type="dxa"/>
          </w:tcPr>
          <w:p w14:paraId="1C2045E6" w14:textId="5B4B8A2B"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3C5594B0" w14:textId="7A909B41" w:rsidR="0055281C" w:rsidRPr="00997D17" w:rsidRDefault="00FE0A4D" w:rsidP="00034217">
            <w:pPr>
              <w:pStyle w:val="ListBullet"/>
              <w:rPr>
                <w:sz w:val="22"/>
                <w:szCs w:val="22"/>
              </w:rPr>
            </w:pPr>
            <w:ins w:id="561" w:author="Bonephace Kaijage" w:date="2026-10-14T06:19:00Z" w16du:dateUtc="2026-10-14T04:19:00Z">
              <w:r>
                <w:rPr>
                  <w:sz w:val="22"/>
                  <w:szCs w:val="22"/>
                </w:rPr>
                <w:t>Before any boat leaves the sites named in Know Your Risk, check the forecast and put a life jacket on.</w:t>
              </w:r>
            </w:ins>
            <w:del w:id="562" w:author="Bonephace Kaijage" w:date="2026-10-14T06:19:00Z" w16du:dateUtc="2026-10-14T04:19:00Z">
              <w:r w:rsidR="00275313" w:rsidRPr="00997D17" w:rsidDel="00FE0A4D">
                <w:rPr>
                  <w:sz w:val="22"/>
                  <w:szCs w:val="22"/>
                </w:rPr>
                <w:delText>Before any boat leaves this site, check the forecast and put a life jacket on.</w:delText>
              </w:r>
            </w:del>
          </w:p>
          <w:p w14:paraId="40C935D5" w14:textId="75CE9BBC" w:rsidR="0055281C" w:rsidRPr="00997D17" w:rsidRDefault="00FE0A4D" w:rsidP="00034217">
            <w:pPr>
              <w:pStyle w:val="ListBullet"/>
              <w:rPr>
                <w:sz w:val="22"/>
                <w:szCs w:val="22"/>
              </w:rPr>
            </w:pPr>
            <w:ins w:id="563" w:author="Bonephace Kaijage" w:date="2026-10-14T06:19:00Z" w16du:dateUtc="2026-10-14T04:19:00Z">
              <w:r>
                <w:rPr>
                  <w:sz w:val="22"/>
                  <w:szCs w:val="22"/>
                </w:rPr>
                <w:t>Bring small boats off the open water at the sites named in Know Your Risk.</w:t>
              </w:r>
            </w:ins>
            <w:del w:id="564" w:author="Bonephace Kaijage" w:date="2026-10-14T06:19:00Z" w16du:dateUtc="2026-10-14T04:19:00Z">
              <w:r w:rsidR="00275313" w:rsidRPr="00997D17" w:rsidDel="00FE0A4D">
                <w:rPr>
                  <w:sz w:val="22"/>
                  <w:szCs w:val="22"/>
                </w:rPr>
                <w:delText>Bring small boats off the open water at this site.</w:delText>
              </w:r>
            </w:del>
          </w:p>
          <w:p w14:paraId="7559B68F" w14:textId="4671E1DD" w:rsidR="0055281C" w:rsidRPr="00997D17" w:rsidRDefault="00275313" w:rsidP="00034217">
            <w:pPr>
              <w:pStyle w:val="ListBullet"/>
              <w:rPr>
                <w:sz w:val="22"/>
                <w:szCs w:val="22"/>
              </w:rPr>
            </w:pPr>
            <w:r w:rsidRPr="00997D17">
              <w:rPr>
                <w:sz w:val="22"/>
                <w:szCs w:val="22"/>
              </w:rPr>
              <w:t>The landing listens for the warning and saves 190.</w:t>
            </w:r>
          </w:p>
          <w:p w14:paraId="1D264B78" w14:textId="42634DE6" w:rsidR="002066E7" w:rsidRPr="00997D17" w:rsidRDefault="00FE0A4D" w:rsidP="00034217">
            <w:pPr>
              <w:pStyle w:val="ListBullet"/>
              <w:rPr>
                <w:sz w:val="22"/>
                <w:szCs w:val="22"/>
              </w:rPr>
            </w:pPr>
            <w:ins w:id="565" w:author="Bonephace Kaijage" w:date="2026-10-14T06:19:00Z" w16du:dateUtc="2026-10-14T04:19:00Z">
              <w:r>
                <w:rPr>
                  <w:sz w:val="22"/>
                  <w:szCs w:val="22"/>
                </w:rPr>
                <w:t>Do not swim out from the sites named in Know Your Risk. Throw something that floats.</w:t>
              </w:r>
            </w:ins>
            <w:del w:id="566" w:author="Bonephace Kaijage" w:date="2026-10-14T06:19:00Z" w16du:dateUtc="2026-10-14T04:19:00Z">
              <w:r w:rsidR="00275313" w:rsidRPr="00997D17" w:rsidDel="00FE0A4D">
                <w:rPr>
                  <w:sz w:val="22"/>
                  <w:szCs w:val="22"/>
                </w:rPr>
                <w:delText>Do not swim out from this site. Throw something that floats.</w:delText>
              </w:r>
            </w:del>
          </w:p>
        </w:tc>
        <w:tc>
          <w:tcPr>
            <w:tcW w:w="2279" w:type="dxa"/>
          </w:tcPr>
          <w:p w14:paraId="61B57C29" w14:textId="036E2194" w:rsidR="0055281C" w:rsidRPr="00997D17" w:rsidRDefault="00275313" w:rsidP="00034217">
            <w:pPr>
              <w:pStyle w:val="ListBullet"/>
              <w:rPr>
                <w:sz w:val="22"/>
                <w:szCs w:val="22"/>
              </w:rPr>
            </w:pPr>
            <w:r w:rsidRPr="00997D17">
              <w:rPr>
                <w:sz w:val="22"/>
                <w:szCs w:val="22"/>
              </w:rPr>
              <w:t>Angalia utabiri na vaa jaketi kabla ya chombo kuondoka.</w:t>
            </w:r>
          </w:p>
          <w:p w14:paraId="7F374D24" w14:textId="44A06F50" w:rsidR="0055281C" w:rsidRPr="00997D17" w:rsidRDefault="00275313" w:rsidP="00034217">
            <w:pPr>
              <w:pStyle w:val="ListBullet"/>
              <w:rPr>
                <w:sz w:val="22"/>
                <w:szCs w:val="22"/>
              </w:rPr>
            </w:pPr>
            <w:r w:rsidRPr="00997D17">
              <w:rPr>
                <w:sz w:val="22"/>
                <w:szCs w:val="22"/>
              </w:rPr>
              <w:t>Rudisha vyombo vidogo kutoka maji ya wazi.</w:t>
            </w:r>
          </w:p>
          <w:p w14:paraId="65D815F0" w14:textId="49A3C06A" w:rsidR="0055281C" w:rsidRPr="00997D17" w:rsidRDefault="00275313" w:rsidP="00034217">
            <w:pPr>
              <w:pStyle w:val="ListBullet"/>
              <w:rPr>
                <w:sz w:val="22"/>
                <w:szCs w:val="22"/>
              </w:rPr>
            </w:pPr>
            <w:r w:rsidRPr="00997D17">
              <w:rPr>
                <w:sz w:val="22"/>
                <w:szCs w:val="22"/>
              </w:rPr>
              <w:t>Mwalo uhifadhi 190.</w:t>
            </w:r>
          </w:p>
          <w:p w14:paraId="6129F5EF" w14:textId="5B034ED6" w:rsidR="002066E7" w:rsidRPr="00997D17" w:rsidRDefault="00FE0A4D" w:rsidP="00034217">
            <w:pPr>
              <w:pStyle w:val="ListBullet"/>
              <w:rPr>
                <w:sz w:val="22"/>
                <w:szCs w:val="22"/>
              </w:rPr>
            </w:pPr>
            <w:ins w:id="567" w:author="Bonephace Kaijage" w:date="2026-10-14T06:15:00Z" w16du:dateUtc="2026-10-14T04:15:00Z">
              <w:r>
                <w:rPr>
                  <w:sz w:val="22"/>
                  <w:szCs w:val="22"/>
                </w:rPr>
                <w:t>Kumuokoa mtu majini, mtupie kitu kinachoelea au mnyooshee fimbo badala ya kuogelea kumfuata: maji yanayotiririka humzamisha pia mwokoaji.</w:t>
              </w:r>
            </w:ins>
            <w:del w:id="568" w:author="Bonephace Kaijage" w:date="2026-10-14T06:15:00Z" w16du:dateUtc="2026-10-14T04:15:00Z">
              <w:r w:rsidR="00275313" w:rsidRPr="00997D17" w:rsidDel="00FE0A4D">
                <w:rPr>
                  <w:sz w:val="22"/>
                  <w:szCs w:val="22"/>
                </w:rPr>
                <w:delText>Usiogelee kuokoa. Rusha kitu kinachoelea.</w:delText>
              </w:r>
            </w:del>
          </w:p>
        </w:tc>
      </w:tr>
      <w:tr w:rsidR="002066E7" w:rsidRPr="00997D17" w14:paraId="5AA4EE84" w14:textId="77777777" w:rsidTr="002066E7">
        <w:tc>
          <w:tcPr>
            <w:tcW w:w="2278" w:type="dxa"/>
          </w:tcPr>
          <w:p w14:paraId="5C04ADEB" w14:textId="77777777" w:rsidR="0055281C" w:rsidRPr="00997D17" w:rsidRDefault="0055281C" w:rsidP="0055281C">
            <w:pPr>
              <w:pStyle w:val="ListParagraph"/>
              <w:rPr>
                <w:sz w:val="22"/>
                <w:szCs w:val="22"/>
              </w:rPr>
            </w:pPr>
            <w:r w:rsidRPr="00997D17">
              <w:rPr>
                <w:sz w:val="22"/>
                <w:szCs w:val="22"/>
              </w:rPr>
              <w:lastRenderedPageBreak/>
              <w:t>Ondoa taka kwenye mitaro na njia za maji kuzunguka makazi.</w:t>
            </w:r>
          </w:p>
          <w:p w14:paraId="4BF10F42"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4CA6C5C4" w14:textId="6514042D"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48D33187" w14:textId="49047FC7" w:rsidR="002066E7" w:rsidRPr="00997D17" w:rsidRDefault="002066E7" w:rsidP="00FE4152">
            <w:pPr>
              <w:pStyle w:val="ListParagraph"/>
              <w:rPr>
                <w:sz w:val="22"/>
                <w:szCs w:val="22"/>
              </w:rPr>
            </w:pPr>
          </w:p>
        </w:tc>
        <w:tc>
          <w:tcPr>
            <w:tcW w:w="2278" w:type="dxa"/>
          </w:tcPr>
          <w:p w14:paraId="691FD73D" w14:textId="5C9BF208"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05913F24" w14:textId="2B251744" w:rsidR="002066E7" w:rsidRPr="00997D17" w:rsidRDefault="008C6B60" w:rsidP="00FE4152">
            <w:pPr>
              <w:pStyle w:val="ListParagraph"/>
              <w:rPr>
                <w:sz w:val="22"/>
                <w:szCs w:val="22"/>
              </w:rPr>
            </w:pPr>
            <w:r w:rsidRPr="00997D17">
              <w:rPr>
                <w:sz w:val="22"/>
                <w:szCs w:val="22"/>
              </w:rPr>
              <w:t>Msimbazi lower-basin and Msasani floods, heavy rain, coastal waves and strong winds, cholera, and dense-settlement fires. Roads, water points or houses at the named sites are now affected. Some journeys and classes are disrupted.</w:t>
            </w:r>
          </w:p>
        </w:tc>
        <w:tc>
          <w:tcPr>
            <w:tcW w:w="2278" w:type="dxa"/>
          </w:tcPr>
          <w:p w14:paraId="303004D9" w14:textId="462818EC"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E7C2334" w14:textId="651CEB1C" w:rsidR="0055281C" w:rsidRPr="00997D17" w:rsidRDefault="00FE0A4D" w:rsidP="00034217">
            <w:pPr>
              <w:pStyle w:val="ListBullet"/>
              <w:rPr>
                <w:sz w:val="22"/>
                <w:szCs w:val="22"/>
              </w:rPr>
            </w:pPr>
            <w:ins w:id="569" w:author="Bonephace Kaijage" w:date="2026-10-14T06:19:00Z" w16du:dateUtc="2026-10-14T04:19:00Z">
              <w:r>
                <w:rPr>
                  <w:sz w:val="22"/>
                  <w:szCs w:val="22"/>
                </w:rPr>
                <w:t>Stop fishing and crossings at the sites named in Know Your Risk.</w:t>
              </w:r>
            </w:ins>
            <w:del w:id="570" w:author="Bonephace Kaijage" w:date="2026-10-14T06:19:00Z" w16du:dateUtc="2026-10-14T04:19:00Z">
              <w:r w:rsidR="00275313" w:rsidRPr="00997D17" w:rsidDel="00FE0A4D">
                <w:rPr>
                  <w:sz w:val="22"/>
                  <w:szCs w:val="22"/>
                </w:rPr>
                <w:delText>Stop fishing and crossings at the named sites are now affected.</w:delText>
              </w:r>
            </w:del>
          </w:p>
          <w:p w14:paraId="78373999" w14:textId="09280078" w:rsidR="0055281C" w:rsidRPr="00997D17" w:rsidRDefault="00FE0A4D" w:rsidP="00034217">
            <w:pPr>
              <w:pStyle w:val="ListBullet"/>
              <w:rPr>
                <w:sz w:val="22"/>
                <w:szCs w:val="22"/>
              </w:rPr>
            </w:pPr>
            <w:ins w:id="571"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572" w:author="Bonephace Kaijage" w:date="2026-10-14T06:15:00Z" w16du:dateUtc="2026-10-14T04:15:00Z">
              <w:r w:rsidR="00275313" w:rsidRPr="00997D17" w:rsidDel="00FE0A4D">
                <w:rPr>
                  <w:sz w:val="22"/>
                  <w:szCs w:val="22"/>
                </w:rPr>
                <w:delText>Move people off the low shore to the assembly point.</w:delText>
              </w:r>
            </w:del>
          </w:p>
          <w:p w14:paraId="769E13B8" w14:textId="0DEEB916" w:rsidR="0055281C" w:rsidRPr="00997D17" w:rsidRDefault="00FE0A4D" w:rsidP="00034217">
            <w:pPr>
              <w:pStyle w:val="ListBullet"/>
              <w:rPr>
                <w:sz w:val="22"/>
                <w:szCs w:val="22"/>
              </w:rPr>
            </w:pPr>
            <w:ins w:id="573" w:author="Bonephace Kaijage" w:date="2026-10-14T06:19:00Z" w16du:dateUtc="2026-10-14T04:19:00Z">
              <w:r>
                <w:rPr>
                  <w:sz w:val="22"/>
                  <w:szCs w:val="22"/>
                </w:rPr>
                <w:t>Account for boats still out from the sites named in Know Your Risk.</w:t>
              </w:r>
            </w:ins>
            <w:del w:id="574" w:author="Bonephace Kaijage" w:date="2026-10-14T06:19:00Z" w16du:dateUtc="2026-10-14T04:19:00Z">
              <w:r w:rsidR="00275313" w:rsidRPr="00997D17" w:rsidDel="00FE0A4D">
                <w:rPr>
                  <w:sz w:val="22"/>
                  <w:szCs w:val="22"/>
                </w:rPr>
                <w:delText>Account for boats still out from the named sites are now affected.</w:delText>
              </w:r>
            </w:del>
          </w:p>
          <w:p w14:paraId="3D36B839" w14:textId="5148243B" w:rsidR="002066E7" w:rsidRPr="00997D17" w:rsidRDefault="00275313" w:rsidP="00034217">
            <w:pPr>
              <w:pStyle w:val="ListBullet"/>
              <w:rPr>
                <w:sz w:val="22"/>
                <w:szCs w:val="22"/>
              </w:rPr>
            </w:pPr>
            <w:r w:rsidRPr="00997D17">
              <w:rPr>
                <w:sz w:val="22"/>
                <w:szCs w:val="22"/>
              </w:rPr>
              <w:t>Boil water if wells on this shore are flooded.</w:t>
            </w:r>
          </w:p>
        </w:tc>
        <w:tc>
          <w:tcPr>
            <w:tcW w:w="2279" w:type="dxa"/>
          </w:tcPr>
          <w:p w14:paraId="5F8C2D23" w14:textId="1BA1D2A7" w:rsidR="0055281C" w:rsidRPr="00997D17" w:rsidRDefault="00275313" w:rsidP="00034217">
            <w:pPr>
              <w:pStyle w:val="ListBullet"/>
              <w:rPr>
                <w:sz w:val="22"/>
                <w:szCs w:val="22"/>
              </w:rPr>
            </w:pPr>
            <w:r w:rsidRPr="00997D17">
              <w:rPr>
                <w:sz w:val="22"/>
                <w:szCs w:val="22"/>
              </w:rPr>
              <w:t>Simamisha uvuvi na vivuko.</w:t>
            </w:r>
          </w:p>
          <w:p w14:paraId="360BA092" w14:textId="6E2C5B0D" w:rsidR="0055281C" w:rsidRPr="00997D17" w:rsidRDefault="00275313" w:rsidP="00034217">
            <w:pPr>
              <w:pStyle w:val="ListBullet"/>
              <w:rPr>
                <w:sz w:val="22"/>
                <w:szCs w:val="22"/>
              </w:rPr>
            </w:pPr>
            <w:r w:rsidRPr="00997D17">
              <w:rPr>
                <w:sz w:val="22"/>
                <w:szCs w:val="22"/>
              </w:rPr>
              <w:t>Hamisha ufuo wa chini.</w:t>
            </w:r>
          </w:p>
          <w:p w14:paraId="4A3229DD" w14:textId="4D0B2D27" w:rsidR="0055281C" w:rsidRPr="00997D17" w:rsidRDefault="00275313" w:rsidP="00034217">
            <w:pPr>
              <w:pStyle w:val="ListBullet"/>
              <w:rPr>
                <w:sz w:val="22"/>
                <w:szCs w:val="22"/>
              </w:rPr>
            </w:pPr>
            <w:r w:rsidRPr="00997D17">
              <w:rPr>
                <w:sz w:val="22"/>
                <w:szCs w:val="22"/>
              </w:rPr>
              <w:t>Hakiki vyombo vilivyoko nje.</w:t>
            </w:r>
          </w:p>
          <w:p w14:paraId="77462FCE" w14:textId="0ACFA00C" w:rsidR="002066E7" w:rsidRPr="00997D17" w:rsidRDefault="00275313" w:rsidP="00034217">
            <w:pPr>
              <w:pStyle w:val="ListBullet"/>
              <w:rPr>
                <w:sz w:val="22"/>
                <w:szCs w:val="22"/>
                <w:lang w:val="sv-SE"/>
              </w:rPr>
            </w:pPr>
            <w:r w:rsidRPr="00997D17">
              <w:rPr>
                <w:sz w:val="22"/>
                <w:szCs w:val="22"/>
                <w:lang w:val="sv-SE"/>
              </w:rPr>
              <w:t>Chemsha maji ya visima.</w:t>
            </w:r>
          </w:p>
        </w:tc>
      </w:tr>
      <w:tr w:rsidR="002066E7" w:rsidRPr="00997D17" w14:paraId="074B3EB7" w14:textId="77777777" w:rsidTr="002066E7">
        <w:tc>
          <w:tcPr>
            <w:tcW w:w="2278" w:type="dxa"/>
          </w:tcPr>
          <w:p w14:paraId="11D85691"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237D8F37" w14:textId="7626EC64" w:rsidR="0055281C" w:rsidRPr="00FE0A4D" w:rsidRDefault="00FE0A4D" w:rsidP="0055281C">
            <w:pPr>
              <w:pStyle w:val="ListParagraph"/>
              <w:rPr>
                <w:sz w:val="22"/>
                <w:szCs w:val="22"/>
                <w:lang w:val="sv-SE"/>
                <w:rPrChange w:id="575" w:author="Bonephace Kaijage" w:date="2026-10-14T06:29:00Z" w16du:dateUtc="2026-10-14T04:29:00Z">
                  <w:rPr>
                    <w:sz w:val="22"/>
                    <w:szCs w:val="22"/>
                  </w:rPr>
                </w:rPrChange>
              </w:rPr>
            </w:pPr>
            <w:ins w:id="576" w:author="Bonephace Kaijage" w:date="2026-10-14T06:14:00Z" w16du:dateUtc="2026-10-14T04:14:00Z">
              <w:r w:rsidRPr="00FE0A4D">
                <w:rPr>
                  <w:sz w:val="22"/>
                  <w:szCs w:val="22"/>
                  <w:lang w:val="sv-SE"/>
                  <w:rPrChange w:id="577" w:author="Bonephace Kaijage" w:date="2026-10-14T06:29:00Z" w16du:dateUtc="2026-10-14T04:29:00Z">
                    <w:rPr>
                      <w:sz w:val="22"/>
                      <w:szCs w:val="22"/>
                    </w:rPr>
                  </w:rPrChange>
                </w:rPr>
                <w:t>Hakikisheni watoto, wazee na watu wenye ulemavu wote wako salama na wana mtu wa kuwasaidia.</w:t>
              </w:r>
            </w:ins>
            <w:del w:id="578" w:author="Bonephace Kaijage" w:date="2026-10-14T06:14:00Z" w16du:dateUtc="2026-10-14T04:14:00Z">
              <w:r w:rsidR="0055281C" w:rsidRPr="00FE0A4D" w:rsidDel="00FE0A4D">
                <w:rPr>
                  <w:sz w:val="22"/>
                  <w:szCs w:val="22"/>
                  <w:lang w:val="sv-SE"/>
                  <w:rPrChange w:id="579" w:author="Bonephace Kaijage" w:date="2026-10-14T06:29:00Z" w16du:dateUtc="2026-10-14T04:29:00Z">
                    <w:rPr>
                      <w:sz w:val="22"/>
                      <w:szCs w:val="22"/>
                    </w:rPr>
                  </w:rPrChange>
                </w:rPr>
                <w:delText>Hakiki watoto, wazee na watu wenye ulemavu.</w:delText>
              </w:r>
            </w:del>
          </w:p>
          <w:p w14:paraId="4230E2D4" w14:textId="7B1659BD" w:rsidR="0055281C" w:rsidRPr="00FE0A4D" w:rsidRDefault="0055281C" w:rsidP="0055281C">
            <w:pPr>
              <w:pStyle w:val="ListParagraph"/>
              <w:rPr>
                <w:sz w:val="22"/>
                <w:szCs w:val="22"/>
                <w:lang w:val="sv-SE"/>
                <w:rPrChange w:id="580" w:author="Bonephace Kaijage" w:date="2026-10-14T06:29:00Z" w16du:dateUtc="2026-10-14T04:29:00Z">
                  <w:rPr>
                    <w:sz w:val="22"/>
                    <w:szCs w:val="22"/>
                  </w:rPr>
                </w:rPrChange>
              </w:rPr>
            </w:pPr>
            <w:r w:rsidRPr="00FE0A4D">
              <w:rPr>
                <w:sz w:val="22"/>
                <w:szCs w:val="22"/>
                <w:lang w:val="sv-SE"/>
                <w:rPrChange w:id="581" w:author="Bonephace Kaijage" w:date="2026-10-14T06:29:00Z" w16du:dateUtc="2026-10-14T04:29:00Z">
                  <w:rPr>
                    <w:sz w:val="22"/>
                    <w:szCs w:val="22"/>
                  </w:rPr>
                </w:rPrChange>
              </w:rPr>
              <w:t>Chanzo cha maji kikiathirika, chemsha au tibu maji ya kunywa.</w:t>
            </w:r>
          </w:p>
          <w:p w14:paraId="045F2163" w14:textId="6563D6B6" w:rsidR="002066E7" w:rsidRPr="00FE0A4D" w:rsidRDefault="002066E7" w:rsidP="00FE4152">
            <w:pPr>
              <w:pStyle w:val="ListParagraph"/>
              <w:rPr>
                <w:sz w:val="22"/>
                <w:szCs w:val="22"/>
                <w:lang w:val="sv-SE"/>
                <w:rPrChange w:id="582" w:author="Bonephace Kaijage" w:date="2026-10-14T06:29:00Z" w16du:dateUtc="2026-10-14T04:29:00Z">
                  <w:rPr>
                    <w:sz w:val="22"/>
                    <w:szCs w:val="22"/>
                  </w:rPr>
                </w:rPrChange>
              </w:rPr>
            </w:pPr>
          </w:p>
        </w:tc>
        <w:tc>
          <w:tcPr>
            <w:tcW w:w="2278" w:type="dxa"/>
          </w:tcPr>
          <w:p w14:paraId="509087DD" w14:textId="5EF4FBB0"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53B90C44" w14:textId="08E60D93" w:rsidR="002066E7" w:rsidRPr="00997D17" w:rsidRDefault="00FE0A4D" w:rsidP="00FE4152">
            <w:pPr>
              <w:pStyle w:val="ListParagraph"/>
              <w:rPr>
                <w:sz w:val="22"/>
                <w:szCs w:val="22"/>
              </w:rPr>
            </w:pPr>
            <w:ins w:id="583"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84"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D186484" w14:textId="6C2C62C4" w:rsidR="002066E7" w:rsidRPr="00997D17" w:rsidRDefault="00FE0A4D" w:rsidP="00FE4152">
            <w:pPr>
              <w:pStyle w:val="ListParagraph"/>
              <w:rPr>
                <w:sz w:val="22"/>
                <w:szCs w:val="22"/>
              </w:rPr>
            </w:pPr>
            <w:ins w:id="585" w:author="Bonephace Kaijage" w:date="2026-10-14T06:23:00Z" w16du:dateUtc="2026-10-14T04:23:00Z">
              <w:r>
                <w:rPr>
                  <w:sz w:val="22"/>
                  <w:szCs w:val="22"/>
                </w:rPr>
                <w:t xml:space="preserve">Hali katika maeneo yaliyotajwa kwenye Fahamu Hatari sasa ni hatari kwa maisha: nyumba zimeharibika, watu wamekatwa, na kuna hatari halisi ya kuzama, kujeruhiwa au magonjwa. Msaada unaandaliwa; tafadhali fuateni maelekezo ya kamati na </w:t>
              </w:r>
              <w:r>
                <w:rPr>
                  <w:sz w:val="22"/>
                  <w:szCs w:val="22"/>
                </w:rPr>
                <w:lastRenderedPageBreak/>
                <w:t>muangaliane na majirani.</w:t>
              </w:r>
            </w:ins>
            <w:del w:id="58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CE9B583" w14:textId="37C664D8" w:rsidR="0055281C" w:rsidRPr="00997D17" w:rsidRDefault="00FE0A4D" w:rsidP="00034217">
            <w:pPr>
              <w:pStyle w:val="ListBullet"/>
              <w:rPr>
                <w:sz w:val="22"/>
                <w:szCs w:val="22"/>
              </w:rPr>
            </w:pPr>
            <w:ins w:id="587" w:author="Bonephace Kaijage" w:date="2026-10-14T06:04:00Z" w16du:dateUtc="2026-10-14T04:04:00Z">
              <w:r>
                <w:rPr>
                  <w:sz w:val="22"/>
                  <w:szCs w:val="22"/>
                </w:rPr>
                <w:lastRenderedPageBreak/>
                <w:t>Please move now from the sites named in Know Your Risk to the agreed safe place, helping anyone who cannot move alone. Return only when the committee confirms it is safe.</w:t>
              </w:r>
            </w:ins>
            <w:del w:id="588"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0E3E3CD0" w14:textId="279579E9" w:rsidR="0055281C" w:rsidRPr="00997D17" w:rsidRDefault="00FE0A4D" w:rsidP="00034217">
            <w:pPr>
              <w:pStyle w:val="ListBullet"/>
              <w:rPr>
                <w:sz w:val="22"/>
                <w:szCs w:val="22"/>
              </w:rPr>
            </w:pPr>
            <w:ins w:id="589" w:author="Bonephace Kaijage" w:date="2026-10-14T06:19:00Z" w16du:dateUtc="2026-10-14T04:19:00Z">
              <w:r>
                <w:rPr>
                  <w:sz w:val="22"/>
                  <w:szCs w:val="22"/>
                </w:rPr>
                <w:t xml:space="preserve">Call 114 and 190, and keep the road to the sites named in Know Your Risk clear so that ambulances and </w:t>
              </w:r>
              <w:r>
                <w:rPr>
                  <w:sz w:val="22"/>
                  <w:szCs w:val="22"/>
                </w:rPr>
                <w:lastRenderedPageBreak/>
                <w:t>rescue teams can reach people.</w:t>
              </w:r>
            </w:ins>
            <w:del w:id="590" w:author="Bonephace Kaijage" w:date="2026-10-14T06:19:00Z" w16du:dateUtc="2026-10-14T04:19:00Z">
              <w:r w:rsidR="00275313" w:rsidRPr="00997D17" w:rsidDel="00FE0A4D">
                <w:rPr>
                  <w:sz w:val="22"/>
                  <w:szCs w:val="22"/>
                </w:rPr>
                <w:delText>Call 114 and 190. Keep the road to the named sites clear for ambulances.</w:delText>
              </w:r>
            </w:del>
          </w:p>
          <w:p w14:paraId="2CA61223" w14:textId="404D081D" w:rsidR="0055281C" w:rsidRPr="00997D17" w:rsidRDefault="00275313" w:rsidP="00034217">
            <w:pPr>
              <w:pStyle w:val="ListBullet"/>
              <w:rPr>
                <w:sz w:val="22"/>
                <w:szCs w:val="22"/>
              </w:rPr>
            </w:pPr>
            <w:r w:rsidRPr="00997D17">
              <w:rPr>
                <w:sz w:val="22"/>
                <w:szCs w:val="22"/>
              </w:rPr>
              <w:t>Open the shelter and register every household. Note who is missing.</w:t>
            </w:r>
          </w:p>
          <w:p w14:paraId="2BD517A9" w14:textId="52BC1471"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5F133C7C" w14:textId="1CD59BDD" w:rsidR="0055281C"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3FA40D7F" w14:textId="487876C8" w:rsidR="0055281C" w:rsidRPr="00997D17" w:rsidRDefault="00275313" w:rsidP="00034217">
            <w:pPr>
              <w:pStyle w:val="ListBullet"/>
              <w:rPr>
                <w:sz w:val="22"/>
                <w:szCs w:val="22"/>
                <w:lang w:val="sv-SE"/>
              </w:rPr>
            </w:pPr>
            <w:r w:rsidRPr="00997D17">
              <w:rPr>
                <w:sz w:val="22"/>
                <w:szCs w:val="22"/>
                <w:lang w:val="sv-SE"/>
              </w:rPr>
              <w:t>Piga 114 na 190. Acha barabara wazi.</w:t>
            </w:r>
          </w:p>
          <w:p w14:paraId="44DACD1C" w14:textId="34A98884" w:rsidR="0055281C" w:rsidRPr="00997D17" w:rsidRDefault="00275313" w:rsidP="00034217">
            <w:pPr>
              <w:pStyle w:val="ListBullet"/>
              <w:rPr>
                <w:sz w:val="22"/>
                <w:szCs w:val="22"/>
                <w:lang w:val="sv-SE"/>
              </w:rPr>
            </w:pPr>
            <w:r w:rsidRPr="00997D17">
              <w:rPr>
                <w:sz w:val="22"/>
                <w:szCs w:val="22"/>
                <w:lang w:val="sv-SE"/>
              </w:rPr>
              <w:t>Sajili kila kaya. Andika aliyepotea.</w:t>
            </w:r>
          </w:p>
          <w:p w14:paraId="28F9840A" w14:textId="47F1081C"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0DC21DB0" w14:textId="77777777" w:rsidTr="002066E7">
        <w:tc>
          <w:tcPr>
            <w:tcW w:w="2278" w:type="dxa"/>
          </w:tcPr>
          <w:p w14:paraId="58F02BF3"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175D469E"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7E4B064F" w14:textId="046E5270"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6CB1A61B" w14:textId="34E6334E" w:rsidR="002066E7" w:rsidRPr="00997D17" w:rsidRDefault="002066E7" w:rsidP="00FE4152">
            <w:pPr>
              <w:pStyle w:val="ListParagraph"/>
              <w:rPr>
                <w:sz w:val="22"/>
                <w:szCs w:val="22"/>
              </w:rPr>
            </w:pPr>
            <w:r w:rsidRPr="00997D17">
              <w:rPr>
                <w:sz w:val="22"/>
                <w:szCs w:val="22"/>
              </w:rPr>
              <w:t>Temeke Municipal Council</w:t>
            </w:r>
          </w:p>
        </w:tc>
        <w:tc>
          <w:tcPr>
            <w:tcW w:w="2278" w:type="dxa"/>
          </w:tcPr>
          <w:p w14:paraId="763E396A" w14:textId="06100E1C"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4C2D8F05" w14:textId="3E4F5118" w:rsidR="002066E7" w:rsidRPr="00997D17" w:rsidRDefault="008C6B60" w:rsidP="00FE4152">
            <w:pPr>
              <w:pStyle w:val="ListParagraph"/>
              <w:rPr>
                <w:sz w:val="22"/>
                <w:szCs w:val="22"/>
              </w:rPr>
            </w:pPr>
            <w:r w:rsidRPr="00997D17">
              <w:rPr>
                <w:sz w:val="22"/>
                <w:szCs w:val="22"/>
              </w:rPr>
              <w:t>floods on the Kizinga and Mzinga rivers and low shore, heavy rain, large waves, cholera, and market fires at Mbagala and Tandika. A few roads slippery, a few low homes wet, and lightning where storms build.</w:t>
            </w:r>
          </w:p>
        </w:tc>
        <w:tc>
          <w:tcPr>
            <w:tcW w:w="2278" w:type="dxa"/>
          </w:tcPr>
          <w:p w14:paraId="0AD481DF" w14:textId="4B324196"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787F1DCB" w14:textId="5D8A3BA4" w:rsidR="0055281C" w:rsidRPr="00997D17" w:rsidRDefault="00275313" w:rsidP="00034217">
            <w:pPr>
              <w:pStyle w:val="ListBullet"/>
              <w:rPr>
                <w:sz w:val="22"/>
                <w:szCs w:val="22"/>
              </w:rPr>
            </w:pPr>
            <w:r w:rsidRPr="00997D17">
              <w:rPr>
                <w:sz w:val="22"/>
                <w:szCs w:val="22"/>
              </w:rPr>
              <w:t>Before any boat leaves Kizinga and Mzinga rivers and low shore, check the forecast and put a life jacket on.</w:t>
            </w:r>
          </w:p>
          <w:p w14:paraId="037A3B2B" w14:textId="0DD79A0F" w:rsidR="0055281C" w:rsidRPr="00997D17" w:rsidRDefault="00275313" w:rsidP="00034217">
            <w:pPr>
              <w:pStyle w:val="ListBullet"/>
              <w:rPr>
                <w:sz w:val="22"/>
                <w:szCs w:val="22"/>
              </w:rPr>
            </w:pPr>
            <w:r w:rsidRPr="00997D17">
              <w:rPr>
                <w:sz w:val="22"/>
                <w:szCs w:val="22"/>
              </w:rPr>
              <w:t>Bring small boats off the open water at Kizinga and Mzinga rivers and low shore.</w:t>
            </w:r>
          </w:p>
          <w:p w14:paraId="194F2EBE" w14:textId="18B7E772" w:rsidR="0055281C" w:rsidRPr="00997D17" w:rsidRDefault="00275313" w:rsidP="00034217">
            <w:pPr>
              <w:pStyle w:val="ListBullet"/>
              <w:rPr>
                <w:sz w:val="22"/>
                <w:szCs w:val="22"/>
              </w:rPr>
            </w:pPr>
            <w:r w:rsidRPr="00997D17">
              <w:rPr>
                <w:sz w:val="22"/>
                <w:szCs w:val="22"/>
              </w:rPr>
              <w:t>The landing listens for the warning and saves 190.</w:t>
            </w:r>
          </w:p>
          <w:p w14:paraId="1586ED54" w14:textId="67F07FE0" w:rsidR="002066E7" w:rsidRPr="00997D17" w:rsidRDefault="00275313" w:rsidP="00034217">
            <w:pPr>
              <w:pStyle w:val="ListBullet"/>
              <w:rPr>
                <w:sz w:val="22"/>
                <w:szCs w:val="22"/>
              </w:rPr>
            </w:pPr>
            <w:r w:rsidRPr="00997D17">
              <w:rPr>
                <w:sz w:val="22"/>
                <w:szCs w:val="22"/>
              </w:rPr>
              <w:t>Do not swim out from Kizinga and Mzinga rivers and low shore. Throw something that floats.</w:t>
            </w:r>
          </w:p>
        </w:tc>
        <w:tc>
          <w:tcPr>
            <w:tcW w:w="2279" w:type="dxa"/>
          </w:tcPr>
          <w:p w14:paraId="14F68503" w14:textId="4F0DA4BB" w:rsidR="0055281C" w:rsidRPr="00997D17" w:rsidRDefault="00275313" w:rsidP="00034217">
            <w:pPr>
              <w:pStyle w:val="ListBullet"/>
              <w:rPr>
                <w:sz w:val="22"/>
                <w:szCs w:val="22"/>
              </w:rPr>
            </w:pPr>
            <w:r w:rsidRPr="00997D17">
              <w:rPr>
                <w:sz w:val="22"/>
                <w:szCs w:val="22"/>
              </w:rPr>
              <w:t>Angalia utabiri na vaa jaketi kabla ya chombo kuondoka.</w:t>
            </w:r>
          </w:p>
          <w:p w14:paraId="151B9287" w14:textId="0A434077" w:rsidR="0055281C" w:rsidRPr="00997D17" w:rsidRDefault="00275313" w:rsidP="00034217">
            <w:pPr>
              <w:pStyle w:val="ListBullet"/>
              <w:rPr>
                <w:sz w:val="22"/>
                <w:szCs w:val="22"/>
              </w:rPr>
            </w:pPr>
            <w:r w:rsidRPr="00997D17">
              <w:rPr>
                <w:sz w:val="22"/>
                <w:szCs w:val="22"/>
              </w:rPr>
              <w:t>Rudisha vyombo vidogo kutoka maji ya wazi.</w:t>
            </w:r>
          </w:p>
          <w:p w14:paraId="3641B57C" w14:textId="75A734F4" w:rsidR="0055281C" w:rsidRPr="00997D17" w:rsidRDefault="00275313" w:rsidP="00034217">
            <w:pPr>
              <w:pStyle w:val="ListBullet"/>
              <w:rPr>
                <w:sz w:val="22"/>
                <w:szCs w:val="22"/>
              </w:rPr>
            </w:pPr>
            <w:r w:rsidRPr="00997D17">
              <w:rPr>
                <w:sz w:val="22"/>
                <w:szCs w:val="22"/>
              </w:rPr>
              <w:t>Mwalo uhifadhi 190.</w:t>
            </w:r>
          </w:p>
          <w:p w14:paraId="744B7486" w14:textId="49A20720" w:rsidR="002066E7" w:rsidRPr="00997D17" w:rsidRDefault="00FE0A4D" w:rsidP="00034217">
            <w:pPr>
              <w:pStyle w:val="ListBullet"/>
              <w:rPr>
                <w:sz w:val="22"/>
                <w:szCs w:val="22"/>
              </w:rPr>
            </w:pPr>
            <w:ins w:id="591" w:author="Bonephace Kaijage" w:date="2026-10-14T06:15:00Z" w16du:dateUtc="2026-10-14T04:15:00Z">
              <w:r>
                <w:rPr>
                  <w:sz w:val="22"/>
                  <w:szCs w:val="22"/>
                </w:rPr>
                <w:t>Kumuokoa mtu majini, mtupie kitu kinachoelea au mnyooshee fimbo badala ya kuogelea kumfuata: maji yanayotiririka humzamisha pia mwokoaji.</w:t>
              </w:r>
            </w:ins>
            <w:del w:id="592" w:author="Bonephace Kaijage" w:date="2026-10-14T06:15:00Z" w16du:dateUtc="2026-10-14T04:15:00Z">
              <w:r w:rsidR="00275313" w:rsidRPr="00997D17" w:rsidDel="00FE0A4D">
                <w:rPr>
                  <w:sz w:val="22"/>
                  <w:szCs w:val="22"/>
                </w:rPr>
                <w:delText>Usiogelee kuokoa. Rusha kitu kinachoelea.</w:delText>
              </w:r>
            </w:del>
          </w:p>
        </w:tc>
      </w:tr>
      <w:tr w:rsidR="002066E7" w:rsidRPr="00997D17" w14:paraId="2B741199" w14:textId="77777777" w:rsidTr="002066E7">
        <w:tc>
          <w:tcPr>
            <w:tcW w:w="2278" w:type="dxa"/>
          </w:tcPr>
          <w:p w14:paraId="381C7915" w14:textId="77777777" w:rsidR="0055281C" w:rsidRPr="00997D17" w:rsidRDefault="0055281C" w:rsidP="0055281C">
            <w:pPr>
              <w:pStyle w:val="ListParagraph"/>
              <w:rPr>
                <w:sz w:val="22"/>
                <w:szCs w:val="22"/>
              </w:rPr>
            </w:pPr>
            <w:r w:rsidRPr="00997D17">
              <w:rPr>
                <w:sz w:val="22"/>
                <w:szCs w:val="22"/>
              </w:rPr>
              <w:t>Ondoa taka kwenye mitaro na njia za maji kuzunguka makazi.</w:t>
            </w:r>
          </w:p>
          <w:p w14:paraId="40572193"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379E4980" w14:textId="2A029692" w:rsidR="0055281C" w:rsidRPr="00997D17" w:rsidRDefault="0055281C" w:rsidP="0055281C">
            <w:pPr>
              <w:pStyle w:val="ListParagraph"/>
              <w:rPr>
                <w:sz w:val="22"/>
                <w:szCs w:val="22"/>
              </w:rPr>
            </w:pPr>
            <w:r w:rsidRPr="00997D17">
              <w:rPr>
                <w:sz w:val="22"/>
                <w:szCs w:val="22"/>
                <w:lang w:val="sv-SE"/>
              </w:rPr>
              <w:lastRenderedPageBreak/>
              <w:t xml:space="preserve">Endesha taratibu ukiwasha taa. </w:t>
            </w:r>
            <w:r w:rsidRPr="00997D17">
              <w:rPr>
                <w:sz w:val="22"/>
                <w:szCs w:val="22"/>
              </w:rPr>
              <w:t>Usivuke maji yanayotiririka barabarani.</w:t>
            </w:r>
          </w:p>
          <w:p w14:paraId="6AF996B7" w14:textId="4C280D97" w:rsidR="002066E7" w:rsidRPr="00997D17" w:rsidRDefault="002066E7" w:rsidP="00FE4152">
            <w:pPr>
              <w:pStyle w:val="ListParagraph"/>
              <w:rPr>
                <w:sz w:val="22"/>
                <w:szCs w:val="22"/>
              </w:rPr>
            </w:pPr>
          </w:p>
        </w:tc>
        <w:tc>
          <w:tcPr>
            <w:tcW w:w="2278" w:type="dxa"/>
          </w:tcPr>
          <w:p w14:paraId="0417EA03" w14:textId="6015B2A5"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24792E90" w14:textId="01DD6B00" w:rsidR="002066E7" w:rsidRPr="00997D17" w:rsidRDefault="008C6B60" w:rsidP="00FE4152">
            <w:pPr>
              <w:pStyle w:val="ListParagraph"/>
              <w:rPr>
                <w:sz w:val="22"/>
                <w:szCs w:val="22"/>
              </w:rPr>
            </w:pPr>
            <w:r w:rsidRPr="00997D17">
              <w:rPr>
                <w:sz w:val="22"/>
                <w:szCs w:val="22"/>
              </w:rPr>
              <w:t xml:space="preserve">floods on the Kizinga and Mzinga rivers and low shore, heavy rain, large waves, cholera, and market fires at Mbagala and Tandika. </w:t>
            </w:r>
            <w:r w:rsidRPr="00997D17">
              <w:rPr>
                <w:sz w:val="22"/>
                <w:szCs w:val="22"/>
              </w:rPr>
              <w:lastRenderedPageBreak/>
              <w:t>Roads, water points or houses at the named sites are now affected. Some journeys and classes are disrupted.</w:t>
            </w:r>
          </w:p>
        </w:tc>
        <w:tc>
          <w:tcPr>
            <w:tcW w:w="2278" w:type="dxa"/>
          </w:tcPr>
          <w:p w14:paraId="57FC0A00" w14:textId="155FA169"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0A36F24D" w14:textId="5888CE3A" w:rsidR="0055281C" w:rsidRPr="00997D17" w:rsidRDefault="00275313" w:rsidP="00034217">
            <w:pPr>
              <w:pStyle w:val="ListBullet"/>
              <w:rPr>
                <w:sz w:val="22"/>
                <w:szCs w:val="22"/>
              </w:rPr>
            </w:pPr>
            <w:r w:rsidRPr="00997D17">
              <w:rPr>
                <w:sz w:val="22"/>
                <w:szCs w:val="22"/>
              </w:rPr>
              <w:t>Stop fishing and crossings at Kizinga and Mzinga rivers and low shore.</w:t>
            </w:r>
          </w:p>
          <w:p w14:paraId="316BE592" w14:textId="3D6E8200" w:rsidR="0055281C" w:rsidRPr="00997D17" w:rsidRDefault="00FE0A4D" w:rsidP="00034217">
            <w:pPr>
              <w:pStyle w:val="ListBullet"/>
              <w:rPr>
                <w:sz w:val="22"/>
                <w:szCs w:val="22"/>
              </w:rPr>
            </w:pPr>
            <w:ins w:id="593" w:author="Bonephace Kaijage" w:date="2026-10-14T06:15:00Z" w16du:dateUtc="2026-10-14T04:15:00Z">
              <w:r>
                <w:rPr>
                  <w:sz w:val="22"/>
                  <w:szCs w:val="22"/>
                </w:rPr>
                <w:t xml:space="preserve">Help people off the low shore to the assembly point, starting with those </w:t>
              </w:r>
              <w:r>
                <w:rPr>
                  <w:sz w:val="22"/>
                  <w:szCs w:val="22"/>
                </w:rPr>
                <w:lastRenderedPageBreak/>
                <w:t>who cannot move alone; waves and the lake level can rise with little warning.</w:t>
              </w:r>
            </w:ins>
            <w:del w:id="594" w:author="Bonephace Kaijage" w:date="2026-10-14T06:15:00Z" w16du:dateUtc="2026-10-14T04:15:00Z">
              <w:r w:rsidR="00275313" w:rsidRPr="00997D17" w:rsidDel="00FE0A4D">
                <w:rPr>
                  <w:sz w:val="22"/>
                  <w:szCs w:val="22"/>
                </w:rPr>
                <w:delText>Move people off the low shore to the assembly point.</w:delText>
              </w:r>
            </w:del>
          </w:p>
          <w:p w14:paraId="42089C75" w14:textId="55847A03" w:rsidR="0055281C" w:rsidRPr="00997D17" w:rsidRDefault="00275313" w:rsidP="00034217">
            <w:pPr>
              <w:pStyle w:val="ListBullet"/>
              <w:rPr>
                <w:sz w:val="22"/>
                <w:szCs w:val="22"/>
              </w:rPr>
            </w:pPr>
            <w:r w:rsidRPr="00997D17">
              <w:rPr>
                <w:sz w:val="22"/>
                <w:szCs w:val="22"/>
              </w:rPr>
              <w:t>Account for boats still out from Kizinga and Mzinga rivers and low shore.</w:t>
            </w:r>
          </w:p>
          <w:p w14:paraId="7B188AF9" w14:textId="63206E16" w:rsidR="002066E7" w:rsidRPr="00997D17" w:rsidRDefault="00275313" w:rsidP="00034217">
            <w:pPr>
              <w:pStyle w:val="ListBullet"/>
              <w:rPr>
                <w:sz w:val="22"/>
                <w:szCs w:val="22"/>
              </w:rPr>
            </w:pPr>
            <w:r w:rsidRPr="00997D17">
              <w:rPr>
                <w:sz w:val="22"/>
                <w:szCs w:val="22"/>
              </w:rPr>
              <w:t>Boil water if wells on this shore are flooded.</w:t>
            </w:r>
          </w:p>
        </w:tc>
        <w:tc>
          <w:tcPr>
            <w:tcW w:w="2279" w:type="dxa"/>
          </w:tcPr>
          <w:p w14:paraId="33A6A7CF" w14:textId="2F25D5AE" w:rsidR="0055281C" w:rsidRPr="00997D17" w:rsidRDefault="00275313" w:rsidP="00034217">
            <w:pPr>
              <w:pStyle w:val="ListBullet"/>
              <w:rPr>
                <w:sz w:val="22"/>
                <w:szCs w:val="22"/>
              </w:rPr>
            </w:pPr>
            <w:r w:rsidRPr="00997D17">
              <w:rPr>
                <w:sz w:val="22"/>
                <w:szCs w:val="22"/>
              </w:rPr>
              <w:lastRenderedPageBreak/>
              <w:t>Simamisha uvuvi na vivuko.</w:t>
            </w:r>
          </w:p>
          <w:p w14:paraId="2BCC83DC" w14:textId="19EC41B6" w:rsidR="0055281C" w:rsidRPr="00997D17" w:rsidRDefault="00275313" w:rsidP="00034217">
            <w:pPr>
              <w:pStyle w:val="ListBullet"/>
              <w:rPr>
                <w:sz w:val="22"/>
                <w:szCs w:val="22"/>
              </w:rPr>
            </w:pPr>
            <w:r w:rsidRPr="00997D17">
              <w:rPr>
                <w:sz w:val="22"/>
                <w:szCs w:val="22"/>
              </w:rPr>
              <w:t>Hamisha ufuo wa chini.</w:t>
            </w:r>
          </w:p>
          <w:p w14:paraId="31A357A2" w14:textId="30CFAC37" w:rsidR="0055281C" w:rsidRPr="00997D17" w:rsidRDefault="00275313" w:rsidP="00034217">
            <w:pPr>
              <w:pStyle w:val="ListBullet"/>
              <w:rPr>
                <w:sz w:val="22"/>
                <w:szCs w:val="22"/>
              </w:rPr>
            </w:pPr>
            <w:r w:rsidRPr="00997D17">
              <w:rPr>
                <w:sz w:val="22"/>
                <w:szCs w:val="22"/>
              </w:rPr>
              <w:t>Hakiki vyombo vilivyoko nje.</w:t>
            </w:r>
          </w:p>
          <w:p w14:paraId="77985EA7" w14:textId="09A34F7C" w:rsidR="002066E7" w:rsidRPr="00997D17" w:rsidRDefault="00275313" w:rsidP="00034217">
            <w:pPr>
              <w:pStyle w:val="ListBullet"/>
              <w:rPr>
                <w:sz w:val="22"/>
                <w:szCs w:val="22"/>
                <w:lang w:val="sv-SE"/>
              </w:rPr>
            </w:pPr>
            <w:r w:rsidRPr="00997D17">
              <w:rPr>
                <w:sz w:val="22"/>
                <w:szCs w:val="22"/>
                <w:lang w:val="sv-SE"/>
              </w:rPr>
              <w:t>Chemsha maji ya visima.</w:t>
            </w:r>
          </w:p>
        </w:tc>
      </w:tr>
      <w:tr w:rsidR="002066E7" w:rsidRPr="00997D17" w14:paraId="2B9B8CD8" w14:textId="77777777" w:rsidTr="002066E7">
        <w:tc>
          <w:tcPr>
            <w:tcW w:w="2278" w:type="dxa"/>
          </w:tcPr>
          <w:p w14:paraId="435BF055"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0D088F7A" w14:textId="2CC1D64C" w:rsidR="0055281C" w:rsidRPr="00FE0A4D" w:rsidRDefault="00FE0A4D" w:rsidP="0055281C">
            <w:pPr>
              <w:pStyle w:val="ListParagraph"/>
              <w:rPr>
                <w:sz w:val="22"/>
                <w:szCs w:val="22"/>
                <w:lang w:val="sv-SE"/>
                <w:rPrChange w:id="595" w:author="Bonephace Kaijage" w:date="2026-10-14T06:30:00Z" w16du:dateUtc="2026-10-14T04:30:00Z">
                  <w:rPr>
                    <w:sz w:val="22"/>
                    <w:szCs w:val="22"/>
                  </w:rPr>
                </w:rPrChange>
              </w:rPr>
            </w:pPr>
            <w:ins w:id="596" w:author="Bonephace Kaijage" w:date="2026-10-14T06:14:00Z" w16du:dateUtc="2026-10-14T04:14:00Z">
              <w:r w:rsidRPr="00FE0A4D">
                <w:rPr>
                  <w:sz w:val="22"/>
                  <w:szCs w:val="22"/>
                  <w:lang w:val="sv-SE"/>
                  <w:rPrChange w:id="597" w:author="Bonephace Kaijage" w:date="2026-10-14T06:30:00Z" w16du:dateUtc="2026-10-14T04:30:00Z">
                    <w:rPr>
                      <w:sz w:val="22"/>
                      <w:szCs w:val="22"/>
                    </w:rPr>
                  </w:rPrChange>
                </w:rPr>
                <w:t>Hakikisheni watoto, wazee na watu wenye ulemavu wote wako salama na wana mtu wa kuwasaidia.</w:t>
              </w:r>
            </w:ins>
            <w:del w:id="598" w:author="Bonephace Kaijage" w:date="2026-10-14T06:14:00Z" w16du:dateUtc="2026-10-14T04:14:00Z">
              <w:r w:rsidR="0055281C" w:rsidRPr="00FE0A4D" w:rsidDel="00FE0A4D">
                <w:rPr>
                  <w:sz w:val="22"/>
                  <w:szCs w:val="22"/>
                  <w:lang w:val="sv-SE"/>
                  <w:rPrChange w:id="599" w:author="Bonephace Kaijage" w:date="2026-10-14T06:30:00Z" w16du:dateUtc="2026-10-14T04:30:00Z">
                    <w:rPr>
                      <w:sz w:val="22"/>
                      <w:szCs w:val="22"/>
                    </w:rPr>
                  </w:rPrChange>
                </w:rPr>
                <w:delText>Hakiki watoto, wazee na watu wenye ulemavu.</w:delText>
              </w:r>
            </w:del>
          </w:p>
          <w:p w14:paraId="31D058A5" w14:textId="1068516D" w:rsidR="0055281C" w:rsidRPr="00FE0A4D" w:rsidRDefault="0055281C" w:rsidP="0055281C">
            <w:pPr>
              <w:pStyle w:val="ListParagraph"/>
              <w:rPr>
                <w:sz w:val="22"/>
                <w:szCs w:val="22"/>
                <w:lang w:val="sv-SE"/>
                <w:rPrChange w:id="600" w:author="Bonephace Kaijage" w:date="2026-10-14T06:30:00Z" w16du:dateUtc="2026-10-14T04:30:00Z">
                  <w:rPr>
                    <w:sz w:val="22"/>
                    <w:szCs w:val="22"/>
                  </w:rPr>
                </w:rPrChange>
              </w:rPr>
            </w:pPr>
            <w:r w:rsidRPr="00FE0A4D">
              <w:rPr>
                <w:sz w:val="22"/>
                <w:szCs w:val="22"/>
                <w:lang w:val="sv-SE"/>
                <w:rPrChange w:id="601" w:author="Bonephace Kaijage" w:date="2026-10-14T06:30:00Z" w16du:dateUtc="2026-10-14T04:30:00Z">
                  <w:rPr>
                    <w:sz w:val="22"/>
                    <w:szCs w:val="22"/>
                  </w:rPr>
                </w:rPrChange>
              </w:rPr>
              <w:t>Chanzo cha maji kikiathirika, chemsha au tibu maji ya kunywa.</w:t>
            </w:r>
          </w:p>
          <w:p w14:paraId="1ED3E7D6" w14:textId="7C10F693" w:rsidR="002066E7" w:rsidRPr="00FE0A4D" w:rsidRDefault="002066E7" w:rsidP="00FE4152">
            <w:pPr>
              <w:pStyle w:val="ListParagraph"/>
              <w:rPr>
                <w:sz w:val="22"/>
                <w:szCs w:val="22"/>
                <w:lang w:val="sv-SE"/>
                <w:rPrChange w:id="602" w:author="Bonephace Kaijage" w:date="2026-10-14T06:30:00Z" w16du:dateUtc="2026-10-14T04:30:00Z">
                  <w:rPr>
                    <w:sz w:val="22"/>
                    <w:szCs w:val="22"/>
                  </w:rPr>
                </w:rPrChange>
              </w:rPr>
            </w:pPr>
          </w:p>
        </w:tc>
        <w:tc>
          <w:tcPr>
            <w:tcW w:w="2278" w:type="dxa"/>
          </w:tcPr>
          <w:p w14:paraId="4271BAA2" w14:textId="159A9708"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2011B40B" w14:textId="2B57D299" w:rsidR="002066E7" w:rsidRPr="00997D17" w:rsidRDefault="00FE0A4D" w:rsidP="00FE4152">
            <w:pPr>
              <w:pStyle w:val="ListParagraph"/>
              <w:rPr>
                <w:sz w:val="22"/>
                <w:szCs w:val="22"/>
              </w:rPr>
            </w:pPr>
            <w:ins w:id="603"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04"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234BFA5" w14:textId="36E95DA0" w:rsidR="002066E7" w:rsidRPr="00997D17" w:rsidRDefault="00FE0A4D" w:rsidP="00FE4152">
            <w:pPr>
              <w:pStyle w:val="ListParagraph"/>
              <w:rPr>
                <w:sz w:val="22"/>
                <w:szCs w:val="22"/>
              </w:rPr>
            </w:pPr>
            <w:ins w:id="605"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0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29A6E627" w14:textId="0C7D6642" w:rsidR="0055281C" w:rsidRPr="00997D17" w:rsidRDefault="00FE0A4D" w:rsidP="00034217">
            <w:pPr>
              <w:pStyle w:val="ListBullet"/>
              <w:rPr>
                <w:sz w:val="22"/>
                <w:szCs w:val="22"/>
              </w:rPr>
            </w:pPr>
            <w:ins w:id="607"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08"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3C89C4FF" w14:textId="4DEFC418" w:rsidR="0055281C" w:rsidRPr="00997D17" w:rsidRDefault="00FE0A4D" w:rsidP="00034217">
            <w:pPr>
              <w:pStyle w:val="ListBullet"/>
              <w:rPr>
                <w:sz w:val="22"/>
                <w:szCs w:val="22"/>
              </w:rPr>
            </w:pPr>
            <w:ins w:id="609" w:author="Bonephace Kaijage" w:date="2026-10-14T06:19:00Z" w16du:dateUtc="2026-10-14T04:19:00Z">
              <w:r>
                <w:rPr>
                  <w:sz w:val="22"/>
                  <w:szCs w:val="22"/>
                </w:rPr>
                <w:t>Call 114 and 190, and keep the road to the sites named in Know Your Risk clear so that ambulances and rescue teams can reach people.</w:t>
              </w:r>
            </w:ins>
            <w:del w:id="610" w:author="Bonephace Kaijage" w:date="2026-10-14T06:19:00Z" w16du:dateUtc="2026-10-14T04:19:00Z">
              <w:r w:rsidR="00275313" w:rsidRPr="00997D17" w:rsidDel="00FE0A4D">
                <w:rPr>
                  <w:sz w:val="22"/>
                  <w:szCs w:val="22"/>
                </w:rPr>
                <w:delText>Call 114 and 190. Keep the road to the named sites clear for ambulances.</w:delText>
              </w:r>
            </w:del>
          </w:p>
          <w:p w14:paraId="5748EECF" w14:textId="254CB1C8" w:rsidR="0055281C" w:rsidRPr="00997D17" w:rsidRDefault="00275313" w:rsidP="00034217">
            <w:pPr>
              <w:pStyle w:val="ListBullet"/>
              <w:rPr>
                <w:sz w:val="22"/>
                <w:szCs w:val="22"/>
              </w:rPr>
            </w:pPr>
            <w:r w:rsidRPr="00997D17">
              <w:rPr>
                <w:sz w:val="22"/>
                <w:szCs w:val="22"/>
              </w:rPr>
              <w:t>Open the shelter and register every household. Note who is missing.</w:t>
            </w:r>
          </w:p>
          <w:p w14:paraId="1CA8F8E2" w14:textId="49E6B205"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6FD915BC" w14:textId="1713AFD4" w:rsidR="0055281C" w:rsidRPr="00997D17" w:rsidRDefault="00275313" w:rsidP="00034217">
            <w:pPr>
              <w:pStyle w:val="ListBullet"/>
              <w:rPr>
                <w:sz w:val="22"/>
                <w:szCs w:val="22"/>
                <w:lang w:val="sv-SE"/>
              </w:rPr>
            </w:pPr>
            <w:r w:rsidRPr="00997D17">
              <w:rPr>
                <w:sz w:val="22"/>
                <w:szCs w:val="22"/>
                <w:lang w:val="sv-SE"/>
              </w:rPr>
              <w:t>Hamisha eneo hili sasa. Msirudi mpaka kamati iseme.</w:t>
            </w:r>
          </w:p>
          <w:p w14:paraId="53B27A26" w14:textId="4FB284EC" w:rsidR="0055281C" w:rsidRPr="00997D17" w:rsidRDefault="00275313" w:rsidP="00034217">
            <w:pPr>
              <w:pStyle w:val="ListBullet"/>
              <w:rPr>
                <w:sz w:val="22"/>
                <w:szCs w:val="22"/>
                <w:lang w:val="sv-SE"/>
              </w:rPr>
            </w:pPr>
            <w:r w:rsidRPr="00997D17">
              <w:rPr>
                <w:sz w:val="22"/>
                <w:szCs w:val="22"/>
                <w:lang w:val="sv-SE"/>
              </w:rPr>
              <w:t>Piga 114 na 190. Acha barabara wazi.</w:t>
            </w:r>
          </w:p>
          <w:p w14:paraId="3F4D76FF" w14:textId="7F712C6E" w:rsidR="0055281C" w:rsidRPr="00997D17" w:rsidRDefault="00275313" w:rsidP="00034217">
            <w:pPr>
              <w:pStyle w:val="ListBullet"/>
              <w:rPr>
                <w:sz w:val="22"/>
                <w:szCs w:val="22"/>
                <w:lang w:val="sv-SE"/>
              </w:rPr>
            </w:pPr>
            <w:r w:rsidRPr="00997D17">
              <w:rPr>
                <w:sz w:val="22"/>
                <w:szCs w:val="22"/>
                <w:lang w:val="sv-SE"/>
              </w:rPr>
              <w:t>Sajili kila kaya. Andika aliyepotea.</w:t>
            </w:r>
          </w:p>
          <w:p w14:paraId="1960A4B6" w14:textId="48601FCC"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23C7F1B8" w14:textId="77777777" w:rsidTr="002066E7">
        <w:tc>
          <w:tcPr>
            <w:tcW w:w="2278" w:type="dxa"/>
          </w:tcPr>
          <w:p w14:paraId="50502A17"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76214CEC"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66B33120" w14:textId="72D87C31"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09771330" w14:textId="384C6B0A" w:rsidR="002066E7" w:rsidRPr="00997D17" w:rsidRDefault="002066E7" w:rsidP="00FE4152">
            <w:pPr>
              <w:pStyle w:val="ListParagraph"/>
              <w:rPr>
                <w:sz w:val="22"/>
                <w:szCs w:val="22"/>
              </w:rPr>
            </w:pPr>
            <w:r w:rsidRPr="00997D17">
              <w:rPr>
                <w:sz w:val="22"/>
                <w:szCs w:val="22"/>
              </w:rPr>
              <w:t>Ubungo Municipal Council</w:t>
            </w:r>
          </w:p>
        </w:tc>
        <w:tc>
          <w:tcPr>
            <w:tcW w:w="2278" w:type="dxa"/>
          </w:tcPr>
          <w:p w14:paraId="3827CE50" w14:textId="6CA847F5"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6A229D8A" w14:textId="7A48640A" w:rsidR="002066E7" w:rsidRPr="00997D17" w:rsidRDefault="008C6B60" w:rsidP="00FE4152">
            <w:pPr>
              <w:pStyle w:val="ListParagraph"/>
              <w:rPr>
                <w:sz w:val="22"/>
                <w:szCs w:val="22"/>
              </w:rPr>
            </w:pPr>
            <w:r w:rsidRPr="00997D17">
              <w:rPr>
                <w:sz w:val="22"/>
                <w:szCs w:val="22"/>
              </w:rPr>
              <w:t>Msimbazi middle-catchment floods, hillside erosion, heavy rain, and blocked storm drains. A few roads slippery, a few low homes wet, and lightning where storms build.</w:t>
            </w:r>
          </w:p>
        </w:tc>
        <w:tc>
          <w:tcPr>
            <w:tcW w:w="2278" w:type="dxa"/>
          </w:tcPr>
          <w:p w14:paraId="4D02A61A" w14:textId="232FB5F2"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31E44DC9" w14:textId="51F9ADC0" w:rsidR="0055281C" w:rsidRPr="00997D17" w:rsidRDefault="00FE0A4D" w:rsidP="00034217">
            <w:pPr>
              <w:pStyle w:val="ListBullet"/>
              <w:rPr>
                <w:sz w:val="22"/>
                <w:szCs w:val="22"/>
              </w:rPr>
            </w:pPr>
            <w:ins w:id="611" w:author="Bonephace Kaijage" w:date="2026-10-14T06:19:00Z" w16du:dateUtc="2026-10-14T04:19:00Z">
              <w:r>
                <w:rPr>
                  <w:sz w:val="22"/>
                  <w:szCs w:val="22"/>
                </w:rPr>
                <w:t>Before the rain, walk the sites named in Know Your Risk and clear the drains and culverts.</w:t>
              </w:r>
            </w:ins>
            <w:del w:id="612" w:author="Bonephace Kaijage" w:date="2026-10-14T06:19:00Z" w16du:dateUtc="2026-10-14T04:19:00Z">
              <w:r w:rsidR="00275313" w:rsidRPr="00997D17" w:rsidDel="00FE0A4D">
                <w:rPr>
                  <w:sz w:val="22"/>
                  <w:szCs w:val="22"/>
                </w:rPr>
                <w:delText>Before the rain, walk this site and clear the drains and culverts.</w:delText>
              </w:r>
            </w:del>
          </w:p>
          <w:p w14:paraId="0496EEE9" w14:textId="7FD1D8A2" w:rsidR="0055281C" w:rsidRPr="00997D17" w:rsidRDefault="00FE0A4D" w:rsidP="00034217">
            <w:pPr>
              <w:pStyle w:val="ListBullet"/>
              <w:rPr>
                <w:sz w:val="22"/>
                <w:szCs w:val="22"/>
              </w:rPr>
            </w:pPr>
            <w:ins w:id="613" w:author="Bonephace Kaijage" w:date="2026-10-14T06:17:00Z" w16du:dateUtc="2026-10-14T04:17:00Z">
              <w:r>
                <w:rPr>
                  <w:sz w:val="22"/>
                  <w:szCs w:val="22"/>
                </w:rPr>
                <w:t>Households along the sites named in Know Your Risk: keep food, documents and children above floor level, because water here can enter houses with little warning.</w:t>
              </w:r>
            </w:ins>
            <w:del w:id="614" w:author="Bonephace Kaijage" w:date="2026-10-14T06:17:00Z" w16du:dateUtc="2026-10-14T04:17:00Z">
              <w:r w:rsidR="00275313" w:rsidRPr="00997D17" w:rsidDel="00FE0A4D">
                <w:rPr>
                  <w:sz w:val="22"/>
                  <w:szCs w:val="22"/>
                </w:rPr>
                <w:delText>Households along this site raise food, documents and children above the floor.</w:delText>
              </w:r>
            </w:del>
          </w:p>
          <w:p w14:paraId="12D31DF0" w14:textId="4D31638C" w:rsidR="0055281C" w:rsidRPr="00997D17" w:rsidRDefault="00FE0A4D" w:rsidP="00034217">
            <w:pPr>
              <w:pStyle w:val="ListBullet"/>
              <w:rPr>
                <w:sz w:val="22"/>
                <w:szCs w:val="22"/>
              </w:rPr>
            </w:pPr>
            <w:ins w:id="615"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616" w:author="Bonephace Kaijage" w:date="2026-10-14T06:13:00Z" w16du:dateUtc="2026-10-14T04:13:00Z">
              <w:r w:rsidR="00275313" w:rsidRPr="00997D17" w:rsidDel="00FE0A4D">
                <w:rPr>
                  <w:sz w:val="22"/>
                  <w:szCs w:val="22"/>
                </w:rPr>
                <w:delText>Save 190 and the ward chair number. Keep a torch and drinking water.</w:delText>
              </w:r>
            </w:del>
          </w:p>
          <w:p w14:paraId="79AB0DA8" w14:textId="6C2AFB31" w:rsidR="002066E7" w:rsidRPr="00997D17" w:rsidRDefault="00FE0A4D" w:rsidP="00034217">
            <w:pPr>
              <w:pStyle w:val="ListBullet"/>
              <w:rPr>
                <w:sz w:val="22"/>
                <w:szCs w:val="22"/>
              </w:rPr>
            </w:pPr>
            <w:ins w:id="617" w:author="Bonephace Kaijage" w:date="2026-10-14T06:19:00Z" w16du:dateUtc="2026-10-14T04:19:00Z">
              <w:r>
                <w:rPr>
                  <w:sz w:val="22"/>
                  <w:szCs w:val="22"/>
                </w:rPr>
                <w:t>Do not drive or walk through water crossing the sites named in Know Your Risk. Headlights on, slow down.</w:t>
              </w:r>
            </w:ins>
            <w:del w:id="618" w:author="Bonephace Kaijage" w:date="2026-10-14T06:19:00Z" w16du:dateUtc="2026-10-14T04:19:00Z">
              <w:r w:rsidR="00275313" w:rsidRPr="00997D17" w:rsidDel="00FE0A4D">
                <w:rPr>
                  <w:sz w:val="22"/>
                  <w:szCs w:val="22"/>
                </w:rPr>
                <w:delText>Do not drive or walk through water crossing this site. Headlights on, slow down.</w:delText>
              </w:r>
            </w:del>
          </w:p>
        </w:tc>
        <w:tc>
          <w:tcPr>
            <w:tcW w:w="2279" w:type="dxa"/>
          </w:tcPr>
          <w:p w14:paraId="754CF4EA" w14:textId="6703CD41" w:rsidR="0055281C" w:rsidRPr="00997D17" w:rsidRDefault="00275313" w:rsidP="00034217">
            <w:pPr>
              <w:pStyle w:val="ListBullet"/>
              <w:rPr>
                <w:sz w:val="22"/>
                <w:szCs w:val="22"/>
                <w:lang w:val="sv-SE"/>
              </w:rPr>
            </w:pPr>
            <w:r w:rsidRPr="00997D17">
              <w:rPr>
                <w:sz w:val="22"/>
                <w:szCs w:val="22"/>
                <w:lang w:val="sv-SE"/>
              </w:rPr>
              <w:t>Kabla ya mvua, tembea eneo hili na usafishe mitaro.</w:t>
            </w:r>
          </w:p>
          <w:p w14:paraId="111FA722" w14:textId="76DBAD7B" w:rsidR="0055281C" w:rsidRPr="00FE0A4D" w:rsidRDefault="00FE0A4D" w:rsidP="00034217">
            <w:pPr>
              <w:pStyle w:val="ListBullet"/>
              <w:rPr>
                <w:sz w:val="22"/>
                <w:szCs w:val="22"/>
                <w:lang w:val="sv-SE"/>
                <w:rPrChange w:id="619" w:author="Bonephace Kaijage" w:date="2026-10-14T06:30:00Z" w16du:dateUtc="2026-10-14T04:30:00Z">
                  <w:rPr>
                    <w:sz w:val="22"/>
                    <w:szCs w:val="22"/>
                  </w:rPr>
                </w:rPrChange>
              </w:rPr>
            </w:pPr>
            <w:ins w:id="620" w:author="Bonephace Kaijage" w:date="2026-10-14T06:17:00Z" w16du:dateUtc="2026-10-14T04:17:00Z">
              <w:r w:rsidRPr="00FE0A4D">
                <w:rPr>
                  <w:sz w:val="22"/>
                  <w:szCs w:val="22"/>
                  <w:lang w:val="sv-SE"/>
                  <w:rPrChange w:id="621" w:author="Bonephace Kaijage" w:date="2026-10-14T06:30:00Z" w16du:dateUtc="2026-10-14T04:30:00Z">
                    <w:rPr>
                      <w:sz w:val="22"/>
                      <w:szCs w:val="22"/>
                    </w:rPr>
                  </w:rPrChange>
                </w:rPr>
                <w:t>Kaya za maeneo yaliyotajwa: wekeni chakula, nyaraka na watoto juu ya sakafu, kwa sababu maji hapa yanaweza kuingia nyumbani bila taarifa.</w:t>
              </w:r>
            </w:ins>
            <w:del w:id="622" w:author="Bonephace Kaijage" w:date="2026-10-14T06:17:00Z" w16du:dateUtc="2026-10-14T04:17:00Z">
              <w:r w:rsidR="00275313" w:rsidRPr="00FE0A4D" w:rsidDel="00FE0A4D">
                <w:rPr>
                  <w:sz w:val="22"/>
                  <w:szCs w:val="22"/>
                  <w:lang w:val="sv-SE"/>
                  <w:rPrChange w:id="623" w:author="Bonephace Kaijage" w:date="2026-10-14T06:30:00Z" w16du:dateUtc="2026-10-14T04:30:00Z">
                    <w:rPr>
                      <w:sz w:val="22"/>
                      <w:szCs w:val="22"/>
                    </w:rPr>
                  </w:rPrChange>
                </w:rPr>
                <w:delText>Kaya za eneo hili zipandishe chakula, nyaraka na watoto.</w:delText>
              </w:r>
            </w:del>
          </w:p>
          <w:p w14:paraId="28915E80" w14:textId="451DAB8D" w:rsidR="0055281C" w:rsidRPr="00997D17" w:rsidRDefault="00FE0A4D" w:rsidP="00034217">
            <w:pPr>
              <w:pStyle w:val="ListBullet"/>
              <w:rPr>
                <w:sz w:val="22"/>
                <w:szCs w:val="22"/>
                <w:lang w:val="sv-SE"/>
              </w:rPr>
            </w:pPr>
            <w:ins w:id="624" w:author="Bonephace Kaijage" w:date="2026-10-14T06:11:00Z" w16du:dateUtc="2026-10-14T04:11:00Z">
              <w:r w:rsidRPr="00FE0A4D">
                <w:rPr>
                  <w:sz w:val="22"/>
                  <w:szCs w:val="22"/>
                  <w:lang w:val="sv-SE"/>
                  <w:rPrChange w:id="625" w:author="Bonephace Kaijage" w:date="2026-10-14T06:30:00Z" w16du:dateUtc="2026-10-14T04:30:00Z">
                    <w:rPr>
                      <w:sz w:val="22"/>
                      <w:szCs w:val="22"/>
                    </w:rPr>
                  </w:rPrChange>
                </w:rPr>
                <w:t>Hifadhini 190 na namba ya mwenyekiti, na wekeni tochi na maji tayari, ili msaada uitwe na kaya iweze kukaa usiku bila umeme.</w:t>
              </w:r>
            </w:ins>
            <w:del w:id="626" w:author="Bonephace Kaijage" w:date="2026-10-14T06:11:00Z" w16du:dateUtc="2026-10-14T04:11:00Z">
              <w:r w:rsidR="00275313" w:rsidRPr="00FE0A4D" w:rsidDel="00FE0A4D">
                <w:rPr>
                  <w:sz w:val="22"/>
                  <w:szCs w:val="22"/>
                  <w:lang w:val="sv-SE"/>
                  <w:rPrChange w:id="627" w:author="Bonephace Kaijage" w:date="2026-10-14T06:30:00Z" w16du:dateUtc="2026-10-14T04:30:00Z">
                    <w:rPr>
                      <w:sz w:val="22"/>
                      <w:szCs w:val="22"/>
                    </w:rPr>
                  </w:rPrChange>
                </w:rPr>
                <w:delText xml:space="preserve">Hifadhi 190 na namba ya mwenyekiti. </w:delText>
              </w:r>
              <w:r w:rsidR="00275313" w:rsidRPr="00997D17" w:rsidDel="00FE0A4D">
                <w:rPr>
                  <w:sz w:val="22"/>
                  <w:szCs w:val="22"/>
                  <w:lang w:val="sv-SE"/>
                </w:rPr>
                <w:delText>Weka tochi na maji.</w:delText>
              </w:r>
            </w:del>
          </w:p>
          <w:p w14:paraId="3237DA8C" w14:textId="40E6387D" w:rsidR="002066E7" w:rsidRPr="00997D17" w:rsidRDefault="00FE0A4D" w:rsidP="00034217">
            <w:pPr>
              <w:pStyle w:val="ListBullet"/>
              <w:rPr>
                <w:sz w:val="22"/>
                <w:szCs w:val="22"/>
                <w:lang w:val="sv-SE"/>
              </w:rPr>
            </w:pPr>
            <w:ins w:id="628" w:author="Bonephace Kaijage" w:date="2026-10-14T06:11:00Z" w16du:dateUtc="2026-10-14T04:11:00Z">
              <w:r>
                <w:rPr>
                  <w:sz w:val="22"/>
                  <w:szCs w:val="22"/>
                  <w:lang w:val="sv-SE"/>
                </w:rPr>
                <w:t>Subirini badala ya kuvuka maji barabarani: yanaweza kumchukua mtu au gari. Washeni taa, punguzeni mwendo.</w:t>
              </w:r>
            </w:ins>
            <w:del w:id="629" w:author="Bonephace Kaijage" w:date="2026-10-14T06:11:00Z" w16du:dateUtc="2026-10-14T04:11:00Z">
              <w:r w:rsidR="00275313" w:rsidRPr="00997D17" w:rsidDel="00FE0A4D">
                <w:rPr>
                  <w:sz w:val="22"/>
                  <w:szCs w:val="22"/>
                  <w:lang w:val="sv-SE"/>
                </w:rPr>
                <w:delText>Usivuke maji barabarani. Washa taa, punguza mwendo.</w:delText>
              </w:r>
            </w:del>
          </w:p>
        </w:tc>
      </w:tr>
      <w:tr w:rsidR="002066E7" w:rsidRPr="000343A2" w14:paraId="6EC4D49E" w14:textId="77777777" w:rsidTr="002066E7">
        <w:tc>
          <w:tcPr>
            <w:tcW w:w="2278" w:type="dxa"/>
          </w:tcPr>
          <w:p w14:paraId="254202D9" w14:textId="77777777" w:rsidR="0055281C" w:rsidRPr="001D64D9" w:rsidRDefault="0055281C" w:rsidP="0055281C">
            <w:pPr>
              <w:pStyle w:val="ListParagraph"/>
              <w:rPr>
                <w:sz w:val="22"/>
                <w:szCs w:val="22"/>
              </w:rPr>
            </w:pPr>
            <w:r w:rsidRPr="001D64D9">
              <w:rPr>
                <w:sz w:val="22"/>
                <w:szCs w:val="22"/>
              </w:rPr>
              <w:t>Ondoa taka kwenye mitaro na njia za maji kuzunguka makazi.</w:t>
            </w:r>
          </w:p>
          <w:p w14:paraId="3BE6FACE" w14:textId="77777777" w:rsidR="0055281C" w:rsidRPr="00997D17" w:rsidRDefault="0055281C" w:rsidP="0055281C">
            <w:pPr>
              <w:pStyle w:val="ListParagraph"/>
              <w:rPr>
                <w:sz w:val="22"/>
                <w:szCs w:val="22"/>
                <w:lang w:val="sv-SE"/>
              </w:rPr>
            </w:pPr>
            <w:r w:rsidRPr="00997D17">
              <w:rPr>
                <w:sz w:val="22"/>
                <w:szCs w:val="22"/>
                <w:lang w:val="sv-SE"/>
              </w:rPr>
              <w:lastRenderedPageBreak/>
              <w:t>Weka chakula, maji ya kunywa, fedha, dawa na tochi. Hifadhi 190.</w:t>
            </w:r>
          </w:p>
          <w:p w14:paraId="3273555D" w14:textId="2BAD8C2A"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4890F6E9" w14:textId="29E43288" w:rsidR="002066E7" w:rsidRPr="00997D17" w:rsidRDefault="002066E7" w:rsidP="00FE4152">
            <w:pPr>
              <w:pStyle w:val="ListParagraph"/>
              <w:rPr>
                <w:sz w:val="22"/>
                <w:szCs w:val="22"/>
              </w:rPr>
            </w:pPr>
          </w:p>
        </w:tc>
        <w:tc>
          <w:tcPr>
            <w:tcW w:w="2278" w:type="dxa"/>
          </w:tcPr>
          <w:p w14:paraId="7C5D2507" w14:textId="258D3C2D"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1C627C53" w14:textId="6FFAE63A" w:rsidR="002066E7" w:rsidRPr="00997D17" w:rsidRDefault="008C6B60" w:rsidP="00FE4152">
            <w:pPr>
              <w:pStyle w:val="ListParagraph"/>
              <w:rPr>
                <w:sz w:val="22"/>
                <w:szCs w:val="22"/>
              </w:rPr>
            </w:pPr>
            <w:r w:rsidRPr="00997D17">
              <w:rPr>
                <w:sz w:val="22"/>
                <w:szCs w:val="22"/>
              </w:rPr>
              <w:t xml:space="preserve">Msimbazi middle-catchment floods, hillside erosion, heavy rain, and blocked storm </w:t>
            </w:r>
            <w:r w:rsidRPr="00997D17">
              <w:rPr>
                <w:sz w:val="22"/>
                <w:szCs w:val="22"/>
              </w:rPr>
              <w:lastRenderedPageBreak/>
              <w:t>drains. Roads, water points or houses at the named sites are now affected. Some journeys and classes are disrupted.</w:t>
            </w:r>
          </w:p>
        </w:tc>
        <w:tc>
          <w:tcPr>
            <w:tcW w:w="2278" w:type="dxa"/>
          </w:tcPr>
          <w:p w14:paraId="09483C85" w14:textId="6C924C2C"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yaliyotajwa yameathirika. </w:t>
            </w:r>
            <w:r w:rsidRPr="00997D17">
              <w:rPr>
                <w:sz w:val="22"/>
                <w:szCs w:val="22"/>
              </w:rPr>
              <w:lastRenderedPageBreak/>
              <w:t>Safari na masomo mengine yamesitishwa.</w:t>
            </w:r>
          </w:p>
        </w:tc>
        <w:tc>
          <w:tcPr>
            <w:tcW w:w="2279" w:type="dxa"/>
          </w:tcPr>
          <w:p w14:paraId="5D0C7051" w14:textId="61A3A4BC" w:rsidR="0055281C" w:rsidRPr="00997D17" w:rsidRDefault="00FE0A4D" w:rsidP="00034217">
            <w:pPr>
              <w:pStyle w:val="ListBullet"/>
              <w:rPr>
                <w:sz w:val="22"/>
                <w:szCs w:val="22"/>
              </w:rPr>
            </w:pPr>
            <w:ins w:id="630" w:author="Bonephace Kaijage" w:date="2026-10-14T06:19:00Z" w16du:dateUtc="2026-10-14T04:19:00Z">
              <w:r>
                <w:rPr>
                  <w:sz w:val="22"/>
                  <w:szCs w:val="22"/>
                </w:rPr>
                <w:lastRenderedPageBreak/>
                <w:t>Move households off the sites named in Know Your Risk to the ward assembly point.</w:t>
              </w:r>
            </w:ins>
            <w:del w:id="631" w:author="Bonephace Kaijage" w:date="2026-10-14T06:19:00Z" w16du:dateUtc="2026-10-14T04:19:00Z">
              <w:r w:rsidR="00275313" w:rsidRPr="00997D17" w:rsidDel="00FE0A4D">
                <w:rPr>
                  <w:sz w:val="22"/>
                  <w:szCs w:val="22"/>
                </w:rPr>
                <w:delText>Move households off the named sites are now affected to the ward assembly point.</w:delText>
              </w:r>
            </w:del>
          </w:p>
          <w:p w14:paraId="7851E2AC" w14:textId="65FF9BCA" w:rsidR="0055281C" w:rsidRPr="00997D17" w:rsidRDefault="00FE0A4D" w:rsidP="00034217">
            <w:pPr>
              <w:pStyle w:val="ListBullet"/>
              <w:rPr>
                <w:sz w:val="22"/>
                <w:szCs w:val="22"/>
              </w:rPr>
            </w:pPr>
            <w:ins w:id="632" w:author="Bonephace Kaijage" w:date="2026-10-14T06:19:00Z" w16du:dateUtc="2026-10-14T04:19:00Z">
              <w:r>
                <w:rPr>
                  <w:sz w:val="22"/>
                  <w:szCs w:val="22"/>
                </w:rPr>
                <w:lastRenderedPageBreak/>
                <w:t>Close and mark the flooded road or bridge at the sites named in Know Your Risk. Divert traffic.</w:t>
              </w:r>
            </w:ins>
            <w:del w:id="633" w:author="Bonephace Kaijage" w:date="2026-10-14T06:19:00Z" w16du:dateUtc="2026-10-14T04:19:00Z">
              <w:r w:rsidR="00275313" w:rsidRPr="00997D17" w:rsidDel="00FE0A4D">
                <w:rPr>
                  <w:sz w:val="22"/>
                  <w:szCs w:val="22"/>
                </w:rPr>
                <w:delText>Close and mark the flooded road or bridge at the named sites are now affected. Divert traffic.</w:delText>
              </w:r>
            </w:del>
          </w:p>
          <w:p w14:paraId="50E5CEC4" w14:textId="569CE664" w:rsidR="0055281C" w:rsidRPr="00997D17" w:rsidRDefault="00FE0A4D" w:rsidP="00034217">
            <w:pPr>
              <w:pStyle w:val="ListBullet"/>
              <w:rPr>
                <w:sz w:val="22"/>
                <w:szCs w:val="22"/>
              </w:rPr>
            </w:pPr>
            <w:ins w:id="634" w:author="Bonephace Kaijage" w:date="2026-10-14T06:11:00Z" w16du:dateUtc="2026-10-14T04:11:00Z">
              <w:r>
                <w:rPr>
                  <w:sz w:val="22"/>
                  <w:szCs w:val="22"/>
                </w:rPr>
                <w:t>Check that school children, older people and anyone with a disability are accounted for before dark, so that no one is searched for in the night.</w:t>
              </w:r>
            </w:ins>
            <w:del w:id="635" w:author="Bonephace Kaijage" w:date="2026-10-14T06:11:00Z" w16du:dateUtc="2026-10-14T04:11:00Z">
              <w:r w:rsidR="00275313" w:rsidRPr="00997D17" w:rsidDel="00FE0A4D">
                <w:rPr>
                  <w:sz w:val="22"/>
                  <w:szCs w:val="22"/>
                </w:rPr>
                <w:delText>Account for school children and older people before dark.</w:delText>
              </w:r>
            </w:del>
          </w:p>
          <w:p w14:paraId="33466EEB" w14:textId="6B70FC11" w:rsidR="002066E7" w:rsidRPr="00997D17" w:rsidRDefault="00FE0A4D" w:rsidP="00034217">
            <w:pPr>
              <w:pStyle w:val="ListBullet"/>
              <w:rPr>
                <w:sz w:val="22"/>
                <w:szCs w:val="22"/>
              </w:rPr>
            </w:pPr>
            <w:ins w:id="636" w:author="Bonephace Kaijage" w:date="2026-10-14T06:13:00Z" w16du:dateUtc="2026-10-14T04:13:00Z">
              <w:r>
                <w:rPr>
                  <w:sz w:val="22"/>
                  <w:szCs w:val="22"/>
                </w:rPr>
                <w:t>Boil or treat drinking water, because floods carry waste into wells; tell the clinic early if anyone has diarrhoea.</w:t>
              </w:r>
            </w:ins>
            <w:del w:id="637"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612B100E" w14:textId="6349A9AD" w:rsidR="0055281C" w:rsidRPr="00997D17" w:rsidRDefault="00275313" w:rsidP="00034217">
            <w:pPr>
              <w:pStyle w:val="ListBullet"/>
              <w:rPr>
                <w:sz w:val="22"/>
                <w:szCs w:val="22"/>
              </w:rPr>
            </w:pPr>
            <w:r w:rsidRPr="00997D17">
              <w:rPr>
                <w:sz w:val="22"/>
                <w:szCs w:val="22"/>
              </w:rPr>
              <w:lastRenderedPageBreak/>
              <w:t>Hamisha kaya za eneo hili kwenda kituoni.</w:t>
            </w:r>
          </w:p>
          <w:p w14:paraId="2D213029" w14:textId="28BFDF27" w:rsidR="0055281C" w:rsidRPr="00997D17" w:rsidRDefault="00275313" w:rsidP="00034217">
            <w:pPr>
              <w:pStyle w:val="ListBullet"/>
              <w:rPr>
                <w:sz w:val="22"/>
                <w:szCs w:val="22"/>
                <w:lang w:val="sv-SE"/>
              </w:rPr>
            </w:pPr>
            <w:r w:rsidRPr="00997D17">
              <w:rPr>
                <w:sz w:val="22"/>
                <w:szCs w:val="22"/>
                <w:lang w:val="sv-SE"/>
              </w:rPr>
              <w:lastRenderedPageBreak/>
              <w:t>Funga barabara au daraja. Elekeza magari.</w:t>
            </w:r>
          </w:p>
          <w:p w14:paraId="28214728" w14:textId="3B98E169"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3019F47B" w14:textId="3C39EF50" w:rsidR="002066E7" w:rsidRPr="00997D17" w:rsidRDefault="00275313" w:rsidP="00034217">
            <w:pPr>
              <w:pStyle w:val="ListBullet"/>
              <w:rPr>
                <w:sz w:val="22"/>
                <w:szCs w:val="22"/>
                <w:lang w:val="sv-SE"/>
              </w:rPr>
            </w:pPr>
            <w:r w:rsidRPr="00997D17">
              <w:rPr>
                <w:sz w:val="22"/>
                <w:szCs w:val="22"/>
                <w:lang w:val="sv-SE"/>
              </w:rPr>
              <w:t>Chemsha maji. Kliniki iangalie kuhara.</w:t>
            </w:r>
          </w:p>
        </w:tc>
      </w:tr>
      <w:tr w:rsidR="002066E7" w:rsidRPr="00997D17" w14:paraId="1C3920BA" w14:textId="77777777" w:rsidTr="002066E7">
        <w:tc>
          <w:tcPr>
            <w:tcW w:w="2278" w:type="dxa"/>
          </w:tcPr>
          <w:p w14:paraId="434166D4"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0490C78E" w14:textId="701E9684" w:rsidR="0055281C" w:rsidRPr="00FE0A4D" w:rsidRDefault="00FE0A4D" w:rsidP="0055281C">
            <w:pPr>
              <w:pStyle w:val="ListParagraph"/>
              <w:rPr>
                <w:sz w:val="22"/>
                <w:szCs w:val="22"/>
                <w:lang w:val="sv-SE"/>
                <w:rPrChange w:id="638" w:author="Bonephace Kaijage" w:date="2026-10-14T06:30:00Z" w16du:dateUtc="2026-10-14T04:30:00Z">
                  <w:rPr>
                    <w:sz w:val="22"/>
                    <w:szCs w:val="22"/>
                  </w:rPr>
                </w:rPrChange>
              </w:rPr>
            </w:pPr>
            <w:ins w:id="639" w:author="Bonephace Kaijage" w:date="2026-10-14T06:14:00Z" w16du:dateUtc="2026-10-14T04:14:00Z">
              <w:r w:rsidRPr="00FE0A4D">
                <w:rPr>
                  <w:sz w:val="22"/>
                  <w:szCs w:val="22"/>
                  <w:lang w:val="sv-SE"/>
                  <w:rPrChange w:id="640" w:author="Bonephace Kaijage" w:date="2026-10-14T06:30:00Z" w16du:dateUtc="2026-10-14T04:30:00Z">
                    <w:rPr>
                      <w:sz w:val="22"/>
                      <w:szCs w:val="22"/>
                    </w:rPr>
                  </w:rPrChange>
                </w:rPr>
                <w:t>Hakikisheni watoto, wazee na watu wenye ulemavu wote wako salama na wana mtu wa kuwasaidia.</w:t>
              </w:r>
            </w:ins>
            <w:del w:id="641" w:author="Bonephace Kaijage" w:date="2026-10-14T06:14:00Z" w16du:dateUtc="2026-10-14T04:14:00Z">
              <w:r w:rsidR="0055281C" w:rsidRPr="00FE0A4D" w:rsidDel="00FE0A4D">
                <w:rPr>
                  <w:sz w:val="22"/>
                  <w:szCs w:val="22"/>
                  <w:lang w:val="sv-SE"/>
                  <w:rPrChange w:id="642" w:author="Bonephace Kaijage" w:date="2026-10-14T06:30:00Z" w16du:dateUtc="2026-10-14T04:30:00Z">
                    <w:rPr>
                      <w:sz w:val="22"/>
                      <w:szCs w:val="22"/>
                    </w:rPr>
                  </w:rPrChange>
                </w:rPr>
                <w:delText>Hakiki watoto, wazee na watu wenye ulemavu.</w:delText>
              </w:r>
            </w:del>
          </w:p>
          <w:p w14:paraId="4B59B00A" w14:textId="4CFC4285" w:rsidR="0055281C" w:rsidRPr="00FE0A4D" w:rsidRDefault="0055281C" w:rsidP="0055281C">
            <w:pPr>
              <w:pStyle w:val="ListParagraph"/>
              <w:rPr>
                <w:sz w:val="22"/>
                <w:szCs w:val="22"/>
                <w:lang w:val="sv-SE"/>
                <w:rPrChange w:id="643" w:author="Bonephace Kaijage" w:date="2026-10-14T06:30:00Z" w16du:dateUtc="2026-10-14T04:30:00Z">
                  <w:rPr>
                    <w:sz w:val="22"/>
                    <w:szCs w:val="22"/>
                  </w:rPr>
                </w:rPrChange>
              </w:rPr>
            </w:pPr>
            <w:r w:rsidRPr="00FE0A4D">
              <w:rPr>
                <w:sz w:val="22"/>
                <w:szCs w:val="22"/>
                <w:lang w:val="sv-SE"/>
                <w:rPrChange w:id="644" w:author="Bonephace Kaijage" w:date="2026-10-14T06:30:00Z" w16du:dateUtc="2026-10-14T04:30:00Z">
                  <w:rPr>
                    <w:sz w:val="22"/>
                    <w:szCs w:val="22"/>
                  </w:rPr>
                </w:rPrChange>
              </w:rPr>
              <w:t>Chanzo cha maji kikiathirika, chemsha au tibu maji ya kunywa.</w:t>
            </w:r>
          </w:p>
          <w:p w14:paraId="101DAB9C" w14:textId="1DB5325C" w:rsidR="002066E7" w:rsidRPr="00FE0A4D" w:rsidRDefault="002066E7" w:rsidP="00FE4152">
            <w:pPr>
              <w:pStyle w:val="ListParagraph"/>
              <w:rPr>
                <w:sz w:val="22"/>
                <w:szCs w:val="22"/>
                <w:lang w:val="sv-SE"/>
                <w:rPrChange w:id="645" w:author="Bonephace Kaijage" w:date="2026-10-14T06:30:00Z" w16du:dateUtc="2026-10-14T04:30:00Z">
                  <w:rPr>
                    <w:sz w:val="22"/>
                    <w:szCs w:val="22"/>
                  </w:rPr>
                </w:rPrChange>
              </w:rPr>
            </w:pPr>
          </w:p>
        </w:tc>
        <w:tc>
          <w:tcPr>
            <w:tcW w:w="2278" w:type="dxa"/>
          </w:tcPr>
          <w:p w14:paraId="5D4D3D09" w14:textId="4A456FBA"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772B7967" w14:textId="536790A0" w:rsidR="002066E7" w:rsidRPr="00997D17" w:rsidRDefault="00FE0A4D" w:rsidP="00FE4152">
            <w:pPr>
              <w:pStyle w:val="ListParagraph"/>
              <w:rPr>
                <w:sz w:val="22"/>
                <w:szCs w:val="22"/>
              </w:rPr>
            </w:pPr>
            <w:ins w:id="646"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47"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9DD5D47" w14:textId="42F7640A" w:rsidR="002066E7" w:rsidRPr="00997D17" w:rsidRDefault="00FE0A4D" w:rsidP="00FE4152">
            <w:pPr>
              <w:pStyle w:val="ListParagraph"/>
              <w:rPr>
                <w:sz w:val="22"/>
                <w:szCs w:val="22"/>
              </w:rPr>
            </w:pPr>
            <w:ins w:id="648" w:author="Bonephace Kaijage" w:date="2026-10-14T06:23:00Z" w16du:dateUtc="2026-10-14T04:23:00Z">
              <w:r>
                <w:rPr>
                  <w:sz w:val="22"/>
                  <w:szCs w:val="22"/>
                </w:rPr>
                <w:t xml:space="preserve">Hali katika maeneo yaliyotajwa kwenye Fahamu Hatari sasa ni hatari kwa maisha: nyumba zimeharibika, watu wamekatwa, na kuna hatari halisi ya kuzama, kujeruhiwa au magonjwa. Msaada unaandaliwa; tafadhali fuateni maelekezo ya kamati na </w:t>
              </w:r>
              <w:r>
                <w:rPr>
                  <w:sz w:val="22"/>
                  <w:szCs w:val="22"/>
                </w:rPr>
                <w:lastRenderedPageBreak/>
                <w:t>muangaliane na majirani.</w:t>
              </w:r>
            </w:ins>
            <w:del w:id="649"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85E2D16" w14:textId="4A439C05" w:rsidR="0055281C" w:rsidRPr="00997D17" w:rsidRDefault="00FE0A4D" w:rsidP="00034217">
            <w:pPr>
              <w:pStyle w:val="ListBullet"/>
              <w:rPr>
                <w:sz w:val="22"/>
                <w:szCs w:val="22"/>
              </w:rPr>
            </w:pPr>
            <w:ins w:id="650" w:author="Bonephace Kaijage" w:date="2026-10-14T06:04:00Z" w16du:dateUtc="2026-10-14T04:04:00Z">
              <w:r>
                <w:rPr>
                  <w:sz w:val="22"/>
                  <w:szCs w:val="22"/>
                </w:rPr>
                <w:lastRenderedPageBreak/>
                <w:t>Please move now from the sites named in Know Your Risk to the agreed safe place, helping anyone who cannot move alone. Return only when the committee confirms it is safe.</w:t>
              </w:r>
            </w:ins>
            <w:del w:id="651"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41D50180" w14:textId="503CAFA3" w:rsidR="0055281C" w:rsidRPr="00997D17" w:rsidRDefault="00FE0A4D" w:rsidP="00034217">
            <w:pPr>
              <w:pStyle w:val="ListBullet"/>
              <w:rPr>
                <w:sz w:val="22"/>
                <w:szCs w:val="22"/>
              </w:rPr>
            </w:pPr>
            <w:ins w:id="652" w:author="Bonephace Kaijage" w:date="2026-10-14T06:19:00Z" w16du:dateUtc="2026-10-14T04:19:00Z">
              <w:r>
                <w:rPr>
                  <w:sz w:val="22"/>
                  <w:szCs w:val="22"/>
                </w:rPr>
                <w:t xml:space="preserve">Call 114 and 190, and keep the road to the sites named in Know Your Risk clear so that ambulances and </w:t>
              </w:r>
              <w:r>
                <w:rPr>
                  <w:sz w:val="22"/>
                  <w:szCs w:val="22"/>
                </w:rPr>
                <w:lastRenderedPageBreak/>
                <w:t>rescue teams can reach people.</w:t>
              </w:r>
            </w:ins>
            <w:del w:id="653" w:author="Bonephace Kaijage" w:date="2026-10-14T06:19:00Z" w16du:dateUtc="2026-10-14T04:19:00Z">
              <w:r w:rsidR="00275313" w:rsidRPr="00997D17" w:rsidDel="00FE0A4D">
                <w:rPr>
                  <w:sz w:val="22"/>
                  <w:szCs w:val="22"/>
                </w:rPr>
                <w:delText>Call 114 and 190. Keep the road to the named sites clear for ambulances.</w:delText>
              </w:r>
            </w:del>
          </w:p>
          <w:p w14:paraId="62A1A605" w14:textId="4C3654AD" w:rsidR="0055281C" w:rsidRPr="00997D17" w:rsidRDefault="00275313" w:rsidP="00034217">
            <w:pPr>
              <w:pStyle w:val="ListBullet"/>
              <w:rPr>
                <w:sz w:val="22"/>
                <w:szCs w:val="22"/>
              </w:rPr>
            </w:pPr>
            <w:r w:rsidRPr="00997D17">
              <w:rPr>
                <w:sz w:val="22"/>
                <w:szCs w:val="22"/>
              </w:rPr>
              <w:t>Open the shelter and register every household. Note who is missing.</w:t>
            </w:r>
          </w:p>
          <w:p w14:paraId="1C50462F" w14:textId="56299336"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377BFB7A" w14:textId="136349E7" w:rsidR="0055281C"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71A8287A" w14:textId="7ED26ADC" w:rsidR="0055281C" w:rsidRPr="00997D17" w:rsidRDefault="00275313" w:rsidP="00034217">
            <w:pPr>
              <w:pStyle w:val="ListBullet"/>
              <w:rPr>
                <w:sz w:val="22"/>
                <w:szCs w:val="22"/>
                <w:lang w:val="sv-SE"/>
              </w:rPr>
            </w:pPr>
            <w:r w:rsidRPr="00997D17">
              <w:rPr>
                <w:sz w:val="22"/>
                <w:szCs w:val="22"/>
                <w:lang w:val="sv-SE"/>
              </w:rPr>
              <w:t>Piga 114 na 190. Acha barabara wazi.</w:t>
            </w:r>
          </w:p>
          <w:p w14:paraId="055BF806" w14:textId="4DA77F68" w:rsidR="0055281C" w:rsidRPr="00997D17" w:rsidRDefault="00275313" w:rsidP="00034217">
            <w:pPr>
              <w:pStyle w:val="ListBullet"/>
              <w:rPr>
                <w:sz w:val="22"/>
                <w:szCs w:val="22"/>
                <w:lang w:val="sv-SE"/>
              </w:rPr>
            </w:pPr>
            <w:r w:rsidRPr="00997D17">
              <w:rPr>
                <w:sz w:val="22"/>
                <w:szCs w:val="22"/>
                <w:lang w:val="sv-SE"/>
              </w:rPr>
              <w:t>Sajili kila kaya. Andika aliyepotea.</w:t>
            </w:r>
          </w:p>
          <w:p w14:paraId="4EA1474C" w14:textId="120A2EFA"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56D6A0F7" w14:textId="77777777" w:rsidTr="002066E7">
        <w:tc>
          <w:tcPr>
            <w:tcW w:w="2278" w:type="dxa"/>
          </w:tcPr>
          <w:p w14:paraId="76A1C1B6"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28CC5D31"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6241E620" w14:textId="024B9629"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56A94B8C" w14:textId="01923D2F" w:rsidR="002066E7" w:rsidRPr="00997D17" w:rsidRDefault="002066E7" w:rsidP="00FE4152">
            <w:pPr>
              <w:pStyle w:val="ListParagraph"/>
              <w:rPr>
                <w:sz w:val="22"/>
                <w:szCs w:val="22"/>
              </w:rPr>
            </w:pPr>
            <w:r w:rsidRPr="00997D17">
              <w:rPr>
                <w:sz w:val="22"/>
                <w:szCs w:val="22"/>
              </w:rPr>
              <w:t>Kigamboni Municipal Council</w:t>
            </w:r>
          </w:p>
        </w:tc>
        <w:tc>
          <w:tcPr>
            <w:tcW w:w="2278" w:type="dxa"/>
          </w:tcPr>
          <w:p w14:paraId="37C41ABE" w14:textId="1A98AF6C"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7942BF8A" w14:textId="59B19B8E" w:rsidR="002066E7" w:rsidRPr="00997D17" w:rsidRDefault="008C6B60" w:rsidP="00FE4152">
            <w:pPr>
              <w:pStyle w:val="ListParagraph"/>
              <w:rPr>
                <w:sz w:val="22"/>
                <w:szCs w:val="22"/>
              </w:rPr>
            </w:pPr>
            <w:r w:rsidRPr="00997D17">
              <w:rPr>
                <w:sz w:val="22"/>
                <w:szCs w:val="22"/>
              </w:rPr>
              <w:t>coastal floods, large waves and strong winds on the Kigamboni shore, heavy rain, and boat accidents on the harbour channel. A few roads slippery, a few low homes wet, and lightning where storms build.</w:t>
            </w:r>
          </w:p>
        </w:tc>
        <w:tc>
          <w:tcPr>
            <w:tcW w:w="2278" w:type="dxa"/>
          </w:tcPr>
          <w:p w14:paraId="10BB0D24" w14:textId="3BC30F4F"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97FB616" w14:textId="6EA6F399" w:rsidR="0055281C" w:rsidRPr="00997D17" w:rsidRDefault="00275313" w:rsidP="00034217">
            <w:pPr>
              <w:pStyle w:val="ListBullet"/>
              <w:rPr>
                <w:sz w:val="22"/>
                <w:szCs w:val="22"/>
              </w:rPr>
            </w:pPr>
            <w:r w:rsidRPr="00997D17">
              <w:rPr>
                <w:sz w:val="22"/>
                <w:szCs w:val="22"/>
              </w:rPr>
              <w:t>Before any boat leaves Kigamboni shore, check the forecast and put a life jacket on.</w:t>
            </w:r>
          </w:p>
          <w:p w14:paraId="6D09C11C" w14:textId="39890FDF" w:rsidR="0055281C" w:rsidRPr="00997D17" w:rsidRDefault="00275313" w:rsidP="00034217">
            <w:pPr>
              <w:pStyle w:val="ListBullet"/>
              <w:rPr>
                <w:sz w:val="22"/>
                <w:szCs w:val="22"/>
              </w:rPr>
            </w:pPr>
            <w:r w:rsidRPr="00997D17">
              <w:rPr>
                <w:sz w:val="22"/>
                <w:szCs w:val="22"/>
              </w:rPr>
              <w:t>Bring small boats off the open water at Kigamboni shore.</w:t>
            </w:r>
          </w:p>
          <w:p w14:paraId="504A6A53" w14:textId="65A1A4ED" w:rsidR="0055281C" w:rsidRPr="00997D17" w:rsidRDefault="00275313" w:rsidP="00034217">
            <w:pPr>
              <w:pStyle w:val="ListBullet"/>
              <w:rPr>
                <w:sz w:val="22"/>
                <w:szCs w:val="22"/>
              </w:rPr>
            </w:pPr>
            <w:r w:rsidRPr="00997D17">
              <w:rPr>
                <w:sz w:val="22"/>
                <w:szCs w:val="22"/>
              </w:rPr>
              <w:t>The landing listens for the warning and saves 190.</w:t>
            </w:r>
          </w:p>
          <w:p w14:paraId="72F3E93A" w14:textId="2C5F7E61" w:rsidR="002066E7" w:rsidRPr="00997D17" w:rsidRDefault="00275313" w:rsidP="00034217">
            <w:pPr>
              <w:pStyle w:val="ListBullet"/>
              <w:rPr>
                <w:sz w:val="22"/>
                <w:szCs w:val="22"/>
              </w:rPr>
            </w:pPr>
            <w:r w:rsidRPr="00997D17">
              <w:rPr>
                <w:sz w:val="22"/>
                <w:szCs w:val="22"/>
              </w:rPr>
              <w:t>Do not swim out from Kigamboni shore. Throw something that floats.</w:t>
            </w:r>
          </w:p>
        </w:tc>
        <w:tc>
          <w:tcPr>
            <w:tcW w:w="2279" w:type="dxa"/>
          </w:tcPr>
          <w:p w14:paraId="46F92E95" w14:textId="5D27DC46" w:rsidR="0055281C" w:rsidRPr="00997D17" w:rsidRDefault="00275313" w:rsidP="00034217">
            <w:pPr>
              <w:pStyle w:val="ListBullet"/>
              <w:rPr>
                <w:sz w:val="22"/>
                <w:szCs w:val="22"/>
              </w:rPr>
            </w:pPr>
            <w:r w:rsidRPr="00997D17">
              <w:rPr>
                <w:sz w:val="22"/>
                <w:szCs w:val="22"/>
              </w:rPr>
              <w:t>Angalia utabiri na vaa jaketi kabla ya chombo kuondoka.</w:t>
            </w:r>
          </w:p>
          <w:p w14:paraId="31FA67FE" w14:textId="20A64F0F" w:rsidR="0055281C" w:rsidRPr="00997D17" w:rsidRDefault="00275313" w:rsidP="00034217">
            <w:pPr>
              <w:pStyle w:val="ListBullet"/>
              <w:rPr>
                <w:sz w:val="22"/>
                <w:szCs w:val="22"/>
              </w:rPr>
            </w:pPr>
            <w:r w:rsidRPr="00997D17">
              <w:rPr>
                <w:sz w:val="22"/>
                <w:szCs w:val="22"/>
              </w:rPr>
              <w:t>Rudisha vyombo vidogo kutoka maji ya wazi.</w:t>
            </w:r>
          </w:p>
          <w:p w14:paraId="5245CF84" w14:textId="0431DE1C" w:rsidR="0055281C" w:rsidRPr="00997D17" w:rsidRDefault="00275313" w:rsidP="00034217">
            <w:pPr>
              <w:pStyle w:val="ListBullet"/>
              <w:rPr>
                <w:sz w:val="22"/>
                <w:szCs w:val="22"/>
              </w:rPr>
            </w:pPr>
            <w:r w:rsidRPr="00997D17">
              <w:rPr>
                <w:sz w:val="22"/>
                <w:szCs w:val="22"/>
              </w:rPr>
              <w:t>Mwalo uhifadhi 190.</w:t>
            </w:r>
          </w:p>
          <w:p w14:paraId="12475D65" w14:textId="355CEE71" w:rsidR="002066E7" w:rsidRPr="00997D17" w:rsidRDefault="00FE0A4D" w:rsidP="00034217">
            <w:pPr>
              <w:pStyle w:val="ListBullet"/>
              <w:rPr>
                <w:sz w:val="22"/>
                <w:szCs w:val="22"/>
              </w:rPr>
            </w:pPr>
            <w:ins w:id="654" w:author="Bonephace Kaijage" w:date="2026-10-14T06:15:00Z" w16du:dateUtc="2026-10-14T04:15:00Z">
              <w:r>
                <w:rPr>
                  <w:sz w:val="22"/>
                  <w:szCs w:val="22"/>
                </w:rPr>
                <w:t>Kumuokoa mtu majini, mtupie kitu kinachoelea au mnyooshee fimbo badala ya kuogelea kumfuata: maji yanayotiririka humzamisha pia mwokoaji.</w:t>
              </w:r>
            </w:ins>
            <w:del w:id="655" w:author="Bonephace Kaijage" w:date="2026-10-14T06:15:00Z" w16du:dateUtc="2026-10-14T04:15:00Z">
              <w:r w:rsidR="00275313" w:rsidRPr="00997D17" w:rsidDel="00FE0A4D">
                <w:rPr>
                  <w:sz w:val="22"/>
                  <w:szCs w:val="22"/>
                </w:rPr>
                <w:delText>Usiogelee kuokoa. Rusha kitu kinachoelea.</w:delText>
              </w:r>
            </w:del>
          </w:p>
        </w:tc>
      </w:tr>
      <w:tr w:rsidR="002066E7" w:rsidRPr="00997D17" w14:paraId="2B25F0CD" w14:textId="77777777" w:rsidTr="002066E7">
        <w:tc>
          <w:tcPr>
            <w:tcW w:w="2278" w:type="dxa"/>
          </w:tcPr>
          <w:p w14:paraId="17C35780" w14:textId="77777777" w:rsidR="0055281C" w:rsidRPr="00997D17" w:rsidRDefault="0055281C" w:rsidP="0055281C">
            <w:pPr>
              <w:pStyle w:val="ListParagraph"/>
              <w:rPr>
                <w:sz w:val="22"/>
                <w:szCs w:val="22"/>
              </w:rPr>
            </w:pPr>
            <w:r w:rsidRPr="00997D17">
              <w:rPr>
                <w:sz w:val="22"/>
                <w:szCs w:val="22"/>
              </w:rPr>
              <w:t>Ondoa taka kwenye mitaro na njia za maji kuzunguka makazi.</w:t>
            </w:r>
          </w:p>
          <w:p w14:paraId="3F3C63F8"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2CCECC75" w14:textId="7B59CDE2"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 xml:space="preserve">Usivuke maji </w:t>
            </w:r>
            <w:r w:rsidRPr="00997D17">
              <w:rPr>
                <w:sz w:val="22"/>
                <w:szCs w:val="22"/>
              </w:rPr>
              <w:lastRenderedPageBreak/>
              <w:t>yanayotiririka barabarani.</w:t>
            </w:r>
          </w:p>
          <w:p w14:paraId="02EA0331" w14:textId="2391D616" w:rsidR="002066E7" w:rsidRPr="00997D17" w:rsidRDefault="002066E7" w:rsidP="00FE4152">
            <w:pPr>
              <w:pStyle w:val="ListParagraph"/>
              <w:rPr>
                <w:sz w:val="22"/>
                <w:szCs w:val="22"/>
              </w:rPr>
            </w:pPr>
          </w:p>
        </w:tc>
        <w:tc>
          <w:tcPr>
            <w:tcW w:w="2278" w:type="dxa"/>
          </w:tcPr>
          <w:p w14:paraId="66893202" w14:textId="0E6B0A69"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3850744F" w14:textId="2DBA9524" w:rsidR="002066E7" w:rsidRPr="00997D17" w:rsidRDefault="008C6B60" w:rsidP="00FE4152">
            <w:pPr>
              <w:pStyle w:val="ListParagraph"/>
              <w:rPr>
                <w:sz w:val="22"/>
                <w:szCs w:val="22"/>
              </w:rPr>
            </w:pPr>
            <w:r w:rsidRPr="00997D17">
              <w:rPr>
                <w:sz w:val="22"/>
                <w:szCs w:val="22"/>
              </w:rPr>
              <w:t xml:space="preserve">coastal floods, large waves and strong winds on the Kigamboni shore, heavy rain, and boat accidents on the harbour channel. Roads, water points or houses at the named sites are now affected. Some </w:t>
            </w:r>
            <w:r w:rsidRPr="00997D17">
              <w:rPr>
                <w:sz w:val="22"/>
                <w:szCs w:val="22"/>
              </w:rPr>
              <w:lastRenderedPageBreak/>
              <w:t>journeys and classes are disrupted.</w:t>
            </w:r>
          </w:p>
        </w:tc>
        <w:tc>
          <w:tcPr>
            <w:tcW w:w="2278" w:type="dxa"/>
          </w:tcPr>
          <w:p w14:paraId="018AD5AB" w14:textId="78790C8F"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3B8C4DDA" w14:textId="7CE02025" w:rsidR="0055281C" w:rsidRPr="00997D17" w:rsidRDefault="00275313" w:rsidP="00034217">
            <w:pPr>
              <w:pStyle w:val="ListBullet"/>
              <w:rPr>
                <w:sz w:val="22"/>
                <w:szCs w:val="22"/>
              </w:rPr>
            </w:pPr>
            <w:r w:rsidRPr="00997D17">
              <w:rPr>
                <w:sz w:val="22"/>
                <w:szCs w:val="22"/>
              </w:rPr>
              <w:t>Stop fishing and crossings at Kigamboni shore.</w:t>
            </w:r>
          </w:p>
          <w:p w14:paraId="05C42C08" w14:textId="28EE1835" w:rsidR="0055281C" w:rsidRPr="00997D17" w:rsidRDefault="00FE0A4D" w:rsidP="00034217">
            <w:pPr>
              <w:pStyle w:val="ListBullet"/>
              <w:rPr>
                <w:sz w:val="22"/>
                <w:szCs w:val="22"/>
              </w:rPr>
            </w:pPr>
            <w:ins w:id="656"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657" w:author="Bonephace Kaijage" w:date="2026-10-14T06:15:00Z" w16du:dateUtc="2026-10-14T04:15:00Z">
              <w:r w:rsidR="00275313" w:rsidRPr="00997D17" w:rsidDel="00FE0A4D">
                <w:rPr>
                  <w:sz w:val="22"/>
                  <w:szCs w:val="22"/>
                </w:rPr>
                <w:delText>Move people off the low shore to the assembly point.</w:delText>
              </w:r>
            </w:del>
          </w:p>
          <w:p w14:paraId="19F3CB12" w14:textId="37509540" w:rsidR="0055281C" w:rsidRPr="00997D17" w:rsidRDefault="00275313" w:rsidP="00034217">
            <w:pPr>
              <w:pStyle w:val="ListBullet"/>
              <w:rPr>
                <w:sz w:val="22"/>
                <w:szCs w:val="22"/>
              </w:rPr>
            </w:pPr>
            <w:r w:rsidRPr="00997D17">
              <w:rPr>
                <w:sz w:val="22"/>
                <w:szCs w:val="22"/>
              </w:rPr>
              <w:lastRenderedPageBreak/>
              <w:t>Account for boats still out from Kigamboni shore.</w:t>
            </w:r>
          </w:p>
          <w:p w14:paraId="4633A1DD" w14:textId="5FAD7DBB" w:rsidR="002066E7" w:rsidRPr="00997D17" w:rsidRDefault="00275313" w:rsidP="00034217">
            <w:pPr>
              <w:pStyle w:val="ListBullet"/>
              <w:rPr>
                <w:sz w:val="22"/>
                <w:szCs w:val="22"/>
              </w:rPr>
            </w:pPr>
            <w:r w:rsidRPr="00997D17">
              <w:rPr>
                <w:sz w:val="22"/>
                <w:szCs w:val="22"/>
              </w:rPr>
              <w:t>Boil water if wells on this shore are flooded.</w:t>
            </w:r>
          </w:p>
        </w:tc>
        <w:tc>
          <w:tcPr>
            <w:tcW w:w="2279" w:type="dxa"/>
          </w:tcPr>
          <w:p w14:paraId="3FBBBDC3" w14:textId="0438879A" w:rsidR="0055281C" w:rsidRPr="00997D17" w:rsidRDefault="00275313" w:rsidP="00034217">
            <w:pPr>
              <w:pStyle w:val="ListBullet"/>
              <w:rPr>
                <w:sz w:val="22"/>
                <w:szCs w:val="22"/>
              </w:rPr>
            </w:pPr>
            <w:r w:rsidRPr="00997D17">
              <w:rPr>
                <w:sz w:val="22"/>
                <w:szCs w:val="22"/>
              </w:rPr>
              <w:lastRenderedPageBreak/>
              <w:t>Simamisha uvuvi na vivuko.</w:t>
            </w:r>
          </w:p>
          <w:p w14:paraId="5F737ABC" w14:textId="0C150683" w:rsidR="0055281C" w:rsidRPr="00997D17" w:rsidRDefault="00275313" w:rsidP="00034217">
            <w:pPr>
              <w:pStyle w:val="ListBullet"/>
              <w:rPr>
                <w:sz w:val="22"/>
                <w:szCs w:val="22"/>
              </w:rPr>
            </w:pPr>
            <w:r w:rsidRPr="00997D17">
              <w:rPr>
                <w:sz w:val="22"/>
                <w:szCs w:val="22"/>
              </w:rPr>
              <w:t>Hamisha ufuo wa chini.</w:t>
            </w:r>
          </w:p>
          <w:p w14:paraId="2E3EF346" w14:textId="404A5E9B" w:rsidR="0055281C" w:rsidRPr="00997D17" w:rsidRDefault="00275313" w:rsidP="00034217">
            <w:pPr>
              <w:pStyle w:val="ListBullet"/>
              <w:rPr>
                <w:sz w:val="22"/>
                <w:szCs w:val="22"/>
              </w:rPr>
            </w:pPr>
            <w:r w:rsidRPr="00997D17">
              <w:rPr>
                <w:sz w:val="22"/>
                <w:szCs w:val="22"/>
              </w:rPr>
              <w:t>Hakiki vyombo vilivyoko nje.</w:t>
            </w:r>
          </w:p>
          <w:p w14:paraId="45D58396" w14:textId="5320F5CF" w:rsidR="002066E7" w:rsidRPr="00997D17" w:rsidRDefault="00275313" w:rsidP="00034217">
            <w:pPr>
              <w:pStyle w:val="ListBullet"/>
              <w:rPr>
                <w:sz w:val="22"/>
                <w:szCs w:val="22"/>
                <w:lang w:val="sv-SE"/>
              </w:rPr>
            </w:pPr>
            <w:r w:rsidRPr="00997D17">
              <w:rPr>
                <w:sz w:val="22"/>
                <w:szCs w:val="22"/>
                <w:lang w:val="sv-SE"/>
              </w:rPr>
              <w:t>Chemsha maji ya visima.</w:t>
            </w:r>
          </w:p>
        </w:tc>
      </w:tr>
      <w:tr w:rsidR="002066E7" w:rsidRPr="00997D17" w14:paraId="46A405C4" w14:textId="77777777" w:rsidTr="002066E7">
        <w:tc>
          <w:tcPr>
            <w:tcW w:w="2278" w:type="dxa"/>
          </w:tcPr>
          <w:p w14:paraId="5ADB9D20"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55B4234B" w14:textId="4689D97A" w:rsidR="0055281C" w:rsidRPr="00FE0A4D" w:rsidRDefault="00FE0A4D" w:rsidP="0055281C">
            <w:pPr>
              <w:pStyle w:val="ListParagraph"/>
              <w:rPr>
                <w:sz w:val="22"/>
                <w:szCs w:val="22"/>
                <w:lang w:val="sv-SE"/>
                <w:rPrChange w:id="658" w:author="Bonephace Kaijage" w:date="2026-10-14T06:30:00Z" w16du:dateUtc="2026-10-14T04:30:00Z">
                  <w:rPr>
                    <w:sz w:val="22"/>
                    <w:szCs w:val="22"/>
                  </w:rPr>
                </w:rPrChange>
              </w:rPr>
            </w:pPr>
            <w:ins w:id="659" w:author="Bonephace Kaijage" w:date="2026-10-14T06:14:00Z" w16du:dateUtc="2026-10-14T04:14:00Z">
              <w:r w:rsidRPr="00FE0A4D">
                <w:rPr>
                  <w:sz w:val="22"/>
                  <w:szCs w:val="22"/>
                  <w:lang w:val="sv-SE"/>
                  <w:rPrChange w:id="660" w:author="Bonephace Kaijage" w:date="2026-10-14T06:30:00Z" w16du:dateUtc="2026-10-14T04:30:00Z">
                    <w:rPr>
                      <w:sz w:val="22"/>
                      <w:szCs w:val="22"/>
                    </w:rPr>
                  </w:rPrChange>
                </w:rPr>
                <w:t>Hakikisheni watoto, wazee na watu wenye ulemavu wote wako salama na wana mtu wa kuwasaidia.</w:t>
              </w:r>
            </w:ins>
            <w:del w:id="661" w:author="Bonephace Kaijage" w:date="2026-10-14T06:14:00Z" w16du:dateUtc="2026-10-14T04:14:00Z">
              <w:r w:rsidR="0055281C" w:rsidRPr="00FE0A4D" w:rsidDel="00FE0A4D">
                <w:rPr>
                  <w:sz w:val="22"/>
                  <w:szCs w:val="22"/>
                  <w:lang w:val="sv-SE"/>
                  <w:rPrChange w:id="662" w:author="Bonephace Kaijage" w:date="2026-10-14T06:30:00Z" w16du:dateUtc="2026-10-14T04:30:00Z">
                    <w:rPr>
                      <w:sz w:val="22"/>
                      <w:szCs w:val="22"/>
                    </w:rPr>
                  </w:rPrChange>
                </w:rPr>
                <w:delText>Hakiki watoto, wazee na watu wenye ulemavu.</w:delText>
              </w:r>
            </w:del>
          </w:p>
          <w:p w14:paraId="365DE735" w14:textId="2BFAF5CA" w:rsidR="0055281C" w:rsidRPr="00FE0A4D" w:rsidRDefault="0055281C" w:rsidP="0055281C">
            <w:pPr>
              <w:pStyle w:val="ListParagraph"/>
              <w:rPr>
                <w:sz w:val="22"/>
                <w:szCs w:val="22"/>
                <w:lang w:val="sv-SE"/>
                <w:rPrChange w:id="663" w:author="Bonephace Kaijage" w:date="2026-10-14T06:30:00Z" w16du:dateUtc="2026-10-14T04:30:00Z">
                  <w:rPr>
                    <w:sz w:val="22"/>
                    <w:szCs w:val="22"/>
                  </w:rPr>
                </w:rPrChange>
              </w:rPr>
            </w:pPr>
            <w:r w:rsidRPr="00FE0A4D">
              <w:rPr>
                <w:sz w:val="22"/>
                <w:szCs w:val="22"/>
                <w:lang w:val="sv-SE"/>
                <w:rPrChange w:id="664" w:author="Bonephace Kaijage" w:date="2026-10-14T06:30:00Z" w16du:dateUtc="2026-10-14T04:30:00Z">
                  <w:rPr>
                    <w:sz w:val="22"/>
                    <w:szCs w:val="22"/>
                  </w:rPr>
                </w:rPrChange>
              </w:rPr>
              <w:t>Chanzo cha maji kikiathirika, chemsha au tibu maji ya kunywa.</w:t>
            </w:r>
          </w:p>
          <w:p w14:paraId="6993C41C" w14:textId="14770DED" w:rsidR="002066E7" w:rsidRPr="00FE0A4D" w:rsidRDefault="002066E7" w:rsidP="00FE4152">
            <w:pPr>
              <w:pStyle w:val="ListParagraph"/>
              <w:rPr>
                <w:sz w:val="22"/>
                <w:szCs w:val="22"/>
                <w:lang w:val="sv-SE"/>
                <w:rPrChange w:id="665" w:author="Bonephace Kaijage" w:date="2026-10-14T06:30:00Z" w16du:dateUtc="2026-10-14T04:30:00Z">
                  <w:rPr>
                    <w:sz w:val="22"/>
                    <w:szCs w:val="22"/>
                  </w:rPr>
                </w:rPrChange>
              </w:rPr>
            </w:pPr>
          </w:p>
        </w:tc>
        <w:tc>
          <w:tcPr>
            <w:tcW w:w="2278" w:type="dxa"/>
          </w:tcPr>
          <w:p w14:paraId="64D745A1" w14:textId="12FFFB9E"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31971B10" w14:textId="3BF90420" w:rsidR="002066E7" w:rsidRPr="00997D17" w:rsidRDefault="00FE0A4D" w:rsidP="00FE4152">
            <w:pPr>
              <w:pStyle w:val="ListParagraph"/>
              <w:rPr>
                <w:sz w:val="22"/>
                <w:szCs w:val="22"/>
              </w:rPr>
            </w:pPr>
            <w:ins w:id="666"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67"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CF60C08" w14:textId="3C0CD843" w:rsidR="002066E7" w:rsidRPr="00997D17" w:rsidRDefault="00FE0A4D" w:rsidP="00FE4152">
            <w:pPr>
              <w:pStyle w:val="ListParagraph"/>
              <w:rPr>
                <w:sz w:val="22"/>
                <w:szCs w:val="22"/>
              </w:rPr>
            </w:pPr>
            <w:ins w:id="668"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69"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ABFA1E8" w14:textId="0F3C64A8" w:rsidR="0055281C" w:rsidRPr="00997D17" w:rsidRDefault="00FE0A4D" w:rsidP="00034217">
            <w:pPr>
              <w:pStyle w:val="ListBullet"/>
              <w:rPr>
                <w:sz w:val="22"/>
                <w:szCs w:val="22"/>
              </w:rPr>
            </w:pPr>
            <w:ins w:id="670"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71"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21DA3757" w14:textId="79DF7781" w:rsidR="0055281C" w:rsidRPr="00997D17" w:rsidRDefault="00FE0A4D" w:rsidP="00034217">
            <w:pPr>
              <w:pStyle w:val="ListBullet"/>
              <w:rPr>
                <w:sz w:val="22"/>
                <w:szCs w:val="22"/>
              </w:rPr>
            </w:pPr>
            <w:ins w:id="672" w:author="Bonephace Kaijage" w:date="2026-10-14T06:19:00Z" w16du:dateUtc="2026-10-14T04:19:00Z">
              <w:r>
                <w:rPr>
                  <w:sz w:val="22"/>
                  <w:szCs w:val="22"/>
                </w:rPr>
                <w:t>Call 114 and 190, and keep the road to the sites named in Know Your Risk clear so that ambulances and rescue teams can reach people.</w:t>
              </w:r>
            </w:ins>
            <w:del w:id="673" w:author="Bonephace Kaijage" w:date="2026-10-14T06:19:00Z" w16du:dateUtc="2026-10-14T04:19:00Z">
              <w:r w:rsidR="00275313" w:rsidRPr="00997D17" w:rsidDel="00FE0A4D">
                <w:rPr>
                  <w:sz w:val="22"/>
                  <w:szCs w:val="22"/>
                </w:rPr>
                <w:delText>Call 114 and 190. Keep the road to the named sites clear for ambulances.</w:delText>
              </w:r>
            </w:del>
          </w:p>
          <w:p w14:paraId="3DD58D0D" w14:textId="66855498" w:rsidR="0055281C" w:rsidRPr="00997D17" w:rsidRDefault="00275313" w:rsidP="00034217">
            <w:pPr>
              <w:pStyle w:val="ListBullet"/>
              <w:rPr>
                <w:sz w:val="22"/>
                <w:szCs w:val="22"/>
              </w:rPr>
            </w:pPr>
            <w:r w:rsidRPr="00997D17">
              <w:rPr>
                <w:sz w:val="22"/>
                <w:szCs w:val="22"/>
              </w:rPr>
              <w:t>Open the shelter and register every household. Note who is missing.</w:t>
            </w:r>
          </w:p>
          <w:p w14:paraId="563852DD" w14:textId="5B79B808"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1A074A1D" w14:textId="7FF61CB5" w:rsidR="0055281C" w:rsidRPr="00997D17" w:rsidRDefault="00275313" w:rsidP="00034217">
            <w:pPr>
              <w:pStyle w:val="ListBullet"/>
              <w:rPr>
                <w:sz w:val="22"/>
                <w:szCs w:val="22"/>
                <w:lang w:val="sv-SE"/>
              </w:rPr>
            </w:pPr>
            <w:r w:rsidRPr="00997D17">
              <w:rPr>
                <w:sz w:val="22"/>
                <w:szCs w:val="22"/>
                <w:lang w:val="sv-SE"/>
              </w:rPr>
              <w:t>Hamisha eneo hili sasa. Msirudi mpaka kamati iseme.</w:t>
            </w:r>
          </w:p>
          <w:p w14:paraId="02CB9373" w14:textId="793EAAAA" w:rsidR="0055281C" w:rsidRPr="00997D17" w:rsidRDefault="00275313" w:rsidP="00034217">
            <w:pPr>
              <w:pStyle w:val="ListBullet"/>
              <w:rPr>
                <w:sz w:val="22"/>
                <w:szCs w:val="22"/>
                <w:lang w:val="sv-SE"/>
              </w:rPr>
            </w:pPr>
            <w:r w:rsidRPr="00997D17">
              <w:rPr>
                <w:sz w:val="22"/>
                <w:szCs w:val="22"/>
                <w:lang w:val="sv-SE"/>
              </w:rPr>
              <w:t>Piga 114 na 190. Acha barabara wazi.</w:t>
            </w:r>
          </w:p>
          <w:p w14:paraId="7D0BAB52" w14:textId="7AD6F287" w:rsidR="0055281C" w:rsidRPr="00997D17" w:rsidRDefault="00275313" w:rsidP="00034217">
            <w:pPr>
              <w:pStyle w:val="ListBullet"/>
              <w:rPr>
                <w:sz w:val="22"/>
                <w:szCs w:val="22"/>
                <w:lang w:val="sv-SE"/>
              </w:rPr>
            </w:pPr>
            <w:r w:rsidRPr="00997D17">
              <w:rPr>
                <w:sz w:val="22"/>
                <w:szCs w:val="22"/>
                <w:lang w:val="sv-SE"/>
              </w:rPr>
              <w:t>Sajili kila kaya. Andika aliyepotea.</w:t>
            </w:r>
          </w:p>
          <w:p w14:paraId="49CFDED2" w14:textId="13115966" w:rsidR="002066E7" w:rsidRPr="00997D17" w:rsidRDefault="00275313" w:rsidP="00034217">
            <w:pPr>
              <w:pStyle w:val="ListBullet"/>
              <w:rPr>
                <w:sz w:val="22"/>
                <w:szCs w:val="22"/>
                <w:lang w:val="sv-SE"/>
              </w:rPr>
            </w:pPr>
            <w:r w:rsidRPr="00997D17">
              <w:rPr>
                <w:sz w:val="22"/>
                <w:szCs w:val="22"/>
                <w:lang w:val="sv-SE"/>
              </w:rPr>
              <w:t>Majeruhi kwanza, kisha kipindupindu.</w:t>
            </w:r>
          </w:p>
        </w:tc>
      </w:tr>
    </w:tbl>
    <w:p w14:paraId="22FF2E96"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249E0C7C"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1C1F96A4" w14:textId="60FB52A2"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3A25819B" w14:textId="4C741392" w:rsidR="00250A71" w:rsidRPr="008F12E3" w:rsidRDefault="00FE4152" w:rsidP="00FE4152">
      <w:pPr>
        <w:pStyle w:val="ListParagraph"/>
        <w:rPr>
          <w:sz w:val="22"/>
          <w:szCs w:val="22"/>
        </w:rPr>
      </w:pPr>
      <w:r w:rsidRPr="00997D17">
        <w:rPr>
          <w:sz w:val="22"/>
          <w:szCs w:val="22"/>
        </w:rPr>
        <w:t>Dar es Salaam City Council — Halmashauri ya Jiji la Dar es Salaam (city authority / mamlaka ya jiji)</w:t>
      </w:r>
    </w:p>
    <w:p w14:paraId="3AC46D09" w14:textId="77777777" w:rsidR="002A1887" w:rsidRDefault="00FE4152" w:rsidP="00FE4152">
      <w:pPr>
        <w:rPr>
          <w:sz w:val="22"/>
          <w:szCs w:val="22"/>
        </w:rPr>
      </w:pPr>
      <w:r w:rsidRPr="00997D17">
        <w:rPr>
          <w:sz w:val="22"/>
          <w:szCs w:val="22"/>
        </w:rPr>
        <w:t>3. DODOMA REGION | MKOA WA DODOMA</w:t>
      </w:r>
    </w:p>
    <w:p w14:paraId="41EDA281" w14:textId="77777777" w:rsidR="002A1887" w:rsidRDefault="002A1887" w:rsidP="002A1887">
      <w:pPr>
        <w:rPr>
          <w:color w:val="000000"/>
        </w:rPr>
      </w:pPr>
    </w:p>
    <w:p w14:paraId="4C0F0A44" w14:textId="77777777" w:rsidR="002A1887" w:rsidRDefault="002A1887" w:rsidP="002A1887">
      <w:pPr>
        <w:pStyle w:val="Strong1"/>
        <w:jc w:val="both"/>
        <w:rPr>
          <w:color w:val="000000"/>
        </w:rPr>
      </w:pPr>
      <w:r w:rsidRPr="002A1887">
        <w:rPr>
          <w:color w:val="000000"/>
        </w:rPr>
        <w:lastRenderedPageBreak/>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2A1887" w:rsidRPr="002A1887" w14:paraId="513B75E9" w14:textId="77777777" w:rsidTr="002A1887">
        <w:trPr>
          <w:tblHeader/>
        </w:trPr>
        <w:tc>
          <w:tcPr>
            <w:tcW w:w="3420" w:type="dxa"/>
            <w:shd w:val="clear" w:color="D9D9D9" w:fill="D9D9D9"/>
          </w:tcPr>
          <w:p w14:paraId="17620DE3" w14:textId="2F9E055E" w:rsidR="002A1887" w:rsidRPr="002A1887" w:rsidRDefault="002A1887" w:rsidP="002A1887">
            <w:pPr>
              <w:jc w:val="both"/>
              <w:rPr>
                <w:color w:val="000000"/>
              </w:rPr>
            </w:pPr>
            <w:r w:rsidRPr="002A1887">
              <w:rPr>
                <w:color w:val="000000"/>
              </w:rPr>
              <w:t>AREA (EN)</w:t>
            </w:r>
          </w:p>
        </w:tc>
        <w:tc>
          <w:tcPr>
            <w:tcW w:w="3235" w:type="dxa"/>
            <w:shd w:val="clear" w:color="D9D9D9" w:fill="D9D9D9"/>
          </w:tcPr>
          <w:p w14:paraId="27BB7BE2" w14:textId="5C40C40F" w:rsidR="002A1887" w:rsidRPr="002A1887" w:rsidRDefault="002A1887" w:rsidP="002A1887">
            <w:pPr>
              <w:jc w:val="both"/>
              <w:rPr>
                <w:color w:val="000000"/>
              </w:rPr>
            </w:pPr>
            <w:r w:rsidRPr="002A1887">
              <w:rPr>
                <w:color w:val="000000"/>
              </w:rPr>
              <w:t>ENEO (SW)</w:t>
            </w:r>
          </w:p>
        </w:tc>
        <w:tc>
          <w:tcPr>
            <w:tcW w:w="3605" w:type="dxa"/>
            <w:shd w:val="clear" w:color="D9D9D9" w:fill="D9D9D9"/>
          </w:tcPr>
          <w:p w14:paraId="5E8C4C57" w14:textId="3BAE5648" w:rsidR="002A1887" w:rsidRPr="002A1887" w:rsidRDefault="002A1887" w:rsidP="002A1887">
            <w:pPr>
              <w:jc w:val="both"/>
              <w:rPr>
                <w:color w:val="000000"/>
              </w:rPr>
            </w:pPr>
            <w:r w:rsidRPr="002A1887">
              <w:rPr>
                <w:color w:val="000000"/>
              </w:rPr>
              <w:t>RISK STATEMENT (EN)</w:t>
            </w:r>
          </w:p>
        </w:tc>
        <w:tc>
          <w:tcPr>
            <w:tcW w:w="3325" w:type="dxa"/>
            <w:shd w:val="clear" w:color="D9D9D9" w:fill="D9D9D9"/>
          </w:tcPr>
          <w:p w14:paraId="47598B22" w14:textId="2A30D20A" w:rsidR="002A1887" w:rsidRPr="002A1887" w:rsidRDefault="002A1887" w:rsidP="002A1887">
            <w:pPr>
              <w:jc w:val="both"/>
              <w:rPr>
                <w:color w:val="000000"/>
              </w:rPr>
            </w:pPr>
            <w:r w:rsidRPr="002A1887">
              <w:rPr>
                <w:color w:val="000000"/>
              </w:rPr>
              <w:t>TAMKO LA HATARI (SW)</w:t>
            </w:r>
          </w:p>
        </w:tc>
      </w:tr>
      <w:tr w:rsidR="002A1887" w:rsidRPr="002A1887" w14:paraId="69FC3279" w14:textId="77777777" w:rsidTr="002A1887">
        <w:tc>
          <w:tcPr>
            <w:tcW w:w="3420" w:type="dxa"/>
          </w:tcPr>
          <w:p w14:paraId="71274E53" w14:textId="2DF680DB" w:rsidR="002A1887" w:rsidRPr="002A1887" w:rsidRDefault="002A1887" w:rsidP="002A1887">
            <w:pPr>
              <w:pStyle w:val="ListParagraph"/>
              <w:numPr>
                <w:ilvl w:val="0"/>
                <w:numId w:val="1"/>
              </w:numPr>
              <w:jc w:val="both"/>
              <w:rPr>
                <w:color w:val="000000"/>
              </w:rPr>
            </w:pPr>
            <w:r w:rsidRPr="002A1887">
              <w:rPr>
                <w:color w:val="000000"/>
              </w:rPr>
              <w:t>Dodoma City: seasonal streams and fast-growing suburbs</w:t>
            </w:r>
          </w:p>
        </w:tc>
        <w:tc>
          <w:tcPr>
            <w:tcW w:w="3235" w:type="dxa"/>
          </w:tcPr>
          <w:p w14:paraId="0BF4A876" w14:textId="64BA2660" w:rsidR="002A1887" w:rsidRPr="002A1887" w:rsidRDefault="002A1887" w:rsidP="002A1887">
            <w:pPr>
              <w:pStyle w:val="ListParagraph"/>
              <w:numPr>
                <w:ilvl w:val="0"/>
                <w:numId w:val="1"/>
              </w:numPr>
              <w:jc w:val="both"/>
              <w:rPr>
                <w:color w:val="000000"/>
              </w:rPr>
            </w:pPr>
            <w:r w:rsidRPr="002A1887">
              <w:rPr>
                <w:color w:val="000000"/>
              </w:rPr>
              <w:t>Jiji la Dodoma: vijito vya msimu na mitaa mipya inayokua</w:t>
            </w:r>
          </w:p>
        </w:tc>
        <w:tc>
          <w:tcPr>
            <w:tcW w:w="3605" w:type="dxa"/>
          </w:tcPr>
          <w:p w14:paraId="491678B2" w14:textId="23DF15AC" w:rsidR="002A1887" w:rsidRPr="00DC5789" w:rsidRDefault="002A1887" w:rsidP="00DC5789">
            <w:pPr>
              <w:pStyle w:val="ListParagraph"/>
              <w:numPr>
                <w:ilvl w:val="0"/>
                <w:numId w:val="1"/>
              </w:numPr>
              <w:jc w:val="both"/>
              <w:rPr>
                <w:color w:val="000000"/>
              </w:rPr>
            </w:pPr>
            <w:r w:rsidRPr="00DC5789">
              <w:rPr>
                <w:color w:val="000000"/>
              </w:rPr>
              <w:t>This area is semi-arid ground on the central plateau: seasonal streams through the city are dry for months but flash-flood within an hour of a storm, while long dry seasons strain water supply; the area also lies near active Rift faults.</w:t>
            </w:r>
          </w:p>
          <w:p w14:paraId="0AC44469" w14:textId="77777777" w:rsidR="000343A2" w:rsidRDefault="00DC5789" w:rsidP="00DC5789">
            <w:pPr>
              <w:pStyle w:val="ListParagraph"/>
              <w:numPr>
                <w:ilvl w:val="0"/>
                <w:numId w:val="1"/>
              </w:numPr>
              <w:jc w:val="both"/>
              <w:rPr>
                <w:ins w:id="674" w:author="Bonephace Kaijage" w:date="2026-10-11T06:39:00Z" w16du:dateUtc="2026-10-11T03:39:00Z"/>
                <w:bCs/>
                <w:color w:val="000000"/>
              </w:rPr>
            </w:pPr>
            <w:r>
              <w:rPr>
                <w:bCs/>
                <w:color w:val="000000"/>
              </w:rPr>
              <w:t>For those living and building here, it helps to</w:t>
            </w:r>
            <w:r w:rsidR="002A1887" w:rsidRPr="00DC5789">
              <w:rPr>
                <w:bCs/>
                <w:color w:val="000000"/>
              </w:rPr>
              <w:t xml:space="preserve"> keep stream channels and setbacks clear, build to approved standards on firm ground and store water safely for the dry months.</w:t>
            </w:r>
          </w:p>
          <w:p w14:paraId="40F03713" w14:textId="71C73B8E" w:rsidR="000343A2" w:rsidRDefault="00FE0A4D" w:rsidP="00DC5789">
            <w:pPr>
              <w:pStyle w:val="ListParagraph"/>
              <w:numPr>
                <w:ilvl w:val="0"/>
                <w:numId w:val="1"/>
              </w:numPr>
              <w:jc w:val="both"/>
              <w:rPr>
                <w:ins w:id="675" w:author="Bonephace Kaijage" w:date="2026-10-11T06:39:00Z" w16du:dateUtc="2026-10-11T03:39:00Z"/>
                <w:bCs/>
                <w:color w:val="000000"/>
              </w:rPr>
            </w:pPr>
            <w:ins w:id="676" w:author="Bonephace Kaijage" w:date="2026-10-14T05:55:00Z" w16du:dateUtc="2026-10-14T03:55:00Z">
              <w:r>
                <w:rPr>
                  <w:bCs/>
                  <w:color w:val="000000"/>
                </w:rPr>
                <w:t>What raises the risk: building inside dry stream beds because they look safe, blocking channels with plots or waste, and putting up unreinforced walls near the fault lines.</w:t>
              </w:r>
            </w:ins>
          </w:p>
          <w:p w14:paraId="489B1261" w14:textId="77777777" w:rsidR="00FE0A4D" w:rsidRDefault="000343A2" w:rsidP="00DC5789">
            <w:pPr>
              <w:pStyle w:val="ListParagraph"/>
              <w:numPr>
                <w:ilvl w:val="0"/>
                <w:numId w:val="1"/>
              </w:numPr>
              <w:jc w:val="both"/>
              <w:rPr>
                <w:ins w:id="677" w:author="Bonephace Kaijage" w:date="2026-10-14T05:58:00Z" w16du:dateUtc="2026-10-14T03:58:00Z"/>
                <w:bCs/>
                <w:color w:val="000000"/>
              </w:rPr>
            </w:pPr>
            <w:ins w:id="678" w:author="Bonephace Kaijage" w:date="2026-10-11T06:39:00Z" w16du:dateUtc="2026-10-11T03:39:00Z">
              <w:r>
                <w:rPr>
                  <w:bCs/>
                  <w:color w:val="000000"/>
                </w:rPr>
                <w:t>Know the higher ground away from the stream that you will move to, and cross or leave the valley before the storm water arrives, not when the stream is already running.</w:t>
              </w:r>
            </w:ins>
          </w:p>
          <w:p w14:paraId="43EF7655" w14:textId="001CFCD1" w:rsidR="002A1887" w:rsidRPr="00DC5789" w:rsidRDefault="00FE0A4D" w:rsidP="00DC5789">
            <w:pPr>
              <w:pStyle w:val="ListParagraph"/>
              <w:numPr>
                <w:ilvl w:val="0"/>
                <w:numId w:val="1"/>
              </w:numPr>
              <w:jc w:val="both"/>
              <w:rPr>
                <w:bCs/>
                <w:color w:val="000000"/>
              </w:rPr>
            </w:pPr>
            <w:ins w:id="679" w:author="Bonephace Kaijage" w:date="2026-10-14T05:58:00Z" w16du:dateUtc="2026-10-14T03:58:00Z">
              <w:r>
                <w:rPr>
                  <w:bCs/>
                  <w:color w:val="000000"/>
                </w:rPr>
                <w:t>Agree who will help anyone in the household who cannot move, see or hear a warning on their own.</w:t>
              </w:r>
            </w:ins>
          </w:p>
        </w:tc>
        <w:tc>
          <w:tcPr>
            <w:tcW w:w="3325" w:type="dxa"/>
          </w:tcPr>
          <w:p w14:paraId="5551A6EB" w14:textId="0AFD381F" w:rsidR="002A1887" w:rsidRPr="00DC5789" w:rsidRDefault="002A1887" w:rsidP="00DC5789">
            <w:pPr>
              <w:pStyle w:val="ListParagraph"/>
              <w:numPr>
                <w:ilvl w:val="0"/>
                <w:numId w:val="1"/>
              </w:numPr>
              <w:jc w:val="both"/>
              <w:rPr>
                <w:color w:val="000000"/>
              </w:rPr>
            </w:pPr>
            <w:r w:rsidRPr="00DC5789">
              <w:rPr>
                <w:color w:val="000000"/>
              </w:rPr>
              <w:t>Eneo hili ni ardhi kame ya uwanda wa kati: vijito vya msimu jijini huwa vikavu kwa miezi kadhaa lakini hufurika ghafla ndani ya saa moja baada ya dhoruba, huku kiangazi kirefu kikiathiri upatikanaji wa maji; eneo pia liko karibu na mipasuko hai ya Bonde la Ufa.</w:t>
            </w:r>
          </w:p>
          <w:p w14:paraId="1EAB666C" w14:textId="77777777" w:rsidR="000343A2" w:rsidRDefault="00DC5789" w:rsidP="00DC5789">
            <w:pPr>
              <w:pStyle w:val="ListParagraph"/>
              <w:numPr>
                <w:ilvl w:val="0"/>
                <w:numId w:val="1"/>
              </w:numPr>
              <w:jc w:val="both"/>
              <w:rPr>
                <w:ins w:id="680" w:author="Bonephace Kaijage" w:date="2026-10-11T06:39:00Z" w16du:dateUtc="2026-10-11T03:39:00Z"/>
                <w:bCs/>
                <w:color w:val="000000"/>
              </w:rPr>
            </w:pPr>
            <w:r>
              <w:rPr>
                <w:bCs/>
                <w:color w:val="000000"/>
              </w:rPr>
              <w:t>Kwa wanaoishi na kujenga hapa, ni vyema</w:t>
            </w:r>
            <w:r w:rsidR="002A1887" w:rsidRPr="00DC5789">
              <w:rPr>
                <w:bCs/>
                <w:color w:val="000000"/>
              </w:rPr>
              <w:t xml:space="preserve"> kuweka mikondo ya vijito na umbali wa ujenzi wazi, kujenga kwa viwango vilivyoidhinishwa kwenye ardhi imara na kuhifadhi maji salama kwa miezi ya kiangazi.</w:t>
            </w:r>
          </w:p>
          <w:p w14:paraId="7871F802" w14:textId="6701D9EC" w:rsidR="000343A2" w:rsidRDefault="00FE0A4D" w:rsidP="00DC5789">
            <w:pPr>
              <w:pStyle w:val="ListParagraph"/>
              <w:numPr>
                <w:ilvl w:val="0"/>
                <w:numId w:val="1"/>
              </w:numPr>
              <w:jc w:val="both"/>
              <w:rPr>
                <w:ins w:id="681" w:author="Bonephace Kaijage" w:date="2026-10-11T06:39:00Z" w16du:dateUtc="2026-10-11T03:39:00Z"/>
                <w:bCs/>
                <w:color w:val="000000"/>
              </w:rPr>
            </w:pPr>
            <w:ins w:id="682" w:author="Bonephace Kaijage" w:date="2026-10-14T05:55:00Z" w16du:dateUtc="2026-10-14T03:55:00Z">
              <w:r>
                <w:rPr>
                  <w:bCs/>
                  <w:color w:val="000000"/>
                </w:rPr>
                <w:t>Kinachoongeza hatari: kujenga ndani ya mikondo mikavu ya vijito kwa sababu inaonekana salama, kuziba mikondo kwa viwanja au taka, na kujenga kuta zisizoimarishwa karibu na mipasuko.</w:t>
              </w:r>
            </w:ins>
          </w:p>
          <w:p w14:paraId="0341529F" w14:textId="77777777" w:rsidR="00FE0A4D" w:rsidRDefault="000343A2" w:rsidP="00DC5789">
            <w:pPr>
              <w:pStyle w:val="ListParagraph"/>
              <w:numPr>
                <w:ilvl w:val="0"/>
                <w:numId w:val="1"/>
              </w:numPr>
              <w:jc w:val="both"/>
              <w:rPr>
                <w:ins w:id="683" w:author="Bonephace Kaijage" w:date="2026-10-14T05:58:00Z" w16du:dateUtc="2026-10-14T03:58:00Z"/>
                <w:bCs/>
                <w:color w:val="000000"/>
              </w:rPr>
            </w:pPr>
            <w:ins w:id="684" w:author="Bonephace Kaijage" w:date="2026-10-11T06:39:00Z" w16du:dateUtc="2026-10-11T03:39:00Z">
              <w:r>
                <w:rPr>
                  <w:bCs/>
                  <w:color w:val="000000"/>
                </w:rPr>
                <w:t>Fahamu sehemu ya juu mbali na kijito utakayohamia, na vuka au ondoka bondeni kabla maji ya dhoruba hayajafika, si wakati kijito tayari kinatiririka.</w:t>
              </w:r>
            </w:ins>
          </w:p>
          <w:p w14:paraId="549B6EF3" w14:textId="7C0B5608" w:rsidR="002A1887" w:rsidRPr="00DC5789" w:rsidRDefault="00FE0A4D" w:rsidP="00DC5789">
            <w:pPr>
              <w:pStyle w:val="ListParagraph"/>
              <w:numPr>
                <w:ilvl w:val="0"/>
                <w:numId w:val="1"/>
              </w:numPr>
              <w:jc w:val="both"/>
              <w:rPr>
                <w:bCs/>
                <w:color w:val="000000"/>
              </w:rPr>
            </w:pPr>
            <w:ins w:id="685"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7C312265" w14:textId="77777777" w:rsidTr="002A1887">
        <w:tc>
          <w:tcPr>
            <w:tcW w:w="3420" w:type="dxa"/>
          </w:tcPr>
          <w:p w14:paraId="0B292FC4" w14:textId="376F6940" w:rsidR="002A1887" w:rsidRPr="002A1887" w:rsidRDefault="002A1887" w:rsidP="002A1887">
            <w:pPr>
              <w:pStyle w:val="ListParagraph"/>
              <w:numPr>
                <w:ilvl w:val="0"/>
                <w:numId w:val="1"/>
              </w:numPr>
              <w:jc w:val="both"/>
              <w:rPr>
                <w:color w:val="000000"/>
              </w:rPr>
            </w:pPr>
            <w:r w:rsidRPr="002A1887">
              <w:rPr>
                <w:color w:val="000000"/>
              </w:rPr>
              <w:lastRenderedPageBreak/>
              <w:t>Kondoa Town: eroded gullies and river crossings</w:t>
            </w:r>
          </w:p>
        </w:tc>
        <w:tc>
          <w:tcPr>
            <w:tcW w:w="3235" w:type="dxa"/>
          </w:tcPr>
          <w:p w14:paraId="461A2395" w14:textId="482587B4" w:rsidR="002A1887" w:rsidRPr="002A1887" w:rsidRDefault="002A1887" w:rsidP="002A1887">
            <w:pPr>
              <w:pStyle w:val="ListParagraph"/>
              <w:numPr>
                <w:ilvl w:val="0"/>
                <w:numId w:val="1"/>
              </w:numPr>
              <w:jc w:val="both"/>
              <w:rPr>
                <w:color w:val="000000"/>
              </w:rPr>
            </w:pPr>
            <w:r w:rsidRPr="002A1887">
              <w:rPr>
                <w:color w:val="000000"/>
              </w:rPr>
              <w:t>Mji wa Kondoa: makorongo yaliyomomonyoka na vivuko vya mito</w:t>
            </w:r>
          </w:p>
        </w:tc>
        <w:tc>
          <w:tcPr>
            <w:tcW w:w="3605" w:type="dxa"/>
          </w:tcPr>
          <w:p w14:paraId="3C30727F" w14:textId="30562700" w:rsidR="002A1887" w:rsidRPr="00DC5789" w:rsidRDefault="002A1887" w:rsidP="00DC5789">
            <w:pPr>
              <w:pStyle w:val="ListParagraph"/>
              <w:numPr>
                <w:ilvl w:val="0"/>
                <w:numId w:val="1"/>
              </w:numPr>
              <w:jc w:val="both"/>
              <w:rPr>
                <w:color w:val="000000"/>
              </w:rPr>
            </w:pPr>
            <w:r w:rsidRPr="00DC5789">
              <w:rPr>
                <w:color w:val="000000"/>
              </w:rPr>
              <w:t>This area has some of Tanzania's most eroded land: bare slopes shed run-off into deep gullies that flash-flood through town, undercut roads and bury fields in sand.</w:t>
            </w:r>
          </w:p>
          <w:p w14:paraId="69ABAA02" w14:textId="77777777" w:rsidR="000343A2" w:rsidRDefault="00DC5789" w:rsidP="00DC5789">
            <w:pPr>
              <w:pStyle w:val="ListParagraph"/>
              <w:numPr>
                <w:ilvl w:val="0"/>
                <w:numId w:val="1"/>
              </w:numPr>
              <w:jc w:val="both"/>
              <w:rPr>
                <w:ins w:id="686" w:author="Bonephace Kaijage" w:date="2026-10-11T06:40:00Z" w16du:dateUtc="2026-10-11T03:40:00Z"/>
                <w:bCs/>
                <w:color w:val="000000"/>
              </w:rPr>
            </w:pPr>
            <w:r>
              <w:rPr>
                <w:bCs/>
                <w:color w:val="000000"/>
              </w:rPr>
              <w:t>For those living and farming here, it helps to</w:t>
            </w:r>
            <w:r w:rsidR="002A1887" w:rsidRPr="00DC5789">
              <w:rPr>
                <w:bCs/>
                <w:color w:val="000000"/>
              </w:rPr>
              <w:t xml:space="preserve"> keep vegetation and terraces on slopes, check-dam gullies and build away from gully edges and sandy river beds.</w:t>
            </w:r>
          </w:p>
          <w:p w14:paraId="6DE8E80F" w14:textId="4B30D5C7" w:rsidR="000343A2" w:rsidRDefault="00FE0A4D" w:rsidP="00DC5789">
            <w:pPr>
              <w:pStyle w:val="ListParagraph"/>
              <w:numPr>
                <w:ilvl w:val="0"/>
                <w:numId w:val="1"/>
              </w:numPr>
              <w:jc w:val="both"/>
              <w:rPr>
                <w:ins w:id="687" w:author="Bonephace Kaijage" w:date="2026-10-11T06:40:00Z" w16du:dateUtc="2026-10-11T03:40:00Z"/>
                <w:bCs/>
                <w:color w:val="000000"/>
              </w:rPr>
            </w:pPr>
            <w:ins w:id="688" w:author="Bonephace Kaijage" w:date="2026-10-14T05:55:00Z" w16du:dateUtc="2026-10-14T03:55:00Z">
              <w:r>
                <w:rPr>
                  <w:bCs/>
                  <w:color w:val="000000"/>
                </w:rPr>
                <w:t>What raises the risk: clearing the last trees on bare slopes, grazing gully heads and building or farming in the sandy river beds.</w:t>
              </w:r>
            </w:ins>
          </w:p>
          <w:p w14:paraId="74CEEED9" w14:textId="77777777" w:rsidR="00FE0A4D" w:rsidRDefault="000343A2" w:rsidP="00DC5789">
            <w:pPr>
              <w:pStyle w:val="ListParagraph"/>
              <w:numPr>
                <w:ilvl w:val="0"/>
                <w:numId w:val="1"/>
              </w:numPr>
              <w:jc w:val="both"/>
              <w:rPr>
                <w:ins w:id="689" w:author="Bonephace Kaijage" w:date="2026-10-14T05:58:00Z" w16du:dateUtc="2026-10-14T03:58:00Z"/>
                <w:bCs/>
                <w:color w:val="000000"/>
              </w:rPr>
            </w:pPr>
            <w:ins w:id="690" w:author="Bonephace Kaijage" w:date="2026-10-11T06:40:00Z" w16du:dateUtc="2026-10-11T03:40:00Z">
              <w:r>
                <w:rPr>
                  <w:bCs/>
                  <w:color w:val="000000"/>
                </w:rPr>
                <w:t>Know the firm high ground you will move to, and leave the gully edges and river crossings as soon as rain starts upstream; a dry gully can fill within minutes.</w:t>
              </w:r>
            </w:ins>
          </w:p>
          <w:p w14:paraId="73D3D980" w14:textId="41ADDEF0" w:rsidR="002A1887" w:rsidRPr="00DC5789" w:rsidRDefault="00FE0A4D" w:rsidP="00DC5789">
            <w:pPr>
              <w:pStyle w:val="ListParagraph"/>
              <w:numPr>
                <w:ilvl w:val="0"/>
                <w:numId w:val="1"/>
              </w:numPr>
              <w:jc w:val="both"/>
              <w:rPr>
                <w:bCs/>
                <w:color w:val="000000"/>
              </w:rPr>
            </w:pPr>
            <w:ins w:id="691" w:author="Bonephace Kaijage" w:date="2026-10-14T05:58:00Z" w16du:dateUtc="2026-10-14T03:58:00Z">
              <w:r>
                <w:rPr>
                  <w:bCs/>
                  <w:color w:val="000000"/>
                </w:rPr>
                <w:t>Agree who will help anyone in the household who cannot move, see or hear a warning on their own.</w:t>
              </w:r>
            </w:ins>
          </w:p>
        </w:tc>
        <w:tc>
          <w:tcPr>
            <w:tcW w:w="3325" w:type="dxa"/>
          </w:tcPr>
          <w:p w14:paraId="46353DEC" w14:textId="41851F4B" w:rsidR="002A1887" w:rsidRPr="00DC5789" w:rsidRDefault="002A1887" w:rsidP="00DC5789">
            <w:pPr>
              <w:pStyle w:val="ListParagraph"/>
              <w:numPr>
                <w:ilvl w:val="0"/>
                <w:numId w:val="1"/>
              </w:numPr>
              <w:jc w:val="both"/>
              <w:rPr>
                <w:color w:val="000000"/>
              </w:rPr>
            </w:pPr>
            <w:r w:rsidRPr="00DC5789">
              <w:rPr>
                <w:color w:val="000000"/>
              </w:rPr>
              <w:t>Eneo hili lina ardhi iliyomomonyoka zaidi nchini: miteremko mitupu hupeleka maji kwenye makorongo marefu yanayofurika ghafla mjini, yakimomonyoa barabara na kufunika mashamba kwa mchanga.</w:t>
            </w:r>
          </w:p>
          <w:p w14:paraId="07D0560B" w14:textId="77777777" w:rsidR="000343A2" w:rsidRDefault="00DC5789" w:rsidP="00DC5789">
            <w:pPr>
              <w:pStyle w:val="ListParagraph"/>
              <w:numPr>
                <w:ilvl w:val="0"/>
                <w:numId w:val="1"/>
              </w:numPr>
              <w:jc w:val="both"/>
              <w:rPr>
                <w:ins w:id="692" w:author="Bonephace Kaijage" w:date="2026-10-11T06:40:00Z" w16du:dateUtc="2026-10-11T03:40:00Z"/>
                <w:bCs/>
                <w:color w:val="000000"/>
              </w:rPr>
            </w:pPr>
            <w:r>
              <w:rPr>
                <w:bCs/>
                <w:color w:val="000000"/>
              </w:rPr>
              <w:t>Kwa wanaoishi na kulima hapa, ni vyema</w:t>
            </w:r>
            <w:r w:rsidR="002A1887" w:rsidRPr="00DC5789">
              <w:rPr>
                <w:bCs/>
                <w:color w:val="000000"/>
              </w:rPr>
              <w:t xml:space="preserve"> kuacha mimea na matuta kwenye miteremko, kujenga vizuizi vya makorongo na kujenga mbali na kingo za makorongo na mito ya mchanga.</w:t>
            </w:r>
          </w:p>
          <w:p w14:paraId="2E7FB8E7" w14:textId="50A7238A" w:rsidR="000343A2" w:rsidRDefault="00FE0A4D" w:rsidP="00DC5789">
            <w:pPr>
              <w:pStyle w:val="ListParagraph"/>
              <w:numPr>
                <w:ilvl w:val="0"/>
                <w:numId w:val="1"/>
              </w:numPr>
              <w:jc w:val="both"/>
              <w:rPr>
                <w:ins w:id="693" w:author="Bonephace Kaijage" w:date="2026-10-11T06:40:00Z" w16du:dateUtc="2026-10-11T03:40:00Z"/>
                <w:bCs/>
                <w:color w:val="000000"/>
              </w:rPr>
            </w:pPr>
            <w:ins w:id="694" w:author="Bonephace Kaijage" w:date="2026-10-14T05:55:00Z" w16du:dateUtc="2026-10-14T03:55:00Z">
              <w:r>
                <w:rPr>
                  <w:bCs/>
                  <w:color w:val="000000"/>
                </w:rPr>
                <w:t>Kinachoongeza hatari: kukata miti ya mwisho kwenye miteremko mitupu, kulisha mifugo kwenye vichwa vya makorongo na kujenga au kulima kwenye mito ya mchanga.</w:t>
              </w:r>
            </w:ins>
          </w:p>
          <w:p w14:paraId="49562EF1" w14:textId="77777777" w:rsidR="00FE0A4D" w:rsidRDefault="000343A2" w:rsidP="00DC5789">
            <w:pPr>
              <w:pStyle w:val="ListParagraph"/>
              <w:numPr>
                <w:ilvl w:val="0"/>
                <w:numId w:val="1"/>
              </w:numPr>
              <w:jc w:val="both"/>
              <w:rPr>
                <w:ins w:id="695" w:author="Bonephace Kaijage" w:date="2026-10-14T05:58:00Z" w16du:dateUtc="2026-10-14T03:58:00Z"/>
                <w:bCs/>
                <w:color w:val="000000"/>
              </w:rPr>
            </w:pPr>
            <w:ins w:id="696" w:author="Bonephace Kaijage" w:date="2026-10-11T06:40:00Z" w16du:dateUtc="2026-10-11T03:40:00Z">
              <w:r>
                <w:rPr>
                  <w:bCs/>
                  <w:color w:val="000000"/>
                </w:rPr>
                <w:t>Fahamu sehemu ya juu imara utakayohamia, na ondoka kwenye kingo za makorongo na vivuko mara mvua inapoanza juu ya mto; korongo kavu linaweza kujaa ndani ya dakika chache.</w:t>
              </w:r>
            </w:ins>
          </w:p>
          <w:p w14:paraId="214C038E" w14:textId="0A53AEBE" w:rsidR="002A1887" w:rsidRPr="00DC5789" w:rsidRDefault="00FE0A4D" w:rsidP="00DC5789">
            <w:pPr>
              <w:pStyle w:val="ListParagraph"/>
              <w:numPr>
                <w:ilvl w:val="0"/>
                <w:numId w:val="1"/>
              </w:numPr>
              <w:jc w:val="both"/>
              <w:rPr>
                <w:bCs/>
                <w:color w:val="000000"/>
              </w:rPr>
            </w:pPr>
            <w:ins w:id="697"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5E02676B" w14:textId="77777777" w:rsidTr="002A1887">
        <w:tc>
          <w:tcPr>
            <w:tcW w:w="3420" w:type="dxa"/>
          </w:tcPr>
          <w:p w14:paraId="0401654C" w14:textId="6BE3FB1E" w:rsidR="002A1887" w:rsidRPr="002A1887" w:rsidRDefault="002A1887" w:rsidP="002A1887">
            <w:pPr>
              <w:pStyle w:val="ListParagraph"/>
              <w:numPr>
                <w:ilvl w:val="0"/>
                <w:numId w:val="1"/>
              </w:numPr>
              <w:jc w:val="both"/>
              <w:rPr>
                <w:color w:val="000000"/>
              </w:rPr>
            </w:pPr>
            <w:r w:rsidRPr="002A1887">
              <w:rPr>
                <w:color w:val="000000"/>
              </w:rPr>
              <w:t>Bahi: Bahi swamp and rice plains</w:t>
            </w:r>
          </w:p>
        </w:tc>
        <w:tc>
          <w:tcPr>
            <w:tcW w:w="3235" w:type="dxa"/>
          </w:tcPr>
          <w:p w14:paraId="4497B79A" w14:textId="242591A1" w:rsidR="002A1887" w:rsidRPr="002A1887" w:rsidRDefault="002A1887" w:rsidP="002A1887">
            <w:pPr>
              <w:pStyle w:val="ListParagraph"/>
              <w:numPr>
                <w:ilvl w:val="0"/>
                <w:numId w:val="1"/>
              </w:numPr>
              <w:jc w:val="both"/>
              <w:rPr>
                <w:color w:val="000000"/>
                <w:lang w:val="sv-SE"/>
              </w:rPr>
            </w:pPr>
            <w:r w:rsidRPr="002A1887">
              <w:rPr>
                <w:color w:val="000000"/>
                <w:lang w:val="sv-SE"/>
              </w:rPr>
              <w:t>Bahi: bwawa la Bahi na tambarare za mpunga</w:t>
            </w:r>
          </w:p>
        </w:tc>
        <w:tc>
          <w:tcPr>
            <w:tcW w:w="3605" w:type="dxa"/>
          </w:tcPr>
          <w:p w14:paraId="14E0367E" w14:textId="1BC7D790" w:rsidR="002A1887" w:rsidRPr="00DC5789" w:rsidRDefault="002A1887" w:rsidP="00DC5789">
            <w:pPr>
              <w:pStyle w:val="ListParagraph"/>
              <w:numPr>
                <w:ilvl w:val="0"/>
                <w:numId w:val="1"/>
              </w:numPr>
              <w:jc w:val="both"/>
              <w:rPr>
                <w:color w:val="000000"/>
              </w:rPr>
            </w:pPr>
            <w:r w:rsidRPr="00DC5789">
              <w:rPr>
                <w:color w:val="000000"/>
              </w:rPr>
              <w:t xml:space="preserve">This area surrounds the Bahi swamp: in wet years the swamp spreads over rice fields and villages, while in dry years the same plains face </w:t>
            </w:r>
            <w:r w:rsidRPr="00DC5789">
              <w:rPr>
                <w:color w:val="000000"/>
              </w:rPr>
              <w:lastRenderedPageBreak/>
              <w:t>crop failure and water shortage.</w:t>
            </w:r>
          </w:p>
          <w:p w14:paraId="4BB5E832" w14:textId="77777777" w:rsidR="000343A2" w:rsidRDefault="00DC5789" w:rsidP="00DC5789">
            <w:pPr>
              <w:pStyle w:val="ListParagraph"/>
              <w:numPr>
                <w:ilvl w:val="0"/>
                <w:numId w:val="1"/>
              </w:numPr>
              <w:jc w:val="both"/>
              <w:rPr>
                <w:ins w:id="698" w:author="Bonephace Kaijage" w:date="2026-10-11T06:40:00Z" w16du:dateUtc="2026-10-11T03:40:00Z"/>
                <w:bCs/>
                <w:color w:val="000000"/>
              </w:rPr>
            </w:pPr>
            <w:r>
              <w:rPr>
                <w:bCs/>
                <w:color w:val="000000"/>
              </w:rPr>
              <w:t>For those living and farming here, it helps to</w:t>
            </w:r>
            <w:r w:rsidR="002A1887" w:rsidRPr="00DC5789">
              <w:rPr>
                <w:bCs/>
                <w:color w:val="000000"/>
              </w:rPr>
              <w:t xml:space="preserve"> keep homes and stores on higher ground, use the swamp edge seasonally for rice and keep a food and seed reserve for dry years.</w:t>
            </w:r>
          </w:p>
          <w:p w14:paraId="4BCD2159" w14:textId="62CA57FA" w:rsidR="000343A2" w:rsidRDefault="00FE0A4D" w:rsidP="00DC5789">
            <w:pPr>
              <w:pStyle w:val="ListParagraph"/>
              <w:numPr>
                <w:ilvl w:val="0"/>
                <w:numId w:val="1"/>
              </w:numPr>
              <w:jc w:val="both"/>
              <w:rPr>
                <w:ins w:id="699" w:author="Bonephace Kaijage" w:date="2026-10-11T06:40:00Z" w16du:dateUtc="2026-10-11T03:40:00Z"/>
                <w:bCs/>
                <w:color w:val="000000"/>
              </w:rPr>
            </w:pPr>
            <w:ins w:id="700" w:author="Bonephace Kaijage" w:date="2026-10-14T05:55:00Z" w16du:dateUtc="2026-10-14T03:55:00Z">
              <w:r>
                <w:rPr>
                  <w:bCs/>
                  <w:color w:val="000000"/>
                </w:rPr>
                <w:t>What raises the risk in wet years: building permanent houses and stores on the swamp edge, and blocking the natural outflow with bunds and roads.</w:t>
              </w:r>
            </w:ins>
          </w:p>
          <w:p w14:paraId="4B19F66C" w14:textId="77777777" w:rsidR="00FE0A4D" w:rsidRDefault="000343A2" w:rsidP="00DC5789">
            <w:pPr>
              <w:pStyle w:val="ListParagraph"/>
              <w:numPr>
                <w:ilvl w:val="0"/>
                <w:numId w:val="1"/>
              </w:numPr>
              <w:jc w:val="both"/>
              <w:rPr>
                <w:ins w:id="701" w:author="Bonephace Kaijage" w:date="2026-10-14T05:58:00Z" w16du:dateUtc="2026-10-14T03:58:00Z"/>
                <w:bCs/>
                <w:color w:val="000000"/>
              </w:rPr>
            </w:pPr>
            <w:ins w:id="702" w:author="Bonephace Kaijage" w:date="2026-10-11T06:40:00Z" w16du:dateUtc="2026-10-11T03:40:00Z">
              <w:r>
                <w:rPr>
                  <w:bCs/>
                  <w:color w:val="000000"/>
                </w:rPr>
                <w:t>Know the raised ground and the dry route to it that your village will use, and move people, stores and animals there when the swamp begins to spread, before the plains are cut off.</w:t>
              </w:r>
            </w:ins>
          </w:p>
          <w:p w14:paraId="0B6B621F" w14:textId="3E0F6234" w:rsidR="002A1887" w:rsidRPr="00DC5789" w:rsidRDefault="00FE0A4D" w:rsidP="00DC5789">
            <w:pPr>
              <w:pStyle w:val="ListParagraph"/>
              <w:numPr>
                <w:ilvl w:val="0"/>
                <w:numId w:val="1"/>
              </w:numPr>
              <w:jc w:val="both"/>
              <w:rPr>
                <w:bCs/>
                <w:color w:val="000000"/>
              </w:rPr>
            </w:pPr>
            <w:ins w:id="703" w:author="Bonephace Kaijage" w:date="2026-10-14T05:58:00Z" w16du:dateUtc="2026-10-14T03:58:00Z">
              <w:r>
                <w:rPr>
                  <w:bCs/>
                  <w:color w:val="000000"/>
                </w:rPr>
                <w:t>Agree who will help anyone in the household who cannot move, see or hear a warning on their own.</w:t>
              </w:r>
            </w:ins>
          </w:p>
        </w:tc>
        <w:tc>
          <w:tcPr>
            <w:tcW w:w="3325" w:type="dxa"/>
          </w:tcPr>
          <w:p w14:paraId="5AAA3A86" w14:textId="28A9F178" w:rsidR="002A1887" w:rsidRPr="00DC5789" w:rsidRDefault="002A1887" w:rsidP="00DC5789">
            <w:pPr>
              <w:pStyle w:val="ListParagraph"/>
              <w:numPr>
                <w:ilvl w:val="0"/>
                <w:numId w:val="1"/>
              </w:numPr>
              <w:jc w:val="both"/>
              <w:rPr>
                <w:color w:val="000000"/>
              </w:rPr>
            </w:pPr>
            <w:r w:rsidRPr="00DC5789">
              <w:rPr>
                <w:color w:val="000000"/>
              </w:rPr>
              <w:lastRenderedPageBreak/>
              <w:t xml:space="preserve">Eneo hili linazunguka bwawa la Bahi: katika miaka ya mvua nyingi bwawa hupanuka na kufunika mashamba ya </w:t>
            </w:r>
            <w:r w:rsidRPr="00DC5789">
              <w:rPr>
                <w:color w:val="000000"/>
              </w:rPr>
              <w:lastRenderedPageBreak/>
              <w:t>mpunga na vijiji, huku katika miaka ya ukame tambarare hizo hukumbwa na mazao kukauka na uhaba wa maji.</w:t>
            </w:r>
          </w:p>
          <w:p w14:paraId="5AB1D86F" w14:textId="77777777" w:rsidR="000343A2" w:rsidRDefault="00DC5789" w:rsidP="00DC5789">
            <w:pPr>
              <w:pStyle w:val="ListParagraph"/>
              <w:numPr>
                <w:ilvl w:val="0"/>
                <w:numId w:val="1"/>
              </w:numPr>
              <w:jc w:val="both"/>
              <w:rPr>
                <w:ins w:id="704" w:author="Bonephace Kaijage" w:date="2026-10-11T06:40:00Z" w16du:dateUtc="2026-10-11T03:40:00Z"/>
                <w:bCs/>
                <w:color w:val="000000"/>
              </w:rPr>
            </w:pPr>
            <w:r>
              <w:rPr>
                <w:bCs/>
                <w:color w:val="000000"/>
              </w:rPr>
              <w:t>Kwa wanaoishi na kulima hapa, ni vyema</w:t>
            </w:r>
            <w:r w:rsidR="002A1887" w:rsidRPr="00DC5789">
              <w:rPr>
                <w:bCs/>
                <w:color w:val="000000"/>
              </w:rPr>
              <w:t xml:space="preserve"> kujenga makazi na maghala sehemu za miinuko, kutumia kingo za bwawa kwa msimu kwa mpunga na kuweka akiba ya chakula na mbegu kwa miaka ya ukame.</w:t>
            </w:r>
          </w:p>
          <w:p w14:paraId="03175539" w14:textId="54ECEFF2" w:rsidR="000343A2" w:rsidRDefault="00FE0A4D" w:rsidP="00DC5789">
            <w:pPr>
              <w:pStyle w:val="ListParagraph"/>
              <w:numPr>
                <w:ilvl w:val="0"/>
                <w:numId w:val="1"/>
              </w:numPr>
              <w:jc w:val="both"/>
              <w:rPr>
                <w:ins w:id="705" w:author="Bonephace Kaijage" w:date="2026-10-11T06:40:00Z" w16du:dateUtc="2026-10-11T03:40:00Z"/>
                <w:bCs/>
                <w:color w:val="000000"/>
              </w:rPr>
            </w:pPr>
            <w:ins w:id="706" w:author="Bonephace Kaijage" w:date="2026-10-14T05:55:00Z" w16du:dateUtc="2026-10-14T03:55:00Z">
              <w:r>
                <w:rPr>
                  <w:bCs/>
                  <w:color w:val="000000"/>
                </w:rPr>
                <w:t>Kinachoongeza hatari katika miaka ya mvua nyingi: kujenga nyumba na maghala ya kudumu kwenye kingo za bwawa, na kuziba njia ya asili ya maji kwa matuta na barabara.</w:t>
              </w:r>
            </w:ins>
          </w:p>
          <w:p w14:paraId="35519EE6" w14:textId="77777777" w:rsidR="00FE0A4D" w:rsidRDefault="000343A2" w:rsidP="00DC5789">
            <w:pPr>
              <w:pStyle w:val="ListParagraph"/>
              <w:numPr>
                <w:ilvl w:val="0"/>
                <w:numId w:val="1"/>
              </w:numPr>
              <w:jc w:val="both"/>
              <w:rPr>
                <w:ins w:id="707" w:author="Bonephace Kaijage" w:date="2026-10-14T05:58:00Z" w16du:dateUtc="2026-10-14T03:58:00Z"/>
                <w:bCs/>
                <w:color w:val="000000"/>
              </w:rPr>
            </w:pPr>
            <w:ins w:id="708" w:author="Bonephace Kaijage" w:date="2026-10-11T06:40:00Z" w16du:dateUtc="2026-10-11T03:40:00Z">
              <w:r>
                <w:rPr>
                  <w:bCs/>
                  <w:color w:val="000000"/>
                </w:rPr>
                <w:t>Fahamu eneo lililoinuka na njia kavu ya kufika huko ambayo kijiji chenu kitatumia, na hamisha watu, akiba na mifugo huko bwawa linapoanza kupanuka, kabla tambarare hazijafungwa.</w:t>
              </w:r>
            </w:ins>
          </w:p>
          <w:p w14:paraId="319FE434" w14:textId="1749B9CB" w:rsidR="002A1887" w:rsidRPr="00DC5789" w:rsidRDefault="00FE0A4D" w:rsidP="00DC5789">
            <w:pPr>
              <w:pStyle w:val="ListParagraph"/>
              <w:numPr>
                <w:ilvl w:val="0"/>
                <w:numId w:val="1"/>
              </w:numPr>
              <w:jc w:val="both"/>
              <w:rPr>
                <w:bCs/>
                <w:color w:val="000000"/>
              </w:rPr>
            </w:pPr>
            <w:ins w:id="709"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6C22AEBC" w14:textId="77777777" w:rsidTr="002A1887">
        <w:tc>
          <w:tcPr>
            <w:tcW w:w="3420" w:type="dxa"/>
          </w:tcPr>
          <w:p w14:paraId="1D466D7B" w14:textId="3B5B4EF3" w:rsidR="002A1887" w:rsidRPr="002A1887" w:rsidRDefault="002A1887" w:rsidP="002A1887">
            <w:pPr>
              <w:pStyle w:val="ListParagraph"/>
              <w:numPr>
                <w:ilvl w:val="0"/>
                <w:numId w:val="1"/>
              </w:numPr>
              <w:jc w:val="both"/>
              <w:rPr>
                <w:color w:val="000000"/>
              </w:rPr>
            </w:pPr>
            <w:r w:rsidRPr="002A1887">
              <w:rPr>
                <w:color w:val="000000"/>
              </w:rPr>
              <w:lastRenderedPageBreak/>
              <w:t>Chamwino: semi-arid farmland</w:t>
            </w:r>
          </w:p>
        </w:tc>
        <w:tc>
          <w:tcPr>
            <w:tcW w:w="3235" w:type="dxa"/>
          </w:tcPr>
          <w:p w14:paraId="31E2D9F5" w14:textId="38F087E9" w:rsidR="002A1887" w:rsidRPr="002A1887" w:rsidRDefault="002A1887" w:rsidP="002A1887">
            <w:pPr>
              <w:pStyle w:val="ListParagraph"/>
              <w:numPr>
                <w:ilvl w:val="0"/>
                <w:numId w:val="1"/>
              </w:numPr>
              <w:jc w:val="both"/>
              <w:rPr>
                <w:color w:val="000000"/>
              </w:rPr>
            </w:pPr>
            <w:r w:rsidRPr="002A1887">
              <w:rPr>
                <w:color w:val="000000"/>
              </w:rPr>
              <w:t>Chamwino: mashamba ya nchi kame</w:t>
            </w:r>
          </w:p>
        </w:tc>
        <w:tc>
          <w:tcPr>
            <w:tcW w:w="3605" w:type="dxa"/>
          </w:tcPr>
          <w:p w14:paraId="00798B3A" w14:textId="476A95E4" w:rsidR="002A1887" w:rsidRPr="00DC5789" w:rsidRDefault="002A1887" w:rsidP="00DC5789">
            <w:pPr>
              <w:pStyle w:val="ListParagraph"/>
              <w:numPr>
                <w:ilvl w:val="0"/>
                <w:numId w:val="1"/>
              </w:numPr>
              <w:jc w:val="both"/>
              <w:rPr>
                <w:color w:val="000000"/>
              </w:rPr>
            </w:pPr>
            <w:r w:rsidRPr="00DC5789">
              <w:rPr>
                <w:color w:val="000000"/>
              </w:rPr>
              <w:t>This area receives low, erratic rainfall in a single season; dry spells and early cessation of rain often cause crop failure and food shortage.</w:t>
            </w:r>
          </w:p>
          <w:p w14:paraId="35146ED3" w14:textId="77777777" w:rsidR="000343A2" w:rsidRDefault="00DC5789" w:rsidP="00DC5789">
            <w:pPr>
              <w:pStyle w:val="ListParagraph"/>
              <w:numPr>
                <w:ilvl w:val="0"/>
                <w:numId w:val="1"/>
              </w:numPr>
              <w:jc w:val="both"/>
              <w:rPr>
                <w:ins w:id="710" w:author="Bonephace Kaijage" w:date="2026-10-11T06:40:00Z" w16du:dateUtc="2026-10-11T03:40:00Z"/>
                <w:bCs/>
                <w:color w:val="000000"/>
              </w:rPr>
            </w:pPr>
            <w:r>
              <w:rPr>
                <w:bCs/>
                <w:color w:val="000000"/>
              </w:rPr>
              <w:t>For those farming here, it helps to</w:t>
            </w:r>
            <w:r w:rsidR="002A1887" w:rsidRPr="00DC5789">
              <w:rPr>
                <w:bCs/>
                <w:color w:val="000000"/>
              </w:rPr>
              <w:t xml:space="preserve"> plant drought-tolerant </w:t>
            </w:r>
            <w:r w:rsidR="002A1887" w:rsidRPr="00DC5789">
              <w:rPr>
                <w:bCs/>
                <w:color w:val="000000"/>
              </w:rPr>
              <w:lastRenderedPageBreak/>
              <w:t>crops such as sorghum, millet and sunflower, harvest rainwater and keep household food reserves.</w:t>
            </w:r>
          </w:p>
          <w:p w14:paraId="6996BB17" w14:textId="35CC1F9E" w:rsidR="000343A2" w:rsidRDefault="00FE0A4D" w:rsidP="00DC5789">
            <w:pPr>
              <w:pStyle w:val="ListParagraph"/>
              <w:numPr>
                <w:ilvl w:val="0"/>
                <w:numId w:val="1"/>
              </w:numPr>
              <w:jc w:val="both"/>
              <w:rPr>
                <w:ins w:id="711" w:author="Bonephace Kaijage" w:date="2026-10-11T06:40:00Z" w16du:dateUtc="2026-10-11T03:40:00Z"/>
                <w:bCs/>
                <w:color w:val="000000"/>
              </w:rPr>
            </w:pPr>
            <w:ins w:id="712" w:author="Bonephace Kaijage" w:date="2026-10-14T05:55:00Z" w16du:dateUtc="2026-10-14T03:55:00Z">
              <w:r>
                <w:rPr>
                  <w:bCs/>
                  <w:color w:val="000000"/>
                </w:rPr>
                <w:t>What raises the loss when the rains fail: relying on maize alone, selling the whole harvest at once and cutting trees for charcoal when money is short.</w:t>
              </w:r>
            </w:ins>
          </w:p>
          <w:p w14:paraId="214358AE" w14:textId="77777777" w:rsidR="00FE0A4D" w:rsidRDefault="000343A2" w:rsidP="00DC5789">
            <w:pPr>
              <w:pStyle w:val="ListParagraph"/>
              <w:numPr>
                <w:ilvl w:val="0"/>
                <w:numId w:val="1"/>
              </w:numPr>
              <w:jc w:val="both"/>
              <w:rPr>
                <w:ins w:id="713" w:author="Bonephace Kaijage" w:date="2026-10-14T05:58:00Z" w16du:dateUtc="2026-10-14T03:58:00Z"/>
                <w:bCs/>
                <w:color w:val="000000"/>
              </w:rPr>
            </w:pPr>
            <w:ins w:id="714" w:author="Bonephace Kaijage" w:date="2026-10-11T06:40:00Z" w16du:dateUtc="2026-10-11T03:40:00Z">
              <w:r>
                <w:rPr>
                  <w:bCs/>
                  <w:color w:val="000000"/>
                </w:rPr>
                <w:t>Agree early, as a household and a village, where people and animals will go for water and food in a failed season, and move stock or seek support before the reserves run out, not after.</w:t>
              </w:r>
            </w:ins>
          </w:p>
          <w:p w14:paraId="66D05069" w14:textId="2FADBF11" w:rsidR="002A1887" w:rsidRPr="00DC5789" w:rsidRDefault="00FE0A4D" w:rsidP="00DC5789">
            <w:pPr>
              <w:pStyle w:val="ListParagraph"/>
              <w:numPr>
                <w:ilvl w:val="0"/>
                <w:numId w:val="1"/>
              </w:numPr>
              <w:jc w:val="both"/>
              <w:rPr>
                <w:bCs/>
                <w:color w:val="000000"/>
              </w:rPr>
            </w:pPr>
            <w:ins w:id="715" w:author="Bonephace Kaijage" w:date="2026-10-14T05:58:00Z" w16du:dateUtc="2026-10-14T03:58:00Z">
              <w:r>
                <w:rPr>
                  <w:bCs/>
                  <w:color w:val="000000"/>
                </w:rPr>
                <w:t>Agree who will help anyone in the household who cannot move, see or hear a warning on their own.</w:t>
              </w:r>
            </w:ins>
          </w:p>
        </w:tc>
        <w:tc>
          <w:tcPr>
            <w:tcW w:w="3325" w:type="dxa"/>
          </w:tcPr>
          <w:p w14:paraId="6FB7F8ED" w14:textId="760A9A77" w:rsidR="002A1887" w:rsidRPr="00DC5789" w:rsidRDefault="002A1887" w:rsidP="00DC5789">
            <w:pPr>
              <w:pStyle w:val="ListParagraph"/>
              <w:numPr>
                <w:ilvl w:val="0"/>
                <w:numId w:val="1"/>
              </w:numPr>
              <w:jc w:val="both"/>
              <w:rPr>
                <w:color w:val="000000"/>
              </w:rPr>
            </w:pPr>
            <w:r w:rsidRPr="00DC5789">
              <w:rPr>
                <w:color w:val="000000"/>
              </w:rPr>
              <w:lastRenderedPageBreak/>
              <w:t xml:space="preserve">Eneo hili hupata mvua kidogo zisizo za uhakika katika msimu mmoja; vipindi vya ukavu na mvua kukatika mapema mara nyingi husababisha mazao </w:t>
            </w:r>
            <w:r w:rsidRPr="00DC5789">
              <w:rPr>
                <w:color w:val="000000"/>
              </w:rPr>
              <w:lastRenderedPageBreak/>
              <w:t>kukauka na upungufu wa chakula.</w:t>
            </w:r>
          </w:p>
          <w:p w14:paraId="0381D8DB" w14:textId="77777777" w:rsidR="000343A2" w:rsidRDefault="00DC5789" w:rsidP="00DC5789">
            <w:pPr>
              <w:pStyle w:val="ListParagraph"/>
              <w:numPr>
                <w:ilvl w:val="0"/>
                <w:numId w:val="1"/>
              </w:numPr>
              <w:jc w:val="both"/>
              <w:rPr>
                <w:ins w:id="716" w:author="Bonephace Kaijage" w:date="2026-10-11T06:41:00Z" w16du:dateUtc="2026-10-11T03:41:00Z"/>
                <w:bCs/>
                <w:color w:val="000000"/>
              </w:rPr>
            </w:pPr>
            <w:r>
              <w:rPr>
                <w:bCs/>
                <w:color w:val="000000"/>
              </w:rPr>
              <w:t>Kwa wanaolima hapa, ni vyema</w:t>
            </w:r>
            <w:r w:rsidR="002A1887" w:rsidRPr="00DC5789">
              <w:rPr>
                <w:bCs/>
                <w:color w:val="000000"/>
              </w:rPr>
              <w:t xml:space="preserve"> kupanda mazao yanayostahimili ukame kama mtama, uwele na alizeti, kuvuna maji ya mvua na kuweka akiba ya chakula ya kaya.</w:t>
            </w:r>
          </w:p>
          <w:p w14:paraId="01F0F1BF" w14:textId="162FDA13" w:rsidR="000343A2" w:rsidRDefault="00FE0A4D" w:rsidP="00DC5789">
            <w:pPr>
              <w:pStyle w:val="ListParagraph"/>
              <w:numPr>
                <w:ilvl w:val="0"/>
                <w:numId w:val="1"/>
              </w:numPr>
              <w:jc w:val="both"/>
              <w:rPr>
                <w:ins w:id="717" w:author="Bonephace Kaijage" w:date="2026-10-11T06:41:00Z" w16du:dateUtc="2026-10-11T03:41:00Z"/>
                <w:bCs/>
                <w:color w:val="000000"/>
              </w:rPr>
            </w:pPr>
            <w:ins w:id="718" w:author="Bonephace Kaijage" w:date="2026-10-14T05:55:00Z" w16du:dateUtc="2026-10-14T03:55:00Z">
              <w:r>
                <w:rPr>
                  <w:bCs/>
                  <w:color w:val="000000"/>
                </w:rPr>
                <w:t>Kinachoongeza hasara mvua zikikosekana: kutegemea mahindi pekee, kuuza mavuno yote kwa mara moja na kukata miti kwa mkaa pesa zinapopungua.</w:t>
              </w:r>
            </w:ins>
          </w:p>
          <w:p w14:paraId="6B29BECF" w14:textId="77777777" w:rsidR="00FE0A4D" w:rsidRDefault="000343A2" w:rsidP="00DC5789">
            <w:pPr>
              <w:pStyle w:val="ListParagraph"/>
              <w:numPr>
                <w:ilvl w:val="0"/>
                <w:numId w:val="1"/>
              </w:numPr>
              <w:jc w:val="both"/>
              <w:rPr>
                <w:ins w:id="719" w:author="Bonephace Kaijage" w:date="2026-10-14T05:58:00Z" w16du:dateUtc="2026-10-14T03:58:00Z"/>
                <w:bCs/>
                <w:color w:val="000000"/>
              </w:rPr>
            </w:pPr>
            <w:ins w:id="720" w:author="Bonephace Kaijage" w:date="2026-10-11T06:41:00Z" w16du:dateUtc="2026-10-11T03:41:00Z">
              <w:r>
                <w:rPr>
                  <w:bCs/>
                  <w:color w:val="000000"/>
                </w:rPr>
                <w:t>Kubalianeni mapema, kama kaya na kijiji, watu na mifugo wataenda wapi kupata maji na chakula msimu ukikosekana, na hamisheni mifugo au ombeni msaada kabla akiba haijaisha, si baadaye.</w:t>
              </w:r>
            </w:ins>
          </w:p>
          <w:p w14:paraId="60A9C620" w14:textId="3B8A027C" w:rsidR="002A1887" w:rsidRPr="00DC5789" w:rsidRDefault="00FE0A4D" w:rsidP="00DC5789">
            <w:pPr>
              <w:pStyle w:val="ListParagraph"/>
              <w:numPr>
                <w:ilvl w:val="0"/>
                <w:numId w:val="1"/>
              </w:numPr>
              <w:jc w:val="both"/>
              <w:rPr>
                <w:bCs/>
                <w:color w:val="000000"/>
              </w:rPr>
            </w:pPr>
            <w:ins w:id="721"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478BA086" w14:textId="77777777" w:rsidTr="002A1887">
        <w:tc>
          <w:tcPr>
            <w:tcW w:w="3420" w:type="dxa"/>
          </w:tcPr>
          <w:p w14:paraId="09965ED5" w14:textId="38918D11" w:rsidR="002A1887" w:rsidRPr="002A1887" w:rsidRDefault="002A1887" w:rsidP="002A1887">
            <w:pPr>
              <w:pStyle w:val="ListParagraph"/>
              <w:numPr>
                <w:ilvl w:val="0"/>
                <w:numId w:val="1"/>
              </w:numPr>
              <w:jc w:val="both"/>
              <w:rPr>
                <w:color w:val="000000"/>
              </w:rPr>
            </w:pPr>
            <w:r w:rsidRPr="002A1887">
              <w:rPr>
                <w:color w:val="000000"/>
              </w:rPr>
              <w:lastRenderedPageBreak/>
              <w:t>Chemba: dry plains and seasonal rivers</w:t>
            </w:r>
          </w:p>
        </w:tc>
        <w:tc>
          <w:tcPr>
            <w:tcW w:w="3235" w:type="dxa"/>
          </w:tcPr>
          <w:p w14:paraId="68C0C0A8" w14:textId="42DD8444" w:rsidR="002A1887" w:rsidRPr="002A1887" w:rsidRDefault="002A1887" w:rsidP="002A1887">
            <w:pPr>
              <w:pStyle w:val="ListParagraph"/>
              <w:numPr>
                <w:ilvl w:val="0"/>
                <w:numId w:val="1"/>
              </w:numPr>
              <w:jc w:val="both"/>
              <w:rPr>
                <w:color w:val="000000"/>
                <w:lang w:val="sv-SE"/>
              </w:rPr>
            </w:pPr>
            <w:r w:rsidRPr="002A1887">
              <w:rPr>
                <w:color w:val="000000"/>
                <w:lang w:val="sv-SE"/>
              </w:rPr>
              <w:t>Chemba: tambarare kame na mito ya msimu</w:t>
            </w:r>
          </w:p>
        </w:tc>
        <w:tc>
          <w:tcPr>
            <w:tcW w:w="3605" w:type="dxa"/>
          </w:tcPr>
          <w:p w14:paraId="3DDA8A2D" w14:textId="6264397A" w:rsidR="002A1887" w:rsidRPr="00DC5789" w:rsidRDefault="002A1887" w:rsidP="00DC5789">
            <w:pPr>
              <w:pStyle w:val="ListParagraph"/>
              <w:numPr>
                <w:ilvl w:val="0"/>
                <w:numId w:val="1"/>
              </w:numPr>
              <w:jc w:val="both"/>
              <w:rPr>
                <w:color w:val="000000"/>
              </w:rPr>
            </w:pPr>
            <w:r w:rsidRPr="00DC5789">
              <w:rPr>
                <w:color w:val="000000"/>
              </w:rPr>
              <w:t>This area is dry pastoral and farming land where drought reduces pasture and water, and sudden storms send flash floods along seasonal rivers that cut roads.</w:t>
            </w:r>
          </w:p>
          <w:p w14:paraId="7ACEA599" w14:textId="77777777" w:rsidR="000343A2" w:rsidRDefault="00DC5789" w:rsidP="00DC5789">
            <w:pPr>
              <w:pStyle w:val="ListParagraph"/>
              <w:numPr>
                <w:ilvl w:val="0"/>
                <w:numId w:val="1"/>
              </w:numPr>
              <w:jc w:val="both"/>
              <w:rPr>
                <w:ins w:id="722" w:author="Bonephace Kaijage" w:date="2026-10-11T06:41:00Z" w16du:dateUtc="2026-10-11T03:41:00Z"/>
                <w:bCs/>
                <w:color w:val="000000"/>
              </w:rPr>
            </w:pPr>
            <w:r>
              <w:rPr>
                <w:bCs/>
                <w:color w:val="000000"/>
              </w:rPr>
              <w:t>For those living and herding here, it helps to</w:t>
            </w:r>
            <w:r w:rsidR="002A1887" w:rsidRPr="00DC5789">
              <w:rPr>
                <w:bCs/>
                <w:color w:val="000000"/>
              </w:rPr>
              <w:t xml:space="preserve"> protect dry-season grazing and water points, keep homes off seasonal river beds and plan </w:t>
            </w:r>
            <w:r w:rsidR="002A1887" w:rsidRPr="00DC5789">
              <w:rPr>
                <w:bCs/>
                <w:color w:val="000000"/>
              </w:rPr>
              <w:lastRenderedPageBreak/>
              <w:t>journeys around storm periods.</w:t>
            </w:r>
          </w:p>
          <w:p w14:paraId="61CA4A1C" w14:textId="247A9BFF" w:rsidR="000343A2" w:rsidRDefault="00FE0A4D" w:rsidP="00DC5789">
            <w:pPr>
              <w:pStyle w:val="ListParagraph"/>
              <w:numPr>
                <w:ilvl w:val="0"/>
                <w:numId w:val="1"/>
              </w:numPr>
              <w:jc w:val="both"/>
              <w:rPr>
                <w:ins w:id="723" w:author="Bonephace Kaijage" w:date="2026-10-11T06:41:00Z" w16du:dateUtc="2026-10-11T03:41:00Z"/>
                <w:bCs/>
                <w:color w:val="000000"/>
              </w:rPr>
            </w:pPr>
            <w:ins w:id="724" w:author="Bonephace Kaijage" w:date="2026-10-14T05:55:00Z" w16du:dateUtc="2026-10-14T03:55:00Z">
              <w:r>
                <w:rPr>
                  <w:bCs/>
                  <w:color w:val="000000"/>
                </w:rPr>
                <w:t>What raises the risk: camping or building in the dry river beds, and keeping more animals than the dry-season water points can serve.</w:t>
              </w:r>
            </w:ins>
          </w:p>
          <w:p w14:paraId="41C052C2" w14:textId="77777777" w:rsidR="00FE0A4D" w:rsidRDefault="000343A2" w:rsidP="00DC5789">
            <w:pPr>
              <w:pStyle w:val="ListParagraph"/>
              <w:numPr>
                <w:ilvl w:val="0"/>
                <w:numId w:val="1"/>
              </w:numPr>
              <w:jc w:val="both"/>
              <w:rPr>
                <w:ins w:id="725" w:author="Bonephace Kaijage" w:date="2026-10-14T05:58:00Z" w16du:dateUtc="2026-10-14T03:58:00Z"/>
                <w:bCs/>
                <w:color w:val="000000"/>
              </w:rPr>
            </w:pPr>
            <w:ins w:id="726" w:author="Bonephace Kaijage" w:date="2026-10-11T06:41:00Z" w16du:dateUtc="2026-10-11T03:41:00Z">
              <w:r>
                <w:rPr>
                  <w:bCs/>
                  <w:color w:val="000000"/>
                </w:rPr>
                <w:t>Know the high ground away from the rivers and the dry-season grazing you will move to, and move the herd and the family early, before the river rises or the animals weaken.</w:t>
              </w:r>
            </w:ins>
          </w:p>
          <w:p w14:paraId="45ABDE79" w14:textId="0A33A47C" w:rsidR="002A1887" w:rsidRPr="00DC5789" w:rsidRDefault="00FE0A4D" w:rsidP="00DC5789">
            <w:pPr>
              <w:pStyle w:val="ListParagraph"/>
              <w:numPr>
                <w:ilvl w:val="0"/>
                <w:numId w:val="1"/>
              </w:numPr>
              <w:jc w:val="both"/>
              <w:rPr>
                <w:bCs/>
                <w:color w:val="000000"/>
              </w:rPr>
            </w:pPr>
            <w:ins w:id="727" w:author="Bonephace Kaijage" w:date="2026-10-14T05:58:00Z" w16du:dateUtc="2026-10-14T03:58:00Z">
              <w:r>
                <w:rPr>
                  <w:bCs/>
                  <w:color w:val="000000"/>
                </w:rPr>
                <w:t>Agree who will help anyone in the household who cannot move, see or hear a warning on their own.</w:t>
              </w:r>
            </w:ins>
          </w:p>
        </w:tc>
        <w:tc>
          <w:tcPr>
            <w:tcW w:w="3325" w:type="dxa"/>
          </w:tcPr>
          <w:p w14:paraId="3657AAD6" w14:textId="2A465601" w:rsidR="002A1887" w:rsidRPr="00DC5789" w:rsidRDefault="002A1887" w:rsidP="00DC5789">
            <w:pPr>
              <w:pStyle w:val="ListParagraph"/>
              <w:numPr>
                <w:ilvl w:val="0"/>
                <w:numId w:val="1"/>
              </w:numPr>
              <w:jc w:val="both"/>
              <w:rPr>
                <w:color w:val="000000"/>
              </w:rPr>
            </w:pPr>
            <w:r w:rsidRPr="00DC5789">
              <w:rPr>
                <w:color w:val="000000"/>
              </w:rPr>
              <w:lastRenderedPageBreak/>
              <w:t>Eneo hili ni ardhi kame ya ufugaji na kilimo ambako ukame hupunguza malisho na maji, na dhoruba za ghafla hupeleka mafuriko kwenye mito ya msimu yanayokata barabara.</w:t>
            </w:r>
          </w:p>
          <w:p w14:paraId="7658C1F3" w14:textId="77777777" w:rsidR="000343A2" w:rsidRDefault="00DC5789" w:rsidP="00DC5789">
            <w:pPr>
              <w:pStyle w:val="ListParagraph"/>
              <w:numPr>
                <w:ilvl w:val="0"/>
                <w:numId w:val="1"/>
              </w:numPr>
              <w:jc w:val="both"/>
              <w:rPr>
                <w:ins w:id="728" w:author="Bonephace Kaijage" w:date="2026-10-11T06:41:00Z" w16du:dateUtc="2026-10-11T03:41:00Z"/>
                <w:bCs/>
                <w:color w:val="000000"/>
              </w:rPr>
            </w:pPr>
            <w:r>
              <w:rPr>
                <w:bCs/>
                <w:color w:val="000000"/>
              </w:rPr>
              <w:t>Kwa wanaoishi na kuchunga hapa, ni vyema</w:t>
            </w:r>
            <w:r w:rsidR="002A1887" w:rsidRPr="00DC5789">
              <w:rPr>
                <w:bCs/>
                <w:color w:val="000000"/>
              </w:rPr>
              <w:t xml:space="preserve"> kulinda malisho na vyanzo vya maji vya kiangazi, kujenga mbali na mito ya </w:t>
            </w:r>
            <w:r w:rsidR="002A1887" w:rsidRPr="00DC5789">
              <w:rPr>
                <w:bCs/>
                <w:color w:val="000000"/>
              </w:rPr>
              <w:lastRenderedPageBreak/>
              <w:t>msimu na kupanga safari kuzingatia vipindi vya dhoruba.</w:t>
            </w:r>
          </w:p>
          <w:p w14:paraId="3EDF51B1" w14:textId="5E34A333" w:rsidR="000343A2" w:rsidRDefault="00FE0A4D" w:rsidP="00DC5789">
            <w:pPr>
              <w:pStyle w:val="ListParagraph"/>
              <w:numPr>
                <w:ilvl w:val="0"/>
                <w:numId w:val="1"/>
              </w:numPr>
              <w:jc w:val="both"/>
              <w:rPr>
                <w:ins w:id="729" w:author="Bonephace Kaijage" w:date="2026-10-11T06:41:00Z" w16du:dateUtc="2026-10-11T03:41:00Z"/>
                <w:bCs/>
                <w:color w:val="000000"/>
              </w:rPr>
            </w:pPr>
            <w:ins w:id="730" w:author="Bonephace Kaijage" w:date="2026-10-14T05:55:00Z" w16du:dateUtc="2026-10-14T03:55:00Z">
              <w:r>
                <w:rPr>
                  <w:bCs/>
                  <w:color w:val="000000"/>
                </w:rPr>
                <w:t>Kinachoongeza hatari: kupiga kambi au kujenga kwenye mito mikavu, na kuweka mifugo mingi kuliko vyanzo vya maji vya kiangazi vinavyoweza kuhudumia.</w:t>
              </w:r>
            </w:ins>
          </w:p>
          <w:p w14:paraId="1C010D7F" w14:textId="77777777" w:rsidR="00FE0A4D" w:rsidRDefault="000343A2" w:rsidP="00DC5789">
            <w:pPr>
              <w:pStyle w:val="ListParagraph"/>
              <w:numPr>
                <w:ilvl w:val="0"/>
                <w:numId w:val="1"/>
              </w:numPr>
              <w:jc w:val="both"/>
              <w:rPr>
                <w:ins w:id="731" w:author="Bonephace Kaijage" w:date="2026-10-14T05:58:00Z" w16du:dateUtc="2026-10-14T03:58:00Z"/>
                <w:bCs/>
                <w:color w:val="000000"/>
              </w:rPr>
            </w:pPr>
            <w:ins w:id="732" w:author="Bonephace Kaijage" w:date="2026-10-11T06:41:00Z" w16du:dateUtc="2026-10-11T03:41:00Z">
              <w:r>
                <w:rPr>
                  <w:bCs/>
                  <w:color w:val="000000"/>
                </w:rPr>
                <w:t>Fahamu sehemu ya juu mbali na mito na malisho ya kiangazi utakayohamia, na hamisha mifugo na familia mapema, kabla mto haujajaa au mifugo haijadhoofika.</w:t>
              </w:r>
            </w:ins>
          </w:p>
          <w:p w14:paraId="6D82A1F2" w14:textId="6F6F82FF" w:rsidR="002A1887" w:rsidRPr="00DC5789" w:rsidRDefault="00FE0A4D" w:rsidP="00DC5789">
            <w:pPr>
              <w:pStyle w:val="ListParagraph"/>
              <w:numPr>
                <w:ilvl w:val="0"/>
                <w:numId w:val="1"/>
              </w:numPr>
              <w:jc w:val="both"/>
              <w:rPr>
                <w:bCs/>
                <w:color w:val="000000"/>
              </w:rPr>
            </w:pPr>
            <w:ins w:id="733"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1632F55A" w14:textId="77777777" w:rsidTr="002A1887">
        <w:tc>
          <w:tcPr>
            <w:tcW w:w="3420" w:type="dxa"/>
          </w:tcPr>
          <w:p w14:paraId="529A05D4" w14:textId="6F9C9E4A" w:rsidR="002A1887" w:rsidRPr="002A1887" w:rsidRDefault="002A1887" w:rsidP="002A1887">
            <w:pPr>
              <w:pStyle w:val="ListParagraph"/>
              <w:numPr>
                <w:ilvl w:val="0"/>
                <w:numId w:val="1"/>
              </w:numPr>
              <w:jc w:val="both"/>
              <w:rPr>
                <w:color w:val="000000"/>
              </w:rPr>
            </w:pPr>
            <w:r w:rsidRPr="002A1887">
              <w:rPr>
                <w:color w:val="000000"/>
              </w:rPr>
              <w:lastRenderedPageBreak/>
              <w:t>Kondoa DC: Irangi hills</w:t>
            </w:r>
          </w:p>
        </w:tc>
        <w:tc>
          <w:tcPr>
            <w:tcW w:w="3235" w:type="dxa"/>
          </w:tcPr>
          <w:p w14:paraId="79DE64FD" w14:textId="6671663B" w:rsidR="002A1887" w:rsidRPr="002A1887" w:rsidRDefault="002A1887" w:rsidP="002A1887">
            <w:pPr>
              <w:pStyle w:val="ListParagraph"/>
              <w:numPr>
                <w:ilvl w:val="0"/>
                <w:numId w:val="1"/>
              </w:numPr>
              <w:jc w:val="both"/>
              <w:rPr>
                <w:color w:val="000000"/>
                <w:lang w:val="sv-SE"/>
              </w:rPr>
            </w:pPr>
            <w:r w:rsidRPr="002A1887">
              <w:rPr>
                <w:color w:val="000000"/>
                <w:lang w:val="sv-SE"/>
              </w:rPr>
              <w:t>Kondoa DC: milima ya Irangi</w:t>
            </w:r>
          </w:p>
        </w:tc>
        <w:tc>
          <w:tcPr>
            <w:tcW w:w="3605" w:type="dxa"/>
          </w:tcPr>
          <w:p w14:paraId="5EE0BC79" w14:textId="096B9358" w:rsidR="002A1887" w:rsidRPr="00DC5789" w:rsidRDefault="002A1887" w:rsidP="00DC5789">
            <w:pPr>
              <w:pStyle w:val="ListParagraph"/>
              <w:numPr>
                <w:ilvl w:val="0"/>
                <w:numId w:val="1"/>
              </w:numPr>
              <w:jc w:val="both"/>
              <w:rPr>
                <w:color w:val="000000"/>
              </w:rPr>
            </w:pPr>
            <w:r w:rsidRPr="00DC5789">
              <w:rPr>
                <w:color w:val="000000"/>
              </w:rPr>
              <w:t>This area lies in the Irangi hills, where steep, over-grazed slopes erode quickly; heavy storms trigger gully growth, soil loss and occasional slope failures.</w:t>
            </w:r>
          </w:p>
          <w:p w14:paraId="4CC99342" w14:textId="77777777" w:rsidR="000343A2" w:rsidRDefault="00DC5789" w:rsidP="00DC5789">
            <w:pPr>
              <w:pStyle w:val="ListParagraph"/>
              <w:numPr>
                <w:ilvl w:val="0"/>
                <w:numId w:val="1"/>
              </w:numPr>
              <w:jc w:val="both"/>
              <w:rPr>
                <w:ins w:id="734" w:author="Bonephace Kaijage" w:date="2026-10-11T06:41:00Z" w16du:dateUtc="2026-10-11T03:41:00Z"/>
                <w:bCs/>
                <w:color w:val="000000"/>
              </w:rPr>
            </w:pPr>
            <w:r>
              <w:rPr>
                <w:bCs/>
                <w:color w:val="000000"/>
              </w:rPr>
              <w:t>For those living and farming here, it helps to</w:t>
            </w:r>
            <w:r w:rsidR="002A1887" w:rsidRPr="00DC5789">
              <w:rPr>
                <w:bCs/>
                <w:color w:val="000000"/>
              </w:rPr>
              <w:t xml:space="preserve"> keep grass cover and terraces on slopes, control grazing on steep land and plant trees along gullies.</w:t>
            </w:r>
          </w:p>
          <w:p w14:paraId="19EC6740" w14:textId="0812F597" w:rsidR="000343A2" w:rsidRDefault="00FE0A4D" w:rsidP="00DC5789">
            <w:pPr>
              <w:pStyle w:val="ListParagraph"/>
              <w:numPr>
                <w:ilvl w:val="0"/>
                <w:numId w:val="1"/>
              </w:numPr>
              <w:jc w:val="both"/>
              <w:rPr>
                <w:ins w:id="735" w:author="Bonephace Kaijage" w:date="2026-10-11T06:41:00Z" w16du:dateUtc="2026-10-11T03:41:00Z"/>
                <w:bCs/>
                <w:color w:val="000000"/>
              </w:rPr>
            </w:pPr>
            <w:ins w:id="736" w:author="Bonephace Kaijage" w:date="2026-10-14T05:55:00Z" w16du:dateUtc="2026-10-14T03:55:00Z">
              <w:r>
                <w:rPr>
                  <w:bCs/>
                  <w:color w:val="000000"/>
                </w:rPr>
                <w:t>What raises the risk: opening new fields on the steepest slopes, grazing them bare and building below gully mouths.</w:t>
              </w:r>
            </w:ins>
          </w:p>
          <w:p w14:paraId="6461704C" w14:textId="77777777" w:rsidR="00FE0A4D" w:rsidRDefault="000343A2" w:rsidP="00DC5789">
            <w:pPr>
              <w:pStyle w:val="ListParagraph"/>
              <w:numPr>
                <w:ilvl w:val="0"/>
                <w:numId w:val="1"/>
              </w:numPr>
              <w:jc w:val="both"/>
              <w:rPr>
                <w:ins w:id="737" w:author="Bonephace Kaijage" w:date="2026-10-14T05:58:00Z" w16du:dateUtc="2026-10-14T03:58:00Z"/>
                <w:bCs/>
                <w:color w:val="000000"/>
              </w:rPr>
            </w:pPr>
            <w:ins w:id="738" w:author="Bonephace Kaijage" w:date="2026-10-11T06:41:00Z" w16du:dateUtc="2026-10-11T03:41:00Z">
              <w:r>
                <w:rPr>
                  <w:bCs/>
                  <w:color w:val="000000"/>
                </w:rPr>
                <w:t>Agree with neighbours on a safe place off the slope and away from the gullies, and move there when cracks open above the houses or the run-</w:t>
              </w:r>
              <w:r>
                <w:rPr>
                  <w:bCs/>
                  <w:color w:val="000000"/>
                </w:rPr>
                <w:lastRenderedPageBreak/>
                <w:t>off turns heavy and brown during a storm.</w:t>
              </w:r>
            </w:ins>
          </w:p>
          <w:p w14:paraId="63D528FB" w14:textId="091E1158" w:rsidR="002A1887" w:rsidRPr="00DC5789" w:rsidRDefault="00FE0A4D" w:rsidP="00DC5789">
            <w:pPr>
              <w:pStyle w:val="ListParagraph"/>
              <w:numPr>
                <w:ilvl w:val="0"/>
                <w:numId w:val="1"/>
              </w:numPr>
              <w:jc w:val="both"/>
              <w:rPr>
                <w:bCs/>
                <w:color w:val="000000"/>
              </w:rPr>
            </w:pPr>
            <w:ins w:id="739" w:author="Bonephace Kaijage" w:date="2026-10-14T05:58:00Z" w16du:dateUtc="2026-10-14T03:58:00Z">
              <w:r>
                <w:rPr>
                  <w:bCs/>
                  <w:color w:val="000000"/>
                </w:rPr>
                <w:t>Agree who will help anyone in the household who cannot move, see or hear a warning on their own.</w:t>
              </w:r>
            </w:ins>
          </w:p>
        </w:tc>
        <w:tc>
          <w:tcPr>
            <w:tcW w:w="3325" w:type="dxa"/>
          </w:tcPr>
          <w:p w14:paraId="3C3EAB29" w14:textId="02A3CF8D" w:rsidR="002A1887" w:rsidRPr="00DC5789" w:rsidRDefault="002A1887" w:rsidP="00DC5789">
            <w:pPr>
              <w:pStyle w:val="ListParagraph"/>
              <w:numPr>
                <w:ilvl w:val="0"/>
                <w:numId w:val="1"/>
              </w:numPr>
              <w:jc w:val="both"/>
              <w:rPr>
                <w:color w:val="000000"/>
              </w:rPr>
            </w:pPr>
            <w:r w:rsidRPr="00DC5789">
              <w:rPr>
                <w:color w:val="000000"/>
              </w:rPr>
              <w:lastRenderedPageBreak/>
              <w:t>Eneo hili liko kwenye milima ya Irangi, ambako miteremko mikali iliyolishwa kupita kiasi humomonyoka haraka; dhoruba kubwa husababisha makorongo kupanuka, upotevu wa udongo na mara chache kuporomoka kwa miteremko.</w:t>
            </w:r>
          </w:p>
          <w:p w14:paraId="05562FF6" w14:textId="77777777" w:rsidR="000343A2" w:rsidRDefault="00DC5789" w:rsidP="00DC5789">
            <w:pPr>
              <w:pStyle w:val="ListParagraph"/>
              <w:numPr>
                <w:ilvl w:val="0"/>
                <w:numId w:val="1"/>
              </w:numPr>
              <w:jc w:val="both"/>
              <w:rPr>
                <w:ins w:id="740" w:author="Bonephace Kaijage" w:date="2026-10-11T06:41:00Z" w16du:dateUtc="2026-10-11T03:41:00Z"/>
                <w:bCs/>
                <w:color w:val="000000"/>
              </w:rPr>
            </w:pPr>
            <w:r>
              <w:rPr>
                <w:bCs/>
                <w:color w:val="000000"/>
              </w:rPr>
              <w:t>Kwa wanaoishi na kulima hapa, ni vyema</w:t>
            </w:r>
            <w:r w:rsidR="002A1887" w:rsidRPr="00DC5789">
              <w:rPr>
                <w:bCs/>
                <w:color w:val="000000"/>
              </w:rPr>
              <w:t xml:space="preserve"> kuacha nyasi na matuta kwenye miteremko, kudhibiti malisho kwenye ardhi yenye mteremko mkali na kupanda miti kando ya makorongo.</w:t>
            </w:r>
          </w:p>
          <w:p w14:paraId="38E1132B" w14:textId="5897539D" w:rsidR="000343A2" w:rsidRDefault="00FE0A4D" w:rsidP="00DC5789">
            <w:pPr>
              <w:pStyle w:val="ListParagraph"/>
              <w:numPr>
                <w:ilvl w:val="0"/>
                <w:numId w:val="1"/>
              </w:numPr>
              <w:jc w:val="both"/>
              <w:rPr>
                <w:ins w:id="741" w:author="Bonephace Kaijage" w:date="2026-10-11T06:41:00Z" w16du:dateUtc="2026-10-11T03:41:00Z"/>
                <w:bCs/>
                <w:color w:val="000000"/>
              </w:rPr>
            </w:pPr>
            <w:ins w:id="742" w:author="Bonephace Kaijage" w:date="2026-10-14T05:55:00Z" w16du:dateUtc="2026-10-14T03:55:00Z">
              <w:r>
                <w:rPr>
                  <w:bCs/>
                  <w:color w:val="000000"/>
                </w:rPr>
                <w:lastRenderedPageBreak/>
                <w:t>Kinachoongeza hatari: kufungua mashamba mapya kwenye miteremko mikali zaidi, kuilisha hadi kuwa tupu na kujenga chini ya midomo ya makorongo.</w:t>
              </w:r>
            </w:ins>
          </w:p>
          <w:p w14:paraId="542F04CB" w14:textId="77777777" w:rsidR="00FE0A4D" w:rsidRDefault="000343A2" w:rsidP="00DC5789">
            <w:pPr>
              <w:pStyle w:val="ListParagraph"/>
              <w:numPr>
                <w:ilvl w:val="0"/>
                <w:numId w:val="1"/>
              </w:numPr>
              <w:jc w:val="both"/>
              <w:rPr>
                <w:ins w:id="743" w:author="Bonephace Kaijage" w:date="2026-10-14T05:58:00Z" w16du:dateUtc="2026-10-14T03:58:00Z"/>
                <w:bCs/>
                <w:color w:val="000000"/>
              </w:rPr>
            </w:pPr>
            <w:ins w:id="744" w:author="Bonephace Kaijage" w:date="2026-10-11T06:41:00Z" w16du:dateUtc="2026-10-11T03:41:00Z">
              <w:r>
                <w:rPr>
                  <w:bCs/>
                  <w:color w:val="000000"/>
                </w:rPr>
                <w:t>Kubalianeni na majirani eneo salama nje ya mteremko na mbali na makorongo, na hamieni huko nyufa zikianza kufunguka juu ya nyumba au maji ya mvua yakiwa mengi na ya kahawia wakati wa dhoruba.</w:t>
              </w:r>
            </w:ins>
          </w:p>
          <w:p w14:paraId="039214C1" w14:textId="2AD7C7F9" w:rsidR="002A1887" w:rsidRPr="00DC5789" w:rsidRDefault="00FE0A4D" w:rsidP="00DC5789">
            <w:pPr>
              <w:pStyle w:val="ListParagraph"/>
              <w:numPr>
                <w:ilvl w:val="0"/>
                <w:numId w:val="1"/>
              </w:numPr>
              <w:jc w:val="both"/>
              <w:rPr>
                <w:bCs/>
                <w:color w:val="000000"/>
              </w:rPr>
            </w:pPr>
            <w:ins w:id="745"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57E97C9F" w14:textId="77777777" w:rsidTr="002A1887">
        <w:tc>
          <w:tcPr>
            <w:tcW w:w="3420" w:type="dxa"/>
          </w:tcPr>
          <w:p w14:paraId="3BFB2AE1" w14:textId="0FE122F8" w:rsidR="002A1887" w:rsidRPr="002A1887" w:rsidRDefault="002A1887" w:rsidP="002A1887">
            <w:pPr>
              <w:pStyle w:val="ListParagraph"/>
              <w:numPr>
                <w:ilvl w:val="0"/>
                <w:numId w:val="1"/>
              </w:numPr>
              <w:jc w:val="both"/>
              <w:rPr>
                <w:color w:val="000000"/>
              </w:rPr>
            </w:pPr>
            <w:r w:rsidRPr="002A1887">
              <w:rPr>
                <w:color w:val="000000"/>
              </w:rPr>
              <w:lastRenderedPageBreak/>
              <w:t>Kongwa: dry plains and grazing land</w:t>
            </w:r>
          </w:p>
        </w:tc>
        <w:tc>
          <w:tcPr>
            <w:tcW w:w="3235" w:type="dxa"/>
          </w:tcPr>
          <w:p w14:paraId="2DA8C185" w14:textId="4B075098" w:rsidR="002A1887" w:rsidRPr="002A1887" w:rsidRDefault="002A1887" w:rsidP="002A1887">
            <w:pPr>
              <w:pStyle w:val="ListParagraph"/>
              <w:numPr>
                <w:ilvl w:val="0"/>
                <w:numId w:val="1"/>
              </w:numPr>
              <w:jc w:val="both"/>
              <w:rPr>
                <w:color w:val="000000"/>
                <w:lang w:val="sv-SE"/>
              </w:rPr>
            </w:pPr>
            <w:r w:rsidRPr="002A1887">
              <w:rPr>
                <w:color w:val="000000"/>
                <w:lang w:val="sv-SE"/>
              </w:rPr>
              <w:t>Kongwa: tambarare kame na maeneo ya malisho</w:t>
            </w:r>
          </w:p>
        </w:tc>
        <w:tc>
          <w:tcPr>
            <w:tcW w:w="3605" w:type="dxa"/>
          </w:tcPr>
          <w:p w14:paraId="691F8800" w14:textId="736E6329" w:rsidR="002A1887" w:rsidRPr="00DC5789" w:rsidRDefault="002A1887" w:rsidP="00DC5789">
            <w:pPr>
              <w:pStyle w:val="ListParagraph"/>
              <w:numPr>
                <w:ilvl w:val="0"/>
                <w:numId w:val="1"/>
              </w:numPr>
              <w:jc w:val="both"/>
              <w:rPr>
                <w:color w:val="000000"/>
              </w:rPr>
            </w:pPr>
            <w:r w:rsidRPr="00DC5789">
              <w:rPr>
                <w:color w:val="000000"/>
              </w:rPr>
              <w:t>This area is dry plain with sandy soils where failed or late rains quickly reduce harvests, pasture and water for people and livestock.</w:t>
            </w:r>
          </w:p>
          <w:p w14:paraId="14B952D2" w14:textId="77777777" w:rsidR="000343A2" w:rsidRDefault="00DC5789" w:rsidP="00DC5789">
            <w:pPr>
              <w:pStyle w:val="ListParagraph"/>
              <w:numPr>
                <w:ilvl w:val="0"/>
                <w:numId w:val="1"/>
              </w:numPr>
              <w:jc w:val="both"/>
              <w:rPr>
                <w:ins w:id="746" w:author="Bonephace Kaijage" w:date="2026-10-11T06:41:00Z" w16du:dateUtc="2026-10-11T03:41:00Z"/>
                <w:bCs/>
                <w:color w:val="000000"/>
              </w:rPr>
            </w:pPr>
            <w:r>
              <w:rPr>
                <w:bCs/>
                <w:color w:val="000000"/>
              </w:rPr>
              <w:t>For those living and farming here, it helps to</w:t>
            </w:r>
            <w:r w:rsidR="002A1887" w:rsidRPr="00DC5789">
              <w:rPr>
                <w:bCs/>
                <w:color w:val="000000"/>
              </w:rPr>
              <w:t xml:space="preserve"> grow drought-tolerant crops, protect water points and plan livestock numbers to match available pasture.</w:t>
            </w:r>
          </w:p>
          <w:p w14:paraId="4C8F49CB" w14:textId="163FFA10" w:rsidR="000343A2" w:rsidRDefault="00FE0A4D" w:rsidP="00DC5789">
            <w:pPr>
              <w:pStyle w:val="ListParagraph"/>
              <w:numPr>
                <w:ilvl w:val="0"/>
                <w:numId w:val="1"/>
              </w:numPr>
              <w:jc w:val="both"/>
              <w:rPr>
                <w:ins w:id="747" w:author="Bonephace Kaijage" w:date="2026-10-11T06:41:00Z" w16du:dateUtc="2026-10-11T03:41:00Z"/>
                <w:bCs/>
                <w:color w:val="000000"/>
              </w:rPr>
            </w:pPr>
            <w:ins w:id="748" w:author="Bonephace Kaijage" w:date="2026-10-14T05:55:00Z" w16du:dateUtc="2026-10-14T03:55:00Z">
              <w:r>
                <w:rPr>
                  <w:bCs/>
                  <w:color w:val="000000"/>
                </w:rPr>
                <w:t>What raises the loss when the rains fail: ploughing sandy soils bare, letting herds crowd the few water points and clearing woodland for charcoal.</w:t>
              </w:r>
            </w:ins>
          </w:p>
          <w:p w14:paraId="56F26CA7" w14:textId="77777777" w:rsidR="00FE0A4D" w:rsidRDefault="000343A2" w:rsidP="00DC5789">
            <w:pPr>
              <w:pStyle w:val="ListParagraph"/>
              <w:numPr>
                <w:ilvl w:val="0"/>
                <w:numId w:val="1"/>
              </w:numPr>
              <w:jc w:val="both"/>
              <w:rPr>
                <w:ins w:id="749" w:author="Bonephace Kaijage" w:date="2026-10-14T05:58:00Z" w16du:dateUtc="2026-10-14T03:58:00Z"/>
                <w:bCs/>
                <w:color w:val="000000"/>
              </w:rPr>
            </w:pPr>
            <w:ins w:id="750" w:author="Bonephace Kaijage" w:date="2026-10-11T06:41:00Z" w16du:dateUtc="2026-10-11T03:41:00Z">
              <w:r>
                <w:rPr>
                  <w:bCs/>
                  <w:color w:val="000000"/>
                </w:rPr>
                <w:t xml:space="preserve">Agree early where the herds and the families will go for water and pasture in a dry year, and move before the animals weaken; sell some </w:t>
              </w:r>
              <w:r>
                <w:rPr>
                  <w:bCs/>
                  <w:color w:val="000000"/>
                </w:rPr>
                <w:lastRenderedPageBreak/>
                <w:t>stock while they are still in good condition.</w:t>
              </w:r>
            </w:ins>
          </w:p>
          <w:p w14:paraId="3E14E59B" w14:textId="2D3F3276" w:rsidR="002A1887" w:rsidRPr="00DC5789" w:rsidRDefault="00FE0A4D" w:rsidP="00DC5789">
            <w:pPr>
              <w:pStyle w:val="ListParagraph"/>
              <w:numPr>
                <w:ilvl w:val="0"/>
                <w:numId w:val="1"/>
              </w:numPr>
              <w:jc w:val="both"/>
              <w:rPr>
                <w:bCs/>
                <w:color w:val="000000"/>
              </w:rPr>
            </w:pPr>
            <w:ins w:id="751" w:author="Bonephace Kaijage" w:date="2026-10-14T05:58:00Z" w16du:dateUtc="2026-10-14T03:58:00Z">
              <w:r>
                <w:rPr>
                  <w:bCs/>
                  <w:color w:val="000000"/>
                </w:rPr>
                <w:t>Agree who will help anyone in the household who cannot move, see or hear a warning on their own.</w:t>
              </w:r>
            </w:ins>
          </w:p>
        </w:tc>
        <w:tc>
          <w:tcPr>
            <w:tcW w:w="3325" w:type="dxa"/>
          </w:tcPr>
          <w:p w14:paraId="25172EA7" w14:textId="74CE6131" w:rsidR="002A1887" w:rsidRPr="00DC5789" w:rsidRDefault="002A1887" w:rsidP="00DC5789">
            <w:pPr>
              <w:pStyle w:val="ListParagraph"/>
              <w:numPr>
                <w:ilvl w:val="0"/>
                <w:numId w:val="1"/>
              </w:numPr>
              <w:jc w:val="both"/>
              <w:rPr>
                <w:color w:val="000000"/>
              </w:rPr>
            </w:pPr>
            <w:r w:rsidRPr="00DC5789">
              <w:rPr>
                <w:color w:val="000000"/>
              </w:rPr>
              <w:lastRenderedPageBreak/>
              <w:t>Eneo hili ni tambarare kame yenye udongo wa mchanga ambako mvua zikikosekana au kuchelewa mavuno, malisho na maji kwa watu na mifugo hupungua haraka.</w:t>
            </w:r>
          </w:p>
          <w:p w14:paraId="7C7BAD1C" w14:textId="77777777" w:rsidR="000343A2" w:rsidRDefault="00DC5789" w:rsidP="00DC5789">
            <w:pPr>
              <w:pStyle w:val="ListParagraph"/>
              <w:numPr>
                <w:ilvl w:val="0"/>
                <w:numId w:val="1"/>
              </w:numPr>
              <w:jc w:val="both"/>
              <w:rPr>
                <w:ins w:id="752" w:author="Bonephace Kaijage" w:date="2026-10-11T06:41:00Z" w16du:dateUtc="2026-10-11T03:41:00Z"/>
                <w:bCs/>
                <w:color w:val="000000"/>
              </w:rPr>
            </w:pPr>
            <w:r>
              <w:rPr>
                <w:bCs/>
                <w:color w:val="000000"/>
              </w:rPr>
              <w:t>Kwa wanaoishi na kulima hapa, ni vyema</w:t>
            </w:r>
            <w:r w:rsidR="002A1887" w:rsidRPr="00DC5789">
              <w:rPr>
                <w:bCs/>
                <w:color w:val="000000"/>
              </w:rPr>
              <w:t xml:space="preserve"> kupanda mazao yanayostahimili ukame, kulinda vyanzo vya maji na kupanga idadi ya mifugo kulingana na malisho yaliyopo.</w:t>
            </w:r>
          </w:p>
          <w:p w14:paraId="19195BF9" w14:textId="6F9F8EE8" w:rsidR="000343A2" w:rsidRDefault="00FE0A4D" w:rsidP="00DC5789">
            <w:pPr>
              <w:pStyle w:val="ListParagraph"/>
              <w:numPr>
                <w:ilvl w:val="0"/>
                <w:numId w:val="1"/>
              </w:numPr>
              <w:jc w:val="both"/>
              <w:rPr>
                <w:ins w:id="753" w:author="Bonephace Kaijage" w:date="2026-10-11T06:41:00Z" w16du:dateUtc="2026-10-11T03:41:00Z"/>
                <w:bCs/>
                <w:color w:val="000000"/>
              </w:rPr>
            </w:pPr>
            <w:ins w:id="754" w:author="Bonephace Kaijage" w:date="2026-10-14T05:55:00Z" w16du:dateUtc="2026-10-14T03:55:00Z">
              <w:r>
                <w:rPr>
                  <w:bCs/>
                  <w:color w:val="000000"/>
                </w:rPr>
                <w:t xml:space="preserve">Kinachoongeza hasara mvua zikikosekana: kulima udongo wa mchanga hadi kuwa tupu, kuacha mifugo isongamane kwenye vyanzo vichache vya maji </w:t>
              </w:r>
              <w:r>
                <w:rPr>
                  <w:bCs/>
                  <w:color w:val="000000"/>
                </w:rPr>
                <w:lastRenderedPageBreak/>
                <w:t>na kukata misitu kwa mkaa.</w:t>
              </w:r>
            </w:ins>
          </w:p>
          <w:p w14:paraId="7A031AE8" w14:textId="77777777" w:rsidR="00FE0A4D" w:rsidRDefault="000343A2" w:rsidP="00DC5789">
            <w:pPr>
              <w:pStyle w:val="ListParagraph"/>
              <w:numPr>
                <w:ilvl w:val="0"/>
                <w:numId w:val="1"/>
              </w:numPr>
              <w:jc w:val="both"/>
              <w:rPr>
                <w:ins w:id="755" w:author="Bonephace Kaijage" w:date="2026-10-14T05:58:00Z" w16du:dateUtc="2026-10-14T03:58:00Z"/>
                <w:bCs/>
                <w:color w:val="000000"/>
              </w:rPr>
            </w:pPr>
            <w:ins w:id="756" w:author="Bonephace Kaijage" w:date="2026-10-11T06:41:00Z" w16du:dateUtc="2026-10-11T03:41:00Z">
              <w:r>
                <w:rPr>
                  <w:bCs/>
                  <w:color w:val="000000"/>
                </w:rPr>
                <w:t>Kubalianeni mapema mifugo na familia zitaenda wapi kupata maji na malisho mwaka wa ukame, na hamieni kabla mifugo haijadhoofika; uzeni baadhi ya mifugo ikiwa bado na afya nzuri.</w:t>
              </w:r>
            </w:ins>
          </w:p>
          <w:p w14:paraId="42B9406D" w14:textId="642C25B3" w:rsidR="002A1887" w:rsidRPr="00DC5789" w:rsidRDefault="00FE0A4D" w:rsidP="00DC5789">
            <w:pPr>
              <w:pStyle w:val="ListParagraph"/>
              <w:numPr>
                <w:ilvl w:val="0"/>
                <w:numId w:val="1"/>
              </w:numPr>
              <w:jc w:val="both"/>
              <w:rPr>
                <w:bCs/>
                <w:color w:val="000000"/>
              </w:rPr>
            </w:pPr>
            <w:ins w:id="757"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22BC5F3A" w14:textId="77777777" w:rsidTr="002A1887">
        <w:tc>
          <w:tcPr>
            <w:tcW w:w="3420" w:type="dxa"/>
          </w:tcPr>
          <w:p w14:paraId="335ED699" w14:textId="63A20540" w:rsidR="002A1887" w:rsidRPr="002A1887" w:rsidRDefault="002A1887" w:rsidP="002A1887">
            <w:pPr>
              <w:pStyle w:val="ListParagraph"/>
              <w:numPr>
                <w:ilvl w:val="0"/>
                <w:numId w:val="1"/>
              </w:numPr>
              <w:jc w:val="both"/>
              <w:rPr>
                <w:color w:val="000000"/>
              </w:rPr>
            </w:pPr>
            <w:r w:rsidRPr="002A1887">
              <w:rPr>
                <w:color w:val="000000"/>
              </w:rPr>
              <w:lastRenderedPageBreak/>
              <w:t>Mpwapwa: hill slopes and the Mpwapwa river</w:t>
            </w:r>
          </w:p>
        </w:tc>
        <w:tc>
          <w:tcPr>
            <w:tcW w:w="3235" w:type="dxa"/>
          </w:tcPr>
          <w:p w14:paraId="585B8891" w14:textId="59B04802" w:rsidR="002A1887" w:rsidRPr="002A1887" w:rsidRDefault="002A1887" w:rsidP="002A1887">
            <w:pPr>
              <w:pStyle w:val="ListParagraph"/>
              <w:numPr>
                <w:ilvl w:val="0"/>
                <w:numId w:val="1"/>
              </w:numPr>
              <w:jc w:val="both"/>
              <w:rPr>
                <w:color w:val="000000"/>
                <w:lang w:val="sv-SE"/>
              </w:rPr>
            </w:pPr>
            <w:r w:rsidRPr="002A1887">
              <w:rPr>
                <w:color w:val="000000"/>
                <w:lang w:val="sv-SE"/>
              </w:rPr>
              <w:t>Mpwapwa: miteremko ya milima na mto Mpwapwa</w:t>
            </w:r>
          </w:p>
        </w:tc>
        <w:tc>
          <w:tcPr>
            <w:tcW w:w="3605" w:type="dxa"/>
          </w:tcPr>
          <w:p w14:paraId="21A874CD" w14:textId="42F698EF" w:rsidR="002A1887" w:rsidRPr="00DC5789" w:rsidRDefault="002A1887" w:rsidP="00DC5789">
            <w:pPr>
              <w:pStyle w:val="ListParagraph"/>
              <w:numPr>
                <w:ilvl w:val="0"/>
                <w:numId w:val="1"/>
              </w:numPr>
              <w:jc w:val="both"/>
              <w:rPr>
                <w:color w:val="000000"/>
              </w:rPr>
            </w:pPr>
            <w:r w:rsidRPr="00DC5789">
              <w:rPr>
                <w:color w:val="000000"/>
              </w:rPr>
              <w:t>This area lies below steep hills where heavy rain sends flash floods down the Mpwapwa river and its gullies through town and farmland, with erosion and occasional landslides on slopes.</w:t>
            </w:r>
          </w:p>
          <w:p w14:paraId="3F285F74" w14:textId="77777777" w:rsidR="000343A2" w:rsidRDefault="00DC5789" w:rsidP="00DC5789">
            <w:pPr>
              <w:pStyle w:val="ListParagraph"/>
              <w:numPr>
                <w:ilvl w:val="0"/>
                <w:numId w:val="1"/>
              </w:numPr>
              <w:jc w:val="both"/>
              <w:rPr>
                <w:ins w:id="758" w:author="Bonephace Kaijage" w:date="2026-10-11T06:42:00Z" w16du:dateUtc="2026-10-11T03:42:00Z"/>
                <w:bCs/>
                <w:color w:val="000000"/>
              </w:rPr>
            </w:pPr>
            <w:r>
              <w:rPr>
                <w:bCs/>
                <w:color w:val="000000"/>
              </w:rPr>
              <w:t>For those living and farming here, it helps to</w:t>
            </w:r>
            <w:r w:rsidR="002A1887" w:rsidRPr="00DC5789">
              <w:rPr>
                <w:bCs/>
                <w:color w:val="000000"/>
              </w:rPr>
              <w:t xml:space="preserve"> build back from river banks and gullies, keep trees and terraces on slopes and keep drainage channels open.</w:t>
            </w:r>
          </w:p>
          <w:p w14:paraId="3455DC6E" w14:textId="73130B36" w:rsidR="000343A2" w:rsidRDefault="00FE0A4D" w:rsidP="00DC5789">
            <w:pPr>
              <w:pStyle w:val="ListParagraph"/>
              <w:numPr>
                <w:ilvl w:val="0"/>
                <w:numId w:val="1"/>
              </w:numPr>
              <w:jc w:val="both"/>
              <w:rPr>
                <w:ins w:id="759" w:author="Bonephace Kaijage" w:date="2026-10-11T06:42:00Z" w16du:dateUtc="2026-10-11T03:42:00Z"/>
                <w:bCs/>
                <w:color w:val="000000"/>
              </w:rPr>
            </w:pPr>
            <w:ins w:id="760" w:author="Bonephace Kaijage" w:date="2026-10-14T05:55:00Z" w16du:dateUtc="2026-10-14T03:55:00Z">
              <w:r>
                <w:rPr>
                  <w:bCs/>
                  <w:color w:val="000000"/>
                </w:rPr>
                <w:t>What raises the risk: building on the river bank or at gully mouths, cutting into the hill slopes behind houses and dumping waste in the channels.</w:t>
              </w:r>
            </w:ins>
          </w:p>
          <w:p w14:paraId="35AF1899" w14:textId="77777777" w:rsidR="00FE0A4D" w:rsidRDefault="000343A2" w:rsidP="00DC5789">
            <w:pPr>
              <w:pStyle w:val="ListParagraph"/>
              <w:numPr>
                <w:ilvl w:val="0"/>
                <w:numId w:val="1"/>
              </w:numPr>
              <w:jc w:val="both"/>
              <w:rPr>
                <w:ins w:id="761" w:author="Bonephace Kaijage" w:date="2026-10-14T05:58:00Z" w16du:dateUtc="2026-10-14T03:58:00Z"/>
                <w:bCs/>
                <w:color w:val="000000"/>
              </w:rPr>
            </w:pPr>
            <w:ins w:id="762" w:author="Bonephace Kaijage" w:date="2026-10-11T06:42:00Z" w16du:dateUtc="2026-10-11T03:42:00Z">
              <w:r>
                <w:rPr>
                  <w:bCs/>
                  <w:color w:val="000000"/>
                </w:rPr>
                <w:t>Know the high ground away from the river that you will move to, and go when heavy rain is reported on the hills above town, before the Mpwapwa river rises through the streets.</w:t>
              </w:r>
            </w:ins>
          </w:p>
          <w:p w14:paraId="4A930C79" w14:textId="194F687F" w:rsidR="002A1887" w:rsidRPr="00DC5789" w:rsidRDefault="00FE0A4D" w:rsidP="00DC5789">
            <w:pPr>
              <w:pStyle w:val="ListParagraph"/>
              <w:numPr>
                <w:ilvl w:val="0"/>
                <w:numId w:val="1"/>
              </w:numPr>
              <w:jc w:val="both"/>
              <w:rPr>
                <w:bCs/>
                <w:color w:val="000000"/>
              </w:rPr>
            </w:pPr>
            <w:ins w:id="763" w:author="Bonephace Kaijage" w:date="2026-10-14T05:58:00Z" w16du:dateUtc="2026-10-14T03:58:00Z">
              <w:r>
                <w:rPr>
                  <w:bCs/>
                  <w:color w:val="000000"/>
                </w:rPr>
                <w:lastRenderedPageBreak/>
                <w:t>Agree who will help anyone in the household who cannot move, see or hear a warning on their own.</w:t>
              </w:r>
            </w:ins>
          </w:p>
        </w:tc>
        <w:tc>
          <w:tcPr>
            <w:tcW w:w="3325" w:type="dxa"/>
          </w:tcPr>
          <w:p w14:paraId="474F3A71" w14:textId="10E66114" w:rsidR="002A1887" w:rsidRPr="00DC5789" w:rsidRDefault="002A1887" w:rsidP="00DC5789">
            <w:pPr>
              <w:pStyle w:val="ListParagraph"/>
              <w:numPr>
                <w:ilvl w:val="0"/>
                <w:numId w:val="1"/>
              </w:numPr>
              <w:jc w:val="both"/>
              <w:rPr>
                <w:color w:val="000000"/>
              </w:rPr>
            </w:pPr>
            <w:r w:rsidRPr="00DC5789">
              <w:rPr>
                <w:color w:val="000000"/>
              </w:rPr>
              <w:lastRenderedPageBreak/>
              <w:t>Eneo hili liko chini ya milima mikali ambako mvua kubwa hupeleka mafuriko ya ghafla kwenye mto Mpwapwa na makorongo yake mjini na mashambani, pamoja na mmomonyoko na mara chache maporomoko kwenye miteremko.</w:t>
            </w:r>
          </w:p>
          <w:p w14:paraId="37CFE780" w14:textId="77777777" w:rsidR="000343A2" w:rsidRDefault="00DC5789" w:rsidP="00DC5789">
            <w:pPr>
              <w:pStyle w:val="ListParagraph"/>
              <w:numPr>
                <w:ilvl w:val="0"/>
                <w:numId w:val="1"/>
              </w:numPr>
              <w:jc w:val="both"/>
              <w:rPr>
                <w:ins w:id="764" w:author="Bonephace Kaijage" w:date="2026-10-11T06:42:00Z" w16du:dateUtc="2026-10-11T03:42:00Z"/>
                <w:bCs/>
                <w:color w:val="000000"/>
              </w:rPr>
            </w:pPr>
            <w:r>
              <w:rPr>
                <w:bCs/>
                <w:color w:val="000000"/>
              </w:rPr>
              <w:t>Kwa wanaoishi na kulima hapa, ni vyema</w:t>
            </w:r>
            <w:r w:rsidR="002A1887" w:rsidRPr="00DC5789">
              <w:rPr>
                <w:bCs/>
                <w:color w:val="000000"/>
              </w:rPr>
              <w:t xml:space="preserve"> kujenga mbali na kingo za mto na makorongo, kuacha miti na matuta kwenye miteremko na kuweka mifereji wazi.</w:t>
            </w:r>
          </w:p>
          <w:p w14:paraId="5D303F3F" w14:textId="2D95132D" w:rsidR="000343A2" w:rsidRDefault="00FE0A4D" w:rsidP="00DC5789">
            <w:pPr>
              <w:pStyle w:val="ListParagraph"/>
              <w:numPr>
                <w:ilvl w:val="0"/>
                <w:numId w:val="1"/>
              </w:numPr>
              <w:jc w:val="both"/>
              <w:rPr>
                <w:ins w:id="765" w:author="Bonephace Kaijage" w:date="2026-10-11T06:42:00Z" w16du:dateUtc="2026-10-11T03:42:00Z"/>
                <w:bCs/>
                <w:color w:val="000000"/>
              </w:rPr>
            </w:pPr>
            <w:ins w:id="766" w:author="Bonephace Kaijage" w:date="2026-10-14T05:55:00Z" w16du:dateUtc="2026-10-14T03:55:00Z">
              <w:r>
                <w:rPr>
                  <w:bCs/>
                  <w:color w:val="000000"/>
                </w:rPr>
                <w:t>Kinachoongeza hatari: kujenga kwenye ukingo wa mto au midomo ya makorongo, kuchimba miteremko ya milima nyuma ya nyumba na kutupa taka kwenye mifereji.</w:t>
              </w:r>
            </w:ins>
          </w:p>
          <w:p w14:paraId="43BBC221" w14:textId="77777777" w:rsidR="00FE0A4D" w:rsidRDefault="000343A2" w:rsidP="00DC5789">
            <w:pPr>
              <w:pStyle w:val="ListParagraph"/>
              <w:numPr>
                <w:ilvl w:val="0"/>
                <w:numId w:val="1"/>
              </w:numPr>
              <w:jc w:val="both"/>
              <w:rPr>
                <w:ins w:id="767" w:author="Bonephace Kaijage" w:date="2026-10-14T05:58:00Z" w16du:dateUtc="2026-10-14T03:58:00Z"/>
                <w:bCs/>
                <w:color w:val="000000"/>
              </w:rPr>
            </w:pPr>
            <w:ins w:id="768" w:author="Bonephace Kaijage" w:date="2026-10-11T06:42:00Z" w16du:dateUtc="2026-10-11T03:42:00Z">
              <w:r>
                <w:rPr>
                  <w:bCs/>
                  <w:color w:val="000000"/>
                </w:rPr>
                <w:t xml:space="preserve">Fahamu sehemu ya juu mbali na mto utakayohamia, na ondoka </w:t>
              </w:r>
              <w:r>
                <w:rPr>
                  <w:bCs/>
                  <w:color w:val="000000"/>
                </w:rPr>
                <w:lastRenderedPageBreak/>
                <w:t>mvua kubwa inaporipotiwa milimani juu ya mji, kabla mto Mpwapwa haujajaa na kupita mitaani.</w:t>
              </w:r>
            </w:ins>
          </w:p>
          <w:p w14:paraId="06526A15" w14:textId="15133AAA" w:rsidR="002A1887" w:rsidRPr="00DC5789" w:rsidRDefault="00FE0A4D" w:rsidP="00DC5789">
            <w:pPr>
              <w:pStyle w:val="ListParagraph"/>
              <w:numPr>
                <w:ilvl w:val="0"/>
                <w:numId w:val="1"/>
              </w:numPr>
              <w:jc w:val="both"/>
              <w:rPr>
                <w:bCs/>
                <w:color w:val="000000"/>
              </w:rPr>
            </w:pPr>
            <w:ins w:id="769" w:author="Bonephace Kaijage" w:date="2026-10-14T05:58:00Z" w16du:dateUtc="2026-10-14T03:58:00Z">
              <w:r>
                <w:rPr>
                  <w:bCs/>
                  <w:color w:val="000000"/>
                </w:rPr>
                <w:t>Kubalianeni nani atamsaidia yeyote katika kaya asiyeweza kuondoka, kuona au kusikia tahadhari peke yake.</w:t>
              </w:r>
            </w:ins>
          </w:p>
        </w:tc>
      </w:tr>
    </w:tbl>
    <w:p w14:paraId="35574D6F" w14:textId="77777777" w:rsidR="00FE0A4D" w:rsidRPr="00FE0A4D" w:rsidRDefault="00FE0A4D" w:rsidP="00FE0A4D">
      <w:pPr>
        <w:spacing w:after="120"/>
        <w:rPr>
          <w:ins w:id="770" w:author="Bonephace Kaijage" w:date="2026-10-14T06:01:00Z" w16du:dateUtc="2026-10-14T04:01:00Z"/>
          <w:i/>
          <w:sz w:val="18"/>
          <w:rPrChange w:id="771" w:author="Bonephace Kaijage" w:date="2026-10-14T06:01:00Z" w16du:dateUtc="2026-10-14T04:01:00Z">
            <w:rPr>
              <w:ins w:id="772" w:author="Bonephace Kaijage" w:date="2026-10-14T06:01:00Z" w16du:dateUtc="2026-10-14T04:01:00Z"/>
            </w:rPr>
          </w:rPrChange>
        </w:rPr>
        <w:pPrChange w:id="773" w:author="Bonephace Kaijage" w:date="2026-10-14T06:01:00Z" w16du:dateUtc="2026-10-14T04:01:00Z">
          <w:pPr/>
        </w:pPrChange>
      </w:pPr>
      <w:ins w:id="774" w:author="Bonephace Kaijage" w:date="2026-10-14T06:01:00Z" w16du:dateUtc="2026-10-14T04:01:00Z">
        <w:r w:rsidRPr="00FE0A4D">
          <w:rPr>
            <w:i/>
            <w:sz w:val="18"/>
            <w:rPrChange w:id="775"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45D3FAA0" w14:textId="377F9A82" w:rsidR="002A1887" w:rsidRPr="002A1887" w:rsidRDefault="002A1887" w:rsidP="002A1887">
      <w:pPr>
        <w:rPr>
          <w:color w:val="000000"/>
        </w:rPr>
      </w:pPr>
    </w:p>
    <w:p w14:paraId="7809BFB8" w14:textId="5BC23E11" w:rsidR="002A1887" w:rsidRPr="00997D17" w:rsidRDefault="002A1887">
      <w:pPr>
        <w:pStyle w:val="ListParagraph"/>
        <w:rPr>
          <w:sz w:val="22"/>
          <w:szCs w:val="22"/>
        </w:rPr>
      </w:pPr>
    </w:p>
    <w:tbl>
      <w:tblPr>
        <w:tblStyle w:val="TableGrid"/>
        <w:tblW w:w="0" w:type="auto"/>
        <w:tblLook w:val="04A0" w:firstRow="1" w:lastRow="0" w:firstColumn="1" w:lastColumn="0" w:noHBand="0" w:noVBand="1"/>
      </w:tblPr>
      <w:tblGrid>
        <w:gridCol w:w="2239"/>
        <w:gridCol w:w="2171"/>
        <w:gridCol w:w="2219"/>
        <w:gridCol w:w="2195"/>
        <w:gridCol w:w="2570"/>
        <w:gridCol w:w="2276"/>
      </w:tblGrid>
      <w:tr w:rsidR="002066E7" w:rsidRPr="00997D17" w14:paraId="15ED3C36" w14:textId="77777777" w:rsidTr="002066E7">
        <w:trPr>
          <w:tblHeader/>
        </w:trPr>
        <w:tc>
          <w:tcPr>
            <w:tcW w:w="2278" w:type="dxa"/>
          </w:tcPr>
          <w:p w14:paraId="57DCB733" w14:textId="4A8DF278" w:rsidR="002066E7" w:rsidRPr="00997D17" w:rsidRDefault="008C6B60" w:rsidP="00FE4152">
            <w:pPr>
              <w:pStyle w:val="ListParagraph"/>
              <w:rPr>
                <w:sz w:val="22"/>
                <w:szCs w:val="22"/>
              </w:rPr>
            </w:pPr>
            <w:r w:rsidRPr="00997D17">
              <w:rPr>
                <w:sz w:val="22"/>
                <w:szCs w:val="22"/>
              </w:rPr>
              <w:t>COUNCIL / HALMASHAURI</w:t>
            </w:r>
          </w:p>
        </w:tc>
        <w:tc>
          <w:tcPr>
            <w:tcW w:w="2278" w:type="dxa"/>
          </w:tcPr>
          <w:p w14:paraId="496D16E3" w14:textId="1CAF6E77" w:rsidR="002066E7" w:rsidRPr="00997D17" w:rsidRDefault="002066E7" w:rsidP="00FE4152">
            <w:pPr>
              <w:pStyle w:val="ListParagraph"/>
              <w:rPr>
                <w:sz w:val="22"/>
                <w:szCs w:val="22"/>
              </w:rPr>
            </w:pPr>
            <w:r w:rsidRPr="00997D17">
              <w:rPr>
                <w:sz w:val="22"/>
                <w:szCs w:val="22"/>
              </w:rPr>
              <w:t>LEVEL / NGAZI</w:t>
            </w:r>
          </w:p>
        </w:tc>
        <w:tc>
          <w:tcPr>
            <w:tcW w:w="2278" w:type="dxa"/>
          </w:tcPr>
          <w:p w14:paraId="7913E9DD" w14:textId="112D7E51" w:rsidR="002066E7" w:rsidRPr="00997D17" w:rsidRDefault="002066E7" w:rsidP="00FE4152">
            <w:pPr>
              <w:pStyle w:val="ListParagraph"/>
              <w:rPr>
                <w:sz w:val="22"/>
                <w:szCs w:val="22"/>
              </w:rPr>
            </w:pPr>
            <w:r w:rsidRPr="00997D17">
              <w:rPr>
                <w:sz w:val="22"/>
                <w:szCs w:val="22"/>
              </w:rPr>
              <w:t>IMPACT (EN)</w:t>
            </w:r>
          </w:p>
        </w:tc>
        <w:tc>
          <w:tcPr>
            <w:tcW w:w="2278" w:type="dxa"/>
          </w:tcPr>
          <w:p w14:paraId="0BFFB69A" w14:textId="1953A020" w:rsidR="002066E7" w:rsidRPr="00997D17" w:rsidRDefault="002066E7" w:rsidP="00FE4152">
            <w:pPr>
              <w:pStyle w:val="ListParagraph"/>
              <w:rPr>
                <w:sz w:val="22"/>
                <w:szCs w:val="22"/>
              </w:rPr>
            </w:pPr>
            <w:r w:rsidRPr="00997D17">
              <w:rPr>
                <w:sz w:val="22"/>
                <w:szCs w:val="22"/>
              </w:rPr>
              <w:t>ATHARI (SW)</w:t>
            </w:r>
          </w:p>
        </w:tc>
        <w:tc>
          <w:tcPr>
            <w:tcW w:w="2279" w:type="dxa"/>
          </w:tcPr>
          <w:p w14:paraId="6C0CFA66" w14:textId="3832B608" w:rsidR="002066E7" w:rsidRPr="00997D17" w:rsidRDefault="002066E7" w:rsidP="00FE4152">
            <w:pPr>
              <w:pStyle w:val="ListParagraph"/>
              <w:rPr>
                <w:sz w:val="22"/>
                <w:szCs w:val="22"/>
              </w:rPr>
            </w:pPr>
            <w:r w:rsidRPr="00997D17">
              <w:rPr>
                <w:sz w:val="22"/>
                <w:szCs w:val="22"/>
              </w:rPr>
              <w:t>ACTION (EN)</w:t>
            </w:r>
          </w:p>
        </w:tc>
        <w:tc>
          <w:tcPr>
            <w:tcW w:w="2279" w:type="dxa"/>
          </w:tcPr>
          <w:p w14:paraId="48EF0DB2" w14:textId="0C7E128C" w:rsidR="002066E7" w:rsidRPr="00997D17" w:rsidRDefault="002066E7" w:rsidP="00FE4152">
            <w:pPr>
              <w:pStyle w:val="ListParagraph"/>
              <w:rPr>
                <w:sz w:val="22"/>
                <w:szCs w:val="22"/>
              </w:rPr>
            </w:pPr>
            <w:r w:rsidRPr="00997D17">
              <w:rPr>
                <w:sz w:val="22"/>
                <w:szCs w:val="22"/>
              </w:rPr>
              <w:t>HATUA (SW)</w:t>
            </w:r>
          </w:p>
        </w:tc>
      </w:tr>
      <w:tr w:rsidR="002066E7" w:rsidRPr="00997D17" w14:paraId="4E13E343" w14:textId="77777777" w:rsidTr="002066E7">
        <w:tc>
          <w:tcPr>
            <w:tcW w:w="2278" w:type="dxa"/>
          </w:tcPr>
          <w:p w14:paraId="492B8F3A" w14:textId="5B9A3CD4" w:rsidR="002066E7" w:rsidRPr="00997D17" w:rsidRDefault="002066E7" w:rsidP="00FE4152">
            <w:pPr>
              <w:pStyle w:val="ListParagraph"/>
              <w:rPr>
                <w:sz w:val="22"/>
                <w:szCs w:val="22"/>
              </w:rPr>
            </w:pPr>
            <w:r w:rsidRPr="00997D17">
              <w:rPr>
                <w:sz w:val="22"/>
                <w:szCs w:val="22"/>
              </w:rPr>
              <w:t>Dodoma City Council</w:t>
            </w:r>
          </w:p>
        </w:tc>
        <w:tc>
          <w:tcPr>
            <w:tcW w:w="2278" w:type="dxa"/>
          </w:tcPr>
          <w:p w14:paraId="272272F9" w14:textId="471C8528"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6FA17832" w14:textId="6AE0E472" w:rsidR="002066E7" w:rsidRPr="00997D17" w:rsidRDefault="008C6B60" w:rsidP="00FE4152">
            <w:pPr>
              <w:pStyle w:val="ListParagraph"/>
              <w:rPr>
                <w:sz w:val="22"/>
                <w:szCs w:val="22"/>
              </w:rPr>
            </w:pPr>
            <w:r w:rsidRPr="00997D17">
              <w:rPr>
                <w:sz w:val="22"/>
                <w:szCs w:val="22"/>
              </w:rPr>
              <w:t>drought and failed rains on the semi-arid plateau (under 800 mm a year), strong winds, wildfire, flash floods in the short wet season, and water shortage. A few roads slippery, a few low homes wet, and lightning where storms build.</w:t>
            </w:r>
          </w:p>
        </w:tc>
        <w:tc>
          <w:tcPr>
            <w:tcW w:w="2278" w:type="dxa"/>
          </w:tcPr>
          <w:p w14:paraId="208D09C8" w14:textId="76431BC1"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638BBB8" w14:textId="6809FE1C" w:rsidR="0055281C" w:rsidRPr="00997D17" w:rsidRDefault="00275313" w:rsidP="00034217">
            <w:pPr>
              <w:pStyle w:val="ListBullet"/>
              <w:rPr>
                <w:sz w:val="22"/>
                <w:szCs w:val="22"/>
              </w:rPr>
            </w:pPr>
            <w:r w:rsidRPr="00997D17">
              <w:rPr>
                <w:sz w:val="22"/>
                <w:szCs w:val="22"/>
              </w:rPr>
              <w:t>Before the rain, walk semi-arid plateau and clear the drains and culverts.</w:t>
            </w:r>
          </w:p>
          <w:p w14:paraId="2657CDA1" w14:textId="330DADA1" w:rsidR="0055281C" w:rsidRPr="00997D17" w:rsidRDefault="00FE0A4D" w:rsidP="00034217">
            <w:pPr>
              <w:pStyle w:val="ListBullet"/>
              <w:rPr>
                <w:sz w:val="22"/>
                <w:szCs w:val="22"/>
              </w:rPr>
            </w:pPr>
            <w:ins w:id="776" w:author="Bonephace Kaijage" w:date="2026-10-14T06:17:00Z" w16du:dateUtc="2026-10-14T04:17:00Z">
              <w:r>
                <w:rPr>
                  <w:sz w:val="22"/>
                  <w:szCs w:val="22"/>
                </w:rPr>
                <w:t>Households along semi-arid plateau: keep food, documents and children above floor level, because water here can enter houses with little warning.</w:t>
              </w:r>
            </w:ins>
            <w:del w:id="777" w:author="Bonephace Kaijage" w:date="2026-10-14T06:17:00Z" w16du:dateUtc="2026-10-14T04:17:00Z">
              <w:r w:rsidR="00275313" w:rsidRPr="00997D17" w:rsidDel="00FE0A4D">
                <w:rPr>
                  <w:sz w:val="22"/>
                  <w:szCs w:val="22"/>
                </w:rPr>
                <w:delText>Households along semi-arid plateau raise food, documents and children above the floor.</w:delText>
              </w:r>
            </w:del>
          </w:p>
          <w:p w14:paraId="3A0ACFE0" w14:textId="064B6A02" w:rsidR="0055281C" w:rsidRPr="00997D17" w:rsidRDefault="00FE0A4D" w:rsidP="00034217">
            <w:pPr>
              <w:pStyle w:val="ListBullet"/>
              <w:rPr>
                <w:sz w:val="22"/>
                <w:szCs w:val="22"/>
              </w:rPr>
            </w:pPr>
            <w:ins w:id="778"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779" w:author="Bonephace Kaijage" w:date="2026-10-14T06:13:00Z" w16du:dateUtc="2026-10-14T04:13:00Z">
              <w:r w:rsidR="00275313" w:rsidRPr="00997D17" w:rsidDel="00FE0A4D">
                <w:rPr>
                  <w:sz w:val="22"/>
                  <w:szCs w:val="22"/>
                </w:rPr>
                <w:delText>Save 190 and the ward chair number. Keep a torch and drinking water.</w:delText>
              </w:r>
            </w:del>
          </w:p>
          <w:p w14:paraId="5DBCFB9F" w14:textId="7E81158C" w:rsidR="002066E7" w:rsidRPr="00997D17" w:rsidRDefault="00275313" w:rsidP="00034217">
            <w:pPr>
              <w:pStyle w:val="ListBullet"/>
              <w:rPr>
                <w:sz w:val="22"/>
                <w:szCs w:val="22"/>
              </w:rPr>
            </w:pPr>
            <w:r w:rsidRPr="00997D17">
              <w:rPr>
                <w:sz w:val="22"/>
                <w:szCs w:val="22"/>
              </w:rPr>
              <w:lastRenderedPageBreak/>
              <w:t>Do not drive or walk through water crossing semi-arid plateau. Headlights on, slow down.</w:t>
            </w:r>
          </w:p>
        </w:tc>
        <w:tc>
          <w:tcPr>
            <w:tcW w:w="2279" w:type="dxa"/>
          </w:tcPr>
          <w:p w14:paraId="4AE0F5BB" w14:textId="498D05B3" w:rsidR="0055281C" w:rsidRPr="00997D17" w:rsidRDefault="00275313" w:rsidP="00034217">
            <w:pPr>
              <w:pStyle w:val="ListBullet"/>
              <w:rPr>
                <w:sz w:val="22"/>
                <w:szCs w:val="22"/>
                <w:lang w:val="sv-SE"/>
              </w:rPr>
            </w:pPr>
            <w:r w:rsidRPr="00997D17">
              <w:rPr>
                <w:sz w:val="22"/>
                <w:szCs w:val="22"/>
                <w:lang w:val="sv-SE"/>
              </w:rPr>
              <w:lastRenderedPageBreak/>
              <w:t>Kabla ya mvua, tembea eneo hili na usafishe mitaro.</w:t>
            </w:r>
          </w:p>
          <w:p w14:paraId="37F77710" w14:textId="76947C45" w:rsidR="0055281C" w:rsidRPr="00997D17" w:rsidRDefault="00275313" w:rsidP="00034217">
            <w:pPr>
              <w:pStyle w:val="ListBullet"/>
              <w:rPr>
                <w:sz w:val="22"/>
                <w:szCs w:val="22"/>
              </w:rPr>
            </w:pPr>
            <w:r w:rsidRPr="00997D17">
              <w:rPr>
                <w:sz w:val="22"/>
                <w:szCs w:val="22"/>
              </w:rPr>
              <w:t>Kaya zipandishe chakula, nyaraka na watoto.</w:t>
            </w:r>
          </w:p>
          <w:p w14:paraId="6DE52E4E" w14:textId="1809E5A4" w:rsidR="0055281C" w:rsidRPr="00FE0A4D" w:rsidRDefault="00FE0A4D" w:rsidP="00034217">
            <w:pPr>
              <w:pStyle w:val="ListBullet"/>
              <w:rPr>
                <w:sz w:val="22"/>
                <w:szCs w:val="22"/>
                <w:rPrChange w:id="780" w:author="Bonephace Kaijage" w:date="2026-10-14T06:30:00Z" w16du:dateUtc="2026-10-14T04:30:00Z">
                  <w:rPr>
                    <w:sz w:val="22"/>
                    <w:szCs w:val="22"/>
                    <w:lang w:val="sv-SE"/>
                  </w:rPr>
                </w:rPrChange>
              </w:rPr>
            </w:pPr>
            <w:ins w:id="781" w:author="Bonephace Kaijage" w:date="2026-10-14T06:11:00Z" w16du:dateUtc="2026-10-14T04:11:00Z">
              <w:r>
                <w:rPr>
                  <w:sz w:val="22"/>
                  <w:szCs w:val="22"/>
                </w:rPr>
                <w:t>Hifadhini 190 na namba ya mwenyekiti, na wekeni tochi na maji tayari, ili msaada uitwe na kaya iweze kukaa usiku bila umeme.</w:t>
              </w:r>
            </w:ins>
            <w:del w:id="782" w:author="Bonephace Kaijage" w:date="2026-10-14T06:11:00Z" w16du:dateUtc="2026-10-14T04:11:00Z">
              <w:r w:rsidR="00275313" w:rsidRPr="00997D17" w:rsidDel="00FE0A4D">
                <w:rPr>
                  <w:sz w:val="22"/>
                  <w:szCs w:val="22"/>
                </w:rPr>
                <w:delText xml:space="preserve">Hifadhi 190 na namba ya mwenyekiti. </w:delText>
              </w:r>
              <w:r w:rsidR="00275313" w:rsidRPr="00FE0A4D" w:rsidDel="00FE0A4D">
                <w:rPr>
                  <w:sz w:val="22"/>
                  <w:szCs w:val="22"/>
                  <w:rPrChange w:id="783" w:author="Bonephace Kaijage" w:date="2026-10-14T06:30:00Z" w16du:dateUtc="2026-10-14T04:30:00Z">
                    <w:rPr>
                      <w:sz w:val="22"/>
                      <w:szCs w:val="22"/>
                      <w:lang w:val="sv-SE"/>
                    </w:rPr>
                  </w:rPrChange>
                </w:rPr>
                <w:delText>Weka tochi na maji.</w:delText>
              </w:r>
            </w:del>
          </w:p>
          <w:p w14:paraId="360DE4EB" w14:textId="0B5AE758" w:rsidR="002066E7" w:rsidRPr="00997D17" w:rsidRDefault="00FE0A4D" w:rsidP="00034217">
            <w:pPr>
              <w:pStyle w:val="ListBullet"/>
              <w:rPr>
                <w:sz w:val="22"/>
                <w:szCs w:val="22"/>
                <w:lang w:val="sv-SE"/>
              </w:rPr>
            </w:pPr>
            <w:ins w:id="784" w:author="Bonephace Kaijage" w:date="2026-10-14T06:11:00Z" w16du:dateUtc="2026-10-14T04:11:00Z">
              <w:r w:rsidRPr="00FE0A4D">
                <w:rPr>
                  <w:sz w:val="22"/>
                  <w:szCs w:val="22"/>
                  <w:rPrChange w:id="785" w:author="Bonephace Kaijage" w:date="2026-10-14T06:30:00Z" w16du:dateUtc="2026-10-14T04:30:00Z">
                    <w:rPr>
                      <w:sz w:val="22"/>
                      <w:szCs w:val="22"/>
                      <w:lang w:val="sv-SE"/>
                    </w:rPr>
                  </w:rPrChange>
                </w:rPr>
                <w:t xml:space="preserve">Subirini badala ya kuvuka maji barabarani: yanaweza kumchukua mtu au gari. </w:t>
              </w:r>
              <w:r>
                <w:rPr>
                  <w:sz w:val="22"/>
                  <w:szCs w:val="22"/>
                  <w:lang w:val="sv-SE"/>
                </w:rPr>
                <w:t>Washeni taa, punguzeni mwendo.</w:t>
              </w:r>
            </w:ins>
            <w:del w:id="786" w:author="Bonephace Kaijage" w:date="2026-10-14T06:11:00Z" w16du:dateUtc="2026-10-14T04:11:00Z">
              <w:r w:rsidR="00275313" w:rsidRPr="00997D17" w:rsidDel="00FE0A4D">
                <w:rPr>
                  <w:sz w:val="22"/>
                  <w:szCs w:val="22"/>
                  <w:lang w:val="sv-SE"/>
                </w:rPr>
                <w:delText>Usivuke maji barabarani. Washa taa, punguza mwendo.</w:delText>
              </w:r>
            </w:del>
          </w:p>
        </w:tc>
      </w:tr>
      <w:tr w:rsidR="002066E7" w:rsidRPr="000343A2" w14:paraId="0D56EC35" w14:textId="77777777" w:rsidTr="002066E7">
        <w:tc>
          <w:tcPr>
            <w:tcW w:w="2278" w:type="dxa"/>
          </w:tcPr>
          <w:p w14:paraId="20CB0053" w14:textId="77777777" w:rsidR="0055281C" w:rsidRPr="001D64D9" w:rsidRDefault="0055281C" w:rsidP="0055281C">
            <w:pPr>
              <w:pStyle w:val="ListParagraph"/>
              <w:rPr>
                <w:sz w:val="22"/>
                <w:szCs w:val="22"/>
              </w:rPr>
            </w:pPr>
            <w:r w:rsidRPr="001D64D9">
              <w:rPr>
                <w:sz w:val="22"/>
                <w:szCs w:val="22"/>
              </w:rPr>
              <w:t>Ondoa taka kwenye mitaro na njia za maji kuzunguka makazi.</w:t>
            </w:r>
          </w:p>
          <w:p w14:paraId="46D2FF24"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3805519D" w14:textId="5028C323"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6C025DA6" w14:textId="5D3AE8E4" w:rsidR="002066E7" w:rsidRPr="00997D17" w:rsidRDefault="002066E7" w:rsidP="00FE4152">
            <w:pPr>
              <w:pStyle w:val="ListParagraph"/>
              <w:rPr>
                <w:sz w:val="22"/>
                <w:szCs w:val="22"/>
              </w:rPr>
            </w:pPr>
          </w:p>
        </w:tc>
        <w:tc>
          <w:tcPr>
            <w:tcW w:w="2278" w:type="dxa"/>
          </w:tcPr>
          <w:p w14:paraId="31CFA11E" w14:textId="04ECF303"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0564C076" w14:textId="7B2628D9" w:rsidR="002066E7" w:rsidRPr="00997D17" w:rsidRDefault="008C6B60" w:rsidP="00FE4152">
            <w:pPr>
              <w:pStyle w:val="ListParagraph"/>
              <w:rPr>
                <w:sz w:val="22"/>
                <w:szCs w:val="22"/>
              </w:rPr>
            </w:pPr>
            <w:r w:rsidRPr="00997D17">
              <w:rPr>
                <w:sz w:val="22"/>
                <w:szCs w:val="22"/>
              </w:rPr>
              <w:t>drought and failed rains on the semi-arid plateau (under 800 mm a year), strong winds, wildfire, flash floods in the short wet season, and water shortage. Roads, water points or houses at the named sites are now affected. Some journeys and classes are disrupted.</w:t>
            </w:r>
          </w:p>
        </w:tc>
        <w:tc>
          <w:tcPr>
            <w:tcW w:w="2278" w:type="dxa"/>
          </w:tcPr>
          <w:p w14:paraId="05382A11" w14:textId="7262721D"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58809E1" w14:textId="400A10C7" w:rsidR="0055281C" w:rsidRPr="00997D17" w:rsidRDefault="00275313" w:rsidP="00034217">
            <w:pPr>
              <w:pStyle w:val="ListBullet"/>
              <w:rPr>
                <w:sz w:val="22"/>
                <w:szCs w:val="22"/>
              </w:rPr>
            </w:pPr>
            <w:r w:rsidRPr="00997D17">
              <w:rPr>
                <w:sz w:val="22"/>
                <w:szCs w:val="22"/>
              </w:rPr>
              <w:t>Move households off semi-arid plateau to the ward assembly point.</w:t>
            </w:r>
          </w:p>
          <w:p w14:paraId="0038F243" w14:textId="77284B05" w:rsidR="0055281C" w:rsidRPr="00997D17" w:rsidRDefault="00275313" w:rsidP="00034217">
            <w:pPr>
              <w:pStyle w:val="ListBullet"/>
              <w:rPr>
                <w:sz w:val="22"/>
                <w:szCs w:val="22"/>
              </w:rPr>
            </w:pPr>
            <w:r w:rsidRPr="00997D17">
              <w:rPr>
                <w:sz w:val="22"/>
                <w:szCs w:val="22"/>
              </w:rPr>
              <w:t>Close and mark the flooded road or bridge at semi-arid plateau. Divert traffic.</w:t>
            </w:r>
          </w:p>
          <w:p w14:paraId="71170F64" w14:textId="2C5DEEDD" w:rsidR="0055281C" w:rsidRPr="00997D17" w:rsidRDefault="00FE0A4D" w:rsidP="00034217">
            <w:pPr>
              <w:pStyle w:val="ListBullet"/>
              <w:rPr>
                <w:sz w:val="22"/>
                <w:szCs w:val="22"/>
              </w:rPr>
            </w:pPr>
            <w:ins w:id="787" w:author="Bonephace Kaijage" w:date="2026-10-14T06:11:00Z" w16du:dateUtc="2026-10-14T04:11:00Z">
              <w:r>
                <w:rPr>
                  <w:sz w:val="22"/>
                  <w:szCs w:val="22"/>
                </w:rPr>
                <w:t>Check that school children, older people and anyone with a disability are accounted for before dark, so that no one is searched for in the night.</w:t>
              </w:r>
            </w:ins>
            <w:del w:id="788" w:author="Bonephace Kaijage" w:date="2026-10-14T06:11:00Z" w16du:dateUtc="2026-10-14T04:11:00Z">
              <w:r w:rsidR="00275313" w:rsidRPr="00997D17" w:rsidDel="00FE0A4D">
                <w:rPr>
                  <w:sz w:val="22"/>
                  <w:szCs w:val="22"/>
                </w:rPr>
                <w:delText>Account for school children and older people before dark.</w:delText>
              </w:r>
            </w:del>
          </w:p>
          <w:p w14:paraId="56B26E52" w14:textId="12F2234C" w:rsidR="002066E7" w:rsidRPr="00997D17" w:rsidRDefault="00FE0A4D" w:rsidP="00034217">
            <w:pPr>
              <w:pStyle w:val="ListBullet"/>
              <w:rPr>
                <w:sz w:val="22"/>
                <w:szCs w:val="22"/>
              </w:rPr>
            </w:pPr>
            <w:ins w:id="789" w:author="Bonephace Kaijage" w:date="2026-10-14T06:13:00Z" w16du:dateUtc="2026-10-14T04:13:00Z">
              <w:r>
                <w:rPr>
                  <w:sz w:val="22"/>
                  <w:szCs w:val="22"/>
                </w:rPr>
                <w:t>Boil or treat drinking water, because floods carry waste into wells; tell the clinic early if anyone has diarrhoea.</w:t>
              </w:r>
            </w:ins>
            <w:del w:id="790"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07748D3F" w14:textId="41C087D3" w:rsidR="0055281C" w:rsidRPr="00997D17" w:rsidRDefault="00275313" w:rsidP="00034217">
            <w:pPr>
              <w:pStyle w:val="ListBullet"/>
              <w:rPr>
                <w:sz w:val="22"/>
                <w:szCs w:val="22"/>
              </w:rPr>
            </w:pPr>
            <w:r w:rsidRPr="00997D17">
              <w:rPr>
                <w:sz w:val="22"/>
                <w:szCs w:val="22"/>
              </w:rPr>
              <w:t>Hamisha kaya za eneo hili kwenda kituoni.</w:t>
            </w:r>
          </w:p>
          <w:p w14:paraId="57A8ECF8" w14:textId="1125C7DD" w:rsidR="0055281C" w:rsidRPr="00997D17" w:rsidRDefault="00275313" w:rsidP="00034217">
            <w:pPr>
              <w:pStyle w:val="ListBullet"/>
              <w:rPr>
                <w:sz w:val="22"/>
                <w:szCs w:val="22"/>
                <w:lang w:val="sv-SE"/>
              </w:rPr>
            </w:pPr>
            <w:r w:rsidRPr="00997D17">
              <w:rPr>
                <w:sz w:val="22"/>
                <w:szCs w:val="22"/>
                <w:lang w:val="sv-SE"/>
              </w:rPr>
              <w:t>Funga barabara au daraja. Elekeza magari.</w:t>
            </w:r>
          </w:p>
          <w:p w14:paraId="53DBC2C1" w14:textId="1A7D811E"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163F16B5" w14:textId="362272C8" w:rsidR="002066E7" w:rsidRPr="00997D17" w:rsidRDefault="00275313" w:rsidP="00034217">
            <w:pPr>
              <w:pStyle w:val="ListBullet"/>
              <w:rPr>
                <w:sz w:val="22"/>
                <w:szCs w:val="22"/>
                <w:lang w:val="sv-SE"/>
              </w:rPr>
            </w:pPr>
            <w:r w:rsidRPr="00997D17">
              <w:rPr>
                <w:sz w:val="22"/>
                <w:szCs w:val="22"/>
                <w:lang w:val="sv-SE"/>
              </w:rPr>
              <w:t>Chemsha maji. Kliniki iangalie kuhara.</w:t>
            </w:r>
          </w:p>
        </w:tc>
      </w:tr>
      <w:tr w:rsidR="002066E7" w:rsidRPr="00997D17" w14:paraId="5B2BB8A3" w14:textId="77777777" w:rsidTr="002066E7">
        <w:tc>
          <w:tcPr>
            <w:tcW w:w="2278" w:type="dxa"/>
          </w:tcPr>
          <w:p w14:paraId="35D7ED16"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1BC3DFB2" w14:textId="245D005E" w:rsidR="0055281C" w:rsidRPr="00FE0A4D" w:rsidRDefault="00FE0A4D" w:rsidP="0055281C">
            <w:pPr>
              <w:pStyle w:val="ListParagraph"/>
              <w:rPr>
                <w:sz w:val="22"/>
                <w:szCs w:val="22"/>
                <w:lang w:val="sv-SE"/>
                <w:rPrChange w:id="791" w:author="Bonephace Kaijage" w:date="2026-10-14T06:30:00Z" w16du:dateUtc="2026-10-14T04:30:00Z">
                  <w:rPr>
                    <w:sz w:val="22"/>
                    <w:szCs w:val="22"/>
                  </w:rPr>
                </w:rPrChange>
              </w:rPr>
            </w:pPr>
            <w:ins w:id="792" w:author="Bonephace Kaijage" w:date="2026-10-14T06:14:00Z" w16du:dateUtc="2026-10-14T04:14:00Z">
              <w:r w:rsidRPr="00FE0A4D">
                <w:rPr>
                  <w:sz w:val="22"/>
                  <w:szCs w:val="22"/>
                  <w:lang w:val="sv-SE"/>
                  <w:rPrChange w:id="793" w:author="Bonephace Kaijage" w:date="2026-10-14T06:30:00Z" w16du:dateUtc="2026-10-14T04:30:00Z">
                    <w:rPr>
                      <w:sz w:val="22"/>
                      <w:szCs w:val="22"/>
                    </w:rPr>
                  </w:rPrChange>
                </w:rPr>
                <w:t xml:space="preserve">Hakikisheni watoto, wazee na watu wenye ulemavu wote wako salama </w:t>
              </w:r>
              <w:r w:rsidRPr="00FE0A4D">
                <w:rPr>
                  <w:sz w:val="22"/>
                  <w:szCs w:val="22"/>
                  <w:lang w:val="sv-SE"/>
                  <w:rPrChange w:id="794" w:author="Bonephace Kaijage" w:date="2026-10-14T06:30:00Z" w16du:dateUtc="2026-10-14T04:30:00Z">
                    <w:rPr>
                      <w:sz w:val="22"/>
                      <w:szCs w:val="22"/>
                    </w:rPr>
                  </w:rPrChange>
                </w:rPr>
                <w:lastRenderedPageBreak/>
                <w:t>na wana mtu wa kuwasaidia.</w:t>
              </w:r>
            </w:ins>
            <w:del w:id="795" w:author="Bonephace Kaijage" w:date="2026-10-14T06:14:00Z" w16du:dateUtc="2026-10-14T04:14:00Z">
              <w:r w:rsidR="0055281C" w:rsidRPr="00FE0A4D" w:rsidDel="00FE0A4D">
                <w:rPr>
                  <w:sz w:val="22"/>
                  <w:szCs w:val="22"/>
                  <w:lang w:val="sv-SE"/>
                  <w:rPrChange w:id="796" w:author="Bonephace Kaijage" w:date="2026-10-14T06:30:00Z" w16du:dateUtc="2026-10-14T04:30:00Z">
                    <w:rPr>
                      <w:sz w:val="22"/>
                      <w:szCs w:val="22"/>
                    </w:rPr>
                  </w:rPrChange>
                </w:rPr>
                <w:delText>Hakiki watoto, wazee na watu wenye ulemavu.</w:delText>
              </w:r>
            </w:del>
          </w:p>
          <w:p w14:paraId="4FBCEF04" w14:textId="55B1A997" w:rsidR="0055281C" w:rsidRPr="00FE0A4D" w:rsidRDefault="0055281C" w:rsidP="0055281C">
            <w:pPr>
              <w:pStyle w:val="ListParagraph"/>
              <w:rPr>
                <w:sz w:val="22"/>
                <w:szCs w:val="22"/>
                <w:lang w:val="sv-SE"/>
                <w:rPrChange w:id="797" w:author="Bonephace Kaijage" w:date="2026-10-14T06:30:00Z" w16du:dateUtc="2026-10-14T04:30:00Z">
                  <w:rPr>
                    <w:sz w:val="22"/>
                    <w:szCs w:val="22"/>
                  </w:rPr>
                </w:rPrChange>
              </w:rPr>
            </w:pPr>
            <w:r w:rsidRPr="00FE0A4D">
              <w:rPr>
                <w:sz w:val="22"/>
                <w:szCs w:val="22"/>
                <w:lang w:val="sv-SE"/>
                <w:rPrChange w:id="798" w:author="Bonephace Kaijage" w:date="2026-10-14T06:30:00Z" w16du:dateUtc="2026-10-14T04:30:00Z">
                  <w:rPr>
                    <w:sz w:val="22"/>
                    <w:szCs w:val="22"/>
                  </w:rPr>
                </w:rPrChange>
              </w:rPr>
              <w:t>Chanzo cha maji kikiathirika, chemsha au tibu maji ya kunywa.</w:t>
            </w:r>
          </w:p>
          <w:p w14:paraId="5AB0678C" w14:textId="1CBE6888" w:rsidR="002066E7" w:rsidRPr="00FE0A4D" w:rsidRDefault="002066E7" w:rsidP="00FE4152">
            <w:pPr>
              <w:pStyle w:val="ListParagraph"/>
              <w:rPr>
                <w:sz w:val="22"/>
                <w:szCs w:val="22"/>
                <w:lang w:val="sv-SE"/>
                <w:rPrChange w:id="799" w:author="Bonephace Kaijage" w:date="2026-10-14T06:30:00Z" w16du:dateUtc="2026-10-14T04:30:00Z">
                  <w:rPr>
                    <w:sz w:val="22"/>
                    <w:szCs w:val="22"/>
                  </w:rPr>
                </w:rPrChange>
              </w:rPr>
            </w:pPr>
          </w:p>
        </w:tc>
        <w:tc>
          <w:tcPr>
            <w:tcW w:w="2278" w:type="dxa"/>
          </w:tcPr>
          <w:p w14:paraId="3C814BD6" w14:textId="3394D345"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474732C0" w14:textId="32EA59E5" w:rsidR="002066E7" w:rsidRPr="00997D17" w:rsidRDefault="00FE0A4D" w:rsidP="00FE4152">
            <w:pPr>
              <w:pStyle w:val="ListParagraph"/>
              <w:rPr>
                <w:sz w:val="22"/>
                <w:szCs w:val="22"/>
              </w:rPr>
            </w:pPr>
            <w:ins w:id="800" w:author="Bonephace Kaijage" w:date="2026-10-14T06:19:00Z" w16du:dateUtc="2026-10-14T04:19:00Z">
              <w:r>
                <w:rPr>
                  <w:sz w:val="22"/>
                  <w:szCs w:val="22"/>
                </w:rPr>
                <w:t xml:space="preserve">Conditions at the sites named in Know Your Risk are now life-threatening: houses damaged, people cut off, and a real risk of drowning, injury or disease. Help is </w:t>
              </w:r>
              <w:r>
                <w:rPr>
                  <w:sz w:val="22"/>
                  <w:szCs w:val="22"/>
                </w:rPr>
                <w:lastRenderedPageBreak/>
                <w:t>being organised; please follow the committee's instructions and look out for neighbours.</w:t>
              </w:r>
            </w:ins>
            <w:del w:id="801"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172B9B5" w14:textId="7FDCE69D" w:rsidR="002066E7" w:rsidRPr="00997D17" w:rsidRDefault="00FE0A4D" w:rsidP="00FE4152">
            <w:pPr>
              <w:pStyle w:val="ListParagraph"/>
              <w:rPr>
                <w:sz w:val="22"/>
                <w:szCs w:val="22"/>
              </w:rPr>
            </w:pPr>
            <w:ins w:id="802"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w:t>
              </w:r>
              <w:r>
                <w:rPr>
                  <w:sz w:val="22"/>
                  <w:szCs w:val="22"/>
                </w:rPr>
                <w:lastRenderedPageBreak/>
                <w:t>au magonjwa. Msaada unaandaliwa; tafadhali fuateni maelekezo ya kamati na muangaliane na majirani.</w:t>
              </w:r>
            </w:ins>
            <w:del w:id="803"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666EE97" w14:textId="41A01709" w:rsidR="0055281C" w:rsidRPr="00997D17" w:rsidRDefault="00FE0A4D" w:rsidP="00034217">
            <w:pPr>
              <w:pStyle w:val="ListBullet"/>
              <w:rPr>
                <w:sz w:val="22"/>
                <w:szCs w:val="22"/>
              </w:rPr>
            </w:pPr>
            <w:ins w:id="804" w:author="Bonephace Kaijage" w:date="2026-10-14T06:04:00Z" w16du:dateUtc="2026-10-14T04:04:00Z">
              <w:r>
                <w:rPr>
                  <w:sz w:val="22"/>
                  <w:szCs w:val="22"/>
                </w:rPr>
                <w:lastRenderedPageBreak/>
                <w:t xml:space="preserve">Please move now from the sites named in Know Your Risk to the agreed safe place, helping anyone who cannot move alone. Return only when </w:t>
              </w:r>
              <w:r>
                <w:rPr>
                  <w:sz w:val="22"/>
                  <w:szCs w:val="22"/>
                </w:rPr>
                <w:lastRenderedPageBreak/>
                <w:t>the committee confirms it is safe.</w:t>
              </w:r>
            </w:ins>
            <w:del w:id="805"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488CDF43" w14:textId="5E8438E1" w:rsidR="0055281C" w:rsidRPr="00997D17" w:rsidRDefault="00FE0A4D" w:rsidP="00034217">
            <w:pPr>
              <w:pStyle w:val="ListBullet"/>
              <w:rPr>
                <w:sz w:val="22"/>
                <w:szCs w:val="22"/>
              </w:rPr>
            </w:pPr>
            <w:ins w:id="806" w:author="Bonephace Kaijage" w:date="2026-10-14T06:19:00Z" w16du:dateUtc="2026-10-14T04:19:00Z">
              <w:r>
                <w:rPr>
                  <w:sz w:val="22"/>
                  <w:szCs w:val="22"/>
                </w:rPr>
                <w:t>Call 114 and 190, and keep the road to the sites named in Know Your Risk clear so that ambulances and rescue teams can reach people.</w:t>
              </w:r>
            </w:ins>
            <w:del w:id="807" w:author="Bonephace Kaijage" w:date="2026-10-14T06:19:00Z" w16du:dateUtc="2026-10-14T04:19:00Z">
              <w:r w:rsidR="00275313" w:rsidRPr="00997D17" w:rsidDel="00FE0A4D">
                <w:rPr>
                  <w:sz w:val="22"/>
                  <w:szCs w:val="22"/>
                </w:rPr>
                <w:delText>Call 114 and 190. Keep the road to the named sites clear for ambulances.</w:delText>
              </w:r>
            </w:del>
          </w:p>
          <w:p w14:paraId="41CA9C0C" w14:textId="78A6A8E7" w:rsidR="0055281C" w:rsidRPr="00997D17" w:rsidRDefault="00275313" w:rsidP="00034217">
            <w:pPr>
              <w:pStyle w:val="ListBullet"/>
              <w:rPr>
                <w:sz w:val="22"/>
                <w:szCs w:val="22"/>
              </w:rPr>
            </w:pPr>
            <w:r w:rsidRPr="00997D17">
              <w:rPr>
                <w:sz w:val="22"/>
                <w:szCs w:val="22"/>
              </w:rPr>
              <w:t>Open the shelter and register every household. Note who is missing.</w:t>
            </w:r>
          </w:p>
          <w:p w14:paraId="794B12F1" w14:textId="2AC7B898"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6B9E8E13" w14:textId="11BC2F91" w:rsidR="0055281C"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4AD4EB20" w14:textId="7E627216" w:rsidR="0055281C" w:rsidRPr="00997D17" w:rsidRDefault="00275313" w:rsidP="00034217">
            <w:pPr>
              <w:pStyle w:val="ListBullet"/>
              <w:rPr>
                <w:sz w:val="22"/>
                <w:szCs w:val="22"/>
                <w:lang w:val="sv-SE"/>
              </w:rPr>
            </w:pPr>
            <w:r w:rsidRPr="00997D17">
              <w:rPr>
                <w:sz w:val="22"/>
                <w:szCs w:val="22"/>
                <w:lang w:val="sv-SE"/>
              </w:rPr>
              <w:t>Piga 114 na 190. Acha barabara wazi.</w:t>
            </w:r>
          </w:p>
          <w:p w14:paraId="013F8672" w14:textId="54ABD7AA" w:rsidR="0055281C" w:rsidRPr="00997D17" w:rsidRDefault="00275313" w:rsidP="00034217">
            <w:pPr>
              <w:pStyle w:val="ListBullet"/>
              <w:rPr>
                <w:sz w:val="22"/>
                <w:szCs w:val="22"/>
                <w:lang w:val="sv-SE"/>
              </w:rPr>
            </w:pPr>
            <w:r w:rsidRPr="00997D17">
              <w:rPr>
                <w:sz w:val="22"/>
                <w:szCs w:val="22"/>
                <w:lang w:val="sv-SE"/>
              </w:rPr>
              <w:lastRenderedPageBreak/>
              <w:t>Sajili kila kaya. Andika aliyepotea.</w:t>
            </w:r>
          </w:p>
          <w:p w14:paraId="50229E9C" w14:textId="6E052757"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71444663" w14:textId="77777777" w:rsidTr="002066E7">
        <w:tc>
          <w:tcPr>
            <w:tcW w:w="2278" w:type="dxa"/>
          </w:tcPr>
          <w:p w14:paraId="2DF94846"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2B25987F"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122BBE05" w14:textId="418BCC33"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3757299F" w14:textId="5622DAAB" w:rsidR="002066E7" w:rsidRPr="00997D17" w:rsidRDefault="002066E7" w:rsidP="00FE4152">
            <w:pPr>
              <w:pStyle w:val="ListParagraph"/>
              <w:rPr>
                <w:sz w:val="22"/>
                <w:szCs w:val="22"/>
              </w:rPr>
            </w:pPr>
            <w:r w:rsidRPr="00997D17">
              <w:rPr>
                <w:sz w:val="22"/>
                <w:szCs w:val="22"/>
              </w:rPr>
              <w:t>Kondoa Town Council</w:t>
            </w:r>
          </w:p>
        </w:tc>
        <w:tc>
          <w:tcPr>
            <w:tcW w:w="2278" w:type="dxa"/>
          </w:tcPr>
          <w:p w14:paraId="25E47B86" w14:textId="05F6C1B1"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49639773" w14:textId="027DC78C" w:rsidR="002066E7" w:rsidRPr="00997D17" w:rsidRDefault="008C6B60" w:rsidP="00FE4152">
            <w:pPr>
              <w:pStyle w:val="ListParagraph"/>
              <w:rPr>
                <w:sz w:val="22"/>
                <w:szCs w:val="22"/>
              </w:rPr>
            </w:pPr>
            <w:r w:rsidRPr="00997D17">
              <w:rPr>
                <w:sz w:val="22"/>
                <w:szCs w:val="22"/>
              </w:rPr>
              <w:t>drought, strong winds, flash floods on the Bubu, gully erosion, and water shortage. A few roads slippery, a few low homes wet, and lightning where storms build.</w:t>
            </w:r>
          </w:p>
        </w:tc>
        <w:tc>
          <w:tcPr>
            <w:tcW w:w="2278" w:type="dxa"/>
          </w:tcPr>
          <w:p w14:paraId="0CB5F378" w14:textId="3CE22BEE"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A0523DE" w14:textId="18F62493" w:rsidR="0055281C" w:rsidRPr="00997D17" w:rsidRDefault="00275313" w:rsidP="00034217">
            <w:pPr>
              <w:pStyle w:val="ListBullet"/>
              <w:rPr>
                <w:sz w:val="22"/>
                <w:szCs w:val="22"/>
              </w:rPr>
            </w:pPr>
            <w:r w:rsidRPr="00997D17">
              <w:rPr>
                <w:sz w:val="22"/>
                <w:szCs w:val="22"/>
              </w:rPr>
              <w:t>Before the rain, walk Bubu and clear the drains and culverts.</w:t>
            </w:r>
          </w:p>
          <w:p w14:paraId="7D897C29" w14:textId="33205176" w:rsidR="0055281C" w:rsidRPr="00997D17" w:rsidRDefault="00FE0A4D" w:rsidP="00034217">
            <w:pPr>
              <w:pStyle w:val="ListBullet"/>
              <w:rPr>
                <w:sz w:val="22"/>
                <w:szCs w:val="22"/>
              </w:rPr>
            </w:pPr>
            <w:ins w:id="808" w:author="Bonephace Kaijage" w:date="2026-10-14T06:17:00Z" w16du:dateUtc="2026-10-14T04:17:00Z">
              <w:r>
                <w:rPr>
                  <w:sz w:val="22"/>
                  <w:szCs w:val="22"/>
                </w:rPr>
                <w:t>Households along Bubu: keep food, documents and children above floor level, because water here can enter houses with little warning.</w:t>
              </w:r>
            </w:ins>
            <w:del w:id="809" w:author="Bonephace Kaijage" w:date="2026-10-14T06:17:00Z" w16du:dateUtc="2026-10-14T04:17:00Z">
              <w:r w:rsidR="00275313" w:rsidRPr="00997D17" w:rsidDel="00FE0A4D">
                <w:rPr>
                  <w:sz w:val="22"/>
                  <w:szCs w:val="22"/>
                </w:rPr>
                <w:delText>Households along Bubu raise food, documents and children above the floor.</w:delText>
              </w:r>
            </w:del>
          </w:p>
          <w:p w14:paraId="5A5C810D" w14:textId="471514D4" w:rsidR="0055281C" w:rsidRPr="00997D17" w:rsidRDefault="00FE0A4D" w:rsidP="00034217">
            <w:pPr>
              <w:pStyle w:val="ListBullet"/>
              <w:rPr>
                <w:sz w:val="22"/>
                <w:szCs w:val="22"/>
              </w:rPr>
            </w:pPr>
            <w:ins w:id="810" w:author="Bonephace Kaijage" w:date="2026-10-14T06:13:00Z" w16du:dateUtc="2026-10-14T04:13:00Z">
              <w:r>
                <w:rPr>
                  <w:sz w:val="22"/>
                  <w:szCs w:val="22"/>
                </w:rPr>
                <w:t xml:space="preserve">Save 190 and the ward chair's number, and keep a torch and drinking water ready, so that help can be called and the household </w:t>
              </w:r>
              <w:r>
                <w:rPr>
                  <w:sz w:val="22"/>
                  <w:szCs w:val="22"/>
                </w:rPr>
                <w:lastRenderedPageBreak/>
                <w:t>can manage a night without power.</w:t>
              </w:r>
            </w:ins>
            <w:del w:id="811" w:author="Bonephace Kaijage" w:date="2026-10-14T06:13:00Z" w16du:dateUtc="2026-10-14T04:13:00Z">
              <w:r w:rsidR="00275313" w:rsidRPr="00997D17" w:rsidDel="00FE0A4D">
                <w:rPr>
                  <w:sz w:val="22"/>
                  <w:szCs w:val="22"/>
                </w:rPr>
                <w:delText>Save 190 and the ward chair number. Keep a torch and drinking water.</w:delText>
              </w:r>
            </w:del>
          </w:p>
          <w:p w14:paraId="3B49EA28" w14:textId="462A9A06" w:rsidR="002066E7" w:rsidRPr="00997D17" w:rsidRDefault="00275313" w:rsidP="00034217">
            <w:pPr>
              <w:pStyle w:val="ListBullet"/>
              <w:rPr>
                <w:sz w:val="22"/>
                <w:szCs w:val="22"/>
              </w:rPr>
            </w:pPr>
            <w:r w:rsidRPr="00997D17">
              <w:rPr>
                <w:sz w:val="22"/>
                <w:szCs w:val="22"/>
              </w:rPr>
              <w:t>Do not drive or walk through water crossing Bubu. Headlights on, slow down.</w:t>
            </w:r>
          </w:p>
        </w:tc>
        <w:tc>
          <w:tcPr>
            <w:tcW w:w="2279" w:type="dxa"/>
          </w:tcPr>
          <w:p w14:paraId="5D5F2324" w14:textId="6BD66E4B" w:rsidR="0055281C" w:rsidRPr="00997D17" w:rsidRDefault="00275313" w:rsidP="00034217">
            <w:pPr>
              <w:pStyle w:val="ListBullet"/>
              <w:rPr>
                <w:sz w:val="22"/>
                <w:szCs w:val="22"/>
                <w:lang w:val="sv-SE"/>
              </w:rPr>
            </w:pPr>
            <w:r w:rsidRPr="00997D17">
              <w:rPr>
                <w:sz w:val="22"/>
                <w:szCs w:val="22"/>
                <w:lang w:val="sv-SE"/>
              </w:rPr>
              <w:lastRenderedPageBreak/>
              <w:t>Kabla ya mvua, tembea eneo hili na usafishe mitaro.</w:t>
            </w:r>
          </w:p>
          <w:p w14:paraId="5062C079" w14:textId="18BA9275" w:rsidR="0055281C" w:rsidRPr="00997D17" w:rsidRDefault="00275313" w:rsidP="00034217">
            <w:pPr>
              <w:pStyle w:val="ListBullet"/>
              <w:rPr>
                <w:sz w:val="22"/>
                <w:szCs w:val="22"/>
                <w:lang w:val="sv-SE"/>
              </w:rPr>
            </w:pPr>
            <w:r w:rsidRPr="00997D17">
              <w:rPr>
                <w:sz w:val="22"/>
                <w:szCs w:val="22"/>
                <w:lang w:val="sv-SE"/>
              </w:rPr>
              <w:t>Kaya zipandishe chakula, nyaraka na watoto.</w:t>
            </w:r>
          </w:p>
          <w:p w14:paraId="6FAFE202" w14:textId="0947CA22" w:rsidR="0055281C" w:rsidRPr="00997D17" w:rsidRDefault="00FE0A4D" w:rsidP="00034217">
            <w:pPr>
              <w:pStyle w:val="ListBullet"/>
              <w:rPr>
                <w:sz w:val="22"/>
                <w:szCs w:val="22"/>
                <w:lang w:val="sv-SE"/>
              </w:rPr>
            </w:pPr>
            <w:ins w:id="812" w:author="Bonephace Kaijage" w:date="2026-10-14T06:11:00Z" w16du:dateUtc="2026-10-14T04:11:00Z">
              <w:r>
                <w:rPr>
                  <w:sz w:val="22"/>
                  <w:szCs w:val="22"/>
                  <w:lang w:val="sv-SE"/>
                </w:rPr>
                <w:t>Hifadhini 190 na namba ya mwenyekiti, na wekeni tochi na maji tayari, ili msaada uitwe na kaya iweze kukaa usiku bila umeme.</w:t>
              </w:r>
            </w:ins>
            <w:del w:id="813" w:author="Bonephace Kaijage" w:date="2026-10-14T06:11:00Z" w16du:dateUtc="2026-10-14T04:11:00Z">
              <w:r w:rsidR="00275313" w:rsidRPr="00997D17" w:rsidDel="00FE0A4D">
                <w:rPr>
                  <w:sz w:val="22"/>
                  <w:szCs w:val="22"/>
                  <w:lang w:val="sv-SE"/>
                </w:rPr>
                <w:delText>Hifadhi 190 na namba ya mwenyekiti. Weka tochi na maji.</w:delText>
              </w:r>
            </w:del>
          </w:p>
          <w:p w14:paraId="1DA8D6C7" w14:textId="17588C41" w:rsidR="002066E7" w:rsidRPr="00997D17" w:rsidRDefault="00FE0A4D" w:rsidP="00034217">
            <w:pPr>
              <w:pStyle w:val="ListBullet"/>
              <w:rPr>
                <w:sz w:val="22"/>
                <w:szCs w:val="22"/>
                <w:lang w:val="sv-SE"/>
              </w:rPr>
            </w:pPr>
            <w:ins w:id="814" w:author="Bonephace Kaijage" w:date="2026-10-14T06:11:00Z" w16du:dateUtc="2026-10-14T04:11:00Z">
              <w:r>
                <w:rPr>
                  <w:sz w:val="22"/>
                  <w:szCs w:val="22"/>
                  <w:lang w:val="sv-SE"/>
                </w:rPr>
                <w:t xml:space="preserve">Subirini badala ya kuvuka maji barabarani: yanaweza </w:t>
              </w:r>
              <w:r>
                <w:rPr>
                  <w:sz w:val="22"/>
                  <w:szCs w:val="22"/>
                  <w:lang w:val="sv-SE"/>
                </w:rPr>
                <w:lastRenderedPageBreak/>
                <w:t>kumchukua mtu au gari. Washeni taa, punguzeni mwendo.</w:t>
              </w:r>
            </w:ins>
            <w:del w:id="815" w:author="Bonephace Kaijage" w:date="2026-10-14T06:11:00Z" w16du:dateUtc="2026-10-14T04:11:00Z">
              <w:r w:rsidR="00275313" w:rsidRPr="00997D17" w:rsidDel="00FE0A4D">
                <w:rPr>
                  <w:sz w:val="22"/>
                  <w:szCs w:val="22"/>
                  <w:lang w:val="sv-SE"/>
                </w:rPr>
                <w:delText>Usivuke maji barabarani. Washa taa, punguza mwendo.</w:delText>
              </w:r>
            </w:del>
          </w:p>
        </w:tc>
      </w:tr>
      <w:tr w:rsidR="002066E7" w:rsidRPr="000343A2" w14:paraId="1EC4D8AD" w14:textId="77777777" w:rsidTr="002066E7">
        <w:tc>
          <w:tcPr>
            <w:tcW w:w="2278" w:type="dxa"/>
          </w:tcPr>
          <w:p w14:paraId="20DF02C7" w14:textId="77777777" w:rsidR="0055281C" w:rsidRPr="001D64D9" w:rsidRDefault="0055281C" w:rsidP="0055281C">
            <w:pPr>
              <w:pStyle w:val="ListParagraph"/>
              <w:rPr>
                <w:sz w:val="22"/>
                <w:szCs w:val="22"/>
              </w:rPr>
            </w:pPr>
            <w:r w:rsidRPr="001D64D9">
              <w:rPr>
                <w:sz w:val="22"/>
                <w:szCs w:val="22"/>
              </w:rPr>
              <w:lastRenderedPageBreak/>
              <w:t>Ondoa taka kwenye mitaro na njia za maji kuzunguka makazi.</w:t>
            </w:r>
          </w:p>
          <w:p w14:paraId="60665541"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13DB4A6E" w14:textId="40177EC0" w:rsidR="0055281C" w:rsidRPr="00997D17" w:rsidRDefault="0055281C" w:rsidP="0055281C">
            <w:pPr>
              <w:pStyle w:val="ListParagraph"/>
              <w:rPr>
                <w:sz w:val="22"/>
                <w:szCs w:val="22"/>
                <w:lang w:val="sv-SE"/>
              </w:rPr>
            </w:pPr>
            <w:r w:rsidRPr="00997D17">
              <w:rPr>
                <w:sz w:val="22"/>
                <w:szCs w:val="22"/>
                <w:lang w:val="sv-SE"/>
              </w:rPr>
              <w:t>Endesha taratibu ukiwasha taa. Usivuke maji yanayotiririka barabarani.</w:t>
            </w:r>
          </w:p>
          <w:p w14:paraId="634D49B6" w14:textId="7CDBB5D3" w:rsidR="002066E7" w:rsidRPr="00997D17" w:rsidRDefault="002066E7" w:rsidP="00FE4152">
            <w:pPr>
              <w:pStyle w:val="ListParagraph"/>
              <w:rPr>
                <w:sz w:val="22"/>
                <w:szCs w:val="22"/>
                <w:lang w:val="sv-SE"/>
              </w:rPr>
            </w:pPr>
          </w:p>
        </w:tc>
        <w:tc>
          <w:tcPr>
            <w:tcW w:w="2278" w:type="dxa"/>
          </w:tcPr>
          <w:p w14:paraId="2711ADCD" w14:textId="5E214B4F"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C454D6A" w14:textId="62807D4E" w:rsidR="002066E7" w:rsidRPr="00997D17" w:rsidRDefault="008C6B60" w:rsidP="00FE4152">
            <w:pPr>
              <w:pStyle w:val="ListParagraph"/>
              <w:rPr>
                <w:sz w:val="22"/>
                <w:szCs w:val="22"/>
              </w:rPr>
            </w:pPr>
            <w:r w:rsidRPr="00997D17">
              <w:rPr>
                <w:sz w:val="22"/>
                <w:szCs w:val="22"/>
              </w:rPr>
              <w:t>drought, strong winds, flash floods on the Bubu, gully erosion, and water shortage. Roads, water points or houses at the named sites are now affected. Some journeys and classes are disrupted.</w:t>
            </w:r>
          </w:p>
        </w:tc>
        <w:tc>
          <w:tcPr>
            <w:tcW w:w="2278" w:type="dxa"/>
          </w:tcPr>
          <w:p w14:paraId="39B7C156" w14:textId="10063B9B"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BCC22B9" w14:textId="5B1E71C3" w:rsidR="0055281C" w:rsidRPr="00997D17" w:rsidRDefault="00275313" w:rsidP="00034217">
            <w:pPr>
              <w:pStyle w:val="ListBullet"/>
              <w:rPr>
                <w:sz w:val="22"/>
                <w:szCs w:val="22"/>
              </w:rPr>
            </w:pPr>
            <w:r w:rsidRPr="00997D17">
              <w:rPr>
                <w:sz w:val="22"/>
                <w:szCs w:val="22"/>
              </w:rPr>
              <w:t>Move households off Bubu to the ward assembly point.</w:t>
            </w:r>
          </w:p>
          <w:p w14:paraId="37E735B0" w14:textId="0E18693C" w:rsidR="0055281C" w:rsidRPr="00997D17" w:rsidRDefault="00275313" w:rsidP="00034217">
            <w:pPr>
              <w:pStyle w:val="ListBullet"/>
              <w:rPr>
                <w:sz w:val="22"/>
                <w:szCs w:val="22"/>
              </w:rPr>
            </w:pPr>
            <w:r w:rsidRPr="00997D17">
              <w:rPr>
                <w:sz w:val="22"/>
                <w:szCs w:val="22"/>
              </w:rPr>
              <w:t>Close and mark the flooded road or bridge at Bubu. Divert traffic.</w:t>
            </w:r>
          </w:p>
          <w:p w14:paraId="33642E79" w14:textId="720F984C" w:rsidR="0055281C" w:rsidRPr="00997D17" w:rsidRDefault="00FE0A4D" w:rsidP="00034217">
            <w:pPr>
              <w:pStyle w:val="ListBullet"/>
              <w:rPr>
                <w:sz w:val="22"/>
                <w:szCs w:val="22"/>
              </w:rPr>
            </w:pPr>
            <w:ins w:id="816" w:author="Bonephace Kaijage" w:date="2026-10-14T06:11:00Z" w16du:dateUtc="2026-10-14T04:11:00Z">
              <w:r>
                <w:rPr>
                  <w:sz w:val="22"/>
                  <w:szCs w:val="22"/>
                </w:rPr>
                <w:t>Check that school children, older people and anyone with a disability are accounted for before dark, so that no one is searched for in the night.</w:t>
              </w:r>
            </w:ins>
            <w:del w:id="817" w:author="Bonephace Kaijage" w:date="2026-10-14T06:11:00Z" w16du:dateUtc="2026-10-14T04:11:00Z">
              <w:r w:rsidR="00275313" w:rsidRPr="00997D17" w:rsidDel="00FE0A4D">
                <w:rPr>
                  <w:sz w:val="22"/>
                  <w:szCs w:val="22"/>
                </w:rPr>
                <w:delText>Account for school children and older people before dark.</w:delText>
              </w:r>
            </w:del>
          </w:p>
          <w:p w14:paraId="5980D463" w14:textId="64E88013" w:rsidR="002066E7" w:rsidRPr="00997D17" w:rsidRDefault="00FE0A4D" w:rsidP="00034217">
            <w:pPr>
              <w:pStyle w:val="ListBullet"/>
              <w:rPr>
                <w:sz w:val="22"/>
                <w:szCs w:val="22"/>
              </w:rPr>
            </w:pPr>
            <w:ins w:id="818" w:author="Bonephace Kaijage" w:date="2026-10-14T06:13:00Z" w16du:dateUtc="2026-10-14T04:13:00Z">
              <w:r>
                <w:rPr>
                  <w:sz w:val="22"/>
                  <w:szCs w:val="22"/>
                </w:rPr>
                <w:t>Boil or treat drinking water, because floods carry waste into wells; tell the clinic early if anyone has diarrhoea.</w:t>
              </w:r>
            </w:ins>
            <w:del w:id="819"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748D8E4C" w14:textId="09278F75" w:rsidR="0055281C" w:rsidRPr="00997D17" w:rsidRDefault="00275313" w:rsidP="00034217">
            <w:pPr>
              <w:pStyle w:val="ListBullet"/>
              <w:rPr>
                <w:sz w:val="22"/>
                <w:szCs w:val="22"/>
              </w:rPr>
            </w:pPr>
            <w:r w:rsidRPr="00997D17">
              <w:rPr>
                <w:sz w:val="22"/>
                <w:szCs w:val="22"/>
              </w:rPr>
              <w:t>Hamisha kaya za eneo hili kwenda kituoni.</w:t>
            </w:r>
          </w:p>
          <w:p w14:paraId="077280CC" w14:textId="09F66950" w:rsidR="0055281C" w:rsidRPr="00997D17" w:rsidRDefault="00275313" w:rsidP="00034217">
            <w:pPr>
              <w:pStyle w:val="ListBullet"/>
              <w:rPr>
                <w:sz w:val="22"/>
                <w:szCs w:val="22"/>
                <w:lang w:val="sv-SE"/>
              </w:rPr>
            </w:pPr>
            <w:r w:rsidRPr="00997D17">
              <w:rPr>
                <w:sz w:val="22"/>
                <w:szCs w:val="22"/>
                <w:lang w:val="sv-SE"/>
              </w:rPr>
              <w:t>Funga barabara au daraja. Elekeza magari.</w:t>
            </w:r>
          </w:p>
          <w:p w14:paraId="5BEF7246" w14:textId="32D4F9B1"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3E60B321" w14:textId="3D227273" w:rsidR="002066E7" w:rsidRPr="00997D17" w:rsidRDefault="00275313" w:rsidP="00034217">
            <w:pPr>
              <w:pStyle w:val="ListBullet"/>
              <w:rPr>
                <w:sz w:val="22"/>
                <w:szCs w:val="22"/>
                <w:lang w:val="sv-SE"/>
              </w:rPr>
            </w:pPr>
            <w:r w:rsidRPr="00997D17">
              <w:rPr>
                <w:sz w:val="22"/>
                <w:szCs w:val="22"/>
                <w:lang w:val="sv-SE"/>
              </w:rPr>
              <w:t>Chemsha maji. Kliniki iangalie kuhara.</w:t>
            </w:r>
          </w:p>
        </w:tc>
      </w:tr>
      <w:tr w:rsidR="002066E7" w:rsidRPr="00997D17" w14:paraId="528783D2" w14:textId="77777777" w:rsidTr="002066E7">
        <w:tc>
          <w:tcPr>
            <w:tcW w:w="2278" w:type="dxa"/>
          </w:tcPr>
          <w:p w14:paraId="4C933665"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34E9C3C6" w14:textId="3509A485" w:rsidR="0055281C" w:rsidRPr="00FE0A4D" w:rsidRDefault="00FE0A4D" w:rsidP="0055281C">
            <w:pPr>
              <w:pStyle w:val="ListParagraph"/>
              <w:rPr>
                <w:sz w:val="22"/>
                <w:szCs w:val="22"/>
                <w:lang w:val="sv-SE"/>
                <w:rPrChange w:id="820" w:author="Bonephace Kaijage" w:date="2026-10-14T06:30:00Z" w16du:dateUtc="2026-10-14T04:30:00Z">
                  <w:rPr>
                    <w:sz w:val="22"/>
                    <w:szCs w:val="22"/>
                  </w:rPr>
                </w:rPrChange>
              </w:rPr>
            </w:pPr>
            <w:ins w:id="821" w:author="Bonephace Kaijage" w:date="2026-10-14T06:14:00Z" w16du:dateUtc="2026-10-14T04:14:00Z">
              <w:r w:rsidRPr="00FE0A4D">
                <w:rPr>
                  <w:sz w:val="22"/>
                  <w:szCs w:val="22"/>
                  <w:lang w:val="sv-SE"/>
                  <w:rPrChange w:id="822" w:author="Bonephace Kaijage" w:date="2026-10-14T06:30:00Z" w16du:dateUtc="2026-10-14T04:30:00Z">
                    <w:rPr>
                      <w:sz w:val="22"/>
                      <w:szCs w:val="22"/>
                    </w:rPr>
                  </w:rPrChange>
                </w:rPr>
                <w:t xml:space="preserve">Hakikisheni watoto, wazee na watu wenye ulemavu wote wako salama </w:t>
              </w:r>
              <w:r w:rsidRPr="00FE0A4D">
                <w:rPr>
                  <w:sz w:val="22"/>
                  <w:szCs w:val="22"/>
                  <w:lang w:val="sv-SE"/>
                  <w:rPrChange w:id="823" w:author="Bonephace Kaijage" w:date="2026-10-14T06:30:00Z" w16du:dateUtc="2026-10-14T04:30:00Z">
                    <w:rPr>
                      <w:sz w:val="22"/>
                      <w:szCs w:val="22"/>
                    </w:rPr>
                  </w:rPrChange>
                </w:rPr>
                <w:lastRenderedPageBreak/>
                <w:t>na wana mtu wa kuwasaidia.</w:t>
              </w:r>
            </w:ins>
            <w:del w:id="824" w:author="Bonephace Kaijage" w:date="2026-10-14T06:14:00Z" w16du:dateUtc="2026-10-14T04:14:00Z">
              <w:r w:rsidR="0055281C" w:rsidRPr="00FE0A4D" w:rsidDel="00FE0A4D">
                <w:rPr>
                  <w:sz w:val="22"/>
                  <w:szCs w:val="22"/>
                  <w:lang w:val="sv-SE"/>
                  <w:rPrChange w:id="825" w:author="Bonephace Kaijage" w:date="2026-10-14T06:30:00Z" w16du:dateUtc="2026-10-14T04:30:00Z">
                    <w:rPr>
                      <w:sz w:val="22"/>
                      <w:szCs w:val="22"/>
                    </w:rPr>
                  </w:rPrChange>
                </w:rPr>
                <w:delText>Hakiki watoto, wazee na watu wenye ulemavu.</w:delText>
              </w:r>
            </w:del>
          </w:p>
          <w:p w14:paraId="57E79AE0" w14:textId="3704241A" w:rsidR="0055281C" w:rsidRPr="00FE0A4D" w:rsidRDefault="0055281C" w:rsidP="0055281C">
            <w:pPr>
              <w:pStyle w:val="ListParagraph"/>
              <w:rPr>
                <w:sz w:val="22"/>
                <w:szCs w:val="22"/>
                <w:lang w:val="sv-SE"/>
                <w:rPrChange w:id="826" w:author="Bonephace Kaijage" w:date="2026-10-14T06:30:00Z" w16du:dateUtc="2026-10-14T04:30:00Z">
                  <w:rPr>
                    <w:sz w:val="22"/>
                    <w:szCs w:val="22"/>
                  </w:rPr>
                </w:rPrChange>
              </w:rPr>
            </w:pPr>
            <w:r w:rsidRPr="00FE0A4D">
              <w:rPr>
                <w:sz w:val="22"/>
                <w:szCs w:val="22"/>
                <w:lang w:val="sv-SE"/>
                <w:rPrChange w:id="827" w:author="Bonephace Kaijage" w:date="2026-10-14T06:30:00Z" w16du:dateUtc="2026-10-14T04:30:00Z">
                  <w:rPr>
                    <w:sz w:val="22"/>
                    <w:szCs w:val="22"/>
                  </w:rPr>
                </w:rPrChange>
              </w:rPr>
              <w:t>Chanzo cha maji kikiathirika, chemsha au tibu maji ya kunywa.</w:t>
            </w:r>
          </w:p>
          <w:p w14:paraId="00B9169B" w14:textId="476063F5" w:rsidR="002066E7" w:rsidRPr="00FE0A4D" w:rsidRDefault="002066E7" w:rsidP="00FE4152">
            <w:pPr>
              <w:pStyle w:val="ListParagraph"/>
              <w:rPr>
                <w:sz w:val="22"/>
                <w:szCs w:val="22"/>
                <w:lang w:val="sv-SE"/>
                <w:rPrChange w:id="828" w:author="Bonephace Kaijage" w:date="2026-10-14T06:30:00Z" w16du:dateUtc="2026-10-14T04:30:00Z">
                  <w:rPr>
                    <w:sz w:val="22"/>
                    <w:szCs w:val="22"/>
                  </w:rPr>
                </w:rPrChange>
              </w:rPr>
            </w:pPr>
          </w:p>
        </w:tc>
        <w:tc>
          <w:tcPr>
            <w:tcW w:w="2278" w:type="dxa"/>
          </w:tcPr>
          <w:p w14:paraId="57A4DCCC" w14:textId="77689B6A"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6AB7698E" w14:textId="7AE18324" w:rsidR="002066E7" w:rsidRPr="00997D17" w:rsidRDefault="00FE0A4D" w:rsidP="00FE4152">
            <w:pPr>
              <w:pStyle w:val="ListParagraph"/>
              <w:rPr>
                <w:sz w:val="22"/>
                <w:szCs w:val="22"/>
              </w:rPr>
            </w:pPr>
            <w:ins w:id="829" w:author="Bonephace Kaijage" w:date="2026-10-14T06:19:00Z" w16du:dateUtc="2026-10-14T04:19:00Z">
              <w:r>
                <w:rPr>
                  <w:sz w:val="22"/>
                  <w:szCs w:val="22"/>
                </w:rPr>
                <w:t xml:space="preserve">Conditions at the sites named in Know Your Risk are now life-threatening: houses damaged, people cut off, and a real risk of drowning, injury or disease. Help is </w:t>
              </w:r>
              <w:r>
                <w:rPr>
                  <w:sz w:val="22"/>
                  <w:szCs w:val="22"/>
                </w:rPr>
                <w:lastRenderedPageBreak/>
                <w:t>being organised; please follow the committee's instructions and look out for neighbours.</w:t>
              </w:r>
            </w:ins>
            <w:del w:id="830"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9596406" w14:textId="18AF7665" w:rsidR="002066E7" w:rsidRPr="00997D17" w:rsidRDefault="00FE0A4D" w:rsidP="00FE4152">
            <w:pPr>
              <w:pStyle w:val="ListParagraph"/>
              <w:rPr>
                <w:sz w:val="22"/>
                <w:szCs w:val="22"/>
              </w:rPr>
            </w:pPr>
            <w:ins w:id="831"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w:t>
              </w:r>
              <w:r>
                <w:rPr>
                  <w:sz w:val="22"/>
                  <w:szCs w:val="22"/>
                </w:rPr>
                <w:lastRenderedPageBreak/>
                <w:t>au magonjwa. Msaada unaandaliwa; tafadhali fuateni maelekezo ya kamati na muangaliane na majirani.</w:t>
              </w:r>
            </w:ins>
            <w:del w:id="83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350C684" w14:textId="689E7AB1" w:rsidR="0055281C" w:rsidRPr="00997D17" w:rsidRDefault="00FE0A4D" w:rsidP="00034217">
            <w:pPr>
              <w:pStyle w:val="ListBullet"/>
              <w:rPr>
                <w:sz w:val="22"/>
                <w:szCs w:val="22"/>
              </w:rPr>
            </w:pPr>
            <w:ins w:id="833" w:author="Bonephace Kaijage" w:date="2026-10-14T06:04:00Z" w16du:dateUtc="2026-10-14T04:04:00Z">
              <w:r>
                <w:rPr>
                  <w:sz w:val="22"/>
                  <w:szCs w:val="22"/>
                </w:rPr>
                <w:lastRenderedPageBreak/>
                <w:t xml:space="preserve">Please move now from the sites named in Know Your Risk to the agreed safe place, helping anyone who cannot move alone. Return only when </w:t>
              </w:r>
              <w:r>
                <w:rPr>
                  <w:sz w:val="22"/>
                  <w:szCs w:val="22"/>
                </w:rPr>
                <w:lastRenderedPageBreak/>
                <w:t>the committee confirms it is safe.</w:t>
              </w:r>
            </w:ins>
            <w:del w:id="834"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04AA8EBE" w14:textId="62995BBF" w:rsidR="0055281C" w:rsidRPr="00997D17" w:rsidRDefault="00FE0A4D" w:rsidP="00034217">
            <w:pPr>
              <w:pStyle w:val="ListBullet"/>
              <w:rPr>
                <w:sz w:val="22"/>
                <w:szCs w:val="22"/>
              </w:rPr>
            </w:pPr>
            <w:ins w:id="835" w:author="Bonephace Kaijage" w:date="2026-10-14T06:19:00Z" w16du:dateUtc="2026-10-14T04:19:00Z">
              <w:r>
                <w:rPr>
                  <w:sz w:val="22"/>
                  <w:szCs w:val="22"/>
                </w:rPr>
                <w:t>Call 114 and 190, and keep the road to the sites named in Know Your Risk clear so that ambulances and rescue teams can reach people.</w:t>
              </w:r>
            </w:ins>
            <w:del w:id="836" w:author="Bonephace Kaijage" w:date="2026-10-14T06:19:00Z" w16du:dateUtc="2026-10-14T04:19:00Z">
              <w:r w:rsidR="00275313" w:rsidRPr="00997D17" w:rsidDel="00FE0A4D">
                <w:rPr>
                  <w:sz w:val="22"/>
                  <w:szCs w:val="22"/>
                </w:rPr>
                <w:delText>Call 114 and 190. Keep the road to the named sites clear for ambulances.</w:delText>
              </w:r>
            </w:del>
          </w:p>
          <w:p w14:paraId="1B4B503A" w14:textId="54ADC768" w:rsidR="0055281C" w:rsidRPr="00997D17" w:rsidRDefault="00275313" w:rsidP="00034217">
            <w:pPr>
              <w:pStyle w:val="ListBullet"/>
              <w:rPr>
                <w:sz w:val="22"/>
                <w:szCs w:val="22"/>
              </w:rPr>
            </w:pPr>
            <w:r w:rsidRPr="00997D17">
              <w:rPr>
                <w:sz w:val="22"/>
                <w:szCs w:val="22"/>
              </w:rPr>
              <w:t>Open the shelter and register every household. Note who is missing.</w:t>
            </w:r>
          </w:p>
          <w:p w14:paraId="155F0230" w14:textId="724E8964"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7ABB7B40" w14:textId="0C0CA0F8" w:rsidR="0055281C"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577230E3" w14:textId="0BDDF2CA" w:rsidR="0055281C" w:rsidRPr="00997D17" w:rsidRDefault="00275313" w:rsidP="00034217">
            <w:pPr>
              <w:pStyle w:val="ListBullet"/>
              <w:rPr>
                <w:sz w:val="22"/>
                <w:szCs w:val="22"/>
                <w:lang w:val="sv-SE"/>
              </w:rPr>
            </w:pPr>
            <w:r w:rsidRPr="00997D17">
              <w:rPr>
                <w:sz w:val="22"/>
                <w:szCs w:val="22"/>
                <w:lang w:val="sv-SE"/>
              </w:rPr>
              <w:t>Piga 114 na 190. Acha barabara wazi.</w:t>
            </w:r>
          </w:p>
          <w:p w14:paraId="478538CD" w14:textId="18D6DD72" w:rsidR="0055281C" w:rsidRPr="00997D17" w:rsidRDefault="00275313" w:rsidP="00034217">
            <w:pPr>
              <w:pStyle w:val="ListBullet"/>
              <w:rPr>
                <w:sz w:val="22"/>
                <w:szCs w:val="22"/>
                <w:lang w:val="sv-SE"/>
              </w:rPr>
            </w:pPr>
            <w:r w:rsidRPr="00997D17">
              <w:rPr>
                <w:sz w:val="22"/>
                <w:szCs w:val="22"/>
                <w:lang w:val="sv-SE"/>
              </w:rPr>
              <w:lastRenderedPageBreak/>
              <w:t>Sajili kila kaya. Andika aliyepotea.</w:t>
            </w:r>
          </w:p>
          <w:p w14:paraId="78E3B444" w14:textId="6744F5B6"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33249A12" w14:textId="77777777" w:rsidTr="002066E7">
        <w:tc>
          <w:tcPr>
            <w:tcW w:w="2278" w:type="dxa"/>
          </w:tcPr>
          <w:p w14:paraId="451C2EB6"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670AD76A"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24664CFD" w14:textId="52497498"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33D8F784" w14:textId="006B0332" w:rsidR="002066E7" w:rsidRPr="00997D17" w:rsidRDefault="002066E7" w:rsidP="00FE4152">
            <w:pPr>
              <w:pStyle w:val="ListParagraph"/>
              <w:rPr>
                <w:sz w:val="22"/>
                <w:szCs w:val="22"/>
              </w:rPr>
            </w:pPr>
            <w:r w:rsidRPr="00997D17">
              <w:rPr>
                <w:sz w:val="22"/>
                <w:szCs w:val="22"/>
              </w:rPr>
              <w:t>Bahi District Council</w:t>
            </w:r>
          </w:p>
        </w:tc>
        <w:tc>
          <w:tcPr>
            <w:tcW w:w="2278" w:type="dxa"/>
          </w:tcPr>
          <w:p w14:paraId="259C4FD5" w14:textId="25B3DEA2"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78AF5FCA" w14:textId="062BF324" w:rsidR="002066E7" w:rsidRPr="00997D17" w:rsidRDefault="008C6B60" w:rsidP="00FE4152">
            <w:pPr>
              <w:pStyle w:val="ListParagraph"/>
              <w:rPr>
                <w:sz w:val="22"/>
                <w:szCs w:val="22"/>
              </w:rPr>
            </w:pPr>
            <w:r w:rsidRPr="00997D17">
              <w:rPr>
                <w:sz w:val="22"/>
                <w:szCs w:val="22"/>
              </w:rPr>
              <w:t>drought, the Bahi wetland drying in poor years, strong winds, wildfire, and flash floods when the Bubu rises. A few roads slippery, a few low homes wet, and lightning where storms build.</w:t>
            </w:r>
          </w:p>
        </w:tc>
        <w:tc>
          <w:tcPr>
            <w:tcW w:w="2278" w:type="dxa"/>
          </w:tcPr>
          <w:p w14:paraId="7AFAB82C" w14:textId="3B161AC3"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9ABC42E" w14:textId="3991A414" w:rsidR="0055281C" w:rsidRPr="00997D17" w:rsidRDefault="00275313" w:rsidP="00034217">
            <w:pPr>
              <w:pStyle w:val="ListBullet"/>
              <w:rPr>
                <w:sz w:val="22"/>
                <w:szCs w:val="22"/>
              </w:rPr>
            </w:pPr>
            <w:r w:rsidRPr="00997D17">
              <w:rPr>
                <w:sz w:val="22"/>
                <w:szCs w:val="22"/>
              </w:rPr>
              <w:t>Before the rain, walk the dry water points and clear the drains and culverts.</w:t>
            </w:r>
          </w:p>
          <w:p w14:paraId="10107F8F" w14:textId="6979F681" w:rsidR="0055281C" w:rsidRPr="00997D17" w:rsidRDefault="00FE0A4D" w:rsidP="00034217">
            <w:pPr>
              <w:pStyle w:val="ListBullet"/>
              <w:rPr>
                <w:sz w:val="22"/>
                <w:szCs w:val="22"/>
              </w:rPr>
            </w:pPr>
            <w:ins w:id="837" w:author="Bonephace Kaijage" w:date="2026-10-14T06:17:00Z" w16du:dateUtc="2026-10-14T04:17:00Z">
              <w:r>
                <w:rPr>
                  <w:sz w:val="22"/>
                  <w:szCs w:val="22"/>
                </w:rPr>
                <w:t>Households along the dry water points: keep food, documents and children above floor level, because water here can enter houses with little warning.</w:t>
              </w:r>
            </w:ins>
            <w:del w:id="838" w:author="Bonephace Kaijage" w:date="2026-10-14T06:17:00Z" w16du:dateUtc="2026-10-14T04:17:00Z">
              <w:r w:rsidR="00275313" w:rsidRPr="00997D17" w:rsidDel="00FE0A4D">
                <w:rPr>
                  <w:sz w:val="22"/>
                  <w:szCs w:val="22"/>
                </w:rPr>
                <w:delText>Households along the dry water points raise food, documents and children above the floor.</w:delText>
              </w:r>
            </w:del>
          </w:p>
          <w:p w14:paraId="095D6BB5" w14:textId="63ED1E5F" w:rsidR="0055281C" w:rsidRPr="00997D17" w:rsidRDefault="00FE0A4D" w:rsidP="00034217">
            <w:pPr>
              <w:pStyle w:val="ListBullet"/>
              <w:rPr>
                <w:sz w:val="22"/>
                <w:szCs w:val="22"/>
              </w:rPr>
            </w:pPr>
            <w:ins w:id="839" w:author="Bonephace Kaijage" w:date="2026-10-14T06:13:00Z" w16du:dateUtc="2026-10-14T04:13:00Z">
              <w:r>
                <w:rPr>
                  <w:sz w:val="22"/>
                  <w:szCs w:val="22"/>
                </w:rPr>
                <w:t xml:space="preserve">Save 190 and the ward chair's number, and keep a torch and drinking water ready, so that help can be called and the household </w:t>
              </w:r>
              <w:r>
                <w:rPr>
                  <w:sz w:val="22"/>
                  <w:szCs w:val="22"/>
                </w:rPr>
                <w:lastRenderedPageBreak/>
                <w:t>can manage a night without power.</w:t>
              </w:r>
            </w:ins>
            <w:del w:id="840" w:author="Bonephace Kaijage" w:date="2026-10-14T06:13:00Z" w16du:dateUtc="2026-10-14T04:13:00Z">
              <w:r w:rsidR="00275313" w:rsidRPr="00997D17" w:rsidDel="00FE0A4D">
                <w:rPr>
                  <w:sz w:val="22"/>
                  <w:szCs w:val="22"/>
                </w:rPr>
                <w:delText>Save 190 and the ward chair number. Keep a torch and drinking water.</w:delText>
              </w:r>
            </w:del>
          </w:p>
          <w:p w14:paraId="7F78707C" w14:textId="7604859C" w:rsidR="002066E7" w:rsidRPr="00997D17" w:rsidRDefault="00275313" w:rsidP="00034217">
            <w:pPr>
              <w:pStyle w:val="ListBullet"/>
              <w:rPr>
                <w:sz w:val="22"/>
                <w:szCs w:val="22"/>
              </w:rPr>
            </w:pPr>
            <w:r w:rsidRPr="00997D17">
              <w:rPr>
                <w:sz w:val="22"/>
                <w:szCs w:val="22"/>
              </w:rPr>
              <w:t>Do not drive or walk through water crossing the dry water points. Headlights on, slow down.</w:t>
            </w:r>
          </w:p>
        </w:tc>
        <w:tc>
          <w:tcPr>
            <w:tcW w:w="2279" w:type="dxa"/>
          </w:tcPr>
          <w:p w14:paraId="4C6C3B9E" w14:textId="17153F20" w:rsidR="0055281C" w:rsidRPr="00997D17" w:rsidRDefault="00275313" w:rsidP="00034217">
            <w:pPr>
              <w:pStyle w:val="ListBullet"/>
              <w:rPr>
                <w:sz w:val="22"/>
                <w:szCs w:val="22"/>
                <w:lang w:val="sv-SE"/>
              </w:rPr>
            </w:pPr>
            <w:r w:rsidRPr="00997D17">
              <w:rPr>
                <w:sz w:val="22"/>
                <w:szCs w:val="22"/>
                <w:lang w:val="sv-SE"/>
              </w:rPr>
              <w:lastRenderedPageBreak/>
              <w:t>Kabla ya mvua, tembea eneo hili na usafishe mitaro.</w:t>
            </w:r>
          </w:p>
          <w:p w14:paraId="527DE1DB" w14:textId="5D17C758" w:rsidR="0055281C" w:rsidRPr="00997D17" w:rsidRDefault="00275313" w:rsidP="00034217">
            <w:pPr>
              <w:pStyle w:val="ListBullet"/>
              <w:rPr>
                <w:sz w:val="22"/>
                <w:szCs w:val="22"/>
              </w:rPr>
            </w:pPr>
            <w:r w:rsidRPr="00997D17">
              <w:rPr>
                <w:sz w:val="22"/>
                <w:szCs w:val="22"/>
              </w:rPr>
              <w:t>Kaya zipandishe chakula, nyaraka na watoto.</w:t>
            </w:r>
          </w:p>
          <w:p w14:paraId="16D23BAF" w14:textId="41C24C24" w:rsidR="0055281C" w:rsidRPr="00FE0A4D" w:rsidRDefault="00FE0A4D" w:rsidP="00034217">
            <w:pPr>
              <w:pStyle w:val="ListBullet"/>
              <w:rPr>
                <w:sz w:val="22"/>
                <w:szCs w:val="22"/>
                <w:rPrChange w:id="841" w:author="Bonephace Kaijage" w:date="2026-10-14T06:30:00Z" w16du:dateUtc="2026-10-14T04:30:00Z">
                  <w:rPr>
                    <w:sz w:val="22"/>
                    <w:szCs w:val="22"/>
                    <w:lang w:val="sv-SE"/>
                  </w:rPr>
                </w:rPrChange>
              </w:rPr>
            </w:pPr>
            <w:ins w:id="842" w:author="Bonephace Kaijage" w:date="2026-10-14T06:11:00Z" w16du:dateUtc="2026-10-14T04:11:00Z">
              <w:r>
                <w:rPr>
                  <w:sz w:val="22"/>
                  <w:szCs w:val="22"/>
                </w:rPr>
                <w:t>Hifadhini 190 na namba ya mwenyekiti, na wekeni tochi na maji tayari, ili msaada uitwe na kaya iweze kukaa usiku bila umeme.</w:t>
              </w:r>
            </w:ins>
            <w:del w:id="843" w:author="Bonephace Kaijage" w:date="2026-10-14T06:11:00Z" w16du:dateUtc="2026-10-14T04:11:00Z">
              <w:r w:rsidR="00275313" w:rsidRPr="00997D17" w:rsidDel="00FE0A4D">
                <w:rPr>
                  <w:sz w:val="22"/>
                  <w:szCs w:val="22"/>
                </w:rPr>
                <w:delText xml:space="preserve">Hifadhi 190 na namba ya mwenyekiti. </w:delText>
              </w:r>
              <w:r w:rsidR="00275313" w:rsidRPr="00FE0A4D" w:rsidDel="00FE0A4D">
                <w:rPr>
                  <w:sz w:val="22"/>
                  <w:szCs w:val="22"/>
                  <w:rPrChange w:id="844" w:author="Bonephace Kaijage" w:date="2026-10-14T06:30:00Z" w16du:dateUtc="2026-10-14T04:30:00Z">
                    <w:rPr>
                      <w:sz w:val="22"/>
                      <w:szCs w:val="22"/>
                      <w:lang w:val="sv-SE"/>
                    </w:rPr>
                  </w:rPrChange>
                </w:rPr>
                <w:delText>Weka tochi na maji.</w:delText>
              </w:r>
            </w:del>
          </w:p>
          <w:p w14:paraId="4A8032AB" w14:textId="6DA2BB8F" w:rsidR="002066E7" w:rsidRPr="00997D17" w:rsidRDefault="00FE0A4D" w:rsidP="00034217">
            <w:pPr>
              <w:pStyle w:val="ListBullet"/>
              <w:rPr>
                <w:sz w:val="22"/>
                <w:szCs w:val="22"/>
                <w:lang w:val="sv-SE"/>
              </w:rPr>
            </w:pPr>
            <w:ins w:id="845" w:author="Bonephace Kaijage" w:date="2026-10-14T06:11:00Z" w16du:dateUtc="2026-10-14T04:11:00Z">
              <w:r w:rsidRPr="00FE0A4D">
                <w:rPr>
                  <w:sz w:val="22"/>
                  <w:szCs w:val="22"/>
                  <w:rPrChange w:id="846" w:author="Bonephace Kaijage" w:date="2026-10-14T06:30:00Z" w16du:dateUtc="2026-10-14T04:30:00Z">
                    <w:rPr>
                      <w:sz w:val="22"/>
                      <w:szCs w:val="22"/>
                      <w:lang w:val="sv-SE"/>
                    </w:rPr>
                  </w:rPrChange>
                </w:rPr>
                <w:t xml:space="preserve">Subirini badala ya kuvuka maji barabarani: yanaweza </w:t>
              </w:r>
              <w:r w:rsidRPr="00FE0A4D">
                <w:rPr>
                  <w:sz w:val="22"/>
                  <w:szCs w:val="22"/>
                  <w:rPrChange w:id="847" w:author="Bonephace Kaijage" w:date="2026-10-14T06:30:00Z" w16du:dateUtc="2026-10-14T04:30:00Z">
                    <w:rPr>
                      <w:sz w:val="22"/>
                      <w:szCs w:val="22"/>
                      <w:lang w:val="sv-SE"/>
                    </w:rPr>
                  </w:rPrChange>
                </w:rPr>
                <w:lastRenderedPageBreak/>
                <w:t xml:space="preserve">kumchukua mtu au gari. </w:t>
              </w:r>
              <w:r>
                <w:rPr>
                  <w:sz w:val="22"/>
                  <w:szCs w:val="22"/>
                  <w:lang w:val="sv-SE"/>
                </w:rPr>
                <w:t>Washeni taa, punguzeni mwendo.</w:t>
              </w:r>
            </w:ins>
            <w:del w:id="848" w:author="Bonephace Kaijage" w:date="2026-10-14T06:11:00Z" w16du:dateUtc="2026-10-14T04:11:00Z">
              <w:r w:rsidR="00275313" w:rsidRPr="00997D17" w:rsidDel="00FE0A4D">
                <w:rPr>
                  <w:sz w:val="22"/>
                  <w:szCs w:val="22"/>
                  <w:lang w:val="sv-SE"/>
                </w:rPr>
                <w:delText>Usivuke maji barabarani. Washa taa, punguza mwendo.</w:delText>
              </w:r>
            </w:del>
          </w:p>
        </w:tc>
      </w:tr>
      <w:tr w:rsidR="002066E7" w:rsidRPr="000343A2" w14:paraId="75BBCAA0" w14:textId="77777777" w:rsidTr="002066E7">
        <w:tc>
          <w:tcPr>
            <w:tcW w:w="2278" w:type="dxa"/>
          </w:tcPr>
          <w:p w14:paraId="2ACC9F3E" w14:textId="77777777" w:rsidR="0055281C" w:rsidRPr="001D64D9" w:rsidRDefault="0055281C" w:rsidP="0055281C">
            <w:pPr>
              <w:pStyle w:val="ListParagraph"/>
              <w:rPr>
                <w:sz w:val="22"/>
                <w:szCs w:val="22"/>
              </w:rPr>
            </w:pPr>
            <w:r w:rsidRPr="001D64D9">
              <w:rPr>
                <w:sz w:val="22"/>
                <w:szCs w:val="22"/>
              </w:rPr>
              <w:lastRenderedPageBreak/>
              <w:t>Ondoa taka kwenye mitaro na njia za maji kuzunguka makazi.</w:t>
            </w:r>
          </w:p>
          <w:p w14:paraId="7B62E85F"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584D3C54" w14:textId="0813D1C3"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1E37771D" w14:textId="74436381" w:rsidR="002066E7" w:rsidRPr="00997D17" w:rsidRDefault="002066E7" w:rsidP="00FE4152">
            <w:pPr>
              <w:pStyle w:val="ListParagraph"/>
              <w:rPr>
                <w:sz w:val="22"/>
                <w:szCs w:val="22"/>
              </w:rPr>
            </w:pPr>
          </w:p>
        </w:tc>
        <w:tc>
          <w:tcPr>
            <w:tcW w:w="2278" w:type="dxa"/>
          </w:tcPr>
          <w:p w14:paraId="50E14D74" w14:textId="4E446E1B"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E6544A3" w14:textId="01F5A822" w:rsidR="002066E7" w:rsidRPr="00997D17" w:rsidRDefault="008C6B60" w:rsidP="00FE4152">
            <w:pPr>
              <w:pStyle w:val="ListParagraph"/>
              <w:rPr>
                <w:sz w:val="22"/>
                <w:szCs w:val="22"/>
              </w:rPr>
            </w:pPr>
            <w:r w:rsidRPr="00997D17">
              <w:rPr>
                <w:sz w:val="22"/>
                <w:szCs w:val="22"/>
              </w:rPr>
              <w:t>drought, the Bahi wetland drying in poor years, strong winds, wildfire, and flash floods when the Bubu rises. Roads, water points or houses at the named sites are now affected. Some journeys and classes are disrupted.</w:t>
            </w:r>
          </w:p>
        </w:tc>
        <w:tc>
          <w:tcPr>
            <w:tcW w:w="2278" w:type="dxa"/>
          </w:tcPr>
          <w:p w14:paraId="3E0717D4" w14:textId="53B9BD2C"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9C96A82" w14:textId="291E45F5" w:rsidR="0055281C" w:rsidRPr="00997D17" w:rsidRDefault="00FE0A4D" w:rsidP="00034217">
            <w:pPr>
              <w:pStyle w:val="ListBullet"/>
              <w:rPr>
                <w:sz w:val="22"/>
                <w:szCs w:val="22"/>
              </w:rPr>
            </w:pPr>
            <w:ins w:id="849" w:author="Bonephace Kaijage" w:date="2026-10-14T06:19:00Z" w16du:dateUtc="2026-10-14T04:19:00Z">
              <w:r>
                <w:rPr>
                  <w:sz w:val="22"/>
                  <w:szCs w:val="22"/>
                </w:rPr>
                <w:t>Move households off the sites named in Know Your Risk to the ward assembly point.</w:t>
              </w:r>
            </w:ins>
            <w:del w:id="850" w:author="Bonephace Kaijage" w:date="2026-10-14T06:19:00Z" w16du:dateUtc="2026-10-14T04:19:00Z">
              <w:r w:rsidR="00275313" w:rsidRPr="00997D17" w:rsidDel="00FE0A4D">
                <w:rPr>
                  <w:sz w:val="22"/>
                  <w:szCs w:val="22"/>
                </w:rPr>
                <w:delText>Move households off the named sites are now affected to the ward assembly point.</w:delText>
              </w:r>
            </w:del>
          </w:p>
          <w:p w14:paraId="7A795CDA" w14:textId="6742FCB3" w:rsidR="0055281C" w:rsidRPr="00997D17" w:rsidRDefault="00FE0A4D" w:rsidP="00034217">
            <w:pPr>
              <w:pStyle w:val="ListBullet"/>
              <w:rPr>
                <w:sz w:val="22"/>
                <w:szCs w:val="22"/>
              </w:rPr>
            </w:pPr>
            <w:ins w:id="851" w:author="Bonephace Kaijage" w:date="2026-10-14T06:19:00Z" w16du:dateUtc="2026-10-14T04:19:00Z">
              <w:r>
                <w:rPr>
                  <w:sz w:val="22"/>
                  <w:szCs w:val="22"/>
                </w:rPr>
                <w:t>Close and mark the flooded road or bridge at the sites named in Know Your Risk. Divert traffic.</w:t>
              </w:r>
            </w:ins>
            <w:del w:id="852" w:author="Bonephace Kaijage" w:date="2026-10-14T06:19:00Z" w16du:dateUtc="2026-10-14T04:19:00Z">
              <w:r w:rsidR="00275313" w:rsidRPr="00997D17" w:rsidDel="00FE0A4D">
                <w:rPr>
                  <w:sz w:val="22"/>
                  <w:szCs w:val="22"/>
                </w:rPr>
                <w:delText>Close and mark the flooded road or bridge at the named sites are now affected. Divert traffic.</w:delText>
              </w:r>
            </w:del>
          </w:p>
          <w:p w14:paraId="026E65E2" w14:textId="4D63D974" w:rsidR="0055281C" w:rsidRPr="00997D17" w:rsidRDefault="00FE0A4D" w:rsidP="00034217">
            <w:pPr>
              <w:pStyle w:val="ListBullet"/>
              <w:rPr>
                <w:sz w:val="22"/>
                <w:szCs w:val="22"/>
              </w:rPr>
            </w:pPr>
            <w:ins w:id="853" w:author="Bonephace Kaijage" w:date="2026-10-14T06:11:00Z" w16du:dateUtc="2026-10-14T04:11:00Z">
              <w:r>
                <w:rPr>
                  <w:sz w:val="22"/>
                  <w:szCs w:val="22"/>
                </w:rPr>
                <w:t>Check that school children, older people and anyone with a disability are accounted for before dark, so that no one is searched for in the night.</w:t>
              </w:r>
            </w:ins>
            <w:del w:id="854" w:author="Bonephace Kaijage" w:date="2026-10-14T06:11:00Z" w16du:dateUtc="2026-10-14T04:11:00Z">
              <w:r w:rsidR="00275313" w:rsidRPr="00997D17" w:rsidDel="00FE0A4D">
                <w:rPr>
                  <w:sz w:val="22"/>
                  <w:szCs w:val="22"/>
                </w:rPr>
                <w:delText>Account for school children and older people before dark.</w:delText>
              </w:r>
            </w:del>
          </w:p>
          <w:p w14:paraId="3129E82C" w14:textId="62259C3C" w:rsidR="002066E7" w:rsidRPr="00997D17" w:rsidRDefault="00FE0A4D" w:rsidP="00034217">
            <w:pPr>
              <w:pStyle w:val="ListBullet"/>
              <w:rPr>
                <w:sz w:val="22"/>
                <w:szCs w:val="22"/>
              </w:rPr>
            </w:pPr>
            <w:ins w:id="855" w:author="Bonephace Kaijage" w:date="2026-10-14T06:13:00Z" w16du:dateUtc="2026-10-14T04:13:00Z">
              <w:r>
                <w:rPr>
                  <w:sz w:val="22"/>
                  <w:szCs w:val="22"/>
                </w:rPr>
                <w:t>Boil or treat drinking water, because floods carry waste into wells; tell the clinic early if anyone has diarrhoea.</w:t>
              </w:r>
            </w:ins>
            <w:del w:id="856"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5C864495" w14:textId="794F9629" w:rsidR="0055281C" w:rsidRPr="00997D17" w:rsidRDefault="00275313" w:rsidP="00034217">
            <w:pPr>
              <w:pStyle w:val="ListBullet"/>
              <w:rPr>
                <w:sz w:val="22"/>
                <w:szCs w:val="22"/>
              </w:rPr>
            </w:pPr>
            <w:r w:rsidRPr="00997D17">
              <w:rPr>
                <w:sz w:val="22"/>
                <w:szCs w:val="22"/>
              </w:rPr>
              <w:t>Hamisha kaya za eneo hili kwenda kituoni.</w:t>
            </w:r>
          </w:p>
          <w:p w14:paraId="3596871B" w14:textId="300C1274" w:rsidR="0055281C" w:rsidRPr="00997D17" w:rsidRDefault="00275313" w:rsidP="00034217">
            <w:pPr>
              <w:pStyle w:val="ListBullet"/>
              <w:rPr>
                <w:sz w:val="22"/>
                <w:szCs w:val="22"/>
                <w:lang w:val="sv-SE"/>
              </w:rPr>
            </w:pPr>
            <w:r w:rsidRPr="00997D17">
              <w:rPr>
                <w:sz w:val="22"/>
                <w:szCs w:val="22"/>
                <w:lang w:val="sv-SE"/>
              </w:rPr>
              <w:t>Funga barabara au daraja. Elekeza magari.</w:t>
            </w:r>
          </w:p>
          <w:p w14:paraId="560B9FDC" w14:textId="00F39409"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2FBCB6C1" w14:textId="031951E0" w:rsidR="002066E7" w:rsidRPr="00997D17" w:rsidRDefault="00275313" w:rsidP="00034217">
            <w:pPr>
              <w:pStyle w:val="ListBullet"/>
              <w:rPr>
                <w:sz w:val="22"/>
                <w:szCs w:val="22"/>
                <w:lang w:val="sv-SE"/>
              </w:rPr>
            </w:pPr>
            <w:r w:rsidRPr="00997D17">
              <w:rPr>
                <w:sz w:val="22"/>
                <w:szCs w:val="22"/>
                <w:lang w:val="sv-SE"/>
              </w:rPr>
              <w:t>Chemsha maji. Kliniki iangalie kuhara.</w:t>
            </w:r>
          </w:p>
        </w:tc>
      </w:tr>
      <w:tr w:rsidR="002066E7" w:rsidRPr="00997D17" w14:paraId="70FFDC69" w14:textId="77777777" w:rsidTr="002066E7">
        <w:tc>
          <w:tcPr>
            <w:tcW w:w="2278" w:type="dxa"/>
          </w:tcPr>
          <w:p w14:paraId="55E70A8C"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488406ED" w14:textId="7079D169" w:rsidR="0055281C" w:rsidRPr="00FE0A4D" w:rsidRDefault="00FE0A4D" w:rsidP="0055281C">
            <w:pPr>
              <w:pStyle w:val="ListParagraph"/>
              <w:rPr>
                <w:sz w:val="22"/>
                <w:szCs w:val="22"/>
                <w:lang w:val="sv-SE"/>
                <w:rPrChange w:id="857" w:author="Bonephace Kaijage" w:date="2026-10-14T06:30:00Z" w16du:dateUtc="2026-10-14T04:30:00Z">
                  <w:rPr>
                    <w:sz w:val="22"/>
                    <w:szCs w:val="22"/>
                  </w:rPr>
                </w:rPrChange>
              </w:rPr>
            </w:pPr>
            <w:ins w:id="858" w:author="Bonephace Kaijage" w:date="2026-10-14T06:14:00Z" w16du:dateUtc="2026-10-14T04:14:00Z">
              <w:r w:rsidRPr="00FE0A4D">
                <w:rPr>
                  <w:sz w:val="22"/>
                  <w:szCs w:val="22"/>
                  <w:lang w:val="sv-SE"/>
                  <w:rPrChange w:id="859" w:author="Bonephace Kaijage" w:date="2026-10-14T06:30:00Z" w16du:dateUtc="2026-10-14T04:30:00Z">
                    <w:rPr>
                      <w:sz w:val="22"/>
                      <w:szCs w:val="22"/>
                    </w:rPr>
                  </w:rPrChange>
                </w:rPr>
                <w:lastRenderedPageBreak/>
                <w:t>Hakikisheni watoto, wazee na watu wenye ulemavu wote wako salama na wana mtu wa kuwasaidia.</w:t>
              </w:r>
            </w:ins>
            <w:del w:id="860" w:author="Bonephace Kaijage" w:date="2026-10-14T06:14:00Z" w16du:dateUtc="2026-10-14T04:14:00Z">
              <w:r w:rsidR="0055281C" w:rsidRPr="00FE0A4D" w:rsidDel="00FE0A4D">
                <w:rPr>
                  <w:sz w:val="22"/>
                  <w:szCs w:val="22"/>
                  <w:lang w:val="sv-SE"/>
                  <w:rPrChange w:id="861" w:author="Bonephace Kaijage" w:date="2026-10-14T06:30:00Z" w16du:dateUtc="2026-10-14T04:30:00Z">
                    <w:rPr>
                      <w:sz w:val="22"/>
                      <w:szCs w:val="22"/>
                    </w:rPr>
                  </w:rPrChange>
                </w:rPr>
                <w:delText>Hakiki watoto, wazee na watu wenye ulemavu.</w:delText>
              </w:r>
            </w:del>
          </w:p>
          <w:p w14:paraId="3896E2FC" w14:textId="79EE5D73" w:rsidR="0055281C" w:rsidRPr="00FE0A4D" w:rsidRDefault="0055281C" w:rsidP="0055281C">
            <w:pPr>
              <w:pStyle w:val="ListParagraph"/>
              <w:rPr>
                <w:sz w:val="22"/>
                <w:szCs w:val="22"/>
                <w:lang w:val="sv-SE"/>
                <w:rPrChange w:id="862" w:author="Bonephace Kaijage" w:date="2026-10-14T06:30:00Z" w16du:dateUtc="2026-10-14T04:30:00Z">
                  <w:rPr>
                    <w:sz w:val="22"/>
                    <w:szCs w:val="22"/>
                  </w:rPr>
                </w:rPrChange>
              </w:rPr>
            </w:pPr>
            <w:r w:rsidRPr="00FE0A4D">
              <w:rPr>
                <w:sz w:val="22"/>
                <w:szCs w:val="22"/>
                <w:lang w:val="sv-SE"/>
                <w:rPrChange w:id="863" w:author="Bonephace Kaijage" w:date="2026-10-14T06:30:00Z" w16du:dateUtc="2026-10-14T04:30:00Z">
                  <w:rPr>
                    <w:sz w:val="22"/>
                    <w:szCs w:val="22"/>
                  </w:rPr>
                </w:rPrChange>
              </w:rPr>
              <w:t>Chanzo cha maji kikiathirika, chemsha au tibu maji ya kunywa.</w:t>
            </w:r>
          </w:p>
          <w:p w14:paraId="40594506" w14:textId="5B7F2AB9" w:rsidR="002066E7" w:rsidRPr="00FE0A4D" w:rsidRDefault="002066E7" w:rsidP="00FE4152">
            <w:pPr>
              <w:pStyle w:val="ListParagraph"/>
              <w:rPr>
                <w:sz w:val="22"/>
                <w:szCs w:val="22"/>
                <w:lang w:val="sv-SE"/>
                <w:rPrChange w:id="864" w:author="Bonephace Kaijage" w:date="2026-10-14T06:30:00Z" w16du:dateUtc="2026-10-14T04:30:00Z">
                  <w:rPr>
                    <w:sz w:val="22"/>
                    <w:szCs w:val="22"/>
                  </w:rPr>
                </w:rPrChange>
              </w:rPr>
            </w:pPr>
          </w:p>
        </w:tc>
        <w:tc>
          <w:tcPr>
            <w:tcW w:w="2278" w:type="dxa"/>
          </w:tcPr>
          <w:p w14:paraId="3BB9DC69" w14:textId="5C83760C"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64496AD4" w14:textId="2B3E3E52" w:rsidR="002066E7" w:rsidRPr="00997D17" w:rsidRDefault="00FE0A4D" w:rsidP="00FE4152">
            <w:pPr>
              <w:pStyle w:val="ListParagraph"/>
              <w:rPr>
                <w:sz w:val="22"/>
                <w:szCs w:val="22"/>
              </w:rPr>
            </w:pPr>
            <w:ins w:id="865" w:author="Bonephace Kaijage" w:date="2026-10-14T06:19:00Z" w16du:dateUtc="2026-10-14T04:19:00Z">
              <w:r>
                <w:rPr>
                  <w:sz w:val="22"/>
                  <w:szCs w:val="22"/>
                </w:rPr>
                <w:t xml:space="preserve">Conditions at the sites named in Know Your Risk are now life-threatening: </w:t>
              </w:r>
              <w:r>
                <w:rPr>
                  <w:sz w:val="22"/>
                  <w:szCs w:val="22"/>
                </w:rPr>
                <w:lastRenderedPageBreak/>
                <w:t>houses damaged, people cut off, and a real risk of drowning, injury or disease. Help is being organised; please follow the committee's instructions and look out for neighbours.</w:t>
              </w:r>
            </w:ins>
            <w:del w:id="866"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F943A2E" w14:textId="3F515B26" w:rsidR="002066E7" w:rsidRPr="00997D17" w:rsidRDefault="00FE0A4D" w:rsidP="00FE4152">
            <w:pPr>
              <w:pStyle w:val="ListParagraph"/>
              <w:rPr>
                <w:sz w:val="22"/>
                <w:szCs w:val="22"/>
              </w:rPr>
            </w:pPr>
            <w:ins w:id="867" w:author="Bonephace Kaijage" w:date="2026-10-14T06:23:00Z" w16du:dateUtc="2026-10-14T04:23:00Z">
              <w:r>
                <w:rPr>
                  <w:sz w:val="22"/>
                  <w:szCs w:val="22"/>
                </w:rPr>
                <w:lastRenderedPageBreak/>
                <w:t xml:space="preserve">Hali katika maeneo yaliyotajwa kwenye Fahamu Hatari sasa ni hatari kwa </w:t>
              </w:r>
              <w:r>
                <w:rPr>
                  <w:sz w:val="22"/>
                  <w:szCs w:val="22"/>
                </w:rPr>
                <w:lastRenderedPageBreak/>
                <w:t>maisha: nyumba zimeharibika, watu wamekatwa, na kuna hatari halisi ya kuzama, kujeruhiwa au magonjwa. Msaada unaandaliwa; tafadhali fuateni maelekezo ya kamati na muangaliane na majirani.</w:t>
              </w:r>
            </w:ins>
            <w:del w:id="86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D2CE3E9" w14:textId="7CB24EA4" w:rsidR="0055281C" w:rsidRPr="00997D17" w:rsidRDefault="00FE0A4D" w:rsidP="00034217">
            <w:pPr>
              <w:pStyle w:val="ListBullet"/>
              <w:rPr>
                <w:sz w:val="22"/>
                <w:szCs w:val="22"/>
              </w:rPr>
            </w:pPr>
            <w:ins w:id="869" w:author="Bonephace Kaijage" w:date="2026-10-14T06:04:00Z" w16du:dateUtc="2026-10-14T04:04:00Z">
              <w:r>
                <w:rPr>
                  <w:sz w:val="22"/>
                  <w:szCs w:val="22"/>
                </w:rPr>
                <w:lastRenderedPageBreak/>
                <w:t xml:space="preserve">Please move now from the sites named in Know Your Risk to the </w:t>
              </w:r>
              <w:r>
                <w:rPr>
                  <w:sz w:val="22"/>
                  <w:szCs w:val="22"/>
                </w:rPr>
                <w:lastRenderedPageBreak/>
                <w:t>agreed safe place, helping anyone who cannot move alone. Return only when the committee confirms it is safe.</w:t>
              </w:r>
            </w:ins>
            <w:del w:id="870"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6093FA19" w14:textId="5565B675" w:rsidR="0055281C" w:rsidRPr="00997D17" w:rsidRDefault="00FE0A4D" w:rsidP="00034217">
            <w:pPr>
              <w:pStyle w:val="ListBullet"/>
              <w:rPr>
                <w:sz w:val="22"/>
                <w:szCs w:val="22"/>
              </w:rPr>
            </w:pPr>
            <w:ins w:id="871" w:author="Bonephace Kaijage" w:date="2026-10-14T06:19:00Z" w16du:dateUtc="2026-10-14T04:19:00Z">
              <w:r>
                <w:rPr>
                  <w:sz w:val="22"/>
                  <w:szCs w:val="22"/>
                </w:rPr>
                <w:t>Call 114 and 190, and keep the road to the sites named in Know Your Risk clear so that ambulances and rescue teams can reach people.</w:t>
              </w:r>
            </w:ins>
            <w:del w:id="872" w:author="Bonephace Kaijage" w:date="2026-10-14T06:19:00Z" w16du:dateUtc="2026-10-14T04:19:00Z">
              <w:r w:rsidR="00275313" w:rsidRPr="00997D17" w:rsidDel="00FE0A4D">
                <w:rPr>
                  <w:sz w:val="22"/>
                  <w:szCs w:val="22"/>
                </w:rPr>
                <w:delText>Call 114 and 190. Keep the road to the named sites clear for ambulances.</w:delText>
              </w:r>
            </w:del>
          </w:p>
          <w:p w14:paraId="0AC7980B" w14:textId="756832C2" w:rsidR="0055281C" w:rsidRPr="00997D17" w:rsidRDefault="00275313" w:rsidP="00034217">
            <w:pPr>
              <w:pStyle w:val="ListBullet"/>
              <w:rPr>
                <w:sz w:val="22"/>
                <w:szCs w:val="22"/>
              </w:rPr>
            </w:pPr>
            <w:r w:rsidRPr="00997D17">
              <w:rPr>
                <w:sz w:val="22"/>
                <w:szCs w:val="22"/>
              </w:rPr>
              <w:t>Open the shelter and register every household. Note who is missing.</w:t>
            </w:r>
          </w:p>
          <w:p w14:paraId="2488D785" w14:textId="22E8A48B"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4D9496EF" w14:textId="7B14D85A" w:rsidR="0055281C"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3B1EB770" w14:textId="1011D87B" w:rsidR="0055281C" w:rsidRPr="00997D17" w:rsidRDefault="00275313" w:rsidP="00034217">
            <w:pPr>
              <w:pStyle w:val="ListBullet"/>
              <w:rPr>
                <w:sz w:val="22"/>
                <w:szCs w:val="22"/>
                <w:lang w:val="sv-SE"/>
              </w:rPr>
            </w:pPr>
            <w:r w:rsidRPr="00997D17">
              <w:rPr>
                <w:sz w:val="22"/>
                <w:szCs w:val="22"/>
                <w:lang w:val="sv-SE"/>
              </w:rPr>
              <w:lastRenderedPageBreak/>
              <w:t>Piga 114 na 190. Acha barabara wazi.</w:t>
            </w:r>
          </w:p>
          <w:p w14:paraId="1936D30D" w14:textId="08D47275" w:rsidR="0055281C" w:rsidRPr="00997D17" w:rsidRDefault="00275313" w:rsidP="00034217">
            <w:pPr>
              <w:pStyle w:val="ListBullet"/>
              <w:rPr>
                <w:sz w:val="22"/>
                <w:szCs w:val="22"/>
                <w:lang w:val="sv-SE"/>
              </w:rPr>
            </w:pPr>
            <w:r w:rsidRPr="00997D17">
              <w:rPr>
                <w:sz w:val="22"/>
                <w:szCs w:val="22"/>
                <w:lang w:val="sv-SE"/>
              </w:rPr>
              <w:t>Sajili kila kaya. Andika aliyepotea.</w:t>
            </w:r>
          </w:p>
          <w:p w14:paraId="30C0D6DE" w14:textId="44B6D913"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5840E4F0" w14:textId="77777777" w:rsidTr="002066E7">
        <w:tc>
          <w:tcPr>
            <w:tcW w:w="2278" w:type="dxa"/>
          </w:tcPr>
          <w:p w14:paraId="525952DE"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24B0EF29"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4D2740B0" w14:textId="1A78BB2A"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22B79937" w14:textId="60202B3A" w:rsidR="002066E7" w:rsidRPr="00997D17" w:rsidRDefault="002066E7" w:rsidP="00FE4152">
            <w:pPr>
              <w:pStyle w:val="ListParagraph"/>
              <w:rPr>
                <w:sz w:val="22"/>
                <w:szCs w:val="22"/>
              </w:rPr>
            </w:pPr>
            <w:r w:rsidRPr="00997D17">
              <w:rPr>
                <w:sz w:val="22"/>
                <w:szCs w:val="22"/>
              </w:rPr>
              <w:t>Chamwino District Council</w:t>
            </w:r>
          </w:p>
        </w:tc>
        <w:tc>
          <w:tcPr>
            <w:tcW w:w="2278" w:type="dxa"/>
          </w:tcPr>
          <w:p w14:paraId="787D8A33" w14:textId="57AC3BB8"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032BC1B7" w14:textId="56F44B83" w:rsidR="002066E7" w:rsidRPr="00997D17" w:rsidRDefault="008C6B60" w:rsidP="00FE4152">
            <w:pPr>
              <w:pStyle w:val="ListParagraph"/>
              <w:rPr>
                <w:sz w:val="22"/>
                <w:szCs w:val="22"/>
              </w:rPr>
            </w:pPr>
            <w:r w:rsidRPr="00997D17">
              <w:rPr>
                <w:sz w:val="22"/>
                <w:szCs w:val="22"/>
              </w:rPr>
              <w:t>drought, strong winds, wildfire, flash floods, and water shortage for livestock and crops. A few roads slippery, a few low homes wet, and lightning where storms build.</w:t>
            </w:r>
          </w:p>
        </w:tc>
        <w:tc>
          <w:tcPr>
            <w:tcW w:w="2278" w:type="dxa"/>
          </w:tcPr>
          <w:p w14:paraId="40B32E45" w14:textId="60034C7E"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18C8F60" w14:textId="1CAF79F7" w:rsidR="0055281C" w:rsidRPr="00997D17" w:rsidRDefault="00275313" w:rsidP="00034217">
            <w:pPr>
              <w:pStyle w:val="ListBullet"/>
              <w:rPr>
                <w:sz w:val="22"/>
                <w:szCs w:val="22"/>
              </w:rPr>
            </w:pPr>
            <w:r w:rsidRPr="00997D17">
              <w:rPr>
                <w:sz w:val="22"/>
                <w:szCs w:val="22"/>
              </w:rPr>
              <w:t>Before the rain, walk the dry water points and clear the drains and culverts.</w:t>
            </w:r>
          </w:p>
          <w:p w14:paraId="39803836" w14:textId="2792E770" w:rsidR="0055281C" w:rsidRPr="00997D17" w:rsidRDefault="00FE0A4D" w:rsidP="00034217">
            <w:pPr>
              <w:pStyle w:val="ListBullet"/>
              <w:rPr>
                <w:sz w:val="22"/>
                <w:szCs w:val="22"/>
              </w:rPr>
            </w:pPr>
            <w:ins w:id="873" w:author="Bonephace Kaijage" w:date="2026-10-14T06:17:00Z" w16du:dateUtc="2026-10-14T04:17:00Z">
              <w:r>
                <w:rPr>
                  <w:sz w:val="22"/>
                  <w:szCs w:val="22"/>
                </w:rPr>
                <w:t>Households along the dry water points: keep food, documents and children above floor level, because water here can enter houses with little warning.</w:t>
              </w:r>
            </w:ins>
            <w:del w:id="874" w:author="Bonephace Kaijage" w:date="2026-10-14T06:17:00Z" w16du:dateUtc="2026-10-14T04:17:00Z">
              <w:r w:rsidR="00275313" w:rsidRPr="00997D17" w:rsidDel="00FE0A4D">
                <w:rPr>
                  <w:sz w:val="22"/>
                  <w:szCs w:val="22"/>
                </w:rPr>
                <w:delText>Households along the dry water points raise food, documents and children above the floor.</w:delText>
              </w:r>
            </w:del>
          </w:p>
          <w:p w14:paraId="29C4D2AA" w14:textId="6775789A" w:rsidR="0055281C" w:rsidRPr="00997D17" w:rsidRDefault="00FE0A4D" w:rsidP="00034217">
            <w:pPr>
              <w:pStyle w:val="ListBullet"/>
              <w:rPr>
                <w:sz w:val="22"/>
                <w:szCs w:val="22"/>
              </w:rPr>
            </w:pPr>
            <w:ins w:id="875" w:author="Bonephace Kaijage" w:date="2026-10-14T06:13:00Z" w16du:dateUtc="2026-10-14T04:13:00Z">
              <w:r>
                <w:rPr>
                  <w:sz w:val="22"/>
                  <w:szCs w:val="22"/>
                </w:rPr>
                <w:t xml:space="preserve">Save 190 and the ward chair's number, and keep a </w:t>
              </w:r>
              <w:r>
                <w:rPr>
                  <w:sz w:val="22"/>
                  <w:szCs w:val="22"/>
                </w:rPr>
                <w:lastRenderedPageBreak/>
                <w:t>torch and drinking water ready, so that help can be called and the household can manage a night without power.</w:t>
              </w:r>
            </w:ins>
            <w:del w:id="876" w:author="Bonephace Kaijage" w:date="2026-10-14T06:13:00Z" w16du:dateUtc="2026-10-14T04:13:00Z">
              <w:r w:rsidR="00275313" w:rsidRPr="00997D17" w:rsidDel="00FE0A4D">
                <w:rPr>
                  <w:sz w:val="22"/>
                  <w:szCs w:val="22"/>
                </w:rPr>
                <w:delText>Save 190 and the ward chair number. Keep a torch and drinking water.</w:delText>
              </w:r>
            </w:del>
          </w:p>
          <w:p w14:paraId="3502EE07" w14:textId="7973A787" w:rsidR="002066E7" w:rsidRPr="00997D17" w:rsidRDefault="00275313" w:rsidP="00034217">
            <w:pPr>
              <w:pStyle w:val="ListBullet"/>
              <w:rPr>
                <w:sz w:val="22"/>
                <w:szCs w:val="22"/>
              </w:rPr>
            </w:pPr>
            <w:r w:rsidRPr="00997D17">
              <w:rPr>
                <w:sz w:val="22"/>
                <w:szCs w:val="22"/>
              </w:rPr>
              <w:t>Do not drive or walk through water crossing the dry water points. Headlights on, slow down.</w:t>
            </w:r>
          </w:p>
        </w:tc>
        <w:tc>
          <w:tcPr>
            <w:tcW w:w="2279" w:type="dxa"/>
          </w:tcPr>
          <w:p w14:paraId="03192C02" w14:textId="393810E9" w:rsidR="0055281C" w:rsidRPr="00997D17" w:rsidRDefault="00275313" w:rsidP="00034217">
            <w:pPr>
              <w:pStyle w:val="ListBullet"/>
              <w:rPr>
                <w:sz w:val="22"/>
                <w:szCs w:val="22"/>
                <w:lang w:val="sv-SE"/>
              </w:rPr>
            </w:pPr>
            <w:r w:rsidRPr="00997D17">
              <w:rPr>
                <w:sz w:val="22"/>
                <w:szCs w:val="22"/>
                <w:lang w:val="sv-SE"/>
              </w:rPr>
              <w:lastRenderedPageBreak/>
              <w:t>Kabla ya mvua, tembea eneo hili na usafishe mitaro.</w:t>
            </w:r>
          </w:p>
          <w:p w14:paraId="35D65F83" w14:textId="53F8C41F" w:rsidR="0055281C" w:rsidRPr="00997D17" w:rsidRDefault="00275313" w:rsidP="00034217">
            <w:pPr>
              <w:pStyle w:val="ListBullet"/>
              <w:rPr>
                <w:sz w:val="22"/>
                <w:szCs w:val="22"/>
              </w:rPr>
            </w:pPr>
            <w:r w:rsidRPr="00997D17">
              <w:rPr>
                <w:sz w:val="22"/>
                <w:szCs w:val="22"/>
              </w:rPr>
              <w:t>Kaya zipandishe chakula, nyaraka na watoto.</w:t>
            </w:r>
          </w:p>
          <w:p w14:paraId="30D66B75" w14:textId="092EA8C9" w:rsidR="0055281C" w:rsidRPr="00FE0A4D" w:rsidRDefault="00FE0A4D" w:rsidP="00034217">
            <w:pPr>
              <w:pStyle w:val="ListBullet"/>
              <w:rPr>
                <w:sz w:val="22"/>
                <w:szCs w:val="22"/>
                <w:rPrChange w:id="877" w:author="Bonephace Kaijage" w:date="2026-10-14T06:30:00Z" w16du:dateUtc="2026-10-14T04:30:00Z">
                  <w:rPr>
                    <w:sz w:val="22"/>
                    <w:szCs w:val="22"/>
                    <w:lang w:val="sv-SE"/>
                  </w:rPr>
                </w:rPrChange>
              </w:rPr>
            </w:pPr>
            <w:ins w:id="878" w:author="Bonephace Kaijage" w:date="2026-10-14T06:11:00Z" w16du:dateUtc="2026-10-14T04:11:00Z">
              <w:r>
                <w:rPr>
                  <w:sz w:val="22"/>
                  <w:szCs w:val="22"/>
                </w:rPr>
                <w:t>Hifadhini 190 na namba ya mwenyekiti, na wekeni tochi na maji tayari, ili msaada uitwe na kaya iweze kukaa usiku bila umeme.</w:t>
              </w:r>
            </w:ins>
            <w:del w:id="879" w:author="Bonephace Kaijage" w:date="2026-10-14T06:11:00Z" w16du:dateUtc="2026-10-14T04:11:00Z">
              <w:r w:rsidR="00275313" w:rsidRPr="00997D17" w:rsidDel="00FE0A4D">
                <w:rPr>
                  <w:sz w:val="22"/>
                  <w:szCs w:val="22"/>
                </w:rPr>
                <w:delText xml:space="preserve">Hifadhi 190 na namba ya mwenyekiti. </w:delText>
              </w:r>
              <w:r w:rsidR="00275313" w:rsidRPr="00FE0A4D" w:rsidDel="00FE0A4D">
                <w:rPr>
                  <w:sz w:val="22"/>
                  <w:szCs w:val="22"/>
                  <w:rPrChange w:id="880" w:author="Bonephace Kaijage" w:date="2026-10-14T06:30:00Z" w16du:dateUtc="2026-10-14T04:30:00Z">
                    <w:rPr>
                      <w:sz w:val="22"/>
                      <w:szCs w:val="22"/>
                      <w:lang w:val="sv-SE"/>
                    </w:rPr>
                  </w:rPrChange>
                </w:rPr>
                <w:delText>Weka tochi na maji.</w:delText>
              </w:r>
            </w:del>
          </w:p>
          <w:p w14:paraId="4C724EAB" w14:textId="523F65EE" w:rsidR="002066E7" w:rsidRPr="00997D17" w:rsidRDefault="00FE0A4D" w:rsidP="00034217">
            <w:pPr>
              <w:pStyle w:val="ListBullet"/>
              <w:rPr>
                <w:sz w:val="22"/>
                <w:szCs w:val="22"/>
                <w:lang w:val="sv-SE"/>
              </w:rPr>
            </w:pPr>
            <w:ins w:id="881" w:author="Bonephace Kaijage" w:date="2026-10-14T06:11:00Z" w16du:dateUtc="2026-10-14T04:11:00Z">
              <w:r w:rsidRPr="00FE0A4D">
                <w:rPr>
                  <w:sz w:val="22"/>
                  <w:szCs w:val="22"/>
                  <w:rPrChange w:id="882" w:author="Bonephace Kaijage" w:date="2026-10-14T06:30:00Z" w16du:dateUtc="2026-10-14T04:30:00Z">
                    <w:rPr>
                      <w:sz w:val="22"/>
                      <w:szCs w:val="22"/>
                      <w:lang w:val="sv-SE"/>
                    </w:rPr>
                  </w:rPrChange>
                </w:rPr>
                <w:lastRenderedPageBreak/>
                <w:t xml:space="preserve">Subirini badala ya kuvuka maji barabarani: yanaweza kumchukua mtu au gari. </w:t>
              </w:r>
              <w:r>
                <w:rPr>
                  <w:sz w:val="22"/>
                  <w:szCs w:val="22"/>
                  <w:lang w:val="sv-SE"/>
                </w:rPr>
                <w:t>Washeni taa, punguzeni mwendo.</w:t>
              </w:r>
            </w:ins>
            <w:del w:id="883" w:author="Bonephace Kaijage" w:date="2026-10-14T06:11:00Z" w16du:dateUtc="2026-10-14T04:11:00Z">
              <w:r w:rsidR="00275313" w:rsidRPr="00997D17" w:rsidDel="00FE0A4D">
                <w:rPr>
                  <w:sz w:val="22"/>
                  <w:szCs w:val="22"/>
                  <w:lang w:val="sv-SE"/>
                </w:rPr>
                <w:delText>Usivuke maji barabarani. Washa taa, punguza mwendo.</w:delText>
              </w:r>
            </w:del>
          </w:p>
        </w:tc>
      </w:tr>
      <w:tr w:rsidR="002066E7" w:rsidRPr="000343A2" w14:paraId="1193490F" w14:textId="77777777" w:rsidTr="002066E7">
        <w:tc>
          <w:tcPr>
            <w:tcW w:w="2278" w:type="dxa"/>
          </w:tcPr>
          <w:p w14:paraId="62B65A98" w14:textId="77777777" w:rsidR="0055281C" w:rsidRPr="001D64D9" w:rsidRDefault="0055281C" w:rsidP="0055281C">
            <w:pPr>
              <w:pStyle w:val="ListParagraph"/>
              <w:rPr>
                <w:sz w:val="22"/>
                <w:szCs w:val="22"/>
              </w:rPr>
            </w:pPr>
            <w:r w:rsidRPr="001D64D9">
              <w:rPr>
                <w:sz w:val="22"/>
                <w:szCs w:val="22"/>
              </w:rPr>
              <w:lastRenderedPageBreak/>
              <w:t>Ondoa taka kwenye mitaro na njia za maji kuzunguka makazi.</w:t>
            </w:r>
          </w:p>
          <w:p w14:paraId="52096DE0"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7A78E6C1" w14:textId="0AA75F8D"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4C9BBDD4" w14:textId="77E72B66" w:rsidR="002066E7" w:rsidRPr="00997D17" w:rsidRDefault="002066E7" w:rsidP="00FE4152">
            <w:pPr>
              <w:pStyle w:val="ListParagraph"/>
              <w:rPr>
                <w:sz w:val="22"/>
                <w:szCs w:val="22"/>
              </w:rPr>
            </w:pPr>
          </w:p>
        </w:tc>
        <w:tc>
          <w:tcPr>
            <w:tcW w:w="2278" w:type="dxa"/>
          </w:tcPr>
          <w:p w14:paraId="0DCE4469" w14:textId="4AB2FA1D"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3D23342E" w14:textId="772167CB" w:rsidR="002066E7" w:rsidRPr="00997D17" w:rsidRDefault="008C6B60" w:rsidP="00FE4152">
            <w:pPr>
              <w:pStyle w:val="ListParagraph"/>
              <w:rPr>
                <w:sz w:val="22"/>
                <w:szCs w:val="22"/>
              </w:rPr>
            </w:pPr>
            <w:r w:rsidRPr="00997D17">
              <w:rPr>
                <w:sz w:val="22"/>
                <w:szCs w:val="22"/>
              </w:rPr>
              <w:t>drought, strong winds, wildfire, flash floods, and water shortage for livestock and crops. Roads, water points or houses at the named sites are now affected. Some journeys and classes are disrupted.</w:t>
            </w:r>
          </w:p>
        </w:tc>
        <w:tc>
          <w:tcPr>
            <w:tcW w:w="2278" w:type="dxa"/>
          </w:tcPr>
          <w:p w14:paraId="0A959FDB" w14:textId="761E259B"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B2968C8" w14:textId="65D282AC" w:rsidR="0055281C" w:rsidRPr="00997D17" w:rsidRDefault="00FE0A4D" w:rsidP="00034217">
            <w:pPr>
              <w:pStyle w:val="ListBullet"/>
              <w:rPr>
                <w:sz w:val="22"/>
                <w:szCs w:val="22"/>
              </w:rPr>
            </w:pPr>
            <w:ins w:id="884" w:author="Bonephace Kaijage" w:date="2026-10-14T06:19:00Z" w16du:dateUtc="2026-10-14T04:19:00Z">
              <w:r>
                <w:rPr>
                  <w:sz w:val="22"/>
                  <w:szCs w:val="22"/>
                </w:rPr>
                <w:t>Move households off the sites named in Know Your Risk to the ward assembly point.</w:t>
              </w:r>
            </w:ins>
            <w:del w:id="885" w:author="Bonephace Kaijage" w:date="2026-10-14T06:19:00Z" w16du:dateUtc="2026-10-14T04:19:00Z">
              <w:r w:rsidR="00275313" w:rsidRPr="00997D17" w:rsidDel="00FE0A4D">
                <w:rPr>
                  <w:sz w:val="22"/>
                  <w:szCs w:val="22"/>
                </w:rPr>
                <w:delText>Move households off the named sites are now affected to the ward assembly point.</w:delText>
              </w:r>
            </w:del>
          </w:p>
          <w:p w14:paraId="270733B4" w14:textId="1302FBB3" w:rsidR="0055281C" w:rsidRPr="00997D17" w:rsidRDefault="00FE0A4D" w:rsidP="00034217">
            <w:pPr>
              <w:pStyle w:val="ListBullet"/>
              <w:rPr>
                <w:sz w:val="22"/>
                <w:szCs w:val="22"/>
              </w:rPr>
            </w:pPr>
            <w:ins w:id="886" w:author="Bonephace Kaijage" w:date="2026-10-14T06:19:00Z" w16du:dateUtc="2026-10-14T04:19:00Z">
              <w:r>
                <w:rPr>
                  <w:sz w:val="22"/>
                  <w:szCs w:val="22"/>
                </w:rPr>
                <w:t>Close and mark the flooded road or bridge at the sites named in Know Your Risk. Divert traffic.</w:t>
              </w:r>
            </w:ins>
            <w:del w:id="887" w:author="Bonephace Kaijage" w:date="2026-10-14T06:19:00Z" w16du:dateUtc="2026-10-14T04:19:00Z">
              <w:r w:rsidR="00275313" w:rsidRPr="00997D17" w:rsidDel="00FE0A4D">
                <w:rPr>
                  <w:sz w:val="22"/>
                  <w:szCs w:val="22"/>
                </w:rPr>
                <w:delText>Close and mark the flooded road or bridge at the named sites are now affected. Divert traffic.</w:delText>
              </w:r>
            </w:del>
          </w:p>
          <w:p w14:paraId="17F71F4E" w14:textId="6F9B6F1F" w:rsidR="0055281C" w:rsidRPr="00997D17" w:rsidRDefault="00FE0A4D" w:rsidP="00034217">
            <w:pPr>
              <w:pStyle w:val="ListBullet"/>
              <w:rPr>
                <w:sz w:val="22"/>
                <w:szCs w:val="22"/>
              </w:rPr>
            </w:pPr>
            <w:ins w:id="888" w:author="Bonephace Kaijage" w:date="2026-10-14T06:11:00Z" w16du:dateUtc="2026-10-14T04:11:00Z">
              <w:r>
                <w:rPr>
                  <w:sz w:val="22"/>
                  <w:szCs w:val="22"/>
                </w:rPr>
                <w:t>Check that school children, older people and anyone with a disability are accounted for before dark, so that no one is searched for in the night.</w:t>
              </w:r>
            </w:ins>
            <w:del w:id="889" w:author="Bonephace Kaijage" w:date="2026-10-14T06:11:00Z" w16du:dateUtc="2026-10-14T04:11:00Z">
              <w:r w:rsidR="00275313" w:rsidRPr="00997D17" w:rsidDel="00FE0A4D">
                <w:rPr>
                  <w:sz w:val="22"/>
                  <w:szCs w:val="22"/>
                </w:rPr>
                <w:delText>Account for school children and older people before dark.</w:delText>
              </w:r>
            </w:del>
          </w:p>
          <w:p w14:paraId="2922518D" w14:textId="0CFBB107" w:rsidR="002066E7" w:rsidRPr="00997D17" w:rsidRDefault="00FE0A4D" w:rsidP="00034217">
            <w:pPr>
              <w:pStyle w:val="ListBullet"/>
              <w:rPr>
                <w:sz w:val="22"/>
                <w:szCs w:val="22"/>
              </w:rPr>
            </w:pPr>
            <w:ins w:id="890" w:author="Bonephace Kaijage" w:date="2026-10-14T06:13:00Z" w16du:dateUtc="2026-10-14T04:13:00Z">
              <w:r>
                <w:rPr>
                  <w:sz w:val="22"/>
                  <w:szCs w:val="22"/>
                </w:rPr>
                <w:t>Boil or treat drinking water, because floods carry waste into wells; tell the clinic early if anyone has diarrhoea.</w:t>
              </w:r>
            </w:ins>
            <w:del w:id="891"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0D7516D9" w14:textId="14CA2574" w:rsidR="0055281C" w:rsidRPr="00997D17" w:rsidRDefault="00275313" w:rsidP="00034217">
            <w:pPr>
              <w:pStyle w:val="ListBullet"/>
              <w:rPr>
                <w:sz w:val="22"/>
                <w:szCs w:val="22"/>
              </w:rPr>
            </w:pPr>
            <w:r w:rsidRPr="00997D17">
              <w:rPr>
                <w:sz w:val="22"/>
                <w:szCs w:val="22"/>
              </w:rPr>
              <w:t>Hamisha kaya za eneo hili kwenda kituoni.</w:t>
            </w:r>
          </w:p>
          <w:p w14:paraId="1EDC9109" w14:textId="18F898E6" w:rsidR="0055281C" w:rsidRPr="00997D17" w:rsidRDefault="00275313" w:rsidP="00034217">
            <w:pPr>
              <w:pStyle w:val="ListBullet"/>
              <w:rPr>
                <w:sz w:val="22"/>
                <w:szCs w:val="22"/>
                <w:lang w:val="sv-SE"/>
              </w:rPr>
            </w:pPr>
            <w:r w:rsidRPr="00997D17">
              <w:rPr>
                <w:sz w:val="22"/>
                <w:szCs w:val="22"/>
                <w:lang w:val="sv-SE"/>
              </w:rPr>
              <w:t>Funga barabara au daraja. Elekeza magari.</w:t>
            </w:r>
          </w:p>
          <w:p w14:paraId="467F3E14" w14:textId="084D2C52"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249F6285" w14:textId="7C9862AE" w:rsidR="002066E7" w:rsidRPr="00997D17" w:rsidRDefault="00275313" w:rsidP="00034217">
            <w:pPr>
              <w:pStyle w:val="ListBullet"/>
              <w:rPr>
                <w:sz w:val="22"/>
                <w:szCs w:val="22"/>
                <w:lang w:val="sv-SE"/>
              </w:rPr>
            </w:pPr>
            <w:r w:rsidRPr="00997D17">
              <w:rPr>
                <w:sz w:val="22"/>
                <w:szCs w:val="22"/>
                <w:lang w:val="sv-SE"/>
              </w:rPr>
              <w:t>Chemsha maji. Kliniki iangalie kuhara.</w:t>
            </w:r>
          </w:p>
        </w:tc>
      </w:tr>
      <w:tr w:rsidR="002066E7" w:rsidRPr="00997D17" w14:paraId="08CE4974" w14:textId="77777777" w:rsidTr="002066E7">
        <w:tc>
          <w:tcPr>
            <w:tcW w:w="2278" w:type="dxa"/>
          </w:tcPr>
          <w:p w14:paraId="66922251"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54ADD44B" w14:textId="641FE733" w:rsidR="0055281C" w:rsidRPr="00FE0A4D" w:rsidRDefault="00FE0A4D" w:rsidP="0055281C">
            <w:pPr>
              <w:pStyle w:val="ListParagraph"/>
              <w:rPr>
                <w:sz w:val="22"/>
                <w:szCs w:val="22"/>
                <w:lang w:val="sv-SE"/>
                <w:rPrChange w:id="892" w:author="Bonephace Kaijage" w:date="2026-10-14T06:30:00Z" w16du:dateUtc="2026-10-14T04:30:00Z">
                  <w:rPr>
                    <w:sz w:val="22"/>
                    <w:szCs w:val="22"/>
                  </w:rPr>
                </w:rPrChange>
              </w:rPr>
            </w:pPr>
            <w:ins w:id="893" w:author="Bonephace Kaijage" w:date="2026-10-14T06:14:00Z" w16du:dateUtc="2026-10-14T04:14:00Z">
              <w:r w:rsidRPr="00FE0A4D">
                <w:rPr>
                  <w:sz w:val="22"/>
                  <w:szCs w:val="22"/>
                  <w:lang w:val="sv-SE"/>
                  <w:rPrChange w:id="894" w:author="Bonephace Kaijage" w:date="2026-10-14T06:30:00Z" w16du:dateUtc="2026-10-14T04:30:00Z">
                    <w:rPr>
                      <w:sz w:val="22"/>
                      <w:szCs w:val="22"/>
                    </w:rPr>
                  </w:rPrChange>
                </w:rPr>
                <w:t>Hakikisheni watoto, wazee na watu wenye ulemavu wote wako salama na wana mtu wa kuwasaidia.</w:t>
              </w:r>
            </w:ins>
            <w:del w:id="895" w:author="Bonephace Kaijage" w:date="2026-10-14T06:14:00Z" w16du:dateUtc="2026-10-14T04:14:00Z">
              <w:r w:rsidR="0055281C" w:rsidRPr="00FE0A4D" w:rsidDel="00FE0A4D">
                <w:rPr>
                  <w:sz w:val="22"/>
                  <w:szCs w:val="22"/>
                  <w:lang w:val="sv-SE"/>
                  <w:rPrChange w:id="896" w:author="Bonephace Kaijage" w:date="2026-10-14T06:30:00Z" w16du:dateUtc="2026-10-14T04:30:00Z">
                    <w:rPr>
                      <w:sz w:val="22"/>
                      <w:szCs w:val="22"/>
                    </w:rPr>
                  </w:rPrChange>
                </w:rPr>
                <w:delText>Hakiki watoto, wazee na watu wenye ulemavu.</w:delText>
              </w:r>
            </w:del>
          </w:p>
          <w:p w14:paraId="07587E5E" w14:textId="76F94A8C" w:rsidR="0055281C" w:rsidRPr="00FE0A4D" w:rsidRDefault="0055281C" w:rsidP="0055281C">
            <w:pPr>
              <w:pStyle w:val="ListParagraph"/>
              <w:rPr>
                <w:sz w:val="22"/>
                <w:szCs w:val="22"/>
                <w:lang w:val="sv-SE"/>
                <w:rPrChange w:id="897" w:author="Bonephace Kaijage" w:date="2026-10-14T06:30:00Z" w16du:dateUtc="2026-10-14T04:30:00Z">
                  <w:rPr>
                    <w:sz w:val="22"/>
                    <w:szCs w:val="22"/>
                  </w:rPr>
                </w:rPrChange>
              </w:rPr>
            </w:pPr>
            <w:r w:rsidRPr="00FE0A4D">
              <w:rPr>
                <w:sz w:val="22"/>
                <w:szCs w:val="22"/>
                <w:lang w:val="sv-SE"/>
                <w:rPrChange w:id="898" w:author="Bonephace Kaijage" w:date="2026-10-14T06:30:00Z" w16du:dateUtc="2026-10-14T04:30:00Z">
                  <w:rPr>
                    <w:sz w:val="22"/>
                    <w:szCs w:val="22"/>
                  </w:rPr>
                </w:rPrChange>
              </w:rPr>
              <w:t>Chanzo cha maji kikiathirika, chemsha au tibu maji ya kunywa.</w:t>
            </w:r>
          </w:p>
          <w:p w14:paraId="5A667587" w14:textId="14C93DE7" w:rsidR="002066E7" w:rsidRPr="00FE0A4D" w:rsidRDefault="002066E7" w:rsidP="00FE4152">
            <w:pPr>
              <w:pStyle w:val="ListParagraph"/>
              <w:rPr>
                <w:sz w:val="22"/>
                <w:szCs w:val="22"/>
                <w:lang w:val="sv-SE"/>
                <w:rPrChange w:id="899" w:author="Bonephace Kaijage" w:date="2026-10-14T06:30:00Z" w16du:dateUtc="2026-10-14T04:30:00Z">
                  <w:rPr>
                    <w:sz w:val="22"/>
                    <w:szCs w:val="22"/>
                  </w:rPr>
                </w:rPrChange>
              </w:rPr>
            </w:pPr>
          </w:p>
        </w:tc>
        <w:tc>
          <w:tcPr>
            <w:tcW w:w="2278" w:type="dxa"/>
          </w:tcPr>
          <w:p w14:paraId="27B794E9" w14:textId="3524FC5F"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8D87274" w14:textId="3E224F39" w:rsidR="002066E7" w:rsidRPr="00997D17" w:rsidRDefault="00FE0A4D" w:rsidP="00FE4152">
            <w:pPr>
              <w:pStyle w:val="ListParagraph"/>
              <w:rPr>
                <w:sz w:val="22"/>
                <w:szCs w:val="22"/>
              </w:rPr>
            </w:pPr>
            <w:ins w:id="900"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901"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2ABB4BE" w14:textId="603BC6D0" w:rsidR="002066E7" w:rsidRPr="00997D17" w:rsidRDefault="00FE0A4D" w:rsidP="00FE4152">
            <w:pPr>
              <w:pStyle w:val="ListParagraph"/>
              <w:rPr>
                <w:sz w:val="22"/>
                <w:szCs w:val="22"/>
              </w:rPr>
            </w:pPr>
            <w:ins w:id="902"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903"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7D0EC41" w14:textId="48EDB2C4" w:rsidR="0055281C" w:rsidRPr="00997D17" w:rsidRDefault="00FE0A4D" w:rsidP="00034217">
            <w:pPr>
              <w:pStyle w:val="ListBullet"/>
              <w:rPr>
                <w:sz w:val="22"/>
                <w:szCs w:val="22"/>
              </w:rPr>
            </w:pPr>
            <w:ins w:id="904"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905"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6F8FB701" w14:textId="2BD734FC" w:rsidR="0055281C" w:rsidRPr="00997D17" w:rsidRDefault="00FE0A4D" w:rsidP="00034217">
            <w:pPr>
              <w:pStyle w:val="ListBullet"/>
              <w:rPr>
                <w:sz w:val="22"/>
                <w:szCs w:val="22"/>
              </w:rPr>
            </w:pPr>
            <w:ins w:id="906" w:author="Bonephace Kaijage" w:date="2026-10-14T06:19:00Z" w16du:dateUtc="2026-10-14T04:19:00Z">
              <w:r>
                <w:rPr>
                  <w:sz w:val="22"/>
                  <w:szCs w:val="22"/>
                </w:rPr>
                <w:t>Call 114 and 190, and keep the road to the sites named in Know Your Risk clear so that ambulances and rescue teams can reach people.</w:t>
              </w:r>
            </w:ins>
            <w:del w:id="907" w:author="Bonephace Kaijage" w:date="2026-10-14T06:19:00Z" w16du:dateUtc="2026-10-14T04:19:00Z">
              <w:r w:rsidR="00275313" w:rsidRPr="00997D17" w:rsidDel="00FE0A4D">
                <w:rPr>
                  <w:sz w:val="22"/>
                  <w:szCs w:val="22"/>
                </w:rPr>
                <w:delText>Call 114 and 190. Keep the road to the named sites clear for ambulances.</w:delText>
              </w:r>
            </w:del>
          </w:p>
          <w:p w14:paraId="39FB95E8" w14:textId="6486D740" w:rsidR="0055281C" w:rsidRPr="00997D17" w:rsidRDefault="00275313" w:rsidP="00034217">
            <w:pPr>
              <w:pStyle w:val="ListBullet"/>
              <w:rPr>
                <w:sz w:val="22"/>
                <w:szCs w:val="22"/>
              </w:rPr>
            </w:pPr>
            <w:r w:rsidRPr="00997D17">
              <w:rPr>
                <w:sz w:val="22"/>
                <w:szCs w:val="22"/>
              </w:rPr>
              <w:t>Open the shelter and register every household. Note who is missing.</w:t>
            </w:r>
          </w:p>
          <w:p w14:paraId="0041A662" w14:textId="2DE43A02"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43EB4327" w14:textId="2C270BAA" w:rsidR="0055281C" w:rsidRPr="00997D17" w:rsidRDefault="00275313" w:rsidP="00034217">
            <w:pPr>
              <w:pStyle w:val="ListBullet"/>
              <w:rPr>
                <w:sz w:val="22"/>
                <w:szCs w:val="22"/>
                <w:lang w:val="sv-SE"/>
              </w:rPr>
            </w:pPr>
            <w:r w:rsidRPr="00997D17">
              <w:rPr>
                <w:sz w:val="22"/>
                <w:szCs w:val="22"/>
                <w:lang w:val="sv-SE"/>
              </w:rPr>
              <w:t>Hamisha eneo hili sasa. Msirudi mpaka kamati iseme.</w:t>
            </w:r>
          </w:p>
          <w:p w14:paraId="39E532B7" w14:textId="591D60CA" w:rsidR="0055281C" w:rsidRPr="00997D17" w:rsidRDefault="00275313" w:rsidP="00034217">
            <w:pPr>
              <w:pStyle w:val="ListBullet"/>
              <w:rPr>
                <w:sz w:val="22"/>
                <w:szCs w:val="22"/>
                <w:lang w:val="sv-SE"/>
              </w:rPr>
            </w:pPr>
            <w:r w:rsidRPr="00997D17">
              <w:rPr>
                <w:sz w:val="22"/>
                <w:szCs w:val="22"/>
                <w:lang w:val="sv-SE"/>
              </w:rPr>
              <w:t>Piga 114 na 190. Acha barabara wazi.</w:t>
            </w:r>
          </w:p>
          <w:p w14:paraId="3883FDEF" w14:textId="2B635BB0" w:rsidR="0055281C" w:rsidRPr="00997D17" w:rsidRDefault="00275313" w:rsidP="00034217">
            <w:pPr>
              <w:pStyle w:val="ListBullet"/>
              <w:rPr>
                <w:sz w:val="22"/>
                <w:szCs w:val="22"/>
                <w:lang w:val="sv-SE"/>
              </w:rPr>
            </w:pPr>
            <w:r w:rsidRPr="00997D17">
              <w:rPr>
                <w:sz w:val="22"/>
                <w:szCs w:val="22"/>
                <w:lang w:val="sv-SE"/>
              </w:rPr>
              <w:t>Sajili kila kaya. Andika aliyepotea.</w:t>
            </w:r>
          </w:p>
          <w:p w14:paraId="7198AA68" w14:textId="174637AE"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02C7FBCF" w14:textId="77777777" w:rsidTr="002066E7">
        <w:tc>
          <w:tcPr>
            <w:tcW w:w="2278" w:type="dxa"/>
          </w:tcPr>
          <w:p w14:paraId="2AF4712D"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0975998F"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33599895" w14:textId="58E2A234"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6CE497C4" w14:textId="4B23B167" w:rsidR="002066E7" w:rsidRPr="00997D17" w:rsidRDefault="002066E7" w:rsidP="00FE4152">
            <w:pPr>
              <w:pStyle w:val="ListParagraph"/>
              <w:rPr>
                <w:sz w:val="22"/>
                <w:szCs w:val="22"/>
              </w:rPr>
            </w:pPr>
            <w:r w:rsidRPr="00997D17">
              <w:rPr>
                <w:sz w:val="22"/>
                <w:szCs w:val="22"/>
              </w:rPr>
              <w:lastRenderedPageBreak/>
              <w:t>Chemba District Council</w:t>
            </w:r>
          </w:p>
        </w:tc>
        <w:tc>
          <w:tcPr>
            <w:tcW w:w="2278" w:type="dxa"/>
          </w:tcPr>
          <w:p w14:paraId="189F35FD" w14:textId="2B2856CD" w:rsidR="002066E7" w:rsidRPr="00997D17" w:rsidRDefault="002066E7" w:rsidP="00FE4152">
            <w:pPr>
              <w:pStyle w:val="ListParagraph"/>
              <w:rPr>
                <w:sz w:val="22"/>
                <w:szCs w:val="22"/>
              </w:rPr>
            </w:pPr>
            <w:r w:rsidRPr="00997D17">
              <w:rPr>
                <w:sz w:val="22"/>
                <w:szCs w:val="22"/>
              </w:rPr>
              <w:lastRenderedPageBreak/>
              <w:t>Yellow / Njano — Level 1</w:t>
            </w:r>
          </w:p>
        </w:tc>
        <w:tc>
          <w:tcPr>
            <w:tcW w:w="2278" w:type="dxa"/>
          </w:tcPr>
          <w:p w14:paraId="2EE6E116" w14:textId="2115675C" w:rsidR="002066E7" w:rsidRPr="00997D17" w:rsidRDefault="008C6B60" w:rsidP="00FE4152">
            <w:pPr>
              <w:pStyle w:val="ListParagraph"/>
              <w:rPr>
                <w:sz w:val="22"/>
                <w:szCs w:val="22"/>
              </w:rPr>
            </w:pPr>
            <w:r w:rsidRPr="00997D17">
              <w:rPr>
                <w:sz w:val="22"/>
                <w:szCs w:val="22"/>
              </w:rPr>
              <w:t>drought on the northern Dodoma plain, strong winds, wildfire, and flash floods in gullies. A few roads slippery, a few low homes wet, and lightning where storms build.</w:t>
            </w:r>
          </w:p>
        </w:tc>
        <w:tc>
          <w:tcPr>
            <w:tcW w:w="2278" w:type="dxa"/>
          </w:tcPr>
          <w:p w14:paraId="6A55C8FB" w14:textId="04315BA9"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3F1FBC73" w14:textId="61123AF3" w:rsidR="0055281C" w:rsidRPr="00997D17" w:rsidRDefault="00275313" w:rsidP="00034217">
            <w:pPr>
              <w:pStyle w:val="ListBullet"/>
              <w:rPr>
                <w:sz w:val="22"/>
                <w:szCs w:val="22"/>
              </w:rPr>
            </w:pPr>
            <w:r w:rsidRPr="00997D17">
              <w:rPr>
                <w:sz w:val="22"/>
                <w:szCs w:val="22"/>
              </w:rPr>
              <w:t>Before the rain, walk northern Dodoma plain and clear the drains and culverts.</w:t>
            </w:r>
          </w:p>
          <w:p w14:paraId="2DBE7DE2" w14:textId="35DCBEE1" w:rsidR="0055281C" w:rsidRPr="00997D17" w:rsidRDefault="00FE0A4D" w:rsidP="00034217">
            <w:pPr>
              <w:pStyle w:val="ListBullet"/>
              <w:rPr>
                <w:sz w:val="22"/>
                <w:szCs w:val="22"/>
              </w:rPr>
            </w:pPr>
            <w:ins w:id="908" w:author="Bonephace Kaijage" w:date="2026-10-14T06:17:00Z" w16du:dateUtc="2026-10-14T04:17:00Z">
              <w:r>
                <w:rPr>
                  <w:sz w:val="22"/>
                  <w:szCs w:val="22"/>
                </w:rPr>
                <w:t xml:space="preserve">Households along northern Dodoma plain: keep food, documents and children above floor level, because water here can </w:t>
              </w:r>
              <w:r>
                <w:rPr>
                  <w:sz w:val="22"/>
                  <w:szCs w:val="22"/>
                </w:rPr>
                <w:lastRenderedPageBreak/>
                <w:t>enter houses with little warning.</w:t>
              </w:r>
            </w:ins>
            <w:del w:id="909" w:author="Bonephace Kaijage" w:date="2026-10-14T06:17:00Z" w16du:dateUtc="2026-10-14T04:17:00Z">
              <w:r w:rsidR="00275313" w:rsidRPr="00997D17" w:rsidDel="00FE0A4D">
                <w:rPr>
                  <w:sz w:val="22"/>
                  <w:szCs w:val="22"/>
                </w:rPr>
                <w:delText>Households along northern Dodoma plain raise food, documents and children above the floor.</w:delText>
              </w:r>
            </w:del>
          </w:p>
          <w:p w14:paraId="5AFBCBAC" w14:textId="0B5E8FEC" w:rsidR="0055281C" w:rsidRPr="00997D17" w:rsidRDefault="00FE0A4D" w:rsidP="00034217">
            <w:pPr>
              <w:pStyle w:val="ListBullet"/>
              <w:rPr>
                <w:sz w:val="22"/>
                <w:szCs w:val="22"/>
              </w:rPr>
            </w:pPr>
            <w:ins w:id="910"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911" w:author="Bonephace Kaijage" w:date="2026-10-14T06:13:00Z" w16du:dateUtc="2026-10-14T04:13:00Z">
              <w:r w:rsidR="00275313" w:rsidRPr="00997D17" w:rsidDel="00FE0A4D">
                <w:rPr>
                  <w:sz w:val="22"/>
                  <w:szCs w:val="22"/>
                </w:rPr>
                <w:delText>Save 190 and the ward chair number. Keep a torch and drinking water.</w:delText>
              </w:r>
            </w:del>
          </w:p>
          <w:p w14:paraId="780C23AA" w14:textId="361A92F8" w:rsidR="002066E7" w:rsidRPr="00997D17" w:rsidRDefault="00275313" w:rsidP="00034217">
            <w:pPr>
              <w:pStyle w:val="ListBullet"/>
              <w:rPr>
                <w:sz w:val="22"/>
                <w:szCs w:val="22"/>
              </w:rPr>
            </w:pPr>
            <w:r w:rsidRPr="00997D17">
              <w:rPr>
                <w:sz w:val="22"/>
                <w:szCs w:val="22"/>
              </w:rPr>
              <w:t>Do not drive or walk through water crossing northern Dodoma plain. Headlights on, slow down.</w:t>
            </w:r>
          </w:p>
        </w:tc>
        <w:tc>
          <w:tcPr>
            <w:tcW w:w="2279" w:type="dxa"/>
          </w:tcPr>
          <w:p w14:paraId="5C2BBD27" w14:textId="6E3840B9" w:rsidR="0055281C" w:rsidRPr="00997D17" w:rsidRDefault="00275313" w:rsidP="00034217">
            <w:pPr>
              <w:pStyle w:val="ListBullet"/>
              <w:rPr>
                <w:sz w:val="22"/>
                <w:szCs w:val="22"/>
                <w:lang w:val="sv-SE"/>
              </w:rPr>
            </w:pPr>
            <w:r w:rsidRPr="00997D17">
              <w:rPr>
                <w:sz w:val="22"/>
                <w:szCs w:val="22"/>
                <w:lang w:val="sv-SE"/>
              </w:rPr>
              <w:lastRenderedPageBreak/>
              <w:t>Kabla ya mvua, tembea eneo hili na usafishe mitaro.</w:t>
            </w:r>
          </w:p>
          <w:p w14:paraId="62F34F98" w14:textId="534CBF8C" w:rsidR="0055281C" w:rsidRPr="00997D17" w:rsidRDefault="00275313" w:rsidP="00034217">
            <w:pPr>
              <w:pStyle w:val="ListBullet"/>
              <w:rPr>
                <w:sz w:val="22"/>
                <w:szCs w:val="22"/>
              </w:rPr>
            </w:pPr>
            <w:r w:rsidRPr="00997D17">
              <w:rPr>
                <w:sz w:val="22"/>
                <w:szCs w:val="22"/>
              </w:rPr>
              <w:t>Kaya zipandishe chakula, nyaraka na watoto.</w:t>
            </w:r>
          </w:p>
          <w:p w14:paraId="2A121C0F" w14:textId="21E84240" w:rsidR="0055281C" w:rsidRPr="00FE0A4D" w:rsidRDefault="00FE0A4D" w:rsidP="00034217">
            <w:pPr>
              <w:pStyle w:val="ListBullet"/>
              <w:rPr>
                <w:sz w:val="22"/>
                <w:szCs w:val="22"/>
                <w:rPrChange w:id="912" w:author="Bonephace Kaijage" w:date="2026-10-14T06:30:00Z" w16du:dateUtc="2026-10-14T04:30:00Z">
                  <w:rPr>
                    <w:sz w:val="22"/>
                    <w:szCs w:val="22"/>
                    <w:lang w:val="sv-SE"/>
                  </w:rPr>
                </w:rPrChange>
              </w:rPr>
            </w:pPr>
            <w:ins w:id="913" w:author="Bonephace Kaijage" w:date="2026-10-14T06:11:00Z" w16du:dateUtc="2026-10-14T04:11:00Z">
              <w:r>
                <w:rPr>
                  <w:sz w:val="22"/>
                  <w:szCs w:val="22"/>
                </w:rPr>
                <w:t xml:space="preserve">Hifadhini 190 na namba ya mwenyekiti, na wekeni tochi na maji tayari, ili </w:t>
              </w:r>
              <w:r>
                <w:rPr>
                  <w:sz w:val="22"/>
                  <w:szCs w:val="22"/>
                </w:rPr>
                <w:lastRenderedPageBreak/>
                <w:t>msaada uitwe na kaya iweze kukaa usiku bila umeme.</w:t>
              </w:r>
            </w:ins>
            <w:del w:id="914" w:author="Bonephace Kaijage" w:date="2026-10-14T06:11:00Z" w16du:dateUtc="2026-10-14T04:11:00Z">
              <w:r w:rsidR="00275313" w:rsidRPr="00997D17" w:rsidDel="00FE0A4D">
                <w:rPr>
                  <w:sz w:val="22"/>
                  <w:szCs w:val="22"/>
                </w:rPr>
                <w:delText xml:space="preserve">Hifadhi 190 na namba ya mwenyekiti. </w:delText>
              </w:r>
              <w:r w:rsidR="00275313" w:rsidRPr="00FE0A4D" w:rsidDel="00FE0A4D">
                <w:rPr>
                  <w:sz w:val="22"/>
                  <w:szCs w:val="22"/>
                  <w:rPrChange w:id="915" w:author="Bonephace Kaijage" w:date="2026-10-14T06:30:00Z" w16du:dateUtc="2026-10-14T04:30:00Z">
                    <w:rPr>
                      <w:sz w:val="22"/>
                      <w:szCs w:val="22"/>
                      <w:lang w:val="sv-SE"/>
                    </w:rPr>
                  </w:rPrChange>
                </w:rPr>
                <w:delText>Weka tochi na maji.</w:delText>
              </w:r>
            </w:del>
          </w:p>
          <w:p w14:paraId="04C132D6" w14:textId="1983EC07" w:rsidR="002066E7" w:rsidRPr="00997D17" w:rsidRDefault="00FE0A4D" w:rsidP="00034217">
            <w:pPr>
              <w:pStyle w:val="ListBullet"/>
              <w:rPr>
                <w:sz w:val="22"/>
                <w:szCs w:val="22"/>
                <w:lang w:val="sv-SE"/>
              </w:rPr>
            </w:pPr>
            <w:ins w:id="916" w:author="Bonephace Kaijage" w:date="2026-10-14T06:11:00Z" w16du:dateUtc="2026-10-14T04:11:00Z">
              <w:r w:rsidRPr="00FE0A4D">
                <w:rPr>
                  <w:sz w:val="22"/>
                  <w:szCs w:val="22"/>
                  <w:rPrChange w:id="917" w:author="Bonephace Kaijage" w:date="2026-10-14T06:30:00Z" w16du:dateUtc="2026-10-14T04:30:00Z">
                    <w:rPr>
                      <w:sz w:val="22"/>
                      <w:szCs w:val="22"/>
                      <w:lang w:val="sv-SE"/>
                    </w:rPr>
                  </w:rPrChange>
                </w:rPr>
                <w:t xml:space="preserve">Subirini badala ya kuvuka maji barabarani: yanaweza kumchukua mtu au gari. </w:t>
              </w:r>
              <w:r>
                <w:rPr>
                  <w:sz w:val="22"/>
                  <w:szCs w:val="22"/>
                  <w:lang w:val="sv-SE"/>
                </w:rPr>
                <w:t>Washeni taa, punguzeni mwendo.</w:t>
              </w:r>
            </w:ins>
            <w:del w:id="918" w:author="Bonephace Kaijage" w:date="2026-10-14T06:11:00Z" w16du:dateUtc="2026-10-14T04:11:00Z">
              <w:r w:rsidR="00275313" w:rsidRPr="00997D17" w:rsidDel="00FE0A4D">
                <w:rPr>
                  <w:sz w:val="22"/>
                  <w:szCs w:val="22"/>
                  <w:lang w:val="sv-SE"/>
                </w:rPr>
                <w:delText>Usivuke maji barabarani. Washa taa, punguza mwendo.</w:delText>
              </w:r>
            </w:del>
          </w:p>
        </w:tc>
      </w:tr>
      <w:tr w:rsidR="002066E7" w:rsidRPr="000343A2" w14:paraId="1057B63D" w14:textId="77777777" w:rsidTr="002066E7">
        <w:tc>
          <w:tcPr>
            <w:tcW w:w="2278" w:type="dxa"/>
          </w:tcPr>
          <w:p w14:paraId="24C90F68" w14:textId="77777777" w:rsidR="0055281C" w:rsidRPr="001D64D9" w:rsidRDefault="0055281C" w:rsidP="0055281C">
            <w:pPr>
              <w:pStyle w:val="ListParagraph"/>
              <w:rPr>
                <w:sz w:val="22"/>
                <w:szCs w:val="22"/>
              </w:rPr>
            </w:pPr>
            <w:r w:rsidRPr="001D64D9">
              <w:rPr>
                <w:sz w:val="22"/>
                <w:szCs w:val="22"/>
              </w:rPr>
              <w:lastRenderedPageBreak/>
              <w:t>Ondoa taka kwenye mitaro na njia za maji kuzunguka makazi.</w:t>
            </w:r>
          </w:p>
          <w:p w14:paraId="35967746"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0076D542" w14:textId="2A485FF8"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4D13F34A" w14:textId="6980778A" w:rsidR="002066E7" w:rsidRPr="00997D17" w:rsidRDefault="002066E7" w:rsidP="00FE4152">
            <w:pPr>
              <w:pStyle w:val="ListParagraph"/>
              <w:rPr>
                <w:sz w:val="22"/>
                <w:szCs w:val="22"/>
              </w:rPr>
            </w:pPr>
          </w:p>
        </w:tc>
        <w:tc>
          <w:tcPr>
            <w:tcW w:w="2278" w:type="dxa"/>
          </w:tcPr>
          <w:p w14:paraId="1169357B" w14:textId="7E31DE23"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0C3560C4" w14:textId="73892744" w:rsidR="002066E7" w:rsidRPr="00997D17" w:rsidRDefault="008C6B60" w:rsidP="00FE4152">
            <w:pPr>
              <w:pStyle w:val="ListParagraph"/>
              <w:rPr>
                <w:sz w:val="22"/>
                <w:szCs w:val="22"/>
              </w:rPr>
            </w:pPr>
            <w:r w:rsidRPr="00997D17">
              <w:rPr>
                <w:sz w:val="22"/>
                <w:szCs w:val="22"/>
              </w:rPr>
              <w:t>drought on the northern Dodoma plain, strong winds, wildfire, and flash floods in gullies. Roads, water points or houses at the named sites are now affected. Some journeys and classes are disrupted.</w:t>
            </w:r>
          </w:p>
        </w:tc>
        <w:tc>
          <w:tcPr>
            <w:tcW w:w="2278" w:type="dxa"/>
          </w:tcPr>
          <w:p w14:paraId="76CDF1B4" w14:textId="73175D8B"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8DD0571" w14:textId="2466853B" w:rsidR="0055281C" w:rsidRPr="00997D17" w:rsidRDefault="00275313" w:rsidP="00034217">
            <w:pPr>
              <w:pStyle w:val="ListBullet"/>
              <w:rPr>
                <w:sz w:val="22"/>
                <w:szCs w:val="22"/>
              </w:rPr>
            </w:pPr>
            <w:r w:rsidRPr="00997D17">
              <w:rPr>
                <w:sz w:val="22"/>
                <w:szCs w:val="22"/>
              </w:rPr>
              <w:t>Move households off northern Dodoma plain to the ward assembly point.</w:t>
            </w:r>
          </w:p>
          <w:p w14:paraId="2065D4EC" w14:textId="27366866" w:rsidR="0055281C" w:rsidRPr="00997D17" w:rsidRDefault="00275313" w:rsidP="00034217">
            <w:pPr>
              <w:pStyle w:val="ListBullet"/>
              <w:rPr>
                <w:sz w:val="22"/>
                <w:szCs w:val="22"/>
              </w:rPr>
            </w:pPr>
            <w:r w:rsidRPr="00997D17">
              <w:rPr>
                <w:sz w:val="22"/>
                <w:szCs w:val="22"/>
              </w:rPr>
              <w:t>Close and mark the flooded road or bridge at northern Dodoma plain. Divert traffic.</w:t>
            </w:r>
          </w:p>
          <w:p w14:paraId="348F12AF" w14:textId="7B98FAC5" w:rsidR="0055281C" w:rsidRPr="00997D17" w:rsidRDefault="00FE0A4D" w:rsidP="00034217">
            <w:pPr>
              <w:pStyle w:val="ListBullet"/>
              <w:rPr>
                <w:sz w:val="22"/>
                <w:szCs w:val="22"/>
              </w:rPr>
            </w:pPr>
            <w:ins w:id="919" w:author="Bonephace Kaijage" w:date="2026-10-14T06:11:00Z" w16du:dateUtc="2026-10-14T04:11:00Z">
              <w:r>
                <w:rPr>
                  <w:sz w:val="22"/>
                  <w:szCs w:val="22"/>
                </w:rPr>
                <w:t>Check that school children, older people and anyone with a disability are accounted for before dark, so that no one is searched for in the night.</w:t>
              </w:r>
            </w:ins>
            <w:del w:id="920" w:author="Bonephace Kaijage" w:date="2026-10-14T06:11:00Z" w16du:dateUtc="2026-10-14T04:11:00Z">
              <w:r w:rsidR="00275313" w:rsidRPr="00997D17" w:rsidDel="00FE0A4D">
                <w:rPr>
                  <w:sz w:val="22"/>
                  <w:szCs w:val="22"/>
                </w:rPr>
                <w:delText>Account for school children and older people before dark.</w:delText>
              </w:r>
            </w:del>
          </w:p>
          <w:p w14:paraId="55BE7090" w14:textId="0EC23C2F" w:rsidR="002066E7" w:rsidRPr="00997D17" w:rsidRDefault="00FE0A4D" w:rsidP="00034217">
            <w:pPr>
              <w:pStyle w:val="ListBullet"/>
              <w:rPr>
                <w:sz w:val="22"/>
                <w:szCs w:val="22"/>
              </w:rPr>
            </w:pPr>
            <w:ins w:id="921" w:author="Bonephace Kaijage" w:date="2026-10-14T06:13:00Z" w16du:dateUtc="2026-10-14T04:13:00Z">
              <w:r>
                <w:rPr>
                  <w:sz w:val="22"/>
                  <w:szCs w:val="22"/>
                </w:rPr>
                <w:t xml:space="preserve">Boil or treat drinking water, because </w:t>
              </w:r>
              <w:r>
                <w:rPr>
                  <w:sz w:val="22"/>
                  <w:szCs w:val="22"/>
                </w:rPr>
                <w:lastRenderedPageBreak/>
                <w:t>floods carry waste into wells; tell the clinic early if anyone has diarrhoea.</w:t>
              </w:r>
            </w:ins>
            <w:del w:id="922"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1C585B4F" w14:textId="50EADFE7" w:rsidR="0055281C" w:rsidRPr="00997D17" w:rsidRDefault="00275313" w:rsidP="00034217">
            <w:pPr>
              <w:pStyle w:val="ListBullet"/>
              <w:rPr>
                <w:sz w:val="22"/>
                <w:szCs w:val="22"/>
              </w:rPr>
            </w:pPr>
            <w:r w:rsidRPr="00997D17">
              <w:rPr>
                <w:sz w:val="22"/>
                <w:szCs w:val="22"/>
              </w:rPr>
              <w:lastRenderedPageBreak/>
              <w:t>Hamisha kaya za eneo hili kwenda kituoni.</w:t>
            </w:r>
          </w:p>
          <w:p w14:paraId="796FA05C" w14:textId="59689BC4" w:rsidR="0055281C" w:rsidRPr="00997D17" w:rsidRDefault="00275313" w:rsidP="00034217">
            <w:pPr>
              <w:pStyle w:val="ListBullet"/>
              <w:rPr>
                <w:sz w:val="22"/>
                <w:szCs w:val="22"/>
                <w:lang w:val="sv-SE"/>
              </w:rPr>
            </w:pPr>
            <w:r w:rsidRPr="00997D17">
              <w:rPr>
                <w:sz w:val="22"/>
                <w:szCs w:val="22"/>
                <w:lang w:val="sv-SE"/>
              </w:rPr>
              <w:t>Funga barabara au daraja. Elekeza magari.</w:t>
            </w:r>
          </w:p>
          <w:p w14:paraId="1C56A098" w14:textId="50D91AC1"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05F12CFE" w14:textId="54B96385" w:rsidR="002066E7" w:rsidRPr="00997D17" w:rsidRDefault="00275313" w:rsidP="00034217">
            <w:pPr>
              <w:pStyle w:val="ListBullet"/>
              <w:rPr>
                <w:sz w:val="22"/>
                <w:szCs w:val="22"/>
                <w:lang w:val="sv-SE"/>
              </w:rPr>
            </w:pPr>
            <w:r w:rsidRPr="00997D17">
              <w:rPr>
                <w:sz w:val="22"/>
                <w:szCs w:val="22"/>
                <w:lang w:val="sv-SE"/>
              </w:rPr>
              <w:t>Chemsha maji. Kliniki iangalie kuhara.</w:t>
            </w:r>
          </w:p>
        </w:tc>
      </w:tr>
      <w:tr w:rsidR="002066E7" w:rsidRPr="00997D17" w14:paraId="28885EEC" w14:textId="77777777" w:rsidTr="002066E7">
        <w:tc>
          <w:tcPr>
            <w:tcW w:w="2278" w:type="dxa"/>
          </w:tcPr>
          <w:p w14:paraId="4508AD4C"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36C7B3AA" w14:textId="04D73346" w:rsidR="0055281C" w:rsidRPr="00FE0A4D" w:rsidRDefault="00FE0A4D" w:rsidP="0055281C">
            <w:pPr>
              <w:pStyle w:val="ListParagraph"/>
              <w:rPr>
                <w:sz w:val="22"/>
                <w:szCs w:val="22"/>
                <w:lang w:val="sv-SE"/>
                <w:rPrChange w:id="923" w:author="Bonephace Kaijage" w:date="2026-10-14T06:30:00Z" w16du:dateUtc="2026-10-14T04:30:00Z">
                  <w:rPr>
                    <w:sz w:val="22"/>
                    <w:szCs w:val="22"/>
                  </w:rPr>
                </w:rPrChange>
              </w:rPr>
            </w:pPr>
            <w:ins w:id="924" w:author="Bonephace Kaijage" w:date="2026-10-14T06:14:00Z" w16du:dateUtc="2026-10-14T04:14:00Z">
              <w:r w:rsidRPr="00FE0A4D">
                <w:rPr>
                  <w:sz w:val="22"/>
                  <w:szCs w:val="22"/>
                  <w:lang w:val="sv-SE"/>
                  <w:rPrChange w:id="925" w:author="Bonephace Kaijage" w:date="2026-10-14T06:30:00Z" w16du:dateUtc="2026-10-14T04:30:00Z">
                    <w:rPr>
                      <w:sz w:val="22"/>
                      <w:szCs w:val="22"/>
                    </w:rPr>
                  </w:rPrChange>
                </w:rPr>
                <w:t>Hakikisheni watoto, wazee na watu wenye ulemavu wote wako salama na wana mtu wa kuwasaidia.</w:t>
              </w:r>
            </w:ins>
            <w:del w:id="926" w:author="Bonephace Kaijage" w:date="2026-10-14T06:14:00Z" w16du:dateUtc="2026-10-14T04:14:00Z">
              <w:r w:rsidR="0055281C" w:rsidRPr="00FE0A4D" w:rsidDel="00FE0A4D">
                <w:rPr>
                  <w:sz w:val="22"/>
                  <w:szCs w:val="22"/>
                  <w:lang w:val="sv-SE"/>
                  <w:rPrChange w:id="927" w:author="Bonephace Kaijage" w:date="2026-10-14T06:30:00Z" w16du:dateUtc="2026-10-14T04:30:00Z">
                    <w:rPr>
                      <w:sz w:val="22"/>
                      <w:szCs w:val="22"/>
                    </w:rPr>
                  </w:rPrChange>
                </w:rPr>
                <w:delText>Hakiki watoto, wazee na watu wenye ulemavu.</w:delText>
              </w:r>
            </w:del>
          </w:p>
          <w:p w14:paraId="34C0CE4E" w14:textId="3A5DAD22" w:rsidR="0055281C" w:rsidRPr="00FE0A4D" w:rsidRDefault="0055281C" w:rsidP="0055281C">
            <w:pPr>
              <w:pStyle w:val="ListParagraph"/>
              <w:rPr>
                <w:sz w:val="22"/>
                <w:szCs w:val="22"/>
                <w:lang w:val="sv-SE"/>
                <w:rPrChange w:id="928" w:author="Bonephace Kaijage" w:date="2026-10-14T06:30:00Z" w16du:dateUtc="2026-10-14T04:30:00Z">
                  <w:rPr>
                    <w:sz w:val="22"/>
                    <w:szCs w:val="22"/>
                  </w:rPr>
                </w:rPrChange>
              </w:rPr>
            </w:pPr>
            <w:r w:rsidRPr="00FE0A4D">
              <w:rPr>
                <w:sz w:val="22"/>
                <w:szCs w:val="22"/>
                <w:lang w:val="sv-SE"/>
                <w:rPrChange w:id="929" w:author="Bonephace Kaijage" w:date="2026-10-14T06:30:00Z" w16du:dateUtc="2026-10-14T04:30:00Z">
                  <w:rPr>
                    <w:sz w:val="22"/>
                    <w:szCs w:val="22"/>
                  </w:rPr>
                </w:rPrChange>
              </w:rPr>
              <w:t>Chanzo cha maji kikiathirika, chemsha au tibu maji ya kunywa.</w:t>
            </w:r>
          </w:p>
          <w:p w14:paraId="0FF6EAD9" w14:textId="3396A190" w:rsidR="002066E7" w:rsidRPr="00FE0A4D" w:rsidRDefault="002066E7" w:rsidP="00FE4152">
            <w:pPr>
              <w:pStyle w:val="ListParagraph"/>
              <w:rPr>
                <w:sz w:val="22"/>
                <w:szCs w:val="22"/>
                <w:lang w:val="sv-SE"/>
                <w:rPrChange w:id="930" w:author="Bonephace Kaijage" w:date="2026-10-14T06:30:00Z" w16du:dateUtc="2026-10-14T04:30:00Z">
                  <w:rPr>
                    <w:sz w:val="22"/>
                    <w:szCs w:val="22"/>
                  </w:rPr>
                </w:rPrChange>
              </w:rPr>
            </w:pPr>
          </w:p>
        </w:tc>
        <w:tc>
          <w:tcPr>
            <w:tcW w:w="2278" w:type="dxa"/>
          </w:tcPr>
          <w:p w14:paraId="0E9C5283" w14:textId="11C66E85"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E16309A" w14:textId="14547C40" w:rsidR="002066E7" w:rsidRPr="00997D17" w:rsidRDefault="00FE0A4D" w:rsidP="00FE4152">
            <w:pPr>
              <w:pStyle w:val="ListParagraph"/>
              <w:rPr>
                <w:sz w:val="22"/>
                <w:szCs w:val="22"/>
              </w:rPr>
            </w:pPr>
            <w:ins w:id="931"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932"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4534296" w14:textId="642AFD17" w:rsidR="002066E7" w:rsidRPr="00997D17" w:rsidRDefault="00FE0A4D" w:rsidP="00FE4152">
            <w:pPr>
              <w:pStyle w:val="ListParagraph"/>
              <w:rPr>
                <w:sz w:val="22"/>
                <w:szCs w:val="22"/>
              </w:rPr>
            </w:pPr>
            <w:ins w:id="933"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93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0B30670" w14:textId="42C81397" w:rsidR="0055281C" w:rsidRPr="00997D17" w:rsidRDefault="00FE0A4D" w:rsidP="00034217">
            <w:pPr>
              <w:pStyle w:val="ListBullet"/>
              <w:rPr>
                <w:sz w:val="22"/>
                <w:szCs w:val="22"/>
              </w:rPr>
            </w:pPr>
            <w:ins w:id="935"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936"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3D505851" w14:textId="1C276359" w:rsidR="0055281C" w:rsidRPr="00997D17" w:rsidRDefault="00FE0A4D" w:rsidP="00034217">
            <w:pPr>
              <w:pStyle w:val="ListBullet"/>
              <w:rPr>
                <w:sz w:val="22"/>
                <w:szCs w:val="22"/>
              </w:rPr>
            </w:pPr>
            <w:ins w:id="937" w:author="Bonephace Kaijage" w:date="2026-10-14T06:19:00Z" w16du:dateUtc="2026-10-14T04:19:00Z">
              <w:r>
                <w:rPr>
                  <w:sz w:val="22"/>
                  <w:szCs w:val="22"/>
                </w:rPr>
                <w:t>Call 114 and 190, and keep the road to the sites named in Know Your Risk clear so that ambulances and rescue teams can reach people.</w:t>
              </w:r>
            </w:ins>
            <w:del w:id="938" w:author="Bonephace Kaijage" w:date="2026-10-14T06:19:00Z" w16du:dateUtc="2026-10-14T04:19:00Z">
              <w:r w:rsidR="00275313" w:rsidRPr="00997D17" w:rsidDel="00FE0A4D">
                <w:rPr>
                  <w:sz w:val="22"/>
                  <w:szCs w:val="22"/>
                </w:rPr>
                <w:delText>Call 114 and 190. Keep the road to the named sites clear for ambulances.</w:delText>
              </w:r>
            </w:del>
          </w:p>
          <w:p w14:paraId="6FCB7875" w14:textId="03FCA41E" w:rsidR="0055281C" w:rsidRPr="00997D17" w:rsidRDefault="00275313" w:rsidP="00034217">
            <w:pPr>
              <w:pStyle w:val="ListBullet"/>
              <w:rPr>
                <w:sz w:val="22"/>
                <w:szCs w:val="22"/>
              </w:rPr>
            </w:pPr>
            <w:r w:rsidRPr="00997D17">
              <w:rPr>
                <w:sz w:val="22"/>
                <w:szCs w:val="22"/>
              </w:rPr>
              <w:t>Open the shelter and register every household. Note who is missing.</w:t>
            </w:r>
          </w:p>
          <w:p w14:paraId="192E48A4" w14:textId="7F0C2FFE"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277100CA" w14:textId="623B8676" w:rsidR="0055281C" w:rsidRPr="00997D17" w:rsidRDefault="00275313" w:rsidP="00034217">
            <w:pPr>
              <w:pStyle w:val="ListBullet"/>
              <w:rPr>
                <w:sz w:val="22"/>
                <w:szCs w:val="22"/>
                <w:lang w:val="sv-SE"/>
              </w:rPr>
            </w:pPr>
            <w:r w:rsidRPr="00997D17">
              <w:rPr>
                <w:sz w:val="22"/>
                <w:szCs w:val="22"/>
                <w:lang w:val="sv-SE"/>
              </w:rPr>
              <w:t>Hamisha eneo hili sasa. Msirudi mpaka kamati iseme.</w:t>
            </w:r>
          </w:p>
          <w:p w14:paraId="4471A69F" w14:textId="0C2D5781" w:rsidR="0055281C" w:rsidRPr="00997D17" w:rsidRDefault="00275313" w:rsidP="00034217">
            <w:pPr>
              <w:pStyle w:val="ListBullet"/>
              <w:rPr>
                <w:sz w:val="22"/>
                <w:szCs w:val="22"/>
                <w:lang w:val="sv-SE"/>
              </w:rPr>
            </w:pPr>
            <w:r w:rsidRPr="00997D17">
              <w:rPr>
                <w:sz w:val="22"/>
                <w:szCs w:val="22"/>
                <w:lang w:val="sv-SE"/>
              </w:rPr>
              <w:t>Piga 114 na 190. Acha barabara wazi.</w:t>
            </w:r>
          </w:p>
          <w:p w14:paraId="10269E93" w14:textId="296AAAA6" w:rsidR="0055281C" w:rsidRPr="00997D17" w:rsidRDefault="00275313" w:rsidP="00034217">
            <w:pPr>
              <w:pStyle w:val="ListBullet"/>
              <w:rPr>
                <w:sz w:val="22"/>
                <w:szCs w:val="22"/>
                <w:lang w:val="sv-SE"/>
              </w:rPr>
            </w:pPr>
            <w:r w:rsidRPr="00997D17">
              <w:rPr>
                <w:sz w:val="22"/>
                <w:szCs w:val="22"/>
                <w:lang w:val="sv-SE"/>
              </w:rPr>
              <w:t>Sajili kila kaya. Andika aliyepotea.</w:t>
            </w:r>
          </w:p>
          <w:p w14:paraId="1FA56E62" w14:textId="29A1E044"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60D5D058" w14:textId="77777777" w:rsidTr="002066E7">
        <w:tc>
          <w:tcPr>
            <w:tcW w:w="2278" w:type="dxa"/>
          </w:tcPr>
          <w:p w14:paraId="11986F41"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3108BA07"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210DDCC2" w14:textId="7517E713" w:rsidR="0055281C" w:rsidRPr="00997D17" w:rsidRDefault="0055281C" w:rsidP="0055281C">
            <w:pPr>
              <w:pStyle w:val="ListParagraph"/>
              <w:rPr>
                <w:sz w:val="22"/>
                <w:szCs w:val="22"/>
                <w:lang w:val="sv-SE"/>
              </w:rPr>
            </w:pPr>
            <w:r w:rsidRPr="00997D17">
              <w:rPr>
                <w:sz w:val="22"/>
                <w:szCs w:val="22"/>
                <w:lang w:val="sv-SE"/>
              </w:rPr>
              <w:lastRenderedPageBreak/>
              <w:t>Timu ya afya: jiandae kwa majeruhi, na kipindupindu maji yakichafuka.</w:t>
            </w:r>
          </w:p>
          <w:p w14:paraId="12AE5BDA" w14:textId="524AF7B6" w:rsidR="002066E7" w:rsidRPr="00997D17" w:rsidRDefault="002066E7" w:rsidP="00FE4152">
            <w:pPr>
              <w:pStyle w:val="ListParagraph"/>
              <w:rPr>
                <w:sz w:val="22"/>
                <w:szCs w:val="22"/>
              </w:rPr>
            </w:pPr>
            <w:r w:rsidRPr="00997D17">
              <w:rPr>
                <w:sz w:val="22"/>
                <w:szCs w:val="22"/>
              </w:rPr>
              <w:t>Kondoa District Council</w:t>
            </w:r>
          </w:p>
        </w:tc>
        <w:tc>
          <w:tcPr>
            <w:tcW w:w="2278" w:type="dxa"/>
          </w:tcPr>
          <w:p w14:paraId="4606850C" w14:textId="5B5718CA" w:rsidR="002066E7" w:rsidRPr="00997D17" w:rsidRDefault="002066E7" w:rsidP="00FE4152">
            <w:pPr>
              <w:pStyle w:val="ListParagraph"/>
              <w:rPr>
                <w:sz w:val="22"/>
                <w:szCs w:val="22"/>
              </w:rPr>
            </w:pPr>
            <w:r w:rsidRPr="00997D17">
              <w:rPr>
                <w:sz w:val="22"/>
                <w:szCs w:val="22"/>
              </w:rPr>
              <w:lastRenderedPageBreak/>
              <w:t>Yellow / Njano — Level 1</w:t>
            </w:r>
          </w:p>
        </w:tc>
        <w:tc>
          <w:tcPr>
            <w:tcW w:w="2278" w:type="dxa"/>
          </w:tcPr>
          <w:p w14:paraId="032B08D0" w14:textId="623994C2" w:rsidR="002066E7" w:rsidRPr="00997D17" w:rsidRDefault="008C6B60" w:rsidP="00FE4152">
            <w:pPr>
              <w:pStyle w:val="ListParagraph"/>
              <w:rPr>
                <w:sz w:val="22"/>
                <w:szCs w:val="22"/>
              </w:rPr>
            </w:pPr>
            <w:r w:rsidRPr="00997D17">
              <w:rPr>
                <w:sz w:val="22"/>
                <w:szCs w:val="22"/>
              </w:rPr>
              <w:t xml:space="preserve">drought, severe gully erosion on the Kondoa highlands, flash floods on the Bubu, strong winds, and wildfire. A few roads slippery, a few low homes wet, </w:t>
            </w:r>
            <w:r w:rsidRPr="00997D17">
              <w:rPr>
                <w:sz w:val="22"/>
                <w:szCs w:val="22"/>
              </w:rPr>
              <w:lastRenderedPageBreak/>
              <w:t>and lightning where storms build.</w:t>
            </w:r>
          </w:p>
        </w:tc>
        <w:tc>
          <w:tcPr>
            <w:tcW w:w="2278" w:type="dxa"/>
          </w:tcPr>
          <w:p w14:paraId="24FDB2CF" w14:textId="41A3B047" w:rsidR="002066E7" w:rsidRPr="00997D17" w:rsidRDefault="008C6B60" w:rsidP="00FE4152">
            <w:pPr>
              <w:pStyle w:val="ListParagraph"/>
              <w:rPr>
                <w:sz w:val="22"/>
                <w:szCs w:val="22"/>
              </w:rPr>
            </w:pPr>
            <w:r w:rsidRPr="00997D17">
              <w:rPr>
                <w:sz w:val="22"/>
                <w:szCs w:val="22"/>
              </w:rPr>
              <w:lastRenderedPageBreak/>
              <w:t>Dalili za mwanzo kwenye eneo lililotajwa. Barabara chache kuteleza, nyumba chache za bondeni kulowa, na radi dhoruba inapojengeka.</w:t>
            </w:r>
          </w:p>
        </w:tc>
        <w:tc>
          <w:tcPr>
            <w:tcW w:w="2279" w:type="dxa"/>
          </w:tcPr>
          <w:p w14:paraId="2BE7BBE0" w14:textId="2BF75BE6" w:rsidR="0055281C" w:rsidRPr="00997D17" w:rsidRDefault="00275313" w:rsidP="00034217">
            <w:pPr>
              <w:pStyle w:val="ListBullet"/>
              <w:rPr>
                <w:sz w:val="22"/>
                <w:szCs w:val="22"/>
              </w:rPr>
            </w:pPr>
            <w:r w:rsidRPr="00997D17">
              <w:rPr>
                <w:sz w:val="22"/>
                <w:szCs w:val="22"/>
              </w:rPr>
              <w:t>Before the rain, walk Kondoa highlands and clear the drains and culverts.</w:t>
            </w:r>
          </w:p>
          <w:p w14:paraId="6CAD5D03" w14:textId="661CFD9D" w:rsidR="0055281C" w:rsidRPr="00997D17" w:rsidRDefault="00FE0A4D" w:rsidP="00034217">
            <w:pPr>
              <w:pStyle w:val="ListBullet"/>
              <w:rPr>
                <w:sz w:val="22"/>
                <w:szCs w:val="22"/>
              </w:rPr>
            </w:pPr>
            <w:ins w:id="939" w:author="Bonephace Kaijage" w:date="2026-10-14T06:17:00Z" w16du:dateUtc="2026-10-14T04:17:00Z">
              <w:r>
                <w:rPr>
                  <w:sz w:val="22"/>
                  <w:szCs w:val="22"/>
                </w:rPr>
                <w:t xml:space="preserve">Households along Kondoa highlands: keep food, </w:t>
              </w:r>
              <w:r>
                <w:rPr>
                  <w:sz w:val="22"/>
                  <w:szCs w:val="22"/>
                </w:rPr>
                <w:lastRenderedPageBreak/>
                <w:t>documents and children above floor level, because water here can enter houses with little warning.</w:t>
              </w:r>
            </w:ins>
            <w:del w:id="940" w:author="Bonephace Kaijage" w:date="2026-10-14T06:17:00Z" w16du:dateUtc="2026-10-14T04:17:00Z">
              <w:r w:rsidR="00275313" w:rsidRPr="00997D17" w:rsidDel="00FE0A4D">
                <w:rPr>
                  <w:sz w:val="22"/>
                  <w:szCs w:val="22"/>
                </w:rPr>
                <w:delText>Households along Kondoa highlands raise food, documents and children above the floor.</w:delText>
              </w:r>
            </w:del>
          </w:p>
          <w:p w14:paraId="218039FF" w14:textId="231DB491" w:rsidR="0055281C" w:rsidRPr="00997D17" w:rsidRDefault="00FE0A4D" w:rsidP="00034217">
            <w:pPr>
              <w:pStyle w:val="ListBullet"/>
              <w:rPr>
                <w:sz w:val="22"/>
                <w:szCs w:val="22"/>
              </w:rPr>
            </w:pPr>
            <w:ins w:id="941"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942" w:author="Bonephace Kaijage" w:date="2026-10-14T06:13:00Z" w16du:dateUtc="2026-10-14T04:13:00Z">
              <w:r w:rsidR="00275313" w:rsidRPr="00997D17" w:rsidDel="00FE0A4D">
                <w:rPr>
                  <w:sz w:val="22"/>
                  <w:szCs w:val="22"/>
                </w:rPr>
                <w:delText>Save 190 and the ward chair number. Keep a torch and drinking water.</w:delText>
              </w:r>
            </w:del>
          </w:p>
          <w:p w14:paraId="33C17F3A" w14:textId="12EA5E50" w:rsidR="002066E7" w:rsidRPr="00997D17" w:rsidRDefault="00275313" w:rsidP="00034217">
            <w:pPr>
              <w:pStyle w:val="ListBullet"/>
              <w:rPr>
                <w:sz w:val="22"/>
                <w:szCs w:val="22"/>
              </w:rPr>
            </w:pPr>
            <w:r w:rsidRPr="00997D17">
              <w:rPr>
                <w:sz w:val="22"/>
                <w:szCs w:val="22"/>
              </w:rPr>
              <w:t>Do not drive or walk through water crossing Kondoa highlands. Headlights on, slow down.</w:t>
            </w:r>
          </w:p>
        </w:tc>
        <w:tc>
          <w:tcPr>
            <w:tcW w:w="2279" w:type="dxa"/>
          </w:tcPr>
          <w:p w14:paraId="3C257D4C" w14:textId="200804CA" w:rsidR="0055281C" w:rsidRPr="00997D17" w:rsidRDefault="00275313" w:rsidP="00034217">
            <w:pPr>
              <w:pStyle w:val="ListBullet"/>
              <w:rPr>
                <w:sz w:val="22"/>
                <w:szCs w:val="22"/>
                <w:lang w:val="sv-SE"/>
              </w:rPr>
            </w:pPr>
            <w:r w:rsidRPr="00997D17">
              <w:rPr>
                <w:sz w:val="22"/>
                <w:szCs w:val="22"/>
                <w:lang w:val="sv-SE"/>
              </w:rPr>
              <w:lastRenderedPageBreak/>
              <w:t>Kabla ya mvua, tembea eneo hili na usafishe mitaro.</w:t>
            </w:r>
          </w:p>
          <w:p w14:paraId="35EBD8DD" w14:textId="6C625158" w:rsidR="0055281C" w:rsidRPr="00997D17" w:rsidRDefault="00275313" w:rsidP="00034217">
            <w:pPr>
              <w:pStyle w:val="ListBullet"/>
              <w:rPr>
                <w:sz w:val="22"/>
                <w:szCs w:val="22"/>
              </w:rPr>
            </w:pPr>
            <w:r w:rsidRPr="00997D17">
              <w:rPr>
                <w:sz w:val="22"/>
                <w:szCs w:val="22"/>
              </w:rPr>
              <w:t>Kaya zipandishe chakula, nyaraka na watoto.</w:t>
            </w:r>
          </w:p>
          <w:p w14:paraId="60C94AF6" w14:textId="1BDC864B" w:rsidR="0055281C" w:rsidRPr="00FE0A4D" w:rsidRDefault="00FE0A4D" w:rsidP="00034217">
            <w:pPr>
              <w:pStyle w:val="ListBullet"/>
              <w:rPr>
                <w:sz w:val="22"/>
                <w:szCs w:val="22"/>
                <w:rPrChange w:id="943" w:author="Bonephace Kaijage" w:date="2026-10-14T06:30:00Z" w16du:dateUtc="2026-10-14T04:30:00Z">
                  <w:rPr>
                    <w:sz w:val="22"/>
                    <w:szCs w:val="22"/>
                    <w:lang w:val="sv-SE"/>
                  </w:rPr>
                </w:rPrChange>
              </w:rPr>
            </w:pPr>
            <w:ins w:id="944" w:author="Bonephace Kaijage" w:date="2026-10-14T06:11:00Z" w16du:dateUtc="2026-10-14T04:11:00Z">
              <w:r>
                <w:rPr>
                  <w:sz w:val="22"/>
                  <w:szCs w:val="22"/>
                </w:rPr>
                <w:lastRenderedPageBreak/>
                <w:t>Hifadhini 190 na namba ya mwenyekiti, na wekeni tochi na maji tayari, ili msaada uitwe na kaya iweze kukaa usiku bila umeme.</w:t>
              </w:r>
            </w:ins>
            <w:del w:id="945" w:author="Bonephace Kaijage" w:date="2026-10-14T06:11:00Z" w16du:dateUtc="2026-10-14T04:11:00Z">
              <w:r w:rsidR="00275313" w:rsidRPr="00997D17" w:rsidDel="00FE0A4D">
                <w:rPr>
                  <w:sz w:val="22"/>
                  <w:szCs w:val="22"/>
                </w:rPr>
                <w:delText xml:space="preserve">Hifadhi 190 na namba ya mwenyekiti. </w:delText>
              </w:r>
              <w:r w:rsidR="00275313" w:rsidRPr="00FE0A4D" w:rsidDel="00FE0A4D">
                <w:rPr>
                  <w:sz w:val="22"/>
                  <w:szCs w:val="22"/>
                  <w:rPrChange w:id="946" w:author="Bonephace Kaijage" w:date="2026-10-14T06:30:00Z" w16du:dateUtc="2026-10-14T04:30:00Z">
                    <w:rPr>
                      <w:sz w:val="22"/>
                      <w:szCs w:val="22"/>
                      <w:lang w:val="sv-SE"/>
                    </w:rPr>
                  </w:rPrChange>
                </w:rPr>
                <w:delText>Weka tochi na maji.</w:delText>
              </w:r>
            </w:del>
          </w:p>
          <w:p w14:paraId="213A9E40" w14:textId="2B0F1F8D" w:rsidR="002066E7" w:rsidRPr="00997D17" w:rsidRDefault="00FE0A4D" w:rsidP="00034217">
            <w:pPr>
              <w:pStyle w:val="ListBullet"/>
              <w:rPr>
                <w:sz w:val="22"/>
                <w:szCs w:val="22"/>
                <w:lang w:val="sv-SE"/>
              </w:rPr>
            </w:pPr>
            <w:ins w:id="947" w:author="Bonephace Kaijage" w:date="2026-10-14T06:11:00Z" w16du:dateUtc="2026-10-14T04:11:00Z">
              <w:r w:rsidRPr="00FE0A4D">
                <w:rPr>
                  <w:sz w:val="22"/>
                  <w:szCs w:val="22"/>
                  <w:rPrChange w:id="948" w:author="Bonephace Kaijage" w:date="2026-10-14T06:30:00Z" w16du:dateUtc="2026-10-14T04:30:00Z">
                    <w:rPr>
                      <w:sz w:val="22"/>
                      <w:szCs w:val="22"/>
                      <w:lang w:val="sv-SE"/>
                    </w:rPr>
                  </w:rPrChange>
                </w:rPr>
                <w:t xml:space="preserve">Subirini badala ya kuvuka maji barabarani: yanaweza kumchukua mtu au gari. </w:t>
              </w:r>
              <w:r>
                <w:rPr>
                  <w:sz w:val="22"/>
                  <w:szCs w:val="22"/>
                  <w:lang w:val="sv-SE"/>
                </w:rPr>
                <w:t>Washeni taa, punguzeni mwendo.</w:t>
              </w:r>
            </w:ins>
            <w:del w:id="949" w:author="Bonephace Kaijage" w:date="2026-10-14T06:11:00Z" w16du:dateUtc="2026-10-14T04:11:00Z">
              <w:r w:rsidR="00275313" w:rsidRPr="00997D17" w:rsidDel="00FE0A4D">
                <w:rPr>
                  <w:sz w:val="22"/>
                  <w:szCs w:val="22"/>
                  <w:lang w:val="sv-SE"/>
                </w:rPr>
                <w:delText>Usivuke maji barabarani. Washa taa, punguza mwendo.</w:delText>
              </w:r>
            </w:del>
          </w:p>
        </w:tc>
      </w:tr>
      <w:tr w:rsidR="002066E7" w:rsidRPr="000343A2" w14:paraId="0E2169FA" w14:textId="77777777" w:rsidTr="002066E7">
        <w:tc>
          <w:tcPr>
            <w:tcW w:w="2278" w:type="dxa"/>
          </w:tcPr>
          <w:p w14:paraId="2939F045" w14:textId="77777777" w:rsidR="0055281C" w:rsidRPr="001D64D9" w:rsidRDefault="0055281C" w:rsidP="0055281C">
            <w:pPr>
              <w:pStyle w:val="ListParagraph"/>
              <w:rPr>
                <w:sz w:val="22"/>
                <w:szCs w:val="22"/>
              </w:rPr>
            </w:pPr>
            <w:r w:rsidRPr="001D64D9">
              <w:rPr>
                <w:sz w:val="22"/>
                <w:szCs w:val="22"/>
              </w:rPr>
              <w:lastRenderedPageBreak/>
              <w:t>Ondoa taka kwenye mitaro na njia za maji kuzunguka makazi.</w:t>
            </w:r>
          </w:p>
          <w:p w14:paraId="50D37598"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09B11718" w14:textId="143F05F0"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05A6AAAC" w14:textId="7D6AEA72" w:rsidR="002066E7" w:rsidRPr="00997D17" w:rsidRDefault="002066E7" w:rsidP="00FE4152">
            <w:pPr>
              <w:pStyle w:val="ListParagraph"/>
              <w:rPr>
                <w:sz w:val="22"/>
                <w:szCs w:val="22"/>
              </w:rPr>
            </w:pPr>
          </w:p>
        </w:tc>
        <w:tc>
          <w:tcPr>
            <w:tcW w:w="2278" w:type="dxa"/>
          </w:tcPr>
          <w:p w14:paraId="65EE2EC5" w14:textId="4FB399EF"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D8534CC" w14:textId="67843819" w:rsidR="002066E7" w:rsidRPr="00997D17" w:rsidRDefault="008C6B60" w:rsidP="00FE4152">
            <w:pPr>
              <w:pStyle w:val="ListParagraph"/>
              <w:rPr>
                <w:sz w:val="22"/>
                <w:szCs w:val="22"/>
              </w:rPr>
            </w:pPr>
            <w:r w:rsidRPr="00997D17">
              <w:rPr>
                <w:sz w:val="22"/>
                <w:szCs w:val="22"/>
              </w:rPr>
              <w:t>drought, severe gully erosion on the Kondoa highlands, flash floods on the Bubu, strong winds, and wildfire. Roads, water points or houses at the named sites are now affected. Some journeys and classes are disrupted.</w:t>
            </w:r>
          </w:p>
        </w:tc>
        <w:tc>
          <w:tcPr>
            <w:tcW w:w="2278" w:type="dxa"/>
          </w:tcPr>
          <w:p w14:paraId="7A477243" w14:textId="14BE2A96"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9188CFF" w14:textId="3664155A" w:rsidR="0055281C" w:rsidRPr="00997D17" w:rsidRDefault="00275313" w:rsidP="00034217">
            <w:pPr>
              <w:pStyle w:val="ListBullet"/>
              <w:rPr>
                <w:sz w:val="22"/>
                <w:szCs w:val="22"/>
              </w:rPr>
            </w:pPr>
            <w:r w:rsidRPr="00997D17">
              <w:rPr>
                <w:sz w:val="22"/>
                <w:szCs w:val="22"/>
              </w:rPr>
              <w:t>Move households off Kondoa highlands to the ward assembly point.</w:t>
            </w:r>
          </w:p>
          <w:p w14:paraId="0B7C75AA" w14:textId="202D0D34" w:rsidR="0055281C" w:rsidRPr="00997D17" w:rsidRDefault="00275313" w:rsidP="00034217">
            <w:pPr>
              <w:pStyle w:val="ListBullet"/>
              <w:rPr>
                <w:sz w:val="22"/>
                <w:szCs w:val="22"/>
              </w:rPr>
            </w:pPr>
            <w:r w:rsidRPr="00997D17">
              <w:rPr>
                <w:sz w:val="22"/>
                <w:szCs w:val="22"/>
              </w:rPr>
              <w:t>Close and mark the flooded road or bridge at Kondoa highlands. Divert traffic.</w:t>
            </w:r>
          </w:p>
          <w:p w14:paraId="7081C68C" w14:textId="1915D863" w:rsidR="0055281C" w:rsidRPr="00997D17" w:rsidRDefault="00FE0A4D" w:rsidP="00034217">
            <w:pPr>
              <w:pStyle w:val="ListBullet"/>
              <w:rPr>
                <w:sz w:val="22"/>
                <w:szCs w:val="22"/>
              </w:rPr>
            </w:pPr>
            <w:ins w:id="950" w:author="Bonephace Kaijage" w:date="2026-10-14T06:11:00Z" w16du:dateUtc="2026-10-14T04:11:00Z">
              <w:r>
                <w:rPr>
                  <w:sz w:val="22"/>
                  <w:szCs w:val="22"/>
                </w:rPr>
                <w:t xml:space="preserve">Check that school children, older people and anyone with a disability are accounted for before dark, so that </w:t>
              </w:r>
              <w:r>
                <w:rPr>
                  <w:sz w:val="22"/>
                  <w:szCs w:val="22"/>
                </w:rPr>
                <w:lastRenderedPageBreak/>
                <w:t>no one is searched for in the night.</w:t>
              </w:r>
            </w:ins>
            <w:del w:id="951" w:author="Bonephace Kaijage" w:date="2026-10-14T06:11:00Z" w16du:dateUtc="2026-10-14T04:11:00Z">
              <w:r w:rsidR="00275313" w:rsidRPr="00997D17" w:rsidDel="00FE0A4D">
                <w:rPr>
                  <w:sz w:val="22"/>
                  <w:szCs w:val="22"/>
                </w:rPr>
                <w:delText>Account for school children and older people before dark.</w:delText>
              </w:r>
            </w:del>
          </w:p>
          <w:p w14:paraId="21F773CC" w14:textId="5FE26B0B" w:rsidR="002066E7" w:rsidRPr="00997D17" w:rsidRDefault="00FE0A4D" w:rsidP="00034217">
            <w:pPr>
              <w:pStyle w:val="ListBullet"/>
              <w:rPr>
                <w:sz w:val="22"/>
                <w:szCs w:val="22"/>
              </w:rPr>
            </w:pPr>
            <w:ins w:id="952" w:author="Bonephace Kaijage" w:date="2026-10-14T06:13:00Z" w16du:dateUtc="2026-10-14T04:13:00Z">
              <w:r>
                <w:rPr>
                  <w:sz w:val="22"/>
                  <w:szCs w:val="22"/>
                </w:rPr>
                <w:t>Boil or treat drinking water, because floods carry waste into wells; tell the clinic early if anyone has diarrhoea.</w:t>
              </w:r>
            </w:ins>
            <w:del w:id="953"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75FE0268" w14:textId="48649656" w:rsidR="0055281C" w:rsidRPr="00997D17" w:rsidRDefault="00275313" w:rsidP="00034217">
            <w:pPr>
              <w:pStyle w:val="ListBullet"/>
              <w:rPr>
                <w:sz w:val="22"/>
                <w:szCs w:val="22"/>
              </w:rPr>
            </w:pPr>
            <w:r w:rsidRPr="00997D17">
              <w:rPr>
                <w:sz w:val="22"/>
                <w:szCs w:val="22"/>
              </w:rPr>
              <w:lastRenderedPageBreak/>
              <w:t>Hamisha kaya za eneo hili kwenda kituoni.</w:t>
            </w:r>
          </w:p>
          <w:p w14:paraId="5DDE39CF" w14:textId="4C0F4531" w:rsidR="0055281C" w:rsidRPr="00997D17" w:rsidRDefault="00275313" w:rsidP="00034217">
            <w:pPr>
              <w:pStyle w:val="ListBullet"/>
              <w:rPr>
                <w:sz w:val="22"/>
                <w:szCs w:val="22"/>
                <w:lang w:val="sv-SE"/>
              </w:rPr>
            </w:pPr>
            <w:r w:rsidRPr="00997D17">
              <w:rPr>
                <w:sz w:val="22"/>
                <w:szCs w:val="22"/>
                <w:lang w:val="sv-SE"/>
              </w:rPr>
              <w:t>Funga barabara au daraja. Elekeza magari.</w:t>
            </w:r>
          </w:p>
          <w:p w14:paraId="2BCD88F7" w14:textId="6C7DFEEB"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2D220B8A" w14:textId="5447071C" w:rsidR="002066E7" w:rsidRPr="00997D17" w:rsidRDefault="00275313" w:rsidP="00034217">
            <w:pPr>
              <w:pStyle w:val="ListBullet"/>
              <w:rPr>
                <w:sz w:val="22"/>
                <w:szCs w:val="22"/>
                <w:lang w:val="sv-SE"/>
              </w:rPr>
            </w:pPr>
            <w:r w:rsidRPr="00997D17">
              <w:rPr>
                <w:sz w:val="22"/>
                <w:szCs w:val="22"/>
                <w:lang w:val="sv-SE"/>
              </w:rPr>
              <w:t>Chemsha maji. Kliniki iangalie kuhara.</w:t>
            </w:r>
          </w:p>
        </w:tc>
      </w:tr>
      <w:tr w:rsidR="002066E7" w:rsidRPr="00997D17" w14:paraId="4024AD97" w14:textId="77777777" w:rsidTr="002066E7">
        <w:tc>
          <w:tcPr>
            <w:tcW w:w="2278" w:type="dxa"/>
          </w:tcPr>
          <w:p w14:paraId="181D9108"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5C0390D3" w14:textId="6C6A85A4" w:rsidR="0055281C" w:rsidRPr="00FE0A4D" w:rsidRDefault="00FE0A4D" w:rsidP="0055281C">
            <w:pPr>
              <w:pStyle w:val="ListParagraph"/>
              <w:rPr>
                <w:sz w:val="22"/>
                <w:szCs w:val="22"/>
                <w:lang w:val="sv-SE"/>
                <w:rPrChange w:id="954" w:author="Bonephace Kaijage" w:date="2026-10-14T06:30:00Z" w16du:dateUtc="2026-10-14T04:30:00Z">
                  <w:rPr>
                    <w:sz w:val="22"/>
                    <w:szCs w:val="22"/>
                  </w:rPr>
                </w:rPrChange>
              </w:rPr>
            </w:pPr>
            <w:ins w:id="955" w:author="Bonephace Kaijage" w:date="2026-10-14T06:14:00Z" w16du:dateUtc="2026-10-14T04:14:00Z">
              <w:r w:rsidRPr="00FE0A4D">
                <w:rPr>
                  <w:sz w:val="22"/>
                  <w:szCs w:val="22"/>
                  <w:lang w:val="sv-SE"/>
                  <w:rPrChange w:id="956" w:author="Bonephace Kaijage" w:date="2026-10-14T06:30:00Z" w16du:dateUtc="2026-10-14T04:30:00Z">
                    <w:rPr>
                      <w:sz w:val="22"/>
                      <w:szCs w:val="22"/>
                    </w:rPr>
                  </w:rPrChange>
                </w:rPr>
                <w:t>Hakikisheni watoto, wazee na watu wenye ulemavu wote wako salama na wana mtu wa kuwasaidia.</w:t>
              </w:r>
            </w:ins>
            <w:del w:id="957" w:author="Bonephace Kaijage" w:date="2026-10-14T06:14:00Z" w16du:dateUtc="2026-10-14T04:14:00Z">
              <w:r w:rsidR="0055281C" w:rsidRPr="00FE0A4D" w:rsidDel="00FE0A4D">
                <w:rPr>
                  <w:sz w:val="22"/>
                  <w:szCs w:val="22"/>
                  <w:lang w:val="sv-SE"/>
                  <w:rPrChange w:id="958" w:author="Bonephace Kaijage" w:date="2026-10-14T06:30:00Z" w16du:dateUtc="2026-10-14T04:30:00Z">
                    <w:rPr>
                      <w:sz w:val="22"/>
                      <w:szCs w:val="22"/>
                    </w:rPr>
                  </w:rPrChange>
                </w:rPr>
                <w:delText>Hakiki watoto, wazee na watu wenye ulemavu.</w:delText>
              </w:r>
            </w:del>
          </w:p>
          <w:p w14:paraId="7A4F82D0" w14:textId="72FFD7B8" w:rsidR="0055281C" w:rsidRPr="00FE0A4D" w:rsidRDefault="0055281C" w:rsidP="0055281C">
            <w:pPr>
              <w:pStyle w:val="ListParagraph"/>
              <w:rPr>
                <w:sz w:val="22"/>
                <w:szCs w:val="22"/>
                <w:lang w:val="sv-SE"/>
                <w:rPrChange w:id="959" w:author="Bonephace Kaijage" w:date="2026-10-14T06:30:00Z" w16du:dateUtc="2026-10-14T04:30:00Z">
                  <w:rPr>
                    <w:sz w:val="22"/>
                    <w:szCs w:val="22"/>
                  </w:rPr>
                </w:rPrChange>
              </w:rPr>
            </w:pPr>
            <w:r w:rsidRPr="00FE0A4D">
              <w:rPr>
                <w:sz w:val="22"/>
                <w:szCs w:val="22"/>
                <w:lang w:val="sv-SE"/>
                <w:rPrChange w:id="960" w:author="Bonephace Kaijage" w:date="2026-10-14T06:30:00Z" w16du:dateUtc="2026-10-14T04:30:00Z">
                  <w:rPr>
                    <w:sz w:val="22"/>
                    <w:szCs w:val="22"/>
                  </w:rPr>
                </w:rPrChange>
              </w:rPr>
              <w:t>Chanzo cha maji kikiathirika, chemsha au tibu maji ya kunywa.</w:t>
            </w:r>
          </w:p>
          <w:p w14:paraId="32EB622E" w14:textId="47393FC0" w:rsidR="002066E7" w:rsidRPr="00FE0A4D" w:rsidRDefault="002066E7" w:rsidP="00FE4152">
            <w:pPr>
              <w:pStyle w:val="ListParagraph"/>
              <w:rPr>
                <w:sz w:val="22"/>
                <w:szCs w:val="22"/>
                <w:lang w:val="sv-SE"/>
                <w:rPrChange w:id="961" w:author="Bonephace Kaijage" w:date="2026-10-14T06:30:00Z" w16du:dateUtc="2026-10-14T04:30:00Z">
                  <w:rPr>
                    <w:sz w:val="22"/>
                    <w:szCs w:val="22"/>
                  </w:rPr>
                </w:rPrChange>
              </w:rPr>
            </w:pPr>
          </w:p>
        </w:tc>
        <w:tc>
          <w:tcPr>
            <w:tcW w:w="2278" w:type="dxa"/>
          </w:tcPr>
          <w:p w14:paraId="0B2247B2" w14:textId="3273D547"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3D2527FE" w14:textId="5D960FE3" w:rsidR="002066E7" w:rsidRPr="00997D17" w:rsidRDefault="00FE0A4D" w:rsidP="00FE4152">
            <w:pPr>
              <w:pStyle w:val="ListParagraph"/>
              <w:rPr>
                <w:sz w:val="22"/>
                <w:szCs w:val="22"/>
              </w:rPr>
            </w:pPr>
            <w:ins w:id="962"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963"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57C1B2E" w14:textId="377DA624" w:rsidR="002066E7" w:rsidRPr="00997D17" w:rsidRDefault="00FE0A4D" w:rsidP="00FE4152">
            <w:pPr>
              <w:pStyle w:val="ListParagraph"/>
              <w:rPr>
                <w:sz w:val="22"/>
                <w:szCs w:val="22"/>
              </w:rPr>
            </w:pPr>
            <w:ins w:id="964"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965"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3B0743F" w14:textId="0A761BAC" w:rsidR="0055281C" w:rsidRPr="00997D17" w:rsidRDefault="00FE0A4D" w:rsidP="00034217">
            <w:pPr>
              <w:pStyle w:val="ListBullet"/>
              <w:rPr>
                <w:sz w:val="22"/>
                <w:szCs w:val="22"/>
              </w:rPr>
            </w:pPr>
            <w:ins w:id="966"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967"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6DF007E4" w14:textId="7100AE9E" w:rsidR="0055281C" w:rsidRPr="00997D17" w:rsidRDefault="00FE0A4D" w:rsidP="00034217">
            <w:pPr>
              <w:pStyle w:val="ListBullet"/>
              <w:rPr>
                <w:sz w:val="22"/>
                <w:szCs w:val="22"/>
              </w:rPr>
            </w:pPr>
            <w:ins w:id="968" w:author="Bonephace Kaijage" w:date="2026-10-14T06:19:00Z" w16du:dateUtc="2026-10-14T04:19:00Z">
              <w:r>
                <w:rPr>
                  <w:sz w:val="22"/>
                  <w:szCs w:val="22"/>
                </w:rPr>
                <w:t>Call 114 and 190, and keep the road to the sites named in Know Your Risk clear so that ambulances and rescue teams can reach people.</w:t>
              </w:r>
            </w:ins>
            <w:del w:id="969" w:author="Bonephace Kaijage" w:date="2026-10-14T06:19:00Z" w16du:dateUtc="2026-10-14T04:19:00Z">
              <w:r w:rsidR="00275313" w:rsidRPr="00997D17" w:rsidDel="00FE0A4D">
                <w:rPr>
                  <w:sz w:val="22"/>
                  <w:szCs w:val="22"/>
                </w:rPr>
                <w:delText>Call 114 and 190. Keep the road to the named sites clear for ambulances.</w:delText>
              </w:r>
            </w:del>
          </w:p>
          <w:p w14:paraId="1E7EFCE0" w14:textId="7878458B" w:rsidR="0055281C" w:rsidRPr="00997D17" w:rsidRDefault="00275313" w:rsidP="00034217">
            <w:pPr>
              <w:pStyle w:val="ListBullet"/>
              <w:rPr>
                <w:sz w:val="22"/>
                <w:szCs w:val="22"/>
              </w:rPr>
            </w:pPr>
            <w:r w:rsidRPr="00997D17">
              <w:rPr>
                <w:sz w:val="22"/>
                <w:szCs w:val="22"/>
              </w:rPr>
              <w:t>Open the shelter and register every household. Note who is missing.</w:t>
            </w:r>
          </w:p>
          <w:p w14:paraId="152BA0BC" w14:textId="59096D2F"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7555EBEF" w14:textId="17046177" w:rsidR="0055281C" w:rsidRPr="00997D17" w:rsidRDefault="00275313" w:rsidP="00034217">
            <w:pPr>
              <w:pStyle w:val="ListBullet"/>
              <w:rPr>
                <w:sz w:val="22"/>
                <w:szCs w:val="22"/>
                <w:lang w:val="sv-SE"/>
              </w:rPr>
            </w:pPr>
            <w:r w:rsidRPr="00997D17">
              <w:rPr>
                <w:sz w:val="22"/>
                <w:szCs w:val="22"/>
                <w:lang w:val="sv-SE"/>
              </w:rPr>
              <w:t>Hamisha eneo hili sasa. Msirudi mpaka kamati iseme.</w:t>
            </w:r>
          </w:p>
          <w:p w14:paraId="1FC142E9" w14:textId="2D5F4131" w:rsidR="0055281C" w:rsidRPr="00997D17" w:rsidRDefault="00275313" w:rsidP="00034217">
            <w:pPr>
              <w:pStyle w:val="ListBullet"/>
              <w:rPr>
                <w:sz w:val="22"/>
                <w:szCs w:val="22"/>
                <w:lang w:val="sv-SE"/>
              </w:rPr>
            </w:pPr>
            <w:r w:rsidRPr="00997D17">
              <w:rPr>
                <w:sz w:val="22"/>
                <w:szCs w:val="22"/>
                <w:lang w:val="sv-SE"/>
              </w:rPr>
              <w:t>Piga 114 na 190. Acha barabara wazi.</w:t>
            </w:r>
          </w:p>
          <w:p w14:paraId="6FA417FA" w14:textId="5EF9043F" w:rsidR="0055281C" w:rsidRPr="00997D17" w:rsidRDefault="00275313" w:rsidP="00034217">
            <w:pPr>
              <w:pStyle w:val="ListBullet"/>
              <w:rPr>
                <w:sz w:val="22"/>
                <w:szCs w:val="22"/>
                <w:lang w:val="sv-SE"/>
              </w:rPr>
            </w:pPr>
            <w:r w:rsidRPr="00997D17">
              <w:rPr>
                <w:sz w:val="22"/>
                <w:szCs w:val="22"/>
                <w:lang w:val="sv-SE"/>
              </w:rPr>
              <w:t>Sajili kila kaya. Andika aliyepotea.</w:t>
            </w:r>
          </w:p>
          <w:p w14:paraId="45C20AC9" w14:textId="26F21487"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6009A44D" w14:textId="77777777" w:rsidTr="002066E7">
        <w:tc>
          <w:tcPr>
            <w:tcW w:w="2278" w:type="dxa"/>
          </w:tcPr>
          <w:p w14:paraId="412451A2"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38BC378C" w14:textId="77777777" w:rsidR="0055281C" w:rsidRPr="00997D17" w:rsidRDefault="0055281C" w:rsidP="0055281C">
            <w:pPr>
              <w:pStyle w:val="ListParagraph"/>
              <w:rPr>
                <w:sz w:val="22"/>
                <w:szCs w:val="22"/>
                <w:lang w:val="sv-SE"/>
              </w:rPr>
            </w:pPr>
            <w:r w:rsidRPr="00997D17">
              <w:rPr>
                <w:sz w:val="22"/>
                <w:szCs w:val="22"/>
                <w:lang w:val="sv-SE"/>
              </w:rPr>
              <w:lastRenderedPageBreak/>
              <w:t>Hesabu kila kaya. Fungua makazi na visajili wafikao.</w:t>
            </w:r>
          </w:p>
          <w:p w14:paraId="0CB79E95" w14:textId="5D80FECF"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5A245B43" w14:textId="21C48F3B" w:rsidR="002066E7" w:rsidRPr="00997D17" w:rsidRDefault="002066E7" w:rsidP="00FE4152">
            <w:pPr>
              <w:pStyle w:val="ListParagraph"/>
              <w:rPr>
                <w:sz w:val="22"/>
                <w:szCs w:val="22"/>
              </w:rPr>
            </w:pPr>
            <w:r w:rsidRPr="00997D17">
              <w:rPr>
                <w:sz w:val="22"/>
                <w:szCs w:val="22"/>
              </w:rPr>
              <w:t>Kongwa District Council</w:t>
            </w:r>
          </w:p>
        </w:tc>
        <w:tc>
          <w:tcPr>
            <w:tcW w:w="2278" w:type="dxa"/>
          </w:tcPr>
          <w:p w14:paraId="3FCDF846" w14:textId="379E62E3" w:rsidR="002066E7" w:rsidRPr="00997D17" w:rsidRDefault="002066E7" w:rsidP="00FE4152">
            <w:pPr>
              <w:pStyle w:val="ListParagraph"/>
              <w:rPr>
                <w:sz w:val="22"/>
                <w:szCs w:val="22"/>
              </w:rPr>
            </w:pPr>
            <w:r w:rsidRPr="00997D17">
              <w:rPr>
                <w:sz w:val="22"/>
                <w:szCs w:val="22"/>
              </w:rPr>
              <w:lastRenderedPageBreak/>
              <w:t>Yellow / Njano — Level 1</w:t>
            </w:r>
          </w:p>
        </w:tc>
        <w:tc>
          <w:tcPr>
            <w:tcW w:w="2278" w:type="dxa"/>
          </w:tcPr>
          <w:p w14:paraId="5BBA7496" w14:textId="7A7A50C9" w:rsidR="002066E7" w:rsidRPr="00997D17" w:rsidRDefault="008C6B60" w:rsidP="00FE4152">
            <w:pPr>
              <w:pStyle w:val="ListParagraph"/>
              <w:rPr>
                <w:sz w:val="22"/>
                <w:szCs w:val="22"/>
              </w:rPr>
            </w:pPr>
            <w:r w:rsidRPr="00997D17">
              <w:rPr>
                <w:sz w:val="22"/>
                <w:szCs w:val="22"/>
              </w:rPr>
              <w:t xml:space="preserve">drought, strong winds, wildfire, and flash floods on the Mkondoa </w:t>
            </w:r>
            <w:r w:rsidRPr="00997D17">
              <w:rPr>
                <w:sz w:val="22"/>
                <w:szCs w:val="22"/>
              </w:rPr>
              <w:lastRenderedPageBreak/>
              <w:t>headwaters toward Kilosa. A few roads slippery, a few low homes wet, and lightning where storms build.</w:t>
            </w:r>
          </w:p>
        </w:tc>
        <w:tc>
          <w:tcPr>
            <w:tcW w:w="2278" w:type="dxa"/>
          </w:tcPr>
          <w:p w14:paraId="1B17928F" w14:textId="03B25AA7" w:rsidR="002066E7" w:rsidRPr="00997D17" w:rsidRDefault="008C6B60" w:rsidP="00FE4152">
            <w:pPr>
              <w:pStyle w:val="ListParagraph"/>
              <w:rPr>
                <w:sz w:val="22"/>
                <w:szCs w:val="22"/>
              </w:rPr>
            </w:pPr>
            <w:r w:rsidRPr="00997D17">
              <w:rPr>
                <w:sz w:val="22"/>
                <w:szCs w:val="22"/>
              </w:rPr>
              <w:lastRenderedPageBreak/>
              <w:t xml:space="preserve">Dalili za mwanzo kwenye eneo lililotajwa. Barabara chache kuteleza, </w:t>
            </w:r>
            <w:r w:rsidRPr="00997D17">
              <w:rPr>
                <w:sz w:val="22"/>
                <w:szCs w:val="22"/>
              </w:rPr>
              <w:lastRenderedPageBreak/>
              <w:t>nyumba chache za bondeni kulowa, na radi dhoruba inapojengeka.</w:t>
            </w:r>
          </w:p>
        </w:tc>
        <w:tc>
          <w:tcPr>
            <w:tcW w:w="2279" w:type="dxa"/>
          </w:tcPr>
          <w:p w14:paraId="594D07F2" w14:textId="1676D97E" w:rsidR="0055281C" w:rsidRPr="00997D17" w:rsidRDefault="00275313" w:rsidP="00034217">
            <w:pPr>
              <w:pStyle w:val="ListBullet"/>
              <w:rPr>
                <w:sz w:val="22"/>
                <w:szCs w:val="22"/>
              </w:rPr>
            </w:pPr>
            <w:r w:rsidRPr="00997D17">
              <w:rPr>
                <w:sz w:val="22"/>
                <w:szCs w:val="22"/>
              </w:rPr>
              <w:lastRenderedPageBreak/>
              <w:t xml:space="preserve">Before the rain, walk Mkondoa headwaters toward </w:t>
            </w:r>
            <w:r w:rsidRPr="00997D17">
              <w:rPr>
                <w:sz w:val="22"/>
                <w:szCs w:val="22"/>
              </w:rPr>
              <w:lastRenderedPageBreak/>
              <w:t>Kilosa and clear the drains and culverts.</w:t>
            </w:r>
          </w:p>
          <w:p w14:paraId="7CE04FAB" w14:textId="35675A15" w:rsidR="0055281C" w:rsidRPr="00997D17" w:rsidRDefault="00FE0A4D" w:rsidP="00034217">
            <w:pPr>
              <w:pStyle w:val="ListBullet"/>
              <w:rPr>
                <w:sz w:val="22"/>
                <w:szCs w:val="22"/>
              </w:rPr>
            </w:pPr>
            <w:ins w:id="970" w:author="Bonephace Kaijage" w:date="2026-10-14T06:17:00Z" w16du:dateUtc="2026-10-14T04:17:00Z">
              <w:r>
                <w:rPr>
                  <w:sz w:val="22"/>
                  <w:szCs w:val="22"/>
                </w:rPr>
                <w:t>Households along Mkondoa headwaters toward Kilosa: keep food, documents and children above floor level, because water here can enter houses with little warning.</w:t>
              </w:r>
            </w:ins>
            <w:del w:id="971" w:author="Bonephace Kaijage" w:date="2026-10-14T06:17:00Z" w16du:dateUtc="2026-10-14T04:17:00Z">
              <w:r w:rsidR="00275313" w:rsidRPr="00997D17" w:rsidDel="00FE0A4D">
                <w:rPr>
                  <w:sz w:val="22"/>
                  <w:szCs w:val="22"/>
                </w:rPr>
                <w:delText>Households along Mkondoa headwaters toward Kilosa raise food, documents and children above the floor.</w:delText>
              </w:r>
            </w:del>
          </w:p>
          <w:p w14:paraId="2232E120" w14:textId="0F8AC6A2" w:rsidR="0055281C" w:rsidRPr="00997D17" w:rsidRDefault="00FE0A4D" w:rsidP="00034217">
            <w:pPr>
              <w:pStyle w:val="ListBullet"/>
              <w:rPr>
                <w:sz w:val="22"/>
                <w:szCs w:val="22"/>
              </w:rPr>
            </w:pPr>
            <w:ins w:id="972"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973" w:author="Bonephace Kaijage" w:date="2026-10-14T06:13:00Z" w16du:dateUtc="2026-10-14T04:13:00Z">
              <w:r w:rsidR="00275313" w:rsidRPr="00997D17" w:rsidDel="00FE0A4D">
                <w:rPr>
                  <w:sz w:val="22"/>
                  <w:szCs w:val="22"/>
                </w:rPr>
                <w:delText>Save 190 and the ward chair number. Keep a torch and drinking water.</w:delText>
              </w:r>
            </w:del>
          </w:p>
          <w:p w14:paraId="725E3949" w14:textId="50607F69" w:rsidR="002066E7" w:rsidRPr="00997D17" w:rsidRDefault="00275313" w:rsidP="00034217">
            <w:pPr>
              <w:pStyle w:val="ListBullet"/>
              <w:rPr>
                <w:sz w:val="22"/>
                <w:szCs w:val="22"/>
              </w:rPr>
            </w:pPr>
            <w:r w:rsidRPr="00997D17">
              <w:rPr>
                <w:sz w:val="22"/>
                <w:szCs w:val="22"/>
              </w:rPr>
              <w:t>Do not drive or walk through water crossing Mkondoa headwaters toward Kilosa. Headlights on, slow down.</w:t>
            </w:r>
          </w:p>
        </w:tc>
        <w:tc>
          <w:tcPr>
            <w:tcW w:w="2279" w:type="dxa"/>
          </w:tcPr>
          <w:p w14:paraId="048EBBC6" w14:textId="4E56006A" w:rsidR="0055281C" w:rsidRPr="00997D17" w:rsidRDefault="00275313" w:rsidP="00034217">
            <w:pPr>
              <w:pStyle w:val="ListBullet"/>
              <w:rPr>
                <w:sz w:val="22"/>
                <w:szCs w:val="22"/>
                <w:lang w:val="sv-SE"/>
              </w:rPr>
            </w:pPr>
            <w:r w:rsidRPr="00997D17">
              <w:rPr>
                <w:sz w:val="22"/>
                <w:szCs w:val="22"/>
                <w:lang w:val="sv-SE"/>
              </w:rPr>
              <w:lastRenderedPageBreak/>
              <w:t>Kabla ya mvua, tembea eneo hili na usafishe mitaro.</w:t>
            </w:r>
          </w:p>
          <w:p w14:paraId="3A3C9A2A" w14:textId="3A00BC99" w:rsidR="0055281C" w:rsidRPr="00997D17" w:rsidRDefault="00275313" w:rsidP="00034217">
            <w:pPr>
              <w:pStyle w:val="ListBullet"/>
              <w:rPr>
                <w:sz w:val="22"/>
                <w:szCs w:val="22"/>
                <w:lang w:val="sv-SE"/>
              </w:rPr>
            </w:pPr>
            <w:r w:rsidRPr="00997D17">
              <w:rPr>
                <w:sz w:val="22"/>
                <w:szCs w:val="22"/>
                <w:lang w:val="sv-SE"/>
              </w:rPr>
              <w:lastRenderedPageBreak/>
              <w:t>Kaya zipandishe chakula, nyaraka na watoto.</w:t>
            </w:r>
          </w:p>
          <w:p w14:paraId="1F4B65B0" w14:textId="0701877B" w:rsidR="0055281C" w:rsidRPr="00997D17" w:rsidRDefault="00FE0A4D" w:rsidP="00034217">
            <w:pPr>
              <w:pStyle w:val="ListBullet"/>
              <w:rPr>
                <w:sz w:val="22"/>
                <w:szCs w:val="22"/>
                <w:lang w:val="sv-SE"/>
              </w:rPr>
            </w:pPr>
            <w:ins w:id="974" w:author="Bonephace Kaijage" w:date="2026-10-14T06:11:00Z" w16du:dateUtc="2026-10-14T04:11:00Z">
              <w:r>
                <w:rPr>
                  <w:sz w:val="22"/>
                  <w:szCs w:val="22"/>
                  <w:lang w:val="sv-SE"/>
                </w:rPr>
                <w:t>Hifadhini 190 na namba ya mwenyekiti, na wekeni tochi na maji tayari, ili msaada uitwe na kaya iweze kukaa usiku bila umeme.</w:t>
              </w:r>
            </w:ins>
            <w:del w:id="975" w:author="Bonephace Kaijage" w:date="2026-10-14T06:11:00Z" w16du:dateUtc="2026-10-14T04:11:00Z">
              <w:r w:rsidR="00275313" w:rsidRPr="00997D17" w:rsidDel="00FE0A4D">
                <w:rPr>
                  <w:sz w:val="22"/>
                  <w:szCs w:val="22"/>
                  <w:lang w:val="sv-SE"/>
                </w:rPr>
                <w:delText>Hifadhi 190 na namba ya mwenyekiti. Weka tochi na maji.</w:delText>
              </w:r>
            </w:del>
          </w:p>
          <w:p w14:paraId="23C88E59" w14:textId="71432D6C" w:rsidR="002066E7" w:rsidRPr="00997D17" w:rsidRDefault="00FE0A4D" w:rsidP="00034217">
            <w:pPr>
              <w:pStyle w:val="ListBullet"/>
              <w:rPr>
                <w:sz w:val="22"/>
                <w:szCs w:val="22"/>
                <w:lang w:val="sv-SE"/>
              </w:rPr>
            </w:pPr>
            <w:ins w:id="976" w:author="Bonephace Kaijage" w:date="2026-10-14T06:11:00Z" w16du:dateUtc="2026-10-14T04:11:00Z">
              <w:r>
                <w:rPr>
                  <w:sz w:val="22"/>
                  <w:szCs w:val="22"/>
                  <w:lang w:val="sv-SE"/>
                </w:rPr>
                <w:t>Subirini badala ya kuvuka maji barabarani: yanaweza kumchukua mtu au gari. Washeni taa, punguzeni mwendo.</w:t>
              </w:r>
            </w:ins>
            <w:del w:id="977" w:author="Bonephace Kaijage" w:date="2026-10-14T06:11:00Z" w16du:dateUtc="2026-10-14T04:11:00Z">
              <w:r w:rsidR="00275313" w:rsidRPr="00997D17" w:rsidDel="00FE0A4D">
                <w:rPr>
                  <w:sz w:val="22"/>
                  <w:szCs w:val="22"/>
                  <w:lang w:val="sv-SE"/>
                </w:rPr>
                <w:delText>Usivuke maji barabarani. Washa taa, punguza mwendo.</w:delText>
              </w:r>
            </w:del>
          </w:p>
        </w:tc>
      </w:tr>
      <w:tr w:rsidR="002066E7" w:rsidRPr="000343A2" w14:paraId="516B433C" w14:textId="77777777" w:rsidTr="002066E7">
        <w:tc>
          <w:tcPr>
            <w:tcW w:w="2278" w:type="dxa"/>
          </w:tcPr>
          <w:p w14:paraId="6DA14F86" w14:textId="77777777" w:rsidR="0055281C" w:rsidRPr="001D64D9" w:rsidRDefault="0055281C" w:rsidP="0055281C">
            <w:pPr>
              <w:pStyle w:val="ListParagraph"/>
              <w:rPr>
                <w:sz w:val="22"/>
                <w:szCs w:val="22"/>
              </w:rPr>
            </w:pPr>
            <w:r w:rsidRPr="001D64D9">
              <w:rPr>
                <w:sz w:val="22"/>
                <w:szCs w:val="22"/>
              </w:rPr>
              <w:lastRenderedPageBreak/>
              <w:t>Ondoa taka kwenye mitaro na njia za maji kuzunguka makazi.</w:t>
            </w:r>
          </w:p>
          <w:p w14:paraId="15ABA93A"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3800DEF7" w14:textId="7B58B884" w:rsidR="0055281C" w:rsidRPr="00997D17" w:rsidRDefault="0055281C" w:rsidP="0055281C">
            <w:pPr>
              <w:pStyle w:val="ListParagraph"/>
              <w:rPr>
                <w:sz w:val="22"/>
                <w:szCs w:val="22"/>
                <w:lang w:val="sv-SE"/>
              </w:rPr>
            </w:pPr>
            <w:r w:rsidRPr="00997D17">
              <w:rPr>
                <w:sz w:val="22"/>
                <w:szCs w:val="22"/>
                <w:lang w:val="sv-SE"/>
              </w:rPr>
              <w:t xml:space="preserve">Endesha taratibu ukiwasha taa. </w:t>
            </w:r>
            <w:r w:rsidRPr="00997D17">
              <w:rPr>
                <w:sz w:val="22"/>
                <w:szCs w:val="22"/>
                <w:lang w:val="sv-SE"/>
              </w:rPr>
              <w:lastRenderedPageBreak/>
              <w:t>Usivuke maji yanayotiririka barabarani.</w:t>
            </w:r>
          </w:p>
          <w:p w14:paraId="6CF1121C" w14:textId="09630D46" w:rsidR="002066E7" w:rsidRPr="00997D17" w:rsidRDefault="002066E7" w:rsidP="00FE4152">
            <w:pPr>
              <w:pStyle w:val="ListParagraph"/>
              <w:rPr>
                <w:sz w:val="22"/>
                <w:szCs w:val="22"/>
                <w:lang w:val="sv-SE"/>
              </w:rPr>
            </w:pPr>
          </w:p>
        </w:tc>
        <w:tc>
          <w:tcPr>
            <w:tcW w:w="2278" w:type="dxa"/>
          </w:tcPr>
          <w:p w14:paraId="7750AAD7" w14:textId="6F3757C7"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6CB6DEE2" w14:textId="180E1B93" w:rsidR="002066E7" w:rsidRPr="00997D17" w:rsidRDefault="008C6B60" w:rsidP="00FE4152">
            <w:pPr>
              <w:pStyle w:val="ListParagraph"/>
              <w:rPr>
                <w:sz w:val="22"/>
                <w:szCs w:val="22"/>
              </w:rPr>
            </w:pPr>
            <w:r w:rsidRPr="00997D17">
              <w:rPr>
                <w:sz w:val="22"/>
                <w:szCs w:val="22"/>
              </w:rPr>
              <w:t xml:space="preserve">drought, strong winds, wildfire, and flash floods on the Mkondoa headwaters toward Kilosa. Roads, water points or houses at the named sites are now affected. Some </w:t>
            </w:r>
            <w:r w:rsidRPr="00997D17">
              <w:rPr>
                <w:sz w:val="22"/>
                <w:szCs w:val="22"/>
              </w:rPr>
              <w:lastRenderedPageBreak/>
              <w:t>journeys and classes are disrupted.</w:t>
            </w:r>
          </w:p>
        </w:tc>
        <w:tc>
          <w:tcPr>
            <w:tcW w:w="2278" w:type="dxa"/>
          </w:tcPr>
          <w:p w14:paraId="3E9169C8" w14:textId="145B4105"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139EFC22" w14:textId="45165ACA" w:rsidR="0055281C" w:rsidRPr="00997D17" w:rsidRDefault="00275313" w:rsidP="00034217">
            <w:pPr>
              <w:pStyle w:val="ListBullet"/>
              <w:rPr>
                <w:sz w:val="22"/>
                <w:szCs w:val="22"/>
              </w:rPr>
            </w:pPr>
            <w:r w:rsidRPr="00997D17">
              <w:rPr>
                <w:sz w:val="22"/>
                <w:szCs w:val="22"/>
              </w:rPr>
              <w:t>Move households off Mkondoa headwaters toward Kilosa to the ward assembly point.</w:t>
            </w:r>
          </w:p>
          <w:p w14:paraId="61434A93" w14:textId="443E960E" w:rsidR="0055281C" w:rsidRPr="00997D17" w:rsidRDefault="00275313" w:rsidP="00034217">
            <w:pPr>
              <w:pStyle w:val="ListBullet"/>
              <w:rPr>
                <w:sz w:val="22"/>
                <w:szCs w:val="22"/>
              </w:rPr>
            </w:pPr>
            <w:r w:rsidRPr="00997D17">
              <w:rPr>
                <w:sz w:val="22"/>
                <w:szCs w:val="22"/>
              </w:rPr>
              <w:t>Close and mark the flooded road or bridge at Mkondoa headwaters toward Kilosa. Divert traffic.</w:t>
            </w:r>
          </w:p>
          <w:p w14:paraId="472B9425" w14:textId="6086DB01" w:rsidR="0055281C" w:rsidRPr="00997D17" w:rsidRDefault="00FE0A4D" w:rsidP="00034217">
            <w:pPr>
              <w:pStyle w:val="ListBullet"/>
              <w:rPr>
                <w:sz w:val="22"/>
                <w:szCs w:val="22"/>
              </w:rPr>
            </w:pPr>
            <w:ins w:id="978" w:author="Bonephace Kaijage" w:date="2026-10-14T06:11:00Z" w16du:dateUtc="2026-10-14T04:11:00Z">
              <w:r>
                <w:rPr>
                  <w:sz w:val="22"/>
                  <w:szCs w:val="22"/>
                </w:rPr>
                <w:lastRenderedPageBreak/>
                <w:t>Check that school children, older people and anyone with a disability are accounted for before dark, so that no one is searched for in the night.</w:t>
              </w:r>
            </w:ins>
            <w:del w:id="979" w:author="Bonephace Kaijage" w:date="2026-10-14T06:11:00Z" w16du:dateUtc="2026-10-14T04:11:00Z">
              <w:r w:rsidR="00275313" w:rsidRPr="00997D17" w:rsidDel="00FE0A4D">
                <w:rPr>
                  <w:sz w:val="22"/>
                  <w:szCs w:val="22"/>
                </w:rPr>
                <w:delText>Account for school children and older people before dark.</w:delText>
              </w:r>
            </w:del>
          </w:p>
          <w:p w14:paraId="6B93E3DD" w14:textId="5771488E" w:rsidR="002066E7" w:rsidRPr="00997D17" w:rsidRDefault="00FE0A4D" w:rsidP="00034217">
            <w:pPr>
              <w:pStyle w:val="ListBullet"/>
              <w:rPr>
                <w:sz w:val="22"/>
                <w:szCs w:val="22"/>
              </w:rPr>
            </w:pPr>
            <w:ins w:id="980" w:author="Bonephace Kaijage" w:date="2026-10-14T06:13:00Z" w16du:dateUtc="2026-10-14T04:13:00Z">
              <w:r>
                <w:rPr>
                  <w:sz w:val="22"/>
                  <w:szCs w:val="22"/>
                </w:rPr>
                <w:t>Boil or treat drinking water, because floods carry waste into wells; tell the clinic early if anyone has diarrhoea.</w:t>
              </w:r>
            </w:ins>
            <w:del w:id="981"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42A1BC7C" w14:textId="7D9ABB9D" w:rsidR="0055281C" w:rsidRPr="00997D17" w:rsidRDefault="00275313" w:rsidP="00034217">
            <w:pPr>
              <w:pStyle w:val="ListBullet"/>
              <w:rPr>
                <w:sz w:val="22"/>
                <w:szCs w:val="22"/>
              </w:rPr>
            </w:pPr>
            <w:r w:rsidRPr="00997D17">
              <w:rPr>
                <w:sz w:val="22"/>
                <w:szCs w:val="22"/>
              </w:rPr>
              <w:lastRenderedPageBreak/>
              <w:t>Hamisha kaya za eneo hili kwenda kituoni.</w:t>
            </w:r>
          </w:p>
          <w:p w14:paraId="1D23A33A" w14:textId="4363CEBC" w:rsidR="0055281C" w:rsidRPr="00997D17" w:rsidRDefault="00275313" w:rsidP="00034217">
            <w:pPr>
              <w:pStyle w:val="ListBullet"/>
              <w:rPr>
                <w:sz w:val="22"/>
                <w:szCs w:val="22"/>
                <w:lang w:val="sv-SE"/>
              </w:rPr>
            </w:pPr>
            <w:r w:rsidRPr="00997D17">
              <w:rPr>
                <w:sz w:val="22"/>
                <w:szCs w:val="22"/>
                <w:lang w:val="sv-SE"/>
              </w:rPr>
              <w:t>Funga barabara au daraja. Elekeza magari.</w:t>
            </w:r>
          </w:p>
          <w:p w14:paraId="3A262F32" w14:textId="599524CB"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239976B2" w14:textId="339B831B" w:rsidR="002066E7" w:rsidRPr="00997D17" w:rsidRDefault="00275313" w:rsidP="00034217">
            <w:pPr>
              <w:pStyle w:val="ListBullet"/>
              <w:rPr>
                <w:sz w:val="22"/>
                <w:szCs w:val="22"/>
                <w:lang w:val="sv-SE"/>
              </w:rPr>
            </w:pPr>
            <w:r w:rsidRPr="00997D17">
              <w:rPr>
                <w:sz w:val="22"/>
                <w:szCs w:val="22"/>
                <w:lang w:val="sv-SE"/>
              </w:rPr>
              <w:lastRenderedPageBreak/>
              <w:t>Chemsha maji. Kliniki iangalie kuhara.</w:t>
            </w:r>
          </w:p>
        </w:tc>
      </w:tr>
      <w:tr w:rsidR="002066E7" w:rsidRPr="00997D17" w14:paraId="5459BB05" w14:textId="77777777" w:rsidTr="002066E7">
        <w:tc>
          <w:tcPr>
            <w:tcW w:w="2278" w:type="dxa"/>
          </w:tcPr>
          <w:p w14:paraId="2AF731D0"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0CCD3E01" w14:textId="084EB73D" w:rsidR="0055281C" w:rsidRPr="00FE0A4D" w:rsidRDefault="00FE0A4D" w:rsidP="0055281C">
            <w:pPr>
              <w:pStyle w:val="ListParagraph"/>
              <w:rPr>
                <w:sz w:val="22"/>
                <w:szCs w:val="22"/>
                <w:lang w:val="sv-SE"/>
                <w:rPrChange w:id="982" w:author="Bonephace Kaijage" w:date="2026-10-14T06:30:00Z" w16du:dateUtc="2026-10-14T04:30:00Z">
                  <w:rPr>
                    <w:sz w:val="22"/>
                    <w:szCs w:val="22"/>
                  </w:rPr>
                </w:rPrChange>
              </w:rPr>
            </w:pPr>
            <w:ins w:id="983" w:author="Bonephace Kaijage" w:date="2026-10-14T06:15:00Z" w16du:dateUtc="2026-10-14T04:15:00Z">
              <w:r w:rsidRPr="00FE0A4D">
                <w:rPr>
                  <w:sz w:val="22"/>
                  <w:szCs w:val="22"/>
                  <w:lang w:val="sv-SE"/>
                  <w:rPrChange w:id="984" w:author="Bonephace Kaijage" w:date="2026-10-14T06:30:00Z" w16du:dateUtc="2026-10-14T04:30:00Z">
                    <w:rPr>
                      <w:sz w:val="22"/>
                      <w:szCs w:val="22"/>
                    </w:rPr>
                  </w:rPrChange>
                </w:rPr>
                <w:t>Hakikisheni watoto, wazee na watu wenye ulemavu wote wako salama na wana mtu wa kuwasaidia.</w:t>
              </w:r>
            </w:ins>
            <w:del w:id="985" w:author="Bonephace Kaijage" w:date="2026-10-14T06:15:00Z" w16du:dateUtc="2026-10-14T04:15:00Z">
              <w:r w:rsidR="0055281C" w:rsidRPr="00FE0A4D" w:rsidDel="00FE0A4D">
                <w:rPr>
                  <w:sz w:val="22"/>
                  <w:szCs w:val="22"/>
                  <w:lang w:val="sv-SE"/>
                  <w:rPrChange w:id="986" w:author="Bonephace Kaijage" w:date="2026-10-14T06:30:00Z" w16du:dateUtc="2026-10-14T04:30:00Z">
                    <w:rPr>
                      <w:sz w:val="22"/>
                      <w:szCs w:val="22"/>
                    </w:rPr>
                  </w:rPrChange>
                </w:rPr>
                <w:delText>Hakiki watoto, wazee na watu wenye ulemavu.</w:delText>
              </w:r>
            </w:del>
          </w:p>
          <w:p w14:paraId="0047E28A" w14:textId="4A8288F7" w:rsidR="0055281C" w:rsidRPr="00FE0A4D" w:rsidRDefault="0055281C" w:rsidP="0055281C">
            <w:pPr>
              <w:pStyle w:val="ListParagraph"/>
              <w:rPr>
                <w:sz w:val="22"/>
                <w:szCs w:val="22"/>
                <w:lang w:val="sv-SE"/>
                <w:rPrChange w:id="987" w:author="Bonephace Kaijage" w:date="2026-10-14T06:30:00Z" w16du:dateUtc="2026-10-14T04:30:00Z">
                  <w:rPr>
                    <w:sz w:val="22"/>
                    <w:szCs w:val="22"/>
                  </w:rPr>
                </w:rPrChange>
              </w:rPr>
            </w:pPr>
            <w:r w:rsidRPr="00FE0A4D">
              <w:rPr>
                <w:sz w:val="22"/>
                <w:szCs w:val="22"/>
                <w:lang w:val="sv-SE"/>
                <w:rPrChange w:id="988" w:author="Bonephace Kaijage" w:date="2026-10-14T06:30:00Z" w16du:dateUtc="2026-10-14T04:30:00Z">
                  <w:rPr>
                    <w:sz w:val="22"/>
                    <w:szCs w:val="22"/>
                  </w:rPr>
                </w:rPrChange>
              </w:rPr>
              <w:t>Chanzo cha maji kikiathirika, chemsha au tibu maji ya kunywa.</w:t>
            </w:r>
          </w:p>
          <w:p w14:paraId="1AFF33F5" w14:textId="67B0AF74" w:rsidR="002066E7" w:rsidRPr="00FE0A4D" w:rsidRDefault="002066E7" w:rsidP="00FE4152">
            <w:pPr>
              <w:pStyle w:val="ListParagraph"/>
              <w:rPr>
                <w:sz w:val="22"/>
                <w:szCs w:val="22"/>
                <w:lang w:val="sv-SE"/>
                <w:rPrChange w:id="989" w:author="Bonephace Kaijage" w:date="2026-10-14T06:30:00Z" w16du:dateUtc="2026-10-14T04:30:00Z">
                  <w:rPr>
                    <w:sz w:val="22"/>
                    <w:szCs w:val="22"/>
                  </w:rPr>
                </w:rPrChange>
              </w:rPr>
            </w:pPr>
          </w:p>
        </w:tc>
        <w:tc>
          <w:tcPr>
            <w:tcW w:w="2278" w:type="dxa"/>
          </w:tcPr>
          <w:p w14:paraId="4B790BB4" w14:textId="4796AC9F"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7DC2E017" w14:textId="7309D4CC" w:rsidR="002066E7" w:rsidRPr="00997D17" w:rsidRDefault="00FE0A4D" w:rsidP="00FE4152">
            <w:pPr>
              <w:pStyle w:val="ListParagraph"/>
              <w:rPr>
                <w:sz w:val="22"/>
                <w:szCs w:val="22"/>
              </w:rPr>
            </w:pPr>
            <w:ins w:id="990"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991"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81BBB2E" w14:textId="564A92A0" w:rsidR="002066E7" w:rsidRPr="00997D17" w:rsidRDefault="00FE0A4D" w:rsidP="00FE4152">
            <w:pPr>
              <w:pStyle w:val="ListParagraph"/>
              <w:rPr>
                <w:sz w:val="22"/>
                <w:szCs w:val="22"/>
              </w:rPr>
            </w:pPr>
            <w:ins w:id="992"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993"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D546464" w14:textId="3AE5E163" w:rsidR="0055281C" w:rsidRPr="00997D17" w:rsidRDefault="00FE0A4D" w:rsidP="00034217">
            <w:pPr>
              <w:pStyle w:val="ListBullet"/>
              <w:rPr>
                <w:sz w:val="22"/>
                <w:szCs w:val="22"/>
              </w:rPr>
            </w:pPr>
            <w:ins w:id="994"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995"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2738833A" w14:textId="324467D7" w:rsidR="0055281C" w:rsidRPr="00997D17" w:rsidRDefault="00FE0A4D" w:rsidP="00034217">
            <w:pPr>
              <w:pStyle w:val="ListBullet"/>
              <w:rPr>
                <w:sz w:val="22"/>
                <w:szCs w:val="22"/>
              </w:rPr>
            </w:pPr>
            <w:ins w:id="996" w:author="Bonephace Kaijage" w:date="2026-10-14T06:19:00Z" w16du:dateUtc="2026-10-14T04:19:00Z">
              <w:r>
                <w:rPr>
                  <w:sz w:val="22"/>
                  <w:szCs w:val="22"/>
                </w:rPr>
                <w:t>Call 114 and 190, and keep the road to the sites named in Know Your Risk clear so that ambulances and rescue teams can reach people.</w:t>
              </w:r>
            </w:ins>
            <w:del w:id="997" w:author="Bonephace Kaijage" w:date="2026-10-14T06:19:00Z" w16du:dateUtc="2026-10-14T04:19:00Z">
              <w:r w:rsidR="00275313" w:rsidRPr="00997D17" w:rsidDel="00FE0A4D">
                <w:rPr>
                  <w:sz w:val="22"/>
                  <w:szCs w:val="22"/>
                </w:rPr>
                <w:delText>Call 114 and 190. Keep the road to the named sites clear for ambulances.</w:delText>
              </w:r>
            </w:del>
          </w:p>
          <w:p w14:paraId="7AB77EB4" w14:textId="11F5775E" w:rsidR="0055281C" w:rsidRPr="00997D17" w:rsidRDefault="00275313" w:rsidP="00034217">
            <w:pPr>
              <w:pStyle w:val="ListBullet"/>
              <w:rPr>
                <w:sz w:val="22"/>
                <w:szCs w:val="22"/>
              </w:rPr>
            </w:pPr>
            <w:r w:rsidRPr="00997D17">
              <w:rPr>
                <w:sz w:val="22"/>
                <w:szCs w:val="22"/>
              </w:rPr>
              <w:t>Open the shelter and register every household. Note who is missing.</w:t>
            </w:r>
          </w:p>
          <w:p w14:paraId="1AE8B20C" w14:textId="09E398F2" w:rsidR="002066E7" w:rsidRPr="00997D17" w:rsidRDefault="00275313" w:rsidP="00034217">
            <w:pPr>
              <w:pStyle w:val="ListBullet"/>
              <w:rPr>
                <w:sz w:val="22"/>
                <w:szCs w:val="22"/>
              </w:rPr>
            </w:pPr>
            <w:r w:rsidRPr="00997D17">
              <w:rPr>
                <w:sz w:val="22"/>
                <w:szCs w:val="22"/>
              </w:rPr>
              <w:lastRenderedPageBreak/>
              <w:t>Health team: injury first, then cholera if the water is dirty.</w:t>
            </w:r>
          </w:p>
        </w:tc>
        <w:tc>
          <w:tcPr>
            <w:tcW w:w="2279" w:type="dxa"/>
          </w:tcPr>
          <w:p w14:paraId="3402F683" w14:textId="752BED78" w:rsidR="0055281C"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58EC1952" w14:textId="4DD1771E" w:rsidR="0055281C" w:rsidRPr="00997D17" w:rsidRDefault="00275313" w:rsidP="00034217">
            <w:pPr>
              <w:pStyle w:val="ListBullet"/>
              <w:rPr>
                <w:sz w:val="22"/>
                <w:szCs w:val="22"/>
                <w:lang w:val="sv-SE"/>
              </w:rPr>
            </w:pPr>
            <w:r w:rsidRPr="00997D17">
              <w:rPr>
                <w:sz w:val="22"/>
                <w:szCs w:val="22"/>
                <w:lang w:val="sv-SE"/>
              </w:rPr>
              <w:t>Piga 114 na 190. Acha barabara wazi.</w:t>
            </w:r>
          </w:p>
          <w:p w14:paraId="0D717A01" w14:textId="09F4758D" w:rsidR="0055281C" w:rsidRPr="00997D17" w:rsidRDefault="00275313" w:rsidP="00034217">
            <w:pPr>
              <w:pStyle w:val="ListBullet"/>
              <w:rPr>
                <w:sz w:val="22"/>
                <w:szCs w:val="22"/>
                <w:lang w:val="sv-SE"/>
              </w:rPr>
            </w:pPr>
            <w:r w:rsidRPr="00997D17">
              <w:rPr>
                <w:sz w:val="22"/>
                <w:szCs w:val="22"/>
                <w:lang w:val="sv-SE"/>
              </w:rPr>
              <w:t>Sajili kila kaya. Andika aliyepotea.</w:t>
            </w:r>
          </w:p>
          <w:p w14:paraId="6C034422" w14:textId="14F7E626"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627AC767" w14:textId="77777777" w:rsidTr="002066E7">
        <w:tc>
          <w:tcPr>
            <w:tcW w:w="2278" w:type="dxa"/>
          </w:tcPr>
          <w:p w14:paraId="2D1C8CEF"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5F634376"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0F9E0ECE" w14:textId="239D2A0F"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11689399" w14:textId="50D828B2" w:rsidR="002066E7" w:rsidRPr="00997D17" w:rsidRDefault="002066E7" w:rsidP="00FE4152">
            <w:pPr>
              <w:pStyle w:val="ListParagraph"/>
              <w:rPr>
                <w:sz w:val="22"/>
                <w:szCs w:val="22"/>
              </w:rPr>
            </w:pPr>
            <w:r w:rsidRPr="00997D17">
              <w:rPr>
                <w:sz w:val="22"/>
                <w:szCs w:val="22"/>
              </w:rPr>
              <w:t>Mpwapwa District Council</w:t>
            </w:r>
          </w:p>
        </w:tc>
        <w:tc>
          <w:tcPr>
            <w:tcW w:w="2278" w:type="dxa"/>
          </w:tcPr>
          <w:p w14:paraId="73F313D2" w14:textId="7DC97435"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4F4C44D1" w14:textId="02F8313F" w:rsidR="002066E7" w:rsidRPr="00997D17" w:rsidRDefault="008C6B60" w:rsidP="00FE4152">
            <w:pPr>
              <w:pStyle w:val="ListParagraph"/>
              <w:rPr>
                <w:sz w:val="22"/>
                <w:szCs w:val="22"/>
              </w:rPr>
            </w:pPr>
            <w:r w:rsidRPr="00997D17">
              <w:rPr>
                <w:sz w:val="22"/>
                <w:szCs w:val="22"/>
              </w:rPr>
              <w:t>drought, strong winds, wildfire, flash floods, and landslides on the Rubeho escarpment. A few roads slippery, a few low homes wet, and lightning where storms build.</w:t>
            </w:r>
          </w:p>
        </w:tc>
        <w:tc>
          <w:tcPr>
            <w:tcW w:w="2278" w:type="dxa"/>
          </w:tcPr>
          <w:p w14:paraId="3BF8E490" w14:textId="5B7DCEFA"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4C797A35" w14:textId="3FEE4893" w:rsidR="0055281C" w:rsidRPr="00997D17" w:rsidRDefault="00275313" w:rsidP="00034217">
            <w:pPr>
              <w:pStyle w:val="ListBullet"/>
              <w:rPr>
                <w:sz w:val="22"/>
                <w:szCs w:val="22"/>
              </w:rPr>
            </w:pPr>
            <w:r w:rsidRPr="00997D17">
              <w:rPr>
                <w:sz w:val="22"/>
                <w:szCs w:val="22"/>
              </w:rPr>
              <w:t>Before the rain, walk Rubeho escarpment and clear the drains and culverts.</w:t>
            </w:r>
          </w:p>
          <w:p w14:paraId="480AB533" w14:textId="2DD98E57" w:rsidR="0055281C" w:rsidRPr="00997D17" w:rsidRDefault="00FE0A4D" w:rsidP="00034217">
            <w:pPr>
              <w:pStyle w:val="ListBullet"/>
              <w:rPr>
                <w:sz w:val="22"/>
                <w:szCs w:val="22"/>
              </w:rPr>
            </w:pPr>
            <w:ins w:id="998" w:author="Bonephace Kaijage" w:date="2026-10-14T06:17:00Z" w16du:dateUtc="2026-10-14T04:17:00Z">
              <w:r>
                <w:rPr>
                  <w:sz w:val="22"/>
                  <w:szCs w:val="22"/>
                </w:rPr>
                <w:t>Households along Rubeho escarpment: keep food, documents and children above floor level, because water here can enter houses with little warning.</w:t>
              </w:r>
            </w:ins>
            <w:del w:id="999" w:author="Bonephace Kaijage" w:date="2026-10-14T06:17:00Z" w16du:dateUtc="2026-10-14T04:17:00Z">
              <w:r w:rsidR="00275313" w:rsidRPr="00997D17" w:rsidDel="00FE0A4D">
                <w:rPr>
                  <w:sz w:val="22"/>
                  <w:szCs w:val="22"/>
                </w:rPr>
                <w:delText>Households along Rubeho escarpment raise food, documents and children above the floor.</w:delText>
              </w:r>
            </w:del>
          </w:p>
          <w:p w14:paraId="5A46F020" w14:textId="0D3FE135" w:rsidR="0055281C" w:rsidRPr="00997D17" w:rsidRDefault="00FE0A4D" w:rsidP="00034217">
            <w:pPr>
              <w:pStyle w:val="ListBullet"/>
              <w:rPr>
                <w:sz w:val="22"/>
                <w:szCs w:val="22"/>
              </w:rPr>
            </w:pPr>
            <w:ins w:id="1000"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1001" w:author="Bonephace Kaijage" w:date="2026-10-14T06:13:00Z" w16du:dateUtc="2026-10-14T04:13:00Z">
              <w:r w:rsidR="00275313" w:rsidRPr="00997D17" w:rsidDel="00FE0A4D">
                <w:rPr>
                  <w:sz w:val="22"/>
                  <w:szCs w:val="22"/>
                </w:rPr>
                <w:delText>Save 190 and the ward chair number. Keep a torch and drinking water.</w:delText>
              </w:r>
            </w:del>
          </w:p>
          <w:p w14:paraId="56652B99" w14:textId="6895A85D" w:rsidR="002066E7" w:rsidRPr="00997D17" w:rsidRDefault="00275313" w:rsidP="00034217">
            <w:pPr>
              <w:pStyle w:val="ListBullet"/>
              <w:rPr>
                <w:sz w:val="22"/>
                <w:szCs w:val="22"/>
              </w:rPr>
            </w:pPr>
            <w:r w:rsidRPr="00997D17">
              <w:rPr>
                <w:sz w:val="22"/>
                <w:szCs w:val="22"/>
              </w:rPr>
              <w:t>Do not drive or walk through water crossing Rubeho escarpment. Headlights on, slow down.</w:t>
            </w:r>
          </w:p>
        </w:tc>
        <w:tc>
          <w:tcPr>
            <w:tcW w:w="2279" w:type="dxa"/>
          </w:tcPr>
          <w:p w14:paraId="15DB0A49" w14:textId="662C7483" w:rsidR="0055281C" w:rsidRPr="00997D17" w:rsidRDefault="00275313" w:rsidP="00034217">
            <w:pPr>
              <w:pStyle w:val="ListBullet"/>
              <w:rPr>
                <w:sz w:val="22"/>
                <w:szCs w:val="22"/>
                <w:lang w:val="sv-SE"/>
              </w:rPr>
            </w:pPr>
            <w:r w:rsidRPr="00997D17">
              <w:rPr>
                <w:sz w:val="22"/>
                <w:szCs w:val="22"/>
                <w:lang w:val="sv-SE"/>
              </w:rPr>
              <w:t>Kabla ya mvua, tembea eneo hili na usafishe mitaro.</w:t>
            </w:r>
          </w:p>
          <w:p w14:paraId="4AB4152B" w14:textId="6043BEC9" w:rsidR="0055281C" w:rsidRPr="00997D17" w:rsidRDefault="00275313" w:rsidP="00034217">
            <w:pPr>
              <w:pStyle w:val="ListBullet"/>
              <w:rPr>
                <w:sz w:val="22"/>
                <w:szCs w:val="22"/>
              </w:rPr>
            </w:pPr>
            <w:r w:rsidRPr="00997D17">
              <w:rPr>
                <w:sz w:val="22"/>
                <w:szCs w:val="22"/>
              </w:rPr>
              <w:t>Kaya zipandishe chakula, nyaraka na watoto.</w:t>
            </w:r>
          </w:p>
          <w:p w14:paraId="6037F8B0" w14:textId="05673A3C" w:rsidR="0055281C" w:rsidRPr="00FE0A4D" w:rsidRDefault="00FE0A4D" w:rsidP="00034217">
            <w:pPr>
              <w:pStyle w:val="ListBullet"/>
              <w:rPr>
                <w:sz w:val="22"/>
                <w:szCs w:val="22"/>
                <w:rPrChange w:id="1002" w:author="Bonephace Kaijage" w:date="2026-10-14T06:30:00Z" w16du:dateUtc="2026-10-14T04:30:00Z">
                  <w:rPr>
                    <w:sz w:val="22"/>
                    <w:szCs w:val="22"/>
                    <w:lang w:val="sv-SE"/>
                  </w:rPr>
                </w:rPrChange>
              </w:rPr>
            </w:pPr>
            <w:ins w:id="1003" w:author="Bonephace Kaijage" w:date="2026-10-14T06:11:00Z" w16du:dateUtc="2026-10-14T04:11:00Z">
              <w:r>
                <w:rPr>
                  <w:sz w:val="22"/>
                  <w:szCs w:val="22"/>
                </w:rPr>
                <w:t>Hifadhini 190 na namba ya mwenyekiti, na wekeni tochi na maji tayari, ili msaada uitwe na kaya iweze kukaa usiku bila umeme.</w:t>
              </w:r>
            </w:ins>
            <w:del w:id="1004" w:author="Bonephace Kaijage" w:date="2026-10-14T06:11:00Z" w16du:dateUtc="2026-10-14T04:11:00Z">
              <w:r w:rsidR="00275313" w:rsidRPr="00997D17" w:rsidDel="00FE0A4D">
                <w:rPr>
                  <w:sz w:val="22"/>
                  <w:szCs w:val="22"/>
                </w:rPr>
                <w:delText xml:space="preserve">Hifadhi 190 na namba ya mwenyekiti. </w:delText>
              </w:r>
              <w:r w:rsidR="00275313" w:rsidRPr="00FE0A4D" w:rsidDel="00FE0A4D">
                <w:rPr>
                  <w:sz w:val="22"/>
                  <w:szCs w:val="22"/>
                  <w:rPrChange w:id="1005" w:author="Bonephace Kaijage" w:date="2026-10-14T06:30:00Z" w16du:dateUtc="2026-10-14T04:30:00Z">
                    <w:rPr>
                      <w:sz w:val="22"/>
                      <w:szCs w:val="22"/>
                      <w:lang w:val="sv-SE"/>
                    </w:rPr>
                  </w:rPrChange>
                </w:rPr>
                <w:delText>Weka tochi na maji.</w:delText>
              </w:r>
            </w:del>
          </w:p>
          <w:p w14:paraId="02466AC5" w14:textId="61CD00BE" w:rsidR="002066E7" w:rsidRPr="00997D17" w:rsidRDefault="00FE0A4D" w:rsidP="00034217">
            <w:pPr>
              <w:pStyle w:val="ListBullet"/>
              <w:rPr>
                <w:sz w:val="22"/>
                <w:szCs w:val="22"/>
                <w:lang w:val="sv-SE"/>
              </w:rPr>
            </w:pPr>
            <w:ins w:id="1006" w:author="Bonephace Kaijage" w:date="2026-10-14T06:11:00Z" w16du:dateUtc="2026-10-14T04:11:00Z">
              <w:r w:rsidRPr="00FE0A4D">
                <w:rPr>
                  <w:sz w:val="22"/>
                  <w:szCs w:val="22"/>
                  <w:rPrChange w:id="1007" w:author="Bonephace Kaijage" w:date="2026-10-14T06:30:00Z" w16du:dateUtc="2026-10-14T04:30:00Z">
                    <w:rPr>
                      <w:sz w:val="22"/>
                      <w:szCs w:val="22"/>
                      <w:lang w:val="sv-SE"/>
                    </w:rPr>
                  </w:rPrChange>
                </w:rPr>
                <w:t xml:space="preserve">Subirini badala ya kuvuka maji barabarani: yanaweza kumchukua mtu au gari. </w:t>
              </w:r>
              <w:r>
                <w:rPr>
                  <w:sz w:val="22"/>
                  <w:szCs w:val="22"/>
                  <w:lang w:val="sv-SE"/>
                </w:rPr>
                <w:t>Washeni taa, punguzeni mwendo.</w:t>
              </w:r>
            </w:ins>
            <w:del w:id="1008" w:author="Bonephace Kaijage" w:date="2026-10-14T06:11:00Z" w16du:dateUtc="2026-10-14T04:11:00Z">
              <w:r w:rsidR="00275313" w:rsidRPr="00997D17" w:rsidDel="00FE0A4D">
                <w:rPr>
                  <w:sz w:val="22"/>
                  <w:szCs w:val="22"/>
                  <w:lang w:val="sv-SE"/>
                </w:rPr>
                <w:delText>Usivuke maji barabarani. Washa taa, punguza mwendo.</w:delText>
              </w:r>
            </w:del>
          </w:p>
        </w:tc>
      </w:tr>
      <w:tr w:rsidR="002066E7" w:rsidRPr="000343A2" w14:paraId="383D04CA" w14:textId="77777777" w:rsidTr="002066E7">
        <w:tc>
          <w:tcPr>
            <w:tcW w:w="2278" w:type="dxa"/>
          </w:tcPr>
          <w:p w14:paraId="698CA78E" w14:textId="77777777" w:rsidR="0055281C" w:rsidRPr="001D64D9" w:rsidRDefault="0055281C" w:rsidP="0055281C">
            <w:pPr>
              <w:pStyle w:val="ListParagraph"/>
              <w:rPr>
                <w:sz w:val="22"/>
                <w:szCs w:val="22"/>
              </w:rPr>
            </w:pPr>
            <w:r w:rsidRPr="001D64D9">
              <w:rPr>
                <w:sz w:val="22"/>
                <w:szCs w:val="22"/>
              </w:rPr>
              <w:t>Ondoa taka kwenye mitaro na njia za maji kuzunguka makazi.</w:t>
            </w:r>
          </w:p>
          <w:p w14:paraId="492F50B3" w14:textId="77777777" w:rsidR="0055281C" w:rsidRPr="00997D17" w:rsidRDefault="0055281C" w:rsidP="0055281C">
            <w:pPr>
              <w:pStyle w:val="ListParagraph"/>
              <w:rPr>
                <w:sz w:val="22"/>
                <w:szCs w:val="22"/>
                <w:lang w:val="sv-SE"/>
              </w:rPr>
            </w:pPr>
            <w:r w:rsidRPr="00997D17">
              <w:rPr>
                <w:sz w:val="22"/>
                <w:szCs w:val="22"/>
                <w:lang w:val="sv-SE"/>
              </w:rPr>
              <w:lastRenderedPageBreak/>
              <w:t>Weka chakula, maji ya kunywa, fedha, dawa na tochi. Hifadhi 190.</w:t>
            </w:r>
          </w:p>
          <w:p w14:paraId="0588313F" w14:textId="5A174141"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1B40B156" w14:textId="1E5A33F6" w:rsidR="002066E7" w:rsidRPr="00997D17" w:rsidRDefault="002066E7" w:rsidP="00FE4152">
            <w:pPr>
              <w:pStyle w:val="ListParagraph"/>
              <w:rPr>
                <w:sz w:val="22"/>
                <w:szCs w:val="22"/>
              </w:rPr>
            </w:pPr>
          </w:p>
        </w:tc>
        <w:tc>
          <w:tcPr>
            <w:tcW w:w="2278" w:type="dxa"/>
          </w:tcPr>
          <w:p w14:paraId="1BDFDE7A" w14:textId="75548604"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7666A491" w14:textId="5C02263E" w:rsidR="002066E7" w:rsidRPr="00997D17" w:rsidRDefault="008C6B60" w:rsidP="00FE4152">
            <w:pPr>
              <w:pStyle w:val="ListParagraph"/>
              <w:rPr>
                <w:sz w:val="22"/>
                <w:szCs w:val="22"/>
              </w:rPr>
            </w:pPr>
            <w:r w:rsidRPr="00997D17">
              <w:rPr>
                <w:sz w:val="22"/>
                <w:szCs w:val="22"/>
              </w:rPr>
              <w:t xml:space="preserve">drought, strong winds, wildfire, flash floods, and landslides on the Rubeho </w:t>
            </w:r>
            <w:r w:rsidRPr="00997D17">
              <w:rPr>
                <w:sz w:val="22"/>
                <w:szCs w:val="22"/>
              </w:rPr>
              <w:lastRenderedPageBreak/>
              <w:t>escarpment. Roads, water points or houses at the named sites are now affected. Some journeys and classes are disrupted.</w:t>
            </w:r>
          </w:p>
        </w:tc>
        <w:tc>
          <w:tcPr>
            <w:tcW w:w="2278" w:type="dxa"/>
          </w:tcPr>
          <w:p w14:paraId="5AC43BFF" w14:textId="6C8305B1"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yaliyotajwa yameathirika. Safari </w:t>
            </w:r>
            <w:r w:rsidRPr="00997D17">
              <w:rPr>
                <w:sz w:val="22"/>
                <w:szCs w:val="22"/>
              </w:rPr>
              <w:lastRenderedPageBreak/>
              <w:t>na masomo mengine yamesitishwa.</w:t>
            </w:r>
          </w:p>
        </w:tc>
        <w:tc>
          <w:tcPr>
            <w:tcW w:w="2279" w:type="dxa"/>
          </w:tcPr>
          <w:p w14:paraId="269A2DA1" w14:textId="7CF96AD0" w:rsidR="0055281C" w:rsidRPr="00997D17" w:rsidRDefault="00275313" w:rsidP="00034217">
            <w:pPr>
              <w:pStyle w:val="ListBullet"/>
              <w:rPr>
                <w:sz w:val="22"/>
                <w:szCs w:val="22"/>
              </w:rPr>
            </w:pPr>
            <w:r w:rsidRPr="00997D17">
              <w:rPr>
                <w:sz w:val="22"/>
                <w:szCs w:val="22"/>
              </w:rPr>
              <w:lastRenderedPageBreak/>
              <w:t>Move households off Rubeho escarpment to the ward assembly point.</w:t>
            </w:r>
          </w:p>
          <w:p w14:paraId="2486CD44" w14:textId="635776CF" w:rsidR="0055281C" w:rsidRPr="00997D17" w:rsidRDefault="00275313" w:rsidP="00034217">
            <w:pPr>
              <w:pStyle w:val="ListBullet"/>
              <w:rPr>
                <w:sz w:val="22"/>
                <w:szCs w:val="22"/>
              </w:rPr>
            </w:pPr>
            <w:r w:rsidRPr="00997D17">
              <w:rPr>
                <w:sz w:val="22"/>
                <w:szCs w:val="22"/>
              </w:rPr>
              <w:lastRenderedPageBreak/>
              <w:t>Close and mark the flooded road or bridge at Rubeho escarpment. Divert traffic.</w:t>
            </w:r>
          </w:p>
          <w:p w14:paraId="1CF05129" w14:textId="3EFE3233" w:rsidR="0055281C" w:rsidRPr="00997D17" w:rsidRDefault="00FE0A4D" w:rsidP="00034217">
            <w:pPr>
              <w:pStyle w:val="ListBullet"/>
              <w:rPr>
                <w:sz w:val="22"/>
                <w:szCs w:val="22"/>
              </w:rPr>
            </w:pPr>
            <w:ins w:id="1009" w:author="Bonephace Kaijage" w:date="2026-10-14T06:11:00Z" w16du:dateUtc="2026-10-14T04:11:00Z">
              <w:r>
                <w:rPr>
                  <w:sz w:val="22"/>
                  <w:szCs w:val="22"/>
                </w:rPr>
                <w:t>Check that school children, older people and anyone with a disability are accounted for before dark, so that no one is searched for in the night.</w:t>
              </w:r>
            </w:ins>
            <w:del w:id="1010" w:author="Bonephace Kaijage" w:date="2026-10-14T06:11:00Z" w16du:dateUtc="2026-10-14T04:11:00Z">
              <w:r w:rsidR="00275313" w:rsidRPr="00997D17" w:rsidDel="00FE0A4D">
                <w:rPr>
                  <w:sz w:val="22"/>
                  <w:szCs w:val="22"/>
                </w:rPr>
                <w:delText>Account for school children and older people before dark.</w:delText>
              </w:r>
            </w:del>
          </w:p>
          <w:p w14:paraId="353E8013" w14:textId="52BC4190" w:rsidR="002066E7" w:rsidRPr="00997D17" w:rsidRDefault="00FE0A4D" w:rsidP="00034217">
            <w:pPr>
              <w:pStyle w:val="ListBullet"/>
              <w:rPr>
                <w:sz w:val="22"/>
                <w:szCs w:val="22"/>
              </w:rPr>
            </w:pPr>
            <w:ins w:id="1011" w:author="Bonephace Kaijage" w:date="2026-10-14T06:13:00Z" w16du:dateUtc="2026-10-14T04:13:00Z">
              <w:r>
                <w:rPr>
                  <w:sz w:val="22"/>
                  <w:szCs w:val="22"/>
                </w:rPr>
                <w:t>Boil or treat drinking water, because floods carry waste into wells; tell the clinic early if anyone has diarrhoea.</w:t>
              </w:r>
            </w:ins>
            <w:del w:id="1012"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2DEB9C96" w14:textId="4081A342" w:rsidR="0055281C" w:rsidRPr="00997D17" w:rsidRDefault="00275313" w:rsidP="00034217">
            <w:pPr>
              <w:pStyle w:val="ListBullet"/>
              <w:rPr>
                <w:sz w:val="22"/>
                <w:szCs w:val="22"/>
              </w:rPr>
            </w:pPr>
            <w:r w:rsidRPr="00997D17">
              <w:rPr>
                <w:sz w:val="22"/>
                <w:szCs w:val="22"/>
              </w:rPr>
              <w:lastRenderedPageBreak/>
              <w:t>Hamisha kaya za eneo hili kwenda kituoni.</w:t>
            </w:r>
          </w:p>
          <w:p w14:paraId="1685919A" w14:textId="4A71A98A" w:rsidR="0055281C" w:rsidRPr="00997D17" w:rsidRDefault="00275313" w:rsidP="00034217">
            <w:pPr>
              <w:pStyle w:val="ListBullet"/>
              <w:rPr>
                <w:sz w:val="22"/>
                <w:szCs w:val="22"/>
                <w:lang w:val="sv-SE"/>
              </w:rPr>
            </w:pPr>
            <w:r w:rsidRPr="00997D17">
              <w:rPr>
                <w:sz w:val="22"/>
                <w:szCs w:val="22"/>
                <w:lang w:val="sv-SE"/>
              </w:rPr>
              <w:lastRenderedPageBreak/>
              <w:t>Funga barabara au daraja. Elekeza magari.</w:t>
            </w:r>
          </w:p>
          <w:p w14:paraId="39A5CA18" w14:textId="621F98A4" w:rsidR="0055281C" w:rsidRPr="00997D17" w:rsidRDefault="00275313" w:rsidP="00034217">
            <w:pPr>
              <w:pStyle w:val="ListBullet"/>
              <w:rPr>
                <w:sz w:val="22"/>
                <w:szCs w:val="22"/>
                <w:lang w:val="sv-SE"/>
              </w:rPr>
            </w:pPr>
            <w:r w:rsidRPr="00997D17">
              <w:rPr>
                <w:sz w:val="22"/>
                <w:szCs w:val="22"/>
                <w:lang w:val="sv-SE"/>
              </w:rPr>
              <w:t>Hakiki watoto na wazee kabla ya giza.</w:t>
            </w:r>
          </w:p>
          <w:p w14:paraId="39C43BF5" w14:textId="4BF82AE5" w:rsidR="002066E7" w:rsidRPr="00997D17" w:rsidRDefault="00275313" w:rsidP="00034217">
            <w:pPr>
              <w:pStyle w:val="ListBullet"/>
              <w:rPr>
                <w:sz w:val="22"/>
                <w:szCs w:val="22"/>
                <w:lang w:val="sv-SE"/>
              </w:rPr>
            </w:pPr>
            <w:r w:rsidRPr="00997D17">
              <w:rPr>
                <w:sz w:val="22"/>
                <w:szCs w:val="22"/>
                <w:lang w:val="sv-SE"/>
              </w:rPr>
              <w:t>Chemsha maji. Kliniki iangalie kuhara.</w:t>
            </w:r>
          </w:p>
        </w:tc>
      </w:tr>
      <w:tr w:rsidR="002066E7" w:rsidRPr="00997D17" w14:paraId="1638B0D0" w14:textId="77777777" w:rsidTr="002066E7">
        <w:tc>
          <w:tcPr>
            <w:tcW w:w="2278" w:type="dxa"/>
          </w:tcPr>
          <w:p w14:paraId="19E6BC57"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4BBC48F5" w14:textId="5AB93677" w:rsidR="0055281C" w:rsidRPr="00FE0A4D" w:rsidRDefault="00FE0A4D" w:rsidP="0055281C">
            <w:pPr>
              <w:pStyle w:val="ListParagraph"/>
              <w:rPr>
                <w:sz w:val="22"/>
                <w:szCs w:val="22"/>
                <w:lang w:val="sv-SE"/>
                <w:rPrChange w:id="1013" w:author="Bonephace Kaijage" w:date="2026-10-14T06:30:00Z" w16du:dateUtc="2026-10-14T04:30:00Z">
                  <w:rPr>
                    <w:sz w:val="22"/>
                    <w:szCs w:val="22"/>
                  </w:rPr>
                </w:rPrChange>
              </w:rPr>
            </w:pPr>
            <w:ins w:id="1014" w:author="Bonephace Kaijage" w:date="2026-10-14T06:15:00Z" w16du:dateUtc="2026-10-14T04:15:00Z">
              <w:r w:rsidRPr="00FE0A4D">
                <w:rPr>
                  <w:sz w:val="22"/>
                  <w:szCs w:val="22"/>
                  <w:lang w:val="sv-SE"/>
                  <w:rPrChange w:id="1015" w:author="Bonephace Kaijage" w:date="2026-10-14T06:30:00Z" w16du:dateUtc="2026-10-14T04:30:00Z">
                    <w:rPr>
                      <w:sz w:val="22"/>
                      <w:szCs w:val="22"/>
                    </w:rPr>
                  </w:rPrChange>
                </w:rPr>
                <w:t>Hakikisheni watoto, wazee na watu wenye ulemavu wote wako salama na wana mtu wa kuwasaidia.</w:t>
              </w:r>
            </w:ins>
            <w:del w:id="1016" w:author="Bonephace Kaijage" w:date="2026-10-14T06:15:00Z" w16du:dateUtc="2026-10-14T04:15:00Z">
              <w:r w:rsidR="0055281C" w:rsidRPr="00FE0A4D" w:rsidDel="00FE0A4D">
                <w:rPr>
                  <w:sz w:val="22"/>
                  <w:szCs w:val="22"/>
                  <w:lang w:val="sv-SE"/>
                  <w:rPrChange w:id="1017" w:author="Bonephace Kaijage" w:date="2026-10-14T06:30:00Z" w16du:dateUtc="2026-10-14T04:30:00Z">
                    <w:rPr>
                      <w:sz w:val="22"/>
                      <w:szCs w:val="22"/>
                    </w:rPr>
                  </w:rPrChange>
                </w:rPr>
                <w:delText>Hakiki watoto, wazee na watu wenye ulemavu.</w:delText>
              </w:r>
            </w:del>
          </w:p>
          <w:p w14:paraId="23E311AE" w14:textId="38AC7975" w:rsidR="0055281C" w:rsidRPr="00FE0A4D" w:rsidRDefault="0055281C" w:rsidP="0055281C">
            <w:pPr>
              <w:pStyle w:val="ListParagraph"/>
              <w:rPr>
                <w:sz w:val="22"/>
                <w:szCs w:val="22"/>
                <w:lang w:val="sv-SE"/>
                <w:rPrChange w:id="1018" w:author="Bonephace Kaijage" w:date="2026-10-14T06:30:00Z" w16du:dateUtc="2026-10-14T04:30:00Z">
                  <w:rPr>
                    <w:sz w:val="22"/>
                    <w:szCs w:val="22"/>
                  </w:rPr>
                </w:rPrChange>
              </w:rPr>
            </w:pPr>
            <w:r w:rsidRPr="00FE0A4D">
              <w:rPr>
                <w:sz w:val="22"/>
                <w:szCs w:val="22"/>
                <w:lang w:val="sv-SE"/>
                <w:rPrChange w:id="1019" w:author="Bonephace Kaijage" w:date="2026-10-14T06:30:00Z" w16du:dateUtc="2026-10-14T04:30:00Z">
                  <w:rPr>
                    <w:sz w:val="22"/>
                    <w:szCs w:val="22"/>
                  </w:rPr>
                </w:rPrChange>
              </w:rPr>
              <w:t>Chanzo cha maji kikiathirika, chemsha au tibu maji ya kunywa.</w:t>
            </w:r>
          </w:p>
          <w:p w14:paraId="17ED8A9C" w14:textId="0226C1BD" w:rsidR="002066E7" w:rsidRPr="00FE0A4D" w:rsidRDefault="002066E7" w:rsidP="00FE4152">
            <w:pPr>
              <w:pStyle w:val="ListParagraph"/>
              <w:rPr>
                <w:sz w:val="22"/>
                <w:szCs w:val="22"/>
                <w:lang w:val="sv-SE"/>
                <w:rPrChange w:id="1020" w:author="Bonephace Kaijage" w:date="2026-10-14T06:30:00Z" w16du:dateUtc="2026-10-14T04:30:00Z">
                  <w:rPr>
                    <w:sz w:val="22"/>
                    <w:szCs w:val="22"/>
                  </w:rPr>
                </w:rPrChange>
              </w:rPr>
            </w:pPr>
          </w:p>
        </w:tc>
        <w:tc>
          <w:tcPr>
            <w:tcW w:w="2278" w:type="dxa"/>
          </w:tcPr>
          <w:p w14:paraId="0EEB3241" w14:textId="010E6951"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6FF3A833" w14:textId="7CC4B6D9" w:rsidR="002066E7" w:rsidRPr="00997D17" w:rsidRDefault="00FE0A4D" w:rsidP="00FE4152">
            <w:pPr>
              <w:pStyle w:val="ListParagraph"/>
              <w:rPr>
                <w:sz w:val="22"/>
                <w:szCs w:val="22"/>
              </w:rPr>
            </w:pPr>
            <w:ins w:id="1021"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022"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1889C65" w14:textId="733B95A5" w:rsidR="002066E7" w:rsidRPr="00997D17" w:rsidRDefault="00FE0A4D" w:rsidP="00FE4152">
            <w:pPr>
              <w:pStyle w:val="ListParagraph"/>
              <w:rPr>
                <w:sz w:val="22"/>
                <w:szCs w:val="22"/>
              </w:rPr>
            </w:pPr>
            <w:ins w:id="1023"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02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B2BE409" w14:textId="626D87EC" w:rsidR="0055281C" w:rsidRPr="00997D17" w:rsidRDefault="00FE0A4D" w:rsidP="00034217">
            <w:pPr>
              <w:pStyle w:val="ListBullet"/>
              <w:rPr>
                <w:sz w:val="22"/>
                <w:szCs w:val="22"/>
              </w:rPr>
            </w:pPr>
            <w:ins w:id="1025"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1026"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03F74A73" w14:textId="3790BD28" w:rsidR="0055281C" w:rsidRPr="00997D17" w:rsidRDefault="00FE0A4D" w:rsidP="00034217">
            <w:pPr>
              <w:pStyle w:val="ListBullet"/>
              <w:rPr>
                <w:sz w:val="22"/>
                <w:szCs w:val="22"/>
              </w:rPr>
            </w:pPr>
            <w:ins w:id="1027" w:author="Bonephace Kaijage" w:date="2026-10-14T06:19:00Z" w16du:dateUtc="2026-10-14T04:19:00Z">
              <w:r>
                <w:rPr>
                  <w:sz w:val="22"/>
                  <w:szCs w:val="22"/>
                </w:rPr>
                <w:t>Call 114 and 190, and keep the road to the sites named in Know Your Risk clear so that ambulances and rescue teams can reach people.</w:t>
              </w:r>
            </w:ins>
            <w:del w:id="1028" w:author="Bonephace Kaijage" w:date="2026-10-14T06:19:00Z" w16du:dateUtc="2026-10-14T04:19:00Z">
              <w:r w:rsidR="00275313" w:rsidRPr="00997D17" w:rsidDel="00FE0A4D">
                <w:rPr>
                  <w:sz w:val="22"/>
                  <w:szCs w:val="22"/>
                </w:rPr>
                <w:delText>Call 114 and 190. Keep the road to the named sites clear for ambulances.</w:delText>
              </w:r>
            </w:del>
          </w:p>
          <w:p w14:paraId="5B6AFB1A" w14:textId="6F1967B4" w:rsidR="0055281C" w:rsidRPr="00997D17" w:rsidRDefault="00275313" w:rsidP="00034217">
            <w:pPr>
              <w:pStyle w:val="ListBullet"/>
              <w:rPr>
                <w:sz w:val="22"/>
                <w:szCs w:val="22"/>
              </w:rPr>
            </w:pPr>
            <w:r w:rsidRPr="00997D17">
              <w:rPr>
                <w:sz w:val="22"/>
                <w:szCs w:val="22"/>
              </w:rPr>
              <w:lastRenderedPageBreak/>
              <w:t>Open the shelter and register every household. Note who is missing.</w:t>
            </w:r>
          </w:p>
          <w:p w14:paraId="20E4AFE0" w14:textId="39CD4D4C"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76FF4F2E" w14:textId="732A09C4" w:rsidR="0055281C"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3F469D92" w14:textId="6CE836A1" w:rsidR="0055281C" w:rsidRPr="00997D17" w:rsidRDefault="00275313" w:rsidP="00034217">
            <w:pPr>
              <w:pStyle w:val="ListBullet"/>
              <w:rPr>
                <w:sz w:val="22"/>
                <w:szCs w:val="22"/>
                <w:lang w:val="sv-SE"/>
              </w:rPr>
            </w:pPr>
            <w:r w:rsidRPr="00997D17">
              <w:rPr>
                <w:sz w:val="22"/>
                <w:szCs w:val="22"/>
                <w:lang w:val="sv-SE"/>
              </w:rPr>
              <w:t>Piga 114 na 190. Acha barabara wazi.</w:t>
            </w:r>
          </w:p>
          <w:p w14:paraId="3E09D62B" w14:textId="35720B2F" w:rsidR="0055281C" w:rsidRPr="00997D17" w:rsidRDefault="00275313" w:rsidP="00034217">
            <w:pPr>
              <w:pStyle w:val="ListBullet"/>
              <w:rPr>
                <w:sz w:val="22"/>
                <w:szCs w:val="22"/>
                <w:lang w:val="sv-SE"/>
              </w:rPr>
            </w:pPr>
            <w:r w:rsidRPr="00997D17">
              <w:rPr>
                <w:sz w:val="22"/>
                <w:szCs w:val="22"/>
                <w:lang w:val="sv-SE"/>
              </w:rPr>
              <w:t>Sajili kila kaya. Andika aliyepotea.</w:t>
            </w:r>
          </w:p>
          <w:p w14:paraId="003BEE7C" w14:textId="44136C5C" w:rsidR="002066E7" w:rsidRPr="00997D17" w:rsidRDefault="00275313" w:rsidP="00034217">
            <w:pPr>
              <w:pStyle w:val="ListBullet"/>
              <w:rPr>
                <w:sz w:val="22"/>
                <w:szCs w:val="22"/>
                <w:lang w:val="sv-SE"/>
              </w:rPr>
            </w:pPr>
            <w:r w:rsidRPr="00997D17">
              <w:rPr>
                <w:sz w:val="22"/>
                <w:szCs w:val="22"/>
                <w:lang w:val="sv-SE"/>
              </w:rPr>
              <w:t>Majeruhi kwanza, kisha kipindupindu.</w:t>
            </w:r>
          </w:p>
        </w:tc>
      </w:tr>
    </w:tbl>
    <w:p w14:paraId="0D20358E"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3997BF99"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7010F882" w14:textId="2316B7D9"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4C6A6369" w14:textId="5B47E45F" w:rsidR="00250A71" w:rsidRPr="008F12E3" w:rsidRDefault="00FE4152" w:rsidP="00FE4152">
      <w:pPr>
        <w:pStyle w:val="ListParagraph"/>
        <w:rPr>
          <w:sz w:val="22"/>
          <w:szCs w:val="22"/>
        </w:rPr>
      </w:pPr>
      <w:r w:rsidRPr="00997D17">
        <w:rPr>
          <w:sz w:val="22"/>
          <w:szCs w:val="22"/>
        </w:rPr>
        <w:t>Dodoma City Council — Halmashauri ya Jiji la Dodoma (Dodoma City / Jiji la Dodoma)</w:t>
      </w:r>
    </w:p>
    <w:p w14:paraId="7CFCEFAD" w14:textId="77777777" w:rsidR="002A1887" w:rsidRDefault="00FE4152" w:rsidP="00FE4152">
      <w:pPr>
        <w:rPr>
          <w:sz w:val="22"/>
          <w:szCs w:val="22"/>
        </w:rPr>
      </w:pPr>
      <w:r w:rsidRPr="00997D17">
        <w:rPr>
          <w:sz w:val="22"/>
          <w:szCs w:val="22"/>
        </w:rPr>
        <w:t>4. GEITA REGION | MKOA WA GEITA</w:t>
      </w:r>
    </w:p>
    <w:p w14:paraId="22532F5D" w14:textId="77777777" w:rsidR="002A1887" w:rsidRDefault="002A1887" w:rsidP="002A1887">
      <w:pPr>
        <w:rPr>
          <w:color w:val="000000"/>
        </w:rPr>
      </w:pPr>
    </w:p>
    <w:p w14:paraId="55F8FA03" w14:textId="77777777" w:rsidR="002A1887" w:rsidRDefault="002A1887" w:rsidP="002A1887">
      <w:pPr>
        <w:pStyle w:val="Strong1"/>
        <w:jc w:val="both"/>
        <w:rPr>
          <w:color w:val="000000"/>
        </w:rPr>
      </w:pPr>
      <w:r w:rsidRPr="002A1887">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2A1887" w:rsidRPr="002A1887" w14:paraId="41018CFC" w14:textId="77777777" w:rsidTr="002A1887">
        <w:trPr>
          <w:tblHeader/>
        </w:trPr>
        <w:tc>
          <w:tcPr>
            <w:tcW w:w="3420" w:type="dxa"/>
            <w:shd w:val="clear" w:color="D9D9D9" w:fill="D9D9D9"/>
          </w:tcPr>
          <w:p w14:paraId="55C653B7" w14:textId="411CA902" w:rsidR="002A1887" w:rsidRPr="002A1887" w:rsidRDefault="002A1887" w:rsidP="002A1887">
            <w:pPr>
              <w:jc w:val="both"/>
              <w:rPr>
                <w:color w:val="000000"/>
              </w:rPr>
            </w:pPr>
            <w:r w:rsidRPr="002A1887">
              <w:rPr>
                <w:color w:val="000000"/>
              </w:rPr>
              <w:t>AREA (EN)</w:t>
            </w:r>
          </w:p>
        </w:tc>
        <w:tc>
          <w:tcPr>
            <w:tcW w:w="3235" w:type="dxa"/>
            <w:shd w:val="clear" w:color="D9D9D9" w:fill="D9D9D9"/>
          </w:tcPr>
          <w:p w14:paraId="34866CDF" w14:textId="038C8713" w:rsidR="002A1887" w:rsidRPr="002A1887" w:rsidRDefault="002A1887" w:rsidP="002A1887">
            <w:pPr>
              <w:jc w:val="both"/>
              <w:rPr>
                <w:color w:val="000000"/>
              </w:rPr>
            </w:pPr>
            <w:r w:rsidRPr="002A1887">
              <w:rPr>
                <w:color w:val="000000"/>
              </w:rPr>
              <w:t>ENEO (SW)</w:t>
            </w:r>
          </w:p>
        </w:tc>
        <w:tc>
          <w:tcPr>
            <w:tcW w:w="3605" w:type="dxa"/>
            <w:shd w:val="clear" w:color="D9D9D9" w:fill="D9D9D9"/>
          </w:tcPr>
          <w:p w14:paraId="240B753D" w14:textId="4126931C" w:rsidR="002A1887" w:rsidRPr="002A1887" w:rsidRDefault="002A1887" w:rsidP="002A1887">
            <w:pPr>
              <w:jc w:val="both"/>
              <w:rPr>
                <w:color w:val="000000"/>
              </w:rPr>
            </w:pPr>
            <w:r w:rsidRPr="002A1887">
              <w:rPr>
                <w:color w:val="000000"/>
              </w:rPr>
              <w:t>RISK STATEMENT (EN)</w:t>
            </w:r>
          </w:p>
        </w:tc>
        <w:tc>
          <w:tcPr>
            <w:tcW w:w="3325" w:type="dxa"/>
            <w:shd w:val="clear" w:color="D9D9D9" w:fill="D9D9D9"/>
          </w:tcPr>
          <w:p w14:paraId="669D70E9" w14:textId="7FE65D47" w:rsidR="002A1887" w:rsidRPr="002A1887" w:rsidRDefault="002A1887" w:rsidP="002A1887">
            <w:pPr>
              <w:jc w:val="both"/>
              <w:rPr>
                <w:color w:val="000000"/>
              </w:rPr>
            </w:pPr>
            <w:r w:rsidRPr="002A1887">
              <w:rPr>
                <w:color w:val="000000"/>
              </w:rPr>
              <w:t>TAMKO LA HATARI (SW)</w:t>
            </w:r>
          </w:p>
        </w:tc>
      </w:tr>
      <w:tr w:rsidR="002A1887" w:rsidRPr="002A1887" w14:paraId="40275235" w14:textId="77777777" w:rsidTr="002A1887">
        <w:tc>
          <w:tcPr>
            <w:tcW w:w="3420" w:type="dxa"/>
          </w:tcPr>
          <w:p w14:paraId="738A806D" w14:textId="43957144" w:rsidR="002A1887" w:rsidRPr="002A1887" w:rsidRDefault="002A1887" w:rsidP="002A1887">
            <w:pPr>
              <w:pStyle w:val="ListParagraph"/>
              <w:numPr>
                <w:ilvl w:val="0"/>
                <w:numId w:val="1"/>
              </w:numPr>
              <w:jc w:val="both"/>
              <w:rPr>
                <w:color w:val="000000"/>
              </w:rPr>
            </w:pPr>
            <w:r w:rsidRPr="002A1887">
              <w:rPr>
                <w:color w:val="000000"/>
              </w:rPr>
              <w:t>Geita Town: mining town and surrounding pits</w:t>
            </w:r>
          </w:p>
        </w:tc>
        <w:tc>
          <w:tcPr>
            <w:tcW w:w="3235" w:type="dxa"/>
          </w:tcPr>
          <w:p w14:paraId="236DD07B" w14:textId="57271CF0" w:rsidR="002A1887" w:rsidRPr="002A1887" w:rsidRDefault="002A1887" w:rsidP="002A1887">
            <w:pPr>
              <w:pStyle w:val="ListParagraph"/>
              <w:numPr>
                <w:ilvl w:val="0"/>
                <w:numId w:val="1"/>
              </w:numPr>
              <w:jc w:val="both"/>
              <w:rPr>
                <w:color w:val="000000"/>
              </w:rPr>
            </w:pPr>
            <w:r w:rsidRPr="002A1887">
              <w:rPr>
                <w:color w:val="000000"/>
              </w:rPr>
              <w:t>Mji wa Geita: mji wa madini na mashimo yanayouzunguka</w:t>
            </w:r>
          </w:p>
        </w:tc>
        <w:tc>
          <w:tcPr>
            <w:tcW w:w="3605" w:type="dxa"/>
          </w:tcPr>
          <w:p w14:paraId="718FB777" w14:textId="3A79DF81" w:rsidR="002A1887" w:rsidRPr="00DC5789" w:rsidRDefault="002A1887" w:rsidP="00DC5789">
            <w:pPr>
              <w:pStyle w:val="ListParagraph"/>
              <w:numPr>
                <w:ilvl w:val="0"/>
                <w:numId w:val="1"/>
              </w:numPr>
              <w:jc w:val="both"/>
              <w:rPr>
                <w:color w:val="000000"/>
              </w:rPr>
            </w:pPr>
            <w:r w:rsidRPr="00DC5789">
              <w:rPr>
                <w:color w:val="000000"/>
              </w:rPr>
              <w:t>This area is a gold-mining town on the Lake Victoria basin, one of the most lightning-prone zones in Africa; open pits, waste dumps and crowded settlements around the mines flood, collapse and catch fire.</w:t>
            </w:r>
          </w:p>
          <w:p w14:paraId="2734BC21" w14:textId="77777777" w:rsidR="000343A2" w:rsidRDefault="00DC5789" w:rsidP="00DC5789">
            <w:pPr>
              <w:pStyle w:val="ListParagraph"/>
              <w:numPr>
                <w:ilvl w:val="0"/>
                <w:numId w:val="1"/>
              </w:numPr>
              <w:jc w:val="both"/>
              <w:rPr>
                <w:ins w:id="1029" w:author="Bonephace Kaijage" w:date="2026-10-11T06:49:00Z" w16du:dateUtc="2026-10-11T03:49:00Z"/>
                <w:bCs/>
                <w:color w:val="000000"/>
              </w:rPr>
            </w:pPr>
            <w:r>
              <w:rPr>
                <w:bCs/>
                <w:color w:val="000000"/>
              </w:rPr>
              <w:t>For those living and working here, it helps to</w:t>
            </w:r>
            <w:r w:rsidR="002A1887" w:rsidRPr="00DC5789">
              <w:rPr>
                <w:bCs/>
                <w:color w:val="000000"/>
              </w:rPr>
              <w:t xml:space="preserve"> fit lightning arresters on schools and markets, fence or backfill old pits and keep drains around settlements open.</w:t>
            </w:r>
          </w:p>
          <w:p w14:paraId="0A86D06A" w14:textId="3277E8AD" w:rsidR="000343A2" w:rsidRDefault="00FE0A4D" w:rsidP="00DC5789">
            <w:pPr>
              <w:pStyle w:val="ListParagraph"/>
              <w:numPr>
                <w:ilvl w:val="0"/>
                <w:numId w:val="1"/>
              </w:numPr>
              <w:jc w:val="both"/>
              <w:rPr>
                <w:ins w:id="1030" w:author="Bonephace Kaijage" w:date="2026-10-11T06:49:00Z" w16du:dateUtc="2026-10-11T03:49:00Z"/>
                <w:bCs/>
                <w:color w:val="000000"/>
              </w:rPr>
            </w:pPr>
            <w:ins w:id="1031" w:author="Bonephace Kaijage" w:date="2026-10-14T05:55:00Z" w16du:dateUtc="2026-10-14T03:55:00Z">
              <w:r>
                <w:rPr>
                  <w:bCs/>
                  <w:color w:val="000000"/>
                </w:rPr>
                <w:t>What raises the risk: building homes on waste dumps or at the lip of old pits, sheltering under trees or in open ground when thunder starts, and leaving pits unfenced where children play.</w:t>
              </w:r>
            </w:ins>
          </w:p>
          <w:p w14:paraId="2AB4429F" w14:textId="77777777" w:rsidR="00FE0A4D" w:rsidRDefault="000343A2" w:rsidP="00DC5789">
            <w:pPr>
              <w:pStyle w:val="ListParagraph"/>
              <w:numPr>
                <w:ilvl w:val="0"/>
                <w:numId w:val="1"/>
              </w:numPr>
              <w:jc w:val="both"/>
              <w:rPr>
                <w:ins w:id="1032" w:author="Bonephace Kaijage" w:date="2026-10-14T05:58:00Z" w16du:dateUtc="2026-10-14T03:58:00Z"/>
                <w:bCs/>
                <w:color w:val="000000"/>
              </w:rPr>
            </w:pPr>
            <w:ins w:id="1033" w:author="Bonephace Kaijage" w:date="2026-10-11T06:49:00Z" w16du:dateUtc="2026-10-11T03:49:00Z">
              <w:r>
                <w:rPr>
                  <w:bCs/>
                  <w:color w:val="000000"/>
                </w:rPr>
                <w:t xml:space="preserve">Know the solid building with lightning protection that is your shelter, and the open ground </w:t>
              </w:r>
              <w:r>
                <w:rPr>
                  <w:bCs/>
                  <w:color w:val="000000"/>
                </w:rPr>
                <w:lastRenderedPageBreak/>
                <w:t>away from pits and dumps that you will move to if a slope or wall starts to crack; go at the first sign, not after a collapse.</w:t>
              </w:r>
            </w:ins>
          </w:p>
          <w:p w14:paraId="46E3D454" w14:textId="606C8A87" w:rsidR="002A1887" w:rsidRPr="00DC5789" w:rsidRDefault="00FE0A4D" w:rsidP="00DC5789">
            <w:pPr>
              <w:pStyle w:val="ListParagraph"/>
              <w:numPr>
                <w:ilvl w:val="0"/>
                <w:numId w:val="1"/>
              </w:numPr>
              <w:jc w:val="both"/>
              <w:rPr>
                <w:bCs/>
                <w:color w:val="000000"/>
              </w:rPr>
            </w:pPr>
            <w:ins w:id="1034" w:author="Bonephace Kaijage" w:date="2026-10-14T05:58:00Z" w16du:dateUtc="2026-10-14T03:58:00Z">
              <w:r>
                <w:rPr>
                  <w:bCs/>
                  <w:color w:val="000000"/>
                </w:rPr>
                <w:t>Agree who will help anyone in the household who cannot move, see or hear a warning on their own.</w:t>
              </w:r>
            </w:ins>
          </w:p>
        </w:tc>
        <w:tc>
          <w:tcPr>
            <w:tcW w:w="3325" w:type="dxa"/>
          </w:tcPr>
          <w:p w14:paraId="547C141B" w14:textId="1E0390DA" w:rsidR="002A1887" w:rsidRPr="00DC5789" w:rsidRDefault="002A1887" w:rsidP="00DC5789">
            <w:pPr>
              <w:pStyle w:val="ListParagraph"/>
              <w:numPr>
                <w:ilvl w:val="0"/>
                <w:numId w:val="1"/>
              </w:numPr>
              <w:jc w:val="both"/>
              <w:rPr>
                <w:color w:val="000000"/>
              </w:rPr>
            </w:pPr>
            <w:r w:rsidRPr="00DC5789">
              <w:rPr>
                <w:color w:val="000000"/>
              </w:rPr>
              <w:lastRenderedPageBreak/>
              <w:t>Eneo hili ni mji wa madini ya dhahabu katika bonde la Ziwa Victoria, mojawapo ya maeneo yenye radi nyingi zaidi Afrika; mashimo ya wazi, marundo ya mabaki na makazi yenye msongamano kuzunguka migodi hufurika, kubomoka na kuungua moto.</w:t>
            </w:r>
          </w:p>
          <w:p w14:paraId="60A29F88" w14:textId="77777777" w:rsidR="000343A2" w:rsidRDefault="00DC5789" w:rsidP="00DC5789">
            <w:pPr>
              <w:pStyle w:val="ListParagraph"/>
              <w:numPr>
                <w:ilvl w:val="0"/>
                <w:numId w:val="1"/>
              </w:numPr>
              <w:jc w:val="both"/>
              <w:rPr>
                <w:ins w:id="1035" w:author="Bonephace Kaijage" w:date="2026-10-11T06:49:00Z" w16du:dateUtc="2026-10-11T03:49:00Z"/>
                <w:bCs/>
                <w:color w:val="000000"/>
              </w:rPr>
            </w:pPr>
            <w:r>
              <w:rPr>
                <w:bCs/>
                <w:color w:val="000000"/>
              </w:rPr>
              <w:t>Kwa wanaoishi na kufanya kazi hapa, ni vyema</w:t>
            </w:r>
            <w:r w:rsidR="002A1887" w:rsidRPr="00DC5789">
              <w:rPr>
                <w:bCs/>
                <w:color w:val="000000"/>
              </w:rPr>
              <w:t xml:space="preserve"> kuweka vizuia radi shuleni na masokoni, kuzungushia uzio au kufukia mashimo ya zamani na kuweka mitaro ya makazi wazi.</w:t>
            </w:r>
          </w:p>
          <w:p w14:paraId="79D090F2" w14:textId="741A7521" w:rsidR="000343A2" w:rsidRDefault="00FE0A4D" w:rsidP="00DC5789">
            <w:pPr>
              <w:pStyle w:val="ListParagraph"/>
              <w:numPr>
                <w:ilvl w:val="0"/>
                <w:numId w:val="1"/>
              </w:numPr>
              <w:jc w:val="both"/>
              <w:rPr>
                <w:ins w:id="1036" w:author="Bonephace Kaijage" w:date="2026-10-11T06:49:00Z" w16du:dateUtc="2026-10-11T03:49:00Z"/>
                <w:bCs/>
                <w:color w:val="000000"/>
              </w:rPr>
            </w:pPr>
            <w:ins w:id="1037" w:author="Bonephace Kaijage" w:date="2026-10-14T05:55:00Z" w16du:dateUtc="2026-10-14T03:55:00Z">
              <w:r>
                <w:rPr>
                  <w:bCs/>
                  <w:color w:val="000000"/>
                </w:rPr>
                <w:t xml:space="preserve">Kinachoongeza hatari: kujenga nyumba juu ya marundo ya mabaki au kando ya mashimo ya zamani, kujikinga chini ya miti au uwanjani ngurumo </w:t>
              </w:r>
              <w:r>
                <w:rPr>
                  <w:bCs/>
                  <w:color w:val="000000"/>
                </w:rPr>
                <w:lastRenderedPageBreak/>
                <w:t>zinapoanza, na kuacha mashimo bila uzio pale watoto wanapocheza.</w:t>
              </w:r>
            </w:ins>
          </w:p>
          <w:p w14:paraId="2E0E5936" w14:textId="77777777" w:rsidR="00FE0A4D" w:rsidRDefault="000343A2" w:rsidP="00DC5789">
            <w:pPr>
              <w:pStyle w:val="ListParagraph"/>
              <w:numPr>
                <w:ilvl w:val="0"/>
                <w:numId w:val="1"/>
              </w:numPr>
              <w:jc w:val="both"/>
              <w:rPr>
                <w:ins w:id="1038" w:author="Bonephace Kaijage" w:date="2026-10-14T05:58:00Z" w16du:dateUtc="2026-10-14T03:58:00Z"/>
                <w:bCs/>
                <w:color w:val="000000"/>
              </w:rPr>
            </w:pPr>
            <w:ins w:id="1039" w:author="Bonephace Kaijage" w:date="2026-10-11T06:49:00Z" w16du:dateUtc="2026-10-11T03:49:00Z">
              <w:r>
                <w:rPr>
                  <w:bCs/>
                  <w:color w:val="000000"/>
                </w:rPr>
                <w:t>Fahamu jengo imara lenye kinga ya radi ambalo ni kimbilio lenu, na uwanja wazi mbali na mashimo na marundo utakaohamia ukuta au mteremko ukianza kupasuka; ondoka dalili ya kwanza ikionekana, si baada ya kubomoka.</w:t>
              </w:r>
            </w:ins>
          </w:p>
          <w:p w14:paraId="2D556598" w14:textId="778142EE" w:rsidR="002A1887" w:rsidRPr="00DC5789" w:rsidRDefault="00FE0A4D" w:rsidP="00DC5789">
            <w:pPr>
              <w:pStyle w:val="ListParagraph"/>
              <w:numPr>
                <w:ilvl w:val="0"/>
                <w:numId w:val="1"/>
              </w:numPr>
              <w:jc w:val="both"/>
              <w:rPr>
                <w:bCs/>
                <w:color w:val="000000"/>
              </w:rPr>
            </w:pPr>
            <w:ins w:id="1040"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480476B4" w14:textId="77777777" w:rsidTr="002A1887">
        <w:tc>
          <w:tcPr>
            <w:tcW w:w="3420" w:type="dxa"/>
          </w:tcPr>
          <w:p w14:paraId="3F899ADD" w14:textId="6D5CD7E9" w:rsidR="002A1887" w:rsidRPr="002A1887" w:rsidRDefault="002A1887" w:rsidP="002A1887">
            <w:pPr>
              <w:pStyle w:val="ListParagraph"/>
              <w:numPr>
                <w:ilvl w:val="0"/>
                <w:numId w:val="1"/>
              </w:numPr>
              <w:jc w:val="both"/>
              <w:rPr>
                <w:color w:val="000000"/>
              </w:rPr>
            </w:pPr>
            <w:r w:rsidRPr="002A1887">
              <w:rPr>
                <w:color w:val="000000"/>
              </w:rPr>
              <w:lastRenderedPageBreak/>
              <w:t>Bukombe: artisanal mining and farmland</w:t>
            </w:r>
          </w:p>
        </w:tc>
        <w:tc>
          <w:tcPr>
            <w:tcW w:w="3235" w:type="dxa"/>
          </w:tcPr>
          <w:p w14:paraId="1D06E16F" w14:textId="1DD406C0" w:rsidR="002A1887" w:rsidRPr="002A1887" w:rsidRDefault="002A1887" w:rsidP="002A1887">
            <w:pPr>
              <w:pStyle w:val="ListParagraph"/>
              <w:numPr>
                <w:ilvl w:val="0"/>
                <w:numId w:val="1"/>
              </w:numPr>
              <w:jc w:val="both"/>
              <w:rPr>
                <w:color w:val="000000"/>
              </w:rPr>
            </w:pPr>
            <w:r w:rsidRPr="002A1887">
              <w:rPr>
                <w:color w:val="000000"/>
              </w:rPr>
              <w:t>Bukombe: uchimbaji mdogo na mashamba</w:t>
            </w:r>
          </w:p>
        </w:tc>
        <w:tc>
          <w:tcPr>
            <w:tcW w:w="3605" w:type="dxa"/>
          </w:tcPr>
          <w:p w14:paraId="51481684" w14:textId="1410D310" w:rsidR="002A1887" w:rsidRPr="00DC5789" w:rsidRDefault="002A1887" w:rsidP="00DC5789">
            <w:pPr>
              <w:pStyle w:val="ListParagraph"/>
              <w:numPr>
                <w:ilvl w:val="0"/>
                <w:numId w:val="1"/>
              </w:numPr>
              <w:jc w:val="both"/>
              <w:rPr>
                <w:color w:val="000000"/>
              </w:rPr>
            </w:pPr>
            <w:r w:rsidRPr="00DC5789">
              <w:rPr>
                <w:color w:val="000000"/>
              </w:rPr>
              <w:t>This area mixes artisanal gold mining with farming; pits collapse and flood during the rains, mercury and run-off pollute water, and frequent thunderstorms bring lightning.</w:t>
            </w:r>
          </w:p>
          <w:p w14:paraId="3F87D3E3" w14:textId="77777777" w:rsidR="000343A2" w:rsidRDefault="00DC5789" w:rsidP="00DC5789">
            <w:pPr>
              <w:pStyle w:val="ListParagraph"/>
              <w:numPr>
                <w:ilvl w:val="0"/>
                <w:numId w:val="1"/>
              </w:numPr>
              <w:jc w:val="both"/>
              <w:rPr>
                <w:ins w:id="1041" w:author="Bonephace Kaijage" w:date="2026-10-11T06:49:00Z" w16du:dateUtc="2026-10-11T03:49:00Z"/>
                <w:bCs/>
                <w:color w:val="000000"/>
              </w:rPr>
            </w:pPr>
            <w:r>
              <w:rPr>
                <w:bCs/>
                <w:color w:val="000000"/>
              </w:rPr>
              <w:t>For those mining and farming here, it helps to</w:t>
            </w:r>
            <w:r w:rsidR="002A1887" w:rsidRPr="00DC5789">
              <w:rPr>
                <w:bCs/>
                <w:color w:val="000000"/>
              </w:rPr>
              <w:t xml:space="preserve"> shore pit walls, keep processing away from drinking-water sources and shelter in protected buildings during storms.</w:t>
            </w:r>
          </w:p>
          <w:p w14:paraId="0692C699" w14:textId="6D29DA5E" w:rsidR="000343A2" w:rsidRDefault="00FE0A4D" w:rsidP="00DC5789">
            <w:pPr>
              <w:pStyle w:val="ListParagraph"/>
              <w:numPr>
                <w:ilvl w:val="0"/>
                <w:numId w:val="1"/>
              </w:numPr>
              <w:jc w:val="both"/>
              <w:rPr>
                <w:ins w:id="1042" w:author="Bonephace Kaijage" w:date="2026-10-11T06:49:00Z" w16du:dateUtc="2026-10-11T03:49:00Z"/>
                <w:bCs/>
                <w:color w:val="000000"/>
              </w:rPr>
            </w:pPr>
            <w:ins w:id="1043" w:author="Bonephace Kaijage" w:date="2026-10-14T05:55:00Z" w16du:dateUtc="2026-10-14T03:55:00Z">
              <w:r>
                <w:rPr>
                  <w:bCs/>
                  <w:color w:val="000000"/>
                </w:rPr>
                <w:t>What raises the risk: digging pits without timbering, working them while rain is falling, washing ore in the streams people drink from and handling mercury with bare hands.</w:t>
              </w:r>
            </w:ins>
          </w:p>
          <w:p w14:paraId="36B6CEF4" w14:textId="77777777" w:rsidR="00FE0A4D" w:rsidRDefault="000343A2" w:rsidP="00DC5789">
            <w:pPr>
              <w:pStyle w:val="ListParagraph"/>
              <w:numPr>
                <w:ilvl w:val="0"/>
                <w:numId w:val="1"/>
              </w:numPr>
              <w:jc w:val="both"/>
              <w:rPr>
                <w:ins w:id="1044" w:author="Bonephace Kaijage" w:date="2026-10-14T05:58:00Z" w16du:dateUtc="2026-10-14T03:58:00Z"/>
                <w:bCs/>
                <w:color w:val="000000"/>
              </w:rPr>
            </w:pPr>
            <w:ins w:id="1045" w:author="Bonephace Kaijage" w:date="2026-10-11T06:49:00Z" w16du:dateUtc="2026-10-11T03:49:00Z">
              <w:r>
                <w:rPr>
                  <w:bCs/>
                  <w:color w:val="000000"/>
                </w:rPr>
                <w:t xml:space="preserve">Agree at each site where everyone gathers when thunder is heard or a wall shows cracks, leave the pit before the rain reaches it, and </w:t>
              </w:r>
              <w:r>
                <w:rPr>
                  <w:bCs/>
                  <w:color w:val="000000"/>
                </w:rPr>
                <w:lastRenderedPageBreak/>
                <w:t>do not re-enter until the walls have been checked.</w:t>
              </w:r>
            </w:ins>
          </w:p>
          <w:p w14:paraId="2C032E4D" w14:textId="1E2E2A3A" w:rsidR="002A1887" w:rsidRPr="00DC5789" w:rsidRDefault="00FE0A4D" w:rsidP="00DC5789">
            <w:pPr>
              <w:pStyle w:val="ListParagraph"/>
              <w:numPr>
                <w:ilvl w:val="0"/>
                <w:numId w:val="1"/>
              </w:numPr>
              <w:jc w:val="both"/>
              <w:rPr>
                <w:bCs/>
                <w:color w:val="000000"/>
              </w:rPr>
            </w:pPr>
            <w:ins w:id="1046" w:author="Bonephace Kaijage" w:date="2026-10-14T05:58:00Z" w16du:dateUtc="2026-10-14T03:58:00Z">
              <w:r>
                <w:rPr>
                  <w:bCs/>
                  <w:color w:val="000000"/>
                </w:rPr>
                <w:t>Agree who will help anyone in the household who cannot move, see or hear a warning on their own.</w:t>
              </w:r>
            </w:ins>
          </w:p>
        </w:tc>
        <w:tc>
          <w:tcPr>
            <w:tcW w:w="3325" w:type="dxa"/>
          </w:tcPr>
          <w:p w14:paraId="41E85EBD" w14:textId="5CBA6D90" w:rsidR="002A1887" w:rsidRPr="00DC5789" w:rsidRDefault="002A1887" w:rsidP="00DC5789">
            <w:pPr>
              <w:pStyle w:val="ListParagraph"/>
              <w:numPr>
                <w:ilvl w:val="0"/>
                <w:numId w:val="1"/>
              </w:numPr>
              <w:jc w:val="both"/>
              <w:rPr>
                <w:color w:val="000000"/>
              </w:rPr>
            </w:pPr>
            <w:r w:rsidRPr="00DC5789">
              <w:rPr>
                <w:color w:val="000000"/>
              </w:rPr>
              <w:lastRenderedPageBreak/>
              <w:t>Eneo hili linachanganya uchimbaji mdogo wa dhahabu na kilimo; mashimo hubomoka na kujaa maji wakati wa mvua, zebaki na maji yanayotiririka huchafua vyanzo vya maji, na ngurumo za mara kwa mara huleta radi.</w:t>
            </w:r>
          </w:p>
          <w:p w14:paraId="5F49B753" w14:textId="77777777" w:rsidR="000343A2" w:rsidRDefault="00DC5789" w:rsidP="00DC5789">
            <w:pPr>
              <w:pStyle w:val="ListParagraph"/>
              <w:numPr>
                <w:ilvl w:val="0"/>
                <w:numId w:val="1"/>
              </w:numPr>
              <w:jc w:val="both"/>
              <w:rPr>
                <w:ins w:id="1047" w:author="Bonephace Kaijage" w:date="2026-10-11T06:49:00Z" w16du:dateUtc="2026-10-11T03:49:00Z"/>
                <w:bCs/>
                <w:color w:val="000000"/>
              </w:rPr>
            </w:pPr>
            <w:r>
              <w:rPr>
                <w:bCs/>
                <w:color w:val="000000"/>
              </w:rPr>
              <w:t>Kwa wanaochimba na kulima hapa, ni vyema</w:t>
            </w:r>
            <w:r w:rsidR="002A1887" w:rsidRPr="00DC5789">
              <w:rPr>
                <w:bCs/>
                <w:color w:val="000000"/>
              </w:rPr>
              <w:t xml:space="preserve"> kuimarisha kuta za mashimo, kuchenjua mbali na vyanzo vya maji ya kunywa na kujikinga ndani ya majengo yaliyolindwa wakati wa dhoruba.</w:t>
            </w:r>
          </w:p>
          <w:p w14:paraId="79E0B9B1" w14:textId="38AD9158" w:rsidR="000343A2" w:rsidRDefault="00FE0A4D" w:rsidP="00DC5789">
            <w:pPr>
              <w:pStyle w:val="ListParagraph"/>
              <w:numPr>
                <w:ilvl w:val="0"/>
                <w:numId w:val="1"/>
              </w:numPr>
              <w:jc w:val="both"/>
              <w:rPr>
                <w:ins w:id="1048" w:author="Bonephace Kaijage" w:date="2026-10-11T06:49:00Z" w16du:dateUtc="2026-10-11T03:49:00Z"/>
                <w:bCs/>
                <w:color w:val="000000"/>
              </w:rPr>
            </w:pPr>
            <w:ins w:id="1049" w:author="Bonephace Kaijage" w:date="2026-10-14T05:55:00Z" w16du:dateUtc="2026-10-14T03:55:00Z">
              <w:r>
                <w:rPr>
                  <w:bCs/>
                  <w:color w:val="000000"/>
                </w:rPr>
                <w:t xml:space="preserve">Kinachoongeza hatari: kuchimba mashimo bila mihimili, kuyafanyia kazi mvua ikinyesha, kuosha mawe ya madini kwenye vijito ambavyo watu </w:t>
              </w:r>
              <w:r>
                <w:rPr>
                  <w:bCs/>
                  <w:color w:val="000000"/>
                </w:rPr>
                <w:lastRenderedPageBreak/>
                <w:t>hunywa na kushika zebaki kwa mikono mitupu.</w:t>
              </w:r>
            </w:ins>
          </w:p>
          <w:p w14:paraId="40D422EC" w14:textId="77777777" w:rsidR="00FE0A4D" w:rsidRDefault="000343A2" w:rsidP="00DC5789">
            <w:pPr>
              <w:pStyle w:val="ListParagraph"/>
              <w:numPr>
                <w:ilvl w:val="0"/>
                <w:numId w:val="1"/>
              </w:numPr>
              <w:jc w:val="both"/>
              <w:rPr>
                <w:ins w:id="1050" w:author="Bonephace Kaijage" w:date="2026-10-14T05:58:00Z" w16du:dateUtc="2026-10-14T03:58:00Z"/>
                <w:bCs/>
                <w:color w:val="000000"/>
              </w:rPr>
            </w:pPr>
            <w:ins w:id="1051" w:author="Bonephace Kaijage" w:date="2026-10-11T06:49:00Z" w16du:dateUtc="2026-10-11T03:49:00Z">
              <w:r>
                <w:rPr>
                  <w:bCs/>
                  <w:color w:val="000000"/>
                </w:rPr>
                <w:t>Kubalianeni kila eneo la kazi mahali wote mtakapokusanyika ngurumo zikisikika au ukuta ukionyesha nyufa, ondokeni shimoni kabla mvua haijafika, na msirudi hadi kuta zikaguliwe.</w:t>
              </w:r>
            </w:ins>
          </w:p>
          <w:p w14:paraId="111404AF" w14:textId="254C89C8" w:rsidR="002A1887" w:rsidRPr="00DC5789" w:rsidRDefault="00FE0A4D" w:rsidP="00DC5789">
            <w:pPr>
              <w:pStyle w:val="ListParagraph"/>
              <w:numPr>
                <w:ilvl w:val="0"/>
                <w:numId w:val="1"/>
              </w:numPr>
              <w:jc w:val="both"/>
              <w:rPr>
                <w:bCs/>
                <w:color w:val="000000"/>
              </w:rPr>
            </w:pPr>
            <w:ins w:id="1052"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1C83B5EF" w14:textId="77777777" w:rsidTr="002A1887">
        <w:tc>
          <w:tcPr>
            <w:tcW w:w="3420" w:type="dxa"/>
          </w:tcPr>
          <w:p w14:paraId="6E4ABC04" w14:textId="23980D2A" w:rsidR="002A1887" w:rsidRPr="002A1887" w:rsidRDefault="002A1887" w:rsidP="002A1887">
            <w:pPr>
              <w:pStyle w:val="ListParagraph"/>
              <w:numPr>
                <w:ilvl w:val="0"/>
                <w:numId w:val="1"/>
              </w:numPr>
              <w:jc w:val="both"/>
              <w:rPr>
                <w:color w:val="000000"/>
              </w:rPr>
            </w:pPr>
            <w:r w:rsidRPr="002A1887">
              <w:rPr>
                <w:color w:val="000000"/>
              </w:rPr>
              <w:lastRenderedPageBreak/>
              <w:t>Chato: Lake Victoria shore and islands</w:t>
            </w:r>
          </w:p>
        </w:tc>
        <w:tc>
          <w:tcPr>
            <w:tcW w:w="3235" w:type="dxa"/>
          </w:tcPr>
          <w:p w14:paraId="441BE37C" w14:textId="1B3DCC7E" w:rsidR="002A1887" w:rsidRPr="002A1887" w:rsidRDefault="002A1887" w:rsidP="002A1887">
            <w:pPr>
              <w:pStyle w:val="ListParagraph"/>
              <w:numPr>
                <w:ilvl w:val="0"/>
                <w:numId w:val="1"/>
              </w:numPr>
              <w:jc w:val="both"/>
              <w:rPr>
                <w:color w:val="000000"/>
              </w:rPr>
            </w:pPr>
            <w:r w:rsidRPr="002A1887">
              <w:rPr>
                <w:color w:val="000000"/>
              </w:rPr>
              <w:t>Chato: ufukwe wa Ziwa Victoria na visiwa</w:t>
            </w:r>
          </w:p>
        </w:tc>
        <w:tc>
          <w:tcPr>
            <w:tcW w:w="3605" w:type="dxa"/>
          </w:tcPr>
          <w:p w14:paraId="021C0534" w14:textId="4EBD9F58" w:rsidR="002A1887" w:rsidRPr="00DC5789" w:rsidRDefault="002A1887" w:rsidP="00DC5789">
            <w:pPr>
              <w:pStyle w:val="ListParagraph"/>
              <w:numPr>
                <w:ilvl w:val="0"/>
                <w:numId w:val="1"/>
              </w:numPr>
              <w:jc w:val="both"/>
              <w:rPr>
                <w:color w:val="000000"/>
              </w:rPr>
            </w:pPr>
            <w:r w:rsidRPr="00DC5789">
              <w:rPr>
                <w:color w:val="000000"/>
              </w:rPr>
              <w:t>This area includes Lake Victoria shoreline, landing sites and islands, where sudden lake storms capsize boats, lightning strikes fishers and landing sites suffer cholera outbreaks.</w:t>
            </w:r>
          </w:p>
          <w:p w14:paraId="5E3027C2" w14:textId="77777777" w:rsidR="000343A2" w:rsidRDefault="00DC5789" w:rsidP="00DC5789">
            <w:pPr>
              <w:pStyle w:val="ListParagraph"/>
              <w:numPr>
                <w:ilvl w:val="0"/>
                <w:numId w:val="1"/>
              </w:numPr>
              <w:jc w:val="both"/>
              <w:rPr>
                <w:ins w:id="1053" w:author="Bonephace Kaijage" w:date="2026-10-11T06:49:00Z" w16du:dateUtc="2026-10-11T03:49:00Z"/>
                <w:bCs/>
                <w:color w:val="000000"/>
              </w:rPr>
            </w:pPr>
            <w:r>
              <w:rPr>
                <w:bCs/>
                <w:color w:val="000000"/>
              </w:rPr>
              <w:t>For those fishing and trading here, it helps to</w:t>
            </w:r>
            <w:r w:rsidR="002A1887" w:rsidRPr="00DC5789">
              <w:rPr>
                <w:bCs/>
                <w:color w:val="000000"/>
              </w:rPr>
              <w:t xml:space="preserve"> wear life jackets, keep boats seaworthy, return to shore when storms build and keep landing sites supplied with safe water and latrines.</w:t>
            </w:r>
          </w:p>
          <w:p w14:paraId="4FB844C6" w14:textId="166A53AB" w:rsidR="000343A2" w:rsidRDefault="00FE0A4D" w:rsidP="00DC5789">
            <w:pPr>
              <w:pStyle w:val="ListParagraph"/>
              <w:numPr>
                <w:ilvl w:val="0"/>
                <w:numId w:val="1"/>
              </w:numPr>
              <w:jc w:val="both"/>
              <w:rPr>
                <w:ins w:id="1054" w:author="Bonephace Kaijage" w:date="2026-10-11T06:49:00Z" w16du:dateUtc="2026-10-11T03:49:00Z"/>
                <w:bCs/>
                <w:color w:val="000000"/>
              </w:rPr>
            </w:pPr>
            <w:ins w:id="1055" w:author="Bonephace Kaijage" w:date="2026-10-14T05:55:00Z" w16du:dateUtc="2026-10-14T03:55:00Z">
              <w:r>
                <w:rPr>
                  <w:bCs/>
                  <w:color w:val="000000"/>
                </w:rPr>
                <w:t>What raises the risk: going out in overloaded or unlit boats, fishing on when clouds build over the lake, and drinking untreated lake water at the landing site.</w:t>
              </w:r>
            </w:ins>
          </w:p>
          <w:p w14:paraId="557E5BA9" w14:textId="77777777" w:rsidR="00FE0A4D" w:rsidRDefault="000343A2" w:rsidP="00DC5789">
            <w:pPr>
              <w:pStyle w:val="ListParagraph"/>
              <w:numPr>
                <w:ilvl w:val="0"/>
                <w:numId w:val="1"/>
              </w:numPr>
              <w:jc w:val="both"/>
              <w:rPr>
                <w:ins w:id="1056" w:author="Bonephace Kaijage" w:date="2026-10-14T05:58:00Z" w16du:dateUtc="2026-10-14T03:58:00Z"/>
                <w:bCs/>
                <w:color w:val="000000"/>
              </w:rPr>
            </w:pPr>
            <w:ins w:id="1057" w:author="Bonephace Kaijage" w:date="2026-10-11T06:49:00Z" w16du:dateUtc="2026-10-11T03:49:00Z">
              <w:r>
                <w:rPr>
                  <w:bCs/>
                  <w:color w:val="000000"/>
                </w:rPr>
                <w:t xml:space="preserve">Know the sheltered bay or landing you will run to when the wind turns, keep the mobile phone charged and the life jacket on, and on the islands know which high, solid building the village gathers in </w:t>
              </w:r>
              <w:r>
                <w:rPr>
                  <w:bCs/>
                  <w:color w:val="000000"/>
                </w:rPr>
                <w:lastRenderedPageBreak/>
                <w:t>when a storm or outbreak is announced.</w:t>
              </w:r>
            </w:ins>
          </w:p>
          <w:p w14:paraId="7CF2D39A" w14:textId="6B8F5662" w:rsidR="002A1887" w:rsidRPr="00DC5789" w:rsidRDefault="00FE0A4D" w:rsidP="00DC5789">
            <w:pPr>
              <w:pStyle w:val="ListParagraph"/>
              <w:numPr>
                <w:ilvl w:val="0"/>
                <w:numId w:val="1"/>
              </w:numPr>
              <w:jc w:val="both"/>
              <w:rPr>
                <w:bCs/>
                <w:color w:val="000000"/>
              </w:rPr>
            </w:pPr>
            <w:ins w:id="1058" w:author="Bonephace Kaijage" w:date="2026-10-14T05:58:00Z" w16du:dateUtc="2026-10-14T03:58:00Z">
              <w:r>
                <w:rPr>
                  <w:bCs/>
                  <w:color w:val="000000"/>
                </w:rPr>
                <w:t>Agree who will help anyone in the household who cannot move, see or hear a warning on their own.</w:t>
              </w:r>
            </w:ins>
          </w:p>
        </w:tc>
        <w:tc>
          <w:tcPr>
            <w:tcW w:w="3325" w:type="dxa"/>
          </w:tcPr>
          <w:p w14:paraId="11785DBA" w14:textId="24B69A95" w:rsidR="002A1887" w:rsidRPr="00DC5789" w:rsidRDefault="002A1887" w:rsidP="00DC5789">
            <w:pPr>
              <w:pStyle w:val="ListParagraph"/>
              <w:numPr>
                <w:ilvl w:val="0"/>
                <w:numId w:val="1"/>
              </w:numPr>
              <w:jc w:val="both"/>
              <w:rPr>
                <w:color w:val="000000"/>
              </w:rPr>
            </w:pPr>
            <w:r w:rsidRPr="00DC5789">
              <w:rPr>
                <w:color w:val="000000"/>
              </w:rPr>
              <w:lastRenderedPageBreak/>
              <w:t>Eneo hili linajumuisha ufukwe wa Ziwa Victoria, mialo na visiwa, ambapo dhoruba za ghafla ziwani hupindua mitumbwi, radi hupiga wavuvi na mialo hukumbwa na milipuko ya kipindupindu.</w:t>
            </w:r>
          </w:p>
          <w:p w14:paraId="204481AA" w14:textId="77777777" w:rsidR="000343A2" w:rsidRDefault="00DC5789" w:rsidP="00DC5789">
            <w:pPr>
              <w:pStyle w:val="ListParagraph"/>
              <w:numPr>
                <w:ilvl w:val="0"/>
                <w:numId w:val="1"/>
              </w:numPr>
              <w:jc w:val="both"/>
              <w:rPr>
                <w:ins w:id="1059" w:author="Bonephace Kaijage" w:date="2026-10-11T06:49:00Z" w16du:dateUtc="2026-10-11T03:49:00Z"/>
                <w:bCs/>
                <w:color w:val="000000"/>
              </w:rPr>
            </w:pPr>
            <w:r>
              <w:rPr>
                <w:bCs/>
                <w:color w:val="000000"/>
              </w:rPr>
              <w:t>Kwa wanaovua na kufanya biashara hapa, ni vyema</w:t>
            </w:r>
            <w:r w:rsidR="002A1887" w:rsidRPr="00DC5789">
              <w:rPr>
                <w:bCs/>
                <w:color w:val="000000"/>
              </w:rPr>
              <w:t xml:space="preserve"> kuvaa maboya ya kujiokoa, kutunza vyombo viwe imara, kurudi ufukweni dhoruba inapojitokeza na kuhakikisha mialo ina maji safi na vyoo.</w:t>
            </w:r>
          </w:p>
          <w:p w14:paraId="4DDE8C7B" w14:textId="31D006F7" w:rsidR="000343A2" w:rsidRDefault="00FE0A4D" w:rsidP="00DC5789">
            <w:pPr>
              <w:pStyle w:val="ListParagraph"/>
              <w:numPr>
                <w:ilvl w:val="0"/>
                <w:numId w:val="1"/>
              </w:numPr>
              <w:jc w:val="both"/>
              <w:rPr>
                <w:ins w:id="1060" w:author="Bonephace Kaijage" w:date="2026-10-11T06:49:00Z" w16du:dateUtc="2026-10-11T03:49:00Z"/>
                <w:bCs/>
                <w:color w:val="000000"/>
              </w:rPr>
            </w:pPr>
            <w:ins w:id="1061" w:author="Bonephace Kaijage" w:date="2026-10-14T05:55:00Z" w16du:dateUtc="2026-10-14T03:55:00Z">
              <w:r>
                <w:rPr>
                  <w:bCs/>
                  <w:color w:val="000000"/>
                </w:rPr>
                <w:t>Kinachoongeza hatari: kutoka ziwani kwa vyombo vilivyojaa kupita kiasi au visivyo na taa, kuendelea kuvua mawingu yanapojengeka juu ya ziwa, na kunywa maji ya ziwa yasiyotibiwa mwaloni.</w:t>
              </w:r>
            </w:ins>
          </w:p>
          <w:p w14:paraId="7B857FE5" w14:textId="77777777" w:rsidR="00FE0A4D" w:rsidRDefault="000343A2" w:rsidP="00DC5789">
            <w:pPr>
              <w:pStyle w:val="ListParagraph"/>
              <w:numPr>
                <w:ilvl w:val="0"/>
                <w:numId w:val="1"/>
              </w:numPr>
              <w:jc w:val="both"/>
              <w:rPr>
                <w:ins w:id="1062" w:author="Bonephace Kaijage" w:date="2026-10-14T05:58:00Z" w16du:dateUtc="2026-10-14T03:58:00Z"/>
                <w:bCs/>
                <w:color w:val="000000"/>
              </w:rPr>
            </w:pPr>
            <w:ins w:id="1063" w:author="Bonephace Kaijage" w:date="2026-10-11T06:49:00Z" w16du:dateUtc="2026-10-11T03:49:00Z">
              <w:r>
                <w:rPr>
                  <w:bCs/>
                  <w:color w:val="000000"/>
                </w:rPr>
                <w:t xml:space="preserve">Fahamu ghuba au mwalo wa kujikinga utakaokimbilia upepo ukibadilika, weka </w:t>
              </w:r>
              <w:r>
                <w:rPr>
                  <w:bCs/>
                  <w:color w:val="000000"/>
                </w:rPr>
                <w:lastRenderedPageBreak/>
                <w:t>simu ikiwa na chaji na boya mwilini, na visiwani fahamu jengo imara la juu ambalo kijiji hukusanyika dhoruba au mlipuko wa ugonjwa unapotangazwa.</w:t>
              </w:r>
            </w:ins>
          </w:p>
          <w:p w14:paraId="0AACA6B2" w14:textId="4B887F7C" w:rsidR="002A1887" w:rsidRPr="00DC5789" w:rsidRDefault="00FE0A4D" w:rsidP="00DC5789">
            <w:pPr>
              <w:pStyle w:val="ListParagraph"/>
              <w:numPr>
                <w:ilvl w:val="0"/>
                <w:numId w:val="1"/>
              </w:numPr>
              <w:jc w:val="both"/>
              <w:rPr>
                <w:bCs/>
                <w:color w:val="000000"/>
              </w:rPr>
            </w:pPr>
            <w:ins w:id="1064"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6129CA9A" w14:textId="77777777" w:rsidTr="002A1887">
        <w:tc>
          <w:tcPr>
            <w:tcW w:w="3420" w:type="dxa"/>
          </w:tcPr>
          <w:p w14:paraId="03E75F4E" w14:textId="67737A70" w:rsidR="002A1887" w:rsidRPr="002A1887" w:rsidRDefault="002A1887" w:rsidP="002A1887">
            <w:pPr>
              <w:pStyle w:val="ListParagraph"/>
              <w:numPr>
                <w:ilvl w:val="0"/>
                <w:numId w:val="1"/>
              </w:numPr>
              <w:jc w:val="both"/>
              <w:rPr>
                <w:color w:val="000000"/>
              </w:rPr>
            </w:pPr>
            <w:r w:rsidRPr="002A1887">
              <w:rPr>
                <w:color w:val="000000"/>
              </w:rPr>
              <w:lastRenderedPageBreak/>
              <w:t>Geita DC: lakeshore villages and mining camps</w:t>
            </w:r>
          </w:p>
        </w:tc>
        <w:tc>
          <w:tcPr>
            <w:tcW w:w="3235" w:type="dxa"/>
          </w:tcPr>
          <w:p w14:paraId="5E3FDFC4" w14:textId="542CFC65" w:rsidR="002A1887" w:rsidRPr="002A1887" w:rsidRDefault="002A1887" w:rsidP="002A1887">
            <w:pPr>
              <w:pStyle w:val="ListParagraph"/>
              <w:numPr>
                <w:ilvl w:val="0"/>
                <w:numId w:val="1"/>
              </w:numPr>
              <w:jc w:val="both"/>
              <w:rPr>
                <w:color w:val="000000"/>
              </w:rPr>
            </w:pPr>
            <w:r w:rsidRPr="002A1887">
              <w:rPr>
                <w:color w:val="000000"/>
              </w:rPr>
              <w:t>Geita DC: vijiji vya ufukweni na kambi za uchimbaji</w:t>
            </w:r>
          </w:p>
        </w:tc>
        <w:tc>
          <w:tcPr>
            <w:tcW w:w="3605" w:type="dxa"/>
          </w:tcPr>
          <w:p w14:paraId="782ED261" w14:textId="432E2E64" w:rsidR="002A1887" w:rsidRPr="00DC5789" w:rsidRDefault="002A1887" w:rsidP="00DC5789">
            <w:pPr>
              <w:pStyle w:val="ListParagraph"/>
              <w:numPr>
                <w:ilvl w:val="0"/>
                <w:numId w:val="1"/>
              </w:numPr>
              <w:jc w:val="both"/>
              <w:rPr>
                <w:color w:val="000000"/>
              </w:rPr>
            </w:pPr>
            <w:r w:rsidRPr="00DC5789">
              <w:rPr>
                <w:color w:val="000000"/>
              </w:rPr>
              <w:t>This area combines lakeshore fishing villages with scattered mining camps; lake storms, lightning, pit collapse and water-borne disease are the recurring risks.</w:t>
            </w:r>
          </w:p>
          <w:p w14:paraId="06A13EE4" w14:textId="77777777" w:rsidR="000343A2" w:rsidRDefault="00DC5789" w:rsidP="00DC5789">
            <w:pPr>
              <w:pStyle w:val="ListParagraph"/>
              <w:numPr>
                <w:ilvl w:val="0"/>
                <w:numId w:val="1"/>
              </w:numPr>
              <w:jc w:val="both"/>
              <w:rPr>
                <w:ins w:id="1065" w:author="Bonephace Kaijage" w:date="2026-10-11T06:50:00Z" w16du:dateUtc="2026-10-11T03:50:00Z"/>
                <w:bCs/>
                <w:color w:val="000000"/>
              </w:rPr>
            </w:pPr>
            <w:r>
              <w:rPr>
                <w:bCs/>
                <w:color w:val="000000"/>
              </w:rPr>
              <w:t>For those living and working here, it helps to</w:t>
            </w:r>
            <w:r w:rsidR="002A1887" w:rsidRPr="00DC5789">
              <w:rPr>
                <w:bCs/>
                <w:color w:val="000000"/>
              </w:rPr>
              <w:t xml:space="preserve"> follow safe boating and pit-safety practice, keep latrines away from water sources and know your nearest safe shelter.</w:t>
            </w:r>
          </w:p>
          <w:p w14:paraId="6F6A8D6A" w14:textId="0D049AE5" w:rsidR="000343A2" w:rsidRDefault="00FE0A4D" w:rsidP="00DC5789">
            <w:pPr>
              <w:pStyle w:val="ListParagraph"/>
              <w:numPr>
                <w:ilvl w:val="0"/>
                <w:numId w:val="1"/>
              </w:numPr>
              <w:jc w:val="both"/>
              <w:rPr>
                <w:ins w:id="1066" w:author="Bonephace Kaijage" w:date="2026-10-11T06:50:00Z" w16du:dateUtc="2026-10-11T03:50:00Z"/>
                <w:bCs/>
                <w:color w:val="000000"/>
              </w:rPr>
            </w:pPr>
            <w:ins w:id="1067" w:author="Bonephace Kaijage" w:date="2026-10-14T05:55:00Z" w16du:dateUtc="2026-10-14T03:55:00Z">
              <w:r>
                <w:rPr>
                  <w:bCs/>
                  <w:color w:val="000000"/>
                </w:rPr>
                <w:t>What raises the risk: putting up camps on the lake edge or beside unfenced pits, sharing one water source for drinking, washing and ore processing, and ignoring storm signs to finish a shift.</w:t>
              </w:r>
            </w:ins>
          </w:p>
          <w:p w14:paraId="72F998DC" w14:textId="77777777" w:rsidR="00FE0A4D" w:rsidRDefault="000343A2" w:rsidP="00DC5789">
            <w:pPr>
              <w:pStyle w:val="ListParagraph"/>
              <w:numPr>
                <w:ilvl w:val="0"/>
                <w:numId w:val="1"/>
              </w:numPr>
              <w:jc w:val="both"/>
              <w:rPr>
                <w:ins w:id="1068" w:author="Bonephace Kaijage" w:date="2026-10-14T05:58:00Z" w16du:dateUtc="2026-10-14T03:58:00Z"/>
                <w:bCs/>
                <w:color w:val="000000"/>
              </w:rPr>
            </w:pPr>
            <w:ins w:id="1069" w:author="Bonephace Kaijage" w:date="2026-10-11T06:50:00Z" w16du:dateUtc="2026-10-11T03:50:00Z">
              <w:r>
                <w:rPr>
                  <w:bCs/>
                  <w:color w:val="000000"/>
                </w:rPr>
                <w:t>Agree in each village and camp where people gather when a storm, a collapse or an outbreak is reported, and move there as soon as the warning is given, taking water and documents with you.</w:t>
              </w:r>
            </w:ins>
          </w:p>
          <w:p w14:paraId="53785764" w14:textId="6C6A3178" w:rsidR="002A1887" w:rsidRPr="00DC5789" w:rsidRDefault="00FE0A4D" w:rsidP="00DC5789">
            <w:pPr>
              <w:pStyle w:val="ListParagraph"/>
              <w:numPr>
                <w:ilvl w:val="0"/>
                <w:numId w:val="1"/>
              </w:numPr>
              <w:jc w:val="both"/>
              <w:rPr>
                <w:bCs/>
                <w:color w:val="000000"/>
              </w:rPr>
            </w:pPr>
            <w:ins w:id="1070" w:author="Bonephace Kaijage" w:date="2026-10-14T05:58:00Z" w16du:dateUtc="2026-10-14T03:58:00Z">
              <w:r>
                <w:rPr>
                  <w:bCs/>
                  <w:color w:val="000000"/>
                </w:rPr>
                <w:t>Agree who will help anyone in the household who cannot move, see or hear a warning on their own.</w:t>
              </w:r>
            </w:ins>
          </w:p>
        </w:tc>
        <w:tc>
          <w:tcPr>
            <w:tcW w:w="3325" w:type="dxa"/>
          </w:tcPr>
          <w:p w14:paraId="23982686" w14:textId="0CCD8BA8" w:rsidR="002A1887" w:rsidRPr="00DC5789" w:rsidRDefault="002A1887" w:rsidP="00DC5789">
            <w:pPr>
              <w:pStyle w:val="ListParagraph"/>
              <w:numPr>
                <w:ilvl w:val="0"/>
                <w:numId w:val="1"/>
              </w:numPr>
              <w:jc w:val="both"/>
              <w:rPr>
                <w:color w:val="000000"/>
              </w:rPr>
            </w:pPr>
            <w:r w:rsidRPr="00DC5789">
              <w:rPr>
                <w:color w:val="000000"/>
              </w:rPr>
              <w:t>Eneo hili linachanganya vijiji vya wavuvi vya ufukweni na kambi za uchimbaji zilizotawanyika; dhoruba za ziwani, radi, kubomoka kwa mashimo na magonjwa yatokanayo na maji ni hatari za mara kwa mara.</w:t>
            </w:r>
          </w:p>
          <w:p w14:paraId="5269B26E" w14:textId="77777777" w:rsidR="000343A2" w:rsidRDefault="00DC5789" w:rsidP="00DC5789">
            <w:pPr>
              <w:pStyle w:val="ListParagraph"/>
              <w:numPr>
                <w:ilvl w:val="0"/>
                <w:numId w:val="1"/>
              </w:numPr>
              <w:jc w:val="both"/>
              <w:rPr>
                <w:ins w:id="1071" w:author="Bonephace Kaijage" w:date="2026-10-11T06:50:00Z" w16du:dateUtc="2026-10-11T03:50:00Z"/>
                <w:bCs/>
                <w:color w:val="000000"/>
              </w:rPr>
            </w:pPr>
            <w:r>
              <w:rPr>
                <w:bCs/>
                <w:color w:val="000000"/>
              </w:rPr>
              <w:t>Kwa wanaoishi na kufanya kazi hapa, ni vyema</w:t>
            </w:r>
            <w:r w:rsidR="002A1887" w:rsidRPr="00DC5789">
              <w:rPr>
                <w:bCs/>
                <w:color w:val="000000"/>
              </w:rPr>
              <w:t xml:space="preserve"> kufuata usalama wa vyombo vya majini na wa mashimo, kujenga vyoo mbali na vyanzo vya maji na kufahamu mahali salama pa kujikinga karibu nanyi.</w:t>
            </w:r>
          </w:p>
          <w:p w14:paraId="5D8CEDFA" w14:textId="7DAB470D" w:rsidR="000343A2" w:rsidRDefault="00FE0A4D" w:rsidP="00DC5789">
            <w:pPr>
              <w:pStyle w:val="ListParagraph"/>
              <w:numPr>
                <w:ilvl w:val="0"/>
                <w:numId w:val="1"/>
              </w:numPr>
              <w:jc w:val="both"/>
              <w:rPr>
                <w:ins w:id="1072" w:author="Bonephace Kaijage" w:date="2026-10-11T06:50:00Z" w16du:dateUtc="2026-10-11T03:50:00Z"/>
                <w:bCs/>
                <w:color w:val="000000"/>
              </w:rPr>
            </w:pPr>
            <w:ins w:id="1073" w:author="Bonephace Kaijage" w:date="2026-10-14T05:55:00Z" w16du:dateUtc="2026-10-14T03:55:00Z">
              <w:r>
                <w:rPr>
                  <w:bCs/>
                  <w:color w:val="000000"/>
                </w:rPr>
                <w:t>Kinachoongeza hatari: kuweka kambi ukingoni mwa ziwa au kando ya mashimo yasiyo na uzio, kutumia chanzo kimoja cha maji kwa kunywa, kuosha na kuchenjua madini, na kupuuza dalili za dhoruba ili kumaliza zamu.</w:t>
              </w:r>
            </w:ins>
          </w:p>
          <w:p w14:paraId="239247FA" w14:textId="77777777" w:rsidR="00FE0A4D" w:rsidRDefault="000343A2" w:rsidP="00DC5789">
            <w:pPr>
              <w:pStyle w:val="ListParagraph"/>
              <w:numPr>
                <w:ilvl w:val="0"/>
                <w:numId w:val="1"/>
              </w:numPr>
              <w:jc w:val="both"/>
              <w:rPr>
                <w:ins w:id="1074" w:author="Bonephace Kaijage" w:date="2026-10-14T05:58:00Z" w16du:dateUtc="2026-10-14T03:58:00Z"/>
                <w:bCs/>
                <w:color w:val="000000"/>
              </w:rPr>
            </w:pPr>
            <w:ins w:id="1075" w:author="Bonephace Kaijage" w:date="2026-10-11T06:50:00Z" w16du:dateUtc="2026-10-11T03:50:00Z">
              <w:r>
                <w:rPr>
                  <w:bCs/>
                  <w:color w:val="000000"/>
                </w:rPr>
                <w:t xml:space="preserve">Kubalianeni kila kijiji na kambi mahali watu watakapokusanyika dhoruba, kubomoka au </w:t>
              </w:r>
              <w:r>
                <w:rPr>
                  <w:bCs/>
                  <w:color w:val="000000"/>
                </w:rPr>
                <w:lastRenderedPageBreak/>
                <w:t>mlipuko wa ugonjwa unaporipotiwa, na hamieni huko mara tahadhari inapotolewa, mkichukua maji na nyaraka.</w:t>
              </w:r>
            </w:ins>
          </w:p>
          <w:p w14:paraId="4ABD7477" w14:textId="3DE019A3" w:rsidR="002A1887" w:rsidRPr="00DC5789" w:rsidRDefault="00FE0A4D" w:rsidP="00DC5789">
            <w:pPr>
              <w:pStyle w:val="ListParagraph"/>
              <w:numPr>
                <w:ilvl w:val="0"/>
                <w:numId w:val="1"/>
              </w:numPr>
              <w:jc w:val="both"/>
              <w:rPr>
                <w:bCs/>
                <w:color w:val="000000"/>
              </w:rPr>
            </w:pPr>
            <w:ins w:id="1076"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1B2E0C3E" w14:textId="77777777" w:rsidTr="002A1887">
        <w:tc>
          <w:tcPr>
            <w:tcW w:w="3420" w:type="dxa"/>
          </w:tcPr>
          <w:p w14:paraId="1B4E59D4" w14:textId="53A95F87" w:rsidR="002A1887" w:rsidRPr="002A1887" w:rsidRDefault="002A1887" w:rsidP="002A1887">
            <w:pPr>
              <w:pStyle w:val="ListParagraph"/>
              <w:numPr>
                <w:ilvl w:val="0"/>
                <w:numId w:val="1"/>
              </w:numPr>
              <w:jc w:val="both"/>
              <w:rPr>
                <w:color w:val="000000"/>
              </w:rPr>
            </w:pPr>
            <w:r w:rsidRPr="002A1887">
              <w:rPr>
                <w:color w:val="000000"/>
              </w:rPr>
              <w:lastRenderedPageBreak/>
              <w:t>Mbogwe: mining sites and seasonal streams</w:t>
            </w:r>
          </w:p>
        </w:tc>
        <w:tc>
          <w:tcPr>
            <w:tcW w:w="3235" w:type="dxa"/>
          </w:tcPr>
          <w:p w14:paraId="27D8D25D" w14:textId="23C297BC" w:rsidR="002A1887" w:rsidRPr="002A1887" w:rsidRDefault="002A1887" w:rsidP="002A1887">
            <w:pPr>
              <w:pStyle w:val="ListParagraph"/>
              <w:numPr>
                <w:ilvl w:val="0"/>
                <w:numId w:val="1"/>
              </w:numPr>
              <w:jc w:val="both"/>
              <w:rPr>
                <w:color w:val="000000"/>
              </w:rPr>
            </w:pPr>
            <w:r w:rsidRPr="002A1887">
              <w:rPr>
                <w:color w:val="000000"/>
              </w:rPr>
              <w:t>Mbogwe: maeneo ya uchimbaji na vijito vya msimu</w:t>
            </w:r>
          </w:p>
        </w:tc>
        <w:tc>
          <w:tcPr>
            <w:tcW w:w="3605" w:type="dxa"/>
          </w:tcPr>
          <w:p w14:paraId="78D83888" w14:textId="03AE60FD" w:rsidR="002A1887" w:rsidRPr="00DC5789" w:rsidRDefault="002A1887" w:rsidP="00DC5789">
            <w:pPr>
              <w:pStyle w:val="ListParagraph"/>
              <w:numPr>
                <w:ilvl w:val="0"/>
                <w:numId w:val="1"/>
              </w:numPr>
              <w:jc w:val="both"/>
              <w:rPr>
                <w:color w:val="000000"/>
              </w:rPr>
            </w:pPr>
            <w:r w:rsidRPr="00DC5789">
              <w:rPr>
                <w:color w:val="000000"/>
              </w:rPr>
              <w:t>This area has artisanal mining along seasonal streams; heavy rain floods pits and diggings, washes out access roads and spreads silt over farmland.</w:t>
            </w:r>
          </w:p>
          <w:p w14:paraId="00BEA87D" w14:textId="77777777" w:rsidR="000343A2" w:rsidRDefault="00DC5789" w:rsidP="00DC5789">
            <w:pPr>
              <w:pStyle w:val="ListParagraph"/>
              <w:numPr>
                <w:ilvl w:val="0"/>
                <w:numId w:val="1"/>
              </w:numPr>
              <w:jc w:val="both"/>
              <w:rPr>
                <w:ins w:id="1077" w:author="Bonephace Kaijage" w:date="2026-10-11T06:50:00Z" w16du:dateUtc="2026-10-11T03:50:00Z"/>
                <w:bCs/>
                <w:color w:val="000000"/>
              </w:rPr>
            </w:pPr>
            <w:r>
              <w:rPr>
                <w:bCs/>
                <w:color w:val="000000"/>
              </w:rPr>
              <w:t>For those mining and farming here, it helps to</w:t>
            </w:r>
            <w:r w:rsidR="002A1887" w:rsidRPr="00DC5789">
              <w:rPr>
                <w:bCs/>
                <w:color w:val="000000"/>
              </w:rPr>
              <w:t xml:space="preserve"> divert run-off away from pits, backfill worked-out diggings and keep stream channels clear.</w:t>
            </w:r>
          </w:p>
          <w:p w14:paraId="51BB7C36" w14:textId="404D54D0" w:rsidR="000343A2" w:rsidRDefault="00FE0A4D" w:rsidP="00DC5789">
            <w:pPr>
              <w:pStyle w:val="ListParagraph"/>
              <w:numPr>
                <w:ilvl w:val="0"/>
                <w:numId w:val="1"/>
              </w:numPr>
              <w:jc w:val="both"/>
              <w:rPr>
                <w:ins w:id="1078" w:author="Bonephace Kaijage" w:date="2026-10-11T06:50:00Z" w16du:dateUtc="2026-10-11T03:50:00Z"/>
                <w:bCs/>
                <w:color w:val="000000"/>
              </w:rPr>
            </w:pPr>
            <w:ins w:id="1079" w:author="Bonephace Kaijage" w:date="2026-10-14T05:55:00Z" w16du:dateUtc="2026-10-14T03:55:00Z">
              <w:r>
                <w:rPr>
                  <w:bCs/>
                  <w:color w:val="000000"/>
                </w:rPr>
                <w:t>What raises the risk: digging in the stream bed itself, leaving worked-out pits open to fill with water, and piling tailings where the first storm will wash them onto fields.</w:t>
              </w:r>
            </w:ins>
          </w:p>
          <w:p w14:paraId="2DDFDE85" w14:textId="77777777" w:rsidR="00FE0A4D" w:rsidRDefault="000343A2" w:rsidP="00DC5789">
            <w:pPr>
              <w:pStyle w:val="ListParagraph"/>
              <w:numPr>
                <w:ilvl w:val="0"/>
                <w:numId w:val="1"/>
              </w:numPr>
              <w:jc w:val="both"/>
              <w:rPr>
                <w:ins w:id="1080" w:author="Bonephace Kaijage" w:date="2026-10-14T05:58:00Z" w16du:dateUtc="2026-10-14T03:58:00Z"/>
                <w:bCs/>
                <w:color w:val="000000"/>
              </w:rPr>
            </w:pPr>
            <w:ins w:id="1081" w:author="Bonephace Kaijage" w:date="2026-10-11T06:50:00Z" w16du:dateUtc="2026-10-11T03:50:00Z">
              <w:r>
                <w:rPr>
                  <w:bCs/>
                  <w:color w:val="000000"/>
                </w:rPr>
                <w:t>Know the firm ground above the stream that you will move to, and leave the diggings and the stream crossings as soon as rain starts upstream; a dry channel can fill within the hour.</w:t>
              </w:r>
            </w:ins>
          </w:p>
          <w:p w14:paraId="440B040A" w14:textId="0068586E" w:rsidR="002A1887" w:rsidRPr="00DC5789" w:rsidRDefault="00FE0A4D" w:rsidP="00DC5789">
            <w:pPr>
              <w:pStyle w:val="ListParagraph"/>
              <w:numPr>
                <w:ilvl w:val="0"/>
                <w:numId w:val="1"/>
              </w:numPr>
              <w:jc w:val="both"/>
              <w:rPr>
                <w:bCs/>
                <w:color w:val="000000"/>
              </w:rPr>
            </w:pPr>
            <w:ins w:id="1082" w:author="Bonephace Kaijage" w:date="2026-10-14T05:58:00Z" w16du:dateUtc="2026-10-14T03:58:00Z">
              <w:r>
                <w:rPr>
                  <w:bCs/>
                  <w:color w:val="000000"/>
                </w:rPr>
                <w:t>Agree who will help anyone in the household who cannot move, see or hear a warning on their own.</w:t>
              </w:r>
            </w:ins>
          </w:p>
        </w:tc>
        <w:tc>
          <w:tcPr>
            <w:tcW w:w="3325" w:type="dxa"/>
          </w:tcPr>
          <w:p w14:paraId="325F6E88" w14:textId="468DBAB5" w:rsidR="002A1887" w:rsidRPr="00DC5789" w:rsidRDefault="002A1887" w:rsidP="00DC5789">
            <w:pPr>
              <w:pStyle w:val="ListParagraph"/>
              <w:numPr>
                <w:ilvl w:val="0"/>
                <w:numId w:val="1"/>
              </w:numPr>
              <w:jc w:val="both"/>
              <w:rPr>
                <w:color w:val="000000"/>
              </w:rPr>
            </w:pPr>
            <w:r w:rsidRPr="00DC5789">
              <w:rPr>
                <w:color w:val="000000"/>
              </w:rPr>
              <w:t>Eneo hili lina uchimbaji mdogo kando ya vijito vya msimu; mvua kubwa hujaza maji mashimo, husomba barabara za kufikia na husambaza tope mashambani.</w:t>
            </w:r>
          </w:p>
          <w:p w14:paraId="0A5620CE" w14:textId="77777777" w:rsidR="000343A2" w:rsidRDefault="00DC5789" w:rsidP="00DC5789">
            <w:pPr>
              <w:pStyle w:val="ListParagraph"/>
              <w:numPr>
                <w:ilvl w:val="0"/>
                <w:numId w:val="1"/>
              </w:numPr>
              <w:jc w:val="both"/>
              <w:rPr>
                <w:ins w:id="1083" w:author="Bonephace Kaijage" w:date="2026-10-11T06:50:00Z" w16du:dateUtc="2026-10-11T03:50:00Z"/>
                <w:bCs/>
                <w:color w:val="000000"/>
              </w:rPr>
            </w:pPr>
            <w:r>
              <w:rPr>
                <w:bCs/>
                <w:color w:val="000000"/>
              </w:rPr>
              <w:t>Kwa wanaochimba na kulima hapa, ni vyema</w:t>
            </w:r>
            <w:r w:rsidR="002A1887" w:rsidRPr="00DC5789">
              <w:rPr>
                <w:bCs/>
                <w:color w:val="000000"/>
              </w:rPr>
              <w:t xml:space="preserve"> kuelekeza maji mbali na mashimo, kufukia mashimo yaliyokwisha chimbwa na kuweka mikondo ya vijito wazi.</w:t>
            </w:r>
          </w:p>
          <w:p w14:paraId="04C3D9A5" w14:textId="40F238D8" w:rsidR="000343A2" w:rsidRDefault="00FE0A4D" w:rsidP="00DC5789">
            <w:pPr>
              <w:pStyle w:val="ListParagraph"/>
              <w:numPr>
                <w:ilvl w:val="0"/>
                <w:numId w:val="1"/>
              </w:numPr>
              <w:jc w:val="both"/>
              <w:rPr>
                <w:ins w:id="1084" w:author="Bonephace Kaijage" w:date="2026-10-11T06:50:00Z" w16du:dateUtc="2026-10-11T03:50:00Z"/>
                <w:bCs/>
                <w:color w:val="000000"/>
              </w:rPr>
            </w:pPr>
            <w:ins w:id="1085" w:author="Bonephace Kaijage" w:date="2026-10-14T05:55:00Z" w16du:dateUtc="2026-10-14T03:55:00Z">
              <w:r>
                <w:rPr>
                  <w:bCs/>
                  <w:color w:val="000000"/>
                </w:rPr>
                <w:t>Kinachoongeza hatari: kuchimba ndani ya mkondo wa kijito wenyewe, kuacha mashimo yaliyokwisha wazi yajae maji, na kurundika mabaki mahali ambapo dhoruba ya kwanza itayasomba mashambani.</w:t>
              </w:r>
            </w:ins>
          </w:p>
          <w:p w14:paraId="4D3A9DFD" w14:textId="77777777" w:rsidR="00FE0A4D" w:rsidRDefault="000343A2" w:rsidP="00DC5789">
            <w:pPr>
              <w:pStyle w:val="ListParagraph"/>
              <w:numPr>
                <w:ilvl w:val="0"/>
                <w:numId w:val="1"/>
              </w:numPr>
              <w:jc w:val="both"/>
              <w:rPr>
                <w:ins w:id="1086" w:author="Bonephace Kaijage" w:date="2026-10-14T05:58:00Z" w16du:dateUtc="2026-10-14T03:58:00Z"/>
                <w:bCs/>
                <w:color w:val="000000"/>
              </w:rPr>
            </w:pPr>
            <w:ins w:id="1087" w:author="Bonephace Kaijage" w:date="2026-10-11T06:50:00Z" w16du:dateUtc="2026-10-11T03:50:00Z">
              <w:r>
                <w:rPr>
                  <w:bCs/>
                  <w:color w:val="000000"/>
                </w:rPr>
                <w:t>Fahamu ardhi imara juu ya kijito utakayohamia, na ondoka kwenye machimbo na vivuko mara mvua inapoanza juu ya mto; mkondo mkavu unaweza kujaa ndani ya saa moja.</w:t>
              </w:r>
            </w:ins>
          </w:p>
          <w:p w14:paraId="75A6CDB2" w14:textId="5CCBD5F7" w:rsidR="002A1887" w:rsidRPr="00DC5789" w:rsidRDefault="00FE0A4D" w:rsidP="00DC5789">
            <w:pPr>
              <w:pStyle w:val="ListParagraph"/>
              <w:numPr>
                <w:ilvl w:val="0"/>
                <w:numId w:val="1"/>
              </w:numPr>
              <w:jc w:val="both"/>
              <w:rPr>
                <w:bCs/>
                <w:color w:val="000000"/>
              </w:rPr>
            </w:pPr>
            <w:ins w:id="1088" w:author="Bonephace Kaijage" w:date="2026-10-14T05:58:00Z" w16du:dateUtc="2026-10-14T03:58:00Z">
              <w:r>
                <w:rPr>
                  <w:bCs/>
                  <w:color w:val="000000"/>
                </w:rPr>
                <w:t xml:space="preserve">Kubalianeni nani atamsaidia yeyote katika </w:t>
              </w:r>
              <w:r>
                <w:rPr>
                  <w:bCs/>
                  <w:color w:val="000000"/>
                </w:rPr>
                <w:lastRenderedPageBreak/>
                <w:t>kaya asiyeweza kuondoka, kuona au kusikia tahadhari peke yake.</w:t>
              </w:r>
            </w:ins>
          </w:p>
        </w:tc>
      </w:tr>
      <w:tr w:rsidR="002A1887" w:rsidRPr="002A1887" w14:paraId="53CB80E5" w14:textId="77777777" w:rsidTr="002A1887">
        <w:tc>
          <w:tcPr>
            <w:tcW w:w="3420" w:type="dxa"/>
          </w:tcPr>
          <w:p w14:paraId="509873A0" w14:textId="505022AF" w:rsidR="002A1887" w:rsidRPr="002A1887" w:rsidRDefault="002A1887" w:rsidP="002A1887">
            <w:pPr>
              <w:pStyle w:val="ListParagraph"/>
              <w:numPr>
                <w:ilvl w:val="0"/>
                <w:numId w:val="1"/>
              </w:numPr>
              <w:jc w:val="both"/>
              <w:rPr>
                <w:color w:val="000000"/>
              </w:rPr>
            </w:pPr>
            <w:r w:rsidRPr="002A1887">
              <w:rPr>
                <w:color w:val="000000"/>
              </w:rPr>
              <w:lastRenderedPageBreak/>
              <w:t>Nyang'hwale: mining villages</w:t>
            </w:r>
          </w:p>
        </w:tc>
        <w:tc>
          <w:tcPr>
            <w:tcW w:w="3235" w:type="dxa"/>
          </w:tcPr>
          <w:p w14:paraId="03989772" w14:textId="2D4F6D6A" w:rsidR="002A1887" w:rsidRPr="002A1887" w:rsidRDefault="002A1887" w:rsidP="002A1887">
            <w:pPr>
              <w:pStyle w:val="ListParagraph"/>
              <w:numPr>
                <w:ilvl w:val="0"/>
                <w:numId w:val="1"/>
              </w:numPr>
              <w:jc w:val="both"/>
              <w:rPr>
                <w:color w:val="000000"/>
              </w:rPr>
            </w:pPr>
            <w:r w:rsidRPr="002A1887">
              <w:rPr>
                <w:color w:val="000000"/>
              </w:rPr>
              <w:t>Nyang'hwale: vijiji vya uchimbaji</w:t>
            </w:r>
          </w:p>
        </w:tc>
        <w:tc>
          <w:tcPr>
            <w:tcW w:w="3605" w:type="dxa"/>
          </w:tcPr>
          <w:p w14:paraId="7564CE35" w14:textId="419606BA" w:rsidR="002A1887" w:rsidRPr="00DC5789" w:rsidRDefault="002A1887" w:rsidP="00DC5789">
            <w:pPr>
              <w:pStyle w:val="ListParagraph"/>
              <w:numPr>
                <w:ilvl w:val="0"/>
                <w:numId w:val="1"/>
              </w:numPr>
              <w:jc w:val="both"/>
              <w:rPr>
                <w:color w:val="000000"/>
              </w:rPr>
            </w:pPr>
            <w:r w:rsidRPr="00DC5789">
              <w:rPr>
                <w:color w:val="000000"/>
              </w:rPr>
              <w:t>This area has many small mining villages with temporary housing; pit collapse, lightning, fire and contaminated water are common, especially in the rainy season.</w:t>
            </w:r>
          </w:p>
          <w:p w14:paraId="12209553" w14:textId="77777777" w:rsidR="000343A2" w:rsidRDefault="00DC5789" w:rsidP="00DC5789">
            <w:pPr>
              <w:pStyle w:val="ListParagraph"/>
              <w:numPr>
                <w:ilvl w:val="0"/>
                <w:numId w:val="1"/>
              </w:numPr>
              <w:jc w:val="both"/>
              <w:rPr>
                <w:ins w:id="1089" w:author="Bonephace Kaijage" w:date="2026-10-11T06:50:00Z" w16du:dateUtc="2026-10-11T03:50:00Z"/>
                <w:bCs/>
                <w:color w:val="000000"/>
              </w:rPr>
            </w:pPr>
            <w:r>
              <w:rPr>
                <w:bCs/>
                <w:color w:val="000000"/>
              </w:rPr>
              <w:t>For those living and mining here, it helps to</w:t>
            </w:r>
            <w:r w:rsidR="002A1887" w:rsidRPr="00DC5789">
              <w:rPr>
                <w:bCs/>
                <w:color w:val="000000"/>
              </w:rPr>
              <w:t xml:space="preserve"> strengthen pit walls, build shelters with safe wiring and lightning protection and treat or boil drinking water.</w:t>
            </w:r>
          </w:p>
          <w:p w14:paraId="23E91C55" w14:textId="24445A2D" w:rsidR="000343A2" w:rsidRDefault="00FE0A4D" w:rsidP="00DC5789">
            <w:pPr>
              <w:pStyle w:val="ListParagraph"/>
              <w:numPr>
                <w:ilvl w:val="0"/>
                <w:numId w:val="1"/>
              </w:numPr>
              <w:jc w:val="both"/>
              <w:rPr>
                <w:ins w:id="1090" w:author="Bonephace Kaijage" w:date="2026-10-11T06:50:00Z" w16du:dateUtc="2026-10-11T03:50:00Z"/>
                <w:bCs/>
                <w:color w:val="000000"/>
              </w:rPr>
            </w:pPr>
            <w:ins w:id="1091" w:author="Bonephace Kaijage" w:date="2026-10-14T05:55:00Z" w16du:dateUtc="2026-10-14T03:55:00Z">
              <w:r>
                <w:rPr>
                  <w:bCs/>
                  <w:color w:val="000000"/>
                </w:rPr>
                <w:t>What raises the risk: crowding temporary houses against pit edges, cooking and charging phones on loose wiring in grass-roofed shelters, and digging latrines next to the wells.</w:t>
              </w:r>
            </w:ins>
          </w:p>
          <w:p w14:paraId="2716F02D" w14:textId="77777777" w:rsidR="00FE0A4D" w:rsidRDefault="000343A2" w:rsidP="00DC5789">
            <w:pPr>
              <w:pStyle w:val="ListParagraph"/>
              <w:numPr>
                <w:ilvl w:val="0"/>
                <w:numId w:val="1"/>
              </w:numPr>
              <w:jc w:val="both"/>
              <w:rPr>
                <w:ins w:id="1092" w:author="Bonephace Kaijage" w:date="2026-10-14T05:58:00Z" w16du:dateUtc="2026-10-14T03:58:00Z"/>
                <w:bCs/>
                <w:color w:val="000000"/>
              </w:rPr>
            </w:pPr>
            <w:ins w:id="1093" w:author="Bonephace Kaijage" w:date="2026-10-11T06:50:00Z" w16du:dateUtc="2026-10-11T03:50:00Z">
              <w:r>
                <w:rPr>
                  <w:bCs/>
                  <w:color w:val="000000"/>
                </w:rPr>
                <w:t>Know the open, firm ground away from the pits where your village gathers after a collapse or fire, and the nearest solid building for shelter in a thunderstorm; move there as soon as the alarm is raised and account for every worker before dark.</w:t>
              </w:r>
            </w:ins>
          </w:p>
          <w:p w14:paraId="0FF6AD7C" w14:textId="3608C44B" w:rsidR="002A1887" w:rsidRPr="00DC5789" w:rsidRDefault="00FE0A4D" w:rsidP="00DC5789">
            <w:pPr>
              <w:pStyle w:val="ListParagraph"/>
              <w:numPr>
                <w:ilvl w:val="0"/>
                <w:numId w:val="1"/>
              </w:numPr>
              <w:jc w:val="both"/>
              <w:rPr>
                <w:bCs/>
                <w:color w:val="000000"/>
              </w:rPr>
            </w:pPr>
            <w:ins w:id="1094" w:author="Bonephace Kaijage" w:date="2026-10-14T05:58:00Z" w16du:dateUtc="2026-10-14T03:58:00Z">
              <w:r>
                <w:rPr>
                  <w:bCs/>
                  <w:color w:val="000000"/>
                </w:rPr>
                <w:t>Agree who will help anyone in the household who cannot move, see or hear a warning on their own.</w:t>
              </w:r>
            </w:ins>
          </w:p>
        </w:tc>
        <w:tc>
          <w:tcPr>
            <w:tcW w:w="3325" w:type="dxa"/>
          </w:tcPr>
          <w:p w14:paraId="548E29C6" w14:textId="206B5BC5" w:rsidR="002A1887" w:rsidRPr="00DC5789" w:rsidRDefault="002A1887" w:rsidP="00DC5789">
            <w:pPr>
              <w:pStyle w:val="ListParagraph"/>
              <w:numPr>
                <w:ilvl w:val="0"/>
                <w:numId w:val="1"/>
              </w:numPr>
              <w:jc w:val="both"/>
              <w:rPr>
                <w:color w:val="000000"/>
              </w:rPr>
            </w:pPr>
            <w:r w:rsidRPr="00DC5789">
              <w:rPr>
                <w:color w:val="000000"/>
              </w:rPr>
              <w:t>Eneo hili lina vijiji vingi vidogo vya uchimbaji vyenye makazi ya muda; kubomoka kwa mashimo, radi, moto na maji machafu ni kawaida, hasa wakati wa mvua.</w:t>
            </w:r>
          </w:p>
          <w:p w14:paraId="3A909913" w14:textId="77777777" w:rsidR="000343A2" w:rsidRDefault="00DC5789" w:rsidP="00DC5789">
            <w:pPr>
              <w:pStyle w:val="ListParagraph"/>
              <w:numPr>
                <w:ilvl w:val="0"/>
                <w:numId w:val="1"/>
              </w:numPr>
              <w:jc w:val="both"/>
              <w:rPr>
                <w:ins w:id="1095" w:author="Bonephace Kaijage" w:date="2026-10-11T06:51:00Z" w16du:dateUtc="2026-10-11T03:51:00Z"/>
                <w:bCs/>
                <w:color w:val="000000"/>
              </w:rPr>
            </w:pPr>
            <w:r>
              <w:rPr>
                <w:bCs/>
                <w:color w:val="000000"/>
              </w:rPr>
              <w:t>Kwa wanaoishi na kuchimba hapa, ni vyema</w:t>
            </w:r>
            <w:r w:rsidR="002A1887" w:rsidRPr="00DC5789">
              <w:rPr>
                <w:bCs/>
                <w:color w:val="000000"/>
              </w:rPr>
              <w:t xml:space="preserve"> kuimarisha kuta za mashimo, kujenga makazi yenye nyaya salama za umeme na kinga ya radi na kutibu au kuchemsha maji ya kunywa.</w:t>
            </w:r>
          </w:p>
          <w:p w14:paraId="2616E919" w14:textId="6D2A2446" w:rsidR="000343A2" w:rsidRDefault="00FE0A4D" w:rsidP="00DC5789">
            <w:pPr>
              <w:pStyle w:val="ListParagraph"/>
              <w:numPr>
                <w:ilvl w:val="0"/>
                <w:numId w:val="1"/>
              </w:numPr>
              <w:jc w:val="both"/>
              <w:rPr>
                <w:ins w:id="1096" w:author="Bonephace Kaijage" w:date="2026-10-11T06:51:00Z" w16du:dateUtc="2026-10-11T03:51:00Z"/>
                <w:bCs/>
                <w:color w:val="000000"/>
              </w:rPr>
            </w:pPr>
            <w:ins w:id="1097" w:author="Bonephace Kaijage" w:date="2026-10-14T05:55:00Z" w16du:dateUtc="2026-10-14T03:55:00Z">
              <w:r>
                <w:rPr>
                  <w:bCs/>
                  <w:color w:val="000000"/>
                </w:rPr>
                <w:t>Kinachoongeza hatari: kusongamanisha nyumba za muda kando ya mashimo, kupika na kuchaji simu kwa nyaya zilizolegea ndani ya vibanda vya nyasi, na kuchimba vyoo karibu na visima.</w:t>
              </w:r>
            </w:ins>
          </w:p>
          <w:p w14:paraId="2407A840" w14:textId="77777777" w:rsidR="00FE0A4D" w:rsidRDefault="000343A2" w:rsidP="00DC5789">
            <w:pPr>
              <w:pStyle w:val="ListParagraph"/>
              <w:numPr>
                <w:ilvl w:val="0"/>
                <w:numId w:val="1"/>
              </w:numPr>
              <w:jc w:val="both"/>
              <w:rPr>
                <w:ins w:id="1098" w:author="Bonephace Kaijage" w:date="2026-10-14T05:58:00Z" w16du:dateUtc="2026-10-14T03:58:00Z"/>
                <w:bCs/>
                <w:color w:val="000000"/>
              </w:rPr>
            </w:pPr>
            <w:ins w:id="1099" w:author="Bonephace Kaijage" w:date="2026-10-11T06:51:00Z" w16du:dateUtc="2026-10-11T03:51:00Z">
              <w:r>
                <w:rPr>
                  <w:bCs/>
                  <w:color w:val="000000"/>
                </w:rPr>
                <w:t>Fahamu uwanja wazi na imara mbali na mashimo ambapo kijiji chenu hukusanyika baada ya kubomoka au moto, na jengo imara la karibu la kujikinga wakati wa radi; hamieni huko mara kengele inapopigwa na hakikisheni kila mfanyakazi amehesabiwa kabla giza halijaingia.</w:t>
              </w:r>
            </w:ins>
          </w:p>
          <w:p w14:paraId="056A22F3" w14:textId="54CE59FE" w:rsidR="002A1887" w:rsidRPr="00DC5789" w:rsidRDefault="00FE0A4D" w:rsidP="00DC5789">
            <w:pPr>
              <w:pStyle w:val="ListParagraph"/>
              <w:numPr>
                <w:ilvl w:val="0"/>
                <w:numId w:val="1"/>
              </w:numPr>
              <w:jc w:val="both"/>
              <w:rPr>
                <w:bCs/>
                <w:color w:val="000000"/>
              </w:rPr>
            </w:pPr>
            <w:ins w:id="1100" w:author="Bonephace Kaijage" w:date="2026-10-14T05:58:00Z" w16du:dateUtc="2026-10-14T03:58:00Z">
              <w:r>
                <w:rPr>
                  <w:bCs/>
                  <w:color w:val="000000"/>
                </w:rPr>
                <w:t xml:space="preserve">Kubalianeni nani atamsaidia yeyote katika kaya asiyeweza kuondoka, </w:t>
              </w:r>
              <w:r>
                <w:rPr>
                  <w:bCs/>
                  <w:color w:val="000000"/>
                </w:rPr>
                <w:lastRenderedPageBreak/>
                <w:t>kuona au kusikia tahadhari peke yake.</w:t>
              </w:r>
            </w:ins>
          </w:p>
        </w:tc>
      </w:tr>
    </w:tbl>
    <w:p w14:paraId="07C08852" w14:textId="77777777" w:rsidR="00FE0A4D" w:rsidRPr="00FE0A4D" w:rsidRDefault="00FE0A4D" w:rsidP="00FE0A4D">
      <w:pPr>
        <w:spacing w:after="120"/>
        <w:rPr>
          <w:ins w:id="1101" w:author="Bonephace Kaijage" w:date="2026-10-14T06:01:00Z" w16du:dateUtc="2026-10-14T04:01:00Z"/>
          <w:i/>
          <w:sz w:val="18"/>
          <w:rPrChange w:id="1102" w:author="Bonephace Kaijage" w:date="2026-10-14T06:01:00Z" w16du:dateUtc="2026-10-14T04:01:00Z">
            <w:rPr>
              <w:ins w:id="1103" w:author="Bonephace Kaijage" w:date="2026-10-14T06:01:00Z" w16du:dateUtc="2026-10-14T04:01:00Z"/>
            </w:rPr>
          </w:rPrChange>
        </w:rPr>
        <w:pPrChange w:id="1104" w:author="Bonephace Kaijage" w:date="2026-10-14T06:01:00Z" w16du:dateUtc="2026-10-14T04:01:00Z">
          <w:pPr/>
        </w:pPrChange>
      </w:pPr>
      <w:ins w:id="1105" w:author="Bonephace Kaijage" w:date="2026-10-14T06:01:00Z" w16du:dateUtc="2026-10-14T04:01:00Z">
        <w:r w:rsidRPr="00FE0A4D">
          <w:rPr>
            <w:i/>
            <w:sz w:val="18"/>
            <w:rPrChange w:id="1106"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6572483C" w14:textId="1EE30EEE" w:rsidR="002A1887" w:rsidRPr="002A1887" w:rsidRDefault="002A1887" w:rsidP="002A1887">
      <w:pPr>
        <w:rPr>
          <w:color w:val="000000"/>
        </w:rPr>
      </w:pPr>
    </w:p>
    <w:p w14:paraId="4B9C1EA1" w14:textId="6C932EAB" w:rsidR="002A1887" w:rsidRPr="00997D17" w:rsidRDefault="002A1887">
      <w:pPr>
        <w:pStyle w:val="ListParagraph"/>
        <w:rPr>
          <w:sz w:val="22"/>
          <w:szCs w:val="22"/>
        </w:rPr>
      </w:pPr>
    </w:p>
    <w:tbl>
      <w:tblPr>
        <w:tblStyle w:val="TableGrid"/>
        <w:tblW w:w="0" w:type="auto"/>
        <w:tblLook w:val="04A0" w:firstRow="1" w:lastRow="0" w:firstColumn="1" w:lastColumn="0" w:noHBand="0" w:noVBand="1"/>
      </w:tblPr>
      <w:tblGrid>
        <w:gridCol w:w="2248"/>
        <w:gridCol w:w="2194"/>
        <w:gridCol w:w="2232"/>
        <w:gridCol w:w="2213"/>
        <w:gridCol w:w="2250"/>
        <w:gridCol w:w="2533"/>
      </w:tblGrid>
      <w:tr w:rsidR="002066E7" w:rsidRPr="00997D17" w14:paraId="47EB45BB" w14:textId="77777777" w:rsidTr="002066E7">
        <w:trPr>
          <w:tblHeader/>
        </w:trPr>
        <w:tc>
          <w:tcPr>
            <w:tcW w:w="2278" w:type="dxa"/>
          </w:tcPr>
          <w:p w14:paraId="244D474D" w14:textId="29351433" w:rsidR="002066E7" w:rsidRPr="00997D17" w:rsidRDefault="008C6B60" w:rsidP="00FE4152">
            <w:pPr>
              <w:pStyle w:val="ListParagraph"/>
              <w:rPr>
                <w:sz w:val="22"/>
                <w:szCs w:val="22"/>
              </w:rPr>
            </w:pPr>
            <w:r w:rsidRPr="00997D17">
              <w:rPr>
                <w:sz w:val="22"/>
                <w:szCs w:val="22"/>
              </w:rPr>
              <w:t>COUNCIL / HALMASHAURI</w:t>
            </w:r>
          </w:p>
        </w:tc>
        <w:tc>
          <w:tcPr>
            <w:tcW w:w="2278" w:type="dxa"/>
          </w:tcPr>
          <w:p w14:paraId="43B52811" w14:textId="6978515A" w:rsidR="002066E7" w:rsidRPr="00997D17" w:rsidRDefault="002066E7" w:rsidP="00FE4152">
            <w:pPr>
              <w:pStyle w:val="ListParagraph"/>
              <w:rPr>
                <w:sz w:val="22"/>
                <w:szCs w:val="22"/>
              </w:rPr>
            </w:pPr>
            <w:r w:rsidRPr="00997D17">
              <w:rPr>
                <w:sz w:val="22"/>
                <w:szCs w:val="22"/>
              </w:rPr>
              <w:t>LEVEL / NGAZI</w:t>
            </w:r>
          </w:p>
        </w:tc>
        <w:tc>
          <w:tcPr>
            <w:tcW w:w="2278" w:type="dxa"/>
          </w:tcPr>
          <w:p w14:paraId="17CEFEE0" w14:textId="47D5D49E" w:rsidR="002066E7" w:rsidRPr="00997D17" w:rsidRDefault="002066E7" w:rsidP="00FE4152">
            <w:pPr>
              <w:pStyle w:val="ListParagraph"/>
              <w:rPr>
                <w:sz w:val="22"/>
                <w:szCs w:val="22"/>
              </w:rPr>
            </w:pPr>
            <w:r w:rsidRPr="00997D17">
              <w:rPr>
                <w:sz w:val="22"/>
                <w:szCs w:val="22"/>
              </w:rPr>
              <w:t>IMPACT (EN)</w:t>
            </w:r>
          </w:p>
        </w:tc>
        <w:tc>
          <w:tcPr>
            <w:tcW w:w="2278" w:type="dxa"/>
          </w:tcPr>
          <w:p w14:paraId="7B14A406" w14:textId="714A92F4" w:rsidR="002066E7" w:rsidRPr="00997D17" w:rsidRDefault="002066E7" w:rsidP="00FE4152">
            <w:pPr>
              <w:pStyle w:val="ListParagraph"/>
              <w:rPr>
                <w:sz w:val="22"/>
                <w:szCs w:val="22"/>
              </w:rPr>
            </w:pPr>
            <w:r w:rsidRPr="00997D17">
              <w:rPr>
                <w:sz w:val="22"/>
                <w:szCs w:val="22"/>
              </w:rPr>
              <w:t>ATHARI (SW)</w:t>
            </w:r>
          </w:p>
        </w:tc>
        <w:tc>
          <w:tcPr>
            <w:tcW w:w="2279" w:type="dxa"/>
          </w:tcPr>
          <w:p w14:paraId="61E57369" w14:textId="54F48783" w:rsidR="002066E7" w:rsidRPr="00997D17" w:rsidRDefault="002066E7" w:rsidP="00FE4152">
            <w:pPr>
              <w:pStyle w:val="ListParagraph"/>
              <w:rPr>
                <w:sz w:val="22"/>
                <w:szCs w:val="22"/>
              </w:rPr>
            </w:pPr>
            <w:r w:rsidRPr="00997D17">
              <w:rPr>
                <w:sz w:val="22"/>
                <w:szCs w:val="22"/>
              </w:rPr>
              <w:t>ACTION (EN)</w:t>
            </w:r>
          </w:p>
        </w:tc>
        <w:tc>
          <w:tcPr>
            <w:tcW w:w="2279" w:type="dxa"/>
          </w:tcPr>
          <w:p w14:paraId="3A897F74" w14:textId="43FF8395" w:rsidR="002066E7" w:rsidRPr="00997D17" w:rsidRDefault="002066E7" w:rsidP="00FE4152">
            <w:pPr>
              <w:pStyle w:val="ListParagraph"/>
              <w:rPr>
                <w:sz w:val="22"/>
                <w:szCs w:val="22"/>
              </w:rPr>
            </w:pPr>
            <w:r w:rsidRPr="00997D17">
              <w:rPr>
                <w:sz w:val="22"/>
                <w:szCs w:val="22"/>
              </w:rPr>
              <w:t>HATUA (SW)</w:t>
            </w:r>
          </w:p>
        </w:tc>
      </w:tr>
      <w:tr w:rsidR="002066E7" w:rsidRPr="00997D17" w14:paraId="436BC9E9" w14:textId="77777777" w:rsidTr="002066E7">
        <w:tc>
          <w:tcPr>
            <w:tcW w:w="2278" w:type="dxa"/>
          </w:tcPr>
          <w:p w14:paraId="27DEE071" w14:textId="3C67C08C" w:rsidR="002066E7" w:rsidRPr="00997D17" w:rsidRDefault="002066E7" w:rsidP="00FE4152">
            <w:pPr>
              <w:pStyle w:val="ListParagraph"/>
              <w:rPr>
                <w:sz w:val="22"/>
                <w:szCs w:val="22"/>
              </w:rPr>
            </w:pPr>
            <w:r w:rsidRPr="00997D17">
              <w:rPr>
                <w:sz w:val="22"/>
                <w:szCs w:val="22"/>
              </w:rPr>
              <w:t>Geita Town Council</w:t>
            </w:r>
          </w:p>
        </w:tc>
        <w:tc>
          <w:tcPr>
            <w:tcW w:w="2278" w:type="dxa"/>
          </w:tcPr>
          <w:p w14:paraId="2C5509CC" w14:textId="73529765"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55659A2B" w14:textId="70F6B5BC" w:rsidR="002066E7" w:rsidRPr="00997D17" w:rsidRDefault="008C6B60" w:rsidP="00FE4152">
            <w:pPr>
              <w:pStyle w:val="ListParagraph"/>
              <w:rPr>
                <w:sz w:val="22"/>
                <w:szCs w:val="22"/>
              </w:rPr>
            </w:pPr>
            <w:r w:rsidRPr="00997D17">
              <w:rPr>
                <w:sz w:val="22"/>
                <w:szCs w:val="22"/>
              </w:rPr>
              <w:t>Lake Victoria floods and large waves, heavy rain, mining accidents in nearby pits, boat accidents, and cholera. A few roads slippery, a few low homes wet, and lightning where storms build.</w:t>
            </w:r>
          </w:p>
        </w:tc>
        <w:tc>
          <w:tcPr>
            <w:tcW w:w="2278" w:type="dxa"/>
          </w:tcPr>
          <w:p w14:paraId="35D85344" w14:textId="73403848"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7466A462" w14:textId="229AB141" w:rsidR="00F20E47" w:rsidRPr="00997D17" w:rsidRDefault="00275313" w:rsidP="00034217">
            <w:pPr>
              <w:pStyle w:val="ListBullet"/>
              <w:rPr>
                <w:sz w:val="22"/>
                <w:szCs w:val="22"/>
              </w:rPr>
            </w:pPr>
            <w:r w:rsidRPr="00997D17">
              <w:rPr>
                <w:sz w:val="22"/>
                <w:szCs w:val="22"/>
              </w:rPr>
              <w:t>Count every worker at accidents before the shift. No one enters a wet or cracked pit.</w:t>
            </w:r>
          </w:p>
          <w:p w14:paraId="17778C3E" w14:textId="3955650A" w:rsidR="00F20E47" w:rsidRPr="00997D17" w:rsidRDefault="00275313" w:rsidP="00034217">
            <w:pPr>
              <w:pStyle w:val="ListBullet"/>
              <w:rPr>
                <w:sz w:val="22"/>
                <w:szCs w:val="22"/>
              </w:rPr>
            </w:pPr>
            <w:r w:rsidRPr="00997D17">
              <w:rPr>
                <w:sz w:val="22"/>
                <w:szCs w:val="22"/>
              </w:rPr>
              <w:t>Clear drainage around the shaft.</w:t>
            </w:r>
          </w:p>
          <w:p w14:paraId="468E92CC" w14:textId="7CAF840A" w:rsidR="00F20E47" w:rsidRPr="00997D17" w:rsidRDefault="00275313" w:rsidP="00034217">
            <w:pPr>
              <w:pStyle w:val="ListBullet"/>
              <w:rPr>
                <w:sz w:val="22"/>
                <w:szCs w:val="22"/>
              </w:rPr>
            </w:pPr>
            <w:r w:rsidRPr="00997D17">
              <w:rPr>
                <w:sz w:val="22"/>
                <w:szCs w:val="22"/>
              </w:rPr>
              <w:t>The owner keeps the surface register and saves 114 and 190.</w:t>
            </w:r>
          </w:p>
          <w:p w14:paraId="46FF23E8" w14:textId="08FB939E" w:rsidR="002066E7" w:rsidRPr="00997D17" w:rsidRDefault="00275313" w:rsidP="00034217">
            <w:pPr>
              <w:pStyle w:val="ListBullet"/>
              <w:rPr>
                <w:sz w:val="22"/>
                <w:szCs w:val="22"/>
              </w:rPr>
            </w:pPr>
            <w:r w:rsidRPr="00997D17">
              <w:rPr>
                <w:sz w:val="22"/>
                <w:szCs w:val="22"/>
              </w:rPr>
              <w:t>Mark the unsafe hole so children do not play at the edge.</w:t>
            </w:r>
          </w:p>
        </w:tc>
        <w:tc>
          <w:tcPr>
            <w:tcW w:w="2279" w:type="dxa"/>
          </w:tcPr>
          <w:p w14:paraId="184BB8CD" w14:textId="559B580F" w:rsidR="00F20E47" w:rsidRPr="00997D17" w:rsidRDefault="00275313" w:rsidP="00034217">
            <w:pPr>
              <w:pStyle w:val="ListBullet"/>
              <w:rPr>
                <w:sz w:val="22"/>
                <w:szCs w:val="22"/>
              </w:rPr>
            </w:pPr>
            <w:r w:rsidRPr="00997D17">
              <w:rPr>
                <w:sz w:val="22"/>
                <w:szCs w:val="22"/>
              </w:rPr>
              <w:t>Hesabu wafanyakazi. Asingie shimo lililo na maji.</w:t>
            </w:r>
          </w:p>
          <w:p w14:paraId="2D193EFA" w14:textId="40676572" w:rsidR="00F20E47" w:rsidRPr="00997D17" w:rsidRDefault="00275313" w:rsidP="00034217">
            <w:pPr>
              <w:pStyle w:val="ListBullet"/>
              <w:rPr>
                <w:sz w:val="22"/>
                <w:szCs w:val="22"/>
                <w:lang w:val="sv-SE"/>
              </w:rPr>
            </w:pPr>
            <w:r w:rsidRPr="00997D17">
              <w:rPr>
                <w:sz w:val="22"/>
                <w:szCs w:val="22"/>
                <w:lang w:val="sv-SE"/>
              </w:rPr>
              <w:t>Safisha mifereji ya shimo.</w:t>
            </w:r>
          </w:p>
          <w:p w14:paraId="47E14FC5" w14:textId="2857ED7A" w:rsidR="00F20E47" w:rsidRPr="00997D17" w:rsidRDefault="00275313" w:rsidP="00034217">
            <w:pPr>
              <w:pStyle w:val="ListBullet"/>
              <w:rPr>
                <w:sz w:val="22"/>
                <w:szCs w:val="22"/>
                <w:lang w:val="sv-SE"/>
              </w:rPr>
            </w:pPr>
            <w:r w:rsidRPr="00997D17">
              <w:rPr>
                <w:sz w:val="22"/>
                <w:szCs w:val="22"/>
                <w:lang w:val="sv-SE"/>
              </w:rPr>
              <w:t>Mmiliki ashike daftari na ahifadhi 114.</w:t>
            </w:r>
          </w:p>
          <w:p w14:paraId="45114AB5" w14:textId="7B7987B5" w:rsidR="002066E7" w:rsidRPr="00997D17" w:rsidRDefault="00275313" w:rsidP="00034217">
            <w:pPr>
              <w:pStyle w:val="ListBullet"/>
              <w:rPr>
                <w:sz w:val="22"/>
                <w:szCs w:val="22"/>
              </w:rPr>
            </w:pPr>
            <w:r w:rsidRPr="00997D17">
              <w:rPr>
                <w:sz w:val="22"/>
                <w:szCs w:val="22"/>
              </w:rPr>
              <w:t>Weka alama ili watoto wasicheze ukingoni.</w:t>
            </w:r>
          </w:p>
        </w:tc>
      </w:tr>
      <w:tr w:rsidR="002066E7" w:rsidRPr="00997D17" w14:paraId="0A62F8CA" w14:textId="77777777" w:rsidTr="002066E7">
        <w:tc>
          <w:tcPr>
            <w:tcW w:w="2278" w:type="dxa"/>
          </w:tcPr>
          <w:p w14:paraId="16F64E65" w14:textId="77777777" w:rsidR="0055281C" w:rsidRPr="00997D17" w:rsidRDefault="0055281C" w:rsidP="0055281C">
            <w:pPr>
              <w:pStyle w:val="ListParagraph"/>
              <w:rPr>
                <w:sz w:val="22"/>
                <w:szCs w:val="22"/>
              </w:rPr>
            </w:pPr>
            <w:r w:rsidRPr="00997D17">
              <w:rPr>
                <w:sz w:val="22"/>
                <w:szCs w:val="22"/>
              </w:rPr>
              <w:t>Ondoa taka kwenye mitaro na njia za maji kuzunguka makazi.</w:t>
            </w:r>
          </w:p>
          <w:p w14:paraId="3CECC08B"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132815E8" w14:textId="2A87F5C8" w:rsidR="0055281C" w:rsidRPr="00997D17" w:rsidRDefault="0055281C" w:rsidP="0055281C">
            <w:pPr>
              <w:pStyle w:val="ListParagraph"/>
              <w:rPr>
                <w:sz w:val="22"/>
                <w:szCs w:val="22"/>
                <w:lang w:val="sv-SE"/>
              </w:rPr>
            </w:pPr>
            <w:r w:rsidRPr="00997D17">
              <w:rPr>
                <w:sz w:val="22"/>
                <w:szCs w:val="22"/>
                <w:lang w:val="sv-SE"/>
              </w:rPr>
              <w:t>Endesha taratibu ukiwasha taa. Usivuke maji yanayotiririka barabarani.</w:t>
            </w:r>
          </w:p>
          <w:p w14:paraId="192DC66A" w14:textId="1CFC391F" w:rsidR="002066E7" w:rsidRPr="00997D17" w:rsidRDefault="002066E7" w:rsidP="00FE4152">
            <w:pPr>
              <w:pStyle w:val="ListParagraph"/>
              <w:rPr>
                <w:sz w:val="22"/>
                <w:szCs w:val="22"/>
                <w:lang w:val="sv-SE"/>
              </w:rPr>
            </w:pPr>
          </w:p>
        </w:tc>
        <w:tc>
          <w:tcPr>
            <w:tcW w:w="2278" w:type="dxa"/>
          </w:tcPr>
          <w:p w14:paraId="0C219106" w14:textId="039ED6E7"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7EC555B6" w14:textId="16FC1662" w:rsidR="002066E7" w:rsidRPr="00997D17" w:rsidRDefault="008C6B60" w:rsidP="00FE4152">
            <w:pPr>
              <w:pStyle w:val="ListParagraph"/>
              <w:rPr>
                <w:sz w:val="22"/>
                <w:szCs w:val="22"/>
              </w:rPr>
            </w:pPr>
            <w:r w:rsidRPr="00997D17">
              <w:rPr>
                <w:sz w:val="22"/>
                <w:szCs w:val="22"/>
              </w:rPr>
              <w:t>Lake Victoria floods and large waves, heavy rain, mining accidents in nearby pits, boat accidents, and cholera. Roads, water points or houses at the named sites are now affected. Some journeys and classes are disrupted.</w:t>
            </w:r>
          </w:p>
        </w:tc>
        <w:tc>
          <w:tcPr>
            <w:tcW w:w="2278" w:type="dxa"/>
          </w:tcPr>
          <w:p w14:paraId="737632B5" w14:textId="172ACA94"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CEAE6FA" w14:textId="4DB4B5F2" w:rsidR="00F20E47" w:rsidRPr="00997D17" w:rsidRDefault="00275313" w:rsidP="00034217">
            <w:pPr>
              <w:pStyle w:val="ListBullet"/>
              <w:rPr>
                <w:sz w:val="22"/>
                <w:szCs w:val="22"/>
              </w:rPr>
            </w:pPr>
            <w:r w:rsidRPr="00997D17">
              <w:rPr>
                <w:sz w:val="22"/>
                <w:szCs w:val="22"/>
              </w:rPr>
              <w:t>Stop the shift at accidents. Bring every worker up and count them.</w:t>
            </w:r>
          </w:p>
          <w:p w14:paraId="1A8A791C" w14:textId="3E1A4EF0" w:rsidR="00F20E47" w:rsidRPr="00997D17" w:rsidRDefault="00275313" w:rsidP="00034217">
            <w:pPr>
              <w:pStyle w:val="ListBullet"/>
              <w:rPr>
                <w:sz w:val="22"/>
                <w:szCs w:val="22"/>
              </w:rPr>
            </w:pPr>
            <w:r w:rsidRPr="00997D17">
              <w:rPr>
                <w:sz w:val="22"/>
                <w:szCs w:val="22"/>
              </w:rPr>
              <w:t>Close and mark the unsafe shaft. Do not pump blindly into a flooded pit.</w:t>
            </w:r>
          </w:p>
          <w:p w14:paraId="672F964E" w14:textId="1C129D73" w:rsidR="00F20E47" w:rsidRPr="00997D17" w:rsidRDefault="00275313" w:rsidP="00034217">
            <w:pPr>
              <w:pStyle w:val="ListBullet"/>
              <w:rPr>
                <w:sz w:val="22"/>
                <w:szCs w:val="22"/>
              </w:rPr>
            </w:pPr>
            <w:r w:rsidRPr="00997D17">
              <w:rPr>
                <w:sz w:val="22"/>
                <w:szCs w:val="22"/>
              </w:rPr>
              <w:t>Move the crowd back from the edge.</w:t>
            </w:r>
          </w:p>
          <w:p w14:paraId="188432E2" w14:textId="532FF930" w:rsidR="002066E7" w:rsidRPr="00997D17" w:rsidRDefault="00275313" w:rsidP="00034217">
            <w:pPr>
              <w:pStyle w:val="ListBullet"/>
              <w:rPr>
                <w:sz w:val="22"/>
                <w:szCs w:val="22"/>
              </w:rPr>
            </w:pPr>
            <w:r w:rsidRPr="00997D17">
              <w:rPr>
                <w:sz w:val="22"/>
                <w:szCs w:val="22"/>
              </w:rPr>
              <w:lastRenderedPageBreak/>
              <w:t>Clinic prepares for crush injury. Call 114 if anyone is missing.</w:t>
            </w:r>
          </w:p>
        </w:tc>
        <w:tc>
          <w:tcPr>
            <w:tcW w:w="2279" w:type="dxa"/>
          </w:tcPr>
          <w:p w14:paraId="016C42F8" w14:textId="6F1C02F8" w:rsidR="00F20E47" w:rsidRPr="00997D17" w:rsidRDefault="00275313" w:rsidP="00034217">
            <w:pPr>
              <w:pStyle w:val="ListBullet"/>
              <w:rPr>
                <w:sz w:val="22"/>
                <w:szCs w:val="22"/>
              </w:rPr>
            </w:pPr>
            <w:r w:rsidRPr="00997D17">
              <w:rPr>
                <w:sz w:val="22"/>
                <w:szCs w:val="22"/>
              </w:rPr>
              <w:lastRenderedPageBreak/>
              <w:t>Simamisha zamu na uhesabu wafanyakazi.</w:t>
            </w:r>
          </w:p>
          <w:p w14:paraId="2E3791A6" w14:textId="54E2E1ED" w:rsidR="00F20E47" w:rsidRPr="00997D17" w:rsidRDefault="00275313" w:rsidP="00034217">
            <w:pPr>
              <w:pStyle w:val="ListBullet"/>
              <w:rPr>
                <w:sz w:val="22"/>
                <w:szCs w:val="22"/>
              </w:rPr>
            </w:pPr>
            <w:r w:rsidRPr="00997D17">
              <w:rPr>
                <w:sz w:val="22"/>
                <w:szCs w:val="22"/>
                <w:lang w:val="sv-SE"/>
              </w:rPr>
              <w:t>Funga shimo.</w:t>
            </w:r>
          </w:p>
          <w:p w14:paraId="7AB0182E" w14:textId="3225F473" w:rsidR="00F20E47" w:rsidRPr="00997D17" w:rsidRDefault="00275313" w:rsidP="00034217">
            <w:pPr>
              <w:pStyle w:val="ListBullet"/>
              <w:rPr>
                <w:sz w:val="22"/>
                <w:szCs w:val="22"/>
                <w:lang w:val="sv-SE"/>
              </w:rPr>
            </w:pPr>
            <w:r w:rsidRPr="00997D17">
              <w:rPr>
                <w:sz w:val="22"/>
                <w:szCs w:val="22"/>
                <w:lang w:val="sv-SE"/>
              </w:rPr>
              <w:t>Rudisha umati.</w:t>
            </w:r>
          </w:p>
          <w:p w14:paraId="22A0B596" w14:textId="5D9C4E82" w:rsidR="002066E7" w:rsidRPr="00997D17" w:rsidRDefault="00275313" w:rsidP="00034217">
            <w:pPr>
              <w:pStyle w:val="ListBullet"/>
              <w:rPr>
                <w:sz w:val="22"/>
                <w:szCs w:val="22"/>
              </w:rPr>
            </w:pPr>
            <w:r w:rsidRPr="00997D17">
              <w:rPr>
                <w:sz w:val="22"/>
                <w:szCs w:val="22"/>
                <w:lang w:val="sv-SE"/>
              </w:rPr>
              <w:t>Piga 114 akipotea mtu.</w:t>
            </w:r>
          </w:p>
        </w:tc>
      </w:tr>
      <w:tr w:rsidR="002066E7" w:rsidRPr="00997D17" w14:paraId="58D1CCAD" w14:textId="77777777" w:rsidTr="002066E7">
        <w:tc>
          <w:tcPr>
            <w:tcW w:w="2278" w:type="dxa"/>
          </w:tcPr>
          <w:p w14:paraId="1522D313"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38160CC2" w14:textId="47024B7E" w:rsidR="0055281C" w:rsidRPr="00FE0A4D" w:rsidRDefault="00FE0A4D" w:rsidP="0055281C">
            <w:pPr>
              <w:pStyle w:val="ListParagraph"/>
              <w:rPr>
                <w:sz w:val="22"/>
                <w:szCs w:val="22"/>
                <w:lang w:val="sv-SE"/>
                <w:rPrChange w:id="1107" w:author="Bonephace Kaijage" w:date="2026-10-14T06:31:00Z" w16du:dateUtc="2026-10-14T04:31:00Z">
                  <w:rPr>
                    <w:sz w:val="22"/>
                    <w:szCs w:val="22"/>
                  </w:rPr>
                </w:rPrChange>
              </w:rPr>
            </w:pPr>
            <w:ins w:id="1108" w:author="Bonephace Kaijage" w:date="2026-10-14T06:15:00Z" w16du:dateUtc="2026-10-14T04:15:00Z">
              <w:r w:rsidRPr="00FE0A4D">
                <w:rPr>
                  <w:sz w:val="22"/>
                  <w:szCs w:val="22"/>
                  <w:lang w:val="sv-SE"/>
                  <w:rPrChange w:id="1109" w:author="Bonephace Kaijage" w:date="2026-10-14T06:31:00Z" w16du:dateUtc="2026-10-14T04:31:00Z">
                    <w:rPr>
                      <w:sz w:val="22"/>
                      <w:szCs w:val="22"/>
                    </w:rPr>
                  </w:rPrChange>
                </w:rPr>
                <w:t>Hakikisheni watoto, wazee na watu wenye ulemavu wote wako salama na wana mtu wa kuwasaidia.</w:t>
              </w:r>
            </w:ins>
            <w:del w:id="1110" w:author="Bonephace Kaijage" w:date="2026-10-14T06:15:00Z" w16du:dateUtc="2026-10-14T04:15:00Z">
              <w:r w:rsidR="0055281C" w:rsidRPr="00FE0A4D" w:rsidDel="00FE0A4D">
                <w:rPr>
                  <w:sz w:val="22"/>
                  <w:szCs w:val="22"/>
                  <w:lang w:val="sv-SE"/>
                  <w:rPrChange w:id="1111" w:author="Bonephace Kaijage" w:date="2026-10-14T06:31:00Z" w16du:dateUtc="2026-10-14T04:31:00Z">
                    <w:rPr>
                      <w:sz w:val="22"/>
                      <w:szCs w:val="22"/>
                    </w:rPr>
                  </w:rPrChange>
                </w:rPr>
                <w:delText>Hakiki watoto, wazee na watu wenye ulemavu.</w:delText>
              </w:r>
            </w:del>
          </w:p>
          <w:p w14:paraId="68D3B74B" w14:textId="7C934048" w:rsidR="0055281C" w:rsidRPr="00FE0A4D" w:rsidRDefault="0055281C" w:rsidP="0055281C">
            <w:pPr>
              <w:pStyle w:val="ListParagraph"/>
              <w:rPr>
                <w:sz w:val="22"/>
                <w:szCs w:val="22"/>
                <w:lang w:val="sv-SE"/>
                <w:rPrChange w:id="1112" w:author="Bonephace Kaijage" w:date="2026-10-14T06:31:00Z" w16du:dateUtc="2026-10-14T04:31:00Z">
                  <w:rPr>
                    <w:sz w:val="22"/>
                    <w:szCs w:val="22"/>
                  </w:rPr>
                </w:rPrChange>
              </w:rPr>
            </w:pPr>
            <w:r w:rsidRPr="00FE0A4D">
              <w:rPr>
                <w:sz w:val="22"/>
                <w:szCs w:val="22"/>
                <w:lang w:val="sv-SE"/>
                <w:rPrChange w:id="1113" w:author="Bonephace Kaijage" w:date="2026-10-14T06:31:00Z" w16du:dateUtc="2026-10-14T04:31:00Z">
                  <w:rPr>
                    <w:sz w:val="22"/>
                    <w:szCs w:val="22"/>
                  </w:rPr>
                </w:rPrChange>
              </w:rPr>
              <w:t>Chanzo cha maji kikiathirika, chemsha au tibu maji ya kunywa.</w:t>
            </w:r>
          </w:p>
          <w:p w14:paraId="11EF00D4" w14:textId="3AE7C740" w:rsidR="002066E7" w:rsidRPr="00FE0A4D" w:rsidRDefault="002066E7" w:rsidP="00FE4152">
            <w:pPr>
              <w:pStyle w:val="ListParagraph"/>
              <w:rPr>
                <w:sz w:val="22"/>
                <w:szCs w:val="22"/>
                <w:lang w:val="sv-SE"/>
                <w:rPrChange w:id="1114" w:author="Bonephace Kaijage" w:date="2026-10-14T06:31:00Z" w16du:dateUtc="2026-10-14T04:31:00Z">
                  <w:rPr>
                    <w:sz w:val="22"/>
                    <w:szCs w:val="22"/>
                  </w:rPr>
                </w:rPrChange>
              </w:rPr>
            </w:pPr>
          </w:p>
        </w:tc>
        <w:tc>
          <w:tcPr>
            <w:tcW w:w="2278" w:type="dxa"/>
          </w:tcPr>
          <w:p w14:paraId="18FF7546" w14:textId="64E901E6"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B42B102" w14:textId="3FA828B3" w:rsidR="002066E7" w:rsidRPr="00997D17" w:rsidRDefault="00FE0A4D" w:rsidP="00FE4152">
            <w:pPr>
              <w:pStyle w:val="ListParagraph"/>
              <w:rPr>
                <w:sz w:val="22"/>
                <w:szCs w:val="22"/>
              </w:rPr>
            </w:pPr>
            <w:ins w:id="1115"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116"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88D6481" w14:textId="1436533E" w:rsidR="002066E7" w:rsidRPr="00997D17" w:rsidRDefault="00FE0A4D" w:rsidP="00FE4152">
            <w:pPr>
              <w:pStyle w:val="ListParagraph"/>
              <w:rPr>
                <w:sz w:val="22"/>
                <w:szCs w:val="22"/>
              </w:rPr>
            </w:pPr>
            <w:ins w:id="111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11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3AFCB14" w14:textId="05DBE0A4" w:rsidR="00F20E47" w:rsidRPr="00997D17" w:rsidRDefault="00FE0A4D" w:rsidP="00034217">
            <w:pPr>
              <w:pStyle w:val="ListBullet"/>
              <w:rPr>
                <w:sz w:val="22"/>
                <w:szCs w:val="22"/>
              </w:rPr>
            </w:pPr>
            <w:ins w:id="1119"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1120"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645158AC" w14:textId="535609D7" w:rsidR="00F20E47" w:rsidRPr="00997D17" w:rsidRDefault="00FE0A4D" w:rsidP="00034217">
            <w:pPr>
              <w:pStyle w:val="ListBullet"/>
              <w:rPr>
                <w:sz w:val="22"/>
                <w:szCs w:val="22"/>
              </w:rPr>
            </w:pPr>
            <w:ins w:id="1121" w:author="Bonephace Kaijage" w:date="2026-10-14T06:19:00Z" w16du:dateUtc="2026-10-14T04:19:00Z">
              <w:r>
                <w:rPr>
                  <w:sz w:val="22"/>
                  <w:szCs w:val="22"/>
                </w:rPr>
                <w:t>Call 114 and 190, and keep the road to the sites named in Know Your Risk clear so that ambulances and rescue teams can reach people.</w:t>
              </w:r>
            </w:ins>
            <w:del w:id="1122" w:author="Bonephace Kaijage" w:date="2026-10-14T06:19:00Z" w16du:dateUtc="2026-10-14T04:19:00Z">
              <w:r w:rsidR="00275313" w:rsidRPr="00997D17" w:rsidDel="00FE0A4D">
                <w:rPr>
                  <w:sz w:val="22"/>
                  <w:szCs w:val="22"/>
                </w:rPr>
                <w:delText>Call 114 and 190. Keep the road to the named sites clear for ambulances.</w:delText>
              </w:r>
            </w:del>
          </w:p>
          <w:p w14:paraId="726C15B8" w14:textId="40DA77F8" w:rsidR="00F20E47" w:rsidRPr="00997D17" w:rsidRDefault="00275313" w:rsidP="00034217">
            <w:pPr>
              <w:pStyle w:val="ListBullet"/>
              <w:rPr>
                <w:sz w:val="22"/>
                <w:szCs w:val="22"/>
              </w:rPr>
            </w:pPr>
            <w:r w:rsidRPr="00997D17">
              <w:rPr>
                <w:sz w:val="22"/>
                <w:szCs w:val="22"/>
              </w:rPr>
              <w:t>Open the shelter and register every household. Note who is missing.</w:t>
            </w:r>
          </w:p>
          <w:p w14:paraId="13558D58" w14:textId="6416CC30" w:rsidR="002066E7" w:rsidRPr="00997D17" w:rsidRDefault="00275313" w:rsidP="00034217">
            <w:pPr>
              <w:pStyle w:val="ListBullet"/>
              <w:rPr>
                <w:sz w:val="22"/>
                <w:szCs w:val="22"/>
              </w:rPr>
            </w:pPr>
            <w:r w:rsidRPr="00997D17">
              <w:rPr>
                <w:sz w:val="22"/>
                <w:szCs w:val="22"/>
              </w:rPr>
              <w:t xml:space="preserve">Health team: injury first, then </w:t>
            </w:r>
            <w:r w:rsidRPr="00997D17">
              <w:rPr>
                <w:sz w:val="22"/>
                <w:szCs w:val="22"/>
              </w:rPr>
              <w:lastRenderedPageBreak/>
              <w:t>cholera if the water is dirty.</w:t>
            </w:r>
          </w:p>
        </w:tc>
        <w:tc>
          <w:tcPr>
            <w:tcW w:w="2279" w:type="dxa"/>
          </w:tcPr>
          <w:p w14:paraId="07D27A93" w14:textId="0D2CB64F" w:rsidR="00F20E47"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2AEFFA1B" w14:textId="3BC49A17" w:rsidR="00F20E47" w:rsidRPr="00997D17" w:rsidRDefault="00275313" w:rsidP="00034217">
            <w:pPr>
              <w:pStyle w:val="ListBullet"/>
              <w:rPr>
                <w:sz w:val="22"/>
                <w:szCs w:val="22"/>
                <w:lang w:val="sv-SE"/>
              </w:rPr>
            </w:pPr>
            <w:r w:rsidRPr="00997D17">
              <w:rPr>
                <w:sz w:val="22"/>
                <w:szCs w:val="22"/>
                <w:lang w:val="sv-SE"/>
              </w:rPr>
              <w:t>Piga 114 na 190. Acha barabara wazi.</w:t>
            </w:r>
          </w:p>
          <w:p w14:paraId="3C6BBE5A" w14:textId="52A7A93C" w:rsidR="00F20E47" w:rsidRPr="00997D17" w:rsidRDefault="00275313" w:rsidP="00034217">
            <w:pPr>
              <w:pStyle w:val="ListBullet"/>
              <w:rPr>
                <w:sz w:val="22"/>
                <w:szCs w:val="22"/>
                <w:lang w:val="sv-SE"/>
              </w:rPr>
            </w:pPr>
            <w:r w:rsidRPr="00997D17">
              <w:rPr>
                <w:sz w:val="22"/>
                <w:szCs w:val="22"/>
                <w:lang w:val="sv-SE"/>
              </w:rPr>
              <w:t>Sajili kila kaya. Andika aliyepotea.</w:t>
            </w:r>
          </w:p>
          <w:p w14:paraId="541C32B3" w14:textId="74FC928C"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01217214" w14:textId="77777777" w:rsidTr="002066E7">
        <w:tc>
          <w:tcPr>
            <w:tcW w:w="2278" w:type="dxa"/>
          </w:tcPr>
          <w:p w14:paraId="786736A9"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6ECC953D"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2250DD80" w14:textId="2C66620F"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03A5E5EA" w14:textId="3A712979" w:rsidR="002066E7" w:rsidRPr="00997D17" w:rsidRDefault="002066E7" w:rsidP="00FE4152">
            <w:pPr>
              <w:pStyle w:val="ListParagraph"/>
              <w:rPr>
                <w:sz w:val="22"/>
                <w:szCs w:val="22"/>
              </w:rPr>
            </w:pPr>
            <w:r w:rsidRPr="00997D17">
              <w:rPr>
                <w:sz w:val="22"/>
                <w:szCs w:val="22"/>
              </w:rPr>
              <w:t>Bukombe District Council</w:t>
            </w:r>
          </w:p>
        </w:tc>
        <w:tc>
          <w:tcPr>
            <w:tcW w:w="2278" w:type="dxa"/>
          </w:tcPr>
          <w:p w14:paraId="0E71E60D" w14:textId="7C6C4D7A"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4293425C" w14:textId="2146CAAD" w:rsidR="002066E7" w:rsidRPr="00997D17" w:rsidRDefault="008C6B60" w:rsidP="00FE4152">
            <w:pPr>
              <w:pStyle w:val="ListParagraph"/>
              <w:rPr>
                <w:sz w:val="22"/>
                <w:szCs w:val="22"/>
              </w:rPr>
            </w:pPr>
            <w:r w:rsidRPr="00997D17">
              <w:rPr>
                <w:sz w:val="22"/>
                <w:szCs w:val="22"/>
              </w:rPr>
              <w:t>heavy rain and floods in the Lake Victoria basin fringe, lightning, and a marked dry season. A few roads slippery, a few low homes wet, and lightning where storms build.</w:t>
            </w:r>
          </w:p>
        </w:tc>
        <w:tc>
          <w:tcPr>
            <w:tcW w:w="2278" w:type="dxa"/>
          </w:tcPr>
          <w:p w14:paraId="2665A1C2" w14:textId="4EE56CD2"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2E9F8524" w14:textId="3D9A7869" w:rsidR="00F20E47" w:rsidRPr="00997D17" w:rsidRDefault="00275313" w:rsidP="00034217">
            <w:pPr>
              <w:pStyle w:val="ListBullet"/>
              <w:rPr>
                <w:sz w:val="22"/>
                <w:szCs w:val="22"/>
              </w:rPr>
            </w:pPr>
            <w:r w:rsidRPr="00997D17">
              <w:rPr>
                <w:sz w:val="22"/>
                <w:szCs w:val="22"/>
              </w:rPr>
              <w:t>Before any boat leaves this lake shore, check the forecast and put a life jacket on.</w:t>
            </w:r>
          </w:p>
          <w:p w14:paraId="3F167755" w14:textId="231753C8" w:rsidR="00F20E47" w:rsidRPr="00997D17" w:rsidRDefault="00275313" w:rsidP="00034217">
            <w:pPr>
              <w:pStyle w:val="ListBullet"/>
              <w:rPr>
                <w:sz w:val="22"/>
                <w:szCs w:val="22"/>
              </w:rPr>
            </w:pPr>
            <w:r w:rsidRPr="00997D17">
              <w:rPr>
                <w:sz w:val="22"/>
                <w:szCs w:val="22"/>
              </w:rPr>
              <w:t>Bring small boats off the open water at this lake shore.</w:t>
            </w:r>
          </w:p>
          <w:p w14:paraId="2B32D7B2" w14:textId="052F88CF" w:rsidR="00F20E47" w:rsidRPr="00997D17" w:rsidRDefault="00275313" w:rsidP="00034217">
            <w:pPr>
              <w:pStyle w:val="ListBullet"/>
              <w:rPr>
                <w:sz w:val="22"/>
                <w:szCs w:val="22"/>
              </w:rPr>
            </w:pPr>
            <w:r w:rsidRPr="00997D17">
              <w:rPr>
                <w:sz w:val="22"/>
                <w:szCs w:val="22"/>
              </w:rPr>
              <w:t>The landing listens for the warning and saves 190.</w:t>
            </w:r>
          </w:p>
          <w:p w14:paraId="23FB5D41" w14:textId="16A85A54" w:rsidR="002066E7" w:rsidRPr="00997D17" w:rsidRDefault="00275313" w:rsidP="00034217">
            <w:pPr>
              <w:pStyle w:val="ListBullet"/>
              <w:rPr>
                <w:sz w:val="22"/>
                <w:szCs w:val="22"/>
              </w:rPr>
            </w:pPr>
            <w:r w:rsidRPr="00997D17">
              <w:rPr>
                <w:sz w:val="22"/>
                <w:szCs w:val="22"/>
              </w:rPr>
              <w:t>Do not swim out from this lake shore. Throw something that floats.</w:t>
            </w:r>
          </w:p>
        </w:tc>
        <w:tc>
          <w:tcPr>
            <w:tcW w:w="2279" w:type="dxa"/>
          </w:tcPr>
          <w:p w14:paraId="67AB06ED" w14:textId="6F54AB62" w:rsidR="00F20E47" w:rsidRPr="00997D17" w:rsidRDefault="00275313" w:rsidP="00034217">
            <w:pPr>
              <w:pStyle w:val="ListBullet"/>
              <w:rPr>
                <w:sz w:val="22"/>
                <w:szCs w:val="22"/>
              </w:rPr>
            </w:pPr>
            <w:r w:rsidRPr="00997D17">
              <w:rPr>
                <w:sz w:val="22"/>
                <w:szCs w:val="22"/>
              </w:rPr>
              <w:t>Angalia utabiri na vaa jaketi kabla ya chombo kuondoka.</w:t>
            </w:r>
          </w:p>
          <w:p w14:paraId="4E966D38" w14:textId="0D4D1049" w:rsidR="00F20E47" w:rsidRPr="00997D17" w:rsidRDefault="00275313" w:rsidP="00034217">
            <w:pPr>
              <w:pStyle w:val="ListBullet"/>
              <w:rPr>
                <w:sz w:val="22"/>
                <w:szCs w:val="22"/>
              </w:rPr>
            </w:pPr>
            <w:r w:rsidRPr="00997D17">
              <w:rPr>
                <w:sz w:val="22"/>
                <w:szCs w:val="22"/>
              </w:rPr>
              <w:t>Rudisha vyombo vidogo kutoka maji ya wazi.</w:t>
            </w:r>
          </w:p>
          <w:p w14:paraId="79C66BCC" w14:textId="397E0421" w:rsidR="00F20E47" w:rsidRPr="00997D17" w:rsidRDefault="00275313" w:rsidP="00034217">
            <w:pPr>
              <w:pStyle w:val="ListBullet"/>
              <w:rPr>
                <w:sz w:val="22"/>
                <w:szCs w:val="22"/>
              </w:rPr>
            </w:pPr>
            <w:r w:rsidRPr="00997D17">
              <w:rPr>
                <w:sz w:val="22"/>
                <w:szCs w:val="22"/>
              </w:rPr>
              <w:t>Mwalo uhifadhi 190.</w:t>
            </w:r>
          </w:p>
          <w:p w14:paraId="7D354EEA" w14:textId="197AA3B2" w:rsidR="002066E7" w:rsidRPr="00997D17" w:rsidRDefault="00FE0A4D" w:rsidP="00034217">
            <w:pPr>
              <w:pStyle w:val="ListBullet"/>
              <w:rPr>
                <w:sz w:val="22"/>
                <w:szCs w:val="22"/>
              </w:rPr>
            </w:pPr>
            <w:ins w:id="1123" w:author="Bonephace Kaijage" w:date="2026-10-14T06:15:00Z" w16du:dateUtc="2026-10-14T04:15:00Z">
              <w:r>
                <w:rPr>
                  <w:sz w:val="22"/>
                  <w:szCs w:val="22"/>
                </w:rPr>
                <w:t>Kumuokoa mtu majini, mtupie kitu kinachoelea au mnyooshee fimbo badala ya kuogelea kumfuata: maji yanayotiririka humzamisha pia mwokoaji.</w:t>
              </w:r>
            </w:ins>
            <w:del w:id="1124" w:author="Bonephace Kaijage" w:date="2026-10-14T06:15:00Z" w16du:dateUtc="2026-10-14T04:15:00Z">
              <w:r w:rsidR="00275313" w:rsidRPr="00997D17" w:rsidDel="00FE0A4D">
                <w:rPr>
                  <w:sz w:val="22"/>
                  <w:szCs w:val="22"/>
                </w:rPr>
                <w:delText>Usiogelee kuokoa. Rusha kitu kinachoelea.</w:delText>
              </w:r>
            </w:del>
          </w:p>
        </w:tc>
      </w:tr>
      <w:tr w:rsidR="002066E7" w:rsidRPr="00997D17" w14:paraId="5EB6A34A" w14:textId="77777777" w:rsidTr="002066E7">
        <w:tc>
          <w:tcPr>
            <w:tcW w:w="2278" w:type="dxa"/>
          </w:tcPr>
          <w:p w14:paraId="33F06DFA" w14:textId="77777777" w:rsidR="0055281C" w:rsidRPr="00997D17" w:rsidRDefault="0055281C" w:rsidP="0055281C">
            <w:pPr>
              <w:pStyle w:val="ListParagraph"/>
              <w:rPr>
                <w:sz w:val="22"/>
                <w:szCs w:val="22"/>
              </w:rPr>
            </w:pPr>
            <w:r w:rsidRPr="00997D17">
              <w:rPr>
                <w:sz w:val="22"/>
                <w:szCs w:val="22"/>
              </w:rPr>
              <w:t>Ondoa taka kwenye mitaro na njia za maji kuzunguka makazi.</w:t>
            </w:r>
          </w:p>
          <w:p w14:paraId="057B5B72"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65DDCA6B" w14:textId="0B3EDB9A"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7B222189" w14:textId="60382B30" w:rsidR="002066E7" w:rsidRPr="00997D17" w:rsidRDefault="002066E7" w:rsidP="00FE4152">
            <w:pPr>
              <w:pStyle w:val="ListParagraph"/>
              <w:rPr>
                <w:sz w:val="22"/>
                <w:szCs w:val="22"/>
              </w:rPr>
            </w:pPr>
          </w:p>
        </w:tc>
        <w:tc>
          <w:tcPr>
            <w:tcW w:w="2278" w:type="dxa"/>
          </w:tcPr>
          <w:p w14:paraId="676D6E6B" w14:textId="72D5EAE5"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C31E898" w14:textId="0C5B8283" w:rsidR="002066E7" w:rsidRPr="00997D17" w:rsidRDefault="008C6B60" w:rsidP="00FE4152">
            <w:pPr>
              <w:pStyle w:val="ListParagraph"/>
              <w:rPr>
                <w:sz w:val="22"/>
                <w:szCs w:val="22"/>
              </w:rPr>
            </w:pPr>
            <w:r w:rsidRPr="00997D17">
              <w:rPr>
                <w:sz w:val="22"/>
                <w:szCs w:val="22"/>
              </w:rPr>
              <w:t>heavy rain and floods in the Lake Victoria basin fringe, lightning, and a marked dry season. Roads, water points or houses at the named sites are now affected. Some journeys and classes are disrupted.</w:t>
            </w:r>
          </w:p>
        </w:tc>
        <w:tc>
          <w:tcPr>
            <w:tcW w:w="2278" w:type="dxa"/>
          </w:tcPr>
          <w:p w14:paraId="51B4F45F" w14:textId="062AAF3A"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AAE2E87" w14:textId="54961B9A" w:rsidR="00F20E47" w:rsidRPr="00997D17" w:rsidRDefault="00FE0A4D" w:rsidP="00034217">
            <w:pPr>
              <w:pStyle w:val="ListBullet"/>
              <w:rPr>
                <w:sz w:val="22"/>
                <w:szCs w:val="22"/>
              </w:rPr>
            </w:pPr>
            <w:ins w:id="1125" w:author="Bonephace Kaijage" w:date="2026-10-14T06:19:00Z" w16du:dateUtc="2026-10-14T04:19:00Z">
              <w:r>
                <w:rPr>
                  <w:sz w:val="22"/>
                  <w:szCs w:val="22"/>
                </w:rPr>
                <w:t>Stop fishing and crossings at the sites named in Know Your Risk.</w:t>
              </w:r>
            </w:ins>
            <w:del w:id="1126" w:author="Bonephace Kaijage" w:date="2026-10-14T06:19:00Z" w16du:dateUtc="2026-10-14T04:19:00Z">
              <w:r w:rsidR="00275313" w:rsidRPr="00997D17" w:rsidDel="00FE0A4D">
                <w:rPr>
                  <w:sz w:val="22"/>
                  <w:szCs w:val="22"/>
                </w:rPr>
                <w:delText>Stop fishing and crossings at the named sites are now affected.</w:delText>
              </w:r>
            </w:del>
          </w:p>
          <w:p w14:paraId="2255079E" w14:textId="57FC1D53" w:rsidR="00F20E47" w:rsidRPr="00997D17" w:rsidRDefault="00FE0A4D" w:rsidP="00034217">
            <w:pPr>
              <w:pStyle w:val="ListBullet"/>
              <w:rPr>
                <w:sz w:val="22"/>
                <w:szCs w:val="22"/>
              </w:rPr>
            </w:pPr>
            <w:ins w:id="1127"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1128" w:author="Bonephace Kaijage" w:date="2026-10-14T06:15:00Z" w16du:dateUtc="2026-10-14T04:15:00Z">
              <w:r w:rsidR="00275313" w:rsidRPr="00997D17" w:rsidDel="00FE0A4D">
                <w:rPr>
                  <w:sz w:val="22"/>
                  <w:szCs w:val="22"/>
                </w:rPr>
                <w:delText>Move people off the low shore to the assembly point.</w:delText>
              </w:r>
            </w:del>
          </w:p>
          <w:p w14:paraId="73F51536" w14:textId="30EA91C2" w:rsidR="00F20E47" w:rsidRPr="00997D17" w:rsidRDefault="00FE0A4D" w:rsidP="00034217">
            <w:pPr>
              <w:pStyle w:val="ListBullet"/>
              <w:rPr>
                <w:sz w:val="22"/>
                <w:szCs w:val="22"/>
              </w:rPr>
            </w:pPr>
            <w:ins w:id="1129" w:author="Bonephace Kaijage" w:date="2026-10-14T06:19:00Z" w16du:dateUtc="2026-10-14T04:19:00Z">
              <w:r>
                <w:rPr>
                  <w:sz w:val="22"/>
                  <w:szCs w:val="22"/>
                </w:rPr>
                <w:t xml:space="preserve">Account for boats still out </w:t>
              </w:r>
              <w:r>
                <w:rPr>
                  <w:sz w:val="22"/>
                  <w:szCs w:val="22"/>
                </w:rPr>
                <w:lastRenderedPageBreak/>
                <w:t>from the sites named in Know Your Risk.</w:t>
              </w:r>
            </w:ins>
            <w:del w:id="1130" w:author="Bonephace Kaijage" w:date="2026-10-14T06:19:00Z" w16du:dateUtc="2026-10-14T04:19:00Z">
              <w:r w:rsidR="00275313" w:rsidRPr="00997D17" w:rsidDel="00FE0A4D">
                <w:rPr>
                  <w:sz w:val="22"/>
                  <w:szCs w:val="22"/>
                </w:rPr>
                <w:delText>Account for boats still out from the named sites are now affected.</w:delText>
              </w:r>
            </w:del>
          </w:p>
          <w:p w14:paraId="260FC2BF" w14:textId="0A7AE3C8" w:rsidR="002066E7" w:rsidRPr="00997D17" w:rsidRDefault="00275313" w:rsidP="00034217">
            <w:pPr>
              <w:pStyle w:val="ListBullet"/>
              <w:rPr>
                <w:sz w:val="22"/>
                <w:szCs w:val="22"/>
              </w:rPr>
            </w:pPr>
            <w:r w:rsidRPr="00997D17">
              <w:rPr>
                <w:sz w:val="22"/>
                <w:szCs w:val="22"/>
              </w:rPr>
              <w:t>Boil water if wells on this shore are flooded.</w:t>
            </w:r>
          </w:p>
        </w:tc>
        <w:tc>
          <w:tcPr>
            <w:tcW w:w="2279" w:type="dxa"/>
          </w:tcPr>
          <w:p w14:paraId="298C3CE7" w14:textId="210DD6F0" w:rsidR="00F20E47" w:rsidRPr="00997D17" w:rsidRDefault="00275313" w:rsidP="00034217">
            <w:pPr>
              <w:pStyle w:val="ListBullet"/>
              <w:rPr>
                <w:sz w:val="22"/>
                <w:szCs w:val="22"/>
              </w:rPr>
            </w:pPr>
            <w:r w:rsidRPr="00997D17">
              <w:rPr>
                <w:sz w:val="22"/>
                <w:szCs w:val="22"/>
              </w:rPr>
              <w:lastRenderedPageBreak/>
              <w:t>Simamisha uvuvi na vivuko.</w:t>
            </w:r>
          </w:p>
          <w:p w14:paraId="71540856" w14:textId="0D6BEB15" w:rsidR="00F20E47" w:rsidRPr="00997D17" w:rsidRDefault="00275313" w:rsidP="00034217">
            <w:pPr>
              <w:pStyle w:val="ListBullet"/>
              <w:rPr>
                <w:sz w:val="22"/>
                <w:szCs w:val="22"/>
              </w:rPr>
            </w:pPr>
            <w:r w:rsidRPr="00997D17">
              <w:rPr>
                <w:sz w:val="22"/>
                <w:szCs w:val="22"/>
              </w:rPr>
              <w:t>Hamisha ufuo wa chini.</w:t>
            </w:r>
          </w:p>
          <w:p w14:paraId="0B54BE51" w14:textId="57FAD62F" w:rsidR="00F20E47" w:rsidRPr="00997D17" w:rsidRDefault="00275313" w:rsidP="00034217">
            <w:pPr>
              <w:pStyle w:val="ListBullet"/>
              <w:rPr>
                <w:sz w:val="22"/>
                <w:szCs w:val="22"/>
              </w:rPr>
            </w:pPr>
            <w:r w:rsidRPr="00997D17">
              <w:rPr>
                <w:sz w:val="22"/>
                <w:szCs w:val="22"/>
              </w:rPr>
              <w:t>Hakiki vyombo vilivyoko nje.</w:t>
            </w:r>
          </w:p>
          <w:p w14:paraId="45AED1E2" w14:textId="53264B95" w:rsidR="002066E7" w:rsidRPr="00997D17" w:rsidRDefault="00275313" w:rsidP="00034217">
            <w:pPr>
              <w:pStyle w:val="ListBullet"/>
              <w:rPr>
                <w:sz w:val="22"/>
                <w:szCs w:val="22"/>
                <w:lang w:val="sv-SE"/>
              </w:rPr>
            </w:pPr>
            <w:r w:rsidRPr="00997D17">
              <w:rPr>
                <w:sz w:val="22"/>
                <w:szCs w:val="22"/>
                <w:lang w:val="sv-SE"/>
              </w:rPr>
              <w:t>Chemsha maji ya visima.</w:t>
            </w:r>
          </w:p>
        </w:tc>
      </w:tr>
      <w:tr w:rsidR="002066E7" w:rsidRPr="00997D17" w14:paraId="19F937DF" w14:textId="77777777" w:rsidTr="002066E7">
        <w:tc>
          <w:tcPr>
            <w:tcW w:w="2278" w:type="dxa"/>
          </w:tcPr>
          <w:p w14:paraId="6EDA0E7D"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5CC0AB2B" w14:textId="1428B8BC" w:rsidR="0055281C" w:rsidRPr="00FE0A4D" w:rsidRDefault="00FE0A4D" w:rsidP="0055281C">
            <w:pPr>
              <w:pStyle w:val="ListParagraph"/>
              <w:rPr>
                <w:sz w:val="22"/>
                <w:szCs w:val="22"/>
                <w:lang w:val="sv-SE"/>
                <w:rPrChange w:id="1131" w:author="Bonephace Kaijage" w:date="2026-10-14T06:31:00Z" w16du:dateUtc="2026-10-14T04:31:00Z">
                  <w:rPr>
                    <w:sz w:val="22"/>
                    <w:szCs w:val="22"/>
                  </w:rPr>
                </w:rPrChange>
              </w:rPr>
            </w:pPr>
            <w:ins w:id="1132" w:author="Bonephace Kaijage" w:date="2026-10-14T06:15:00Z" w16du:dateUtc="2026-10-14T04:15:00Z">
              <w:r w:rsidRPr="00FE0A4D">
                <w:rPr>
                  <w:sz w:val="22"/>
                  <w:szCs w:val="22"/>
                  <w:lang w:val="sv-SE"/>
                  <w:rPrChange w:id="1133" w:author="Bonephace Kaijage" w:date="2026-10-14T06:31:00Z" w16du:dateUtc="2026-10-14T04:31:00Z">
                    <w:rPr>
                      <w:sz w:val="22"/>
                      <w:szCs w:val="22"/>
                    </w:rPr>
                  </w:rPrChange>
                </w:rPr>
                <w:t>Hakikisheni watoto, wazee na watu wenye ulemavu wote wako salama na wana mtu wa kuwasaidia.</w:t>
              </w:r>
            </w:ins>
            <w:del w:id="1134" w:author="Bonephace Kaijage" w:date="2026-10-14T06:15:00Z" w16du:dateUtc="2026-10-14T04:15:00Z">
              <w:r w:rsidR="0055281C" w:rsidRPr="00FE0A4D" w:rsidDel="00FE0A4D">
                <w:rPr>
                  <w:sz w:val="22"/>
                  <w:szCs w:val="22"/>
                  <w:lang w:val="sv-SE"/>
                  <w:rPrChange w:id="1135" w:author="Bonephace Kaijage" w:date="2026-10-14T06:31:00Z" w16du:dateUtc="2026-10-14T04:31:00Z">
                    <w:rPr>
                      <w:sz w:val="22"/>
                      <w:szCs w:val="22"/>
                    </w:rPr>
                  </w:rPrChange>
                </w:rPr>
                <w:delText>Hakiki watoto, wazee na watu wenye ulemavu.</w:delText>
              </w:r>
            </w:del>
          </w:p>
          <w:p w14:paraId="54CEEDD5" w14:textId="2343026C" w:rsidR="0055281C" w:rsidRPr="00FE0A4D" w:rsidRDefault="0055281C" w:rsidP="0055281C">
            <w:pPr>
              <w:pStyle w:val="ListParagraph"/>
              <w:rPr>
                <w:sz w:val="22"/>
                <w:szCs w:val="22"/>
                <w:lang w:val="sv-SE"/>
                <w:rPrChange w:id="1136" w:author="Bonephace Kaijage" w:date="2026-10-14T06:31:00Z" w16du:dateUtc="2026-10-14T04:31:00Z">
                  <w:rPr>
                    <w:sz w:val="22"/>
                    <w:szCs w:val="22"/>
                  </w:rPr>
                </w:rPrChange>
              </w:rPr>
            </w:pPr>
            <w:r w:rsidRPr="00FE0A4D">
              <w:rPr>
                <w:sz w:val="22"/>
                <w:szCs w:val="22"/>
                <w:lang w:val="sv-SE"/>
                <w:rPrChange w:id="1137" w:author="Bonephace Kaijage" w:date="2026-10-14T06:31:00Z" w16du:dateUtc="2026-10-14T04:31:00Z">
                  <w:rPr>
                    <w:sz w:val="22"/>
                    <w:szCs w:val="22"/>
                  </w:rPr>
                </w:rPrChange>
              </w:rPr>
              <w:t>Chanzo cha maji kikiathirika, chemsha au tibu maji ya kunywa.</w:t>
            </w:r>
          </w:p>
          <w:p w14:paraId="1FA34612" w14:textId="5194CED0" w:rsidR="002066E7" w:rsidRPr="00FE0A4D" w:rsidRDefault="002066E7" w:rsidP="00FE4152">
            <w:pPr>
              <w:pStyle w:val="ListParagraph"/>
              <w:rPr>
                <w:sz w:val="22"/>
                <w:szCs w:val="22"/>
                <w:lang w:val="sv-SE"/>
                <w:rPrChange w:id="1138" w:author="Bonephace Kaijage" w:date="2026-10-14T06:31:00Z" w16du:dateUtc="2026-10-14T04:31:00Z">
                  <w:rPr>
                    <w:sz w:val="22"/>
                    <w:szCs w:val="22"/>
                  </w:rPr>
                </w:rPrChange>
              </w:rPr>
            </w:pPr>
          </w:p>
        </w:tc>
        <w:tc>
          <w:tcPr>
            <w:tcW w:w="2278" w:type="dxa"/>
          </w:tcPr>
          <w:p w14:paraId="55C3E180" w14:textId="45359653"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56AED7D8" w14:textId="72B1F6D7" w:rsidR="002066E7" w:rsidRPr="00997D17" w:rsidRDefault="00FE0A4D" w:rsidP="00FE4152">
            <w:pPr>
              <w:pStyle w:val="ListParagraph"/>
              <w:rPr>
                <w:sz w:val="22"/>
                <w:szCs w:val="22"/>
              </w:rPr>
            </w:pPr>
            <w:ins w:id="1139"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140"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C9B6C56" w14:textId="57FD977B" w:rsidR="002066E7" w:rsidRPr="00997D17" w:rsidRDefault="00FE0A4D" w:rsidP="00FE4152">
            <w:pPr>
              <w:pStyle w:val="ListParagraph"/>
              <w:rPr>
                <w:sz w:val="22"/>
                <w:szCs w:val="22"/>
              </w:rPr>
            </w:pPr>
            <w:ins w:id="1141"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14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58B71B4" w14:textId="0EB08F8E" w:rsidR="00F20E47" w:rsidRPr="00997D17" w:rsidRDefault="00FE0A4D" w:rsidP="00034217">
            <w:pPr>
              <w:pStyle w:val="ListBullet"/>
              <w:rPr>
                <w:sz w:val="22"/>
                <w:szCs w:val="22"/>
              </w:rPr>
            </w:pPr>
            <w:ins w:id="1143"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1144"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5E5202E5" w14:textId="2C141C1A" w:rsidR="00F20E47" w:rsidRPr="00997D17" w:rsidRDefault="00FE0A4D" w:rsidP="00034217">
            <w:pPr>
              <w:pStyle w:val="ListBullet"/>
              <w:rPr>
                <w:sz w:val="22"/>
                <w:szCs w:val="22"/>
              </w:rPr>
            </w:pPr>
            <w:ins w:id="1145" w:author="Bonephace Kaijage" w:date="2026-10-14T06:19:00Z" w16du:dateUtc="2026-10-14T04:19:00Z">
              <w:r>
                <w:rPr>
                  <w:sz w:val="22"/>
                  <w:szCs w:val="22"/>
                </w:rPr>
                <w:t>Call 114 and 190, and keep the road to the sites named in Know Your Risk clear so that ambulances and rescue teams can reach people.</w:t>
              </w:r>
            </w:ins>
            <w:del w:id="1146" w:author="Bonephace Kaijage" w:date="2026-10-14T06:19:00Z" w16du:dateUtc="2026-10-14T04:19:00Z">
              <w:r w:rsidR="00275313" w:rsidRPr="00997D17" w:rsidDel="00FE0A4D">
                <w:rPr>
                  <w:sz w:val="22"/>
                  <w:szCs w:val="22"/>
                </w:rPr>
                <w:delText>Call 114 and 190. Keep the road to the named sites clear for ambulances.</w:delText>
              </w:r>
            </w:del>
          </w:p>
          <w:p w14:paraId="53F07D94" w14:textId="27D82AA4" w:rsidR="00F20E47" w:rsidRPr="00997D17" w:rsidRDefault="00275313" w:rsidP="00034217">
            <w:pPr>
              <w:pStyle w:val="ListBullet"/>
              <w:rPr>
                <w:sz w:val="22"/>
                <w:szCs w:val="22"/>
              </w:rPr>
            </w:pPr>
            <w:r w:rsidRPr="00997D17">
              <w:rPr>
                <w:sz w:val="22"/>
                <w:szCs w:val="22"/>
              </w:rPr>
              <w:t>Open the shelter and register every household. Note who is missing.</w:t>
            </w:r>
          </w:p>
          <w:p w14:paraId="4197E42D" w14:textId="39D5621B" w:rsidR="002066E7" w:rsidRPr="00997D17" w:rsidRDefault="00275313" w:rsidP="00034217">
            <w:pPr>
              <w:pStyle w:val="ListBullet"/>
              <w:rPr>
                <w:sz w:val="22"/>
                <w:szCs w:val="22"/>
              </w:rPr>
            </w:pPr>
            <w:r w:rsidRPr="00997D17">
              <w:rPr>
                <w:sz w:val="22"/>
                <w:szCs w:val="22"/>
              </w:rPr>
              <w:lastRenderedPageBreak/>
              <w:t>Health team: injury first, then cholera if the water is dirty.</w:t>
            </w:r>
          </w:p>
        </w:tc>
        <w:tc>
          <w:tcPr>
            <w:tcW w:w="2279" w:type="dxa"/>
          </w:tcPr>
          <w:p w14:paraId="209CF455" w14:textId="028F7074" w:rsidR="00F20E47"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44E6EFBC" w14:textId="65CF60F1" w:rsidR="00F20E47" w:rsidRPr="00997D17" w:rsidRDefault="00275313" w:rsidP="00034217">
            <w:pPr>
              <w:pStyle w:val="ListBullet"/>
              <w:rPr>
                <w:sz w:val="22"/>
                <w:szCs w:val="22"/>
                <w:lang w:val="sv-SE"/>
              </w:rPr>
            </w:pPr>
            <w:r w:rsidRPr="00997D17">
              <w:rPr>
                <w:sz w:val="22"/>
                <w:szCs w:val="22"/>
                <w:lang w:val="sv-SE"/>
              </w:rPr>
              <w:t>Piga 114 na 190. Acha barabara wazi.</w:t>
            </w:r>
          </w:p>
          <w:p w14:paraId="3ED639F6" w14:textId="6A5EA7B4" w:rsidR="00F20E47" w:rsidRPr="00997D17" w:rsidRDefault="00275313" w:rsidP="00034217">
            <w:pPr>
              <w:pStyle w:val="ListBullet"/>
              <w:rPr>
                <w:sz w:val="22"/>
                <w:szCs w:val="22"/>
                <w:lang w:val="sv-SE"/>
              </w:rPr>
            </w:pPr>
            <w:r w:rsidRPr="00997D17">
              <w:rPr>
                <w:sz w:val="22"/>
                <w:szCs w:val="22"/>
                <w:lang w:val="sv-SE"/>
              </w:rPr>
              <w:t>Sajili kila kaya. Andika aliyepotea.</w:t>
            </w:r>
          </w:p>
          <w:p w14:paraId="7B197061" w14:textId="65BCB294"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037C139A" w14:textId="77777777" w:rsidTr="002066E7">
        <w:tc>
          <w:tcPr>
            <w:tcW w:w="2278" w:type="dxa"/>
          </w:tcPr>
          <w:p w14:paraId="7471DA04"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23E1DF93"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31ED9E6D" w14:textId="16285216"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08E11898" w14:textId="613E6676" w:rsidR="002066E7" w:rsidRPr="00997D17" w:rsidRDefault="002066E7" w:rsidP="00FE4152">
            <w:pPr>
              <w:pStyle w:val="ListParagraph"/>
              <w:rPr>
                <w:sz w:val="22"/>
                <w:szCs w:val="22"/>
              </w:rPr>
            </w:pPr>
            <w:r w:rsidRPr="00997D17">
              <w:rPr>
                <w:sz w:val="22"/>
                <w:szCs w:val="22"/>
              </w:rPr>
              <w:t>Chato District Council</w:t>
            </w:r>
          </w:p>
        </w:tc>
        <w:tc>
          <w:tcPr>
            <w:tcW w:w="2278" w:type="dxa"/>
          </w:tcPr>
          <w:p w14:paraId="3E7923A2" w14:textId="6692DB02"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4858E255" w14:textId="3E07971B" w:rsidR="002066E7" w:rsidRPr="00997D17" w:rsidRDefault="008C6B60" w:rsidP="00FE4152">
            <w:pPr>
              <w:pStyle w:val="ListParagraph"/>
              <w:rPr>
                <w:sz w:val="22"/>
                <w:szCs w:val="22"/>
              </w:rPr>
            </w:pPr>
            <w:r w:rsidRPr="00997D17">
              <w:rPr>
                <w:sz w:val="22"/>
                <w:szCs w:val="22"/>
              </w:rPr>
              <w:t>Lake Victoria floods, large waves, boat accidents, heavy rain, and cholera along the shore. A few roads slippery, a few low homes wet, and lightning where storms build.</w:t>
            </w:r>
          </w:p>
        </w:tc>
        <w:tc>
          <w:tcPr>
            <w:tcW w:w="2278" w:type="dxa"/>
          </w:tcPr>
          <w:p w14:paraId="14EFA09C" w14:textId="6B555F5A"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22E13C1C" w14:textId="2C9569A6" w:rsidR="00F20E47" w:rsidRPr="00997D17" w:rsidRDefault="00275313" w:rsidP="00034217">
            <w:pPr>
              <w:pStyle w:val="ListBullet"/>
              <w:rPr>
                <w:sz w:val="22"/>
                <w:szCs w:val="22"/>
              </w:rPr>
            </w:pPr>
            <w:r w:rsidRPr="00997D17">
              <w:rPr>
                <w:sz w:val="22"/>
                <w:szCs w:val="22"/>
              </w:rPr>
              <w:t>Before any boat leaves accidents, check the forecast and put a life jacket on.</w:t>
            </w:r>
          </w:p>
          <w:p w14:paraId="65A130FE" w14:textId="365475D7" w:rsidR="00F20E47" w:rsidRPr="00997D17" w:rsidRDefault="00275313" w:rsidP="00034217">
            <w:pPr>
              <w:pStyle w:val="ListBullet"/>
              <w:rPr>
                <w:sz w:val="22"/>
                <w:szCs w:val="22"/>
              </w:rPr>
            </w:pPr>
            <w:r w:rsidRPr="00997D17">
              <w:rPr>
                <w:sz w:val="22"/>
                <w:szCs w:val="22"/>
              </w:rPr>
              <w:t>Bring small boats off the open water at accidents.</w:t>
            </w:r>
          </w:p>
          <w:p w14:paraId="740EEB13" w14:textId="79009CFF" w:rsidR="00F20E47" w:rsidRPr="00997D17" w:rsidRDefault="00275313" w:rsidP="00034217">
            <w:pPr>
              <w:pStyle w:val="ListBullet"/>
              <w:rPr>
                <w:sz w:val="22"/>
                <w:szCs w:val="22"/>
              </w:rPr>
            </w:pPr>
            <w:r w:rsidRPr="00997D17">
              <w:rPr>
                <w:sz w:val="22"/>
                <w:szCs w:val="22"/>
              </w:rPr>
              <w:t>The landing listens for the warning and saves 190.</w:t>
            </w:r>
          </w:p>
          <w:p w14:paraId="47F15052" w14:textId="6E866E74" w:rsidR="002066E7" w:rsidRPr="00997D17" w:rsidRDefault="00275313" w:rsidP="00034217">
            <w:pPr>
              <w:pStyle w:val="ListBullet"/>
              <w:rPr>
                <w:sz w:val="22"/>
                <w:szCs w:val="22"/>
              </w:rPr>
            </w:pPr>
            <w:r w:rsidRPr="00997D17">
              <w:rPr>
                <w:sz w:val="22"/>
                <w:szCs w:val="22"/>
              </w:rPr>
              <w:t>Do not swim out from accidents. Throw something that floats.</w:t>
            </w:r>
          </w:p>
        </w:tc>
        <w:tc>
          <w:tcPr>
            <w:tcW w:w="2279" w:type="dxa"/>
          </w:tcPr>
          <w:p w14:paraId="35B47B74" w14:textId="10525B11" w:rsidR="00F20E47" w:rsidRPr="00997D17" w:rsidRDefault="00275313" w:rsidP="00034217">
            <w:pPr>
              <w:pStyle w:val="ListBullet"/>
              <w:rPr>
                <w:sz w:val="22"/>
                <w:szCs w:val="22"/>
              </w:rPr>
            </w:pPr>
            <w:r w:rsidRPr="00997D17">
              <w:rPr>
                <w:sz w:val="22"/>
                <w:szCs w:val="22"/>
              </w:rPr>
              <w:t>Angalia utabiri na vaa jaketi kabla ya chombo kuondoka.</w:t>
            </w:r>
          </w:p>
          <w:p w14:paraId="1DAD70CD" w14:textId="36DC4317" w:rsidR="00F20E47" w:rsidRPr="00997D17" w:rsidRDefault="00275313" w:rsidP="00034217">
            <w:pPr>
              <w:pStyle w:val="ListBullet"/>
              <w:rPr>
                <w:sz w:val="22"/>
                <w:szCs w:val="22"/>
              </w:rPr>
            </w:pPr>
            <w:r w:rsidRPr="00997D17">
              <w:rPr>
                <w:sz w:val="22"/>
                <w:szCs w:val="22"/>
              </w:rPr>
              <w:t>Rudisha vyombo vidogo kutoka maji ya wazi.</w:t>
            </w:r>
          </w:p>
          <w:p w14:paraId="6A3F5679" w14:textId="06A17E82" w:rsidR="00F20E47" w:rsidRPr="00997D17" w:rsidRDefault="00275313" w:rsidP="00034217">
            <w:pPr>
              <w:pStyle w:val="ListBullet"/>
              <w:rPr>
                <w:sz w:val="22"/>
                <w:szCs w:val="22"/>
              </w:rPr>
            </w:pPr>
            <w:r w:rsidRPr="00997D17">
              <w:rPr>
                <w:sz w:val="22"/>
                <w:szCs w:val="22"/>
              </w:rPr>
              <w:t>Mwalo uhifadhi 190.</w:t>
            </w:r>
          </w:p>
          <w:p w14:paraId="0FA336DA" w14:textId="7B85B79F" w:rsidR="002066E7" w:rsidRPr="00997D17" w:rsidRDefault="00FE0A4D" w:rsidP="00034217">
            <w:pPr>
              <w:pStyle w:val="ListBullet"/>
              <w:rPr>
                <w:sz w:val="22"/>
                <w:szCs w:val="22"/>
              </w:rPr>
            </w:pPr>
            <w:ins w:id="1147" w:author="Bonephace Kaijage" w:date="2026-10-14T06:15:00Z" w16du:dateUtc="2026-10-14T04:15:00Z">
              <w:r>
                <w:rPr>
                  <w:sz w:val="22"/>
                  <w:szCs w:val="22"/>
                </w:rPr>
                <w:t>Kumuokoa mtu majini, mtupie kitu kinachoelea au mnyooshee fimbo badala ya kuogelea kumfuata: maji yanayotiririka humzamisha pia mwokoaji.</w:t>
              </w:r>
            </w:ins>
            <w:del w:id="1148" w:author="Bonephace Kaijage" w:date="2026-10-14T06:15:00Z" w16du:dateUtc="2026-10-14T04:15:00Z">
              <w:r w:rsidR="00275313" w:rsidRPr="00997D17" w:rsidDel="00FE0A4D">
                <w:rPr>
                  <w:sz w:val="22"/>
                  <w:szCs w:val="22"/>
                </w:rPr>
                <w:delText>Usiogelee kuokoa. Rusha kitu kinachoelea.</w:delText>
              </w:r>
            </w:del>
          </w:p>
        </w:tc>
      </w:tr>
      <w:tr w:rsidR="002066E7" w:rsidRPr="00997D17" w14:paraId="00D1ADFD" w14:textId="77777777" w:rsidTr="002066E7">
        <w:tc>
          <w:tcPr>
            <w:tcW w:w="2278" w:type="dxa"/>
          </w:tcPr>
          <w:p w14:paraId="46EF982E" w14:textId="77777777" w:rsidR="0055281C" w:rsidRPr="00997D17" w:rsidRDefault="0055281C" w:rsidP="0055281C">
            <w:pPr>
              <w:pStyle w:val="ListParagraph"/>
              <w:rPr>
                <w:sz w:val="22"/>
                <w:szCs w:val="22"/>
              </w:rPr>
            </w:pPr>
            <w:r w:rsidRPr="00997D17">
              <w:rPr>
                <w:sz w:val="22"/>
                <w:szCs w:val="22"/>
              </w:rPr>
              <w:t>Ondoa taka kwenye mitaro na njia za maji kuzunguka makazi.</w:t>
            </w:r>
          </w:p>
          <w:p w14:paraId="0F62BA9C"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2CB9569D" w14:textId="5B9C1F1E"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4A08BC95" w14:textId="743B9468" w:rsidR="002066E7" w:rsidRPr="00997D17" w:rsidRDefault="002066E7" w:rsidP="00FE4152">
            <w:pPr>
              <w:pStyle w:val="ListParagraph"/>
              <w:rPr>
                <w:sz w:val="22"/>
                <w:szCs w:val="22"/>
              </w:rPr>
            </w:pPr>
          </w:p>
        </w:tc>
        <w:tc>
          <w:tcPr>
            <w:tcW w:w="2278" w:type="dxa"/>
          </w:tcPr>
          <w:p w14:paraId="4C377E77" w14:textId="4E6F945F"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07FB6903" w14:textId="3F42B1B2" w:rsidR="002066E7" w:rsidRPr="00997D17" w:rsidRDefault="008C6B60" w:rsidP="00FE4152">
            <w:pPr>
              <w:pStyle w:val="ListParagraph"/>
              <w:rPr>
                <w:sz w:val="22"/>
                <w:szCs w:val="22"/>
              </w:rPr>
            </w:pPr>
            <w:r w:rsidRPr="00997D17">
              <w:rPr>
                <w:sz w:val="22"/>
                <w:szCs w:val="22"/>
              </w:rPr>
              <w:t>Lake Victoria floods, large waves, boat accidents, heavy rain, and cholera along the shore. Roads, water points or houses at the named sites are now affected. Some journeys and classes are disrupted.</w:t>
            </w:r>
          </w:p>
        </w:tc>
        <w:tc>
          <w:tcPr>
            <w:tcW w:w="2278" w:type="dxa"/>
          </w:tcPr>
          <w:p w14:paraId="52F83A08" w14:textId="4AA3CD7A"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CFD0C45" w14:textId="3F3ECE49" w:rsidR="00F20E47" w:rsidRPr="00997D17" w:rsidRDefault="00275313" w:rsidP="00034217">
            <w:pPr>
              <w:pStyle w:val="ListBullet"/>
              <w:rPr>
                <w:sz w:val="22"/>
                <w:szCs w:val="22"/>
              </w:rPr>
            </w:pPr>
            <w:r w:rsidRPr="00997D17">
              <w:rPr>
                <w:sz w:val="22"/>
                <w:szCs w:val="22"/>
              </w:rPr>
              <w:t>Stop fishing and crossings at accidents.</w:t>
            </w:r>
          </w:p>
          <w:p w14:paraId="1B213F26" w14:textId="0EADDF46" w:rsidR="00F20E47" w:rsidRPr="00997D17" w:rsidRDefault="00FE0A4D" w:rsidP="00034217">
            <w:pPr>
              <w:pStyle w:val="ListBullet"/>
              <w:rPr>
                <w:sz w:val="22"/>
                <w:szCs w:val="22"/>
              </w:rPr>
            </w:pPr>
            <w:ins w:id="1149"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1150" w:author="Bonephace Kaijage" w:date="2026-10-14T06:15:00Z" w16du:dateUtc="2026-10-14T04:15:00Z">
              <w:r w:rsidR="00275313" w:rsidRPr="00997D17" w:rsidDel="00FE0A4D">
                <w:rPr>
                  <w:sz w:val="22"/>
                  <w:szCs w:val="22"/>
                </w:rPr>
                <w:delText>Move people off the low shore to the assembly point.</w:delText>
              </w:r>
            </w:del>
          </w:p>
          <w:p w14:paraId="02EEE078" w14:textId="222ECC00" w:rsidR="00F20E47" w:rsidRPr="00997D17" w:rsidRDefault="00275313" w:rsidP="00034217">
            <w:pPr>
              <w:pStyle w:val="ListBullet"/>
              <w:rPr>
                <w:sz w:val="22"/>
                <w:szCs w:val="22"/>
              </w:rPr>
            </w:pPr>
            <w:r w:rsidRPr="00997D17">
              <w:rPr>
                <w:sz w:val="22"/>
                <w:szCs w:val="22"/>
              </w:rPr>
              <w:lastRenderedPageBreak/>
              <w:t>Account for boats still out from accidents.</w:t>
            </w:r>
          </w:p>
          <w:p w14:paraId="17D7299D" w14:textId="68CACB70" w:rsidR="002066E7" w:rsidRPr="00997D17" w:rsidRDefault="00275313" w:rsidP="00034217">
            <w:pPr>
              <w:pStyle w:val="ListBullet"/>
              <w:rPr>
                <w:sz w:val="22"/>
                <w:szCs w:val="22"/>
              </w:rPr>
            </w:pPr>
            <w:r w:rsidRPr="00997D17">
              <w:rPr>
                <w:sz w:val="22"/>
                <w:szCs w:val="22"/>
              </w:rPr>
              <w:t>Boil water if wells on this shore are flooded.</w:t>
            </w:r>
          </w:p>
        </w:tc>
        <w:tc>
          <w:tcPr>
            <w:tcW w:w="2279" w:type="dxa"/>
          </w:tcPr>
          <w:p w14:paraId="2418059E" w14:textId="53141B28" w:rsidR="00F20E47" w:rsidRPr="00997D17" w:rsidRDefault="00275313" w:rsidP="00034217">
            <w:pPr>
              <w:pStyle w:val="ListBullet"/>
              <w:rPr>
                <w:sz w:val="22"/>
                <w:szCs w:val="22"/>
              </w:rPr>
            </w:pPr>
            <w:r w:rsidRPr="00997D17">
              <w:rPr>
                <w:sz w:val="22"/>
                <w:szCs w:val="22"/>
              </w:rPr>
              <w:lastRenderedPageBreak/>
              <w:t>Simamisha uvuvi na vivuko.</w:t>
            </w:r>
          </w:p>
          <w:p w14:paraId="2EA78837" w14:textId="768D643B" w:rsidR="00F20E47" w:rsidRPr="00997D17" w:rsidRDefault="00275313" w:rsidP="00034217">
            <w:pPr>
              <w:pStyle w:val="ListBullet"/>
              <w:rPr>
                <w:sz w:val="22"/>
                <w:szCs w:val="22"/>
              </w:rPr>
            </w:pPr>
            <w:r w:rsidRPr="00997D17">
              <w:rPr>
                <w:sz w:val="22"/>
                <w:szCs w:val="22"/>
              </w:rPr>
              <w:t>Hamisha ufuo wa chini.</w:t>
            </w:r>
          </w:p>
          <w:p w14:paraId="656D4439" w14:textId="41747961" w:rsidR="00F20E47" w:rsidRPr="00997D17" w:rsidRDefault="00275313" w:rsidP="00034217">
            <w:pPr>
              <w:pStyle w:val="ListBullet"/>
              <w:rPr>
                <w:sz w:val="22"/>
                <w:szCs w:val="22"/>
              </w:rPr>
            </w:pPr>
            <w:r w:rsidRPr="00997D17">
              <w:rPr>
                <w:sz w:val="22"/>
                <w:szCs w:val="22"/>
              </w:rPr>
              <w:t>Hakiki vyombo vilivyoko nje.</w:t>
            </w:r>
          </w:p>
          <w:p w14:paraId="3464244F" w14:textId="2D296CB0" w:rsidR="002066E7" w:rsidRPr="00997D17" w:rsidRDefault="00275313" w:rsidP="00034217">
            <w:pPr>
              <w:pStyle w:val="ListBullet"/>
              <w:rPr>
                <w:sz w:val="22"/>
                <w:szCs w:val="22"/>
                <w:lang w:val="sv-SE"/>
              </w:rPr>
            </w:pPr>
            <w:r w:rsidRPr="00997D17">
              <w:rPr>
                <w:sz w:val="22"/>
                <w:szCs w:val="22"/>
                <w:lang w:val="sv-SE"/>
              </w:rPr>
              <w:t>Chemsha maji ya visima.</w:t>
            </w:r>
          </w:p>
        </w:tc>
      </w:tr>
      <w:tr w:rsidR="002066E7" w:rsidRPr="00997D17" w14:paraId="06AB7F12" w14:textId="77777777" w:rsidTr="002066E7">
        <w:tc>
          <w:tcPr>
            <w:tcW w:w="2278" w:type="dxa"/>
          </w:tcPr>
          <w:p w14:paraId="67E9F74A"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22FD9B3E" w14:textId="364154DA" w:rsidR="0055281C" w:rsidRPr="00FE0A4D" w:rsidRDefault="00FE0A4D" w:rsidP="0055281C">
            <w:pPr>
              <w:pStyle w:val="ListParagraph"/>
              <w:rPr>
                <w:sz w:val="22"/>
                <w:szCs w:val="22"/>
                <w:lang w:val="sv-SE"/>
                <w:rPrChange w:id="1151" w:author="Bonephace Kaijage" w:date="2026-10-14T06:31:00Z" w16du:dateUtc="2026-10-14T04:31:00Z">
                  <w:rPr>
                    <w:sz w:val="22"/>
                    <w:szCs w:val="22"/>
                  </w:rPr>
                </w:rPrChange>
              </w:rPr>
            </w:pPr>
            <w:ins w:id="1152" w:author="Bonephace Kaijage" w:date="2026-10-14T06:15:00Z" w16du:dateUtc="2026-10-14T04:15:00Z">
              <w:r w:rsidRPr="00FE0A4D">
                <w:rPr>
                  <w:sz w:val="22"/>
                  <w:szCs w:val="22"/>
                  <w:lang w:val="sv-SE"/>
                  <w:rPrChange w:id="1153" w:author="Bonephace Kaijage" w:date="2026-10-14T06:31:00Z" w16du:dateUtc="2026-10-14T04:31:00Z">
                    <w:rPr>
                      <w:sz w:val="22"/>
                      <w:szCs w:val="22"/>
                    </w:rPr>
                  </w:rPrChange>
                </w:rPr>
                <w:t>Hakikisheni watoto, wazee na watu wenye ulemavu wote wako salama na wana mtu wa kuwasaidia.</w:t>
              </w:r>
            </w:ins>
            <w:del w:id="1154" w:author="Bonephace Kaijage" w:date="2026-10-14T06:15:00Z" w16du:dateUtc="2026-10-14T04:15:00Z">
              <w:r w:rsidR="0055281C" w:rsidRPr="00FE0A4D" w:rsidDel="00FE0A4D">
                <w:rPr>
                  <w:sz w:val="22"/>
                  <w:szCs w:val="22"/>
                  <w:lang w:val="sv-SE"/>
                  <w:rPrChange w:id="1155" w:author="Bonephace Kaijage" w:date="2026-10-14T06:31:00Z" w16du:dateUtc="2026-10-14T04:31:00Z">
                    <w:rPr>
                      <w:sz w:val="22"/>
                      <w:szCs w:val="22"/>
                    </w:rPr>
                  </w:rPrChange>
                </w:rPr>
                <w:delText>Hakiki watoto, wazee na watu wenye ulemavu.</w:delText>
              </w:r>
            </w:del>
          </w:p>
          <w:p w14:paraId="0759AE29" w14:textId="212BA8F6" w:rsidR="0055281C" w:rsidRPr="00FE0A4D" w:rsidRDefault="0055281C" w:rsidP="0055281C">
            <w:pPr>
              <w:pStyle w:val="ListParagraph"/>
              <w:rPr>
                <w:sz w:val="22"/>
                <w:szCs w:val="22"/>
                <w:lang w:val="sv-SE"/>
                <w:rPrChange w:id="1156" w:author="Bonephace Kaijage" w:date="2026-10-14T06:31:00Z" w16du:dateUtc="2026-10-14T04:31:00Z">
                  <w:rPr>
                    <w:sz w:val="22"/>
                    <w:szCs w:val="22"/>
                  </w:rPr>
                </w:rPrChange>
              </w:rPr>
            </w:pPr>
            <w:r w:rsidRPr="00FE0A4D">
              <w:rPr>
                <w:sz w:val="22"/>
                <w:szCs w:val="22"/>
                <w:lang w:val="sv-SE"/>
                <w:rPrChange w:id="1157" w:author="Bonephace Kaijage" w:date="2026-10-14T06:31:00Z" w16du:dateUtc="2026-10-14T04:31:00Z">
                  <w:rPr>
                    <w:sz w:val="22"/>
                    <w:szCs w:val="22"/>
                  </w:rPr>
                </w:rPrChange>
              </w:rPr>
              <w:t>Chanzo cha maji kikiathirika, chemsha au tibu maji ya kunywa.</w:t>
            </w:r>
          </w:p>
          <w:p w14:paraId="070C7ABC" w14:textId="4B9DFF58" w:rsidR="002066E7" w:rsidRPr="00FE0A4D" w:rsidRDefault="002066E7" w:rsidP="00FE4152">
            <w:pPr>
              <w:pStyle w:val="ListParagraph"/>
              <w:rPr>
                <w:sz w:val="22"/>
                <w:szCs w:val="22"/>
                <w:lang w:val="sv-SE"/>
                <w:rPrChange w:id="1158" w:author="Bonephace Kaijage" w:date="2026-10-14T06:31:00Z" w16du:dateUtc="2026-10-14T04:31:00Z">
                  <w:rPr>
                    <w:sz w:val="22"/>
                    <w:szCs w:val="22"/>
                  </w:rPr>
                </w:rPrChange>
              </w:rPr>
            </w:pPr>
          </w:p>
        </w:tc>
        <w:tc>
          <w:tcPr>
            <w:tcW w:w="2278" w:type="dxa"/>
          </w:tcPr>
          <w:p w14:paraId="04CD3E24" w14:textId="61607B27"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50D5A0C3" w14:textId="428D5D41" w:rsidR="002066E7" w:rsidRPr="00997D17" w:rsidRDefault="00FE0A4D" w:rsidP="00FE4152">
            <w:pPr>
              <w:pStyle w:val="ListParagraph"/>
              <w:rPr>
                <w:sz w:val="22"/>
                <w:szCs w:val="22"/>
              </w:rPr>
            </w:pPr>
            <w:ins w:id="1159"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160"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E854B72" w14:textId="547BDA6E" w:rsidR="002066E7" w:rsidRPr="00997D17" w:rsidRDefault="00FE0A4D" w:rsidP="00FE4152">
            <w:pPr>
              <w:pStyle w:val="ListParagraph"/>
              <w:rPr>
                <w:sz w:val="22"/>
                <w:szCs w:val="22"/>
              </w:rPr>
            </w:pPr>
            <w:ins w:id="1161"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16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ED2759A" w14:textId="6550B4D6" w:rsidR="00F20E47" w:rsidRPr="00997D17" w:rsidRDefault="00FE0A4D" w:rsidP="00034217">
            <w:pPr>
              <w:pStyle w:val="ListBullet"/>
              <w:rPr>
                <w:sz w:val="22"/>
                <w:szCs w:val="22"/>
              </w:rPr>
            </w:pPr>
            <w:ins w:id="1163"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1164"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5D608B88" w14:textId="501BE006" w:rsidR="00F20E47" w:rsidRPr="00997D17" w:rsidRDefault="00FE0A4D" w:rsidP="00034217">
            <w:pPr>
              <w:pStyle w:val="ListBullet"/>
              <w:rPr>
                <w:sz w:val="22"/>
                <w:szCs w:val="22"/>
              </w:rPr>
            </w:pPr>
            <w:ins w:id="1165" w:author="Bonephace Kaijage" w:date="2026-10-14T06:19:00Z" w16du:dateUtc="2026-10-14T04:19:00Z">
              <w:r>
                <w:rPr>
                  <w:sz w:val="22"/>
                  <w:szCs w:val="22"/>
                </w:rPr>
                <w:t>Call 114 and 190, and keep the road to the sites named in Know Your Risk clear so that ambulances and rescue teams can reach people.</w:t>
              </w:r>
            </w:ins>
            <w:del w:id="1166" w:author="Bonephace Kaijage" w:date="2026-10-14T06:19:00Z" w16du:dateUtc="2026-10-14T04:19:00Z">
              <w:r w:rsidR="00275313" w:rsidRPr="00997D17" w:rsidDel="00FE0A4D">
                <w:rPr>
                  <w:sz w:val="22"/>
                  <w:szCs w:val="22"/>
                </w:rPr>
                <w:delText>Call 114 and 190. Keep the road to the named sites clear for ambulances.</w:delText>
              </w:r>
            </w:del>
          </w:p>
          <w:p w14:paraId="2FA84B49" w14:textId="4553FC47" w:rsidR="00F20E47" w:rsidRPr="00997D17" w:rsidRDefault="00275313" w:rsidP="00034217">
            <w:pPr>
              <w:pStyle w:val="ListBullet"/>
              <w:rPr>
                <w:sz w:val="22"/>
                <w:szCs w:val="22"/>
              </w:rPr>
            </w:pPr>
            <w:r w:rsidRPr="00997D17">
              <w:rPr>
                <w:sz w:val="22"/>
                <w:szCs w:val="22"/>
              </w:rPr>
              <w:t>Open the shelter and register every household. Note who is missing.</w:t>
            </w:r>
          </w:p>
          <w:p w14:paraId="4AAC141A" w14:textId="61E80CA7" w:rsidR="002066E7" w:rsidRPr="00997D17" w:rsidRDefault="00275313" w:rsidP="00034217">
            <w:pPr>
              <w:pStyle w:val="ListBullet"/>
              <w:rPr>
                <w:sz w:val="22"/>
                <w:szCs w:val="22"/>
              </w:rPr>
            </w:pPr>
            <w:r w:rsidRPr="00997D17">
              <w:rPr>
                <w:sz w:val="22"/>
                <w:szCs w:val="22"/>
              </w:rPr>
              <w:lastRenderedPageBreak/>
              <w:t>Health team: injury first, then cholera if the water is dirty.</w:t>
            </w:r>
          </w:p>
        </w:tc>
        <w:tc>
          <w:tcPr>
            <w:tcW w:w="2279" w:type="dxa"/>
          </w:tcPr>
          <w:p w14:paraId="55568991" w14:textId="3E63540A" w:rsidR="00F20E47"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359EF907" w14:textId="0FB143EE" w:rsidR="00F20E47" w:rsidRPr="00997D17" w:rsidRDefault="00275313" w:rsidP="00034217">
            <w:pPr>
              <w:pStyle w:val="ListBullet"/>
              <w:rPr>
                <w:sz w:val="22"/>
                <w:szCs w:val="22"/>
                <w:lang w:val="sv-SE"/>
              </w:rPr>
            </w:pPr>
            <w:r w:rsidRPr="00997D17">
              <w:rPr>
                <w:sz w:val="22"/>
                <w:szCs w:val="22"/>
                <w:lang w:val="sv-SE"/>
              </w:rPr>
              <w:t>Piga 114 na 190. Acha barabara wazi.</w:t>
            </w:r>
          </w:p>
          <w:p w14:paraId="50BC67FA" w14:textId="59E9EDB1" w:rsidR="00F20E47" w:rsidRPr="00997D17" w:rsidRDefault="00275313" w:rsidP="00034217">
            <w:pPr>
              <w:pStyle w:val="ListBullet"/>
              <w:rPr>
                <w:sz w:val="22"/>
                <w:szCs w:val="22"/>
                <w:lang w:val="sv-SE"/>
              </w:rPr>
            </w:pPr>
            <w:r w:rsidRPr="00997D17">
              <w:rPr>
                <w:sz w:val="22"/>
                <w:szCs w:val="22"/>
                <w:lang w:val="sv-SE"/>
              </w:rPr>
              <w:t>Sajili kila kaya. Andika aliyepotea.</w:t>
            </w:r>
          </w:p>
          <w:p w14:paraId="468C126B" w14:textId="70D6C527"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30CE6F3C" w14:textId="77777777" w:rsidTr="002066E7">
        <w:tc>
          <w:tcPr>
            <w:tcW w:w="2278" w:type="dxa"/>
          </w:tcPr>
          <w:p w14:paraId="74361345"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4A018015"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1427673A" w14:textId="3F4B6228"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7C36941A" w14:textId="20345ED9" w:rsidR="002066E7" w:rsidRPr="00997D17" w:rsidRDefault="002066E7" w:rsidP="00FE4152">
            <w:pPr>
              <w:pStyle w:val="ListParagraph"/>
              <w:rPr>
                <w:sz w:val="22"/>
                <w:szCs w:val="22"/>
              </w:rPr>
            </w:pPr>
            <w:r w:rsidRPr="00997D17">
              <w:rPr>
                <w:sz w:val="22"/>
                <w:szCs w:val="22"/>
              </w:rPr>
              <w:t>Geita District Council</w:t>
            </w:r>
          </w:p>
        </w:tc>
        <w:tc>
          <w:tcPr>
            <w:tcW w:w="2278" w:type="dxa"/>
          </w:tcPr>
          <w:p w14:paraId="54DC9CFC" w14:textId="76F6EB5B"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E7F4CFC" w14:textId="64F29DD1" w:rsidR="002066E7" w:rsidRPr="00997D17" w:rsidRDefault="008C6B60" w:rsidP="00FE4152">
            <w:pPr>
              <w:pStyle w:val="ListParagraph"/>
              <w:rPr>
                <w:sz w:val="22"/>
                <w:szCs w:val="22"/>
              </w:rPr>
            </w:pPr>
            <w:r w:rsidRPr="00997D17">
              <w:rPr>
                <w:sz w:val="22"/>
                <w:szCs w:val="22"/>
              </w:rPr>
              <w:t>heavy rain, pit collapse and flooded mine shafts, lake-edge floods, and cholera. A few roads slippery, a few low homes wet, and lightning where storms build.</w:t>
            </w:r>
          </w:p>
        </w:tc>
        <w:tc>
          <w:tcPr>
            <w:tcW w:w="2278" w:type="dxa"/>
          </w:tcPr>
          <w:p w14:paraId="64B9266D" w14:textId="0F67ED90"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212443CE" w14:textId="5D469397" w:rsidR="00F20E47" w:rsidRPr="00997D17" w:rsidRDefault="00275313" w:rsidP="00034217">
            <w:pPr>
              <w:pStyle w:val="ListBullet"/>
              <w:rPr>
                <w:sz w:val="22"/>
                <w:szCs w:val="22"/>
              </w:rPr>
            </w:pPr>
            <w:r w:rsidRPr="00997D17">
              <w:rPr>
                <w:sz w:val="22"/>
                <w:szCs w:val="22"/>
              </w:rPr>
              <w:t>Count every worker at this lake shore before the shift. No one enters a wet or cracked pit.</w:t>
            </w:r>
          </w:p>
          <w:p w14:paraId="3951D631" w14:textId="3F3F7987" w:rsidR="00F20E47" w:rsidRPr="00997D17" w:rsidRDefault="00275313" w:rsidP="00034217">
            <w:pPr>
              <w:pStyle w:val="ListBullet"/>
              <w:rPr>
                <w:sz w:val="22"/>
                <w:szCs w:val="22"/>
              </w:rPr>
            </w:pPr>
            <w:r w:rsidRPr="00997D17">
              <w:rPr>
                <w:sz w:val="22"/>
                <w:szCs w:val="22"/>
              </w:rPr>
              <w:t>Clear drainage around the shaft.</w:t>
            </w:r>
          </w:p>
          <w:p w14:paraId="249AFD00" w14:textId="285F16EB" w:rsidR="00F20E47" w:rsidRPr="00997D17" w:rsidRDefault="00275313" w:rsidP="00034217">
            <w:pPr>
              <w:pStyle w:val="ListBullet"/>
              <w:rPr>
                <w:sz w:val="22"/>
                <w:szCs w:val="22"/>
              </w:rPr>
            </w:pPr>
            <w:r w:rsidRPr="00997D17">
              <w:rPr>
                <w:sz w:val="22"/>
                <w:szCs w:val="22"/>
              </w:rPr>
              <w:t>The owner keeps the surface register and saves 114 and 190.</w:t>
            </w:r>
          </w:p>
          <w:p w14:paraId="2E041D5C" w14:textId="6A3752FC" w:rsidR="002066E7" w:rsidRPr="00997D17" w:rsidRDefault="00275313" w:rsidP="00034217">
            <w:pPr>
              <w:pStyle w:val="ListBullet"/>
              <w:rPr>
                <w:sz w:val="22"/>
                <w:szCs w:val="22"/>
              </w:rPr>
            </w:pPr>
            <w:r w:rsidRPr="00997D17">
              <w:rPr>
                <w:sz w:val="22"/>
                <w:szCs w:val="22"/>
              </w:rPr>
              <w:t>Mark the unsafe hole so children do not play at the edge.</w:t>
            </w:r>
          </w:p>
        </w:tc>
        <w:tc>
          <w:tcPr>
            <w:tcW w:w="2279" w:type="dxa"/>
          </w:tcPr>
          <w:p w14:paraId="511B5188" w14:textId="6C332236" w:rsidR="00F20E47" w:rsidRPr="00997D17" w:rsidRDefault="00275313" w:rsidP="00034217">
            <w:pPr>
              <w:pStyle w:val="ListBullet"/>
              <w:rPr>
                <w:sz w:val="22"/>
                <w:szCs w:val="22"/>
              </w:rPr>
            </w:pPr>
            <w:r w:rsidRPr="00997D17">
              <w:rPr>
                <w:sz w:val="22"/>
                <w:szCs w:val="22"/>
              </w:rPr>
              <w:t>Hesabu wafanyakazi. Asingie shimo lililo na maji.</w:t>
            </w:r>
          </w:p>
          <w:p w14:paraId="2EC27832" w14:textId="21BC624A" w:rsidR="00F20E47" w:rsidRPr="00997D17" w:rsidRDefault="00275313" w:rsidP="00034217">
            <w:pPr>
              <w:pStyle w:val="ListBullet"/>
              <w:rPr>
                <w:sz w:val="22"/>
                <w:szCs w:val="22"/>
              </w:rPr>
            </w:pPr>
            <w:r w:rsidRPr="00997D17">
              <w:rPr>
                <w:sz w:val="22"/>
                <w:szCs w:val="22"/>
              </w:rPr>
              <w:t>Safisha mifereji ya shimo.</w:t>
            </w:r>
          </w:p>
          <w:p w14:paraId="75A979AD" w14:textId="29D89C47" w:rsidR="00F20E47" w:rsidRPr="00997D17" w:rsidRDefault="00275313" w:rsidP="00034217">
            <w:pPr>
              <w:pStyle w:val="ListBullet"/>
              <w:rPr>
                <w:sz w:val="22"/>
                <w:szCs w:val="22"/>
                <w:lang w:val="sv-SE"/>
              </w:rPr>
            </w:pPr>
            <w:r w:rsidRPr="00997D17">
              <w:rPr>
                <w:sz w:val="22"/>
                <w:szCs w:val="22"/>
                <w:lang w:val="sv-SE"/>
              </w:rPr>
              <w:t>Mmiliki ashike daftari na ahifadhi 114.</w:t>
            </w:r>
          </w:p>
          <w:p w14:paraId="6EE70C44" w14:textId="1823ECEA" w:rsidR="002066E7" w:rsidRPr="00997D17" w:rsidRDefault="00275313" w:rsidP="00034217">
            <w:pPr>
              <w:pStyle w:val="ListBullet"/>
              <w:rPr>
                <w:sz w:val="22"/>
                <w:szCs w:val="22"/>
              </w:rPr>
            </w:pPr>
            <w:r w:rsidRPr="00997D17">
              <w:rPr>
                <w:sz w:val="22"/>
                <w:szCs w:val="22"/>
              </w:rPr>
              <w:t>Weka alama ili watoto wasicheze ukingoni.</w:t>
            </w:r>
          </w:p>
        </w:tc>
      </w:tr>
      <w:tr w:rsidR="002066E7" w:rsidRPr="00997D17" w14:paraId="7D01198F" w14:textId="77777777" w:rsidTr="002066E7">
        <w:tc>
          <w:tcPr>
            <w:tcW w:w="2278" w:type="dxa"/>
          </w:tcPr>
          <w:p w14:paraId="79C10AD4" w14:textId="77777777" w:rsidR="0055281C" w:rsidRPr="00997D17" w:rsidRDefault="0055281C" w:rsidP="0055281C">
            <w:pPr>
              <w:pStyle w:val="ListParagraph"/>
              <w:rPr>
                <w:sz w:val="22"/>
                <w:szCs w:val="22"/>
              </w:rPr>
            </w:pPr>
            <w:r w:rsidRPr="00997D17">
              <w:rPr>
                <w:sz w:val="22"/>
                <w:szCs w:val="22"/>
              </w:rPr>
              <w:t>Ondoa taka kwenye mitaro na njia za maji kuzunguka makazi.</w:t>
            </w:r>
          </w:p>
          <w:p w14:paraId="0665DAB6"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3CFEBC63" w14:textId="32D73DAD"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7A8E253D" w14:textId="36282420" w:rsidR="002066E7" w:rsidRPr="00997D17" w:rsidRDefault="002066E7" w:rsidP="00FE4152">
            <w:pPr>
              <w:pStyle w:val="ListParagraph"/>
              <w:rPr>
                <w:sz w:val="22"/>
                <w:szCs w:val="22"/>
              </w:rPr>
            </w:pPr>
          </w:p>
        </w:tc>
        <w:tc>
          <w:tcPr>
            <w:tcW w:w="2278" w:type="dxa"/>
          </w:tcPr>
          <w:p w14:paraId="3A378A33" w14:textId="4BE5FF1D"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FBD95DF" w14:textId="1A679FA5" w:rsidR="002066E7" w:rsidRPr="00997D17" w:rsidRDefault="008C6B60" w:rsidP="00FE4152">
            <w:pPr>
              <w:pStyle w:val="ListParagraph"/>
              <w:rPr>
                <w:sz w:val="22"/>
                <w:szCs w:val="22"/>
              </w:rPr>
            </w:pPr>
            <w:r w:rsidRPr="00997D17">
              <w:rPr>
                <w:sz w:val="22"/>
                <w:szCs w:val="22"/>
              </w:rPr>
              <w:t>heavy rain, pit collapse and flooded mine shafts, lake-edge floods, and cholera. Roads, water points or houses at the named sites are now affected. Some journeys and classes are disrupted.</w:t>
            </w:r>
          </w:p>
        </w:tc>
        <w:tc>
          <w:tcPr>
            <w:tcW w:w="2278" w:type="dxa"/>
          </w:tcPr>
          <w:p w14:paraId="272B99EE" w14:textId="64EF9007"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E628296" w14:textId="16FCACE4" w:rsidR="00F20E47" w:rsidRPr="00997D17" w:rsidRDefault="00FE0A4D" w:rsidP="00034217">
            <w:pPr>
              <w:pStyle w:val="ListBullet"/>
              <w:rPr>
                <w:sz w:val="22"/>
                <w:szCs w:val="22"/>
              </w:rPr>
            </w:pPr>
            <w:ins w:id="1167" w:author="Bonephace Kaijage" w:date="2026-10-14T06:19:00Z" w16du:dateUtc="2026-10-14T04:19:00Z">
              <w:r>
                <w:rPr>
                  <w:sz w:val="22"/>
                  <w:szCs w:val="22"/>
                </w:rPr>
                <w:t>Stop the shift at the sites named in Know Your Risk. Bring every worker up and count them.</w:t>
              </w:r>
            </w:ins>
            <w:del w:id="1168" w:author="Bonephace Kaijage" w:date="2026-10-14T06:19:00Z" w16du:dateUtc="2026-10-14T04:19:00Z">
              <w:r w:rsidR="00275313" w:rsidRPr="00997D17" w:rsidDel="00FE0A4D">
                <w:rPr>
                  <w:sz w:val="22"/>
                  <w:szCs w:val="22"/>
                </w:rPr>
                <w:delText>Stop the shift at the named sites are now affected. Bring every worker up and count them.</w:delText>
              </w:r>
            </w:del>
          </w:p>
          <w:p w14:paraId="33A5DF02" w14:textId="3524AE52" w:rsidR="00F20E47" w:rsidRPr="00997D17" w:rsidRDefault="00275313" w:rsidP="00034217">
            <w:pPr>
              <w:pStyle w:val="ListBullet"/>
              <w:rPr>
                <w:sz w:val="22"/>
                <w:szCs w:val="22"/>
              </w:rPr>
            </w:pPr>
            <w:r w:rsidRPr="00997D17">
              <w:rPr>
                <w:sz w:val="22"/>
                <w:szCs w:val="22"/>
              </w:rPr>
              <w:t>Close and mark the unsafe shaft. Do not pump blindly into a flooded pit.</w:t>
            </w:r>
          </w:p>
          <w:p w14:paraId="5975463C" w14:textId="4A9976C0" w:rsidR="00F20E47" w:rsidRPr="00997D17" w:rsidRDefault="00275313" w:rsidP="00034217">
            <w:pPr>
              <w:pStyle w:val="ListBullet"/>
              <w:rPr>
                <w:sz w:val="22"/>
                <w:szCs w:val="22"/>
              </w:rPr>
            </w:pPr>
            <w:r w:rsidRPr="00997D17">
              <w:rPr>
                <w:sz w:val="22"/>
                <w:szCs w:val="22"/>
              </w:rPr>
              <w:t>Move the crowd back from the edge.</w:t>
            </w:r>
          </w:p>
          <w:p w14:paraId="4EBCF423" w14:textId="12747921" w:rsidR="002066E7" w:rsidRPr="00997D17" w:rsidRDefault="00275313" w:rsidP="00034217">
            <w:pPr>
              <w:pStyle w:val="ListBullet"/>
              <w:rPr>
                <w:sz w:val="22"/>
                <w:szCs w:val="22"/>
              </w:rPr>
            </w:pPr>
            <w:r w:rsidRPr="00997D17">
              <w:rPr>
                <w:sz w:val="22"/>
                <w:szCs w:val="22"/>
              </w:rPr>
              <w:lastRenderedPageBreak/>
              <w:t>Clinic prepares for crush injury. Call 114 if anyone is missing.</w:t>
            </w:r>
          </w:p>
        </w:tc>
        <w:tc>
          <w:tcPr>
            <w:tcW w:w="2279" w:type="dxa"/>
          </w:tcPr>
          <w:p w14:paraId="2B137C43" w14:textId="532EFD7C" w:rsidR="00F20E47" w:rsidRPr="00997D17" w:rsidRDefault="00275313" w:rsidP="00034217">
            <w:pPr>
              <w:pStyle w:val="ListBullet"/>
              <w:rPr>
                <w:sz w:val="22"/>
                <w:szCs w:val="22"/>
              </w:rPr>
            </w:pPr>
            <w:r w:rsidRPr="00997D17">
              <w:rPr>
                <w:sz w:val="22"/>
                <w:szCs w:val="22"/>
              </w:rPr>
              <w:lastRenderedPageBreak/>
              <w:t>Simamisha zamu na uhesabu wafanyakazi.</w:t>
            </w:r>
          </w:p>
          <w:p w14:paraId="116562C4" w14:textId="64D7A2E9" w:rsidR="00F20E47" w:rsidRPr="00997D17" w:rsidRDefault="00275313" w:rsidP="00034217">
            <w:pPr>
              <w:pStyle w:val="ListBullet"/>
              <w:rPr>
                <w:sz w:val="22"/>
                <w:szCs w:val="22"/>
              </w:rPr>
            </w:pPr>
            <w:r w:rsidRPr="00997D17">
              <w:rPr>
                <w:sz w:val="22"/>
                <w:szCs w:val="22"/>
                <w:lang w:val="sv-SE"/>
              </w:rPr>
              <w:t>Funga shimo.</w:t>
            </w:r>
          </w:p>
          <w:p w14:paraId="12447496" w14:textId="5176C156" w:rsidR="00F20E47" w:rsidRPr="00997D17" w:rsidRDefault="00275313" w:rsidP="00034217">
            <w:pPr>
              <w:pStyle w:val="ListBullet"/>
              <w:rPr>
                <w:sz w:val="22"/>
                <w:szCs w:val="22"/>
                <w:lang w:val="sv-SE"/>
              </w:rPr>
            </w:pPr>
            <w:r w:rsidRPr="00997D17">
              <w:rPr>
                <w:sz w:val="22"/>
                <w:szCs w:val="22"/>
                <w:lang w:val="sv-SE"/>
              </w:rPr>
              <w:t>Rudisha umati.</w:t>
            </w:r>
          </w:p>
          <w:p w14:paraId="41EEB0CA" w14:textId="6A45C5DD" w:rsidR="002066E7" w:rsidRPr="00997D17" w:rsidRDefault="00275313" w:rsidP="00034217">
            <w:pPr>
              <w:pStyle w:val="ListBullet"/>
              <w:rPr>
                <w:sz w:val="22"/>
                <w:szCs w:val="22"/>
              </w:rPr>
            </w:pPr>
            <w:r w:rsidRPr="00997D17">
              <w:rPr>
                <w:sz w:val="22"/>
                <w:szCs w:val="22"/>
                <w:lang w:val="sv-SE"/>
              </w:rPr>
              <w:t>Piga 114 akipotea mtu.</w:t>
            </w:r>
          </w:p>
        </w:tc>
      </w:tr>
      <w:tr w:rsidR="002066E7" w:rsidRPr="00997D17" w14:paraId="22AC3B79" w14:textId="77777777" w:rsidTr="002066E7">
        <w:tc>
          <w:tcPr>
            <w:tcW w:w="2278" w:type="dxa"/>
          </w:tcPr>
          <w:p w14:paraId="12418764"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3F406395" w14:textId="3BEC7838" w:rsidR="0055281C" w:rsidRPr="00FE0A4D" w:rsidRDefault="00FE0A4D" w:rsidP="0055281C">
            <w:pPr>
              <w:pStyle w:val="ListParagraph"/>
              <w:rPr>
                <w:sz w:val="22"/>
                <w:szCs w:val="22"/>
                <w:lang w:val="sv-SE"/>
                <w:rPrChange w:id="1169" w:author="Bonephace Kaijage" w:date="2026-10-14T06:31:00Z" w16du:dateUtc="2026-10-14T04:31:00Z">
                  <w:rPr>
                    <w:sz w:val="22"/>
                    <w:szCs w:val="22"/>
                  </w:rPr>
                </w:rPrChange>
              </w:rPr>
            </w:pPr>
            <w:ins w:id="1170" w:author="Bonephace Kaijage" w:date="2026-10-14T06:15:00Z" w16du:dateUtc="2026-10-14T04:15:00Z">
              <w:r w:rsidRPr="00FE0A4D">
                <w:rPr>
                  <w:sz w:val="22"/>
                  <w:szCs w:val="22"/>
                  <w:lang w:val="sv-SE"/>
                  <w:rPrChange w:id="1171" w:author="Bonephace Kaijage" w:date="2026-10-14T06:31:00Z" w16du:dateUtc="2026-10-14T04:31:00Z">
                    <w:rPr>
                      <w:sz w:val="22"/>
                      <w:szCs w:val="22"/>
                    </w:rPr>
                  </w:rPrChange>
                </w:rPr>
                <w:t>Hakikisheni watoto, wazee na watu wenye ulemavu wote wako salama na wana mtu wa kuwasaidia.</w:t>
              </w:r>
            </w:ins>
            <w:del w:id="1172" w:author="Bonephace Kaijage" w:date="2026-10-14T06:15:00Z" w16du:dateUtc="2026-10-14T04:15:00Z">
              <w:r w:rsidR="0055281C" w:rsidRPr="00FE0A4D" w:rsidDel="00FE0A4D">
                <w:rPr>
                  <w:sz w:val="22"/>
                  <w:szCs w:val="22"/>
                  <w:lang w:val="sv-SE"/>
                  <w:rPrChange w:id="1173" w:author="Bonephace Kaijage" w:date="2026-10-14T06:31:00Z" w16du:dateUtc="2026-10-14T04:31:00Z">
                    <w:rPr>
                      <w:sz w:val="22"/>
                      <w:szCs w:val="22"/>
                    </w:rPr>
                  </w:rPrChange>
                </w:rPr>
                <w:delText>Hakiki watoto, wazee na watu wenye ulemavu.</w:delText>
              </w:r>
            </w:del>
          </w:p>
          <w:p w14:paraId="44E931B3" w14:textId="7E668D1C" w:rsidR="0055281C" w:rsidRPr="00FE0A4D" w:rsidRDefault="0055281C" w:rsidP="0055281C">
            <w:pPr>
              <w:pStyle w:val="ListParagraph"/>
              <w:rPr>
                <w:sz w:val="22"/>
                <w:szCs w:val="22"/>
                <w:lang w:val="sv-SE"/>
                <w:rPrChange w:id="1174" w:author="Bonephace Kaijage" w:date="2026-10-14T06:31:00Z" w16du:dateUtc="2026-10-14T04:31:00Z">
                  <w:rPr>
                    <w:sz w:val="22"/>
                    <w:szCs w:val="22"/>
                  </w:rPr>
                </w:rPrChange>
              </w:rPr>
            </w:pPr>
            <w:r w:rsidRPr="00FE0A4D">
              <w:rPr>
                <w:sz w:val="22"/>
                <w:szCs w:val="22"/>
                <w:lang w:val="sv-SE"/>
                <w:rPrChange w:id="1175" w:author="Bonephace Kaijage" w:date="2026-10-14T06:31:00Z" w16du:dateUtc="2026-10-14T04:31:00Z">
                  <w:rPr>
                    <w:sz w:val="22"/>
                    <w:szCs w:val="22"/>
                  </w:rPr>
                </w:rPrChange>
              </w:rPr>
              <w:t>Chanzo cha maji kikiathirika, chemsha au tibu maji ya kunywa.</w:t>
            </w:r>
          </w:p>
          <w:p w14:paraId="2E3E7D89" w14:textId="5F1BB485" w:rsidR="002066E7" w:rsidRPr="00FE0A4D" w:rsidRDefault="002066E7" w:rsidP="00FE4152">
            <w:pPr>
              <w:pStyle w:val="ListParagraph"/>
              <w:rPr>
                <w:sz w:val="22"/>
                <w:szCs w:val="22"/>
                <w:lang w:val="sv-SE"/>
                <w:rPrChange w:id="1176" w:author="Bonephace Kaijage" w:date="2026-10-14T06:31:00Z" w16du:dateUtc="2026-10-14T04:31:00Z">
                  <w:rPr>
                    <w:sz w:val="22"/>
                    <w:szCs w:val="22"/>
                  </w:rPr>
                </w:rPrChange>
              </w:rPr>
            </w:pPr>
          </w:p>
        </w:tc>
        <w:tc>
          <w:tcPr>
            <w:tcW w:w="2278" w:type="dxa"/>
          </w:tcPr>
          <w:p w14:paraId="2E62AA8A" w14:textId="245FB518"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A354BB3" w14:textId="5ED36D14" w:rsidR="002066E7" w:rsidRPr="00997D17" w:rsidRDefault="00FE0A4D" w:rsidP="00FE4152">
            <w:pPr>
              <w:pStyle w:val="ListParagraph"/>
              <w:rPr>
                <w:sz w:val="22"/>
                <w:szCs w:val="22"/>
              </w:rPr>
            </w:pPr>
            <w:ins w:id="1177"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178"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9A5C428" w14:textId="0E4EE143" w:rsidR="002066E7" w:rsidRPr="00997D17" w:rsidRDefault="00FE0A4D" w:rsidP="00FE4152">
            <w:pPr>
              <w:pStyle w:val="ListParagraph"/>
              <w:rPr>
                <w:sz w:val="22"/>
                <w:szCs w:val="22"/>
              </w:rPr>
            </w:pPr>
            <w:ins w:id="1179"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180"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6D413C0" w14:textId="1785C008" w:rsidR="00F20E47" w:rsidRPr="00997D17" w:rsidRDefault="00FE0A4D" w:rsidP="00034217">
            <w:pPr>
              <w:pStyle w:val="ListBullet"/>
              <w:rPr>
                <w:sz w:val="22"/>
                <w:szCs w:val="22"/>
              </w:rPr>
            </w:pPr>
            <w:ins w:id="1181"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1182"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3D081E58" w14:textId="2C481C07" w:rsidR="00F20E47" w:rsidRPr="00997D17" w:rsidRDefault="00FE0A4D" w:rsidP="00034217">
            <w:pPr>
              <w:pStyle w:val="ListBullet"/>
              <w:rPr>
                <w:sz w:val="22"/>
                <w:szCs w:val="22"/>
              </w:rPr>
            </w:pPr>
            <w:ins w:id="1183" w:author="Bonephace Kaijage" w:date="2026-10-14T06:19:00Z" w16du:dateUtc="2026-10-14T04:19:00Z">
              <w:r>
                <w:rPr>
                  <w:sz w:val="22"/>
                  <w:szCs w:val="22"/>
                </w:rPr>
                <w:t>Call 114 and 190, and keep the road to the sites named in Know Your Risk clear so that ambulances and rescue teams can reach people.</w:t>
              </w:r>
            </w:ins>
            <w:del w:id="1184" w:author="Bonephace Kaijage" w:date="2026-10-14T06:19:00Z" w16du:dateUtc="2026-10-14T04:19:00Z">
              <w:r w:rsidR="00275313" w:rsidRPr="00997D17" w:rsidDel="00FE0A4D">
                <w:rPr>
                  <w:sz w:val="22"/>
                  <w:szCs w:val="22"/>
                </w:rPr>
                <w:delText>Call 114 and 190. Keep the road to the named sites clear for ambulances.</w:delText>
              </w:r>
            </w:del>
          </w:p>
          <w:p w14:paraId="0CDCCEC0" w14:textId="4A34A10F" w:rsidR="00F20E47" w:rsidRPr="00997D17" w:rsidRDefault="00275313" w:rsidP="00034217">
            <w:pPr>
              <w:pStyle w:val="ListBullet"/>
              <w:rPr>
                <w:sz w:val="22"/>
                <w:szCs w:val="22"/>
              </w:rPr>
            </w:pPr>
            <w:r w:rsidRPr="00997D17">
              <w:rPr>
                <w:sz w:val="22"/>
                <w:szCs w:val="22"/>
              </w:rPr>
              <w:t>Open the shelter and register every household. Note who is missing.</w:t>
            </w:r>
          </w:p>
          <w:p w14:paraId="3762F9DD" w14:textId="6AC42331" w:rsidR="002066E7" w:rsidRPr="00997D17" w:rsidRDefault="00275313" w:rsidP="00034217">
            <w:pPr>
              <w:pStyle w:val="ListBullet"/>
              <w:rPr>
                <w:sz w:val="22"/>
                <w:szCs w:val="22"/>
              </w:rPr>
            </w:pPr>
            <w:r w:rsidRPr="00997D17">
              <w:rPr>
                <w:sz w:val="22"/>
                <w:szCs w:val="22"/>
              </w:rPr>
              <w:t xml:space="preserve">Health team: injury first, then </w:t>
            </w:r>
            <w:r w:rsidRPr="00997D17">
              <w:rPr>
                <w:sz w:val="22"/>
                <w:szCs w:val="22"/>
              </w:rPr>
              <w:lastRenderedPageBreak/>
              <w:t>cholera if the water is dirty.</w:t>
            </w:r>
          </w:p>
        </w:tc>
        <w:tc>
          <w:tcPr>
            <w:tcW w:w="2279" w:type="dxa"/>
          </w:tcPr>
          <w:p w14:paraId="29032325" w14:textId="30B72065" w:rsidR="00F20E47" w:rsidRPr="00997D17" w:rsidRDefault="00275313" w:rsidP="00034217">
            <w:pPr>
              <w:pStyle w:val="ListBullet"/>
              <w:rPr>
                <w:sz w:val="22"/>
                <w:szCs w:val="22"/>
                <w:lang w:val="sv-SE"/>
              </w:rPr>
            </w:pPr>
            <w:r w:rsidRPr="00997D17">
              <w:rPr>
                <w:sz w:val="22"/>
                <w:szCs w:val="22"/>
                <w:lang w:val="sv-SE"/>
              </w:rPr>
              <w:lastRenderedPageBreak/>
              <w:t>Hamisha eneo hili sasa. Msirudi mpaka kamati iseme.</w:t>
            </w:r>
          </w:p>
          <w:p w14:paraId="4B48BC64" w14:textId="6AD1B078" w:rsidR="00F20E47" w:rsidRPr="00997D17" w:rsidRDefault="00275313" w:rsidP="00034217">
            <w:pPr>
              <w:pStyle w:val="ListBullet"/>
              <w:rPr>
                <w:sz w:val="22"/>
                <w:szCs w:val="22"/>
                <w:lang w:val="sv-SE"/>
              </w:rPr>
            </w:pPr>
            <w:r w:rsidRPr="00997D17">
              <w:rPr>
                <w:sz w:val="22"/>
                <w:szCs w:val="22"/>
                <w:lang w:val="sv-SE"/>
              </w:rPr>
              <w:t>Piga 114 na 190. Acha barabara wazi.</w:t>
            </w:r>
          </w:p>
          <w:p w14:paraId="0E1503B4" w14:textId="0B618CF2" w:rsidR="00F20E47" w:rsidRPr="00997D17" w:rsidRDefault="00275313" w:rsidP="00034217">
            <w:pPr>
              <w:pStyle w:val="ListBullet"/>
              <w:rPr>
                <w:sz w:val="22"/>
                <w:szCs w:val="22"/>
                <w:lang w:val="sv-SE"/>
              </w:rPr>
            </w:pPr>
            <w:r w:rsidRPr="00997D17">
              <w:rPr>
                <w:sz w:val="22"/>
                <w:szCs w:val="22"/>
                <w:lang w:val="sv-SE"/>
              </w:rPr>
              <w:t>Sajili kila kaya. Andika aliyepotea.</w:t>
            </w:r>
          </w:p>
          <w:p w14:paraId="6B186A20" w14:textId="2BAA30A9"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5F8C4E39" w14:textId="77777777" w:rsidTr="002066E7">
        <w:tc>
          <w:tcPr>
            <w:tcW w:w="2278" w:type="dxa"/>
          </w:tcPr>
          <w:p w14:paraId="15D19832"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796FEB13"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77FA30F0" w14:textId="377E0AC5"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44724F86" w14:textId="412D0A8A" w:rsidR="002066E7" w:rsidRPr="00997D17" w:rsidRDefault="002066E7" w:rsidP="00FE4152">
            <w:pPr>
              <w:pStyle w:val="ListParagraph"/>
              <w:rPr>
                <w:sz w:val="22"/>
                <w:szCs w:val="22"/>
              </w:rPr>
            </w:pPr>
            <w:r w:rsidRPr="00997D17">
              <w:rPr>
                <w:sz w:val="22"/>
                <w:szCs w:val="22"/>
              </w:rPr>
              <w:t>Mbogwe District Council</w:t>
            </w:r>
          </w:p>
        </w:tc>
        <w:tc>
          <w:tcPr>
            <w:tcW w:w="2278" w:type="dxa"/>
          </w:tcPr>
          <w:p w14:paraId="706194DA" w14:textId="4C3D8145"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6A9872D8" w14:textId="304EAE30" w:rsidR="002066E7" w:rsidRPr="00997D17" w:rsidRDefault="008C6B60" w:rsidP="00FE4152">
            <w:pPr>
              <w:pStyle w:val="ListParagraph"/>
              <w:rPr>
                <w:sz w:val="22"/>
                <w:szCs w:val="22"/>
              </w:rPr>
            </w:pPr>
            <w:r w:rsidRPr="00997D17">
              <w:rPr>
                <w:sz w:val="22"/>
                <w:szCs w:val="22"/>
              </w:rPr>
              <w:t>heavy rain, mining accidents, floods on small valleys, and lightning. A few roads slippery, a few low homes wet, and lightning where storms build.</w:t>
            </w:r>
          </w:p>
        </w:tc>
        <w:tc>
          <w:tcPr>
            <w:tcW w:w="2278" w:type="dxa"/>
          </w:tcPr>
          <w:p w14:paraId="757AA7D9" w14:textId="408BDA7C"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467DA31" w14:textId="5F8F8587" w:rsidR="00F20E47" w:rsidRPr="00997D17" w:rsidRDefault="00275313" w:rsidP="00034217">
            <w:pPr>
              <w:pStyle w:val="ListBullet"/>
              <w:rPr>
                <w:sz w:val="22"/>
                <w:szCs w:val="22"/>
              </w:rPr>
            </w:pPr>
            <w:r w:rsidRPr="00997D17">
              <w:rPr>
                <w:sz w:val="22"/>
                <w:szCs w:val="22"/>
              </w:rPr>
              <w:t>Count every worker at the pits before the shift. No one enters a wet or cracked pit.</w:t>
            </w:r>
          </w:p>
          <w:p w14:paraId="44D0A3B2" w14:textId="1BDC894C" w:rsidR="00F20E47" w:rsidRPr="00997D17" w:rsidRDefault="00275313" w:rsidP="00034217">
            <w:pPr>
              <w:pStyle w:val="ListBullet"/>
              <w:rPr>
                <w:sz w:val="22"/>
                <w:szCs w:val="22"/>
              </w:rPr>
            </w:pPr>
            <w:r w:rsidRPr="00997D17">
              <w:rPr>
                <w:sz w:val="22"/>
                <w:szCs w:val="22"/>
              </w:rPr>
              <w:t>Clear drainage around the shaft.</w:t>
            </w:r>
          </w:p>
          <w:p w14:paraId="1F2C75F0" w14:textId="6DFA3000" w:rsidR="00F20E47" w:rsidRPr="00997D17" w:rsidRDefault="00275313" w:rsidP="00034217">
            <w:pPr>
              <w:pStyle w:val="ListBullet"/>
              <w:rPr>
                <w:sz w:val="22"/>
                <w:szCs w:val="22"/>
              </w:rPr>
            </w:pPr>
            <w:r w:rsidRPr="00997D17">
              <w:rPr>
                <w:sz w:val="22"/>
                <w:szCs w:val="22"/>
              </w:rPr>
              <w:t>The owner keeps the surface register and saves 114 and 190.</w:t>
            </w:r>
          </w:p>
          <w:p w14:paraId="7D8638CC" w14:textId="37633E0A" w:rsidR="002066E7" w:rsidRPr="00997D17" w:rsidRDefault="00275313" w:rsidP="00034217">
            <w:pPr>
              <w:pStyle w:val="ListBullet"/>
              <w:rPr>
                <w:sz w:val="22"/>
                <w:szCs w:val="22"/>
              </w:rPr>
            </w:pPr>
            <w:r w:rsidRPr="00997D17">
              <w:rPr>
                <w:sz w:val="22"/>
                <w:szCs w:val="22"/>
              </w:rPr>
              <w:t>Mark the unsafe hole so children do not play at the edge.</w:t>
            </w:r>
          </w:p>
        </w:tc>
        <w:tc>
          <w:tcPr>
            <w:tcW w:w="2279" w:type="dxa"/>
          </w:tcPr>
          <w:p w14:paraId="6E0D01C5" w14:textId="156AC90D" w:rsidR="00F20E47" w:rsidRPr="00997D17" w:rsidRDefault="00275313" w:rsidP="00034217">
            <w:pPr>
              <w:pStyle w:val="ListBullet"/>
              <w:rPr>
                <w:sz w:val="22"/>
                <w:szCs w:val="22"/>
              </w:rPr>
            </w:pPr>
            <w:r w:rsidRPr="00997D17">
              <w:rPr>
                <w:sz w:val="22"/>
                <w:szCs w:val="22"/>
              </w:rPr>
              <w:t>Hesabu wafanyakazi. Asingie shimo lililo na maji.</w:t>
            </w:r>
          </w:p>
          <w:p w14:paraId="08E061AB" w14:textId="3E5DE620" w:rsidR="00F20E47" w:rsidRPr="00997D17" w:rsidRDefault="00275313" w:rsidP="00034217">
            <w:pPr>
              <w:pStyle w:val="ListBullet"/>
              <w:rPr>
                <w:sz w:val="22"/>
                <w:szCs w:val="22"/>
              </w:rPr>
            </w:pPr>
            <w:r w:rsidRPr="00997D17">
              <w:rPr>
                <w:sz w:val="22"/>
                <w:szCs w:val="22"/>
              </w:rPr>
              <w:t>Safisha mifereji ya shimo.</w:t>
            </w:r>
          </w:p>
          <w:p w14:paraId="4FF8DCAB" w14:textId="72E67567" w:rsidR="00F20E47" w:rsidRPr="00997D17" w:rsidRDefault="00275313" w:rsidP="00034217">
            <w:pPr>
              <w:pStyle w:val="ListBullet"/>
              <w:rPr>
                <w:sz w:val="22"/>
                <w:szCs w:val="22"/>
                <w:lang w:val="sv-SE"/>
              </w:rPr>
            </w:pPr>
            <w:r w:rsidRPr="00997D17">
              <w:rPr>
                <w:sz w:val="22"/>
                <w:szCs w:val="22"/>
                <w:lang w:val="sv-SE"/>
              </w:rPr>
              <w:t>Mmiliki ashike daftari na ahifadhi 114.</w:t>
            </w:r>
          </w:p>
          <w:p w14:paraId="213DEBD0" w14:textId="4EC8093D" w:rsidR="002066E7" w:rsidRPr="00997D17" w:rsidRDefault="00275313" w:rsidP="00034217">
            <w:pPr>
              <w:pStyle w:val="ListBullet"/>
              <w:rPr>
                <w:sz w:val="22"/>
                <w:szCs w:val="22"/>
              </w:rPr>
            </w:pPr>
            <w:r w:rsidRPr="00997D17">
              <w:rPr>
                <w:sz w:val="22"/>
                <w:szCs w:val="22"/>
              </w:rPr>
              <w:t>Weka alama ili watoto wasicheze ukingoni.</w:t>
            </w:r>
          </w:p>
        </w:tc>
      </w:tr>
      <w:tr w:rsidR="002066E7" w:rsidRPr="00997D17" w14:paraId="6BD0419D" w14:textId="77777777" w:rsidTr="002066E7">
        <w:tc>
          <w:tcPr>
            <w:tcW w:w="2278" w:type="dxa"/>
          </w:tcPr>
          <w:p w14:paraId="0D6A38C5" w14:textId="77777777" w:rsidR="0055281C" w:rsidRPr="00997D17" w:rsidRDefault="0055281C" w:rsidP="0055281C">
            <w:pPr>
              <w:pStyle w:val="ListParagraph"/>
              <w:rPr>
                <w:sz w:val="22"/>
                <w:szCs w:val="22"/>
              </w:rPr>
            </w:pPr>
            <w:r w:rsidRPr="00997D17">
              <w:rPr>
                <w:sz w:val="22"/>
                <w:szCs w:val="22"/>
              </w:rPr>
              <w:t>Ondoa taka kwenye mitaro na njia za maji kuzunguka makazi.</w:t>
            </w:r>
          </w:p>
          <w:p w14:paraId="110C5B7F"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2E868D6A" w14:textId="78C74E1B"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24A1BB5F" w14:textId="78A6B54F" w:rsidR="002066E7" w:rsidRPr="00997D17" w:rsidRDefault="002066E7" w:rsidP="00FE4152">
            <w:pPr>
              <w:pStyle w:val="ListParagraph"/>
              <w:rPr>
                <w:sz w:val="22"/>
                <w:szCs w:val="22"/>
              </w:rPr>
            </w:pPr>
          </w:p>
        </w:tc>
        <w:tc>
          <w:tcPr>
            <w:tcW w:w="2278" w:type="dxa"/>
          </w:tcPr>
          <w:p w14:paraId="6B9DFD1B" w14:textId="7380D302"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2703ED98" w14:textId="41C221DE" w:rsidR="002066E7" w:rsidRPr="00997D17" w:rsidRDefault="008C6B60" w:rsidP="00FE4152">
            <w:pPr>
              <w:pStyle w:val="ListParagraph"/>
              <w:rPr>
                <w:sz w:val="22"/>
                <w:szCs w:val="22"/>
              </w:rPr>
            </w:pPr>
            <w:r w:rsidRPr="00997D17">
              <w:rPr>
                <w:sz w:val="22"/>
                <w:szCs w:val="22"/>
              </w:rPr>
              <w:t>heavy rain, mining accidents, floods on small valleys, and lightning. Roads, water points or houses at the named sites are now affected. Some journeys and classes are disrupted.</w:t>
            </w:r>
          </w:p>
        </w:tc>
        <w:tc>
          <w:tcPr>
            <w:tcW w:w="2278" w:type="dxa"/>
          </w:tcPr>
          <w:p w14:paraId="5CBEB290" w14:textId="6512081B"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C7124EE" w14:textId="640091FF" w:rsidR="00F20E47" w:rsidRPr="00997D17" w:rsidRDefault="00FE0A4D" w:rsidP="00034217">
            <w:pPr>
              <w:pStyle w:val="ListBullet"/>
              <w:rPr>
                <w:sz w:val="22"/>
                <w:szCs w:val="22"/>
              </w:rPr>
            </w:pPr>
            <w:ins w:id="1185" w:author="Bonephace Kaijage" w:date="2026-10-14T06:19:00Z" w16du:dateUtc="2026-10-14T04:19:00Z">
              <w:r>
                <w:rPr>
                  <w:sz w:val="22"/>
                  <w:szCs w:val="22"/>
                </w:rPr>
                <w:t>Stop the shift at the sites named in Know Your Risk. Bring every worker up and count them.</w:t>
              </w:r>
            </w:ins>
            <w:del w:id="1186" w:author="Bonephace Kaijage" w:date="2026-10-14T06:19:00Z" w16du:dateUtc="2026-10-14T04:19:00Z">
              <w:r w:rsidR="00275313" w:rsidRPr="00997D17" w:rsidDel="00FE0A4D">
                <w:rPr>
                  <w:sz w:val="22"/>
                  <w:szCs w:val="22"/>
                </w:rPr>
                <w:delText>Stop the shift at the named sites are now affected. Bring every worker up and count them.</w:delText>
              </w:r>
            </w:del>
          </w:p>
          <w:p w14:paraId="3B7C8879" w14:textId="3D26A8F1" w:rsidR="00F20E47" w:rsidRPr="00997D17" w:rsidRDefault="00275313" w:rsidP="00034217">
            <w:pPr>
              <w:pStyle w:val="ListBullet"/>
              <w:rPr>
                <w:sz w:val="22"/>
                <w:szCs w:val="22"/>
              </w:rPr>
            </w:pPr>
            <w:r w:rsidRPr="00997D17">
              <w:rPr>
                <w:sz w:val="22"/>
                <w:szCs w:val="22"/>
              </w:rPr>
              <w:t>Close and mark the unsafe shaft. Do not pump blindly into a flooded pit.</w:t>
            </w:r>
          </w:p>
          <w:p w14:paraId="668C1594" w14:textId="27084475" w:rsidR="00F20E47" w:rsidRPr="00997D17" w:rsidRDefault="00275313" w:rsidP="00034217">
            <w:pPr>
              <w:pStyle w:val="ListBullet"/>
              <w:rPr>
                <w:sz w:val="22"/>
                <w:szCs w:val="22"/>
              </w:rPr>
            </w:pPr>
            <w:r w:rsidRPr="00997D17">
              <w:rPr>
                <w:sz w:val="22"/>
                <w:szCs w:val="22"/>
              </w:rPr>
              <w:t>Move the crowd back from the edge.</w:t>
            </w:r>
          </w:p>
          <w:p w14:paraId="1AD5300E" w14:textId="70E5BC38" w:rsidR="002066E7" w:rsidRPr="00997D17" w:rsidRDefault="00275313" w:rsidP="00034217">
            <w:pPr>
              <w:pStyle w:val="ListBullet"/>
              <w:rPr>
                <w:sz w:val="22"/>
                <w:szCs w:val="22"/>
              </w:rPr>
            </w:pPr>
            <w:r w:rsidRPr="00997D17">
              <w:rPr>
                <w:sz w:val="22"/>
                <w:szCs w:val="22"/>
              </w:rPr>
              <w:t xml:space="preserve">Clinic prepares for crush injury. Call 114 if </w:t>
            </w:r>
            <w:r w:rsidRPr="00997D17">
              <w:rPr>
                <w:sz w:val="22"/>
                <w:szCs w:val="22"/>
              </w:rPr>
              <w:lastRenderedPageBreak/>
              <w:t>anyone is missing.</w:t>
            </w:r>
          </w:p>
        </w:tc>
        <w:tc>
          <w:tcPr>
            <w:tcW w:w="2279" w:type="dxa"/>
          </w:tcPr>
          <w:p w14:paraId="4585EB80" w14:textId="215C4596" w:rsidR="00F20E47" w:rsidRPr="00997D17" w:rsidRDefault="00275313" w:rsidP="00034217">
            <w:pPr>
              <w:pStyle w:val="ListBullet"/>
              <w:rPr>
                <w:sz w:val="22"/>
                <w:szCs w:val="22"/>
              </w:rPr>
            </w:pPr>
            <w:r w:rsidRPr="00997D17">
              <w:rPr>
                <w:sz w:val="22"/>
                <w:szCs w:val="22"/>
              </w:rPr>
              <w:lastRenderedPageBreak/>
              <w:t>Simamisha zamu na uhesabu wafanyakazi.</w:t>
            </w:r>
          </w:p>
          <w:p w14:paraId="03294868" w14:textId="0003E87A" w:rsidR="00F20E47" w:rsidRPr="00997D17" w:rsidRDefault="00275313" w:rsidP="00034217">
            <w:pPr>
              <w:pStyle w:val="ListBullet"/>
              <w:rPr>
                <w:sz w:val="22"/>
                <w:szCs w:val="22"/>
              </w:rPr>
            </w:pPr>
            <w:r w:rsidRPr="00997D17">
              <w:rPr>
                <w:sz w:val="22"/>
                <w:szCs w:val="22"/>
                <w:lang w:val="sv-SE"/>
              </w:rPr>
              <w:t>Funga shimo.</w:t>
            </w:r>
          </w:p>
          <w:p w14:paraId="71E71AF7" w14:textId="0E57E025" w:rsidR="00F20E47" w:rsidRPr="00997D17" w:rsidRDefault="00275313" w:rsidP="00034217">
            <w:pPr>
              <w:pStyle w:val="ListBullet"/>
              <w:rPr>
                <w:sz w:val="22"/>
                <w:szCs w:val="22"/>
                <w:lang w:val="sv-SE"/>
              </w:rPr>
            </w:pPr>
            <w:r w:rsidRPr="00997D17">
              <w:rPr>
                <w:sz w:val="22"/>
                <w:szCs w:val="22"/>
                <w:lang w:val="sv-SE"/>
              </w:rPr>
              <w:t>Rudisha umati.</w:t>
            </w:r>
          </w:p>
          <w:p w14:paraId="7FA15895" w14:textId="6AA6D07E" w:rsidR="002066E7" w:rsidRPr="00997D17" w:rsidRDefault="00275313" w:rsidP="00034217">
            <w:pPr>
              <w:pStyle w:val="ListBullet"/>
              <w:rPr>
                <w:sz w:val="22"/>
                <w:szCs w:val="22"/>
              </w:rPr>
            </w:pPr>
            <w:r w:rsidRPr="00997D17">
              <w:rPr>
                <w:sz w:val="22"/>
                <w:szCs w:val="22"/>
                <w:lang w:val="sv-SE"/>
              </w:rPr>
              <w:t>Piga 114 akipotea mtu.</w:t>
            </w:r>
          </w:p>
        </w:tc>
      </w:tr>
      <w:tr w:rsidR="002066E7" w:rsidRPr="00997D17" w14:paraId="1BB95649" w14:textId="77777777" w:rsidTr="002066E7">
        <w:tc>
          <w:tcPr>
            <w:tcW w:w="2278" w:type="dxa"/>
          </w:tcPr>
          <w:p w14:paraId="624B404F"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2A41B3D7" w14:textId="417863CD" w:rsidR="0055281C" w:rsidRPr="00FE0A4D" w:rsidRDefault="00FE0A4D" w:rsidP="0055281C">
            <w:pPr>
              <w:pStyle w:val="ListParagraph"/>
              <w:rPr>
                <w:sz w:val="22"/>
                <w:szCs w:val="22"/>
                <w:lang w:val="sv-SE"/>
                <w:rPrChange w:id="1187" w:author="Bonephace Kaijage" w:date="2026-10-14T06:31:00Z" w16du:dateUtc="2026-10-14T04:31:00Z">
                  <w:rPr>
                    <w:sz w:val="22"/>
                    <w:szCs w:val="22"/>
                  </w:rPr>
                </w:rPrChange>
              </w:rPr>
            </w:pPr>
            <w:ins w:id="1188" w:author="Bonephace Kaijage" w:date="2026-10-14T06:15:00Z" w16du:dateUtc="2026-10-14T04:15:00Z">
              <w:r w:rsidRPr="00FE0A4D">
                <w:rPr>
                  <w:sz w:val="22"/>
                  <w:szCs w:val="22"/>
                  <w:lang w:val="sv-SE"/>
                  <w:rPrChange w:id="1189" w:author="Bonephace Kaijage" w:date="2026-10-14T06:31:00Z" w16du:dateUtc="2026-10-14T04:31:00Z">
                    <w:rPr>
                      <w:sz w:val="22"/>
                      <w:szCs w:val="22"/>
                    </w:rPr>
                  </w:rPrChange>
                </w:rPr>
                <w:t>Hakikisheni watoto, wazee na watu wenye ulemavu wote wako salama na wana mtu wa kuwasaidia.</w:t>
              </w:r>
            </w:ins>
            <w:del w:id="1190" w:author="Bonephace Kaijage" w:date="2026-10-14T06:15:00Z" w16du:dateUtc="2026-10-14T04:15:00Z">
              <w:r w:rsidR="0055281C" w:rsidRPr="00FE0A4D" w:rsidDel="00FE0A4D">
                <w:rPr>
                  <w:sz w:val="22"/>
                  <w:szCs w:val="22"/>
                  <w:lang w:val="sv-SE"/>
                  <w:rPrChange w:id="1191" w:author="Bonephace Kaijage" w:date="2026-10-14T06:31:00Z" w16du:dateUtc="2026-10-14T04:31:00Z">
                    <w:rPr>
                      <w:sz w:val="22"/>
                      <w:szCs w:val="22"/>
                    </w:rPr>
                  </w:rPrChange>
                </w:rPr>
                <w:delText>Hakiki watoto, wazee na watu wenye ulemavu.</w:delText>
              </w:r>
            </w:del>
          </w:p>
          <w:p w14:paraId="787FEDEC" w14:textId="1DD5B306" w:rsidR="0055281C" w:rsidRPr="00FE0A4D" w:rsidRDefault="0055281C" w:rsidP="0055281C">
            <w:pPr>
              <w:pStyle w:val="ListParagraph"/>
              <w:rPr>
                <w:sz w:val="22"/>
                <w:szCs w:val="22"/>
                <w:lang w:val="sv-SE"/>
                <w:rPrChange w:id="1192" w:author="Bonephace Kaijage" w:date="2026-10-14T06:31:00Z" w16du:dateUtc="2026-10-14T04:31:00Z">
                  <w:rPr>
                    <w:sz w:val="22"/>
                    <w:szCs w:val="22"/>
                  </w:rPr>
                </w:rPrChange>
              </w:rPr>
            </w:pPr>
            <w:r w:rsidRPr="00FE0A4D">
              <w:rPr>
                <w:sz w:val="22"/>
                <w:szCs w:val="22"/>
                <w:lang w:val="sv-SE"/>
                <w:rPrChange w:id="1193" w:author="Bonephace Kaijage" w:date="2026-10-14T06:31:00Z" w16du:dateUtc="2026-10-14T04:31:00Z">
                  <w:rPr>
                    <w:sz w:val="22"/>
                    <w:szCs w:val="22"/>
                  </w:rPr>
                </w:rPrChange>
              </w:rPr>
              <w:t>Chanzo cha maji kikiathirika, chemsha au tibu maji ya kunywa.</w:t>
            </w:r>
          </w:p>
          <w:p w14:paraId="2F721D0C" w14:textId="37F2CBC4" w:rsidR="002066E7" w:rsidRPr="00FE0A4D" w:rsidRDefault="002066E7" w:rsidP="00FE4152">
            <w:pPr>
              <w:pStyle w:val="ListParagraph"/>
              <w:rPr>
                <w:sz w:val="22"/>
                <w:szCs w:val="22"/>
                <w:lang w:val="sv-SE"/>
                <w:rPrChange w:id="1194" w:author="Bonephace Kaijage" w:date="2026-10-14T06:31:00Z" w16du:dateUtc="2026-10-14T04:31:00Z">
                  <w:rPr>
                    <w:sz w:val="22"/>
                    <w:szCs w:val="22"/>
                  </w:rPr>
                </w:rPrChange>
              </w:rPr>
            </w:pPr>
          </w:p>
        </w:tc>
        <w:tc>
          <w:tcPr>
            <w:tcW w:w="2278" w:type="dxa"/>
          </w:tcPr>
          <w:p w14:paraId="47D11652" w14:textId="16CB7E6A"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3B523423" w14:textId="1E44FF85" w:rsidR="002066E7" w:rsidRPr="00997D17" w:rsidRDefault="00FE0A4D" w:rsidP="00FE4152">
            <w:pPr>
              <w:pStyle w:val="ListParagraph"/>
              <w:rPr>
                <w:sz w:val="22"/>
                <w:szCs w:val="22"/>
              </w:rPr>
            </w:pPr>
            <w:ins w:id="1195"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196"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BA6EF37" w14:textId="243507F6" w:rsidR="002066E7" w:rsidRPr="00997D17" w:rsidRDefault="00FE0A4D" w:rsidP="00FE4152">
            <w:pPr>
              <w:pStyle w:val="ListParagraph"/>
              <w:rPr>
                <w:sz w:val="22"/>
                <w:szCs w:val="22"/>
              </w:rPr>
            </w:pPr>
            <w:ins w:id="119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19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6AD025C" w14:textId="7515BA86" w:rsidR="00F20E47" w:rsidRPr="00997D17" w:rsidRDefault="00FE0A4D" w:rsidP="00034217">
            <w:pPr>
              <w:pStyle w:val="ListBullet"/>
              <w:rPr>
                <w:sz w:val="22"/>
                <w:szCs w:val="22"/>
              </w:rPr>
            </w:pPr>
            <w:ins w:id="1199"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1200"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5B07EA63" w14:textId="469F6BC9" w:rsidR="00F20E47" w:rsidRPr="00997D17" w:rsidRDefault="00FE0A4D" w:rsidP="00034217">
            <w:pPr>
              <w:pStyle w:val="ListBullet"/>
              <w:rPr>
                <w:sz w:val="22"/>
                <w:szCs w:val="22"/>
              </w:rPr>
            </w:pPr>
            <w:ins w:id="1201" w:author="Bonephace Kaijage" w:date="2026-10-14T06:19:00Z" w16du:dateUtc="2026-10-14T04:19:00Z">
              <w:r>
                <w:rPr>
                  <w:sz w:val="22"/>
                  <w:szCs w:val="22"/>
                </w:rPr>
                <w:t>Call 114 and 190, and keep the road to the sites named in Know Your Risk clear so that ambulances and rescue teams can reach people.</w:t>
              </w:r>
            </w:ins>
            <w:del w:id="1202" w:author="Bonephace Kaijage" w:date="2026-10-14T06:19:00Z" w16du:dateUtc="2026-10-14T04:19:00Z">
              <w:r w:rsidR="00275313" w:rsidRPr="00997D17" w:rsidDel="00FE0A4D">
                <w:rPr>
                  <w:sz w:val="22"/>
                  <w:szCs w:val="22"/>
                </w:rPr>
                <w:delText>Call 114 and 190. Keep the road to the named sites clear for ambulances.</w:delText>
              </w:r>
            </w:del>
          </w:p>
          <w:p w14:paraId="66B345C1" w14:textId="37345AFD" w:rsidR="00F20E47" w:rsidRPr="00997D17" w:rsidRDefault="00275313" w:rsidP="00034217">
            <w:pPr>
              <w:pStyle w:val="ListBullet"/>
              <w:rPr>
                <w:sz w:val="22"/>
                <w:szCs w:val="22"/>
              </w:rPr>
            </w:pPr>
            <w:r w:rsidRPr="00997D17">
              <w:rPr>
                <w:sz w:val="22"/>
                <w:szCs w:val="22"/>
              </w:rPr>
              <w:t>Open the shelter and register every household. Note who is missing.</w:t>
            </w:r>
          </w:p>
          <w:p w14:paraId="2E33FC47" w14:textId="27C33353"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4A2D2F5B" w14:textId="12511DEB" w:rsidR="00F20E47" w:rsidRPr="00997D17" w:rsidRDefault="00275313" w:rsidP="00034217">
            <w:pPr>
              <w:pStyle w:val="ListBullet"/>
              <w:rPr>
                <w:sz w:val="22"/>
                <w:szCs w:val="22"/>
                <w:lang w:val="sv-SE"/>
              </w:rPr>
            </w:pPr>
            <w:r w:rsidRPr="00997D17">
              <w:rPr>
                <w:sz w:val="22"/>
                <w:szCs w:val="22"/>
                <w:lang w:val="sv-SE"/>
              </w:rPr>
              <w:t>Hamisha eneo hili sasa. Msirudi mpaka kamati iseme.</w:t>
            </w:r>
          </w:p>
          <w:p w14:paraId="0B9A0548" w14:textId="025B3BA0" w:rsidR="00F20E47" w:rsidRPr="00997D17" w:rsidRDefault="00275313" w:rsidP="00034217">
            <w:pPr>
              <w:pStyle w:val="ListBullet"/>
              <w:rPr>
                <w:sz w:val="22"/>
                <w:szCs w:val="22"/>
                <w:lang w:val="sv-SE"/>
              </w:rPr>
            </w:pPr>
            <w:r w:rsidRPr="00997D17">
              <w:rPr>
                <w:sz w:val="22"/>
                <w:szCs w:val="22"/>
                <w:lang w:val="sv-SE"/>
              </w:rPr>
              <w:t>Piga 114 na 190. Acha barabara wazi.</w:t>
            </w:r>
          </w:p>
          <w:p w14:paraId="05526FA5" w14:textId="216F1BF8" w:rsidR="00F20E47" w:rsidRPr="00997D17" w:rsidRDefault="00275313" w:rsidP="00034217">
            <w:pPr>
              <w:pStyle w:val="ListBullet"/>
              <w:rPr>
                <w:sz w:val="22"/>
                <w:szCs w:val="22"/>
                <w:lang w:val="sv-SE"/>
              </w:rPr>
            </w:pPr>
            <w:r w:rsidRPr="00997D17">
              <w:rPr>
                <w:sz w:val="22"/>
                <w:szCs w:val="22"/>
                <w:lang w:val="sv-SE"/>
              </w:rPr>
              <w:t>Sajili kila kaya. Andika aliyepotea.</w:t>
            </w:r>
          </w:p>
          <w:p w14:paraId="1B620DD5" w14:textId="5044492D" w:rsidR="002066E7" w:rsidRPr="00997D17" w:rsidRDefault="00275313" w:rsidP="00034217">
            <w:pPr>
              <w:pStyle w:val="ListBullet"/>
              <w:rPr>
                <w:sz w:val="22"/>
                <w:szCs w:val="22"/>
                <w:lang w:val="sv-SE"/>
              </w:rPr>
            </w:pPr>
            <w:r w:rsidRPr="00997D17">
              <w:rPr>
                <w:sz w:val="22"/>
                <w:szCs w:val="22"/>
                <w:lang w:val="sv-SE"/>
              </w:rPr>
              <w:t>Majeruhi kwanza, kisha kipindupindu.</w:t>
            </w:r>
          </w:p>
        </w:tc>
      </w:tr>
      <w:tr w:rsidR="002066E7" w:rsidRPr="00997D17" w14:paraId="2A77C7FD" w14:textId="77777777" w:rsidTr="002066E7">
        <w:tc>
          <w:tcPr>
            <w:tcW w:w="2278" w:type="dxa"/>
          </w:tcPr>
          <w:p w14:paraId="1846E8C0" w14:textId="77777777" w:rsidR="0055281C" w:rsidRPr="00997D17" w:rsidRDefault="0055281C" w:rsidP="0055281C">
            <w:pPr>
              <w:pStyle w:val="ListParagraph"/>
              <w:rPr>
                <w:sz w:val="22"/>
                <w:szCs w:val="22"/>
                <w:lang w:val="sv-SE"/>
              </w:rPr>
            </w:pPr>
            <w:r w:rsidRPr="00997D17">
              <w:rPr>
                <w:sz w:val="22"/>
                <w:szCs w:val="22"/>
                <w:lang w:val="sv-SE"/>
              </w:rPr>
              <w:t xml:space="preserve">Piga 114 na 190. Acha barabara wazi </w:t>
            </w:r>
            <w:r w:rsidRPr="00997D17">
              <w:rPr>
                <w:sz w:val="22"/>
                <w:szCs w:val="22"/>
                <w:lang w:val="sv-SE"/>
              </w:rPr>
              <w:lastRenderedPageBreak/>
              <w:t>kwa magari ya wagonjwa.</w:t>
            </w:r>
          </w:p>
          <w:p w14:paraId="2FB48541"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3B3AA256" w14:textId="22EB15EA"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302FE0F3" w14:textId="585475DE" w:rsidR="002066E7" w:rsidRPr="00997D17" w:rsidRDefault="002066E7" w:rsidP="00FE4152">
            <w:pPr>
              <w:pStyle w:val="ListParagraph"/>
              <w:rPr>
                <w:sz w:val="22"/>
                <w:szCs w:val="22"/>
              </w:rPr>
            </w:pPr>
            <w:r w:rsidRPr="00997D17">
              <w:rPr>
                <w:sz w:val="22"/>
                <w:szCs w:val="22"/>
              </w:rPr>
              <w:t>Nyang'hwale District Council</w:t>
            </w:r>
          </w:p>
        </w:tc>
        <w:tc>
          <w:tcPr>
            <w:tcW w:w="2278" w:type="dxa"/>
          </w:tcPr>
          <w:p w14:paraId="37D5871F" w14:textId="3A5DD824" w:rsidR="002066E7" w:rsidRPr="00997D17" w:rsidRDefault="002066E7" w:rsidP="00FE4152">
            <w:pPr>
              <w:pStyle w:val="ListParagraph"/>
              <w:rPr>
                <w:sz w:val="22"/>
                <w:szCs w:val="22"/>
              </w:rPr>
            </w:pPr>
            <w:r w:rsidRPr="00997D17">
              <w:rPr>
                <w:sz w:val="22"/>
                <w:szCs w:val="22"/>
              </w:rPr>
              <w:lastRenderedPageBreak/>
              <w:t>Yellow / Njano — Level 1</w:t>
            </w:r>
          </w:p>
        </w:tc>
        <w:tc>
          <w:tcPr>
            <w:tcW w:w="2278" w:type="dxa"/>
          </w:tcPr>
          <w:p w14:paraId="15AD769F" w14:textId="6A0B5653" w:rsidR="002066E7" w:rsidRPr="00997D17" w:rsidRDefault="008C6B60" w:rsidP="00FE4152">
            <w:pPr>
              <w:pStyle w:val="ListParagraph"/>
              <w:rPr>
                <w:sz w:val="22"/>
                <w:szCs w:val="22"/>
              </w:rPr>
            </w:pPr>
            <w:r w:rsidRPr="00997D17">
              <w:rPr>
                <w:sz w:val="22"/>
                <w:szCs w:val="22"/>
              </w:rPr>
              <w:t xml:space="preserve">heavy rain, artisanal mining accidents, </w:t>
            </w:r>
            <w:r w:rsidRPr="00997D17">
              <w:rPr>
                <w:sz w:val="22"/>
                <w:szCs w:val="22"/>
              </w:rPr>
              <w:lastRenderedPageBreak/>
              <w:t>floods, and water contamination. A few roads slippery, a few low homes wet, and lightning where storms build.</w:t>
            </w:r>
          </w:p>
        </w:tc>
        <w:tc>
          <w:tcPr>
            <w:tcW w:w="2278" w:type="dxa"/>
          </w:tcPr>
          <w:p w14:paraId="3AAC7ABE" w14:textId="059EC7C3" w:rsidR="002066E7" w:rsidRPr="00997D17" w:rsidRDefault="008C6B60" w:rsidP="00FE4152">
            <w:pPr>
              <w:pStyle w:val="ListParagraph"/>
              <w:rPr>
                <w:sz w:val="22"/>
                <w:szCs w:val="22"/>
              </w:rPr>
            </w:pPr>
            <w:r w:rsidRPr="00997D17">
              <w:rPr>
                <w:sz w:val="22"/>
                <w:szCs w:val="22"/>
              </w:rPr>
              <w:lastRenderedPageBreak/>
              <w:t xml:space="preserve">Dalili za mwanzo kwenye eneo </w:t>
            </w:r>
            <w:r w:rsidRPr="00997D17">
              <w:rPr>
                <w:sz w:val="22"/>
                <w:szCs w:val="22"/>
              </w:rPr>
              <w:lastRenderedPageBreak/>
              <w:t>lililotajwa. Barabara chache kuteleza, nyumba chache za bondeni kulowa, na radi dhoruba inapojengeka.</w:t>
            </w:r>
          </w:p>
        </w:tc>
        <w:tc>
          <w:tcPr>
            <w:tcW w:w="2279" w:type="dxa"/>
          </w:tcPr>
          <w:p w14:paraId="300F8EA6" w14:textId="40C5E64A" w:rsidR="00F20E47" w:rsidRPr="00997D17" w:rsidRDefault="00275313" w:rsidP="00034217">
            <w:pPr>
              <w:pStyle w:val="ListBullet"/>
              <w:rPr>
                <w:sz w:val="22"/>
                <w:szCs w:val="22"/>
              </w:rPr>
            </w:pPr>
            <w:r w:rsidRPr="00997D17">
              <w:rPr>
                <w:sz w:val="22"/>
                <w:szCs w:val="22"/>
              </w:rPr>
              <w:lastRenderedPageBreak/>
              <w:t xml:space="preserve">Count every worker at the </w:t>
            </w:r>
            <w:r w:rsidRPr="00997D17">
              <w:rPr>
                <w:sz w:val="22"/>
                <w:szCs w:val="22"/>
              </w:rPr>
              <w:lastRenderedPageBreak/>
              <w:t>pits before the shift. No one enters a wet or cracked pit.</w:t>
            </w:r>
          </w:p>
          <w:p w14:paraId="3C3E63CD" w14:textId="118D66AA" w:rsidR="00F20E47" w:rsidRPr="00997D17" w:rsidRDefault="00275313" w:rsidP="00034217">
            <w:pPr>
              <w:pStyle w:val="ListBullet"/>
              <w:rPr>
                <w:sz w:val="22"/>
                <w:szCs w:val="22"/>
              </w:rPr>
            </w:pPr>
            <w:r w:rsidRPr="00997D17">
              <w:rPr>
                <w:sz w:val="22"/>
                <w:szCs w:val="22"/>
              </w:rPr>
              <w:t>Clear drainage around the shaft.</w:t>
            </w:r>
          </w:p>
          <w:p w14:paraId="1311327A" w14:textId="6BD8143C" w:rsidR="00F20E47" w:rsidRPr="00997D17" w:rsidRDefault="00275313" w:rsidP="00034217">
            <w:pPr>
              <w:pStyle w:val="ListBullet"/>
              <w:rPr>
                <w:sz w:val="22"/>
                <w:szCs w:val="22"/>
              </w:rPr>
            </w:pPr>
            <w:r w:rsidRPr="00997D17">
              <w:rPr>
                <w:sz w:val="22"/>
                <w:szCs w:val="22"/>
              </w:rPr>
              <w:t>The owner keeps the surface register and saves 114 and 190.</w:t>
            </w:r>
          </w:p>
          <w:p w14:paraId="05EDA1B8" w14:textId="50448422" w:rsidR="002066E7" w:rsidRPr="00997D17" w:rsidRDefault="00275313" w:rsidP="00034217">
            <w:pPr>
              <w:pStyle w:val="ListBullet"/>
              <w:rPr>
                <w:sz w:val="22"/>
                <w:szCs w:val="22"/>
              </w:rPr>
            </w:pPr>
            <w:r w:rsidRPr="00997D17">
              <w:rPr>
                <w:sz w:val="22"/>
                <w:szCs w:val="22"/>
              </w:rPr>
              <w:t>Mark the unsafe hole so children do not play at the edge.</w:t>
            </w:r>
          </w:p>
        </w:tc>
        <w:tc>
          <w:tcPr>
            <w:tcW w:w="2279" w:type="dxa"/>
          </w:tcPr>
          <w:p w14:paraId="2B205175" w14:textId="31CD5716" w:rsidR="00F20E47" w:rsidRPr="00997D17" w:rsidRDefault="00275313" w:rsidP="00034217">
            <w:pPr>
              <w:pStyle w:val="ListBullet"/>
              <w:rPr>
                <w:sz w:val="22"/>
                <w:szCs w:val="22"/>
              </w:rPr>
            </w:pPr>
            <w:r w:rsidRPr="00997D17">
              <w:rPr>
                <w:sz w:val="22"/>
                <w:szCs w:val="22"/>
              </w:rPr>
              <w:lastRenderedPageBreak/>
              <w:t xml:space="preserve">Hesabu wafanyakazi. </w:t>
            </w:r>
            <w:r w:rsidRPr="00997D17">
              <w:rPr>
                <w:sz w:val="22"/>
                <w:szCs w:val="22"/>
              </w:rPr>
              <w:lastRenderedPageBreak/>
              <w:t>Asingie shimo lililo na maji.</w:t>
            </w:r>
          </w:p>
          <w:p w14:paraId="1B24BF73" w14:textId="7013D309" w:rsidR="00F20E47" w:rsidRPr="00997D17" w:rsidRDefault="00275313" w:rsidP="00034217">
            <w:pPr>
              <w:pStyle w:val="ListBullet"/>
              <w:rPr>
                <w:sz w:val="22"/>
                <w:szCs w:val="22"/>
              </w:rPr>
            </w:pPr>
            <w:r w:rsidRPr="00997D17">
              <w:rPr>
                <w:sz w:val="22"/>
                <w:szCs w:val="22"/>
              </w:rPr>
              <w:t>Safisha mifereji ya shimo.</w:t>
            </w:r>
          </w:p>
          <w:p w14:paraId="5924867A" w14:textId="1B93255E" w:rsidR="00F20E47" w:rsidRPr="00997D17" w:rsidRDefault="00275313" w:rsidP="00034217">
            <w:pPr>
              <w:pStyle w:val="ListBullet"/>
              <w:rPr>
                <w:sz w:val="22"/>
                <w:szCs w:val="22"/>
                <w:lang w:val="sv-SE"/>
              </w:rPr>
            </w:pPr>
            <w:r w:rsidRPr="00997D17">
              <w:rPr>
                <w:sz w:val="22"/>
                <w:szCs w:val="22"/>
                <w:lang w:val="sv-SE"/>
              </w:rPr>
              <w:t>Mmiliki ashike daftari na ahifadhi 114.</w:t>
            </w:r>
          </w:p>
          <w:p w14:paraId="0861C964" w14:textId="53F8E1FE" w:rsidR="002066E7" w:rsidRPr="00997D17" w:rsidRDefault="00275313" w:rsidP="00034217">
            <w:pPr>
              <w:pStyle w:val="ListBullet"/>
              <w:rPr>
                <w:sz w:val="22"/>
                <w:szCs w:val="22"/>
              </w:rPr>
            </w:pPr>
            <w:r w:rsidRPr="00997D17">
              <w:rPr>
                <w:sz w:val="22"/>
                <w:szCs w:val="22"/>
              </w:rPr>
              <w:t>Weka alama ili watoto wasicheze ukingoni.</w:t>
            </w:r>
          </w:p>
        </w:tc>
      </w:tr>
      <w:tr w:rsidR="002066E7" w:rsidRPr="00997D17" w14:paraId="3B3A809F" w14:textId="77777777" w:rsidTr="002066E7">
        <w:tc>
          <w:tcPr>
            <w:tcW w:w="2278" w:type="dxa"/>
          </w:tcPr>
          <w:p w14:paraId="4A57ACA1" w14:textId="77777777" w:rsidR="0055281C" w:rsidRPr="00997D17" w:rsidRDefault="0055281C" w:rsidP="0055281C">
            <w:pPr>
              <w:pStyle w:val="ListParagraph"/>
              <w:rPr>
                <w:sz w:val="22"/>
                <w:szCs w:val="22"/>
              </w:rPr>
            </w:pPr>
            <w:r w:rsidRPr="00997D17">
              <w:rPr>
                <w:sz w:val="22"/>
                <w:szCs w:val="22"/>
              </w:rPr>
              <w:lastRenderedPageBreak/>
              <w:t>Ondoa taka kwenye mitaro na njia za maji kuzunguka makazi.</w:t>
            </w:r>
          </w:p>
          <w:p w14:paraId="14FF06BE"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70E90693" w14:textId="63BAEC10"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503FF366" w14:textId="6DDDCC06" w:rsidR="002066E7" w:rsidRPr="00997D17" w:rsidRDefault="002066E7" w:rsidP="00FE4152">
            <w:pPr>
              <w:pStyle w:val="ListParagraph"/>
              <w:rPr>
                <w:sz w:val="22"/>
                <w:szCs w:val="22"/>
              </w:rPr>
            </w:pPr>
          </w:p>
        </w:tc>
        <w:tc>
          <w:tcPr>
            <w:tcW w:w="2278" w:type="dxa"/>
          </w:tcPr>
          <w:p w14:paraId="40697CA0" w14:textId="3040BB39"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29DEE789" w14:textId="54598F2A" w:rsidR="002066E7" w:rsidRPr="00997D17" w:rsidRDefault="008C6B60" w:rsidP="00FE4152">
            <w:pPr>
              <w:pStyle w:val="ListParagraph"/>
              <w:rPr>
                <w:sz w:val="22"/>
                <w:szCs w:val="22"/>
              </w:rPr>
            </w:pPr>
            <w:r w:rsidRPr="00997D17">
              <w:rPr>
                <w:sz w:val="22"/>
                <w:szCs w:val="22"/>
              </w:rPr>
              <w:t>heavy rain, artisanal mining accidents, floods, and water contamination. Roads, water points or houses at the named sites are now affected. Some journeys and classes are disrupted.</w:t>
            </w:r>
          </w:p>
        </w:tc>
        <w:tc>
          <w:tcPr>
            <w:tcW w:w="2278" w:type="dxa"/>
          </w:tcPr>
          <w:p w14:paraId="67652B57" w14:textId="53923B4E"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A02890D" w14:textId="53345692" w:rsidR="00F20E47" w:rsidRPr="00997D17" w:rsidRDefault="00FE0A4D" w:rsidP="00034217">
            <w:pPr>
              <w:pStyle w:val="ListBullet"/>
              <w:rPr>
                <w:sz w:val="22"/>
                <w:szCs w:val="22"/>
              </w:rPr>
            </w:pPr>
            <w:ins w:id="1203" w:author="Bonephace Kaijage" w:date="2026-10-14T06:19:00Z" w16du:dateUtc="2026-10-14T04:19:00Z">
              <w:r>
                <w:rPr>
                  <w:sz w:val="22"/>
                  <w:szCs w:val="22"/>
                </w:rPr>
                <w:t>Stop the shift at the sites named in Know Your Risk. Bring every worker up and count them.</w:t>
              </w:r>
            </w:ins>
            <w:del w:id="1204" w:author="Bonephace Kaijage" w:date="2026-10-14T06:19:00Z" w16du:dateUtc="2026-10-14T04:19:00Z">
              <w:r w:rsidR="00275313" w:rsidRPr="00997D17" w:rsidDel="00FE0A4D">
                <w:rPr>
                  <w:sz w:val="22"/>
                  <w:szCs w:val="22"/>
                </w:rPr>
                <w:delText>Stop the shift at the named sites are now affected. Bring every worker up and count them.</w:delText>
              </w:r>
            </w:del>
          </w:p>
          <w:p w14:paraId="657CA102" w14:textId="15973C38" w:rsidR="00F20E47" w:rsidRPr="00997D17" w:rsidRDefault="00275313" w:rsidP="00034217">
            <w:pPr>
              <w:pStyle w:val="ListBullet"/>
              <w:rPr>
                <w:sz w:val="22"/>
                <w:szCs w:val="22"/>
              </w:rPr>
            </w:pPr>
            <w:r w:rsidRPr="00997D17">
              <w:rPr>
                <w:sz w:val="22"/>
                <w:szCs w:val="22"/>
              </w:rPr>
              <w:t>Close and mark the unsafe shaft. Do not pump blindly into a flooded pit.</w:t>
            </w:r>
          </w:p>
          <w:p w14:paraId="6E0105A0" w14:textId="75ADD9E7" w:rsidR="00F20E47" w:rsidRPr="00997D17" w:rsidRDefault="00275313" w:rsidP="00034217">
            <w:pPr>
              <w:pStyle w:val="ListBullet"/>
              <w:rPr>
                <w:sz w:val="22"/>
                <w:szCs w:val="22"/>
              </w:rPr>
            </w:pPr>
            <w:r w:rsidRPr="00997D17">
              <w:rPr>
                <w:sz w:val="22"/>
                <w:szCs w:val="22"/>
              </w:rPr>
              <w:t>Move the crowd back from the edge.</w:t>
            </w:r>
          </w:p>
          <w:p w14:paraId="2F3C87C4" w14:textId="2FEB5C03" w:rsidR="002066E7" w:rsidRPr="00997D17" w:rsidRDefault="00275313" w:rsidP="00034217">
            <w:pPr>
              <w:pStyle w:val="ListBullet"/>
              <w:rPr>
                <w:sz w:val="22"/>
                <w:szCs w:val="22"/>
              </w:rPr>
            </w:pPr>
            <w:r w:rsidRPr="00997D17">
              <w:rPr>
                <w:sz w:val="22"/>
                <w:szCs w:val="22"/>
              </w:rPr>
              <w:t>Clinic prepares for crush injury. Call 114 if anyone is missing.</w:t>
            </w:r>
          </w:p>
        </w:tc>
        <w:tc>
          <w:tcPr>
            <w:tcW w:w="2279" w:type="dxa"/>
          </w:tcPr>
          <w:p w14:paraId="049271A6" w14:textId="6F8B6E0D" w:rsidR="00F20E47" w:rsidRPr="00997D17" w:rsidRDefault="00275313" w:rsidP="00034217">
            <w:pPr>
              <w:pStyle w:val="ListBullet"/>
              <w:rPr>
                <w:sz w:val="22"/>
                <w:szCs w:val="22"/>
              </w:rPr>
            </w:pPr>
            <w:r w:rsidRPr="00997D17">
              <w:rPr>
                <w:sz w:val="22"/>
                <w:szCs w:val="22"/>
              </w:rPr>
              <w:t>Simamisha zamu na uhesabu wafanyakazi.</w:t>
            </w:r>
          </w:p>
          <w:p w14:paraId="0FF97F99" w14:textId="3DE361BA" w:rsidR="00F20E47" w:rsidRPr="00997D17" w:rsidRDefault="00275313" w:rsidP="00034217">
            <w:pPr>
              <w:pStyle w:val="ListBullet"/>
              <w:rPr>
                <w:sz w:val="22"/>
                <w:szCs w:val="22"/>
              </w:rPr>
            </w:pPr>
            <w:r w:rsidRPr="00997D17">
              <w:rPr>
                <w:sz w:val="22"/>
                <w:szCs w:val="22"/>
                <w:lang w:val="sv-SE"/>
              </w:rPr>
              <w:t>Funga shimo.</w:t>
            </w:r>
          </w:p>
          <w:p w14:paraId="41E519DE" w14:textId="5603F409" w:rsidR="00F20E47" w:rsidRPr="00997D17" w:rsidRDefault="00275313" w:rsidP="00034217">
            <w:pPr>
              <w:pStyle w:val="ListBullet"/>
              <w:rPr>
                <w:sz w:val="22"/>
                <w:szCs w:val="22"/>
                <w:lang w:val="sv-SE"/>
              </w:rPr>
            </w:pPr>
            <w:r w:rsidRPr="00997D17">
              <w:rPr>
                <w:sz w:val="22"/>
                <w:szCs w:val="22"/>
                <w:lang w:val="sv-SE"/>
              </w:rPr>
              <w:t>Rudisha umati.</w:t>
            </w:r>
          </w:p>
          <w:p w14:paraId="403137E7" w14:textId="0D51A498" w:rsidR="002066E7" w:rsidRPr="00997D17" w:rsidRDefault="00275313" w:rsidP="00034217">
            <w:pPr>
              <w:pStyle w:val="ListBullet"/>
              <w:rPr>
                <w:sz w:val="22"/>
                <w:szCs w:val="22"/>
              </w:rPr>
            </w:pPr>
            <w:r w:rsidRPr="00997D17">
              <w:rPr>
                <w:sz w:val="22"/>
                <w:szCs w:val="22"/>
                <w:lang w:val="sv-SE"/>
              </w:rPr>
              <w:t>Piga 114 akipotea mtu.</w:t>
            </w:r>
          </w:p>
        </w:tc>
      </w:tr>
      <w:tr w:rsidR="002066E7" w:rsidRPr="00997D17" w14:paraId="70796C17" w14:textId="77777777" w:rsidTr="002066E7">
        <w:tc>
          <w:tcPr>
            <w:tcW w:w="2278" w:type="dxa"/>
          </w:tcPr>
          <w:p w14:paraId="1263EB23" w14:textId="77777777" w:rsidR="0055281C" w:rsidRPr="00997D17" w:rsidRDefault="0055281C" w:rsidP="0055281C">
            <w:pPr>
              <w:pStyle w:val="ListParagraph"/>
              <w:rPr>
                <w:sz w:val="22"/>
                <w:szCs w:val="22"/>
                <w:lang w:val="sv-SE"/>
              </w:rPr>
            </w:pPr>
            <w:r w:rsidRPr="00997D17">
              <w:rPr>
                <w:sz w:val="22"/>
                <w:szCs w:val="22"/>
                <w:lang w:val="sv-SE"/>
              </w:rPr>
              <w:t xml:space="preserve">Funga na weka alama barabara, </w:t>
            </w:r>
            <w:r w:rsidRPr="00997D17">
              <w:rPr>
                <w:sz w:val="22"/>
                <w:szCs w:val="22"/>
                <w:lang w:val="sv-SE"/>
              </w:rPr>
              <w:lastRenderedPageBreak/>
              <w:t>daraja au mwalo ulioathirika.</w:t>
            </w:r>
          </w:p>
          <w:p w14:paraId="69757F25" w14:textId="14613454" w:rsidR="0055281C" w:rsidRPr="00FE0A4D" w:rsidRDefault="00FE0A4D" w:rsidP="0055281C">
            <w:pPr>
              <w:pStyle w:val="ListParagraph"/>
              <w:rPr>
                <w:sz w:val="22"/>
                <w:szCs w:val="22"/>
                <w:lang w:val="sv-SE"/>
                <w:rPrChange w:id="1205" w:author="Bonephace Kaijage" w:date="2026-10-14T06:31:00Z" w16du:dateUtc="2026-10-14T04:31:00Z">
                  <w:rPr>
                    <w:sz w:val="22"/>
                    <w:szCs w:val="22"/>
                  </w:rPr>
                </w:rPrChange>
              </w:rPr>
            </w:pPr>
            <w:ins w:id="1206" w:author="Bonephace Kaijage" w:date="2026-10-14T06:15:00Z" w16du:dateUtc="2026-10-14T04:15:00Z">
              <w:r w:rsidRPr="00FE0A4D">
                <w:rPr>
                  <w:sz w:val="22"/>
                  <w:szCs w:val="22"/>
                  <w:lang w:val="sv-SE"/>
                  <w:rPrChange w:id="1207" w:author="Bonephace Kaijage" w:date="2026-10-14T06:31:00Z" w16du:dateUtc="2026-10-14T04:31:00Z">
                    <w:rPr>
                      <w:sz w:val="22"/>
                      <w:szCs w:val="22"/>
                    </w:rPr>
                  </w:rPrChange>
                </w:rPr>
                <w:t>Hakikisheni watoto, wazee na watu wenye ulemavu wote wako salama na wana mtu wa kuwasaidia.</w:t>
              </w:r>
            </w:ins>
            <w:del w:id="1208" w:author="Bonephace Kaijage" w:date="2026-10-14T06:15:00Z" w16du:dateUtc="2026-10-14T04:15:00Z">
              <w:r w:rsidR="0055281C" w:rsidRPr="00FE0A4D" w:rsidDel="00FE0A4D">
                <w:rPr>
                  <w:sz w:val="22"/>
                  <w:szCs w:val="22"/>
                  <w:lang w:val="sv-SE"/>
                  <w:rPrChange w:id="1209" w:author="Bonephace Kaijage" w:date="2026-10-14T06:31:00Z" w16du:dateUtc="2026-10-14T04:31:00Z">
                    <w:rPr>
                      <w:sz w:val="22"/>
                      <w:szCs w:val="22"/>
                    </w:rPr>
                  </w:rPrChange>
                </w:rPr>
                <w:delText>Hakiki watoto, wazee na watu wenye ulemavu.</w:delText>
              </w:r>
            </w:del>
          </w:p>
          <w:p w14:paraId="675A787F" w14:textId="254F2CC6" w:rsidR="0055281C" w:rsidRPr="00FE0A4D" w:rsidRDefault="0055281C" w:rsidP="0055281C">
            <w:pPr>
              <w:pStyle w:val="ListParagraph"/>
              <w:rPr>
                <w:sz w:val="22"/>
                <w:szCs w:val="22"/>
                <w:lang w:val="sv-SE"/>
                <w:rPrChange w:id="1210" w:author="Bonephace Kaijage" w:date="2026-10-14T06:31:00Z" w16du:dateUtc="2026-10-14T04:31:00Z">
                  <w:rPr>
                    <w:sz w:val="22"/>
                    <w:szCs w:val="22"/>
                  </w:rPr>
                </w:rPrChange>
              </w:rPr>
            </w:pPr>
            <w:r w:rsidRPr="00FE0A4D">
              <w:rPr>
                <w:sz w:val="22"/>
                <w:szCs w:val="22"/>
                <w:lang w:val="sv-SE"/>
                <w:rPrChange w:id="1211" w:author="Bonephace Kaijage" w:date="2026-10-14T06:31:00Z" w16du:dateUtc="2026-10-14T04:31:00Z">
                  <w:rPr>
                    <w:sz w:val="22"/>
                    <w:szCs w:val="22"/>
                  </w:rPr>
                </w:rPrChange>
              </w:rPr>
              <w:t>Chanzo cha maji kikiathirika, chemsha au tibu maji ya kunywa.</w:t>
            </w:r>
          </w:p>
          <w:p w14:paraId="4E651639" w14:textId="3C4CBF7A" w:rsidR="002066E7" w:rsidRPr="00FE0A4D" w:rsidRDefault="002066E7" w:rsidP="00FE4152">
            <w:pPr>
              <w:pStyle w:val="ListParagraph"/>
              <w:rPr>
                <w:sz w:val="22"/>
                <w:szCs w:val="22"/>
                <w:lang w:val="sv-SE"/>
                <w:rPrChange w:id="1212" w:author="Bonephace Kaijage" w:date="2026-10-14T06:31:00Z" w16du:dateUtc="2026-10-14T04:31:00Z">
                  <w:rPr>
                    <w:sz w:val="22"/>
                    <w:szCs w:val="22"/>
                  </w:rPr>
                </w:rPrChange>
              </w:rPr>
            </w:pPr>
          </w:p>
        </w:tc>
        <w:tc>
          <w:tcPr>
            <w:tcW w:w="2278" w:type="dxa"/>
          </w:tcPr>
          <w:p w14:paraId="171266F8" w14:textId="4879DCE9"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3804FEE7" w14:textId="3F8AA695" w:rsidR="002066E7" w:rsidRPr="00997D17" w:rsidRDefault="00FE0A4D" w:rsidP="00FE4152">
            <w:pPr>
              <w:pStyle w:val="ListParagraph"/>
              <w:rPr>
                <w:sz w:val="22"/>
                <w:szCs w:val="22"/>
              </w:rPr>
            </w:pPr>
            <w:ins w:id="1213" w:author="Bonephace Kaijage" w:date="2026-10-14T06:19:00Z" w16du:dateUtc="2026-10-14T04:19:00Z">
              <w:r>
                <w:rPr>
                  <w:sz w:val="22"/>
                  <w:szCs w:val="22"/>
                </w:rPr>
                <w:t xml:space="preserve">Conditions at the sites named in Know Your Risk are </w:t>
              </w:r>
              <w:r>
                <w:rPr>
                  <w:sz w:val="22"/>
                  <w:szCs w:val="22"/>
                </w:rPr>
                <w:lastRenderedPageBreak/>
                <w:t>now life-threatening: houses damaged, people cut off, and a real risk of drowning, injury or disease. Help is being organised; please follow the committee's instructions and look out for neighbours.</w:t>
              </w:r>
            </w:ins>
            <w:del w:id="1214"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2B3B059" w14:textId="67CA80C7" w:rsidR="002066E7" w:rsidRPr="00997D17" w:rsidRDefault="00FE0A4D" w:rsidP="00FE4152">
            <w:pPr>
              <w:pStyle w:val="ListParagraph"/>
              <w:rPr>
                <w:sz w:val="22"/>
                <w:szCs w:val="22"/>
              </w:rPr>
            </w:pPr>
            <w:ins w:id="1215" w:author="Bonephace Kaijage" w:date="2026-10-14T06:23:00Z" w16du:dateUtc="2026-10-14T04:23:00Z">
              <w:r>
                <w:rPr>
                  <w:sz w:val="22"/>
                  <w:szCs w:val="22"/>
                </w:rPr>
                <w:lastRenderedPageBreak/>
                <w:t xml:space="preserve">Hali katika maeneo yaliyotajwa kwenye Fahamu Hatari sasa </w:t>
              </w:r>
              <w:r>
                <w:rPr>
                  <w:sz w:val="22"/>
                  <w:szCs w:val="22"/>
                </w:rPr>
                <w:lastRenderedPageBreak/>
                <w:t>ni hatari kwa maisha: nyumba zimeharibika, watu wamekatwa, na kuna hatari halisi ya kuzama, kujeruhiwa au magonjwa. Msaada unaandaliwa; tafadhali fuateni maelekezo ya kamati na muangaliane na majirani.</w:t>
              </w:r>
            </w:ins>
            <w:del w:id="121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3BC4076" w14:textId="19B7D56A" w:rsidR="00F20E47" w:rsidRPr="00997D17" w:rsidRDefault="00FE0A4D" w:rsidP="00034217">
            <w:pPr>
              <w:pStyle w:val="ListBullet"/>
              <w:rPr>
                <w:sz w:val="22"/>
                <w:szCs w:val="22"/>
              </w:rPr>
            </w:pPr>
            <w:ins w:id="1217" w:author="Bonephace Kaijage" w:date="2026-10-14T06:04:00Z" w16du:dateUtc="2026-10-14T04:04:00Z">
              <w:r>
                <w:rPr>
                  <w:sz w:val="22"/>
                  <w:szCs w:val="22"/>
                </w:rPr>
                <w:lastRenderedPageBreak/>
                <w:t xml:space="preserve">Please move now from the sites named in </w:t>
              </w:r>
              <w:r>
                <w:rPr>
                  <w:sz w:val="22"/>
                  <w:szCs w:val="22"/>
                </w:rPr>
                <w:lastRenderedPageBreak/>
                <w:t>Know Your Risk to the agreed safe place, helping anyone who cannot move alone. Return only when the committee confirms it is safe.</w:t>
              </w:r>
            </w:ins>
            <w:del w:id="1218"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1F6516AC" w14:textId="4BB557E2" w:rsidR="00F20E47" w:rsidRPr="00997D17" w:rsidRDefault="00FE0A4D" w:rsidP="00034217">
            <w:pPr>
              <w:pStyle w:val="ListBullet"/>
              <w:rPr>
                <w:sz w:val="22"/>
                <w:szCs w:val="22"/>
              </w:rPr>
            </w:pPr>
            <w:ins w:id="1219" w:author="Bonephace Kaijage" w:date="2026-10-14T06:19:00Z" w16du:dateUtc="2026-10-14T04:19:00Z">
              <w:r>
                <w:rPr>
                  <w:sz w:val="22"/>
                  <w:szCs w:val="22"/>
                </w:rPr>
                <w:t>Call 114 and 190, and keep the road to the sites named in Know Your Risk clear so that ambulances and rescue teams can reach people.</w:t>
              </w:r>
            </w:ins>
            <w:del w:id="1220" w:author="Bonephace Kaijage" w:date="2026-10-14T06:19:00Z" w16du:dateUtc="2026-10-14T04:19:00Z">
              <w:r w:rsidR="00275313" w:rsidRPr="00997D17" w:rsidDel="00FE0A4D">
                <w:rPr>
                  <w:sz w:val="22"/>
                  <w:szCs w:val="22"/>
                </w:rPr>
                <w:delText>Call 114 and 190. Keep the road to the named sites clear for ambulances.</w:delText>
              </w:r>
            </w:del>
          </w:p>
          <w:p w14:paraId="7FAB6C6B" w14:textId="0E10D914" w:rsidR="00F20E47" w:rsidRPr="00997D17" w:rsidRDefault="00275313" w:rsidP="00034217">
            <w:pPr>
              <w:pStyle w:val="ListBullet"/>
              <w:rPr>
                <w:sz w:val="22"/>
                <w:szCs w:val="22"/>
              </w:rPr>
            </w:pPr>
            <w:r w:rsidRPr="00997D17">
              <w:rPr>
                <w:sz w:val="22"/>
                <w:szCs w:val="22"/>
              </w:rPr>
              <w:t>Open the shelter and register every household. Note who is missing.</w:t>
            </w:r>
          </w:p>
          <w:p w14:paraId="3281044D" w14:textId="267638AC"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67A9E637" w14:textId="72EF1DA5" w:rsidR="00F20E47" w:rsidRPr="00997D17" w:rsidRDefault="00275313" w:rsidP="00034217">
            <w:pPr>
              <w:pStyle w:val="ListBullet"/>
              <w:rPr>
                <w:sz w:val="22"/>
                <w:szCs w:val="22"/>
                <w:lang w:val="sv-SE"/>
              </w:rPr>
            </w:pPr>
            <w:r w:rsidRPr="00997D17">
              <w:rPr>
                <w:sz w:val="22"/>
                <w:szCs w:val="22"/>
                <w:lang w:val="sv-SE"/>
              </w:rPr>
              <w:lastRenderedPageBreak/>
              <w:t xml:space="preserve">Hamisha eneo hili sasa. Msirudi </w:t>
            </w:r>
            <w:r w:rsidRPr="00997D17">
              <w:rPr>
                <w:sz w:val="22"/>
                <w:szCs w:val="22"/>
                <w:lang w:val="sv-SE"/>
              </w:rPr>
              <w:lastRenderedPageBreak/>
              <w:t>mpaka kamati iseme.</w:t>
            </w:r>
          </w:p>
          <w:p w14:paraId="05BFFDEC" w14:textId="7911250D" w:rsidR="00F20E47" w:rsidRPr="00997D17" w:rsidRDefault="00275313" w:rsidP="00034217">
            <w:pPr>
              <w:pStyle w:val="ListBullet"/>
              <w:rPr>
                <w:sz w:val="22"/>
                <w:szCs w:val="22"/>
                <w:lang w:val="sv-SE"/>
              </w:rPr>
            </w:pPr>
            <w:r w:rsidRPr="00997D17">
              <w:rPr>
                <w:sz w:val="22"/>
                <w:szCs w:val="22"/>
                <w:lang w:val="sv-SE"/>
              </w:rPr>
              <w:t>Piga 114 na 190. Acha barabara wazi.</w:t>
            </w:r>
          </w:p>
          <w:p w14:paraId="72AE1716" w14:textId="79AA68E8" w:rsidR="00F20E47" w:rsidRPr="00997D17" w:rsidRDefault="00275313" w:rsidP="00034217">
            <w:pPr>
              <w:pStyle w:val="ListBullet"/>
              <w:rPr>
                <w:sz w:val="22"/>
                <w:szCs w:val="22"/>
                <w:lang w:val="sv-SE"/>
              </w:rPr>
            </w:pPr>
            <w:r w:rsidRPr="00997D17">
              <w:rPr>
                <w:sz w:val="22"/>
                <w:szCs w:val="22"/>
                <w:lang w:val="sv-SE"/>
              </w:rPr>
              <w:t>Sajili kila kaya. Andika aliyepotea.</w:t>
            </w:r>
          </w:p>
          <w:p w14:paraId="1A8EB9C5" w14:textId="0044E173" w:rsidR="002066E7" w:rsidRPr="00997D17" w:rsidRDefault="00275313" w:rsidP="00034217">
            <w:pPr>
              <w:pStyle w:val="ListBullet"/>
              <w:rPr>
                <w:sz w:val="22"/>
                <w:szCs w:val="22"/>
                <w:lang w:val="sv-SE"/>
              </w:rPr>
            </w:pPr>
            <w:r w:rsidRPr="00997D17">
              <w:rPr>
                <w:sz w:val="22"/>
                <w:szCs w:val="22"/>
                <w:lang w:val="sv-SE"/>
              </w:rPr>
              <w:t>Majeruhi kwanza, kisha kipindupindu.</w:t>
            </w:r>
          </w:p>
        </w:tc>
      </w:tr>
    </w:tbl>
    <w:p w14:paraId="33353FDC"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729F6443"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13BABC15" w14:textId="49523A9D"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0C121DCD" w14:textId="2999FE3A" w:rsidR="00250A71" w:rsidRPr="008F12E3" w:rsidRDefault="00FE4152" w:rsidP="00FE4152">
      <w:pPr>
        <w:pStyle w:val="ListParagraph"/>
        <w:rPr>
          <w:sz w:val="22"/>
          <w:szCs w:val="22"/>
        </w:rPr>
      </w:pPr>
      <w:r w:rsidRPr="00997D17">
        <w:rPr>
          <w:sz w:val="22"/>
          <w:szCs w:val="22"/>
        </w:rPr>
        <w:t>Geita Town Council — Halmashauri ya Mji wa Geita (Geita Town / Mji wa Geita)</w:t>
      </w:r>
    </w:p>
    <w:p w14:paraId="538BE1BB" w14:textId="77777777" w:rsidR="002A1887" w:rsidRDefault="00FE4152" w:rsidP="00FE4152">
      <w:pPr>
        <w:rPr>
          <w:sz w:val="22"/>
          <w:szCs w:val="22"/>
        </w:rPr>
      </w:pPr>
      <w:r w:rsidRPr="00997D17">
        <w:rPr>
          <w:sz w:val="22"/>
          <w:szCs w:val="22"/>
        </w:rPr>
        <w:t>5. IRINGA REGION | MKOA WA IRINGA</w:t>
      </w:r>
    </w:p>
    <w:p w14:paraId="4A00EF63" w14:textId="77777777" w:rsidR="002A1887" w:rsidRDefault="002A1887" w:rsidP="002A1887">
      <w:pPr>
        <w:rPr>
          <w:color w:val="000000"/>
        </w:rPr>
      </w:pPr>
    </w:p>
    <w:p w14:paraId="2D995C8B" w14:textId="77777777" w:rsidR="002A1887" w:rsidRDefault="002A1887" w:rsidP="002A1887">
      <w:pPr>
        <w:pStyle w:val="Strong1"/>
        <w:jc w:val="both"/>
        <w:rPr>
          <w:color w:val="000000"/>
        </w:rPr>
      </w:pPr>
      <w:r w:rsidRPr="002A1887">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2A1887" w:rsidRPr="002A1887" w14:paraId="3BE77364" w14:textId="77777777" w:rsidTr="002A1887">
        <w:trPr>
          <w:tblHeader/>
        </w:trPr>
        <w:tc>
          <w:tcPr>
            <w:tcW w:w="3420" w:type="dxa"/>
            <w:shd w:val="clear" w:color="D9D9D9" w:fill="D9D9D9"/>
          </w:tcPr>
          <w:p w14:paraId="19516E01" w14:textId="580B8165" w:rsidR="002A1887" w:rsidRPr="002A1887" w:rsidRDefault="002A1887" w:rsidP="002A1887">
            <w:pPr>
              <w:jc w:val="both"/>
              <w:rPr>
                <w:color w:val="000000"/>
              </w:rPr>
            </w:pPr>
            <w:r w:rsidRPr="002A1887">
              <w:rPr>
                <w:color w:val="000000"/>
              </w:rPr>
              <w:lastRenderedPageBreak/>
              <w:t>AREA (EN)</w:t>
            </w:r>
          </w:p>
        </w:tc>
        <w:tc>
          <w:tcPr>
            <w:tcW w:w="3235" w:type="dxa"/>
            <w:shd w:val="clear" w:color="D9D9D9" w:fill="D9D9D9"/>
          </w:tcPr>
          <w:p w14:paraId="63F5CA25" w14:textId="4C6FEA50" w:rsidR="002A1887" w:rsidRPr="002A1887" w:rsidRDefault="002A1887" w:rsidP="002A1887">
            <w:pPr>
              <w:jc w:val="both"/>
              <w:rPr>
                <w:color w:val="000000"/>
              </w:rPr>
            </w:pPr>
            <w:r w:rsidRPr="002A1887">
              <w:rPr>
                <w:color w:val="000000"/>
              </w:rPr>
              <w:t>ENEO (SW)</w:t>
            </w:r>
          </w:p>
        </w:tc>
        <w:tc>
          <w:tcPr>
            <w:tcW w:w="3605" w:type="dxa"/>
            <w:shd w:val="clear" w:color="D9D9D9" w:fill="D9D9D9"/>
          </w:tcPr>
          <w:p w14:paraId="6758C69B" w14:textId="7C7CEB1B" w:rsidR="002A1887" w:rsidRPr="002A1887" w:rsidRDefault="002A1887" w:rsidP="002A1887">
            <w:pPr>
              <w:jc w:val="both"/>
              <w:rPr>
                <w:color w:val="000000"/>
              </w:rPr>
            </w:pPr>
            <w:r w:rsidRPr="002A1887">
              <w:rPr>
                <w:color w:val="000000"/>
              </w:rPr>
              <w:t>RISK STATEMENT (EN)</w:t>
            </w:r>
          </w:p>
        </w:tc>
        <w:tc>
          <w:tcPr>
            <w:tcW w:w="3325" w:type="dxa"/>
            <w:shd w:val="clear" w:color="D9D9D9" w:fill="D9D9D9"/>
          </w:tcPr>
          <w:p w14:paraId="53C807FE" w14:textId="5F546829" w:rsidR="002A1887" w:rsidRPr="002A1887" w:rsidRDefault="002A1887" w:rsidP="002A1887">
            <w:pPr>
              <w:jc w:val="both"/>
              <w:rPr>
                <w:color w:val="000000"/>
              </w:rPr>
            </w:pPr>
            <w:r w:rsidRPr="002A1887">
              <w:rPr>
                <w:color w:val="000000"/>
              </w:rPr>
              <w:t>TAMKO LA HATARI (SW)</w:t>
            </w:r>
          </w:p>
        </w:tc>
      </w:tr>
      <w:tr w:rsidR="002A1887" w:rsidRPr="002A1887" w14:paraId="422AAA01" w14:textId="77777777" w:rsidTr="002A1887">
        <w:tc>
          <w:tcPr>
            <w:tcW w:w="3420" w:type="dxa"/>
          </w:tcPr>
          <w:p w14:paraId="39428E2F" w14:textId="442CE8C0" w:rsidR="002A1887" w:rsidRPr="002A1887" w:rsidRDefault="002A1887" w:rsidP="002A1887">
            <w:pPr>
              <w:pStyle w:val="ListParagraph"/>
              <w:numPr>
                <w:ilvl w:val="0"/>
                <w:numId w:val="1"/>
              </w:numPr>
              <w:jc w:val="both"/>
              <w:rPr>
                <w:color w:val="000000"/>
              </w:rPr>
            </w:pPr>
            <w:r w:rsidRPr="002A1887">
              <w:rPr>
                <w:color w:val="000000"/>
              </w:rPr>
              <w:t>Iringa Municipal: escarpment edge and Little Ruaha valley</w:t>
            </w:r>
          </w:p>
        </w:tc>
        <w:tc>
          <w:tcPr>
            <w:tcW w:w="3235" w:type="dxa"/>
          </w:tcPr>
          <w:p w14:paraId="49556628" w14:textId="09E9F142" w:rsidR="002A1887" w:rsidRPr="002A1887" w:rsidRDefault="002A1887" w:rsidP="002A1887">
            <w:pPr>
              <w:pStyle w:val="ListParagraph"/>
              <w:numPr>
                <w:ilvl w:val="0"/>
                <w:numId w:val="1"/>
              </w:numPr>
              <w:jc w:val="both"/>
              <w:rPr>
                <w:color w:val="000000"/>
                <w:lang w:val="sv-SE"/>
              </w:rPr>
            </w:pPr>
            <w:r w:rsidRPr="002A1887">
              <w:rPr>
                <w:color w:val="000000"/>
                <w:lang w:val="sv-SE"/>
              </w:rPr>
              <w:t>Manispaa ya Iringa: ukingo wa mwinuko na bonde la Ruaha Ndogo</w:t>
            </w:r>
          </w:p>
        </w:tc>
        <w:tc>
          <w:tcPr>
            <w:tcW w:w="3605" w:type="dxa"/>
          </w:tcPr>
          <w:p w14:paraId="5530780D" w14:textId="5D27C06A" w:rsidR="002A1887" w:rsidRPr="00DC5789" w:rsidRDefault="002A1887" w:rsidP="00DC5789">
            <w:pPr>
              <w:pStyle w:val="ListParagraph"/>
              <w:numPr>
                <w:ilvl w:val="0"/>
                <w:numId w:val="1"/>
              </w:numPr>
              <w:jc w:val="both"/>
              <w:rPr>
                <w:color w:val="000000"/>
              </w:rPr>
            </w:pPr>
            <w:r w:rsidRPr="00DC5789">
              <w:rPr>
                <w:color w:val="000000"/>
              </w:rPr>
              <w:t>This area sits on a rocky escarpment above the Little Ruaha valley; storm run-off cuts gullies through hillside settlements, boulders can dislodge on steep slopes and valley-bottom plots flood.</w:t>
            </w:r>
          </w:p>
          <w:p w14:paraId="1A766A61" w14:textId="77777777" w:rsidR="000343A2" w:rsidRDefault="00DC5789" w:rsidP="00DC5789">
            <w:pPr>
              <w:pStyle w:val="ListParagraph"/>
              <w:numPr>
                <w:ilvl w:val="0"/>
                <w:numId w:val="1"/>
              </w:numPr>
              <w:jc w:val="both"/>
              <w:rPr>
                <w:ins w:id="1221" w:author="Bonephace Kaijage" w:date="2026-10-11T06:53:00Z" w16du:dateUtc="2026-10-11T03:53:00Z"/>
                <w:bCs/>
                <w:color w:val="000000"/>
              </w:rPr>
            </w:pPr>
            <w:r>
              <w:rPr>
                <w:bCs/>
                <w:color w:val="000000"/>
              </w:rPr>
              <w:t>For those living and building here, it helps to</w:t>
            </w:r>
            <w:r w:rsidR="002A1887" w:rsidRPr="00DC5789">
              <w:rPr>
                <w:bCs/>
                <w:color w:val="000000"/>
              </w:rPr>
              <w:t xml:space="preserve"> keep slopes planted, lead run-off into lined drains, avoid building directly below loose boulders and keep valley plots raised.</w:t>
            </w:r>
          </w:p>
          <w:p w14:paraId="4BE1F99B" w14:textId="1D338D9E" w:rsidR="000343A2" w:rsidRDefault="00FE0A4D" w:rsidP="00DC5789">
            <w:pPr>
              <w:pStyle w:val="ListParagraph"/>
              <w:numPr>
                <w:ilvl w:val="0"/>
                <w:numId w:val="1"/>
              </w:numPr>
              <w:jc w:val="both"/>
              <w:rPr>
                <w:ins w:id="1222" w:author="Bonephace Kaijage" w:date="2026-10-11T06:53:00Z" w16du:dateUtc="2026-10-11T03:53:00Z"/>
                <w:bCs/>
                <w:color w:val="000000"/>
              </w:rPr>
            </w:pPr>
            <w:ins w:id="1223" w:author="Bonephace Kaijage" w:date="2026-10-14T05:55:00Z" w16du:dateUtc="2026-10-14T03:55:00Z">
              <w:r>
                <w:rPr>
                  <w:bCs/>
                  <w:color w:val="000000"/>
                </w:rPr>
                <w:t>What raises the risk: cutting plots into the escarpment face, building under loose boulders and tipping waste into the gullies.</w:t>
              </w:r>
            </w:ins>
          </w:p>
          <w:p w14:paraId="625AF24E" w14:textId="77777777" w:rsidR="00FE0A4D" w:rsidRDefault="000343A2" w:rsidP="00DC5789">
            <w:pPr>
              <w:pStyle w:val="ListParagraph"/>
              <w:numPr>
                <w:ilvl w:val="0"/>
                <w:numId w:val="1"/>
              </w:numPr>
              <w:jc w:val="both"/>
              <w:rPr>
                <w:ins w:id="1224" w:author="Bonephace Kaijage" w:date="2026-10-14T05:58:00Z" w16du:dateUtc="2026-10-14T03:58:00Z"/>
                <w:bCs/>
                <w:color w:val="000000"/>
              </w:rPr>
            </w:pPr>
            <w:ins w:id="1225" w:author="Bonephace Kaijage" w:date="2026-10-11T06:53:00Z" w16du:dateUtc="2026-10-11T03:53:00Z">
              <w:r>
                <w:rPr>
                  <w:bCs/>
                  <w:color w:val="000000"/>
                </w:rPr>
                <w:t>Know the firm ground away from the gully and the boulder slope that you will move to, and go when heavy rain starts on the hill above, especially at night.</w:t>
              </w:r>
            </w:ins>
          </w:p>
          <w:p w14:paraId="6C3CF880" w14:textId="560E8CE6" w:rsidR="002A1887" w:rsidRPr="00DC5789" w:rsidRDefault="00FE0A4D" w:rsidP="00DC5789">
            <w:pPr>
              <w:pStyle w:val="ListParagraph"/>
              <w:numPr>
                <w:ilvl w:val="0"/>
                <w:numId w:val="1"/>
              </w:numPr>
              <w:jc w:val="both"/>
              <w:rPr>
                <w:bCs/>
                <w:color w:val="000000"/>
              </w:rPr>
            </w:pPr>
            <w:ins w:id="1226" w:author="Bonephace Kaijage" w:date="2026-10-14T05:58:00Z" w16du:dateUtc="2026-10-14T03:58:00Z">
              <w:r>
                <w:rPr>
                  <w:bCs/>
                  <w:color w:val="000000"/>
                </w:rPr>
                <w:t>Agree who will help anyone in the household who cannot move, see or hear a warning on their own.</w:t>
              </w:r>
            </w:ins>
          </w:p>
        </w:tc>
        <w:tc>
          <w:tcPr>
            <w:tcW w:w="3325" w:type="dxa"/>
          </w:tcPr>
          <w:p w14:paraId="5400CA8A" w14:textId="4D405DED" w:rsidR="002A1887" w:rsidRPr="00DC5789" w:rsidRDefault="002A1887" w:rsidP="00DC5789">
            <w:pPr>
              <w:pStyle w:val="ListParagraph"/>
              <w:numPr>
                <w:ilvl w:val="0"/>
                <w:numId w:val="1"/>
              </w:numPr>
              <w:jc w:val="both"/>
              <w:rPr>
                <w:color w:val="000000"/>
              </w:rPr>
            </w:pPr>
            <w:r w:rsidRPr="00DC5789">
              <w:rPr>
                <w:color w:val="000000"/>
              </w:rPr>
              <w:t>Eneo hili liko kwenye mwinuko wa mawe juu ya bonde la Ruaha Ndogo; maji ya dhoruba huchimba makorongo kwenye makazi ya milimani, mawe yanaweza kuporomoka kwenye miteremko mikali na viwanja vya mabondeni hufurika.</w:t>
            </w:r>
          </w:p>
          <w:p w14:paraId="01AACF46" w14:textId="77777777" w:rsidR="000343A2" w:rsidRDefault="00DC5789" w:rsidP="00DC5789">
            <w:pPr>
              <w:pStyle w:val="ListParagraph"/>
              <w:numPr>
                <w:ilvl w:val="0"/>
                <w:numId w:val="1"/>
              </w:numPr>
              <w:jc w:val="both"/>
              <w:rPr>
                <w:ins w:id="1227" w:author="Bonephace Kaijage" w:date="2026-10-11T06:53:00Z" w16du:dateUtc="2026-10-11T03:53:00Z"/>
                <w:bCs/>
                <w:color w:val="000000"/>
              </w:rPr>
            </w:pPr>
            <w:r>
              <w:rPr>
                <w:bCs/>
                <w:color w:val="000000"/>
              </w:rPr>
              <w:t>Kwa wanaoishi na kujenga hapa, ni vyema</w:t>
            </w:r>
            <w:r w:rsidR="002A1887" w:rsidRPr="00DC5789">
              <w:rPr>
                <w:bCs/>
                <w:color w:val="000000"/>
              </w:rPr>
              <w:t xml:space="preserve"> kuacha mimea kwenye miteremko, kuelekeza maji kwenye mifereji iliyojengewa, kuepuka kujenga chini ya mawe yaliyolegea na kuinua viwanja vya mabondeni.</w:t>
            </w:r>
          </w:p>
          <w:p w14:paraId="3C52C7FC" w14:textId="11FDA116" w:rsidR="000343A2" w:rsidRDefault="00FE0A4D" w:rsidP="00DC5789">
            <w:pPr>
              <w:pStyle w:val="ListParagraph"/>
              <w:numPr>
                <w:ilvl w:val="0"/>
                <w:numId w:val="1"/>
              </w:numPr>
              <w:jc w:val="both"/>
              <w:rPr>
                <w:ins w:id="1228" w:author="Bonephace Kaijage" w:date="2026-10-11T06:53:00Z" w16du:dateUtc="2026-10-11T03:53:00Z"/>
                <w:bCs/>
                <w:color w:val="000000"/>
              </w:rPr>
            </w:pPr>
            <w:ins w:id="1229" w:author="Bonephace Kaijage" w:date="2026-10-14T05:55:00Z" w16du:dateUtc="2026-10-14T03:55:00Z">
              <w:r>
                <w:rPr>
                  <w:bCs/>
                  <w:color w:val="000000"/>
                </w:rPr>
                <w:t>Kinachoongeza hatari: kuchonga viwanja kwenye uso wa mwinuko, kujenga chini ya mawe yaliyolegea na kutupa taka kwenye makorongo.</w:t>
              </w:r>
            </w:ins>
          </w:p>
          <w:p w14:paraId="484A7D20" w14:textId="77777777" w:rsidR="00FE0A4D" w:rsidRDefault="000343A2" w:rsidP="00DC5789">
            <w:pPr>
              <w:pStyle w:val="ListParagraph"/>
              <w:numPr>
                <w:ilvl w:val="0"/>
                <w:numId w:val="1"/>
              </w:numPr>
              <w:jc w:val="both"/>
              <w:rPr>
                <w:ins w:id="1230" w:author="Bonephace Kaijage" w:date="2026-10-14T05:58:00Z" w16du:dateUtc="2026-10-14T03:58:00Z"/>
                <w:bCs/>
                <w:color w:val="000000"/>
              </w:rPr>
            </w:pPr>
            <w:ins w:id="1231" w:author="Bonephace Kaijage" w:date="2026-10-11T06:53:00Z" w16du:dateUtc="2026-10-11T03:53:00Z">
              <w:r>
                <w:rPr>
                  <w:bCs/>
                  <w:color w:val="000000"/>
                </w:rPr>
                <w:t>Fahamu eneo imara mbali na korongo na mteremko wa mawe utakalohamia, na ondoka mvua kubwa inapoanza mlimani juu yako, hasa usiku.</w:t>
              </w:r>
            </w:ins>
          </w:p>
          <w:p w14:paraId="7A163CE2" w14:textId="6CAF0B64" w:rsidR="002A1887" w:rsidRPr="00DC5789" w:rsidRDefault="00FE0A4D" w:rsidP="00DC5789">
            <w:pPr>
              <w:pStyle w:val="ListParagraph"/>
              <w:numPr>
                <w:ilvl w:val="0"/>
                <w:numId w:val="1"/>
              </w:numPr>
              <w:jc w:val="both"/>
              <w:rPr>
                <w:bCs/>
                <w:color w:val="000000"/>
              </w:rPr>
            </w:pPr>
            <w:ins w:id="1232"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448586BD" w14:textId="77777777" w:rsidTr="002A1887">
        <w:tc>
          <w:tcPr>
            <w:tcW w:w="3420" w:type="dxa"/>
          </w:tcPr>
          <w:p w14:paraId="79C8C499" w14:textId="639623DB" w:rsidR="002A1887" w:rsidRPr="002A1887" w:rsidRDefault="002A1887" w:rsidP="002A1887">
            <w:pPr>
              <w:pStyle w:val="ListParagraph"/>
              <w:numPr>
                <w:ilvl w:val="0"/>
                <w:numId w:val="1"/>
              </w:numPr>
              <w:jc w:val="both"/>
              <w:rPr>
                <w:color w:val="000000"/>
              </w:rPr>
            </w:pPr>
            <w:r w:rsidRPr="002A1887">
              <w:rPr>
                <w:color w:val="000000"/>
              </w:rPr>
              <w:t>Mafinga Town: timber processing and plantations</w:t>
            </w:r>
          </w:p>
        </w:tc>
        <w:tc>
          <w:tcPr>
            <w:tcW w:w="3235" w:type="dxa"/>
          </w:tcPr>
          <w:p w14:paraId="262B126D" w14:textId="11EA6852" w:rsidR="002A1887" w:rsidRPr="002A1887" w:rsidRDefault="002A1887" w:rsidP="002A1887">
            <w:pPr>
              <w:pStyle w:val="ListParagraph"/>
              <w:numPr>
                <w:ilvl w:val="0"/>
                <w:numId w:val="1"/>
              </w:numPr>
              <w:jc w:val="both"/>
              <w:rPr>
                <w:color w:val="000000"/>
              </w:rPr>
            </w:pPr>
            <w:r w:rsidRPr="002A1887">
              <w:rPr>
                <w:color w:val="000000"/>
              </w:rPr>
              <w:t>Mji wa Mafinga: uchakataji wa mbao na mashamba ya miti</w:t>
            </w:r>
          </w:p>
        </w:tc>
        <w:tc>
          <w:tcPr>
            <w:tcW w:w="3605" w:type="dxa"/>
          </w:tcPr>
          <w:p w14:paraId="2EA99876" w14:textId="39A29520" w:rsidR="002A1887" w:rsidRPr="00DC5789" w:rsidRDefault="002A1887" w:rsidP="00DC5789">
            <w:pPr>
              <w:pStyle w:val="ListParagraph"/>
              <w:numPr>
                <w:ilvl w:val="0"/>
                <w:numId w:val="1"/>
              </w:numPr>
              <w:jc w:val="both"/>
              <w:rPr>
                <w:color w:val="000000"/>
              </w:rPr>
            </w:pPr>
            <w:r w:rsidRPr="00DC5789">
              <w:rPr>
                <w:color w:val="000000"/>
              </w:rPr>
              <w:t xml:space="preserve">This area is a timber town surrounded by pine and eucalyptus plantations; sawmills, sawdust heaps and dry-season plantation fires </w:t>
            </w:r>
            <w:r w:rsidRPr="00DC5789">
              <w:rPr>
                <w:color w:val="000000"/>
              </w:rPr>
              <w:lastRenderedPageBreak/>
              <w:t>create high fire risk to homes and livelihoods.</w:t>
            </w:r>
          </w:p>
          <w:p w14:paraId="4B94A24A" w14:textId="77777777" w:rsidR="000343A2" w:rsidRDefault="00DC5789" w:rsidP="00DC5789">
            <w:pPr>
              <w:pStyle w:val="ListParagraph"/>
              <w:numPr>
                <w:ilvl w:val="0"/>
                <w:numId w:val="1"/>
              </w:numPr>
              <w:jc w:val="both"/>
              <w:rPr>
                <w:ins w:id="1233" w:author="Bonephace Kaijage" w:date="2026-10-11T06:53:00Z" w16du:dateUtc="2026-10-11T03:53:00Z"/>
                <w:bCs/>
                <w:color w:val="000000"/>
              </w:rPr>
            </w:pPr>
            <w:r>
              <w:rPr>
                <w:bCs/>
                <w:color w:val="000000"/>
              </w:rPr>
              <w:t>For those working and living here, it helps to</w:t>
            </w:r>
            <w:r w:rsidR="002A1887" w:rsidRPr="00DC5789">
              <w:rPr>
                <w:bCs/>
                <w:color w:val="000000"/>
              </w:rPr>
              <w:t xml:space="preserve"> keep sawdust and offcuts away from homes and wiring, maintain fire breaks around plantations and keep fire-fighting equipment ready at sawmills.</w:t>
            </w:r>
          </w:p>
          <w:p w14:paraId="708E9AF9" w14:textId="50B46326" w:rsidR="000343A2" w:rsidRDefault="00FE0A4D" w:rsidP="00DC5789">
            <w:pPr>
              <w:pStyle w:val="ListParagraph"/>
              <w:numPr>
                <w:ilvl w:val="0"/>
                <w:numId w:val="1"/>
              </w:numPr>
              <w:jc w:val="both"/>
              <w:rPr>
                <w:ins w:id="1234" w:author="Bonephace Kaijage" w:date="2026-10-11T06:53:00Z" w16du:dateUtc="2026-10-11T03:53:00Z"/>
                <w:bCs/>
                <w:color w:val="000000"/>
              </w:rPr>
            </w:pPr>
            <w:ins w:id="1235" w:author="Bonephace Kaijage" w:date="2026-10-14T05:55:00Z" w16du:dateUtc="2026-10-14T03:55:00Z">
              <w:r>
                <w:rPr>
                  <w:bCs/>
                  <w:color w:val="000000"/>
                </w:rPr>
                <w:t>What raises the risk: burning rubbish or clearing fields with fire in the dry windy months, letting sawdust pile against walls and running loose wiring through timber sheds.</w:t>
              </w:r>
            </w:ins>
          </w:p>
          <w:p w14:paraId="5D76CDDD" w14:textId="77777777" w:rsidR="00FE0A4D" w:rsidRDefault="000343A2" w:rsidP="00DC5789">
            <w:pPr>
              <w:pStyle w:val="ListParagraph"/>
              <w:numPr>
                <w:ilvl w:val="0"/>
                <w:numId w:val="1"/>
              </w:numPr>
              <w:jc w:val="both"/>
              <w:rPr>
                <w:ins w:id="1236" w:author="Bonephace Kaijage" w:date="2026-10-14T05:58:00Z" w16du:dateUtc="2026-10-14T03:58:00Z"/>
                <w:bCs/>
                <w:color w:val="000000"/>
              </w:rPr>
            </w:pPr>
            <w:ins w:id="1237" w:author="Bonephace Kaijage" w:date="2026-10-11T06:53:00Z" w16du:dateUtc="2026-10-11T03:53:00Z">
              <w:r>
                <w:rPr>
                  <w:bCs/>
                  <w:color w:val="000000"/>
                </w:rPr>
                <w:t>Know the open ground upwind of the mills and plantations that you will move to, agree it with neighbours, and leave as soon as smoke is seen on the plantation edge; do not wait to save stock.</w:t>
              </w:r>
            </w:ins>
          </w:p>
          <w:p w14:paraId="5D6EA85A" w14:textId="31C4837C" w:rsidR="002A1887" w:rsidRPr="00DC5789" w:rsidRDefault="00FE0A4D" w:rsidP="00DC5789">
            <w:pPr>
              <w:pStyle w:val="ListParagraph"/>
              <w:numPr>
                <w:ilvl w:val="0"/>
                <w:numId w:val="1"/>
              </w:numPr>
              <w:jc w:val="both"/>
              <w:rPr>
                <w:bCs/>
                <w:color w:val="000000"/>
              </w:rPr>
            </w:pPr>
            <w:ins w:id="1238" w:author="Bonephace Kaijage" w:date="2026-10-14T05:58:00Z" w16du:dateUtc="2026-10-14T03:58:00Z">
              <w:r>
                <w:rPr>
                  <w:bCs/>
                  <w:color w:val="000000"/>
                </w:rPr>
                <w:t>Agree who will help anyone in the household who cannot move, see or hear a warning on their own.</w:t>
              </w:r>
            </w:ins>
          </w:p>
        </w:tc>
        <w:tc>
          <w:tcPr>
            <w:tcW w:w="3325" w:type="dxa"/>
          </w:tcPr>
          <w:p w14:paraId="3A435A4B" w14:textId="27157B53" w:rsidR="002A1887" w:rsidRPr="00DC5789" w:rsidRDefault="002A1887" w:rsidP="00DC5789">
            <w:pPr>
              <w:pStyle w:val="ListParagraph"/>
              <w:numPr>
                <w:ilvl w:val="0"/>
                <w:numId w:val="1"/>
              </w:numPr>
              <w:jc w:val="both"/>
              <w:rPr>
                <w:color w:val="000000"/>
              </w:rPr>
            </w:pPr>
            <w:r w:rsidRPr="00DC5789">
              <w:rPr>
                <w:color w:val="000000"/>
              </w:rPr>
              <w:lastRenderedPageBreak/>
              <w:t xml:space="preserve">Eneo hili ni mji wa mbao uliozungukwa na mashamba ya misindano na mikaratusi; viwanda vya mbao, marundo ya randa na moto wa kiangazi </w:t>
            </w:r>
            <w:r w:rsidRPr="00DC5789">
              <w:rPr>
                <w:color w:val="000000"/>
              </w:rPr>
              <w:lastRenderedPageBreak/>
              <w:t>mashambani huleta hatari kubwa ya moto kwa makazi na shughuli za kiuchumi.</w:t>
            </w:r>
          </w:p>
          <w:p w14:paraId="19A5017A" w14:textId="77777777" w:rsidR="000343A2" w:rsidRDefault="00DC5789" w:rsidP="00DC5789">
            <w:pPr>
              <w:pStyle w:val="ListParagraph"/>
              <w:numPr>
                <w:ilvl w:val="0"/>
                <w:numId w:val="1"/>
              </w:numPr>
              <w:jc w:val="both"/>
              <w:rPr>
                <w:ins w:id="1239" w:author="Bonephace Kaijage" w:date="2026-10-11T06:53:00Z" w16du:dateUtc="2026-10-11T03:53:00Z"/>
                <w:bCs/>
                <w:color w:val="000000"/>
              </w:rPr>
            </w:pPr>
            <w:r>
              <w:rPr>
                <w:bCs/>
                <w:color w:val="000000"/>
              </w:rPr>
              <w:t>Kwa wanaofanya kazi na kuishi hapa, ni vyema</w:t>
            </w:r>
            <w:r w:rsidR="002A1887" w:rsidRPr="00DC5789">
              <w:rPr>
                <w:bCs/>
                <w:color w:val="000000"/>
              </w:rPr>
              <w:t xml:space="preserve"> kuweka randa na mabaki ya mbao mbali na nyumba na nyaya za umeme, kutunza njia za kuzuia moto kuzunguka mashamba na kuweka vifaa vya kuzima moto tayari viwandani.</w:t>
            </w:r>
          </w:p>
          <w:p w14:paraId="4354742A" w14:textId="1CCBFC9F" w:rsidR="000343A2" w:rsidRDefault="00FE0A4D" w:rsidP="00DC5789">
            <w:pPr>
              <w:pStyle w:val="ListParagraph"/>
              <w:numPr>
                <w:ilvl w:val="0"/>
                <w:numId w:val="1"/>
              </w:numPr>
              <w:jc w:val="both"/>
              <w:rPr>
                <w:ins w:id="1240" w:author="Bonephace Kaijage" w:date="2026-10-11T06:53:00Z" w16du:dateUtc="2026-10-11T03:53:00Z"/>
                <w:bCs/>
                <w:color w:val="000000"/>
              </w:rPr>
            </w:pPr>
            <w:ins w:id="1241" w:author="Bonephace Kaijage" w:date="2026-10-14T05:55:00Z" w16du:dateUtc="2026-10-14T03:55:00Z">
              <w:r>
                <w:rPr>
                  <w:bCs/>
                  <w:color w:val="000000"/>
                </w:rPr>
                <w:t>Kinachoongeza hatari: kuchoma taka au kusafisha mashamba kwa moto miezi ya kiangazi yenye upepo, kuacha randa irundikane kwenye kuta na kupitisha nyaya zilizolegea kwenye mabanda ya mbao.</w:t>
              </w:r>
            </w:ins>
          </w:p>
          <w:p w14:paraId="00D95637" w14:textId="77777777" w:rsidR="00FE0A4D" w:rsidRDefault="000343A2" w:rsidP="00DC5789">
            <w:pPr>
              <w:pStyle w:val="ListParagraph"/>
              <w:numPr>
                <w:ilvl w:val="0"/>
                <w:numId w:val="1"/>
              </w:numPr>
              <w:jc w:val="both"/>
              <w:rPr>
                <w:ins w:id="1242" w:author="Bonephace Kaijage" w:date="2026-10-14T05:58:00Z" w16du:dateUtc="2026-10-14T03:58:00Z"/>
                <w:bCs/>
                <w:color w:val="000000"/>
              </w:rPr>
            </w:pPr>
            <w:ins w:id="1243" w:author="Bonephace Kaijage" w:date="2026-10-11T06:53:00Z" w16du:dateUtc="2026-10-11T03:53:00Z">
              <w:r>
                <w:rPr>
                  <w:bCs/>
                  <w:color w:val="000000"/>
                </w:rPr>
                <w:t>Fahamu uwanja wazi upande upepo unakotoka, mbali na viwanda na mashamba ya miti, utakaohamia; kubaliana nao na majirani, na ondoka mara moshi unapoonekana ukingoni mwa shamba; usisubiri kuokoa mali.</w:t>
              </w:r>
            </w:ins>
          </w:p>
          <w:p w14:paraId="793D6CD8" w14:textId="2CCD32E8" w:rsidR="002A1887" w:rsidRPr="00DC5789" w:rsidRDefault="00FE0A4D" w:rsidP="00DC5789">
            <w:pPr>
              <w:pStyle w:val="ListParagraph"/>
              <w:numPr>
                <w:ilvl w:val="0"/>
                <w:numId w:val="1"/>
              </w:numPr>
              <w:jc w:val="both"/>
              <w:rPr>
                <w:bCs/>
                <w:color w:val="000000"/>
              </w:rPr>
            </w:pPr>
            <w:ins w:id="1244"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03ECA85F" w14:textId="77777777" w:rsidTr="002A1887">
        <w:tc>
          <w:tcPr>
            <w:tcW w:w="3420" w:type="dxa"/>
          </w:tcPr>
          <w:p w14:paraId="518EECA2" w14:textId="333F979D" w:rsidR="002A1887" w:rsidRPr="002A1887" w:rsidRDefault="002A1887" w:rsidP="002A1887">
            <w:pPr>
              <w:pStyle w:val="ListParagraph"/>
              <w:numPr>
                <w:ilvl w:val="0"/>
                <w:numId w:val="1"/>
              </w:numPr>
              <w:jc w:val="both"/>
              <w:rPr>
                <w:color w:val="000000"/>
              </w:rPr>
            </w:pPr>
            <w:r w:rsidRPr="002A1887">
              <w:rPr>
                <w:color w:val="000000"/>
              </w:rPr>
              <w:lastRenderedPageBreak/>
              <w:t>Iringa DC: Pawaga and the Great Ruaha lowlands</w:t>
            </w:r>
          </w:p>
        </w:tc>
        <w:tc>
          <w:tcPr>
            <w:tcW w:w="3235" w:type="dxa"/>
          </w:tcPr>
          <w:p w14:paraId="7318D2DF" w14:textId="29A82420" w:rsidR="002A1887" w:rsidRPr="002A1887" w:rsidRDefault="002A1887" w:rsidP="002A1887">
            <w:pPr>
              <w:pStyle w:val="ListParagraph"/>
              <w:numPr>
                <w:ilvl w:val="0"/>
                <w:numId w:val="1"/>
              </w:numPr>
              <w:jc w:val="both"/>
              <w:rPr>
                <w:color w:val="000000"/>
                <w:lang w:val="sv-SE"/>
              </w:rPr>
            </w:pPr>
            <w:r w:rsidRPr="002A1887">
              <w:rPr>
                <w:color w:val="000000"/>
                <w:lang w:val="sv-SE"/>
              </w:rPr>
              <w:t>Iringa DC: Pawaga na tambarare za Ruaha Mkuu</w:t>
            </w:r>
          </w:p>
        </w:tc>
        <w:tc>
          <w:tcPr>
            <w:tcW w:w="3605" w:type="dxa"/>
          </w:tcPr>
          <w:p w14:paraId="242C6710" w14:textId="28822DB1" w:rsidR="002A1887" w:rsidRPr="00DC5789" w:rsidRDefault="002A1887" w:rsidP="00DC5789">
            <w:pPr>
              <w:pStyle w:val="ListParagraph"/>
              <w:numPr>
                <w:ilvl w:val="0"/>
                <w:numId w:val="1"/>
              </w:numPr>
              <w:jc w:val="both"/>
              <w:rPr>
                <w:color w:val="000000"/>
              </w:rPr>
            </w:pPr>
            <w:r w:rsidRPr="00DC5789">
              <w:rPr>
                <w:color w:val="000000"/>
              </w:rPr>
              <w:t xml:space="preserve">This area includes hot, dry lowlands along the Great Ruaha where rains are unreliable; irrigated rice schemes flood in wet years, </w:t>
            </w:r>
            <w:r w:rsidRPr="00DC5789">
              <w:rPr>
                <w:color w:val="000000"/>
              </w:rPr>
              <w:lastRenderedPageBreak/>
              <w:t>while dry years bring water conflict and crop failure.</w:t>
            </w:r>
          </w:p>
          <w:p w14:paraId="48991CDE" w14:textId="77777777" w:rsidR="000343A2" w:rsidRDefault="00DC5789" w:rsidP="00DC5789">
            <w:pPr>
              <w:pStyle w:val="ListParagraph"/>
              <w:numPr>
                <w:ilvl w:val="0"/>
                <w:numId w:val="1"/>
              </w:numPr>
              <w:jc w:val="both"/>
              <w:rPr>
                <w:ins w:id="1245" w:author="Bonephace Kaijage" w:date="2026-10-11T06:53:00Z" w16du:dateUtc="2026-10-11T03:53:00Z"/>
                <w:bCs/>
                <w:color w:val="000000"/>
              </w:rPr>
            </w:pPr>
            <w:r>
              <w:rPr>
                <w:bCs/>
                <w:color w:val="000000"/>
              </w:rPr>
              <w:t>For those farming and herding here, it helps to</w:t>
            </w:r>
            <w:r w:rsidR="002A1887" w:rsidRPr="00DC5789">
              <w:rPr>
                <w:bCs/>
                <w:color w:val="000000"/>
              </w:rPr>
              <w:t xml:space="preserve"> maintain irrigation canals, share water by agreed schedules and keep food and seed reserves for dry years.</w:t>
            </w:r>
          </w:p>
          <w:p w14:paraId="418ACB55" w14:textId="1C3B011A" w:rsidR="000343A2" w:rsidRDefault="00FE0A4D" w:rsidP="00DC5789">
            <w:pPr>
              <w:pStyle w:val="ListParagraph"/>
              <w:numPr>
                <w:ilvl w:val="0"/>
                <w:numId w:val="1"/>
              </w:numPr>
              <w:jc w:val="both"/>
              <w:rPr>
                <w:ins w:id="1246" w:author="Bonephace Kaijage" w:date="2026-10-11T06:53:00Z" w16du:dateUtc="2026-10-11T03:53:00Z"/>
                <w:bCs/>
                <w:color w:val="000000"/>
              </w:rPr>
            </w:pPr>
            <w:ins w:id="1247" w:author="Bonephace Kaijage" w:date="2026-10-14T05:55:00Z" w16du:dateUtc="2026-10-14T03:55:00Z">
              <w:r>
                <w:rPr>
                  <w:bCs/>
                  <w:color w:val="000000"/>
                </w:rPr>
                <w:t>What raises the loss in both wet and dry years: taking water out of turn, breaking canal banks to flood a field early and building homes on the scheme's flood bunds.</w:t>
              </w:r>
            </w:ins>
          </w:p>
          <w:p w14:paraId="00EA4337" w14:textId="77777777" w:rsidR="00FE0A4D" w:rsidRDefault="000343A2" w:rsidP="00DC5789">
            <w:pPr>
              <w:pStyle w:val="ListParagraph"/>
              <w:numPr>
                <w:ilvl w:val="0"/>
                <w:numId w:val="1"/>
              </w:numPr>
              <w:jc w:val="both"/>
              <w:rPr>
                <w:ins w:id="1248" w:author="Bonephace Kaijage" w:date="2026-10-14T05:58:00Z" w16du:dateUtc="2026-10-14T03:58:00Z"/>
                <w:bCs/>
                <w:color w:val="000000"/>
              </w:rPr>
            </w:pPr>
            <w:ins w:id="1249" w:author="Bonephace Kaijage" w:date="2026-10-11T06:53:00Z" w16du:dateUtc="2026-10-11T03:53:00Z">
              <w:r>
                <w:rPr>
                  <w:bCs/>
                  <w:color w:val="000000"/>
                </w:rPr>
                <w:t>Know the raised ground beside the scheme that you will move to when the Ruaha rises, and agree early, as a village, where people and animals will go for water in a failed season; move before the stores are empty.</w:t>
              </w:r>
            </w:ins>
          </w:p>
          <w:p w14:paraId="1A5EB4EB" w14:textId="36213666" w:rsidR="002A1887" w:rsidRPr="00DC5789" w:rsidRDefault="00FE0A4D" w:rsidP="00DC5789">
            <w:pPr>
              <w:pStyle w:val="ListParagraph"/>
              <w:numPr>
                <w:ilvl w:val="0"/>
                <w:numId w:val="1"/>
              </w:numPr>
              <w:jc w:val="both"/>
              <w:rPr>
                <w:bCs/>
                <w:color w:val="000000"/>
              </w:rPr>
            </w:pPr>
            <w:ins w:id="1250" w:author="Bonephace Kaijage" w:date="2026-10-14T05:58:00Z" w16du:dateUtc="2026-10-14T03:58:00Z">
              <w:r>
                <w:rPr>
                  <w:bCs/>
                  <w:color w:val="000000"/>
                </w:rPr>
                <w:t>Agree who will help anyone in the household who cannot move, see or hear a warning on their own.</w:t>
              </w:r>
            </w:ins>
          </w:p>
        </w:tc>
        <w:tc>
          <w:tcPr>
            <w:tcW w:w="3325" w:type="dxa"/>
          </w:tcPr>
          <w:p w14:paraId="38E0B223" w14:textId="573E5D54" w:rsidR="002A1887" w:rsidRPr="00DC5789" w:rsidRDefault="002A1887" w:rsidP="00DC5789">
            <w:pPr>
              <w:pStyle w:val="ListParagraph"/>
              <w:numPr>
                <w:ilvl w:val="0"/>
                <w:numId w:val="1"/>
              </w:numPr>
              <w:jc w:val="both"/>
              <w:rPr>
                <w:color w:val="000000"/>
              </w:rPr>
            </w:pPr>
            <w:r w:rsidRPr="00DC5789">
              <w:rPr>
                <w:color w:val="000000"/>
              </w:rPr>
              <w:lastRenderedPageBreak/>
              <w:t xml:space="preserve">Eneo hili linajumuisha tambarare za joto na kame kando ya Ruaha Mkuu ambako mvua si za uhakika; skimu za mpunga </w:t>
            </w:r>
            <w:r w:rsidRPr="00DC5789">
              <w:rPr>
                <w:color w:val="000000"/>
              </w:rPr>
              <w:lastRenderedPageBreak/>
              <w:t>hufurika katika miaka ya mvua nyingi, huku miaka ya ukame ikileta migogoro ya maji na mazao kukauka.</w:t>
            </w:r>
          </w:p>
          <w:p w14:paraId="18B14B04" w14:textId="77777777" w:rsidR="000343A2" w:rsidRDefault="00DC5789" w:rsidP="00DC5789">
            <w:pPr>
              <w:pStyle w:val="ListParagraph"/>
              <w:numPr>
                <w:ilvl w:val="0"/>
                <w:numId w:val="1"/>
              </w:numPr>
              <w:jc w:val="both"/>
              <w:rPr>
                <w:ins w:id="1251" w:author="Bonephace Kaijage" w:date="2026-10-11T06:53:00Z" w16du:dateUtc="2026-10-11T03:53:00Z"/>
                <w:bCs/>
                <w:color w:val="000000"/>
              </w:rPr>
            </w:pPr>
            <w:r>
              <w:rPr>
                <w:bCs/>
                <w:color w:val="000000"/>
              </w:rPr>
              <w:t>Kwa wanaolima na kufuga hapa, ni vyema</w:t>
            </w:r>
            <w:r w:rsidR="002A1887" w:rsidRPr="00DC5789">
              <w:rPr>
                <w:bCs/>
                <w:color w:val="000000"/>
              </w:rPr>
              <w:t xml:space="preserve"> kutunza mifereji ya umwagiliaji, kugawana maji kwa ratiba zilizokubaliwa na kuweka akiba ya chakula na mbegu kwa miaka ya ukame.</w:t>
            </w:r>
          </w:p>
          <w:p w14:paraId="2852736E" w14:textId="62E8ED19" w:rsidR="000343A2" w:rsidRDefault="00FE0A4D" w:rsidP="00DC5789">
            <w:pPr>
              <w:pStyle w:val="ListParagraph"/>
              <w:numPr>
                <w:ilvl w:val="0"/>
                <w:numId w:val="1"/>
              </w:numPr>
              <w:jc w:val="both"/>
              <w:rPr>
                <w:ins w:id="1252" w:author="Bonephace Kaijage" w:date="2026-10-11T06:53:00Z" w16du:dateUtc="2026-10-11T03:53:00Z"/>
                <w:bCs/>
                <w:color w:val="000000"/>
              </w:rPr>
            </w:pPr>
            <w:ins w:id="1253" w:author="Bonephace Kaijage" w:date="2026-10-14T05:55:00Z" w16du:dateUtc="2026-10-14T03:55:00Z">
              <w:r>
                <w:rPr>
                  <w:bCs/>
                  <w:color w:val="000000"/>
                </w:rPr>
                <w:t>Kinachoongeza hasara katika miaka ya mvua nyingi na ya ukame: kuchukua maji nje ya zamu, kuvunja kingo za mifereji ili kujaza shamba mapema na kujenga nyumba juu ya matuta ya skimu.</w:t>
              </w:r>
            </w:ins>
          </w:p>
          <w:p w14:paraId="70762D8C" w14:textId="77777777" w:rsidR="00FE0A4D" w:rsidRDefault="000343A2" w:rsidP="00DC5789">
            <w:pPr>
              <w:pStyle w:val="ListParagraph"/>
              <w:numPr>
                <w:ilvl w:val="0"/>
                <w:numId w:val="1"/>
              </w:numPr>
              <w:jc w:val="both"/>
              <w:rPr>
                <w:ins w:id="1254" w:author="Bonephace Kaijage" w:date="2026-10-14T05:58:00Z" w16du:dateUtc="2026-10-14T03:58:00Z"/>
                <w:bCs/>
                <w:color w:val="000000"/>
              </w:rPr>
            </w:pPr>
            <w:ins w:id="1255" w:author="Bonephace Kaijage" w:date="2026-10-11T06:53:00Z" w16du:dateUtc="2026-10-11T03:53:00Z">
              <w:r>
                <w:rPr>
                  <w:bCs/>
                  <w:color w:val="000000"/>
                </w:rPr>
                <w:t>Fahamu eneo lililoinuka kando ya skimu utakalohamia Ruaha inapojaa, na kubalianeni mapema, kama kijiji, watu na mifugo wataenda wapi kupata maji msimu ukikosekana; hamieni kabla akiba haijaisha.</w:t>
              </w:r>
            </w:ins>
          </w:p>
          <w:p w14:paraId="3E4F513F" w14:textId="00BE593C" w:rsidR="002A1887" w:rsidRPr="00DC5789" w:rsidRDefault="00FE0A4D" w:rsidP="00DC5789">
            <w:pPr>
              <w:pStyle w:val="ListParagraph"/>
              <w:numPr>
                <w:ilvl w:val="0"/>
                <w:numId w:val="1"/>
              </w:numPr>
              <w:jc w:val="both"/>
              <w:rPr>
                <w:bCs/>
                <w:color w:val="000000"/>
              </w:rPr>
            </w:pPr>
            <w:ins w:id="1256"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76F71060" w14:textId="77777777" w:rsidTr="002A1887">
        <w:tc>
          <w:tcPr>
            <w:tcW w:w="3420" w:type="dxa"/>
          </w:tcPr>
          <w:p w14:paraId="2903E6C1" w14:textId="595E16B2" w:rsidR="002A1887" w:rsidRPr="002A1887" w:rsidRDefault="002A1887" w:rsidP="002A1887">
            <w:pPr>
              <w:pStyle w:val="ListParagraph"/>
              <w:numPr>
                <w:ilvl w:val="0"/>
                <w:numId w:val="1"/>
              </w:numPr>
              <w:jc w:val="both"/>
              <w:rPr>
                <w:color w:val="000000"/>
              </w:rPr>
            </w:pPr>
            <w:r w:rsidRPr="002A1887">
              <w:rPr>
                <w:color w:val="000000"/>
              </w:rPr>
              <w:lastRenderedPageBreak/>
              <w:t>Kilolo: Udzungwa highland slopes</w:t>
            </w:r>
          </w:p>
        </w:tc>
        <w:tc>
          <w:tcPr>
            <w:tcW w:w="3235" w:type="dxa"/>
          </w:tcPr>
          <w:p w14:paraId="15B85454" w14:textId="0999A09B" w:rsidR="002A1887" w:rsidRPr="002A1887" w:rsidRDefault="002A1887" w:rsidP="002A1887">
            <w:pPr>
              <w:pStyle w:val="ListParagraph"/>
              <w:numPr>
                <w:ilvl w:val="0"/>
                <w:numId w:val="1"/>
              </w:numPr>
              <w:jc w:val="both"/>
              <w:rPr>
                <w:color w:val="000000"/>
              </w:rPr>
            </w:pPr>
            <w:r w:rsidRPr="002A1887">
              <w:rPr>
                <w:color w:val="000000"/>
              </w:rPr>
              <w:t>Kilolo: miteremko ya nyanda za juu za Udzungwa</w:t>
            </w:r>
          </w:p>
        </w:tc>
        <w:tc>
          <w:tcPr>
            <w:tcW w:w="3605" w:type="dxa"/>
          </w:tcPr>
          <w:p w14:paraId="78B0638D" w14:textId="7363EBCD" w:rsidR="002A1887" w:rsidRPr="00DC5789" w:rsidRDefault="002A1887" w:rsidP="00DC5789">
            <w:pPr>
              <w:pStyle w:val="ListParagraph"/>
              <w:numPr>
                <w:ilvl w:val="0"/>
                <w:numId w:val="1"/>
              </w:numPr>
              <w:jc w:val="both"/>
              <w:rPr>
                <w:color w:val="000000"/>
              </w:rPr>
            </w:pPr>
            <w:r w:rsidRPr="00DC5789">
              <w:rPr>
                <w:color w:val="000000"/>
              </w:rPr>
              <w:t>This area lies on the steep, high-rainfall Udzungwa slopes; saturated soils cause landslides and washouts on roads, and cold nights stress crops and households.</w:t>
            </w:r>
          </w:p>
          <w:p w14:paraId="24D4647E" w14:textId="77777777" w:rsidR="000343A2" w:rsidRDefault="00DC5789" w:rsidP="00DC5789">
            <w:pPr>
              <w:pStyle w:val="ListParagraph"/>
              <w:numPr>
                <w:ilvl w:val="0"/>
                <w:numId w:val="1"/>
              </w:numPr>
              <w:jc w:val="both"/>
              <w:rPr>
                <w:ins w:id="1257" w:author="Bonephace Kaijage" w:date="2026-10-11T06:53:00Z" w16du:dateUtc="2026-10-11T03:53:00Z"/>
                <w:bCs/>
                <w:color w:val="000000"/>
              </w:rPr>
            </w:pPr>
            <w:r>
              <w:rPr>
                <w:bCs/>
                <w:color w:val="000000"/>
              </w:rPr>
              <w:t>For those living and farming here, it helps to</w:t>
            </w:r>
            <w:r w:rsidR="002A1887" w:rsidRPr="00DC5789">
              <w:rPr>
                <w:bCs/>
                <w:color w:val="000000"/>
              </w:rPr>
              <w:t xml:space="preserve"> keep trees and </w:t>
            </w:r>
            <w:r w:rsidR="002A1887" w:rsidRPr="00DC5789">
              <w:rPr>
                <w:bCs/>
                <w:color w:val="000000"/>
              </w:rPr>
              <w:lastRenderedPageBreak/>
              <w:t>terraces on slopes, keep roadside drains clear and avoid building at the foot of steep, cut slopes.</w:t>
            </w:r>
          </w:p>
          <w:p w14:paraId="7AAB8943" w14:textId="5D70F090" w:rsidR="000343A2" w:rsidRDefault="00FE0A4D" w:rsidP="00DC5789">
            <w:pPr>
              <w:pStyle w:val="ListParagraph"/>
              <w:numPr>
                <w:ilvl w:val="0"/>
                <w:numId w:val="1"/>
              </w:numPr>
              <w:jc w:val="both"/>
              <w:rPr>
                <w:ins w:id="1258" w:author="Bonephace Kaijage" w:date="2026-10-11T06:53:00Z" w16du:dateUtc="2026-10-11T03:53:00Z"/>
                <w:bCs/>
                <w:color w:val="000000"/>
              </w:rPr>
            </w:pPr>
            <w:ins w:id="1259" w:author="Bonephace Kaijage" w:date="2026-10-14T05:55:00Z" w16du:dateUtc="2026-10-14T03:55:00Z">
              <w:r>
                <w:rPr>
                  <w:bCs/>
                  <w:color w:val="000000"/>
                </w:rPr>
                <w:t>What raises the risk: clearing the forest on the slope above a house, cutting new plots into the hillside and blocking roadside drains.</w:t>
              </w:r>
            </w:ins>
          </w:p>
          <w:p w14:paraId="303EE7E5" w14:textId="77777777" w:rsidR="00FE0A4D" w:rsidRDefault="000343A2" w:rsidP="00DC5789">
            <w:pPr>
              <w:pStyle w:val="ListParagraph"/>
              <w:numPr>
                <w:ilvl w:val="0"/>
                <w:numId w:val="1"/>
              </w:numPr>
              <w:jc w:val="both"/>
              <w:rPr>
                <w:ins w:id="1260" w:author="Bonephace Kaijage" w:date="2026-10-14T05:58:00Z" w16du:dateUtc="2026-10-14T03:58:00Z"/>
                <w:bCs/>
                <w:color w:val="000000"/>
              </w:rPr>
            </w:pPr>
            <w:ins w:id="1261" w:author="Bonephace Kaijage" w:date="2026-10-11T06:53:00Z" w16du:dateUtc="2026-10-11T03:53:00Z">
              <w:r>
                <w:rPr>
                  <w:bCs/>
                  <w:color w:val="000000"/>
                </w:rPr>
                <w:t>Agree with neighbours on a safe place off the slope, and move there when cracks open, trees lean or water runs muddy from the slope during long rain, especially at night.</w:t>
              </w:r>
            </w:ins>
          </w:p>
          <w:p w14:paraId="5B87E8AA" w14:textId="78530967" w:rsidR="002A1887" w:rsidRPr="00DC5789" w:rsidRDefault="00FE0A4D" w:rsidP="00DC5789">
            <w:pPr>
              <w:pStyle w:val="ListParagraph"/>
              <w:numPr>
                <w:ilvl w:val="0"/>
                <w:numId w:val="1"/>
              </w:numPr>
              <w:jc w:val="both"/>
              <w:rPr>
                <w:bCs/>
                <w:color w:val="000000"/>
              </w:rPr>
            </w:pPr>
            <w:ins w:id="1262" w:author="Bonephace Kaijage" w:date="2026-10-14T05:58:00Z" w16du:dateUtc="2026-10-14T03:58:00Z">
              <w:r>
                <w:rPr>
                  <w:bCs/>
                  <w:color w:val="000000"/>
                </w:rPr>
                <w:t>Agree who will help anyone in the household who cannot move, see or hear a warning on their own.</w:t>
              </w:r>
            </w:ins>
          </w:p>
        </w:tc>
        <w:tc>
          <w:tcPr>
            <w:tcW w:w="3325" w:type="dxa"/>
          </w:tcPr>
          <w:p w14:paraId="5D407EE6" w14:textId="125DECBF" w:rsidR="002A1887" w:rsidRPr="00DC5789" w:rsidRDefault="002A1887" w:rsidP="00DC5789">
            <w:pPr>
              <w:pStyle w:val="ListParagraph"/>
              <w:numPr>
                <w:ilvl w:val="0"/>
                <w:numId w:val="1"/>
              </w:numPr>
              <w:jc w:val="both"/>
              <w:rPr>
                <w:color w:val="000000"/>
              </w:rPr>
            </w:pPr>
            <w:r w:rsidRPr="00DC5789">
              <w:rPr>
                <w:color w:val="000000"/>
              </w:rPr>
              <w:lastRenderedPageBreak/>
              <w:t xml:space="preserve">Eneo hili liko kwenye miteremko mikali ya Udzungwa yenye mvua nyingi; udongo uliojaa maji husababisha maporomoko ya ardhi na barabara kusombwa, na baridi kali </w:t>
            </w:r>
            <w:r w:rsidRPr="00DC5789">
              <w:rPr>
                <w:color w:val="000000"/>
              </w:rPr>
              <w:lastRenderedPageBreak/>
              <w:t>za usiku huathiri mazao na kaya.</w:t>
            </w:r>
          </w:p>
          <w:p w14:paraId="67844A51" w14:textId="77777777" w:rsidR="000343A2" w:rsidRDefault="00DC5789" w:rsidP="00DC5789">
            <w:pPr>
              <w:pStyle w:val="ListParagraph"/>
              <w:numPr>
                <w:ilvl w:val="0"/>
                <w:numId w:val="1"/>
              </w:numPr>
              <w:jc w:val="both"/>
              <w:rPr>
                <w:ins w:id="1263" w:author="Bonephace Kaijage" w:date="2026-10-11T06:53:00Z" w16du:dateUtc="2026-10-11T03:53:00Z"/>
                <w:bCs/>
                <w:color w:val="000000"/>
              </w:rPr>
            </w:pPr>
            <w:r>
              <w:rPr>
                <w:bCs/>
                <w:color w:val="000000"/>
              </w:rPr>
              <w:t>Kwa wanaoishi na kulima hapa, ni vyema</w:t>
            </w:r>
            <w:r w:rsidR="002A1887" w:rsidRPr="00DC5789">
              <w:rPr>
                <w:bCs/>
                <w:color w:val="000000"/>
              </w:rPr>
              <w:t xml:space="preserve"> kuacha miti na matuta kwenye miteremko, kuweka mifereji ya kando ya barabara wazi na kuepuka kujenga chini ya miteremko mikali iliyochongwa.</w:t>
            </w:r>
          </w:p>
          <w:p w14:paraId="559FA72B" w14:textId="650F49F2" w:rsidR="000343A2" w:rsidRDefault="00FE0A4D" w:rsidP="00DC5789">
            <w:pPr>
              <w:pStyle w:val="ListParagraph"/>
              <w:numPr>
                <w:ilvl w:val="0"/>
                <w:numId w:val="1"/>
              </w:numPr>
              <w:jc w:val="both"/>
              <w:rPr>
                <w:ins w:id="1264" w:author="Bonephace Kaijage" w:date="2026-10-11T06:53:00Z" w16du:dateUtc="2026-10-11T03:53:00Z"/>
                <w:bCs/>
                <w:color w:val="000000"/>
              </w:rPr>
            </w:pPr>
            <w:ins w:id="1265" w:author="Bonephace Kaijage" w:date="2026-10-14T05:55:00Z" w16du:dateUtc="2026-10-14T03:55:00Z">
              <w:r>
                <w:rPr>
                  <w:bCs/>
                  <w:color w:val="000000"/>
                </w:rPr>
                <w:t>Kinachoongeza hatari: kukata msitu kwenye mteremko juu ya nyumba, kuchonga viwanja vipya kwenye mlima na kuziba mifereji ya kando ya barabara.</w:t>
              </w:r>
            </w:ins>
          </w:p>
          <w:p w14:paraId="28F40E9E" w14:textId="77777777" w:rsidR="00FE0A4D" w:rsidRDefault="000343A2" w:rsidP="00DC5789">
            <w:pPr>
              <w:pStyle w:val="ListParagraph"/>
              <w:numPr>
                <w:ilvl w:val="0"/>
                <w:numId w:val="1"/>
              </w:numPr>
              <w:jc w:val="both"/>
              <w:rPr>
                <w:ins w:id="1266" w:author="Bonephace Kaijage" w:date="2026-10-14T05:58:00Z" w16du:dateUtc="2026-10-14T03:58:00Z"/>
                <w:bCs/>
                <w:color w:val="000000"/>
              </w:rPr>
            </w:pPr>
            <w:ins w:id="1267" w:author="Bonephace Kaijage" w:date="2026-10-11T06:53:00Z" w16du:dateUtc="2026-10-11T03:53:00Z">
              <w:r>
                <w:rPr>
                  <w:bCs/>
                  <w:color w:val="000000"/>
                </w:rPr>
                <w:t>Kubalianeni na majirani eneo salama nje ya mteremko, na hamieni huko nyufa zikianza kufunguka, miti ikiinama au maji ya matope yakitiririka kutoka mtelemkoni wakati wa mvua ndefu, hasa usiku.</w:t>
              </w:r>
            </w:ins>
          </w:p>
          <w:p w14:paraId="07F5ACE9" w14:textId="35E18F87" w:rsidR="002A1887" w:rsidRPr="00DC5789" w:rsidRDefault="00FE0A4D" w:rsidP="00DC5789">
            <w:pPr>
              <w:pStyle w:val="ListParagraph"/>
              <w:numPr>
                <w:ilvl w:val="0"/>
                <w:numId w:val="1"/>
              </w:numPr>
              <w:jc w:val="both"/>
              <w:rPr>
                <w:bCs/>
                <w:color w:val="000000"/>
              </w:rPr>
            </w:pPr>
            <w:ins w:id="1268"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41B857C2" w14:textId="77777777" w:rsidTr="002A1887">
        <w:tc>
          <w:tcPr>
            <w:tcW w:w="3420" w:type="dxa"/>
          </w:tcPr>
          <w:p w14:paraId="7F3C39BE" w14:textId="0CCE1629" w:rsidR="002A1887" w:rsidRPr="002A1887" w:rsidRDefault="002A1887" w:rsidP="002A1887">
            <w:pPr>
              <w:pStyle w:val="ListParagraph"/>
              <w:numPr>
                <w:ilvl w:val="0"/>
                <w:numId w:val="1"/>
              </w:numPr>
              <w:jc w:val="both"/>
              <w:rPr>
                <w:color w:val="000000"/>
              </w:rPr>
            </w:pPr>
            <w:r w:rsidRPr="002A1887">
              <w:rPr>
                <w:color w:val="000000"/>
              </w:rPr>
              <w:lastRenderedPageBreak/>
              <w:t>Mufindi: tea estates and forest plantations</w:t>
            </w:r>
          </w:p>
        </w:tc>
        <w:tc>
          <w:tcPr>
            <w:tcW w:w="3235" w:type="dxa"/>
          </w:tcPr>
          <w:p w14:paraId="44802C6D" w14:textId="5934DE63" w:rsidR="002A1887" w:rsidRPr="002A1887" w:rsidRDefault="002A1887" w:rsidP="002A1887">
            <w:pPr>
              <w:pStyle w:val="ListParagraph"/>
              <w:numPr>
                <w:ilvl w:val="0"/>
                <w:numId w:val="1"/>
              </w:numPr>
              <w:jc w:val="both"/>
              <w:rPr>
                <w:color w:val="000000"/>
                <w:lang w:val="sv-SE"/>
              </w:rPr>
            </w:pPr>
            <w:r w:rsidRPr="002A1887">
              <w:rPr>
                <w:color w:val="000000"/>
                <w:lang w:val="sv-SE"/>
              </w:rPr>
              <w:t>Mufindi: mashamba ya chai na misitu ya kupandwa</w:t>
            </w:r>
          </w:p>
        </w:tc>
        <w:tc>
          <w:tcPr>
            <w:tcW w:w="3605" w:type="dxa"/>
          </w:tcPr>
          <w:p w14:paraId="5A2BD625" w14:textId="3A9B1DDE" w:rsidR="002A1887" w:rsidRPr="00DC5789" w:rsidRDefault="002A1887" w:rsidP="00DC5789">
            <w:pPr>
              <w:pStyle w:val="ListParagraph"/>
              <w:numPr>
                <w:ilvl w:val="0"/>
                <w:numId w:val="1"/>
              </w:numPr>
              <w:jc w:val="both"/>
              <w:rPr>
                <w:color w:val="000000"/>
              </w:rPr>
            </w:pPr>
            <w:r w:rsidRPr="00DC5789">
              <w:rPr>
                <w:color w:val="000000"/>
              </w:rPr>
              <w:t>This area is cool, wet highland with large tea estates and forest plantations; dry-season fires spread through plantations, and heavy rain causes slope failures and impassable earth roads.</w:t>
            </w:r>
          </w:p>
          <w:p w14:paraId="47E34CF5" w14:textId="77777777" w:rsidR="000343A2" w:rsidRDefault="00DC5789" w:rsidP="00DC5789">
            <w:pPr>
              <w:pStyle w:val="ListParagraph"/>
              <w:numPr>
                <w:ilvl w:val="0"/>
                <w:numId w:val="1"/>
              </w:numPr>
              <w:jc w:val="both"/>
              <w:rPr>
                <w:ins w:id="1269" w:author="Bonephace Kaijage" w:date="2026-10-11T06:53:00Z" w16du:dateUtc="2026-10-11T03:53:00Z"/>
                <w:bCs/>
                <w:color w:val="000000"/>
              </w:rPr>
            </w:pPr>
            <w:r>
              <w:rPr>
                <w:bCs/>
                <w:color w:val="000000"/>
              </w:rPr>
              <w:t>For those living and working here, it helps to</w:t>
            </w:r>
            <w:r w:rsidR="002A1887" w:rsidRPr="00DC5789">
              <w:rPr>
                <w:bCs/>
                <w:color w:val="000000"/>
              </w:rPr>
              <w:t xml:space="preserve"> keep fire breaks maintained, control field burning strictly and keep </w:t>
            </w:r>
            <w:r w:rsidR="002A1887" w:rsidRPr="00DC5789">
              <w:rPr>
                <w:bCs/>
                <w:color w:val="000000"/>
              </w:rPr>
              <w:lastRenderedPageBreak/>
              <w:t>estate and village roads drained.</w:t>
            </w:r>
          </w:p>
          <w:p w14:paraId="4DADDA4B" w14:textId="4A069CA7" w:rsidR="000343A2" w:rsidRDefault="00FE0A4D" w:rsidP="00DC5789">
            <w:pPr>
              <w:pStyle w:val="ListParagraph"/>
              <w:numPr>
                <w:ilvl w:val="0"/>
                <w:numId w:val="1"/>
              </w:numPr>
              <w:jc w:val="both"/>
              <w:rPr>
                <w:ins w:id="1270" w:author="Bonephace Kaijage" w:date="2026-10-11T06:53:00Z" w16du:dateUtc="2026-10-11T03:53:00Z"/>
                <w:bCs/>
                <w:color w:val="000000"/>
              </w:rPr>
            </w:pPr>
            <w:ins w:id="1271" w:author="Bonephace Kaijage" w:date="2026-10-14T05:55:00Z" w16du:dateUtc="2026-10-14T03:55:00Z">
              <w:r>
                <w:rPr>
                  <w:bCs/>
                  <w:color w:val="000000"/>
                </w:rPr>
                <w:t>What raises the risk: burning field edges on windy days, leaving fire breaks to grow over and cutting new plots on steep estate slopes.</w:t>
              </w:r>
            </w:ins>
          </w:p>
          <w:p w14:paraId="623C58C6" w14:textId="77777777" w:rsidR="00FE0A4D" w:rsidRDefault="000343A2" w:rsidP="00DC5789">
            <w:pPr>
              <w:pStyle w:val="ListParagraph"/>
              <w:numPr>
                <w:ilvl w:val="0"/>
                <w:numId w:val="1"/>
              </w:numPr>
              <w:jc w:val="both"/>
              <w:rPr>
                <w:ins w:id="1272" w:author="Bonephace Kaijage" w:date="2026-10-14T05:58:00Z" w16du:dateUtc="2026-10-14T03:58:00Z"/>
                <w:bCs/>
                <w:color w:val="000000"/>
              </w:rPr>
            </w:pPr>
            <w:ins w:id="1273" w:author="Bonephace Kaijage" w:date="2026-10-11T06:53:00Z" w16du:dateUtc="2026-10-11T03:53:00Z">
              <w:r>
                <w:rPr>
                  <w:bCs/>
                  <w:color w:val="000000"/>
                </w:rPr>
                <w:t>Know the open ground or tea field away from the forest that your village will move to if fire comes, and the firm route off the slope in heavy rain; leave early, before smoke or slope movement cuts the road.</w:t>
              </w:r>
            </w:ins>
          </w:p>
          <w:p w14:paraId="04353BED" w14:textId="4026A0B0" w:rsidR="002A1887" w:rsidRPr="00DC5789" w:rsidRDefault="00FE0A4D" w:rsidP="00DC5789">
            <w:pPr>
              <w:pStyle w:val="ListParagraph"/>
              <w:numPr>
                <w:ilvl w:val="0"/>
                <w:numId w:val="1"/>
              </w:numPr>
              <w:jc w:val="both"/>
              <w:rPr>
                <w:bCs/>
                <w:color w:val="000000"/>
              </w:rPr>
            </w:pPr>
            <w:ins w:id="1274" w:author="Bonephace Kaijage" w:date="2026-10-14T05:58:00Z" w16du:dateUtc="2026-10-14T03:58:00Z">
              <w:r>
                <w:rPr>
                  <w:bCs/>
                  <w:color w:val="000000"/>
                </w:rPr>
                <w:t>Agree who will help anyone in the household who cannot move, see or hear a warning on their own.</w:t>
              </w:r>
            </w:ins>
          </w:p>
        </w:tc>
        <w:tc>
          <w:tcPr>
            <w:tcW w:w="3325" w:type="dxa"/>
          </w:tcPr>
          <w:p w14:paraId="7F69B01C" w14:textId="18998A5C" w:rsidR="002A1887" w:rsidRPr="00DC5789" w:rsidRDefault="002A1887" w:rsidP="00DC5789">
            <w:pPr>
              <w:pStyle w:val="ListParagraph"/>
              <w:numPr>
                <w:ilvl w:val="0"/>
                <w:numId w:val="1"/>
              </w:numPr>
              <w:jc w:val="both"/>
              <w:rPr>
                <w:color w:val="000000"/>
              </w:rPr>
            </w:pPr>
            <w:r w:rsidRPr="00DC5789">
              <w:rPr>
                <w:color w:val="000000"/>
              </w:rPr>
              <w:lastRenderedPageBreak/>
              <w:t>Eneo hili ni nyanda za juu zenye baridi na unyevu, zenye mashamba makubwa ya chai na misitu ya kupandwa; moto wa kiangazi husambaa mashambani mwa miti, na mvua kubwa husababisha miteremko kuporomoka na barabara za udongo kutopitika.</w:t>
            </w:r>
          </w:p>
          <w:p w14:paraId="71802A0F" w14:textId="77777777" w:rsidR="000343A2" w:rsidRDefault="00DC5789" w:rsidP="00DC5789">
            <w:pPr>
              <w:pStyle w:val="ListParagraph"/>
              <w:numPr>
                <w:ilvl w:val="0"/>
                <w:numId w:val="1"/>
              </w:numPr>
              <w:jc w:val="both"/>
              <w:rPr>
                <w:ins w:id="1275" w:author="Bonephace Kaijage" w:date="2026-10-11T06:53:00Z" w16du:dateUtc="2026-10-11T03:53:00Z"/>
                <w:bCs/>
                <w:color w:val="000000"/>
              </w:rPr>
            </w:pPr>
            <w:r>
              <w:rPr>
                <w:bCs/>
                <w:color w:val="000000"/>
              </w:rPr>
              <w:lastRenderedPageBreak/>
              <w:t>Kwa wanaoishi na kufanya kazi hapa, ni vyema</w:t>
            </w:r>
            <w:r w:rsidR="002A1887" w:rsidRPr="00DC5789">
              <w:rPr>
                <w:bCs/>
                <w:color w:val="000000"/>
              </w:rPr>
              <w:t xml:space="preserve"> kutunza njia za kuzuia moto, kudhibiti kikamilifu uchomaji wa mashamba na kuweka mifereji kwenye barabara za mashamba na vijiji.</w:t>
            </w:r>
          </w:p>
          <w:p w14:paraId="4539BA96" w14:textId="7D06174F" w:rsidR="000343A2" w:rsidRDefault="00FE0A4D" w:rsidP="00DC5789">
            <w:pPr>
              <w:pStyle w:val="ListParagraph"/>
              <w:numPr>
                <w:ilvl w:val="0"/>
                <w:numId w:val="1"/>
              </w:numPr>
              <w:jc w:val="both"/>
              <w:rPr>
                <w:ins w:id="1276" w:author="Bonephace Kaijage" w:date="2026-10-11T06:53:00Z" w16du:dateUtc="2026-10-11T03:53:00Z"/>
                <w:bCs/>
                <w:color w:val="000000"/>
              </w:rPr>
            </w:pPr>
            <w:ins w:id="1277" w:author="Bonephace Kaijage" w:date="2026-10-14T05:55:00Z" w16du:dateUtc="2026-10-14T03:55:00Z">
              <w:r>
                <w:rPr>
                  <w:bCs/>
                  <w:color w:val="000000"/>
                </w:rPr>
                <w:t>Kinachoongeza hatari: kuchoma kingo za mashamba siku za upepo, kuacha njia za kuzuia moto zimee nyasi na kuchonga viwanja vipya kwenye miteremko mikali ya mashamba.</w:t>
              </w:r>
            </w:ins>
          </w:p>
          <w:p w14:paraId="0A0F7E9A" w14:textId="77777777" w:rsidR="00FE0A4D" w:rsidRDefault="000343A2" w:rsidP="00DC5789">
            <w:pPr>
              <w:pStyle w:val="ListParagraph"/>
              <w:numPr>
                <w:ilvl w:val="0"/>
                <w:numId w:val="1"/>
              </w:numPr>
              <w:jc w:val="both"/>
              <w:rPr>
                <w:ins w:id="1278" w:author="Bonephace Kaijage" w:date="2026-10-14T05:58:00Z" w16du:dateUtc="2026-10-14T03:58:00Z"/>
                <w:bCs/>
                <w:color w:val="000000"/>
              </w:rPr>
            </w:pPr>
            <w:ins w:id="1279" w:author="Bonephace Kaijage" w:date="2026-10-11T06:53:00Z" w16du:dateUtc="2026-10-11T03:53:00Z">
              <w:r>
                <w:rPr>
                  <w:bCs/>
                  <w:color w:val="000000"/>
                </w:rPr>
                <w:t>Fahamu uwanja wazi au shamba la chai mbali na msitu ambalo kijiji chenu kitahamia moto ukija, na njia imara ya kutoka mtelemkoni wakati wa mvua kubwa; ondokeni mapema, kabla moshi au mteremko kuporomoka haujafunga barabara.</w:t>
              </w:r>
            </w:ins>
          </w:p>
          <w:p w14:paraId="09489CE9" w14:textId="0F7896F1" w:rsidR="002A1887" w:rsidRPr="00DC5789" w:rsidRDefault="00FE0A4D" w:rsidP="00DC5789">
            <w:pPr>
              <w:pStyle w:val="ListParagraph"/>
              <w:numPr>
                <w:ilvl w:val="0"/>
                <w:numId w:val="1"/>
              </w:numPr>
              <w:jc w:val="both"/>
              <w:rPr>
                <w:bCs/>
                <w:color w:val="000000"/>
              </w:rPr>
            </w:pPr>
            <w:ins w:id="1280" w:author="Bonephace Kaijage" w:date="2026-10-14T05:58:00Z" w16du:dateUtc="2026-10-14T03:58:00Z">
              <w:r>
                <w:rPr>
                  <w:bCs/>
                  <w:color w:val="000000"/>
                </w:rPr>
                <w:t>Kubalianeni nani atamsaidia yeyote katika kaya asiyeweza kuondoka, kuona au kusikia tahadhari peke yake.</w:t>
              </w:r>
            </w:ins>
          </w:p>
        </w:tc>
      </w:tr>
    </w:tbl>
    <w:p w14:paraId="27683672" w14:textId="77777777" w:rsidR="00FE0A4D" w:rsidRPr="00FE0A4D" w:rsidRDefault="00FE0A4D" w:rsidP="00FE0A4D">
      <w:pPr>
        <w:spacing w:after="120"/>
        <w:rPr>
          <w:ins w:id="1281" w:author="Bonephace Kaijage" w:date="2026-10-14T06:01:00Z" w16du:dateUtc="2026-10-14T04:01:00Z"/>
          <w:i/>
          <w:sz w:val="18"/>
          <w:rPrChange w:id="1282" w:author="Bonephace Kaijage" w:date="2026-10-14T06:01:00Z" w16du:dateUtc="2026-10-14T04:01:00Z">
            <w:rPr>
              <w:ins w:id="1283" w:author="Bonephace Kaijage" w:date="2026-10-14T06:01:00Z" w16du:dateUtc="2026-10-14T04:01:00Z"/>
            </w:rPr>
          </w:rPrChange>
        </w:rPr>
        <w:pPrChange w:id="1284" w:author="Bonephace Kaijage" w:date="2026-10-14T06:01:00Z" w16du:dateUtc="2026-10-14T04:01:00Z">
          <w:pPr/>
        </w:pPrChange>
      </w:pPr>
      <w:ins w:id="1285" w:author="Bonephace Kaijage" w:date="2026-10-14T06:01:00Z" w16du:dateUtc="2026-10-14T04:01:00Z">
        <w:r w:rsidRPr="00FE0A4D">
          <w:rPr>
            <w:i/>
            <w:sz w:val="18"/>
            <w:rPrChange w:id="1286"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5F518FBD" w14:textId="5C684692" w:rsidR="002A1887" w:rsidRPr="002A1887" w:rsidRDefault="002A1887" w:rsidP="002A1887">
      <w:pPr>
        <w:rPr>
          <w:color w:val="000000"/>
        </w:rPr>
      </w:pPr>
    </w:p>
    <w:p w14:paraId="6F8002CE" w14:textId="60E22926" w:rsidR="002A1887" w:rsidRPr="00997D17" w:rsidRDefault="002A1887">
      <w:pPr>
        <w:pStyle w:val="ListParagraph"/>
        <w:rPr>
          <w:sz w:val="22"/>
          <w:szCs w:val="22"/>
        </w:rPr>
      </w:pPr>
    </w:p>
    <w:tbl>
      <w:tblPr>
        <w:tblStyle w:val="TableGrid"/>
        <w:tblW w:w="0" w:type="auto"/>
        <w:tblLook w:val="04A0" w:firstRow="1" w:lastRow="0" w:firstColumn="1" w:lastColumn="0" w:noHBand="0" w:noVBand="1"/>
      </w:tblPr>
      <w:tblGrid>
        <w:gridCol w:w="2243"/>
        <w:gridCol w:w="2181"/>
        <w:gridCol w:w="2225"/>
        <w:gridCol w:w="2203"/>
        <w:gridCol w:w="2570"/>
        <w:gridCol w:w="2248"/>
      </w:tblGrid>
      <w:tr w:rsidR="002066E7" w:rsidRPr="00997D17" w14:paraId="45C3089C" w14:textId="77777777" w:rsidTr="002066E7">
        <w:trPr>
          <w:tblHeader/>
        </w:trPr>
        <w:tc>
          <w:tcPr>
            <w:tcW w:w="2278" w:type="dxa"/>
          </w:tcPr>
          <w:p w14:paraId="7A7A646B" w14:textId="6277BECC" w:rsidR="002066E7" w:rsidRPr="00997D17" w:rsidRDefault="008C6B60" w:rsidP="00FE4152">
            <w:pPr>
              <w:pStyle w:val="ListParagraph"/>
              <w:rPr>
                <w:sz w:val="22"/>
                <w:szCs w:val="22"/>
              </w:rPr>
            </w:pPr>
            <w:r w:rsidRPr="00997D17">
              <w:rPr>
                <w:sz w:val="22"/>
                <w:szCs w:val="22"/>
              </w:rPr>
              <w:t>COUNCIL / HALMASHAURI</w:t>
            </w:r>
          </w:p>
        </w:tc>
        <w:tc>
          <w:tcPr>
            <w:tcW w:w="2278" w:type="dxa"/>
          </w:tcPr>
          <w:p w14:paraId="446B4D57" w14:textId="33CD8C86" w:rsidR="002066E7" w:rsidRPr="00997D17" w:rsidRDefault="002066E7" w:rsidP="00FE4152">
            <w:pPr>
              <w:pStyle w:val="ListParagraph"/>
              <w:rPr>
                <w:sz w:val="22"/>
                <w:szCs w:val="22"/>
              </w:rPr>
            </w:pPr>
            <w:r w:rsidRPr="00997D17">
              <w:rPr>
                <w:sz w:val="22"/>
                <w:szCs w:val="22"/>
              </w:rPr>
              <w:t>LEVEL / NGAZI</w:t>
            </w:r>
          </w:p>
        </w:tc>
        <w:tc>
          <w:tcPr>
            <w:tcW w:w="2278" w:type="dxa"/>
          </w:tcPr>
          <w:p w14:paraId="6382CECE" w14:textId="6F94CD4A" w:rsidR="002066E7" w:rsidRPr="00997D17" w:rsidRDefault="002066E7" w:rsidP="00FE4152">
            <w:pPr>
              <w:pStyle w:val="ListParagraph"/>
              <w:rPr>
                <w:sz w:val="22"/>
                <w:szCs w:val="22"/>
              </w:rPr>
            </w:pPr>
            <w:r w:rsidRPr="00997D17">
              <w:rPr>
                <w:sz w:val="22"/>
                <w:szCs w:val="22"/>
              </w:rPr>
              <w:t>IMPACT (EN)</w:t>
            </w:r>
          </w:p>
        </w:tc>
        <w:tc>
          <w:tcPr>
            <w:tcW w:w="2278" w:type="dxa"/>
          </w:tcPr>
          <w:p w14:paraId="2C44AAA0" w14:textId="3A947D34" w:rsidR="002066E7" w:rsidRPr="00997D17" w:rsidRDefault="002066E7" w:rsidP="00FE4152">
            <w:pPr>
              <w:pStyle w:val="ListParagraph"/>
              <w:rPr>
                <w:sz w:val="22"/>
                <w:szCs w:val="22"/>
              </w:rPr>
            </w:pPr>
            <w:r w:rsidRPr="00997D17">
              <w:rPr>
                <w:sz w:val="22"/>
                <w:szCs w:val="22"/>
              </w:rPr>
              <w:t>ATHARI (SW)</w:t>
            </w:r>
          </w:p>
        </w:tc>
        <w:tc>
          <w:tcPr>
            <w:tcW w:w="2279" w:type="dxa"/>
          </w:tcPr>
          <w:p w14:paraId="61528447" w14:textId="6D940E54" w:rsidR="002066E7" w:rsidRPr="00997D17" w:rsidRDefault="002066E7" w:rsidP="00FE4152">
            <w:pPr>
              <w:pStyle w:val="ListParagraph"/>
              <w:rPr>
                <w:sz w:val="22"/>
                <w:szCs w:val="22"/>
              </w:rPr>
            </w:pPr>
            <w:r w:rsidRPr="00997D17">
              <w:rPr>
                <w:sz w:val="22"/>
                <w:szCs w:val="22"/>
              </w:rPr>
              <w:t>ACTION (EN)</w:t>
            </w:r>
          </w:p>
        </w:tc>
        <w:tc>
          <w:tcPr>
            <w:tcW w:w="2279" w:type="dxa"/>
          </w:tcPr>
          <w:p w14:paraId="35A994ED" w14:textId="63F68F92" w:rsidR="002066E7" w:rsidRPr="00997D17" w:rsidRDefault="002066E7" w:rsidP="00FE4152">
            <w:pPr>
              <w:pStyle w:val="ListParagraph"/>
              <w:rPr>
                <w:sz w:val="22"/>
                <w:szCs w:val="22"/>
              </w:rPr>
            </w:pPr>
            <w:r w:rsidRPr="00997D17">
              <w:rPr>
                <w:sz w:val="22"/>
                <w:szCs w:val="22"/>
              </w:rPr>
              <w:t>HATUA (SW)</w:t>
            </w:r>
          </w:p>
        </w:tc>
      </w:tr>
      <w:tr w:rsidR="002066E7" w:rsidRPr="000343A2" w14:paraId="17B8B616" w14:textId="77777777" w:rsidTr="002066E7">
        <w:tc>
          <w:tcPr>
            <w:tcW w:w="2278" w:type="dxa"/>
          </w:tcPr>
          <w:p w14:paraId="662E3192" w14:textId="04EEB2FA" w:rsidR="002066E7" w:rsidRPr="00997D17" w:rsidRDefault="002066E7" w:rsidP="00FE4152">
            <w:pPr>
              <w:pStyle w:val="ListParagraph"/>
              <w:rPr>
                <w:sz w:val="22"/>
                <w:szCs w:val="22"/>
              </w:rPr>
            </w:pPr>
            <w:r w:rsidRPr="00997D17">
              <w:rPr>
                <w:sz w:val="22"/>
                <w:szCs w:val="22"/>
              </w:rPr>
              <w:t>Iringa Municipal Council</w:t>
            </w:r>
          </w:p>
        </w:tc>
        <w:tc>
          <w:tcPr>
            <w:tcW w:w="2278" w:type="dxa"/>
          </w:tcPr>
          <w:p w14:paraId="15309345" w14:textId="5454D99D"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038E80C2" w14:textId="668D78A7" w:rsidR="002066E7" w:rsidRPr="00997D17" w:rsidRDefault="008C6B60" w:rsidP="00FE4152">
            <w:pPr>
              <w:pStyle w:val="ListParagraph"/>
              <w:rPr>
                <w:sz w:val="22"/>
                <w:szCs w:val="22"/>
              </w:rPr>
            </w:pPr>
            <w:r w:rsidRPr="00997D17">
              <w:rPr>
                <w:sz w:val="22"/>
                <w:szCs w:val="22"/>
              </w:rPr>
              <w:t xml:space="preserve">heavy Msimu rain, floods on the Little Ruaha, strong winds, and hillside </w:t>
            </w:r>
            <w:r w:rsidRPr="00997D17">
              <w:rPr>
                <w:sz w:val="22"/>
                <w:szCs w:val="22"/>
              </w:rPr>
              <w:lastRenderedPageBreak/>
              <w:t>erosion. A few roads slippery, a few low homes wet, and lightning where storms build.</w:t>
            </w:r>
          </w:p>
        </w:tc>
        <w:tc>
          <w:tcPr>
            <w:tcW w:w="2278" w:type="dxa"/>
          </w:tcPr>
          <w:p w14:paraId="0CEE38EB" w14:textId="1868C6E6" w:rsidR="002066E7" w:rsidRPr="00997D17" w:rsidRDefault="008C6B60" w:rsidP="00FE4152">
            <w:pPr>
              <w:pStyle w:val="ListParagraph"/>
              <w:rPr>
                <w:sz w:val="22"/>
                <w:szCs w:val="22"/>
              </w:rPr>
            </w:pPr>
            <w:r w:rsidRPr="00997D17">
              <w:rPr>
                <w:sz w:val="22"/>
                <w:szCs w:val="22"/>
              </w:rPr>
              <w:lastRenderedPageBreak/>
              <w:t xml:space="preserve">Dalili za mwanzo kwenye eneo lililotajwa. Barabara chache kuteleza, </w:t>
            </w:r>
            <w:r w:rsidRPr="00997D17">
              <w:rPr>
                <w:sz w:val="22"/>
                <w:szCs w:val="22"/>
              </w:rPr>
              <w:lastRenderedPageBreak/>
              <w:t>nyumba chache za bondeni kulowa, na radi dhoruba inapojengeka.</w:t>
            </w:r>
          </w:p>
        </w:tc>
        <w:tc>
          <w:tcPr>
            <w:tcW w:w="2279" w:type="dxa"/>
          </w:tcPr>
          <w:p w14:paraId="1D3C8A77" w14:textId="3D4F2C39" w:rsidR="00F20E47" w:rsidRPr="00997D17" w:rsidRDefault="00275313" w:rsidP="00034217">
            <w:pPr>
              <w:pStyle w:val="ListBullet"/>
              <w:rPr>
                <w:sz w:val="22"/>
                <w:szCs w:val="22"/>
              </w:rPr>
            </w:pPr>
            <w:r w:rsidRPr="00997D17">
              <w:rPr>
                <w:sz w:val="22"/>
                <w:szCs w:val="22"/>
              </w:rPr>
              <w:lastRenderedPageBreak/>
              <w:t>Before the rain, walk Little Ruaha and clear the drains and culverts.</w:t>
            </w:r>
          </w:p>
          <w:p w14:paraId="1E26A1E5" w14:textId="580C5C8C" w:rsidR="00F20E47" w:rsidRPr="00997D17" w:rsidRDefault="00FE0A4D" w:rsidP="00034217">
            <w:pPr>
              <w:pStyle w:val="ListBullet"/>
              <w:rPr>
                <w:sz w:val="22"/>
                <w:szCs w:val="22"/>
              </w:rPr>
            </w:pPr>
            <w:ins w:id="1287" w:author="Bonephace Kaijage" w:date="2026-10-14T06:17:00Z" w16du:dateUtc="2026-10-14T04:17:00Z">
              <w:r>
                <w:rPr>
                  <w:sz w:val="22"/>
                  <w:szCs w:val="22"/>
                </w:rPr>
                <w:lastRenderedPageBreak/>
                <w:t>Households along Little Ruaha: keep food, documents and children above floor level, because water here can enter houses with little warning.</w:t>
              </w:r>
            </w:ins>
            <w:del w:id="1288" w:author="Bonephace Kaijage" w:date="2026-10-14T06:17:00Z" w16du:dateUtc="2026-10-14T04:17:00Z">
              <w:r w:rsidR="00275313" w:rsidRPr="00997D17" w:rsidDel="00FE0A4D">
                <w:rPr>
                  <w:sz w:val="22"/>
                  <w:szCs w:val="22"/>
                </w:rPr>
                <w:delText>Households along Little Ruaha raise food, documents and children above the floor.</w:delText>
              </w:r>
            </w:del>
          </w:p>
          <w:p w14:paraId="3368B5CB" w14:textId="0272B754" w:rsidR="00F20E47" w:rsidRPr="00997D17" w:rsidRDefault="00FE0A4D" w:rsidP="00034217">
            <w:pPr>
              <w:pStyle w:val="ListBullet"/>
              <w:rPr>
                <w:sz w:val="22"/>
                <w:szCs w:val="22"/>
              </w:rPr>
            </w:pPr>
            <w:ins w:id="1289"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1290" w:author="Bonephace Kaijage" w:date="2026-10-14T06:13:00Z" w16du:dateUtc="2026-10-14T04:13:00Z">
              <w:r w:rsidR="00275313" w:rsidRPr="00997D17" w:rsidDel="00FE0A4D">
                <w:rPr>
                  <w:sz w:val="22"/>
                  <w:szCs w:val="22"/>
                </w:rPr>
                <w:delText>Save 190 and the ward chair number. Keep a torch and drinking water.</w:delText>
              </w:r>
            </w:del>
          </w:p>
          <w:p w14:paraId="2A0A49D1" w14:textId="79029BCD" w:rsidR="002066E7" w:rsidRPr="00997D17" w:rsidRDefault="00275313" w:rsidP="00034217">
            <w:pPr>
              <w:pStyle w:val="ListBullet"/>
              <w:rPr>
                <w:sz w:val="22"/>
                <w:szCs w:val="22"/>
              </w:rPr>
            </w:pPr>
            <w:r w:rsidRPr="00997D17">
              <w:rPr>
                <w:sz w:val="22"/>
                <w:szCs w:val="22"/>
              </w:rPr>
              <w:t>Do not drive or walk through water crossing Little Ruaha. Headlights on, slow down.</w:t>
            </w:r>
          </w:p>
        </w:tc>
        <w:tc>
          <w:tcPr>
            <w:tcW w:w="2279" w:type="dxa"/>
          </w:tcPr>
          <w:p w14:paraId="0F95476E" w14:textId="60B5F161" w:rsidR="00F20E47"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363456A2" w14:textId="614207EE" w:rsidR="00F20E47" w:rsidRPr="00FE0A4D" w:rsidRDefault="00FE0A4D" w:rsidP="00034217">
            <w:pPr>
              <w:pStyle w:val="ListBullet"/>
              <w:rPr>
                <w:sz w:val="22"/>
                <w:szCs w:val="22"/>
                <w:lang w:val="sv-SE"/>
                <w:rPrChange w:id="1291" w:author="Bonephace Kaijage" w:date="2026-10-14T06:31:00Z" w16du:dateUtc="2026-10-14T04:31:00Z">
                  <w:rPr>
                    <w:sz w:val="22"/>
                    <w:szCs w:val="22"/>
                  </w:rPr>
                </w:rPrChange>
              </w:rPr>
            </w:pPr>
            <w:ins w:id="1292" w:author="Bonephace Kaijage" w:date="2026-10-14T06:17:00Z" w16du:dateUtc="2026-10-14T04:17:00Z">
              <w:r w:rsidRPr="00FE0A4D">
                <w:rPr>
                  <w:sz w:val="22"/>
                  <w:szCs w:val="22"/>
                  <w:lang w:val="sv-SE"/>
                  <w:rPrChange w:id="1293" w:author="Bonephace Kaijage" w:date="2026-10-14T06:31:00Z" w16du:dateUtc="2026-10-14T04:31:00Z">
                    <w:rPr>
                      <w:sz w:val="22"/>
                      <w:szCs w:val="22"/>
                    </w:rPr>
                  </w:rPrChange>
                </w:rPr>
                <w:lastRenderedPageBreak/>
                <w:t>Kaya za maeneo yaliyotajwa: wekeni chakula, nyaraka na watoto juu ya sakafu, kwa sababu maji hapa yanaweza kuingia nyumbani bila taarifa.</w:t>
              </w:r>
            </w:ins>
            <w:del w:id="1294" w:author="Bonephace Kaijage" w:date="2026-10-14T06:17:00Z" w16du:dateUtc="2026-10-14T04:17:00Z">
              <w:r w:rsidR="00034217" w:rsidRPr="00FE0A4D" w:rsidDel="00FE0A4D">
                <w:rPr>
                  <w:sz w:val="22"/>
                  <w:szCs w:val="22"/>
                  <w:lang w:val="sv-SE"/>
                  <w:rPrChange w:id="1295" w:author="Bonephace Kaijage" w:date="2026-10-14T06:31:00Z" w16du:dateUtc="2026-10-14T04:31:00Z">
                    <w:rPr>
                      <w:sz w:val="22"/>
                      <w:szCs w:val="22"/>
                    </w:rPr>
                  </w:rPrChange>
                </w:rPr>
                <w:delText>Kaya za eneo hili zipandishe chakula, nyaraka na watoto.</w:delText>
              </w:r>
            </w:del>
          </w:p>
          <w:p w14:paraId="2CAEFDE9" w14:textId="119A715C" w:rsidR="00F20E47"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67BEA479" w14:textId="6CFB895F" w:rsidR="002066E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26C0F8B8" w14:textId="77777777" w:rsidTr="002066E7">
        <w:tc>
          <w:tcPr>
            <w:tcW w:w="2278" w:type="dxa"/>
          </w:tcPr>
          <w:p w14:paraId="2DFE8447" w14:textId="77777777" w:rsidR="0055281C" w:rsidRPr="00997D17" w:rsidRDefault="0055281C" w:rsidP="0055281C">
            <w:pPr>
              <w:pStyle w:val="ListParagraph"/>
              <w:rPr>
                <w:sz w:val="22"/>
                <w:szCs w:val="22"/>
                <w:lang w:val="sv-SE"/>
              </w:rPr>
            </w:pPr>
            <w:r w:rsidRPr="00997D17">
              <w:rPr>
                <w:sz w:val="22"/>
                <w:szCs w:val="22"/>
                <w:lang w:val="sv-SE"/>
              </w:rPr>
              <w:lastRenderedPageBreak/>
              <w:t>Ondoa taka kwenye mitaro na njia za maji kuzunguka makazi.</w:t>
            </w:r>
          </w:p>
          <w:p w14:paraId="2D4D112C"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3CF9C983" w14:textId="6CA266C2"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242E34B3" w14:textId="291F9DE9" w:rsidR="002066E7" w:rsidRPr="00997D17" w:rsidRDefault="002066E7" w:rsidP="00FE4152">
            <w:pPr>
              <w:pStyle w:val="ListParagraph"/>
              <w:rPr>
                <w:sz w:val="22"/>
                <w:szCs w:val="22"/>
              </w:rPr>
            </w:pPr>
          </w:p>
        </w:tc>
        <w:tc>
          <w:tcPr>
            <w:tcW w:w="2278" w:type="dxa"/>
          </w:tcPr>
          <w:p w14:paraId="1BA86E2D" w14:textId="411BEFF2"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27978233" w14:textId="24EAFC55" w:rsidR="002066E7" w:rsidRPr="00997D17" w:rsidRDefault="008C6B60" w:rsidP="00FE4152">
            <w:pPr>
              <w:pStyle w:val="ListParagraph"/>
              <w:rPr>
                <w:sz w:val="22"/>
                <w:szCs w:val="22"/>
              </w:rPr>
            </w:pPr>
            <w:r w:rsidRPr="00997D17">
              <w:rPr>
                <w:sz w:val="22"/>
                <w:szCs w:val="22"/>
              </w:rPr>
              <w:t>heavy Msimu rain, floods on the Little Ruaha, strong winds, and hillside erosion. Roads, water points or houses at the named sites are now affected. Some journeys and classes are disrupted.</w:t>
            </w:r>
          </w:p>
        </w:tc>
        <w:tc>
          <w:tcPr>
            <w:tcW w:w="2278" w:type="dxa"/>
          </w:tcPr>
          <w:p w14:paraId="7A6AADCC" w14:textId="38F0E4CC"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32FA6746" w14:textId="0B888CF6" w:rsidR="00F20E47" w:rsidRPr="00997D17" w:rsidRDefault="00275313" w:rsidP="00034217">
            <w:pPr>
              <w:pStyle w:val="ListBullet"/>
              <w:rPr>
                <w:sz w:val="22"/>
                <w:szCs w:val="22"/>
              </w:rPr>
            </w:pPr>
            <w:r w:rsidRPr="00997D17">
              <w:rPr>
                <w:sz w:val="22"/>
                <w:szCs w:val="22"/>
              </w:rPr>
              <w:t>Move households off Little Ruaha to the ward assembly point.</w:t>
            </w:r>
          </w:p>
          <w:p w14:paraId="253EB878" w14:textId="28ECAE78" w:rsidR="00F20E47" w:rsidRPr="00997D17" w:rsidRDefault="00275313" w:rsidP="00034217">
            <w:pPr>
              <w:pStyle w:val="ListBullet"/>
              <w:rPr>
                <w:sz w:val="22"/>
                <w:szCs w:val="22"/>
              </w:rPr>
            </w:pPr>
            <w:r w:rsidRPr="00997D17">
              <w:rPr>
                <w:sz w:val="22"/>
                <w:szCs w:val="22"/>
              </w:rPr>
              <w:t>Close and mark the flooded road or bridge at Little Ruaha. Divert traffic.</w:t>
            </w:r>
          </w:p>
          <w:p w14:paraId="63875609" w14:textId="681F4E15" w:rsidR="00F20E47" w:rsidRPr="00997D17" w:rsidRDefault="00FE0A4D" w:rsidP="00034217">
            <w:pPr>
              <w:pStyle w:val="ListBullet"/>
              <w:rPr>
                <w:sz w:val="22"/>
                <w:szCs w:val="22"/>
              </w:rPr>
            </w:pPr>
            <w:ins w:id="1296" w:author="Bonephace Kaijage" w:date="2026-10-14T06:11:00Z" w16du:dateUtc="2026-10-14T04:11:00Z">
              <w:r>
                <w:rPr>
                  <w:sz w:val="22"/>
                  <w:szCs w:val="22"/>
                </w:rPr>
                <w:t xml:space="preserve">Check that school children, older people and anyone with a disability are </w:t>
              </w:r>
              <w:r>
                <w:rPr>
                  <w:sz w:val="22"/>
                  <w:szCs w:val="22"/>
                </w:rPr>
                <w:lastRenderedPageBreak/>
                <w:t>accounted for before dark, so that no one is searched for in the night.</w:t>
              </w:r>
            </w:ins>
            <w:del w:id="1297" w:author="Bonephace Kaijage" w:date="2026-10-14T06:11:00Z" w16du:dateUtc="2026-10-14T04:11:00Z">
              <w:r w:rsidR="00275313" w:rsidRPr="00997D17" w:rsidDel="00FE0A4D">
                <w:rPr>
                  <w:sz w:val="22"/>
                  <w:szCs w:val="22"/>
                </w:rPr>
                <w:delText>Account for school children and older people before dark.</w:delText>
              </w:r>
            </w:del>
          </w:p>
          <w:p w14:paraId="699A720E" w14:textId="5A81D4A7" w:rsidR="002066E7" w:rsidRPr="00997D17" w:rsidRDefault="00FE0A4D" w:rsidP="00034217">
            <w:pPr>
              <w:pStyle w:val="ListBullet"/>
              <w:rPr>
                <w:sz w:val="22"/>
                <w:szCs w:val="22"/>
              </w:rPr>
            </w:pPr>
            <w:ins w:id="1298" w:author="Bonephace Kaijage" w:date="2026-10-14T06:13:00Z" w16du:dateUtc="2026-10-14T04:13:00Z">
              <w:r>
                <w:rPr>
                  <w:sz w:val="22"/>
                  <w:szCs w:val="22"/>
                </w:rPr>
                <w:t>Boil or treat drinking water, because floods carry waste into wells; tell the clinic early if anyone has diarrhoea.</w:t>
              </w:r>
            </w:ins>
            <w:del w:id="1299"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76B80F1A" w14:textId="2F0CD577" w:rsidR="00F20E47" w:rsidRPr="00997D17" w:rsidRDefault="00034217" w:rsidP="00034217">
            <w:pPr>
              <w:pStyle w:val="ListBullet"/>
              <w:rPr>
                <w:sz w:val="22"/>
                <w:szCs w:val="22"/>
                <w:lang w:val="sv-SE"/>
              </w:rPr>
            </w:pPr>
            <w:r w:rsidRPr="00997D17">
              <w:rPr>
                <w:sz w:val="22"/>
                <w:szCs w:val="22"/>
                <w:lang w:val="sv-SE"/>
              </w:rPr>
              <w:lastRenderedPageBreak/>
              <w:t>Hamisha kaya kutoka bondeni kwenda kituo cha kata.</w:t>
            </w:r>
          </w:p>
          <w:p w14:paraId="3CEC0955" w14:textId="56920A95" w:rsidR="00F20E47" w:rsidRPr="00997D17" w:rsidRDefault="00034217" w:rsidP="00034217">
            <w:pPr>
              <w:pStyle w:val="ListBullet"/>
              <w:rPr>
                <w:sz w:val="22"/>
                <w:szCs w:val="22"/>
              </w:rPr>
            </w:pPr>
            <w:r w:rsidRPr="00997D17">
              <w:rPr>
                <w:sz w:val="22"/>
                <w:szCs w:val="22"/>
                <w:lang w:val="sv-SE"/>
              </w:rPr>
              <w:t xml:space="preserve">Funga na weka alama barabara au daraja. </w:t>
            </w:r>
            <w:r w:rsidRPr="00997D17">
              <w:rPr>
                <w:sz w:val="22"/>
                <w:szCs w:val="22"/>
              </w:rPr>
              <w:t>Elekeza magari.</w:t>
            </w:r>
          </w:p>
          <w:p w14:paraId="03D3AD12" w14:textId="5FAAA5FD" w:rsidR="00F20E47" w:rsidRPr="00997D17" w:rsidRDefault="00FE0A4D" w:rsidP="00034217">
            <w:pPr>
              <w:pStyle w:val="ListBullet"/>
              <w:rPr>
                <w:sz w:val="22"/>
                <w:szCs w:val="22"/>
              </w:rPr>
            </w:pPr>
            <w:ins w:id="1300" w:author="Bonephace Kaijage" w:date="2026-10-14T06:11:00Z" w16du:dateUtc="2026-10-14T04:11:00Z">
              <w:r>
                <w:rPr>
                  <w:sz w:val="22"/>
                  <w:szCs w:val="22"/>
                </w:rPr>
                <w:t xml:space="preserve">Hakikisheni watoto wa shule, wazee na watu wenye ulemavu wote </w:t>
              </w:r>
              <w:r>
                <w:rPr>
                  <w:sz w:val="22"/>
                  <w:szCs w:val="22"/>
                </w:rPr>
                <w:lastRenderedPageBreak/>
                <w:t>wamepatikana kabla ya giza, ili asitafutwe mtu usiku.</w:t>
              </w:r>
            </w:ins>
            <w:del w:id="1301" w:author="Bonephace Kaijage" w:date="2026-10-14T06:11:00Z" w16du:dateUtc="2026-10-14T04:11:00Z">
              <w:r w:rsidR="00034217" w:rsidRPr="00997D17" w:rsidDel="00FE0A4D">
                <w:rPr>
                  <w:sz w:val="22"/>
                  <w:szCs w:val="22"/>
                </w:rPr>
                <w:delText>Hakiki watoto wa shule na wazee kabla ya giza.</w:delText>
              </w:r>
            </w:del>
          </w:p>
          <w:p w14:paraId="6516622B" w14:textId="7EAD208E" w:rsidR="002066E7" w:rsidRPr="00997D17" w:rsidRDefault="00034217" w:rsidP="00034217">
            <w:pPr>
              <w:pStyle w:val="ListBullet"/>
              <w:rPr>
                <w:sz w:val="22"/>
                <w:szCs w:val="22"/>
                <w:lang w:val="sv-SE"/>
              </w:rPr>
            </w:pPr>
            <w:r w:rsidRPr="00997D17">
              <w:rPr>
                <w:sz w:val="22"/>
                <w:szCs w:val="22"/>
                <w:lang w:val="sv-SE"/>
              </w:rPr>
              <w:t>Chemsha maji ya kunywa. Kliniki iangalie kuhara.</w:t>
            </w:r>
          </w:p>
        </w:tc>
      </w:tr>
      <w:tr w:rsidR="002066E7" w:rsidRPr="000343A2" w14:paraId="0A4F0ED3" w14:textId="77777777" w:rsidTr="002066E7">
        <w:tc>
          <w:tcPr>
            <w:tcW w:w="2278" w:type="dxa"/>
          </w:tcPr>
          <w:p w14:paraId="167A577B"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557EFC49" w14:textId="44447711" w:rsidR="0055281C" w:rsidRPr="00FE0A4D" w:rsidRDefault="00FE0A4D" w:rsidP="0055281C">
            <w:pPr>
              <w:pStyle w:val="ListParagraph"/>
              <w:rPr>
                <w:sz w:val="22"/>
                <w:szCs w:val="22"/>
                <w:lang w:val="sv-SE"/>
                <w:rPrChange w:id="1302" w:author="Bonephace Kaijage" w:date="2026-10-14T06:31:00Z" w16du:dateUtc="2026-10-14T04:31:00Z">
                  <w:rPr>
                    <w:sz w:val="22"/>
                    <w:szCs w:val="22"/>
                  </w:rPr>
                </w:rPrChange>
              </w:rPr>
            </w:pPr>
            <w:ins w:id="1303" w:author="Bonephace Kaijage" w:date="2026-10-14T06:15:00Z" w16du:dateUtc="2026-10-14T04:15:00Z">
              <w:r w:rsidRPr="00FE0A4D">
                <w:rPr>
                  <w:sz w:val="22"/>
                  <w:szCs w:val="22"/>
                  <w:lang w:val="sv-SE"/>
                  <w:rPrChange w:id="1304" w:author="Bonephace Kaijage" w:date="2026-10-14T06:31:00Z" w16du:dateUtc="2026-10-14T04:31:00Z">
                    <w:rPr>
                      <w:sz w:val="22"/>
                      <w:szCs w:val="22"/>
                    </w:rPr>
                  </w:rPrChange>
                </w:rPr>
                <w:t>Hakikisheni watoto, wazee na watu wenye ulemavu wote wako salama na wana mtu wa kuwasaidia.</w:t>
              </w:r>
            </w:ins>
            <w:del w:id="1305" w:author="Bonephace Kaijage" w:date="2026-10-14T06:15:00Z" w16du:dateUtc="2026-10-14T04:15:00Z">
              <w:r w:rsidR="0055281C" w:rsidRPr="00FE0A4D" w:rsidDel="00FE0A4D">
                <w:rPr>
                  <w:sz w:val="22"/>
                  <w:szCs w:val="22"/>
                  <w:lang w:val="sv-SE"/>
                  <w:rPrChange w:id="1306" w:author="Bonephace Kaijage" w:date="2026-10-14T06:31:00Z" w16du:dateUtc="2026-10-14T04:31:00Z">
                    <w:rPr>
                      <w:sz w:val="22"/>
                      <w:szCs w:val="22"/>
                    </w:rPr>
                  </w:rPrChange>
                </w:rPr>
                <w:delText>Hakiki watoto, wazee na watu wenye ulemavu.</w:delText>
              </w:r>
            </w:del>
          </w:p>
          <w:p w14:paraId="7258FE88" w14:textId="7669D78C" w:rsidR="0055281C" w:rsidRPr="00FE0A4D" w:rsidRDefault="0055281C" w:rsidP="0055281C">
            <w:pPr>
              <w:pStyle w:val="ListParagraph"/>
              <w:rPr>
                <w:sz w:val="22"/>
                <w:szCs w:val="22"/>
                <w:lang w:val="sv-SE"/>
                <w:rPrChange w:id="1307" w:author="Bonephace Kaijage" w:date="2026-10-14T06:31:00Z" w16du:dateUtc="2026-10-14T04:31:00Z">
                  <w:rPr>
                    <w:sz w:val="22"/>
                    <w:szCs w:val="22"/>
                  </w:rPr>
                </w:rPrChange>
              </w:rPr>
            </w:pPr>
            <w:r w:rsidRPr="00FE0A4D">
              <w:rPr>
                <w:sz w:val="22"/>
                <w:szCs w:val="22"/>
                <w:lang w:val="sv-SE"/>
                <w:rPrChange w:id="1308" w:author="Bonephace Kaijage" w:date="2026-10-14T06:31:00Z" w16du:dateUtc="2026-10-14T04:31:00Z">
                  <w:rPr>
                    <w:sz w:val="22"/>
                    <w:szCs w:val="22"/>
                  </w:rPr>
                </w:rPrChange>
              </w:rPr>
              <w:t>Chanzo cha maji kikiathirika, chemsha au tibu maji ya kunywa.</w:t>
            </w:r>
          </w:p>
          <w:p w14:paraId="5412704D" w14:textId="7BD3405C" w:rsidR="002066E7" w:rsidRPr="00FE0A4D" w:rsidRDefault="002066E7" w:rsidP="00FE4152">
            <w:pPr>
              <w:pStyle w:val="ListParagraph"/>
              <w:rPr>
                <w:sz w:val="22"/>
                <w:szCs w:val="22"/>
                <w:lang w:val="sv-SE"/>
                <w:rPrChange w:id="1309" w:author="Bonephace Kaijage" w:date="2026-10-14T06:31:00Z" w16du:dateUtc="2026-10-14T04:31:00Z">
                  <w:rPr>
                    <w:sz w:val="22"/>
                    <w:szCs w:val="22"/>
                  </w:rPr>
                </w:rPrChange>
              </w:rPr>
            </w:pPr>
          </w:p>
        </w:tc>
        <w:tc>
          <w:tcPr>
            <w:tcW w:w="2278" w:type="dxa"/>
          </w:tcPr>
          <w:p w14:paraId="626B226C" w14:textId="4EB423DE"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3146B04" w14:textId="27B0250D" w:rsidR="002066E7" w:rsidRPr="00997D17" w:rsidRDefault="00FE0A4D" w:rsidP="00FE4152">
            <w:pPr>
              <w:pStyle w:val="ListParagraph"/>
              <w:rPr>
                <w:sz w:val="22"/>
                <w:szCs w:val="22"/>
              </w:rPr>
            </w:pPr>
            <w:ins w:id="1310"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311"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15A53DF" w14:textId="3FDCF506" w:rsidR="002066E7" w:rsidRPr="00997D17" w:rsidRDefault="00FE0A4D" w:rsidP="00FE4152">
            <w:pPr>
              <w:pStyle w:val="ListParagraph"/>
              <w:rPr>
                <w:sz w:val="22"/>
                <w:szCs w:val="22"/>
              </w:rPr>
            </w:pPr>
            <w:ins w:id="1312"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313"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7E5F5F5" w14:textId="405BD99B" w:rsidR="00F20E47" w:rsidRPr="00997D17" w:rsidRDefault="00FE0A4D" w:rsidP="00034217">
            <w:pPr>
              <w:pStyle w:val="ListBullet"/>
              <w:rPr>
                <w:sz w:val="22"/>
                <w:szCs w:val="22"/>
              </w:rPr>
            </w:pPr>
            <w:ins w:id="1314"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1315"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164E6A15" w14:textId="6CFC01F0" w:rsidR="00F20E47" w:rsidRPr="00997D17" w:rsidRDefault="00FE0A4D" w:rsidP="00034217">
            <w:pPr>
              <w:pStyle w:val="ListBullet"/>
              <w:rPr>
                <w:sz w:val="22"/>
                <w:szCs w:val="22"/>
              </w:rPr>
            </w:pPr>
            <w:ins w:id="1316" w:author="Bonephace Kaijage" w:date="2026-10-14T06:19:00Z" w16du:dateUtc="2026-10-14T04:19:00Z">
              <w:r>
                <w:rPr>
                  <w:sz w:val="22"/>
                  <w:szCs w:val="22"/>
                </w:rPr>
                <w:t>Call 114 and 190, and keep the road to the sites named in Know Your Risk clear so that ambulances and rescue teams can reach people.</w:t>
              </w:r>
            </w:ins>
            <w:del w:id="1317" w:author="Bonephace Kaijage" w:date="2026-10-14T06:19:00Z" w16du:dateUtc="2026-10-14T04:19:00Z">
              <w:r w:rsidR="00275313" w:rsidRPr="00997D17" w:rsidDel="00FE0A4D">
                <w:rPr>
                  <w:sz w:val="22"/>
                  <w:szCs w:val="22"/>
                </w:rPr>
                <w:delText>Call 114 and 190. Keep the road to the named sites clear for ambulances.</w:delText>
              </w:r>
            </w:del>
          </w:p>
          <w:p w14:paraId="623AAE6A" w14:textId="5F71B63A" w:rsidR="00F20E47" w:rsidRPr="00997D17" w:rsidRDefault="00275313" w:rsidP="00034217">
            <w:pPr>
              <w:pStyle w:val="ListBullet"/>
              <w:rPr>
                <w:sz w:val="22"/>
                <w:szCs w:val="22"/>
              </w:rPr>
            </w:pPr>
            <w:r w:rsidRPr="00997D17">
              <w:rPr>
                <w:sz w:val="22"/>
                <w:szCs w:val="22"/>
              </w:rPr>
              <w:t>Open the shelter and register every household. Note who is missing.</w:t>
            </w:r>
          </w:p>
          <w:p w14:paraId="01503635" w14:textId="53A8D2DB"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51EE3788" w14:textId="55B594AC" w:rsidR="00F20E47" w:rsidRPr="00997D17" w:rsidRDefault="00034217" w:rsidP="00034217">
            <w:pPr>
              <w:pStyle w:val="ListBullet"/>
              <w:rPr>
                <w:sz w:val="22"/>
                <w:szCs w:val="22"/>
                <w:lang w:val="sv-SE"/>
              </w:rPr>
            </w:pPr>
            <w:r w:rsidRPr="00997D17">
              <w:rPr>
                <w:sz w:val="22"/>
                <w:szCs w:val="22"/>
                <w:lang w:val="sv-SE"/>
              </w:rPr>
              <w:t>Hamisha bondeni sasa. Msirudi mpaka kamati iseme ni salama.</w:t>
            </w:r>
          </w:p>
          <w:p w14:paraId="1F1EF11D" w14:textId="7B1B05C9"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702D41E6" w14:textId="3458E271"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7D3C3876" w14:textId="50F3CD16"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421FA65F" w14:textId="77777777" w:rsidTr="002066E7">
        <w:tc>
          <w:tcPr>
            <w:tcW w:w="2278" w:type="dxa"/>
          </w:tcPr>
          <w:p w14:paraId="5BFD943E" w14:textId="77777777" w:rsidR="0055281C" w:rsidRPr="00997D17" w:rsidRDefault="0055281C" w:rsidP="0055281C">
            <w:pPr>
              <w:pStyle w:val="ListParagraph"/>
              <w:rPr>
                <w:sz w:val="22"/>
                <w:szCs w:val="22"/>
                <w:lang w:val="sv-SE"/>
              </w:rPr>
            </w:pPr>
            <w:r w:rsidRPr="00997D17">
              <w:rPr>
                <w:sz w:val="22"/>
                <w:szCs w:val="22"/>
                <w:lang w:val="sv-SE"/>
              </w:rPr>
              <w:t xml:space="preserve">Piga 114 na 190. Acha barabara wazi </w:t>
            </w:r>
            <w:r w:rsidRPr="00997D17">
              <w:rPr>
                <w:sz w:val="22"/>
                <w:szCs w:val="22"/>
                <w:lang w:val="sv-SE"/>
              </w:rPr>
              <w:lastRenderedPageBreak/>
              <w:t>kwa magari ya wagonjwa.</w:t>
            </w:r>
          </w:p>
          <w:p w14:paraId="33602B8D"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24A3EC49" w14:textId="17C9CA3C"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15F87ADD" w14:textId="33E2F37E" w:rsidR="002066E7" w:rsidRPr="00997D17" w:rsidRDefault="002066E7" w:rsidP="00FE4152">
            <w:pPr>
              <w:pStyle w:val="ListParagraph"/>
              <w:rPr>
                <w:sz w:val="22"/>
                <w:szCs w:val="22"/>
              </w:rPr>
            </w:pPr>
            <w:r w:rsidRPr="00997D17">
              <w:rPr>
                <w:sz w:val="22"/>
                <w:szCs w:val="22"/>
              </w:rPr>
              <w:t>Mafinga Town Council</w:t>
            </w:r>
          </w:p>
        </w:tc>
        <w:tc>
          <w:tcPr>
            <w:tcW w:w="2278" w:type="dxa"/>
          </w:tcPr>
          <w:p w14:paraId="788E2B53" w14:textId="69820527" w:rsidR="002066E7" w:rsidRPr="00997D17" w:rsidRDefault="002066E7" w:rsidP="00FE4152">
            <w:pPr>
              <w:pStyle w:val="ListParagraph"/>
              <w:rPr>
                <w:sz w:val="22"/>
                <w:szCs w:val="22"/>
              </w:rPr>
            </w:pPr>
            <w:r w:rsidRPr="00997D17">
              <w:rPr>
                <w:sz w:val="22"/>
                <w:szCs w:val="22"/>
              </w:rPr>
              <w:lastRenderedPageBreak/>
              <w:t>Yellow / Njano — Level 1</w:t>
            </w:r>
          </w:p>
        </w:tc>
        <w:tc>
          <w:tcPr>
            <w:tcW w:w="2278" w:type="dxa"/>
          </w:tcPr>
          <w:p w14:paraId="01211474" w14:textId="3BC7E8B4" w:rsidR="002066E7" w:rsidRPr="00997D17" w:rsidRDefault="008C6B60" w:rsidP="00FE4152">
            <w:pPr>
              <w:pStyle w:val="ListParagraph"/>
              <w:rPr>
                <w:sz w:val="22"/>
                <w:szCs w:val="22"/>
              </w:rPr>
            </w:pPr>
            <w:r w:rsidRPr="00997D17">
              <w:rPr>
                <w:sz w:val="22"/>
                <w:szCs w:val="22"/>
              </w:rPr>
              <w:t xml:space="preserve">heavy rain and cold on the Mufindi </w:t>
            </w:r>
            <w:r w:rsidRPr="00997D17">
              <w:rPr>
                <w:sz w:val="22"/>
                <w:szCs w:val="22"/>
              </w:rPr>
              <w:lastRenderedPageBreak/>
              <w:t>highlands, strong winds, and valley floods. A few roads slippery, a few low homes wet, and lightning where storms build.</w:t>
            </w:r>
          </w:p>
        </w:tc>
        <w:tc>
          <w:tcPr>
            <w:tcW w:w="2278" w:type="dxa"/>
          </w:tcPr>
          <w:p w14:paraId="6D1A5F02" w14:textId="7CA44010" w:rsidR="002066E7" w:rsidRPr="00997D17" w:rsidRDefault="008C6B60" w:rsidP="00FE4152">
            <w:pPr>
              <w:pStyle w:val="ListParagraph"/>
              <w:rPr>
                <w:sz w:val="22"/>
                <w:szCs w:val="22"/>
              </w:rPr>
            </w:pPr>
            <w:r w:rsidRPr="00997D17">
              <w:rPr>
                <w:sz w:val="22"/>
                <w:szCs w:val="22"/>
              </w:rPr>
              <w:lastRenderedPageBreak/>
              <w:t xml:space="preserve">Dalili za mwanzo kwenye eneo </w:t>
            </w:r>
            <w:r w:rsidRPr="00997D17">
              <w:rPr>
                <w:sz w:val="22"/>
                <w:szCs w:val="22"/>
              </w:rPr>
              <w:lastRenderedPageBreak/>
              <w:t>lililotajwa. Barabara chache kuteleza, nyumba chache za bondeni kulowa, na radi dhoruba inapojengeka.</w:t>
            </w:r>
          </w:p>
        </w:tc>
        <w:tc>
          <w:tcPr>
            <w:tcW w:w="2279" w:type="dxa"/>
          </w:tcPr>
          <w:p w14:paraId="73A92CEC" w14:textId="4577DB86" w:rsidR="00F20E47" w:rsidRPr="00997D17" w:rsidRDefault="00275313" w:rsidP="00034217">
            <w:pPr>
              <w:pStyle w:val="ListBullet"/>
              <w:rPr>
                <w:sz w:val="22"/>
                <w:szCs w:val="22"/>
              </w:rPr>
            </w:pPr>
            <w:r w:rsidRPr="00997D17">
              <w:rPr>
                <w:sz w:val="22"/>
                <w:szCs w:val="22"/>
              </w:rPr>
              <w:lastRenderedPageBreak/>
              <w:t xml:space="preserve">Before the rain, walk Mufindi </w:t>
            </w:r>
            <w:r w:rsidRPr="00997D17">
              <w:rPr>
                <w:sz w:val="22"/>
                <w:szCs w:val="22"/>
              </w:rPr>
              <w:lastRenderedPageBreak/>
              <w:t>highlands and clear the drains and culverts.</w:t>
            </w:r>
          </w:p>
          <w:p w14:paraId="33F9D143" w14:textId="083561E7" w:rsidR="00F20E47" w:rsidRPr="00997D17" w:rsidRDefault="00FE0A4D" w:rsidP="00034217">
            <w:pPr>
              <w:pStyle w:val="ListBullet"/>
              <w:rPr>
                <w:sz w:val="22"/>
                <w:szCs w:val="22"/>
              </w:rPr>
            </w:pPr>
            <w:ins w:id="1318" w:author="Bonephace Kaijage" w:date="2026-10-14T06:17:00Z" w16du:dateUtc="2026-10-14T04:17:00Z">
              <w:r>
                <w:rPr>
                  <w:sz w:val="22"/>
                  <w:szCs w:val="22"/>
                </w:rPr>
                <w:t>Households along Mufindi highlands: keep food, documents and children above floor level, because water here can enter houses with little warning.</w:t>
              </w:r>
            </w:ins>
            <w:del w:id="1319" w:author="Bonephace Kaijage" w:date="2026-10-14T06:17:00Z" w16du:dateUtc="2026-10-14T04:17:00Z">
              <w:r w:rsidR="00275313" w:rsidRPr="00997D17" w:rsidDel="00FE0A4D">
                <w:rPr>
                  <w:sz w:val="22"/>
                  <w:szCs w:val="22"/>
                </w:rPr>
                <w:delText>Households along Mufindi highlands raise food, documents and children above the floor.</w:delText>
              </w:r>
            </w:del>
          </w:p>
          <w:p w14:paraId="43690E00" w14:textId="2262B5BC" w:rsidR="00F20E47" w:rsidRPr="00997D17" w:rsidRDefault="00FE0A4D" w:rsidP="00034217">
            <w:pPr>
              <w:pStyle w:val="ListBullet"/>
              <w:rPr>
                <w:sz w:val="22"/>
                <w:szCs w:val="22"/>
              </w:rPr>
            </w:pPr>
            <w:ins w:id="1320"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1321" w:author="Bonephace Kaijage" w:date="2026-10-14T06:13:00Z" w16du:dateUtc="2026-10-14T04:13:00Z">
              <w:r w:rsidR="00275313" w:rsidRPr="00997D17" w:rsidDel="00FE0A4D">
                <w:rPr>
                  <w:sz w:val="22"/>
                  <w:szCs w:val="22"/>
                </w:rPr>
                <w:delText>Save 190 and the ward chair number. Keep a torch and drinking water.</w:delText>
              </w:r>
            </w:del>
          </w:p>
          <w:p w14:paraId="27BBCAC3" w14:textId="4831DA7F" w:rsidR="002066E7" w:rsidRPr="00997D17" w:rsidRDefault="00275313" w:rsidP="00034217">
            <w:pPr>
              <w:pStyle w:val="ListBullet"/>
              <w:rPr>
                <w:sz w:val="22"/>
                <w:szCs w:val="22"/>
              </w:rPr>
            </w:pPr>
            <w:r w:rsidRPr="00997D17">
              <w:rPr>
                <w:sz w:val="22"/>
                <w:szCs w:val="22"/>
              </w:rPr>
              <w:t>Do not drive or walk through water crossing Mufindi highlands. Headlights on, slow down.</w:t>
            </w:r>
          </w:p>
        </w:tc>
        <w:tc>
          <w:tcPr>
            <w:tcW w:w="2279" w:type="dxa"/>
          </w:tcPr>
          <w:p w14:paraId="339FDD6D" w14:textId="732A5FDC" w:rsidR="00F20E47" w:rsidRPr="00997D17" w:rsidRDefault="00034217" w:rsidP="00034217">
            <w:pPr>
              <w:pStyle w:val="ListBullet"/>
              <w:rPr>
                <w:sz w:val="22"/>
                <w:szCs w:val="22"/>
                <w:lang w:val="sv-SE"/>
              </w:rPr>
            </w:pPr>
            <w:r w:rsidRPr="00997D17">
              <w:rPr>
                <w:sz w:val="22"/>
                <w:szCs w:val="22"/>
                <w:lang w:val="sv-SE"/>
              </w:rPr>
              <w:lastRenderedPageBreak/>
              <w:t xml:space="preserve">Tembea bondeni kabla ya mvua. </w:t>
            </w:r>
            <w:r w:rsidRPr="00997D17">
              <w:rPr>
                <w:sz w:val="22"/>
                <w:szCs w:val="22"/>
                <w:lang w:val="sv-SE"/>
              </w:rPr>
              <w:lastRenderedPageBreak/>
              <w:t>Safisha mitaro na makalavati.</w:t>
            </w:r>
          </w:p>
          <w:p w14:paraId="3C0E8A79" w14:textId="39D01643" w:rsidR="00F20E47" w:rsidRPr="00997D17" w:rsidRDefault="00FE0A4D" w:rsidP="00034217">
            <w:pPr>
              <w:pStyle w:val="ListBullet"/>
              <w:rPr>
                <w:sz w:val="22"/>
                <w:szCs w:val="22"/>
                <w:lang w:val="sv-SE"/>
              </w:rPr>
            </w:pPr>
            <w:ins w:id="1322" w:author="Bonephace Kaijage" w:date="2026-10-14T06:17:00Z" w16du:dateUtc="2026-10-14T04:17:00Z">
              <w:r>
                <w:rPr>
                  <w:sz w:val="22"/>
                  <w:szCs w:val="22"/>
                  <w:lang w:val="sv-SE"/>
                </w:rPr>
                <w:t>Kaya za maeneo yaliyotajwa: wekeni chakula, nyaraka na watoto juu ya sakafu, kwa sababu maji hapa yanaweza kuingia nyumbani bila taarifa.</w:t>
              </w:r>
            </w:ins>
            <w:del w:id="1323" w:author="Bonephace Kaijage" w:date="2026-10-14T06:17:00Z" w16du:dateUtc="2026-10-14T04:17:00Z">
              <w:r w:rsidR="00034217" w:rsidRPr="00997D17" w:rsidDel="00FE0A4D">
                <w:rPr>
                  <w:sz w:val="22"/>
                  <w:szCs w:val="22"/>
                  <w:lang w:val="sv-SE"/>
                </w:rPr>
                <w:delText>Kaya za eneo hili zipandishe chakula, nyaraka na watoto.</w:delText>
              </w:r>
            </w:del>
          </w:p>
          <w:p w14:paraId="22DD03A5" w14:textId="69D8718A" w:rsidR="00F20E47"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6A5E6398" w14:textId="2F8899EB" w:rsidR="002066E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75A64BF2" w14:textId="77777777" w:rsidTr="002066E7">
        <w:tc>
          <w:tcPr>
            <w:tcW w:w="2278" w:type="dxa"/>
          </w:tcPr>
          <w:p w14:paraId="3334F998" w14:textId="77777777" w:rsidR="0055281C" w:rsidRPr="00997D17" w:rsidRDefault="0055281C" w:rsidP="0055281C">
            <w:pPr>
              <w:pStyle w:val="ListParagraph"/>
              <w:rPr>
                <w:sz w:val="22"/>
                <w:szCs w:val="22"/>
                <w:lang w:val="sv-SE"/>
              </w:rPr>
            </w:pPr>
            <w:r w:rsidRPr="00997D17">
              <w:rPr>
                <w:sz w:val="22"/>
                <w:szCs w:val="22"/>
                <w:lang w:val="sv-SE"/>
              </w:rPr>
              <w:lastRenderedPageBreak/>
              <w:t>Ondoa taka kwenye mitaro na njia za maji kuzunguka makazi.</w:t>
            </w:r>
          </w:p>
          <w:p w14:paraId="71993D43"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2865F6AE" w14:textId="596422D5" w:rsidR="0055281C" w:rsidRPr="00997D17" w:rsidRDefault="0055281C" w:rsidP="0055281C">
            <w:pPr>
              <w:pStyle w:val="ListParagraph"/>
              <w:rPr>
                <w:sz w:val="22"/>
                <w:szCs w:val="22"/>
                <w:lang w:val="sv-SE"/>
              </w:rPr>
            </w:pPr>
            <w:r w:rsidRPr="00997D17">
              <w:rPr>
                <w:sz w:val="22"/>
                <w:szCs w:val="22"/>
                <w:lang w:val="sv-SE"/>
              </w:rPr>
              <w:t xml:space="preserve">Endesha taratibu ukiwasha taa. </w:t>
            </w:r>
            <w:r w:rsidRPr="00997D17">
              <w:rPr>
                <w:sz w:val="22"/>
                <w:szCs w:val="22"/>
                <w:lang w:val="sv-SE"/>
              </w:rPr>
              <w:lastRenderedPageBreak/>
              <w:t>Usivuke maji yanayotiririka barabarani.</w:t>
            </w:r>
          </w:p>
          <w:p w14:paraId="533E506B" w14:textId="454FFB3C" w:rsidR="002066E7" w:rsidRPr="00997D17" w:rsidRDefault="002066E7" w:rsidP="00FE4152">
            <w:pPr>
              <w:pStyle w:val="ListParagraph"/>
              <w:rPr>
                <w:sz w:val="22"/>
                <w:szCs w:val="22"/>
                <w:lang w:val="sv-SE"/>
              </w:rPr>
            </w:pPr>
          </w:p>
        </w:tc>
        <w:tc>
          <w:tcPr>
            <w:tcW w:w="2278" w:type="dxa"/>
          </w:tcPr>
          <w:p w14:paraId="18A004C5" w14:textId="5688294B"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4DE3C29F" w14:textId="3EDA6CDC" w:rsidR="002066E7" w:rsidRPr="00997D17" w:rsidRDefault="008C6B60" w:rsidP="00FE4152">
            <w:pPr>
              <w:pStyle w:val="ListParagraph"/>
              <w:rPr>
                <w:sz w:val="22"/>
                <w:szCs w:val="22"/>
              </w:rPr>
            </w:pPr>
            <w:r w:rsidRPr="00997D17">
              <w:rPr>
                <w:sz w:val="22"/>
                <w:szCs w:val="22"/>
              </w:rPr>
              <w:t xml:space="preserve">heavy rain and cold on the Mufindi highlands, strong winds, and valley floods. Roads, water points or houses at the named sites are now affected. Some journeys and </w:t>
            </w:r>
            <w:r w:rsidRPr="00997D17">
              <w:rPr>
                <w:sz w:val="22"/>
                <w:szCs w:val="22"/>
              </w:rPr>
              <w:lastRenderedPageBreak/>
              <w:t>classes are disrupted.</w:t>
            </w:r>
          </w:p>
        </w:tc>
        <w:tc>
          <w:tcPr>
            <w:tcW w:w="2278" w:type="dxa"/>
          </w:tcPr>
          <w:p w14:paraId="35AE2B6C" w14:textId="75CAF21F"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41113626" w14:textId="54C1A9CD" w:rsidR="00F20E47" w:rsidRPr="00997D17" w:rsidRDefault="00275313" w:rsidP="00034217">
            <w:pPr>
              <w:pStyle w:val="ListBullet"/>
              <w:rPr>
                <w:sz w:val="22"/>
                <w:szCs w:val="22"/>
              </w:rPr>
            </w:pPr>
            <w:r w:rsidRPr="00997D17">
              <w:rPr>
                <w:sz w:val="22"/>
                <w:szCs w:val="22"/>
              </w:rPr>
              <w:t>Move households off Mufindi highlands to the ward assembly point.</w:t>
            </w:r>
          </w:p>
          <w:p w14:paraId="47416C7A" w14:textId="0FECB868" w:rsidR="00F20E47" w:rsidRPr="00997D17" w:rsidRDefault="00275313" w:rsidP="00034217">
            <w:pPr>
              <w:pStyle w:val="ListBullet"/>
              <w:rPr>
                <w:sz w:val="22"/>
                <w:szCs w:val="22"/>
              </w:rPr>
            </w:pPr>
            <w:r w:rsidRPr="00997D17">
              <w:rPr>
                <w:sz w:val="22"/>
                <w:szCs w:val="22"/>
              </w:rPr>
              <w:t>Close and mark the flooded road or bridge at Mufindi highlands. Divert traffic.</w:t>
            </w:r>
          </w:p>
          <w:p w14:paraId="58799D36" w14:textId="39FFB3EC" w:rsidR="00F20E47" w:rsidRPr="00997D17" w:rsidRDefault="00FE0A4D" w:rsidP="00034217">
            <w:pPr>
              <w:pStyle w:val="ListBullet"/>
              <w:rPr>
                <w:sz w:val="22"/>
                <w:szCs w:val="22"/>
              </w:rPr>
            </w:pPr>
            <w:ins w:id="1324" w:author="Bonephace Kaijage" w:date="2026-10-14T06:11:00Z" w16du:dateUtc="2026-10-14T04:11:00Z">
              <w:r>
                <w:rPr>
                  <w:sz w:val="22"/>
                  <w:szCs w:val="22"/>
                </w:rPr>
                <w:lastRenderedPageBreak/>
                <w:t>Check that school children, older people and anyone with a disability are accounted for before dark, so that no one is searched for in the night.</w:t>
              </w:r>
            </w:ins>
            <w:del w:id="1325" w:author="Bonephace Kaijage" w:date="2026-10-14T06:11:00Z" w16du:dateUtc="2026-10-14T04:11:00Z">
              <w:r w:rsidR="00275313" w:rsidRPr="00997D17" w:rsidDel="00FE0A4D">
                <w:rPr>
                  <w:sz w:val="22"/>
                  <w:szCs w:val="22"/>
                </w:rPr>
                <w:delText>Account for school children and older people before dark.</w:delText>
              </w:r>
            </w:del>
          </w:p>
          <w:p w14:paraId="75C4AA05" w14:textId="771B9C9F" w:rsidR="002066E7" w:rsidRPr="00997D17" w:rsidRDefault="00FE0A4D" w:rsidP="00034217">
            <w:pPr>
              <w:pStyle w:val="ListBullet"/>
              <w:rPr>
                <w:sz w:val="22"/>
                <w:szCs w:val="22"/>
              </w:rPr>
            </w:pPr>
            <w:ins w:id="1326" w:author="Bonephace Kaijage" w:date="2026-10-14T06:13:00Z" w16du:dateUtc="2026-10-14T04:13:00Z">
              <w:r>
                <w:rPr>
                  <w:sz w:val="22"/>
                  <w:szCs w:val="22"/>
                </w:rPr>
                <w:t>Boil or treat drinking water, because floods carry waste into wells; tell the clinic early if anyone has diarrhoea.</w:t>
              </w:r>
            </w:ins>
            <w:del w:id="1327"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7C4E1EDB" w14:textId="5E2D2772" w:rsidR="00F20E47" w:rsidRPr="00997D17" w:rsidRDefault="00034217" w:rsidP="00034217">
            <w:pPr>
              <w:pStyle w:val="ListBullet"/>
              <w:rPr>
                <w:sz w:val="22"/>
                <w:szCs w:val="22"/>
                <w:lang w:val="sv-SE"/>
              </w:rPr>
            </w:pPr>
            <w:r w:rsidRPr="00997D17">
              <w:rPr>
                <w:sz w:val="22"/>
                <w:szCs w:val="22"/>
                <w:lang w:val="sv-SE"/>
              </w:rPr>
              <w:lastRenderedPageBreak/>
              <w:t>Hamisha kaya kutoka bondeni kwenda kituo cha kata.</w:t>
            </w:r>
          </w:p>
          <w:p w14:paraId="6E5390F7" w14:textId="4A581720" w:rsidR="00F20E47" w:rsidRPr="00997D17" w:rsidRDefault="00034217" w:rsidP="00034217">
            <w:pPr>
              <w:pStyle w:val="ListBullet"/>
              <w:rPr>
                <w:sz w:val="22"/>
                <w:szCs w:val="22"/>
              </w:rPr>
            </w:pPr>
            <w:r w:rsidRPr="00997D17">
              <w:rPr>
                <w:sz w:val="22"/>
                <w:szCs w:val="22"/>
                <w:lang w:val="sv-SE"/>
              </w:rPr>
              <w:t xml:space="preserve">Funga na weka alama barabara au daraja. </w:t>
            </w:r>
            <w:r w:rsidRPr="00997D17">
              <w:rPr>
                <w:sz w:val="22"/>
                <w:szCs w:val="22"/>
              </w:rPr>
              <w:t>Elekeza magari.</w:t>
            </w:r>
          </w:p>
          <w:p w14:paraId="3463D15F" w14:textId="0056EF1D" w:rsidR="00F20E47" w:rsidRPr="00997D17" w:rsidRDefault="00FE0A4D" w:rsidP="00034217">
            <w:pPr>
              <w:pStyle w:val="ListBullet"/>
              <w:rPr>
                <w:sz w:val="22"/>
                <w:szCs w:val="22"/>
              </w:rPr>
            </w:pPr>
            <w:ins w:id="1328" w:author="Bonephace Kaijage" w:date="2026-10-14T06:11:00Z" w16du:dateUtc="2026-10-14T04:11:00Z">
              <w:r>
                <w:rPr>
                  <w:sz w:val="22"/>
                  <w:szCs w:val="22"/>
                </w:rPr>
                <w:t xml:space="preserve">Hakikisheni watoto wa shule, </w:t>
              </w:r>
              <w:r>
                <w:rPr>
                  <w:sz w:val="22"/>
                  <w:szCs w:val="22"/>
                </w:rPr>
                <w:lastRenderedPageBreak/>
                <w:t>wazee na watu wenye ulemavu wote wamepatikana kabla ya giza, ili asitafutwe mtu usiku.</w:t>
              </w:r>
            </w:ins>
            <w:del w:id="1329" w:author="Bonephace Kaijage" w:date="2026-10-14T06:11:00Z" w16du:dateUtc="2026-10-14T04:11:00Z">
              <w:r w:rsidR="00034217" w:rsidRPr="00997D17" w:rsidDel="00FE0A4D">
                <w:rPr>
                  <w:sz w:val="22"/>
                  <w:szCs w:val="22"/>
                </w:rPr>
                <w:delText>Hakiki watoto wa shule na wazee kabla ya giza.</w:delText>
              </w:r>
            </w:del>
          </w:p>
          <w:p w14:paraId="14BB6F37" w14:textId="3AEB270F" w:rsidR="002066E7" w:rsidRPr="00997D17" w:rsidRDefault="00034217" w:rsidP="00034217">
            <w:pPr>
              <w:pStyle w:val="ListBullet"/>
              <w:rPr>
                <w:sz w:val="22"/>
                <w:szCs w:val="22"/>
                <w:lang w:val="sv-SE"/>
              </w:rPr>
            </w:pPr>
            <w:r w:rsidRPr="00997D17">
              <w:rPr>
                <w:sz w:val="22"/>
                <w:szCs w:val="22"/>
                <w:lang w:val="sv-SE"/>
              </w:rPr>
              <w:t>Chemsha maji ya kunywa. Kliniki iangalie kuhara.</w:t>
            </w:r>
          </w:p>
        </w:tc>
      </w:tr>
      <w:tr w:rsidR="002066E7" w:rsidRPr="000343A2" w14:paraId="2A1FF834" w14:textId="77777777" w:rsidTr="002066E7">
        <w:tc>
          <w:tcPr>
            <w:tcW w:w="2278" w:type="dxa"/>
          </w:tcPr>
          <w:p w14:paraId="16383E15"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514F2A4E" w14:textId="260CF7A5" w:rsidR="0055281C" w:rsidRPr="00FE0A4D" w:rsidRDefault="00FE0A4D" w:rsidP="0055281C">
            <w:pPr>
              <w:pStyle w:val="ListParagraph"/>
              <w:rPr>
                <w:sz w:val="22"/>
                <w:szCs w:val="22"/>
                <w:lang w:val="sv-SE"/>
                <w:rPrChange w:id="1330" w:author="Bonephace Kaijage" w:date="2026-10-14T06:31:00Z" w16du:dateUtc="2026-10-14T04:31:00Z">
                  <w:rPr>
                    <w:sz w:val="22"/>
                    <w:szCs w:val="22"/>
                  </w:rPr>
                </w:rPrChange>
              </w:rPr>
            </w:pPr>
            <w:ins w:id="1331" w:author="Bonephace Kaijage" w:date="2026-10-14T06:15:00Z" w16du:dateUtc="2026-10-14T04:15:00Z">
              <w:r w:rsidRPr="00FE0A4D">
                <w:rPr>
                  <w:sz w:val="22"/>
                  <w:szCs w:val="22"/>
                  <w:lang w:val="sv-SE"/>
                  <w:rPrChange w:id="1332" w:author="Bonephace Kaijage" w:date="2026-10-14T06:31:00Z" w16du:dateUtc="2026-10-14T04:31:00Z">
                    <w:rPr>
                      <w:sz w:val="22"/>
                      <w:szCs w:val="22"/>
                    </w:rPr>
                  </w:rPrChange>
                </w:rPr>
                <w:t>Hakikisheni watoto, wazee na watu wenye ulemavu wote wako salama na wana mtu wa kuwasaidia.</w:t>
              </w:r>
            </w:ins>
            <w:del w:id="1333" w:author="Bonephace Kaijage" w:date="2026-10-14T06:15:00Z" w16du:dateUtc="2026-10-14T04:15:00Z">
              <w:r w:rsidR="0055281C" w:rsidRPr="00FE0A4D" w:rsidDel="00FE0A4D">
                <w:rPr>
                  <w:sz w:val="22"/>
                  <w:szCs w:val="22"/>
                  <w:lang w:val="sv-SE"/>
                  <w:rPrChange w:id="1334" w:author="Bonephace Kaijage" w:date="2026-10-14T06:31:00Z" w16du:dateUtc="2026-10-14T04:31:00Z">
                    <w:rPr>
                      <w:sz w:val="22"/>
                      <w:szCs w:val="22"/>
                    </w:rPr>
                  </w:rPrChange>
                </w:rPr>
                <w:delText>Hakiki watoto, wazee na watu wenye ulemavu.</w:delText>
              </w:r>
            </w:del>
          </w:p>
          <w:p w14:paraId="13E59BCB" w14:textId="08416F15" w:rsidR="0055281C" w:rsidRPr="00FE0A4D" w:rsidRDefault="0055281C" w:rsidP="0055281C">
            <w:pPr>
              <w:pStyle w:val="ListParagraph"/>
              <w:rPr>
                <w:sz w:val="22"/>
                <w:szCs w:val="22"/>
                <w:lang w:val="sv-SE"/>
                <w:rPrChange w:id="1335" w:author="Bonephace Kaijage" w:date="2026-10-14T06:31:00Z" w16du:dateUtc="2026-10-14T04:31:00Z">
                  <w:rPr>
                    <w:sz w:val="22"/>
                    <w:szCs w:val="22"/>
                  </w:rPr>
                </w:rPrChange>
              </w:rPr>
            </w:pPr>
            <w:r w:rsidRPr="00FE0A4D">
              <w:rPr>
                <w:sz w:val="22"/>
                <w:szCs w:val="22"/>
                <w:lang w:val="sv-SE"/>
                <w:rPrChange w:id="1336" w:author="Bonephace Kaijage" w:date="2026-10-14T06:31:00Z" w16du:dateUtc="2026-10-14T04:31:00Z">
                  <w:rPr>
                    <w:sz w:val="22"/>
                    <w:szCs w:val="22"/>
                  </w:rPr>
                </w:rPrChange>
              </w:rPr>
              <w:t>Chanzo cha maji kikiathirika, chemsha au tibu maji ya kunywa.</w:t>
            </w:r>
          </w:p>
          <w:p w14:paraId="07BC813F" w14:textId="2F20AEFB" w:rsidR="002066E7" w:rsidRPr="00FE0A4D" w:rsidRDefault="002066E7" w:rsidP="00FE4152">
            <w:pPr>
              <w:pStyle w:val="ListParagraph"/>
              <w:rPr>
                <w:sz w:val="22"/>
                <w:szCs w:val="22"/>
                <w:lang w:val="sv-SE"/>
                <w:rPrChange w:id="1337" w:author="Bonephace Kaijage" w:date="2026-10-14T06:31:00Z" w16du:dateUtc="2026-10-14T04:31:00Z">
                  <w:rPr>
                    <w:sz w:val="22"/>
                    <w:szCs w:val="22"/>
                  </w:rPr>
                </w:rPrChange>
              </w:rPr>
            </w:pPr>
          </w:p>
        </w:tc>
        <w:tc>
          <w:tcPr>
            <w:tcW w:w="2278" w:type="dxa"/>
          </w:tcPr>
          <w:p w14:paraId="65B70AF4" w14:textId="105043D0"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3A2C0DE7" w14:textId="1A357F9A" w:rsidR="002066E7" w:rsidRPr="00997D17" w:rsidRDefault="00FE0A4D" w:rsidP="00FE4152">
            <w:pPr>
              <w:pStyle w:val="ListParagraph"/>
              <w:rPr>
                <w:sz w:val="22"/>
                <w:szCs w:val="22"/>
              </w:rPr>
            </w:pPr>
            <w:ins w:id="1338"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339"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71E39E6" w14:textId="3784D2F1" w:rsidR="002066E7" w:rsidRPr="00997D17" w:rsidRDefault="00FE0A4D" w:rsidP="00FE4152">
            <w:pPr>
              <w:pStyle w:val="ListParagraph"/>
              <w:rPr>
                <w:sz w:val="22"/>
                <w:szCs w:val="22"/>
              </w:rPr>
            </w:pPr>
            <w:ins w:id="1340"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341"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F4B5098" w14:textId="1C4CDCF5" w:rsidR="00F20E47" w:rsidRPr="00997D17" w:rsidRDefault="00FE0A4D" w:rsidP="00034217">
            <w:pPr>
              <w:pStyle w:val="ListBullet"/>
              <w:rPr>
                <w:sz w:val="22"/>
                <w:szCs w:val="22"/>
              </w:rPr>
            </w:pPr>
            <w:ins w:id="1342"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1343"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739013B4" w14:textId="1A502413" w:rsidR="00F20E47" w:rsidRPr="00997D17" w:rsidRDefault="00FE0A4D" w:rsidP="00034217">
            <w:pPr>
              <w:pStyle w:val="ListBullet"/>
              <w:rPr>
                <w:sz w:val="22"/>
                <w:szCs w:val="22"/>
              </w:rPr>
            </w:pPr>
            <w:ins w:id="1344" w:author="Bonephace Kaijage" w:date="2026-10-14T06:19:00Z" w16du:dateUtc="2026-10-14T04:19:00Z">
              <w:r>
                <w:rPr>
                  <w:sz w:val="22"/>
                  <w:szCs w:val="22"/>
                </w:rPr>
                <w:t>Call 114 and 190, and keep the road to the sites named in Know Your Risk clear so that ambulances and rescue teams can reach people.</w:t>
              </w:r>
            </w:ins>
            <w:del w:id="1345" w:author="Bonephace Kaijage" w:date="2026-10-14T06:19:00Z" w16du:dateUtc="2026-10-14T04:19:00Z">
              <w:r w:rsidR="00275313" w:rsidRPr="00997D17" w:rsidDel="00FE0A4D">
                <w:rPr>
                  <w:sz w:val="22"/>
                  <w:szCs w:val="22"/>
                </w:rPr>
                <w:delText>Call 114 and 190. Keep the road to the named sites clear for ambulances.</w:delText>
              </w:r>
            </w:del>
          </w:p>
          <w:p w14:paraId="54478981" w14:textId="0F85926E" w:rsidR="00F20E47" w:rsidRPr="00997D17" w:rsidRDefault="00275313" w:rsidP="00034217">
            <w:pPr>
              <w:pStyle w:val="ListBullet"/>
              <w:rPr>
                <w:sz w:val="22"/>
                <w:szCs w:val="22"/>
              </w:rPr>
            </w:pPr>
            <w:r w:rsidRPr="00997D17">
              <w:rPr>
                <w:sz w:val="22"/>
                <w:szCs w:val="22"/>
              </w:rPr>
              <w:t>Open the shelter and register every household. Note who is missing.</w:t>
            </w:r>
          </w:p>
          <w:p w14:paraId="6DA0045E" w14:textId="0660B816" w:rsidR="002066E7" w:rsidRPr="00997D17" w:rsidRDefault="00275313" w:rsidP="00034217">
            <w:pPr>
              <w:pStyle w:val="ListBullet"/>
              <w:rPr>
                <w:sz w:val="22"/>
                <w:szCs w:val="22"/>
              </w:rPr>
            </w:pPr>
            <w:r w:rsidRPr="00997D17">
              <w:rPr>
                <w:sz w:val="22"/>
                <w:szCs w:val="22"/>
              </w:rPr>
              <w:lastRenderedPageBreak/>
              <w:t>Health team: injury first, then cholera if the water is dirty.</w:t>
            </w:r>
          </w:p>
        </w:tc>
        <w:tc>
          <w:tcPr>
            <w:tcW w:w="2279" w:type="dxa"/>
          </w:tcPr>
          <w:p w14:paraId="2A745101" w14:textId="644D3479" w:rsidR="00F20E47"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7EEBACB5" w14:textId="1C14D6BF"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16408AD8" w14:textId="378DDF3B"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2ED485DB" w14:textId="58B9A61C"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4B058827" w14:textId="77777777" w:rsidTr="002066E7">
        <w:tc>
          <w:tcPr>
            <w:tcW w:w="2278" w:type="dxa"/>
          </w:tcPr>
          <w:p w14:paraId="353C88CB"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749D8339"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1C5A4D2A" w14:textId="58D4BE83"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2781ADF8" w14:textId="1797245A" w:rsidR="002066E7" w:rsidRPr="00997D17" w:rsidRDefault="002066E7" w:rsidP="00FE4152">
            <w:pPr>
              <w:pStyle w:val="ListParagraph"/>
              <w:rPr>
                <w:sz w:val="22"/>
                <w:szCs w:val="22"/>
              </w:rPr>
            </w:pPr>
            <w:r w:rsidRPr="00997D17">
              <w:rPr>
                <w:sz w:val="22"/>
                <w:szCs w:val="22"/>
              </w:rPr>
              <w:t>Iringa District Council</w:t>
            </w:r>
          </w:p>
        </w:tc>
        <w:tc>
          <w:tcPr>
            <w:tcW w:w="2278" w:type="dxa"/>
          </w:tcPr>
          <w:p w14:paraId="34FBDD15" w14:textId="287DAFEF"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D5D4E3D" w14:textId="79AA1468" w:rsidR="002066E7" w:rsidRPr="00997D17" w:rsidRDefault="008C6B60" w:rsidP="00FE4152">
            <w:pPr>
              <w:pStyle w:val="ListParagraph"/>
              <w:rPr>
                <w:sz w:val="22"/>
                <w:szCs w:val="22"/>
              </w:rPr>
            </w:pPr>
            <w:r w:rsidRPr="00997D17">
              <w:rPr>
                <w:sz w:val="22"/>
                <w:szCs w:val="22"/>
              </w:rPr>
              <w:t>heavy rain, floods on the Little Ruaha and its tributaries, landslides on the escarpment, and a sharp dry season. A few roads slippery, a few low homes wet, and lightning where storms build.</w:t>
            </w:r>
          </w:p>
        </w:tc>
        <w:tc>
          <w:tcPr>
            <w:tcW w:w="2278" w:type="dxa"/>
          </w:tcPr>
          <w:p w14:paraId="3F8F4B4F" w14:textId="34769C16"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6048EEA" w14:textId="7F913F48" w:rsidR="00F20E47" w:rsidRPr="00997D17" w:rsidRDefault="00275313" w:rsidP="00034217">
            <w:pPr>
              <w:pStyle w:val="ListBullet"/>
              <w:rPr>
                <w:sz w:val="22"/>
                <w:szCs w:val="22"/>
              </w:rPr>
            </w:pPr>
            <w:r w:rsidRPr="00997D17">
              <w:rPr>
                <w:sz w:val="22"/>
                <w:szCs w:val="22"/>
              </w:rPr>
              <w:t>Before the rain, walk Little Ruaha and its tributaries and clear the drains and culverts.</w:t>
            </w:r>
          </w:p>
          <w:p w14:paraId="2CF501F5" w14:textId="461E2FEC" w:rsidR="00F20E47" w:rsidRPr="00997D17" w:rsidRDefault="00FE0A4D" w:rsidP="00034217">
            <w:pPr>
              <w:pStyle w:val="ListBullet"/>
              <w:rPr>
                <w:sz w:val="22"/>
                <w:szCs w:val="22"/>
              </w:rPr>
            </w:pPr>
            <w:ins w:id="1346" w:author="Bonephace Kaijage" w:date="2026-10-14T06:17:00Z" w16du:dateUtc="2026-10-14T04:17:00Z">
              <w:r>
                <w:rPr>
                  <w:sz w:val="22"/>
                  <w:szCs w:val="22"/>
                </w:rPr>
                <w:t>Households along Little Ruaha and its tributaries: keep food, documents and children above floor level, because water here can enter houses with little warning.</w:t>
              </w:r>
            </w:ins>
            <w:del w:id="1347" w:author="Bonephace Kaijage" w:date="2026-10-14T06:17:00Z" w16du:dateUtc="2026-10-14T04:17:00Z">
              <w:r w:rsidR="00275313" w:rsidRPr="00997D17" w:rsidDel="00FE0A4D">
                <w:rPr>
                  <w:sz w:val="22"/>
                  <w:szCs w:val="22"/>
                </w:rPr>
                <w:delText>Households along Little Ruaha and its tributaries raise food, documents and children above the floor.</w:delText>
              </w:r>
            </w:del>
          </w:p>
          <w:p w14:paraId="44F522E0" w14:textId="376AF32C" w:rsidR="00F20E47" w:rsidRPr="00997D17" w:rsidRDefault="00FE0A4D" w:rsidP="00034217">
            <w:pPr>
              <w:pStyle w:val="ListBullet"/>
              <w:rPr>
                <w:sz w:val="22"/>
                <w:szCs w:val="22"/>
              </w:rPr>
            </w:pPr>
            <w:ins w:id="1348"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1349" w:author="Bonephace Kaijage" w:date="2026-10-14T06:13:00Z" w16du:dateUtc="2026-10-14T04:13:00Z">
              <w:r w:rsidR="00275313" w:rsidRPr="00997D17" w:rsidDel="00FE0A4D">
                <w:rPr>
                  <w:sz w:val="22"/>
                  <w:szCs w:val="22"/>
                </w:rPr>
                <w:delText>Save 190 and the ward chair number. Keep a torch and drinking water.</w:delText>
              </w:r>
            </w:del>
          </w:p>
          <w:p w14:paraId="7748E4AC" w14:textId="205579BE" w:rsidR="002066E7" w:rsidRPr="00997D17" w:rsidRDefault="00275313" w:rsidP="00034217">
            <w:pPr>
              <w:pStyle w:val="ListBullet"/>
              <w:rPr>
                <w:sz w:val="22"/>
                <w:szCs w:val="22"/>
              </w:rPr>
            </w:pPr>
            <w:r w:rsidRPr="00997D17">
              <w:rPr>
                <w:sz w:val="22"/>
                <w:szCs w:val="22"/>
              </w:rPr>
              <w:t>Do not drive or walk through water crossing Little Ruaha and its tributaries. Headlights on, slow down.</w:t>
            </w:r>
          </w:p>
        </w:tc>
        <w:tc>
          <w:tcPr>
            <w:tcW w:w="2279" w:type="dxa"/>
          </w:tcPr>
          <w:p w14:paraId="13FC4CEE" w14:textId="5410F501" w:rsidR="00F20E47" w:rsidRPr="00997D17" w:rsidRDefault="00034217" w:rsidP="00034217">
            <w:pPr>
              <w:pStyle w:val="ListBullet"/>
              <w:rPr>
                <w:sz w:val="22"/>
                <w:szCs w:val="22"/>
                <w:lang w:val="sv-SE"/>
              </w:rPr>
            </w:pPr>
            <w:r w:rsidRPr="00997D17">
              <w:rPr>
                <w:sz w:val="22"/>
                <w:szCs w:val="22"/>
                <w:lang w:val="sv-SE"/>
              </w:rPr>
              <w:t>Tembea bondeni kabla ya mvua. Safisha mitaro na makalavati.</w:t>
            </w:r>
          </w:p>
          <w:p w14:paraId="541A4E78" w14:textId="0A50C56D" w:rsidR="00F20E47" w:rsidRPr="00FE0A4D" w:rsidRDefault="00FE0A4D" w:rsidP="00034217">
            <w:pPr>
              <w:pStyle w:val="ListBullet"/>
              <w:rPr>
                <w:sz w:val="22"/>
                <w:szCs w:val="22"/>
                <w:lang w:val="sv-SE"/>
                <w:rPrChange w:id="1350" w:author="Bonephace Kaijage" w:date="2026-10-14T06:31:00Z" w16du:dateUtc="2026-10-14T04:31:00Z">
                  <w:rPr>
                    <w:sz w:val="22"/>
                    <w:szCs w:val="22"/>
                  </w:rPr>
                </w:rPrChange>
              </w:rPr>
            </w:pPr>
            <w:ins w:id="1351" w:author="Bonephace Kaijage" w:date="2026-10-14T06:17:00Z" w16du:dateUtc="2026-10-14T04:17:00Z">
              <w:r w:rsidRPr="00FE0A4D">
                <w:rPr>
                  <w:sz w:val="22"/>
                  <w:szCs w:val="22"/>
                  <w:lang w:val="sv-SE"/>
                  <w:rPrChange w:id="1352" w:author="Bonephace Kaijage" w:date="2026-10-14T06:31:00Z" w16du:dateUtc="2026-10-14T04:31:00Z">
                    <w:rPr>
                      <w:sz w:val="22"/>
                      <w:szCs w:val="22"/>
                    </w:rPr>
                  </w:rPrChange>
                </w:rPr>
                <w:t>Kaya za maeneo yaliyotajwa: wekeni chakula, nyaraka na watoto juu ya sakafu, kwa sababu maji hapa yanaweza kuingia nyumbani bila taarifa.</w:t>
              </w:r>
            </w:ins>
            <w:del w:id="1353" w:author="Bonephace Kaijage" w:date="2026-10-14T06:17:00Z" w16du:dateUtc="2026-10-14T04:17:00Z">
              <w:r w:rsidR="00034217" w:rsidRPr="00FE0A4D" w:rsidDel="00FE0A4D">
                <w:rPr>
                  <w:sz w:val="22"/>
                  <w:szCs w:val="22"/>
                  <w:lang w:val="sv-SE"/>
                  <w:rPrChange w:id="1354" w:author="Bonephace Kaijage" w:date="2026-10-14T06:31:00Z" w16du:dateUtc="2026-10-14T04:31:00Z">
                    <w:rPr>
                      <w:sz w:val="22"/>
                      <w:szCs w:val="22"/>
                    </w:rPr>
                  </w:rPrChange>
                </w:rPr>
                <w:delText>Kaya za eneo hili zipandishe chakula, nyaraka na watoto.</w:delText>
              </w:r>
            </w:del>
          </w:p>
          <w:p w14:paraId="03C3088D" w14:textId="04D0D70F" w:rsidR="00F20E47"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4279858F" w14:textId="5AD700D0" w:rsidR="002066E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62F4170C" w14:textId="77777777" w:rsidTr="002066E7">
        <w:tc>
          <w:tcPr>
            <w:tcW w:w="2278" w:type="dxa"/>
          </w:tcPr>
          <w:p w14:paraId="54D6B641" w14:textId="77777777" w:rsidR="0055281C" w:rsidRPr="00997D17" w:rsidRDefault="0055281C" w:rsidP="0055281C">
            <w:pPr>
              <w:pStyle w:val="ListParagraph"/>
              <w:rPr>
                <w:sz w:val="22"/>
                <w:szCs w:val="22"/>
                <w:lang w:val="sv-SE"/>
              </w:rPr>
            </w:pPr>
            <w:r w:rsidRPr="00997D17">
              <w:rPr>
                <w:sz w:val="22"/>
                <w:szCs w:val="22"/>
                <w:lang w:val="sv-SE"/>
              </w:rPr>
              <w:t>Ondoa taka kwenye mitaro na njia za maji kuzunguka makazi.</w:t>
            </w:r>
          </w:p>
          <w:p w14:paraId="7C489086" w14:textId="77777777" w:rsidR="0055281C" w:rsidRPr="00997D17" w:rsidRDefault="0055281C" w:rsidP="0055281C">
            <w:pPr>
              <w:pStyle w:val="ListParagraph"/>
              <w:rPr>
                <w:sz w:val="22"/>
                <w:szCs w:val="22"/>
                <w:lang w:val="sv-SE"/>
              </w:rPr>
            </w:pPr>
            <w:r w:rsidRPr="00997D17">
              <w:rPr>
                <w:sz w:val="22"/>
                <w:szCs w:val="22"/>
                <w:lang w:val="sv-SE"/>
              </w:rPr>
              <w:lastRenderedPageBreak/>
              <w:t>Weka chakula, maji ya kunywa, fedha, dawa na tochi. Hifadhi 190.</w:t>
            </w:r>
          </w:p>
          <w:p w14:paraId="3C75ACE4" w14:textId="371D5B69"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2E452BC4" w14:textId="5FA79E6D" w:rsidR="002066E7" w:rsidRPr="00997D17" w:rsidRDefault="002066E7" w:rsidP="00FE4152">
            <w:pPr>
              <w:pStyle w:val="ListParagraph"/>
              <w:rPr>
                <w:sz w:val="22"/>
                <w:szCs w:val="22"/>
              </w:rPr>
            </w:pPr>
          </w:p>
        </w:tc>
        <w:tc>
          <w:tcPr>
            <w:tcW w:w="2278" w:type="dxa"/>
          </w:tcPr>
          <w:p w14:paraId="2EACD1C0" w14:textId="642AFE84"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36F77A88" w14:textId="5DFB54BB" w:rsidR="002066E7" w:rsidRPr="00997D17" w:rsidRDefault="008C6B60" w:rsidP="00FE4152">
            <w:pPr>
              <w:pStyle w:val="ListParagraph"/>
              <w:rPr>
                <w:sz w:val="22"/>
                <w:szCs w:val="22"/>
              </w:rPr>
            </w:pPr>
            <w:r w:rsidRPr="00997D17">
              <w:rPr>
                <w:sz w:val="22"/>
                <w:szCs w:val="22"/>
              </w:rPr>
              <w:t xml:space="preserve">heavy rain, floods on the Little Ruaha and its tributaries, landslides on the </w:t>
            </w:r>
            <w:r w:rsidRPr="00997D17">
              <w:rPr>
                <w:sz w:val="22"/>
                <w:szCs w:val="22"/>
              </w:rPr>
              <w:lastRenderedPageBreak/>
              <w:t>escarpment, and a sharp dry season. Roads, water points or houses at the named sites are now affected. Some journeys and classes are disrupted.</w:t>
            </w:r>
          </w:p>
        </w:tc>
        <w:tc>
          <w:tcPr>
            <w:tcW w:w="2278" w:type="dxa"/>
          </w:tcPr>
          <w:p w14:paraId="4F248DB2" w14:textId="0E9BA76A"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yaliyotajwa </w:t>
            </w:r>
            <w:r w:rsidRPr="00997D17">
              <w:rPr>
                <w:sz w:val="22"/>
                <w:szCs w:val="22"/>
              </w:rPr>
              <w:lastRenderedPageBreak/>
              <w:t>yameathirika. Safari na masomo mengine yamesitishwa.</w:t>
            </w:r>
          </w:p>
        </w:tc>
        <w:tc>
          <w:tcPr>
            <w:tcW w:w="2279" w:type="dxa"/>
          </w:tcPr>
          <w:p w14:paraId="2C5DFE02" w14:textId="5C4163D3" w:rsidR="00F20E47" w:rsidRPr="00997D17" w:rsidRDefault="00275313" w:rsidP="00034217">
            <w:pPr>
              <w:pStyle w:val="ListBullet"/>
              <w:rPr>
                <w:sz w:val="22"/>
                <w:szCs w:val="22"/>
              </w:rPr>
            </w:pPr>
            <w:r w:rsidRPr="00997D17">
              <w:rPr>
                <w:sz w:val="22"/>
                <w:szCs w:val="22"/>
              </w:rPr>
              <w:lastRenderedPageBreak/>
              <w:t xml:space="preserve">Move households off Little Ruaha and its tributaries to the </w:t>
            </w:r>
            <w:r w:rsidRPr="00997D17">
              <w:rPr>
                <w:sz w:val="22"/>
                <w:szCs w:val="22"/>
              </w:rPr>
              <w:lastRenderedPageBreak/>
              <w:t>ward assembly point.</w:t>
            </w:r>
          </w:p>
          <w:p w14:paraId="1A8FFA03" w14:textId="26234AD8" w:rsidR="00F20E47" w:rsidRPr="00997D17" w:rsidRDefault="00275313" w:rsidP="00034217">
            <w:pPr>
              <w:pStyle w:val="ListBullet"/>
              <w:rPr>
                <w:sz w:val="22"/>
                <w:szCs w:val="22"/>
              </w:rPr>
            </w:pPr>
            <w:r w:rsidRPr="00997D17">
              <w:rPr>
                <w:sz w:val="22"/>
                <w:szCs w:val="22"/>
              </w:rPr>
              <w:t>Close and mark the flooded road or bridge at Little Ruaha and its tributaries. Divert traffic.</w:t>
            </w:r>
          </w:p>
          <w:p w14:paraId="7F7E3A61" w14:textId="3D817355" w:rsidR="00F20E47" w:rsidRPr="00997D17" w:rsidRDefault="00FE0A4D" w:rsidP="00034217">
            <w:pPr>
              <w:pStyle w:val="ListBullet"/>
              <w:rPr>
                <w:sz w:val="22"/>
                <w:szCs w:val="22"/>
              </w:rPr>
            </w:pPr>
            <w:ins w:id="1355" w:author="Bonephace Kaijage" w:date="2026-10-14T06:11:00Z" w16du:dateUtc="2026-10-14T04:11:00Z">
              <w:r>
                <w:rPr>
                  <w:sz w:val="22"/>
                  <w:szCs w:val="22"/>
                </w:rPr>
                <w:t>Check that school children, older people and anyone with a disability are accounted for before dark, so that no one is searched for in the night.</w:t>
              </w:r>
            </w:ins>
            <w:del w:id="1356" w:author="Bonephace Kaijage" w:date="2026-10-14T06:11:00Z" w16du:dateUtc="2026-10-14T04:11:00Z">
              <w:r w:rsidR="00275313" w:rsidRPr="00997D17" w:rsidDel="00FE0A4D">
                <w:rPr>
                  <w:sz w:val="22"/>
                  <w:szCs w:val="22"/>
                </w:rPr>
                <w:delText>Account for school children and older people before dark.</w:delText>
              </w:r>
            </w:del>
          </w:p>
          <w:p w14:paraId="485CBAC8" w14:textId="1AAFB953" w:rsidR="002066E7" w:rsidRPr="00997D17" w:rsidRDefault="00FE0A4D" w:rsidP="00034217">
            <w:pPr>
              <w:pStyle w:val="ListBullet"/>
              <w:rPr>
                <w:sz w:val="22"/>
                <w:szCs w:val="22"/>
              </w:rPr>
            </w:pPr>
            <w:ins w:id="1357" w:author="Bonephace Kaijage" w:date="2026-10-14T06:13:00Z" w16du:dateUtc="2026-10-14T04:13:00Z">
              <w:r>
                <w:rPr>
                  <w:sz w:val="22"/>
                  <w:szCs w:val="22"/>
                </w:rPr>
                <w:t>Boil or treat drinking water, because floods carry waste into wells; tell the clinic early if anyone has diarrhoea.</w:t>
              </w:r>
            </w:ins>
            <w:del w:id="1358"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5D87A1B0" w14:textId="06131235" w:rsidR="00F20E47" w:rsidRPr="00997D17" w:rsidRDefault="00034217" w:rsidP="00034217">
            <w:pPr>
              <w:pStyle w:val="ListBullet"/>
              <w:rPr>
                <w:sz w:val="22"/>
                <w:szCs w:val="22"/>
                <w:lang w:val="sv-SE"/>
              </w:rPr>
            </w:pPr>
            <w:r w:rsidRPr="00997D17">
              <w:rPr>
                <w:sz w:val="22"/>
                <w:szCs w:val="22"/>
                <w:lang w:val="sv-SE"/>
              </w:rPr>
              <w:lastRenderedPageBreak/>
              <w:t>Hamisha kaya kutoka bondeni kwenda kituo cha kata.</w:t>
            </w:r>
          </w:p>
          <w:p w14:paraId="7D1ACC5D" w14:textId="470D4715" w:rsidR="00F20E47" w:rsidRPr="00997D17" w:rsidRDefault="00034217" w:rsidP="00034217">
            <w:pPr>
              <w:pStyle w:val="ListBullet"/>
              <w:rPr>
                <w:sz w:val="22"/>
                <w:szCs w:val="22"/>
              </w:rPr>
            </w:pPr>
            <w:r w:rsidRPr="00997D17">
              <w:rPr>
                <w:sz w:val="22"/>
                <w:szCs w:val="22"/>
                <w:lang w:val="sv-SE"/>
              </w:rPr>
              <w:lastRenderedPageBreak/>
              <w:t xml:space="preserve">Funga na weka alama barabara au daraja. </w:t>
            </w:r>
            <w:r w:rsidRPr="00997D17">
              <w:rPr>
                <w:sz w:val="22"/>
                <w:szCs w:val="22"/>
              </w:rPr>
              <w:t>Elekeza magari.</w:t>
            </w:r>
          </w:p>
          <w:p w14:paraId="49B216C9" w14:textId="65C155DD" w:rsidR="00F20E47" w:rsidRPr="00997D17" w:rsidRDefault="00FE0A4D" w:rsidP="00034217">
            <w:pPr>
              <w:pStyle w:val="ListBullet"/>
              <w:rPr>
                <w:sz w:val="22"/>
                <w:szCs w:val="22"/>
              </w:rPr>
            </w:pPr>
            <w:ins w:id="1359" w:author="Bonephace Kaijage" w:date="2026-10-14T06:11:00Z" w16du:dateUtc="2026-10-14T04:11:00Z">
              <w:r>
                <w:rPr>
                  <w:sz w:val="22"/>
                  <w:szCs w:val="22"/>
                </w:rPr>
                <w:t>Hakikisheni watoto wa shule, wazee na watu wenye ulemavu wote wamepatikana kabla ya giza, ili asitafutwe mtu usiku.</w:t>
              </w:r>
            </w:ins>
            <w:del w:id="1360" w:author="Bonephace Kaijage" w:date="2026-10-14T06:11:00Z" w16du:dateUtc="2026-10-14T04:11:00Z">
              <w:r w:rsidR="00034217" w:rsidRPr="00997D17" w:rsidDel="00FE0A4D">
                <w:rPr>
                  <w:sz w:val="22"/>
                  <w:szCs w:val="22"/>
                </w:rPr>
                <w:delText>Hakiki watoto wa shule na wazee kabla ya giza.</w:delText>
              </w:r>
            </w:del>
          </w:p>
          <w:p w14:paraId="287671AF" w14:textId="4A6FF6AC" w:rsidR="002066E7" w:rsidRPr="00997D17" w:rsidRDefault="00034217" w:rsidP="00034217">
            <w:pPr>
              <w:pStyle w:val="ListBullet"/>
              <w:rPr>
                <w:sz w:val="22"/>
                <w:szCs w:val="22"/>
                <w:lang w:val="sv-SE"/>
              </w:rPr>
            </w:pPr>
            <w:r w:rsidRPr="00997D17">
              <w:rPr>
                <w:sz w:val="22"/>
                <w:szCs w:val="22"/>
                <w:lang w:val="sv-SE"/>
              </w:rPr>
              <w:t>Chemsha maji ya kunywa. Kliniki iangalie kuhara.</w:t>
            </w:r>
          </w:p>
        </w:tc>
      </w:tr>
      <w:tr w:rsidR="002066E7" w:rsidRPr="000343A2" w14:paraId="56501CB6" w14:textId="77777777" w:rsidTr="002066E7">
        <w:tc>
          <w:tcPr>
            <w:tcW w:w="2278" w:type="dxa"/>
          </w:tcPr>
          <w:p w14:paraId="6E330F57"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63F8EF33" w14:textId="4679E859" w:rsidR="0055281C" w:rsidRPr="00FE0A4D" w:rsidRDefault="00FE0A4D" w:rsidP="0055281C">
            <w:pPr>
              <w:pStyle w:val="ListParagraph"/>
              <w:rPr>
                <w:sz w:val="22"/>
                <w:szCs w:val="22"/>
                <w:lang w:val="sv-SE"/>
                <w:rPrChange w:id="1361" w:author="Bonephace Kaijage" w:date="2026-10-14T06:31:00Z" w16du:dateUtc="2026-10-14T04:31:00Z">
                  <w:rPr>
                    <w:sz w:val="22"/>
                    <w:szCs w:val="22"/>
                  </w:rPr>
                </w:rPrChange>
              </w:rPr>
            </w:pPr>
            <w:ins w:id="1362" w:author="Bonephace Kaijage" w:date="2026-10-14T06:15:00Z" w16du:dateUtc="2026-10-14T04:15:00Z">
              <w:r w:rsidRPr="00FE0A4D">
                <w:rPr>
                  <w:sz w:val="22"/>
                  <w:szCs w:val="22"/>
                  <w:lang w:val="sv-SE"/>
                  <w:rPrChange w:id="1363" w:author="Bonephace Kaijage" w:date="2026-10-14T06:31:00Z" w16du:dateUtc="2026-10-14T04:31:00Z">
                    <w:rPr>
                      <w:sz w:val="22"/>
                      <w:szCs w:val="22"/>
                    </w:rPr>
                  </w:rPrChange>
                </w:rPr>
                <w:t>Hakikisheni watoto, wazee na watu wenye ulemavu wote wako salama na wana mtu wa kuwasaidia.</w:t>
              </w:r>
            </w:ins>
            <w:del w:id="1364" w:author="Bonephace Kaijage" w:date="2026-10-14T06:15:00Z" w16du:dateUtc="2026-10-14T04:15:00Z">
              <w:r w:rsidR="0055281C" w:rsidRPr="00FE0A4D" w:rsidDel="00FE0A4D">
                <w:rPr>
                  <w:sz w:val="22"/>
                  <w:szCs w:val="22"/>
                  <w:lang w:val="sv-SE"/>
                  <w:rPrChange w:id="1365" w:author="Bonephace Kaijage" w:date="2026-10-14T06:31:00Z" w16du:dateUtc="2026-10-14T04:31:00Z">
                    <w:rPr>
                      <w:sz w:val="22"/>
                      <w:szCs w:val="22"/>
                    </w:rPr>
                  </w:rPrChange>
                </w:rPr>
                <w:delText>Hakiki watoto, wazee na watu wenye ulemavu.</w:delText>
              </w:r>
            </w:del>
          </w:p>
          <w:p w14:paraId="12E2C2E4" w14:textId="3791806F" w:rsidR="0055281C" w:rsidRPr="00FE0A4D" w:rsidRDefault="0055281C" w:rsidP="0055281C">
            <w:pPr>
              <w:pStyle w:val="ListParagraph"/>
              <w:rPr>
                <w:sz w:val="22"/>
                <w:szCs w:val="22"/>
                <w:lang w:val="sv-SE"/>
                <w:rPrChange w:id="1366" w:author="Bonephace Kaijage" w:date="2026-10-14T06:31:00Z" w16du:dateUtc="2026-10-14T04:31:00Z">
                  <w:rPr>
                    <w:sz w:val="22"/>
                    <w:szCs w:val="22"/>
                  </w:rPr>
                </w:rPrChange>
              </w:rPr>
            </w:pPr>
            <w:r w:rsidRPr="00FE0A4D">
              <w:rPr>
                <w:sz w:val="22"/>
                <w:szCs w:val="22"/>
                <w:lang w:val="sv-SE"/>
                <w:rPrChange w:id="1367" w:author="Bonephace Kaijage" w:date="2026-10-14T06:31:00Z" w16du:dateUtc="2026-10-14T04:31:00Z">
                  <w:rPr>
                    <w:sz w:val="22"/>
                    <w:szCs w:val="22"/>
                  </w:rPr>
                </w:rPrChange>
              </w:rPr>
              <w:t>Chanzo cha maji kikiathirika, chemsha au tibu maji ya kunywa.</w:t>
            </w:r>
          </w:p>
          <w:p w14:paraId="49250458" w14:textId="236FCB9B" w:rsidR="002066E7" w:rsidRPr="00FE0A4D" w:rsidRDefault="002066E7" w:rsidP="00FE4152">
            <w:pPr>
              <w:pStyle w:val="ListParagraph"/>
              <w:rPr>
                <w:sz w:val="22"/>
                <w:szCs w:val="22"/>
                <w:lang w:val="sv-SE"/>
                <w:rPrChange w:id="1368" w:author="Bonephace Kaijage" w:date="2026-10-14T06:31:00Z" w16du:dateUtc="2026-10-14T04:31:00Z">
                  <w:rPr>
                    <w:sz w:val="22"/>
                    <w:szCs w:val="22"/>
                  </w:rPr>
                </w:rPrChange>
              </w:rPr>
            </w:pPr>
          </w:p>
        </w:tc>
        <w:tc>
          <w:tcPr>
            <w:tcW w:w="2278" w:type="dxa"/>
          </w:tcPr>
          <w:p w14:paraId="2C248DC5" w14:textId="0AD0D0F2"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15F8454" w14:textId="6DC75DE2" w:rsidR="002066E7" w:rsidRPr="00997D17" w:rsidRDefault="00FE0A4D" w:rsidP="00FE4152">
            <w:pPr>
              <w:pStyle w:val="ListParagraph"/>
              <w:rPr>
                <w:sz w:val="22"/>
                <w:szCs w:val="22"/>
              </w:rPr>
            </w:pPr>
            <w:ins w:id="1369"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370"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864421D" w14:textId="53E3B45C" w:rsidR="002066E7" w:rsidRPr="00997D17" w:rsidRDefault="00FE0A4D" w:rsidP="00FE4152">
            <w:pPr>
              <w:pStyle w:val="ListParagraph"/>
              <w:rPr>
                <w:sz w:val="22"/>
                <w:szCs w:val="22"/>
              </w:rPr>
            </w:pPr>
            <w:ins w:id="1371" w:author="Bonephace Kaijage" w:date="2026-10-14T06:23:00Z" w16du:dateUtc="2026-10-14T04:23:00Z">
              <w:r>
                <w:rPr>
                  <w:sz w:val="22"/>
                  <w:szCs w:val="22"/>
                </w:rPr>
                <w:t xml:space="preserve">Hali katika maeneo yaliyotajwa kwenye Fahamu Hatari sasa ni hatari kwa maisha: nyumba zimeharibika, watu wamekatwa, na kuna hatari halisi ya kuzama, kujeruhiwa au magonjwa. Msaada unaandaliwa; tafadhali fuateni maelekezo ya kamati na </w:t>
              </w:r>
              <w:r>
                <w:rPr>
                  <w:sz w:val="22"/>
                  <w:szCs w:val="22"/>
                </w:rPr>
                <w:lastRenderedPageBreak/>
                <w:t>muangaliane na majirani.</w:t>
              </w:r>
            </w:ins>
            <w:del w:id="137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AB6377B" w14:textId="6C73DFC7" w:rsidR="00F20E47" w:rsidRPr="00997D17" w:rsidRDefault="00FE0A4D" w:rsidP="00034217">
            <w:pPr>
              <w:pStyle w:val="ListBullet"/>
              <w:rPr>
                <w:sz w:val="22"/>
                <w:szCs w:val="22"/>
              </w:rPr>
            </w:pPr>
            <w:ins w:id="1373" w:author="Bonephace Kaijage" w:date="2026-10-14T06:04:00Z" w16du:dateUtc="2026-10-14T04:04:00Z">
              <w:r>
                <w:rPr>
                  <w:sz w:val="22"/>
                  <w:szCs w:val="22"/>
                </w:rPr>
                <w:lastRenderedPageBreak/>
                <w:t>Please move now from the sites named in Know Your Risk to the agreed safe place, helping anyone who cannot move alone. Return only when the committee confirms it is safe.</w:t>
              </w:r>
            </w:ins>
            <w:del w:id="1374"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76FC0DC2" w14:textId="3127F0FB" w:rsidR="00F20E47" w:rsidRPr="00997D17" w:rsidRDefault="00FE0A4D" w:rsidP="00034217">
            <w:pPr>
              <w:pStyle w:val="ListBullet"/>
              <w:rPr>
                <w:sz w:val="22"/>
                <w:szCs w:val="22"/>
              </w:rPr>
            </w:pPr>
            <w:ins w:id="1375" w:author="Bonephace Kaijage" w:date="2026-10-14T06:19:00Z" w16du:dateUtc="2026-10-14T04:19:00Z">
              <w:r>
                <w:rPr>
                  <w:sz w:val="22"/>
                  <w:szCs w:val="22"/>
                </w:rPr>
                <w:t xml:space="preserve">Call 114 and 190, and keep the road to the sites named in Know Your Risk clear so that </w:t>
              </w:r>
              <w:r>
                <w:rPr>
                  <w:sz w:val="22"/>
                  <w:szCs w:val="22"/>
                </w:rPr>
                <w:lastRenderedPageBreak/>
                <w:t>ambulances and rescue teams can reach people.</w:t>
              </w:r>
            </w:ins>
            <w:del w:id="1376" w:author="Bonephace Kaijage" w:date="2026-10-14T06:19:00Z" w16du:dateUtc="2026-10-14T04:19:00Z">
              <w:r w:rsidR="00275313" w:rsidRPr="00997D17" w:rsidDel="00FE0A4D">
                <w:rPr>
                  <w:sz w:val="22"/>
                  <w:szCs w:val="22"/>
                </w:rPr>
                <w:delText>Call 114 and 190. Keep the road to the named sites clear for ambulances.</w:delText>
              </w:r>
            </w:del>
          </w:p>
          <w:p w14:paraId="1FA6A48A" w14:textId="58031DC6" w:rsidR="00F20E47" w:rsidRPr="00997D17" w:rsidRDefault="00275313" w:rsidP="00034217">
            <w:pPr>
              <w:pStyle w:val="ListBullet"/>
              <w:rPr>
                <w:sz w:val="22"/>
                <w:szCs w:val="22"/>
              </w:rPr>
            </w:pPr>
            <w:r w:rsidRPr="00997D17">
              <w:rPr>
                <w:sz w:val="22"/>
                <w:szCs w:val="22"/>
              </w:rPr>
              <w:t>Open the shelter and register every household. Note who is missing.</w:t>
            </w:r>
          </w:p>
          <w:p w14:paraId="594923D5" w14:textId="54C21B64"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2A795965" w14:textId="2AAB13FF" w:rsidR="00F20E47"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6FE3E047" w14:textId="0970AB80"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150A1BDA" w14:textId="5C0AEC14"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65F07F4A" w14:textId="2A0F9841" w:rsidR="002066E7" w:rsidRPr="00997D17" w:rsidRDefault="00034217" w:rsidP="00034217">
            <w:pPr>
              <w:pStyle w:val="ListBullet"/>
              <w:rPr>
                <w:sz w:val="22"/>
                <w:szCs w:val="22"/>
                <w:lang w:val="sv-SE"/>
              </w:rPr>
            </w:pPr>
            <w:r w:rsidRPr="00997D17">
              <w:rPr>
                <w:sz w:val="22"/>
                <w:szCs w:val="22"/>
                <w:lang w:val="sv-SE"/>
              </w:rPr>
              <w:t xml:space="preserve">Timu ya afya: majeruhi </w:t>
            </w:r>
            <w:r w:rsidRPr="00997D17">
              <w:rPr>
                <w:sz w:val="22"/>
                <w:szCs w:val="22"/>
                <w:lang w:val="sv-SE"/>
              </w:rPr>
              <w:lastRenderedPageBreak/>
              <w:t>kwanza, kisha kipindupindu maji yakiwa machafu.</w:t>
            </w:r>
          </w:p>
        </w:tc>
      </w:tr>
      <w:tr w:rsidR="002066E7" w:rsidRPr="000343A2" w14:paraId="5170F15A" w14:textId="77777777" w:rsidTr="002066E7">
        <w:tc>
          <w:tcPr>
            <w:tcW w:w="2278" w:type="dxa"/>
          </w:tcPr>
          <w:p w14:paraId="51569DDB"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1478000E"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1157B50D" w14:textId="3760B7CD"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5A6A625C" w14:textId="2FFCD3D7" w:rsidR="002066E7" w:rsidRPr="00997D17" w:rsidRDefault="002066E7" w:rsidP="00FE4152">
            <w:pPr>
              <w:pStyle w:val="ListParagraph"/>
              <w:rPr>
                <w:sz w:val="22"/>
                <w:szCs w:val="22"/>
              </w:rPr>
            </w:pPr>
            <w:r w:rsidRPr="00997D17">
              <w:rPr>
                <w:sz w:val="22"/>
                <w:szCs w:val="22"/>
              </w:rPr>
              <w:t>Kilolo District Council</w:t>
            </w:r>
          </w:p>
        </w:tc>
        <w:tc>
          <w:tcPr>
            <w:tcW w:w="2278" w:type="dxa"/>
          </w:tcPr>
          <w:p w14:paraId="3E4C4102" w14:textId="3F0B391E"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0E66BE8C" w14:textId="031453DF" w:rsidR="002066E7" w:rsidRPr="00997D17" w:rsidRDefault="008C6B60" w:rsidP="00FE4152">
            <w:pPr>
              <w:pStyle w:val="ListParagraph"/>
              <w:rPr>
                <w:sz w:val="22"/>
                <w:szCs w:val="22"/>
              </w:rPr>
            </w:pPr>
            <w:r w:rsidRPr="00997D17">
              <w:rPr>
                <w:sz w:val="22"/>
                <w:szCs w:val="22"/>
              </w:rPr>
              <w:t>heavy rain and landslides on the Udzungwa slopes, valley floods, and strong winds. A few roads slippery, a few low homes wet, and lightning where storms build.</w:t>
            </w:r>
          </w:p>
        </w:tc>
        <w:tc>
          <w:tcPr>
            <w:tcW w:w="2278" w:type="dxa"/>
          </w:tcPr>
          <w:p w14:paraId="16A8CC04" w14:textId="2EA74608"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05364118" w14:textId="163BA96F" w:rsidR="00F20E47" w:rsidRPr="00997D17" w:rsidRDefault="00275313" w:rsidP="00034217">
            <w:pPr>
              <w:pStyle w:val="ListBullet"/>
              <w:rPr>
                <w:sz w:val="22"/>
                <w:szCs w:val="22"/>
              </w:rPr>
            </w:pPr>
            <w:r w:rsidRPr="00997D17">
              <w:rPr>
                <w:sz w:val="22"/>
                <w:szCs w:val="22"/>
              </w:rPr>
              <w:t>Before the rain, walk Udzungwa slopes and clear the drains and culverts.</w:t>
            </w:r>
          </w:p>
          <w:p w14:paraId="7DE40B98" w14:textId="7766783F" w:rsidR="00F20E47" w:rsidRPr="00997D17" w:rsidRDefault="00FE0A4D" w:rsidP="00034217">
            <w:pPr>
              <w:pStyle w:val="ListBullet"/>
              <w:rPr>
                <w:sz w:val="22"/>
                <w:szCs w:val="22"/>
              </w:rPr>
            </w:pPr>
            <w:ins w:id="1377" w:author="Bonephace Kaijage" w:date="2026-10-14T06:17:00Z" w16du:dateUtc="2026-10-14T04:17:00Z">
              <w:r>
                <w:rPr>
                  <w:sz w:val="22"/>
                  <w:szCs w:val="22"/>
                </w:rPr>
                <w:t>Households along Udzungwa slopes: keep food, documents and children above floor level, because water here can enter houses with little warning.</w:t>
              </w:r>
            </w:ins>
            <w:del w:id="1378" w:author="Bonephace Kaijage" w:date="2026-10-14T06:17:00Z" w16du:dateUtc="2026-10-14T04:17:00Z">
              <w:r w:rsidR="00275313" w:rsidRPr="00997D17" w:rsidDel="00FE0A4D">
                <w:rPr>
                  <w:sz w:val="22"/>
                  <w:szCs w:val="22"/>
                </w:rPr>
                <w:delText>Households along Udzungwa slopes raise food, documents and children above the floor.</w:delText>
              </w:r>
            </w:del>
          </w:p>
          <w:p w14:paraId="60EF9D72" w14:textId="680E073D" w:rsidR="00F20E47" w:rsidRPr="00997D17" w:rsidRDefault="00FE0A4D" w:rsidP="00034217">
            <w:pPr>
              <w:pStyle w:val="ListBullet"/>
              <w:rPr>
                <w:sz w:val="22"/>
                <w:szCs w:val="22"/>
              </w:rPr>
            </w:pPr>
            <w:ins w:id="1379"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1380" w:author="Bonephace Kaijage" w:date="2026-10-14T06:13:00Z" w16du:dateUtc="2026-10-14T04:13:00Z">
              <w:r w:rsidR="00275313" w:rsidRPr="00997D17" w:rsidDel="00FE0A4D">
                <w:rPr>
                  <w:sz w:val="22"/>
                  <w:szCs w:val="22"/>
                </w:rPr>
                <w:delText>Save 190 and the ward chair number. Keep a torch and drinking water.</w:delText>
              </w:r>
            </w:del>
          </w:p>
          <w:p w14:paraId="64A7700C" w14:textId="3BCFBC79" w:rsidR="002066E7" w:rsidRPr="00997D17" w:rsidRDefault="00275313" w:rsidP="00034217">
            <w:pPr>
              <w:pStyle w:val="ListBullet"/>
              <w:rPr>
                <w:sz w:val="22"/>
                <w:szCs w:val="22"/>
              </w:rPr>
            </w:pPr>
            <w:r w:rsidRPr="00997D17">
              <w:rPr>
                <w:sz w:val="22"/>
                <w:szCs w:val="22"/>
              </w:rPr>
              <w:t>Do not drive or walk through water crossing Udzungwa slopes. Headlights on, slow down.</w:t>
            </w:r>
          </w:p>
        </w:tc>
        <w:tc>
          <w:tcPr>
            <w:tcW w:w="2279" w:type="dxa"/>
          </w:tcPr>
          <w:p w14:paraId="57B2E22F" w14:textId="19BAB6D4" w:rsidR="00F20E47" w:rsidRPr="00997D17" w:rsidRDefault="00034217" w:rsidP="00034217">
            <w:pPr>
              <w:pStyle w:val="ListBullet"/>
              <w:rPr>
                <w:sz w:val="22"/>
                <w:szCs w:val="22"/>
                <w:lang w:val="sv-SE"/>
              </w:rPr>
            </w:pPr>
            <w:r w:rsidRPr="00997D17">
              <w:rPr>
                <w:sz w:val="22"/>
                <w:szCs w:val="22"/>
                <w:lang w:val="sv-SE"/>
              </w:rPr>
              <w:t>Tembea bondeni kabla ya mvua. Safisha mitaro na makalavati.</w:t>
            </w:r>
          </w:p>
          <w:p w14:paraId="73D93746" w14:textId="1E90941E" w:rsidR="00F20E47" w:rsidRPr="00FE0A4D" w:rsidRDefault="00FE0A4D" w:rsidP="00034217">
            <w:pPr>
              <w:pStyle w:val="ListBullet"/>
              <w:rPr>
                <w:sz w:val="22"/>
                <w:szCs w:val="22"/>
                <w:lang w:val="sv-SE"/>
                <w:rPrChange w:id="1381" w:author="Bonephace Kaijage" w:date="2026-10-14T06:31:00Z" w16du:dateUtc="2026-10-14T04:31:00Z">
                  <w:rPr>
                    <w:sz w:val="22"/>
                    <w:szCs w:val="22"/>
                  </w:rPr>
                </w:rPrChange>
              </w:rPr>
            </w:pPr>
            <w:ins w:id="1382" w:author="Bonephace Kaijage" w:date="2026-10-14T06:17:00Z" w16du:dateUtc="2026-10-14T04:17:00Z">
              <w:r w:rsidRPr="00FE0A4D">
                <w:rPr>
                  <w:sz w:val="22"/>
                  <w:szCs w:val="22"/>
                  <w:lang w:val="sv-SE"/>
                  <w:rPrChange w:id="1383" w:author="Bonephace Kaijage" w:date="2026-10-14T06:31:00Z" w16du:dateUtc="2026-10-14T04:31:00Z">
                    <w:rPr>
                      <w:sz w:val="22"/>
                      <w:szCs w:val="22"/>
                    </w:rPr>
                  </w:rPrChange>
                </w:rPr>
                <w:t>Kaya za maeneo yaliyotajwa: wekeni chakula, nyaraka na watoto juu ya sakafu, kwa sababu maji hapa yanaweza kuingia nyumbani bila taarifa.</w:t>
              </w:r>
            </w:ins>
            <w:del w:id="1384" w:author="Bonephace Kaijage" w:date="2026-10-14T06:17:00Z" w16du:dateUtc="2026-10-14T04:17:00Z">
              <w:r w:rsidR="00034217" w:rsidRPr="00FE0A4D" w:rsidDel="00FE0A4D">
                <w:rPr>
                  <w:sz w:val="22"/>
                  <w:szCs w:val="22"/>
                  <w:lang w:val="sv-SE"/>
                  <w:rPrChange w:id="1385" w:author="Bonephace Kaijage" w:date="2026-10-14T06:31:00Z" w16du:dateUtc="2026-10-14T04:31:00Z">
                    <w:rPr>
                      <w:sz w:val="22"/>
                      <w:szCs w:val="22"/>
                    </w:rPr>
                  </w:rPrChange>
                </w:rPr>
                <w:delText>Kaya za eneo hili zipandishe chakula, nyaraka na watoto.</w:delText>
              </w:r>
            </w:del>
          </w:p>
          <w:p w14:paraId="4D83D0A3" w14:textId="46E39C36" w:rsidR="00F20E47"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068257DA" w14:textId="24EC960A" w:rsidR="002066E7" w:rsidRPr="00997D17" w:rsidRDefault="00034217" w:rsidP="00034217">
            <w:pPr>
              <w:pStyle w:val="ListBullet"/>
              <w:rPr>
                <w:sz w:val="22"/>
                <w:szCs w:val="22"/>
                <w:lang w:val="sv-SE"/>
              </w:rPr>
            </w:pPr>
            <w:r w:rsidRPr="00997D17">
              <w:rPr>
                <w:sz w:val="22"/>
                <w:szCs w:val="22"/>
                <w:lang w:val="sv-SE"/>
              </w:rPr>
              <w:t xml:space="preserve">Usiendeshe wala kutembea kwenye maji barabarani. Washa taa, </w:t>
            </w:r>
            <w:r w:rsidRPr="00997D17">
              <w:rPr>
                <w:sz w:val="22"/>
                <w:szCs w:val="22"/>
                <w:lang w:val="sv-SE"/>
              </w:rPr>
              <w:lastRenderedPageBreak/>
              <w:t>punguza mwendo.</w:t>
            </w:r>
          </w:p>
        </w:tc>
      </w:tr>
      <w:tr w:rsidR="002066E7" w:rsidRPr="000343A2" w14:paraId="07276D3A" w14:textId="77777777" w:rsidTr="002066E7">
        <w:tc>
          <w:tcPr>
            <w:tcW w:w="2278" w:type="dxa"/>
          </w:tcPr>
          <w:p w14:paraId="1D9C1222" w14:textId="77777777" w:rsidR="0055281C" w:rsidRPr="00997D17" w:rsidRDefault="0055281C" w:rsidP="0055281C">
            <w:pPr>
              <w:pStyle w:val="ListParagraph"/>
              <w:rPr>
                <w:sz w:val="22"/>
                <w:szCs w:val="22"/>
                <w:lang w:val="sv-SE"/>
              </w:rPr>
            </w:pPr>
            <w:r w:rsidRPr="00997D17">
              <w:rPr>
                <w:sz w:val="22"/>
                <w:szCs w:val="22"/>
                <w:lang w:val="sv-SE"/>
              </w:rPr>
              <w:lastRenderedPageBreak/>
              <w:t>Ondoa taka kwenye mitaro na njia za maji kuzunguka makazi.</w:t>
            </w:r>
          </w:p>
          <w:p w14:paraId="510DE77A"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3E2D97BE" w14:textId="7DF23CA8"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74E7FB82" w14:textId="67B5A2A6" w:rsidR="002066E7" w:rsidRPr="00997D17" w:rsidRDefault="002066E7" w:rsidP="00FE4152">
            <w:pPr>
              <w:pStyle w:val="ListParagraph"/>
              <w:rPr>
                <w:sz w:val="22"/>
                <w:szCs w:val="22"/>
              </w:rPr>
            </w:pPr>
          </w:p>
        </w:tc>
        <w:tc>
          <w:tcPr>
            <w:tcW w:w="2278" w:type="dxa"/>
          </w:tcPr>
          <w:p w14:paraId="02A8A710" w14:textId="69085677"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1B1DB59B" w14:textId="31BF42F7" w:rsidR="002066E7" w:rsidRPr="00997D17" w:rsidRDefault="008C6B60" w:rsidP="00FE4152">
            <w:pPr>
              <w:pStyle w:val="ListParagraph"/>
              <w:rPr>
                <w:sz w:val="22"/>
                <w:szCs w:val="22"/>
              </w:rPr>
            </w:pPr>
            <w:r w:rsidRPr="00997D17">
              <w:rPr>
                <w:sz w:val="22"/>
                <w:szCs w:val="22"/>
              </w:rPr>
              <w:t>heavy rain and landslides on the Udzungwa slopes, valley floods, and strong winds. Roads, water points or houses at the named sites are now affected. Some journeys and classes are disrupted.</w:t>
            </w:r>
          </w:p>
        </w:tc>
        <w:tc>
          <w:tcPr>
            <w:tcW w:w="2278" w:type="dxa"/>
          </w:tcPr>
          <w:p w14:paraId="5DCCB5E7" w14:textId="62A27CD7"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394A343D" w14:textId="28559A9C" w:rsidR="00F20E47" w:rsidRPr="00997D17" w:rsidRDefault="00275313" w:rsidP="00034217">
            <w:pPr>
              <w:pStyle w:val="ListBullet"/>
              <w:rPr>
                <w:sz w:val="22"/>
                <w:szCs w:val="22"/>
              </w:rPr>
            </w:pPr>
            <w:r w:rsidRPr="00997D17">
              <w:rPr>
                <w:sz w:val="22"/>
                <w:szCs w:val="22"/>
              </w:rPr>
              <w:t>Move households off Udzungwa slopes to the ward assembly point.</w:t>
            </w:r>
          </w:p>
          <w:p w14:paraId="4328E568" w14:textId="1760E238" w:rsidR="00F20E47" w:rsidRPr="00997D17" w:rsidRDefault="00275313" w:rsidP="00034217">
            <w:pPr>
              <w:pStyle w:val="ListBullet"/>
              <w:rPr>
                <w:sz w:val="22"/>
                <w:szCs w:val="22"/>
              </w:rPr>
            </w:pPr>
            <w:r w:rsidRPr="00997D17">
              <w:rPr>
                <w:sz w:val="22"/>
                <w:szCs w:val="22"/>
              </w:rPr>
              <w:t>Close and mark the flooded road or bridge at Udzungwa slopes. Divert traffic.</w:t>
            </w:r>
          </w:p>
          <w:p w14:paraId="7D9BD028" w14:textId="5C0710EE" w:rsidR="00F20E47" w:rsidRPr="00997D17" w:rsidRDefault="00FE0A4D" w:rsidP="00034217">
            <w:pPr>
              <w:pStyle w:val="ListBullet"/>
              <w:rPr>
                <w:sz w:val="22"/>
                <w:szCs w:val="22"/>
              </w:rPr>
            </w:pPr>
            <w:ins w:id="1386" w:author="Bonephace Kaijage" w:date="2026-10-14T06:11:00Z" w16du:dateUtc="2026-10-14T04:11:00Z">
              <w:r>
                <w:rPr>
                  <w:sz w:val="22"/>
                  <w:szCs w:val="22"/>
                </w:rPr>
                <w:t>Check that school children, older people and anyone with a disability are accounted for before dark, so that no one is searched for in the night.</w:t>
              </w:r>
            </w:ins>
            <w:del w:id="1387" w:author="Bonephace Kaijage" w:date="2026-10-14T06:11:00Z" w16du:dateUtc="2026-10-14T04:11:00Z">
              <w:r w:rsidR="00275313" w:rsidRPr="00997D17" w:rsidDel="00FE0A4D">
                <w:rPr>
                  <w:sz w:val="22"/>
                  <w:szCs w:val="22"/>
                </w:rPr>
                <w:delText>Account for school children and older people before dark.</w:delText>
              </w:r>
            </w:del>
          </w:p>
          <w:p w14:paraId="116B5169" w14:textId="0295557F" w:rsidR="002066E7" w:rsidRPr="00997D17" w:rsidRDefault="00FE0A4D" w:rsidP="00034217">
            <w:pPr>
              <w:pStyle w:val="ListBullet"/>
              <w:rPr>
                <w:sz w:val="22"/>
                <w:szCs w:val="22"/>
              </w:rPr>
            </w:pPr>
            <w:ins w:id="1388" w:author="Bonephace Kaijage" w:date="2026-10-14T06:13:00Z" w16du:dateUtc="2026-10-14T04:13:00Z">
              <w:r>
                <w:rPr>
                  <w:sz w:val="22"/>
                  <w:szCs w:val="22"/>
                </w:rPr>
                <w:t>Boil or treat drinking water, because floods carry waste into wells; tell the clinic early if anyone has diarrhoea.</w:t>
              </w:r>
            </w:ins>
            <w:del w:id="1389"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6594AC8E" w14:textId="3DEE7B9C" w:rsidR="00F20E47" w:rsidRPr="00997D17" w:rsidRDefault="00034217" w:rsidP="00034217">
            <w:pPr>
              <w:pStyle w:val="ListBullet"/>
              <w:rPr>
                <w:sz w:val="22"/>
                <w:szCs w:val="22"/>
                <w:lang w:val="sv-SE"/>
              </w:rPr>
            </w:pPr>
            <w:r w:rsidRPr="00997D17">
              <w:rPr>
                <w:sz w:val="22"/>
                <w:szCs w:val="22"/>
                <w:lang w:val="sv-SE"/>
              </w:rPr>
              <w:t>Hamisha kaya kutoka bondeni kwenda kituo cha kata.</w:t>
            </w:r>
          </w:p>
          <w:p w14:paraId="6567337C" w14:textId="4E7D120E" w:rsidR="00F20E47" w:rsidRPr="00997D17" w:rsidRDefault="00034217" w:rsidP="00034217">
            <w:pPr>
              <w:pStyle w:val="ListBullet"/>
              <w:rPr>
                <w:sz w:val="22"/>
                <w:szCs w:val="22"/>
              </w:rPr>
            </w:pPr>
            <w:r w:rsidRPr="00997D17">
              <w:rPr>
                <w:sz w:val="22"/>
                <w:szCs w:val="22"/>
                <w:lang w:val="sv-SE"/>
              </w:rPr>
              <w:t xml:space="preserve">Funga na weka alama barabara au daraja. </w:t>
            </w:r>
            <w:r w:rsidRPr="00997D17">
              <w:rPr>
                <w:sz w:val="22"/>
                <w:szCs w:val="22"/>
              </w:rPr>
              <w:t>Elekeza magari.</w:t>
            </w:r>
          </w:p>
          <w:p w14:paraId="6B03171D" w14:textId="193E4D8B" w:rsidR="00F20E47" w:rsidRPr="00997D17" w:rsidRDefault="00FE0A4D" w:rsidP="00034217">
            <w:pPr>
              <w:pStyle w:val="ListBullet"/>
              <w:rPr>
                <w:sz w:val="22"/>
                <w:szCs w:val="22"/>
              </w:rPr>
            </w:pPr>
            <w:ins w:id="1390" w:author="Bonephace Kaijage" w:date="2026-10-14T06:11:00Z" w16du:dateUtc="2026-10-14T04:11:00Z">
              <w:r>
                <w:rPr>
                  <w:sz w:val="22"/>
                  <w:szCs w:val="22"/>
                </w:rPr>
                <w:t>Hakikisheni watoto wa shule, wazee na watu wenye ulemavu wote wamepatikana kabla ya giza, ili asitafutwe mtu usiku.</w:t>
              </w:r>
            </w:ins>
            <w:del w:id="1391" w:author="Bonephace Kaijage" w:date="2026-10-14T06:11:00Z" w16du:dateUtc="2026-10-14T04:11:00Z">
              <w:r w:rsidR="00034217" w:rsidRPr="00997D17" w:rsidDel="00FE0A4D">
                <w:rPr>
                  <w:sz w:val="22"/>
                  <w:szCs w:val="22"/>
                </w:rPr>
                <w:delText>Hakiki watoto wa shule na wazee kabla ya giza.</w:delText>
              </w:r>
            </w:del>
          </w:p>
          <w:p w14:paraId="5D1EF199" w14:textId="084ED593" w:rsidR="002066E7" w:rsidRPr="00997D17" w:rsidRDefault="00034217" w:rsidP="00034217">
            <w:pPr>
              <w:pStyle w:val="ListBullet"/>
              <w:rPr>
                <w:sz w:val="22"/>
                <w:szCs w:val="22"/>
                <w:lang w:val="sv-SE"/>
              </w:rPr>
            </w:pPr>
            <w:r w:rsidRPr="00997D17">
              <w:rPr>
                <w:sz w:val="22"/>
                <w:szCs w:val="22"/>
                <w:lang w:val="sv-SE"/>
              </w:rPr>
              <w:t>Chemsha maji ya kunywa. Kliniki iangalie kuhara.</w:t>
            </w:r>
          </w:p>
        </w:tc>
      </w:tr>
      <w:tr w:rsidR="002066E7" w:rsidRPr="000343A2" w14:paraId="227C03D1" w14:textId="77777777" w:rsidTr="002066E7">
        <w:tc>
          <w:tcPr>
            <w:tcW w:w="2278" w:type="dxa"/>
          </w:tcPr>
          <w:p w14:paraId="64B54791"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6077F743" w14:textId="42B098EF" w:rsidR="0055281C" w:rsidRPr="00FE0A4D" w:rsidRDefault="00FE0A4D" w:rsidP="0055281C">
            <w:pPr>
              <w:pStyle w:val="ListParagraph"/>
              <w:rPr>
                <w:sz w:val="22"/>
                <w:szCs w:val="22"/>
                <w:lang w:val="sv-SE"/>
                <w:rPrChange w:id="1392" w:author="Bonephace Kaijage" w:date="2026-10-14T06:32:00Z" w16du:dateUtc="2026-10-14T04:32:00Z">
                  <w:rPr>
                    <w:sz w:val="22"/>
                    <w:szCs w:val="22"/>
                  </w:rPr>
                </w:rPrChange>
              </w:rPr>
            </w:pPr>
            <w:ins w:id="1393" w:author="Bonephace Kaijage" w:date="2026-10-14T06:15:00Z" w16du:dateUtc="2026-10-14T04:15:00Z">
              <w:r w:rsidRPr="00FE0A4D">
                <w:rPr>
                  <w:sz w:val="22"/>
                  <w:szCs w:val="22"/>
                  <w:lang w:val="sv-SE"/>
                  <w:rPrChange w:id="1394" w:author="Bonephace Kaijage" w:date="2026-10-14T06:32:00Z" w16du:dateUtc="2026-10-14T04:32:00Z">
                    <w:rPr>
                      <w:sz w:val="22"/>
                      <w:szCs w:val="22"/>
                    </w:rPr>
                  </w:rPrChange>
                </w:rPr>
                <w:t>Hakikisheni watoto, wazee na watu wenye ulemavu wote wako salama na wana mtu wa kuwasaidia.</w:t>
              </w:r>
            </w:ins>
            <w:del w:id="1395" w:author="Bonephace Kaijage" w:date="2026-10-14T06:15:00Z" w16du:dateUtc="2026-10-14T04:15:00Z">
              <w:r w:rsidR="0055281C" w:rsidRPr="00FE0A4D" w:rsidDel="00FE0A4D">
                <w:rPr>
                  <w:sz w:val="22"/>
                  <w:szCs w:val="22"/>
                  <w:lang w:val="sv-SE"/>
                  <w:rPrChange w:id="1396" w:author="Bonephace Kaijage" w:date="2026-10-14T06:32:00Z" w16du:dateUtc="2026-10-14T04:32:00Z">
                    <w:rPr>
                      <w:sz w:val="22"/>
                      <w:szCs w:val="22"/>
                    </w:rPr>
                  </w:rPrChange>
                </w:rPr>
                <w:delText>Hakiki watoto, wazee na watu wenye ulemavu.</w:delText>
              </w:r>
            </w:del>
          </w:p>
          <w:p w14:paraId="292A2D26" w14:textId="7E2805EB" w:rsidR="0055281C" w:rsidRPr="00FE0A4D" w:rsidRDefault="0055281C" w:rsidP="0055281C">
            <w:pPr>
              <w:pStyle w:val="ListParagraph"/>
              <w:rPr>
                <w:sz w:val="22"/>
                <w:szCs w:val="22"/>
                <w:lang w:val="sv-SE"/>
                <w:rPrChange w:id="1397" w:author="Bonephace Kaijage" w:date="2026-10-14T06:32:00Z" w16du:dateUtc="2026-10-14T04:32:00Z">
                  <w:rPr>
                    <w:sz w:val="22"/>
                    <w:szCs w:val="22"/>
                  </w:rPr>
                </w:rPrChange>
              </w:rPr>
            </w:pPr>
            <w:r w:rsidRPr="00FE0A4D">
              <w:rPr>
                <w:sz w:val="22"/>
                <w:szCs w:val="22"/>
                <w:lang w:val="sv-SE"/>
                <w:rPrChange w:id="1398" w:author="Bonephace Kaijage" w:date="2026-10-14T06:32:00Z" w16du:dateUtc="2026-10-14T04:32:00Z">
                  <w:rPr>
                    <w:sz w:val="22"/>
                    <w:szCs w:val="22"/>
                  </w:rPr>
                </w:rPrChange>
              </w:rPr>
              <w:t xml:space="preserve">Chanzo cha maji kikiathirika, </w:t>
            </w:r>
            <w:r w:rsidRPr="00FE0A4D">
              <w:rPr>
                <w:sz w:val="22"/>
                <w:szCs w:val="22"/>
                <w:lang w:val="sv-SE"/>
                <w:rPrChange w:id="1399" w:author="Bonephace Kaijage" w:date="2026-10-14T06:32:00Z" w16du:dateUtc="2026-10-14T04:32:00Z">
                  <w:rPr>
                    <w:sz w:val="22"/>
                    <w:szCs w:val="22"/>
                  </w:rPr>
                </w:rPrChange>
              </w:rPr>
              <w:lastRenderedPageBreak/>
              <w:t>chemsha au tibu maji ya kunywa.</w:t>
            </w:r>
          </w:p>
          <w:p w14:paraId="0E95FA1A" w14:textId="3F1BD0E8" w:rsidR="002066E7" w:rsidRPr="00FE0A4D" w:rsidRDefault="002066E7" w:rsidP="00FE4152">
            <w:pPr>
              <w:pStyle w:val="ListParagraph"/>
              <w:rPr>
                <w:sz w:val="22"/>
                <w:szCs w:val="22"/>
                <w:lang w:val="sv-SE"/>
                <w:rPrChange w:id="1400" w:author="Bonephace Kaijage" w:date="2026-10-14T06:32:00Z" w16du:dateUtc="2026-10-14T04:32:00Z">
                  <w:rPr>
                    <w:sz w:val="22"/>
                    <w:szCs w:val="22"/>
                  </w:rPr>
                </w:rPrChange>
              </w:rPr>
            </w:pPr>
          </w:p>
        </w:tc>
        <w:tc>
          <w:tcPr>
            <w:tcW w:w="2278" w:type="dxa"/>
          </w:tcPr>
          <w:p w14:paraId="2AA87B7B" w14:textId="5BDB6C79"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1C95F4D4" w14:textId="1F367BBE" w:rsidR="002066E7" w:rsidRPr="00997D17" w:rsidRDefault="00FE0A4D" w:rsidP="00FE4152">
            <w:pPr>
              <w:pStyle w:val="ListParagraph"/>
              <w:rPr>
                <w:sz w:val="22"/>
                <w:szCs w:val="22"/>
              </w:rPr>
            </w:pPr>
            <w:ins w:id="1401" w:author="Bonephace Kaijage" w:date="2026-10-14T06:19:00Z" w16du:dateUtc="2026-10-14T04:19:00Z">
              <w:r>
                <w:rPr>
                  <w:sz w:val="22"/>
                  <w:szCs w:val="22"/>
                </w:rPr>
                <w:t xml:space="preserve">Conditions at the sites named in Know Your Risk are now life-threatening: houses damaged, people cut off, and a real risk of drowning, injury or disease. Help is being organised; please follow the committee's </w:t>
              </w:r>
              <w:r>
                <w:rPr>
                  <w:sz w:val="22"/>
                  <w:szCs w:val="22"/>
                </w:rPr>
                <w:lastRenderedPageBreak/>
                <w:t>instructions and look out for neighbours.</w:t>
              </w:r>
            </w:ins>
            <w:del w:id="1402"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FDE2602" w14:textId="5EBB1DFD" w:rsidR="002066E7" w:rsidRPr="00997D17" w:rsidRDefault="00FE0A4D" w:rsidP="00FE4152">
            <w:pPr>
              <w:pStyle w:val="ListParagraph"/>
              <w:rPr>
                <w:sz w:val="22"/>
                <w:szCs w:val="22"/>
              </w:rPr>
            </w:pPr>
            <w:ins w:id="1403"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au magonjwa. Msaada unaandaliwa; tafadhali fuateni </w:t>
              </w:r>
              <w:r>
                <w:rPr>
                  <w:sz w:val="22"/>
                  <w:szCs w:val="22"/>
                </w:rPr>
                <w:lastRenderedPageBreak/>
                <w:t>maelekezo ya kamati na muangaliane na majirani.</w:t>
              </w:r>
            </w:ins>
            <w:del w:id="140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47590CC" w14:textId="63B191EC" w:rsidR="00F20E47" w:rsidRPr="00997D17" w:rsidRDefault="00FE0A4D" w:rsidP="00034217">
            <w:pPr>
              <w:pStyle w:val="ListBullet"/>
              <w:rPr>
                <w:sz w:val="22"/>
                <w:szCs w:val="22"/>
              </w:rPr>
            </w:pPr>
            <w:ins w:id="1405" w:author="Bonephace Kaijage" w:date="2026-10-14T06:04:00Z" w16du:dateUtc="2026-10-14T04:04:00Z">
              <w:r>
                <w:rPr>
                  <w:sz w:val="22"/>
                  <w:szCs w:val="22"/>
                </w:rPr>
                <w:lastRenderedPageBreak/>
                <w:t>Please move now from the sites named in Know Your Risk to the agreed safe place, helping anyone who cannot move alone. Return only when the committee confirms it is safe.</w:t>
              </w:r>
            </w:ins>
            <w:del w:id="1406"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0A9926DF" w14:textId="15A869DF" w:rsidR="00F20E47" w:rsidRPr="00997D17" w:rsidRDefault="00FE0A4D" w:rsidP="00034217">
            <w:pPr>
              <w:pStyle w:val="ListBullet"/>
              <w:rPr>
                <w:sz w:val="22"/>
                <w:szCs w:val="22"/>
              </w:rPr>
            </w:pPr>
            <w:ins w:id="1407" w:author="Bonephace Kaijage" w:date="2026-10-14T06:19:00Z" w16du:dateUtc="2026-10-14T04:19:00Z">
              <w:r>
                <w:rPr>
                  <w:sz w:val="22"/>
                  <w:szCs w:val="22"/>
                </w:rPr>
                <w:t xml:space="preserve">Call 114 and 190, and keep the road to the sites named </w:t>
              </w:r>
              <w:r>
                <w:rPr>
                  <w:sz w:val="22"/>
                  <w:szCs w:val="22"/>
                </w:rPr>
                <w:lastRenderedPageBreak/>
                <w:t>in Know Your Risk clear so that ambulances and rescue teams can reach people.</w:t>
              </w:r>
            </w:ins>
            <w:del w:id="1408" w:author="Bonephace Kaijage" w:date="2026-10-14T06:19:00Z" w16du:dateUtc="2026-10-14T04:19:00Z">
              <w:r w:rsidR="00275313" w:rsidRPr="00997D17" w:rsidDel="00FE0A4D">
                <w:rPr>
                  <w:sz w:val="22"/>
                  <w:szCs w:val="22"/>
                </w:rPr>
                <w:delText>Call 114 and 190. Keep the road to the named sites clear for ambulances.</w:delText>
              </w:r>
            </w:del>
          </w:p>
          <w:p w14:paraId="76F73D08" w14:textId="4FDD3DDE" w:rsidR="00F20E47" w:rsidRPr="00997D17" w:rsidRDefault="00275313" w:rsidP="00034217">
            <w:pPr>
              <w:pStyle w:val="ListBullet"/>
              <w:rPr>
                <w:sz w:val="22"/>
                <w:szCs w:val="22"/>
              </w:rPr>
            </w:pPr>
            <w:r w:rsidRPr="00997D17">
              <w:rPr>
                <w:sz w:val="22"/>
                <w:szCs w:val="22"/>
              </w:rPr>
              <w:t>Open the shelter and register every household. Note who is missing.</w:t>
            </w:r>
          </w:p>
          <w:p w14:paraId="4864EF05" w14:textId="626588D2"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4B76E296" w14:textId="596D5976" w:rsidR="00F20E47"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5A2DD251" w14:textId="577AA95B"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19D83420" w14:textId="363052E7"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633279EA" w14:textId="76E92F2C" w:rsidR="002066E7" w:rsidRPr="00997D17" w:rsidRDefault="00034217" w:rsidP="00034217">
            <w:pPr>
              <w:pStyle w:val="ListBullet"/>
              <w:rPr>
                <w:sz w:val="22"/>
                <w:szCs w:val="22"/>
                <w:lang w:val="sv-SE"/>
              </w:rPr>
            </w:pPr>
            <w:r w:rsidRPr="00997D17">
              <w:rPr>
                <w:sz w:val="22"/>
                <w:szCs w:val="22"/>
                <w:lang w:val="sv-SE"/>
              </w:rPr>
              <w:lastRenderedPageBreak/>
              <w:t>Timu ya afya: majeruhi kwanza, kisha kipindupindu maji yakiwa machafu.</w:t>
            </w:r>
          </w:p>
        </w:tc>
      </w:tr>
      <w:tr w:rsidR="002066E7" w:rsidRPr="000343A2" w14:paraId="5311BC4C" w14:textId="77777777" w:rsidTr="002066E7">
        <w:tc>
          <w:tcPr>
            <w:tcW w:w="2278" w:type="dxa"/>
          </w:tcPr>
          <w:p w14:paraId="1A008813"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3ED17E5B"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2787618C" w14:textId="076167A3"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0AAB1B6E" w14:textId="0673E791" w:rsidR="002066E7" w:rsidRPr="00997D17" w:rsidRDefault="002066E7" w:rsidP="00FE4152">
            <w:pPr>
              <w:pStyle w:val="ListParagraph"/>
              <w:rPr>
                <w:sz w:val="22"/>
                <w:szCs w:val="22"/>
              </w:rPr>
            </w:pPr>
            <w:r w:rsidRPr="00997D17">
              <w:rPr>
                <w:sz w:val="22"/>
                <w:szCs w:val="22"/>
              </w:rPr>
              <w:t>Mufindi District Council</w:t>
            </w:r>
          </w:p>
        </w:tc>
        <w:tc>
          <w:tcPr>
            <w:tcW w:w="2278" w:type="dxa"/>
          </w:tcPr>
          <w:p w14:paraId="61480EC5" w14:textId="31CDBF64"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46B842B" w14:textId="26183C3C" w:rsidR="002066E7" w:rsidRPr="00997D17" w:rsidRDefault="008C6B60" w:rsidP="00FE4152">
            <w:pPr>
              <w:pStyle w:val="ListParagraph"/>
              <w:rPr>
                <w:sz w:val="22"/>
                <w:szCs w:val="22"/>
              </w:rPr>
            </w:pPr>
            <w:r w:rsidRPr="00997D17">
              <w:rPr>
                <w:sz w:val="22"/>
                <w:szCs w:val="22"/>
              </w:rPr>
              <w:t>heavy rain, strong winds and hail on the high plateau, valley floods, and cold snaps. A few roads slippery, a few low homes wet, and lightning where storms build.</w:t>
            </w:r>
          </w:p>
        </w:tc>
        <w:tc>
          <w:tcPr>
            <w:tcW w:w="2278" w:type="dxa"/>
          </w:tcPr>
          <w:p w14:paraId="4BBA2EFA" w14:textId="3EB3B405"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4C240A4" w14:textId="3F4340F8" w:rsidR="00F20E47" w:rsidRPr="00997D17" w:rsidRDefault="00275313" w:rsidP="00034217">
            <w:pPr>
              <w:pStyle w:val="ListBullet"/>
              <w:rPr>
                <w:sz w:val="22"/>
                <w:szCs w:val="22"/>
              </w:rPr>
            </w:pPr>
            <w:r w:rsidRPr="00997D17">
              <w:rPr>
                <w:sz w:val="22"/>
                <w:szCs w:val="22"/>
              </w:rPr>
              <w:t>Before the rain, walk high plateau and clear the drains and culverts.</w:t>
            </w:r>
          </w:p>
          <w:p w14:paraId="4BCA31FE" w14:textId="29463340" w:rsidR="00F20E47" w:rsidRPr="00997D17" w:rsidRDefault="00FE0A4D" w:rsidP="00034217">
            <w:pPr>
              <w:pStyle w:val="ListBullet"/>
              <w:rPr>
                <w:sz w:val="22"/>
                <w:szCs w:val="22"/>
              </w:rPr>
            </w:pPr>
            <w:ins w:id="1409" w:author="Bonephace Kaijage" w:date="2026-10-14T06:17:00Z" w16du:dateUtc="2026-10-14T04:17:00Z">
              <w:r>
                <w:rPr>
                  <w:sz w:val="22"/>
                  <w:szCs w:val="22"/>
                </w:rPr>
                <w:t>Households along high plateau: keep food, documents and children above floor level, because water here can enter houses with little warning.</w:t>
              </w:r>
            </w:ins>
            <w:del w:id="1410" w:author="Bonephace Kaijage" w:date="2026-10-14T06:17:00Z" w16du:dateUtc="2026-10-14T04:17:00Z">
              <w:r w:rsidR="00275313" w:rsidRPr="00997D17" w:rsidDel="00FE0A4D">
                <w:rPr>
                  <w:sz w:val="22"/>
                  <w:szCs w:val="22"/>
                </w:rPr>
                <w:delText>Households along high plateau raise food, documents and children above the floor.</w:delText>
              </w:r>
            </w:del>
          </w:p>
          <w:p w14:paraId="0228087C" w14:textId="5C938E89" w:rsidR="00F20E47" w:rsidRPr="00997D17" w:rsidRDefault="00FE0A4D" w:rsidP="00034217">
            <w:pPr>
              <w:pStyle w:val="ListBullet"/>
              <w:rPr>
                <w:sz w:val="22"/>
                <w:szCs w:val="22"/>
              </w:rPr>
            </w:pPr>
            <w:ins w:id="1411"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1412" w:author="Bonephace Kaijage" w:date="2026-10-14T06:13:00Z" w16du:dateUtc="2026-10-14T04:13:00Z">
              <w:r w:rsidR="00275313" w:rsidRPr="00997D17" w:rsidDel="00FE0A4D">
                <w:rPr>
                  <w:sz w:val="22"/>
                  <w:szCs w:val="22"/>
                </w:rPr>
                <w:delText>Save 190 and the ward chair number. Keep a torch and drinking water.</w:delText>
              </w:r>
            </w:del>
          </w:p>
          <w:p w14:paraId="40A8FFFE" w14:textId="58E4A483" w:rsidR="002066E7" w:rsidRPr="00997D17" w:rsidRDefault="00275313" w:rsidP="00034217">
            <w:pPr>
              <w:pStyle w:val="ListBullet"/>
              <w:rPr>
                <w:sz w:val="22"/>
                <w:szCs w:val="22"/>
              </w:rPr>
            </w:pPr>
            <w:r w:rsidRPr="00997D17">
              <w:rPr>
                <w:sz w:val="22"/>
                <w:szCs w:val="22"/>
              </w:rPr>
              <w:t xml:space="preserve">Do not drive or walk through water crossing high </w:t>
            </w:r>
            <w:r w:rsidRPr="00997D17">
              <w:rPr>
                <w:sz w:val="22"/>
                <w:szCs w:val="22"/>
              </w:rPr>
              <w:lastRenderedPageBreak/>
              <w:t>plateau. Headlights on, slow down.</w:t>
            </w:r>
          </w:p>
        </w:tc>
        <w:tc>
          <w:tcPr>
            <w:tcW w:w="2279" w:type="dxa"/>
          </w:tcPr>
          <w:p w14:paraId="1C216E0B" w14:textId="04834188" w:rsidR="00F20E47"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6828B94E" w14:textId="7537AA5E" w:rsidR="00F20E47" w:rsidRPr="00FE0A4D" w:rsidRDefault="00FE0A4D" w:rsidP="00034217">
            <w:pPr>
              <w:pStyle w:val="ListBullet"/>
              <w:rPr>
                <w:sz w:val="22"/>
                <w:szCs w:val="22"/>
                <w:lang w:val="sv-SE"/>
                <w:rPrChange w:id="1413" w:author="Bonephace Kaijage" w:date="2026-10-14T06:32:00Z" w16du:dateUtc="2026-10-14T04:32:00Z">
                  <w:rPr>
                    <w:sz w:val="22"/>
                    <w:szCs w:val="22"/>
                  </w:rPr>
                </w:rPrChange>
              </w:rPr>
            </w:pPr>
            <w:ins w:id="1414" w:author="Bonephace Kaijage" w:date="2026-10-14T06:17:00Z" w16du:dateUtc="2026-10-14T04:17:00Z">
              <w:r w:rsidRPr="00FE0A4D">
                <w:rPr>
                  <w:sz w:val="22"/>
                  <w:szCs w:val="22"/>
                  <w:lang w:val="sv-SE"/>
                  <w:rPrChange w:id="1415" w:author="Bonephace Kaijage" w:date="2026-10-14T06:32:00Z" w16du:dateUtc="2026-10-14T04:32:00Z">
                    <w:rPr>
                      <w:sz w:val="22"/>
                      <w:szCs w:val="22"/>
                    </w:rPr>
                  </w:rPrChange>
                </w:rPr>
                <w:t>Kaya za maeneo yaliyotajwa: wekeni chakula, nyaraka na watoto juu ya sakafu, kwa sababu maji hapa yanaweza kuingia nyumbani bila taarifa.</w:t>
              </w:r>
            </w:ins>
            <w:del w:id="1416" w:author="Bonephace Kaijage" w:date="2026-10-14T06:17:00Z" w16du:dateUtc="2026-10-14T04:17:00Z">
              <w:r w:rsidR="00034217" w:rsidRPr="00FE0A4D" w:rsidDel="00FE0A4D">
                <w:rPr>
                  <w:sz w:val="22"/>
                  <w:szCs w:val="22"/>
                  <w:lang w:val="sv-SE"/>
                  <w:rPrChange w:id="1417" w:author="Bonephace Kaijage" w:date="2026-10-14T06:32:00Z" w16du:dateUtc="2026-10-14T04:32:00Z">
                    <w:rPr>
                      <w:sz w:val="22"/>
                      <w:szCs w:val="22"/>
                    </w:rPr>
                  </w:rPrChange>
                </w:rPr>
                <w:delText>Kaya za eneo hili zipandishe chakula, nyaraka na watoto.</w:delText>
              </w:r>
            </w:del>
          </w:p>
          <w:p w14:paraId="471C8690" w14:textId="56B1D7B0" w:rsidR="00F20E47"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2E717E94" w14:textId="7FAC5260" w:rsidR="002066E7" w:rsidRPr="00997D17" w:rsidRDefault="00034217" w:rsidP="00034217">
            <w:pPr>
              <w:pStyle w:val="ListBullet"/>
              <w:rPr>
                <w:sz w:val="22"/>
                <w:szCs w:val="22"/>
                <w:lang w:val="sv-SE"/>
              </w:rPr>
            </w:pPr>
            <w:r w:rsidRPr="00997D17">
              <w:rPr>
                <w:sz w:val="22"/>
                <w:szCs w:val="22"/>
                <w:lang w:val="sv-SE"/>
              </w:rPr>
              <w:t xml:space="preserve">Usiendeshe wala kutembea kwenye maji barabarani. </w:t>
            </w:r>
            <w:r w:rsidRPr="00997D17">
              <w:rPr>
                <w:sz w:val="22"/>
                <w:szCs w:val="22"/>
                <w:lang w:val="sv-SE"/>
              </w:rPr>
              <w:lastRenderedPageBreak/>
              <w:t>Washa taa, punguza mwendo.</w:t>
            </w:r>
          </w:p>
        </w:tc>
      </w:tr>
      <w:tr w:rsidR="002066E7" w:rsidRPr="000343A2" w14:paraId="0E33D6E3" w14:textId="77777777" w:rsidTr="002066E7">
        <w:tc>
          <w:tcPr>
            <w:tcW w:w="2278" w:type="dxa"/>
          </w:tcPr>
          <w:p w14:paraId="4E43FA7F" w14:textId="77777777" w:rsidR="0055281C" w:rsidRPr="00997D17" w:rsidRDefault="0055281C" w:rsidP="0055281C">
            <w:pPr>
              <w:pStyle w:val="ListParagraph"/>
              <w:rPr>
                <w:sz w:val="22"/>
                <w:szCs w:val="22"/>
                <w:lang w:val="sv-SE"/>
              </w:rPr>
            </w:pPr>
            <w:r w:rsidRPr="00997D17">
              <w:rPr>
                <w:sz w:val="22"/>
                <w:szCs w:val="22"/>
                <w:lang w:val="sv-SE"/>
              </w:rPr>
              <w:lastRenderedPageBreak/>
              <w:t>Ondoa taka kwenye mitaro na njia za maji kuzunguka makazi.</w:t>
            </w:r>
          </w:p>
          <w:p w14:paraId="0F0F31AA"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159F3B58" w14:textId="59C253A1"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6A7182DA" w14:textId="486CEBCF" w:rsidR="002066E7" w:rsidRPr="00997D17" w:rsidRDefault="002066E7" w:rsidP="00FE4152">
            <w:pPr>
              <w:pStyle w:val="ListParagraph"/>
              <w:rPr>
                <w:sz w:val="22"/>
                <w:szCs w:val="22"/>
              </w:rPr>
            </w:pPr>
          </w:p>
        </w:tc>
        <w:tc>
          <w:tcPr>
            <w:tcW w:w="2278" w:type="dxa"/>
          </w:tcPr>
          <w:p w14:paraId="1FB5DDD5" w14:textId="5C757092"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1F0BF8CA" w14:textId="3367F390" w:rsidR="002066E7" w:rsidRPr="00997D17" w:rsidRDefault="008C6B60" w:rsidP="00FE4152">
            <w:pPr>
              <w:pStyle w:val="ListParagraph"/>
              <w:rPr>
                <w:sz w:val="22"/>
                <w:szCs w:val="22"/>
              </w:rPr>
            </w:pPr>
            <w:r w:rsidRPr="00997D17">
              <w:rPr>
                <w:sz w:val="22"/>
                <w:szCs w:val="22"/>
              </w:rPr>
              <w:t>heavy rain, strong winds and hail on the high plateau, valley floods, and cold snaps. Roads, water points or houses at the named sites are now affected. Some journeys and classes are disrupted.</w:t>
            </w:r>
          </w:p>
        </w:tc>
        <w:tc>
          <w:tcPr>
            <w:tcW w:w="2278" w:type="dxa"/>
          </w:tcPr>
          <w:p w14:paraId="29543101" w14:textId="7A18B468"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BD4FB0D" w14:textId="3E8DCC12" w:rsidR="00F20E47" w:rsidRPr="00997D17" w:rsidRDefault="00275313" w:rsidP="00034217">
            <w:pPr>
              <w:pStyle w:val="ListBullet"/>
              <w:rPr>
                <w:sz w:val="22"/>
                <w:szCs w:val="22"/>
              </w:rPr>
            </w:pPr>
            <w:r w:rsidRPr="00997D17">
              <w:rPr>
                <w:sz w:val="22"/>
                <w:szCs w:val="22"/>
              </w:rPr>
              <w:t>Move households off high plateau to the ward assembly point.</w:t>
            </w:r>
          </w:p>
          <w:p w14:paraId="7C8F4949" w14:textId="3EF348FD" w:rsidR="00F20E47" w:rsidRPr="00997D17" w:rsidRDefault="00275313" w:rsidP="00034217">
            <w:pPr>
              <w:pStyle w:val="ListBullet"/>
              <w:rPr>
                <w:sz w:val="22"/>
                <w:szCs w:val="22"/>
              </w:rPr>
            </w:pPr>
            <w:r w:rsidRPr="00997D17">
              <w:rPr>
                <w:sz w:val="22"/>
                <w:szCs w:val="22"/>
              </w:rPr>
              <w:t>Close and mark the flooded road or bridge at high plateau. Divert traffic.</w:t>
            </w:r>
          </w:p>
          <w:p w14:paraId="3B938A54" w14:textId="33E2E57E" w:rsidR="00F20E47" w:rsidRPr="00997D17" w:rsidRDefault="00FE0A4D" w:rsidP="00034217">
            <w:pPr>
              <w:pStyle w:val="ListBullet"/>
              <w:rPr>
                <w:sz w:val="22"/>
                <w:szCs w:val="22"/>
              </w:rPr>
            </w:pPr>
            <w:ins w:id="1418" w:author="Bonephace Kaijage" w:date="2026-10-14T06:11:00Z" w16du:dateUtc="2026-10-14T04:11:00Z">
              <w:r>
                <w:rPr>
                  <w:sz w:val="22"/>
                  <w:szCs w:val="22"/>
                </w:rPr>
                <w:t>Check that school children, older people and anyone with a disability are accounted for before dark, so that no one is searched for in the night.</w:t>
              </w:r>
            </w:ins>
            <w:del w:id="1419" w:author="Bonephace Kaijage" w:date="2026-10-14T06:11:00Z" w16du:dateUtc="2026-10-14T04:11:00Z">
              <w:r w:rsidR="00275313" w:rsidRPr="00997D17" w:rsidDel="00FE0A4D">
                <w:rPr>
                  <w:sz w:val="22"/>
                  <w:szCs w:val="22"/>
                </w:rPr>
                <w:delText>Account for school children and older people before dark.</w:delText>
              </w:r>
            </w:del>
          </w:p>
          <w:p w14:paraId="1DE8C21E" w14:textId="00AD9B8F" w:rsidR="002066E7" w:rsidRPr="00997D17" w:rsidRDefault="00FE0A4D" w:rsidP="00034217">
            <w:pPr>
              <w:pStyle w:val="ListBullet"/>
              <w:rPr>
                <w:sz w:val="22"/>
                <w:szCs w:val="22"/>
              </w:rPr>
            </w:pPr>
            <w:ins w:id="1420" w:author="Bonephace Kaijage" w:date="2026-10-14T06:13:00Z" w16du:dateUtc="2026-10-14T04:13:00Z">
              <w:r>
                <w:rPr>
                  <w:sz w:val="22"/>
                  <w:szCs w:val="22"/>
                </w:rPr>
                <w:t>Boil or treat drinking water, because floods carry waste into wells; tell the clinic early if anyone has diarrhoea.</w:t>
              </w:r>
            </w:ins>
            <w:del w:id="1421"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679D92EF" w14:textId="7B126C4A" w:rsidR="00F20E47" w:rsidRPr="00997D17" w:rsidRDefault="00034217" w:rsidP="00034217">
            <w:pPr>
              <w:pStyle w:val="ListBullet"/>
              <w:rPr>
                <w:sz w:val="22"/>
                <w:szCs w:val="22"/>
                <w:lang w:val="sv-SE"/>
              </w:rPr>
            </w:pPr>
            <w:r w:rsidRPr="00997D17">
              <w:rPr>
                <w:sz w:val="22"/>
                <w:szCs w:val="22"/>
                <w:lang w:val="sv-SE"/>
              </w:rPr>
              <w:t>Hamisha kaya kutoka bondeni kwenda kituo cha kata.</w:t>
            </w:r>
          </w:p>
          <w:p w14:paraId="54521B41" w14:textId="55A3E25B" w:rsidR="00F20E47" w:rsidRPr="00997D17" w:rsidRDefault="00034217" w:rsidP="00034217">
            <w:pPr>
              <w:pStyle w:val="ListBullet"/>
              <w:rPr>
                <w:sz w:val="22"/>
                <w:szCs w:val="22"/>
              </w:rPr>
            </w:pPr>
            <w:r w:rsidRPr="00997D17">
              <w:rPr>
                <w:sz w:val="22"/>
                <w:szCs w:val="22"/>
                <w:lang w:val="sv-SE"/>
              </w:rPr>
              <w:t xml:space="preserve">Funga na weka alama barabara au daraja. </w:t>
            </w:r>
            <w:r w:rsidRPr="00997D17">
              <w:rPr>
                <w:sz w:val="22"/>
                <w:szCs w:val="22"/>
              </w:rPr>
              <w:t>Elekeza magari.</w:t>
            </w:r>
          </w:p>
          <w:p w14:paraId="6C15710C" w14:textId="45622331" w:rsidR="00F20E47" w:rsidRPr="00997D17" w:rsidRDefault="00FE0A4D" w:rsidP="00034217">
            <w:pPr>
              <w:pStyle w:val="ListBullet"/>
              <w:rPr>
                <w:sz w:val="22"/>
                <w:szCs w:val="22"/>
              </w:rPr>
            </w:pPr>
            <w:ins w:id="1422" w:author="Bonephace Kaijage" w:date="2026-10-14T06:11:00Z" w16du:dateUtc="2026-10-14T04:11:00Z">
              <w:r>
                <w:rPr>
                  <w:sz w:val="22"/>
                  <w:szCs w:val="22"/>
                </w:rPr>
                <w:t>Hakikisheni watoto wa shule, wazee na watu wenye ulemavu wote wamepatikana kabla ya giza, ili asitafutwe mtu usiku.</w:t>
              </w:r>
            </w:ins>
            <w:del w:id="1423" w:author="Bonephace Kaijage" w:date="2026-10-14T06:11:00Z" w16du:dateUtc="2026-10-14T04:11:00Z">
              <w:r w:rsidR="00034217" w:rsidRPr="00997D17" w:rsidDel="00FE0A4D">
                <w:rPr>
                  <w:sz w:val="22"/>
                  <w:szCs w:val="22"/>
                </w:rPr>
                <w:delText>Hakiki watoto wa shule na wazee kabla ya giza.</w:delText>
              </w:r>
            </w:del>
          </w:p>
          <w:p w14:paraId="056BA8B5" w14:textId="51EF9A13" w:rsidR="002066E7" w:rsidRPr="00997D17" w:rsidRDefault="00034217" w:rsidP="00034217">
            <w:pPr>
              <w:pStyle w:val="ListBullet"/>
              <w:rPr>
                <w:sz w:val="22"/>
                <w:szCs w:val="22"/>
                <w:lang w:val="sv-SE"/>
              </w:rPr>
            </w:pPr>
            <w:r w:rsidRPr="00997D17">
              <w:rPr>
                <w:sz w:val="22"/>
                <w:szCs w:val="22"/>
                <w:lang w:val="sv-SE"/>
              </w:rPr>
              <w:t>Chemsha maji ya kunywa. Kliniki iangalie kuhara.</w:t>
            </w:r>
          </w:p>
        </w:tc>
      </w:tr>
      <w:tr w:rsidR="002066E7" w:rsidRPr="000343A2" w14:paraId="0281515A" w14:textId="77777777" w:rsidTr="002066E7">
        <w:tc>
          <w:tcPr>
            <w:tcW w:w="2278" w:type="dxa"/>
          </w:tcPr>
          <w:p w14:paraId="62C868F2"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4EB94929" w14:textId="5BCC8FF6" w:rsidR="0055281C" w:rsidRPr="00FE0A4D" w:rsidRDefault="00FE0A4D" w:rsidP="0055281C">
            <w:pPr>
              <w:pStyle w:val="ListParagraph"/>
              <w:rPr>
                <w:sz w:val="22"/>
                <w:szCs w:val="22"/>
                <w:lang w:val="sv-SE"/>
                <w:rPrChange w:id="1424" w:author="Bonephace Kaijage" w:date="2026-10-14T06:32:00Z" w16du:dateUtc="2026-10-14T04:32:00Z">
                  <w:rPr>
                    <w:sz w:val="22"/>
                    <w:szCs w:val="22"/>
                  </w:rPr>
                </w:rPrChange>
              </w:rPr>
            </w:pPr>
            <w:ins w:id="1425" w:author="Bonephace Kaijage" w:date="2026-10-14T06:15:00Z" w16du:dateUtc="2026-10-14T04:15:00Z">
              <w:r w:rsidRPr="00FE0A4D">
                <w:rPr>
                  <w:sz w:val="22"/>
                  <w:szCs w:val="22"/>
                  <w:lang w:val="sv-SE"/>
                  <w:rPrChange w:id="1426" w:author="Bonephace Kaijage" w:date="2026-10-14T06:32:00Z" w16du:dateUtc="2026-10-14T04:32:00Z">
                    <w:rPr>
                      <w:sz w:val="22"/>
                      <w:szCs w:val="22"/>
                    </w:rPr>
                  </w:rPrChange>
                </w:rPr>
                <w:t>Hakikisheni watoto, wazee na watu wenye ulemavu wote wako salama na wana mtu wa kuwasaidia.</w:t>
              </w:r>
            </w:ins>
            <w:del w:id="1427" w:author="Bonephace Kaijage" w:date="2026-10-14T06:15:00Z" w16du:dateUtc="2026-10-14T04:15:00Z">
              <w:r w:rsidR="0055281C" w:rsidRPr="00FE0A4D" w:rsidDel="00FE0A4D">
                <w:rPr>
                  <w:sz w:val="22"/>
                  <w:szCs w:val="22"/>
                  <w:lang w:val="sv-SE"/>
                  <w:rPrChange w:id="1428" w:author="Bonephace Kaijage" w:date="2026-10-14T06:32:00Z" w16du:dateUtc="2026-10-14T04:32:00Z">
                    <w:rPr>
                      <w:sz w:val="22"/>
                      <w:szCs w:val="22"/>
                    </w:rPr>
                  </w:rPrChange>
                </w:rPr>
                <w:delText>Hakiki watoto, wazee na watu wenye ulemavu.</w:delText>
              </w:r>
            </w:del>
          </w:p>
          <w:p w14:paraId="7EAF0F3E" w14:textId="62FAE893" w:rsidR="0055281C" w:rsidRPr="00FE0A4D" w:rsidRDefault="0055281C" w:rsidP="0055281C">
            <w:pPr>
              <w:pStyle w:val="ListParagraph"/>
              <w:rPr>
                <w:sz w:val="22"/>
                <w:szCs w:val="22"/>
                <w:lang w:val="sv-SE"/>
                <w:rPrChange w:id="1429" w:author="Bonephace Kaijage" w:date="2026-10-14T06:32:00Z" w16du:dateUtc="2026-10-14T04:32:00Z">
                  <w:rPr>
                    <w:sz w:val="22"/>
                    <w:szCs w:val="22"/>
                  </w:rPr>
                </w:rPrChange>
              </w:rPr>
            </w:pPr>
            <w:r w:rsidRPr="00FE0A4D">
              <w:rPr>
                <w:sz w:val="22"/>
                <w:szCs w:val="22"/>
                <w:lang w:val="sv-SE"/>
                <w:rPrChange w:id="1430" w:author="Bonephace Kaijage" w:date="2026-10-14T06:32:00Z" w16du:dateUtc="2026-10-14T04:32:00Z">
                  <w:rPr>
                    <w:sz w:val="22"/>
                    <w:szCs w:val="22"/>
                  </w:rPr>
                </w:rPrChange>
              </w:rPr>
              <w:lastRenderedPageBreak/>
              <w:t>Chanzo cha maji kikiathirika, chemsha au tibu maji ya kunywa.</w:t>
            </w:r>
          </w:p>
          <w:p w14:paraId="75C77F9A" w14:textId="2AD66A0C" w:rsidR="002066E7" w:rsidRPr="00FE0A4D" w:rsidRDefault="002066E7" w:rsidP="00FE4152">
            <w:pPr>
              <w:pStyle w:val="ListParagraph"/>
              <w:rPr>
                <w:sz w:val="22"/>
                <w:szCs w:val="22"/>
                <w:lang w:val="sv-SE"/>
                <w:rPrChange w:id="1431" w:author="Bonephace Kaijage" w:date="2026-10-14T06:32:00Z" w16du:dateUtc="2026-10-14T04:32:00Z">
                  <w:rPr>
                    <w:sz w:val="22"/>
                    <w:szCs w:val="22"/>
                  </w:rPr>
                </w:rPrChange>
              </w:rPr>
            </w:pPr>
          </w:p>
        </w:tc>
        <w:tc>
          <w:tcPr>
            <w:tcW w:w="2278" w:type="dxa"/>
          </w:tcPr>
          <w:p w14:paraId="01773F8B" w14:textId="4B9B5877"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56CD7011" w14:textId="046F5D6B" w:rsidR="002066E7" w:rsidRPr="00997D17" w:rsidRDefault="00FE0A4D" w:rsidP="00FE4152">
            <w:pPr>
              <w:pStyle w:val="ListParagraph"/>
              <w:rPr>
                <w:sz w:val="22"/>
                <w:szCs w:val="22"/>
              </w:rPr>
            </w:pPr>
            <w:ins w:id="1432" w:author="Bonephace Kaijage" w:date="2026-10-14T06:19:00Z" w16du:dateUtc="2026-10-14T04:19:00Z">
              <w:r>
                <w:rPr>
                  <w:sz w:val="22"/>
                  <w:szCs w:val="22"/>
                </w:rPr>
                <w:t xml:space="preserve">Conditions at the sites named in Know Your Risk are now life-threatening: houses damaged, people cut off, and a real risk of drowning, injury or disease. Help is being organised; please follow the </w:t>
              </w:r>
              <w:r>
                <w:rPr>
                  <w:sz w:val="22"/>
                  <w:szCs w:val="22"/>
                </w:rPr>
                <w:lastRenderedPageBreak/>
                <w:t>committee's instructions and look out for neighbours.</w:t>
              </w:r>
            </w:ins>
            <w:del w:id="1433"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2511B57" w14:textId="69EBB698" w:rsidR="002066E7" w:rsidRPr="00997D17" w:rsidRDefault="00FE0A4D" w:rsidP="00FE4152">
            <w:pPr>
              <w:pStyle w:val="ListParagraph"/>
              <w:rPr>
                <w:sz w:val="22"/>
                <w:szCs w:val="22"/>
              </w:rPr>
            </w:pPr>
            <w:ins w:id="1434"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au magonjwa. Msaada </w:t>
              </w:r>
              <w:r>
                <w:rPr>
                  <w:sz w:val="22"/>
                  <w:szCs w:val="22"/>
                </w:rPr>
                <w:lastRenderedPageBreak/>
                <w:t>unaandaliwa; tafadhali fuateni maelekezo ya kamati na muangaliane na majirani.</w:t>
              </w:r>
            </w:ins>
            <w:del w:id="1435"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790AE42" w14:textId="31514CB0" w:rsidR="00F20E47" w:rsidRPr="00997D17" w:rsidRDefault="00FE0A4D" w:rsidP="00034217">
            <w:pPr>
              <w:pStyle w:val="ListBullet"/>
              <w:rPr>
                <w:sz w:val="22"/>
                <w:szCs w:val="22"/>
              </w:rPr>
            </w:pPr>
            <w:ins w:id="1436" w:author="Bonephace Kaijage" w:date="2026-10-14T06:04:00Z" w16du:dateUtc="2026-10-14T04:04:00Z">
              <w:r>
                <w:rPr>
                  <w:sz w:val="22"/>
                  <w:szCs w:val="22"/>
                </w:rPr>
                <w:lastRenderedPageBreak/>
                <w:t>Please move now from the sites named in Know Your Risk to the agreed safe place, helping anyone who cannot move alone. Return only when the committee confirms it is safe.</w:t>
              </w:r>
            </w:ins>
            <w:del w:id="1437"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378DF373" w14:textId="4DCDC18A" w:rsidR="00F20E47" w:rsidRPr="00997D17" w:rsidRDefault="00FE0A4D" w:rsidP="00034217">
            <w:pPr>
              <w:pStyle w:val="ListBullet"/>
              <w:rPr>
                <w:sz w:val="22"/>
                <w:szCs w:val="22"/>
              </w:rPr>
            </w:pPr>
            <w:ins w:id="1438" w:author="Bonephace Kaijage" w:date="2026-10-14T06:19:00Z" w16du:dateUtc="2026-10-14T04:19:00Z">
              <w:r>
                <w:rPr>
                  <w:sz w:val="22"/>
                  <w:szCs w:val="22"/>
                </w:rPr>
                <w:lastRenderedPageBreak/>
                <w:t>Call 114 and 190, and keep the road to the sites named in Know Your Risk clear so that ambulances and rescue teams can reach people.</w:t>
              </w:r>
            </w:ins>
            <w:del w:id="1439" w:author="Bonephace Kaijage" w:date="2026-10-14T06:19:00Z" w16du:dateUtc="2026-10-14T04:19:00Z">
              <w:r w:rsidR="00275313" w:rsidRPr="00997D17" w:rsidDel="00FE0A4D">
                <w:rPr>
                  <w:sz w:val="22"/>
                  <w:szCs w:val="22"/>
                </w:rPr>
                <w:delText>Call 114 and 190. Keep the road to the named sites clear for ambulances.</w:delText>
              </w:r>
            </w:del>
          </w:p>
          <w:p w14:paraId="56140A60" w14:textId="3F1EEEA9" w:rsidR="00F20E47" w:rsidRPr="00997D17" w:rsidRDefault="00275313" w:rsidP="00034217">
            <w:pPr>
              <w:pStyle w:val="ListBullet"/>
              <w:rPr>
                <w:sz w:val="22"/>
                <w:szCs w:val="22"/>
              </w:rPr>
            </w:pPr>
            <w:r w:rsidRPr="00997D17">
              <w:rPr>
                <w:sz w:val="22"/>
                <w:szCs w:val="22"/>
              </w:rPr>
              <w:t>Open the shelter and register every household. Note who is missing.</w:t>
            </w:r>
          </w:p>
          <w:p w14:paraId="1C928B69" w14:textId="1B67320A"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6916EAA8" w14:textId="5FD31659" w:rsidR="00F20E47"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24007DE3" w14:textId="54638326"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390EA875" w14:textId="27B90CFD" w:rsidR="00F20E47" w:rsidRPr="00997D17" w:rsidRDefault="00034217" w:rsidP="00034217">
            <w:pPr>
              <w:pStyle w:val="ListBullet"/>
              <w:rPr>
                <w:sz w:val="22"/>
                <w:szCs w:val="22"/>
                <w:lang w:val="sv-SE"/>
              </w:rPr>
            </w:pPr>
            <w:r w:rsidRPr="00997D17">
              <w:rPr>
                <w:sz w:val="22"/>
                <w:szCs w:val="22"/>
                <w:lang w:val="sv-SE"/>
              </w:rPr>
              <w:t xml:space="preserve">Fungua makazi na sajili kila </w:t>
            </w:r>
            <w:r w:rsidRPr="00997D17">
              <w:rPr>
                <w:sz w:val="22"/>
                <w:szCs w:val="22"/>
                <w:lang w:val="sv-SE"/>
              </w:rPr>
              <w:lastRenderedPageBreak/>
              <w:t>kaya. Andika aliyepotea.</w:t>
            </w:r>
          </w:p>
          <w:p w14:paraId="3CFAF477" w14:textId="0133FDA9"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bl>
    <w:p w14:paraId="73225E62"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0EE89BC2"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78F30DD1" w14:textId="73A7FED8"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3D8B6D52" w14:textId="4BDD0419" w:rsidR="00250A71" w:rsidRPr="00997D17" w:rsidRDefault="00FE4152" w:rsidP="00FE4152">
      <w:pPr>
        <w:pStyle w:val="ListParagraph"/>
        <w:rPr>
          <w:sz w:val="22"/>
          <w:szCs w:val="22"/>
          <w:lang w:val="sv-SE"/>
        </w:rPr>
      </w:pPr>
      <w:r w:rsidRPr="00997D17">
        <w:rPr>
          <w:sz w:val="22"/>
          <w:szCs w:val="22"/>
          <w:lang w:val="sv-SE"/>
        </w:rPr>
        <w:t>Iringa Municipal Council — Halmashauri ya Manispaa ya Iringa (Iringa Urban / Iringa Mjini)</w:t>
      </w:r>
    </w:p>
    <w:p w14:paraId="139059E9" w14:textId="77777777" w:rsidR="002A1887" w:rsidRDefault="00FE4152" w:rsidP="00FE4152">
      <w:pPr>
        <w:rPr>
          <w:sz w:val="22"/>
          <w:szCs w:val="22"/>
          <w:lang w:val="sv-SE"/>
        </w:rPr>
      </w:pPr>
      <w:r w:rsidRPr="00997D17">
        <w:rPr>
          <w:sz w:val="22"/>
          <w:szCs w:val="22"/>
          <w:lang w:val="sv-SE"/>
        </w:rPr>
        <w:t>6. KAGERA REGION | MKOA WA KAGERA</w:t>
      </w:r>
    </w:p>
    <w:p w14:paraId="50B6D45B" w14:textId="77777777" w:rsidR="002A1887" w:rsidRPr="00DC5789" w:rsidRDefault="002A1887" w:rsidP="002A1887">
      <w:pPr>
        <w:rPr>
          <w:color w:val="000000"/>
          <w:lang w:val="sv-SE"/>
        </w:rPr>
      </w:pPr>
    </w:p>
    <w:p w14:paraId="6B1568E5" w14:textId="77777777" w:rsidR="002A1887" w:rsidRDefault="002A1887" w:rsidP="002A1887">
      <w:pPr>
        <w:pStyle w:val="Strong1"/>
        <w:jc w:val="both"/>
        <w:rPr>
          <w:color w:val="000000"/>
        </w:rPr>
      </w:pPr>
      <w:r w:rsidRPr="002A1887">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2A1887" w:rsidRPr="002A1887" w14:paraId="6F73762A" w14:textId="77777777" w:rsidTr="002A1887">
        <w:trPr>
          <w:tblHeader/>
        </w:trPr>
        <w:tc>
          <w:tcPr>
            <w:tcW w:w="3420" w:type="dxa"/>
            <w:shd w:val="clear" w:color="D9D9D9" w:fill="D9D9D9"/>
          </w:tcPr>
          <w:p w14:paraId="72FF4432" w14:textId="53FA51A3" w:rsidR="002A1887" w:rsidRPr="002A1887" w:rsidRDefault="002A1887" w:rsidP="002A1887">
            <w:pPr>
              <w:jc w:val="both"/>
              <w:rPr>
                <w:color w:val="000000"/>
              </w:rPr>
            </w:pPr>
            <w:r w:rsidRPr="002A1887">
              <w:rPr>
                <w:color w:val="000000"/>
              </w:rPr>
              <w:t>AREA (EN)</w:t>
            </w:r>
          </w:p>
        </w:tc>
        <w:tc>
          <w:tcPr>
            <w:tcW w:w="3235" w:type="dxa"/>
            <w:shd w:val="clear" w:color="D9D9D9" w:fill="D9D9D9"/>
          </w:tcPr>
          <w:p w14:paraId="45E831D8" w14:textId="451AB866" w:rsidR="002A1887" w:rsidRPr="002A1887" w:rsidRDefault="002A1887" w:rsidP="002A1887">
            <w:pPr>
              <w:jc w:val="both"/>
              <w:rPr>
                <w:color w:val="000000"/>
              </w:rPr>
            </w:pPr>
            <w:r w:rsidRPr="002A1887">
              <w:rPr>
                <w:color w:val="000000"/>
              </w:rPr>
              <w:t>ENEO (SW)</w:t>
            </w:r>
          </w:p>
        </w:tc>
        <w:tc>
          <w:tcPr>
            <w:tcW w:w="3605" w:type="dxa"/>
            <w:shd w:val="clear" w:color="D9D9D9" w:fill="D9D9D9"/>
          </w:tcPr>
          <w:p w14:paraId="77CCF2B9" w14:textId="2D210742" w:rsidR="002A1887" w:rsidRPr="002A1887" w:rsidRDefault="002A1887" w:rsidP="002A1887">
            <w:pPr>
              <w:jc w:val="both"/>
              <w:rPr>
                <w:color w:val="000000"/>
              </w:rPr>
            </w:pPr>
            <w:r w:rsidRPr="002A1887">
              <w:rPr>
                <w:color w:val="000000"/>
              </w:rPr>
              <w:t>RISK STATEMENT (EN)</w:t>
            </w:r>
          </w:p>
        </w:tc>
        <w:tc>
          <w:tcPr>
            <w:tcW w:w="3325" w:type="dxa"/>
            <w:shd w:val="clear" w:color="D9D9D9" w:fill="D9D9D9"/>
          </w:tcPr>
          <w:p w14:paraId="0C889973" w14:textId="67203F86" w:rsidR="002A1887" w:rsidRPr="002A1887" w:rsidRDefault="002A1887" w:rsidP="002A1887">
            <w:pPr>
              <w:jc w:val="both"/>
              <w:rPr>
                <w:color w:val="000000"/>
              </w:rPr>
            </w:pPr>
            <w:r w:rsidRPr="002A1887">
              <w:rPr>
                <w:color w:val="000000"/>
              </w:rPr>
              <w:t>TAMKO LA HATARI (SW)</w:t>
            </w:r>
          </w:p>
        </w:tc>
      </w:tr>
      <w:tr w:rsidR="002A1887" w:rsidRPr="002A1887" w14:paraId="211A9F2D" w14:textId="77777777" w:rsidTr="002A1887">
        <w:tc>
          <w:tcPr>
            <w:tcW w:w="3420" w:type="dxa"/>
          </w:tcPr>
          <w:p w14:paraId="3B891B99" w14:textId="5B31DBA2" w:rsidR="002A1887" w:rsidRPr="002A1887" w:rsidRDefault="002A1887" w:rsidP="002A1887">
            <w:pPr>
              <w:pStyle w:val="ListParagraph"/>
              <w:numPr>
                <w:ilvl w:val="0"/>
                <w:numId w:val="1"/>
              </w:numPr>
              <w:jc w:val="both"/>
              <w:rPr>
                <w:color w:val="000000"/>
              </w:rPr>
            </w:pPr>
            <w:r w:rsidRPr="002A1887">
              <w:rPr>
                <w:color w:val="000000"/>
              </w:rPr>
              <w:t>Bukoba Municipal: lakeshore and Kanoni river lowlands</w:t>
            </w:r>
          </w:p>
        </w:tc>
        <w:tc>
          <w:tcPr>
            <w:tcW w:w="3235" w:type="dxa"/>
          </w:tcPr>
          <w:p w14:paraId="15F49D9E" w14:textId="22C3BB88" w:rsidR="002A1887" w:rsidRPr="002A1887" w:rsidRDefault="002A1887" w:rsidP="002A1887">
            <w:pPr>
              <w:pStyle w:val="ListParagraph"/>
              <w:numPr>
                <w:ilvl w:val="0"/>
                <w:numId w:val="1"/>
              </w:numPr>
              <w:jc w:val="both"/>
              <w:rPr>
                <w:color w:val="000000"/>
              </w:rPr>
            </w:pPr>
            <w:r w:rsidRPr="002A1887">
              <w:rPr>
                <w:color w:val="000000"/>
              </w:rPr>
              <w:t>Manispaa ya Bukoba: ufukwe wa ziwa na tambarare za mto Kanoni</w:t>
            </w:r>
          </w:p>
        </w:tc>
        <w:tc>
          <w:tcPr>
            <w:tcW w:w="3605" w:type="dxa"/>
          </w:tcPr>
          <w:p w14:paraId="3E440695" w14:textId="73D5F253" w:rsidR="002A1887" w:rsidRPr="00DC5789" w:rsidRDefault="002A1887" w:rsidP="00DC5789">
            <w:pPr>
              <w:pStyle w:val="ListParagraph"/>
              <w:numPr>
                <w:ilvl w:val="0"/>
                <w:numId w:val="1"/>
              </w:numPr>
              <w:jc w:val="both"/>
              <w:rPr>
                <w:color w:val="000000"/>
              </w:rPr>
            </w:pPr>
            <w:r w:rsidRPr="00DC5789">
              <w:rPr>
                <w:color w:val="000000"/>
              </w:rPr>
              <w:t>This area lies between steep ridges and Lake Victoria; heavy rain floods the Kanoni river lowlands and low streets, lake storms hit the port and landing sites, and the town sits in a seismically active zone.</w:t>
            </w:r>
          </w:p>
          <w:p w14:paraId="080503BA" w14:textId="77777777" w:rsidR="000343A2" w:rsidRDefault="00DC5789" w:rsidP="00DC5789">
            <w:pPr>
              <w:pStyle w:val="ListParagraph"/>
              <w:numPr>
                <w:ilvl w:val="0"/>
                <w:numId w:val="1"/>
              </w:numPr>
              <w:jc w:val="both"/>
              <w:rPr>
                <w:ins w:id="1440" w:author="Bonephace Kaijage" w:date="2026-10-11T06:54:00Z" w16du:dateUtc="2026-10-11T03:54:00Z"/>
                <w:bCs/>
                <w:color w:val="000000"/>
              </w:rPr>
            </w:pPr>
            <w:r>
              <w:rPr>
                <w:bCs/>
                <w:color w:val="000000"/>
              </w:rPr>
              <w:t>For those living and trading here, it helps to</w:t>
            </w:r>
            <w:r w:rsidR="002A1887" w:rsidRPr="00DC5789">
              <w:rPr>
                <w:bCs/>
                <w:color w:val="000000"/>
              </w:rPr>
              <w:t xml:space="preserve"> build to earthquake-resistant standards, keep homes and goods above flood level and keep drains to the lake open.</w:t>
            </w:r>
          </w:p>
          <w:p w14:paraId="39011456" w14:textId="558570BD" w:rsidR="000343A2" w:rsidRDefault="00FE0A4D" w:rsidP="00DC5789">
            <w:pPr>
              <w:pStyle w:val="ListParagraph"/>
              <w:numPr>
                <w:ilvl w:val="0"/>
                <w:numId w:val="1"/>
              </w:numPr>
              <w:jc w:val="both"/>
              <w:rPr>
                <w:ins w:id="1441" w:author="Bonephace Kaijage" w:date="2026-10-11T06:54:00Z" w16du:dateUtc="2026-10-11T03:54:00Z"/>
                <w:bCs/>
                <w:color w:val="000000"/>
              </w:rPr>
            </w:pPr>
            <w:ins w:id="1442" w:author="Bonephace Kaijage" w:date="2026-10-14T05:55:00Z" w16du:dateUtc="2026-10-14T03:55:00Z">
              <w:r>
                <w:rPr>
                  <w:bCs/>
                  <w:color w:val="000000"/>
                </w:rPr>
                <w:t xml:space="preserve">What raises the risk: adding unreinforced upper storeys, </w:t>
              </w:r>
              <w:r>
                <w:rPr>
                  <w:bCs/>
                  <w:color w:val="000000"/>
                </w:rPr>
                <w:lastRenderedPageBreak/>
                <w:t>building in the Kanoni lowlands or on reclaimed lakeshore, and dumping waste in the drains.</w:t>
              </w:r>
            </w:ins>
          </w:p>
          <w:p w14:paraId="5066DAC9" w14:textId="77777777" w:rsidR="00FE0A4D" w:rsidRDefault="000343A2" w:rsidP="00DC5789">
            <w:pPr>
              <w:pStyle w:val="ListParagraph"/>
              <w:numPr>
                <w:ilvl w:val="0"/>
                <w:numId w:val="1"/>
              </w:numPr>
              <w:jc w:val="both"/>
              <w:rPr>
                <w:ins w:id="1443" w:author="Bonephace Kaijage" w:date="2026-10-14T05:58:00Z" w16du:dateUtc="2026-10-14T03:58:00Z"/>
                <w:bCs/>
                <w:color w:val="000000"/>
              </w:rPr>
            </w:pPr>
            <w:ins w:id="1444" w:author="Bonephace Kaijage" w:date="2026-10-11T06:54:00Z" w16du:dateUtc="2026-10-11T03:54:00Z">
              <w:r>
                <w:rPr>
                  <w:bCs/>
                  <w:color w:val="000000"/>
                </w:rPr>
                <w:t>Know the open ground on the ridge away from tall walls and the lake that you will move to, go there when the Kanoni rises or the ground shakes, and stay out of damaged buildings until they are checked.</w:t>
              </w:r>
            </w:ins>
          </w:p>
          <w:p w14:paraId="644F727D" w14:textId="14E42877" w:rsidR="002A1887" w:rsidRPr="00DC5789" w:rsidRDefault="00FE0A4D" w:rsidP="00DC5789">
            <w:pPr>
              <w:pStyle w:val="ListParagraph"/>
              <w:numPr>
                <w:ilvl w:val="0"/>
                <w:numId w:val="1"/>
              </w:numPr>
              <w:jc w:val="both"/>
              <w:rPr>
                <w:bCs/>
                <w:color w:val="000000"/>
              </w:rPr>
            </w:pPr>
            <w:ins w:id="1445" w:author="Bonephace Kaijage" w:date="2026-10-14T05:58:00Z" w16du:dateUtc="2026-10-14T03:58:00Z">
              <w:r>
                <w:rPr>
                  <w:bCs/>
                  <w:color w:val="000000"/>
                </w:rPr>
                <w:t>Agree who will help anyone in the household who cannot move, see or hear a warning on their own.</w:t>
              </w:r>
            </w:ins>
          </w:p>
        </w:tc>
        <w:tc>
          <w:tcPr>
            <w:tcW w:w="3325" w:type="dxa"/>
          </w:tcPr>
          <w:p w14:paraId="4410FB31" w14:textId="5409A180" w:rsidR="002A1887" w:rsidRPr="00DC5789" w:rsidRDefault="002A1887" w:rsidP="00DC5789">
            <w:pPr>
              <w:pStyle w:val="ListParagraph"/>
              <w:numPr>
                <w:ilvl w:val="0"/>
                <w:numId w:val="1"/>
              </w:numPr>
              <w:jc w:val="both"/>
              <w:rPr>
                <w:color w:val="000000"/>
              </w:rPr>
            </w:pPr>
            <w:r w:rsidRPr="00DC5789">
              <w:rPr>
                <w:color w:val="000000"/>
              </w:rPr>
              <w:lastRenderedPageBreak/>
              <w:t>Eneo hili liko kati ya milima mikali na Ziwa Victoria; mvua kubwa hufurika tambarare za mto Kanoni na mitaa ya chini, dhoruba za ziwani hupiga bandari na mialo, na mji uko katika ukanda wenye matetemeko ya ardhi.</w:t>
            </w:r>
          </w:p>
          <w:p w14:paraId="4F4A09AC" w14:textId="77777777" w:rsidR="000343A2" w:rsidRDefault="00DC5789" w:rsidP="00DC5789">
            <w:pPr>
              <w:pStyle w:val="ListParagraph"/>
              <w:numPr>
                <w:ilvl w:val="0"/>
                <w:numId w:val="1"/>
              </w:numPr>
              <w:jc w:val="both"/>
              <w:rPr>
                <w:ins w:id="1446" w:author="Bonephace Kaijage" w:date="2026-10-11T06:54:00Z" w16du:dateUtc="2026-10-11T03:54:00Z"/>
                <w:bCs/>
                <w:color w:val="000000"/>
              </w:rPr>
            </w:pPr>
            <w:r>
              <w:rPr>
                <w:bCs/>
                <w:color w:val="000000"/>
              </w:rPr>
              <w:t>Kwa wanaoishi na kufanya biashara hapa, ni vyema</w:t>
            </w:r>
            <w:r w:rsidR="002A1887" w:rsidRPr="00DC5789">
              <w:rPr>
                <w:bCs/>
                <w:color w:val="000000"/>
              </w:rPr>
              <w:t xml:space="preserve"> kujenga kwa viwango vinavyostahimili matetemeko, kuweka makazi na bidhaa juu ya kiwango cha mafuriko na </w:t>
            </w:r>
            <w:r w:rsidR="002A1887" w:rsidRPr="00DC5789">
              <w:rPr>
                <w:bCs/>
                <w:color w:val="000000"/>
              </w:rPr>
              <w:lastRenderedPageBreak/>
              <w:t>kuweka mifereji inayoelekea ziwani wazi.</w:t>
            </w:r>
          </w:p>
          <w:p w14:paraId="570317AA" w14:textId="5305BEA6" w:rsidR="000343A2" w:rsidRDefault="00FE0A4D" w:rsidP="00DC5789">
            <w:pPr>
              <w:pStyle w:val="ListParagraph"/>
              <w:numPr>
                <w:ilvl w:val="0"/>
                <w:numId w:val="1"/>
              </w:numPr>
              <w:jc w:val="both"/>
              <w:rPr>
                <w:ins w:id="1447" w:author="Bonephace Kaijage" w:date="2026-10-11T06:54:00Z" w16du:dateUtc="2026-10-11T03:54:00Z"/>
                <w:bCs/>
                <w:color w:val="000000"/>
              </w:rPr>
            </w:pPr>
            <w:ins w:id="1448" w:author="Bonephace Kaijage" w:date="2026-10-14T05:55:00Z" w16du:dateUtc="2026-10-14T03:55:00Z">
              <w:r>
                <w:rPr>
                  <w:bCs/>
                  <w:color w:val="000000"/>
                </w:rPr>
                <w:t>Kinachoongeza hatari: kuongeza ghorofa zisizoimarishwa, kujenga kwenye tambarare za Kanoni au ufukwe uliojazwa, na kutupa taka kwenye mifereji.</w:t>
              </w:r>
            </w:ins>
          </w:p>
          <w:p w14:paraId="2DF5631C" w14:textId="77777777" w:rsidR="00FE0A4D" w:rsidRDefault="000343A2" w:rsidP="00DC5789">
            <w:pPr>
              <w:pStyle w:val="ListParagraph"/>
              <w:numPr>
                <w:ilvl w:val="0"/>
                <w:numId w:val="1"/>
              </w:numPr>
              <w:jc w:val="both"/>
              <w:rPr>
                <w:ins w:id="1449" w:author="Bonephace Kaijage" w:date="2026-10-14T05:58:00Z" w16du:dateUtc="2026-10-14T03:58:00Z"/>
                <w:bCs/>
                <w:color w:val="000000"/>
              </w:rPr>
            </w:pPr>
            <w:ins w:id="1450" w:author="Bonephace Kaijage" w:date="2026-10-11T06:54:00Z" w16du:dateUtc="2026-10-11T03:54:00Z">
              <w:r>
                <w:rPr>
                  <w:bCs/>
                  <w:color w:val="000000"/>
                </w:rPr>
                <w:t>Fahamu uwanja wazi mlimani mbali na kuta ndefu na ziwa utakaohamia; nenda huko Kanoni inapojaa au ardhi inapotikisika, na usiingie kwenye majengo yaliyoharibika hadi yakaguliwe.</w:t>
              </w:r>
            </w:ins>
          </w:p>
          <w:p w14:paraId="56E8192C" w14:textId="39E7EB69" w:rsidR="002A1887" w:rsidRPr="00DC5789" w:rsidRDefault="00FE0A4D" w:rsidP="00DC5789">
            <w:pPr>
              <w:pStyle w:val="ListParagraph"/>
              <w:numPr>
                <w:ilvl w:val="0"/>
                <w:numId w:val="1"/>
              </w:numPr>
              <w:jc w:val="both"/>
              <w:rPr>
                <w:bCs/>
                <w:color w:val="000000"/>
              </w:rPr>
            </w:pPr>
            <w:ins w:id="1451"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1E2AAAF1" w14:textId="77777777" w:rsidTr="002A1887">
        <w:tc>
          <w:tcPr>
            <w:tcW w:w="3420" w:type="dxa"/>
          </w:tcPr>
          <w:p w14:paraId="1559544C" w14:textId="093E7219" w:rsidR="002A1887" w:rsidRPr="002A1887" w:rsidRDefault="002A1887" w:rsidP="002A1887">
            <w:pPr>
              <w:pStyle w:val="ListParagraph"/>
              <w:numPr>
                <w:ilvl w:val="0"/>
                <w:numId w:val="1"/>
              </w:numPr>
              <w:jc w:val="both"/>
              <w:rPr>
                <w:color w:val="000000"/>
              </w:rPr>
            </w:pPr>
            <w:r w:rsidRPr="002A1887">
              <w:rPr>
                <w:color w:val="000000"/>
              </w:rPr>
              <w:lastRenderedPageBreak/>
              <w:t>Biharamulo: woodland and farming villages</w:t>
            </w:r>
          </w:p>
        </w:tc>
        <w:tc>
          <w:tcPr>
            <w:tcW w:w="3235" w:type="dxa"/>
          </w:tcPr>
          <w:p w14:paraId="1F039E02" w14:textId="3BABE181" w:rsidR="002A1887" w:rsidRPr="002A1887" w:rsidRDefault="002A1887" w:rsidP="002A1887">
            <w:pPr>
              <w:pStyle w:val="ListParagraph"/>
              <w:numPr>
                <w:ilvl w:val="0"/>
                <w:numId w:val="1"/>
              </w:numPr>
              <w:jc w:val="both"/>
              <w:rPr>
                <w:color w:val="000000"/>
              </w:rPr>
            </w:pPr>
            <w:r w:rsidRPr="002A1887">
              <w:rPr>
                <w:color w:val="000000"/>
              </w:rPr>
              <w:t>Biharamulo: misitu na vijiji vya wakulima</w:t>
            </w:r>
          </w:p>
        </w:tc>
        <w:tc>
          <w:tcPr>
            <w:tcW w:w="3605" w:type="dxa"/>
          </w:tcPr>
          <w:p w14:paraId="2E45FDB2" w14:textId="485659CA" w:rsidR="002A1887" w:rsidRPr="00DC5789" w:rsidRDefault="002A1887" w:rsidP="00DC5789">
            <w:pPr>
              <w:pStyle w:val="ListParagraph"/>
              <w:numPr>
                <w:ilvl w:val="0"/>
                <w:numId w:val="1"/>
              </w:numPr>
              <w:jc w:val="both"/>
              <w:rPr>
                <w:color w:val="000000"/>
              </w:rPr>
            </w:pPr>
            <w:r w:rsidRPr="00DC5789">
              <w:rPr>
                <w:color w:val="000000"/>
              </w:rPr>
              <w:t>This area has open woodland, farmland and game reserves on the Lake Victoria basin; frequent thunderstorms bring lightning, dry-season fires spread through grass, and wildlife raids crops near reserves.</w:t>
            </w:r>
          </w:p>
          <w:p w14:paraId="5FB31945" w14:textId="77777777" w:rsidR="000343A2" w:rsidRDefault="00DC5789" w:rsidP="00DC5789">
            <w:pPr>
              <w:pStyle w:val="ListParagraph"/>
              <w:numPr>
                <w:ilvl w:val="0"/>
                <w:numId w:val="1"/>
              </w:numPr>
              <w:jc w:val="both"/>
              <w:rPr>
                <w:ins w:id="1452" w:author="Bonephace Kaijage" w:date="2026-10-11T06:54:00Z" w16du:dateUtc="2026-10-11T03:54:00Z"/>
                <w:bCs/>
                <w:color w:val="000000"/>
              </w:rPr>
            </w:pPr>
            <w:r>
              <w:rPr>
                <w:bCs/>
                <w:color w:val="000000"/>
              </w:rPr>
              <w:t>For those living and farming here, it helps to</w:t>
            </w:r>
            <w:r w:rsidR="002A1887" w:rsidRPr="00DC5789">
              <w:rPr>
                <w:bCs/>
                <w:color w:val="000000"/>
              </w:rPr>
              <w:t xml:space="preserve"> fit lightning protection on schools and public buildings, keep fire breaks around homes and use community deterrents near reserves.</w:t>
            </w:r>
          </w:p>
          <w:p w14:paraId="6B5EDDF4" w14:textId="7256C8DD" w:rsidR="000343A2" w:rsidRDefault="00FE0A4D" w:rsidP="00DC5789">
            <w:pPr>
              <w:pStyle w:val="ListParagraph"/>
              <w:numPr>
                <w:ilvl w:val="0"/>
                <w:numId w:val="1"/>
              </w:numPr>
              <w:jc w:val="both"/>
              <w:rPr>
                <w:ins w:id="1453" w:author="Bonephace Kaijage" w:date="2026-10-11T06:54:00Z" w16du:dateUtc="2026-10-11T03:54:00Z"/>
                <w:bCs/>
                <w:color w:val="000000"/>
              </w:rPr>
            </w:pPr>
            <w:ins w:id="1454" w:author="Bonephace Kaijage" w:date="2026-10-14T05:55:00Z" w16du:dateUtc="2026-10-14T03:55:00Z">
              <w:r>
                <w:rPr>
                  <w:bCs/>
                  <w:color w:val="000000"/>
                </w:rPr>
                <w:t xml:space="preserve">What raises the risk: sheltering under lone trees or working in open fields when thunder starts, burning grass </w:t>
              </w:r>
              <w:r>
                <w:rPr>
                  <w:bCs/>
                  <w:color w:val="000000"/>
                </w:rPr>
                <w:lastRenderedPageBreak/>
                <w:t>on windy days and farming right up to the reserve boundary.</w:t>
              </w:r>
            </w:ins>
          </w:p>
          <w:p w14:paraId="34D0D5AC" w14:textId="77777777" w:rsidR="00FE0A4D" w:rsidRDefault="000343A2" w:rsidP="00DC5789">
            <w:pPr>
              <w:pStyle w:val="ListParagraph"/>
              <w:numPr>
                <w:ilvl w:val="0"/>
                <w:numId w:val="1"/>
              </w:numPr>
              <w:jc w:val="both"/>
              <w:rPr>
                <w:ins w:id="1455" w:author="Bonephace Kaijage" w:date="2026-10-14T05:58:00Z" w16du:dateUtc="2026-10-14T03:58:00Z"/>
                <w:bCs/>
                <w:color w:val="000000"/>
              </w:rPr>
            </w:pPr>
            <w:ins w:id="1456" w:author="Bonephace Kaijage" w:date="2026-10-11T06:54:00Z" w16du:dateUtc="2026-10-11T03:54:00Z">
              <w:r>
                <w:rPr>
                  <w:bCs/>
                  <w:color w:val="000000"/>
                </w:rPr>
                <w:t>Know the nearest solid roofed building for lightning and the open cleared ground for fire that your household will move to, and go when thunder is heard or smoke is seen; do not wait for the fire to reach the village.</w:t>
              </w:r>
            </w:ins>
          </w:p>
          <w:p w14:paraId="68D1879E" w14:textId="4AA1F2C9" w:rsidR="002A1887" w:rsidRPr="00DC5789" w:rsidRDefault="00FE0A4D" w:rsidP="00DC5789">
            <w:pPr>
              <w:pStyle w:val="ListParagraph"/>
              <w:numPr>
                <w:ilvl w:val="0"/>
                <w:numId w:val="1"/>
              </w:numPr>
              <w:jc w:val="both"/>
              <w:rPr>
                <w:bCs/>
                <w:color w:val="000000"/>
              </w:rPr>
            </w:pPr>
            <w:ins w:id="1457" w:author="Bonephace Kaijage" w:date="2026-10-14T05:58:00Z" w16du:dateUtc="2026-10-14T03:58:00Z">
              <w:r>
                <w:rPr>
                  <w:bCs/>
                  <w:color w:val="000000"/>
                </w:rPr>
                <w:t>Agree who will help anyone in the household who cannot move, see or hear a warning on their own.</w:t>
              </w:r>
            </w:ins>
          </w:p>
        </w:tc>
        <w:tc>
          <w:tcPr>
            <w:tcW w:w="3325" w:type="dxa"/>
          </w:tcPr>
          <w:p w14:paraId="1609087C" w14:textId="0046F0A1" w:rsidR="002A1887" w:rsidRPr="00DC5789" w:rsidRDefault="002A1887" w:rsidP="00DC5789">
            <w:pPr>
              <w:pStyle w:val="ListParagraph"/>
              <w:numPr>
                <w:ilvl w:val="0"/>
                <w:numId w:val="1"/>
              </w:numPr>
              <w:jc w:val="both"/>
              <w:rPr>
                <w:color w:val="000000"/>
              </w:rPr>
            </w:pPr>
            <w:r w:rsidRPr="00DC5789">
              <w:rPr>
                <w:color w:val="000000"/>
              </w:rPr>
              <w:lastRenderedPageBreak/>
              <w:t>Eneo hili lina misitu ya wazi, mashamba na hifadhi za wanyamapori katika bonde la Ziwa Victoria; ngurumo za mara kwa mara huleta radi, moto wa kiangazi husambaa kwenye nyasi, na wanyamapori huvamia mazao karibu na hifadhi.</w:t>
            </w:r>
          </w:p>
          <w:p w14:paraId="116FA039" w14:textId="77777777" w:rsidR="000343A2" w:rsidRDefault="00DC5789" w:rsidP="00DC5789">
            <w:pPr>
              <w:pStyle w:val="ListParagraph"/>
              <w:numPr>
                <w:ilvl w:val="0"/>
                <w:numId w:val="1"/>
              </w:numPr>
              <w:jc w:val="both"/>
              <w:rPr>
                <w:ins w:id="1458" w:author="Bonephace Kaijage" w:date="2026-10-11T06:54:00Z" w16du:dateUtc="2026-10-11T03:54:00Z"/>
                <w:bCs/>
                <w:color w:val="000000"/>
              </w:rPr>
            </w:pPr>
            <w:r>
              <w:rPr>
                <w:bCs/>
                <w:color w:val="000000"/>
              </w:rPr>
              <w:t>Kwa wanaoishi na kulima hapa, ni vyema</w:t>
            </w:r>
            <w:r w:rsidR="002A1887" w:rsidRPr="00DC5789">
              <w:rPr>
                <w:bCs/>
                <w:color w:val="000000"/>
              </w:rPr>
              <w:t xml:space="preserve"> kuweka vizuia radi shuleni na majengo ya umma, kutunza njia za kuzuia moto kuzunguka nyumba na kutumia mbinu za jamii karibu na hifadhi.</w:t>
            </w:r>
          </w:p>
          <w:p w14:paraId="1619BC57" w14:textId="60CC75DA" w:rsidR="000343A2" w:rsidRDefault="00FE0A4D" w:rsidP="00DC5789">
            <w:pPr>
              <w:pStyle w:val="ListParagraph"/>
              <w:numPr>
                <w:ilvl w:val="0"/>
                <w:numId w:val="1"/>
              </w:numPr>
              <w:jc w:val="both"/>
              <w:rPr>
                <w:ins w:id="1459" w:author="Bonephace Kaijage" w:date="2026-10-11T06:54:00Z" w16du:dateUtc="2026-10-11T03:54:00Z"/>
                <w:bCs/>
                <w:color w:val="000000"/>
              </w:rPr>
            </w:pPr>
            <w:ins w:id="1460" w:author="Bonephace Kaijage" w:date="2026-10-14T05:55:00Z" w16du:dateUtc="2026-10-14T03:55:00Z">
              <w:r>
                <w:rPr>
                  <w:bCs/>
                  <w:color w:val="000000"/>
                </w:rPr>
                <w:lastRenderedPageBreak/>
                <w:t>Kinachoongeza hatari: kujikinga chini ya mti wa pekee au kufanya kazi uwanjani ngurumo zinapoanza, kuchoma nyasi siku za upepo na kulima hadi mpakani mwa hifadhi.</w:t>
              </w:r>
            </w:ins>
          </w:p>
          <w:p w14:paraId="14929F42" w14:textId="77777777" w:rsidR="00FE0A4D" w:rsidRDefault="000343A2" w:rsidP="00DC5789">
            <w:pPr>
              <w:pStyle w:val="ListParagraph"/>
              <w:numPr>
                <w:ilvl w:val="0"/>
                <w:numId w:val="1"/>
              </w:numPr>
              <w:jc w:val="both"/>
              <w:rPr>
                <w:ins w:id="1461" w:author="Bonephace Kaijage" w:date="2026-10-14T05:58:00Z" w16du:dateUtc="2026-10-14T03:58:00Z"/>
                <w:bCs/>
                <w:color w:val="000000"/>
              </w:rPr>
            </w:pPr>
            <w:ins w:id="1462" w:author="Bonephace Kaijage" w:date="2026-10-11T06:54:00Z" w16du:dateUtc="2026-10-11T03:54:00Z">
              <w:r>
                <w:rPr>
                  <w:bCs/>
                  <w:color w:val="000000"/>
                </w:rPr>
                <w:t>Fahamu jengo imara lenye paa lililo karibu kwa ajili ya radi na uwanja wazi uliosafishwa kwa ajili ya moto ambapo kaya yako itahamia; nenda ngurumo zinaposikika au moshi unapoonekana; usisubiri moto ufike kijijini.</w:t>
              </w:r>
            </w:ins>
          </w:p>
          <w:p w14:paraId="494CB0E2" w14:textId="57F452E2" w:rsidR="002A1887" w:rsidRPr="00DC5789" w:rsidRDefault="00FE0A4D" w:rsidP="00DC5789">
            <w:pPr>
              <w:pStyle w:val="ListParagraph"/>
              <w:numPr>
                <w:ilvl w:val="0"/>
                <w:numId w:val="1"/>
              </w:numPr>
              <w:jc w:val="both"/>
              <w:rPr>
                <w:bCs/>
                <w:color w:val="000000"/>
              </w:rPr>
            </w:pPr>
            <w:ins w:id="1463"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44F6DF73" w14:textId="77777777" w:rsidTr="002A1887">
        <w:tc>
          <w:tcPr>
            <w:tcW w:w="3420" w:type="dxa"/>
          </w:tcPr>
          <w:p w14:paraId="65EC950C" w14:textId="1C61EFC7" w:rsidR="002A1887" w:rsidRPr="002A1887" w:rsidRDefault="002A1887" w:rsidP="002A1887">
            <w:pPr>
              <w:pStyle w:val="ListParagraph"/>
              <w:numPr>
                <w:ilvl w:val="0"/>
                <w:numId w:val="1"/>
              </w:numPr>
              <w:jc w:val="both"/>
              <w:rPr>
                <w:color w:val="000000"/>
              </w:rPr>
            </w:pPr>
            <w:r w:rsidRPr="002A1887">
              <w:rPr>
                <w:color w:val="000000"/>
              </w:rPr>
              <w:lastRenderedPageBreak/>
              <w:t>Bukoba DC: ridges and valleys near the lake</w:t>
            </w:r>
          </w:p>
        </w:tc>
        <w:tc>
          <w:tcPr>
            <w:tcW w:w="3235" w:type="dxa"/>
          </w:tcPr>
          <w:p w14:paraId="401EE1B9" w14:textId="74386ECB" w:rsidR="002A1887" w:rsidRPr="002A1887" w:rsidRDefault="002A1887" w:rsidP="002A1887">
            <w:pPr>
              <w:pStyle w:val="ListParagraph"/>
              <w:numPr>
                <w:ilvl w:val="0"/>
                <w:numId w:val="1"/>
              </w:numPr>
              <w:jc w:val="both"/>
              <w:rPr>
                <w:color w:val="000000"/>
                <w:lang w:val="sv-SE"/>
              </w:rPr>
            </w:pPr>
            <w:r w:rsidRPr="002A1887">
              <w:rPr>
                <w:color w:val="000000"/>
                <w:lang w:val="sv-SE"/>
              </w:rPr>
              <w:t>Bukoba DC: milima na mabonde karibu na ziwa</w:t>
            </w:r>
          </w:p>
        </w:tc>
        <w:tc>
          <w:tcPr>
            <w:tcW w:w="3605" w:type="dxa"/>
          </w:tcPr>
          <w:p w14:paraId="0A137785" w14:textId="23910423" w:rsidR="002A1887" w:rsidRPr="00DC5789" w:rsidRDefault="002A1887" w:rsidP="00DC5789">
            <w:pPr>
              <w:pStyle w:val="ListParagraph"/>
              <w:numPr>
                <w:ilvl w:val="0"/>
                <w:numId w:val="1"/>
              </w:numPr>
              <w:jc w:val="both"/>
              <w:rPr>
                <w:color w:val="000000"/>
              </w:rPr>
            </w:pPr>
            <w:r w:rsidRPr="00DC5789">
              <w:rPr>
                <w:color w:val="000000"/>
              </w:rPr>
              <w:t>This area is a landscape of steep ridges and swampy valleys in an earthquake-prone zone; heavy rain causes landslides and valley flooding, and weak masonry houses are vulnerable to tremors.</w:t>
            </w:r>
          </w:p>
          <w:p w14:paraId="7F9E4629" w14:textId="77777777" w:rsidR="000343A2" w:rsidRDefault="00DC5789" w:rsidP="00DC5789">
            <w:pPr>
              <w:pStyle w:val="ListParagraph"/>
              <w:numPr>
                <w:ilvl w:val="0"/>
                <w:numId w:val="1"/>
              </w:numPr>
              <w:jc w:val="both"/>
              <w:rPr>
                <w:ins w:id="1464" w:author="Bonephace Kaijage" w:date="2026-10-11T06:54:00Z" w16du:dateUtc="2026-10-11T03:54:00Z"/>
                <w:bCs/>
                <w:color w:val="000000"/>
              </w:rPr>
            </w:pPr>
            <w:r>
              <w:rPr>
                <w:bCs/>
                <w:color w:val="000000"/>
              </w:rPr>
              <w:t>For those living and building here, it helps to</w:t>
            </w:r>
            <w:r w:rsidR="002A1887" w:rsidRPr="00DC5789">
              <w:rPr>
                <w:bCs/>
                <w:color w:val="000000"/>
              </w:rPr>
              <w:t xml:space="preserve"> use reinforced, well-tied walls and roofs, keep trees on steep slopes and keep homes out of valley-bottom swamps.</w:t>
            </w:r>
          </w:p>
          <w:p w14:paraId="0DA44CC8" w14:textId="7B88EA11" w:rsidR="000343A2" w:rsidRDefault="00FE0A4D" w:rsidP="00DC5789">
            <w:pPr>
              <w:pStyle w:val="ListParagraph"/>
              <w:numPr>
                <w:ilvl w:val="0"/>
                <w:numId w:val="1"/>
              </w:numPr>
              <w:jc w:val="both"/>
              <w:rPr>
                <w:ins w:id="1465" w:author="Bonephace Kaijage" w:date="2026-10-11T06:54:00Z" w16du:dateUtc="2026-10-11T03:54:00Z"/>
                <w:bCs/>
                <w:color w:val="000000"/>
              </w:rPr>
            </w:pPr>
            <w:ins w:id="1466" w:author="Bonephace Kaijage" w:date="2026-10-14T05:55:00Z" w16du:dateUtc="2026-10-14T03:55:00Z">
              <w:r>
                <w:rPr>
                  <w:bCs/>
                  <w:color w:val="000000"/>
                </w:rPr>
                <w:t>What raises the risk: building heavy unreinforced block walls, cutting house plots into the ridge slopes and draining swamp bottoms for houses.</w:t>
              </w:r>
            </w:ins>
          </w:p>
          <w:p w14:paraId="0A3B6F00" w14:textId="77777777" w:rsidR="00FE0A4D" w:rsidRDefault="000343A2" w:rsidP="00DC5789">
            <w:pPr>
              <w:pStyle w:val="ListParagraph"/>
              <w:numPr>
                <w:ilvl w:val="0"/>
                <w:numId w:val="1"/>
              </w:numPr>
              <w:jc w:val="both"/>
              <w:rPr>
                <w:ins w:id="1467" w:author="Bonephace Kaijage" w:date="2026-10-14T05:58:00Z" w16du:dateUtc="2026-10-14T03:58:00Z"/>
                <w:bCs/>
                <w:color w:val="000000"/>
              </w:rPr>
            </w:pPr>
            <w:ins w:id="1468" w:author="Bonephace Kaijage" w:date="2026-10-11T06:54:00Z" w16du:dateUtc="2026-10-11T03:54:00Z">
              <w:r>
                <w:rPr>
                  <w:bCs/>
                  <w:color w:val="000000"/>
                </w:rPr>
                <w:t xml:space="preserve">Agree with neighbours on a safe open place off the slope </w:t>
              </w:r>
              <w:r>
                <w:rPr>
                  <w:bCs/>
                  <w:color w:val="000000"/>
                </w:rPr>
                <w:lastRenderedPageBreak/>
                <w:t>and away from the swamp, move there when cracks open or water runs muddy in long rain, and go outside to open ground when the earth shakes.</w:t>
              </w:r>
            </w:ins>
          </w:p>
          <w:p w14:paraId="7BC6536A" w14:textId="251DFB63" w:rsidR="002A1887" w:rsidRPr="00DC5789" w:rsidRDefault="00FE0A4D" w:rsidP="00DC5789">
            <w:pPr>
              <w:pStyle w:val="ListParagraph"/>
              <w:numPr>
                <w:ilvl w:val="0"/>
                <w:numId w:val="1"/>
              </w:numPr>
              <w:jc w:val="both"/>
              <w:rPr>
                <w:bCs/>
                <w:color w:val="000000"/>
              </w:rPr>
            </w:pPr>
            <w:ins w:id="1469" w:author="Bonephace Kaijage" w:date="2026-10-14T05:58:00Z" w16du:dateUtc="2026-10-14T03:58:00Z">
              <w:r>
                <w:rPr>
                  <w:bCs/>
                  <w:color w:val="000000"/>
                </w:rPr>
                <w:t>Agree who will help anyone in the household who cannot move, see or hear a warning on their own.</w:t>
              </w:r>
            </w:ins>
          </w:p>
        </w:tc>
        <w:tc>
          <w:tcPr>
            <w:tcW w:w="3325" w:type="dxa"/>
          </w:tcPr>
          <w:p w14:paraId="5ECFEC43" w14:textId="1D1D3515" w:rsidR="002A1887" w:rsidRPr="00DC5789" w:rsidRDefault="002A1887" w:rsidP="00DC5789">
            <w:pPr>
              <w:pStyle w:val="ListParagraph"/>
              <w:numPr>
                <w:ilvl w:val="0"/>
                <w:numId w:val="1"/>
              </w:numPr>
              <w:jc w:val="both"/>
              <w:rPr>
                <w:color w:val="000000"/>
              </w:rPr>
            </w:pPr>
            <w:r w:rsidRPr="00DC5789">
              <w:rPr>
                <w:color w:val="000000"/>
              </w:rPr>
              <w:lastRenderedPageBreak/>
              <w:t>Eneo hili lina milima mikali na mabonde yenye matope katika ukanda wa matetemeko; mvua kubwa husababisha maporomoko ya ardhi na mafuriko mabondeni, na nyumba dhaifu za matofali huathirika na mitetemeko.</w:t>
            </w:r>
          </w:p>
          <w:p w14:paraId="33DD4FE1" w14:textId="77777777" w:rsidR="000343A2" w:rsidRDefault="00DC5789" w:rsidP="00DC5789">
            <w:pPr>
              <w:pStyle w:val="ListParagraph"/>
              <w:numPr>
                <w:ilvl w:val="0"/>
                <w:numId w:val="1"/>
              </w:numPr>
              <w:jc w:val="both"/>
              <w:rPr>
                <w:ins w:id="1470" w:author="Bonephace Kaijage" w:date="2026-10-11T06:54:00Z" w16du:dateUtc="2026-10-11T03:54:00Z"/>
                <w:bCs/>
                <w:color w:val="000000"/>
              </w:rPr>
            </w:pPr>
            <w:r>
              <w:rPr>
                <w:bCs/>
                <w:color w:val="000000"/>
              </w:rPr>
              <w:t>Kwa wanaoishi na kujenga hapa, ni vyema</w:t>
            </w:r>
            <w:r w:rsidR="002A1887" w:rsidRPr="00DC5789">
              <w:rPr>
                <w:bCs/>
                <w:color w:val="000000"/>
              </w:rPr>
              <w:t xml:space="preserve"> kutumia kuta na paa zilizoimarishwa na kufungwa vizuri, kuacha miti kwenye miteremko mikali na kujenga mbali na mabwawa ya mabondeni.</w:t>
            </w:r>
          </w:p>
          <w:p w14:paraId="6F9E8AF9" w14:textId="65B16918" w:rsidR="000343A2" w:rsidRDefault="00FE0A4D" w:rsidP="00DC5789">
            <w:pPr>
              <w:pStyle w:val="ListParagraph"/>
              <w:numPr>
                <w:ilvl w:val="0"/>
                <w:numId w:val="1"/>
              </w:numPr>
              <w:jc w:val="both"/>
              <w:rPr>
                <w:ins w:id="1471" w:author="Bonephace Kaijage" w:date="2026-10-11T06:54:00Z" w16du:dateUtc="2026-10-11T03:54:00Z"/>
                <w:bCs/>
                <w:color w:val="000000"/>
              </w:rPr>
            </w:pPr>
            <w:ins w:id="1472" w:author="Bonephace Kaijage" w:date="2026-10-14T05:55:00Z" w16du:dateUtc="2026-10-14T03:55:00Z">
              <w:r>
                <w:rPr>
                  <w:bCs/>
                  <w:color w:val="000000"/>
                </w:rPr>
                <w:t xml:space="preserve">Kinachoongeza hatari: kujenga kuta nzito za matofali zisizoimarishwa, </w:t>
              </w:r>
              <w:r>
                <w:rPr>
                  <w:bCs/>
                  <w:color w:val="000000"/>
                </w:rPr>
                <w:lastRenderedPageBreak/>
                <w:t>kuchonga viwanja kwenye miteremko ya milima na kukausha mabwawa ya mabondeni kwa ajili ya nyumba.</w:t>
              </w:r>
            </w:ins>
          </w:p>
          <w:p w14:paraId="1B807CD9" w14:textId="77777777" w:rsidR="00FE0A4D" w:rsidRDefault="000343A2" w:rsidP="00DC5789">
            <w:pPr>
              <w:pStyle w:val="ListParagraph"/>
              <w:numPr>
                <w:ilvl w:val="0"/>
                <w:numId w:val="1"/>
              </w:numPr>
              <w:jc w:val="both"/>
              <w:rPr>
                <w:ins w:id="1473" w:author="Bonephace Kaijage" w:date="2026-10-14T05:58:00Z" w16du:dateUtc="2026-10-14T03:58:00Z"/>
                <w:bCs/>
                <w:color w:val="000000"/>
              </w:rPr>
            </w:pPr>
            <w:ins w:id="1474" w:author="Bonephace Kaijage" w:date="2026-10-11T06:54:00Z" w16du:dateUtc="2026-10-11T03:54:00Z">
              <w:r>
                <w:rPr>
                  <w:bCs/>
                  <w:color w:val="000000"/>
                </w:rPr>
                <w:t>Kubalianeni na majirani eneo salama lililo wazi nje ya mteremko na mbali na bwawa; hamieni huko nyufa zikianza kufunguka au maji ya matope yakitiririka wakati wa mvua ndefu, na tokeni nje uwanjani ardhi inapotikisika.</w:t>
              </w:r>
            </w:ins>
          </w:p>
          <w:p w14:paraId="027B0837" w14:textId="2B424DFA" w:rsidR="002A1887" w:rsidRPr="00DC5789" w:rsidRDefault="00FE0A4D" w:rsidP="00DC5789">
            <w:pPr>
              <w:pStyle w:val="ListParagraph"/>
              <w:numPr>
                <w:ilvl w:val="0"/>
                <w:numId w:val="1"/>
              </w:numPr>
              <w:jc w:val="both"/>
              <w:rPr>
                <w:bCs/>
                <w:color w:val="000000"/>
              </w:rPr>
            </w:pPr>
            <w:ins w:id="1475"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14944917" w14:textId="77777777" w:rsidTr="002A1887">
        <w:tc>
          <w:tcPr>
            <w:tcW w:w="3420" w:type="dxa"/>
          </w:tcPr>
          <w:p w14:paraId="4DE724D5" w14:textId="50A3FB0F" w:rsidR="002A1887" w:rsidRPr="002A1887" w:rsidRDefault="002A1887" w:rsidP="002A1887">
            <w:pPr>
              <w:pStyle w:val="ListParagraph"/>
              <w:numPr>
                <w:ilvl w:val="0"/>
                <w:numId w:val="1"/>
              </w:numPr>
              <w:jc w:val="both"/>
              <w:rPr>
                <w:color w:val="000000"/>
              </w:rPr>
            </w:pPr>
            <w:r w:rsidRPr="002A1887">
              <w:rPr>
                <w:color w:val="000000"/>
              </w:rPr>
              <w:lastRenderedPageBreak/>
              <w:t>Karagwe: highland ridges and banana farms</w:t>
            </w:r>
          </w:p>
        </w:tc>
        <w:tc>
          <w:tcPr>
            <w:tcW w:w="3235" w:type="dxa"/>
          </w:tcPr>
          <w:p w14:paraId="377CD8FE" w14:textId="3DE36104" w:rsidR="002A1887" w:rsidRPr="002A1887" w:rsidRDefault="002A1887" w:rsidP="002A1887">
            <w:pPr>
              <w:pStyle w:val="ListParagraph"/>
              <w:numPr>
                <w:ilvl w:val="0"/>
                <w:numId w:val="1"/>
              </w:numPr>
              <w:jc w:val="both"/>
              <w:rPr>
                <w:color w:val="000000"/>
                <w:lang w:val="sv-SE"/>
              </w:rPr>
            </w:pPr>
            <w:r w:rsidRPr="002A1887">
              <w:rPr>
                <w:color w:val="000000"/>
                <w:lang w:val="sv-SE"/>
              </w:rPr>
              <w:t>Karagwe: milima ya nyanda za juu na mashamba ya migomba</w:t>
            </w:r>
          </w:p>
        </w:tc>
        <w:tc>
          <w:tcPr>
            <w:tcW w:w="3605" w:type="dxa"/>
          </w:tcPr>
          <w:p w14:paraId="60BE3F1A" w14:textId="1EECBFA3" w:rsidR="002A1887" w:rsidRPr="00DC5789" w:rsidRDefault="002A1887" w:rsidP="00DC5789">
            <w:pPr>
              <w:pStyle w:val="ListParagraph"/>
              <w:numPr>
                <w:ilvl w:val="0"/>
                <w:numId w:val="1"/>
              </w:numPr>
              <w:jc w:val="both"/>
              <w:rPr>
                <w:color w:val="000000"/>
              </w:rPr>
            </w:pPr>
            <w:r w:rsidRPr="00DC5789">
              <w:rPr>
                <w:color w:val="000000"/>
              </w:rPr>
              <w:t>This area is cool highland of steep ridges where intense storms bring hail, damaging winds and landslides, flattening banana and coffee crops and blocking roads.</w:t>
            </w:r>
          </w:p>
          <w:p w14:paraId="2258FAF1" w14:textId="77777777" w:rsidR="000343A2" w:rsidRDefault="00DC5789" w:rsidP="00DC5789">
            <w:pPr>
              <w:pStyle w:val="ListParagraph"/>
              <w:numPr>
                <w:ilvl w:val="0"/>
                <w:numId w:val="1"/>
              </w:numPr>
              <w:jc w:val="both"/>
              <w:rPr>
                <w:ins w:id="1476" w:author="Bonephace Kaijage" w:date="2026-10-11T06:54:00Z" w16du:dateUtc="2026-10-11T03:54:00Z"/>
                <w:bCs/>
                <w:color w:val="000000"/>
              </w:rPr>
            </w:pPr>
            <w:r>
              <w:rPr>
                <w:bCs/>
                <w:color w:val="000000"/>
              </w:rPr>
              <w:t>For those farming and living here, it helps to</w:t>
            </w:r>
            <w:r w:rsidR="002A1887" w:rsidRPr="00DC5789">
              <w:rPr>
                <w:bCs/>
                <w:color w:val="000000"/>
              </w:rPr>
              <w:t xml:space="preserve"> keep trees and grass strips on slopes, use windbreaks around plantations and fix roofs firmly.</w:t>
            </w:r>
          </w:p>
          <w:p w14:paraId="6B0440C7" w14:textId="0B483595" w:rsidR="000343A2" w:rsidRDefault="00FE0A4D" w:rsidP="00DC5789">
            <w:pPr>
              <w:pStyle w:val="ListParagraph"/>
              <w:numPr>
                <w:ilvl w:val="0"/>
                <w:numId w:val="1"/>
              </w:numPr>
              <w:jc w:val="both"/>
              <w:rPr>
                <w:ins w:id="1477" w:author="Bonephace Kaijage" w:date="2026-10-11T06:54:00Z" w16du:dateUtc="2026-10-11T03:54:00Z"/>
                <w:bCs/>
                <w:color w:val="000000"/>
              </w:rPr>
            </w:pPr>
            <w:ins w:id="1478" w:author="Bonephace Kaijage" w:date="2026-10-14T05:55:00Z" w16du:dateUtc="2026-10-14T03:55:00Z">
              <w:r>
                <w:rPr>
                  <w:bCs/>
                  <w:color w:val="000000"/>
                </w:rPr>
                <w:t>What raises the risk: clearing the trees on ridge tops and steep slopes, cutting new plots into the hillside and leaving roofs loosely fixed.</w:t>
              </w:r>
            </w:ins>
          </w:p>
          <w:p w14:paraId="4CB6DDCC" w14:textId="77777777" w:rsidR="00FE0A4D" w:rsidRDefault="000343A2" w:rsidP="00DC5789">
            <w:pPr>
              <w:pStyle w:val="ListParagraph"/>
              <w:numPr>
                <w:ilvl w:val="0"/>
                <w:numId w:val="1"/>
              </w:numPr>
              <w:jc w:val="both"/>
              <w:rPr>
                <w:ins w:id="1479" w:author="Bonephace Kaijage" w:date="2026-10-14T05:58:00Z" w16du:dateUtc="2026-10-14T03:58:00Z"/>
                <w:bCs/>
                <w:color w:val="000000"/>
              </w:rPr>
            </w:pPr>
            <w:ins w:id="1480" w:author="Bonephace Kaijage" w:date="2026-10-11T06:54:00Z" w16du:dateUtc="2026-10-11T03:54:00Z">
              <w:r>
                <w:rPr>
                  <w:bCs/>
                  <w:color w:val="000000"/>
                </w:rPr>
                <w:t>Agree with neighbours on a safe place off the slope with a solid roof, and move there when a storm builds, when cracks open above the house or when the slope runs muddy.</w:t>
              </w:r>
            </w:ins>
          </w:p>
          <w:p w14:paraId="4B9D6B67" w14:textId="1E67B34D" w:rsidR="002A1887" w:rsidRPr="00DC5789" w:rsidRDefault="00FE0A4D" w:rsidP="00DC5789">
            <w:pPr>
              <w:pStyle w:val="ListParagraph"/>
              <w:numPr>
                <w:ilvl w:val="0"/>
                <w:numId w:val="1"/>
              </w:numPr>
              <w:jc w:val="both"/>
              <w:rPr>
                <w:bCs/>
                <w:color w:val="000000"/>
              </w:rPr>
            </w:pPr>
            <w:ins w:id="1481" w:author="Bonephace Kaijage" w:date="2026-10-14T05:58:00Z" w16du:dateUtc="2026-10-14T03:58:00Z">
              <w:r>
                <w:rPr>
                  <w:bCs/>
                  <w:color w:val="000000"/>
                </w:rPr>
                <w:lastRenderedPageBreak/>
                <w:t>Agree who will help anyone in the household who cannot move, see or hear a warning on their own.</w:t>
              </w:r>
            </w:ins>
          </w:p>
        </w:tc>
        <w:tc>
          <w:tcPr>
            <w:tcW w:w="3325" w:type="dxa"/>
          </w:tcPr>
          <w:p w14:paraId="5B29B0FF" w14:textId="452101B1" w:rsidR="002A1887" w:rsidRPr="00DC5789" w:rsidRDefault="002A1887" w:rsidP="00DC5789">
            <w:pPr>
              <w:pStyle w:val="ListParagraph"/>
              <w:numPr>
                <w:ilvl w:val="0"/>
                <w:numId w:val="1"/>
              </w:numPr>
              <w:jc w:val="both"/>
              <w:rPr>
                <w:color w:val="000000"/>
              </w:rPr>
            </w:pPr>
            <w:r w:rsidRPr="00DC5789">
              <w:rPr>
                <w:color w:val="000000"/>
              </w:rPr>
              <w:lastRenderedPageBreak/>
              <w:t>Eneo hili ni nyanda za juu zenye baridi na milima mikali ambako dhoruba kali huleta mvua ya mawe, upepo haribifu na maporomoko ya ardhi, yakiangusha migomba na kahawa na kuziba barabara.</w:t>
            </w:r>
          </w:p>
          <w:p w14:paraId="6204BB97" w14:textId="77777777" w:rsidR="000343A2" w:rsidRDefault="00DC5789" w:rsidP="00DC5789">
            <w:pPr>
              <w:pStyle w:val="ListParagraph"/>
              <w:numPr>
                <w:ilvl w:val="0"/>
                <w:numId w:val="1"/>
              </w:numPr>
              <w:jc w:val="both"/>
              <w:rPr>
                <w:ins w:id="1482" w:author="Bonephace Kaijage" w:date="2026-10-11T06:54:00Z" w16du:dateUtc="2026-10-11T03:54:00Z"/>
                <w:bCs/>
                <w:color w:val="000000"/>
              </w:rPr>
            </w:pPr>
            <w:r>
              <w:rPr>
                <w:bCs/>
                <w:color w:val="000000"/>
              </w:rPr>
              <w:t>Kwa wanaolima na kuishi hapa, ni vyema</w:t>
            </w:r>
            <w:r w:rsidR="002A1887" w:rsidRPr="00DC5789">
              <w:rPr>
                <w:bCs/>
                <w:color w:val="000000"/>
              </w:rPr>
              <w:t xml:space="preserve"> kuacha miti na vipande vya nyasi kwenye miteremko, kutumia vizuia upepo kuzunguka mashamba na kufunga paa imara.</w:t>
            </w:r>
          </w:p>
          <w:p w14:paraId="39282712" w14:textId="5E92214D" w:rsidR="000343A2" w:rsidRDefault="00FE0A4D" w:rsidP="00DC5789">
            <w:pPr>
              <w:pStyle w:val="ListParagraph"/>
              <w:numPr>
                <w:ilvl w:val="0"/>
                <w:numId w:val="1"/>
              </w:numPr>
              <w:jc w:val="both"/>
              <w:rPr>
                <w:ins w:id="1483" w:author="Bonephace Kaijage" w:date="2026-10-11T06:54:00Z" w16du:dateUtc="2026-10-11T03:54:00Z"/>
                <w:bCs/>
                <w:color w:val="000000"/>
              </w:rPr>
            </w:pPr>
            <w:ins w:id="1484" w:author="Bonephace Kaijage" w:date="2026-10-14T05:55:00Z" w16du:dateUtc="2026-10-14T03:55:00Z">
              <w:r>
                <w:rPr>
                  <w:bCs/>
                  <w:color w:val="000000"/>
                </w:rPr>
                <w:t xml:space="preserve">Kinachoongeza hatari: kukata miti kwenye vilele vya milima na miteremko mikali, kuchonga viwanja vipya kwenye mlima na </w:t>
              </w:r>
              <w:r>
                <w:rPr>
                  <w:bCs/>
                  <w:color w:val="000000"/>
                </w:rPr>
                <w:lastRenderedPageBreak/>
                <w:t>kuacha paa zisizofungwa imara.</w:t>
              </w:r>
            </w:ins>
          </w:p>
          <w:p w14:paraId="0C18ED13" w14:textId="77777777" w:rsidR="00FE0A4D" w:rsidRDefault="000343A2" w:rsidP="00DC5789">
            <w:pPr>
              <w:pStyle w:val="ListParagraph"/>
              <w:numPr>
                <w:ilvl w:val="0"/>
                <w:numId w:val="1"/>
              </w:numPr>
              <w:jc w:val="both"/>
              <w:rPr>
                <w:ins w:id="1485" w:author="Bonephace Kaijage" w:date="2026-10-14T05:58:00Z" w16du:dateUtc="2026-10-14T03:58:00Z"/>
                <w:bCs/>
                <w:color w:val="000000"/>
              </w:rPr>
            </w:pPr>
            <w:ins w:id="1486" w:author="Bonephace Kaijage" w:date="2026-10-11T06:54:00Z" w16du:dateUtc="2026-10-11T03:54:00Z">
              <w:r>
                <w:rPr>
                  <w:bCs/>
                  <w:color w:val="000000"/>
                </w:rPr>
                <w:t>Kubalianeni na majirani eneo salama nje ya mteremko lenye paa imara, na hamieni huko dhoruba inapojengeka, nyufa zikifunguka juu ya nyumba au mteremko ukitiririsha matope.</w:t>
              </w:r>
            </w:ins>
          </w:p>
          <w:p w14:paraId="712E342B" w14:textId="334BB7E3" w:rsidR="002A1887" w:rsidRPr="00DC5789" w:rsidRDefault="00FE0A4D" w:rsidP="00DC5789">
            <w:pPr>
              <w:pStyle w:val="ListParagraph"/>
              <w:numPr>
                <w:ilvl w:val="0"/>
                <w:numId w:val="1"/>
              </w:numPr>
              <w:jc w:val="both"/>
              <w:rPr>
                <w:bCs/>
                <w:color w:val="000000"/>
              </w:rPr>
            </w:pPr>
            <w:ins w:id="1487"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34DBA691" w14:textId="77777777" w:rsidTr="002A1887">
        <w:tc>
          <w:tcPr>
            <w:tcW w:w="3420" w:type="dxa"/>
          </w:tcPr>
          <w:p w14:paraId="17C4A763" w14:textId="6974D7F5" w:rsidR="002A1887" w:rsidRPr="002A1887" w:rsidRDefault="002A1887" w:rsidP="002A1887">
            <w:pPr>
              <w:pStyle w:val="ListParagraph"/>
              <w:numPr>
                <w:ilvl w:val="0"/>
                <w:numId w:val="1"/>
              </w:numPr>
              <w:jc w:val="both"/>
              <w:rPr>
                <w:color w:val="000000"/>
              </w:rPr>
            </w:pPr>
            <w:r w:rsidRPr="002A1887">
              <w:rPr>
                <w:color w:val="000000"/>
              </w:rPr>
              <w:lastRenderedPageBreak/>
              <w:t>Kyerwa: Kagera river border and hill farms</w:t>
            </w:r>
          </w:p>
        </w:tc>
        <w:tc>
          <w:tcPr>
            <w:tcW w:w="3235" w:type="dxa"/>
          </w:tcPr>
          <w:p w14:paraId="6E5644FF" w14:textId="428DB8E1" w:rsidR="002A1887" w:rsidRPr="002A1887" w:rsidRDefault="002A1887" w:rsidP="002A1887">
            <w:pPr>
              <w:pStyle w:val="ListParagraph"/>
              <w:numPr>
                <w:ilvl w:val="0"/>
                <w:numId w:val="1"/>
              </w:numPr>
              <w:jc w:val="both"/>
              <w:rPr>
                <w:color w:val="000000"/>
                <w:lang w:val="sv-SE"/>
              </w:rPr>
            </w:pPr>
            <w:r w:rsidRPr="002A1887">
              <w:rPr>
                <w:color w:val="000000"/>
                <w:lang w:val="sv-SE"/>
              </w:rPr>
              <w:t>Kyerwa: mpaka wa mto Kagera na mashamba ya milimani</w:t>
            </w:r>
          </w:p>
        </w:tc>
        <w:tc>
          <w:tcPr>
            <w:tcW w:w="3605" w:type="dxa"/>
          </w:tcPr>
          <w:p w14:paraId="3C5812C0" w14:textId="3F6FCD30" w:rsidR="002A1887" w:rsidRPr="00DC5789" w:rsidRDefault="002A1887" w:rsidP="00DC5789">
            <w:pPr>
              <w:pStyle w:val="ListParagraph"/>
              <w:numPr>
                <w:ilvl w:val="0"/>
                <w:numId w:val="1"/>
              </w:numPr>
              <w:jc w:val="both"/>
              <w:rPr>
                <w:color w:val="000000"/>
              </w:rPr>
            </w:pPr>
            <w:r w:rsidRPr="00DC5789">
              <w:rPr>
                <w:color w:val="000000"/>
              </w:rPr>
              <w:t>This area borders the Kagera river and has steep farmland; hailstorms and landslides damage crops and roads, and the river floods its swampy margins in heavy rains.</w:t>
            </w:r>
          </w:p>
          <w:p w14:paraId="7DD75131" w14:textId="77777777" w:rsidR="000343A2" w:rsidRDefault="00DC5789" w:rsidP="00DC5789">
            <w:pPr>
              <w:pStyle w:val="ListParagraph"/>
              <w:numPr>
                <w:ilvl w:val="0"/>
                <w:numId w:val="1"/>
              </w:numPr>
              <w:jc w:val="both"/>
              <w:rPr>
                <w:ins w:id="1488" w:author="Bonephace Kaijage" w:date="2026-10-11T06:54:00Z" w16du:dateUtc="2026-10-11T03:54:00Z"/>
                <w:bCs/>
                <w:color w:val="000000"/>
              </w:rPr>
            </w:pPr>
            <w:r>
              <w:rPr>
                <w:bCs/>
                <w:color w:val="000000"/>
              </w:rPr>
              <w:t>For those farming and living here, it helps to</w:t>
            </w:r>
            <w:r w:rsidR="002A1887" w:rsidRPr="00DC5789">
              <w:rPr>
                <w:bCs/>
                <w:color w:val="000000"/>
              </w:rPr>
              <w:t xml:space="preserve"> protect slopes with terraces and trees, keep homes above river flood margins and fix roofs firmly against strong winds.</w:t>
            </w:r>
          </w:p>
          <w:p w14:paraId="2A008D40" w14:textId="5423599D" w:rsidR="000343A2" w:rsidRDefault="00FE0A4D" w:rsidP="00DC5789">
            <w:pPr>
              <w:pStyle w:val="ListParagraph"/>
              <w:numPr>
                <w:ilvl w:val="0"/>
                <w:numId w:val="1"/>
              </w:numPr>
              <w:jc w:val="both"/>
              <w:rPr>
                <w:ins w:id="1489" w:author="Bonephace Kaijage" w:date="2026-10-11T06:54:00Z" w16du:dateUtc="2026-10-11T03:54:00Z"/>
                <w:bCs/>
                <w:color w:val="000000"/>
              </w:rPr>
            </w:pPr>
            <w:ins w:id="1490" w:author="Bonephace Kaijage" w:date="2026-10-14T05:55:00Z" w16du:dateUtc="2026-10-14T03:55:00Z">
              <w:r>
                <w:rPr>
                  <w:bCs/>
                  <w:color w:val="000000"/>
                </w:rPr>
                <w:t>What raises the risk: farming and building on the river's swampy margins, clearing the slopes above homes and leaving roofs unfastened.</w:t>
              </w:r>
            </w:ins>
          </w:p>
          <w:p w14:paraId="23A12E08" w14:textId="77777777" w:rsidR="00FE0A4D" w:rsidRDefault="000343A2" w:rsidP="00DC5789">
            <w:pPr>
              <w:pStyle w:val="ListParagraph"/>
              <w:numPr>
                <w:ilvl w:val="0"/>
                <w:numId w:val="1"/>
              </w:numPr>
              <w:jc w:val="both"/>
              <w:rPr>
                <w:ins w:id="1491" w:author="Bonephace Kaijage" w:date="2026-10-14T05:58:00Z" w16du:dateUtc="2026-10-14T03:58:00Z"/>
                <w:bCs/>
                <w:color w:val="000000"/>
              </w:rPr>
            </w:pPr>
            <w:ins w:id="1492" w:author="Bonephace Kaijage" w:date="2026-10-11T06:54:00Z" w16du:dateUtc="2026-10-11T03:54:00Z">
              <w:r>
                <w:rPr>
                  <w:bCs/>
                  <w:color w:val="000000"/>
                </w:rPr>
                <w:t>Know the higher ground away from the river and off the steep slope that you will move to, and go when the Kagera rises towards the fields or when cracks open above the house.</w:t>
              </w:r>
            </w:ins>
          </w:p>
          <w:p w14:paraId="7EA1E823" w14:textId="796FA093" w:rsidR="002A1887" w:rsidRPr="00DC5789" w:rsidRDefault="00FE0A4D" w:rsidP="00DC5789">
            <w:pPr>
              <w:pStyle w:val="ListParagraph"/>
              <w:numPr>
                <w:ilvl w:val="0"/>
                <w:numId w:val="1"/>
              </w:numPr>
              <w:jc w:val="both"/>
              <w:rPr>
                <w:bCs/>
                <w:color w:val="000000"/>
              </w:rPr>
            </w:pPr>
            <w:ins w:id="1493" w:author="Bonephace Kaijage" w:date="2026-10-14T05:58:00Z" w16du:dateUtc="2026-10-14T03:58:00Z">
              <w:r>
                <w:rPr>
                  <w:bCs/>
                  <w:color w:val="000000"/>
                </w:rPr>
                <w:t>Agree who will help anyone in the household who cannot move, see or hear a warning on their own.</w:t>
              </w:r>
            </w:ins>
          </w:p>
        </w:tc>
        <w:tc>
          <w:tcPr>
            <w:tcW w:w="3325" w:type="dxa"/>
          </w:tcPr>
          <w:p w14:paraId="7B241956" w14:textId="20B48DCF" w:rsidR="002A1887" w:rsidRPr="00DC5789" w:rsidRDefault="002A1887" w:rsidP="00DC5789">
            <w:pPr>
              <w:pStyle w:val="ListParagraph"/>
              <w:numPr>
                <w:ilvl w:val="0"/>
                <w:numId w:val="1"/>
              </w:numPr>
              <w:jc w:val="both"/>
              <w:rPr>
                <w:color w:val="000000"/>
              </w:rPr>
            </w:pPr>
            <w:r w:rsidRPr="00DC5789">
              <w:rPr>
                <w:color w:val="000000"/>
              </w:rPr>
              <w:t>Eneo hili linapakana na mto Kagera na lina mashamba yenye miteremko mikali; mvua ya mawe na maporomoko huharibu mazao na barabara, na mto hufurika kingo zake zenye matope wakati wa mvua kubwa.</w:t>
            </w:r>
          </w:p>
          <w:p w14:paraId="3C326D2A" w14:textId="77777777" w:rsidR="000343A2" w:rsidRDefault="00DC5789" w:rsidP="00DC5789">
            <w:pPr>
              <w:pStyle w:val="ListParagraph"/>
              <w:numPr>
                <w:ilvl w:val="0"/>
                <w:numId w:val="1"/>
              </w:numPr>
              <w:jc w:val="both"/>
              <w:rPr>
                <w:ins w:id="1494" w:author="Bonephace Kaijage" w:date="2026-10-11T06:54:00Z" w16du:dateUtc="2026-10-11T03:54:00Z"/>
                <w:bCs/>
                <w:color w:val="000000"/>
              </w:rPr>
            </w:pPr>
            <w:r>
              <w:rPr>
                <w:bCs/>
                <w:color w:val="000000"/>
              </w:rPr>
              <w:t>Kwa wanaolima na kuishi hapa, ni vyema</w:t>
            </w:r>
            <w:r w:rsidR="002A1887" w:rsidRPr="00DC5789">
              <w:rPr>
                <w:bCs/>
                <w:color w:val="000000"/>
              </w:rPr>
              <w:t xml:space="preserve"> kulinda miteremko kwa matuta na miti, kujenga juu ya kingo za mafuriko za mto na kufunga paa imara dhidi ya upepo mkali.</w:t>
            </w:r>
          </w:p>
          <w:p w14:paraId="1971184F" w14:textId="6CFE6556" w:rsidR="000343A2" w:rsidRDefault="00FE0A4D" w:rsidP="00DC5789">
            <w:pPr>
              <w:pStyle w:val="ListParagraph"/>
              <w:numPr>
                <w:ilvl w:val="0"/>
                <w:numId w:val="1"/>
              </w:numPr>
              <w:jc w:val="both"/>
              <w:rPr>
                <w:ins w:id="1495" w:author="Bonephace Kaijage" w:date="2026-10-11T06:54:00Z" w16du:dateUtc="2026-10-11T03:54:00Z"/>
                <w:bCs/>
                <w:color w:val="000000"/>
              </w:rPr>
            </w:pPr>
            <w:ins w:id="1496" w:author="Bonephace Kaijage" w:date="2026-10-14T05:56:00Z" w16du:dateUtc="2026-10-14T03:56:00Z">
              <w:r>
                <w:rPr>
                  <w:bCs/>
                  <w:color w:val="000000"/>
                </w:rPr>
                <w:t>Kinachoongeza hatari: kulima na kujenga kwenye kingo za matope za mto, kukata miti kwenye miteremko juu ya nyumba na kuacha paa zisizofungwa.</w:t>
              </w:r>
            </w:ins>
          </w:p>
          <w:p w14:paraId="4B6FD9D9" w14:textId="77777777" w:rsidR="00FE0A4D" w:rsidRDefault="000343A2" w:rsidP="00DC5789">
            <w:pPr>
              <w:pStyle w:val="ListParagraph"/>
              <w:numPr>
                <w:ilvl w:val="0"/>
                <w:numId w:val="1"/>
              </w:numPr>
              <w:jc w:val="both"/>
              <w:rPr>
                <w:ins w:id="1497" w:author="Bonephace Kaijage" w:date="2026-10-14T05:58:00Z" w16du:dateUtc="2026-10-14T03:58:00Z"/>
                <w:bCs/>
                <w:color w:val="000000"/>
              </w:rPr>
            </w:pPr>
            <w:ins w:id="1498" w:author="Bonephace Kaijage" w:date="2026-10-11T06:54:00Z" w16du:dateUtc="2026-10-11T03:54:00Z">
              <w:r>
                <w:rPr>
                  <w:bCs/>
                  <w:color w:val="000000"/>
                </w:rPr>
                <w:t xml:space="preserve">Fahamu eneo la juu mbali na mto na nje ya mteremko mkali utakalohamia, na ondoka Kagera inapoanza </w:t>
              </w:r>
              <w:r>
                <w:rPr>
                  <w:bCs/>
                  <w:color w:val="000000"/>
                </w:rPr>
                <w:lastRenderedPageBreak/>
                <w:t>kujaa kuelekea mashambani au nyufa zikifunguka juu ya nyumba.</w:t>
              </w:r>
            </w:ins>
          </w:p>
          <w:p w14:paraId="24539083" w14:textId="1D05249D" w:rsidR="002A1887" w:rsidRPr="00DC5789" w:rsidRDefault="00FE0A4D" w:rsidP="00DC5789">
            <w:pPr>
              <w:pStyle w:val="ListParagraph"/>
              <w:numPr>
                <w:ilvl w:val="0"/>
                <w:numId w:val="1"/>
              </w:numPr>
              <w:jc w:val="both"/>
              <w:rPr>
                <w:bCs/>
                <w:color w:val="000000"/>
              </w:rPr>
            </w:pPr>
            <w:ins w:id="1499"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44777BDF" w14:textId="77777777" w:rsidTr="002A1887">
        <w:tc>
          <w:tcPr>
            <w:tcW w:w="3420" w:type="dxa"/>
          </w:tcPr>
          <w:p w14:paraId="6991CC42" w14:textId="5218DA19" w:rsidR="002A1887" w:rsidRPr="002A1887" w:rsidRDefault="002A1887" w:rsidP="002A1887">
            <w:pPr>
              <w:pStyle w:val="ListParagraph"/>
              <w:numPr>
                <w:ilvl w:val="0"/>
                <w:numId w:val="1"/>
              </w:numPr>
              <w:jc w:val="both"/>
              <w:rPr>
                <w:color w:val="000000"/>
              </w:rPr>
            </w:pPr>
            <w:r w:rsidRPr="002A1887">
              <w:rPr>
                <w:color w:val="000000"/>
              </w:rPr>
              <w:lastRenderedPageBreak/>
              <w:t>Missenyi: Kagera river plains and border zone</w:t>
            </w:r>
          </w:p>
        </w:tc>
        <w:tc>
          <w:tcPr>
            <w:tcW w:w="3235" w:type="dxa"/>
          </w:tcPr>
          <w:p w14:paraId="1955FA0A" w14:textId="1E73E440" w:rsidR="002A1887" w:rsidRPr="002A1887" w:rsidRDefault="002A1887" w:rsidP="002A1887">
            <w:pPr>
              <w:pStyle w:val="ListParagraph"/>
              <w:numPr>
                <w:ilvl w:val="0"/>
                <w:numId w:val="1"/>
              </w:numPr>
              <w:jc w:val="both"/>
              <w:rPr>
                <w:color w:val="000000"/>
                <w:lang w:val="sv-SE"/>
              </w:rPr>
            </w:pPr>
            <w:r w:rsidRPr="002A1887">
              <w:rPr>
                <w:color w:val="000000"/>
                <w:lang w:val="sv-SE"/>
              </w:rPr>
              <w:t>Missenyi: tambarare za mto Kagera na ukanda wa mpakani</w:t>
            </w:r>
          </w:p>
        </w:tc>
        <w:tc>
          <w:tcPr>
            <w:tcW w:w="3605" w:type="dxa"/>
          </w:tcPr>
          <w:p w14:paraId="4518A0C9" w14:textId="39F2549B" w:rsidR="002A1887" w:rsidRPr="00DC5789" w:rsidRDefault="002A1887" w:rsidP="00DC5789">
            <w:pPr>
              <w:pStyle w:val="ListParagraph"/>
              <w:numPr>
                <w:ilvl w:val="0"/>
                <w:numId w:val="1"/>
              </w:numPr>
              <w:jc w:val="both"/>
              <w:rPr>
                <w:color w:val="000000"/>
              </w:rPr>
            </w:pPr>
            <w:r w:rsidRPr="00DC5789">
              <w:rPr>
                <w:color w:val="000000"/>
              </w:rPr>
              <w:t>This area includes the Kagera river flood plains and lies in the zone affected by the 2016 Kagera earthquake; floods cover farms and roads in wet years, and poorly built houses are at risk from tremors.</w:t>
            </w:r>
          </w:p>
          <w:p w14:paraId="299BCBC1" w14:textId="77777777" w:rsidR="000343A2" w:rsidRDefault="00DC5789" w:rsidP="00DC5789">
            <w:pPr>
              <w:pStyle w:val="ListParagraph"/>
              <w:numPr>
                <w:ilvl w:val="0"/>
                <w:numId w:val="1"/>
              </w:numPr>
              <w:jc w:val="both"/>
              <w:rPr>
                <w:ins w:id="1500" w:author="Bonephace Kaijage" w:date="2026-10-11T06:54:00Z" w16du:dateUtc="2026-10-11T03:54:00Z"/>
                <w:bCs/>
                <w:color w:val="000000"/>
              </w:rPr>
            </w:pPr>
            <w:r>
              <w:rPr>
                <w:bCs/>
                <w:color w:val="000000"/>
              </w:rPr>
              <w:t>For those living and building here, it helps to</w:t>
            </w:r>
            <w:r w:rsidR="002A1887" w:rsidRPr="00DC5789">
              <w:rPr>
                <w:bCs/>
                <w:color w:val="000000"/>
              </w:rPr>
              <w:t xml:space="preserve"> use earthquake-resistant construction, build above the river flood margin and keep drainage through settlements open.</w:t>
            </w:r>
          </w:p>
          <w:p w14:paraId="4F7A5115" w14:textId="4DF122A5" w:rsidR="000343A2" w:rsidRDefault="00FE0A4D" w:rsidP="00DC5789">
            <w:pPr>
              <w:pStyle w:val="ListParagraph"/>
              <w:numPr>
                <w:ilvl w:val="0"/>
                <w:numId w:val="1"/>
              </w:numPr>
              <w:jc w:val="both"/>
              <w:rPr>
                <w:ins w:id="1501" w:author="Bonephace Kaijage" w:date="2026-10-11T06:54:00Z" w16du:dateUtc="2026-10-11T03:54:00Z"/>
                <w:bCs/>
                <w:color w:val="000000"/>
              </w:rPr>
            </w:pPr>
            <w:ins w:id="1502" w:author="Bonephace Kaijage" w:date="2026-10-14T05:58:00Z" w16du:dateUtc="2026-10-14T03:58:00Z">
              <w:r>
                <w:rPr>
                  <w:bCs/>
                  <w:color w:val="000000"/>
                </w:rPr>
                <w:t>What raises the risk: building unreinforced block houses, settling on the Kagera flood plain and blocking the drains with waste; for new building choose ground above the flood plain, and for houses already there know the exit and raise what you can.</w:t>
              </w:r>
            </w:ins>
          </w:p>
          <w:p w14:paraId="4A1AF6E6" w14:textId="77777777" w:rsidR="00FE0A4D" w:rsidRDefault="000343A2" w:rsidP="00DC5789">
            <w:pPr>
              <w:pStyle w:val="ListParagraph"/>
              <w:numPr>
                <w:ilvl w:val="0"/>
                <w:numId w:val="1"/>
              </w:numPr>
              <w:jc w:val="both"/>
              <w:rPr>
                <w:ins w:id="1503" w:author="Bonephace Kaijage" w:date="2026-10-14T05:58:00Z" w16du:dateUtc="2026-10-14T03:58:00Z"/>
                <w:bCs/>
                <w:color w:val="000000"/>
              </w:rPr>
            </w:pPr>
            <w:ins w:id="1504" w:author="Bonephace Kaijage" w:date="2026-10-11T06:54:00Z" w16du:dateUtc="2026-10-11T03:54:00Z">
              <w:r>
                <w:rPr>
                  <w:bCs/>
                  <w:color w:val="000000"/>
                </w:rPr>
                <w:t>Know the high ground away from the river and from tall walls that you will move to, go there when the Kagera rises or the ground shakes, and do not re-enter cracked buildings until they are checked.</w:t>
              </w:r>
            </w:ins>
          </w:p>
          <w:p w14:paraId="126600FE" w14:textId="077EA535" w:rsidR="002A1887" w:rsidRPr="00DC5789" w:rsidRDefault="00FE0A4D" w:rsidP="00DC5789">
            <w:pPr>
              <w:pStyle w:val="ListParagraph"/>
              <w:numPr>
                <w:ilvl w:val="0"/>
                <w:numId w:val="1"/>
              </w:numPr>
              <w:jc w:val="both"/>
              <w:rPr>
                <w:bCs/>
                <w:color w:val="000000"/>
              </w:rPr>
            </w:pPr>
            <w:ins w:id="1505" w:author="Bonephace Kaijage" w:date="2026-10-14T05:58:00Z" w16du:dateUtc="2026-10-14T03:58:00Z">
              <w:r>
                <w:rPr>
                  <w:bCs/>
                  <w:color w:val="000000"/>
                </w:rPr>
                <w:t>Agree who will help anyone in the household who cannot move, see or hear a warning on their own.</w:t>
              </w:r>
            </w:ins>
          </w:p>
        </w:tc>
        <w:tc>
          <w:tcPr>
            <w:tcW w:w="3325" w:type="dxa"/>
          </w:tcPr>
          <w:p w14:paraId="29A21B00" w14:textId="1D2D19D7" w:rsidR="002A1887" w:rsidRPr="00DC5789" w:rsidRDefault="002A1887" w:rsidP="00DC5789">
            <w:pPr>
              <w:pStyle w:val="ListParagraph"/>
              <w:numPr>
                <w:ilvl w:val="0"/>
                <w:numId w:val="1"/>
              </w:numPr>
              <w:jc w:val="both"/>
              <w:rPr>
                <w:color w:val="000000"/>
              </w:rPr>
            </w:pPr>
            <w:r w:rsidRPr="00DC5789">
              <w:rPr>
                <w:color w:val="000000"/>
              </w:rPr>
              <w:t>Eneo hili linajumuisha tambarare za mafuriko za mto Kagera na liko katika ukanda ulioathiriwa na tetemeko la ardhi la Kagera la mwaka 2016; mafuriko hufunika mashamba na barabara katika miaka ya mvua nyingi, na nyumba zisizojengwa vizuri ziko hatarini kwa mitetemeko.</w:t>
            </w:r>
          </w:p>
          <w:p w14:paraId="41B62143" w14:textId="77777777" w:rsidR="000343A2" w:rsidRDefault="00DC5789" w:rsidP="00DC5789">
            <w:pPr>
              <w:pStyle w:val="ListParagraph"/>
              <w:numPr>
                <w:ilvl w:val="0"/>
                <w:numId w:val="1"/>
              </w:numPr>
              <w:jc w:val="both"/>
              <w:rPr>
                <w:ins w:id="1506" w:author="Bonephace Kaijage" w:date="2026-10-11T06:55:00Z" w16du:dateUtc="2026-10-11T03:55:00Z"/>
                <w:bCs/>
                <w:color w:val="000000"/>
              </w:rPr>
            </w:pPr>
            <w:r>
              <w:rPr>
                <w:bCs/>
                <w:color w:val="000000"/>
              </w:rPr>
              <w:t>Kwa wanaoishi na kujenga hapa, ni vyema</w:t>
            </w:r>
            <w:r w:rsidR="002A1887" w:rsidRPr="00DC5789">
              <w:rPr>
                <w:bCs/>
                <w:color w:val="000000"/>
              </w:rPr>
              <w:t xml:space="preserve"> kujenga kwa mbinu zinazostahimili matetemeko, kujenga juu ya kingo za mafuriko za mto na kuweka mifereji ya makazi wazi.</w:t>
            </w:r>
          </w:p>
          <w:p w14:paraId="06098E58" w14:textId="5B236489" w:rsidR="000343A2" w:rsidRDefault="00FE0A4D" w:rsidP="00DC5789">
            <w:pPr>
              <w:pStyle w:val="ListParagraph"/>
              <w:numPr>
                <w:ilvl w:val="0"/>
                <w:numId w:val="1"/>
              </w:numPr>
              <w:jc w:val="both"/>
              <w:rPr>
                <w:ins w:id="1507" w:author="Bonephace Kaijage" w:date="2026-10-11T06:55:00Z" w16du:dateUtc="2026-10-11T03:55:00Z"/>
                <w:bCs/>
                <w:color w:val="000000"/>
              </w:rPr>
            </w:pPr>
            <w:ins w:id="1508" w:author="Bonephace Kaijage" w:date="2026-10-14T05:58:00Z" w16du:dateUtc="2026-10-14T03:58:00Z">
              <w:r>
                <w:rPr>
                  <w:bCs/>
                  <w:color w:val="000000"/>
                </w:rPr>
                <w:t>Kinachoongeza hatari: kujenga nyumba za matofali zisizoimarishwa, kukaa kwenye tambarare za mafuriko za Kagera na kuziba mifereji kwa taka; kwa ujenzi mpya chagueni ardhi juu ya tambarare ya mafuriko, na kwa nyumba zilizopo tayari fahamu njia ya kutokea na inueni mnachoweza.</w:t>
              </w:r>
            </w:ins>
          </w:p>
          <w:p w14:paraId="7FBC930A" w14:textId="77777777" w:rsidR="00FE0A4D" w:rsidRDefault="000343A2" w:rsidP="00DC5789">
            <w:pPr>
              <w:pStyle w:val="ListParagraph"/>
              <w:numPr>
                <w:ilvl w:val="0"/>
                <w:numId w:val="1"/>
              </w:numPr>
              <w:jc w:val="both"/>
              <w:rPr>
                <w:ins w:id="1509" w:author="Bonephace Kaijage" w:date="2026-10-14T05:58:00Z" w16du:dateUtc="2026-10-14T03:58:00Z"/>
                <w:bCs/>
                <w:color w:val="000000"/>
              </w:rPr>
            </w:pPr>
            <w:ins w:id="1510" w:author="Bonephace Kaijage" w:date="2026-10-11T06:55:00Z" w16du:dateUtc="2026-10-11T03:55:00Z">
              <w:r>
                <w:rPr>
                  <w:bCs/>
                  <w:color w:val="000000"/>
                </w:rPr>
                <w:t xml:space="preserve">Fahamu eneo la juu mbali na mto na kuta ndefu utakalohamia; nenda huko </w:t>
              </w:r>
              <w:r>
                <w:rPr>
                  <w:bCs/>
                  <w:color w:val="000000"/>
                </w:rPr>
                <w:lastRenderedPageBreak/>
                <w:t>Kagera inapojaa au ardhi inapotikisika, na usiingie tena kwenye majengo yenye nyufa hadi yakaguliwe.</w:t>
              </w:r>
            </w:ins>
          </w:p>
          <w:p w14:paraId="6E40BBF4" w14:textId="0061F500" w:rsidR="002A1887" w:rsidRPr="00DC5789" w:rsidRDefault="00FE0A4D" w:rsidP="00DC5789">
            <w:pPr>
              <w:pStyle w:val="ListParagraph"/>
              <w:numPr>
                <w:ilvl w:val="0"/>
                <w:numId w:val="1"/>
              </w:numPr>
              <w:jc w:val="both"/>
              <w:rPr>
                <w:bCs/>
                <w:color w:val="000000"/>
              </w:rPr>
            </w:pPr>
            <w:ins w:id="1511"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4EC5C4AB" w14:textId="77777777" w:rsidTr="002A1887">
        <w:tc>
          <w:tcPr>
            <w:tcW w:w="3420" w:type="dxa"/>
          </w:tcPr>
          <w:p w14:paraId="36D7FA25" w14:textId="475E4817" w:rsidR="002A1887" w:rsidRPr="002A1887" w:rsidRDefault="002A1887" w:rsidP="002A1887">
            <w:pPr>
              <w:pStyle w:val="ListParagraph"/>
              <w:numPr>
                <w:ilvl w:val="0"/>
                <w:numId w:val="1"/>
              </w:numPr>
              <w:jc w:val="both"/>
              <w:rPr>
                <w:color w:val="000000"/>
              </w:rPr>
            </w:pPr>
            <w:r w:rsidRPr="002A1887">
              <w:rPr>
                <w:color w:val="000000"/>
              </w:rPr>
              <w:lastRenderedPageBreak/>
              <w:t>Muleba: lake islands and landing sites</w:t>
            </w:r>
          </w:p>
        </w:tc>
        <w:tc>
          <w:tcPr>
            <w:tcW w:w="3235" w:type="dxa"/>
          </w:tcPr>
          <w:p w14:paraId="16A43902" w14:textId="070077DF" w:rsidR="002A1887" w:rsidRPr="002A1887" w:rsidRDefault="002A1887" w:rsidP="002A1887">
            <w:pPr>
              <w:pStyle w:val="ListParagraph"/>
              <w:numPr>
                <w:ilvl w:val="0"/>
                <w:numId w:val="1"/>
              </w:numPr>
              <w:jc w:val="both"/>
              <w:rPr>
                <w:color w:val="000000"/>
              </w:rPr>
            </w:pPr>
            <w:r w:rsidRPr="002A1887">
              <w:rPr>
                <w:color w:val="000000"/>
              </w:rPr>
              <w:t>Muleba: visiwa vya ziwa na mialo</w:t>
            </w:r>
          </w:p>
        </w:tc>
        <w:tc>
          <w:tcPr>
            <w:tcW w:w="3605" w:type="dxa"/>
          </w:tcPr>
          <w:p w14:paraId="5772923D" w14:textId="61DA5454" w:rsidR="002A1887" w:rsidRPr="00DC5789" w:rsidRDefault="002A1887" w:rsidP="00DC5789">
            <w:pPr>
              <w:pStyle w:val="ListParagraph"/>
              <w:numPr>
                <w:ilvl w:val="0"/>
                <w:numId w:val="1"/>
              </w:numPr>
              <w:jc w:val="both"/>
              <w:rPr>
                <w:color w:val="000000"/>
              </w:rPr>
            </w:pPr>
            <w:r w:rsidRPr="00DC5789">
              <w:rPr>
                <w:color w:val="000000"/>
              </w:rPr>
              <w:t>This area includes many Lake Victoria islands and landing sites where sudden storms capsize boats, lightning strikes on open water, and crowded fishing camps face cholera outbreaks.</w:t>
            </w:r>
          </w:p>
          <w:p w14:paraId="49378130" w14:textId="77777777" w:rsidR="000343A2" w:rsidRDefault="00DC5789" w:rsidP="00DC5789">
            <w:pPr>
              <w:pStyle w:val="ListParagraph"/>
              <w:numPr>
                <w:ilvl w:val="0"/>
                <w:numId w:val="1"/>
              </w:numPr>
              <w:jc w:val="both"/>
              <w:rPr>
                <w:ins w:id="1512" w:author="Bonephace Kaijage" w:date="2026-10-11T06:55:00Z" w16du:dateUtc="2026-10-11T03:55:00Z"/>
                <w:bCs/>
                <w:color w:val="000000"/>
              </w:rPr>
            </w:pPr>
            <w:r>
              <w:rPr>
                <w:bCs/>
                <w:color w:val="000000"/>
              </w:rPr>
              <w:t>For those fishing and living here, it helps to</w:t>
            </w:r>
            <w:r w:rsidR="002A1887" w:rsidRPr="00DC5789">
              <w:rPr>
                <w:bCs/>
                <w:color w:val="000000"/>
              </w:rPr>
              <w:t xml:space="preserve"> wear life jackets, keep boats in good repair, return to shore before storms build and keep safe water and latrines at landing sites.</w:t>
            </w:r>
          </w:p>
          <w:p w14:paraId="20D2BD78" w14:textId="67749F1F" w:rsidR="000343A2" w:rsidRDefault="00FE0A4D" w:rsidP="00DC5789">
            <w:pPr>
              <w:pStyle w:val="ListParagraph"/>
              <w:numPr>
                <w:ilvl w:val="0"/>
                <w:numId w:val="1"/>
              </w:numPr>
              <w:jc w:val="both"/>
              <w:rPr>
                <w:ins w:id="1513" w:author="Bonephace Kaijage" w:date="2026-10-11T06:55:00Z" w16du:dateUtc="2026-10-11T03:55:00Z"/>
                <w:bCs/>
                <w:color w:val="000000"/>
              </w:rPr>
            </w:pPr>
            <w:ins w:id="1514" w:author="Bonephace Kaijage" w:date="2026-10-14T05:56:00Z" w16du:dateUtc="2026-10-14T03:56:00Z">
              <w:r>
                <w:rPr>
                  <w:bCs/>
                  <w:color w:val="000000"/>
                </w:rPr>
                <w:t>What raises the risk: going out in overloaded or unlit boats, fishing on when clouds build over the lake, and drinking untreated lake water at crowded camps.</w:t>
              </w:r>
            </w:ins>
          </w:p>
          <w:p w14:paraId="3BC4F63C" w14:textId="77777777" w:rsidR="00FE0A4D" w:rsidRDefault="000343A2" w:rsidP="00DC5789">
            <w:pPr>
              <w:pStyle w:val="ListParagraph"/>
              <w:numPr>
                <w:ilvl w:val="0"/>
                <w:numId w:val="1"/>
              </w:numPr>
              <w:jc w:val="both"/>
              <w:rPr>
                <w:ins w:id="1515" w:author="Bonephace Kaijage" w:date="2026-10-14T05:58:00Z" w16du:dateUtc="2026-10-14T03:58:00Z"/>
                <w:bCs/>
                <w:color w:val="000000"/>
              </w:rPr>
            </w:pPr>
            <w:ins w:id="1516" w:author="Bonephace Kaijage" w:date="2026-10-11T06:55:00Z" w16du:dateUtc="2026-10-11T03:55:00Z">
              <w:r>
                <w:rPr>
                  <w:bCs/>
                  <w:color w:val="000000"/>
                </w:rPr>
                <w:t>Know the sheltered bay or landing you will run to when a storm builds, agree it with your crew, and move sick people to the health post at the first sign of watery diarrhoea; do not wait for more cases.</w:t>
              </w:r>
            </w:ins>
          </w:p>
          <w:p w14:paraId="352BB3DB" w14:textId="0E27327E" w:rsidR="002A1887" w:rsidRPr="00DC5789" w:rsidRDefault="00FE0A4D" w:rsidP="00DC5789">
            <w:pPr>
              <w:pStyle w:val="ListParagraph"/>
              <w:numPr>
                <w:ilvl w:val="0"/>
                <w:numId w:val="1"/>
              </w:numPr>
              <w:jc w:val="both"/>
              <w:rPr>
                <w:bCs/>
                <w:color w:val="000000"/>
              </w:rPr>
            </w:pPr>
            <w:ins w:id="1517" w:author="Bonephace Kaijage" w:date="2026-10-14T05:58:00Z" w16du:dateUtc="2026-10-14T03:58:00Z">
              <w:r>
                <w:rPr>
                  <w:bCs/>
                  <w:color w:val="000000"/>
                </w:rPr>
                <w:t>Agree who will help anyone in the household who cannot move, see or hear a warning on their own.</w:t>
              </w:r>
            </w:ins>
          </w:p>
        </w:tc>
        <w:tc>
          <w:tcPr>
            <w:tcW w:w="3325" w:type="dxa"/>
          </w:tcPr>
          <w:p w14:paraId="6234DCE7" w14:textId="3C3E4384" w:rsidR="002A1887" w:rsidRPr="00DC5789" w:rsidRDefault="002A1887" w:rsidP="00DC5789">
            <w:pPr>
              <w:pStyle w:val="ListParagraph"/>
              <w:numPr>
                <w:ilvl w:val="0"/>
                <w:numId w:val="1"/>
              </w:numPr>
              <w:jc w:val="both"/>
              <w:rPr>
                <w:color w:val="000000"/>
              </w:rPr>
            </w:pPr>
            <w:r w:rsidRPr="00DC5789">
              <w:rPr>
                <w:color w:val="000000"/>
              </w:rPr>
              <w:t>Eneo hili linajumuisha visiwa vingi vya Ziwa Victoria na mialo ambapo dhoruba za ghafla hupindua mitumbwi, radi hupiga majini, na kambi za wavuvi zenye msongamano hukumbwa na milipuko ya kipindupindu.</w:t>
            </w:r>
          </w:p>
          <w:p w14:paraId="2348C325" w14:textId="77777777" w:rsidR="000343A2" w:rsidRDefault="00DC5789" w:rsidP="00DC5789">
            <w:pPr>
              <w:pStyle w:val="ListParagraph"/>
              <w:numPr>
                <w:ilvl w:val="0"/>
                <w:numId w:val="1"/>
              </w:numPr>
              <w:jc w:val="both"/>
              <w:rPr>
                <w:ins w:id="1518" w:author="Bonephace Kaijage" w:date="2026-10-11T06:55:00Z" w16du:dateUtc="2026-10-11T03:55:00Z"/>
                <w:bCs/>
                <w:color w:val="000000"/>
              </w:rPr>
            </w:pPr>
            <w:r>
              <w:rPr>
                <w:bCs/>
                <w:color w:val="000000"/>
              </w:rPr>
              <w:t>Kwa wanaovua na kuishi hapa, ni vyema</w:t>
            </w:r>
            <w:r w:rsidR="002A1887" w:rsidRPr="00DC5789">
              <w:rPr>
                <w:bCs/>
                <w:color w:val="000000"/>
              </w:rPr>
              <w:t xml:space="preserve"> kuvaa maboya ya kujiokoa, kutunza vyombo viwe imara, kurudi ufukweni kabla dhoruba haijaanza na kuhakikisha mialo ina maji safi na vyoo.</w:t>
            </w:r>
          </w:p>
          <w:p w14:paraId="0F1CAA0C" w14:textId="7EE6295B" w:rsidR="000343A2" w:rsidRDefault="00FE0A4D" w:rsidP="00DC5789">
            <w:pPr>
              <w:pStyle w:val="ListParagraph"/>
              <w:numPr>
                <w:ilvl w:val="0"/>
                <w:numId w:val="1"/>
              </w:numPr>
              <w:jc w:val="both"/>
              <w:rPr>
                <w:ins w:id="1519" w:author="Bonephace Kaijage" w:date="2026-10-11T06:55:00Z" w16du:dateUtc="2026-10-11T03:55:00Z"/>
                <w:bCs/>
                <w:color w:val="000000"/>
              </w:rPr>
            </w:pPr>
            <w:ins w:id="1520" w:author="Bonephace Kaijage" w:date="2026-10-14T05:56:00Z" w16du:dateUtc="2026-10-14T03:56:00Z">
              <w:r>
                <w:rPr>
                  <w:bCs/>
                  <w:color w:val="000000"/>
                </w:rPr>
                <w:t>Kinachoongeza hatari: kutoka ziwani kwa vyombo vilivyojaa kupita kiasi au visivyo na taa, kuendelea kuvua mawingu yanapojengeka juu ya ziwa, na kunywa maji ya ziwa yasiyotibiwa kwenye kambi zenye msongamano.</w:t>
              </w:r>
            </w:ins>
          </w:p>
          <w:p w14:paraId="0146A173" w14:textId="77777777" w:rsidR="00FE0A4D" w:rsidRDefault="000343A2" w:rsidP="00DC5789">
            <w:pPr>
              <w:pStyle w:val="ListParagraph"/>
              <w:numPr>
                <w:ilvl w:val="0"/>
                <w:numId w:val="1"/>
              </w:numPr>
              <w:jc w:val="both"/>
              <w:rPr>
                <w:ins w:id="1521" w:author="Bonephace Kaijage" w:date="2026-10-14T05:58:00Z" w16du:dateUtc="2026-10-14T03:58:00Z"/>
                <w:bCs/>
                <w:color w:val="000000"/>
              </w:rPr>
            </w:pPr>
            <w:ins w:id="1522" w:author="Bonephace Kaijage" w:date="2026-10-11T06:55:00Z" w16du:dateUtc="2026-10-11T03:55:00Z">
              <w:r>
                <w:rPr>
                  <w:bCs/>
                  <w:color w:val="000000"/>
                </w:rPr>
                <w:t xml:space="preserve">Fahamu ghuba au mwalo uliokingwa utakaokimbilia dhoruba inapojengeka, kubaliana nao na wenzako </w:t>
              </w:r>
              <w:r>
                <w:rPr>
                  <w:bCs/>
                  <w:color w:val="000000"/>
                </w:rPr>
                <w:lastRenderedPageBreak/>
                <w:t>wa chombo, na peleka wagonjwa kituo cha afya dalili ya kwanza ya kuharisha maji; usisubiri wagonjwa wengi.</w:t>
              </w:r>
            </w:ins>
          </w:p>
          <w:p w14:paraId="689F9FE3" w14:textId="0DAC7745" w:rsidR="002A1887" w:rsidRPr="00DC5789" w:rsidRDefault="00FE0A4D" w:rsidP="00DC5789">
            <w:pPr>
              <w:pStyle w:val="ListParagraph"/>
              <w:numPr>
                <w:ilvl w:val="0"/>
                <w:numId w:val="1"/>
              </w:numPr>
              <w:jc w:val="both"/>
              <w:rPr>
                <w:bCs/>
                <w:color w:val="000000"/>
              </w:rPr>
            </w:pPr>
            <w:ins w:id="1523" w:author="Bonephace Kaijage" w:date="2026-10-14T05:58:00Z" w16du:dateUtc="2026-10-14T03:58:00Z">
              <w:r>
                <w:rPr>
                  <w:bCs/>
                  <w:color w:val="000000"/>
                </w:rPr>
                <w:t>Kubalianeni nani atamsaidia yeyote katika kaya asiyeweza kuondoka, kuona au kusikia tahadhari peke yake.</w:t>
              </w:r>
            </w:ins>
          </w:p>
        </w:tc>
      </w:tr>
      <w:tr w:rsidR="002A1887" w:rsidRPr="002A1887" w14:paraId="5A56EE21" w14:textId="77777777" w:rsidTr="002A1887">
        <w:tc>
          <w:tcPr>
            <w:tcW w:w="3420" w:type="dxa"/>
          </w:tcPr>
          <w:p w14:paraId="1416C1F8" w14:textId="12C7EA84" w:rsidR="002A1887" w:rsidRPr="002A1887" w:rsidRDefault="002A1887" w:rsidP="002A1887">
            <w:pPr>
              <w:pStyle w:val="ListParagraph"/>
              <w:numPr>
                <w:ilvl w:val="0"/>
                <w:numId w:val="1"/>
              </w:numPr>
              <w:jc w:val="both"/>
              <w:rPr>
                <w:color w:val="000000"/>
              </w:rPr>
            </w:pPr>
            <w:r w:rsidRPr="002A1887">
              <w:rPr>
                <w:color w:val="000000"/>
              </w:rPr>
              <w:lastRenderedPageBreak/>
              <w:t>Ngara: steep hills and the Rusumo border</w:t>
            </w:r>
          </w:p>
        </w:tc>
        <w:tc>
          <w:tcPr>
            <w:tcW w:w="3235" w:type="dxa"/>
          </w:tcPr>
          <w:p w14:paraId="481C0582" w14:textId="1A7C82AD" w:rsidR="002A1887" w:rsidRPr="002A1887" w:rsidRDefault="002A1887" w:rsidP="002A1887">
            <w:pPr>
              <w:pStyle w:val="ListParagraph"/>
              <w:numPr>
                <w:ilvl w:val="0"/>
                <w:numId w:val="1"/>
              </w:numPr>
              <w:jc w:val="both"/>
              <w:rPr>
                <w:color w:val="000000"/>
                <w:lang w:val="sv-SE"/>
              </w:rPr>
            </w:pPr>
            <w:r w:rsidRPr="002A1887">
              <w:rPr>
                <w:color w:val="000000"/>
                <w:lang w:val="sv-SE"/>
              </w:rPr>
              <w:t>Ngara: milima mikali na mpaka wa Rusumo</w:t>
            </w:r>
          </w:p>
        </w:tc>
        <w:tc>
          <w:tcPr>
            <w:tcW w:w="3605" w:type="dxa"/>
          </w:tcPr>
          <w:p w14:paraId="50DE8E88" w14:textId="2B42A50A" w:rsidR="002A1887" w:rsidRPr="00DC5789" w:rsidRDefault="002A1887" w:rsidP="00DC5789">
            <w:pPr>
              <w:pStyle w:val="ListParagraph"/>
              <w:numPr>
                <w:ilvl w:val="0"/>
                <w:numId w:val="1"/>
              </w:numPr>
              <w:jc w:val="both"/>
              <w:rPr>
                <w:color w:val="000000"/>
              </w:rPr>
            </w:pPr>
            <w:r w:rsidRPr="00DC5789">
              <w:rPr>
                <w:color w:val="000000"/>
              </w:rPr>
              <w:t>This area is hilly border country where heavy rain causes landslides and road washouts, and cross-border movement at Rusumo raises the risk of disease outbreaks.</w:t>
            </w:r>
          </w:p>
          <w:p w14:paraId="21B9D3A4" w14:textId="77777777" w:rsidR="000343A2" w:rsidRDefault="00DC5789" w:rsidP="00DC5789">
            <w:pPr>
              <w:pStyle w:val="ListParagraph"/>
              <w:numPr>
                <w:ilvl w:val="0"/>
                <w:numId w:val="1"/>
              </w:numPr>
              <w:jc w:val="both"/>
              <w:rPr>
                <w:ins w:id="1524" w:author="Bonephace Kaijage" w:date="2026-10-11T06:55:00Z" w16du:dateUtc="2026-10-11T03:55:00Z"/>
                <w:bCs/>
                <w:color w:val="000000"/>
              </w:rPr>
            </w:pPr>
            <w:r>
              <w:rPr>
                <w:bCs/>
                <w:color w:val="000000"/>
              </w:rPr>
              <w:t>For those living and trading here, it helps to</w:t>
            </w:r>
            <w:r w:rsidR="002A1887" w:rsidRPr="00DC5789">
              <w:rPr>
                <w:bCs/>
                <w:color w:val="000000"/>
              </w:rPr>
              <w:t xml:space="preserve"> keep slopes planted, keep roadside drains clear and maintain good hygiene and vaccination at border markets.</w:t>
            </w:r>
          </w:p>
          <w:p w14:paraId="1AEAE894" w14:textId="0B50AFFD" w:rsidR="000343A2" w:rsidRDefault="00FE0A4D" w:rsidP="00DC5789">
            <w:pPr>
              <w:pStyle w:val="ListParagraph"/>
              <w:numPr>
                <w:ilvl w:val="0"/>
                <w:numId w:val="1"/>
              </w:numPr>
              <w:jc w:val="both"/>
              <w:rPr>
                <w:ins w:id="1525" w:author="Bonephace Kaijage" w:date="2026-10-11T06:55:00Z" w16du:dateUtc="2026-10-11T03:55:00Z"/>
                <w:bCs/>
                <w:color w:val="000000"/>
              </w:rPr>
            </w:pPr>
            <w:ins w:id="1526" w:author="Bonephace Kaijage" w:date="2026-10-14T05:56:00Z" w16du:dateUtc="2026-10-14T03:56:00Z">
              <w:r>
                <w:rPr>
                  <w:bCs/>
                  <w:color w:val="000000"/>
                </w:rPr>
                <w:t>What raises the risk: cutting plots into the hillsides, blocking the roadside drains with waste and ignoring early cases of fever or diarrhoea at the border markets.</w:t>
              </w:r>
            </w:ins>
          </w:p>
          <w:p w14:paraId="3A0F6257" w14:textId="77777777" w:rsidR="00FE0A4D" w:rsidRDefault="000343A2" w:rsidP="00DC5789">
            <w:pPr>
              <w:pStyle w:val="ListParagraph"/>
              <w:numPr>
                <w:ilvl w:val="0"/>
                <w:numId w:val="1"/>
              </w:numPr>
              <w:jc w:val="both"/>
              <w:rPr>
                <w:ins w:id="1527" w:author="Bonephace Kaijage" w:date="2026-10-14T05:58:00Z" w16du:dateUtc="2026-10-14T03:58:00Z"/>
                <w:bCs/>
                <w:color w:val="000000"/>
              </w:rPr>
            </w:pPr>
            <w:ins w:id="1528" w:author="Bonephace Kaijage" w:date="2026-10-11T06:55:00Z" w16du:dateUtc="2026-10-11T03:55:00Z">
              <w:r>
                <w:rPr>
                  <w:bCs/>
                  <w:color w:val="000000"/>
                </w:rPr>
                <w:t>Agree with neighbours on a safe place off the slope, move there when cracks open or the slope runs muddy in heavy rain, and report any cluster of sickness to the health post the same day.</w:t>
              </w:r>
            </w:ins>
          </w:p>
          <w:p w14:paraId="760C31D4" w14:textId="7B3C6AD2" w:rsidR="002A1887" w:rsidRPr="00DC5789" w:rsidRDefault="00FE0A4D" w:rsidP="00DC5789">
            <w:pPr>
              <w:pStyle w:val="ListParagraph"/>
              <w:numPr>
                <w:ilvl w:val="0"/>
                <w:numId w:val="1"/>
              </w:numPr>
              <w:jc w:val="both"/>
              <w:rPr>
                <w:bCs/>
                <w:color w:val="000000"/>
              </w:rPr>
            </w:pPr>
            <w:ins w:id="1529" w:author="Bonephace Kaijage" w:date="2026-10-14T05:58:00Z" w16du:dateUtc="2026-10-14T03:58:00Z">
              <w:r>
                <w:rPr>
                  <w:bCs/>
                  <w:color w:val="000000"/>
                </w:rPr>
                <w:t>Agree who will help anyone in the household who cannot move, see or hear a warning on their own.</w:t>
              </w:r>
            </w:ins>
          </w:p>
        </w:tc>
        <w:tc>
          <w:tcPr>
            <w:tcW w:w="3325" w:type="dxa"/>
          </w:tcPr>
          <w:p w14:paraId="2413D458" w14:textId="198C6EBB" w:rsidR="002A1887" w:rsidRPr="00DC5789" w:rsidRDefault="002A1887" w:rsidP="00DC5789">
            <w:pPr>
              <w:pStyle w:val="ListParagraph"/>
              <w:numPr>
                <w:ilvl w:val="0"/>
                <w:numId w:val="1"/>
              </w:numPr>
              <w:jc w:val="both"/>
              <w:rPr>
                <w:color w:val="000000"/>
              </w:rPr>
            </w:pPr>
            <w:r w:rsidRPr="00DC5789">
              <w:rPr>
                <w:color w:val="000000"/>
              </w:rPr>
              <w:t>Eneo hili ni nchi ya milima mpakani ambako mvua kubwa husababisha maporomoko ya ardhi na barabara kusombwa, na mwingiliano wa watu mpakani Rusumo huongeza hatari ya milipuko ya magonjwa.</w:t>
            </w:r>
          </w:p>
          <w:p w14:paraId="0425CFAD" w14:textId="77777777" w:rsidR="000343A2" w:rsidRDefault="00DC5789" w:rsidP="00DC5789">
            <w:pPr>
              <w:pStyle w:val="ListParagraph"/>
              <w:numPr>
                <w:ilvl w:val="0"/>
                <w:numId w:val="1"/>
              </w:numPr>
              <w:jc w:val="both"/>
              <w:rPr>
                <w:ins w:id="1530" w:author="Bonephace Kaijage" w:date="2026-10-11T06:55:00Z" w16du:dateUtc="2026-10-11T03:55:00Z"/>
                <w:bCs/>
                <w:color w:val="000000"/>
              </w:rPr>
            </w:pPr>
            <w:r>
              <w:rPr>
                <w:bCs/>
                <w:color w:val="000000"/>
              </w:rPr>
              <w:t>Kwa wanaoishi na kufanya biashara hapa, ni vyema</w:t>
            </w:r>
            <w:r w:rsidR="002A1887" w:rsidRPr="00DC5789">
              <w:rPr>
                <w:bCs/>
                <w:color w:val="000000"/>
              </w:rPr>
              <w:t xml:space="preserve"> kuacha mimea kwenye miteremko, kuweka mifereji ya kando ya barabara wazi na kudumisha usafi na chanjo kwenye masoko ya mpakani.</w:t>
            </w:r>
          </w:p>
          <w:p w14:paraId="51AB9A15" w14:textId="06729F75" w:rsidR="000343A2" w:rsidRDefault="00FE0A4D" w:rsidP="00DC5789">
            <w:pPr>
              <w:pStyle w:val="ListParagraph"/>
              <w:numPr>
                <w:ilvl w:val="0"/>
                <w:numId w:val="1"/>
              </w:numPr>
              <w:jc w:val="both"/>
              <w:rPr>
                <w:ins w:id="1531" w:author="Bonephace Kaijage" w:date="2026-10-11T06:55:00Z" w16du:dateUtc="2026-10-11T03:55:00Z"/>
                <w:bCs/>
                <w:color w:val="000000"/>
              </w:rPr>
            </w:pPr>
            <w:ins w:id="1532" w:author="Bonephace Kaijage" w:date="2026-10-14T05:56:00Z" w16du:dateUtc="2026-10-14T03:56:00Z">
              <w:r>
                <w:rPr>
                  <w:bCs/>
                  <w:color w:val="000000"/>
                </w:rPr>
                <w:t>Kinachoongeza hatari: kuchonga viwanja kwenye miteremko ya milima, kuziba mifereji ya kando ya barabara kwa taka na kupuuza wagonjwa wa mwanzo wa homa au kuharisha kwenye masoko ya mpakani.</w:t>
              </w:r>
            </w:ins>
          </w:p>
          <w:p w14:paraId="07A5DB7E" w14:textId="77777777" w:rsidR="00FE0A4D" w:rsidRDefault="000343A2" w:rsidP="00DC5789">
            <w:pPr>
              <w:pStyle w:val="ListParagraph"/>
              <w:numPr>
                <w:ilvl w:val="0"/>
                <w:numId w:val="1"/>
              </w:numPr>
              <w:jc w:val="both"/>
              <w:rPr>
                <w:ins w:id="1533" w:author="Bonephace Kaijage" w:date="2026-10-14T05:58:00Z" w16du:dateUtc="2026-10-14T03:58:00Z"/>
                <w:bCs/>
                <w:color w:val="000000"/>
              </w:rPr>
            </w:pPr>
            <w:ins w:id="1534" w:author="Bonephace Kaijage" w:date="2026-10-11T06:55:00Z" w16du:dateUtc="2026-10-11T03:55:00Z">
              <w:r>
                <w:rPr>
                  <w:bCs/>
                  <w:color w:val="000000"/>
                </w:rPr>
                <w:t xml:space="preserve">Kubalianeni na majirani eneo salama nje ya mteremko; hamieni huko nyufa zikifunguka au mteremko ukitiririsha </w:t>
              </w:r>
              <w:r>
                <w:rPr>
                  <w:bCs/>
                  <w:color w:val="000000"/>
                </w:rPr>
                <w:lastRenderedPageBreak/>
                <w:t>matope wakati wa mvua kubwa, na ripoti kundi lolote la wagonjwa kituo cha afya siku hiyo hiyo.</w:t>
              </w:r>
            </w:ins>
          </w:p>
          <w:p w14:paraId="4CE0778B" w14:textId="00E21964" w:rsidR="002A1887" w:rsidRPr="00DC5789" w:rsidRDefault="00FE0A4D" w:rsidP="00DC5789">
            <w:pPr>
              <w:pStyle w:val="ListParagraph"/>
              <w:numPr>
                <w:ilvl w:val="0"/>
                <w:numId w:val="1"/>
              </w:numPr>
              <w:jc w:val="both"/>
              <w:rPr>
                <w:bCs/>
                <w:color w:val="000000"/>
              </w:rPr>
            </w:pPr>
            <w:ins w:id="1535" w:author="Bonephace Kaijage" w:date="2026-10-14T05:58:00Z" w16du:dateUtc="2026-10-14T03:58:00Z">
              <w:r>
                <w:rPr>
                  <w:bCs/>
                  <w:color w:val="000000"/>
                </w:rPr>
                <w:t>Kubalianeni nani atamsaidia yeyote katika kaya asiyeweza kuondoka, kuona au kusikia tahadhari peke yake.</w:t>
              </w:r>
            </w:ins>
          </w:p>
        </w:tc>
      </w:tr>
    </w:tbl>
    <w:p w14:paraId="425CEFB4" w14:textId="77777777" w:rsidR="00FE0A4D" w:rsidRPr="00FE0A4D" w:rsidRDefault="00FE0A4D" w:rsidP="00FE0A4D">
      <w:pPr>
        <w:spacing w:after="120"/>
        <w:rPr>
          <w:ins w:id="1536" w:author="Bonephace Kaijage" w:date="2026-10-14T06:01:00Z" w16du:dateUtc="2026-10-14T04:01:00Z"/>
          <w:i/>
          <w:sz w:val="18"/>
          <w:rPrChange w:id="1537" w:author="Bonephace Kaijage" w:date="2026-10-14T06:01:00Z" w16du:dateUtc="2026-10-14T04:01:00Z">
            <w:rPr>
              <w:ins w:id="1538" w:author="Bonephace Kaijage" w:date="2026-10-14T06:01:00Z" w16du:dateUtc="2026-10-14T04:01:00Z"/>
            </w:rPr>
          </w:rPrChange>
        </w:rPr>
        <w:pPrChange w:id="1539" w:author="Bonephace Kaijage" w:date="2026-10-14T06:01:00Z" w16du:dateUtc="2026-10-14T04:01:00Z">
          <w:pPr/>
        </w:pPrChange>
      </w:pPr>
      <w:ins w:id="1540" w:author="Bonephace Kaijage" w:date="2026-10-14T06:01:00Z" w16du:dateUtc="2026-10-14T04:01:00Z">
        <w:r w:rsidRPr="00FE0A4D">
          <w:rPr>
            <w:i/>
            <w:sz w:val="18"/>
            <w:rPrChange w:id="1541"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5B28DB7B" w14:textId="0B9A87EB" w:rsidR="002A1887" w:rsidRPr="002A1887" w:rsidRDefault="002A1887" w:rsidP="002A1887">
      <w:pPr>
        <w:rPr>
          <w:color w:val="000000"/>
        </w:rPr>
      </w:pPr>
    </w:p>
    <w:p w14:paraId="2F65F820" w14:textId="0D218CF2" w:rsidR="002A1887" w:rsidRPr="00997D17" w:rsidRDefault="002A1887">
      <w:pPr>
        <w:pStyle w:val="ListParagraph"/>
        <w:rPr>
          <w:sz w:val="22"/>
          <w:szCs w:val="22"/>
        </w:rPr>
      </w:pPr>
    </w:p>
    <w:tbl>
      <w:tblPr>
        <w:tblStyle w:val="TableGrid"/>
        <w:tblW w:w="0" w:type="auto"/>
        <w:tblLook w:val="04A0" w:firstRow="1" w:lastRow="0" w:firstColumn="1" w:lastColumn="0" w:noHBand="0" w:noVBand="1"/>
      </w:tblPr>
      <w:tblGrid>
        <w:gridCol w:w="2206"/>
        <w:gridCol w:w="2075"/>
        <w:gridCol w:w="2166"/>
        <w:gridCol w:w="2120"/>
        <w:gridCol w:w="2570"/>
        <w:gridCol w:w="2533"/>
      </w:tblGrid>
      <w:tr w:rsidR="002066E7" w:rsidRPr="00997D17" w14:paraId="5CBD7844" w14:textId="77777777" w:rsidTr="002066E7">
        <w:trPr>
          <w:tblHeader/>
        </w:trPr>
        <w:tc>
          <w:tcPr>
            <w:tcW w:w="2278" w:type="dxa"/>
          </w:tcPr>
          <w:p w14:paraId="4109BE43" w14:textId="6A39C801" w:rsidR="002066E7" w:rsidRPr="00997D17" w:rsidRDefault="008C6B60" w:rsidP="00FE4152">
            <w:pPr>
              <w:pStyle w:val="ListParagraph"/>
              <w:rPr>
                <w:sz w:val="22"/>
                <w:szCs w:val="22"/>
              </w:rPr>
            </w:pPr>
            <w:r w:rsidRPr="00997D17">
              <w:rPr>
                <w:sz w:val="22"/>
                <w:szCs w:val="22"/>
              </w:rPr>
              <w:t>COUNCIL / HALMASHAURI</w:t>
            </w:r>
          </w:p>
        </w:tc>
        <w:tc>
          <w:tcPr>
            <w:tcW w:w="2278" w:type="dxa"/>
          </w:tcPr>
          <w:p w14:paraId="2DD4E66F" w14:textId="680CB499" w:rsidR="002066E7" w:rsidRPr="00997D17" w:rsidRDefault="002066E7" w:rsidP="00FE4152">
            <w:pPr>
              <w:pStyle w:val="ListParagraph"/>
              <w:rPr>
                <w:sz w:val="22"/>
                <w:szCs w:val="22"/>
              </w:rPr>
            </w:pPr>
            <w:r w:rsidRPr="00997D17">
              <w:rPr>
                <w:sz w:val="22"/>
                <w:szCs w:val="22"/>
              </w:rPr>
              <w:t>LEVEL / NGAZI</w:t>
            </w:r>
          </w:p>
        </w:tc>
        <w:tc>
          <w:tcPr>
            <w:tcW w:w="2278" w:type="dxa"/>
          </w:tcPr>
          <w:p w14:paraId="5B98FED9" w14:textId="4A79511C" w:rsidR="002066E7" w:rsidRPr="00997D17" w:rsidRDefault="002066E7" w:rsidP="00FE4152">
            <w:pPr>
              <w:pStyle w:val="ListParagraph"/>
              <w:rPr>
                <w:sz w:val="22"/>
                <w:szCs w:val="22"/>
              </w:rPr>
            </w:pPr>
            <w:r w:rsidRPr="00997D17">
              <w:rPr>
                <w:sz w:val="22"/>
                <w:szCs w:val="22"/>
              </w:rPr>
              <w:t>IMPACT (EN)</w:t>
            </w:r>
          </w:p>
        </w:tc>
        <w:tc>
          <w:tcPr>
            <w:tcW w:w="2278" w:type="dxa"/>
          </w:tcPr>
          <w:p w14:paraId="1775B276" w14:textId="2B297EDB" w:rsidR="002066E7" w:rsidRPr="00997D17" w:rsidRDefault="002066E7" w:rsidP="00FE4152">
            <w:pPr>
              <w:pStyle w:val="ListParagraph"/>
              <w:rPr>
                <w:sz w:val="22"/>
                <w:szCs w:val="22"/>
              </w:rPr>
            </w:pPr>
            <w:r w:rsidRPr="00997D17">
              <w:rPr>
                <w:sz w:val="22"/>
                <w:szCs w:val="22"/>
              </w:rPr>
              <w:t>ATHARI (SW)</w:t>
            </w:r>
          </w:p>
        </w:tc>
        <w:tc>
          <w:tcPr>
            <w:tcW w:w="2279" w:type="dxa"/>
          </w:tcPr>
          <w:p w14:paraId="194C145D" w14:textId="71F46FAC" w:rsidR="002066E7" w:rsidRPr="00997D17" w:rsidRDefault="002066E7" w:rsidP="00FE4152">
            <w:pPr>
              <w:pStyle w:val="ListParagraph"/>
              <w:rPr>
                <w:sz w:val="22"/>
                <w:szCs w:val="22"/>
              </w:rPr>
            </w:pPr>
            <w:r w:rsidRPr="00997D17">
              <w:rPr>
                <w:sz w:val="22"/>
                <w:szCs w:val="22"/>
              </w:rPr>
              <w:t>ACTION (EN)</w:t>
            </w:r>
          </w:p>
        </w:tc>
        <w:tc>
          <w:tcPr>
            <w:tcW w:w="2279" w:type="dxa"/>
          </w:tcPr>
          <w:p w14:paraId="16B5EFCE" w14:textId="496D0AB3" w:rsidR="002066E7" w:rsidRPr="00997D17" w:rsidRDefault="002066E7" w:rsidP="00FE4152">
            <w:pPr>
              <w:pStyle w:val="ListParagraph"/>
              <w:rPr>
                <w:sz w:val="22"/>
                <w:szCs w:val="22"/>
              </w:rPr>
            </w:pPr>
            <w:r w:rsidRPr="00997D17">
              <w:rPr>
                <w:sz w:val="22"/>
                <w:szCs w:val="22"/>
              </w:rPr>
              <w:t>HATUA (SW)</w:t>
            </w:r>
          </w:p>
        </w:tc>
      </w:tr>
      <w:tr w:rsidR="002066E7" w:rsidRPr="00997D17" w14:paraId="1B7CC141" w14:textId="77777777" w:rsidTr="002066E7">
        <w:tc>
          <w:tcPr>
            <w:tcW w:w="2278" w:type="dxa"/>
          </w:tcPr>
          <w:p w14:paraId="6BBBBF03" w14:textId="7740608C" w:rsidR="002066E7" w:rsidRPr="00997D17" w:rsidRDefault="002066E7" w:rsidP="00FE4152">
            <w:pPr>
              <w:pStyle w:val="ListParagraph"/>
              <w:rPr>
                <w:sz w:val="22"/>
                <w:szCs w:val="22"/>
              </w:rPr>
            </w:pPr>
            <w:r w:rsidRPr="00997D17">
              <w:rPr>
                <w:sz w:val="22"/>
                <w:szCs w:val="22"/>
              </w:rPr>
              <w:t>Bukoba Municipal Council</w:t>
            </w:r>
          </w:p>
        </w:tc>
        <w:tc>
          <w:tcPr>
            <w:tcW w:w="2278" w:type="dxa"/>
          </w:tcPr>
          <w:p w14:paraId="1C9BCF07" w14:textId="7BC4CDCC"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061F99D" w14:textId="29209308" w:rsidR="002066E7" w:rsidRPr="00997D17" w:rsidRDefault="008C6B60" w:rsidP="00FE4152">
            <w:pPr>
              <w:pStyle w:val="ListParagraph"/>
              <w:rPr>
                <w:sz w:val="22"/>
                <w:szCs w:val="22"/>
              </w:rPr>
            </w:pPr>
            <w:r w:rsidRPr="00997D17">
              <w:rPr>
                <w:sz w:val="22"/>
                <w:szCs w:val="22"/>
              </w:rPr>
              <w:t>Lake Victoria floods and large waves, heavy bimodal rain, boat accidents, and cholera on the shore. A few roads slippery, a few low homes wet, and lightning where storms build.</w:t>
            </w:r>
          </w:p>
        </w:tc>
        <w:tc>
          <w:tcPr>
            <w:tcW w:w="2278" w:type="dxa"/>
          </w:tcPr>
          <w:p w14:paraId="69B1CD1B" w14:textId="08432247"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5B1B4F78" w14:textId="51419983" w:rsidR="00F20E47" w:rsidRPr="00997D17" w:rsidRDefault="00275313" w:rsidP="00034217">
            <w:pPr>
              <w:pStyle w:val="ListBullet"/>
              <w:rPr>
                <w:sz w:val="22"/>
                <w:szCs w:val="22"/>
              </w:rPr>
            </w:pPr>
            <w:r w:rsidRPr="00997D17">
              <w:rPr>
                <w:sz w:val="22"/>
                <w:szCs w:val="22"/>
              </w:rPr>
              <w:t>Before any boat leaves shore, check the forecast and put a life jacket on.</w:t>
            </w:r>
          </w:p>
          <w:p w14:paraId="2C81D2B0" w14:textId="29A7DD60" w:rsidR="00F20E47" w:rsidRPr="00997D17" w:rsidRDefault="00275313" w:rsidP="00034217">
            <w:pPr>
              <w:pStyle w:val="ListBullet"/>
              <w:rPr>
                <w:sz w:val="22"/>
                <w:szCs w:val="22"/>
              </w:rPr>
            </w:pPr>
            <w:r w:rsidRPr="00997D17">
              <w:rPr>
                <w:sz w:val="22"/>
                <w:szCs w:val="22"/>
              </w:rPr>
              <w:t>Bring small boats off the open water at shore.</w:t>
            </w:r>
          </w:p>
          <w:p w14:paraId="6F48ECE2" w14:textId="039D1E28" w:rsidR="00F20E47" w:rsidRPr="00997D17" w:rsidRDefault="00275313" w:rsidP="00034217">
            <w:pPr>
              <w:pStyle w:val="ListBullet"/>
              <w:rPr>
                <w:sz w:val="22"/>
                <w:szCs w:val="22"/>
              </w:rPr>
            </w:pPr>
            <w:r w:rsidRPr="00997D17">
              <w:rPr>
                <w:sz w:val="22"/>
                <w:szCs w:val="22"/>
              </w:rPr>
              <w:t>The landing listens for the warning and saves 190.</w:t>
            </w:r>
          </w:p>
          <w:p w14:paraId="6516732D" w14:textId="715B78A7" w:rsidR="002066E7" w:rsidRPr="00997D17" w:rsidRDefault="00275313" w:rsidP="00034217">
            <w:pPr>
              <w:pStyle w:val="ListBullet"/>
              <w:rPr>
                <w:sz w:val="22"/>
                <w:szCs w:val="22"/>
              </w:rPr>
            </w:pPr>
            <w:r w:rsidRPr="00997D17">
              <w:rPr>
                <w:sz w:val="22"/>
                <w:szCs w:val="22"/>
              </w:rPr>
              <w:t>Do not swim out from shore. Throw something that floats.</w:t>
            </w:r>
          </w:p>
        </w:tc>
        <w:tc>
          <w:tcPr>
            <w:tcW w:w="2279" w:type="dxa"/>
          </w:tcPr>
          <w:p w14:paraId="525B622E" w14:textId="786A40BE" w:rsidR="00F20E47" w:rsidRPr="00997D17" w:rsidRDefault="00034217" w:rsidP="00034217">
            <w:pPr>
              <w:pStyle w:val="ListBullet"/>
              <w:rPr>
                <w:sz w:val="22"/>
                <w:szCs w:val="22"/>
              </w:rPr>
            </w:pPr>
            <w:r w:rsidRPr="00997D17">
              <w:rPr>
                <w:sz w:val="22"/>
                <w:szCs w:val="22"/>
              </w:rPr>
              <w:t>Angalia utabiri kabla ya chombo kuondoka. Vaa jaketi ya kujiokoa.</w:t>
            </w:r>
          </w:p>
          <w:p w14:paraId="20901465" w14:textId="5D9AB9E3" w:rsidR="00F20E47" w:rsidRPr="00997D17" w:rsidRDefault="00034217" w:rsidP="00034217">
            <w:pPr>
              <w:pStyle w:val="ListBullet"/>
              <w:rPr>
                <w:sz w:val="22"/>
                <w:szCs w:val="22"/>
              </w:rPr>
            </w:pPr>
            <w:r w:rsidRPr="00997D17">
              <w:rPr>
                <w:sz w:val="22"/>
                <w:szCs w:val="22"/>
              </w:rPr>
              <w:t>Rudisha vyombo vidogo kutoka maji ya wazi.</w:t>
            </w:r>
          </w:p>
          <w:p w14:paraId="7521B703" w14:textId="2F7F9061" w:rsidR="00F20E47" w:rsidRPr="00997D17" w:rsidRDefault="00034217" w:rsidP="00034217">
            <w:pPr>
              <w:pStyle w:val="ListBullet"/>
              <w:rPr>
                <w:sz w:val="22"/>
                <w:szCs w:val="22"/>
              </w:rPr>
            </w:pPr>
            <w:r w:rsidRPr="00997D17">
              <w:rPr>
                <w:sz w:val="22"/>
                <w:szCs w:val="22"/>
              </w:rPr>
              <w:t>Mwalo: sikiliza onyo na hifadhi 190.</w:t>
            </w:r>
          </w:p>
          <w:p w14:paraId="294D748B" w14:textId="2DA59857" w:rsidR="002066E7" w:rsidRPr="00997D17" w:rsidRDefault="00FE0A4D" w:rsidP="00034217">
            <w:pPr>
              <w:pStyle w:val="ListBullet"/>
              <w:rPr>
                <w:sz w:val="22"/>
                <w:szCs w:val="22"/>
              </w:rPr>
            </w:pPr>
            <w:ins w:id="1542" w:author="Bonephace Kaijage" w:date="2026-10-14T06:15:00Z" w16du:dateUtc="2026-10-14T04:15:00Z">
              <w:r>
                <w:rPr>
                  <w:sz w:val="22"/>
                  <w:szCs w:val="22"/>
                </w:rPr>
                <w:t>Kumuokoa mtu majini, mtupie kitu kinachoelea au mnyooshee fimbo badala ya kuogelea kumfuata: maji yanayotiririka humzamisha pia mwokoaji.</w:t>
              </w:r>
            </w:ins>
            <w:del w:id="1543" w:author="Bonephace Kaijage" w:date="2026-10-14T06:15:00Z" w16du:dateUtc="2026-10-14T04:15:00Z">
              <w:r w:rsidR="00034217" w:rsidRPr="00997D17" w:rsidDel="00FE0A4D">
                <w:rPr>
                  <w:sz w:val="22"/>
                  <w:szCs w:val="22"/>
                </w:rPr>
                <w:delText>Usiogelee kuokoa. Rusha kitu kinachoelea.</w:delText>
              </w:r>
            </w:del>
          </w:p>
        </w:tc>
      </w:tr>
      <w:tr w:rsidR="002066E7" w:rsidRPr="000343A2" w14:paraId="371FF5FE" w14:textId="77777777" w:rsidTr="002066E7">
        <w:tc>
          <w:tcPr>
            <w:tcW w:w="2278" w:type="dxa"/>
          </w:tcPr>
          <w:p w14:paraId="64E103B6" w14:textId="77777777" w:rsidR="0055281C" w:rsidRPr="00997D17" w:rsidRDefault="0055281C" w:rsidP="0055281C">
            <w:pPr>
              <w:pStyle w:val="ListParagraph"/>
              <w:rPr>
                <w:sz w:val="22"/>
                <w:szCs w:val="22"/>
              </w:rPr>
            </w:pPr>
            <w:r w:rsidRPr="00997D17">
              <w:rPr>
                <w:sz w:val="22"/>
                <w:szCs w:val="22"/>
              </w:rPr>
              <w:t>Ondoa taka kwenye mitaro na njia za maji kuzunguka makazi.</w:t>
            </w:r>
          </w:p>
          <w:p w14:paraId="28627979" w14:textId="77777777" w:rsidR="0055281C" w:rsidRPr="00997D17" w:rsidRDefault="0055281C" w:rsidP="0055281C">
            <w:pPr>
              <w:pStyle w:val="ListParagraph"/>
              <w:rPr>
                <w:sz w:val="22"/>
                <w:szCs w:val="22"/>
                <w:lang w:val="sv-SE"/>
              </w:rPr>
            </w:pPr>
            <w:r w:rsidRPr="00997D17">
              <w:rPr>
                <w:sz w:val="22"/>
                <w:szCs w:val="22"/>
                <w:lang w:val="sv-SE"/>
              </w:rPr>
              <w:t xml:space="preserve">Weka chakula, maji ya kunywa, fedha, </w:t>
            </w:r>
            <w:r w:rsidRPr="00997D17">
              <w:rPr>
                <w:sz w:val="22"/>
                <w:szCs w:val="22"/>
                <w:lang w:val="sv-SE"/>
              </w:rPr>
              <w:lastRenderedPageBreak/>
              <w:t>dawa na tochi. Hifadhi 190.</w:t>
            </w:r>
          </w:p>
          <w:p w14:paraId="36ABBAE0" w14:textId="7E5545C4"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1C0E9C67" w14:textId="269ED706" w:rsidR="002066E7" w:rsidRPr="00997D17" w:rsidRDefault="002066E7" w:rsidP="00FE4152">
            <w:pPr>
              <w:pStyle w:val="ListParagraph"/>
              <w:rPr>
                <w:sz w:val="22"/>
                <w:szCs w:val="22"/>
              </w:rPr>
            </w:pPr>
          </w:p>
        </w:tc>
        <w:tc>
          <w:tcPr>
            <w:tcW w:w="2278" w:type="dxa"/>
          </w:tcPr>
          <w:p w14:paraId="7792E153" w14:textId="29D8B8BF"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58DB190C" w14:textId="6CDB34EA" w:rsidR="002066E7" w:rsidRPr="00997D17" w:rsidRDefault="008C6B60" w:rsidP="00FE4152">
            <w:pPr>
              <w:pStyle w:val="ListParagraph"/>
              <w:rPr>
                <w:sz w:val="22"/>
                <w:szCs w:val="22"/>
              </w:rPr>
            </w:pPr>
            <w:r w:rsidRPr="00997D17">
              <w:rPr>
                <w:sz w:val="22"/>
                <w:szCs w:val="22"/>
              </w:rPr>
              <w:t xml:space="preserve">Lake Victoria floods and large waves, heavy bimodal rain, boat accidents, and cholera on the shore. Roads, </w:t>
            </w:r>
            <w:r w:rsidRPr="00997D17">
              <w:rPr>
                <w:sz w:val="22"/>
                <w:szCs w:val="22"/>
              </w:rPr>
              <w:lastRenderedPageBreak/>
              <w:t>water points or houses at the named sites are now affected. Some journeys and classes are disrupted.</w:t>
            </w:r>
          </w:p>
        </w:tc>
        <w:tc>
          <w:tcPr>
            <w:tcW w:w="2278" w:type="dxa"/>
          </w:tcPr>
          <w:p w14:paraId="685CD0C7" w14:textId="339D17E3"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yaliyotajwa yameathirika. Safari na masomo </w:t>
            </w:r>
            <w:r w:rsidRPr="00997D17">
              <w:rPr>
                <w:sz w:val="22"/>
                <w:szCs w:val="22"/>
              </w:rPr>
              <w:lastRenderedPageBreak/>
              <w:t>mengine yamesitishwa.</w:t>
            </w:r>
          </w:p>
        </w:tc>
        <w:tc>
          <w:tcPr>
            <w:tcW w:w="2279" w:type="dxa"/>
          </w:tcPr>
          <w:p w14:paraId="359FECE2" w14:textId="2929D25A" w:rsidR="00F20E47" w:rsidRPr="00997D17" w:rsidRDefault="00275313" w:rsidP="00034217">
            <w:pPr>
              <w:pStyle w:val="ListBullet"/>
              <w:rPr>
                <w:sz w:val="22"/>
                <w:szCs w:val="22"/>
              </w:rPr>
            </w:pPr>
            <w:r w:rsidRPr="00997D17">
              <w:rPr>
                <w:sz w:val="22"/>
                <w:szCs w:val="22"/>
              </w:rPr>
              <w:lastRenderedPageBreak/>
              <w:t>Stop fishing and crossings at shore.</w:t>
            </w:r>
          </w:p>
          <w:p w14:paraId="2ADD6DB0" w14:textId="2B897E6F" w:rsidR="00F20E47" w:rsidRPr="00997D17" w:rsidRDefault="00FE0A4D" w:rsidP="00034217">
            <w:pPr>
              <w:pStyle w:val="ListBullet"/>
              <w:rPr>
                <w:sz w:val="22"/>
                <w:szCs w:val="22"/>
              </w:rPr>
            </w:pPr>
            <w:ins w:id="1544" w:author="Bonephace Kaijage" w:date="2026-10-14T06:15:00Z" w16du:dateUtc="2026-10-14T04:15:00Z">
              <w:r>
                <w:rPr>
                  <w:sz w:val="22"/>
                  <w:szCs w:val="22"/>
                </w:rPr>
                <w:t xml:space="preserve">Help people off the low shore to the assembly point, starting with those </w:t>
              </w:r>
              <w:r>
                <w:rPr>
                  <w:sz w:val="22"/>
                  <w:szCs w:val="22"/>
                </w:rPr>
                <w:lastRenderedPageBreak/>
                <w:t>who cannot move alone; waves and the lake level can rise with little warning.</w:t>
              </w:r>
            </w:ins>
            <w:del w:id="1545" w:author="Bonephace Kaijage" w:date="2026-10-14T06:15:00Z" w16du:dateUtc="2026-10-14T04:15:00Z">
              <w:r w:rsidR="00275313" w:rsidRPr="00997D17" w:rsidDel="00FE0A4D">
                <w:rPr>
                  <w:sz w:val="22"/>
                  <w:szCs w:val="22"/>
                </w:rPr>
                <w:delText>Move people off the low shore to the assembly point.</w:delText>
              </w:r>
            </w:del>
          </w:p>
          <w:p w14:paraId="5FEF73CE" w14:textId="663D7740" w:rsidR="00F20E47" w:rsidRPr="00997D17" w:rsidRDefault="00275313" w:rsidP="00034217">
            <w:pPr>
              <w:pStyle w:val="ListBullet"/>
              <w:rPr>
                <w:sz w:val="22"/>
                <w:szCs w:val="22"/>
              </w:rPr>
            </w:pPr>
            <w:r w:rsidRPr="00997D17">
              <w:rPr>
                <w:sz w:val="22"/>
                <w:szCs w:val="22"/>
              </w:rPr>
              <w:t>Account for boats still out from shore.</w:t>
            </w:r>
          </w:p>
          <w:p w14:paraId="4BC23FF4" w14:textId="3B031306" w:rsidR="002066E7" w:rsidRPr="00997D17" w:rsidRDefault="00275313" w:rsidP="00034217">
            <w:pPr>
              <w:pStyle w:val="ListBullet"/>
              <w:rPr>
                <w:sz w:val="22"/>
                <w:szCs w:val="22"/>
              </w:rPr>
            </w:pPr>
            <w:r w:rsidRPr="00997D17">
              <w:rPr>
                <w:sz w:val="22"/>
                <w:szCs w:val="22"/>
              </w:rPr>
              <w:t>Boil water if wells on this shore are flooded.</w:t>
            </w:r>
          </w:p>
        </w:tc>
        <w:tc>
          <w:tcPr>
            <w:tcW w:w="2279" w:type="dxa"/>
          </w:tcPr>
          <w:p w14:paraId="616BF918" w14:textId="7DAFEFC0" w:rsidR="00F20E47" w:rsidRPr="00997D17" w:rsidRDefault="00034217" w:rsidP="00034217">
            <w:pPr>
              <w:pStyle w:val="ListBullet"/>
              <w:rPr>
                <w:sz w:val="22"/>
                <w:szCs w:val="22"/>
              </w:rPr>
            </w:pPr>
            <w:r w:rsidRPr="00997D17">
              <w:rPr>
                <w:sz w:val="22"/>
                <w:szCs w:val="22"/>
              </w:rPr>
              <w:lastRenderedPageBreak/>
              <w:t>Simamisha uvuvi na vivuko kwenye maji haya.</w:t>
            </w:r>
          </w:p>
          <w:p w14:paraId="613515FC" w14:textId="42596C87" w:rsidR="00F20E47" w:rsidRPr="00997D17" w:rsidRDefault="00FE0A4D" w:rsidP="00034217">
            <w:pPr>
              <w:pStyle w:val="ListBullet"/>
              <w:rPr>
                <w:sz w:val="22"/>
                <w:szCs w:val="22"/>
              </w:rPr>
            </w:pPr>
            <w:ins w:id="1546" w:author="Bonephace Kaijage" w:date="2026-10-14T06:16:00Z" w16du:dateUtc="2026-10-14T04:16:00Z">
              <w:r>
                <w:rPr>
                  <w:sz w:val="22"/>
                  <w:szCs w:val="22"/>
                </w:rPr>
                <w:t xml:space="preserve">Wasaidieni watu kuondoka ufuo wa chini kwenda </w:t>
              </w:r>
              <w:r>
                <w:rPr>
                  <w:sz w:val="22"/>
                  <w:szCs w:val="22"/>
                </w:rPr>
                <w:lastRenderedPageBreak/>
                <w:t>kituoni, mkianza na wasioweza kuondoka peke yao; mawimbi na kina cha ziwa vinaweza kupanda bila taarifa.</w:t>
              </w:r>
            </w:ins>
            <w:del w:id="1547" w:author="Bonephace Kaijage" w:date="2026-10-14T06:16:00Z" w16du:dateUtc="2026-10-14T04:16:00Z">
              <w:r w:rsidR="00034217" w:rsidRPr="00997D17" w:rsidDel="00FE0A4D">
                <w:rPr>
                  <w:sz w:val="22"/>
                  <w:szCs w:val="22"/>
                </w:rPr>
                <w:delText>Hamisha watu kutoka ufuo wa chini kwenda kituoni.</w:delText>
              </w:r>
            </w:del>
          </w:p>
          <w:p w14:paraId="1BC14AA1" w14:textId="704E43EA" w:rsidR="00F20E47" w:rsidRPr="00997D17" w:rsidRDefault="00034217" w:rsidP="00034217">
            <w:pPr>
              <w:pStyle w:val="ListBullet"/>
              <w:rPr>
                <w:sz w:val="22"/>
                <w:szCs w:val="22"/>
              </w:rPr>
            </w:pPr>
            <w:r w:rsidRPr="00997D17">
              <w:rPr>
                <w:sz w:val="22"/>
                <w:szCs w:val="22"/>
              </w:rPr>
              <w:t>Polisi wanamaji au kitengo cha mwalo: hakiki vyombo vilivyoko nje.</w:t>
            </w:r>
          </w:p>
          <w:p w14:paraId="761C4F6D" w14:textId="0590515C" w:rsidR="002066E7" w:rsidRPr="00997D17" w:rsidRDefault="00034217" w:rsidP="00034217">
            <w:pPr>
              <w:pStyle w:val="ListBullet"/>
              <w:rPr>
                <w:sz w:val="22"/>
                <w:szCs w:val="22"/>
                <w:lang w:val="sv-SE"/>
              </w:rPr>
            </w:pPr>
            <w:r w:rsidRPr="00997D17">
              <w:rPr>
                <w:sz w:val="22"/>
                <w:szCs w:val="22"/>
                <w:lang w:val="sv-SE"/>
              </w:rPr>
              <w:t>Chemsha maji visima vya ufuo vikifurika.</w:t>
            </w:r>
          </w:p>
        </w:tc>
      </w:tr>
      <w:tr w:rsidR="002066E7" w:rsidRPr="000343A2" w14:paraId="65699DAC" w14:textId="77777777" w:rsidTr="002066E7">
        <w:tc>
          <w:tcPr>
            <w:tcW w:w="2278" w:type="dxa"/>
          </w:tcPr>
          <w:p w14:paraId="6F239D2C"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7CC73538" w14:textId="28637A95" w:rsidR="0055281C" w:rsidRPr="00FE0A4D" w:rsidRDefault="00FE0A4D" w:rsidP="0055281C">
            <w:pPr>
              <w:pStyle w:val="ListParagraph"/>
              <w:rPr>
                <w:sz w:val="22"/>
                <w:szCs w:val="22"/>
                <w:lang w:val="sv-SE"/>
                <w:rPrChange w:id="1548" w:author="Bonephace Kaijage" w:date="2026-10-14T06:32:00Z" w16du:dateUtc="2026-10-14T04:32:00Z">
                  <w:rPr>
                    <w:sz w:val="22"/>
                    <w:szCs w:val="22"/>
                  </w:rPr>
                </w:rPrChange>
              </w:rPr>
            </w:pPr>
            <w:ins w:id="1549" w:author="Bonephace Kaijage" w:date="2026-10-14T06:15:00Z" w16du:dateUtc="2026-10-14T04:15:00Z">
              <w:r w:rsidRPr="00FE0A4D">
                <w:rPr>
                  <w:sz w:val="22"/>
                  <w:szCs w:val="22"/>
                  <w:lang w:val="sv-SE"/>
                  <w:rPrChange w:id="1550" w:author="Bonephace Kaijage" w:date="2026-10-14T06:32:00Z" w16du:dateUtc="2026-10-14T04:32:00Z">
                    <w:rPr>
                      <w:sz w:val="22"/>
                      <w:szCs w:val="22"/>
                    </w:rPr>
                  </w:rPrChange>
                </w:rPr>
                <w:t>Hakikisheni watoto, wazee na watu wenye ulemavu wote wako salama na wana mtu wa kuwasaidia.</w:t>
              </w:r>
            </w:ins>
            <w:del w:id="1551" w:author="Bonephace Kaijage" w:date="2026-10-14T06:15:00Z" w16du:dateUtc="2026-10-14T04:15:00Z">
              <w:r w:rsidR="0055281C" w:rsidRPr="00FE0A4D" w:rsidDel="00FE0A4D">
                <w:rPr>
                  <w:sz w:val="22"/>
                  <w:szCs w:val="22"/>
                  <w:lang w:val="sv-SE"/>
                  <w:rPrChange w:id="1552" w:author="Bonephace Kaijage" w:date="2026-10-14T06:32:00Z" w16du:dateUtc="2026-10-14T04:32:00Z">
                    <w:rPr>
                      <w:sz w:val="22"/>
                      <w:szCs w:val="22"/>
                    </w:rPr>
                  </w:rPrChange>
                </w:rPr>
                <w:delText>Hakiki watoto, wazee na watu wenye ulemavu.</w:delText>
              </w:r>
            </w:del>
          </w:p>
          <w:p w14:paraId="16CFD495" w14:textId="09682E5C" w:rsidR="0055281C" w:rsidRPr="00FE0A4D" w:rsidRDefault="0055281C" w:rsidP="0055281C">
            <w:pPr>
              <w:pStyle w:val="ListParagraph"/>
              <w:rPr>
                <w:sz w:val="22"/>
                <w:szCs w:val="22"/>
                <w:lang w:val="sv-SE"/>
                <w:rPrChange w:id="1553" w:author="Bonephace Kaijage" w:date="2026-10-14T06:32:00Z" w16du:dateUtc="2026-10-14T04:32:00Z">
                  <w:rPr>
                    <w:sz w:val="22"/>
                    <w:szCs w:val="22"/>
                  </w:rPr>
                </w:rPrChange>
              </w:rPr>
            </w:pPr>
            <w:r w:rsidRPr="00FE0A4D">
              <w:rPr>
                <w:sz w:val="22"/>
                <w:szCs w:val="22"/>
                <w:lang w:val="sv-SE"/>
                <w:rPrChange w:id="1554" w:author="Bonephace Kaijage" w:date="2026-10-14T06:32:00Z" w16du:dateUtc="2026-10-14T04:32:00Z">
                  <w:rPr>
                    <w:sz w:val="22"/>
                    <w:szCs w:val="22"/>
                  </w:rPr>
                </w:rPrChange>
              </w:rPr>
              <w:t>Chanzo cha maji kikiathirika, chemsha au tibu maji ya kunywa.</w:t>
            </w:r>
          </w:p>
          <w:p w14:paraId="602CF29B" w14:textId="49171D67" w:rsidR="002066E7" w:rsidRPr="00FE0A4D" w:rsidRDefault="002066E7" w:rsidP="00FE4152">
            <w:pPr>
              <w:pStyle w:val="ListParagraph"/>
              <w:rPr>
                <w:sz w:val="22"/>
                <w:szCs w:val="22"/>
                <w:lang w:val="sv-SE"/>
                <w:rPrChange w:id="1555" w:author="Bonephace Kaijage" w:date="2026-10-14T06:32:00Z" w16du:dateUtc="2026-10-14T04:32:00Z">
                  <w:rPr>
                    <w:sz w:val="22"/>
                    <w:szCs w:val="22"/>
                  </w:rPr>
                </w:rPrChange>
              </w:rPr>
            </w:pPr>
          </w:p>
        </w:tc>
        <w:tc>
          <w:tcPr>
            <w:tcW w:w="2278" w:type="dxa"/>
          </w:tcPr>
          <w:p w14:paraId="3763FC46" w14:textId="3283917A"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1D1ECB6" w14:textId="6DE6B0F4" w:rsidR="002066E7" w:rsidRPr="00997D17" w:rsidRDefault="00FE0A4D" w:rsidP="00FE4152">
            <w:pPr>
              <w:pStyle w:val="ListParagraph"/>
              <w:rPr>
                <w:sz w:val="22"/>
                <w:szCs w:val="22"/>
              </w:rPr>
            </w:pPr>
            <w:ins w:id="1556"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557"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D72CF72" w14:textId="5A35B08D" w:rsidR="002066E7" w:rsidRPr="00997D17" w:rsidRDefault="00FE0A4D" w:rsidP="00FE4152">
            <w:pPr>
              <w:pStyle w:val="ListParagraph"/>
              <w:rPr>
                <w:sz w:val="22"/>
                <w:szCs w:val="22"/>
              </w:rPr>
            </w:pPr>
            <w:ins w:id="1558"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559"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E3082FE" w14:textId="3AE57B15" w:rsidR="00F20E47" w:rsidRPr="00997D17" w:rsidRDefault="00FE0A4D" w:rsidP="00034217">
            <w:pPr>
              <w:pStyle w:val="ListBullet"/>
              <w:rPr>
                <w:sz w:val="22"/>
                <w:szCs w:val="22"/>
              </w:rPr>
            </w:pPr>
            <w:ins w:id="1560"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1561"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07F87C4A" w14:textId="3FD884A6" w:rsidR="00F20E47" w:rsidRPr="00997D17" w:rsidRDefault="00FE0A4D" w:rsidP="00034217">
            <w:pPr>
              <w:pStyle w:val="ListBullet"/>
              <w:rPr>
                <w:sz w:val="22"/>
                <w:szCs w:val="22"/>
              </w:rPr>
            </w:pPr>
            <w:ins w:id="1562" w:author="Bonephace Kaijage" w:date="2026-10-14T06:19:00Z" w16du:dateUtc="2026-10-14T04:19:00Z">
              <w:r>
                <w:rPr>
                  <w:sz w:val="22"/>
                  <w:szCs w:val="22"/>
                </w:rPr>
                <w:t>Call 114 and 190, and keep the road to the sites named in Know Your Risk clear so that ambulances and rescue teams can reach people.</w:t>
              </w:r>
            </w:ins>
            <w:del w:id="1563" w:author="Bonephace Kaijage" w:date="2026-10-14T06:19:00Z" w16du:dateUtc="2026-10-14T04:19:00Z">
              <w:r w:rsidR="00275313" w:rsidRPr="00997D17" w:rsidDel="00FE0A4D">
                <w:rPr>
                  <w:sz w:val="22"/>
                  <w:szCs w:val="22"/>
                </w:rPr>
                <w:delText>Call 114 and 190. Keep the road to the named sites clear for ambulances.</w:delText>
              </w:r>
            </w:del>
          </w:p>
          <w:p w14:paraId="5C03A441" w14:textId="4B8C7588" w:rsidR="00F20E47" w:rsidRPr="00997D17" w:rsidRDefault="00275313" w:rsidP="00034217">
            <w:pPr>
              <w:pStyle w:val="ListBullet"/>
              <w:rPr>
                <w:sz w:val="22"/>
                <w:szCs w:val="22"/>
              </w:rPr>
            </w:pPr>
            <w:r w:rsidRPr="00997D17">
              <w:rPr>
                <w:sz w:val="22"/>
                <w:szCs w:val="22"/>
              </w:rPr>
              <w:t>Open the shelter and register every household. Note who is missing.</w:t>
            </w:r>
          </w:p>
          <w:p w14:paraId="788D0D45" w14:textId="356AF95A" w:rsidR="002066E7" w:rsidRPr="00997D17" w:rsidRDefault="00275313" w:rsidP="00034217">
            <w:pPr>
              <w:pStyle w:val="ListBullet"/>
              <w:rPr>
                <w:sz w:val="22"/>
                <w:szCs w:val="22"/>
              </w:rPr>
            </w:pPr>
            <w:r w:rsidRPr="00997D17">
              <w:rPr>
                <w:sz w:val="22"/>
                <w:szCs w:val="22"/>
              </w:rPr>
              <w:lastRenderedPageBreak/>
              <w:t>Health team: injury first, then cholera if the water is dirty.</w:t>
            </w:r>
          </w:p>
        </w:tc>
        <w:tc>
          <w:tcPr>
            <w:tcW w:w="2279" w:type="dxa"/>
          </w:tcPr>
          <w:p w14:paraId="6738BEC8" w14:textId="442E75A3" w:rsidR="00F20E47"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09569329" w14:textId="228B1567"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025289D6" w14:textId="1DA031E7"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56430D7F" w14:textId="25A73CE4"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57A15B25" w14:textId="77777777" w:rsidTr="002066E7">
        <w:tc>
          <w:tcPr>
            <w:tcW w:w="2278" w:type="dxa"/>
          </w:tcPr>
          <w:p w14:paraId="21F85B33"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518EA170"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4E7707CA" w14:textId="66331A8E"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1FD2B5D7" w14:textId="6ED3CD47" w:rsidR="002066E7" w:rsidRPr="00997D17" w:rsidRDefault="002066E7" w:rsidP="00FE4152">
            <w:pPr>
              <w:pStyle w:val="ListParagraph"/>
              <w:rPr>
                <w:sz w:val="22"/>
                <w:szCs w:val="22"/>
              </w:rPr>
            </w:pPr>
            <w:r w:rsidRPr="00997D17">
              <w:rPr>
                <w:sz w:val="22"/>
                <w:szCs w:val="22"/>
              </w:rPr>
              <w:t>Biharamulo District Council</w:t>
            </w:r>
          </w:p>
        </w:tc>
        <w:tc>
          <w:tcPr>
            <w:tcW w:w="2278" w:type="dxa"/>
          </w:tcPr>
          <w:p w14:paraId="7196B139" w14:textId="0A472605"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D19D9C8" w14:textId="00FA134F" w:rsidR="002066E7" w:rsidRPr="00997D17" w:rsidRDefault="008C6B60" w:rsidP="00FE4152">
            <w:pPr>
              <w:pStyle w:val="ListParagraph"/>
              <w:rPr>
                <w:sz w:val="22"/>
                <w:szCs w:val="22"/>
              </w:rPr>
            </w:pPr>
            <w:r w:rsidRPr="00997D17">
              <w:rPr>
                <w:sz w:val="22"/>
                <w:szCs w:val="22"/>
              </w:rPr>
              <w:t>heavy rain, floods on valleys draining to the lake, lightning, and a short dry season. A few roads slippery, a few low homes wet, and lightning where storms build.</w:t>
            </w:r>
          </w:p>
        </w:tc>
        <w:tc>
          <w:tcPr>
            <w:tcW w:w="2278" w:type="dxa"/>
          </w:tcPr>
          <w:p w14:paraId="23C4B416" w14:textId="26B1B5DA"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5BE538A1" w14:textId="0AAB8216" w:rsidR="00F20E47" w:rsidRPr="00997D17" w:rsidRDefault="00275313" w:rsidP="00034217">
            <w:pPr>
              <w:pStyle w:val="ListBullet"/>
              <w:rPr>
                <w:sz w:val="22"/>
                <w:szCs w:val="22"/>
              </w:rPr>
            </w:pPr>
            <w:r w:rsidRPr="00997D17">
              <w:rPr>
                <w:sz w:val="22"/>
                <w:szCs w:val="22"/>
              </w:rPr>
              <w:t>Before any boat leaves this lake shore, check the forecast and put a life jacket on.</w:t>
            </w:r>
          </w:p>
          <w:p w14:paraId="2161EABF" w14:textId="50BE5BFC" w:rsidR="00F20E47" w:rsidRPr="00997D17" w:rsidRDefault="00275313" w:rsidP="00034217">
            <w:pPr>
              <w:pStyle w:val="ListBullet"/>
              <w:rPr>
                <w:sz w:val="22"/>
                <w:szCs w:val="22"/>
              </w:rPr>
            </w:pPr>
            <w:r w:rsidRPr="00997D17">
              <w:rPr>
                <w:sz w:val="22"/>
                <w:szCs w:val="22"/>
              </w:rPr>
              <w:t>Bring small boats off the open water at this lake shore.</w:t>
            </w:r>
          </w:p>
          <w:p w14:paraId="5CB1E8D1" w14:textId="549096B4" w:rsidR="00F20E47" w:rsidRPr="00997D17" w:rsidRDefault="00275313" w:rsidP="00034217">
            <w:pPr>
              <w:pStyle w:val="ListBullet"/>
              <w:rPr>
                <w:sz w:val="22"/>
                <w:szCs w:val="22"/>
              </w:rPr>
            </w:pPr>
            <w:r w:rsidRPr="00997D17">
              <w:rPr>
                <w:sz w:val="22"/>
                <w:szCs w:val="22"/>
              </w:rPr>
              <w:t>The landing listens for the warning and saves 190.</w:t>
            </w:r>
          </w:p>
          <w:p w14:paraId="4C3D6F15" w14:textId="718D45CF" w:rsidR="002066E7" w:rsidRPr="00997D17" w:rsidRDefault="00275313" w:rsidP="00034217">
            <w:pPr>
              <w:pStyle w:val="ListBullet"/>
              <w:rPr>
                <w:sz w:val="22"/>
                <w:szCs w:val="22"/>
              </w:rPr>
            </w:pPr>
            <w:r w:rsidRPr="00997D17">
              <w:rPr>
                <w:sz w:val="22"/>
                <w:szCs w:val="22"/>
              </w:rPr>
              <w:t>Do not swim out from this lake shore. Throw something that floats.</w:t>
            </w:r>
          </w:p>
        </w:tc>
        <w:tc>
          <w:tcPr>
            <w:tcW w:w="2279" w:type="dxa"/>
          </w:tcPr>
          <w:p w14:paraId="6241D629" w14:textId="644D397B" w:rsidR="00F20E47" w:rsidRPr="00997D17" w:rsidRDefault="00034217" w:rsidP="00034217">
            <w:pPr>
              <w:pStyle w:val="ListBullet"/>
              <w:rPr>
                <w:sz w:val="22"/>
                <w:szCs w:val="22"/>
              </w:rPr>
            </w:pPr>
            <w:r w:rsidRPr="00997D17">
              <w:rPr>
                <w:sz w:val="22"/>
                <w:szCs w:val="22"/>
              </w:rPr>
              <w:t>Angalia utabiri kabla ya chombo kuondoka. Vaa jaketi ya kujiokoa.</w:t>
            </w:r>
          </w:p>
          <w:p w14:paraId="316BDC30" w14:textId="6A796F13" w:rsidR="00F20E47" w:rsidRPr="00997D17" w:rsidRDefault="00034217" w:rsidP="00034217">
            <w:pPr>
              <w:pStyle w:val="ListBullet"/>
              <w:rPr>
                <w:sz w:val="22"/>
                <w:szCs w:val="22"/>
              </w:rPr>
            </w:pPr>
            <w:r w:rsidRPr="00997D17">
              <w:rPr>
                <w:sz w:val="22"/>
                <w:szCs w:val="22"/>
              </w:rPr>
              <w:t>Rudisha vyombo vidogo kutoka maji ya wazi.</w:t>
            </w:r>
          </w:p>
          <w:p w14:paraId="2358D8CF" w14:textId="59069F74" w:rsidR="00F20E47" w:rsidRPr="00997D17" w:rsidRDefault="00034217" w:rsidP="00034217">
            <w:pPr>
              <w:pStyle w:val="ListBullet"/>
              <w:rPr>
                <w:sz w:val="22"/>
                <w:szCs w:val="22"/>
              </w:rPr>
            </w:pPr>
            <w:r w:rsidRPr="00997D17">
              <w:rPr>
                <w:sz w:val="22"/>
                <w:szCs w:val="22"/>
              </w:rPr>
              <w:t>Mwalo: sikiliza onyo na hifadhi 190.</w:t>
            </w:r>
          </w:p>
          <w:p w14:paraId="6BDB5038" w14:textId="47438653" w:rsidR="002066E7" w:rsidRPr="00997D17" w:rsidRDefault="00FE0A4D" w:rsidP="00034217">
            <w:pPr>
              <w:pStyle w:val="ListBullet"/>
              <w:rPr>
                <w:sz w:val="22"/>
                <w:szCs w:val="22"/>
              </w:rPr>
            </w:pPr>
            <w:ins w:id="1564" w:author="Bonephace Kaijage" w:date="2026-10-14T06:15:00Z" w16du:dateUtc="2026-10-14T04:15:00Z">
              <w:r>
                <w:rPr>
                  <w:sz w:val="22"/>
                  <w:szCs w:val="22"/>
                </w:rPr>
                <w:t>Kumuokoa mtu majini, mtupie kitu kinachoelea au mnyooshee fimbo badala ya kuogelea kumfuata: maji yanayotiririka humzamisha pia mwokoaji.</w:t>
              </w:r>
            </w:ins>
            <w:del w:id="1565" w:author="Bonephace Kaijage" w:date="2026-10-14T06:15:00Z" w16du:dateUtc="2026-10-14T04:15:00Z">
              <w:r w:rsidR="00034217" w:rsidRPr="00997D17" w:rsidDel="00FE0A4D">
                <w:rPr>
                  <w:sz w:val="22"/>
                  <w:szCs w:val="22"/>
                </w:rPr>
                <w:delText>Usiogelee kuokoa. Rusha kitu kinachoelea.</w:delText>
              </w:r>
            </w:del>
          </w:p>
        </w:tc>
      </w:tr>
      <w:tr w:rsidR="002066E7" w:rsidRPr="000343A2" w14:paraId="1AF6AE0E" w14:textId="77777777" w:rsidTr="002066E7">
        <w:tc>
          <w:tcPr>
            <w:tcW w:w="2278" w:type="dxa"/>
          </w:tcPr>
          <w:p w14:paraId="7CD00DFC" w14:textId="77777777" w:rsidR="0055281C" w:rsidRPr="00997D17" w:rsidRDefault="0055281C" w:rsidP="0055281C">
            <w:pPr>
              <w:pStyle w:val="ListParagraph"/>
              <w:rPr>
                <w:sz w:val="22"/>
                <w:szCs w:val="22"/>
              </w:rPr>
            </w:pPr>
            <w:r w:rsidRPr="00997D17">
              <w:rPr>
                <w:sz w:val="22"/>
                <w:szCs w:val="22"/>
              </w:rPr>
              <w:t>Ondoa taka kwenye mitaro na njia za maji kuzunguka makazi.</w:t>
            </w:r>
          </w:p>
          <w:p w14:paraId="10E485E0"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5D54B95D" w14:textId="527C981E"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64327C5F" w14:textId="181E4BF5" w:rsidR="002066E7" w:rsidRPr="00997D17" w:rsidRDefault="002066E7" w:rsidP="00FE4152">
            <w:pPr>
              <w:pStyle w:val="ListParagraph"/>
              <w:rPr>
                <w:sz w:val="22"/>
                <w:szCs w:val="22"/>
              </w:rPr>
            </w:pPr>
          </w:p>
        </w:tc>
        <w:tc>
          <w:tcPr>
            <w:tcW w:w="2278" w:type="dxa"/>
          </w:tcPr>
          <w:p w14:paraId="7FDA31DB" w14:textId="0B81DEFE"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0B7AD98" w14:textId="21E1266E" w:rsidR="002066E7" w:rsidRPr="00997D17" w:rsidRDefault="008C6B60" w:rsidP="00FE4152">
            <w:pPr>
              <w:pStyle w:val="ListParagraph"/>
              <w:rPr>
                <w:sz w:val="22"/>
                <w:szCs w:val="22"/>
              </w:rPr>
            </w:pPr>
            <w:r w:rsidRPr="00997D17">
              <w:rPr>
                <w:sz w:val="22"/>
                <w:szCs w:val="22"/>
              </w:rPr>
              <w:t>heavy rain, floods on valleys draining to the lake, lightning, and a short dry season. Roads, water points or houses at the named sites are now affected. Some journeys and classes are disrupted.</w:t>
            </w:r>
          </w:p>
        </w:tc>
        <w:tc>
          <w:tcPr>
            <w:tcW w:w="2278" w:type="dxa"/>
          </w:tcPr>
          <w:p w14:paraId="518B96FB" w14:textId="77ABB62A"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38DE8EB" w14:textId="08A869AD" w:rsidR="00F20E47" w:rsidRPr="00997D17" w:rsidRDefault="00FE0A4D" w:rsidP="00034217">
            <w:pPr>
              <w:pStyle w:val="ListBullet"/>
              <w:rPr>
                <w:sz w:val="22"/>
                <w:szCs w:val="22"/>
              </w:rPr>
            </w:pPr>
            <w:ins w:id="1566" w:author="Bonephace Kaijage" w:date="2026-10-14T06:19:00Z" w16du:dateUtc="2026-10-14T04:19:00Z">
              <w:r>
                <w:rPr>
                  <w:sz w:val="22"/>
                  <w:szCs w:val="22"/>
                </w:rPr>
                <w:t>Stop fishing and crossings at the sites named in Know Your Risk.</w:t>
              </w:r>
            </w:ins>
            <w:del w:id="1567" w:author="Bonephace Kaijage" w:date="2026-10-14T06:19:00Z" w16du:dateUtc="2026-10-14T04:19:00Z">
              <w:r w:rsidR="00275313" w:rsidRPr="00997D17" w:rsidDel="00FE0A4D">
                <w:rPr>
                  <w:sz w:val="22"/>
                  <w:szCs w:val="22"/>
                </w:rPr>
                <w:delText>Stop fishing and crossings at the named sites are now affected.</w:delText>
              </w:r>
            </w:del>
          </w:p>
          <w:p w14:paraId="1390B798" w14:textId="06146EFD" w:rsidR="00F20E47" w:rsidRPr="00997D17" w:rsidRDefault="00FE0A4D" w:rsidP="00034217">
            <w:pPr>
              <w:pStyle w:val="ListBullet"/>
              <w:rPr>
                <w:sz w:val="22"/>
                <w:szCs w:val="22"/>
              </w:rPr>
            </w:pPr>
            <w:ins w:id="1568"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1569" w:author="Bonephace Kaijage" w:date="2026-10-14T06:15:00Z" w16du:dateUtc="2026-10-14T04:15:00Z">
              <w:r w:rsidR="00275313" w:rsidRPr="00997D17" w:rsidDel="00FE0A4D">
                <w:rPr>
                  <w:sz w:val="22"/>
                  <w:szCs w:val="22"/>
                </w:rPr>
                <w:delText>Move people off the low shore to the assembly point.</w:delText>
              </w:r>
            </w:del>
          </w:p>
          <w:p w14:paraId="6F60C852" w14:textId="2D7B48FF" w:rsidR="00F20E47" w:rsidRPr="00997D17" w:rsidRDefault="00FE0A4D" w:rsidP="00034217">
            <w:pPr>
              <w:pStyle w:val="ListBullet"/>
              <w:rPr>
                <w:sz w:val="22"/>
                <w:szCs w:val="22"/>
              </w:rPr>
            </w:pPr>
            <w:ins w:id="1570" w:author="Bonephace Kaijage" w:date="2026-10-14T06:19:00Z" w16du:dateUtc="2026-10-14T04:19:00Z">
              <w:r>
                <w:rPr>
                  <w:sz w:val="22"/>
                  <w:szCs w:val="22"/>
                </w:rPr>
                <w:t xml:space="preserve">Account for boats still out from the </w:t>
              </w:r>
              <w:r>
                <w:rPr>
                  <w:sz w:val="22"/>
                  <w:szCs w:val="22"/>
                </w:rPr>
                <w:lastRenderedPageBreak/>
                <w:t>sites named in Know Your Risk.</w:t>
              </w:r>
            </w:ins>
            <w:del w:id="1571" w:author="Bonephace Kaijage" w:date="2026-10-14T06:19:00Z" w16du:dateUtc="2026-10-14T04:19:00Z">
              <w:r w:rsidR="00275313" w:rsidRPr="00997D17" w:rsidDel="00FE0A4D">
                <w:rPr>
                  <w:sz w:val="22"/>
                  <w:szCs w:val="22"/>
                </w:rPr>
                <w:delText>Account for boats still out from the named sites are now affected.</w:delText>
              </w:r>
            </w:del>
          </w:p>
          <w:p w14:paraId="732BF146" w14:textId="64F91947" w:rsidR="002066E7" w:rsidRPr="00997D17" w:rsidRDefault="00275313" w:rsidP="00034217">
            <w:pPr>
              <w:pStyle w:val="ListBullet"/>
              <w:rPr>
                <w:sz w:val="22"/>
                <w:szCs w:val="22"/>
              </w:rPr>
            </w:pPr>
            <w:r w:rsidRPr="00997D17">
              <w:rPr>
                <w:sz w:val="22"/>
                <w:szCs w:val="22"/>
              </w:rPr>
              <w:t>Boil water if wells on this shore are flooded.</w:t>
            </w:r>
          </w:p>
        </w:tc>
        <w:tc>
          <w:tcPr>
            <w:tcW w:w="2279" w:type="dxa"/>
          </w:tcPr>
          <w:p w14:paraId="61358F8B" w14:textId="75315826" w:rsidR="00F20E47" w:rsidRPr="00997D17" w:rsidRDefault="00034217" w:rsidP="00034217">
            <w:pPr>
              <w:pStyle w:val="ListBullet"/>
              <w:rPr>
                <w:sz w:val="22"/>
                <w:szCs w:val="22"/>
              </w:rPr>
            </w:pPr>
            <w:r w:rsidRPr="00997D17">
              <w:rPr>
                <w:sz w:val="22"/>
                <w:szCs w:val="22"/>
              </w:rPr>
              <w:lastRenderedPageBreak/>
              <w:t>Simamisha uvuvi na vivuko kwenye maji haya.</w:t>
            </w:r>
          </w:p>
          <w:p w14:paraId="060C236F" w14:textId="127E245C" w:rsidR="00F20E47" w:rsidRPr="00997D17" w:rsidRDefault="00FE0A4D" w:rsidP="00034217">
            <w:pPr>
              <w:pStyle w:val="ListBullet"/>
              <w:rPr>
                <w:sz w:val="22"/>
                <w:szCs w:val="22"/>
              </w:rPr>
            </w:pPr>
            <w:ins w:id="1572"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1573" w:author="Bonephace Kaijage" w:date="2026-10-14T06:16:00Z" w16du:dateUtc="2026-10-14T04:16:00Z">
              <w:r w:rsidR="00034217" w:rsidRPr="00997D17" w:rsidDel="00FE0A4D">
                <w:rPr>
                  <w:sz w:val="22"/>
                  <w:szCs w:val="22"/>
                </w:rPr>
                <w:delText>Hamisha watu kutoka ufuo wa chini kwenda kituoni.</w:delText>
              </w:r>
            </w:del>
          </w:p>
          <w:p w14:paraId="45AFD93C" w14:textId="4F575BEA" w:rsidR="00F20E47" w:rsidRPr="00997D17" w:rsidRDefault="00034217" w:rsidP="00034217">
            <w:pPr>
              <w:pStyle w:val="ListBullet"/>
              <w:rPr>
                <w:sz w:val="22"/>
                <w:szCs w:val="22"/>
              </w:rPr>
            </w:pPr>
            <w:r w:rsidRPr="00997D17">
              <w:rPr>
                <w:sz w:val="22"/>
                <w:szCs w:val="22"/>
              </w:rPr>
              <w:t xml:space="preserve">Polisi wanamaji au kitengo cha mwalo: </w:t>
            </w:r>
            <w:r w:rsidRPr="00997D17">
              <w:rPr>
                <w:sz w:val="22"/>
                <w:szCs w:val="22"/>
              </w:rPr>
              <w:lastRenderedPageBreak/>
              <w:t>hakiki vyombo vilivyoko nje.</w:t>
            </w:r>
          </w:p>
          <w:p w14:paraId="77D3FF51" w14:textId="656E08FB" w:rsidR="002066E7" w:rsidRPr="00997D17" w:rsidRDefault="00034217" w:rsidP="00034217">
            <w:pPr>
              <w:pStyle w:val="ListBullet"/>
              <w:rPr>
                <w:sz w:val="22"/>
                <w:szCs w:val="22"/>
                <w:lang w:val="sv-SE"/>
              </w:rPr>
            </w:pPr>
            <w:r w:rsidRPr="00997D17">
              <w:rPr>
                <w:sz w:val="22"/>
                <w:szCs w:val="22"/>
                <w:lang w:val="sv-SE"/>
              </w:rPr>
              <w:t>Chemsha maji visima vya ufuo vikifurika.</w:t>
            </w:r>
          </w:p>
        </w:tc>
      </w:tr>
      <w:tr w:rsidR="002066E7" w:rsidRPr="000343A2" w14:paraId="1FF958FE" w14:textId="77777777" w:rsidTr="002066E7">
        <w:tc>
          <w:tcPr>
            <w:tcW w:w="2278" w:type="dxa"/>
          </w:tcPr>
          <w:p w14:paraId="69FBFE22"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27189032" w14:textId="595906DB" w:rsidR="0055281C" w:rsidRPr="00FE0A4D" w:rsidRDefault="00FE0A4D" w:rsidP="0055281C">
            <w:pPr>
              <w:pStyle w:val="ListParagraph"/>
              <w:rPr>
                <w:sz w:val="22"/>
                <w:szCs w:val="22"/>
                <w:lang w:val="sv-SE"/>
                <w:rPrChange w:id="1574" w:author="Bonephace Kaijage" w:date="2026-10-14T06:32:00Z" w16du:dateUtc="2026-10-14T04:32:00Z">
                  <w:rPr>
                    <w:sz w:val="22"/>
                    <w:szCs w:val="22"/>
                  </w:rPr>
                </w:rPrChange>
              </w:rPr>
            </w:pPr>
            <w:ins w:id="1575" w:author="Bonephace Kaijage" w:date="2026-10-14T06:15:00Z" w16du:dateUtc="2026-10-14T04:15:00Z">
              <w:r w:rsidRPr="00FE0A4D">
                <w:rPr>
                  <w:sz w:val="22"/>
                  <w:szCs w:val="22"/>
                  <w:lang w:val="sv-SE"/>
                  <w:rPrChange w:id="1576" w:author="Bonephace Kaijage" w:date="2026-10-14T06:32:00Z" w16du:dateUtc="2026-10-14T04:32:00Z">
                    <w:rPr>
                      <w:sz w:val="22"/>
                      <w:szCs w:val="22"/>
                    </w:rPr>
                  </w:rPrChange>
                </w:rPr>
                <w:t>Hakikisheni watoto, wazee na watu wenye ulemavu wote wako salama na wana mtu wa kuwasaidia.</w:t>
              </w:r>
            </w:ins>
            <w:del w:id="1577" w:author="Bonephace Kaijage" w:date="2026-10-14T06:15:00Z" w16du:dateUtc="2026-10-14T04:15:00Z">
              <w:r w:rsidR="0055281C" w:rsidRPr="00FE0A4D" w:rsidDel="00FE0A4D">
                <w:rPr>
                  <w:sz w:val="22"/>
                  <w:szCs w:val="22"/>
                  <w:lang w:val="sv-SE"/>
                  <w:rPrChange w:id="1578" w:author="Bonephace Kaijage" w:date="2026-10-14T06:32:00Z" w16du:dateUtc="2026-10-14T04:32:00Z">
                    <w:rPr>
                      <w:sz w:val="22"/>
                      <w:szCs w:val="22"/>
                    </w:rPr>
                  </w:rPrChange>
                </w:rPr>
                <w:delText>Hakiki watoto, wazee na watu wenye ulemavu.</w:delText>
              </w:r>
            </w:del>
          </w:p>
          <w:p w14:paraId="7718FDD7" w14:textId="5E52BC8F" w:rsidR="0055281C" w:rsidRPr="00FE0A4D" w:rsidRDefault="0055281C" w:rsidP="0055281C">
            <w:pPr>
              <w:pStyle w:val="ListParagraph"/>
              <w:rPr>
                <w:sz w:val="22"/>
                <w:szCs w:val="22"/>
                <w:lang w:val="sv-SE"/>
                <w:rPrChange w:id="1579" w:author="Bonephace Kaijage" w:date="2026-10-14T06:32:00Z" w16du:dateUtc="2026-10-14T04:32:00Z">
                  <w:rPr>
                    <w:sz w:val="22"/>
                    <w:szCs w:val="22"/>
                  </w:rPr>
                </w:rPrChange>
              </w:rPr>
            </w:pPr>
            <w:r w:rsidRPr="00FE0A4D">
              <w:rPr>
                <w:sz w:val="22"/>
                <w:szCs w:val="22"/>
                <w:lang w:val="sv-SE"/>
                <w:rPrChange w:id="1580" w:author="Bonephace Kaijage" w:date="2026-10-14T06:32:00Z" w16du:dateUtc="2026-10-14T04:32:00Z">
                  <w:rPr>
                    <w:sz w:val="22"/>
                    <w:szCs w:val="22"/>
                  </w:rPr>
                </w:rPrChange>
              </w:rPr>
              <w:t>Chanzo cha maji kikiathirika, chemsha au tibu maji ya kunywa.</w:t>
            </w:r>
          </w:p>
          <w:p w14:paraId="04800AA8" w14:textId="107517A6" w:rsidR="002066E7" w:rsidRPr="00FE0A4D" w:rsidRDefault="002066E7" w:rsidP="00FE4152">
            <w:pPr>
              <w:pStyle w:val="ListParagraph"/>
              <w:rPr>
                <w:sz w:val="22"/>
                <w:szCs w:val="22"/>
                <w:lang w:val="sv-SE"/>
                <w:rPrChange w:id="1581" w:author="Bonephace Kaijage" w:date="2026-10-14T06:32:00Z" w16du:dateUtc="2026-10-14T04:32:00Z">
                  <w:rPr>
                    <w:sz w:val="22"/>
                    <w:szCs w:val="22"/>
                  </w:rPr>
                </w:rPrChange>
              </w:rPr>
            </w:pPr>
          </w:p>
        </w:tc>
        <w:tc>
          <w:tcPr>
            <w:tcW w:w="2278" w:type="dxa"/>
          </w:tcPr>
          <w:p w14:paraId="3F259204" w14:textId="1CE8FA7E"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F5F8C21" w14:textId="01FCBDA3" w:rsidR="002066E7" w:rsidRPr="00997D17" w:rsidRDefault="00FE0A4D" w:rsidP="00FE4152">
            <w:pPr>
              <w:pStyle w:val="ListParagraph"/>
              <w:rPr>
                <w:sz w:val="22"/>
                <w:szCs w:val="22"/>
              </w:rPr>
            </w:pPr>
            <w:ins w:id="1582"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583"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F8F9E50" w14:textId="22E97A5A" w:rsidR="002066E7" w:rsidRPr="00997D17" w:rsidRDefault="00FE0A4D" w:rsidP="00FE4152">
            <w:pPr>
              <w:pStyle w:val="ListParagraph"/>
              <w:rPr>
                <w:sz w:val="22"/>
                <w:szCs w:val="22"/>
              </w:rPr>
            </w:pPr>
            <w:ins w:id="1584"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585"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4E109CD" w14:textId="6E9D0B10" w:rsidR="00F20E47" w:rsidRPr="00997D17" w:rsidRDefault="00FE0A4D" w:rsidP="00034217">
            <w:pPr>
              <w:pStyle w:val="ListBullet"/>
              <w:rPr>
                <w:sz w:val="22"/>
                <w:szCs w:val="22"/>
              </w:rPr>
            </w:pPr>
            <w:ins w:id="1586"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1587"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4C957BC8" w14:textId="226373BD" w:rsidR="00F20E47" w:rsidRPr="00997D17" w:rsidRDefault="00FE0A4D" w:rsidP="00034217">
            <w:pPr>
              <w:pStyle w:val="ListBullet"/>
              <w:rPr>
                <w:sz w:val="22"/>
                <w:szCs w:val="22"/>
              </w:rPr>
            </w:pPr>
            <w:ins w:id="1588" w:author="Bonephace Kaijage" w:date="2026-10-14T06:19:00Z" w16du:dateUtc="2026-10-14T04:19:00Z">
              <w:r>
                <w:rPr>
                  <w:sz w:val="22"/>
                  <w:szCs w:val="22"/>
                </w:rPr>
                <w:t>Call 114 and 190, and keep the road to the sites named in Know Your Risk clear so that ambulances and rescue teams can reach people.</w:t>
              </w:r>
            </w:ins>
            <w:del w:id="1589" w:author="Bonephace Kaijage" w:date="2026-10-14T06:19:00Z" w16du:dateUtc="2026-10-14T04:19:00Z">
              <w:r w:rsidR="00275313" w:rsidRPr="00997D17" w:rsidDel="00FE0A4D">
                <w:rPr>
                  <w:sz w:val="22"/>
                  <w:szCs w:val="22"/>
                </w:rPr>
                <w:delText>Call 114 and 190. Keep the road to the named sites clear for ambulances.</w:delText>
              </w:r>
            </w:del>
          </w:p>
          <w:p w14:paraId="1890B336" w14:textId="6DA13B1A" w:rsidR="00F20E47" w:rsidRPr="00997D17" w:rsidRDefault="00275313" w:rsidP="00034217">
            <w:pPr>
              <w:pStyle w:val="ListBullet"/>
              <w:rPr>
                <w:sz w:val="22"/>
                <w:szCs w:val="22"/>
              </w:rPr>
            </w:pPr>
            <w:r w:rsidRPr="00997D17">
              <w:rPr>
                <w:sz w:val="22"/>
                <w:szCs w:val="22"/>
              </w:rPr>
              <w:t>Open the shelter and register every household. Note who is missing.</w:t>
            </w:r>
          </w:p>
          <w:p w14:paraId="33B9321D" w14:textId="1322796B"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7256F9B4" w14:textId="434D5B2F" w:rsidR="00F20E47" w:rsidRPr="00997D17" w:rsidRDefault="00034217" w:rsidP="00034217">
            <w:pPr>
              <w:pStyle w:val="ListBullet"/>
              <w:rPr>
                <w:sz w:val="22"/>
                <w:szCs w:val="22"/>
                <w:lang w:val="sv-SE"/>
              </w:rPr>
            </w:pPr>
            <w:r w:rsidRPr="00997D17">
              <w:rPr>
                <w:sz w:val="22"/>
                <w:szCs w:val="22"/>
                <w:lang w:val="sv-SE"/>
              </w:rPr>
              <w:t>Hamisha bondeni sasa. Msirudi mpaka kamati iseme ni salama.</w:t>
            </w:r>
          </w:p>
          <w:p w14:paraId="28E903F9" w14:textId="3FA5B8BD"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5F5A9FA5" w14:textId="2F16D9BC"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62C44E36" w14:textId="1AABCC14"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7A443515" w14:textId="77777777" w:rsidTr="002066E7">
        <w:tc>
          <w:tcPr>
            <w:tcW w:w="2278" w:type="dxa"/>
          </w:tcPr>
          <w:p w14:paraId="79F804FC"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3D9F703C"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53B70438" w14:textId="5D2DB5AC" w:rsidR="0055281C" w:rsidRPr="00997D17" w:rsidRDefault="0055281C" w:rsidP="0055281C">
            <w:pPr>
              <w:pStyle w:val="ListParagraph"/>
              <w:rPr>
                <w:sz w:val="22"/>
                <w:szCs w:val="22"/>
                <w:lang w:val="sv-SE"/>
              </w:rPr>
            </w:pPr>
            <w:r w:rsidRPr="00997D17">
              <w:rPr>
                <w:sz w:val="22"/>
                <w:szCs w:val="22"/>
                <w:lang w:val="sv-SE"/>
              </w:rPr>
              <w:lastRenderedPageBreak/>
              <w:t>Timu ya afya: jiandae kwa majeruhi, na kipindupindu maji yakichafuka.</w:t>
            </w:r>
          </w:p>
          <w:p w14:paraId="3BD7C6EA" w14:textId="29343A8D" w:rsidR="002066E7" w:rsidRPr="00997D17" w:rsidRDefault="002066E7" w:rsidP="00FE4152">
            <w:pPr>
              <w:pStyle w:val="ListParagraph"/>
              <w:rPr>
                <w:sz w:val="22"/>
                <w:szCs w:val="22"/>
              </w:rPr>
            </w:pPr>
            <w:r w:rsidRPr="00997D17">
              <w:rPr>
                <w:sz w:val="22"/>
                <w:szCs w:val="22"/>
              </w:rPr>
              <w:t>Bukoba District Council</w:t>
            </w:r>
          </w:p>
        </w:tc>
        <w:tc>
          <w:tcPr>
            <w:tcW w:w="2278" w:type="dxa"/>
          </w:tcPr>
          <w:p w14:paraId="5FF6D327" w14:textId="0B815DF1" w:rsidR="002066E7" w:rsidRPr="00997D17" w:rsidRDefault="002066E7" w:rsidP="00FE4152">
            <w:pPr>
              <w:pStyle w:val="ListParagraph"/>
              <w:rPr>
                <w:sz w:val="22"/>
                <w:szCs w:val="22"/>
              </w:rPr>
            </w:pPr>
            <w:r w:rsidRPr="00997D17">
              <w:rPr>
                <w:sz w:val="22"/>
                <w:szCs w:val="22"/>
              </w:rPr>
              <w:lastRenderedPageBreak/>
              <w:t>Yellow / Njano — Level 1</w:t>
            </w:r>
          </w:p>
        </w:tc>
        <w:tc>
          <w:tcPr>
            <w:tcW w:w="2278" w:type="dxa"/>
          </w:tcPr>
          <w:p w14:paraId="1B0F5856" w14:textId="2CC30D4C" w:rsidR="002066E7" w:rsidRPr="00997D17" w:rsidRDefault="008C6B60" w:rsidP="00FE4152">
            <w:pPr>
              <w:pStyle w:val="ListParagraph"/>
              <w:rPr>
                <w:sz w:val="22"/>
                <w:szCs w:val="22"/>
              </w:rPr>
            </w:pPr>
            <w:r w:rsidRPr="00997D17">
              <w:rPr>
                <w:sz w:val="22"/>
                <w:szCs w:val="22"/>
              </w:rPr>
              <w:t xml:space="preserve">lake floods, large waves, boat accidents, heavy rain, and cholera. A few roads slippery, a few low homes </w:t>
            </w:r>
            <w:r w:rsidRPr="00997D17">
              <w:rPr>
                <w:sz w:val="22"/>
                <w:szCs w:val="22"/>
              </w:rPr>
              <w:lastRenderedPageBreak/>
              <w:t>wet, and lightning where storms build.</w:t>
            </w:r>
          </w:p>
        </w:tc>
        <w:tc>
          <w:tcPr>
            <w:tcW w:w="2278" w:type="dxa"/>
          </w:tcPr>
          <w:p w14:paraId="36BC9490" w14:textId="6200CABF" w:rsidR="002066E7" w:rsidRPr="00997D17" w:rsidRDefault="008C6B60" w:rsidP="00FE4152">
            <w:pPr>
              <w:pStyle w:val="ListParagraph"/>
              <w:rPr>
                <w:sz w:val="22"/>
                <w:szCs w:val="22"/>
              </w:rPr>
            </w:pPr>
            <w:r w:rsidRPr="00997D17">
              <w:rPr>
                <w:sz w:val="22"/>
                <w:szCs w:val="22"/>
              </w:rPr>
              <w:lastRenderedPageBreak/>
              <w:t xml:space="preserve">Dalili za mwanzo kwenye eneo lililotajwa. Barabara chache kuteleza, nyumba chache za bondeni kulowa, na radi </w:t>
            </w:r>
            <w:r w:rsidRPr="00997D17">
              <w:rPr>
                <w:sz w:val="22"/>
                <w:szCs w:val="22"/>
              </w:rPr>
              <w:lastRenderedPageBreak/>
              <w:t>dhoruba inapojengeka.</w:t>
            </w:r>
          </w:p>
        </w:tc>
        <w:tc>
          <w:tcPr>
            <w:tcW w:w="2279" w:type="dxa"/>
          </w:tcPr>
          <w:p w14:paraId="7245AD11" w14:textId="78A1D775" w:rsidR="00F20E47" w:rsidRPr="00997D17" w:rsidRDefault="00275313" w:rsidP="00034217">
            <w:pPr>
              <w:pStyle w:val="ListBullet"/>
              <w:rPr>
                <w:sz w:val="22"/>
                <w:szCs w:val="22"/>
              </w:rPr>
            </w:pPr>
            <w:r w:rsidRPr="00997D17">
              <w:rPr>
                <w:sz w:val="22"/>
                <w:szCs w:val="22"/>
              </w:rPr>
              <w:lastRenderedPageBreak/>
              <w:t>Before any boat leaves accidents, check the forecast and put a life jacket on.</w:t>
            </w:r>
          </w:p>
          <w:p w14:paraId="7A47B3F2" w14:textId="196746A3" w:rsidR="00F20E47" w:rsidRPr="00997D17" w:rsidRDefault="00275313" w:rsidP="00034217">
            <w:pPr>
              <w:pStyle w:val="ListBullet"/>
              <w:rPr>
                <w:sz w:val="22"/>
                <w:szCs w:val="22"/>
              </w:rPr>
            </w:pPr>
            <w:r w:rsidRPr="00997D17">
              <w:rPr>
                <w:sz w:val="22"/>
                <w:szCs w:val="22"/>
              </w:rPr>
              <w:lastRenderedPageBreak/>
              <w:t>Bring small boats off the open water at accidents.</w:t>
            </w:r>
          </w:p>
          <w:p w14:paraId="3A3CB28C" w14:textId="696C3CD4" w:rsidR="00F20E47" w:rsidRPr="00997D17" w:rsidRDefault="00275313" w:rsidP="00034217">
            <w:pPr>
              <w:pStyle w:val="ListBullet"/>
              <w:rPr>
                <w:sz w:val="22"/>
                <w:szCs w:val="22"/>
              </w:rPr>
            </w:pPr>
            <w:r w:rsidRPr="00997D17">
              <w:rPr>
                <w:sz w:val="22"/>
                <w:szCs w:val="22"/>
              </w:rPr>
              <w:t>The landing listens for the warning and saves 190.</w:t>
            </w:r>
          </w:p>
          <w:p w14:paraId="7B9C306D" w14:textId="0D155A1D" w:rsidR="002066E7" w:rsidRPr="00997D17" w:rsidRDefault="00275313" w:rsidP="00034217">
            <w:pPr>
              <w:pStyle w:val="ListBullet"/>
              <w:rPr>
                <w:sz w:val="22"/>
                <w:szCs w:val="22"/>
              </w:rPr>
            </w:pPr>
            <w:r w:rsidRPr="00997D17">
              <w:rPr>
                <w:sz w:val="22"/>
                <w:szCs w:val="22"/>
              </w:rPr>
              <w:t>Do not swim out from accidents. Throw something that floats.</w:t>
            </w:r>
          </w:p>
        </w:tc>
        <w:tc>
          <w:tcPr>
            <w:tcW w:w="2279" w:type="dxa"/>
          </w:tcPr>
          <w:p w14:paraId="5BDCE8EB" w14:textId="2652A837" w:rsidR="00F20E47" w:rsidRPr="00997D17" w:rsidRDefault="00034217" w:rsidP="00034217">
            <w:pPr>
              <w:pStyle w:val="ListBullet"/>
              <w:rPr>
                <w:sz w:val="22"/>
                <w:szCs w:val="22"/>
              </w:rPr>
            </w:pPr>
            <w:r w:rsidRPr="00997D17">
              <w:rPr>
                <w:sz w:val="22"/>
                <w:szCs w:val="22"/>
              </w:rPr>
              <w:lastRenderedPageBreak/>
              <w:t>Angalia utabiri kabla ya chombo kuondoka. Vaa jaketi ya kujiokoa.</w:t>
            </w:r>
          </w:p>
          <w:p w14:paraId="7274289E" w14:textId="02B2DA76" w:rsidR="00F20E47" w:rsidRPr="00997D17" w:rsidRDefault="00034217" w:rsidP="00034217">
            <w:pPr>
              <w:pStyle w:val="ListBullet"/>
              <w:rPr>
                <w:sz w:val="22"/>
                <w:szCs w:val="22"/>
              </w:rPr>
            </w:pPr>
            <w:r w:rsidRPr="00997D17">
              <w:rPr>
                <w:sz w:val="22"/>
                <w:szCs w:val="22"/>
              </w:rPr>
              <w:t>Rudisha vyombo vidogo kutoka maji ya wazi.</w:t>
            </w:r>
          </w:p>
          <w:p w14:paraId="2FDEFFFE" w14:textId="48B272C3" w:rsidR="00F20E47" w:rsidRPr="00997D17" w:rsidRDefault="00034217" w:rsidP="00034217">
            <w:pPr>
              <w:pStyle w:val="ListBullet"/>
              <w:rPr>
                <w:sz w:val="22"/>
                <w:szCs w:val="22"/>
              </w:rPr>
            </w:pPr>
            <w:r w:rsidRPr="00997D17">
              <w:rPr>
                <w:sz w:val="22"/>
                <w:szCs w:val="22"/>
              </w:rPr>
              <w:lastRenderedPageBreak/>
              <w:t>Mwalo: sikiliza onyo na hifadhi 190.</w:t>
            </w:r>
          </w:p>
          <w:p w14:paraId="31FAB6D1" w14:textId="7C7DF931" w:rsidR="002066E7" w:rsidRPr="00997D17" w:rsidRDefault="00FE0A4D" w:rsidP="00034217">
            <w:pPr>
              <w:pStyle w:val="ListBullet"/>
              <w:rPr>
                <w:sz w:val="22"/>
                <w:szCs w:val="22"/>
              </w:rPr>
            </w:pPr>
            <w:ins w:id="1590" w:author="Bonephace Kaijage" w:date="2026-10-14T06:15:00Z" w16du:dateUtc="2026-10-14T04:15:00Z">
              <w:r>
                <w:rPr>
                  <w:sz w:val="22"/>
                  <w:szCs w:val="22"/>
                </w:rPr>
                <w:t>Kumuokoa mtu majini, mtupie kitu kinachoelea au mnyooshee fimbo badala ya kuogelea kumfuata: maji yanayotiririka humzamisha pia mwokoaji.</w:t>
              </w:r>
            </w:ins>
            <w:del w:id="1591" w:author="Bonephace Kaijage" w:date="2026-10-14T06:15:00Z" w16du:dateUtc="2026-10-14T04:15:00Z">
              <w:r w:rsidR="00034217" w:rsidRPr="00997D17" w:rsidDel="00FE0A4D">
                <w:rPr>
                  <w:sz w:val="22"/>
                  <w:szCs w:val="22"/>
                </w:rPr>
                <w:delText>Usiogelee kuokoa. Rusha kitu kinachoelea.</w:delText>
              </w:r>
            </w:del>
          </w:p>
        </w:tc>
      </w:tr>
      <w:tr w:rsidR="002066E7" w:rsidRPr="000343A2" w14:paraId="5FED09AB" w14:textId="77777777" w:rsidTr="002066E7">
        <w:tc>
          <w:tcPr>
            <w:tcW w:w="2278" w:type="dxa"/>
          </w:tcPr>
          <w:p w14:paraId="7ED79986" w14:textId="77777777" w:rsidR="0055281C" w:rsidRPr="00997D17" w:rsidRDefault="0055281C" w:rsidP="0055281C">
            <w:pPr>
              <w:pStyle w:val="ListParagraph"/>
              <w:rPr>
                <w:sz w:val="22"/>
                <w:szCs w:val="22"/>
              </w:rPr>
            </w:pPr>
            <w:r w:rsidRPr="00997D17">
              <w:rPr>
                <w:sz w:val="22"/>
                <w:szCs w:val="22"/>
              </w:rPr>
              <w:lastRenderedPageBreak/>
              <w:t>Ondoa taka kwenye mitaro na njia za maji kuzunguka makazi.</w:t>
            </w:r>
          </w:p>
          <w:p w14:paraId="34A065C6"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59AE7027" w14:textId="460E7B63"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25B55992" w14:textId="2338EB7A" w:rsidR="002066E7" w:rsidRPr="00997D17" w:rsidRDefault="002066E7" w:rsidP="00FE4152">
            <w:pPr>
              <w:pStyle w:val="ListParagraph"/>
              <w:rPr>
                <w:sz w:val="22"/>
                <w:szCs w:val="22"/>
              </w:rPr>
            </w:pPr>
          </w:p>
        </w:tc>
        <w:tc>
          <w:tcPr>
            <w:tcW w:w="2278" w:type="dxa"/>
          </w:tcPr>
          <w:p w14:paraId="393A0218" w14:textId="20A48C31"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016F1436" w14:textId="02DE6678" w:rsidR="002066E7" w:rsidRPr="00997D17" w:rsidRDefault="008C6B60" w:rsidP="00FE4152">
            <w:pPr>
              <w:pStyle w:val="ListParagraph"/>
              <w:rPr>
                <w:sz w:val="22"/>
                <w:szCs w:val="22"/>
              </w:rPr>
            </w:pPr>
            <w:r w:rsidRPr="00997D17">
              <w:rPr>
                <w:sz w:val="22"/>
                <w:szCs w:val="22"/>
              </w:rPr>
              <w:t>lake floods, large waves, boat accidents, heavy rain, and cholera. Roads, water points or houses at the named sites are now affected. Some journeys and classes are disrupted.</w:t>
            </w:r>
          </w:p>
        </w:tc>
        <w:tc>
          <w:tcPr>
            <w:tcW w:w="2278" w:type="dxa"/>
          </w:tcPr>
          <w:p w14:paraId="1D6705A8" w14:textId="103AA049"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AB82DB1" w14:textId="25CC5B51" w:rsidR="00F20E47" w:rsidRPr="00997D17" w:rsidRDefault="00275313" w:rsidP="00034217">
            <w:pPr>
              <w:pStyle w:val="ListBullet"/>
              <w:rPr>
                <w:sz w:val="22"/>
                <w:szCs w:val="22"/>
              </w:rPr>
            </w:pPr>
            <w:r w:rsidRPr="00997D17">
              <w:rPr>
                <w:sz w:val="22"/>
                <w:szCs w:val="22"/>
              </w:rPr>
              <w:t>Stop fishing and crossings at accidents.</w:t>
            </w:r>
          </w:p>
          <w:p w14:paraId="62C001F0" w14:textId="6CDF10B4" w:rsidR="00F20E47" w:rsidRPr="00997D17" w:rsidRDefault="00FE0A4D" w:rsidP="00034217">
            <w:pPr>
              <w:pStyle w:val="ListBullet"/>
              <w:rPr>
                <w:sz w:val="22"/>
                <w:szCs w:val="22"/>
              </w:rPr>
            </w:pPr>
            <w:ins w:id="1592"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1593" w:author="Bonephace Kaijage" w:date="2026-10-14T06:15:00Z" w16du:dateUtc="2026-10-14T04:15:00Z">
              <w:r w:rsidR="00275313" w:rsidRPr="00997D17" w:rsidDel="00FE0A4D">
                <w:rPr>
                  <w:sz w:val="22"/>
                  <w:szCs w:val="22"/>
                </w:rPr>
                <w:delText>Move people off the low shore to the assembly point.</w:delText>
              </w:r>
            </w:del>
          </w:p>
          <w:p w14:paraId="123BDB86" w14:textId="0D149DC3" w:rsidR="00F20E47" w:rsidRPr="00997D17" w:rsidRDefault="00275313" w:rsidP="00034217">
            <w:pPr>
              <w:pStyle w:val="ListBullet"/>
              <w:rPr>
                <w:sz w:val="22"/>
                <w:szCs w:val="22"/>
              </w:rPr>
            </w:pPr>
            <w:r w:rsidRPr="00997D17">
              <w:rPr>
                <w:sz w:val="22"/>
                <w:szCs w:val="22"/>
              </w:rPr>
              <w:t>Account for boats still out from accidents.</w:t>
            </w:r>
          </w:p>
          <w:p w14:paraId="1450ADB1" w14:textId="52123A7E" w:rsidR="002066E7" w:rsidRPr="00997D17" w:rsidRDefault="00275313" w:rsidP="00034217">
            <w:pPr>
              <w:pStyle w:val="ListBullet"/>
              <w:rPr>
                <w:sz w:val="22"/>
                <w:szCs w:val="22"/>
              </w:rPr>
            </w:pPr>
            <w:r w:rsidRPr="00997D17">
              <w:rPr>
                <w:sz w:val="22"/>
                <w:szCs w:val="22"/>
              </w:rPr>
              <w:t>Boil water if wells on this shore are flooded.</w:t>
            </w:r>
          </w:p>
        </w:tc>
        <w:tc>
          <w:tcPr>
            <w:tcW w:w="2279" w:type="dxa"/>
          </w:tcPr>
          <w:p w14:paraId="360FFF02" w14:textId="7233BB80" w:rsidR="00F20E47" w:rsidRPr="00997D17" w:rsidRDefault="00034217" w:rsidP="00034217">
            <w:pPr>
              <w:pStyle w:val="ListBullet"/>
              <w:rPr>
                <w:sz w:val="22"/>
                <w:szCs w:val="22"/>
              </w:rPr>
            </w:pPr>
            <w:r w:rsidRPr="00997D17">
              <w:rPr>
                <w:sz w:val="22"/>
                <w:szCs w:val="22"/>
              </w:rPr>
              <w:t>Simamisha uvuvi na vivuko kwenye maji haya.</w:t>
            </w:r>
          </w:p>
          <w:p w14:paraId="6303EC81" w14:textId="65168ABD" w:rsidR="00F20E47" w:rsidRPr="00997D17" w:rsidRDefault="00FE0A4D" w:rsidP="00034217">
            <w:pPr>
              <w:pStyle w:val="ListBullet"/>
              <w:rPr>
                <w:sz w:val="22"/>
                <w:szCs w:val="22"/>
              </w:rPr>
            </w:pPr>
            <w:ins w:id="1594"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1595" w:author="Bonephace Kaijage" w:date="2026-10-14T06:16:00Z" w16du:dateUtc="2026-10-14T04:16:00Z">
              <w:r w:rsidR="00034217" w:rsidRPr="00997D17" w:rsidDel="00FE0A4D">
                <w:rPr>
                  <w:sz w:val="22"/>
                  <w:szCs w:val="22"/>
                </w:rPr>
                <w:delText>Hamisha watu kutoka ufuo wa chini kwenda kituoni.</w:delText>
              </w:r>
            </w:del>
          </w:p>
          <w:p w14:paraId="61578996" w14:textId="07FF82C1" w:rsidR="00F20E47" w:rsidRPr="00997D17" w:rsidRDefault="00034217" w:rsidP="00034217">
            <w:pPr>
              <w:pStyle w:val="ListBullet"/>
              <w:rPr>
                <w:sz w:val="22"/>
                <w:szCs w:val="22"/>
              </w:rPr>
            </w:pPr>
            <w:r w:rsidRPr="00997D17">
              <w:rPr>
                <w:sz w:val="22"/>
                <w:szCs w:val="22"/>
              </w:rPr>
              <w:t>Polisi wanamaji au kitengo cha mwalo: hakiki vyombo vilivyoko nje.</w:t>
            </w:r>
          </w:p>
          <w:p w14:paraId="76240BFE" w14:textId="7047EA72" w:rsidR="002066E7" w:rsidRPr="00997D17" w:rsidRDefault="00034217" w:rsidP="00034217">
            <w:pPr>
              <w:pStyle w:val="ListBullet"/>
              <w:rPr>
                <w:sz w:val="22"/>
                <w:szCs w:val="22"/>
                <w:lang w:val="sv-SE"/>
              </w:rPr>
            </w:pPr>
            <w:r w:rsidRPr="00997D17">
              <w:rPr>
                <w:sz w:val="22"/>
                <w:szCs w:val="22"/>
                <w:lang w:val="sv-SE"/>
              </w:rPr>
              <w:t>Chemsha maji visima vya ufuo vikifurika.</w:t>
            </w:r>
          </w:p>
        </w:tc>
      </w:tr>
      <w:tr w:rsidR="002066E7" w:rsidRPr="000343A2" w14:paraId="6B749EF3" w14:textId="77777777" w:rsidTr="002066E7">
        <w:tc>
          <w:tcPr>
            <w:tcW w:w="2278" w:type="dxa"/>
          </w:tcPr>
          <w:p w14:paraId="1A224375"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62B1453C" w14:textId="1E125C97" w:rsidR="0055281C" w:rsidRPr="00FE0A4D" w:rsidRDefault="00FE0A4D" w:rsidP="0055281C">
            <w:pPr>
              <w:pStyle w:val="ListParagraph"/>
              <w:rPr>
                <w:sz w:val="22"/>
                <w:szCs w:val="22"/>
                <w:lang w:val="sv-SE"/>
                <w:rPrChange w:id="1596" w:author="Bonephace Kaijage" w:date="2026-10-14T06:32:00Z" w16du:dateUtc="2026-10-14T04:32:00Z">
                  <w:rPr>
                    <w:sz w:val="22"/>
                    <w:szCs w:val="22"/>
                  </w:rPr>
                </w:rPrChange>
              </w:rPr>
            </w:pPr>
            <w:ins w:id="1597" w:author="Bonephace Kaijage" w:date="2026-10-14T06:15:00Z" w16du:dateUtc="2026-10-14T04:15:00Z">
              <w:r w:rsidRPr="00FE0A4D">
                <w:rPr>
                  <w:sz w:val="22"/>
                  <w:szCs w:val="22"/>
                  <w:lang w:val="sv-SE"/>
                  <w:rPrChange w:id="1598" w:author="Bonephace Kaijage" w:date="2026-10-14T06:32:00Z" w16du:dateUtc="2026-10-14T04:32:00Z">
                    <w:rPr>
                      <w:sz w:val="22"/>
                      <w:szCs w:val="22"/>
                    </w:rPr>
                  </w:rPrChange>
                </w:rPr>
                <w:t xml:space="preserve">Hakikisheni watoto, wazee na watu </w:t>
              </w:r>
              <w:r w:rsidRPr="00FE0A4D">
                <w:rPr>
                  <w:sz w:val="22"/>
                  <w:szCs w:val="22"/>
                  <w:lang w:val="sv-SE"/>
                  <w:rPrChange w:id="1599" w:author="Bonephace Kaijage" w:date="2026-10-14T06:32:00Z" w16du:dateUtc="2026-10-14T04:32:00Z">
                    <w:rPr>
                      <w:sz w:val="22"/>
                      <w:szCs w:val="22"/>
                    </w:rPr>
                  </w:rPrChange>
                </w:rPr>
                <w:lastRenderedPageBreak/>
                <w:t>wenye ulemavu wote wako salama na wana mtu wa kuwasaidia.</w:t>
              </w:r>
            </w:ins>
            <w:del w:id="1600" w:author="Bonephace Kaijage" w:date="2026-10-14T06:15:00Z" w16du:dateUtc="2026-10-14T04:15:00Z">
              <w:r w:rsidR="0055281C" w:rsidRPr="00FE0A4D" w:rsidDel="00FE0A4D">
                <w:rPr>
                  <w:sz w:val="22"/>
                  <w:szCs w:val="22"/>
                  <w:lang w:val="sv-SE"/>
                  <w:rPrChange w:id="1601" w:author="Bonephace Kaijage" w:date="2026-10-14T06:32:00Z" w16du:dateUtc="2026-10-14T04:32:00Z">
                    <w:rPr>
                      <w:sz w:val="22"/>
                      <w:szCs w:val="22"/>
                    </w:rPr>
                  </w:rPrChange>
                </w:rPr>
                <w:delText>Hakiki watoto, wazee na watu wenye ulemavu.</w:delText>
              </w:r>
            </w:del>
          </w:p>
          <w:p w14:paraId="0725271B" w14:textId="411F23E8" w:rsidR="0055281C" w:rsidRPr="00FE0A4D" w:rsidRDefault="0055281C" w:rsidP="0055281C">
            <w:pPr>
              <w:pStyle w:val="ListParagraph"/>
              <w:rPr>
                <w:sz w:val="22"/>
                <w:szCs w:val="22"/>
                <w:lang w:val="sv-SE"/>
                <w:rPrChange w:id="1602" w:author="Bonephace Kaijage" w:date="2026-10-14T06:32:00Z" w16du:dateUtc="2026-10-14T04:32:00Z">
                  <w:rPr>
                    <w:sz w:val="22"/>
                    <w:szCs w:val="22"/>
                  </w:rPr>
                </w:rPrChange>
              </w:rPr>
            </w:pPr>
            <w:r w:rsidRPr="00FE0A4D">
              <w:rPr>
                <w:sz w:val="22"/>
                <w:szCs w:val="22"/>
                <w:lang w:val="sv-SE"/>
                <w:rPrChange w:id="1603" w:author="Bonephace Kaijage" w:date="2026-10-14T06:32:00Z" w16du:dateUtc="2026-10-14T04:32:00Z">
                  <w:rPr>
                    <w:sz w:val="22"/>
                    <w:szCs w:val="22"/>
                  </w:rPr>
                </w:rPrChange>
              </w:rPr>
              <w:t>Chanzo cha maji kikiathirika, chemsha au tibu maji ya kunywa.</w:t>
            </w:r>
          </w:p>
          <w:p w14:paraId="2398C70E" w14:textId="2C4FA978" w:rsidR="002066E7" w:rsidRPr="00FE0A4D" w:rsidRDefault="002066E7" w:rsidP="00FE4152">
            <w:pPr>
              <w:pStyle w:val="ListParagraph"/>
              <w:rPr>
                <w:sz w:val="22"/>
                <w:szCs w:val="22"/>
                <w:lang w:val="sv-SE"/>
                <w:rPrChange w:id="1604" w:author="Bonephace Kaijage" w:date="2026-10-14T06:32:00Z" w16du:dateUtc="2026-10-14T04:32:00Z">
                  <w:rPr>
                    <w:sz w:val="22"/>
                    <w:szCs w:val="22"/>
                  </w:rPr>
                </w:rPrChange>
              </w:rPr>
            </w:pPr>
          </w:p>
        </w:tc>
        <w:tc>
          <w:tcPr>
            <w:tcW w:w="2278" w:type="dxa"/>
          </w:tcPr>
          <w:p w14:paraId="37192713" w14:textId="06A5349E"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5AFCC636" w14:textId="580F1AB1" w:rsidR="002066E7" w:rsidRPr="00997D17" w:rsidRDefault="00FE0A4D" w:rsidP="00FE4152">
            <w:pPr>
              <w:pStyle w:val="ListParagraph"/>
              <w:rPr>
                <w:sz w:val="22"/>
                <w:szCs w:val="22"/>
              </w:rPr>
            </w:pPr>
            <w:ins w:id="1605" w:author="Bonephace Kaijage" w:date="2026-10-14T06:19:00Z" w16du:dateUtc="2026-10-14T04:19:00Z">
              <w:r>
                <w:rPr>
                  <w:sz w:val="22"/>
                  <w:szCs w:val="22"/>
                </w:rPr>
                <w:t xml:space="preserve">Conditions at the sites named in Know Your Risk are now life-threatening: houses damaged, people </w:t>
              </w:r>
              <w:r>
                <w:rPr>
                  <w:sz w:val="22"/>
                  <w:szCs w:val="22"/>
                </w:rPr>
                <w:lastRenderedPageBreak/>
                <w:t>cut off, and a real risk of drowning, injury or disease. Help is being organised; please follow the committee's instructions and look out for neighbours.</w:t>
              </w:r>
            </w:ins>
            <w:del w:id="1606"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E4CFC4E" w14:textId="24001DFF" w:rsidR="002066E7" w:rsidRPr="00997D17" w:rsidRDefault="00FE0A4D" w:rsidP="00FE4152">
            <w:pPr>
              <w:pStyle w:val="ListParagraph"/>
              <w:rPr>
                <w:sz w:val="22"/>
                <w:szCs w:val="22"/>
              </w:rPr>
            </w:pPr>
            <w:ins w:id="1607" w:author="Bonephace Kaijage" w:date="2026-10-14T06:23:00Z" w16du:dateUtc="2026-10-14T04:23:00Z">
              <w:r>
                <w:rPr>
                  <w:sz w:val="22"/>
                  <w:szCs w:val="22"/>
                </w:rPr>
                <w:lastRenderedPageBreak/>
                <w:t xml:space="preserve">Hali katika maeneo yaliyotajwa kwenye Fahamu Hatari sasa ni hatari kwa maisha: nyumba zimeharibika, watu </w:t>
              </w:r>
              <w:r>
                <w:rPr>
                  <w:sz w:val="22"/>
                  <w:szCs w:val="22"/>
                </w:rPr>
                <w:lastRenderedPageBreak/>
                <w:t>wamekatwa, na kuna hatari halisi ya kuzama, kujeruhiwa au magonjwa. Msaada unaandaliwa; tafadhali fuateni maelekezo ya kamati na muangaliane na majirani.</w:t>
              </w:r>
            </w:ins>
            <w:del w:id="160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A9643D1" w14:textId="353F3E58" w:rsidR="00F20E47" w:rsidRPr="00997D17" w:rsidRDefault="00FE0A4D" w:rsidP="00034217">
            <w:pPr>
              <w:pStyle w:val="ListBullet"/>
              <w:rPr>
                <w:sz w:val="22"/>
                <w:szCs w:val="22"/>
              </w:rPr>
            </w:pPr>
            <w:ins w:id="1609" w:author="Bonephace Kaijage" w:date="2026-10-14T06:04:00Z" w16du:dateUtc="2026-10-14T04:04:00Z">
              <w:r>
                <w:rPr>
                  <w:sz w:val="22"/>
                  <w:szCs w:val="22"/>
                </w:rPr>
                <w:lastRenderedPageBreak/>
                <w:t xml:space="preserve">Please move now from the sites named in Know Your Risk to the agreed safe place, helping anyone who </w:t>
              </w:r>
              <w:r>
                <w:rPr>
                  <w:sz w:val="22"/>
                  <w:szCs w:val="22"/>
                </w:rPr>
                <w:lastRenderedPageBreak/>
                <w:t>cannot move alone. Return only when the committee confirms it is safe.</w:t>
              </w:r>
            </w:ins>
            <w:del w:id="1610"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153D288D" w14:textId="01A4B5A2" w:rsidR="00F20E47" w:rsidRPr="00997D17" w:rsidRDefault="00FE0A4D" w:rsidP="00034217">
            <w:pPr>
              <w:pStyle w:val="ListBullet"/>
              <w:rPr>
                <w:sz w:val="22"/>
                <w:szCs w:val="22"/>
              </w:rPr>
            </w:pPr>
            <w:ins w:id="1611" w:author="Bonephace Kaijage" w:date="2026-10-14T06:19:00Z" w16du:dateUtc="2026-10-14T04:19:00Z">
              <w:r>
                <w:rPr>
                  <w:sz w:val="22"/>
                  <w:szCs w:val="22"/>
                </w:rPr>
                <w:t>Call 114 and 190, and keep the road to the sites named in Know Your Risk clear so that ambulances and rescue teams can reach people.</w:t>
              </w:r>
            </w:ins>
            <w:del w:id="1612" w:author="Bonephace Kaijage" w:date="2026-10-14T06:19:00Z" w16du:dateUtc="2026-10-14T04:19:00Z">
              <w:r w:rsidR="00275313" w:rsidRPr="00997D17" w:rsidDel="00FE0A4D">
                <w:rPr>
                  <w:sz w:val="22"/>
                  <w:szCs w:val="22"/>
                </w:rPr>
                <w:delText>Call 114 and 190. Keep the road to the named sites clear for ambulances.</w:delText>
              </w:r>
            </w:del>
          </w:p>
          <w:p w14:paraId="071F115C" w14:textId="612754BD" w:rsidR="00F20E47" w:rsidRPr="00997D17" w:rsidRDefault="00275313" w:rsidP="00034217">
            <w:pPr>
              <w:pStyle w:val="ListBullet"/>
              <w:rPr>
                <w:sz w:val="22"/>
                <w:szCs w:val="22"/>
              </w:rPr>
            </w:pPr>
            <w:r w:rsidRPr="00997D17">
              <w:rPr>
                <w:sz w:val="22"/>
                <w:szCs w:val="22"/>
              </w:rPr>
              <w:t>Open the shelter and register every household. Note who is missing.</w:t>
            </w:r>
          </w:p>
          <w:p w14:paraId="5A780B62" w14:textId="14B276F5"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39C93B57" w14:textId="2A0176AB" w:rsidR="00F20E47"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3C9DF56D" w14:textId="44155BB1" w:rsidR="00F20E47" w:rsidRPr="00997D17" w:rsidRDefault="00034217" w:rsidP="00034217">
            <w:pPr>
              <w:pStyle w:val="ListBullet"/>
              <w:rPr>
                <w:sz w:val="22"/>
                <w:szCs w:val="22"/>
                <w:lang w:val="sv-SE"/>
              </w:rPr>
            </w:pPr>
            <w:r w:rsidRPr="00997D17">
              <w:rPr>
                <w:sz w:val="22"/>
                <w:szCs w:val="22"/>
                <w:lang w:val="sv-SE"/>
              </w:rPr>
              <w:t xml:space="preserve">Piga 114 na 190. Acha barabara wazi </w:t>
            </w:r>
            <w:r w:rsidRPr="00997D17">
              <w:rPr>
                <w:sz w:val="22"/>
                <w:szCs w:val="22"/>
                <w:lang w:val="sv-SE"/>
              </w:rPr>
              <w:lastRenderedPageBreak/>
              <w:t>kwa magari ya wagonjwa.</w:t>
            </w:r>
          </w:p>
          <w:p w14:paraId="0A937EF9" w14:textId="6EEB35C4"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4A59A0A4" w14:textId="507A91DF"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1D98B390" w14:textId="77777777" w:rsidTr="002066E7">
        <w:tc>
          <w:tcPr>
            <w:tcW w:w="2278" w:type="dxa"/>
          </w:tcPr>
          <w:p w14:paraId="7842DE5E"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393C2023"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1E7EEA62" w14:textId="64B2C4FE"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7402B547" w14:textId="3F57986A" w:rsidR="002066E7" w:rsidRPr="00997D17" w:rsidRDefault="002066E7" w:rsidP="00FE4152">
            <w:pPr>
              <w:pStyle w:val="ListParagraph"/>
              <w:rPr>
                <w:sz w:val="22"/>
                <w:szCs w:val="22"/>
              </w:rPr>
            </w:pPr>
            <w:r w:rsidRPr="00997D17">
              <w:rPr>
                <w:sz w:val="22"/>
                <w:szCs w:val="22"/>
              </w:rPr>
              <w:t>Karagwe District Council</w:t>
            </w:r>
          </w:p>
        </w:tc>
        <w:tc>
          <w:tcPr>
            <w:tcW w:w="2278" w:type="dxa"/>
          </w:tcPr>
          <w:p w14:paraId="26F15F4D" w14:textId="508122BA"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14E1E637" w14:textId="5972AEFE" w:rsidR="002066E7" w:rsidRPr="00997D17" w:rsidRDefault="008C6B60" w:rsidP="00FE4152">
            <w:pPr>
              <w:pStyle w:val="ListParagraph"/>
              <w:rPr>
                <w:sz w:val="22"/>
                <w:szCs w:val="22"/>
              </w:rPr>
            </w:pPr>
            <w:r w:rsidRPr="00997D17">
              <w:rPr>
                <w:sz w:val="22"/>
                <w:szCs w:val="22"/>
              </w:rPr>
              <w:t>heavy rain and landslides on the Kagera highlands, valley floods, and strong winds. A few roads slippery, a few low homes wet, and lightning where storms build.</w:t>
            </w:r>
          </w:p>
        </w:tc>
        <w:tc>
          <w:tcPr>
            <w:tcW w:w="2278" w:type="dxa"/>
          </w:tcPr>
          <w:p w14:paraId="39498C45" w14:textId="4522AF4F"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39D84AA" w14:textId="5D47C5A3" w:rsidR="00F20E47" w:rsidRPr="00997D17" w:rsidRDefault="00275313" w:rsidP="00034217">
            <w:pPr>
              <w:pStyle w:val="ListBullet"/>
              <w:rPr>
                <w:sz w:val="22"/>
                <w:szCs w:val="22"/>
              </w:rPr>
            </w:pPr>
            <w:r w:rsidRPr="00997D17">
              <w:rPr>
                <w:sz w:val="22"/>
                <w:szCs w:val="22"/>
              </w:rPr>
              <w:t>Before the rain, walk Kagera highlands and clear the drains and culverts.</w:t>
            </w:r>
          </w:p>
          <w:p w14:paraId="28E3C354" w14:textId="6E74BCFF" w:rsidR="00F20E47" w:rsidRPr="00997D17" w:rsidRDefault="00FE0A4D" w:rsidP="00034217">
            <w:pPr>
              <w:pStyle w:val="ListBullet"/>
              <w:rPr>
                <w:sz w:val="22"/>
                <w:szCs w:val="22"/>
              </w:rPr>
            </w:pPr>
            <w:ins w:id="1613" w:author="Bonephace Kaijage" w:date="2026-10-14T06:17:00Z" w16du:dateUtc="2026-10-14T04:17:00Z">
              <w:r>
                <w:rPr>
                  <w:sz w:val="22"/>
                  <w:szCs w:val="22"/>
                </w:rPr>
                <w:t>Households along Kagera highlands: keep food, documents and children above floor level, because water here can enter houses with little warning.</w:t>
              </w:r>
            </w:ins>
            <w:del w:id="1614" w:author="Bonephace Kaijage" w:date="2026-10-14T06:17:00Z" w16du:dateUtc="2026-10-14T04:17:00Z">
              <w:r w:rsidR="00275313" w:rsidRPr="00997D17" w:rsidDel="00FE0A4D">
                <w:rPr>
                  <w:sz w:val="22"/>
                  <w:szCs w:val="22"/>
                </w:rPr>
                <w:delText>Households along Kagera highlands raise food, documents and children above the floor.</w:delText>
              </w:r>
            </w:del>
          </w:p>
          <w:p w14:paraId="36C18BAD" w14:textId="5E078FB6" w:rsidR="00F20E47" w:rsidRPr="00997D17" w:rsidRDefault="00FE0A4D" w:rsidP="00034217">
            <w:pPr>
              <w:pStyle w:val="ListBullet"/>
              <w:rPr>
                <w:sz w:val="22"/>
                <w:szCs w:val="22"/>
              </w:rPr>
            </w:pPr>
            <w:ins w:id="1615" w:author="Bonephace Kaijage" w:date="2026-10-14T06:13:00Z" w16du:dateUtc="2026-10-14T04:13:00Z">
              <w:r>
                <w:rPr>
                  <w:sz w:val="22"/>
                  <w:szCs w:val="22"/>
                </w:rPr>
                <w:t xml:space="preserve">Save 190 and the ward chair's number, and keep a torch and drinking </w:t>
              </w:r>
              <w:r>
                <w:rPr>
                  <w:sz w:val="22"/>
                  <w:szCs w:val="22"/>
                </w:rPr>
                <w:lastRenderedPageBreak/>
                <w:t>water ready, so that help can be called and the household can manage a night without power.</w:t>
              </w:r>
            </w:ins>
            <w:del w:id="1616" w:author="Bonephace Kaijage" w:date="2026-10-14T06:13:00Z" w16du:dateUtc="2026-10-14T04:13:00Z">
              <w:r w:rsidR="00275313" w:rsidRPr="00997D17" w:rsidDel="00FE0A4D">
                <w:rPr>
                  <w:sz w:val="22"/>
                  <w:szCs w:val="22"/>
                </w:rPr>
                <w:delText>Save 190 and the ward chair number. Keep a torch and drinking water.</w:delText>
              </w:r>
            </w:del>
          </w:p>
          <w:p w14:paraId="5597070F" w14:textId="0B6F43E2" w:rsidR="002066E7" w:rsidRPr="00997D17" w:rsidRDefault="00275313" w:rsidP="00034217">
            <w:pPr>
              <w:pStyle w:val="ListBullet"/>
              <w:rPr>
                <w:sz w:val="22"/>
                <w:szCs w:val="22"/>
              </w:rPr>
            </w:pPr>
            <w:r w:rsidRPr="00997D17">
              <w:rPr>
                <w:sz w:val="22"/>
                <w:szCs w:val="22"/>
              </w:rPr>
              <w:t>Do not drive or walk through water crossing Kagera highlands. Headlights on, slow down.</w:t>
            </w:r>
          </w:p>
        </w:tc>
        <w:tc>
          <w:tcPr>
            <w:tcW w:w="2279" w:type="dxa"/>
          </w:tcPr>
          <w:p w14:paraId="003D8A71" w14:textId="0B1ABAD1" w:rsidR="00F20E47"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727A25D0" w14:textId="4208D1D2" w:rsidR="00F20E47" w:rsidRPr="00FE0A4D" w:rsidRDefault="00FE0A4D" w:rsidP="00034217">
            <w:pPr>
              <w:pStyle w:val="ListBullet"/>
              <w:rPr>
                <w:sz w:val="22"/>
                <w:szCs w:val="22"/>
                <w:lang w:val="sv-SE"/>
                <w:rPrChange w:id="1617" w:author="Bonephace Kaijage" w:date="2026-10-14T06:32:00Z" w16du:dateUtc="2026-10-14T04:32:00Z">
                  <w:rPr>
                    <w:sz w:val="22"/>
                    <w:szCs w:val="22"/>
                  </w:rPr>
                </w:rPrChange>
              </w:rPr>
            </w:pPr>
            <w:ins w:id="1618" w:author="Bonephace Kaijage" w:date="2026-10-14T06:17:00Z" w16du:dateUtc="2026-10-14T04:17:00Z">
              <w:r w:rsidRPr="00FE0A4D">
                <w:rPr>
                  <w:sz w:val="22"/>
                  <w:szCs w:val="22"/>
                  <w:lang w:val="sv-SE"/>
                  <w:rPrChange w:id="1619" w:author="Bonephace Kaijage" w:date="2026-10-14T06:32:00Z" w16du:dateUtc="2026-10-14T04:32:00Z">
                    <w:rPr>
                      <w:sz w:val="22"/>
                      <w:szCs w:val="22"/>
                    </w:rPr>
                  </w:rPrChange>
                </w:rPr>
                <w:t>Kaya za maeneo yaliyotajwa: wekeni chakula, nyaraka na watoto juu ya sakafu, kwa sababu maji hapa yanaweza kuingia nyumbani bila taarifa.</w:t>
              </w:r>
            </w:ins>
            <w:del w:id="1620" w:author="Bonephace Kaijage" w:date="2026-10-14T06:17:00Z" w16du:dateUtc="2026-10-14T04:17:00Z">
              <w:r w:rsidR="00034217" w:rsidRPr="00FE0A4D" w:rsidDel="00FE0A4D">
                <w:rPr>
                  <w:sz w:val="22"/>
                  <w:szCs w:val="22"/>
                  <w:lang w:val="sv-SE"/>
                  <w:rPrChange w:id="1621" w:author="Bonephace Kaijage" w:date="2026-10-14T06:32:00Z" w16du:dateUtc="2026-10-14T04:32:00Z">
                    <w:rPr>
                      <w:sz w:val="22"/>
                      <w:szCs w:val="22"/>
                    </w:rPr>
                  </w:rPrChange>
                </w:rPr>
                <w:delText>Kaya za eneo hili zipandishe chakula, nyaraka na watoto.</w:delText>
              </w:r>
            </w:del>
          </w:p>
          <w:p w14:paraId="3A1C598B" w14:textId="2CEC7189" w:rsidR="00F20E47"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1DF6BC0B" w14:textId="05CC5F07" w:rsidR="002066E7" w:rsidRPr="00997D17" w:rsidRDefault="00034217" w:rsidP="00034217">
            <w:pPr>
              <w:pStyle w:val="ListBullet"/>
              <w:rPr>
                <w:sz w:val="22"/>
                <w:szCs w:val="22"/>
                <w:lang w:val="sv-SE"/>
              </w:rPr>
            </w:pPr>
            <w:r w:rsidRPr="00997D17">
              <w:rPr>
                <w:sz w:val="22"/>
                <w:szCs w:val="22"/>
                <w:lang w:val="sv-SE"/>
              </w:rPr>
              <w:lastRenderedPageBreak/>
              <w:t>Usiendeshe wala kutembea kwenye maji barabarani. Washa taa, punguza mwendo.</w:t>
            </w:r>
          </w:p>
        </w:tc>
      </w:tr>
      <w:tr w:rsidR="002066E7" w:rsidRPr="000343A2" w14:paraId="1F8914E1" w14:textId="77777777" w:rsidTr="002066E7">
        <w:tc>
          <w:tcPr>
            <w:tcW w:w="2278" w:type="dxa"/>
          </w:tcPr>
          <w:p w14:paraId="29A1CE6E" w14:textId="77777777" w:rsidR="0055281C" w:rsidRPr="00997D17" w:rsidRDefault="0055281C" w:rsidP="0055281C">
            <w:pPr>
              <w:pStyle w:val="ListParagraph"/>
              <w:rPr>
                <w:sz w:val="22"/>
                <w:szCs w:val="22"/>
                <w:lang w:val="sv-SE"/>
              </w:rPr>
            </w:pPr>
            <w:r w:rsidRPr="00997D17">
              <w:rPr>
                <w:sz w:val="22"/>
                <w:szCs w:val="22"/>
                <w:lang w:val="sv-SE"/>
              </w:rPr>
              <w:lastRenderedPageBreak/>
              <w:t>Ondoa taka kwenye mitaro na njia za maji kuzunguka makazi.</w:t>
            </w:r>
          </w:p>
          <w:p w14:paraId="455465E0"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62C4C42E" w14:textId="2139E6B5"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062D4C52" w14:textId="44DCB97D" w:rsidR="002066E7" w:rsidRPr="00997D17" w:rsidRDefault="002066E7" w:rsidP="00FE4152">
            <w:pPr>
              <w:pStyle w:val="ListParagraph"/>
              <w:rPr>
                <w:sz w:val="22"/>
                <w:szCs w:val="22"/>
              </w:rPr>
            </w:pPr>
          </w:p>
        </w:tc>
        <w:tc>
          <w:tcPr>
            <w:tcW w:w="2278" w:type="dxa"/>
          </w:tcPr>
          <w:p w14:paraId="12D59153" w14:textId="4E859E5F"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2634E516" w14:textId="5CFB496C" w:rsidR="002066E7" w:rsidRPr="00997D17" w:rsidRDefault="008C6B60" w:rsidP="00FE4152">
            <w:pPr>
              <w:pStyle w:val="ListParagraph"/>
              <w:rPr>
                <w:sz w:val="22"/>
                <w:szCs w:val="22"/>
              </w:rPr>
            </w:pPr>
            <w:r w:rsidRPr="00997D17">
              <w:rPr>
                <w:sz w:val="22"/>
                <w:szCs w:val="22"/>
              </w:rPr>
              <w:t>heavy rain and landslides on the Kagera highlands, valley floods, and strong winds. Roads, water points or houses at the named sites are now affected. Some journeys and classes are disrupted.</w:t>
            </w:r>
          </w:p>
        </w:tc>
        <w:tc>
          <w:tcPr>
            <w:tcW w:w="2278" w:type="dxa"/>
          </w:tcPr>
          <w:p w14:paraId="56453EDA" w14:textId="419EDB03"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4CEC2BD" w14:textId="033D86B9" w:rsidR="00F20E47" w:rsidRPr="00997D17" w:rsidRDefault="00275313" w:rsidP="00034217">
            <w:pPr>
              <w:pStyle w:val="ListBullet"/>
              <w:rPr>
                <w:sz w:val="22"/>
                <w:szCs w:val="22"/>
              </w:rPr>
            </w:pPr>
            <w:r w:rsidRPr="00997D17">
              <w:rPr>
                <w:sz w:val="22"/>
                <w:szCs w:val="22"/>
              </w:rPr>
              <w:t>Move households off Kagera highlands to the ward assembly point.</w:t>
            </w:r>
          </w:p>
          <w:p w14:paraId="7F050FFB" w14:textId="6903A9CA" w:rsidR="00F20E47" w:rsidRPr="00997D17" w:rsidRDefault="00275313" w:rsidP="00034217">
            <w:pPr>
              <w:pStyle w:val="ListBullet"/>
              <w:rPr>
                <w:sz w:val="22"/>
                <w:szCs w:val="22"/>
              </w:rPr>
            </w:pPr>
            <w:r w:rsidRPr="00997D17">
              <w:rPr>
                <w:sz w:val="22"/>
                <w:szCs w:val="22"/>
              </w:rPr>
              <w:t>Close and mark the flooded road or bridge at Kagera highlands. Divert traffic.</w:t>
            </w:r>
          </w:p>
          <w:p w14:paraId="36F1D5E8" w14:textId="6CB46C8B" w:rsidR="00F20E47" w:rsidRPr="00997D17" w:rsidRDefault="00FE0A4D" w:rsidP="00034217">
            <w:pPr>
              <w:pStyle w:val="ListBullet"/>
              <w:rPr>
                <w:sz w:val="22"/>
                <w:szCs w:val="22"/>
              </w:rPr>
            </w:pPr>
            <w:ins w:id="1622" w:author="Bonephace Kaijage" w:date="2026-10-14T06:11:00Z" w16du:dateUtc="2026-10-14T04:11:00Z">
              <w:r>
                <w:rPr>
                  <w:sz w:val="22"/>
                  <w:szCs w:val="22"/>
                </w:rPr>
                <w:t>Check that school children, older people and anyone with a disability are accounted for before dark, so that no one is searched for in the night.</w:t>
              </w:r>
            </w:ins>
            <w:del w:id="1623" w:author="Bonephace Kaijage" w:date="2026-10-14T06:11:00Z" w16du:dateUtc="2026-10-14T04:11:00Z">
              <w:r w:rsidR="00275313" w:rsidRPr="00997D17" w:rsidDel="00FE0A4D">
                <w:rPr>
                  <w:sz w:val="22"/>
                  <w:szCs w:val="22"/>
                </w:rPr>
                <w:delText>Account for school children and older people before dark.</w:delText>
              </w:r>
            </w:del>
          </w:p>
          <w:p w14:paraId="39892470" w14:textId="0A469B85" w:rsidR="002066E7" w:rsidRPr="00997D17" w:rsidRDefault="00FE0A4D" w:rsidP="00034217">
            <w:pPr>
              <w:pStyle w:val="ListBullet"/>
              <w:rPr>
                <w:sz w:val="22"/>
                <w:szCs w:val="22"/>
              </w:rPr>
            </w:pPr>
            <w:ins w:id="1624" w:author="Bonephace Kaijage" w:date="2026-10-14T06:13:00Z" w16du:dateUtc="2026-10-14T04:13:00Z">
              <w:r>
                <w:rPr>
                  <w:sz w:val="22"/>
                  <w:szCs w:val="22"/>
                </w:rPr>
                <w:t>Boil or treat drinking water, because floods carry waste into wells; tell the clinic early if anyone has diarrhoea.</w:t>
              </w:r>
            </w:ins>
            <w:del w:id="1625"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36DF1236" w14:textId="3DA7FB89" w:rsidR="00F20E47" w:rsidRPr="00997D17" w:rsidRDefault="00034217" w:rsidP="00034217">
            <w:pPr>
              <w:pStyle w:val="ListBullet"/>
              <w:rPr>
                <w:sz w:val="22"/>
                <w:szCs w:val="22"/>
                <w:lang w:val="sv-SE"/>
              </w:rPr>
            </w:pPr>
            <w:r w:rsidRPr="00997D17">
              <w:rPr>
                <w:sz w:val="22"/>
                <w:szCs w:val="22"/>
                <w:lang w:val="sv-SE"/>
              </w:rPr>
              <w:t>Hamisha kaya kutoka bondeni kwenda kituo cha kata.</w:t>
            </w:r>
          </w:p>
          <w:p w14:paraId="3FF2148F" w14:textId="1B3F94F8" w:rsidR="00F20E47" w:rsidRPr="00997D17" w:rsidRDefault="00034217" w:rsidP="00034217">
            <w:pPr>
              <w:pStyle w:val="ListBullet"/>
              <w:rPr>
                <w:sz w:val="22"/>
                <w:szCs w:val="22"/>
              </w:rPr>
            </w:pPr>
            <w:r w:rsidRPr="00997D17">
              <w:rPr>
                <w:sz w:val="22"/>
                <w:szCs w:val="22"/>
                <w:lang w:val="sv-SE"/>
              </w:rPr>
              <w:t xml:space="preserve">Funga na weka alama barabara au daraja. </w:t>
            </w:r>
            <w:r w:rsidRPr="00997D17">
              <w:rPr>
                <w:sz w:val="22"/>
                <w:szCs w:val="22"/>
              </w:rPr>
              <w:t>Elekeza magari.</w:t>
            </w:r>
          </w:p>
          <w:p w14:paraId="1D2523C0" w14:textId="1C23823A" w:rsidR="00F20E47" w:rsidRPr="00997D17" w:rsidRDefault="00FE0A4D" w:rsidP="00034217">
            <w:pPr>
              <w:pStyle w:val="ListBullet"/>
              <w:rPr>
                <w:sz w:val="22"/>
                <w:szCs w:val="22"/>
              </w:rPr>
            </w:pPr>
            <w:ins w:id="1626" w:author="Bonephace Kaijage" w:date="2026-10-14T06:11:00Z" w16du:dateUtc="2026-10-14T04:11:00Z">
              <w:r>
                <w:rPr>
                  <w:sz w:val="22"/>
                  <w:szCs w:val="22"/>
                </w:rPr>
                <w:t>Hakikisheni watoto wa shule, wazee na watu wenye ulemavu wote wamepatikana kabla ya giza, ili asitafutwe mtu usiku.</w:t>
              </w:r>
            </w:ins>
            <w:del w:id="1627" w:author="Bonephace Kaijage" w:date="2026-10-14T06:11:00Z" w16du:dateUtc="2026-10-14T04:11:00Z">
              <w:r w:rsidR="00034217" w:rsidRPr="00997D17" w:rsidDel="00FE0A4D">
                <w:rPr>
                  <w:sz w:val="22"/>
                  <w:szCs w:val="22"/>
                </w:rPr>
                <w:delText>Hakiki watoto wa shule na wazee kabla ya giza.</w:delText>
              </w:r>
            </w:del>
          </w:p>
          <w:p w14:paraId="5D479E19" w14:textId="0345D0DB" w:rsidR="002066E7" w:rsidRPr="00997D17" w:rsidRDefault="00034217" w:rsidP="00034217">
            <w:pPr>
              <w:pStyle w:val="ListBullet"/>
              <w:rPr>
                <w:sz w:val="22"/>
                <w:szCs w:val="22"/>
                <w:lang w:val="sv-SE"/>
              </w:rPr>
            </w:pPr>
            <w:r w:rsidRPr="00997D17">
              <w:rPr>
                <w:sz w:val="22"/>
                <w:szCs w:val="22"/>
                <w:lang w:val="sv-SE"/>
              </w:rPr>
              <w:t>Chemsha maji ya kunywa. Kliniki iangalie kuhara.</w:t>
            </w:r>
          </w:p>
        </w:tc>
      </w:tr>
      <w:tr w:rsidR="002066E7" w:rsidRPr="000343A2" w14:paraId="61C8D53C" w14:textId="77777777" w:rsidTr="002066E7">
        <w:tc>
          <w:tcPr>
            <w:tcW w:w="2278" w:type="dxa"/>
          </w:tcPr>
          <w:p w14:paraId="431AF2D2" w14:textId="77777777" w:rsidR="0055281C" w:rsidRPr="00997D17" w:rsidRDefault="0055281C" w:rsidP="0055281C">
            <w:pPr>
              <w:pStyle w:val="ListParagraph"/>
              <w:rPr>
                <w:sz w:val="22"/>
                <w:szCs w:val="22"/>
                <w:lang w:val="sv-SE"/>
              </w:rPr>
            </w:pPr>
            <w:r w:rsidRPr="00997D17">
              <w:rPr>
                <w:sz w:val="22"/>
                <w:szCs w:val="22"/>
                <w:lang w:val="sv-SE"/>
              </w:rPr>
              <w:t xml:space="preserve">Funga na weka alama barabara, </w:t>
            </w:r>
            <w:r w:rsidRPr="00997D17">
              <w:rPr>
                <w:sz w:val="22"/>
                <w:szCs w:val="22"/>
                <w:lang w:val="sv-SE"/>
              </w:rPr>
              <w:lastRenderedPageBreak/>
              <w:t>daraja au mwalo ulioathirika.</w:t>
            </w:r>
          </w:p>
          <w:p w14:paraId="59EA1D7F" w14:textId="0441889B" w:rsidR="0055281C" w:rsidRPr="00FE0A4D" w:rsidRDefault="00FE0A4D" w:rsidP="0055281C">
            <w:pPr>
              <w:pStyle w:val="ListParagraph"/>
              <w:rPr>
                <w:sz w:val="22"/>
                <w:szCs w:val="22"/>
                <w:lang w:val="sv-SE"/>
                <w:rPrChange w:id="1628" w:author="Bonephace Kaijage" w:date="2026-10-14T06:32:00Z" w16du:dateUtc="2026-10-14T04:32:00Z">
                  <w:rPr>
                    <w:sz w:val="22"/>
                    <w:szCs w:val="22"/>
                  </w:rPr>
                </w:rPrChange>
              </w:rPr>
            </w:pPr>
            <w:ins w:id="1629" w:author="Bonephace Kaijage" w:date="2026-10-14T06:15:00Z" w16du:dateUtc="2026-10-14T04:15:00Z">
              <w:r w:rsidRPr="00FE0A4D">
                <w:rPr>
                  <w:sz w:val="22"/>
                  <w:szCs w:val="22"/>
                  <w:lang w:val="sv-SE"/>
                  <w:rPrChange w:id="1630" w:author="Bonephace Kaijage" w:date="2026-10-14T06:32:00Z" w16du:dateUtc="2026-10-14T04:32:00Z">
                    <w:rPr>
                      <w:sz w:val="22"/>
                      <w:szCs w:val="22"/>
                    </w:rPr>
                  </w:rPrChange>
                </w:rPr>
                <w:t>Hakikisheni watoto, wazee na watu wenye ulemavu wote wako salama na wana mtu wa kuwasaidia.</w:t>
              </w:r>
            </w:ins>
            <w:del w:id="1631" w:author="Bonephace Kaijage" w:date="2026-10-14T06:15:00Z" w16du:dateUtc="2026-10-14T04:15:00Z">
              <w:r w:rsidR="0055281C" w:rsidRPr="00FE0A4D" w:rsidDel="00FE0A4D">
                <w:rPr>
                  <w:sz w:val="22"/>
                  <w:szCs w:val="22"/>
                  <w:lang w:val="sv-SE"/>
                  <w:rPrChange w:id="1632" w:author="Bonephace Kaijage" w:date="2026-10-14T06:32:00Z" w16du:dateUtc="2026-10-14T04:32:00Z">
                    <w:rPr>
                      <w:sz w:val="22"/>
                      <w:szCs w:val="22"/>
                    </w:rPr>
                  </w:rPrChange>
                </w:rPr>
                <w:delText>Hakiki watoto, wazee na watu wenye ulemavu.</w:delText>
              </w:r>
            </w:del>
          </w:p>
          <w:p w14:paraId="2A09EED7" w14:textId="2F57E49D" w:rsidR="0055281C" w:rsidRPr="00FE0A4D" w:rsidRDefault="0055281C" w:rsidP="0055281C">
            <w:pPr>
              <w:pStyle w:val="ListParagraph"/>
              <w:rPr>
                <w:sz w:val="22"/>
                <w:szCs w:val="22"/>
                <w:lang w:val="sv-SE"/>
                <w:rPrChange w:id="1633" w:author="Bonephace Kaijage" w:date="2026-10-14T06:32:00Z" w16du:dateUtc="2026-10-14T04:32:00Z">
                  <w:rPr>
                    <w:sz w:val="22"/>
                    <w:szCs w:val="22"/>
                  </w:rPr>
                </w:rPrChange>
              </w:rPr>
            </w:pPr>
            <w:r w:rsidRPr="00FE0A4D">
              <w:rPr>
                <w:sz w:val="22"/>
                <w:szCs w:val="22"/>
                <w:lang w:val="sv-SE"/>
                <w:rPrChange w:id="1634" w:author="Bonephace Kaijage" w:date="2026-10-14T06:32:00Z" w16du:dateUtc="2026-10-14T04:32:00Z">
                  <w:rPr>
                    <w:sz w:val="22"/>
                    <w:szCs w:val="22"/>
                  </w:rPr>
                </w:rPrChange>
              </w:rPr>
              <w:t>Chanzo cha maji kikiathirika, chemsha au tibu maji ya kunywa.</w:t>
            </w:r>
          </w:p>
          <w:p w14:paraId="68F2AF83" w14:textId="48CAE041" w:rsidR="002066E7" w:rsidRPr="00FE0A4D" w:rsidRDefault="002066E7" w:rsidP="00FE4152">
            <w:pPr>
              <w:pStyle w:val="ListParagraph"/>
              <w:rPr>
                <w:sz w:val="22"/>
                <w:szCs w:val="22"/>
                <w:lang w:val="sv-SE"/>
                <w:rPrChange w:id="1635" w:author="Bonephace Kaijage" w:date="2026-10-14T06:32:00Z" w16du:dateUtc="2026-10-14T04:32:00Z">
                  <w:rPr>
                    <w:sz w:val="22"/>
                    <w:szCs w:val="22"/>
                  </w:rPr>
                </w:rPrChange>
              </w:rPr>
            </w:pPr>
          </w:p>
        </w:tc>
        <w:tc>
          <w:tcPr>
            <w:tcW w:w="2278" w:type="dxa"/>
          </w:tcPr>
          <w:p w14:paraId="41442223" w14:textId="237BF72F"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6DDE619E" w14:textId="1CC3BF53" w:rsidR="002066E7" w:rsidRPr="00997D17" w:rsidRDefault="00FE0A4D" w:rsidP="00FE4152">
            <w:pPr>
              <w:pStyle w:val="ListParagraph"/>
              <w:rPr>
                <w:sz w:val="22"/>
                <w:szCs w:val="22"/>
              </w:rPr>
            </w:pPr>
            <w:ins w:id="1636" w:author="Bonephace Kaijage" w:date="2026-10-14T06:19:00Z" w16du:dateUtc="2026-10-14T04:19:00Z">
              <w:r>
                <w:rPr>
                  <w:sz w:val="22"/>
                  <w:szCs w:val="22"/>
                </w:rPr>
                <w:t xml:space="preserve">Conditions at the sites named in </w:t>
              </w:r>
              <w:r>
                <w:rPr>
                  <w:sz w:val="22"/>
                  <w:szCs w:val="22"/>
                </w:rPr>
                <w:lastRenderedPageBreak/>
                <w:t>Know Your Risk are now life-threatening: houses damaged, people cut off, and a real risk of drowning, injury or disease. Help is being organised; please follow the committee's instructions and look out for neighbours.</w:t>
              </w:r>
            </w:ins>
            <w:del w:id="1637"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753E07D" w14:textId="1C1FBCDA" w:rsidR="002066E7" w:rsidRPr="00997D17" w:rsidRDefault="00FE0A4D" w:rsidP="00FE4152">
            <w:pPr>
              <w:pStyle w:val="ListParagraph"/>
              <w:rPr>
                <w:sz w:val="22"/>
                <w:szCs w:val="22"/>
              </w:rPr>
            </w:pPr>
            <w:ins w:id="1638" w:author="Bonephace Kaijage" w:date="2026-10-14T06:23:00Z" w16du:dateUtc="2026-10-14T04:23:00Z">
              <w:r>
                <w:rPr>
                  <w:sz w:val="22"/>
                  <w:szCs w:val="22"/>
                </w:rPr>
                <w:lastRenderedPageBreak/>
                <w:t xml:space="preserve">Hali katika maeneo yaliyotajwa kwenye </w:t>
              </w:r>
              <w:r>
                <w:rPr>
                  <w:sz w:val="22"/>
                  <w:szCs w:val="22"/>
                </w:rPr>
                <w:lastRenderedPageBreak/>
                <w:t>Fahamu Hatari sasa ni hatari kwa maisha: nyumba zimeharibika, watu wamekatwa, na kuna hatari halisi ya kuzama, kujeruhiwa au magonjwa. Msaada unaandaliwa; tafadhali fuateni maelekezo ya kamati na muangaliane na majirani.</w:t>
              </w:r>
            </w:ins>
            <w:del w:id="1639"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FB16448" w14:textId="0FB0090B" w:rsidR="00F20E47" w:rsidRPr="00997D17" w:rsidRDefault="00FE0A4D" w:rsidP="00034217">
            <w:pPr>
              <w:pStyle w:val="ListBullet"/>
              <w:rPr>
                <w:sz w:val="22"/>
                <w:szCs w:val="22"/>
              </w:rPr>
            </w:pPr>
            <w:ins w:id="1640" w:author="Bonephace Kaijage" w:date="2026-10-14T06:04:00Z" w16du:dateUtc="2026-10-14T04:04:00Z">
              <w:r>
                <w:rPr>
                  <w:sz w:val="22"/>
                  <w:szCs w:val="22"/>
                </w:rPr>
                <w:lastRenderedPageBreak/>
                <w:t xml:space="preserve">Please move now from the sites </w:t>
              </w:r>
              <w:r>
                <w:rPr>
                  <w:sz w:val="22"/>
                  <w:szCs w:val="22"/>
                </w:rPr>
                <w:lastRenderedPageBreak/>
                <w:t>named in Know Your Risk to the agreed safe place, helping anyone who cannot move alone. Return only when the committee confirms it is safe.</w:t>
              </w:r>
            </w:ins>
            <w:del w:id="1641"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3EA5CEE1" w14:textId="4DF24932" w:rsidR="00F20E47" w:rsidRPr="00997D17" w:rsidRDefault="00FE0A4D" w:rsidP="00034217">
            <w:pPr>
              <w:pStyle w:val="ListBullet"/>
              <w:rPr>
                <w:sz w:val="22"/>
                <w:szCs w:val="22"/>
              </w:rPr>
            </w:pPr>
            <w:ins w:id="1642" w:author="Bonephace Kaijage" w:date="2026-10-14T06:19:00Z" w16du:dateUtc="2026-10-14T04:19:00Z">
              <w:r>
                <w:rPr>
                  <w:sz w:val="22"/>
                  <w:szCs w:val="22"/>
                </w:rPr>
                <w:t>Call 114 and 190, and keep the road to the sites named in Know Your Risk clear so that ambulances and rescue teams can reach people.</w:t>
              </w:r>
            </w:ins>
            <w:del w:id="1643" w:author="Bonephace Kaijage" w:date="2026-10-14T06:19:00Z" w16du:dateUtc="2026-10-14T04:19:00Z">
              <w:r w:rsidR="00275313" w:rsidRPr="00997D17" w:rsidDel="00FE0A4D">
                <w:rPr>
                  <w:sz w:val="22"/>
                  <w:szCs w:val="22"/>
                </w:rPr>
                <w:delText>Call 114 and 190. Keep the road to the named sites clear for ambulances.</w:delText>
              </w:r>
            </w:del>
          </w:p>
          <w:p w14:paraId="54083EF8" w14:textId="317DB931" w:rsidR="00F20E47" w:rsidRPr="00997D17" w:rsidRDefault="00275313" w:rsidP="00034217">
            <w:pPr>
              <w:pStyle w:val="ListBullet"/>
              <w:rPr>
                <w:sz w:val="22"/>
                <w:szCs w:val="22"/>
              </w:rPr>
            </w:pPr>
            <w:r w:rsidRPr="00997D17">
              <w:rPr>
                <w:sz w:val="22"/>
                <w:szCs w:val="22"/>
              </w:rPr>
              <w:t>Open the shelter and register every household. Note who is missing.</w:t>
            </w:r>
          </w:p>
          <w:p w14:paraId="37D7D914" w14:textId="20F34275"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1D9AA47F" w14:textId="2760E2B3" w:rsidR="00F20E47" w:rsidRPr="00997D17" w:rsidRDefault="00034217" w:rsidP="00034217">
            <w:pPr>
              <w:pStyle w:val="ListBullet"/>
              <w:rPr>
                <w:sz w:val="22"/>
                <w:szCs w:val="22"/>
                <w:lang w:val="sv-SE"/>
              </w:rPr>
            </w:pPr>
            <w:r w:rsidRPr="00997D17">
              <w:rPr>
                <w:sz w:val="22"/>
                <w:szCs w:val="22"/>
                <w:lang w:val="sv-SE"/>
              </w:rPr>
              <w:lastRenderedPageBreak/>
              <w:t xml:space="preserve">Hamisha bondeni sasa. Msirudi </w:t>
            </w:r>
            <w:r w:rsidRPr="00997D17">
              <w:rPr>
                <w:sz w:val="22"/>
                <w:szCs w:val="22"/>
                <w:lang w:val="sv-SE"/>
              </w:rPr>
              <w:lastRenderedPageBreak/>
              <w:t>mpaka kamati iseme ni salama.</w:t>
            </w:r>
          </w:p>
          <w:p w14:paraId="7594F609" w14:textId="685F0E9C"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332F9B15" w14:textId="6A871BA1"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6EAF9A8C" w14:textId="5C3BE247"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362F8254" w14:textId="77777777" w:rsidTr="002066E7">
        <w:tc>
          <w:tcPr>
            <w:tcW w:w="2278" w:type="dxa"/>
          </w:tcPr>
          <w:p w14:paraId="67E7D707"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3AB7D9CE"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6EA26AF6" w14:textId="2BE2E6AA"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70A939AF" w14:textId="464C0D2E" w:rsidR="002066E7" w:rsidRPr="00997D17" w:rsidRDefault="002066E7" w:rsidP="00FE4152">
            <w:pPr>
              <w:pStyle w:val="ListParagraph"/>
              <w:rPr>
                <w:sz w:val="22"/>
                <w:szCs w:val="22"/>
              </w:rPr>
            </w:pPr>
            <w:r w:rsidRPr="00997D17">
              <w:rPr>
                <w:sz w:val="22"/>
                <w:szCs w:val="22"/>
              </w:rPr>
              <w:t>Kyerwa District Council</w:t>
            </w:r>
          </w:p>
        </w:tc>
        <w:tc>
          <w:tcPr>
            <w:tcW w:w="2278" w:type="dxa"/>
          </w:tcPr>
          <w:p w14:paraId="2716D514" w14:textId="7A10C52C"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1F92653" w14:textId="007840D9" w:rsidR="002066E7" w:rsidRPr="00997D17" w:rsidRDefault="008C6B60" w:rsidP="00FE4152">
            <w:pPr>
              <w:pStyle w:val="ListParagraph"/>
              <w:rPr>
                <w:sz w:val="22"/>
                <w:szCs w:val="22"/>
              </w:rPr>
            </w:pPr>
            <w:r w:rsidRPr="00997D17">
              <w:rPr>
                <w:sz w:val="22"/>
                <w:szCs w:val="22"/>
              </w:rPr>
              <w:t>heavy rain, floods on the Kagera River, and lightning. A few roads slippery, a few low homes wet, and lightning where storms build.</w:t>
            </w:r>
          </w:p>
        </w:tc>
        <w:tc>
          <w:tcPr>
            <w:tcW w:w="2278" w:type="dxa"/>
          </w:tcPr>
          <w:p w14:paraId="3E40119F" w14:textId="185A8B09"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28D02EF" w14:textId="27CB02CC" w:rsidR="00F20E47" w:rsidRPr="00997D17" w:rsidRDefault="00275313" w:rsidP="00034217">
            <w:pPr>
              <w:pStyle w:val="ListBullet"/>
              <w:rPr>
                <w:sz w:val="22"/>
                <w:szCs w:val="22"/>
              </w:rPr>
            </w:pPr>
            <w:r w:rsidRPr="00997D17">
              <w:rPr>
                <w:sz w:val="22"/>
                <w:szCs w:val="22"/>
              </w:rPr>
              <w:t>Before the rain, walk Kagera River and clear the drains and culverts.</w:t>
            </w:r>
          </w:p>
          <w:p w14:paraId="2F4BF367" w14:textId="574055CA" w:rsidR="00F20E47" w:rsidRPr="00997D17" w:rsidRDefault="00FE0A4D" w:rsidP="00034217">
            <w:pPr>
              <w:pStyle w:val="ListBullet"/>
              <w:rPr>
                <w:sz w:val="22"/>
                <w:szCs w:val="22"/>
              </w:rPr>
            </w:pPr>
            <w:ins w:id="1644" w:author="Bonephace Kaijage" w:date="2026-10-14T06:17:00Z" w16du:dateUtc="2026-10-14T04:17:00Z">
              <w:r>
                <w:rPr>
                  <w:sz w:val="22"/>
                  <w:szCs w:val="22"/>
                </w:rPr>
                <w:t>Households along Kagera River: keep food, documents and children above floor level, because water here can enter houses with little warning.</w:t>
              </w:r>
            </w:ins>
            <w:del w:id="1645" w:author="Bonephace Kaijage" w:date="2026-10-14T06:17:00Z" w16du:dateUtc="2026-10-14T04:17:00Z">
              <w:r w:rsidR="00275313" w:rsidRPr="00997D17" w:rsidDel="00FE0A4D">
                <w:rPr>
                  <w:sz w:val="22"/>
                  <w:szCs w:val="22"/>
                </w:rPr>
                <w:delText>Households along Kagera River raise food, documents and children above the floor.</w:delText>
              </w:r>
            </w:del>
          </w:p>
          <w:p w14:paraId="106B20CF" w14:textId="271A92C7" w:rsidR="00F20E47" w:rsidRPr="00997D17" w:rsidRDefault="00FE0A4D" w:rsidP="00034217">
            <w:pPr>
              <w:pStyle w:val="ListBullet"/>
              <w:rPr>
                <w:sz w:val="22"/>
                <w:szCs w:val="22"/>
              </w:rPr>
            </w:pPr>
            <w:ins w:id="1646" w:author="Bonephace Kaijage" w:date="2026-10-14T06:13:00Z" w16du:dateUtc="2026-10-14T04:13:00Z">
              <w:r>
                <w:rPr>
                  <w:sz w:val="22"/>
                  <w:szCs w:val="22"/>
                </w:rPr>
                <w:t xml:space="preserve">Save 190 and the ward chair's </w:t>
              </w:r>
              <w:r>
                <w:rPr>
                  <w:sz w:val="22"/>
                  <w:szCs w:val="22"/>
                </w:rPr>
                <w:lastRenderedPageBreak/>
                <w:t>number, and keep a torch and drinking water ready, so that help can be called and the household can manage a night without power.</w:t>
              </w:r>
            </w:ins>
            <w:del w:id="1647" w:author="Bonephace Kaijage" w:date="2026-10-14T06:13:00Z" w16du:dateUtc="2026-10-14T04:13:00Z">
              <w:r w:rsidR="00275313" w:rsidRPr="00997D17" w:rsidDel="00FE0A4D">
                <w:rPr>
                  <w:sz w:val="22"/>
                  <w:szCs w:val="22"/>
                </w:rPr>
                <w:delText>Save 190 and the ward chair number. Keep a torch and drinking water.</w:delText>
              </w:r>
            </w:del>
          </w:p>
          <w:p w14:paraId="3AF0E7F0" w14:textId="2049493B" w:rsidR="002066E7" w:rsidRPr="00997D17" w:rsidRDefault="00275313" w:rsidP="00034217">
            <w:pPr>
              <w:pStyle w:val="ListBullet"/>
              <w:rPr>
                <w:sz w:val="22"/>
                <w:szCs w:val="22"/>
              </w:rPr>
            </w:pPr>
            <w:r w:rsidRPr="00997D17">
              <w:rPr>
                <w:sz w:val="22"/>
                <w:szCs w:val="22"/>
              </w:rPr>
              <w:t>Do not drive or walk through water crossing Kagera River. Headlights on, slow down.</w:t>
            </w:r>
          </w:p>
        </w:tc>
        <w:tc>
          <w:tcPr>
            <w:tcW w:w="2279" w:type="dxa"/>
          </w:tcPr>
          <w:p w14:paraId="1E2FE88B" w14:textId="7A075195" w:rsidR="00F20E47"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1B6348B7" w14:textId="4ED09785" w:rsidR="00F20E47" w:rsidRPr="00FE0A4D" w:rsidRDefault="00FE0A4D" w:rsidP="00034217">
            <w:pPr>
              <w:pStyle w:val="ListBullet"/>
              <w:rPr>
                <w:sz w:val="22"/>
                <w:szCs w:val="22"/>
                <w:lang w:val="sv-SE"/>
                <w:rPrChange w:id="1648" w:author="Bonephace Kaijage" w:date="2026-10-14T06:32:00Z" w16du:dateUtc="2026-10-14T04:32:00Z">
                  <w:rPr>
                    <w:sz w:val="22"/>
                    <w:szCs w:val="22"/>
                  </w:rPr>
                </w:rPrChange>
              </w:rPr>
            </w:pPr>
            <w:ins w:id="1649" w:author="Bonephace Kaijage" w:date="2026-10-14T06:17:00Z" w16du:dateUtc="2026-10-14T04:17:00Z">
              <w:r w:rsidRPr="00FE0A4D">
                <w:rPr>
                  <w:sz w:val="22"/>
                  <w:szCs w:val="22"/>
                  <w:lang w:val="sv-SE"/>
                  <w:rPrChange w:id="1650" w:author="Bonephace Kaijage" w:date="2026-10-14T06:32:00Z" w16du:dateUtc="2026-10-14T04:32:00Z">
                    <w:rPr>
                      <w:sz w:val="22"/>
                      <w:szCs w:val="22"/>
                    </w:rPr>
                  </w:rPrChange>
                </w:rPr>
                <w:t>Kaya za maeneo yaliyotajwa: wekeni chakula, nyaraka na watoto juu ya sakafu, kwa sababu maji hapa yanaweza kuingia nyumbani bila taarifa.</w:t>
              </w:r>
            </w:ins>
            <w:del w:id="1651" w:author="Bonephace Kaijage" w:date="2026-10-14T06:17:00Z" w16du:dateUtc="2026-10-14T04:17:00Z">
              <w:r w:rsidR="00034217" w:rsidRPr="00FE0A4D" w:rsidDel="00FE0A4D">
                <w:rPr>
                  <w:sz w:val="22"/>
                  <w:szCs w:val="22"/>
                  <w:lang w:val="sv-SE"/>
                  <w:rPrChange w:id="1652" w:author="Bonephace Kaijage" w:date="2026-10-14T06:32:00Z" w16du:dateUtc="2026-10-14T04:32:00Z">
                    <w:rPr>
                      <w:sz w:val="22"/>
                      <w:szCs w:val="22"/>
                    </w:rPr>
                  </w:rPrChange>
                </w:rPr>
                <w:delText>Kaya za eneo hili zipandishe chakula, nyaraka na watoto.</w:delText>
              </w:r>
            </w:del>
          </w:p>
          <w:p w14:paraId="65140B68" w14:textId="296FB55F" w:rsidR="00F20E47" w:rsidRPr="00997D17" w:rsidRDefault="00034217" w:rsidP="00034217">
            <w:pPr>
              <w:pStyle w:val="ListBullet"/>
              <w:rPr>
                <w:sz w:val="22"/>
                <w:szCs w:val="22"/>
                <w:lang w:val="sv-SE"/>
              </w:rPr>
            </w:pPr>
            <w:r w:rsidRPr="00997D17">
              <w:rPr>
                <w:sz w:val="22"/>
                <w:szCs w:val="22"/>
                <w:lang w:val="sv-SE"/>
              </w:rPr>
              <w:lastRenderedPageBreak/>
              <w:t>Hifadhi 190 na namba ya mwenyekiti wa kata. Weka tochi na maji ya kunywa.</w:t>
            </w:r>
          </w:p>
          <w:p w14:paraId="46FEC099" w14:textId="3D8DB482" w:rsidR="002066E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087C6E3D" w14:textId="77777777" w:rsidTr="002066E7">
        <w:tc>
          <w:tcPr>
            <w:tcW w:w="2278" w:type="dxa"/>
          </w:tcPr>
          <w:p w14:paraId="0482C142" w14:textId="77777777" w:rsidR="0055281C" w:rsidRPr="00997D17" w:rsidRDefault="0055281C" w:rsidP="0055281C">
            <w:pPr>
              <w:pStyle w:val="ListParagraph"/>
              <w:rPr>
                <w:sz w:val="22"/>
                <w:szCs w:val="22"/>
                <w:lang w:val="sv-SE"/>
              </w:rPr>
            </w:pPr>
            <w:r w:rsidRPr="00997D17">
              <w:rPr>
                <w:sz w:val="22"/>
                <w:szCs w:val="22"/>
                <w:lang w:val="sv-SE"/>
              </w:rPr>
              <w:lastRenderedPageBreak/>
              <w:t>Ondoa taka kwenye mitaro na njia za maji kuzunguka makazi.</w:t>
            </w:r>
          </w:p>
          <w:p w14:paraId="66048E7C"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786F8446" w14:textId="5F735158"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57A794B3" w14:textId="4660537C" w:rsidR="002066E7" w:rsidRPr="00997D17" w:rsidRDefault="002066E7" w:rsidP="00FE4152">
            <w:pPr>
              <w:pStyle w:val="ListParagraph"/>
              <w:rPr>
                <w:sz w:val="22"/>
                <w:szCs w:val="22"/>
              </w:rPr>
            </w:pPr>
          </w:p>
        </w:tc>
        <w:tc>
          <w:tcPr>
            <w:tcW w:w="2278" w:type="dxa"/>
          </w:tcPr>
          <w:p w14:paraId="53007C1B" w14:textId="793071C7"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4A5F2EC" w14:textId="491010EB" w:rsidR="002066E7" w:rsidRPr="00997D17" w:rsidRDefault="008C6B60" w:rsidP="00FE4152">
            <w:pPr>
              <w:pStyle w:val="ListParagraph"/>
              <w:rPr>
                <w:sz w:val="22"/>
                <w:szCs w:val="22"/>
              </w:rPr>
            </w:pPr>
            <w:r w:rsidRPr="00997D17">
              <w:rPr>
                <w:sz w:val="22"/>
                <w:szCs w:val="22"/>
              </w:rPr>
              <w:t>heavy rain, floods on the Kagera River, and lightning. Roads, water points or houses at the named sites are now affected. Some journeys and classes are disrupted.</w:t>
            </w:r>
          </w:p>
        </w:tc>
        <w:tc>
          <w:tcPr>
            <w:tcW w:w="2278" w:type="dxa"/>
          </w:tcPr>
          <w:p w14:paraId="7D651CC6" w14:textId="4A8E62FC"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4999677" w14:textId="13AB6441" w:rsidR="00F20E47" w:rsidRPr="00997D17" w:rsidRDefault="00275313" w:rsidP="00034217">
            <w:pPr>
              <w:pStyle w:val="ListBullet"/>
              <w:rPr>
                <w:sz w:val="22"/>
                <w:szCs w:val="22"/>
              </w:rPr>
            </w:pPr>
            <w:r w:rsidRPr="00997D17">
              <w:rPr>
                <w:sz w:val="22"/>
                <w:szCs w:val="22"/>
              </w:rPr>
              <w:t>Move households off Kagera River to the ward assembly point.</w:t>
            </w:r>
          </w:p>
          <w:p w14:paraId="2BFFCEAC" w14:textId="5EA1E6AC" w:rsidR="00F20E47" w:rsidRPr="00997D17" w:rsidRDefault="00275313" w:rsidP="00034217">
            <w:pPr>
              <w:pStyle w:val="ListBullet"/>
              <w:rPr>
                <w:sz w:val="22"/>
                <w:szCs w:val="22"/>
              </w:rPr>
            </w:pPr>
            <w:r w:rsidRPr="00997D17">
              <w:rPr>
                <w:sz w:val="22"/>
                <w:szCs w:val="22"/>
              </w:rPr>
              <w:t>Close and mark the flooded road or bridge at Kagera River. Divert traffic.</w:t>
            </w:r>
          </w:p>
          <w:p w14:paraId="7997C593" w14:textId="6D913BE6" w:rsidR="00F20E47" w:rsidRPr="00997D17" w:rsidRDefault="00FE0A4D" w:rsidP="00034217">
            <w:pPr>
              <w:pStyle w:val="ListBullet"/>
              <w:rPr>
                <w:sz w:val="22"/>
                <w:szCs w:val="22"/>
              </w:rPr>
            </w:pPr>
            <w:ins w:id="1653" w:author="Bonephace Kaijage" w:date="2026-10-14T06:11:00Z" w16du:dateUtc="2026-10-14T04:11:00Z">
              <w:r>
                <w:rPr>
                  <w:sz w:val="22"/>
                  <w:szCs w:val="22"/>
                </w:rPr>
                <w:t>Check that school children, older people and anyone with a disability are accounted for before dark, so that no one is searched for in the night.</w:t>
              </w:r>
            </w:ins>
            <w:del w:id="1654" w:author="Bonephace Kaijage" w:date="2026-10-14T06:11:00Z" w16du:dateUtc="2026-10-14T04:11:00Z">
              <w:r w:rsidR="00275313" w:rsidRPr="00997D17" w:rsidDel="00FE0A4D">
                <w:rPr>
                  <w:sz w:val="22"/>
                  <w:szCs w:val="22"/>
                </w:rPr>
                <w:delText>Account for school children and older people before dark.</w:delText>
              </w:r>
            </w:del>
          </w:p>
          <w:p w14:paraId="2B0DDE5A" w14:textId="1A8FDF72" w:rsidR="002066E7" w:rsidRPr="00997D17" w:rsidRDefault="00FE0A4D" w:rsidP="00034217">
            <w:pPr>
              <w:pStyle w:val="ListBullet"/>
              <w:rPr>
                <w:sz w:val="22"/>
                <w:szCs w:val="22"/>
              </w:rPr>
            </w:pPr>
            <w:ins w:id="1655" w:author="Bonephace Kaijage" w:date="2026-10-14T06:13:00Z" w16du:dateUtc="2026-10-14T04:13:00Z">
              <w:r>
                <w:rPr>
                  <w:sz w:val="22"/>
                  <w:szCs w:val="22"/>
                </w:rPr>
                <w:t>Boil or treat drinking water, because floods carry waste into wells; tell the clinic early if anyone has diarrhoea.</w:t>
              </w:r>
            </w:ins>
            <w:del w:id="1656"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4A98C4C2" w14:textId="76E7352B" w:rsidR="00F20E47" w:rsidRPr="00997D17" w:rsidRDefault="00034217" w:rsidP="00034217">
            <w:pPr>
              <w:pStyle w:val="ListBullet"/>
              <w:rPr>
                <w:sz w:val="22"/>
                <w:szCs w:val="22"/>
                <w:lang w:val="sv-SE"/>
              </w:rPr>
            </w:pPr>
            <w:r w:rsidRPr="00997D17">
              <w:rPr>
                <w:sz w:val="22"/>
                <w:szCs w:val="22"/>
                <w:lang w:val="sv-SE"/>
              </w:rPr>
              <w:t>Hamisha kaya kutoka bondeni kwenda kituo cha kata.</w:t>
            </w:r>
          </w:p>
          <w:p w14:paraId="4B0F9D6E" w14:textId="6D1F1539" w:rsidR="00F20E47" w:rsidRPr="00997D17" w:rsidRDefault="00034217" w:rsidP="00034217">
            <w:pPr>
              <w:pStyle w:val="ListBullet"/>
              <w:rPr>
                <w:sz w:val="22"/>
                <w:szCs w:val="22"/>
              </w:rPr>
            </w:pPr>
            <w:r w:rsidRPr="00997D17">
              <w:rPr>
                <w:sz w:val="22"/>
                <w:szCs w:val="22"/>
                <w:lang w:val="sv-SE"/>
              </w:rPr>
              <w:t xml:space="preserve">Funga na weka alama barabara au daraja. </w:t>
            </w:r>
            <w:r w:rsidRPr="00997D17">
              <w:rPr>
                <w:sz w:val="22"/>
                <w:szCs w:val="22"/>
              </w:rPr>
              <w:t>Elekeza magari.</w:t>
            </w:r>
          </w:p>
          <w:p w14:paraId="2A9A3C5B" w14:textId="46FF87D2" w:rsidR="00F20E47" w:rsidRPr="00997D17" w:rsidRDefault="00FE0A4D" w:rsidP="00034217">
            <w:pPr>
              <w:pStyle w:val="ListBullet"/>
              <w:rPr>
                <w:sz w:val="22"/>
                <w:szCs w:val="22"/>
              </w:rPr>
            </w:pPr>
            <w:ins w:id="1657" w:author="Bonephace Kaijage" w:date="2026-10-14T06:11:00Z" w16du:dateUtc="2026-10-14T04:11:00Z">
              <w:r>
                <w:rPr>
                  <w:sz w:val="22"/>
                  <w:szCs w:val="22"/>
                </w:rPr>
                <w:t>Hakikisheni watoto wa shule, wazee na watu wenye ulemavu wote wamepatikana kabla ya giza, ili asitafutwe mtu usiku.</w:t>
              </w:r>
            </w:ins>
            <w:del w:id="1658" w:author="Bonephace Kaijage" w:date="2026-10-14T06:11:00Z" w16du:dateUtc="2026-10-14T04:11:00Z">
              <w:r w:rsidR="00034217" w:rsidRPr="00997D17" w:rsidDel="00FE0A4D">
                <w:rPr>
                  <w:sz w:val="22"/>
                  <w:szCs w:val="22"/>
                </w:rPr>
                <w:delText>Hakiki watoto wa shule na wazee kabla ya giza.</w:delText>
              </w:r>
            </w:del>
          </w:p>
          <w:p w14:paraId="4E17F770" w14:textId="6B4BE8A9" w:rsidR="002066E7" w:rsidRPr="00997D17" w:rsidRDefault="00034217" w:rsidP="00034217">
            <w:pPr>
              <w:pStyle w:val="ListBullet"/>
              <w:rPr>
                <w:sz w:val="22"/>
                <w:szCs w:val="22"/>
                <w:lang w:val="sv-SE"/>
              </w:rPr>
            </w:pPr>
            <w:r w:rsidRPr="00997D17">
              <w:rPr>
                <w:sz w:val="22"/>
                <w:szCs w:val="22"/>
                <w:lang w:val="sv-SE"/>
              </w:rPr>
              <w:t>Chemsha maji ya kunywa. Kliniki iangalie kuhara.</w:t>
            </w:r>
          </w:p>
        </w:tc>
      </w:tr>
      <w:tr w:rsidR="002066E7" w:rsidRPr="000343A2" w14:paraId="0EB7D810" w14:textId="77777777" w:rsidTr="002066E7">
        <w:tc>
          <w:tcPr>
            <w:tcW w:w="2278" w:type="dxa"/>
          </w:tcPr>
          <w:p w14:paraId="51BCA54B" w14:textId="77777777" w:rsidR="0055281C" w:rsidRPr="00997D17" w:rsidRDefault="0055281C" w:rsidP="0055281C">
            <w:pPr>
              <w:pStyle w:val="ListParagraph"/>
              <w:rPr>
                <w:sz w:val="22"/>
                <w:szCs w:val="22"/>
                <w:lang w:val="sv-SE"/>
              </w:rPr>
            </w:pPr>
            <w:r w:rsidRPr="00997D17">
              <w:rPr>
                <w:sz w:val="22"/>
                <w:szCs w:val="22"/>
                <w:lang w:val="sv-SE"/>
              </w:rPr>
              <w:t xml:space="preserve">Funga na weka alama barabara, </w:t>
            </w:r>
            <w:r w:rsidRPr="00997D17">
              <w:rPr>
                <w:sz w:val="22"/>
                <w:szCs w:val="22"/>
                <w:lang w:val="sv-SE"/>
              </w:rPr>
              <w:lastRenderedPageBreak/>
              <w:t>daraja au mwalo ulioathirika.</w:t>
            </w:r>
          </w:p>
          <w:p w14:paraId="303737F2" w14:textId="7D86CE96" w:rsidR="0055281C" w:rsidRPr="00FE0A4D" w:rsidRDefault="00FE0A4D" w:rsidP="0055281C">
            <w:pPr>
              <w:pStyle w:val="ListParagraph"/>
              <w:rPr>
                <w:sz w:val="22"/>
                <w:szCs w:val="22"/>
                <w:lang w:val="sv-SE"/>
                <w:rPrChange w:id="1659" w:author="Bonephace Kaijage" w:date="2026-10-14T06:32:00Z" w16du:dateUtc="2026-10-14T04:32:00Z">
                  <w:rPr>
                    <w:sz w:val="22"/>
                    <w:szCs w:val="22"/>
                  </w:rPr>
                </w:rPrChange>
              </w:rPr>
            </w:pPr>
            <w:ins w:id="1660" w:author="Bonephace Kaijage" w:date="2026-10-14T06:15:00Z" w16du:dateUtc="2026-10-14T04:15:00Z">
              <w:r w:rsidRPr="00FE0A4D">
                <w:rPr>
                  <w:sz w:val="22"/>
                  <w:szCs w:val="22"/>
                  <w:lang w:val="sv-SE"/>
                  <w:rPrChange w:id="1661" w:author="Bonephace Kaijage" w:date="2026-10-14T06:32:00Z" w16du:dateUtc="2026-10-14T04:32:00Z">
                    <w:rPr>
                      <w:sz w:val="22"/>
                      <w:szCs w:val="22"/>
                    </w:rPr>
                  </w:rPrChange>
                </w:rPr>
                <w:t>Hakikisheni watoto, wazee na watu wenye ulemavu wote wako salama na wana mtu wa kuwasaidia.</w:t>
              </w:r>
            </w:ins>
            <w:del w:id="1662" w:author="Bonephace Kaijage" w:date="2026-10-14T06:15:00Z" w16du:dateUtc="2026-10-14T04:15:00Z">
              <w:r w:rsidR="0055281C" w:rsidRPr="00FE0A4D" w:rsidDel="00FE0A4D">
                <w:rPr>
                  <w:sz w:val="22"/>
                  <w:szCs w:val="22"/>
                  <w:lang w:val="sv-SE"/>
                  <w:rPrChange w:id="1663" w:author="Bonephace Kaijage" w:date="2026-10-14T06:32:00Z" w16du:dateUtc="2026-10-14T04:32:00Z">
                    <w:rPr>
                      <w:sz w:val="22"/>
                      <w:szCs w:val="22"/>
                    </w:rPr>
                  </w:rPrChange>
                </w:rPr>
                <w:delText>Hakiki watoto, wazee na watu wenye ulemavu.</w:delText>
              </w:r>
            </w:del>
          </w:p>
          <w:p w14:paraId="19477E22" w14:textId="1390AC85" w:rsidR="0055281C" w:rsidRPr="00FE0A4D" w:rsidRDefault="0055281C" w:rsidP="0055281C">
            <w:pPr>
              <w:pStyle w:val="ListParagraph"/>
              <w:rPr>
                <w:sz w:val="22"/>
                <w:szCs w:val="22"/>
                <w:lang w:val="sv-SE"/>
                <w:rPrChange w:id="1664" w:author="Bonephace Kaijage" w:date="2026-10-14T06:32:00Z" w16du:dateUtc="2026-10-14T04:32:00Z">
                  <w:rPr>
                    <w:sz w:val="22"/>
                    <w:szCs w:val="22"/>
                  </w:rPr>
                </w:rPrChange>
              </w:rPr>
            </w:pPr>
            <w:r w:rsidRPr="00FE0A4D">
              <w:rPr>
                <w:sz w:val="22"/>
                <w:szCs w:val="22"/>
                <w:lang w:val="sv-SE"/>
                <w:rPrChange w:id="1665" w:author="Bonephace Kaijage" w:date="2026-10-14T06:32:00Z" w16du:dateUtc="2026-10-14T04:32:00Z">
                  <w:rPr>
                    <w:sz w:val="22"/>
                    <w:szCs w:val="22"/>
                  </w:rPr>
                </w:rPrChange>
              </w:rPr>
              <w:t>Chanzo cha maji kikiathirika, chemsha au tibu maji ya kunywa.</w:t>
            </w:r>
          </w:p>
          <w:p w14:paraId="289DD8E0" w14:textId="06698607" w:rsidR="002066E7" w:rsidRPr="00FE0A4D" w:rsidRDefault="002066E7" w:rsidP="00FE4152">
            <w:pPr>
              <w:pStyle w:val="ListParagraph"/>
              <w:rPr>
                <w:sz w:val="22"/>
                <w:szCs w:val="22"/>
                <w:lang w:val="sv-SE"/>
                <w:rPrChange w:id="1666" w:author="Bonephace Kaijage" w:date="2026-10-14T06:32:00Z" w16du:dateUtc="2026-10-14T04:32:00Z">
                  <w:rPr>
                    <w:sz w:val="22"/>
                    <w:szCs w:val="22"/>
                  </w:rPr>
                </w:rPrChange>
              </w:rPr>
            </w:pPr>
          </w:p>
        </w:tc>
        <w:tc>
          <w:tcPr>
            <w:tcW w:w="2278" w:type="dxa"/>
          </w:tcPr>
          <w:p w14:paraId="4A95E47D" w14:textId="122BA0FC"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736B6473" w14:textId="6E518AF6" w:rsidR="002066E7" w:rsidRPr="00997D17" w:rsidRDefault="00FE0A4D" w:rsidP="00FE4152">
            <w:pPr>
              <w:pStyle w:val="ListParagraph"/>
              <w:rPr>
                <w:sz w:val="22"/>
                <w:szCs w:val="22"/>
              </w:rPr>
            </w:pPr>
            <w:ins w:id="1667" w:author="Bonephace Kaijage" w:date="2026-10-14T06:19:00Z" w16du:dateUtc="2026-10-14T04:19:00Z">
              <w:r>
                <w:rPr>
                  <w:sz w:val="22"/>
                  <w:szCs w:val="22"/>
                </w:rPr>
                <w:t xml:space="preserve">Conditions at the sites named in Know Your Risk are </w:t>
              </w:r>
              <w:r>
                <w:rPr>
                  <w:sz w:val="22"/>
                  <w:szCs w:val="22"/>
                </w:rPr>
                <w:lastRenderedPageBreak/>
                <w:t>now life-threatening: houses damaged, people cut off, and a real risk of drowning, injury or disease. Help is being organised; please follow the committee's instructions and look out for neighbours.</w:t>
              </w:r>
            </w:ins>
            <w:del w:id="1668"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9F99632" w14:textId="2F7166E8" w:rsidR="002066E7" w:rsidRPr="00997D17" w:rsidRDefault="00FE0A4D" w:rsidP="00FE4152">
            <w:pPr>
              <w:pStyle w:val="ListParagraph"/>
              <w:rPr>
                <w:sz w:val="22"/>
                <w:szCs w:val="22"/>
              </w:rPr>
            </w:pPr>
            <w:ins w:id="1669" w:author="Bonephace Kaijage" w:date="2026-10-14T06:23:00Z" w16du:dateUtc="2026-10-14T04:23:00Z">
              <w:r>
                <w:rPr>
                  <w:sz w:val="22"/>
                  <w:szCs w:val="22"/>
                </w:rPr>
                <w:lastRenderedPageBreak/>
                <w:t xml:space="preserve">Hali katika maeneo yaliyotajwa kwenye Fahamu Hatari </w:t>
              </w:r>
              <w:r>
                <w:rPr>
                  <w:sz w:val="22"/>
                  <w:szCs w:val="22"/>
                </w:rPr>
                <w:lastRenderedPageBreak/>
                <w:t>sasa ni hatari kwa maisha: nyumba zimeharibika, watu wamekatwa, na kuna hatari halisi ya kuzama, kujeruhiwa au magonjwa. Msaada unaandaliwa; tafadhali fuateni maelekezo ya kamati na muangaliane na majirani.</w:t>
              </w:r>
            </w:ins>
            <w:del w:id="1670"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1997913" w14:textId="0EB241C8" w:rsidR="00F20E47" w:rsidRPr="00997D17" w:rsidRDefault="00FE0A4D" w:rsidP="00034217">
            <w:pPr>
              <w:pStyle w:val="ListBullet"/>
              <w:rPr>
                <w:sz w:val="22"/>
                <w:szCs w:val="22"/>
              </w:rPr>
            </w:pPr>
            <w:ins w:id="1671" w:author="Bonephace Kaijage" w:date="2026-10-14T06:04:00Z" w16du:dateUtc="2026-10-14T04:04:00Z">
              <w:r>
                <w:rPr>
                  <w:sz w:val="22"/>
                  <w:szCs w:val="22"/>
                </w:rPr>
                <w:lastRenderedPageBreak/>
                <w:t xml:space="preserve">Please move now from the sites named in Know </w:t>
              </w:r>
              <w:r>
                <w:rPr>
                  <w:sz w:val="22"/>
                  <w:szCs w:val="22"/>
                </w:rPr>
                <w:lastRenderedPageBreak/>
                <w:t>Your Risk to the agreed safe place, helping anyone who cannot move alone. Return only when the committee confirms it is safe.</w:t>
              </w:r>
            </w:ins>
            <w:del w:id="1672"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6A745D53" w14:textId="2652169E" w:rsidR="00F20E47" w:rsidRPr="00997D17" w:rsidRDefault="00FE0A4D" w:rsidP="00034217">
            <w:pPr>
              <w:pStyle w:val="ListBullet"/>
              <w:rPr>
                <w:sz w:val="22"/>
                <w:szCs w:val="22"/>
              </w:rPr>
            </w:pPr>
            <w:ins w:id="1673" w:author="Bonephace Kaijage" w:date="2026-10-14T06:19:00Z" w16du:dateUtc="2026-10-14T04:19:00Z">
              <w:r>
                <w:rPr>
                  <w:sz w:val="22"/>
                  <w:szCs w:val="22"/>
                </w:rPr>
                <w:t>Call 114 and 190, and keep the road to the sites named in Know Your Risk clear so that ambulances and rescue teams can reach people.</w:t>
              </w:r>
            </w:ins>
            <w:del w:id="1674" w:author="Bonephace Kaijage" w:date="2026-10-14T06:19:00Z" w16du:dateUtc="2026-10-14T04:19:00Z">
              <w:r w:rsidR="00275313" w:rsidRPr="00997D17" w:rsidDel="00FE0A4D">
                <w:rPr>
                  <w:sz w:val="22"/>
                  <w:szCs w:val="22"/>
                </w:rPr>
                <w:delText>Call 114 and 190. Keep the road to the named sites clear for ambulances.</w:delText>
              </w:r>
            </w:del>
          </w:p>
          <w:p w14:paraId="06AF100C" w14:textId="41609473" w:rsidR="00F20E47" w:rsidRPr="00997D17" w:rsidRDefault="00275313" w:rsidP="00034217">
            <w:pPr>
              <w:pStyle w:val="ListBullet"/>
              <w:rPr>
                <w:sz w:val="22"/>
                <w:szCs w:val="22"/>
              </w:rPr>
            </w:pPr>
            <w:r w:rsidRPr="00997D17">
              <w:rPr>
                <w:sz w:val="22"/>
                <w:szCs w:val="22"/>
              </w:rPr>
              <w:t>Open the shelter and register every household. Note who is missing.</w:t>
            </w:r>
          </w:p>
          <w:p w14:paraId="7703F745" w14:textId="7B48288F"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0051EE68" w14:textId="6C2B2BEF" w:rsidR="00F20E47" w:rsidRPr="00997D17" w:rsidRDefault="00034217" w:rsidP="00034217">
            <w:pPr>
              <w:pStyle w:val="ListBullet"/>
              <w:rPr>
                <w:sz w:val="22"/>
                <w:szCs w:val="22"/>
                <w:lang w:val="sv-SE"/>
              </w:rPr>
            </w:pPr>
            <w:r w:rsidRPr="00997D17">
              <w:rPr>
                <w:sz w:val="22"/>
                <w:szCs w:val="22"/>
                <w:lang w:val="sv-SE"/>
              </w:rPr>
              <w:lastRenderedPageBreak/>
              <w:t xml:space="preserve">Hamisha bondeni sasa. Msirudi </w:t>
            </w:r>
            <w:r w:rsidRPr="00997D17">
              <w:rPr>
                <w:sz w:val="22"/>
                <w:szCs w:val="22"/>
                <w:lang w:val="sv-SE"/>
              </w:rPr>
              <w:lastRenderedPageBreak/>
              <w:t>mpaka kamati iseme ni salama.</w:t>
            </w:r>
          </w:p>
          <w:p w14:paraId="787BFEC8" w14:textId="18DBB7AD"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3A418E42" w14:textId="7AA10CBD"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6E31FCB0" w14:textId="0F72AF8A"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0D916146" w14:textId="77777777" w:rsidTr="002066E7">
        <w:tc>
          <w:tcPr>
            <w:tcW w:w="2278" w:type="dxa"/>
          </w:tcPr>
          <w:p w14:paraId="2B5640D3"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0128D7C1"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297BD73B" w14:textId="059A07C6"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3DE8957C" w14:textId="7FF65DDD" w:rsidR="002066E7" w:rsidRPr="00997D17" w:rsidRDefault="002066E7" w:rsidP="00FE4152">
            <w:pPr>
              <w:pStyle w:val="ListParagraph"/>
              <w:rPr>
                <w:sz w:val="22"/>
                <w:szCs w:val="22"/>
              </w:rPr>
            </w:pPr>
            <w:r w:rsidRPr="00997D17">
              <w:rPr>
                <w:sz w:val="22"/>
                <w:szCs w:val="22"/>
              </w:rPr>
              <w:t>Missenyi District Council</w:t>
            </w:r>
          </w:p>
        </w:tc>
        <w:tc>
          <w:tcPr>
            <w:tcW w:w="2278" w:type="dxa"/>
          </w:tcPr>
          <w:p w14:paraId="1EBB8E51" w14:textId="59624568"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1C4F6BDB" w14:textId="32F3AE4E" w:rsidR="002066E7" w:rsidRPr="00997D17" w:rsidRDefault="008C6B60" w:rsidP="00FE4152">
            <w:pPr>
              <w:pStyle w:val="ListParagraph"/>
              <w:rPr>
                <w:sz w:val="22"/>
                <w:szCs w:val="22"/>
              </w:rPr>
            </w:pPr>
            <w:r w:rsidRPr="00997D17">
              <w:rPr>
                <w:sz w:val="22"/>
                <w:szCs w:val="22"/>
              </w:rPr>
              <w:t>lake-edge floods, large waves, boat accidents, and heavy rain. A few roads slippery, a few low homes wet, and lightning where storms build.</w:t>
            </w:r>
          </w:p>
        </w:tc>
        <w:tc>
          <w:tcPr>
            <w:tcW w:w="2278" w:type="dxa"/>
          </w:tcPr>
          <w:p w14:paraId="2DE96D67" w14:textId="51F89362"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370A92B9" w14:textId="78CDCDE1" w:rsidR="00F20E47" w:rsidRPr="00997D17" w:rsidRDefault="00275313" w:rsidP="00034217">
            <w:pPr>
              <w:pStyle w:val="ListBullet"/>
              <w:rPr>
                <w:sz w:val="22"/>
                <w:szCs w:val="22"/>
              </w:rPr>
            </w:pPr>
            <w:r w:rsidRPr="00997D17">
              <w:rPr>
                <w:sz w:val="22"/>
                <w:szCs w:val="22"/>
              </w:rPr>
              <w:t>Before any boat leaves accidents, check the forecast and put a life jacket on.</w:t>
            </w:r>
          </w:p>
          <w:p w14:paraId="708114DE" w14:textId="26428AE2" w:rsidR="00F20E47" w:rsidRPr="00997D17" w:rsidRDefault="00275313" w:rsidP="00034217">
            <w:pPr>
              <w:pStyle w:val="ListBullet"/>
              <w:rPr>
                <w:sz w:val="22"/>
                <w:szCs w:val="22"/>
              </w:rPr>
            </w:pPr>
            <w:r w:rsidRPr="00997D17">
              <w:rPr>
                <w:sz w:val="22"/>
                <w:szCs w:val="22"/>
              </w:rPr>
              <w:t>Bring small boats off the open water at accidents.</w:t>
            </w:r>
          </w:p>
          <w:p w14:paraId="55EB14C1" w14:textId="09F26A0C" w:rsidR="00F20E47" w:rsidRPr="00997D17" w:rsidRDefault="00275313" w:rsidP="00034217">
            <w:pPr>
              <w:pStyle w:val="ListBullet"/>
              <w:rPr>
                <w:sz w:val="22"/>
                <w:szCs w:val="22"/>
              </w:rPr>
            </w:pPr>
            <w:r w:rsidRPr="00997D17">
              <w:rPr>
                <w:sz w:val="22"/>
                <w:szCs w:val="22"/>
              </w:rPr>
              <w:t>The landing listens for the warning and saves 190.</w:t>
            </w:r>
          </w:p>
          <w:p w14:paraId="6F16CEC6" w14:textId="72DCAC2E" w:rsidR="002066E7" w:rsidRPr="00997D17" w:rsidRDefault="00275313" w:rsidP="00034217">
            <w:pPr>
              <w:pStyle w:val="ListBullet"/>
              <w:rPr>
                <w:sz w:val="22"/>
                <w:szCs w:val="22"/>
              </w:rPr>
            </w:pPr>
            <w:r w:rsidRPr="00997D17">
              <w:rPr>
                <w:sz w:val="22"/>
                <w:szCs w:val="22"/>
              </w:rPr>
              <w:t>Do not swim out from accidents. Throw something that floats.</w:t>
            </w:r>
          </w:p>
        </w:tc>
        <w:tc>
          <w:tcPr>
            <w:tcW w:w="2279" w:type="dxa"/>
          </w:tcPr>
          <w:p w14:paraId="32E23EF3" w14:textId="71EA1EDD" w:rsidR="00F20E47" w:rsidRPr="00997D17" w:rsidRDefault="00034217" w:rsidP="00034217">
            <w:pPr>
              <w:pStyle w:val="ListBullet"/>
              <w:rPr>
                <w:sz w:val="22"/>
                <w:szCs w:val="22"/>
              </w:rPr>
            </w:pPr>
            <w:r w:rsidRPr="00997D17">
              <w:rPr>
                <w:sz w:val="22"/>
                <w:szCs w:val="22"/>
              </w:rPr>
              <w:t>Angalia utabiri kabla ya chombo kuondoka. Vaa jaketi ya kujiokoa.</w:t>
            </w:r>
          </w:p>
          <w:p w14:paraId="06DCD094" w14:textId="7A8ECC4B" w:rsidR="00F20E47" w:rsidRPr="00997D17" w:rsidRDefault="00034217" w:rsidP="00034217">
            <w:pPr>
              <w:pStyle w:val="ListBullet"/>
              <w:rPr>
                <w:sz w:val="22"/>
                <w:szCs w:val="22"/>
              </w:rPr>
            </w:pPr>
            <w:r w:rsidRPr="00997D17">
              <w:rPr>
                <w:sz w:val="22"/>
                <w:szCs w:val="22"/>
              </w:rPr>
              <w:t>Rudisha vyombo vidogo kutoka maji ya wazi.</w:t>
            </w:r>
          </w:p>
          <w:p w14:paraId="6BED3595" w14:textId="67697A73" w:rsidR="00F20E47" w:rsidRPr="00997D17" w:rsidRDefault="00034217" w:rsidP="00034217">
            <w:pPr>
              <w:pStyle w:val="ListBullet"/>
              <w:rPr>
                <w:sz w:val="22"/>
                <w:szCs w:val="22"/>
              </w:rPr>
            </w:pPr>
            <w:r w:rsidRPr="00997D17">
              <w:rPr>
                <w:sz w:val="22"/>
                <w:szCs w:val="22"/>
              </w:rPr>
              <w:t>Mwalo: sikiliza onyo na hifadhi 190.</w:t>
            </w:r>
          </w:p>
          <w:p w14:paraId="59077146" w14:textId="7C839996" w:rsidR="002066E7" w:rsidRPr="00997D17" w:rsidRDefault="00FE0A4D" w:rsidP="00034217">
            <w:pPr>
              <w:pStyle w:val="ListBullet"/>
              <w:rPr>
                <w:sz w:val="22"/>
                <w:szCs w:val="22"/>
              </w:rPr>
            </w:pPr>
            <w:ins w:id="1675" w:author="Bonephace Kaijage" w:date="2026-10-14T06:15:00Z" w16du:dateUtc="2026-10-14T04:15:00Z">
              <w:r>
                <w:rPr>
                  <w:sz w:val="22"/>
                  <w:szCs w:val="22"/>
                </w:rPr>
                <w:t xml:space="preserve">Kumuokoa mtu majini, mtupie kitu kinachoelea au mnyooshee fimbo badala ya kuogelea kumfuata: maji </w:t>
              </w:r>
              <w:r>
                <w:rPr>
                  <w:sz w:val="22"/>
                  <w:szCs w:val="22"/>
                </w:rPr>
                <w:lastRenderedPageBreak/>
                <w:t>yanayotiririka humzamisha pia mwokoaji.</w:t>
              </w:r>
            </w:ins>
            <w:del w:id="1676" w:author="Bonephace Kaijage" w:date="2026-10-14T06:15:00Z" w16du:dateUtc="2026-10-14T04:15:00Z">
              <w:r w:rsidR="00034217" w:rsidRPr="00997D17" w:rsidDel="00FE0A4D">
                <w:rPr>
                  <w:sz w:val="22"/>
                  <w:szCs w:val="22"/>
                </w:rPr>
                <w:delText>Usiogelee kuokoa. Rusha kitu kinachoelea.</w:delText>
              </w:r>
            </w:del>
          </w:p>
        </w:tc>
      </w:tr>
      <w:tr w:rsidR="002066E7" w:rsidRPr="000343A2" w14:paraId="49DBAD24" w14:textId="77777777" w:rsidTr="002066E7">
        <w:tc>
          <w:tcPr>
            <w:tcW w:w="2278" w:type="dxa"/>
          </w:tcPr>
          <w:p w14:paraId="6DCB048A" w14:textId="77777777" w:rsidR="0055281C" w:rsidRPr="00997D17" w:rsidRDefault="0055281C" w:rsidP="0055281C">
            <w:pPr>
              <w:pStyle w:val="ListParagraph"/>
              <w:rPr>
                <w:sz w:val="22"/>
                <w:szCs w:val="22"/>
              </w:rPr>
            </w:pPr>
            <w:r w:rsidRPr="00997D17">
              <w:rPr>
                <w:sz w:val="22"/>
                <w:szCs w:val="22"/>
              </w:rPr>
              <w:lastRenderedPageBreak/>
              <w:t>Ondoa taka kwenye mitaro na njia za maji kuzunguka makazi.</w:t>
            </w:r>
          </w:p>
          <w:p w14:paraId="12DDC60D"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46BEB074" w14:textId="046ADE46"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1D4D81EA" w14:textId="6F450ADD" w:rsidR="002066E7" w:rsidRPr="00997D17" w:rsidRDefault="002066E7" w:rsidP="00FE4152">
            <w:pPr>
              <w:pStyle w:val="ListParagraph"/>
              <w:rPr>
                <w:sz w:val="22"/>
                <w:szCs w:val="22"/>
              </w:rPr>
            </w:pPr>
          </w:p>
        </w:tc>
        <w:tc>
          <w:tcPr>
            <w:tcW w:w="2278" w:type="dxa"/>
          </w:tcPr>
          <w:p w14:paraId="417DAC6C" w14:textId="6BB921B5"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0D4C90D7" w14:textId="69D80B5D" w:rsidR="002066E7" w:rsidRPr="00997D17" w:rsidRDefault="008C6B60" w:rsidP="00FE4152">
            <w:pPr>
              <w:pStyle w:val="ListParagraph"/>
              <w:rPr>
                <w:sz w:val="22"/>
                <w:szCs w:val="22"/>
              </w:rPr>
            </w:pPr>
            <w:r w:rsidRPr="00997D17">
              <w:rPr>
                <w:sz w:val="22"/>
                <w:szCs w:val="22"/>
              </w:rPr>
              <w:t>lake-edge floods, large waves, boat accidents, and heavy rain. Roads, water points or houses at the named sites are now affected. Some journeys and classes are disrupted.</w:t>
            </w:r>
          </w:p>
        </w:tc>
        <w:tc>
          <w:tcPr>
            <w:tcW w:w="2278" w:type="dxa"/>
          </w:tcPr>
          <w:p w14:paraId="4D5D4745" w14:textId="3F35DF9F"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F76B074" w14:textId="5224F27A" w:rsidR="00F20E47" w:rsidRPr="00997D17" w:rsidRDefault="00275313" w:rsidP="00034217">
            <w:pPr>
              <w:pStyle w:val="ListBullet"/>
              <w:rPr>
                <w:sz w:val="22"/>
                <w:szCs w:val="22"/>
              </w:rPr>
            </w:pPr>
            <w:r w:rsidRPr="00997D17">
              <w:rPr>
                <w:sz w:val="22"/>
                <w:szCs w:val="22"/>
              </w:rPr>
              <w:t>Stop fishing and crossings at accidents.</w:t>
            </w:r>
          </w:p>
          <w:p w14:paraId="47D9194B" w14:textId="7FE3715C" w:rsidR="00F20E47" w:rsidRPr="00997D17" w:rsidRDefault="00FE0A4D" w:rsidP="00034217">
            <w:pPr>
              <w:pStyle w:val="ListBullet"/>
              <w:rPr>
                <w:sz w:val="22"/>
                <w:szCs w:val="22"/>
              </w:rPr>
            </w:pPr>
            <w:ins w:id="1677"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1678" w:author="Bonephace Kaijage" w:date="2026-10-14T06:15:00Z" w16du:dateUtc="2026-10-14T04:15:00Z">
              <w:r w:rsidR="00275313" w:rsidRPr="00997D17" w:rsidDel="00FE0A4D">
                <w:rPr>
                  <w:sz w:val="22"/>
                  <w:szCs w:val="22"/>
                </w:rPr>
                <w:delText>Move people off the low shore to the assembly point.</w:delText>
              </w:r>
            </w:del>
          </w:p>
          <w:p w14:paraId="6B0BF75C" w14:textId="402A7491" w:rsidR="00F20E47" w:rsidRPr="00997D17" w:rsidRDefault="00275313" w:rsidP="00034217">
            <w:pPr>
              <w:pStyle w:val="ListBullet"/>
              <w:rPr>
                <w:sz w:val="22"/>
                <w:szCs w:val="22"/>
              </w:rPr>
            </w:pPr>
            <w:r w:rsidRPr="00997D17">
              <w:rPr>
                <w:sz w:val="22"/>
                <w:szCs w:val="22"/>
              </w:rPr>
              <w:t>Account for boats still out from accidents.</w:t>
            </w:r>
          </w:p>
          <w:p w14:paraId="0E8400A1" w14:textId="5E2B6B6A" w:rsidR="002066E7" w:rsidRPr="00997D17" w:rsidRDefault="00275313" w:rsidP="00034217">
            <w:pPr>
              <w:pStyle w:val="ListBullet"/>
              <w:rPr>
                <w:sz w:val="22"/>
                <w:szCs w:val="22"/>
              </w:rPr>
            </w:pPr>
            <w:r w:rsidRPr="00997D17">
              <w:rPr>
                <w:sz w:val="22"/>
                <w:szCs w:val="22"/>
              </w:rPr>
              <w:t>Boil water if wells on this shore are flooded.</w:t>
            </w:r>
          </w:p>
        </w:tc>
        <w:tc>
          <w:tcPr>
            <w:tcW w:w="2279" w:type="dxa"/>
          </w:tcPr>
          <w:p w14:paraId="5A734CA7" w14:textId="75B78EF8" w:rsidR="00F20E47" w:rsidRPr="00997D17" w:rsidRDefault="00034217" w:rsidP="00034217">
            <w:pPr>
              <w:pStyle w:val="ListBullet"/>
              <w:rPr>
                <w:sz w:val="22"/>
                <w:szCs w:val="22"/>
              </w:rPr>
            </w:pPr>
            <w:r w:rsidRPr="00997D17">
              <w:rPr>
                <w:sz w:val="22"/>
                <w:szCs w:val="22"/>
              </w:rPr>
              <w:t>Simamisha uvuvi na vivuko kwenye maji haya.</w:t>
            </w:r>
          </w:p>
          <w:p w14:paraId="724350AD" w14:textId="13B1D6CE" w:rsidR="00F20E47" w:rsidRPr="00997D17" w:rsidRDefault="00FE0A4D" w:rsidP="00034217">
            <w:pPr>
              <w:pStyle w:val="ListBullet"/>
              <w:rPr>
                <w:sz w:val="22"/>
                <w:szCs w:val="22"/>
              </w:rPr>
            </w:pPr>
            <w:ins w:id="1679"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1680" w:author="Bonephace Kaijage" w:date="2026-10-14T06:16:00Z" w16du:dateUtc="2026-10-14T04:16:00Z">
              <w:r w:rsidR="00034217" w:rsidRPr="00997D17" w:rsidDel="00FE0A4D">
                <w:rPr>
                  <w:sz w:val="22"/>
                  <w:szCs w:val="22"/>
                </w:rPr>
                <w:delText>Hamisha watu kutoka ufuo wa chini kwenda kituoni.</w:delText>
              </w:r>
            </w:del>
          </w:p>
          <w:p w14:paraId="26C7E697" w14:textId="04B3DAA3" w:rsidR="00F20E47" w:rsidRPr="00997D17" w:rsidRDefault="00034217" w:rsidP="00034217">
            <w:pPr>
              <w:pStyle w:val="ListBullet"/>
              <w:rPr>
                <w:sz w:val="22"/>
                <w:szCs w:val="22"/>
              </w:rPr>
            </w:pPr>
            <w:r w:rsidRPr="00997D17">
              <w:rPr>
                <w:sz w:val="22"/>
                <w:szCs w:val="22"/>
              </w:rPr>
              <w:t>Polisi wanamaji au kitengo cha mwalo: hakiki vyombo vilivyoko nje.</w:t>
            </w:r>
          </w:p>
          <w:p w14:paraId="7918DCCD" w14:textId="02D7522C" w:rsidR="002066E7" w:rsidRPr="00997D17" w:rsidRDefault="00034217" w:rsidP="00034217">
            <w:pPr>
              <w:pStyle w:val="ListBullet"/>
              <w:rPr>
                <w:sz w:val="22"/>
                <w:szCs w:val="22"/>
                <w:lang w:val="sv-SE"/>
              </w:rPr>
            </w:pPr>
            <w:r w:rsidRPr="00997D17">
              <w:rPr>
                <w:sz w:val="22"/>
                <w:szCs w:val="22"/>
                <w:lang w:val="sv-SE"/>
              </w:rPr>
              <w:t>Chemsha maji visima vya ufuo vikifurika.</w:t>
            </w:r>
          </w:p>
        </w:tc>
      </w:tr>
      <w:tr w:rsidR="002066E7" w:rsidRPr="000343A2" w14:paraId="5E3166E8" w14:textId="77777777" w:rsidTr="002066E7">
        <w:tc>
          <w:tcPr>
            <w:tcW w:w="2278" w:type="dxa"/>
          </w:tcPr>
          <w:p w14:paraId="50EC0826"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4DF69EBE" w14:textId="7EB07577" w:rsidR="0055281C" w:rsidRPr="00FE0A4D" w:rsidRDefault="00FE0A4D" w:rsidP="0055281C">
            <w:pPr>
              <w:pStyle w:val="ListParagraph"/>
              <w:rPr>
                <w:sz w:val="22"/>
                <w:szCs w:val="22"/>
                <w:lang w:val="sv-SE"/>
                <w:rPrChange w:id="1681" w:author="Bonephace Kaijage" w:date="2026-10-14T06:32:00Z" w16du:dateUtc="2026-10-14T04:32:00Z">
                  <w:rPr>
                    <w:sz w:val="22"/>
                    <w:szCs w:val="22"/>
                  </w:rPr>
                </w:rPrChange>
              </w:rPr>
            </w:pPr>
            <w:ins w:id="1682" w:author="Bonephace Kaijage" w:date="2026-10-14T06:15:00Z" w16du:dateUtc="2026-10-14T04:15:00Z">
              <w:r w:rsidRPr="00FE0A4D">
                <w:rPr>
                  <w:sz w:val="22"/>
                  <w:szCs w:val="22"/>
                  <w:lang w:val="sv-SE"/>
                  <w:rPrChange w:id="1683" w:author="Bonephace Kaijage" w:date="2026-10-14T06:32:00Z" w16du:dateUtc="2026-10-14T04:32:00Z">
                    <w:rPr>
                      <w:sz w:val="22"/>
                      <w:szCs w:val="22"/>
                    </w:rPr>
                  </w:rPrChange>
                </w:rPr>
                <w:t>Hakikisheni watoto, wazee na watu wenye ulemavu wote wako salama na wana mtu wa kuwasaidia.</w:t>
              </w:r>
            </w:ins>
            <w:del w:id="1684" w:author="Bonephace Kaijage" w:date="2026-10-14T06:15:00Z" w16du:dateUtc="2026-10-14T04:15:00Z">
              <w:r w:rsidR="0055281C" w:rsidRPr="00FE0A4D" w:rsidDel="00FE0A4D">
                <w:rPr>
                  <w:sz w:val="22"/>
                  <w:szCs w:val="22"/>
                  <w:lang w:val="sv-SE"/>
                  <w:rPrChange w:id="1685" w:author="Bonephace Kaijage" w:date="2026-10-14T06:32:00Z" w16du:dateUtc="2026-10-14T04:32:00Z">
                    <w:rPr>
                      <w:sz w:val="22"/>
                      <w:szCs w:val="22"/>
                    </w:rPr>
                  </w:rPrChange>
                </w:rPr>
                <w:delText>Hakiki watoto, wazee na watu wenye ulemavu.</w:delText>
              </w:r>
            </w:del>
          </w:p>
          <w:p w14:paraId="70815828" w14:textId="76C3BB55" w:rsidR="0055281C" w:rsidRPr="00FE0A4D" w:rsidRDefault="0055281C" w:rsidP="0055281C">
            <w:pPr>
              <w:pStyle w:val="ListParagraph"/>
              <w:rPr>
                <w:sz w:val="22"/>
                <w:szCs w:val="22"/>
                <w:lang w:val="sv-SE"/>
                <w:rPrChange w:id="1686" w:author="Bonephace Kaijage" w:date="2026-10-14T06:32:00Z" w16du:dateUtc="2026-10-14T04:32:00Z">
                  <w:rPr>
                    <w:sz w:val="22"/>
                    <w:szCs w:val="22"/>
                  </w:rPr>
                </w:rPrChange>
              </w:rPr>
            </w:pPr>
            <w:r w:rsidRPr="00FE0A4D">
              <w:rPr>
                <w:sz w:val="22"/>
                <w:szCs w:val="22"/>
                <w:lang w:val="sv-SE"/>
                <w:rPrChange w:id="1687" w:author="Bonephace Kaijage" w:date="2026-10-14T06:32:00Z" w16du:dateUtc="2026-10-14T04:32:00Z">
                  <w:rPr>
                    <w:sz w:val="22"/>
                    <w:szCs w:val="22"/>
                  </w:rPr>
                </w:rPrChange>
              </w:rPr>
              <w:t>Chanzo cha maji kikiathirika, chemsha au tibu maji ya kunywa.</w:t>
            </w:r>
          </w:p>
          <w:p w14:paraId="0B8E23E9" w14:textId="270E73E8" w:rsidR="002066E7" w:rsidRPr="00FE0A4D" w:rsidRDefault="002066E7" w:rsidP="00FE4152">
            <w:pPr>
              <w:pStyle w:val="ListParagraph"/>
              <w:rPr>
                <w:sz w:val="22"/>
                <w:szCs w:val="22"/>
                <w:lang w:val="sv-SE"/>
                <w:rPrChange w:id="1688" w:author="Bonephace Kaijage" w:date="2026-10-14T06:32:00Z" w16du:dateUtc="2026-10-14T04:32:00Z">
                  <w:rPr>
                    <w:sz w:val="22"/>
                    <w:szCs w:val="22"/>
                  </w:rPr>
                </w:rPrChange>
              </w:rPr>
            </w:pPr>
          </w:p>
        </w:tc>
        <w:tc>
          <w:tcPr>
            <w:tcW w:w="2278" w:type="dxa"/>
          </w:tcPr>
          <w:p w14:paraId="67044F59" w14:textId="6D9B2FDA"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2B6501E5" w14:textId="7B89C430" w:rsidR="002066E7" w:rsidRPr="00997D17" w:rsidRDefault="00FE0A4D" w:rsidP="00FE4152">
            <w:pPr>
              <w:pStyle w:val="ListParagraph"/>
              <w:rPr>
                <w:sz w:val="22"/>
                <w:szCs w:val="22"/>
              </w:rPr>
            </w:pPr>
            <w:ins w:id="1689" w:author="Bonephace Kaijage" w:date="2026-10-14T06:19:00Z" w16du:dateUtc="2026-10-14T04:19:00Z">
              <w:r>
                <w:rPr>
                  <w:sz w:val="22"/>
                  <w:szCs w:val="22"/>
                </w:rPr>
                <w:t xml:space="preserve">Conditions at the sites named in Know Your Risk are now life-threatening: houses damaged, people cut off, and a real risk of drowning, injury or disease. Help is being organised; please follow the committee's instructions and </w:t>
              </w:r>
              <w:r>
                <w:rPr>
                  <w:sz w:val="22"/>
                  <w:szCs w:val="22"/>
                </w:rPr>
                <w:lastRenderedPageBreak/>
                <w:t>look out for neighbours.</w:t>
              </w:r>
            </w:ins>
            <w:del w:id="1690"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D066BA2" w14:textId="2FDB204F" w:rsidR="002066E7" w:rsidRPr="00997D17" w:rsidRDefault="00FE0A4D" w:rsidP="00FE4152">
            <w:pPr>
              <w:pStyle w:val="ListParagraph"/>
              <w:rPr>
                <w:sz w:val="22"/>
                <w:szCs w:val="22"/>
              </w:rPr>
            </w:pPr>
            <w:ins w:id="1691"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au magonjwa. Msaada unaandaliwa; tafadhali fuateni </w:t>
              </w:r>
              <w:r>
                <w:rPr>
                  <w:sz w:val="22"/>
                  <w:szCs w:val="22"/>
                </w:rPr>
                <w:lastRenderedPageBreak/>
                <w:t>maelekezo ya kamati na muangaliane na majirani.</w:t>
              </w:r>
            </w:ins>
            <w:del w:id="169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266E312" w14:textId="70A7FF0F" w:rsidR="00F20E47" w:rsidRPr="00997D17" w:rsidRDefault="00FE0A4D" w:rsidP="00034217">
            <w:pPr>
              <w:pStyle w:val="ListBullet"/>
              <w:rPr>
                <w:sz w:val="22"/>
                <w:szCs w:val="22"/>
              </w:rPr>
            </w:pPr>
            <w:ins w:id="1693" w:author="Bonephace Kaijage" w:date="2026-10-14T06:04:00Z" w16du:dateUtc="2026-10-14T04:04:00Z">
              <w:r>
                <w:rPr>
                  <w:sz w:val="22"/>
                  <w:szCs w:val="22"/>
                </w:rPr>
                <w:lastRenderedPageBreak/>
                <w:t>Please move now from the sites named in Know Your Risk to the agreed safe place, helping anyone who cannot move alone. Return only when the committee confirms it is safe.</w:t>
              </w:r>
            </w:ins>
            <w:del w:id="1694"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7EE0ABD8" w14:textId="0F3D678E" w:rsidR="00F20E47" w:rsidRPr="00997D17" w:rsidRDefault="00FE0A4D" w:rsidP="00034217">
            <w:pPr>
              <w:pStyle w:val="ListBullet"/>
              <w:rPr>
                <w:sz w:val="22"/>
                <w:szCs w:val="22"/>
              </w:rPr>
            </w:pPr>
            <w:ins w:id="1695" w:author="Bonephace Kaijage" w:date="2026-10-14T06:19:00Z" w16du:dateUtc="2026-10-14T04:19:00Z">
              <w:r>
                <w:rPr>
                  <w:sz w:val="22"/>
                  <w:szCs w:val="22"/>
                </w:rPr>
                <w:t xml:space="preserve">Call 114 and 190, and keep the road to the sites named in Know Your Risk </w:t>
              </w:r>
              <w:r>
                <w:rPr>
                  <w:sz w:val="22"/>
                  <w:szCs w:val="22"/>
                </w:rPr>
                <w:lastRenderedPageBreak/>
                <w:t>clear so that ambulances and rescue teams can reach people.</w:t>
              </w:r>
            </w:ins>
            <w:del w:id="1696" w:author="Bonephace Kaijage" w:date="2026-10-14T06:19:00Z" w16du:dateUtc="2026-10-14T04:19:00Z">
              <w:r w:rsidR="00275313" w:rsidRPr="00997D17" w:rsidDel="00FE0A4D">
                <w:rPr>
                  <w:sz w:val="22"/>
                  <w:szCs w:val="22"/>
                </w:rPr>
                <w:delText>Call 114 and 190. Keep the road to the named sites clear for ambulances.</w:delText>
              </w:r>
            </w:del>
          </w:p>
          <w:p w14:paraId="169F1274" w14:textId="391E789E" w:rsidR="00F20E47" w:rsidRPr="00997D17" w:rsidRDefault="00275313" w:rsidP="00034217">
            <w:pPr>
              <w:pStyle w:val="ListBullet"/>
              <w:rPr>
                <w:sz w:val="22"/>
                <w:szCs w:val="22"/>
              </w:rPr>
            </w:pPr>
            <w:r w:rsidRPr="00997D17">
              <w:rPr>
                <w:sz w:val="22"/>
                <w:szCs w:val="22"/>
              </w:rPr>
              <w:t>Open the shelter and register every household. Note who is missing.</w:t>
            </w:r>
          </w:p>
          <w:p w14:paraId="5A5BFD97" w14:textId="43DD8DD7"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54304B33" w14:textId="0B395C6F" w:rsidR="00F20E47"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32009707" w14:textId="1F5D8501"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694858BA" w14:textId="4149E222"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161C7E99" w14:textId="4A751B7A" w:rsidR="002066E7" w:rsidRPr="00997D17" w:rsidRDefault="00034217" w:rsidP="00034217">
            <w:pPr>
              <w:pStyle w:val="ListBullet"/>
              <w:rPr>
                <w:sz w:val="22"/>
                <w:szCs w:val="22"/>
                <w:lang w:val="sv-SE"/>
              </w:rPr>
            </w:pPr>
            <w:r w:rsidRPr="00997D17">
              <w:rPr>
                <w:sz w:val="22"/>
                <w:szCs w:val="22"/>
                <w:lang w:val="sv-SE"/>
              </w:rPr>
              <w:t xml:space="preserve">Timu ya afya: majeruhi kwanza, kisha kipindupindu </w:t>
            </w:r>
            <w:r w:rsidRPr="00997D17">
              <w:rPr>
                <w:sz w:val="22"/>
                <w:szCs w:val="22"/>
                <w:lang w:val="sv-SE"/>
              </w:rPr>
              <w:lastRenderedPageBreak/>
              <w:t>maji yakiwa machafu.</w:t>
            </w:r>
          </w:p>
        </w:tc>
      </w:tr>
      <w:tr w:rsidR="002066E7" w:rsidRPr="00997D17" w14:paraId="2B2BE8CB" w14:textId="77777777" w:rsidTr="002066E7">
        <w:tc>
          <w:tcPr>
            <w:tcW w:w="2278" w:type="dxa"/>
          </w:tcPr>
          <w:p w14:paraId="2EBE8783"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2BE2E311"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607ED63A" w14:textId="5C9A70B6"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2845BC62" w14:textId="2DDBB36B" w:rsidR="002066E7" w:rsidRPr="00997D17" w:rsidRDefault="002066E7" w:rsidP="00FE4152">
            <w:pPr>
              <w:pStyle w:val="ListParagraph"/>
              <w:rPr>
                <w:sz w:val="22"/>
                <w:szCs w:val="22"/>
              </w:rPr>
            </w:pPr>
            <w:r w:rsidRPr="00997D17">
              <w:rPr>
                <w:sz w:val="22"/>
                <w:szCs w:val="22"/>
              </w:rPr>
              <w:t>Muleba District Council</w:t>
            </w:r>
          </w:p>
        </w:tc>
        <w:tc>
          <w:tcPr>
            <w:tcW w:w="2278" w:type="dxa"/>
          </w:tcPr>
          <w:p w14:paraId="1658B6DF" w14:textId="71EF8866"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646C567C" w14:textId="12E34257" w:rsidR="002066E7" w:rsidRPr="00997D17" w:rsidRDefault="008C6B60" w:rsidP="00FE4152">
            <w:pPr>
              <w:pStyle w:val="ListParagraph"/>
              <w:rPr>
                <w:sz w:val="22"/>
                <w:szCs w:val="22"/>
              </w:rPr>
            </w:pPr>
            <w:r w:rsidRPr="00997D17">
              <w:rPr>
                <w:sz w:val="22"/>
                <w:szCs w:val="22"/>
              </w:rPr>
              <w:t>heavy rain, lake floods, boat accidents, and landslides on the inland hills. A few roads slippery, a few low homes wet, and lightning where storms build.</w:t>
            </w:r>
          </w:p>
        </w:tc>
        <w:tc>
          <w:tcPr>
            <w:tcW w:w="2278" w:type="dxa"/>
          </w:tcPr>
          <w:p w14:paraId="2B3ECC35" w14:textId="230A4AFD"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2E098019" w14:textId="37512107" w:rsidR="00F20E47" w:rsidRPr="00997D17" w:rsidRDefault="00275313" w:rsidP="00034217">
            <w:pPr>
              <w:pStyle w:val="ListBullet"/>
              <w:rPr>
                <w:sz w:val="22"/>
                <w:szCs w:val="22"/>
              </w:rPr>
            </w:pPr>
            <w:r w:rsidRPr="00997D17">
              <w:rPr>
                <w:sz w:val="22"/>
                <w:szCs w:val="22"/>
              </w:rPr>
              <w:t>Before any boat leaves inland hills, check the forecast and put a life jacket on.</w:t>
            </w:r>
          </w:p>
          <w:p w14:paraId="0DE85C7D" w14:textId="7161E386" w:rsidR="00F20E47" w:rsidRPr="00997D17" w:rsidRDefault="00275313" w:rsidP="00034217">
            <w:pPr>
              <w:pStyle w:val="ListBullet"/>
              <w:rPr>
                <w:sz w:val="22"/>
                <w:szCs w:val="22"/>
              </w:rPr>
            </w:pPr>
            <w:r w:rsidRPr="00997D17">
              <w:rPr>
                <w:sz w:val="22"/>
                <w:szCs w:val="22"/>
              </w:rPr>
              <w:t>Bring small boats off the open water at inland hills.</w:t>
            </w:r>
          </w:p>
          <w:p w14:paraId="7A4A7A38" w14:textId="02C8FB07" w:rsidR="00F20E47" w:rsidRPr="00997D17" w:rsidRDefault="00275313" w:rsidP="00034217">
            <w:pPr>
              <w:pStyle w:val="ListBullet"/>
              <w:rPr>
                <w:sz w:val="22"/>
                <w:szCs w:val="22"/>
              </w:rPr>
            </w:pPr>
            <w:r w:rsidRPr="00997D17">
              <w:rPr>
                <w:sz w:val="22"/>
                <w:szCs w:val="22"/>
              </w:rPr>
              <w:t>The landing listens for the warning and saves 190.</w:t>
            </w:r>
          </w:p>
          <w:p w14:paraId="232CDC15" w14:textId="4F8E85A7" w:rsidR="002066E7" w:rsidRPr="00997D17" w:rsidRDefault="00275313" w:rsidP="00034217">
            <w:pPr>
              <w:pStyle w:val="ListBullet"/>
              <w:rPr>
                <w:sz w:val="22"/>
                <w:szCs w:val="22"/>
              </w:rPr>
            </w:pPr>
            <w:r w:rsidRPr="00997D17">
              <w:rPr>
                <w:sz w:val="22"/>
                <w:szCs w:val="22"/>
              </w:rPr>
              <w:t>Do not swim out from inland hills. Throw something that floats.</w:t>
            </w:r>
          </w:p>
        </w:tc>
        <w:tc>
          <w:tcPr>
            <w:tcW w:w="2279" w:type="dxa"/>
          </w:tcPr>
          <w:p w14:paraId="0C88B301" w14:textId="4EBCDB4E" w:rsidR="00F20E47" w:rsidRPr="00997D17" w:rsidRDefault="00034217" w:rsidP="00034217">
            <w:pPr>
              <w:pStyle w:val="ListBullet"/>
              <w:rPr>
                <w:sz w:val="22"/>
                <w:szCs w:val="22"/>
              </w:rPr>
            </w:pPr>
            <w:r w:rsidRPr="00997D17">
              <w:rPr>
                <w:sz w:val="22"/>
                <w:szCs w:val="22"/>
              </w:rPr>
              <w:t>Angalia utabiri kabla ya chombo kuondoka. Vaa jaketi ya kujiokoa.</w:t>
            </w:r>
          </w:p>
          <w:p w14:paraId="2974F3AA" w14:textId="3AD59784" w:rsidR="00F20E47" w:rsidRPr="00997D17" w:rsidRDefault="00034217" w:rsidP="00034217">
            <w:pPr>
              <w:pStyle w:val="ListBullet"/>
              <w:rPr>
                <w:sz w:val="22"/>
                <w:szCs w:val="22"/>
              </w:rPr>
            </w:pPr>
            <w:r w:rsidRPr="00997D17">
              <w:rPr>
                <w:sz w:val="22"/>
                <w:szCs w:val="22"/>
              </w:rPr>
              <w:t>Rudisha vyombo vidogo kutoka maji ya wazi.</w:t>
            </w:r>
          </w:p>
          <w:p w14:paraId="338FA537" w14:textId="555D147C" w:rsidR="00F20E47" w:rsidRPr="00997D17" w:rsidRDefault="00034217" w:rsidP="00034217">
            <w:pPr>
              <w:pStyle w:val="ListBullet"/>
              <w:rPr>
                <w:sz w:val="22"/>
                <w:szCs w:val="22"/>
              </w:rPr>
            </w:pPr>
            <w:r w:rsidRPr="00997D17">
              <w:rPr>
                <w:sz w:val="22"/>
                <w:szCs w:val="22"/>
              </w:rPr>
              <w:t>Mwalo: sikiliza onyo na hifadhi 190.</w:t>
            </w:r>
          </w:p>
          <w:p w14:paraId="0B03C868" w14:textId="4F5A7B5F" w:rsidR="002066E7" w:rsidRPr="00997D17" w:rsidRDefault="00FE0A4D" w:rsidP="00034217">
            <w:pPr>
              <w:pStyle w:val="ListBullet"/>
              <w:rPr>
                <w:sz w:val="22"/>
                <w:szCs w:val="22"/>
              </w:rPr>
            </w:pPr>
            <w:ins w:id="1697" w:author="Bonephace Kaijage" w:date="2026-10-14T06:15:00Z" w16du:dateUtc="2026-10-14T04:15:00Z">
              <w:r>
                <w:rPr>
                  <w:sz w:val="22"/>
                  <w:szCs w:val="22"/>
                </w:rPr>
                <w:t>Kumuokoa mtu majini, mtupie kitu kinachoelea au mnyooshee fimbo badala ya kuogelea kumfuata: maji yanayotiririka humzamisha pia mwokoaji.</w:t>
              </w:r>
            </w:ins>
            <w:del w:id="1698" w:author="Bonephace Kaijage" w:date="2026-10-14T06:15:00Z" w16du:dateUtc="2026-10-14T04:15:00Z">
              <w:r w:rsidR="00034217" w:rsidRPr="00997D17" w:rsidDel="00FE0A4D">
                <w:rPr>
                  <w:sz w:val="22"/>
                  <w:szCs w:val="22"/>
                </w:rPr>
                <w:delText>Usiogelee kuokoa. Rusha kitu kinachoelea.</w:delText>
              </w:r>
            </w:del>
          </w:p>
        </w:tc>
      </w:tr>
      <w:tr w:rsidR="002066E7" w:rsidRPr="000343A2" w14:paraId="619FD54A" w14:textId="77777777" w:rsidTr="002066E7">
        <w:tc>
          <w:tcPr>
            <w:tcW w:w="2278" w:type="dxa"/>
          </w:tcPr>
          <w:p w14:paraId="7D85CAB0" w14:textId="77777777" w:rsidR="0055281C" w:rsidRPr="00997D17" w:rsidRDefault="0055281C" w:rsidP="0055281C">
            <w:pPr>
              <w:pStyle w:val="ListParagraph"/>
              <w:rPr>
                <w:sz w:val="22"/>
                <w:szCs w:val="22"/>
              </w:rPr>
            </w:pPr>
            <w:r w:rsidRPr="00997D17">
              <w:rPr>
                <w:sz w:val="22"/>
                <w:szCs w:val="22"/>
              </w:rPr>
              <w:t>Ondoa taka kwenye mitaro na njia za maji kuzunguka makazi.</w:t>
            </w:r>
          </w:p>
          <w:p w14:paraId="6504E362"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35FA344E" w14:textId="5A5AB5FF" w:rsidR="0055281C" w:rsidRPr="00997D17" w:rsidRDefault="0055281C" w:rsidP="0055281C">
            <w:pPr>
              <w:pStyle w:val="ListParagraph"/>
              <w:rPr>
                <w:sz w:val="22"/>
                <w:szCs w:val="22"/>
              </w:rPr>
            </w:pPr>
            <w:r w:rsidRPr="00997D17">
              <w:rPr>
                <w:sz w:val="22"/>
                <w:szCs w:val="22"/>
                <w:lang w:val="sv-SE"/>
              </w:rPr>
              <w:lastRenderedPageBreak/>
              <w:t xml:space="preserve">Endesha taratibu ukiwasha taa. </w:t>
            </w:r>
            <w:r w:rsidRPr="00997D17">
              <w:rPr>
                <w:sz w:val="22"/>
                <w:szCs w:val="22"/>
              </w:rPr>
              <w:t>Usivuke maji yanayotiririka barabarani.</w:t>
            </w:r>
          </w:p>
          <w:p w14:paraId="4E8E7143" w14:textId="65778A1C" w:rsidR="002066E7" w:rsidRPr="00997D17" w:rsidRDefault="002066E7" w:rsidP="00FE4152">
            <w:pPr>
              <w:pStyle w:val="ListParagraph"/>
              <w:rPr>
                <w:sz w:val="22"/>
                <w:szCs w:val="22"/>
              </w:rPr>
            </w:pPr>
          </w:p>
        </w:tc>
        <w:tc>
          <w:tcPr>
            <w:tcW w:w="2278" w:type="dxa"/>
          </w:tcPr>
          <w:p w14:paraId="499BF60D" w14:textId="29C699FA"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7F3B1AF9" w14:textId="4644F275" w:rsidR="002066E7" w:rsidRPr="00997D17" w:rsidRDefault="008C6B60" w:rsidP="00FE4152">
            <w:pPr>
              <w:pStyle w:val="ListParagraph"/>
              <w:rPr>
                <w:sz w:val="22"/>
                <w:szCs w:val="22"/>
              </w:rPr>
            </w:pPr>
            <w:r w:rsidRPr="00997D17">
              <w:rPr>
                <w:sz w:val="22"/>
                <w:szCs w:val="22"/>
              </w:rPr>
              <w:t xml:space="preserve">heavy rain, lake floods, boat accidents, and landslides on the inland hills. Roads, water points or houses at the named sites are </w:t>
            </w:r>
            <w:r w:rsidRPr="00997D17">
              <w:rPr>
                <w:sz w:val="22"/>
                <w:szCs w:val="22"/>
              </w:rPr>
              <w:lastRenderedPageBreak/>
              <w:t>now affected. Some journeys and classes are disrupted.</w:t>
            </w:r>
          </w:p>
        </w:tc>
        <w:tc>
          <w:tcPr>
            <w:tcW w:w="2278" w:type="dxa"/>
          </w:tcPr>
          <w:p w14:paraId="1986C2E3" w14:textId="1808A2D1"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57DBF1DE" w14:textId="046A752C" w:rsidR="00F20E47" w:rsidRPr="00997D17" w:rsidRDefault="00275313" w:rsidP="00034217">
            <w:pPr>
              <w:pStyle w:val="ListBullet"/>
              <w:rPr>
                <w:sz w:val="22"/>
                <w:szCs w:val="22"/>
              </w:rPr>
            </w:pPr>
            <w:r w:rsidRPr="00997D17">
              <w:rPr>
                <w:sz w:val="22"/>
                <w:szCs w:val="22"/>
              </w:rPr>
              <w:t>Stop fishing and crossings at inland hills.</w:t>
            </w:r>
          </w:p>
          <w:p w14:paraId="00647B67" w14:textId="1257570C" w:rsidR="00F20E47" w:rsidRPr="00997D17" w:rsidRDefault="00FE0A4D" w:rsidP="00034217">
            <w:pPr>
              <w:pStyle w:val="ListBullet"/>
              <w:rPr>
                <w:sz w:val="22"/>
                <w:szCs w:val="22"/>
              </w:rPr>
            </w:pPr>
            <w:ins w:id="1699" w:author="Bonephace Kaijage" w:date="2026-10-14T06:15:00Z" w16du:dateUtc="2026-10-14T04:15:00Z">
              <w:r>
                <w:rPr>
                  <w:sz w:val="22"/>
                  <w:szCs w:val="22"/>
                </w:rPr>
                <w:t xml:space="preserve">Help people off the low shore to the assembly point, starting with those who cannot move </w:t>
              </w:r>
              <w:r>
                <w:rPr>
                  <w:sz w:val="22"/>
                  <w:szCs w:val="22"/>
                </w:rPr>
                <w:lastRenderedPageBreak/>
                <w:t>alone; waves and the lake level can rise with little warning.</w:t>
              </w:r>
            </w:ins>
            <w:del w:id="1700" w:author="Bonephace Kaijage" w:date="2026-10-14T06:15:00Z" w16du:dateUtc="2026-10-14T04:15:00Z">
              <w:r w:rsidR="00275313" w:rsidRPr="00997D17" w:rsidDel="00FE0A4D">
                <w:rPr>
                  <w:sz w:val="22"/>
                  <w:szCs w:val="22"/>
                </w:rPr>
                <w:delText>Move people off the low shore to the assembly point.</w:delText>
              </w:r>
            </w:del>
          </w:p>
          <w:p w14:paraId="26062FBD" w14:textId="661592C9" w:rsidR="00F20E47" w:rsidRPr="00997D17" w:rsidRDefault="00275313" w:rsidP="00034217">
            <w:pPr>
              <w:pStyle w:val="ListBullet"/>
              <w:rPr>
                <w:sz w:val="22"/>
                <w:szCs w:val="22"/>
              </w:rPr>
            </w:pPr>
            <w:r w:rsidRPr="00997D17">
              <w:rPr>
                <w:sz w:val="22"/>
                <w:szCs w:val="22"/>
              </w:rPr>
              <w:t>Account for boats still out from inland hills.</w:t>
            </w:r>
          </w:p>
          <w:p w14:paraId="61EF3ED4" w14:textId="61022DAA" w:rsidR="002066E7" w:rsidRPr="00997D17" w:rsidRDefault="00275313" w:rsidP="00034217">
            <w:pPr>
              <w:pStyle w:val="ListBullet"/>
              <w:rPr>
                <w:sz w:val="22"/>
                <w:szCs w:val="22"/>
              </w:rPr>
            </w:pPr>
            <w:r w:rsidRPr="00997D17">
              <w:rPr>
                <w:sz w:val="22"/>
                <w:szCs w:val="22"/>
              </w:rPr>
              <w:t>Boil water if wells on this shore are flooded.</w:t>
            </w:r>
          </w:p>
        </w:tc>
        <w:tc>
          <w:tcPr>
            <w:tcW w:w="2279" w:type="dxa"/>
          </w:tcPr>
          <w:p w14:paraId="27C33F8E" w14:textId="5CF2A3C7" w:rsidR="00F20E47" w:rsidRPr="00997D17" w:rsidRDefault="00034217" w:rsidP="00034217">
            <w:pPr>
              <w:pStyle w:val="ListBullet"/>
              <w:rPr>
                <w:sz w:val="22"/>
                <w:szCs w:val="22"/>
              </w:rPr>
            </w:pPr>
            <w:r w:rsidRPr="00997D17">
              <w:rPr>
                <w:sz w:val="22"/>
                <w:szCs w:val="22"/>
              </w:rPr>
              <w:lastRenderedPageBreak/>
              <w:t>Simamisha uvuvi na vivuko kwenye maji haya.</w:t>
            </w:r>
          </w:p>
          <w:p w14:paraId="6558655B" w14:textId="5F3D4774" w:rsidR="00F20E47" w:rsidRPr="00997D17" w:rsidRDefault="00FE0A4D" w:rsidP="00034217">
            <w:pPr>
              <w:pStyle w:val="ListBullet"/>
              <w:rPr>
                <w:sz w:val="22"/>
                <w:szCs w:val="22"/>
              </w:rPr>
            </w:pPr>
            <w:ins w:id="1701" w:author="Bonephace Kaijage" w:date="2026-10-14T06:16:00Z" w16du:dateUtc="2026-10-14T04:16:00Z">
              <w:r>
                <w:rPr>
                  <w:sz w:val="22"/>
                  <w:szCs w:val="22"/>
                </w:rPr>
                <w:t xml:space="preserve">Wasaidieni watu kuondoka ufuo wa chini kwenda kituoni, mkianza na wasioweza </w:t>
              </w:r>
              <w:r>
                <w:rPr>
                  <w:sz w:val="22"/>
                  <w:szCs w:val="22"/>
                </w:rPr>
                <w:lastRenderedPageBreak/>
                <w:t>kuondoka peke yao; mawimbi na kina cha ziwa vinaweza kupanda bila taarifa.</w:t>
              </w:r>
            </w:ins>
            <w:del w:id="1702" w:author="Bonephace Kaijage" w:date="2026-10-14T06:16:00Z" w16du:dateUtc="2026-10-14T04:16:00Z">
              <w:r w:rsidR="00034217" w:rsidRPr="00997D17" w:rsidDel="00FE0A4D">
                <w:rPr>
                  <w:sz w:val="22"/>
                  <w:szCs w:val="22"/>
                </w:rPr>
                <w:delText>Hamisha watu kutoka ufuo wa chini kwenda kituoni.</w:delText>
              </w:r>
            </w:del>
          </w:p>
          <w:p w14:paraId="1DC827E8" w14:textId="40BD2575" w:rsidR="00F20E47" w:rsidRPr="00997D17" w:rsidRDefault="00034217" w:rsidP="00034217">
            <w:pPr>
              <w:pStyle w:val="ListBullet"/>
              <w:rPr>
                <w:sz w:val="22"/>
                <w:szCs w:val="22"/>
              </w:rPr>
            </w:pPr>
            <w:r w:rsidRPr="00997D17">
              <w:rPr>
                <w:sz w:val="22"/>
                <w:szCs w:val="22"/>
              </w:rPr>
              <w:t>Polisi wanamaji au kitengo cha mwalo: hakiki vyombo vilivyoko nje.</w:t>
            </w:r>
          </w:p>
          <w:p w14:paraId="324A25FB" w14:textId="3352DE5C" w:rsidR="002066E7" w:rsidRPr="00997D17" w:rsidRDefault="00034217" w:rsidP="00034217">
            <w:pPr>
              <w:pStyle w:val="ListBullet"/>
              <w:rPr>
                <w:sz w:val="22"/>
                <w:szCs w:val="22"/>
                <w:lang w:val="sv-SE"/>
              </w:rPr>
            </w:pPr>
            <w:r w:rsidRPr="00997D17">
              <w:rPr>
                <w:sz w:val="22"/>
                <w:szCs w:val="22"/>
                <w:lang w:val="sv-SE"/>
              </w:rPr>
              <w:t>Chemsha maji visima vya ufuo vikifurika.</w:t>
            </w:r>
          </w:p>
        </w:tc>
      </w:tr>
      <w:tr w:rsidR="002066E7" w:rsidRPr="000343A2" w14:paraId="4E9F9B03" w14:textId="77777777" w:rsidTr="002066E7">
        <w:tc>
          <w:tcPr>
            <w:tcW w:w="2278" w:type="dxa"/>
          </w:tcPr>
          <w:p w14:paraId="50BD0DB5"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0DEAC0A0" w14:textId="109FABBC" w:rsidR="0055281C" w:rsidRPr="00FE0A4D" w:rsidRDefault="00FE0A4D" w:rsidP="0055281C">
            <w:pPr>
              <w:pStyle w:val="ListParagraph"/>
              <w:rPr>
                <w:sz w:val="22"/>
                <w:szCs w:val="22"/>
                <w:lang w:val="sv-SE"/>
                <w:rPrChange w:id="1703" w:author="Bonephace Kaijage" w:date="2026-10-14T06:32:00Z" w16du:dateUtc="2026-10-14T04:32:00Z">
                  <w:rPr>
                    <w:sz w:val="22"/>
                    <w:szCs w:val="22"/>
                  </w:rPr>
                </w:rPrChange>
              </w:rPr>
            </w:pPr>
            <w:ins w:id="1704" w:author="Bonephace Kaijage" w:date="2026-10-14T06:15:00Z" w16du:dateUtc="2026-10-14T04:15:00Z">
              <w:r w:rsidRPr="00FE0A4D">
                <w:rPr>
                  <w:sz w:val="22"/>
                  <w:szCs w:val="22"/>
                  <w:lang w:val="sv-SE"/>
                  <w:rPrChange w:id="1705" w:author="Bonephace Kaijage" w:date="2026-10-14T06:32:00Z" w16du:dateUtc="2026-10-14T04:32:00Z">
                    <w:rPr>
                      <w:sz w:val="22"/>
                      <w:szCs w:val="22"/>
                    </w:rPr>
                  </w:rPrChange>
                </w:rPr>
                <w:t>Hakikisheni watoto, wazee na watu wenye ulemavu wote wako salama na wana mtu wa kuwasaidia.</w:t>
              </w:r>
            </w:ins>
            <w:del w:id="1706" w:author="Bonephace Kaijage" w:date="2026-10-14T06:15:00Z" w16du:dateUtc="2026-10-14T04:15:00Z">
              <w:r w:rsidR="0055281C" w:rsidRPr="00FE0A4D" w:rsidDel="00FE0A4D">
                <w:rPr>
                  <w:sz w:val="22"/>
                  <w:szCs w:val="22"/>
                  <w:lang w:val="sv-SE"/>
                  <w:rPrChange w:id="1707" w:author="Bonephace Kaijage" w:date="2026-10-14T06:32:00Z" w16du:dateUtc="2026-10-14T04:32:00Z">
                    <w:rPr>
                      <w:sz w:val="22"/>
                      <w:szCs w:val="22"/>
                    </w:rPr>
                  </w:rPrChange>
                </w:rPr>
                <w:delText>Hakiki watoto, wazee na watu wenye ulemavu.</w:delText>
              </w:r>
            </w:del>
          </w:p>
          <w:p w14:paraId="4FF8AF3B" w14:textId="119EA348" w:rsidR="0055281C" w:rsidRPr="00FE0A4D" w:rsidRDefault="0055281C" w:rsidP="0055281C">
            <w:pPr>
              <w:pStyle w:val="ListParagraph"/>
              <w:rPr>
                <w:sz w:val="22"/>
                <w:szCs w:val="22"/>
                <w:lang w:val="sv-SE"/>
                <w:rPrChange w:id="1708" w:author="Bonephace Kaijage" w:date="2026-10-14T06:32:00Z" w16du:dateUtc="2026-10-14T04:32:00Z">
                  <w:rPr>
                    <w:sz w:val="22"/>
                    <w:szCs w:val="22"/>
                  </w:rPr>
                </w:rPrChange>
              </w:rPr>
            </w:pPr>
            <w:r w:rsidRPr="00FE0A4D">
              <w:rPr>
                <w:sz w:val="22"/>
                <w:szCs w:val="22"/>
                <w:lang w:val="sv-SE"/>
                <w:rPrChange w:id="1709" w:author="Bonephace Kaijage" w:date="2026-10-14T06:32:00Z" w16du:dateUtc="2026-10-14T04:32:00Z">
                  <w:rPr>
                    <w:sz w:val="22"/>
                    <w:szCs w:val="22"/>
                  </w:rPr>
                </w:rPrChange>
              </w:rPr>
              <w:t>Chanzo cha maji kikiathirika, chemsha au tibu maji ya kunywa.</w:t>
            </w:r>
          </w:p>
          <w:p w14:paraId="4BC6602F" w14:textId="4ADE5F3E" w:rsidR="002066E7" w:rsidRPr="00FE0A4D" w:rsidRDefault="002066E7" w:rsidP="00FE4152">
            <w:pPr>
              <w:pStyle w:val="ListParagraph"/>
              <w:rPr>
                <w:sz w:val="22"/>
                <w:szCs w:val="22"/>
                <w:lang w:val="sv-SE"/>
                <w:rPrChange w:id="1710" w:author="Bonephace Kaijage" w:date="2026-10-14T06:32:00Z" w16du:dateUtc="2026-10-14T04:32:00Z">
                  <w:rPr>
                    <w:sz w:val="22"/>
                    <w:szCs w:val="22"/>
                  </w:rPr>
                </w:rPrChange>
              </w:rPr>
            </w:pPr>
          </w:p>
        </w:tc>
        <w:tc>
          <w:tcPr>
            <w:tcW w:w="2278" w:type="dxa"/>
          </w:tcPr>
          <w:p w14:paraId="1464BEEC" w14:textId="0CA01E99"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77FD2106" w14:textId="410297CE" w:rsidR="002066E7" w:rsidRPr="00997D17" w:rsidRDefault="00FE0A4D" w:rsidP="00FE4152">
            <w:pPr>
              <w:pStyle w:val="ListParagraph"/>
              <w:rPr>
                <w:sz w:val="22"/>
                <w:szCs w:val="22"/>
              </w:rPr>
            </w:pPr>
            <w:ins w:id="1711" w:author="Bonephace Kaijage" w:date="2026-10-14T06:19:00Z" w16du:dateUtc="2026-10-14T04:19: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712" w:author="Bonephace Kaijage" w:date="2026-10-14T06:19:00Z" w16du:dateUtc="2026-10-14T04:19: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4E8D359" w14:textId="114B7DF3" w:rsidR="002066E7" w:rsidRPr="00997D17" w:rsidRDefault="00FE0A4D" w:rsidP="00FE4152">
            <w:pPr>
              <w:pStyle w:val="ListParagraph"/>
              <w:rPr>
                <w:sz w:val="22"/>
                <w:szCs w:val="22"/>
              </w:rPr>
            </w:pPr>
            <w:ins w:id="1713"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71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C657411" w14:textId="6B3A6032" w:rsidR="00F20E47" w:rsidRPr="00997D17" w:rsidRDefault="00FE0A4D" w:rsidP="00034217">
            <w:pPr>
              <w:pStyle w:val="ListBullet"/>
              <w:rPr>
                <w:sz w:val="22"/>
                <w:szCs w:val="22"/>
              </w:rPr>
            </w:pPr>
            <w:ins w:id="1715"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1716"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6449CD53" w14:textId="1B8C4D27" w:rsidR="00F20E47" w:rsidRPr="00997D17" w:rsidRDefault="00FE0A4D" w:rsidP="00034217">
            <w:pPr>
              <w:pStyle w:val="ListBullet"/>
              <w:rPr>
                <w:sz w:val="22"/>
                <w:szCs w:val="22"/>
              </w:rPr>
            </w:pPr>
            <w:ins w:id="1717" w:author="Bonephace Kaijage" w:date="2026-10-14T06:20:00Z" w16du:dateUtc="2026-10-14T04:20:00Z">
              <w:r>
                <w:rPr>
                  <w:sz w:val="22"/>
                  <w:szCs w:val="22"/>
                </w:rPr>
                <w:t>Call 114 and 190, and keep the road to the sites named in Know Your Risk clear so that ambulances and rescue teams can reach people.</w:t>
              </w:r>
            </w:ins>
            <w:del w:id="1718" w:author="Bonephace Kaijage" w:date="2026-10-14T06:20:00Z" w16du:dateUtc="2026-10-14T04:20:00Z">
              <w:r w:rsidR="00275313" w:rsidRPr="00997D17" w:rsidDel="00FE0A4D">
                <w:rPr>
                  <w:sz w:val="22"/>
                  <w:szCs w:val="22"/>
                </w:rPr>
                <w:delText>Call 114 and 190. Keep the road to the named sites clear for ambulances.</w:delText>
              </w:r>
            </w:del>
          </w:p>
          <w:p w14:paraId="6D1D1D28" w14:textId="71FE72AE" w:rsidR="00F20E47" w:rsidRPr="00997D17" w:rsidRDefault="00275313" w:rsidP="00034217">
            <w:pPr>
              <w:pStyle w:val="ListBullet"/>
              <w:rPr>
                <w:sz w:val="22"/>
                <w:szCs w:val="22"/>
              </w:rPr>
            </w:pPr>
            <w:r w:rsidRPr="00997D17">
              <w:rPr>
                <w:sz w:val="22"/>
                <w:szCs w:val="22"/>
              </w:rPr>
              <w:t>Open the shelter and register every household. Note who is missing.</w:t>
            </w:r>
          </w:p>
          <w:p w14:paraId="3300D406" w14:textId="2E4B9AAB"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0C948ED8" w14:textId="2DC38865" w:rsidR="00F20E47" w:rsidRPr="00997D17" w:rsidRDefault="00034217" w:rsidP="00034217">
            <w:pPr>
              <w:pStyle w:val="ListBullet"/>
              <w:rPr>
                <w:sz w:val="22"/>
                <w:szCs w:val="22"/>
                <w:lang w:val="sv-SE"/>
              </w:rPr>
            </w:pPr>
            <w:r w:rsidRPr="00997D17">
              <w:rPr>
                <w:sz w:val="22"/>
                <w:szCs w:val="22"/>
                <w:lang w:val="sv-SE"/>
              </w:rPr>
              <w:t>Hamisha bondeni sasa. Msirudi mpaka kamati iseme ni salama.</w:t>
            </w:r>
          </w:p>
          <w:p w14:paraId="2B44EF6F" w14:textId="598B3627"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37BD0608" w14:textId="16F36874"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41D2CA17" w14:textId="12FADF6B"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1F23B8F0" w14:textId="77777777" w:rsidTr="002066E7">
        <w:tc>
          <w:tcPr>
            <w:tcW w:w="2278" w:type="dxa"/>
          </w:tcPr>
          <w:p w14:paraId="30B43AE5"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530AF1B0"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3B2B41E6" w14:textId="0A3FF79D"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5C0AA6F1" w14:textId="793D2E6F" w:rsidR="002066E7" w:rsidRPr="00997D17" w:rsidRDefault="002066E7" w:rsidP="00FE4152">
            <w:pPr>
              <w:pStyle w:val="ListParagraph"/>
              <w:rPr>
                <w:sz w:val="22"/>
                <w:szCs w:val="22"/>
              </w:rPr>
            </w:pPr>
            <w:r w:rsidRPr="00997D17">
              <w:rPr>
                <w:sz w:val="22"/>
                <w:szCs w:val="22"/>
              </w:rPr>
              <w:t>Ngara District Council</w:t>
            </w:r>
          </w:p>
        </w:tc>
        <w:tc>
          <w:tcPr>
            <w:tcW w:w="2278" w:type="dxa"/>
          </w:tcPr>
          <w:p w14:paraId="1FB35820" w14:textId="6BAE1D36"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E487EAB" w14:textId="72DECE3D" w:rsidR="002066E7" w:rsidRPr="00997D17" w:rsidRDefault="008C6B60" w:rsidP="00FE4152">
            <w:pPr>
              <w:pStyle w:val="ListParagraph"/>
              <w:rPr>
                <w:sz w:val="22"/>
                <w:szCs w:val="22"/>
              </w:rPr>
            </w:pPr>
            <w:r w:rsidRPr="00997D17">
              <w:rPr>
                <w:sz w:val="22"/>
                <w:szCs w:val="22"/>
              </w:rPr>
              <w:t>heavy rain, floods on the Ruvubu and Kagera, and strong winds on the highlands. A few roads slippery, a few low homes wet, and lightning where storms build.</w:t>
            </w:r>
          </w:p>
        </w:tc>
        <w:tc>
          <w:tcPr>
            <w:tcW w:w="2278" w:type="dxa"/>
          </w:tcPr>
          <w:p w14:paraId="7E30450D" w14:textId="1C895347"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79B66827" w14:textId="3E4F2C9E" w:rsidR="00F20E47" w:rsidRPr="00997D17" w:rsidRDefault="00275313" w:rsidP="00034217">
            <w:pPr>
              <w:pStyle w:val="ListBullet"/>
              <w:rPr>
                <w:sz w:val="22"/>
                <w:szCs w:val="22"/>
              </w:rPr>
            </w:pPr>
            <w:r w:rsidRPr="00997D17">
              <w:rPr>
                <w:sz w:val="22"/>
                <w:szCs w:val="22"/>
              </w:rPr>
              <w:t>Before the rain, walk Ruvubu and Kagera and clear the drains and culverts.</w:t>
            </w:r>
          </w:p>
          <w:p w14:paraId="0E2BC379" w14:textId="60120E80" w:rsidR="00F20E47" w:rsidRPr="00997D17" w:rsidRDefault="00FE0A4D" w:rsidP="00034217">
            <w:pPr>
              <w:pStyle w:val="ListBullet"/>
              <w:rPr>
                <w:sz w:val="22"/>
                <w:szCs w:val="22"/>
              </w:rPr>
            </w:pPr>
            <w:ins w:id="1719" w:author="Bonephace Kaijage" w:date="2026-10-14T06:17:00Z" w16du:dateUtc="2026-10-14T04:17:00Z">
              <w:r>
                <w:rPr>
                  <w:sz w:val="22"/>
                  <w:szCs w:val="22"/>
                </w:rPr>
                <w:t>Households along Ruvubu and Kagera: keep food, documents and children above floor level, because water here can enter houses with little warning.</w:t>
              </w:r>
            </w:ins>
            <w:del w:id="1720" w:author="Bonephace Kaijage" w:date="2026-10-14T06:17:00Z" w16du:dateUtc="2026-10-14T04:17:00Z">
              <w:r w:rsidR="00275313" w:rsidRPr="00997D17" w:rsidDel="00FE0A4D">
                <w:rPr>
                  <w:sz w:val="22"/>
                  <w:szCs w:val="22"/>
                </w:rPr>
                <w:delText>Households along Ruvubu and Kagera raise food, documents and children above the floor.</w:delText>
              </w:r>
            </w:del>
          </w:p>
          <w:p w14:paraId="09A5CCF3" w14:textId="54411BE3" w:rsidR="00F20E47" w:rsidRPr="00997D17" w:rsidRDefault="00FE0A4D" w:rsidP="00034217">
            <w:pPr>
              <w:pStyle w:val="ListBullet"/>
              <w:rPr>
                <w:sz w:val="22"/>
                <w:szCs w:val="22"/>
              </w:rPr>
            </w:pPr>
            <w:ins w:id="1721"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1722" w:author="Bonephace Kaijage" w:date="2026-10-14T06:13:00Z" w16du:dateUtc="2026-10-14T04:13:00Z">
              <w:r w:rsidR="00275313" w:rsidRPr="00997D17" w:rsidDel="00FE0A4D">
                <w:rPr>
                  <w:sz w:val="22"/>
                  <w:szCs w:val="22"/>
                </w:rPr>
                <w:delText>Save 190 and the ward chair number. Keep a torch and drinking water.</w:delText>
              </w:r>
            </w:del>
          </w:p>
          <w:p w14:paraId="1CD6093F" w14:textId="032FB0F2" w:rsidR="002066E7" w:rsidRPr="00997D17" w:rsidRDefault="00275313" w:rsidP="00034217">
            <w:pPr>
              <w:pStyle w:val="ListBullet"/>
              <w:rPr>
                <w:sz w:val="22"/>
                <w:szCs w:val="22"/>
              </w:rPr>
            </w:pPr>
            <w:r w:rsidRPr="00997D17">
              <w:rPr>
                <w:sz w:val="22"/>
                <w:szCs w:val="22"/>
              </w:rPr>
              <w:t>Do not drive or walk through water crossing Ruvubu and Kagera. Headlights on, slow down.</w:t>
            </w:r>
          </w:p>
        </w:tc>
        <w:tc>
          <w:tcPr>
            <w:tcW w:w="2279" w:type="dxa"/>
          </w:tcPr>
          <w:p w14:paraId="3BFA7029" w14:textId="61E6F151" w:rsidR="00F20E47" w:rsidRPr="00997D17" w:rsidRDefault="00034217" w:rsidP="00034217">
            <w:pPr>
              <w:pStyle w:val="ListBullet"/>
              <w:rPr>
                <w:sz w:val="22"/>
                <w:szCs w:val="22"/>
                <w:lang w:val="sv-SE"/>
              </w:rPr>
            </w:pPr>
            <w:r w:rsidRPr="00997D17">
              <w:rPr>
                <w:sz w:val="22"/>
                <w:szCs w:val="22"/>
                <w:lang w:val="sv-SE"/>
              </w:rPr>
              <w:t>Tembea bondeni kabla ya mvua. Safisha mitaro na makalavati.</w:t>
            </w:r>
          </w:p>
          <w:p w14:paraId="4F295310" w14:textId="6E24821B" w:rsidR="00F20E47" w:rsidRPr="00FE0A4D" w:rsidRDefault="00FE0A4D" w:rsidP="00034217">
            <w:pPr>
              <w:pStyle w:val="ListBullet"/>
              <w:rPr>
                <w:sz w:val="22"/>
                <w:szCs w:val="22"/>
                <w:lang w:val="sv-SE"/>
                <w:rPrChange w:id="1723" w:author="Bonephace Kaijage" w:date="2026-10-14T06:32:00Z" w16du:dateUtc="2026-10-14T04:32:00Z">
                  <w:rPr>
                    <w:sz w:val="22"/>
                    <w:szCs w:val="22"/>
                  </w:rPr>
                </w:rPrChange>
              </w:rPr>
            </w:pPr>
            <w:ins w:id="1724" w:author="Bonephace Kaijage" w:date="2026-10-14T06:17:00Z" w16du:dateUtc="2026-10-14T04:17:00Z">
              <w:r w:rsidRPr="00FE0A4D">
                <w:rPr>
                  <w:sz w:val="22"/>
                  <w:szCs w:val="22"/>
                  <w:lang w:val="sv-SE"/>
                  <w:rPrChange w:id="1725" w:author="Bonephace Kaijage" w:date="2026-10-14T06:32:00Z" w16du:dateUtc="2026-10-14T04:32:00Z">
                    <w:rPr>
                      <w:sz w:val="22"/>
                      <w:szCs w:val="22"/>
                    </w:rPr>
                  </w:rPrChange>
                </w:rPr>
                <w:t>Kaya za maeneo yaliyotajwa: wekeni chakula, nyaraka na watoto juu ya sakafu, kwa sababu maji hapa yanaweza kuingia nyumbani bila taarifa.</w:t>
              </w:r>
            </w:ins>
            <w:del w:id="1726" w:author="Bonephace Kaijage" w:date="2026-10-14T06:17:00Z" w16du:dateUtc="2026-10-14T04:17:00Z">
              <w:r w:rsidR="00034217" w:rsidRPr="00FE0A4D" w:rsidDel="00FE0A4D">
                <w:rPr>
                  <w:sz w:val="22"/>
                  <w:szCs w:val="22"/>
                  <w:lang w:val="sv-SE"/>
                  <w:rPrChange w:id="1727" w:author="Bonephace Kaijage" w:date="2026-10-14T06:32:00Z" w16du:dateUtc="2026-10-14T04:32:00Z">
                    <w:rPr>
                      <w:sz w:val="22"/>
                      <w:szCs w:val="22"/>
                    </w:rPr>
                  </w:rPrChange>
                </w:rPr>
                <w:delText>Kaya za eneo hili zipandishe chakula, nyaraka na watoto.</w:delText>
              </w:r>
            </w:del>
          </w:p>
          <w:p w14:paraId="74537DD6" w14:textId="1581461E" w:rsidR="00F20E47"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5A2D83BC" w14:textId="1B6BBCD9" w:rsidR="002066E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599458B1" w14:textId="77777777" w:rsidTr="002066E7">
        <w:tc>
          <w:tcPr>
            <w:tcW w:w="2278" w:type="dxa"/>
          </w:tcPr>
          <w:p w14:paraId="3D9946AA" w14:textId="77777777" w:rsidR="0055281C" w:rsidRPr="00997D17" w:rsidRDefault="0055281C" w:rsidP="0055281C">
            <w:pPr>
              <w:pStyle w:val="ListParagraph"/>
              <w:rPr>
                <w:sz w:val="22"/>
                <w:szCs w:val="22"/>
                <w:lang w:val="sv-SE"/>
              </w:rPr>
            </w:pPr>
            <w:r w:rsidRPr="00997D17">
              <w:rPr>
                <w:sz w:val="22"/>
                <w:szCs w:val="22"/>
                <w:lang w:val="sv-SE"/>
              </w:rPr>
              <w:t>Ondoa taka kwenye mitaro na njia za maji kuzunguka makazi.</w:t>
            </w:r>
          </w:p>
          <w:p w14:paraId="03C8A97B"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49E2007E" w14:textId="651222A9" w:rsidR="0055281C" w:rsidRPr="00997D17" w:rsidRDefault="0055281C" w:rsidP="0055281C">
            <w:pPr>
              <w:pStyle w:val="ListParagraph"/>
              <w:rPr>
                <w:sz w:val="22"/>
                <w:szCs w:val="22"/>
              </w:rPr>
            </w:pPr>
            <w:r w:rsidRPr="00997D17">
              <w:rPr>
                <w:sz w:val="22"/>
                <w:szCs w:val="22"/>
                <w:lang w:val="sv-SE"/>
              </w:rPr>
              <w:lastRenderedPageBreak/>
              <w:t xml:space="preserve">Endesha taratibu ukiwasha taa. </w:t>
            </w:r>
            <w:r w:rsidRPr="00997D17">
              <w:rPr>
                <w:sz w:val="22"/>
                <w:szCs w:val="22"/>
              </w:rPr>
              <w:t>Usivuke maji yanayotiririka barabarani.</w:t>
            </w:r>
          </w:p>
          <w:p w14:paraId="387A8968" w14:textId="5778A1BF" w:rsidR="002066E7" w:rsidRPr="00997D17" w:rsidRDefault="002066E7" w:rsidP="00FE4152">
            <w:pPr>
              <w:pStyle w:val="ListParagraph"/>
              <w:rPr>
                <w:sz w:val="22"/>
                <w:szCs w:val="22"/>
              </w:rPr>
            </w:pPr>
          </w:p>
        </w:tc>
        <w:tc>
          <w:tcPr>
            <w:tcW w:w="2278" w:type="dxa"/>
          </w:tcPr>
          <w:p w14:paraId="4FF639CA" w14:textId="66579EED"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3413E083" w14:textId="449CB392" w:rsidR="002066E7" w:rsidRPr="00997D17" w:rsidRDefault="008C6B60" w:rsidP="00FE4152">
            <w:pPr>
              <w:pStyle w:val="ListParagraph"/>
              <w:rPr>
                <w:sz w:val="22"/>
                <w:szCs w:val="22"/>
              </w:rPr>
            </w:pPr>
            <w:r w:rsidRPr="00997D17">
              <w:rPr>
                <w:sz w:val="22"/>
                <w:szCs w:val="22"/>
              </w:rPr>
              <w:t xml:space="preserve">heavy rain, floods on the Ruvubu and Kagera, and strong winds on the highlands. Roads, water points or houses at the named sites are </w:t>
            </w:r>
            <w:r w:rsidRPr="00997D17">
              <w:rPr>
                <w:sz w:val="22"/>
                <w:szCs w:val="22"/>
              </w:rPr>
              <w:lastRenderedPageBreak/>
              <w:t>now affected. Some journeys and classes are disrupted.</w:t>
            </w:r>
          </w:p>
        </w:tc>
        <w:tc>
          <w:tcPr>
            <w:tcW w:w="2278" w:type="dxa"/>
          </w:tcPr>
          <w:p w14:paraId="7998CB2B" w14:textId="3D5AC699"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381D27C1" w14:textId="476C27EE" w:rsidR="00F20E47" w:rsidRPr="00997D17" w:rsidRDefault="00275313" w:rsidP="00034217">
            <w:pPr>
              <w:pStyle w:val="ListBullet"/>
              <w:rPr>
                <w:sz w:val="22"/>
                <w:szCs w:val="22"/>
              </w:rPr>
            </w:pPr>
            <w:r w:rsidRPr="00997D17">
              <w:rPr>
                <w:sz w:val="22"/>
                <w:szCs w:val="22"/>
              </w:rPr>
              <w:t>Move households off Ruvubu and Kagera to the ward assembly point.</w:t>
            </w:r>
          </w:p>
          <w:p w14:paraId="5781B262" w14:textId="375EB39E" w:rsidR="00F20E47" w:rsidRPr="00997D17" w:rsidRDefault="00275313" w:rsidP="00034217">
            <w:pPr>
              <w:pStyle w:val="ListBullet"/>
              <w:rPr>
                <w:sz w:val="22"/>
                <w:szCs w:val="22"/>
              </w:rPr>
            </w:pPr>
            <w:r w:rsidRPr="00997D17">
              <w:rPr>
                <w:sz w:val="22"/>
                <w:szCs w:val="22"/>
              </w:rPr>
              <w:t xml:space="preserve">Close and mark the flooded road or bridge at Ruvubu </w:t>
            </w:r>
            <w:r w:rsidRPr="00997D17">
              <w:rPr>
                <w:sz w:val="22"/>
                <w:szCs w:val="22"/>
              </w:rPr>
              <w:lastRenderedPageBreak/>
              <w:t>and Kagera. Divert traffic.</w:t>
            </w:r>
          </w:p>
          <w:p w14:paraId="26648E64" w14:textId="54D508D6" w:rsidR="00F20E47" w:rsidRPr="00997D17" w:rsidRDefault="00FE0A4D" w:rsidP="00034217">
            <w:pPr>
              <w:pStyle w:val="ListBullet"/>
              <w:rPr>
                <w:sz w:val="22"/>
                <w:szCs w:val="22"/>
              </w:rPr>
            </w:pPr>
            <w:ins w:id="1728" w:author="Bonephace Kaijage" w:date="2026-10-14T06:11:00Z" w16du:dateUtc="2026-10-14T04:11:00Z">
              <w:r>
                <w:rPr>
                  <w:sz w:val="22"/>
                  <w:szCs w:val="22"/>
                </w:rPr>
                <w:t>Check that school children, older people and anyone with a disability are accounted for before dark, so that no one is searched for in the night.</w:t>
              </w:r>
            </w:ins>
            <w:del w:id="1729" w:author="Bonephace Kaijage" w:date="2026-10-14T06:11:00Z" w16du:dateUtc="2026-10-14T04:11:00Z">
              <w:r w:rsidR="00275313" w:rsidRPr="00997D17" w:rsidDel="00FE0A4D">
                <w:rPr>
                  <w:sz w:val="22"/>
                  <w:szCs w:val="22"/>
                </w:rPr>
                <w:delText>Account for school children and older people before dark.</w:delText>
              </w:r>
            </w:del>
          </w:p>
          <w:p w14:paraId="75B718B2" w14:textId="4EE96672" w:rsidR="002066E7" w:rsidRPr="00997D17" w:rsidRDefault="00FE0A4D" w:rsidP="00034217">
            <w:pPr>
              <w:pStyle w:val="ListBullet"/>
              <w:rPr>
                <w:sz w:val="22"/>
                <w:szCs w:val="22"/>
              </w:rPr>
            </w:pPr>
            <w:ins w:id="1730" w:author="Bonephace Kaijage" w:date="2026-10-14T06:13:00Z" w16du:dateUtc="2026-10-14T04:13:00Z">
              <w:r>
                <w:rPr>
                  <w:sz w:val="22"/>
                  <w:szCs w:val="22"/>
                </w:rPr>
                <w:t>Boil or treat drinking water, because floods carry waste into wells; tell the clinic early if anyone has diarrhoea.</w:t>
              </w:r>
            </w:ins>
            <w:del w:id="1731" w:author="Bonephace Kaijage" w:date="2026-10-14T06:13:00Z" w16du:dateUtc="2026-10-14T04:13:00Z">
              <w:r w:rsidR="00275313" w:rsidRPr="00997D17" w:rsidDel="00FE0A4D">
                <w:rPr>
                  <w:sz w:val="22"/>
                  <w:szCs w:val="22"/>
                </w:rPr>
                <w:delText>Boil drinking water. The clinic watches for diarrhoea.</w:delText>
              </w:r>
            </w:del>
          </w:p>
        </w:tc>
        <w:tc>
          <w:tcPr>
            <w:tcW w:w="2279" w:type="dxa"/>
          </w:tcPr>
          <w:p w14:paraId="37C5D198" w14:textId="3F482835" w:rsidR="00F20E47" w:rsidRPr="00997D17" w:rsidRDefault="00034217" w:rsidP="00034217">
            <w:pPr>
              <w:pStyle w:val="ListBullet"/>
              <w:rPr>
                <w:sz w:val="22"/>
                <w:szCs w:val="22"/>
                <w:lang w:val="sv-SE"/>
              </w:rPr>
            </w:pPr>
            <w:r w:rsidRPr="00997D17">
              <w:rPr>
                <w:sz w:val="22"/>
                <w:szCs w:val="22"/>
                <w:lang w:val="sv-SE"/>
              </w:rPr>
              <w:lastRenderedPageBreak/>
              <w:t>Hamisha kaya kutoka bondeni kwenda kituo cha kata.</w:t>
            </w:r>
          </w:p>
          <w:p w14:paraId="064DDE12" w14:textId="548DD5C9" w:rsidR="00F20E47" w:rsidRPr="00997D17" w:rsidRDefault="00034217" w:rsidP="00034217">
            <w:pPr>
              <w:pStyle w:val="ListBullet"/>
              <w:rPr>
                <w:sz w:val="22"/>
                <w:szCs w:val="22"/>
              </w:rPr>
            </w:pPr>
            <w:r w:rsidRPr="00997D17">
              <w:rPr>
                <w:sz w:val="22"/>
                <w:szCs w:val="22"/>
                <w:lang w:val="sv-SE"/>
              </w:rPr>
              <w:t xml:space="preserve">Funga na weka alama barabara au daraja. </w:t>
            </w:r>
            <w:r w:rsidRPr="00997D17">
              <w:rPr>
                <w:sz w:val="22"/>
                <w:szCs w:val="22"/>
              </w:rPr>
              <w:t>Elekeza magari.</w:t>
            </w:r>
          </w:p>
          <w:p w14:paraId="753135EC" w14:textId="02A98877" w:rsidR="00F20E47" w:rsidRPr="00997D17" w:rsidRDefault="00FE0A4D" w:rsidP="00034217">
            <w:pPr>
              <w:pStyle w:val="ListBullet"/>
              <w:rPr>
                <w:sz w:val="22"/>
                <w:szCs w:val="22"/>
              </w:rPr>
            </w:pPr>
            <w:ins w:id="1732" w:author="Bonephace Kaijage" w:date="2026-10-14T06:11:00Z" w16du:dateUtc="2026-10-14T04:11:00Z">
              <w:r>
                <w:rPr>
                  <w:sz w:val="22"/>
                  <w:szCs w:val="22"/>
                </w:rPr>
                <w:lastRenderedPageBreak/>
                <w:t>Hakikisheni watoto wa shule, wazee na watu wenye ulemavu wote wamepatikana kabla ya giza, ili asitafutwe mtu usiku.</w:t>
              </w:r>
            </w:ins>
            <w:del w:id="1733" w:author="Bonephace Kaijage" w:date="2026-10-14T06:11:00Z" w16du:dateUtc="2026-10-14T04:11:00Z">
              <w:r w:rsidR="00034217" w:rsidRPr="00997D17" w:rsidDel="00FE0A4D">
                <w:rPr>
                  <w:sz w:val="22"/>
                  <w:szCs w:val="22"/>
                </w:rPr>
                <w:delText>Hakiki watoto wa shule na wazee kabla ya giza.</w:delText>
              </w:r>
            </w:del>
          </w:p>
          <w:p w14:paraId="0C3B4A0C" w14:textId="2AD532BF" w:rsidR="002066E7" w:rsidRPr="00997D17" w:rsidRDefault="00034217" w:rsidP="00034217">
            <w:pPr>
              <w:pStyle w:val="ListBullet"/>
              <w:rPr>
                <w:sz w:val="22"/>
                <w:szCs w:val="22"/>
                <w:lang w:val="sv-SE"/>
              </w:rPr>
            </w:pPr>
            <w:r w:rsidRPr="00997D17">
              <w:rPr>
                <w:sz w:val="22"/>
                <w:szCs w:val="22"/>
                <w:lang w:val="sv-SE"/>
              </w:rPr>
              <w:t>Chemsha maji ya kunywa. Kliniki iangalie kuhara.</w:t>
            </w:r>
          </w:p>
        </w:tc>
      </w:tr>
      <w:tr w:rsidR="002066E7" w:rsidRPr="000343A2" w14:paraId="68D4EC58" w14:textId="77777777" w:rsidTr="002066E7">
        <w:tc>
          <w:tcPr>
            <w:tcW w:w="2278" w:type="dxa"/>
          </w:tcPr>
          <w:p w14:paraId="224DC0F0"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39A27BA9" w14:textId="0FD34B6C" w:rsidR="0055281C" w:rsidRPr="00FE0A4D" w:rsidRDefault="00FE0A4D" w:rsidP="0055281C">
            <w:pPr>
              <w:pStyle w:val="ListParagraph"/>
              <w:rPr>
                <w:sz w:val="22"/>
                <w:szCs w:val="22"/>
                <w:lang w:val="sv-SE"/>
                <w:rPrChange w:id="1734" w:author="Bonephace Kaijage" w:date="2026-10-14T06:32:00Z" w16du:dateUtc="2026-10-14T04:32:00Z">
                  <w:rPr>
                    <w:sz w:val="22"/>
                    <w:szCs w:val="22"/>
                  </w:rPr>
                </w:rPrChange>
              </w:rPr>
            </w:pPr>
            <w:ins w:id="1735" w:author="Bonephace Kaijage" w:date="2026-10-14T06:15:00Z" w16du:dateUtc="2026-10-14T04:15:00Z">
              <w:r w:rsidRPr="00FE0A4D">
                <w:rPr>
                  <w:sz w:val="22"/>
                  <w:szCs w:val="22"/>
                  <w:lang w:val="sv-SE"/>
                  <w:rPrChange w:id="1736" w:author="Bonephace Kaijage" w:date="2026-10-14T06:32:00Z" w16du:dateUtc="2026-10-14T04:32:00Z">
                    <w:rPr>
                      <w:sz w:val="22"/>
                      <w:szCs w:val="22"/>
                    </w:rPr>
                  </w:rPrChange>
                </w:rPr>
                <w:t>Hakikisheni watoto, wazee na watu wenye ulemavu wote wako salama na wana mtu wa kuwasaidia.</w:t>
              </w:r>
            </w:ins>
            <w:del w:id="1737" w:author="Bonephace Kaijage" w:date="2026-10-14T06:15:00Z" w16du:dateUtc="2026-10-14T04:15:00Z">
              <w:r w:rsidR="0055281C" w:rsidRPr="00FE0A4D" w:rsidDel="00FE0A4D">
                <w:rPr>
                  <w:sz w:val="22"/>
                  <w:szCs w:val="22"/>
                  <w:lang w:val="sv-SE"/>
                  <w:rPrChange w:id="1738" w:author="Bonephace Kaijage" w:date="2026-10-14T06:32:00Z" w16du:dateUtc="2026-10-14T04:32:00Z">
                    <w:rPr>
                      <w:sz w:val="22"/>
                      <w:szCs w:val="22"/>
                    </w:rPr>
                  </w:rPrChange>
                </w:rPr>
                <w:delText>Hakiki watoto, wazee na watu wenye ulemavu.</w:delText>
              </w:r>
            </w:del>
          </w:p>
          <w:p w14:paraId="3A51DA4C" w14:textId="4E3746C3" w:rsidR="0055281C" w:rsidRPr="00FE0A4D" w:rsidRDefault="0055281C" w:rsidP="0055281C">
            <w:pPr>
              <w:pStyle w:val="ListParagraph"/>
              <w:rPr>
                <w:sz w:val="22"/>
                <w:szCs w:val="22"/>
                <w:lang w:val="sv-SE"/>
                <w:rPrChange w:id="1739" w:author="Bonephace Kaijage" w:date="2026-10-14T06:32:00Z" w16du:dateUtc="2026-10-14T04:32:00Z">
                  <w:rPr>
                    <w:sz w:val="22"/>
                    <w:szCs w:val="22"/>
                  </w:rPr>
                </w:rPrChange>
              </w:rPr>
            </w:pPr>
            <w:r w:rsidRPr="00FE0A4D">
              <w:rPr>
                <w:sz w:val="22"/>
                <w:szCs w:val="22"/>
                <w:lang w:val="sv-SE"/>
                <w:rPrChange w:id="1740" w:author="Bonephace Kaijage" w:date="2026-10-14T06:32:00Z" w16du:dateUtc="2026-10-14T04:32:00Z">
                  <w:rPr>
                    <w:sz w:val="22"/>
                    <w:szCs w:val="22"/>
                  </w:rPr>
                </w:rPrChange>
              </w:rPr>
              <w:t>Chanzo cha maji kikiathirika, chemsha au tibu maji ya kunywa.</w:t>
            </w:r>
          </w:p>
          <w:p w14:paraId="2B1B7032" w14:textId="059EDB5B" w:rsidR="002066E7" w:rsidRPr="00FE0A4D" w:rsidRDefault="002066E7" w:rsidP="00FE4152">
            <w:pPr>
              <w:pStyle w:val="ListParagraph"/>
              <w:rPr>
                <w:sz w:val="22"/>
                <w:szCs w:val="22"/>
                <w:lang w:val="sv-SE"/>
                <w:rPrChange w:id="1741" w:author="Bonephace Kaijage" w:date="2026-10-14T06:32:00Z" w16du:dateUtc="2026-10-14T04:32:00Z">
                  <w:rPr>
                    <w:sz w:val="22"/>
                    <w:szCs w:val="22"/>
                  </w:rPr>
                </w:rPrChange>
              </w:rPr>
            </w:pPr>
          </w:p>
        </w:tc>
        <w:tc>
          <w:tcPr>
            <w:tcW w:w="2278" w:type="dxa"/>
          </w:tcPr>
          <w:p w14:paraId="56ABE53C" w14:textId="0AEA5037"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B861C0B" w14:textId="247BDF58" w:rsidR="002066E7" w:rsidRPr="00997D17" w:rsidRDefault="00FE0A4D" w:rsidP="00FE4152">
            <w:pPr>
              <w:pStyle w:val="ListParagraph"/>
              <w:rPr>
                <w:sz w:val="22"/>
                <w:szCs w:val="22"/>
              </w:rPr>
            </w:pPr>
            <w:ins w:id="1742"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743"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2EEA565" w14:textId="47ADF807" w:rsidR="002066E7" w:rsidRPr="00997D17" w:rsidRDefault="00FE0A4D" w:rsidP="00FE4152">
            <w:pPr>
              <w:pStyle w:val="ListParagraph"/>
              <w:rPr>
                <w:sz w:val="22"/>
                <w:szCs w:val="22"/>
              </w:rPr>
            </w:pPr>
            <w:ins w:id="1744"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745"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BD5A1AC" w14:textId="615B82EB" w:rsidR="00F20E47" w:rsidRPr="00997D17" w:rsidRDefault="00FE0A4D" w:rsidP="00034217">
            <w:pPr>
              <w:pStyle w:val="ListBullet"/>
              <w:rPr>
                <w:sz w:val="22"/>
                <w:szCs w:val="22"/>
              </w:rPr>
            </w:pPr>
            <w:ins w:id="1746"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1747"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607204C3" w14:textId="46C30213" w:rsidR="00F20E47" w:rsidRPr="00997D17" w:rsidRDefault="00FE0A4D" w:rsidP="00034217">
            <w:pPr>
              <w:pStyle w:val="ListBullet"/>
              <w:rPr>
                <w:sz w:val="22"/>
                <w:szCs w:val="22"/>
              </w:rPr>
            </w:pPr>
            <w:ins w:id="1748" w:author="Bonephace Kaijage" w:date="2026-10-14T06:20:00Z" w16du:dateUtc="2026-10-14T04:20:00Z">
              <w:r>
                <w:rPr>
                  <w:sz w:val="22"/>
                  <w:szCs w:val="22"/>
                </w:rPr>
                <w:t>Call 114 and 190, and keep the road to the sites named in Know Your Risk clear so that ambulances and rescue teams can reach people.</w:t>
              </w:r>
            </w:ins>
            <w:del w:id="1749" w:author="Bonephace Kaijage" w:date="2026-10-14T06:20:00Z" w16du:dateUtc="2026-10-14T04:20:00Z">
              <w:r w:rsidR="00275313" w:rsidRPr="00997D17" w:rsidDel="00FE0A4D">
                <w:rPr>
                  <w:sz w:val="22"/>
                  <w:szCs w:val="22"/>
                </w:rPr>
                <w:delText>Call 114 and 190. Keep the road to the named sites clear for ambulances.</w:delText>
              </w:r>
            </w:del>
          </w:p>
          <w:p w14:paraId="295492EF" w14:textId="20E3B3CA" w:rsidR="00F20E47" w:rsidRPr="00997D17" w:rsidRDefault="00275313" w:rsidP="00034217">
            <w:pPr>
              <w:pStyle w:val="ListBullet"/>
              <w:rPr>
                <w:sz w:val="22"/>
                <w:szCs w:val="22"/>
              </w:rPr>
            </w:pPr>
            <w:r w:rsidRPr="00997D17">
              <w:rPr>
                <w:sz w:val="22"/>
                <w:szCs w:val="22"/>
              </w:rPr>
              <w:t xml:space="preserve">Open the shelter and register every </w:t>
            </w:r>
            <w:r w:rsidRPr="00997D17">
              <w:rPr>
                <w:sz w:val="22"/>
                <w:szCs w:val="22"/>
              </w:rPr>
              <w:lastRenderedPageBreak/>
              <w:t>household. Note who is missing.</w:t>
            </w:r>
          </w:p>
          <w:p w14:paraId="184BCD8A" w14:textId="5AB590F9" w:rsidR="002066E7" w:rsidRPr="00997D17" w:rsidRDefault="00275313" w:rsidP="00034217">
            <w:pPr>
              <w:pStyle w:val="ListBullet"/>
              <w:rPr>
                <w:sz w:val="22"/>
                <w:szCs w:val="22"/>
              </w:rPr>
            </w:pPr>
            <w:r w:rsidRPr="00997D17">
              <w:rPr>
                <w:sz w:val="22"/>
                <w:szCs w:val="22"/>
              </w:rPr>
              <w:t>Health team: injury first, then cholera if the water is dirty.</w:t>
            </w:r>
          </w:p>
        </w:tc>
        <w:tc>
          <w:tcPr>
            <w:tcW w:w="2279" w:type="dxa"/>
          </w:tcPr>
          <w:p w14:paraId="43059C05" w14:textId="0F47F166" w:rsidR="00F20E47"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1D03BCD3" w14:textId="0587AA51"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72BD98BA" w14:textId="79C5FEAA"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2F18E34E" w14:textId="3BC7AFB4"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bl>
    <w:p w14:paraId="0E994F94"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55BEF2F0"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40095C0A" w14:textId="3910D4C2"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790D77F5" w14:textId="582935FF" w:rsidR="00250A71" w:rsidRPr="008F12E3" w:rsidRDefault="00FE4152" w:rsidP="00FE4152">
      <w:pPr>
        <w:pStyle w:val="ListParagraph"/>
        <w:rPr>
          <w:sz w:val="22"/>
          <w:szCs w:val="22"/>
        </w:rPr>
      </w:pPr>
      <w:r w:rsidRPr="00997D17">
        <w:rPr>
          <w:sz w:val="22"/>
          <w:szCs w:val="22"/>
        </w:rPr>
        <w:t>Bukoba Municipal Council — Halmashauri ya Manispaa ya Bukoba (Bukoba Urban / Bukoba Mjini)</w:t>
      </w:r>
    </w:p>
    <w:p w14:paraId="6804C2F4" w14:textId="77777777" w:rsidR="00AB6CF2" w:rsidRDefault="00FE4152" w:rsidP="00FE4152">
      <w:pPr>
        <w:rPr>
          <w:sz w:val="22"/>
          <w:szCs w:val="22"/>
        </w:rPr>
      </w:pPr>
      <w:r w:rsidRPr="00997D17">
        <w:rPr>
          <w:sz w:val="22"/>
          <w:szCs w:val="22"/>
        </w:rPr>
        <w:t>7. KATAVI REGION | MKOA WA KATAVI</w:t>
      </w:r>
    </w:p>
    <w:p w14:paraId="7664E22E" w14:textId="77777777" w:rsidR="00AB6CF2" w:rsidRDefault="00AB6CF2" w:rsidP="00AB6CF2">
      <w:pPr>
        <w:rPr>
          <w:color w:val="000000"/>
        </w:rPr>
      </w:pPr>
    </w:p>
    <w:p w14:paraId="73C42394" w14:textId="77777777" w:rsidR="00AB6CF2" w:rsidRDefault="00AB6CF2" w:rsidP="00AB6CF2">
      <w:pPr>
        <w:pStyle w:val="Strong1"/>
        <w:jc w:val="both"/>
        <w:rPr>
          <w:color w:val="000000"/>
        </w:rPr>
      </w:pPr>
      <w:r w:rsidRPr="00AB6CF2">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B6CF2" w:rsidRPr="00AB6CF2" w14:paraId="79FEC2C5" w14:textId="77777777" w:rsidTr="00AB6CF2">
        <w:tc>
          <w:tcPr>
            <w:tcW w:w="3420" w:type="dxa"/>
            <w:shd w:val="clear" w:color="D9D9D9" w:fill="D9D9D9"/>
          </w:tcPr>
          <w:p w14:paraId="6AAE9432" w14:textId="43687DDB" w:rsidR="00AB6CF2" w:rsidRPr="00AB6CF2" w:rsidRDefault="00AB6CF2" w:rsidP="00AB6CF2">
            <w:pPr>
              <w:jc w:val="both"/>
              <w:rPr>
                <w:color w:val="000000"/>
              </w:rPr>
            </w:pPr>
            <w:r w:rsidRPr="00AB6CF2">
              <w:rPr>
                <w:color w:val="000000"/>
              </w:rPr>
              <w:t>AREA (EN)</w:t>
            </w:r>
          </w:p>
        </w:tc>
        <w:tc>
          <w:tcPr>
            <w:tcW w:w="3235" w:type="dxa"/>
            <w:shd w:val="clear" w:color="D9D9D9" w:fill="D9D9D9"/>
          </w:tcPr>
          <w:p w14:paraId="467840A5" w14:textId="1AB10F28" w:rsidR="00AB6CF2" w:rsidRPr="00AB6CF2" w:rsidRDefault="00AB6CF2" w:rsidP="00AB6CF2">
            <w:pPr>
              <w:jc w:val="both"/>
              <w:rPr>
                <w:color w:val="000000"/>
              </w:rPr>
            </w:pPr>
            <w:r w:rsidRPr="00AB6CF2">
              <w:rPr>
                <w:color w:val="000000"/>
              </w:rPr>
              <w:t>ENEO (SW)</w:t>
            </w:r>
          </w:p>
        </w:tc>
        <w:tc>
          <w:tcPr>
            <w:tcW w:w="3605" w:type="dxa"/>
            <w:shd w:val="clear" w:color="D9D9D9" w:fill="D9D9D9"/>
          </w:tcPr>
          <w:p w14:paraId="0E54C4CC" w14:textId="159F27C8" w:rsidR="00AB6CF2" w:rsidRPr="00AB6CF2" w:rsidRDefault="00AB6CF2" w:rsidP="00AB6CF2">
            <w:pPr>
              <w:jc w:val="both"/>
              <w:rPr>
                <w:color w:val="000000"/>
              </w:rPr>
            </w:pPr>
            <w:r w:rsidRPr="00AB6CF2">
              <w:rPr>
                <w:color w:val="000000"/>
              </w:rPr>
              <w:t>RISK STATEMENT (EN)</w:t>
            </w:r>
          </w:p>
        </w:tc>
        <w:tc>
          <w:tcPr>
            <w:tcW w:w="3325" w:type="dxa"/>
            <w:shd w:val="clear" w:color="D9D9D9" w:fill="D9D9D9"/>
          </w:tcPr>
          <w:p w14:paraId="650E8B31" w14:textId="15C5EA9E" w:rsidR="00AB6CF2" w:rsidRPr="00AB6CF2" w:rsidRDefault="00AB6CF2" w:rsidP="00AB6CF2">
            <w:pPr>
              <w:jc w:val="both"/>
              <w:rPr>
                <w:color w:val="000000"/>
              </w:rPr>
            </w:pPr>
            <w:r w:rsidRPr="00AB6CF2">
              <w:rPr>
                <w:color w:val="000000"/>
              </w:rPr>
              <w:t>TAMKO LA HATARI (SW)</w:t>
            </w:r>
          </w:p>
        </w:tc>
      </w:tr>
      <w:tr w:rsidR="00AB6CF2" w:rsidRPr="00AB6CF2" w14:paraId="7C012C30" w14:textId="77777777" w:rsidTr="00AB6CF2">
        <w:tc>
          <w:tcPr>
            <w:tcW w:w="3420" w:type="dxa"/>
          </w:tcPr>
          <w:p w14:paraId="3D82F5F4" w14:textId="64C66366" w:rsidR="00AB6CF2" w:rsidRPr="00AB6CF2" w:rsidRDefault="00AB6CF2" w:rsidP="00AB6CF2">
            <w:pPr>
              <w:pStyle w:val="ListParagraph"/>
              <w:numPr>
                <w:ilvl w:val="0"/>
                <w:numId w:val="1"/>
              </w:numPr>
              <w:jc w:val="both"/>
              <w:rPr>
                <w:color w:val="000000"/>
              </w:rPr>
            </w:pPr>
            <w:r w:rsidRPr="00AB6CF2">
              <w:rPr>
                <w:color w:val="000000"/>
              </w:rPr>
              <w:t>Mpanda Municipal: town streams and valley settlements</w:t>
            </w:r>
          </w:p>
        </w:tc>
        <w:tc>
          <w:tcPr>
            <w:tcW w:w="3235" w:type="dxa"/>
          </w:tcPr>
          <w:p w14:paraId="64226B2E" w14:textId="29E01C25" w:rsidR="00AB6CF2" w:rsidRPr="00AB6CF2" w:rsidRDefault="00AB6CF2" w:rsidP="00AB6CF2">
            <w:pPr>
              <w:pStyle w:val="ListParagraph"/>
              <w:numPr>
                <w:ilvl w:val="0"/>
                <w:numId w:val="1"/>
              </w:numPr>
              <w:jc w:val="both"/>
              <w:rPr>
                <w:color w:val="000000"/>
                <w:lang w:val="sv-SE"/>
              </w:rPr>
            </w:pPr>
            <w:r w:rsidRPr="00AB6CF2">
              <w:rPr>
                <w:color w:val="000000"/>
                <w:lang w:val="sv-SE"/>
              </w:rPr>
              <w:t>Manispaa ya Mpanda: vijito vya mjini na makazi ya mabondeni</w:t>
            </w:r>
          </w:p>
        </w:tc>
        <w:tc>
          <w:tcPr>
            <w:tcW w:w="3605" w:type="dxa"/>
          </w:tcPr>
          <w:p w14:paraId="04935C4A" w14:textId="3E63154C" w:rsidR="00AB6CF2" w:rsidRPr="00DC5789" w:rsidRDefault="00DC5789" w:rsidP="00DC5789">
            <w:pPr>
              <w:pStyle w:val="ListParagraph"/>
              <w:numPr>
                <w:ilvl w:val="0"/>
                <w:numId w:val="1"/>
              </w:numPr>
              <w:jc w:val="both"/>
              <w:rPr>
                <w:color w:val="000000"/>
              </w:rPr>
            </w:pPr>
            <w:r w:rsidRPr="00DC5789">
              <w:rPr>
                <w:color w:val="000000"/>
              </w:rPr>
              <w:t>This area is a fast-growing town where seasonal streams flood low streets and unplanned plots during heavy Msimu storms, and lightning is frequent.</w:t>
            </w:r>
          </w:p>
          <w:p w14:paraId="74BEF3C1" w14:textId="77777777" w:rsidR="000343A2" w:rsidRDefault="00DC5789" w:rsidP="00DC5789">
            <w:pPr>
              <w:pStyle w:val="ListParagraph"/>
              <w:numPr>
                <w:ilvl w:val="0"/>
                <w:numId w:val="1"/>
              </w:numPr>
              <w:jc w:val="both"/>
              <w:rPr>
                <w:ins w:id="1750" w:author="Bonephace Kaijage" w:date="2026-10-11T06:56:00Z" w16du:dateUtc="2026-10-11T03:56:00Z"/>
                <w:color w:val="000000"/>
              </w:rPr>
            </w:pPr>
            <w:r>
              <w:rPr>
                <w:color w:val="000000"/>
              </w:rPr>
              <w:t>For those living and trading here, it helps to</w:t>
            </w:r>
            <w:r w:rsidRPr="00DC5789">
              <w:rPr>
                <w:color w:val="000000"/>
              </w:rPr>
              <w:t xml:space="preserve"> keep drains and stream reserves clear, build above known flood marks and fit lightning arresters on schools and markets.</w:t>
            </w:r>
          </w:p>
          <w:p w14:paraId="237B9311" w14:textId="41BF1B74" w:rsidR="000343A2" w:rsidRDefault="00FE0A4D" w:rsidP="00DC5789">
            <w:pPr>
              <w:pStyle w:val="ListParagraph"/>
              <w:numPr>
                <w:ilvl w:val="0"/>
                <w:numId w:val="1"/>
              </w:numPr>
              <w:jc w:val="both"/>
              <w:rPr>
                <w:ins w:id="1751" w:author="Bonephace Kaijage" w:date="2026-10-11T06:56:00Z" w16du:dateUtc="2026-10-11T03:56:00Z"/>
                <w:color w:val="000000"/>
              </w:rPr>
            </w:pPr>
            <w:ins w:id="1752" w:author="Bonephace Kaijage" w:date="2026-10-14T05:56:00Z" w16du:dateUtc="2026-10-14T03:56:00Z">
              <w:r>
                <w:rPr>
                  <w:color w:val="000000"/>
                </w:rPr>
                <w:t>What raises the risk: taking up plots inside the stream reserves, filling drains with waste and sheltering under trees or in open ground when thunder starts.</w:t>
              </w:r>
            </w:ins>
          </w:p>
          <w:p w14:paraId="520448FA" w14:textId="77777777" w:rsidR="00FE0A4D" w:rsidRDefault="000343A2" w:rsidP="00DC5789">
            <w:pPr>
              <w:pStyle w:val="ListParagraph"/>
              <w:numPr>
                <w:ilvl w:val="0"/>
                <w:numId w:val="1"/>
              </w:numPr>
              <w:jc w:val="both"/>
              <w:rPr>
                <w:ins w:id="1753" w:author="Bonephace Kaijage" w:date="2026-10-14T05:58:00Z" w16du:dateUtc="2026-10-14T03:58:00Z"/>
                <w:color w:val="000000"/>
              </w:rPr>
            </w:pPr>
            <w:ins w:id="1754" w:author="Bonephace Kaijage" w:date="2026-10-11T06:56:00Z" w16du:dateUtc="2026-10-11T03:56:00Z">
              <w:r>
                <w:rPr>
                  <w:color w:val="000000"/>
                </w:rPr>
                <w:t>Know the higher street or school ground away from the stream that you will move to, and go when the stream rises towards the road; get into a solid roofed building as soon as thunder is heard.</w:t>
              </w:r>
            </w:ins>
          </w:p>
          <w:p w14:paraId="17769FE0" w14:textId="09708EFE" w:rsidR="00AB6CF2" w:rsidRPr="00DC5789" w:rsidRDefault="00FE0A4D" w:rsidP="00DC5789">
            <w:pPr>
              <w:pStyle w:val="ListParagraph"/>
              <w:numPr>
                <w:ilvl w:val="0"/>
                <w:numId w:val="1"/>
              </w:numPr>
              <w:jc w:val="both"/>
              <w:rPr>
                <w:bCs/>
                <w:color w:val="000000"/>
              </w:rPr>
            </w:pPr>
            <w:ins w:id="1755" w:author="Bonephace Kaijage" w:date="2026-10-14T05:58:00Z" w16du:dateUtc="2026-10-14T03:58:00Z">
              <w:r>
                <w:rPr>
                  <w:color w:val="000000"/>
                </w:rPr>
                <w:lastRenderedPageBreak/>
                <w:t>Agree who will help anyone in the household who cannot move, see or hear a warning on their own.</w:t>
              </w:r>
            </w:ins>
          </w:p>
        </w:tc>
        <w:tc>
          <w:tcPr>
            <w:tcW w:w="3325" w:type="dxa"/>
          </w:tcPr>
          <w:p w14:paraId="600B1B82" w14:textId="178A7D10" w:rsidR="00AB6CF2" w:rsidRPr="00DC5789" w:rsidRDefault="00DC5789" w:rsidP="00DC5789">
            <w:pPr>
              <w:pStyle w:val="ListParagraph"/>
              <w:numPr>
                <w:ilvl w:val="0"/>
                <w:numId w:val="1"/>
              </w:numPr>
              <w:jc w:val="both"/>
              <w:rPr>
                <w:color w:val="000000"/>
              </w:rPr>
            </w:pPr>
            <w:r w:rsidRPr="00DC5789">
              <w:rPr>
                <w:color w:val="000000"/>
              </w:rPr>
              <w:lastRenderedPageBreak/>
              <w:t>Eneo hili ni mji unaokua kwa kasi ambapo vijito vya msimu hufurika mitaa ya chini na viwanja holela wakati wa dhoruba kali za Msimu, na radi hupiga mara kwa mara.</w:t>
            </w:r>
          </w:p>
          <w:p w14:paraId="69793016" w14:textId="77777777" w:rsidR="000343A2" w:rsidRDefault="00DC5789" w:rsidP="00DC5789">
            <w:pPr>
              <w:pStyle w:val="ListParagraph"/>
              <w:numPr>
                <w:ilvl w:val="0"/>
                <w:numId w:val="1"/>
              </w:numPr>
              <w:jc w:val="both"/>
              <w:rPr>
                <w:ins w:id="1756" w:author="Bonephace Kaijage" w:date="2026-10-11T06:56:00Z" w16du:dateUtc="2026-10-11T03:56:00Z"/>
                <w:color w:val="000000"/>
              </w:rPr>
            </w:pPr>
            <w:r>
              <w:rPr>
                <w:color w:val="000000"/>
              </w:rPr>
              <w:t>Kwa wanaoishi na kufanya biashara hapa, ni vyema</w:t>
            </w:r>
            <w:r w:rsidRPr="00DC5789">
              <w:rPr>
                <w:color w:val="000000"/>
              </w:rPr>
              <w:t xml:space="preserve"> kuweka mitaro na hifadhi za vijito wazi, kujenga juu ya alama za mafuriko zinazojulikana na kuweka vizuia radi shuleni na masokoni.</w:t>
            </w:r>
          </w:p>
          <w:p w14:paraId="716ED7E6" w14:textId="49DD3408" w:rsidR="000343A2" w:rsidRDefault="00FE0A4D" w:rsidP="00DC5789">
            <w:pPr>
              <w:pStyle w:val="ListParagraph"/>
              <w:numPr>
                <w:ilvl w:val="0"/>
                <w:numId w:val="1"/>
              </w:numPr>
              <w:jc w:val="both"/>
              <w:rPr>
                <w:ins w:id="1757" w:author="Bonephace Kaijage" w:date="2026-10-11T06:56:00Z" w16du:dateUtc="2026-10-11T03:56:00Z"/>
                <w:color w:val="000000"/>
              </w:rPr>
            </w:pPr>
            <w:ins w:id="1758" w:author="Bonephace Kaijage" w:date="2026-10-14T05:56:00Z" w16du:dateUtc="2026-10-14T03:56:00Z">
              <w:r>
                <w:rPr>
                  <w:color w:val="000000"/>
                </w:rPr>
                <w:t>Kinachoongeza hatari: kuchukua viwanja ndani ya hifadhi za vijito, kujaza mitaro kwa taka na kujikinga chini ya miti au uwanjani ngurumo zinapoanza.</w:t>
              </w:r>
            </w:ins>
          </w:p>
          <w:p w14:paraId="794651FB" w14:textId="77777777" w:rsidR="00FE0A4D" w:rsidRDefault="000343A2" w:rsidP="00DC5789">
            <w:pPr>
              <w:pStyle w:val="ListParagraph"/>
              <w:numPr>
                <w:ilvl w:val="0"/>
                <w:numId w:val="1"/>
              </w:numPr>
              <w:jc w:val="both"/>
              <w:rPr>
                <w:ins w:id="1759" w:author="Bonephace Kaijage" w:date="2026-10-14T05:58:00Z" w16du:dateUtc="2026-10-14T03:58:00Z"/>
                <w:color w:val="000000"/>
              </w:rPr>
            </w:pPr>
            <w:ins w:id="1760" w:author="Bonephace Kaijage" w:date="2026-10-11T06:56:00Z" w16du:dateUtc="2026-10-11T03:56:00Z">
              <w:r>
                <w:rPr>
                  <w:color w:val="000000"/>
                </w:rPr>
                <w:t xml:space="preserve">Fahamu mtaa wa juu au uwanja wa shule mbali na kijito utakaohamia, na ondoka kijito kinapoanza kupanda kuelekea </w:t>
              </w:r>
              <w:r>
                <w:rPr>
                  <w:color w:val="000000"/>
                </w:rPr>
                <w:lastRenderedPageBreak/>
                <w:t>barabarani; ingia kwenye jengo imara lenye paa mara ngurumo zinaposikika.</w:t>
              </w:r>
            </w:ins>
          </w:p>
          <w:p w14:paraId="3CE017E3" w14:textId="19C3FB54" w:rsidR="00AB6CF2" w:rsidRPr="00DC5789" w:rsidRDefault="00FE0A4D" w:rsidP="00DC5789">
            <w:pPr>
              <w:pStyle w:val="ListParagraph"/>
              <w:numPr>
                <w:ilvl w:val="0"/>
                <w:numId w:val="1"/>
              </w:numPr>
              <w:jc w:val="both"/>
              <w:rPr>
                <w:bCs/>
                <w:color w:val="000000"/>
              </w:rPr>
            </w:pPr>
            <w:ins w:id="1761" w:author="Bonephace Kaijage" w:date="2026-10-14T05:58:00Z" w16du:dateUtc="2026-10-14T03:58:00Z">
              <w:r>
                <w:rPr>
                  <w:color w:val="000000"/>
                </w:rPr>
                <w:t>Kubalianeni nani atamsaidia yeyote katika kaya asiyeweza kuondoka, kuona au kusikia tahadhari peke yake.</w:t>
              </w:r>
            </w:ins>
          </w:p>
        </w:tc>
      </w:tr>
      <w:tr w:rsidR="00AB6CF2" w:rsidRPr="00AB6CF2" w14:paraId="57019D88" w14:textId="77777777" w:rsidTr="00AB6CF2">
        <w:tc>
          <w:tcPr>
            <w:tcW w:w="3420" w:type="dxa"/>
          </w:tcPr>
          <w:p w14:paraId="54092DA4" w14:textId="32790B28" w:rsidR="00AB6CF2" w:rsidRPr="00AB6CF2" w:rsidRDefault="00AB6CF2" w:rsidP="00AB6CF2">
            <w:pPr>
              <w:pStyle w:val="ListParagraph"/>
              <w:numPr>
                <w:ilvl w:val="0"/>
                <w:numId w:val="1"/>
              </w:numPr>
              <w:jc w:val="both"/>
              <w:rPr>
                <w:color w:val="000000"/>
              </w:rPr>
            </w:pPr>
            <w:r w:rsidRPr="00AB6CF2">
              <w:rPr>
                <w:color w:val="000000"/>
              </w:rPr>
              <w:lastRenderedPageBreak/>
              <w:t>Mlele: Katavi plains and reserve edges</w:t>
            </w:r>
          </w:p>
        </w:tc>
        <w:tc>
          <w:tcPr>
            <w:tcW w:w="3235" w:type="dxa"/>
          </w:tcPr>
          <w:p w14:paraId="7F28BE52" w14:textId="68ADD2B9" w:rsidR="00AB6CF2" w:rsidRPr="00AB6CF2" w:rsidRDefault="00AB6CF2" w:rsidP="00AB6CF2">
            <w:pPr>
              <w:pStyle w:val="ListParagraph"/>
              <w:numPr>
                <w:ilvl w:val="0"/>
                <w:numId w:val="1"/>
              </w:numPr>
              <w:jc w:val="both"/>
              <w:rPr>
                <w:color w:val="000000"/>
                <w:lang w:val="sv-SE"/>
              </w:rPr>
            </w:pPr>
            <w:r w:rsidRPr="00AB6CF2">
              <w:rPr>
                <w:color w:val="000000"/>
                <w:lang w:val="sv-SE"/>
              </w:rPr>
              <w:t>Mlele: tambarare za Katavi na pembezoni mwa hifadhi</w:t>
            </w:r>
          </w:p>
        </w:tc>
        <w:tc>
          <w:tcPr>
            <w:tcW w:w="3605" w:type="dxa"/>
          </w:tcPr>
          <w:p w14:paraId="4D050E1A" w14:textId="04467F15" w:rsidR="00AB6CF2" w:rsidRPr="00DC5789" w:rsidRDefault="00DC5789" w:rsidP="00DC5789">
            <w:pPr>
              <w:pStyle w:val="ListParagraph"/>
              <w:numPr>
                <w:ilvl w:val="0"/>
                <w:numId w:val="1"/>
              </w:numPr>
              <w:jc w:val="both"/>
              <w:rPr>
                <w:color w:val="000000"/>
              </w:rPr>
            </w:pPr>
            <w:r w:rsidRPr="00DC5789">
              <w:rPr>
                <w:color w:val="000000"/>
              </w:rPr>
              <w:t>This area borders Katavi National Park and forest reserves: wildlife raids crops, dry-season fires spread through miombo, and rivers flood the plains in heavy rains.</w:t>
            </w:r>
          </w:p>
          <w:p w14:paraId="348A3099" w14:textId="77777777" w:rsidR="000343A2" w:rsidRDefault="00DC5789" w:rsidP="00DC5789">
            <w:pPr>
              <w:pStyle w:val="ListParagraph"/>
              <w:numPr>
                <w:ilvl w:val="0"/>
                <w:numId w:val="1"/>
              </w:numPr>
              <w:jc w:val="both"/>
              <w:rPr>
                <w:ins w:id="1762" w:author="Bonephace Kaijage" w:date="2026-10-11T06:56:00Z" w16du:dateUtc="2026-10-11T03:56:00Z"/>
                <w:color w:val="000000"/>
              </w:rPr>
            </w:pPr>
            <w:r>
              <w:rPr>
                <w:color w:val="000000"/>
              </w:rPr>
              <w:t>For those living and farming here, it helps to</w:t>
            </w:r>
            <w:r w:rsidRPr="00DC5789">
              <w:rPr>
                <w:color w:val="000000"/>
              </w:rPr>
              <w:t xml:space="preserve"> keep fire breaks around homes and fields, use community deterrents against wildlife and keep homes off the flood plain.</w:t>
            </w:r>
          </w:p>
          <w:p w14:paraId="5A377731" w14:textId="77E06E3F" w:rsidR="000343A2" w:rsidRDefault="00FE0A4D" w:rsidP="00DC5789">
            <w:pPr>
              <w:pStyle w:val="ListParagraph"/>
              <w:numPr>
                <w:ilvl w:val="0"/>
                <w:numId w:val="1"/>
              </w:numPr>
              <w:jc w:val="both"/>
              <w:rPr>
                <w:ins w:id="1763" w:author="Bonephace Kaijage" w:date="2026-10-11T06:56:00Z" w16du:dateUtc="2026-10-11T03:56:00Z"/>
                <w:color w:val="000000"/>
              </w:rPr>
            </w:pPr>
            <w:ins w:id="1764" w:author="Bonephace Kaijage" w:date="2026-10-14T05:56:00Z" w16du:dateUtc="2026-10-14T03:56:00Z">
              <w:r>
                <w:rPr>
                  <w:color w:val="000000"/>
                </w:rPr>
                <w:t>What raises the risk: opening fields and settling right against the reserve boundary, burning grass on windy days and building on the river flood plain.</w:t>
              </w:r>
            </w:ins>
          </w:p>
          <w:p w14:paraId="66056752" w14:textId="77777777" w:rsidR="00FE0A4D" w:rsidRDefault="000343A2" w:rsidP="00DC5789">
            <w:pPr>
              <w:pStyle w:val="ListParagraph"/>
              <w:numPr>
                <w:ilvl w:val="0"/>
                <w:numId w:val="1"/>
              </w:numPr>
              <w:jc w:val="both"/>
              <w:rPr>
                <w:ins w:id="1765" w:author="Bonephace Kaijage" w:date="2026-10-14T05:58:00Z" w16du:dateUtc="2026-10-14T03:58:00Z"/>
                <w:color w:val="000000"/>
              </w:rPr>
            </w:pPr>
            <w:ins w:id="1766" w:author="Bonephace Kaijage" w:date="2026-10-11T06:56:00Z" w16du:dateUtc="2026-10-11T03:56:00Z">
              <w:r>
                <w:rPr>
                  <w:color w:val="000000"/>
                </w:rPr>
                <w:t>Know the cleared open ground away from the miombo that your village will move to if fire comes, and the raised ground away from the river for floods; leave as soon as smoke is seen or the river starts to rise.</w:t>
              </w:r>
            </w:ins>
          </w:p>
          <w:p w14:paraId="591A5682" w14:textId="7859A28E" w:rsidR="00AB6CF2" w:rsidRPr="00DC5789" w:rsidRDefault="00FE0A4D" w:rsidP="00DC5789">
            <w:pPr>
              <w:pStyle w:val="ListParagraph"/>
              <w:numPr>
                <w:ilvl w:val="0"/>
                <w:numId w:val="1"/>
              </w:numPr>
              <w:jc w:val="both"/>
              <w:rPr>
                <w:bCs/>
                <w:color w:val="000000"/>
              </w:rPr>
            </w:pPr>
            <w:ins w:id="1767" w:author="Bonephace Kaijage" w:date="2026-10-14T05:58:00Z" w16du:dateUtc="2026-10-14T03:58:00Z">
              <w:r>
                <w:rPr>
                  <w:color w:val="000000"/>
                </w:rPr>
                <w:t>Agree who will help anyone in the household who cannot move, see or hear a warning on their own.</w:t>
              </w:r>
            </w:ins>
          </w:p>
        </w:tc>
        <w:tc>
          <w:tcPr>
            <w:tcW w:w="3325" w:type="dxa"/>
          </w:tcPr>
          <w:p w14:paraId="39463184" w14:textId="3BB63B95" w:rsidR="00AB6CF2" w:rsidRPr="00DC5789" w:rsidRDefault="00DC5789" w:rsidP="00DC5789">
            <w:pPr>
              <w:pStyle w:val="ListParagraph"/>
              <w:numPr>
                <w:ilvl w:val="0"/>
                <w:numId w:val="1"/>
              </w:numPr>
              <w:jc w:val="both"/>
              <w:rPr>
                <w:color w:val="000000"/>
              </w:rPr>
            </w:pPr>
            <w:r w:rsidRPr="00DC5789">
              <w:rPr>
                <w:color w:val="000000"/>
              </w:rPr>
              <w:t>Eneo hili linapakana na Hifadhi ya Taifa Katavi na hifadhi za misitu: wanyamapori huvamia mazao, moto wa kiangazi husambaa kwenye miombo, na mito hufurika tambarare wakati wa mvua kubwa.</w:t>
            </w:r>
          </w:p>
          <w:p w14:paraId="678C6EBA" w14:textId="77777777" w:rsidR="000343A2" w:rsidRDefault="00DC5789" w:rsidP="00DC5789">
            <w:pPr>
              <w:pStyle w:val="ListParagraph"/>
              <w:numPr>
                <w:ilvl w:val="0"/>
                <w:numId w:val="1"/>
              </w:numPr>
              <w:jc w:val="both"/>
              <w:rPr>
                <w:ins w:id="1768" w:author="Bonephace Kaijage" w:date="2026-10-11T06:56:00Z" w16du:dateUtc="2026-10-11T03:56:00Z"/>
                <w:color w:val="000000"/>
              </w:rPr>
            </w:pPr>
            <w:r>
              <w:rPr>
                <w:color w:val="000000"/>
              </w:rPr>
              <w:t>Kwa wanaoishi na kulima hapa, ni vyema</w:t>
            </w:r>
            <w:r w:rsidRPr="00DC5789">
              <w:rPr>
                <w:color w:val="000000"/>
              </w:rPr>
              <w:t xml:space="preserve"> kuweka njia za kuzuia moto kuzunguka nyumba na mashamba, kutumia mbinu za jamii kufukuza wanyama na kujenga nje ya tambarare za mafuriko.</w:t>
            </w:r>
          </w:p>
          <w:p w14:paraId="15E6867E" w14:textId="27DFE0E6" w:rsidR="000343A2" w:rsidRDefault="00FE0A4D" w:rsidP="00DC5789">
            <w:pPr>
              <w:pStyle w:val="ListParagraph"/>
              <w:numPr>
                <w:ilvl w:val="0"/>
                <w:numId w:val="1"/>
              </w:numPr>
              <w:jc w:val="both"/>
              <w:rPr>
                <w:ins w:id="1769" w:author="Bonephace Kaijage" w:date="2026-10-11T06:56:00Z" w16du:dateUtc="2026-10-11T03:56:00Z"/>
                <w:color w:val="000000"/>
              </w:rPr>
            </w:pPr>
            <w:ins w:id="1770" w:author="Bonephace Kaijage" w:date="2026-10-14T05:56:00Z" w16du:dateUtc="2026-10-14T03:56:00Z">
              <w:r>
                <w:rPr>
                  <w:color w:val="000000"/>
                </w:rPr>
                <w:t>Kinachoongeza hatari: kufungua mashamba na kukaa moja kwa moja mpakani mwa hifadhi, kuchoma nyasi siku za upepo na kujenga kwenye tambarare za mafuriko za mto.</w:t>
              </w:r>
            </w:ins>
          </w:p>
          <w:p w14:paraId="16BB6D34" w14:textId="77777777" w:rsidR="00FE0A4D" w:rsidRDefault="000343A2" w:rsidP="00DC5789">
            <w:pPr>
              <w:pStyle w:val="ListParagraph"/>
              <w:numPr>
                <w:ilvl w:val="0"/>
                <w:numId w:val="1"/>
              </w:numPr>
              <w:jc w:val="both"/>
              <w:rPr>
                <w:ins w:id="1771" w:author="Bonephace Kaijage" w:date="2026-10-14T05:58:00Z" w16du:dateUtc="2026-10-14T03:58:00Z"/>
                <w:color w:val="000000"/>
              </w:rPr>
            </w:pPr>
            <w:ins w:id="1772" w:author="Bonephace Kaijage" w:date="2026-10-11T06:56:00Z" w16du:dateUtc="2026-10-11T03:56:00Z">
              <w:r>
                <w:rPr>
                  <w:color w:val="000000"/>
                </w:rPr>
                <w:t>Fahamu uwanja wazi uliosafishwa mbali na miombo ambao kijiji chenu kitahamia moto ukija, na eneo lililoinuka mbali na mto kwa mafuriko; ondokeni mara moshi unapoonekana au mto unapoanza kujaa.</w:t>
              </w:r>
            </w:ins>
          </w:p>
          <w:p w14:paraId="6275A9D8" w14:textId="2F5922AF" w:rsidR="00AB6CF2" w:rsidRPr="00DC5789" w:rsidRDefault="00FE0A4D" w:rsidP="00DC5789">
            <w:pPr>
              <w:pStyle w:val="ListParagraph"/>
              <w:numPr>
                <w:ilvl w:val="0"/>
                <w:numId w:val="1"/>
              </w:numPr>
              <w:jc w:val="both"/>
              <w:rPr>
                <w:bCs/>
                <w:color w:val="000000"/>
              </w:rPr>
            </w:pPr>
            <w:ins w:id="1773" w:author="Bonephace Kaijage" w:date="2026-10-14T05:58:00Z" w16du:dateUtc="2026-10-14T03:58:00Z">
              <w:r>
                <w:rPr>
                  <w:color w:val="000000"/>
                </w:rPr>
                <w:lastRenderedPageBreak/>
                <w:t>Kubalianeni nani atamsaidia yeyote katika kaya asiyeweza kuondoka, kuona au kusikia tahadhari peke yake.</w:t>
              </w:r>
            </w:ins>
          </w:p>
        </w:tc>
      </w:tr>
      <w:tr w:rsidR="00AB6CF2" w:rsidRPr="00AB6CF2" w14:paraId="6D4563DC" w14:textId="77777777" w:rsidTr="00AB6CF2">
        <w:tc>
          <w:tcPr>
            <w:tcW w:w="3420" w:type="dxa"/>
          </w:tcPr>
          <w:p w14:paraId="740550FB" w14:textId="5CA63BF5" w:rsidR="00AB6CF2" w:rsidRPr="00AB6CF2" w:rsidRDefault="00AB6CF2" w:rsidP="00AB6CF2">
            <w:pPr>
              <w:pStyle w:val="ListParagraph"/>
              <w:numPr>
                <w:ilvl w:val="0"/>
                <w:numId w:val="1"/>
              </w:numPr>
              <w:jc w:val="both"/>
              <w:rPr>
                <w:color w:val="000000"/>
              </w:rPr>
            </w:pPr>
            <w:r w:rsidRPr="00AB6CF2">
              <w:rPr>
                <w:color w:val="000000"/>
              </w:rPr>
              <w:lastRenderedPageBreak/>
              <w:t>Mpanda DC: Lake Tanganyika shore (Karema) and hills</w:t>
            </w:r>
          </w:p>
        </w:tc>
        <w:tc>
          <w:tcPr>
            <w:tcW w:w="3235" w:type="dxa"/>
          </w:tcPr>
          <w:p w14:paraId="0B00A094" w14:textId="7057133F" w:rsidR="00AB6CF2" w:rsidRPr="00AB6CF2" w:rsidRDefault="00AB6CF2" w:rsidP="00AB6CF2">
            <w:pPr>
              <w:pStyle w:val="ListParagraph"/>
              <w:numPr>
                <w:ilvl w:val="0"/>
                <w:numId w:val="1"/>
              </w:numPr>
              <w:jc w:val="both"/>
              <w:rPr>
                <w:color w:val="000000"/>
                <w:lang w:val="sv-SE"/>
              </w:rPr>
            </w:pPr>
            <w:r w:rsidRPr="00AB6CF2">
              <w:rPr>
                <w:color w:val="000000"/>
                <w:lang w:val="sv-SE"/>
              </w:rPr>
              <w:t>Mpanda DC: ufukwe wa Ziwa Tanganyika (Karema) na milima</w:t>
            </w:r>
          </w:p>
        </w:tc>
        <w:tc>
          <w:tcPr>
            <w:tcW w:w="3605" w:type="dxa"/>
          </w:tcPr>
          <w:p w14:paraId="390F82DB" w14:textId="3D560BD1" w:rsidR="00AB6CF2" w:rsidRPr="00DC5789" w:rsidRDefault="00DC5789" w:rsidP="00DC5789">
            <w:pPr>
              <w:pStyle w:val="ListParagraph"/>
              <w:numPr>
                <w:ilvl w:val="0"/>
                <w:numId w:val="1"/>
              </w:numPr>
              <w:jc w:val="both"/>
              <w:rPr>
                <w:color w:val="000000"/>
              </w:rPr>
            </w:pPr>
            <w:r w:rsidRPr="00DC5789">
              <w:rPr>
                <w:color w:val="000000"/>
              </w:rPr>
              <w:t>This area includes the Lake Tanganyika shore around Karema, where sudden lake storms capsize boats, and steep hills where rain washes out remote roads.</w:t>
            </w:r>
          </w:p>
          <w:p w14:paraId="00D55405" w14:textId="77777777" w:rsidR="000343A2" w:rsidRDefault="00DC5789" w:rsidP="00DC5789">
            <w:pPr>
              <w:pStyle w:val="ListParagraph"/>
              <w:numPr>
                <w:ilvl w:val="0"/>
                <w:numId w:val="1"/>
              </w:numPr>
              <w:jc w:val="both"/>
              <w:rPr>
                <w:ins w:id="1774" w:author="Bonephace Kaijage" w:date="2026-10-11T06:56:00Z" w16du:dateUtc="2026-10-11T03:56:00Z"/>
                <w:color w:val="000000"/>
              </w:rPr>
            </w:pPr>
            <w:r>
              <w:rPr>
                <w:color w:val="000000"/>
              </w:rPr>
              <w:t>For those fishing and living here, it helps to</w:t>
            </w:r>
            <w:r w:rsidRPr="00DC5789">
              <w:rPr>
                <w:color w:val="000000"/>
              </w:rPr>
              <w:t xml:space="preserve"> wear life jackets, return to shore when storms build and keep homes back from the shoreline and gullies.</w:t>
            </w:r>
          </w:p>
          <w:p w14:paraId="41BD9C57" w14:textId="13E08239" w:rsidR="000343A2" w:rsidRDefault="00FE0A4D" w:rsidP="00DC5789">
            <w:pPr>
              <w:pStyle w:val="ListParagraph"/>
              <w:numPr>
                <w:ilvl w:val="0"/>
                <w:numId w:val="1"/>
              </w:numPr>
              <w:jc w:val="both"/>
              <w:rPr>
                <w:ins w:id="1775" w:author="Bonephace Kaijage" w:date="2026-10-11T06:56:00Z" w16du:dateUtc="2026-10-11T03:56:00Z"/>
                <w:color w:val="000000"/>
              </w:rPr>
            </w:pPr>
            <w:ins w:id="1776" w:author="Bonephace Kaijage" w:date="2026-10-14T05:56:00Z" w16du:dateUtc="2026-10-14T03:56:00Z">
              <w:r>
                <w:rPr>
                  <w:color w:val="000000"/>
                </w:rPr>
                <w:t>What raises the risk: going out in overloaded or unlit boats, fishing on when clouds build over the lake and building on the beach or at gully mouths.</w:t>
              </w:r>
            </w:ins>
          </w:p>
          <w:p w14:paraId="19B2C12C" w14:textId="77777777" w:rsidR="00FE0A4D" w:rsidRDefault="000343A2" w:rsidP="00DC5789">
            <w:pPr>
              <w:pStyle w:val="ListParagraph"/>
              <w:numPr>
                <w:ilvl w:val="0"/>
                <w:numId w:val="1"/>
              </w:numPr>
              <w:jc w:val="both"/>
              <w:rPr>
                <w:ins w:id="1777" w:author="Bonephace Kaijage" w:date="2026-10-14T05:58:00Z" w16du:dateUtc="2026-10-14T03:58:00Z"/>
                <w:color w:val="000000"/>
              </w:rPr>
            </w:pPr>
            <w:ins w:id="1778" w:author="Bonephace Kaijage" w:date="2026-10-11T06:56:00Z" w16du:dateUtc="2026-10-11T03:56:00Z">
              <w:r>
                <w:rPr>
                  <w:color w:val="000000"/>
                </w:rPr>
                <w:t>Know the sheltered landing you will run to when a storm builds and the firm ground above the gullies that your household will move to in heavy rain; move before the road is cut, since help here takes hours.</w:t>
              </w:r>
            </w:ins>
          </w:p>
          <w:p w14:paraId="321CF6C1" w14:textId="79A96F0D" w:rsidR="00AB6CF2" w:rsidRPr="00DC5789" w:rsidRDefault="00FE0A4D" w:rsidP="00DC5789">
            <w:pPr>
              <w:pStyle w:val="ListParagraph"/>
              <w:numPr>
                <w:ilvl w:val="0"/>
                <w:numId w:val="1"/>
              </w:numPr>
              <w:jc w:val="both"/>
              <w:rPr>
                <w:bCs/>
                <w:color w:val="000000"/>
              </w:rPr>
            </w:pPr>
            <w:ins w:id="1779" w:author="Bonephace Kaijage" w:date="2026-10-14T05:58:00Z" w16du:dateUtc="2026-10-14T03:58:00Z">
              <w:r>
                <w:rPr>
                  <w:color w:val="000000"/>
                </w:rPr>
                <w:t>Agree who will help anyone in the household who cannot move, see or hear a warning on their own.</w:t>
              </w:r>
            </w:ins>
          </w:p>
        </w:tc>
        <w:tc>
          <w:tcPr>
            <w:tcW w:w="3325" w:type="dxa"/>
          </w:tcPr>
          <w:p w14:paraId="41D15AE1" w14:textId="7A3A2A45" w:rsidR="00AB6CF2" w:rsidRPr="00DC5789" w:rsidRDefault="00DC5789" w:rsidP="00DC5789">
            <w:pPr>
              <w:pStyle w:val="ListParagraph"/>
              <w:numPr>
                <w:ilvl w:val="0"/>
                <w:numId w:val="1"/>
              </w:numPr>
              <w:jc w:val="both"/>
              <w:rPr>
                <w:color w:val="000000"/>
              </w:rPr>
            </w:pPr>
            <w:r w:rsidRPr="00DC5789">
              <w:rPr>
                <w:color w:val="000000"/>
              </w:rPr>
              <w:t>Eneo hili linajumuisha ufukwe wa Ziwa Tanganyika kuzunguka Karema, ambapo dhoruba za ghafla ziwani hupindua vyombo, na milima mikali ambapo mvua husomba barabara za mbali.</w:t>
            </w:r>
          </w:p>
          <w:p w14:paraId="739A4CCA" w14:textId="77777777" w:rsidR="000343A2" w:rsidRDefault="00DC5789" w:rsidP="00DC5789">
            <w:pPr>
              <w:pStyle w:val="ListParagraph"/>
              <w:numPr>
                <w:ilvl w:val="0"/>
                <w:numId w:val="1"/>
              </w:numPr>
              <w:jc w:val="both"/>
              <w:rPr>
                <w:ins w:id="1780" w:author="Bonephace Kaijage" w:date="2026-10-11T06:56:00Z" w16du:dateUtc="2026-10-11T03:56:00Z"/>
                <w:color w:val="000000"/>
              </w:rPr>
            </w:pPr>
            <w:r>
              <w:rPr>
                <w:color w:val="000000"/>
              </w:rPr>
              <w:t>Kwa wanaovua na kuishi hapa, ni vyema</w:t>
            </w:r>
            <w:r w:rsidRPr="00DC5789">
              <w:rPr>
                <w:color w:val="000000"/>
              </w:rPr>
              <w:t xml:space="preserve"> kuvaa maboya ya kujiokoa, kurudi ufukweni dhoruba inapojitokeza na kujenga mbali na ufukwe na makorongo.</w:t>
            </w:r>
          </w:p>
          <w:p w14:paraId="49973B03" w14:textId="72875183" w:rsidR="000343A2" w:rsidRDefault="00FE0A4D" w:rsidP="00DC5789">
            <w:pPr>
              <w:pStyle w:val="ListParagraph"/>
              <w:numPr>
                <w:ilvl w:val="0"/>
                <w:numId w:val="1"/>
              </w:numPr>
              <w:jc w:val="both"/>
              <w:rPr>
                <w:ins w:id="1781" w:author="Bonephace Kaijage" w:date="2026-10-11T06:56:00Z" w16du:dateUtc="2026-10-11T03:56:00Z"/>
                <w:color w:val="000000"/>
              </w:rPr>
            </w:pPr>
            <w:ins w:id="1782" w:author="Bonephace Kaijage" w:date="2026-10-14T05:56:00Z" w16du:dateUtc="2026-10-14T03:56:00Z">
              <w:r>
                <w:rPr>
                  <w:color w:val="000000"/>
                </w:rPr>
                <w:t>Kinachoongeza hatari: kutoka ziwani kwa vyombo vilivyojaa kupita kiasi au visivyo na taa, kuendelea kuvua mawingu yanapojengeka juu ya ziwa na kujenga ufukweni au midomoni mwa makorongo.</w:t>
              </w:r>
            </w:ins>
          </w:p>
          <w:p w14:paraId="1435160E" w14:textId="77777777" w:rsidR="00FE0A4D" w:rsidRDefault="000343A2" w:rsidP="00DC5789">
            <w:pPr>
              <w:pStyle w:val="ListParagraph"/>
              <w:numPr>
                <w:ilvl w:val="0"/>
                <w:numId w:val="1"/>
              </w:numPr>
              <w:jc w:val="both"/>
              <w:rPr>
                <w:ins w:id="1783" w:author="Bonephace Kaijage" w:date="2026-10-14T05:58:00Z" w16du:dateUtc="2026-10-14T03:58:00Z"/>
                <w:color w:val="000000"/>
              </w:rPr>
            </w:pPr>
            <w:ins w:id="1784" w:author="Bonephace Kaijage" w:date="2026-10-11T06:56:00Z" w16du:dateUtc="2026-10-11T03:56:00Z">
              <w:r>
                <w:rPr>
                  <w:color w:val="000000"/>
                </w:rPr>
                <w:t>Fahamu mwalo uliokingwa utakaokimbilia dhoruba inapojengeka na eneo imara juu ya makorongo ambalo kaya yako itahamia wakati wa mvua kubwa; ondokeni kabla barabara haijakatika, kwani msaada hapa huchukua saa nyingi.</w:t>
              </w:r>
            </w:ins>
          </w:p>
          <w:p w14:paraId="1C330B4E" w14:textId="539BC790" w:rsidR="00AB6CF2" w:rsidRPr="00DC5789" w:rsidRDefault="00FE0A4D" w:rsidP="00DC5789">
            <w:pPr>
              <w:pStyle w:val="ListParagraph"/>
              <w:numPr>
                <w:ilvl w:val="0"/>
                <w:numId w:val="1"/>
              </w:numPr>
              <w:jc w:val="both"/>
              <w:rPr>
                <w:bCs/>
                <w:color w:val="000000"/>
              </w:rPr>
            </w:pPr>
            <w:ins w:id="1785" w:author="Bonephace Kaijage" w:date="2026-10-14T05:58:00Z" w16du:dateUtc="2026-10-14T03:58:00Z">
              <w:r>
                <w:rPr>
                  <w:color w:val="000000"/>
                </w:rPr>
                <w:t>Kubalianeni nani atamsaidia yeyote katika kaya asiyeweza kuondoka, kuona au kusikia tahadhari peke yake.</w:t>
              </w:r>
            </w:ins>
          </w:p>
        </w:tc>
      </w:tr>
      <w:tr w:rsidR="00AB6CF2" w:rsidRPr="00AB6CF2" w14:paraId="6A20D841" w14:textId="77777777" w:rsidTr="00AB6CF2">
        <w:tc>
          <w:tcPr>
            <w:tcW w:w="3420" w:type="dxa"/>
          </w:tcPr>
          <w:p w14:paraId="1A14D56D" w14:textId="5500FF35" w:rsidR="00AB6CF2" w:rsidRPr="00AB6CF2" w:rsidRDefault="00AB6CF2" w:rsidP="00AB6CF2">
            <w:pPr>
              <w:pStyle w:val="ListParagraph"/>
              <w:numPr>
                <w:ilvl w:val="0"/>
                <w:numId w:val="1"/>
              </w:numPr>
              <w:jc w:val="both"/>
              <w:rPr>
                <w:color w:val="000000"/>
              </w:rPr>
            </w:pPr>
            <w:r w:rsidRPr="00AB6CF2">
              <w:rPr>
                <w:color w:val="000000"/>
              </w:rPr>
              <w:lastRenderedPageBreak/>
              <w:t>Mpimbwe: Lake Rukwa flood plain and Usevya</w:t>
            </w:r>
          </w:p>
        </w:tc>
        <w:tc>
          <w:tcPr>
            <w:tcW w:w="3235" w:type="dxa"/>
          </w:tcPr>
          <w:p w14:paraId="2C4C7CA8" w14:textId="224B6481" w:rsidR="00AB6CF2" w:rsidRPr="00AB6CF2" w:rsidRDefault="00AB6CF2" w:rsidP="00AB6CF2">
            <w:pPr>
              <w:pStyle w:val="ListParagraph"/>
              <w:numPr>
                <w:ilvl w:val="0"/>
                <w:numId w:val="1"/>
              </w:numPr>
              <w:jc w:val="both"/>
              <w:rPr>
                <w:color w:val="000000"/>
              </w:rPr>
            </w:pPr>
            <w:r w:rsidRPr="00AB6CF2">
              <w:rPr>
                <w:color w:val="000000"/>
              </w:rPr>
              <w:t>Mpimbwe: tambarare ya mafuriko ya Ziwa Rukwa na Usevya</w:t>
            </w:r>
          </w:p>
        </w:tc>
        <w:tc>
          <w:tcPr>
            <w:tcW w:w="3605" w:type="dxa"/>
          </w:tcPr>
          <w:p w14:paraId="720079A4" w14:textId="5C22D7EB" w:rsidR="00AB6CF2" w:rsidRPr="00DC5789" w:rsidRDefault="00DC5789" w:rsidP="00DC5789">
            <w:pPr>
              <w:pStyle w:val="ListParagraph"/>
              <w:numPr>
                <w:ilvl w:val="0"/>
                <w:numId w:val="1"/>
              </w:numPr>
              <w:jc w:val="both"/>
              <w:rPr>
                <w:color w:val="000000"/>
              </w:rPr>
            </w:pPr>
            <w:r w:rsidRPr="00DC5789">
              <w:rPr>
                <w:color w:val="000000"/>
              </w:rPr>
              <w:t>This area lies on the Lake Rukwa flood plain: in wet years the lake and rivers spread over rice fields and villages, while drought brings herder–farmer conflict.</w:t>
            </w:r>
          </w:p>
          <w:p w14:paraId="5BF1D538" w14:textId="77777777" w:rsidR="000343A2" w:rsidRDefault="00DC5789" w:rsidP="00DC5789">
            <w:pPr>
              <w:pStyle w:val="ListParagraph"/>
              <w:numPr>
                <w:ilvl w:val="0"/>
                <w:numId w:val="1"/>
              </w:numPr>
              <w:jc w:val="both"/>
              <w:rPr>
                <w:ins w:id="1786" w:author="Bonephace Kaijage" w:date="2026-10-11T06:56:00Z" w16du:dateUtc="2026-10-11T03:56:00Z"/>
                <w:color w:val="000000"/>
              </w:rPr>
            </w:pPr>
            <w:r>
              <w:rPr>
                <w:color w:val="000000"/>
              </w:rPr>
              <w:t>For those farming and herding here, it helps to</w:t>
            </w:r>
            <w:r w:rsidRPr="00DC5789">
              <w:rPr>
                <w:color w:val="000000"/>
              </w:rPr>
              <w:t xml:space="preserve"> keep homes and stores on higher ground, use the flood plain seasonally and follow agreed grazing routes.</w:t>
            </w:r>
          </w:p>
          <w:p w14:paraId="4211BDDD" w14:textId="561C1E09" w:rsidR="000343A2" w:rsidRDefault="00FE0A4D" w:rsidP="00DC5789">
            <w:pPr>
              <w:pStyle w:val="ListParagraph"/>
              <w:numPr>
                <w:ilvl w:val="0"/>
                <w:numId w:val="1"/>
              </w:numPr>
              <w:jc w:val="both"/>
              <w:rPr>
                <w:ins w:id="1787" w:author="Bonephace Kaijage" w:date="2026-10-11T06:56:00Z" w16du:dateUtc="2026-10-11T03:56:00Z"/>
                <w:color w:val="000000"/>
              </w:rPr>
            </w:pPr>
            <w:ins w:id="1788" w:author="Bonephace Kaijage" w:date="2026-10-14T05:56:00Z" w16du:dateUtc="2026-10-14T03:56:00Z">
              <w:r>
                <w:rPr>
                  <w:color w:val="000000"/>
                </w:rPr>
                <w:t>What raises the risk: building permanent houses and stores on the flood plain, blocking the natural outflow with bunds and roads, and taking herds off the agreed routes into planted fields.</w:t>
              </w:r>
            </w:ins>
          </w:p>
          <w:p w14:paraId="36225C50" w14:textId="77777777" w:rsidR="00FE0A4D" w:rsidRDefault="000343A2" w:rsidP="00DC5789">
            <w:pPr>
              <w:pStyle w:val="ListParagraph"/>
              <w:numPr>
                <w:ilvl w:val="0"/>
                <w:numId w:val="1"/>
              </w:numPr>
              <w:jc w:val="both"/>
              <w:rPr>
                <w:ins w:id="1789" w:author="Bonephace Kaijage" w:date="2026-10-14T05:58:00Z" w16du:dateUtc="2026-10-14T03:58:00Z"/>
                <w:color w:val="000000"/>
              </w:rPr>
            </w:pPr>
            <w:ins w:id="1790" w:author="Bonephace Kaijage" w:date="2026-10-11T06:56:00Z" w16du:dateUtc="2026-10-11T03:56:00Z">
              <w:r>
                <w:rPr>
                  <w:color w:val="000000"/>
                </w:rPr>
                <w:t>Know the raised ground and the dry route to it that your village will use, and move people, stores and animals there when the lake and rivers start to spread, not when the water reaches the houses.</w:t>
              </w:r>
            </w:ins>
          </w:p>
          <w:p w14:paraId="0D570C81" w14:textId="5F3C284D" w:rsidR="00AB6CF2" w:rsidRPr="00DC5789" w:rsidRDefault="00FE0A4D" w:rsidP="00DC5789">
            <w:pPr>
              <w:pStyle w:val="ListParagraph"/>
              <w:numPr>
                <w:ilvl w:val="0"/>
                <w:numId w:val="1"/>
              </w:numPr>
              <w:jc w:val="both"/>
              <w:rPr>
                <w:bCs/>
                <w:color w:val="000000"/>
              </w:rPr>
            </w:pPr>
            <w:ins w:id="1791" w:author="Bonephace Kaijage" w:date="2026-10-14T05:58:00Z" w16du:dateUtc="2026-10-14T03:58:00Z">
              <w:r>
                <w:rPr>
                  <w:color w:val="000000"/>
                </w:rPr>
                <w:t>Agree who will help anyone in the household who cannot move, see or hear a warning on their own.</w:t>
              </w:r>
            </w:ins>
          </w:p>
        </w:tc>
        <w:tc>
          <w:tcPr>
            <w:tcW w:w="3325" w:type="dxa"/>
          </w:tcPr>
          <w:p w14:paraId="5E45B4AB" w14:textId="4A5D65D5" w:rsidR="00AB6CF2" w:rsidRPr="00DC5789" w:rsidRDefault="00DC5789" w:rsidP="00DC5789">
            <w:pPr>
              <w:pStyle w:val="ListParagraph"/>
              <w:numPr>
                <w:ilvl w:val="0"/>
                <w:numId w:val="1"/>
              </w:numPr>
              <w:jc w:val="both"/>
              <w:rPr>
                <w:color w:val="000000"/>
              </w:rPr>
            </w:pPr>
            <w:r w:rsidRPr="00DC5789">
              <w:rPr>
                <w:color w:val="000000"/>
              </w:rPr>
              <w:t>Eneo hili liko kwenye tambarare ya mafuriko ya Ziwa Rukwa: katika miaka ya mvua nyingi ziwa na mito hutanuka na kufunika mashamba ya mpunga na vijiji, na ukame huleta migogoro ya wakulima na wafugaji.</w:t>
            </w:r>
          </w:p>
          <w:p w14:paraId="75F95100" w14:textId="77777777" w:rsidR="000343A2" w:rsidRDefault="00DC5789" w:rsidP="00DC5789">
            <w:pPr>
              <w:pStyle w:val="ListParagraph"/>
              <w:numPr>
                <w:ilvl w:val="0"/>
                <w:numId w:val="1"/>
              </w:numPr>
              <w:jc w:val="both"/>
              <w:rPr>
                <w:ins w:id="1792" w:author="Bonephace Kaijage" w:date="2026-10-11T06:56:00Z" w16du:dateUtc="2026-10-11T03:56:00Z"/>
                <w:color w:val="000000"/>
              </w:rPr>
            </w:pPr>
            <w:r>
              <w:rPr>
                <w:color w:val="000000"/>
              </w:rPr>
              <w:t>Kwa wanaolima na kufuga hapa, ni vyema</w:t>
            </w:r>
            <w:r w:rsidRPr="00DC5789">
              <w:rPr>
                <w:color w:val="000000"/>
              </w:rPr>
              <w:t xml:space="preserve"> kujenga makazi na maghala sehemu za miinuko, kutumia tambarare kwa msimu na kufuata njia za malisho zilizokubaliwa.</w:t>
            </w:r>
          </w:p>
          <w:p w14:paraId="7D38B730" w14:textId="4AFF591A" w:rsidR="000343A2" w:rsidRDefault="00FE0A4D" w:rsidP="00DC5789">
            <w:pPr>
              <w:pStyle w:val="ListParagraph"/>
              <w:numPr>
                <w:ilvl w:val="0"/>
                <w:numId w:val="1"/>
              </w:numPr>
              <w:jc w:val="both"/>
              <w:rPr>
                <w:ins w:id="1793" w:author="Bonephace Kaijage" w:date="2026-10-11T06:56:00Z" w16du:dateUtc="2026-10-11T03:56:00Z"/>
                <w:color w:val="000000"/>
              </w:rPr>
            </w:pPr>
            <w:ins w:id="1794" w:author="Bonephace Kaijage" w:date="2026-10-14T05:56:00Z" w16du:dateUtc="2026-10-14T03:56:00Z">
              <w:r>
                <w:rPr>
                  <w:color w:val="000000"/>
                </w:rPr>
                <w:t>Kinachoongeza hatari: kujenga nyumba na maghala ya kudumu kwenye tambarare ya mafuriko, kuziba njia ya asili ya maji kwa matuta na barabara, na kutoa mifugo nje ya njia zilizokubaliwa kuingia mashambani.</w:t>
              </w:r>
            </w:ins>
          </w:p>
          <w:p w14:paraId="1B3DC810" w14:textId="77777777" w:rsidR="00FE0A4D" w:rsidRDefault="000343A2" w:rsidP="00DC5789">
            <w:pPr>
              <w:pStyle w:val="ListParagraph"/>
              <w:numPr>
                <w:ilvl w:val="0"/>
                <w:numId w:val="1"/>
              </w:numPr>
              <w:jc w:val="both"/>
              <w:rPr>
                <w:ins w:id="1795" w:author="Bonephace Kaijage" w:date="2026-10-14T05:58:00Z" w16du:dateUtc="2026-10-14T03:58:00Z"/>
                <w:color w:val="000000"/>
              </w:rPr>
            </w:pPr>
            <w:ins w:id="1796" w:author="Bonephace Kaijage" w:date="2026-10-11T06:56:00Z" w16du:dateUtc="2026-10-11T03:56:00Z">
              <w:r>
                <w:rPr>
                  <w:color w:val="000000"/>
                </w:rPr>
                <w:t>Fahamu eneo lililoinuka na njia kavu ya kufika huko ambayo kijiji chenu kitatumia, na hamisheni watu, akiba na mifugo huko ziwa na mito vinapoanza kutanuka, si maji yanapofika nyumbani.</w:t>
              </w:r>
            </w:ins>
          </w:p>
          <w:p w14:paraId="5F8771AD" w14:textId="2C30CA22" w:rsidR="00AB6CF2" w:rsidRPr="00DC5789" w:rsidRDefault="00FE0A4D" w:rsidP="00DC5789">
            <w:pPr>
              <w:pStyle w:val="ListParagraph"/>
              <w:numPr>
                <w:ilvl w:val="0"/>
                <w:numId w:val="1"/>
              </w:numPr>
              <w:jc w:val="both"/>
              <w:rPr>
                <w:bCs/>
                <w:color w:val="000000"/>
              </w:rPr>
            </w:pPr>
            <w:ins w:id="1797" w:author="Bonephace Kaijage" w:date="2026-10-14T05:58:00Z" w16du:dateUtc="2026-10-14T03:58:00Z">
              <w:r>
                <w:rPr>
                  <w:color w:val="000000"/>
                </w:rPr>
                <w:t>Kubalianeni nani atamsaidia yeyote katika kaya asiyeweza kuondoka, kuona au kusikia tahadhari peke yake.</w:t>
              </w:r>
            </w:ins>
          </w:p>
        </w:tc>
      </w:tr>
      <w:tr w:rsidR="00AB6CF2" w:rsidRPr="00AB6CF2" w14:paraId="0B33203D" w14:textId="77777777" w:rsidTr="00AB6CF2">
        <w:tc>
          <w:tcPr>
            <w:tcW w:w="3420" w:type="dxa"/>
          </w:tcPr>
          <w:p w14:paraId="091530B9" w14:textId="2749081E" w:rsidR="00AB6CF2" w:rsidRPr="00AB6CF2" w:rsidRDefault="00AB6CF2" w:rsidP="00AB6CF2">
            <w:pPr>
              <w:pStyle w:val="ListParagraph"/>
              <w:numPr>
                <w:ilvl w:val="0"/>
                <w:numId w:val="1"/>
              </w:numPr>
              <w:jc w:val="both"/>
              <w:rPr>
                <w:color w:val="000000"/>
              </w:rPr>
            </w:pPr>
            <w:r w:rsidRPr="00AB6CF2">
              <w:rPr>
                <w:color w:val="000000"/>
              </w:rPr>
              <w:t>Nsimbo: miombo farms and mining areas</w:t>
            </w:r>
          </w:p>
        </w:tc>
        <w:tc>
          <w:tcPr>
            <w:tcW w:w="3235" w:type="dxa"/>
          </w:tcPr>
          <w:p w14:paraId="0CFAED65" w14:textId="37C92910" w:rsidR="00AB6CF2" w:rsidRPr="00AB6CF2" w:rsidRDefault="00AB6CF2" w:rsidP="00AB6CF2">
            <w:pPr>
              <w:pStyle w:val="ListParagraph"/>
              <w:numPr>
                <w:ilvl w:val="0"/>
                <w:numId w:val="1"/>
              </w:numPr>
              <w:jc w:val="both"/>
              <w:rPr>
                <w:color w:val="000000"/>
              </w:rPr>
            </w:pPr>
            <w:r w:rsidRPr="00AB6CF2">
              <w:rPr>
                <w:color w:val="000000"/>
              </w:rPr>
              <w:t>Nsimbo: mashamba ya miombo na maeneo ya uchimbaji</w:t>
            </w:r>
          </w:p>
        </w:tc>
        <w:tc>
          <w:tcPr>
            <w:tcW w:w="3605" w:type="dxa"/>
          </w:tcPr>
          <w:p w14:paraId="382CA1D1" w14:textId="7E680120" w:rsidR="00AB6CF2" w:rsidRPr="00DC5789" w:rsidRDefault="00DC5789" w:rsidP="00DC5789">
            <w:pPr>
              <w:pStyle w:val="ListParagraph"/>
              <w:numPr>
                <w:ilvl w:val="0"/>
                <w:numId w:val="1"/>
              </w:numPr>
              <w:jc w:val="both"/>
              <w:rPr>
                <w:color w:val="000000"/>
              </w:rPr>
            </w:pPr>
            <w:r w:rsidRPr="00DC5789">
              <w:rPr>
                <w:color w:val="000000"/>
              </w:rPr>
              <w:t xml:space="preserve">This area combines miombo farmland, tobacco and small-scale mining: fires spread in the dry season, and pits </w:t>
            </w:r>
            <w:r w:rsidRPr="00DC5789">
              <w:rPr>
                <w:color w:val="000000"/>
              </w:rPr>
              <w:lastRenderedPageBreak/>
              <w:t>collapse and flood during the rains.</w:t>
            </w:r>
          </w:p>
          <w:p w14:paraId="0B74ACBC" w14:textId="77777777" w:rsidR="000343A2" w:rsidRDefault="00DC5789" w:rsidP="00DC5789">
            <w:pPr>
              <w:pStyle w:val="ListParagraph"/>
              <w:numPr>
                <w:ilvl w:val="0"/>
                <w:numId w:val="1"/>
              </w:numPr>
              <w:jc w:val="both"/>
              <w:rPr>
                <w:ins w:id="1798" w:author="Bonephace Kaijage" w:date="2026-10-11T06:56:00Z" w16du:dateUtc="2026-10-11T03:56:00Z"/>
                <w:color w:val="000000"/>
              </w:rPr>
            </w:pPr>
            <w:r>
              <w:rPr>
                <w:color w:val="000000"/>
              </w:rPr>
              <w:t>For those living and working here, it helps to</w:t>
            </w:r>
            <w:r w:rsidRPr="00DC5789">
              <w:rPr>
                <w:color w:val="000000"/>
              </w:rPr>
              <w:t xml:space="preserve"> burn early and under control, fence or backfill pits and divert run-off away from pit mouths.</w:t>
            </w:r>
          </w:p>
          <w:p w14:paraId="7F97CDE4" w14:textId="3BE3F8BE" w:rsidR="000343A2" w:rsidRDefault="00FE0A4D" w:rsidP="00DC5789">
            <w:pPr>
              <w:pStyle w:val="ListParagraph"/>
              <w:numPr>
                <w:ilvl w:val="0"/>
                <w:numId w:val="1"/>
              </w:numPr>
              <w:jc w:val="both"/>
              <w:rPr>
                <w:ins w:id="1799" w:author="Bonephace Kaijage" w:date="2026-10-11T06:56:00Z" w16du:dateUtc="2026-10-11T03:56:00Z"/>
                <w:color w:val="000000"/>
              </w:rPr>
            </w:pPr>
            <w:ins w:id="1800" w:author="Bonephace Kaijage" w:date="2026-10-14T05:56:00Z" w16du:dateUtc="2026-10-14T03:56:00Z">
              <w:r>
                <w:rPr>
                  <w:color w:val="000000"/>
                </w:rPr>
                <w:t>What raises the risk: burning late in the dry season when the wind is up, digging pits without timbering and working them while rain is falling.</w:t>
              </w:r>
            </w:ins>
          </w:p>
          <w:p w14:paraId="037AC114" w14:textId="77777777" w:rsidR="00FE0A4D" w:rsidRDefault="000343A2" w:rsidP="00DC5789">
            <w:pPr>
              <w:pStyle w:val="ListParagraph"/>
              <w:numPr>
                <w:ilvl w:val="0"/>
                <w:numId w:val="1"/>
              </w:numPr>
              <w:jc w:val="both"/>
              <w:rPr>
                <w:ins w:id="1801" w:author="Bonephace Kaijage" w:date="2026-10-14T05:58:00Z" w16du:dateUtc="2026-10-14T03:58:00Z"/>
                <w:color w:val="000000"/>
              </w:rPr>
            </w:pPr>
            <w:ins w:id="1802" w:author="Bonephace Kaijage" w:date="2026-10-11T06:56:00Z" w16du:dateUtc="2026-10-11T03:56:00Z">
              <w:r>
                <w:rPr>
                  <w:color w:val="000000"/>
                </w:rPr>
                <w:t>Know the open cleared ground your household will move to if fire comes, and keep everyone out of the pits once rain starts; do not go back in to recover tools until the ground has drained.</w:t>
              </w:r>
            </w:ins>
          </w:p>
          <w:p w14:paraId="1171FA69" w14:textId="174DC9FA" w:rsidR="00AB6CF2" w:rsidRPr="00DC5789" w:rsidRDefault="00FE0A4D" w:rsidP="00DC5789">
            <w:pPr>
              <w:pStyle w:val="ListParagraph"/>
              <w:numPr>
                <w:ilvl w:val="0"/>
                <w:numId w:val="1"/>
              </w:numPr>
              <w:jc w:val="both"/>
              <w:rPr>
                <w:bCs/>
                <w:color w:val="000000"/>
              </w:rPr>
            </w:pPr>
            <w:ins w:id="1803" w:author="Bonephace Kaijage" w:date="2026-10-14T05:58:00Z" w16du:dateUtc="2026-10-14T03:58:00Z">
              <w:r>
                <w:rPr>
                  <w:color w:val="000000"/>
                </w:rPr>
                <w:t>Agree who will help anyone in the household who cannot move, see or hear a warning on their own.</w:t>
              </w:r>
            </w:ins>
          </w:p>
        </w:tc>
        <w:tc>
          <w:tcPr>
            <w:tcW w:w="3325" w:type="dxa"/>
          </w:tcPr>
          <w:p w14:paraId="76B4AB82" w14:textId="147A879A" w:rsidR="00AB6CF2" w:rsidRPr="00DC5789" w:rsidRDefault="00DC5789" w:rsidP="00DC5789">
            <w:pPr>
              <w:pStyle w:val="ListParagraph"/>
              <w:numPr>
                <w:ilvl w:val="0"/>
                <w:numId w:val="1"/>
              </w:numPr>
              <w:jc w:val="both"/>
              <w:rPr>
                <w:color w:val="000000"/>
              </w:rPr>
            </w:pPr>
            <w:r w:rsidRPr="00DC5789">
              <w:rPr>
                <w:color w:val="000000"/>
              </w:rPr>
              <w:lastRenderedPageBreak/>
              <w:t xml:space="preserve">Eneo hili linachanganya mashamba ya miombo, tumbaku na uchimbaji mdogo: moto husambaa wakati wa kiangazi, na </w:t>
            </w:r>
            <w:r w:rsidRPr="00DC5789">
              <w:rPr>
                <w:color w:val="000000"/>
              </w:rPr>
              <w:lastRenderedPageBreak/>
              <w:t>mashimo hubomoka na kujaa maji wakati wa mvua.</w:t>
            </w:r>
          </w:p>
          <w:p w14:paraId="458C0002" w14:textId="77777777" w:rsidR="000343A2" w:rsidRDefault="00DC5789" w:rsidP="00DC5789">
            <w:pPr>
              <w:pStyle w:val="ListParagraph"/>
              <w:numPr>
                <w:ilvl w:val="0"/>
                <w:numId w:val="1"/>
              </w:numPr>
              <w:jc w:val="both"/>
              <w:rPr>
                <w:ins w:id="1804" w:author="Bonephace Kaijage" w:date="2026-10-11T06:56:00Z" w16du:dateUtc="2026-10-11T03:56:00Z"/>
                <w:color w:val="000000"/>
              </w:rPr>
            </w:pPr>
            <w:r>
              <w:rPr>
                <w:color w:val="000000"/>
              </w:rPr>
              <w:t>Kwa wanaoishi na kufanya kazi hapa, ni vyema</w:t>
            </w:r>
            <w:r w:rsidRPr="00DC5789">
              <w:rPr>
                <w:color w:val="000000"/>
              </w:rPr>
              <w:t xml:space="preserve"> kuchoma mapema kwa udhibiti, kuzungushia uzio au kufukia mashimo na kuelekeza maji mbali na midomo ya mashimo.</w:t>
            </w:r>
          </w:p>
          <w:p w14:paraId="572934FD" w14:textId="7EAFBBAB" w:rsidR="000343A2" w:rsidRDefault="00FE0A4D" w:rsidP="00DC5789">
            <w:pPr>
              <w:pStyle w:val="ListParagraph"/>
              <w:numPr>
                <w:ilvl w:val="0"/>
                <w:numId w:val="1"/>
              </w:numPr>
              <w:jc w:val="both"/>
              <w:rPr>
                <w:ins w:id="1805" w:author="Bonephace Kaijage" w:date="2026-10-11T06:56:00Z" w16du:dateUtc="2026-10-11T03:56:00Z"/>
                <w:color w:val="000000"/>
              </w:rPr>
            </w:pPr>
            <w:ins w:id="1806" w:author="Bonephace Kaijage" w:date="2026-10-14T05:56:00Z" w16du:dateUtc="2026-10-14T03:56:00Z">
              <w:r>
                <w:rPr>
                  <w:color w:val="000000"/>
                </w:rPr>
                <w:t>Kinachoongeza hatari: kuchoma mwishoni mwa kiangazi upepo ukiwa mkali, kuchimba mashimo bila mihimili na kuyafanyia kazi mvua ikinyesha.</w:t>
              </w:r>
            </w:ins>
          </w:p>
          <w:p w14:paraId="1DE0157A" w14:textId="77777777" w:rsidR="00FE0A4D" w:rsidRDefault="000343A2" w:rsidP="00DC5789">
            <w:pPr>
              <w:pStyle w:val="ListParagraph"/>
              <w:numPr>
                <w:ilvl w:val="0"/>
                <w:numId w:val="1"/>
              </w:numPr>
              <w:jc w:val="both"/>
              <w:rPr>
                <w:ins w:id="1807" w:author="Bonephace Kaijage" w:date="2026-10-14T05:58:00Z" w16du:dateUtc="2026-10-14T03:58:00Z"/>
                <w:color w:val="000000"/>
              </w:rPr>
            </w:pPr>
            <w:ins w:id="1808" w:author="Bonephace Kaijage" w:date="2026-10-11T06:56:00Z" w16du:dateUtc="2026-10-11T03:56:00Z">
              <w:r>
                <w:rPr>
                  <w:color w:val="000000"/>
                </w:rPr>
                <w:t>Fahamu uwanja wazi uliosafishwa ambao kaya yako itahamia moto ukija, na mtoe kila mtu mashimoni mara mvua inapoanza; usirudi ndani kuchukua vifaa hadi ardhi ikauke.</w:t>
              </w:r>
            </w:ins>
          </w:p>
          <w:p w14:paraId="5CA042E5" w14:textId="38A49AB3" w:rsidR="00AB6CF2" w:rsidRPr="00DC5789" w:rsidRDefault="00FE0A4D" w:rsidP="00DC5789">
            <w:pPr>
              <w:pStyle w:val="ListParagraph"/>
              <w:numPr>
                <w:ilvl w:val="0"/>
                <w:numId w:val="1"/>
              </w:numPr>
              <w:jc w:val="both"/>
              <w:rPr>
                <w:bCs/>
                <w:color w:val="000000"/>
              </w:rPr>
            </w:pPr>
            <w:ins w:id="1809" w:author="Bonephace Kaijage" w:date="2026-10-14T05:58:00Z" w16du:dateUtc="2026-10-14T03:58:00Z">
              <w:r>
                <w:rPr>
                  <w:color w:val="000000"/>
                </w:rPr>
                <w:t>Kubalianeni nani atamsaidia yeyote katika kaya asiyeweza kuondoka, kuona au kusikia tahadhari peke yake.</w:t>
              </w:r>
            </w:ins>
          </w:p>
        </w:tc>
      </w:tr>
    </w:tbl>
    <w:p w14:paraId="0178E038" w14:textId="77777777" w:rsidR="00FE0A4D" w:rsidRPr="00FE0A4D" w:rsidRDefault="00FE0A4D" w:rsidP="00FE0A4D">
      <w:pPr>
        <w:spacing w:after="120"/>
        <w:rPr>
          <w:ins w:id="1810" w:author="Bonephace Kaijage" w:date="2026-10-14T06:01:00Z" w16du:dateUtc="2026-10-14T04:01:00Z"/>
          <w:i/>
          <w:sz w:val="18"/>
          <w:rPrChange w:id="1811" w:author="Bonephace Kaijage" w:date="2026-10-14T06:01:00Z" w16du:dateUtc="2026-10-14T04:01:00Z">
            <w:rPr>
              <w:ins w:id="1812" w:author="Bonephace Kaijage" w:date="2026-10-14T06:01:00Z" w16du:dateUtc="2026-10-14T04:01:00Z"/>
            </w:rPr>
          </w:rPrChange>
        </w:rPr>
        <w:pPrChange w:id="1813" w:author="Bonephace Kaijage" w:date="2026-10-14T06:01:00Z" w16du:dateUtc="2026-10-14T04:01:00Z">
          <w:pPr>
            <w:jc w:val="both"/>
          </w:pPr>
        </w:pPrChange>
      </w:pPr>
      <w:ins w:id="1814" w:author="Bonephace Kaijage" w:date="2026-10-14T06:01:00Z" w16du:dateUtc="2026-10-14T04:01:00Z">
        <w:r w:rsidRPr="00FE0A4D">
          <w:rPr>
            <w:i/>
            <w:sz w:val="18"/>
            <w:rPrChange w:id="1815"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24445B66" w14:textId="69ABDE37" w:rsidR="00AB6CF2" w:rsidRPr="00AB6CF2" w:rsidRDefault="00AB6CF2" w:rsidP="00AB6CF2">
      <w:pPr>
        <w:jc w:val="both"/>
        <w:rPr>
          <w:color w:val="000000"/>
        </w:rPr>
      </w:pPr>
    </w:p>
    <w:p w14:paraId="4695E019" w14:textId="4D432738" w:rsidR="00AB6CF2" w:rsidRPr="00997D17" w:rsidRDefault="00AB6CF2">
      <w:pPr>
        <w:pStyle w:val="ListParagraph"/>
        <w:rPr>
          <w:sz w:val="22"/>
          <w:szCs w:val="22"/>
        </w:rPr>
      </w:pPr>
    </w:p>
    <w:tbl>
      <w:tblPr>
        <w:tblStyle w:val="TableGrid"/>
        <w:tblW w:w="0" w:type="auto"/>
        <w:tblLook w:val="04A0" w:firstRow="1" w:lastRow="0" w:firstColumn="1" w:lastColumn="0" w:noHBand="0" w:noVBand="1"/>
      </w:tblPr>
      <w:tblGrid>
        <w:gridCol w:w="2278"/>
        <w:gridCol w:w="2278"/>
        <w:gridCol w:w="2278"/>
        <w:gridCol w:w="2278"/>
        <w:gridCol w:w="2279"/>
        <w:gridCol w:w="2279"/>
      </w:tblGrid>
      <w:tr w:rsidR="002066E7" w:rsidRPr="00997D17" w14:paraId="3C3A902F" w14:textId="77777777" w:rsidTr="002066E7">
        <w:trPr>
          <w:tblHeader/>
        </w:trPr>
        <w:tc>
          <w:tcPr>
            <w:tcW w:w="2278" w:type="dxa"/>
          </w:tcPr>
          <w:p w14:paraId="0A3D5A9D" w14:textId="3504790D" w:rsidR="002066E7" w:rsidRPr="00997D17" w:rsidRDefault="008C6B60" w:rsidP="00FE4152">
            <w:pPr>
              <w:pStyle w:val="ListParagraph"/>
              <w:rPr>
                <w:sz w:val="22"/>
                <w:szCs w:val="22"/>
              </w:rPr>
            </w:pPr>
            <w:r w:rsidRPr="00997D17">
              <w:rPr>
                <w:sz w:val="22"/>
                <w:szCs w:val="22"/>
              </w:rPr>
              <w:t>COUNCIL / HALMASHAURI</w:t>
            </w:r>
          </w:p>
        </w:tc>
        <w:tc>
          <w:tcPr>
            <w:tcW w:w="2278" w:type="dxa"/>
          </w:tcPr>
          <w:p w14:paraId="6EC9EB4F" w14:textId="7CFB9152" w:rsidR="002066E7" w:rsidRPr="00997D17" w:rsidRDefault="002066E7" w:rsidP="00FE4152">
            <w:pPr>
              <w:pStyle w:val="ListParagraph"/>
              <w:rPr>
                <w:sz w:val="22"/>
                <w:szCs w:val="22"/>
              </w:rPr>
            </w:pPr>
            <w:r w:rsidRPr="00997D17">
              <w:rPr>
                <w:sz w:val="22"/>
                <w:szCs w:val="22"/>
              </w:rPr>
              <w:t>LEVEL / NGAZI</w:t>
            </w:r>
          </w:p>
        </w:tc>
        <w:tc>
          <w:tcPr>
            <w:tcW w:w="2278" w:type="dxa"/>
          </w:tcPr>
          <w:p w14:paraId="53553154" w14:textId="5A02EB00" w:rsidR="002066E7" w:rsidRPr="00997D17" w:rsidRDefault="002066E7" w:rsidP="00FE4152">
            <w:pPr>
              <w:pStyle w:val="ListParagraph"/>
              <w:rPr>
                <w:sz w:val="22"/>
                <w:szCs w:val="22"/>
              </w:rPr>
            </w:pPr>
            <w:r w:rsidRPr="00997D17">
              <w:rPr>
                <w:sz w:val="22"/>
                <w:szCs w:val="22"/>
              </w:rPr>
              <w:t>IMPACT (EN)</w:t>
            </w:r>
          </w:p>
        </w:tc>
        <w:tc>
          <w:tcPr>
            <w:tcW w:w="2278" w:type="dxa"/>
          </w:tcPr>
          <w:p w14:paraId="065258A2" w14:textId="3CFE54B6" w:rsidR="002066E7" w:rsidRPr="00997D17" w:rsidRDefault="002066E7" w:rsidP="00FE4152">
            <w:pPr>
              <w:pStyle w:val="ListParagraph"/>
              <w:rPr>
                <w:sz w:val="22"/>
                <w:szCs w:val="22"/>
              </w:rPr>
            </w:pPr>
            <w:r w:rsidRPr="00997D17">
              <w:rPr>
                <w:sz w:val="22"/>
                <w:szCs w:val="22"/>
              </w:rPr>
              <w:t>ATHARI (SW)</w:t>
            </w:r>
          </w:p>
        </w:tc>
        <w:tc>
          <w:tcPr>
            <w:tcW w:w="2279" w:type="dxa"/>
          </w:tcPr>
          <w:p w14:paraId="201EEEA8" w14:textId="0404B1AC" w:rsidR="002066E7" w:rsidRPr="00997D17" w:rsidRDefault="002066E7" w:rsidP="00FE4152">
            <w:pPr>
              <w:pStyle w:val="ListParagraph"/>
              <w:rPr>
                <w:sz w:val="22"/>
                <w:szCs w:val="22"/>
              </w:rPr>
            </w:pPr>
            <w:r w:rsidRPr="00997D17">
              <w:rPr>
                <w:sz w:val="22"/>
                <w:szCs w:val="22"/>
              </w:rPr>
              <w:t>ACTION (EN)</w:t>
            </w:r>
          </w:p>
        </w:tc>
        <w:tc>
          <w:tcPr>
            <w:tcW w:w="2279" w:type="dxa"/>
          </w:tcPr>
          <w:p w14:paraId="5DB67886" w14:textId="4320C802" w:rsidR="002066E7" w:rsidRPr="00997D17" w:rsidRDefault="002066E7" w:rsidP="00FE4152">
            <w:pPr>
              <w:pStyle w:val="ListParagraph"/>
              <w:rPr>
                <w:sz w:val="22"/>
                <w:szCs w:val="22"/>
              </w:rPr>
            </w:pPr>
            <w:r w:rsidRPr="00997D17">
              <w:rPr>
                <w:sz w:val="22"/>
                <w:szCs w:val="22"/>
              </w:rPr>
              <w:t>HATUA (SW)</w:t>
            </w:r>
          </w:p>
        </w:tc>
      </w:tr>
      <w:tr w:rsidR="002066E7" w:rsidRPr="000343A2" w14:paraId="3E5E309C" w14:textId="77777777" w:rsidTr="002066E7">
        <w:tc>
          <w:tcPr>
            <w:tcW w:w="2278" w:type="dxa"/>
          </w:tcPr>
          <w:p w14:paraId="2DBA3D4F" w14:textId="5BA5DB3A" w:rsidR="002066E7" w:rsidRPr="00997D17" w:rsidRDefault="002066E7" w:rsidP="00FE4152">
            <w:pPr>
              <w:pStyle w:val="ListParagraph"/>
              <w:rPr>
                <w:sz w:val="22"/>
                <w:szCs w:val="22"/>
              </w:rPr>
            </w:pPr>
            <w:r w:rsidRPr="00997D17">
              <w:rPr>
                <w:sz w:val="22"/>
                <w:szCs w:val="22"/>
              </w:rPr>
              <w:t>Mpanda Municipal Council</w:t>
            </w:r>
          </w:p>
        </w:tc>
        <w:tc>
          <w:tcPr>
            <w:tcW w:w="2278" w:type="dxa"/>
          </w:tcPr>
          <w:p w14:paraId="5CCEB832" w14:textId="04D82C7F"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017D2E5C" w14:textId="5349E986" w:rsidR="002066E7" w:rsidRPr="00997D17" w:rsidRDefault="008C6B60" w:rsidP="00FE4152">
            <w:pPr>
              <w:pStyle w:val="ListParagraph"/>
              <w:rPr>
                <w:sz w:val="22"/>
                <w:szCs w:val="22"/>
              </w:rPr>
            </w:pPr>
            <w:r w:rsidRPr="00997D17">
              <w:rPr>
                <w:sz w:val="22"/>
                <w:szCs w:val="22"/>
              </w:rPr>
              <w:t xml:space="preserve">seasonal floods on the Katavi wetlands, drought in the dry months, wildfire, and human–wildlife conflict. A few roads slippery, a few low </w:t>
            </w:r>
            <w:r w:rsidRPr="00997D17">
              <w:rPr>
                <w:sz w:val="22"/>
                <w:szCs w:val="22"/>
              </w:rPr>
              <w:lastRenderedPageBreak/>
              <w:t>homes wet, and lightning where storms build.</w:t>
            </w:r>
          </w:p>
        </w:tc>
        <w:tc>
          <w:tcPr>
            <w:tcW w:w="2278" w:type="dxa"/>
          </w:tcPr>
          <w:p w14:paraId="3A682AE2" w14:textId="267826FD" w:rsidR="002066E7" w:rsidRPr="00997D17" w:rsidRDefault="008C6B60" w:rsidP="00FE4152">
            <w:pPr>
              <w:pStyle w:val="ListParagraph"/>
              <w:rPr>
                <w:sz w:val="22"/>
                <w:szCs w:val="22"/>
              </w:rPr>
            </w:pPr>
            <w:r w:rsidRPr="00997D17">
              <w:rPr>
                <w:sz w:val="22"/>
                <w:szCs w:val="22"/>
              </w:rPr>
              <w:lastRenderedPageBreak/>
              <w:t xml:space="preserve">Dalili za mwanzo kwenye eneo lililotajwa. Barabara chache kuteleza, nyumba chache za bondeni kulowa, na </w:t>
            </w:r>
            <w:r w:rsidRPr="00997D17">
              <w:rPr>
                <w:sz w:val="22"/>
                <w:szCs w:val="22"/>
              </w:rPr>
              <w:lastRenderedPageBreak/>
              <w:t>radi dhoruba inapojengeka.</w:t>
            </w:r>
          </w:p>
        </w:tc>
        <w:tc>
          <w:tcPr>
            <w:tcW w:w="2279" w:type="dxa"/>
          </w:tcPr>
          <w:p w14:paraId="79D91948" w14:textId="03630532" w:rsidR="00F20E47" w:rsidRPr="00997D17" w:rsidRDefault="00034217" w:rsidP="00034217">
            <w:pPr>
              <w:pStyle w:val="ListBullet"/>
              <w:rPr>
                <w:sz w:val="22"/>
                <w:szCs w:val="22"/>
              </w:rPr>
            </w:pPr>
            <w:r w:rsidRPr="00997D17">
              <w:rPr>
                <w:sz w:val="22"/>
                <w:szCs w:val="22"/>
              </w:rPr>
              <w:lastRenderedPageBreak/>
              <w:t>Warn villages on the edge. Escort children at dawn and dusk.</w:t>
            </w:r>
          </w:p>
          <w:p w14:paraId="153A1772" w14:textId="70115529" w:rsidR="00F20E47" w:rsidRPr="00997D17" w:rsidRDefault="00034217" w:rsidP="00034217">
            <w:pPr>
              <w:pStyle w:val="ListBullet"/>
              <w:rPr>
                <w:sz w:val="22"/>
                <w:szCs w:val="22"/>
              </w:rPr>
            </w:pPr>
            <w:r w:rsidRPr="00997D17">
              <w:rPr>
                <w:sz w:val="22"/>
                <w:szCs w:val="22"/>
              </w:rPr>
              <w:t xml:space="preserve">Keep livestock in the boma. Report </w:t>
            </w:r>
            <w:r w:rsidRPr="00997D17">
              <w:rPr>
                <w:sz w:val="22"/>
                <w:szCs w:val="22"/>
              </w:rPr>
              <w:lastRenderedPageBreak/>
              <w:t>tracks to the wildlife officer.</w:t>
            </w:r>
          </w:p>
          <w:p w14:paraId="00FBBC47" w14:textId="7AA0D8B1" w:rsidR="00F20E47" w:rsidRPr="00997D17" w:rsidRDefault="00034217" w:rsidP="00034217">
            <w:pPr>
              <w:pStyle w:val="ListBullet"/>
              <w:rPr>
                <w:sz w:val="22"/>
                <w:szCs w:val="22"/>
              </w:rPr>
            </w:pPr>
            <w:r w:rsidRPr="00997D17">
              <w:rPr>
                <w:sz w:val="22"/>
                <w:szCs w:val="22"/>
              </w:rPr>
              <w:t>Do not approach or crowd the animal. Save 190.</w:t>
            </w:r>
          </w:p>
          <w:p w14:paraId="4941E111" w14:textId="07A5F13F" w:rsidR="002066E7" w:rsidRPr="00997D17" w:rsidRDefault="00034217" w:rsidP="00034217">
            <w:pPr>
              <w:pStyle w:val="ListBullet"/>
              <w:rPr>
                <w:sz w:val="22"/>
                <w:szCs w:val="22"/>
              </w:rPr>
            </w:pPr>
            <w:r w:rsidRPr="00997D17">
              <w:rPr>
                <w:sz w:val="22"/>
                <w:szCs w:val="22"/>
              </w:rPr>
              <w:t>Agree the indoor shelter now, before it is dark.</w:t>
            </w:r>
          </w:p>
        </w:tc>
        <w:tc>
          <w:tcPr>
            <w:tcW w:w="2279" w:type="dxa"/>
          </w:tcPr>
          <w:p w14:paraId="10C0CB8C" w14:textId="0CA42642" w:rsidR="00F20E47" w:rsidRPr="00997D17" w:rsidRDefault="00034217" w:rsidP="00034217">
            <w:pPr>
              <w:pStyle w:val="ListBullet"/>
              <w:rPr>
                <w:sz w:val="22"/>
                <w:szCs w:val="22"/>
              </w:rPr>
            </w:pPr>
            <w:r w:rsidRPr="00997D17">
              <w:rPr>
                <w:sz w:val="22"/>
                <w:szCs w:val="22"/>
              </w:rPr>
              <w:lastRenderedPageBreak/>
              <w:t>Onya vijiji vya ukingoni. Wisindikize watoto alfajiri na jioni.</w:t>
            </w:r>
          </w:p>
          <w:p w14:paraId="690946AB" w14:textId="4242B51C" w:rsidR="00F20E47" w:rsidRPr="00997D17" w:rsidRDefault="00034217" w:rsidP="00034217">
            <w:pPr>
              <w:pStyle w:val="ListBullet"/>
              <w:rPr>
                <w:sz w:val="22"/>
                <w:szCs w:val="22"/>
              </w:rPr>
            </w:pPr>
            <w:r w:rsidRPr="00997D17">
              <w:rPr>
                <w:sz w:val="22"/>
                <w:szCs w:val="22"/>
              </w:rPr>
              <w:t xml:space="preserve">Weka mifugo zizini. Ripoti </w:t>
            </w:r>
            <w:r w:rsidRPr="00997D17">
              <w:rPr>
                <w:sz w:val="22"/>
                <w:szCs w:val="22"/>
              </w:rPr>
              <w:lastRenderedPageBreak/>
              <w:t>nyayo kwa afisa wanyamapori.</w:t>
            </w:r>
          </w:p>
          <w:p w14:paraId="5E774892" w14:textId="464A5D51" w:rsidR="00F20E47" w:rsidRPr="00997D17" w:rsidRDefault="00034217" w:rsidP="00034217">
            <w:pPr>
              <w:pStyle w:val="ListBullet"/>
              <w:rPr>
                <w:sz w:val="22"/>
                <w:szCs w:val="22"/>
              </w:rPr>
            </w:pPr>
            <w:r w:rsidRPr="00997D17">
              <w:rPr>
                <w:sz w:val="22"/>
                <w:szCs w:val="22"/>
              </w:rPr>
              <w:t>Usikaribie wala kumzunguka mnyama. Hifadhi 190.</w:t>
            </w:r>
          </w:p>
          <w:p w14:paraId="7F641A9F" w14:textId="2DEACDE9" w:rsidR="002066E7" w:rsidRPr="00997D17" w:rsidRDefault="00034217" w:rsidP="00034217">
            <w:pPr>
              <w:pStyle w:val="ListBullet"/>
              <w:rPr>
                <w:sz w:val="22"/>
                <w:szCs w:val="22"/>
                <w:lang w:val="sv-SE"/>
              </w:rPr>
            </w:pPr>
            <w:r w:rsidRPr="00997D17">
              <w:rPr>
                <w:sz w:val="22"/>
                <w:szCs w:val="22"/>
                <w:lang w:val="sv-SE"/>
              </w:rPr>
              <w:t>Kubalianeni makazi ya ndani sasa, kabla ya giza.</w:t>
            </w:r>
          </w:p>
        </w:tc>
      </w:tr>
      <w:tr w:rsidR="002066E7" w:rsidRPr="000343A2" w14:paraId="7F792C64" w14:textId="77777777" w:rsidTr="002066E7">
        <w:tc>
          <w:tcPr>
            <w:tcW w:w="2278" w:type="dxa"/>
          </w:tcPr>
          <w:p w14:paraId="745A16C1" w14:textId="77777777" w:rsidR="0055281C" w:rsidRPr="00997D17" w:rsidRDefault="0055281C" w:rsidP="0055281C">
            <w:pPr>
              <w:pStyle w:val="ListParagraph"/>
              <w:rPr>
                <w:sz w:val="22"/>
                <w:szCs w:val="22"/>
                <w:lang w:val="sv-SE"/>
              </w:rPr>
            </w:pPr>
            <w:r w:rsidRPr="00997D17">
              <w:rPr>
                <w:sz w:val="22"/>
                <w:szCs w:val="22"/>
                <w:lang w:val="sv-SE"/>
              </w:rPr>
              <w:lastRenderedPageBreak/>
              <w:t>Ondoa taka kwenye mitaro na njia za maji kuzunguka makazi.</w:t>
            </w:r>
          </w:p>
          <w:p w14:paraId="5B2CCB4D"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4140378A" w14:textId="7A604B11"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3E7BAB69" w14:textId="78D5E85D" w:rsidR="002066E7" w:rsidRPr="00997D17" w:rsidRDefault="002066E7" w:rsidP="00FE4152">
            <w:pPr>
              <w:pStyle w:val="ListParagraph"/>
              <w:rPr>
                <w:sz w:val="22"/>
                <w:szCs w:val="22"/>
              </w:rPr>
            </w:pPr>
          </w:p>
        </w:tc>
        <w:tc>
          <w:tcPr>
            <w:tcW w:w="2278" w:type="dxa"/>
          </w:tcPr>
          <w:p w14:paraId="296BB3B6" w14:textId="7CA1B84C"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23DA1B6B" w14:textId="4BCB1962" w:rsidR="002066E7" w:rsidRPr="00997D17" w:rsidRDefault="008C6B60" w:rsidP="00FE4152">
            <w:pPr>
              <w:pStyle w:val="ListParagraph"/>
              <w:rPr>
                <w:sz w:val="22"/>
                <w:szCs w:val="22"/>
              </w:rPr>
            </w:pPr>
            <w:r w:rsidRPr="00997D17">
              <w:rPr>
                <w:sz w:val="22"/>
                <w:szCs w:val="22"/>
              </w:rPr>
              <w:t>seasonal floods on the Katavi wetlands, drought in the dry months, wildfire, and human–wildlife conflict. Roads, water points or houses at the named sites are now affected. Some journeys and classes are disrupted.</w:t>
            </w:r>
          </w:p>
        </w:tc>
        <w:tc>
          <w:tcPr>
            <w:tcW w:w="2278" w:type="dxa"/>
          </w:tcPr>
          <w:p w14:paraId="015AAA99" w14:textId="25F87FDF"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A793D74" w14:textId="68549D1C" w:rsidR="00F20E47" w:rsidRPr="00997D17" w:rsidRDefault="00034217" w:rsidP="00034217">
            <w:pPr>
              <w:pStyle w:val="ListBullet"/>
              <w:rPr>
                <w:sz w:val="22"/>
                <w:szCs w:val="22"/>
              </w:rPr>
            </w:pPr>
            <w:r w:rsidRPr="00997D17">
              <w:rPr>
                <w:sz w:val="22"/>
                <w:szCs w:val="22"/>
              </w:rPr>
              <w:t>Move people indoors. The ranger and the ward officer take the village road.</w:t>
            </w:r>
          </w:p>
          <w:p w14:paraId="014C15CC" w14:textId="015B57DB" w:rsidR="00F20E47" w:rsidRPr="00997D17" w:rsidRDefault="00034217" w:rsidP="00034217">
            <w:pPr>
              <w:pStyle w:val="ListBullet"/>
              <w:rPr>
                <w:sz w:val="22"/>
                <w:szCs w:val="22"/>
              </w:rPr>
            </w:pPr>
            <w:r w:rsidRPr="00997D17">
              <w:rPr>
                <w:sz w:val="22"/>
                <w:szCs w:val="22"/>
              </w:rPr>
              <w:t>Do not drive the animal with a crowd.</w:t>
            </w:r>
          </w:p>
          <w:p w14:paraId="3FCA2A3D" w14:textId="247034A5" w:rsidR="00F20E47" w:rsidRPr="00997D17" w:rsidRDefault="00034217" w:rsidP="00034217">
            <w:pPr>
              <w:pStyle w:val="ListBullet"/>
              <w:rPr>
                <w:sz w:val="22"/>
                <w:szCs w:val="22"/>
              </w:rPr>
            </w:pPr>
            <w:r w:rsidRPr="00997D17">
              <w:rPr>
                <w:sz w:val="22"/>
                <w:szCs w:val="22"/>
              </w:rPr>
              <w:t>Account for herders still in the pasture.</w:t>
            </w:r>
          </w:p>
          <w:p w14:paraId="0E4F5114" w14:textId="7FA05EA3" w:rsidR="002066E7" w:rsidRPr="00997D17" w:rsidRDefault="00034217" w:rsidP="00034217">
            <w:pPr>
              <w:pStyle w:val="ListBullet"/>
              <w:rPr>
                <w:sz w:val="22"/>
                <w:szCs w:val="22"/>
              </w:rPr>
            </w:pPr>
            <w:r w:rsidRPr="00997D17">
              <w:rPr>
                <w:sz w:val="22"/>
                <w:szCs w:val="22"/>
              </w:rPr>
              <w:t>Clinic ready for bites and crush injury.</w:t>
            </w:r>
          </w:p>
        </w:tc>
        <w:tc>
          <w:tcPr>
            <w:tcW w:w="2279" w:type="dxa"/>
          </w:tcPr>
          <w:p w14:paraId="4143D1D6" w14:textId="44317AB3" w:rsidR="00F20E47" w:rsidRPr="00997D17" w:rsidRDefault="00034217" w:rsidP="00034217">
            <w:pPr>
              <w:pStyle w:val="ListBullet"/>
              <w:rPr>
                <w:sz w:val="22"/>
                <w:szCs w:val="22"/>
              </w:rPr>
            </w:pPr>
            <w:r w:rsidRPr="00997D17">
              <w:rPr>
                <w:sz w:val="22"/>
                <w:szCs w:val="22"/>
              </w:rPr>
              <w:t>Waingize watu ndani. Askari wa wanyamapori na afisa wa kata wachukue barabara ya kijiji.</w:t>
            </w:r>
          </w:p>
          <w:p w14:paraId="63B49FDE" w14:textId="7526EF84" w:rsidR="00F20E47" w:rsidRPr="00997D17" w:rsidRDefault="00034217" w:rsidP="00034217">
            <w:pPr>
              <w:pStyle w:val="ListBullet"/>
              <w:rPr>
                <w:sz w:val="22"/>
                <w:szCs w:val="22"/>
              </w:rPr>
            </w:pPr>
            <w:r w:rsidRPr="00997D17">
              <w:rPr>
                <w:sz w:val="22"/>
                <w:szCs w:val="22"/>
              </w:rPr>
              <w:t>Usimfukuze mnyama na umati.</w:t>
            </w:r>
          </w:p>
          <w:p w14:paraId="75209D6F" w14:textId="5AF8AA02" w:rsidR="00F20E47" w:rsidRPr="00997D17" w:rsidRDefault="00034217" w:rsidP="00034217">
            <w:pPr>
              <w:pStyle w:val="ListBullet"/>
              <w:rPr>
                <w:sz w:val="22"/>
                <w:szCs w:val="22"/>
              </w:rPr>
            </w:pPr>
            <w:r w:rsidRPr="00997D17">
              <w:rPr>
                <w:sz w:val="22"/>
                <w:szCs w:val="22"/>
              </w:rPr>
              <w:t>Hakiki wafugaji waliobaki malishoni.</w:t>
            </w:r>
          </w:p>
          <w:p w14:paraId="13E6272A" w14:textId="109EFD8C" w:rsidR="002066E7" w:rsidRPr="00997D17" w:rsidRDefault="00034217" w:rsidP="00034217">
            <w:pPr>
              <w:pStyle w:val="ListBullet"/>
              <w:rPr>
                <w:sz w:val="22"/>
                <w:szCs w:val="22"/>
                <w:lang w:val="sv-SE"/>
              </w:rPr>
            </w:pPr>
            <w:r w:rsidRPr="00997D17">
              <w:rPr>
                <w:sz w:val="22"/>
                <w:szCs w:val="22"/>
                <w:lang w:val="sv-SE"/>
              </w:rPr>
              <w:t>Kliniki iwe tayari kwa majeraha.</w:t>
            </w:r>
          </w:p>
        </w:tc>
      </w:tr>
      <w:tr w:rsidR="002066E7" w:rsidRPr="000343A2" w14:paraId="79A13A0C" w14:textId="77777777" w:rsidTr="002066E7">
        <w:tc>
          <w:tcPr>
            <w:tcW w:w="2278" w:type="dxa"/>
          </w:tcPr>
          <w:p w14:paraId="5107C23E"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44DC9635" w14:textId="1DE47B63" w:rsidR="0055281C" w:rsidRPr="00FE0A4D" w:rsidRDefault="00FE0A4D" w:rsidP="0055281C">
            <w:pPr>
              <w:pStyle w:val="ListParagraph"/>
              <w:rPr>
                <w:sz w:val="22"/>
                <w:szCs w:val="22"/>
                <w:lang w:val="sv-SE"/>
                <w:rPrChange w:id="1816" w:author="Bonephace Kaijage" w:date="2026-10-14T06:32:00Z" w16du:dateUtc="2026-10-14T04:32:00Z">
                  <w:rPr>
                    <w:sz w:val="22"/>
                    <w:szCs w:val="22"/>
                  </w:rPr>
                </w:rPrChange>
              </w:rPr>
            </w:pPr>
            <w:ins w:id="1817" w:author="Bonephace Kaijage" w:date="2026-10-14T06:15:00Z" w16du:dateUtc="2026-10-14T04:15:00Z">
              <w:r w:rsidRPr="00FE0A4D">
                <w:rPr>
                  <w:sz w:val="22"/>
                  <w:szCs w:val="22"/>
                  <w:lang w:val="sv-SE"/>
                  <w:rPrChange w:id="1818" w:author="Bonephace Kaijage" w:date="2026-10-14T06:32:00Z" w16du:dateUtc="2026-10-14T04:32:00Z">
                    <w:rPr>
                      <w:sz w:val="22"/>
                      <w:szCs w:val="22"/>
                    </w:rPr>
                  </w:rPrChange>
                </w:rPr>
                <w:t>Hakikisheni watoto, wazee na watu wenye ulemavu wote wako salama na wana mtu wa kuwasaidia.</w:t>
              </w:r>
            </w:ins>
            <w:del w:id="1819" w:author="Bonephace Kaijage" w:date="2026-10-14T06:15:00Z" w16du:dateUtc="2026-10-14T04:15:00Z">
              <w:r w:rsidR="0055281C" w:rsidRPr="00FE0A4D" w:rsidDel="00FE0A4D">
                <w:rPr>
                  <w:sz w:val="22"/>
                  <w:szCs w:val="22"/>
                  <w:lang w:val="sv-SE"/>
                  <w:rPrChange w:id="1820" w:author="Bonephace Kaijage" w:date="2026-10-14T06:32:00Z" w16du:dateUtc="2026-10-14T04:32:00Z">
                    <w:rPr>
                      <w:sz w:val="22"/>
                      <w:szCs w:val="22"/>
                    </w:rPr>
                  </w:rPrChange>
                </w:rPr>
                <w:delText>Hakiki watoto, wazee na watu wenye ulemavu.</w:delText>
              </w:r>
            </w:del>
          </w:p>
          <w:p w14:paraId="636DFCFA" w14:textId="52ACA902" w:rsidR="0055281C" w:rsidRPr="00FE0A4D" w:rsidRDefault="0055281C" w:rsidP="0055281C">
            <w:pPr>
              <w:pStyle w:val="ListParagraph"/>
              <w:rPr>
                <w:sz w:val="22"/>
                <w:szCs w:val="22"/>
                <w:lang w:val="sv-SE"/>
                <w:rPrChange w:id="1821" w:author="Bonephace Kaijage" w:date="2026-10-14T06:32:00Z" w16du:dateUtc="2026-10-14T04:32:00Z">
                  <w:rPr>
                    <w:sz w:val="22"/>
                    <w:szCs w:val="22"/>
                  </w:rPr>
                </w:rPrChange>
              </w:rPr>
            </w:pPr>
            <w:r w:rsidRPr="00FE0A4D">
              <w:rPr>
                <w:sz w:val="22"/>
                <w:szCs w:val="22"/>
                <w:lang w:val="sv-SE"/>
                <w:rPrChange w:id="1822" w:author="Bonephace Kaijage" w:date="2026-10-14T06:32:00Z" w16du:dateUtc="2026-10-14T04:32:00Z">
                  <w:rPr>
                    <w:sz w:val="22"/>
                    <w:szCs w:val="22"/>
                  </w:rPr>
                </w:rPrChange>
              </w:rPr>
              <w:t xml:space="preserve">Chanzo cha maji kikiathirika, chemsha </w:t>
            </w:r>
            <w:r w:rsidRPr="00FE0A4D">
              <w:rPr>
                <w:sz w:val="22"/>
                <w:szCs w:val="22"/>
                <w:lang w:val="sv-SE"/>
                <w:rPrChange w:id="1823" w:author="Bonephace Kaijage" w:date="2026-10-14T06:32:00Z" w16du:dateUtc="2026-10-14T04:32:00Z">
                  <w:rPr>
                    <w:sz w:val="22"/>
                    <w:szCs w:val="22"/>
                  </w:rPr>
                </w:rPrChange>
              </w:rPr>
              <w:lastRenderedPageBreak/>
              <w:t>au tibu maji ya kunywa.</w:t>
            </w:r>
          </w:p>
          <w:p w14:paraId="66A8EE60" w14:textId="5260B78A" w:rsidR="002066E7" w:rsidRPr="00FE0A4D" w:rsidRDefault="002066E7" w:rsidP="00FE4152">
            <w:pPr>
              <w:pStyle w:val="ListParagraph"/>
              <w:rPr>
                <w:sz w:val="22"/>
                <w:szCs w:val="22"/>
                <w:lang w:val="sv-SE"/>
                <w:rPrChange w:id="1824" w:author="Bonephace Kaijage" w:date="2026-10-14T06:32:00Z" w16du:dateUtc="2026-10-14T04:32:00Z">
                  <w:rPr>
                    <w:sz w:val="22"/>
                    <w:szCs w:val="22"/>
                  </w:rPr>
                </w:rPrChange>
              </w:rPr>
            </w:pPr>
          </w:p>
        </w:tc>
        <w:tc>
          <w:tcPr>
            <w:tcW w:w="2278" w:type="dxa"/>
          </w:tcPr>
          <w:p w14:paraId="79CDCCA3" w14:textId="597BF29E"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67307B67" w14:textId="4B01D9A2" w:rsidR="002066E7" w:rsidRPr="00997D17" w:rsidRDefault="00FE0A4D" w:rsidP="00FE4152">
            <w:pPr>
              <w:pStyle w:val="ListParagraph"/>
              <w:rPr>
                <w:sz w:val="22"/>
                <w:szCs w:val="22"/>
              </w:rPr>
            </w:pPr>
            <w:ins w:id="1825"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being organised; please follow the committee's </w:t>
              </w:r>
              <w:r>
                <w:rPr>
                  <w:sz w:val="22"/>
                  <w:szCs w:val="22"/>
                </w:rPr>
                <w:lastRenderedPageBreak/>
                <w:t>instructions and look out for neighbours.</w:t>
              </w:r>
            </w:ins>
            <w:del w:id="182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9FB17BA" w14:textId="5013B7FA" w:rsidR="002066E7" w:rsidRPr="00997D17" w:rsidRDefault="00FE0A4D" w:rsidP="00FE4152">
            <w:pPr>
              <w:pStyle w:val="ListParagraph"/>
              <w:rPr>
                <w:sz w:val="22"/>
                <w:szCs w:val="22"/>
              </w:rPr>
            </w:pPr>
            <w:ins w:id="1827"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au magonjwa. Msaada unaandaliwa; tafadhali fuateni </w:t>
              </w:r>
              <w:r>
                <w:rPr>
                  <w:sz w:val="22"/>
                  <w:szCs w:val="22"/>
                </w:rPr>
                <w:lastRenderedPageBreak/>
                <w:t>maelekezo ya kamati na muangaliane na majirani.</w:t>
              </w:r>
            </w:ins>
            <w:del w:id="182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2BEFDCB" w14:textId="7D09E1A6" w:rsidR="00F20E47" w:rsidRPr="00997D17" w:rsidRDefault="00FE0A4D" w:rsidP="00034217">
            <w:pPr>
              <w:pStyle w:val="ListBullet"/>
              <w:rPr>
                <w:sz w:val="22"/>
                <w:szCs w:val="22"/>
              </w:rPr>
            </w:pPr>
            <w:ins w:id="1829" w:author="Bonephace Kaijage" w:date="2026-10-14T06:04:00Z" w16du:dateUtc="2026-10-14T04:04:00Z">
              <w:r>
                <w:rPr>
                  <w:sz w:val="22"/>
                  <w:szCs w:val="22"/>
                </w:rPr>
                <w:lastRenderedPageBreak/>
                <w:t xml:space="preserve">Please move off the low ground now to the agreed safe place, helping anyone who cannot move alone; the water can rise faster than it looks. Return only when the committee </w:t>
              </w:r>
              <w:r>
                <w:rPr>
                  <w:sz w:val="22"/>
                  <w:szCs w:val="22"/>
                </w:rPr>
                <w:lastRenderedPageBreak/>
                <w:t>confirms it is safe.</w:t>
              </w:r>
            </w:ins>
            <w:del w:id="183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00DA0D8D" w14:textId="542E1365" w:rsidR="00F20E47" w:rsidRPr="00997D17" w:rsidRDefault="00034217" w:rsidP="00034217">
            <w:pPr>
              <w:pStyle w:val="ListBullet"/>
              <w:rPr>
                <w:sz w:val="22"/>
                <w:szCs w:val="22"/>
              </w:rPr>
            </w:pPr>
            <w:r w:rsidRPr="00997D17">
              <w:rPr>
                <w:sz w:val="22"/>
                <w:szCs w:val="22"/>
              </w:rPr>
              <w:t>Call 114 and 190. Keep the road clear for ambulances.</w:t>
            </w:r>
          </w:p>
          <w:p w14:paraId="30B9B427" w14:textId="6654B9A7" w:rsidR="00F20E47" w:rsidRPr="00997D17" w:rsidRDefault="00034217" w:rsidP="00034217">
            <w:pPr>
              <w:pStyle w:val="ListBullet"/>
              <w:rPr>
                <w:sz w:val="22"/>
                <w:szCs w:val="22"/>
              </w:rPr>
            </w:pPr>
            <w:r w:rsidRPr="00997D17">
              <w:rPr>
                <w:sz w:val="22"/>
                <w:szCs w:val="22"/>
              </w:rPr>
              <w:t>Open the shelter and register every household. Note who is missing.</w:t>
            </w:r>
          </w:p>
          <w:p w14:paraId="40CA1755" w14:textId="5B6322C5" w:rsidR="002066E7" w:rsidRPr="00997D17" w:rsidRDefault="00034217" w:rsidP="00034217">
            <w:pPr>
              <w:pStyle w:val="ListBullet"/>
              <w:rPr>
                <w:sz w:val="22"/>
                <w:szCs w:val="22"/>
              </w:rPr>
            </w:pPr>
            <w:r w:rsidRPr="00997D17">
              <w:rPr>
                <w:sz w:val="22"/>
                <w:szCs w:val="22"/>
              </w:rPr>
              <w:t>Health team: injury first, then cholera if the water is dirty.</w:t>
            </w:r>
          </w:p>
        </w:tc>
        <w:tc>
          <w:tcPr>
            <w:tcW w:w="2279" w:type="dxa"/>
          </w:tcPr>
          <w:p w14:paraId="31D20774" w14:textId="122EA098" w:rsidR="00F20E47"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5589F94E" w14:textId="50551424"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5F60A96F" w14:textId="77DC9D47"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23EDECC6" w14:textId="658A9E9B" w:rsidR="002066E7" w:rsidRPr="00997D17" w:rsidRDefault="00034217" w:rsidP="00034217">
            <w:pPr>
              <w:pStyle w:val="ListBullet"/>
              <w:rPr>
                <w:sz w:val="22"/>
                <w:szCs w:val="22"/>
                <w:lang w:val="sv-SE"/>
              </w:rPr>
            </w:pPr>
            <w:r w:rsidRPr="00997D17">
              <w:rPr>
                <w:sz w:val="22"/>
                <w:szCs w:val="22"/>
                <w:lang w:val="sv-SE"/>
              </w:rPr>
              <w:lastRenderedPageBreak/>
              <w:t>Timu ya afya: majeruhi kwanza, kisha kipindupindu maji yakiwa machafu.</w:t>
            </w:r>
          </w:p>
        </w:tc>
      </w:tr>
      <w:tr w:rsidR="002066E7" w:rsidRPr="000343A2" w14:paraId="22A6ADE0" w14:textId="77777777" w:rsidTr="002066E7">
        <w:tc>
          <w:tcPr>
            <w:tcW w:w="2278" w:type="dxa"/>
          </w:tcPr>
          <w:p w14:paraId="0E2CD972"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69BFF974"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5665A1CC" w14:textId="05DF7CB6"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393CE18F" w14:textId="4A91CCAB" w:rsidR="002066E7" w:rsidRPr="00997D17" w:rsidRDefault="002066E7" w:rsidP="00FE4152">
            <w:pPr>
              <w:pStyle w:val="ListParagraph"/>
              <w:rPr>
                <w:sz w:val="22"/>
                <w:szCs w:val="22"/>
              </w:rPr>
            </w:pPr>
            <w:r w:rsidRPr="00997D17">
              <w:rPr>
                <w:sz w:val="22"/>
                <w:szCs w:val="22"/>
              </w:rPr>
              <w:t>Mlele District Council</w:t>
            </w:r>
          </w:p>
        </w:tc>
        <w:tc>
          <w:tcPr>
            <w:tcW w:w="2278" w:type="dxa"/>
          </w:tcPr>
          <w:p w14:paraId="6FA606E2" w14:textId="0A39ACDD"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4F63076F" w14:textId="17E54634" w:rsidR="002066E7" w:rsidRPr="00997D17" w:rsidRDefault="008C6B60" w:rsidP="00FE4152">
            <w:pPr>
              <w:pStyle w:val="ListParagraph"/>
              <w:rPr>
                <w:sz w:val="22"/>
                <w:szCs w:val="22"/>
              </w:rPr>
            </w:pPr>
            <w:r w:rsidRPr="00997D17">
              <w:rPr>
                <w:sz w:val="22"/>
                <w:szCs w:val="22"/>
              </w:rPr>
              <w:t>drought, wildfire, wet-season floods on the Rukwa plains, and human–wildlife conflict. A few roads slippery, a few low homes wet, and lightning where storms build.</w:t>
            </w:r>
          </w:p>
        </w:tc>
        <w:tc>
          <w:tcPr>
            <w:tcW w:w="2278" w:type="dxa"/>
          </w:tcPr>
          <w:p w14:paraId="25210691" w14:textId="3EA7D2AD"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050AB70" w14:textId="49E318F4" w:rsidR="00F20E47" w:rsidRPr="00997D17" w:rsidRDefault="00034217" w:rsidP="00034217">
            <w:pPr>
              <w:pStyle w:val="ListBullet"/>
              <w:rPr>
                <w:sz w:val="22"/>
                <w:szCs w:val="22"/>
              </w:rPr>
            </w:pPr>
            <w:r w:rsidRPr="00997D17">
              <w:rPr>
                <w:sz w:val="22"/>
                <w:szCs w:val="22"/>
              </w:rPr>
              <w:t>Warn villages on the edge. Escort children at dawn and dusk.</w:t>
            </w:r>
          </w:p>
          <w:p w14:paraId="493C1B1E" w14:textId="6430ED3C" w:rsidR="00F20E47" w:rsidRPr="00997D17" w:rsidRDefault="00034217" w:rsidP="00034217">
            <w:pPr>
              <w:pStyle w:val="ListBullet"/>
              <w:rPr>
                <w:sz w:val="22"/>
                <w:szCs w:val="22"/>
              </w:rPr>
            </w:pPr>
            <w:r w:rsidRPr="00997D17">
              <w:rPr>
                <w:sz w:val="22"/>
                <w:szCs w:val="22"/>
              </w:rPr>
              <w:t>Keep livestock in the boma. Report tracks to the wildlife officer.</w:t>
            </w:r>
          </w:p>
          <w:p w14:paraId="1DFDB841" w14:textId="503E4266" w:rsidR="00F20E47" w:rsidRPr="00997D17" w:rsidRDefault="00034217" w:rsidP="00034217">
            <w:pPr>
              <w:pStyle w:val="ListBullet"/>
              <w:rPr>
                <w:sz w:val="22"/>
                <w:szCs w:val="22"/>
              </w:rPr>
            </w:pPr>
            <w:r w:rsidRPr="00997D17">
              <w:rPr>
                <w:sz w:val="22"/>
                <w:szCs w:val="22"/>
              </w:rPr>
              <w:t>Do not approach or crowd the animal. Save 190.</w:t>
            </w:r>
          </w:p>
          <w:p w14:paraId="7F05A8F6" w14:textId="7F861E3D" w:rsidR="002066E7" w:rsidRPr="00997D17" w:rsidRDefault="00034217" w:rsidP="00034217">
            <w:pPr>
              <w:pStyle w:val="ListBullet"/>
              <w:rPr>
                <w:sz w:val="22"/>
                <w:szCs w:val="22"/>
              </w:rPr>
            </w:pPr>
            <w:r w:rsidRPr="00997D17">
              <w:rPr>
                <w:sz w:val="22"/>
                <w:szCs w:val="22"/>
              </w:rPr>
              <w:t>Agree the indoor shelter now, before it is dark.</w:t>
            </w:r>
          </w:p>
        </w:tc>
        <w:tc>
          <w:tcPr>
            <w:tcW w:w="2279" w:type="dxa"/>
          </w:tcPr>
          <w:p w14:paraId="4556C925" w14:textId="4244BFB5" w:rsidR="00F20E47" w:rsidRPr="00997D17" w:rsidRDefault="00034217" w:rsidP="00034217">
            <w:pPr>
              <w:pStyle w:val="ListBullet"/>
              <w:rPr>
                <w:sz w:val="22"/>
                <w:szCs w:val="22"/>
              </w:rPr>
            </w:pPr>
            <w:r w:rsidRPr="00997D17">
              <w:rPr>
                <w:sz w:val="22"/>
                <w:szCs w:val="22"/>
              </w:rPr>
              <w:t>Onya vijiji vya ukingoni. Wisindikize watoto alfajiri na jioni.</w:t>
            </w:r>
          </w:p>
          <w:p w14:paraId="26D437C0" w14:textId="30E12D4C" w:rsidR="00F20E47" w:rsidRPr="00997D17" w:rsidRDefault="00034217" w:rsidP="00034217">
            <w:pPr>
              <w:pStyle w:val="ListBullet"/>
              <w:rPr>
                <w:sz w:val="22"/>
                <w:szCs w:val="22"/>
              </w:rPr>
            </w:pPr>
            <w:r w:rsidRPr="00997D17">
              <w:rPr>
                <w:sz w:val="22"/>
                <w:szCs w:val="22"/>
              </w:rPr>
              <w:t>Weka mifugo zizini. Ripoti nyayo kwa afisa wanyamapori.</w:t>
            </w:r>
          </w:p>
          <w:p w14:paraId="709495D2" w14:textId="3DD46D64" w:rsidR="00F20E47" w:rsidRPr="00997D17" w:rsidRDefault="00034217" w:rsidP="00034217">
            <w:pPr>
              <w:pStyle w:val="ListBullet"/>
              <w:rPr>
                <w:sz w:val="22"/>
                <w:szCs w:val="22"/>
              </w:rPr>
            </w:pPr>
            <w:r w:rsidRPr="00997D17">
              <w:rPr>
                <w:sz w:val="22"/>
                <w:szCs w:val="22"/>
              </w:rPr>
              <w:t>Usikaribie wala kumzunguka mnyama. Hifadhi 190.</w:t>
            </w:r>
          </w:p>
          <w:p w14:paraId="172FDFBA" w14:textId="19755FCF" w:rsidR="002066E7" w:rsidRPr="00997D17" w:rsidRDefault="00034217" w:rsidP="00034217">
            <w:pPr>
              <w:pStyle w:val="ListBullet"/>
              <w:rPr>
                <w:sz w:val="22"/>
                <w:szCs w:val="22"/>
                <w:lang w:val="sv-SE"/>
              </w:rPr>
            </w:pPr>
            <w:r w:rsidRPr="00997D17">
              <w:rPr>
                <w:sz w:val="22"/>
                <w:szCs w:val="22"/>
                <w:lang w:val="sv-SE"/>
              </w:rPr>
              <w:t>Kubalianeni makazi ya ndani sasa, kabla ya giza.</w:t>
            </w:r>
          </w:p>
        </w:tc>
      </w:tr>
      <w:tr w:rsidR="002066E7" w:rsidRPr="000343A2" w14:paraId="2C8EA917" w14:textId="77777777" w:rsidTr="002066E7">
        <w:tc>
          <w:tcPr>
            <w:tcW w:w="2278" w:type="dxa"/>
          </w:tcPr>
          <w:p w14:paraId="6A041EB4" w14:textId="77777777" w:rsidR="0055281C" w:rsidRPr="00997D17" w:rsidRDefault="0055281C" w:rsidP="0055281C">
            <w:pPr>
              <w:pStyle w:val="ListParagraph"/>
              <w:rPr>
                <w:sz w:val="22"/>
                <w:szCs w:val="22"/>
                <w:lang w:val="sv-SE"/>
              </w:rPr>
            </w:pPr>
            <w:r w:rsidRPr="00997D17">
              <w:rPr>
                <w:sz w:val="22"/>
                <w:szCs w:val="22"/>
                <w:lang w:val="sv-SE"/>
              </w:rPr>
              <w:t>Ondoa taka kwenye mitaro na njia za maji kuzunguka makazi.</w:t>
            </w:r>
          </w:p>
          <w:p w14:paraId="7CCC8369" w14:textId="77777777" w:rsidR="0055281C" w:rsidRPr="00997D17" w:rsidRDefault="0055281C" w:rsidP="0055281C">
            <w:pPr>
              <w:pStyle w:val="ListParagraph"/>
              <w:rPr>
                <w:sz w:val="22"/>
                <w:szCs w:val="22"/>
                <w:lang w:val="sv-SE"/>
              </w:rPr>
            </w:pPr>
            <w:r w:rsidRPr="00997D17">
              <w:rPr>
                <w:sz w:val="22"/>
                <w:szCs w:val="22"/>
                <w:lang w:val="sv-SE"/>
              </w:rPr>
              <w:lastRenderedPageBreak/>
              <w:t>Weka chakula, maji ya kunywa, fedha, dawa na tochi. Hifadhi 190.</w:t>
            </w:r>
          </w:p>
          <w:p w14:paraId="74106C0F" w14:textId="0EF58A6F"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6F6932E7" w14:textId="4237DC6F" w:rsidR="002066E7" w:rsidRPr="00997D17" w:rsidRDefault="002066E7" w:rsidP="00FE4152">
            <w:pPr>
              <w:pStyle w:val="ListParagraph"/>
              <w:rPr>
                <w:sz w:val="22"/>
                <w:szCs w:val="22"/>
              </w:rPr>
            </w:pPr>
          </w:p>
        </w:tc>
        <w:tc>
          <w:tcPr>
            <w:tcW w:w="2278" w:type="dxa"/>
          </w:tcPr>
          <w:p w14:paraId="31D2C187" w14:textId="148A0505"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7D572A63" w14:textId="336FBC4D" w:rsidR="002066E7" w:rsidRPr="00997D17" w:rsidRDefault="008C6B60" w:rsidP="00FE4152">
            <w:pPr>
              <w:pStyle w:val="ListParagraph"/>
              <w:rPr>
                <w:sz w:val="22"/>
                <w:szCs w:val="22"/>
              </w:rPr>
            </w:pPr>
            <w:r w:rsidRPr="00997D17">
              <w:rPr>
                <w:sz w:val="22"/>
                <w:szCs w:val="22"/>
              </w:rPr>
              <w:t xml:space="preserve">drought, wildfire, wet-season floods on the Rukwa plains, and human–wildlife conflict. Roads, </w:t>
            </w:r>
            <w:r w:rsidRPr="00997D17">
              <w:rPr>
                <w:sz w:val="22"/>
                <w:szCs w:val="22"/>
              </w:rPr>
              <w:lastRenderedPageBreak/>
              <w:t>water points or houses at the named sites are now affected. Some journeys and classes are disrupted.</w:t>
            </w:r>
          </w:p>
        </w:tc>
        <w:tc>
          <w:tcPr>
            <w:tcW w:w="2278" w:type="dxa"/>
          </w:tcPr>
          <w:p w14:paraId="140209B6" w14:textId="342CC829"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yaliyotajwa yameathirika. Safari </w:t>
            </w:r>
            <w:r w:rsidRPr="00997D17">
              <w:rPr>
                <w:sz w:val="22"/>
                <w:szCs w:val="22"/>
              </w:rPr>
              <w:lastRenderedPageBreak/>
              <w:t>na masomo mengine yamesitishwa.</w:t>
            </w:r>
          </w:p>
        </w:tc>
        <w:tc>
          <w:tcPr>
            <w:tcW w:w="2279" w:type="dxa"/>
          </w:tcPr>
          <w:p w14:paraId="0D066907" w14:textId="7FCDC90C" w:rsidR="00F20E47" w:rsidRPr="00997D17" w:rsidRDefault="00034217" w:rsidP="00034217">
            <w:pPr>
              <w:pStyle w:val="ListBullet"/>
              <w:rPr>
                <w:sz w:val="22"/>
                <w:szCs w:val="22"/>
              </w:rPr>
            </w:pPr>
            <w:r w:rsidRPr="00997D17">
              <w:rPr>
                <w:sz w:val="22"/>
                <w:szCs w:val="22"/>
              </w:rPr>
              <w:lastRenderedPageBreak/>
              <w:t>Move people indoors. The ranger and the ward officer take the village road.</w:t>
            </w:r>
          </w:p>
          <w:p w14:paraId="490AE09B" w14:textId="5D01E73C" w:rsidR="00F20E47" w:rsidRPr="00997D17" w:rsidRDefault="00034217" w:rsidP="00034217">
            <w:pPr>
              <w:pStyle w:val="ListBullet"/>
              <w:rPr>
                <w:sz w:val="22"/>
                <w:szCs w:val="22"/>
              </w:rPr>
            </w:pPr>
            <w:r w:rsidRPr="00997D17">
              <w:rPr>
                <w:sz w:val="22"/>
                <w:szCs w:val="22"/>
              </w:rPr>
              <w:lastRenderedPageBreak/>
              <w:t>Do not drive the animal with a crowd.</w:t>
            </w:r>
          </w:p>
          <w:p w14:paraId="2497B575" w14:textId="769D5DAB" w:rsidR="00F20E47" w:rsidRPr="00997D17" w:rsidRDefault="00034217" w:rsidP="00034217">
            <w:pPr>
              <w:pStyle w:val="ListBullet"/>
              <w:rPr>
                <w:sz w:val="22"/>
                <w:szCs w:val="22"/>
              </w:rPr>
            </w:pPr>
            <w:r w:rsidRPr="00997D17">
              <w:rPr>
                <w:sz w:val="22"/>
                <w:szCs w:val="22"/>
              </w:rPr>
              <w:t>Account for herders still in the pasture.</w:t>
            </w:r>
          </w:p>
          <w:p w14:paraId="2D3B3467" w14:textId="0E1F67E7" w:rsidR="002066E7" w:rsidRPr="00997D17" w:rsidRDefault="00034217" w:rsidP="00034217">
            <w:pPr>
              <w:pStyle w:val="ListBullet"/>
              <w:rPr>
                <w:sz w:val="22"/>
                <w:szCs w:val="22"/>
              </w:rPr>
            </w:pPr>
            <w:r w:rsidRPr="00997D17">
              <w:rPr>
                <w:sz w:val="22"/>
                <w:szCs w:val="22"/>
              </w:rPr>
              <w:t>Clinic ready for bites and crush injury.</w:t>
            </w:r>
          </w:p>
        </w:tc>
        <w:tc>
          <w:tcPr>
            <w:tcW w:w="2279" w:type="dxa"/>
          </w:tcPr>
          <w:p w14:paraId="318560B3" w14:textId="21F3AA1F" w:rsidR="00F20E47" w:rsidRPr="00997D17" w:rsidRDefault="00034217" w:rsidP="00034217">
            <w:pPr>
              <w:pStyle w:val="ListBullet"/>
              <w:rPr>
                <w:sz w:val="22"/>
                <w:szCs w:val="22"/>
              </w:rPr>
            </w:pPr>
            <w:r w:rsidRPr="00997D17">
              <w:rPr>
                <w:sz w:val="22"/>
                <w:szCs w:val="22"/>
              </w:rPr>
              <w:lastRenderedPageBreak/>
              <w:t xml:space="preserve">Waingize watu ndani. Askari wa wanyamapori na afisa wa kata </w:t>
            </w:r>
            <w:r w:rsidRPr="00997D17">
              <w:rPr>
                <w:sz w:val="22"/>
                <w:szCs w:val="22"/>
              </w:rPr>
              <w:lastRenderedPageBreak/>
              <w:t>wachukue barabara ya kijiji.</w:t>
            </w:r>
          </w:p>
          <w:p w14:paraId="55AC72D6" w14:textId="6949B472" w:rsidR="00F20E47" w:rsidRPr="00997D17" w:rsidRDefault="00034217" w:rsidP="00034217">
            <w:pPr>
              <w:pStyle w:val="ListBullet"/>
              <w:rPr>
                <w:sz w:val="22"/>
                <w:szCs w:val="22"/>
              </w:rPr>
            </w:pPr>
            <w:r w:rsidRPr="00997D17">
              <w:rPr>
                <w:sz w:val="22"/>
                <w:szCs w:val="22"/>
              </w:rPr>
              <w:t>Usimfukuze mnyama na umati.</w:t>
            </w:r>
          </w:p>
          <w:p w14:paraId="0D7C4478" w14:textId="4C0C7E6A" w:rsidR="00F20E47" w:rsidRPr="00997D17" w:rsidRDefault="00034217" w:rsidP="00034217">
            <w:pPr>
              <w:pStyle w:val="ListBullet"/>
              <w:rPr>
                <w:sz w:val="22"/>
                <w:szCs w:val="22"/>
              </w:rPr>
            </w:pPr>
            <w:r w:rsidRPr="00997D17">
              <w:rPr>
                <w:sz w:val="22"/>
                <w:szCs w:val="22"/>
              </w:rPr>
              <w:t>Hakiki wafugaji waliobaki malishoni.</w:t>
            </w:r>
          </w:p>
          <w:p w14:paraId="5356307A" w14:textId="165A98AE" w:rsidR="002066E7" w:rsidRPr="00997D17" w:rsidRDefault="00034217" w:rsidP="00034217">
            <w:pPr>
              <w:pStyle w:val="ListBullet"/>
              <w:rPr>
                <w:sz w:val="22"/>
                <w:szCs w:val="22"/>
                <w:lang w:val="sv-SE"/>
              </w:rPr>
            </w:pPr>
            <w:r w:rsidRPr="00997D17">
              <w:rPr>
                <w:sz w:val="22"/>
                <w:szCs w:val="22"/>
                <w:lang w:val="sv-SE"/>
              </w:rPr>
              <w:t>Kliniki iwe tayari kwa majeraha.</w:t>
            </w:r>
          </w:p>
        </w:tc>
      </w:tr>
      <w:tr w:rsidR="002066E7" w:rsidRPr="000343A2" w14:paraId="422A0F43" w14:textId="77777777" w:rsidTr="002066E7">
        <w:tc>
          <w:tcPr>
            <w:tcW w:w="2278" w:type="dxa"/>
          </w:tcPr>
          <w:p w14:paraId="3D1F7199"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6566C173" w14:textId="795719D0" w:rsidR="0055281C" w:rsidRPr="00FE0A4D" w:rsidRDefault="00FE0A4D" w:rsidP="0055281C">
            <w:pPr>
              <w:pStyle w:val="ListParagraph"/>
              <w:rPr>
                <w:sz w:val="22"/>
                <w:szCs w:val="22"/>
                <w:lang w:val="sv-SE"/>
                <w:rPrChange w:id="1831" w:author="Bonephace Kaijage" w:date="2026-10-14T06:32:00Z" w16du:dateUtc="2026-10-14T04:32:00Z">
                  <w:rPr>
                    <w:sz w:val="22"/>
                    <w:szCs w:val="22"/>
                  </w:rPr>
                </w:rPrChange>
              </w:rPr>
            </w:pPr>
            <w:ins w:id="1832" w:author="Bonephace Kaijage" w:date="2026-10-14T06:15:00Z" w16du:dateUtc="2026-10-14T04:15:00Z">
              <w:r w:rsidRPr="00FE0A4D">
                <w:rPr>
                  <w:sz w:val="22"/>
                  <w:szCs w:val="22"/>
                  <w:lang w:val="sv-SE"/>
                  <w:rPrChange w:id="1833" w:author="Bonephace Kaijage" w:date="2026-10-14T06:32:00Z" w16du:dateUtc="2026-10-14T04:32:00Z">
                    <w:rPr>
                      <w:sz w:val="22"/>
                      <w:szCs w:val="22"/>
                    </w:rPr>
                  </w:rPrChange>
                </w:rPr>
                <w:t>Hakikisheni watoto, wazee na watu wenye ulemavu wote wako salama na wana mtu wa kuwasaidia.</w:t>
              </w:r>
            </w:ins>
            <w:del w:id="1834" w:author="Bonephace Kaijage" w:date="2026-10-14T06:15:00Z" w16du:dateUtc="2026-10-14T04:15:00Z">
              <w:r w:rsidR="0055281C" w:rsidRPr="00FE0A4D" w:rsidDel="00FE0A4D">
                <w:rPr>
                  <w:sz w:val="22"/>
                  <w:szCs w:val="22"/>
                  <w:lang w:val="sv-SE"/>
                  <w:rPrChange w:id="1835" w:author="Bonephace Kaijage" w:date="2026-10-14T06:32:00Z" w16du:dateUtc="2026-10-14T04:32:00Z">
                    <w:rPr>
                      <w:sz w:val="22"/>
                      <w:szCs w:val="22"/>
                    </w:rPr>
                  </w:rPrChange>
                </w:rPr>
                <w:delText>Hakiki watoto, wazee na watu wenye ulemavu.</w:delText>
              </w:r>
            </w:del>
          </w:p>
          <w:p w14:paraId="0A745209" w14:textId="49FF6231" w:rsidR="0055281C" w:rsidRPr="00FE0A4D" w:rsidRDefault="0055281C" w:rsidP="0055281C">
            <w:pPr>
              <w:pStyle w:val="ListParagraph"/>
              <w:rPr>
                <w:sz w:val="22"/>
                <w:szCs w:val="22"/>
                <w:lang w:val="sv-SE"/>
                <w:rPrChange w:id="1836" w:author="Bonephace Kaijage" w:date="2026-10-14T06:32:00Z" w16du:dateUtc="2026-10-14T04:32:00Z">
                  <w:rPr>
                    <w:sz w:val="22"/>
                    <w:szCs w:val="22"/>
                  </w:rPr>
                </w:rPrChange>
              </w:rPr>
            </w:pPr>
            <w:r w:rsidRPr="00FE0A4D">
              <w:rPr>
                <w:sz w:val="22"/>
                <w:szCs w:val="22"/>
                <w:lang w:val="sv-SE"/>
                <w:rPrChange w:id="1837" w:author="Bonephace Kaijage" w:date="2026-10-14T06:32:00Z" w16du:dateUtc="2026-10-14T04:32:00Z">
                  <w:rPr>
                    <w:sz w:val="22"/>
                    <w:szCs w:val="22"/>
                  </w:rPr>
                </w:rPrChange>
              </w:rPr>
              <w:t>Chanzo cha maji kikiathirika, chemsha au tibu maji ya kunywa.</w:t>
            </w:r>
          </w:p>
          <w:p w14:paraId="77F998FD" w14:textId="6706C9B0" w:rsidR="002066E7" w:rsidRPr="00FE0A4D" w:rsidRDefault="002066E7" w:rsidP="00FE4152">
            <w:pPr>
              <w:pStyle w:val="ListParagraph"/>
              <w:rPr>
                <w:sz w:val="22"/>
                <w:szCs w:val="22"/>
                <w:lang w:val="sv-SE"/>
                <w:rPrChange w:id="1838" w:author="Bonephace Kaijage" w:date="2026-10-14T06:32:00Z" w16du:dateUtc="2026-10-14T04:32:00Z">
                  <w:rPr>
                    <w:sz w:val="22"/>
                    <w:szCs w:val="22"/>
                  </w:rPr>
                </w:rPrChange>
              </w:rPr>
            </w:pPr>
          </w:p>
        </w:tc>
        <w:tc>
          <w:tcPr>
            <w:tcW w:w="2278" w:type="dxa"/>
          </w:tcPr>
          <w:p w14:paraId="3D6F269C" w14:textId="39CB567C"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6C28FC85" w14:textId="41458015" w:rsidR="002066E7" w:rsidRPr="00997D17" w:rsidRDefault="00FE0A4D" w:rsidP="00FE4152">
            <w:pPr>
              <w:pStyle w:val="ListParagraph"/>
              <w:rPr>
                <w:sz w:val="22"/>
                <w:szCs w:val="22"/>
              </w:rPr>
            </w:pPr>
            <w:ins w:id="1839"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840"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B6C6FF3" w14:textId="1F5A3ABD" w:rsidR="002066E7" w:rsidRPr="00997D17" w:rsidRDefault="00FE0A4D" w:rsidP="00FE4152">
            <w:pPr>
              <w:pStyle w:val="ListParagraph"/>
              <w:rPr>
                <w:sz w:val="22"/>
                <w:szCs w:val="22"/>
              </w:rPr>
            </w:pPr>
            <w:ins w:id="1841"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84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C500191" w14:textId="6C1E6BB3" w:rsidR="00F20E47" w:rsidRPr="00997D17" w:rsidRDefault="00FE0A4D" w:rsidP="00034217">
            <w:pPr>
              <w:pStyle w:val="ListBullet"/>
              <w:rPr>
                <w:sz w:val="22"/>
                <w:szCs w:val="22"/>
              </w:rPr>
            </w:pPr>
            <w:ins w:id="1843"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1844"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65E247D8" w14:textId="51853C51" w:rsidR="00F20E47" w:rsidRPr="00997D17" w:rsidRDefault="00034217" w:rsidP="00034217">
            <w:pPr>
              <w:pStyle w:val="ListBullet"/>
              <w:rPr>
                <w:sz w:val="22"/>
                <w:szCs w:val="22"/>
              </w:rPr>
            </w:pPr>
            <w:r w:rsidRPr="00997D17">
              <w:rPr>
                <w:sz w:val="22"/>
                <w:szCs w:val="22"/>
              </w:rPr>
              <w:t>Call 114 and 190. Keep the road clear for ambulances.</w:t>
            </w:r>
          </w:p>
          <w:p w14:paraId="7225D148" w14:textId="4EF9A0D6" w:rsidR="00F20E47" w:rsidRPr="00997D17" w:rsidRDefault="00034217" w:rsidP="00034217">
            <w:pPr>
              <w:pStyle w:val="ListBullet"/>
              <w:rPr>
                <w:sz w:val="22"/>
                <w:szCs w:val="22"/>
              </w:rPr>
            </w:pPr>
            <w:r w:rsidRPr="00997D17">
              <w:rPr>
                <w:sz w:val="22"/>
                <w:szCs w:val="22"/>
              </w:rPr>
              <w:t>Open the shelter and register every household. Note who is missing.</w:t>
            </w:r>
          </w:p>
          <w:p w14:paraId="0A0FC460" w14:textId="599C0AAE" w:rsidR="002066E7" w:rsidRPr="00997D17" w:rsidRDefault="00034217" w:rsidP="00034217">
            <w:pPr>
              <w:pStyle w:val="ListBullet"/>
              <w:rPr>
                <w:sz w:val="22"/>
                <w:szCs w:val="22"/>
              </w:rPr>
            </w:pPr>
            <w:r w:rsidRPr="00997D17">
              <w:rPr>
                <w:sz w:val="22"/>
                <w:szCs w:val="22"/>
              </w:rPr>
              <w:t xml:space="preserve">Health team: injury first, then </w:t>
            </w:r>
            <w:r w:rsidRPr="00997D17">
              <w:rPr>
                <w:sz w:val="22"/>
                <w:szCs w:val="22"/>
              </w:rPr>
              <w:lastRenderedPageBreak/>
              <w:t>cholera if the water is dirty.</w:t>
            </w:r>
          </w:p>
        </w:tc>
        <w:tc>
          <w:tcPr>
            <w:tcW w:w="2279" w:type="dxa"/>
          </w:tcPr>
          <w:p w14:paraId="23083939" w14:textId="47C4AF2D" w:rsidR="00F20E47"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35A86B4E" w14:textId="76F89DE9"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2948C1D0" w14:textId="30E93818"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19ED5D89" w14:textId="7E19C04A"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0F324346" w14:textId="77777777" w:rsidTr="002066E7">
        <w:tc>
          <w:tcPr>
            <w:tcW w:w="2278" w:type="dxa"/>
          </w:tcPr>
          <w:p w14:paraId="2F18EECA"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76E904AB"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04454F75" w14:textId="53802A71"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6298438C" w14:textId="1FDD34F5" w:rsidR="002066E7" w:rsidRPr="00997D17" w:rsidRDefault="002066E7" w:rsidP="00FE4152">
            <w:pPr>
              <w:pStyle w:val="ListParagraph"/>
              <w:rPr>
                <w:sz w:val="22"/>
                <w:szCs w:val="22"/>
              </w:rPr>
            </w:pPr>
            <w:r w:rsidRPr="00997D17">
              <w:rPr>
                <w:sz w:val="22"/>
                <w:szCs w:val="22"/>
              </w:rPr>
              <w:t>Mpanda District Council</w:t>
            </w:r>
          </w:p>
        </w:tc>
        <w:tc>
          <w:tcPr>
            <w:tcW w:w="2278" w:type="dxa"/>
          </w:tcPr>
          <w:p w14:paraId="06643345" w14:textId="3780124F"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4D0F96A3" w14:textId="7A1E63E5" w:rsidR="002066E7" w:rsidRPr="00997D17" w:rsidRDefault="008C6B60" w:rsidP="00FE4152">
            <w:pPr>
              <w:pStyle w:val="ListParagraph"/>
              <w:rPr>
                <w:sz w:val="22"/>
                <w:szCs w:val="22"/>
              </w:rPr>
            </w:pPr>
            <w:r w:rsidRPr="00997D17">
              <w:rPr>
                <w:sz w:val="22"/>
                <w:szCs w:val="22"/>
              </w:rPr>
              <w:t>drought, wildfire, floods beside Lake Rukwa, and human–wildlife conflict. A few roads slippery, a few low homes wet, and lightning where storms build.</w:t>
            </w:r>
          </w:p>
        </w:tc>
        <w:tc>
          <w:tcPr>
            <w:tcW w:w="2278" w:type="dxa"/>
          </w:tcPr>
          <w:p w14:paraId="6A12CA5F" w14:textId="2F8A1956"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30C5C46" w14:textId="4AA27F34" w:rsidR="00F20E47" w:rsidRPr="00997D17" w:rsidRDefault="00034217" w:rsidP="00034217">
            <w:pPr>
              <w:pStyle w:val="ListBullet"/>
              <w:rPr>
                <w:sz w:val="22"/>
                <w:szCs w:val="22"/>
              </w:rPr>
            </w:pPr>
            <w:r w:rsidRPr="00997D17">
              <w:rPr>
                <w:sz w:val="22"/>
                <w:szCs w:val="22"/>
              </w:rPr>
              <w:t>Warn villages on the edge. Escort children at dawn and dusk.</w:t>
            </w:r>
          </w:p>
          <w:p w14:paraId="73E22B4D" w14:textId="57755EC8" w:rsidR="00F20E47" w:rsidRPr="00997D17" w:rsidRDefault="00034217" w:rsidP="00034217">
            <w:pPr>
              <w:pStyle w:val="ListBullet"/>
              <w:rPr>
                <w:sz w:val="22"/>
                <w:szCs w:val="22"/>
              </w:rPr>
            </w:pPr>
            <w:r w:rsidRPr="00997D17">
              <w:rPr>
                <w:sz w:val="22"/>
                <w:szCs w:val="22"/>
              </w:rPr>
              <w:t>Keep livestock in the boma. Report tracks to the wildlife officer.</w:t>
            </w:r>
          </w:p>
          <w:p w14:paraId="0AE84935" w14:textId="49BD026B" w:rsidR="00F20E47" w:rsidRPr="00997D17" w:rsidRDefault="00034217" w:rsidP="00034217">
            <w:pPr>
              <w:pStyle w:val="ListBullet"/>
              <w:rPr>
                <w:sz w:val="22"/>
                <w:szCs w:val="22"/>
              </w:rPr>
            </w:pPr>
            <w:r w:rsidRPr="00997D17">
              <w:rPr>
                <w:sz w:val="22"/>
                <w:szCs w:val="22"/>
              </w:rPr>
              <w:t>Do not approach or crowd the animal. Save 190.</w:t>
            </w:r>
          </w:p>
          <w:p w14:paraId="6DEA9293" w14:textId="7312A493" w:rsidR="002066E7" w:rsidRPr="00997D17" w:rsidRDefault="00034217" w:rsidP="00034217">
            <w:pPr>
              <w:pStyle w:val="ListBullet"/>
              <w:rPr>
                <w:sz w:val="22"/>
                <w:szCs w:val="22"/>
              </w:rPr>
            </w:pPr>
            <w:r w:rsidRPr="00997D17">
              <w:rPr>
                <w:sz w:val="22"/>
                <w:szCs w:val="22"/>
              </w:rPr>
              <w:t>Agree the indoor shelter now, before it is dark.</w:t>
            </w:r>
          </w:p>
        </w:tc>
        <w:tc>
          <w:tcPr>
            <w:tcW w:w="2279" w:type="dxa"/>
          </w:tcPr>
          <w:p w14:paraId="2FA27D08" w14:textId="21CF645E" w:rsidR="00F20E47" w:rsidRPr="00997D17" w:rsidRDefault="00034217" w:rsidP="00034217">
            <w:pPr>
              <w:pStyle w:val="ListBullet"/>
              <w:rPr>
                <w:sz w:val="22"/>
                <w:szCs w:val="22"/>
              </w:rPr>
            </w:pPr>
            <w:r w:rsidRPr="00997D17">
              <w:rPr>
                <w:sz w:val="22"/>
                <w:szCs w:val="22"/>
              </w:rPr>
              <w:t>Onya vijiji vya ukingoni. Wisindikize watoto alfajiri na jioni.</w:t>
            </w:r>
          </w:p>
          <w:p w14:paraId="243C79D2" w14:textId="379238EB" w:rsidR="00F20E47" w:rsidRPr="00997D17" w:rsidRDefault="00034217" w:rsidP="00034217">
            <w:pPr>
              <w:pStyle w:val="ListBullet"/>
              <w:rPr>
                <w:sz w:val="22"/>
                <w:szCs w:val="22"/>
              </w:rPr>
            </w:pPr>
            <w:r w:rsidRPr="00997D17">
              <w:rPr>
                <w:sz w:val="22"/>
                <w:szCs w:val="22"/>
              </w:rPr>
              <w:t>Weka mifugo zizini. Ripoti nyayo kwa afisa wanyamapori.</w:t>
            </w:r>
          </w:p>
          <w:p w14:paraId="12D4CE7F" w14:textId="7CA9DD9A" w:rsidR="00F20E47" w:rsidRPr="00997D17" w:rsidRDefault="00034217" w:rsidP="00034217">
            <w:pPr>
              <w:pStyle w:val="ListBullet"/>
              <w:rPr>
                <w:sz w:val="22"/>
                <w:szCs w:val="22"/>
              </w:rPr>
            </w:pPr>
            <w:r w:rsidRPr="00997D17">
              <w:rPr>
                <w:sz w:val="22"/>
                <w:szCs w:val="22"/>
              </w:rPr>
              <w:t>Usikaribie wala kumzunguka mnyama. Hifadhi 190.</w:t>
            </w:r>
          </w:p>
          <w:p w14:paraId="5B05F91A" w14:textId="1BA7623F" w:rsidR="002066E7" w:rsidRPr="00997D17" w:rsidRDefault="00034217" w:rsidP="00034217">
            <w:pPr>
              <w:pStyle w:val="ListBullet"/>
              <w:rPr>
                <w:sz w:val="22"/>
                <w:szCs w:val="22"/>
                <w:lang w:val="sv-SE"/>
              </w:rPr>
            </w:pPr>
            <w:r w:rsidRPr="00997D17">
              <w:rPr>
                <w:sz w:val="22"/>
                <w:szCs w:val="22"/>
                <w:lang w:val="sv-SE"/>
              </w:rPr>
              <w:t>Kubalianeni makazi ya ndani sasa, kabla ya giza.</w:t>
            </w:r>
          </w:p>
        </w:tc>
      </w:tr>
      <w:tr w:rsidR="002066E7" w:rsidRPr="000343A2" w14:paraId="7F3960D9" w14:textId="77777777" w:rsidTr="002066E7">
        <w:tc>
          <w:tcPr>
            <w:tcW w:w="2278" w:type="dxa"/>
          </w:tcPr>
          <w:p w14:paraId="5ABE2C56" w14:textId="77777777" w:rsidR="0055281C" w:rsidRPr="00997D17" w:rsidRDefault="0055281C" w:rsidP="0055281C">
            <w:pPr>
              <w:pStyle w:val="ListParagraph"/>
              <w:rPr>
                <w:sz w:val="22"/>
                <w:szCs w:val="22"/>
                <w:lang w:val="sv-SE"/>
              </w:rPr>
            </w:pPr>
            <w:r w:rsidRPr="00997D17">
              <w:rPr>
                <w:sz w:val="22"/>
                <w:szCs w:val="22"/>
                <w:lang w:val="sv-SE"/>
              </w:rPr>
              <w:t>Ondoa taka kwenye mitaro na njia za maji kuzunguka makazi.</w:t>
            </w:r>
          </w:p>
          <w:p w14:paraId="763B7D2D"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5CA19958" w14:textId="414103CC"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164B8C54" w14:textId="5704579A" w:rsidR="002066E7" w:rsidRPr="00997D17" w:rsidRDefault="002066E7" w:rsidP="00FE4152">
            <w:pPr>
              <w:pStyle w:val="ListParagraph"/>
              <w:rPr>
                <w:sz w:val="22"/>
                <w:szCs w:val="22"/>
              </w:rPr>
            </w:pPr>
          </w:p>
        </w:tc>
        <w:tc>
          <w:tcPr>
            <w:tcW w:w="2278" w:type="dxa"/>
          </w:tcPr>
          <w:p w14:paraId="6B533952" w14:textId="1EB357E9"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2CAF194" w14:textId="7F9EE96A" w:rsidR="002066E7" w:rsidRPr="00997D17" w:rsidRDefault="008C6B60" w:rsidP="00FE4152">
            <w:pPr>
              <w:pStyle w:val="ListParagraph"/>
              <w:rPr>
                <w:sz w:val="22"/>
                <w:szCs w:val="22"/>
              </w:rPr>
            </w:pPr>
            <w:r w:rsidRPr="00997D17">
              <w:rPr>
                <w:sz w:val="22"/>
                <w:szCs w:val="22"/>
              </w:rPr>
              <w:t>drought, wildfire, floods beside Lake Rukwa, and human–wildlife conflict. Roads, water points or houses at the named sites are now affected. Some journeys and classes are disrupted.</w:t>
            </w:r>
          </w:p>
        </w:tc>
        <w:tc>
          <w:tcPr>
            <w:tcW w:w="2278" w:type="dxa"/>
          </w:tcPr>
          <w:p w14:paraId="6EA29F18" w14:textId="1C0776C4"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323849B7" w14:textId="2412BE26" w:rsidR="00F20E47" w:rsidRPr="00997D17" w:rsidRDefault="00034217" w:rsidP="00034217">
            <w:pPr>
              <w:pStyle w:val="ListBullet"/>
              <w:rPr>
                <w:sz w:val="22"/>
                <w:szCs w:val="22"/>
              </w:rPr>
            </w:pPr>
            <w:r w:rsidRPr="00997D17">
              <w:rPr>
                <w:sz w:val="22"/>
                <w:szCs w:val="22"/>
              </w:rPr>
              <w:t>Move people indoors. The ranger and the ward officer take the village road.</w:t>
            </w:r>
          </w:p>
          <w:p w14:paraId="65716341" w14:textId="183CE9C3" w:rsidR="00F20E47" w:rsidRPr="00997D17" w:rsidRDefault="00034217" w:rsidP="00034217">
            <w:pPr>
              <w:pStyle w:val="ListBullet"/>
              <w:rPr>
                <w:sz w:val="22"/>
                <w:szCs w:val="22"/>
              </w:rPr>
            </w:pPr>
            <w:r w:rsidRPr="00997D17">
              <w:rPr>
                <w:sz w:val="22"/>
                <w:szCs w:val="22"/>
              </w:rPr>
              <w:t>Do not drive the animal with a crowd.</w:t>
            </w:r>
          </w:p>
          <w:p w14:paraId="52BF158D" w14:textId="081FAE84" w:rsidR="00F20E47" w:rsidRPr="00997D17" w:rsidRDefault="00034217" w:rsidP="00034217">
            <w:pPr>
              <w:pStyle w:val="ListBullet"/>
              <w:rPr>
                <w:sz w:val="22"/>
                <w:szCs w:val="22"/>
              </w:rPr>
            </w:pPr>
            <w:r w:rsidRPr="00997D17">
              <w:rPr>
                <w:sz w:val="22"/>
                <w:szCs w:val="22"/>
              </w:rPr>
              <w:t>Account for herders still in the pasture.</w:t>
            </w:r>
          </w:p>
          <w:p w14:paraId="6FBE3DF2" w14:textId="4276BD1E" w:rsidR="002066E7" w:rsidRPr="00997D17" w:rsidRDefault="00034217" w:rsidP="00034217">
            <w:pPr>
              <w:pStyle w:val="ListBullet"/>
              <w:rPr>
                <w:sz w:val="22"/>
                <w:szCs w:val="22"/>
              </w:rPr>
            </w:pPr>
            <w:r w:rsidRPr="00997D17">
              <w:rPr>
                <w:sz w:val="22"/>
                <w:szCs w:val="22"/>
              </w:rPr>
              <w:t>Clinic ready for bites and crush injury.</w:t>
            </w:r>
          </w:p>
        </w:tc>
        <w:tc>
          <w:tcPr>
            <w:tcW w:w="2279" w:type="dxa"/>
          </w:tcPr>
          <w:p w14:paraId="5CF1E10D" w14:textId="5FFE992F" w:rsidR="00F20E47" w:rsidRPr="00997D17" w:rsidRDefault="00034217" w:rsidP="00034217">
            <w:pPr>
              <w:pStyle w:val="ListBullet"/>
              <w:rPr>
                <w:sz w:val="22"/>
                <w:szCs w:val="22"/>
              </w:rPr>
            </w:pPr>
            <w:r w:rsidRPr="00997D17">
              <w:rPr>
                <w:sz w:val="22"/>
                <w:szCs w:val="22"/>
              </w:rPr>
              <w:t>Waingize watu ndani. Askari wa wanyamapori na afisa wa kata wachukue barabara ya kijiji.</w:t>
            </w:r>
          </w:p>
          <w:p w14:paraId="0F2CFB57" w14:textId="6361A910" w:rsidR="00F20E47" w:rsidRPr="00997D17" w:rsidRDefault="00034217" w:rsidP="00034217">
            <w:pPr>
              <w:pStyle w:val="ListBullet"/>
              <w:rPr>
                <w:sz w:val="22"/>
                <w:szCs w:val="22"/>
              </w:rPr>
            </w:pPr>
            <w:r w:rsidRPr="00997D17">
              <w:rPr>
                <w:sz w:val="22"/>
                <w:szCs w:val="22"/>
              </w:rPr>
              <w:t>Usimfukuze mnyama na umati.</w:t>
            </w:r>
          </w:p>
          <w:p w14:paraId="42E658E9" w14:textId="705ED415" w:rsidR="00F20E47" w:rsidRPr="00997D17" w:rsidRDefault="00034217" w:rsidP="00034217">
            <w:pPr>
              <w:pStyle w:val="ListBullet"/>
              <w:rPr>
                <w:sz w:val="22"/>
                <w:szCs w:val="22"/>
              </w:rPr>
            </w:pPr>
            <w:r w:rsidRPr="00997D17">
              <w:rPr>
                <w:sz w:val="22"/>
                <w:szCs w:val="22"/>
              </w:rPr>
              <w:t>Hakiki wafugaji waliobaki malishoni.</w:t>
            </w:r>
          </w:p>
          <w:p w14:paraId="705B7235" w14:textId="00FB0D70" w:rsidR="002066E7" w:rsidRPr="00997D17" w:rsidRDefault="00034217" w:rsidP="00034217">
            <w:pPr>
              <w:pStyle w:val="ListBullet"/>
              <w:rPr>
                <w:sz w:val="22"/>
                <w:szCs w:val="22"/>
                <w:lang w:val="sv-SE"/>
              </w:rPr>
            </w:pPr>
            <w:r w:rsidRPr="00997D17">
              <w:rPr>
                <w:sz w:val="22"/>
                <w:szCs w:val="22"/>
                <w:lang w:val="sv-SE"/>
              </w:rPr>
              <w:t>Kliniki iwe tayari kwa majeraha.</w:t>
            </w:r>
          </w:p>
        </w:tc>
      </w:tr>
      <w:tr w:rsidR="002066E7" w:rsidRPr="000343A2" w14:paraId="54418585" w14:textId="77777777" w:rsidTr="002066E7">
        <w:tc>
          <w:tcPr>
            <w:tcW w:w="2278" w:type="dxa"/>
          </w:tcPr>
          <w:p w14:paraId="0C6C8D04"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0A653B03" w14:textId="3E7E7E45" w:rsidR="0055281C" w:rsidRPr="00FE0A4D" w:rsidRDefault="00FE0A4D" w:rsidP="0055281C">
            <w:pPr>
              <w:pStyle w:val="ListParagraph"/>
              <w:rPr>
                <w:sz w:val="22"/>
                <w:szCs w:val="22"/>
                <w:lang w:val="sv-SE"/>
                <w:rPrChange w:id="1845" w:author="Bonephace Kaijage" w:date="2026-10-14T06:32:00Z" w16du:dateUtc="2026-10-14T04:32:00Z">
                  <w:rPr>
                    <w:sz w:val="22"/>
                    <w:szCs w:val="22"/>
                  </w:rPr>
                </w:rPrChange>
              </w:rPr>
            </w:pPr>
            <w:ins w:id="1846" w:author="Bonephace Kaijage" w:date="2026-10-14T06:15:00Z" w16du:dateUtc="2026-10-14T04:15:00Z">
              <w:r w:rsidRPr="00FE0A4D">
                <w:rPr>
                  <w:sz w:val="22"/>
                  <w:szCs w:val="22"/>
                  <w:lang w:val="sv-SE"/>
                  <w:rPrChange w:id="1847" w:author="Bonephace Kaijage" w:date="2026-10-14T06:32:00Z" w16du:dateUtc="2026-10-14T04:32:00Z">
                    <w:rPr>
                      <w:sz w:val="22"/>
                      <w:szCs w:val="22"/>
                    </w:rPr>
                  </w:rPrChange>
                </w:rPr>
                <w:lastRenderedPageBreak/>
                <w:t>Hakikisheni watoto, wazee na watu wenye ulemavu wote wako salama na wana mtu wa kuwasaidia.</w:t>
              </w:r>
            </w:ins>
            <w:del w:id="1848" w:author="Bonephace Kaijage" w:date="2026-10-14T06:15:00Z" w16du:dateUtc="2026-10-14T04:15:00Z">
              <w:r w:rsidR="0055281C" w:rsidRPr="00FE0A4D" w:rsidDel="00FE0A4D">
                <w:rPr>
                  <w:sz w:val="22"/>
                  <w:szCs w:val="22"/>
                  <w:lang w:val="sv-SE"/>
                  <w:rPrChange w:id="1849" w:author="Bonephace Kaijage" w:date="2026-10-14T06:32:00Z" w16du:dateUtc="2026-10-14T04:32:00Z">
                    <w:rPr>
                      <w:sz w:val="22"/>
                      <w:szCs w:val="22"/>
                    </w:rPr>
                  </w:rPrChange>
                </w:rPr>
                <w:delText>Hakiki watoto, wazee na watu wenye ulemavu.</w:delText>
              </w:r>
            </w:del>
          </w:p>
          <w:p w14:paraId="155B2A0E" w14:textId="01A0A1A0" w:rsidR="0055281C" w:rsidRPr="00FE0A4D" w:rsidRDefault="0055281C" w:rsidP="0055281C">
            <w:pPr>
              <w:pStyle w:val="ListParagraph"/>
              <w:rPr>
                <w:sz w:val="22"/>
                <w:szCs w:val="22"/>
                <w:lang w:val="sv-SE"/>
                <w:rPrChange w:id="1850" w:author="Bonephace Kaijage" w:date="2026-10-14T06:32:00Z" w16du:dateUtc="2026-10-14T04:32:00Z">
                  <w:rPr>
                    <w:sz w:val="22"/>
                    <w:szCs w:val="22"/>
                  </w:rPr>
                </w:rPrChange>
              </w:rPr>
            </w:pPr>
            <w:r w:rsidRPr="00FE0A4D">
              <w:rPr>
                <w:sz w:val="22"/>
                <w:szCs w:val="22"/>
                <w:lang w:val="sv-SE"/>
                <w:rPrChange w:id="1851" w:author="Bonephace Kaijage" w:date="2026-10-14T06:32:00Z" w16du:dateUtc="2026-10-14T04:32:00Z">
                  <w:rPr>
                    <w:sz w:val="22"/>
                    <w:szCs w:val="22"/>
                  </w:rPr>
                </w:rPrChange>
              </w:rPr>
              <w:t>Chanzo cha maji kikiathirika, chemsha au tibu maji ya kunywa.</w:t>
            </w:r>
          </w:p>
          <w:p w14:paraId="57455FF0" w14:textId="08D603C4" w:rsidR="002066E7" w:rsidRPr="00FE0A4D" w:rsidRDefault="002066E7" w:rsidP="00FE4152">
            <w:pPr>
              <w:pStyle w:val="ListParagraph"/>
              <w:rPr>
                <w:sz w:val="22"/>
                <w:szCs w:val="22"/>
                <w:lang w:val="sv-SE"/>
                <w:rPrChange w:id="1852" w:author="Bonephace Kaijage" w:date="2026-10-14T06:32:00Z" w16du:dateUtc="2026-10-14T04:32:00Z">
                  <w:rPr>
                    <w:sz w:val="22"/>
                    <w:szCs w:val="22"/>
                  </w:rPr>
                </w:rPrChange>
              </w:rPr>
            </w:pPr>
          </w:p>
        </w:tc>
        <w:tc>
          <w:tcPr>
            <w:tcW w:w="2278" w:type="dxa"/>
          </w:tcPr>
          <w:p w14:paraId="1B7E64D0" w14:textId="1F9CBB75"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5AEE453F" w14:textId="6118D666" w:rsidR="002066E7" w:rsidRPr="00997D17" w:rsidRDefault="00FE0A4D" w:rsidP="00FE4152">
            <w:pPr>
              <w:pStyle w:val="ListParagraph"/>
              <w:rPr>
                <w:sz w:val="22"/>
                <w:szCs w:val="22"/>
              </w:rPr>
            </w:pPr>
            <w:ins w:id="1853" w:author="Bonephace Kaijage" w:date="2026-10-14T06:20:00Z" w16du:dateUtc="2026-10-14T04:20:00Z">
              <w:r>
                <w:rPr>
                  <w:sz w:val="22"/>
                  <w:szCs w:val="22"/>
                </w:rPr>
                <w:t xml:space="preserve">Conditions at the sites named in Know Your Risk are now life-threatening: </w:t>
              </w:r>
              <w:r>
                <w:rPr>
                  <w:sz w:val="22"/>
                  <w:szCs w:val="22"/>
                </w:rPr>
                <w:lastRenderedPageBreak/>
                <w:t>houses damaged, people cut off, and a real risk of drowning, injury or disease. Help is being organised; please follow the committee's instructions and look out for neighbours.</w:t>
              </w:r>
            </w:ins>
            <w:del w:id="185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1E358E2" w14:textId="7ED07744" w:rsidR="002066E7" w:rsidRPr="00997D17" w:rsidRDefault="00FE0A4D" w:rsidP="00FE4152">
            <w:pPr>
              <w:pStyle w:val="ListParagraph"/>
              <w:rPr>
                <w:sz w:val="22"/>
                <w:szCs w:val="22"/>
              </w:rPr>
            </w:pPr>
            <w:ins w:id="1855" w:author="Bonephace Kaijage" w:date="2026-10-14T06:23:00Z" w16du:dateUtc="2026-10-14T04:23:00Z">
              <w:r>
                <w:rPr>
                  <w:sz w:val="22"/>
                  <w:szCs w:val="22"/>
                </w:rPr>
                <w:lastRenderedPageBreak/>
                <w:t xml:space="preserve">Hali katika maeneo yaliyotajwa kwenye Fahamu Hatari sasa ni hatari kwa </w:t>
              </w:r>
              <w:r>
                <w:rPr>
                  <w:sz w:val="22"/>
                  <w:szCs w:val="22"/>
                </w:rPr>
                <w:lastRenderedPageBreak/>
                <w:t>maisha: nyumba zimeharibika, watu wamekatwa, na kuna hatari halisi ya kuzama, kujeruhiwa au magonjwa. Msaada unaandaliwa; tafadhali fuateni maelekezo ya kamati na muangaliane na majirani.</w:t>
              </w:r>
            </w:ins>
            <w:del w:id="185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253F78B8" w14:textId="0B4286EA" w:rsidR="00F20E47" w:rsidRPr="00997D17" w:rsidRDefault="00FE0A4D" w:rsidP="00034217">
            <w:pPr>
              <w:pStyle w:val="ListBullet"/>
              <w:rPr>
                <w:sz w:val="22"/>
                <w:szCs w:val="22"/>
              </w:rPr>
            </w:pPr>
            <w:ins w:id="1857" w:author="Bonephace Kaijage" w:date="2026-10-14T06:04:00Z" w16du:dateUtc="2026-10-14T04:04:00Z">
              <w:r>
                <w:rPr>
                  <w:sz w:val="22"/>
                  <w:szCs w:val="22"/>
                </w:rPr>
                <w:lastRenderedPageBreak/>
                <w:t xml:space="preserve">Please move off the low ground now to the agreed safe </w:t>
              </w:r>
              <w:r>
                <w:rPr>
                  <w:sz w:val="22"/>
                  <w:szCs w:val="22"/>
                </w:rPr>
                <w:lastRenderedPageBreak/>
                <w:t>place, helping anyone who cannot move alone; the water can rise faster than it looks. Return only when the committee confirms it is safe.</w:t>
              </w:r>
            </w:ins>
            <w:del w:id="1858"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18DBBB50" w14:textId="49EF1BF5" w:rsidR="00F20E47" w:rsidRPr="00997D17" w:rsidRDefault="00034217" w:rsidP="00034217">
            <w:pPr>
              <w:pStyle w:val="ListBullet"/>
              <w:rPr>
                <w:sz w:val="22"/>
                <w:szCs w:val="22"/>
              </w:rPr>
            </w:pPr>
            <w:r w:rsidRPr="00997D17">
              <w:rPr>
                <w:sz w:val="22"/>
                <w:szCs w:val="22"/>
              </w:rPr>
              <w:t>Call 114 and 190. Keep the road clear for ambulances.</w:t>
            </w:r>
          </w:p>
          <w:p w14:paraId="6EFAFB7F" w14:textId="0EE3A289" w:rsidR="00F20E47" w:rsidRPr="00997D17" w:rsidRDefault="00034217" w:rsidP="00034217">
            <w:pPr>
              <w:pStyle w:val="ListBullet"/>
              <w:rPr>
                <w:sz w:val="22"/>
                <w:szCs w:val="22"/>
              </w:rPr>
            </w:pPr>
            <w:r w:rsidRPr="00997D17">
              <w:rPr>
                <w:sz w:val="22"/>
                <w:szCs w:val="22"/>
              </w:rPr>
              <w:t>Open the shelter and register every household. Note who is missing.</w:t>
            </w:r>
          </w:p>
          <w:p w14:paraId="09D58529" w14:textId="4DDF0C8E" w:rsidR="002066E7" w:rsidRPr="00997D17" w:rsidRDefault="00034217" w:rsidP="00034217">
            <w:pPr>
              <w:pStyle w:val="ListBullet"/>
              <w:rPr>
                <w:sz w:val="22"/>
                <w:szCs w:val="22"/>
              </w:rPr>
            </w:pPr>
            <w:r w:rsidRPr="00997D17">
              <w:rPr>
                <w:sz w:val="22"/>
                <w:szCs w:val="22"/>
              </w:rPr>
              <w:t>Health team: injury first, then cholera if the water is dirty.</w:t>
            </w:r>
          </w:p>
        </w:tc>
        <w:tc>
          <w:tcPr>
            <w:tcW w:w="2279" w:type="dxa"/>
          </w:tcPr>
          <w:p w14:paraId="5CFB9885" w14:textId="49C4C305" w:rsidR="00F20E47" w:rsidRPr="00997D17" w:rsidRDefault="00034217" w:rsidP="00034217">
            <w:pPr>
              <w:pStyle w:val="ListBullet"/>
              <w:rPr>
                <w:sz w:val="22"/>
                <w:szCs w:val="22"/>
                <w:lang w:val="sv-SE"/>
              </w:rPr>
            </w:pPr>
            <w:r w:rsidRPr="00997D17">
              <w:rPr>
                <w:sz w:val="22"/>
                <w:szCs w:val="22"/>
                <w:lang w:val="sv-SE"/>
              </w:rPr>
              <w:lastRenderedPageBreak/>
              <w:t xml:space="preserve">Hamisha bondeni sasa. Msirudi mpaka </w:t>
            </w:r>
            <w:r w:rsidRPr="00997D17">
              <w:rPr>
                <w:sz w:val="22"/>
                <w:szCs w:val="22"/>
                <w:lang w:val="sv-SE"/>
              </w:rPr>
              <w:lastRenderedPageBreak/>
              <w:t>kamati iseme ni salama.</w:t>
            </w:r>
          </w:p>
          <w:p w14:paraId="7E50BA79" w14:textId="237F74CB"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51BBBD4A" w14:textId="684882C0"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5F622C12" w14:textId="40CCF0AB"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30A9BAFB" w14:textId="77777777" w:rsidTr="002066E7">
        <w:tc>
          <w:tcPr>
            <w:tcW w:w="2278" w:type="dxa"/>
          </w:tcPr>
          <w:p w14:paraId="53B36443"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208165E5"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7162D715" w14:textId="2084C4DF"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70AC2BCF" w14:textId="1B644975" w:rsidR="002066E7" w:rsidRPr="00997D17" w:rsidRDefault="002066E7" w:rsidP="00FE4152">
            <w:pPr>
              <w:pStyle w:val="ListParagraph"/>
              <w:rPr>
                <w:sz w:val="22"/>
                <w:szCs w:val="22"/>
              </w:rPr>
            </w:pPr>
            <w:r w:rsidRPr="00997D17">
              <w:rPr>
                <w:sz w:val="22"/>
                <w:szCs w:val="22"/>
              </w:rPr>
              <w:lastRenderedPageBreak/>
              <w:t>Mpimbwe District Council</w:t>
            </w:r>
          </w:p>
        </w:tc>
        <w:tc>
          <w:tcPr>
            <w:tcW w:w="2278" w:type="dxa"/>
          </w:tcPr>
          <w:p w14:paraId="1819A501" w14:textId="7EE9C025" w:rsidR="002066E7" w:rsidRPr="00997D17" w:rsidRDefault="002066E7" w:rsidP="00FE4152">
            <w:pPr>
              <w:pStyle w:val="ListParagraph"/>
              <w:rPr>
                <w:sz w:val="22"/>
                <w:szCs w:val="22"/>
              </w:rPr>
            </w:pPr>
            <w:r w:rsidRPr="00997D17">
              <w:rPr>
                <w:sz w:val="22"/>
                <w:szCs w:val="22"/>
              </w:rPr>
              <w:lastRenderedPageBreak/>
              <w:t>Yellow / Njano — Level 1</w:t>
            </w:r>
          </w:p>
        </w:tc>
        <w:tc>
          <w:tcPr>
            <w:tcW w:w="2278" w:type="dxa"/>
          </w:tcPr>
          <w:p w14:paraId="2ADBD422" w14:textId="4306C6FF" w:rsidR="002066E7" w:rsidRPr="00997D17" w:rsidRDefault="008C6B60" w:rsidP="00FE4152">
            <w:pPr>
              <w:pStyle w:val="ListParagraph"/>
              <w:rPr>
                <w:sz w:val="22"/>
                <w:szCs w:val="22"/>
              </w:rPr>
            </w:pPr>
            <w:r w:rsidRPr="00997D17">
              <w:rPr>
                <w:sz w:val="22"/>
                <w:szCs w:val="22"/>
              </w:rPr>
              <w:t>drought, wildfire, Lake Rukwa floods, and human–wildlife conflict. A few roads slippery, a few low homes wet, and lightning where storms build.</w:t>
            </w:r>
          </w:p>
        </w:tc>
        <w:tc>
          <w:tcPr>
            <w:tcW w:w="2278" w:type="dxa"/>
          </w:tcPr>
          <w:p w14:paraId="4E65DBBE" w14:textId="6D3D6C76"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DCF295B" w14:textId="6AB045C1" w:rsidR="00F20E47" w:rsidRPr="00997D17" w:rsidRDefault="00034217" w:rsidP="00034217">
            <w:pPr>
              <w:pStyle w:val="ListBullet"/>
              <w:rPr>
                <w:sz w:val="22"/>
                <w:szCs w:val="22"/>
              </w:rPr>
            </w:pPr>
            <w:r w:rsidRPr="00997D17">
              <w:rPr>
                <w:sz w:val="22"/>
                <w:szCs w:val="22"/>
              </w:rPr>
              <w:t>Warn villages on the edge. Escort children at dawn and dusk.</w:t>
            </w:r>
          </w:p>
          <w:p w14:paraId="4D3A5EBE" w14:textId="1300D1A1" w:rsidR="00F20E47" w:rsidRPr="00997D17" w:rsidRDefault="00034217" w:rsidP="00034217">
            <w:pPr>
              <w:pStyle w:val="ListBullet"/>
              <w:rPr>
                <w:sz w:val="22"/>
                <w:szCs w:val="22"/>
              </w:rPr>
            </w:pPr>
            <w:r w:rsidRPr="00997D17">
              <w:rPr>
                <w:sz w:val="22"/>
                <w:szCs w:val="22"/>
              </w:rPr>
              <w:t>Keep livestock in the boma. Report tracks to the wildlife officer.</w:t>
            </w:r>
          </w:p>
          <w:p w14:paraId="514A2138" w14:textId="65092790" w:rsidR="00F20E47" w:rsidRPr="00997D17" w:rsidRDefault="00034217" w:rsidP="00034217">
            <w:pPr>
              <w:pStyle w:val="ListBullet"/>
              <w:rPr>
                <w:sz w:val="22"/>
                <w:szCs w:val="22"/>
              </w:rPr>
            </w:pPr>
            <w:r w:rsidRPr="00997D17">
              <w:rPr>
                <w:sz w:val="22"/>
                <w:szCs w:val="22"/>
              </w:rPr>
              <w:t>Do not approach or crowd the animal. Save 190.</w:t>
            </w:r>
          </w:p>
          <w:p w14:paraId="34ABD520" w14:textId="2B3FAC1C" w:rsidR="002066E7" w:rsidRPr="00997D17" w:rsidRDefault="00034217" w:rsidP="00034217">
            <w:pPr>
              <w:pStyle w:val="ListBullet"/>
              <w:rPr>
                <w:sz w:val="22"/>
                <w:szCs w:val="22"/>
              </w:rPr>
            </w:pPr>
            <w:r w:rsidRPr="00997D17">
              <w:rPr>
                <w:sz w:val="22"/>
                <w:szCs w:val="22"/>
              </w:rPr>
              <w:lastRenderedPageBreak/>
              <w:t>Agree the indoor shelter now, before it is dark.</w:t>
            </w:r>
          </w:p>
        </w:tc>
        <w:tc>
          <w:tcPr>
            <w:tcW w:w="2279" w:type="dxa"/>
          </w:tcPr>
          <w:p w14:paraId="16305A4E" w14:textId="41853DD5" w:rsidR="00F20E47" w:rsidRPr="00997D17" w:rsidRDefault="00034217" w:rsidP="00034217">
            <w:pPr>
              <w:pStyle w:val="ListBullet"/>
              <w:rPr>
                <w:sz w:val="22"/>
                <w:szCs w:val="22"/>
              </w:rPr>
            </w:pPr>
            <w:r w:rsidRPr="00997D17">
              <w:rPr>
                <w:sz w:val="22"/>
                <w:szCs w:val="22"/>
              </w:rPr>
              <w:lastRenderedPageBreak/>
              <w:t>Onya vijiji vya ukingoni. Wisindikize watoto alfajiri na jioni.</w:t>
            </w:r>
          </w:p>
          <w:p w14:paraId="571F92DA" w14:textId="7333E0E4" w:rsidR="00F20E47" w:rsidRPr="00997D17" w:rsidRDefault="00034217" w:rsidP="00034217">
            <w:pPr>
              <w:pStyle w:val="ListBullet"/>
              <w:rPr>
                <w:sz w:val="22"/>
                <w:szCs w:val="22"/>
              </w:rPr>
            </w:pPr>
            <w:r w:rsidRPr="00997D17">
              <w:rPr>
                <w:sz w:val="22"/>
                <w:szCs w:val="22"/>
              </w:rPr>
              <w:t>Weka mifugo zizini. Ripoti nyayo kwa afisa wanyamapori.</w:t>
            </w:r>
          </w:p>
          <w:p w14:paraId="718BD5FB" w14:textId="5A3D9435" w:rsidR="00F20E47" w:rsidRPr="00997D17" w:rsidRDefault="00034217" w:rsidP="00034217">
            <w:pPr>
              <w:pStyle w:val="ListBullet"/>
              <w:rPr>
                <w:sz w:val="22"/>
                <w:szCs w:val="22"/>
              </w:rPr>
            </w:pPr>
            <w:r w:rsidRPr="00997D17">
              <w:rPr>
                <w:sz w:val="22"/>
                <w:szCs w:val="22"/>
              </w:rPr>
              <w:t>Usikaribie wala kumzunguka mnyama. Hifadhi 190.</w:t>
            </w:r>
          </w:p>
          <w:p w14:paraId="3F1C02F1" w14:textId="076B8C06" w:rsidR="002066E7" w:rsidRPr="00997D17" w:rsidRDefault="00034217" w:rsidP="00034217">
            <w:pPr>
              <w:pStyle w:val="ListBullet"/>
              <w:rPr>
                <w:sz w:val="22"/>
                <w:szCs w:val="22"/>
                <w:lang w:val="sv-SE"/>
              </w:rPr>
            </w:pPr>
            <w:r w:rsidRPr="00997D17">
              <w:rPr>
                <w:sz w:val="22"/>
                <w:szCs w:val="22"/>
                <w:lang w:val="sv-SE"/>
              </w:rPr>
              <w:lastRenderedPageBreak/>
              <w:t>Kubalianeni makazi ya ndani sasa, kabla ya giza.</w:t>
            </w:r>
          </w:p>
        </w:tc>
      </w:tr>
      <w:tr w:rsidR="002066E7" w:rsidRPr="000343A2" w14:paraId="7A10E422" w14:textId="77777777" w:rsidTr="002066E7">
        <w:tc>
          <w:tcPr>
            <w:tcW w:w="2278" w:type="dxa"/>
          </w:tcPr>
          <w:p w14:paraId="4A23B8B9" w14:textId="77777777" w:rsidR="0055281C" w:rsidRPr="00997D17" w:rsidRDefault="0055281C" w:rsidP="0055281C">
            <w:pPr>
              <w:pStyle w:val="ListParagraph"/>
              <w:rPr>
                <w:sz w:val="22"/>
                <w:szCs w:val="22"/>
                <w:lang w:val="sv-SE"/>
              </w:rPr>
            </w:pPr>
            <w:r w:rsidRPr="00997D17">
              <w:rPr>
                <w:sz w:val="22"/>
                <w:szCs w:val="22"/>
                <w:lang w:val="sv-SE"/>
              </w:rPr>
              <w:lastRenderedPageBreak/>
              <w:t>Ondoa taka kwenye mitaro na njia za maji kuzunguka makazi.</w:t>
            </w:r>
          </w:p>
          <w:p w14:paraId="0195890A"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1E4487C8" w14:textId="5D61876F"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7A770A71" w14:textId="72D98808" w:rsidR="002066E7" w:rsidRPr="00997D17" w:rsidRDefault="002066E7" w:rsidP="00FE4152">
            <w:pPr>
              <w:pStyle w:val="ListParagraph"/>
              <w:rPr>
                <w:sz w:val="22"/>
                <w:szCs w:val="22"/>
              </w:rPr>
            </w:pPr>
          </w:p>
        </w:tc>
        <w:tc>
          <w:tcPr>
            <w:tcW w:w="2278" w:type="dxa"/>
          </w:tcPr>
          <w:p w14:paraId="43D89A65" w14:textId="1CE965A7"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7A7EC95" w14:textId="35E92F8D" w:rsidR="002066E7" w:rsidRPr="00997D17" w:rsidRDefault="008C6B60" w:rsidP="00FE4152">
            <w:pPr>
              <w:pStyle w:val="ListParagraph"/>
              <w:rPr>
                <w:sz w:val="22"/>
                <w:szCs w:val="22"/>
              </w:rPr>
            </w:pPr>
            <w:r w:rsidRPr="00997D17">
              <w:rPr>
                <w:sz w:val="22"/>
                <w:szCs w:val="22"/>
              </w:rPr>
              <w:t>drought, wildfire, Lake Rukwa floods, and human–wildlife conflict. Roads, water points or houses at the named sites are now affected. Some journeys and classes are disrupted.</w:t>
            </w:r>
          </w:p>
        </w:tc>
        <w:tc>
          <w:tcPr>
            <w:tcW w:w="2278" w:type="dxa"/>
          </w:tcPr>
          <w:p w14:paraId="302BEC71" w14:textId="0BE5CAD8"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4D5F46D" w14:textId="238DA934" w:rsidR="00F20E47" w:rsidRPr="00997D17" w:rsidRDefault="00034217" w:rsidP="00034217">
            <w:pPr>
              <w:pStyle w:val="ListBullet"/>
              <w:rPr>
                <w:sz w:val="22"/>
                <w:szCs w:val="22"/>
              </w:rPr>
            </w:pPr>
            <w:r w:rsidRPr="00997D17">
              <w:rPr>
                <w:sz w:val="22"/>
                <w:szCs w:val="22"/>
              </w:rPr>
              <w:t>Move people indoors. The ranger and the ward officer take the village road.</w:t>
            </w:r>
          </w:p>
          <w:p w14:paraId="095344AC" w14:textId="14F44B2A" w:rsidR="00F20E47" w:rsidRPr="00997D17" w:rsidRDefault="00034217" w:rsidP="00034217">
            <w:pPr>
              <w:pStyle w:val="ListBullet"/>
              <w:rPr>
                <w:sz w:val="22"/>
                <w:szCs w:val="22"/>
              </w:rPr>
            </w:pPr>
            <w:r w:rsidRPr="00997D17">
              <w:rPr>
                <w:sz w:val="22"/>
                <w:szCs w:val="22"/>
              </w:rPr>
              <w:t>Do not drive the animal with a crowd.</w:t>
            </w:r>
          </w:p>
          <w:p w14:paraId="153538D4" w14:textId="0ABCBB43" w:rsidR="00F20E47" w:rsidRPr="00997D17" w:rsidRDefault="00034217" w:rsidP="00034217">
            <w:pPr>
              <w:pStyle w:val="ListBullet"/>
              <w:rPr>
                <w:sz w:val="22"/>
                <w:szCs w:val="22"/>
              </w:rPr>
            </w:pPr>
            <w:r w:rsidRPr="00997D17">
              <w:rPr>
                <w:sz w:val="22"/>
                <w:szCs w:val="22"/>
              </w:rPr>
              <w:t>Account for herders still in the pasture.</w:t>
            </w:r>
          </w:p>
          <w:p w14:paraId="201A7C80" w14:textId="0568A088" w:rsidR="002066E7" w:rsidRPr="00997D17" w:rsidRDefault="00034217" w:rsidP="00034217">
            <w:pPr>
              <w:pStyle w:val="ListBullet"/>
              <w:rPr>
                <w:sz w:val="22"/>
                <w:szCs w:val="22"/>
              </w:rPr>
            </w:pPr>
            <w:r w:rsidRPr="00997D17">
              <w:rPr>
                <w:sz w:val="22"/>
                <w:szCs w:val="22"/>
              </w:rPr>
              <w:t>Clinic ready for bites and crush injury.</w:t>
            </w:r>
          </w:p>
        </w:tc>
        <w:tc>
          <w:tcPr>
            <w:tcW w:w="2279" w:type="dxa"/>
          </w:tcPr>
          <w:p w14:paraId="645D7518" w14:textId="3C6DB3E7" w:rsidR="00F20E47" w:rsidRPr="00997D17" w:rsidRDefault="00034217" w:rsidP="00034217">
            <w:pPr>
              <w:pStyle w:val="ListBullet"/>
              <w:rPr>
                <w:sz w:val="22"/>
                <w:szCs w:val="22"/>
              </w:rPr>
            </w:pPr>
            <w:r w:rsidRPr="00997D17">
              <w:rPr>
                <w:sz w:val="22"/>
                <w:szCs w:val="22"/>
              </w:rPr>
              <w:t>Waingize watu ndani. Askari wa wanyamapori na afisa wa kata wachukue barabara ya kijiji.</w:t>
            </w:r>
          </w:p>
          <w:p w14:paraId="79CC3AFB" w14:textId="03E783D1" w:rsidR="00F20E47" w:rsidRPr="00997D17" w:rsidRDefault="00034217" w:rsidP="00034217">
            <w:pPr>
              <w:pStyle w:val="ListBullet"/>
              <w:rPr>
                <w:sz w:val="22"/>
                <w:szCs w:val="22"/>
              </w:rPr>
            </w:pPr>
            <w:r w:rsidRPr="00997D17">
              <w:rPr>
                <w:sz w:val="22"/>
                <w:szCs w:val="22"/>
              </w:rPr>
              <w:t>Usimfukuze mnyama na umati.</w:t>
            </w:r>
          </w:p>
          <w:p w14:paraId="3F394686" w14:textId="3ABF9F53" w:rsidR="00F20E47" w:rsidRPr="00997D17" w:rsidRDefault="00034217" w:rsidP="00034217">
            <w:pPr>
              <w:pStyle w:val="ListBullet"/>
              <w:rPr>
                <w:sz w:val="22"/>
                <w:szCs w:val="22"/>
              </w:rPr>
            </w:pPr>
            <w:r w:rsidRPr="00997D17">
              <w:rPr>
                <w:sz w:val="22"/>
                <w:szCs w:val="22"/>
              </w:rPr>
              <w:t>Hakiki wafugaji waliobaki malishoni.</w:t>
            </w:r>
          </w:p>
          <w:p w14:paraId="3326FEFC" w14:textId="64501229" w:rsidR="002066E7" w:rsidRPr="00997D17" w:rsidRDefault="00034217" w:rsidP="00034217">
            <w:pPr>
              <w:pStyle w:val="ListBullet"/>
              <w:rPr>
                <w:sz w:val="22"/>
                <w:szCs w:val="22"/>
                <w:lang w:val="sv-SE"/>
              </w:rPr>
            </w:pPr>
            <w:r w:rsidRPr="00997D17">
              <w:rPr>
                <w:sz w:val="22"/>
                <w:szCs w:val="22"/>
                <w:lang w:val="sv-SE"/>
              </w:rPr>
              <w:t>Kliniki iwe tayari kwa majeraha.</w:t>
            </w:r>
          </w:p>
        </w:tc>
      </w:tr>
      <w:tr w:rsidR="002066E7" w:rsidRPr="000343A2" w14:paraId="153BFA21" w14:textId="77777777" w:rsidTr="002066E7">
        <w:tc>
          <w:tcPr>
            <w:tcW w:w="2278" w:type="dxa"/>
          </w:tcPr>
          <w:p w14:paraId="1E12077D"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7F3CEADE" w14:textId="584FA842" w:rsidR="0055281C" w:rsidRPr="00FE0A4D" w:rsidRDefault="00FE0A4D" w:rsidP="0055281C">
            <w:pPr>
              <w:pStyle w:val="ListParagraph"/>
              <w:rPr>
                <w:sz w:val="22"/>
                <w:szCs w:val="22"/>
                <w:lang w:val="sv-SE"/>
                <w:rPrChange w:id="1859" w:author="Bonephace Kaijage" w:date="2026-10-14T06:32:00Z" w16du:dateUtc="2026-10-14T04:32:00Z">
                  <w:rPr>
                    <w:sz w:val="22"/>
                    <w:szCs w:val="22"/>
                  </w:rPr>
                </w:rPrChange>
              </w:rPr>
            </w:pPr>
            <w:ins w:id="1860" w:author="Bonephace Kaijage" w:date="2026-10-14T06:15:00Z" w16du:dateUtc="2026-10-14T04:15:00Z">
              <w:r w:rsidRPr="00FE0A4D">
                <w:rPr>
                  <w:sz w:val="22"/>
                  <w:szCs w:val="22"/>
                  <w:lang w:val="sv-SE"/>
                  <w:rPrChange w:id="1861" w:author="Bonephace Kaijage" w:date="2026-10-14T06:32:00Z" w16du:dateUtc="2026-10-14T04:32:00Z">
                    <w:rPr>
                      <w:sz w:val="22"/>
                      <w:szCs w:val="22"/>
                    </w:rPr>
                  </w:rPrChange>
                </w:rPr>
                <w:t>Hakikisheni watoto, wazee na watu wenye ulemavu wote wako salama na wana mtu wa kuwasaidia.</w:t>
              </w:r>
            </w:ins>
            <w:del w:id="1862" w:author="Bonephace Kaijage" w:date="2026-10-14T06:15:00Z" w16du:dateUtc="2026-10-14T04:15:00Z">
              <w:r w:rsidR="0055281C" w:rsidRPr="00FE0A4D" w:rsidDel="00FE0A4D">
                <w:rPr>
                  <w:sz w:val="22"/>
                  <w:szCs w:val="22"/>
                  <w:lang w:val="sv-SE"/>
                  <w:rPrChange w:id="1863" w:author="Bonephace Kaijage" w:date="2026-10-14T06:32:00Z" w16du:dateUtc="2026-10-14T04:32:00Z">
                    <w:rPr>
                      <w:sz w:val="22"/>
                      <w:szCs w:val="22"/>
                    </w:rPr>
                  </w:rPrChange>
                </w:rPr>
                <w:delText>Hakiki watoto, wazee na watu wenye ulemavu.</w:delText>
              </w:r>
            </w:del>
          </w:p>
          <w:p w14:paraId="3F97C4A6" w14:textId="44E423C4" w:rsidR="0055281C" w:rsidRPr="00FE0A4D" w:rsidRDefault="0055281C" w:rsidP="0055281C">
            <w:pPr>
              <w:pStyle w:val="ListParagraph"/>
              <w:rPr>
                <w:sz w:val="22"/>
                <w:szCs w:val="22"/>
                <w:lang w:val="sv-SE"/>
                <w:rPrChange w:id="1864" w:author="Bonephace Kaijage" w:date="2026-10-14T06:32:00Z" w16du:dateUtc="2026-10-14T04:32:00Z">
                  <w:rPr>
                    <w:sz w:val="22"/>
                    <w:szCs w:val="22"/>
                  </w:rPr>
                </w:rPrChange>
              </w:rPr>
            </w:pPr>
            <w:r w:rsidRPr="00FE0A4D">
              <w:rPr>
                <w:sz w:val="22"/>
                <w:szCs w:val="22"/>
                <w:lang w:val="sv-SE"/>
                <w:rPrChange w:id="1865" w:author="Bonephace Kaijage" w:date="2026-10-14T06:32:00Z" w16du:dateUtc="2026-10-14T04:32:00Z">
                  <w:rPr>
                    <w:sz w:val="22"/>
                    <w:szCs w:val="22"/>
                  </w:rPr>
                </w:rPrChange>
              </w:rPr>
              <w:t>Chanzo cha maji kikiathirika, chemsha au tibu maji ya kunywa.</w:t>
            </w:r>
          </w:p>
          <w:p w14:paraId="750CDD57" w14:textId="7A7397E9" w:rsidR="002066E7" w:rsidRPr="00FE0A4D" w:rsidRDefault="002066E7" w:rsidP="00FE4152">
            <w:pPr>
              <w:pStyle w:val="ListParagraph"/>
              <w:rPr>
                <w:sz w:val="22"/>
                <w:szCs w:val="22"/>
                <w:lang w:val="sv-SE"/>
                <w:rPrChange w:id="1866" w:author="Bonephace Kaijage" w:date="2026-10-14T06:32:00Z" w16du:dateUtc="2026-10-14T04:32:00Z">
                  <w:rPr>
                    <w:sz w:val="22"/>
                    <w:szCs w:val="22"/>
                  </w:rPr>
                </w:rPrChange>
              </w:rPr>
            </w:pPr>
          </w:p>
        </w:tc>
        <w:tc>
          <w:tcPr>
            <w:tcW w:w="2278" w:type="dxa"/>
          </w:tcPr>
          <w:p w14:paraId="09944F84" w14:textId="0EDA922B"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9BB26A4" w14:textId="382CE977" w:rsidR="002066E7" w:rsidRPr="00997D17" w:rsidRDefault="00FE0A4D" w:rsidP="00FE4152">
            <w:pPr>
              <w:pStyle w:val="ListParagraph"/>
              <w:rPr>
                <w:sz w:val="22"/>
                <w:szCs w:val="22"/>
              </w:rPr>
            </w:pPr>
            <w:ins w:id="1867"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86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BC61115" w14:textId="137ED448" w:rsidR="002066E7" w:rsidRPr="00997D17" w:rsidRDefault="00FE0A4D" w:rsidP="00FE4152">
            <w:pPr>
              <w:pStyle w:val="ListParagraph"/>
              <w:rPr>
                <w:sz w:val="22"/>
                <w:szCs w:val="22"/>
              </w:rPr>
            </w:pPr>
            <w:ins w:id="1869"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870"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9BDB12D" w14:textId="0186E78A" w:rsidR="00F20E47" w:rsidRPr="00997D17" w:rsidRDefault="00FE0A4D" w:rsidP="00034217">
            <w:pPr>
              <w:pStyle w:val="ListBullet"/>
              <w:rPr>
                <w:sz w:val="22"/>
                <w:szCs w:val="22"/>
              </w:rPr>
            </w:pPr>
            <w:ins w:id="1871"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187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6D6FF0CD" w14:textId="7308E844" w:rsidR="00F20E47" w:rsidRPr="00997D17" w:rsidRDefault="00034217" w:rsidP="00034217">
            <w:pPr>
              <w:pStyle w:val="ListBullet"/>
              <w:rPr>
                <w:sz w:val="22"/>
                <w:szCs w:val="22"/>
              </w:rPr>
            </w:pPr>
            <w:r w:rsidRPr="00997D17">
              <w:rPr>
                <w:sz w:val="22"/>
                <w:szCs w:val="22"/>
              </w:rPr>
              <w:t>Call 114 and 190. Keep the road clear for ambulances.</w:t>
            </w:r>
          </w:p>
          <w:p w14:paraId="7DB3266F" w14:textId="5D591830" w:rsidR="00F20E47" w:rsidRPr="00997D17" w:rsidRDefault="00034217" w:rsidP="00034217">
            <w:pPr>
              <w:pStyle w:val="ListBullet"/>
              <w:rPr>
                <w:sz w:val="22"/>
                <w:szCs w:val="22"/>
              </w:rPr>
            </w:pPr>
            <w:r w:rsidRPr="00997D17">
              <w:rPr>
                <w:sz w:val="22"/>
                <w:szCs w:val="22"/>
              </w:rPr>
              <w:lastRenderedPageBreak/>
              <w:t>Open the shelter and register every household. Note who is missing.</w:t>
            </w:r>
          </w:p>
          <w:p w14:paraId="388A329D" w14:textId="3E01CA8C" w:rsidR="002066E7" w:rsidRPr="00997D17" w:rsidRDefault="00034217" w:rsidP="00034217">
            <w:pPr>
              <w:pStyle w:val="ListBullet"/>
              <w:rPr>
                <w:sz w:val="22"/>
                <w:szCs w:val="22"/>
              </w:rPr>
            </w:pPr>
            <w:r w:rsidRPr="00997D17">
              <w:rPr>
                <w:sz w:val="22"/>
                <w:szCs w:val="22"/>
              </w:rPr>
              <w:t>Health team: injury first, then cholera if the water is dirty.</w:t>
            </w:r>
          </w:p>
        </w:tc>
        <w:tc>
          <w:tcPr>
            <w:tcW w:w="2279" w:type="dxa"/>
          </w:tcPr>
          <w:p w14:paraId="6D578EF0" w14:textId="30096A04" w:rsidR="00F20E47"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2D1EC9F1" w14:textId="2CA7E775"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1F444B7D" w14:textId="53689929"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28C47EAA" w14:textId="6EC8A0C5"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4B8CCA41" w14:textId="77777777" w:rsidTr="002066E7">
        <w:tc>
          <w:tcPr>
            <w:tcW w:w="2278" w:type="dxa"/>
          </w:tcPr>
          <w:p w14:paraId="44B588C0"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53F1D5D8"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3C56A370" w14:textId="17FCAFD2"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38F78A92" w14:textId="47239D4E" w:rsidR="002066E7" w:rsidRPr="00997D17" w:rsidRDefault="002066E7" w:rsidP="00FE4152">
            <w:pPr>
              <w:pStyle w:val="ListParagraph"/>
              <w:rPr>
                <w:sz w:val="22"/>
                <w:szCs w:val="22"/>
              </w:rPr>
            </w:pPr>
            <w:r w:rsidRPr="00997D17">
              <w:rPr>
                <w:sz w:val="22"/>
                <w:szCs w:val="22"/>
              </w:rPr>
              <w:t>Nsimbo District Council</w:t>
            </w:r>
          </w:p>
        </w:tc>
        <w:tc>
          <w:tcPr>
            <w:tcW w:w="2278" w:type="dxa"/>
          </w:tcPr>
          <w:p w14:paraId="0B8BE0EE" w14:textId="68932EFC"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1040AE6E" w14:textId="5C266408" w:rsidR="002066E7" w:rsidRPr="00997D17" w:rsidRDefault="008C6B60" w:rsidP="00FE4152">
            <w:pPr>
              <w:pStyle w:val="ListParagraph"/>
              <w:rPr>
                <w:sz w:val="22"/>
                <w:szCs w:val="22"/>
              </w:rPr>
            </w:pPr>
            <w:r w:rsidRPr="00997D17">
              <w:rPr>
                <w:sz w:val="22"/>
                <w:szCs w:val="22"/>
              </w:rPr>
              <w:t>drought, wildfire, seasonal wetland floods, and human–wildlife conflict. A few roads slippery, a few low homes wet, and lightning where storms build.</w:t>
            </w:r>
          </w:p>
        </w:tc>
        <w:tc>
          <w:tcPr>
            <w:tcW w:w="2278" w:type="dxa"/>
          </w:tcPr>
          <w:p w14:paraId="1C706CA2" w14:textId="53FE65CE"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0501473B" w14:textId="3F825075" w:rsidR="00F20E47" w:rsidRPr="00997D17" w:rsidRDefault="00034217" w:rsidP="00034217">
            <w:pPr>
              <w:pStyle w:val="ListBullet"/>
              <w:rPr>
                <w:sz w:val="22"/>
                <w:szCs w:val="22"/>
              </w:rPr>
            </w:pPr>
            <w:r w:rsidRPr="00997D17">
              <w:rPr>
                <w:sz w:val="22"/>
                <w:szCs w:val="22"/>
              </w:rPr>
              <w:t>Warn villages on the edge. Escort children at dawn and dusk.</w:t>
            </w:r>
          </w:p>
          <w:p w14:paraId="7BC84A60" w14:textId="3C57F163" w:rsidR="00F20E47" w:rsidRPr="00997D17" w:rsidRDefault="00034217" w:rsidP="00034217">
            <w:pPr>
              <w:pStyle w:val="ListBullet"/>
              <w:rPr>
                <w:sz w:val="22"/>
                <w:szCs w:val="22"/>
              </w:rPr>
            </w:pPr>
            <w:r w:rsidRPr="00997D17">
              <w:rPr>
                <w:sz w:val="22"/>
                <w:szCs w:val="22"/>
              </w:rPr>
              <w:t>Keep livestock in the boma. Report tracks to the wildlife officer.</w:t>
            </w:r>
          </w:p>
          <w:p w14:paraId="484C38A7" w14:textId="2E38D07B" w:rsidR="00F20E47" w:rsidRPr="00997D17" w:rsidRDefault="00034217" w:rsidP="00034217">
            <w:pPr>
              <w:pStyle w:val="ListBullet"/>
              <w:rPr>
                <w:sz w:val="22"/>
                <w:szCs w:val="22"/>
              </w:rPr>
            </w:pPr>
            <w:r w:rsidRPr="00997D17">
              <w:rPr>
                <w:sz w:val="22"/>
                <w:szCs w:val="22"/>
              </w:rPr>
              <w:t>Do not approach or crowd the animal. Save 190.</w:t>
            </w:r>
          </w:p>
          <w:p w14:paraId="20043EF2" w14:textId="54A2D872" w:rsidR="002066E7" w:rsidRPr="00997D17" w:rsidRDefault="00034217" w:rsidP="00034217">
            <w:pPr>
              <w:pStyle w:val="ListBullet"/>
              <w:rPr>
                <w:sz w:val="22"/>
                <w:szCs w:val="22"/>
              </w:rPr>
            </w:pPr>
            <w:r w:rsidRPr="00997D17">
              <w:rPr>
                <w:sz w:val="22"/>
                <w:szCs w:val="22"/>
              </w:rPr>
              <w:t>Agree the indoor shelter now, before it is dark.</w:t>
            </w:r>
          </w:p>
        </w:tc>
        <w:tc>
          <w:tcPr>
            <w:tcW w:w="2279" w:type="dxa"/>
          </w:tcPr>
          <w:p w14:paraId="186E94C9" w14:textId="3F3F1232" w:rsidR="00F20E47" w:rsidRPr="00997D17" w:rsidRDefault="00034217" w:rsidP="00034217">
            <w:pPr>
              <w:pStyle w:val="ListBullet"/>
              <w:rPr>
                <w:sz w:val="22"/>
                <w:szCs w:val="22"/>
              </w:rPr>
            </w:pPr>
            <w:r w:rsidRPr="00997D17">
              <w:rPr>
                <w:sz w:val="22"/>
                <w:szCs w:val="22"/>
              </w:rPr>
              <w:t>Onya vijiji vya ukingoni. Wisindikize watoto alfajiri na jioni.</w:t>
            </w:r>
          </w:p>
          <w:p w14:paraId="14F5CE30" w14:textId="1B8426BB" w:rsidR="00F20E47" w:rsidRPr="00997D17" w:rsidRDefault="00034217" w:rsidP="00034217">
            <w:pPr>
              <w:pStyle w:val="ListBullet"/>
              <w:rPr>
                <w:sz w:val="22"/>
                <w:szCs w:val="22"/>
              </w:rPr>
            </w:pPr>
            <w:r w:rsidRPr="00997D17">
              <w:rPr>
                <w:sz w:val="22"/>
                <w:szCs w:val="22"/>
              </w:rPr>
              <w:t>Weka mifugo zizini. Ripoti nyayo kwa afisa wanyamapori.</w:t>
            </w:r>
          </w:p>
          <w:p w14:paraId="72043248" w14:textId="0A360CEC" w:rsidR="00F20E47" w:rsidRPr="00997D17" w:rsidRDefault="00034217" w:rsidP="00034217">
            <w:pPr>
              <w:pStyle w:val="ListBullet"/>
              <w:rPr>
                <w:sz w:val="22"/>
                <w:szCs w:val="22"/>
              </w:rPr>
            </w:pPr>
            <w:r w:rsidRPr="00997D17">
              <w:rPr>
                <w:sz w:val="22"/>
                <w:szCs w:val="22"/>
              </w:rPr>
              <w:t>Usikaribie wala kumzunguka mnyama. Hifadhi 190.</w:t>
            </w:r>
          </w:p>
          <w:p w14:paraId="5DEF9750" w14:textId="569A7141" w:rsidR="002066E7" w:rsidRPr="00997D17" w:rsidRDefault="00034217" w:rsidP="00034217">
            <w:pPr>
              <w:pStyle w:val="ListBullet"/>
              <w:rPr>
                <w:sz w:val="22"/>
                <w:szCs w:val="22"/>
                <w:lang w:val="sv-SE"/>
              </w:rPr>
            </w:pPr>
            <w:r w:rsidRPr="00997D17">
              <w:rPr>
                <w:sz w:val="22"/>
                <w:szCs w:val="22"/>
                <w:lang w:val="sv-SE"/>
              </w:rPr>
              <w:t>Kubalianeni makazi ya ndani sasa, kabla ya giza.</w:t>
            </w:r>
          </w:p>
        </w:tc>
      </w:tr>
      <w:tr w:rsidR="002066E7" w:rsidRPr="000343A2" w14:paraId="4209451A" w14:textId="77777777" w:rsidTr="002066E7">
        <w:tc>
          <w:tcPr>
            <w:tcW w:w="2278" w:type="dxa"/>
          </w:tcPr>
          <w:p w14:paraId="0E194A40" w14:textId="77777777" w:rsidR="0055281C" w:rsidRPr="00997D17" w:rsidRDefault="0055281C" w:rsidP="0055281C">
            <w:pPr>
              <w:pStyle w:val="ListParagraph"/>
              <w:rPr>
                <w:sz w:val="22"/>
                <w:szCs w:val="22"/>
                <w:lang w:val="sv-SE"/>
              </w:rPr>
            </w:pPr>
            <w:r w:rsidRPr="00997D17">
              <w:rPr>
                <w:sz w:val="22"/>
                <w:szCs w:val="22"/>
                <w:lang w:val="sv-SE"/>
              </w:rPr>
              <w:t>Ondoa taka kwenye mitaro na njia za maji kuzunguka makazi.</w:t>
            </w:r>
          </w:p>
          <w:p w14:paraId="6A4BD7C2"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574DA167" w14:textId="37BD0A95"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 xml:space="preserve">Usivuke maji </w:t>
            </w:r>
            <w:r w:rsidRPr="00997D17">
              <w:rPr>
                <w:sz w:val="22"/>
                <w:szCs w:val="22"/>
              </w:rPr>
              <w:lastRenderedPageBreak/>
              <w:t>yanayotiririka barabarani.</w:t>
            </w:r>
          </w:p>
          <w:p w14:paraId="7337F28E" w14:textId="5454E121" w:rsidR="002066E7" w:rsidRPr="00997D17" w:rsidRDefault="002066E7" w:rsidP="00FE4152">
            <w:pPr>
              <w:pStyle w:val="ListParagraph"/>
              <w:rPr>
                <w:sz w:val="22"/>
                <w:szCs w:val="22"/>
              </w:rPr>
            </w:pPr>
          </w:p>
        </w:tc>
        <w:tc>
          <w:tcPr>
            <w:tcW w:w="2278" w:type="dxa"/>
          </w:tcPr>
          <w:p w14:paraId="446134B6" w14:textId="46DA7E90"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602FFF29" w14:textId="760C1454" w:rsidR="002066E7" w:rsidRPr="00997D17" w:rsidRDefault="008C6B60" w:rsidP="00FE4152">
            <w:pPr>
              <w:pStyle w:val="ListParagraph"/>
              <w:rPr>
                <w:sz w:val="22"/>
                <w:szCs w:val="22"/>
              </w:rPr>
            </w:pPr>
            <w:r w:rsidRPr="00997D17">
              <w:rPr>
                <w:sz w:val="22"/>
                <w:szCs w:val="22"/>
              </w:rPr>
              <w:t>drought, wildfire, seasonal wetland floods, and human–wildlife conflict. Roads, water points or houses at the named sites are now affected. Some journeys and classes are disrupted.</w:t>
            </w:r>
          </w:p>
        </w:tc>
        <w:tc>
          <w:tcPr>
            <w:tcW w:w="2278" w:type="dxa"/>
          </w:tcPr>
          <w:p w14:paraId="2C5CA7F4" w14:textId="464DD2B6"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F001698" w14:textId="23D9805F" w:rsidR="00F20E47" w:rsidRPr="00997D17" w:rsidRDefault="00034217" w:rsidP="00034217">
            <w:pPr>
              <w:pStyle w:val="ListBullet"/>
              <w:rPr>
                <w:sz w:val="22"/>
                <w:szCs w:val="22"/>
              </w:rPr>
            </w:pPr>
            <w:r w:rsidRPr="00997D17">
              <w:rPr>
                <w:sz w:val="22"/>
                <w:szCs w:val="22"/>
              </w:rPr>
              <w:t>Move people indoors. The ranger and the ward officer take the village road.</w:t>
            </w:r>
          </w:p>
          <w:p w14:paraId="53FEDF8F" w14:textId="2E087F95" w:rsidR="00F20E47" w:rsidRPr="00997D17" w:rsidRDefault="00034217" w:rsidP="00034217">
            <w:pPr>
              <w:pStyle w:val="ListBullet"/>
              <w:rPr>
                <w:sz w:val="22"/>
                <w:szCs w:val="22"/>
              </w:rPr>
            </w:pPr>
            <w:r w:rsidRPr="00997D17">
              <w:rPr>
                <w:sz w:val="22"/>
                <w:szCs w:val="22"/>
              </w:rPr>
              <w:t>Do not drive the animal with a crowd.</w:t>
            </w:r>
          </w:p>
          <w:p w14:paraId="44B9F6B0" w14:textId="585E6B10" w:rsidR="00F20E47" w:rsidRPr="00997D17" w:rsidRDefault="00034217" w:rsidP="00034217">
            <w:pPr>
              <w:pStyle w:val="ListBullet"/>
              <w:rPr>
                <w:sz w:val="22"/>
                <w:szCs w:val="22"/>
              </w:rPr>
            </w:pPr>
            <w:r w:rsidRPr="00997D17">
              <w:rPr>
                <w:sz w:val="22"/>
                <w:szCs w:val="22"/>
              </w:rPr>
              <w:t>Account for herders still in the pasture.</w:t>
            </w:r>
          </w:p>
          <w:p w14:paraId="79A4103B" w14:textId="393E1E0E" w:rsidR="002066E7" w:rsidRPr="00997D17" w:rsidRDefault="00034217" w:rsidP="00034217">
            <w:pPr>
              <w:pStyle w:val="ListBullet"/>
              <w:rPr>
                <w:sz w:val="22"/>
                <w:szCs w:val="22"/>
              </w:rPr>
            </w:pPr>
            <w:r w:rsidRPr="00997D17">
              <w:rPr>
                <w:sz w:val="22"/>
                <w:szCs w:val="22"/>
              </w:rPr>
              <w:lastRenderedPageBreak/>
              <w:t>Clinic ready for bites and crush injury.</w:t>
            </w:r>
          </w:p>
        </w:tc>
        <w:tc>
          <w:tcPr>
            <w:tcW w:w="2279" w:type="dxa"/>
          </w:tcPr>
          <w:p w14:paraId="0547CD20" w14:textId="53A199DE" w:rsidR="00F20E47" w:rsidRPr="00997D17" w:rsidRDefault="00034217" w:rsidP="00034217">
            <w:pPr>
              <w:pStyle w:val="ListBullet"/>
              <w:rPr>
                <w:sz w:val="22"/>
                <w:szCs w:val="22"/>
              </w:rPr>
            </w:pPr>
            <w:r w:rsidRPr="00997D17">
              <w:rPr>
                <w:sz w:val="22"/>
                <w:szCs w:val="22"/>
              </w:rPr>
              <w:lastRenderedPageBreak/>
              <w:t>Waingize watu ndani. Askari wa wanyamapori na afisa wa kata wachukue barabara ya kijiji.</w:t>
            </w:r>
          </w:p>
          <w:p w14:paraId="222A4433" w14:textId="75B9CB15" w:rsidR="00F20E47" w:rsidRPr="00997D17" w:rsidRDefault="00034217" w:rsidP="00034217">
            <w:pPr>
              <w:pStyle w:val="ListBullet"/>
              <w:rPr>
                <w:sz w:val="22"/>
                <w:szCs w:val="22"/>
              </w:rPr>
            </w:pPr>
            <w:r w:rsidRPr="00997D17">
              <w:rPr>
                <w:sz w:val="22"/>
                <w:szCs w:val="22"/>
              </w:rPr>
              <w:t>Usimfukuze mnyama na umati.</w:t>
            </w:r>
          </w:p>
          <w:p w14:paraId="5F9C30C7" w14:textId="63EB9543" w:rsidR="00F20E47" w:rsidRPr="00997D17" w:rsidRDefault="00034217" w:rsidP="00034217">
            <w:pPr>
              <w:pStyle w:val="ListBullet"/>
              <w:rPr>
                <w:sz w:val="22"/>
                <w:szCs w:val="22"/>
              </w:rPr>
            </w:pPr>
            <w:r w:rsidRPr="00997D17">
              <w:rPr>
                <w:sz w:val="22"/>
                <w:szCs w:val="22"/>
              </w:rPr>
              <w:lastRenderedPageBreak/>
              <w:t>Hakiki wafugaji waliobaki malishoni.</w:t>
            </w:r>
          </w:p>
          <w:p w14:paraId="260FAA69" w14:textId="5FCA1C8E" w:rsidR="002066E7" w:rsidRPr="00997D17" w:rsidRDefault="00034217" w:rsidP="00034217">
            <w:pPr>
              <w:pStyle w:val="ListBullet"/>
              <w:rPr>
                <w:sz w:val="22"/>
                <w:szCs w:val="22"/>
                <w:lang w:val="sv-SE"/>
              </w:rPr>
            </w:pPr>
            <w:r w:rsidRPr="00997D17">
              <w:rPr>
                <w:sz w:val="22"/>
                <w:szCs w:val="22"/>
                <w:lang w:val="sv-SE"/>
              </w:rPr>
              <w:t>Kliniki iwe tayari kwa majeraha.</w:t>
            </w:r>
          </w:p>
        </w:tc>
      </w:tr>
      <w:tr w:rsidR="002066E7" w:rsidRPr="000343A2" w14:paraId="27804020" w14:textId="77777777" w:rsidTr="002066E7">
        <w:tc>
          <w:tcPr>
            <w:tcW w:w="2278" w:type="dxa"/>
          </w:tcPr>
          <w:p w14:paraId="6E612C95"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4A4287F5" w14:textId="4F381E4C" w:rsidR="0055281C" w:rsidRPr="00FE0A4D" w:rsidRDefault="00FE0A4D" w:rsidP="0055281C">
            <w:pPr>
              <w:pStyle w:val="ListParagraph"/>
              <w:rPr>
                <w:sz w:val="22"/>
                <w:szCs w:val="22"/>
                <w:lang w:val="sv-SE"/>
                <w:rPrChange w:id="1873" w:author="Bonephace Kaijage" w:date="2026-10-14T06:32:00Z" w16du:dateUtc="2026-10-14T04:32:00Z">
                  <w:rPr>
                    <w:sz w:val="22"/>
                    <w:szCs w:val="22"/>
                  </w:rPr>
                </w:rPrChange>
              </w:rPr>
            </w:pPr>
            <w:ins w:id="1874" w:author="Bonephace Kaijage" w:date="2026-10-14T06:15:00Z" w16du:dateUtc="2026-10-14T04:15:00Z">
              <w:r w:rsidRPr="00FE0A4D">
                <w:rPr>
                  <w:sz w:val="22"/>
                  <w:szCs w:val="22"/>
                  <w:lang w:val="sv-SE"/>
                  <w:rPrChange w:id="1875" w:author="Bonephace Kaijage" w:date="2026-10-14T06:32:00Z" w16du:dateUtc="2026-10-14T04:32:00Z">
                    <w:rPr>
                      <w:sz w:val="22"/>
                      <w:szCs w:val="22"/>
                    </w:rPr>
                  </w:rPrChange>
                </w:rPr>
                <w:t>Hakikisheni watoto, wazee na watu wenye ulemavu wote wako salama na wana mtu wa kuwasaidia.</w:t>
              </w:r>
            </w:ins>
            <w:del w:id="1876" w:author="Bonephace Kaijage" w:date="2026-10-14T06:15:00Z" w16du:dateUtc="2026-10-14T04:15:00Z">
              <w:r w:rsidR="0055281C" w:rsidRPr="00FE0A4D" w:rsidDel="00FE0A4D">
                <w:rPr>
                  <w:sz w:val="22"/>
                  <w:szCs w:val="22"/>
                  <w:lang w:val="sv-SE"/>
                  <w:rPrChange w:id="1877" w:author="Bonephace Kaijage" w:date="2026-10-14T06:32:00Z" w16du:dateUtc="2026-10-14T04:32:00Z">
                    <w:rPr>
                      <w:sz w:val="22"/>
                      <w:szCs w:val="22"/>
                    </w:rPr>
                  </w:rPrChange>
                </w:rPr>
                <w:delText>Hakiki watoto, wazee na watu wenye ulemavu.</w:delText>
              </w:r>
            </w:del>
          </w:p>
          <w:p w14:paraId="2E3261AD" w14:textId="6F5FD385" w:rsidR="0055281C" w:rsidRPr="00FE0A4D" w:rsidRDefault="0055281C" w:rsidP="0055281C">
            <w:pPr>
              <w:pStyle w:val="ListParagraph"/>
              <w:rPr>
                <w:sz w:val="22"/>
                <w:szCs w:val="22"/>
                <w:lang w:val="sv-SE"/>
                <w:rPrChange w:id="1878" w:author="Bonephace Kaijage" w:date="2026-10-14T06:32:00Z" w16du:dateUtc="2026-10-14T04:32:00Z">
                  <w:rPr>
                    <w:sz w:val="22"/>
                    <w:szCs w:val="22"/>
                  </w:rPr>
                </w:rPrChange>
              </w:rPr>
            </w:pPr>
            <w:r w:rsidRPr="00FE0A4D">
              <w:rPr>
                <w:sz w:val="22"/>
                <w:szCs w:val="22"/>
                <w:lang w:val="sv-SE"/>
                <w:rPrChange w:id="1879" w:author="Bonephace Kaijage" w:date="2026-10-14T06:32:00Z" w16du:dateUtc="2026-10-14T04:32:00Z">
                  <w:rPr>
                    <w:sz w:val="22"/>
                    <w:szCs w:val="22"/>
                  </w:rPr>
                </w:rPrChange>
              </w:rPr>
              <w:t>Chanzo cha maji kikiathirika, chemsha au tibu maji ya kunywa.</w:t>
            </w:r>
          </w:p>
          <w:p w14:paraId="78ACD0CE" w14:textId="2B607341" w:rsidR="002066E7" w:rsidRPr="00FE0A4D" w:rsidRDefault="002066E7" w:rsidP="00FE4152">
            <w:pPr>
              <w:pStyle w:val="ListParagraph"/>
              <w:rPr>
                <w:sz w:val="22"/>
                <w:szCs w:val="22"/>
                <w:lang w:val="sv-SE"/>
                <w:rPrChange w:id="1880" w:author="Bonephace Kaijage" w:date="2026-10-14T06:32:00Z" w16du:dateUtc="2026-10-14T04:32:00Z">
                  <w:rPr>
                    <w:sz w:val="22"/>
                    <w:szCs w:val="22"/>
                  </w:rPr>
                </w:rPrChange>
              </w:rPr>
            </w:pPr>
          </w:p>
        </w:tc>
        <w:tc>
          <w:tcPr>
            <w:tcW w:w="2278" w:type="dxa"/>
          </w:tcPr>
          <w:p w14:paraId="18D3714A" w14:textId="536D97EB"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02ADE081" w14:textId="1EB619DC" w:rsidR="002066E7" w:rsidRPr="00997D17" w:rsidRDefault="00FE0A4D" w:rsidP="00FE4152">
            <w:pPr>
              <w:pStyle w:val="ListParagraph"/>
              <w:rPr>
                <w:sz w:val="22"/>
                <w:szCs w:val="22"/>
              </w:rPr>
            </w:pPr>
            <w:ins w:id="1881"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1882"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38A6650" w14:textId="44B66267" w:rsidR="002066E7" w:rsidRPr="00997D17" w:rsidRDefault="00FE0A4D" w:rsidP="00FE4152">
            <w:pPr>
              <w:pStyle w:val="ListParagraph"/>
              <w:rPr>
                <w:sz w:val="22"/>
                <w:szCs w:val="22"/>
              </w:rPr>
            </w:pPr>
            <w:ins w:id="1883"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188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0B54BAF" w14:textId="1134966C" w:rsidR="00F20E47" w:rsidRPr="00997D17" w:rsidRDefault="00FE0A4D" w:rsidP="00034217">
            <w:pPr>
              <w:pStyle w:val="ListBullet"/>
              <w:rPr>
                <w:sz w:val="22"/>
                <w:szCs w:val="22"/>
              </w:rPr>
            </w:pPr>
            <w:ins w:id="1885"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1886"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738F1EE1" w14:textId="3D1E8661" w:rsidR="00F20E47" w:rsidRPr="00997D17" w:rsidRDefault="00034217" w:rsidP="00034217">
            <w:pPr>
              <w:pStyle w:val="ListBullet"/>
              <w:rPr>
                <w:sz w:val="22"/>
                <w:szCs w:val="22"/>
              </w:rPr>
            </w:pPr>
            <w:r w:rsidRPr="00997D17">
              <w:rPr>
                <w:sz w:val="22"/>
                <w:szCs w:val="22"/>
              </w:rPr>
              <w:t>Call 114 and 190. Keep the road clear for ambulances.</w:t>
            </w:r>
          </w:p>
          <w:p w14:paraId="2F43B468" w14:textId="04F5F9CE" w:rsidR="00F20E47" w:rsidRPr="00997D17" w:rsidRDefault="00034217" w:rsidP="00034217">
            <w:pPr>
              <w:pStyle w:val="ListBullet"/>
              <w:rPr>
                <w:sz w:val="22"/>
                <w:szCs w:val="22"/>
              </w:rPr>
            </w:pPr>
            <w:r w:rsidRPr="00997D17">
              <w:rPr>
                <w:sz w:val="22"/>
                <w:szCs w:val="22"/>
              </w:rPr>
              <w:t>Open the shelter and register every household. Note who is missing.</w:t>
            </w:r>
          </w:p>
          <w:p w14:paraId="4F8406C5" w14:textId="6B7CF613" w:rsidR="002066E7" w:rsidRPr="00997D17" w:rsidRDefault="00034217" w:rsidP="00034217">
            <w:pPr>
              <w:pStyle w:val="ListBullet"/>
              <w:rPr>
                <w:sz w:val="22"/>
                <w:szCs w:val="22"/>
              </w:rPr>
            </w:pPr>
            <w:r w:rsidRPr="00997D17">
              <w:rPr>
                <w:sz w:val="22"/>
                <w:szCs w:val="22"/>
              </w:rPr>
              <w:t>Health team: injury first, then cholera if the water is dirty.</w:t>
            </w:r>
          </w:p>
        </w:tc>
        <w:tc>
          <w:tcPr>
            <w:tcW w:w="2279" w:type="dxa"/>
          </w:tcPr>
          <w:p w14:paraId="2DB686B9" w14:textId="7AD237D5" w:rsidR="00F20E47" w:rsidRPr="00997D17" w:rsidRDefault="00034217" w:rsidP="00034217">
            <w:pPr>
              <w:pStyle w:val="ListBullet"/>
              <w:rPr>
                <w:sz w:val="22"/>
                <w:szCs w:val="22"/>
                <w:lang w:val="sv-SE"/>
              </w:rPr>
            </w:pPr>
            <w:r w:rsidRPr="00997D17">
              <w:rPr>
                <w:sz w:val="22"/>
                <w:szCs w:val="22"/>
                <w:lang w:val="sv-SE"/>
              </w:rPr>
              <w:t>Hamisha bondeni sasa. Msirudi mpaka kamati iseme ni salama.</w:t>
            </w:r>
          </w:p>
          <w:p w14:paraId="1D963E23" w14:textId="4CD6F84A"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786C0CA3" w14:textId="1574CF30"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1704A024" w14:textId="3D3D251A"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bl>
    <w:p w14:paraId="70188081"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5DD04133"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09D55800" w14:textId="58F583DB"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5D85618A" w14:textId="5A8A61C3" w:rsidR="00250A71" w:rsidRPr="00997D17" w:rsidRDefault="00FE4152" w:rsidP="00FE4152">
      <w:pPr>
        <w:pStyle w:val="ListParagraph"/>
        <w:rPr>
          <w:sz w:val="22"/>
          <w:szCs w:val="22"/>
          <w:lang w:val="sv-SE"/>
        </w:rPr>
      </w:pPr>
      <w:r w:rsidRPr="00997D17">
        <w:rPr>
          <w:sz w:val="22"/>
          <w:szCs w:val="22"/>
          <w:lang w:val="sv-SE"/>
        </w:rPr>
        <w:t>Mpanda Municipal Council — Halmashauri ya Manispaa ya Mpanda (Mpanda Urban / Mpanda Mjini)</w:t>
      </w:r>
    </w:p>
    <w:p w14:paraId="72C9A531" w14:textId="77777777" w:rsidR="00AB6CF2" w:rsidRDefault="00FE4152" w:rsidP="00FE4152">
      <w:pPr>
        <w:rPr>
          <w:sz w:val="22"/>
          <w:szCs w:val="22"/>
          <w:lang w:val="sv-SE"/>
        </w:rPr>
      </w:pPr>
      <w:r w:rsidRPr="00997D17">
        <w:rPr>
          <w:sz w:val="22"/>
          <w:szCs w:val="22"/>
          <w:lang w:val="sv-SE"/>
        </w:rPr>
        <w:lastRenderedPageBreak/>
        <w:t>8. KIGOMA REGION | MKOA WA KIGOMA</w:t>
      </w:r>
    </w:p>
    <w:p w14:paraId="7C1A3760" w14:textId="77777777" w:rsidR="00AB6CF2" w:rsidRPr="00DC5789" w:rsidRDefault="00AB6CF2" w:rsidP="00AB6CF2">
      <w:pPr>
        <w:rPr>
          <w:color w:val="000000"/>
          <w:lang w:val="sv-SE"/>
        </w:rPr>
      </w:pPr>
    </w:p>
    <w:p w14:paraId="5621D6D3" w14:textId="77777777" w:rsidR="00AB6CF2" w:rsidRDefault="00AB6CF2" w:rsidP="00AB6CF2">
      <w:pPr>
        <w:pStyle w:val="Strong1"/>
        <w:jc w:val="both"/>
        <w:rPr>
          <w:color w:val="000000"/>
        </w:rPr>
      </w:pPr>
      <w:r w:rsidRPr="00AB6CF2">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B6CF2" w:rsidRPr="00AB6CF2" w14:paraId="00DBE1A5" w14:textId="77777777" w:rsidTr="00AB6CF2">
        <w:tc>
          <w:tcPr>
            <w:tcW w:w="3420" w:type="dxa"/>
            <w:shd w:val="clear" w:color="D9D9D9" w:fill="D9D9D9"/>
          </w:tcPr>
          <w:p w14:paraId="6BF7F665" w14:textId="635C8102" w:rsidR="00AB6CF2" w:rsidRPr="00AB6CF2" w:rsidRDefault="00AB6CF2" w:rsidP="00AB6CF2">
            <w:pPr>
              <w:jc w:val="both"/>
              <w:rPr>
                <w:color w:val="000000"/>
              </w:rPr>
            </w:pPr>
            <w:r w:rsidRPr="00AB6CF2">
              <w:rPr>
                <w:color w:val="000000"/>
              </w:rPr>
              <w:t>AREA (EN)</w:t>
            </w:r>
          </w:p>
        </w:tc>
        <w:tc>
          <w:tcPr>
            <w:tcW w:w="3235" w:type="dxa"/>
            <w:shd w:val="clear" w:color="D9D9D9" w:fill="D9D9D9"/>
          </w:tcPr>
          <w:p w14:paraId="22B460E7" w14:textId="6ECE049D" w:rsidR="00AB6CF2" w:rsidRPr="00AB6CF2" w:rsidRDefault="00AB6CF2" w:rsidP="00AB6CF2">
            <w:pPr>
              <w:jc w:val="both"/>
              <w:rPr>
                <w:color w:val="000000"/>
              </w:rPr>
            </w:pPr>
            <w:r w:rsidRPr="00AB6CF2">
              <w:rPr>
                <w:color w:val="000000"/>
              </w:rPr>
              <w:t>ENEO (SW)</w:t>
            </w:r>
          </w:p>
        </w:tc>
        <w:tc>
          <w:tcPr>
            <w:tcW w:w="3605" w:type="dxa"/>
            <w:shd w:val="clear" w:color="D9D9D9" w:fill="D9D9D9"/>
          </w:tcPr>
          <w:p w14:paraId="7CF63A15" w14:textId="7093E189" w:rsidR="00AB6CF2" w:rsidRPr="00AB6CF2" w:rsidRDefault="00AB6CF2" w:rsidP="00AB6CF2">
            <w:pPr>
              <w:jc w:val="both"/>
              <w:rPr>
                <w:color w:val="000000"/>
              </w:rPr>
            </w:pPr>
            <w:r w:rsidRPr="00AB6CF2">
              <w:rPr>
                <w:color w:val="000000"/>
              </w:rPr>
              <w:t>RISK STATEMENT (EN)</w:t>
            </w:r>
          </w:p>
        </w:tc>
        <w:tc>
          <w:tcPr>
            <w:tcW w:w="3325" w:type="dxa"/>
            <w:shd w:val="clear" w:color="D9D9D9" w:fill="D9D9D9"/>
          </w:tcPr>
          <w:p w14:paraId="0D1F325D" w14:textId="74403130" w:rsidR="00AB6CF2" w:rsidRPr="00AB6CF2" w:rsidRDefault="00AB6CF2" w:rsidP="00AB6CF2">
            <w:pPr>
              <w:jc w:val="both"/>
              <w:rPr>
                <w:color w:val="000000"/>
              </w:rPr>
            </w:pPr>
            <w:r w:rsidRPr="00AB6CF2">
              <w:rPr>
                <w:color w:val="000000"/>
              </w:rPr>
              <w:t>TAMKO LA HATARI (SW)</w:t>
            </w:r>
          </w:p>
        </w:tc>
      </w:tr>
      <w:tr w:rsidR="00AB6CF2" w:rsidRPr="00AB6CF2" w14:paraId="25FE54DE" w14:textId="77777777" w:rsidTr="00AB6CF2">
        <w:tc>
          <w:tcPr>
            <w:tcW w:w="3420" w:type="dxa"/>
          </w:tcPr>
          <w:p w14:paraId="0E6C31D7" w14:textId="5DABF858" w:rsidR="00AB6CF2" w:rsidRPr="00AB6CF2" w:rsidRDefault="00AB6CF2" w:rsidP="00AB6CF2">
            <w:pPr>
              <w:pStyle w:val="ListParagraph"/>
              <w:numPr>
                <w:ilvl w:val="0"/>
                <w:numId w:val="1"/>
              </w:numPr>
              <w:jc w:val="both"/>
              <w:rPr>
                <w:color w:val="000000"/>
              </w:rPr>
            </w:pPr>
            <w:r w:rsidRPr="00AB6CF2">
              <w:rPr>
                <w:color w:val="000000"/>
              </w:rPr>
              <w:t>Kigoma-Ujiji Municipal: Lake Tanganyika shore and hillside streets</w:t>
            </w:r>
          </w:p>
        </w:tc>
        <w:tc>
          <w:tcPr>
            <w:tcW w:w="3235" w:type="dxa"/>
          </w:tcPr>
          <w:p w14:paraId="67C0AFBD" w14:textId="29633631" w:rsidR="00AB6CF2" w:rsidRPr="00AB6CF2" w:rsidRDefault="00AB6CF2" w:rsidP="00AB6CF2">
            <w:pPr>
              <w:pStyle w:val="ListParagraph"/>
              <w:numPr>
                <w:ilvl w:val="0"/>
                <w:numId w:val="1"/>
              </w:numPr>
              <w:jc w:val="both"/>
              <w:rPr>
                <w:color w:val="000000"/>
              </w:rPr>
            </w:pPr>
            <w:r w:rsidRPr="00AB6CF2">
              <w:rPr>
                <w:color w:val="000000"/>
              </w:rPr>
              <w:t>Manispaa ya Kigoma-Ujiji: ufukwe wa Ziwa Tanganyika na mitaa ya milimani</w:t>
            </w:r>
          </w:p>
        </w:tc>
        <w:tc>
          <w:tcPr>
            <w:tcW w:w="3605" w:type="dxa"/>
          </w:tcPr>
          <w:p w14:paraId="36611E87" w14:textId="45E207E6" w:rsidR="00AB6CF2" w:rsidRPr="00DC5789" w:rsidRDefault="00DC5789" w:rsidP="00DC5789">
            <w:pPr>
              <w:pStyle w:val="ListParagraph"/>
              <w:numPr>
                <w:ilvl w:val="0"/>
                <w:numId w:val="1"/>
              </w:numPr>
              <w:jc w:val="both"/>
              <w:rPr>
                <w:color w:val="000000"/>
              </w:rPr>
            </w:pPr>
            <w:r w:rsidRPr="00DC5789">
              <w:rPr>
                <w:color w:val="000000"/>
              </w:rPr>
              <w:t>This area lies between steep hills and Lake Tanganyika: storm run-off cuts gullies through hillside streets, low lakeside areas flood, and the dense port and market areas are prone to cholera outbreaks.</w:t>
            </w:r>
          </w:p>
          <w:p w14:paraId="60CB4E84" w14:textId="77777777" w:rsidR="000343A2" w:rsidRDefault="00DC5789" w:rsidP="00DC5789">
            <w:pPr>
              <w:pStyle w:val="ListParagraph"/>
              <w:numPr>
                <w:ilvl w:val="0"/>
                <w:numId w:val="1"/>
              </w:numPr>
              <w:jc w:val="both"/>
              <w:rPr>
                <w:ins w:id="1887" w:author="Bonephace Kaijage" w:date="2026-10-11T06:56:00Z" w16du:dateUtc="2026-10-11T03:56:00Z"/>
                <w:color w:val="000000"/>
              </w:rPr>
            </w:pPr>
            <w:r>
              <w:rPr>
                <w:color w:val="000000"/>
              </w:rPr>
              <w:t>For those living and trading here, it helps to</w:t>
            </w:r>
            <w:r w:rsidRPr="00DC5789">
              <w:rPr>
                <w:color w:val="000000"/>
              </w:rPr>
              <w:t xml:space="preserve"> keep drains and gullies clear, build back from the shoreline, and store and treat drinking water safely.</w:t>
            </w:r>
          </w:p>
          <w:p w14:paraId="18D9F025" w14:textId="0E2DE829" w:rsidR="000343A2" w:rsidRDefault="00FE0A4D" w:rsidP="00DC5789">
            <w:pPr>
              <w:pStyle w:val="ListParagraph"/>
              <w:numPr>
                <w:ilvl w:val="0"/>
                <w:numId w:val="1"/>
              </w:numPr>
              <w:jc w:val="both"/>
              <w:rPr>
                <w:ins w:id="1888" w:author="Bonephace Kaijage" w:date="2026-10-11T06:56:00Z" w16du:dateUtc="2026-10-11T03:56:00Z"/>
                <w:color w:val="000000"/>
              </w:rPr>
            </w:pPr>
            <w:ins w:id="1889" w:author="Bonephace Kaijage" w:date="2026-10-14T05:56:00Z" w16du:dateUtc="2026-10-14T03:56:00Z">
              <w:r>
                <w:rPr>
                  <w:color w:val="000000"/>
                </w:rPr>
                <w:t>What raises the risk: cutting plots into the hillside gullies, building on reclaimed lakeshore, tipping waste into the drains and drawing water from the lake edge near the port.</w:t>
              </w:r>
            </w:ins>
          </w:p>
          <w:p w14:paraId="3F56B01C" w14:textId="77777777" w:rsidR="00FE0A4D" w:rsidRDefault="000343A2" w:rsidP="00DC5789">
            <w:pPr>
              <w:pStyle w:val="ListParagraph"/>
              <w:numPr>
                <w:ilvl w:val="0"/>
                <w:numId w:val="1"/>
              </w:numPr>
              <w:jc w:val="both"/>
              <w:rPr>
                <w:ins w:id="1890" w:author="Bonephace Kaijage" w:date="2026-10-14T05:58:00Z" w16du:dateUtc="2026-10-14T03:58:00Z"/>
                <w:color w:val="000000"/>
              </w:rPr>
            </w:pPr>
            <w:ins w:id="1891" w:author="Bonephace Kaijage" w:date="2026-10-11T06:56:00Z" w16du:dateUtc="2026-10-11T03:56:00Z">
              <w:r>
                <w:rPr>
                  <w:color w:val="000000"/>
                </w:rPr>
                <w:t>Know the higher street or school ground away from the gullies and the shore that you will move to, go when heavy rain starts on the hills above, and take anyone with watery diarrhoea to the health post the same day.</w:t>
              </w:r>
            </w:ins>
          </w:p>
          <w:p w14:paraId="6622D890" w14:textId="7BAEE5E7" w:rsidR="00AB6CF2" w:rsidRPr="00DC5789" w:rsidRDefault="00FE0A4D" w:rsidP="00DC5789">
            <w:pPr>
              <w:pStyle w:val="ListParagraph"/>
              <w:numPr>
                <w:ilvl w:val="0"/>
                <w:numId w:val="1"/>
              </w:numPr>
              <w:jc w:val="both"/>
              <w:rPr>
                <w:bCs/>
                <w:color w:val="000000"/>
              </w:rPr>
            </w:pPr>
            <w:ins w:id="1892" w:author="Bonephace Kaijage" w:date="2026-10-14T05:58:00Z" w16du:dateUtc="2026-10-14T03:58:00Z">
              <w:r>
                <w:rPr>
                  <w:color w:val="000000"/>
                </w:rPr>
                <w:t>Agree who will help anyone in the household who cannot move, see or hear a warning on their own.</w:t>
              </w:r>
            </w:ins>
          </w:p>
        </w:tc>
        <w:tc>
          <w:tcPr>
            <w:tcW w:w="3325" w:type="dxa"/>
          </w:tcPr>
          <w:p w14:paraId="42D3F4EB" w14:textId="317E6EC4" w:rsidR="00AB6CF2" w:rsidRPr="00DC5789" w:rsidRDefault="00DC5789" w:rsidP="00DC5789">
            <w:pPr>
              <w:pStyle w:val="ListParagraph"/>
              <w:numPr>
                <w:ilvl w:val="0"/>
                <w:numId w:val="1"/>
              </w:numPr>
              <w:jc w:val="both"/>
              <w:rPr>
                <w:color w:val="000000"/>
              </w:rPr>
            </w:pPr>
            <w:r w:rsidRPr="00DC5789">
              <w:rPr>
                <w:color w:val="000000"/>
              </w:rPr>
              <w:t>Eneo hili liko kati ya milima mikali na Ziwa Tanganyika: maji ya dhoruba huchimba makorongo kwenye mitaa ya milimani, maeneo ya chini ya ufukweni hufurika, na bandari na masoko yenye msongamano hukumbwa na milipuko ya kipindupindu.</w:t>
            </w:r>
          </w:p>
          <w:p w14:paraId="3DC68A19" w14:textId="77777777" w:rsidR="000343A2" w:rsidRDefault="00DC5789" w:rsidP="00DC5789">
            <w:pPr>
              <w:pStyle w:val="ListParagraph"/>
              <w:numPr>
                <w:ilvl w:val="0"/>
                <w:numId w:val="1"/>
              </w:numPr>
              <w:jc w:val="both"/>
              <w:rPr>
                <w:ins w:id="1893" w:author="Bonephace Kaijage" w:date="2026-10-11T06:56:00Z" w16du:dateUtc="2026-10-11T03:56:00Z"/>
                <w:color w:val="000000"/>
              </w:rPr>
            </w:pPr>
            <w:r>
              <w:rPr>
                <w:color w:val="000000"/>
              </w:rPr>
              <w:t>Kwa wanaoishi na kufanya biashara hapa, ni vyema</w:t>
            </w:r>
            <w:r w:rsidRPr="00DC5789">
              <w:rPr>
                <w:color w:val="000000"/>
              </w:rPr>
              <w:t xml:space="preserve"> kuweka mitaro na makorongo wazi, kujenga mbali na ufukwe, na kuhifadhi na kutibu maji ya kunywa kwa usalama.</w:t>
            </w:r>
          </w:p>
          <w:p w14:paraId="710795BD" w14:textId="5E368D13" w:rsidR="000343A2" w:rsidRDefault="00FE0A4D" w:rsidP="00DC5789">
            <w:pPr>
              <w:pStyle w:val="ListParagraph"/>
              <w:numPr>
                <w:ilvl w:val="0"/>
                <w:numId w:val="1"/>
              </w:numPr>
              <w:jc w:val="both"/>
              <w:rPr>
                <w:ins w:id="1894" w:author="Bonephace Kaijage" w:date="2026-10-11T06:56:00Z" w16du:dateUtc="2026-10-11T03:56:00Z"/>
                <w:color w:val="000000"/>
              </w:rPr>
            </w:pPr>
            <w:ins w:id="1895" w:author="Bonephace Kaijage" w:date="2026-10-14T05:56:00Z" w16du:dateUtc="2026-10-14T03:56:00Z">
              <w:r>
                <w:rPr>
                  <w:color w:val="000000"/>
                </w:rPr>
                <w:t>Kinachoongeza hatari: kuchonga viwanja kwenye makorongo ya milimani, kujenga kwenye ufukwe uliojazwa, kumwaga taka kwenye mitaro na kuchota maji ukingoni mwa ziwa karibu na bandari.</w:t>
              </w:r>
            </w:ins>
          </w:p>
          <w:p w14:paraId="245F9C90" w14:textId="77777777" w:rsidR="00FE0A4D" w:rsidRDefault="000343A2" w:rsidP="00DC5789">
            <w:pPr>
              <w:pStyle w:val="ListParagraph"/>
              <w:numPr>
                <w:ilvl w:val="0"/>
                <w:numId w:val="1"/>
              </w:numPr>
              <w:jc w:val="both"/>
              <w:rPr>
                <w:ins w:id="1896" w:author="Bonephace Kaijage" w:date="2026-10-14T05:58:00Z" w16du:dateUtc="2026-10-14T03:58:00Z"/>
                <w:color w:val="000000"/>
              </w:rPr>
            </w:pPr>
            <w:ins w:id="1897" w:author="Bonephace Kaijage" w:date="2026-10-11T06:56:00Z" w16du:dateUtc="2026-10-11T03:56:00Z">
              <w:r>
                <w:rPr>
                  <w:color w:val="000000"/>
                </w:rPr>
                <w:t>Fahamu mtaa wa juu au uwanja wa shule mbali na makorongo na ufukwe utakaohamia; ondoka mvua kubwa inapoanza milimani juu yako, na mpeleke yeyote anayeharisha maji kituo cha afya siku hiyo hiyo.</w:t>
              </w:r>
            </w:ins>
          </w:p>
          <w:p w14:paraId="61DAE7E0" w14:textId="0305F3CB" w:rsidR="00AB6CF2" w:rsidRPr="00DC5789" w:rsidRDefault="00FE0A4D" w:rsidP="00DC5789">
            <w:pPr>
              <w:pStyle w:val="ListParagraph"/>
              <w:numPr>
                <w:ilvl w:val="0"/>
                <w:numId w:val="1"/>
              </w:numPr>
              <w:jc w:val="both"/>
              <w:rPr>
                <w:bCs/>
                <w:color w:val="000000"/>
              </w:rPr>
            </w:pPr>
            <w:ins w:id="1898" w:author="Bonephace Kaijage" w:date="2026-10-14T05:58:00Z" w16du:dateUtc="2026-10-14T03:58:00Z">
              <w:r>
                <w:rPr>
                  <w:color w:val="000000"/>
                </w:rPr>
                <w:t>Kubalianeni nani atamsaidia yeyote katika kaya asiyeweza kuondoka, kuona au kusikia tahadhari peke yake.</w:t>
              </w:r>
            </w:ins>
          </w:p>
        </w:tc>
      </w:tr>
      <w:tr w:rsidR="00AB6CF2" w:rsidRPr="00AB6CF2" w14:paraId="4A53759B" w14:textId="77777777" w:rsidTr="00AB6CF2">
        <w:tc>
          <w:tcPr>
            <w:tcW w:w="3420" w:type="dxa"/>
          </w:tcPr>
          <w:p w14:paraId="290A8FFB" w14:textId="2A38D3CC" w:rsidR="00AB6CF2" w:rsidRPr="00AB6CF2" w:rsidRDefault="00AB6CF2" w:rsidP="00AB6CF2">
            <w:pPr>
              <w:pStyle w:val="ListParagraph"/>
              <w:numPr>
                <w:ilvl w:val="0"/>
                <w:numId w:val="1"/>
              </w:numPr>
              <w:jc w:val="both"/>
              <w:rPr>
                <w:color w:val="000000"/>
              </w:rPr>
            </w:pPr>
            <w:r w:rsidRPr="00AB6CF2">
              <w:rPr>
                <w:color w:val="000000"/>
              </w:rPr>
              <w:lastRenderedPageBreak/>
              <w:t>Kasulu Town: hillside town and river valleys</w:t>
            </w:r>
          </w:p>
        </w:tc>
        <w:tc>
          <w:tcPr>
            <w:tcW w:w="3235" w:type="dxa"/>
          </w:tcPr>
          <w:p w14:paraId="15426707" w14:textId="6122060F" w:rsidR="00AB6CF2" w:rsidRPr="00AB6CF2" w:rsidRDefault="00AB6CF2" w:rsidP="00AB6CF2">
            <w:pPr>
              <w:pStyle w:val="ListParagraph"/>
              <w:numPr>
                <w:ilvl w:val="0"/>
                <w:numId w:val="1"/>
              </w:numPr>
              <w:jc w:val="both"/>
              <w:rPr>
                <w:color w:val="000000"/>
                <w:lang w:val="sv-SE"/>
              </w:rPr>
            </w:pPr>
            <w:r w:rsidRPr="00AB6CF2">
              <w:rPr>
                <w:color w:val="000000"/>
                <w:lang w:val="sv-SE"/>
              </w:rPr>
              <w:t>Mji wa Kasulu: mji wa milimani na mabonde ya mito</w:t>
            </w:r>
          </w:p>
        </w:tc>
        <w:tc>
          <w:tcPr>
            <w:tcW w:w="3605" w:type="dxa"/>
          </w:tcPr>
          <w:p w14:paraId="7A24AA2F" w14:textId="35CA517C" w:rsidR="00AB6CF2" w:rsidRPr="00DC5789" w:rsidRDefault="00DC5789" w:rsidP="00DC5789">
            <w:pPr>
              <w:pStyle w:val="ListParagraph"/>
              <w:numPr>
                <w:ilvl w:val="0"/>
                <w:numId w:val="1"/>
              </w:numPr>
              <w:jc w:val="both"/>
              <w:rPr>
                <w:color w:val="000000"/>
              </w:rPr>
            </w:pPr>
            <w:r w:rsidRPr="00DC5789">
              <w:rPr>
                <w:color w:val="000000"/>
              </w:rPr>
              <w:t>This area is a hillside town where heavy rain sends flash floods through valley streets and gullies, and lightning is frequent during the rains.</w:t>
            </w:r>
          </w:p>
          <w:p w14:paraId="677A3C87" w14:textId="77777777" w:rsidR="000343A2" w:rsidRDefault="00DC5789" w:rsidP="00DC5789">
            <w:pPr>
              <w:pStyle w:val="ListParagraph"/>
              <w:numPr>
                <w:ilvl w:val="0"/>
                <w:numId w:val="1"/>
              </w:numPr>
              <w:jc w:val="both"/>
              <w:rPr>
                <w:ins w:id="1899" w:author="Bonephace Kaijage" w:date="2026-10-11T06:56:00Z" w16du:dateUtc="2026-10-11T03:56:00Z"/>
                <w:color w:val="000000"/>
              </w:rPr>
            </w:pPr>
            <w:r>
              <w:rPr>
                <w:color w:val="000000"/>
              </w:rPr>
              <w:t>For those living and building here, it helps to</w:t>
            </w:r>
            <w:r w:rsidRPr="00DC5789">
              <w:rPr>
                <w:color w:val="000000"/>
              </w:rPr>
              <w:t xml:space="preserve"> keep slopes planted, build away from gully edges and fit lightning arresters on schools and public buildings.</w:t>
            </w:r>
          </w:p>
          <w:p w14:paraId="252A3954" w14:textId="1ADC53B9" w:rsidR="000343A2" w:rsidRDefault="00FE0A4D" w:rsidP="00DC5789">
            <w:pPr>
              <w:pStyle w:val="ListParagraph"/>
              <w:numPr>
                <w:ilvl w:val="0"/>
                <w:numId w:val="1"/>
              </w:numPr>
              <w:jc w:val="both"/>
              <w:rPr>
                <w:ins w:id="1900" w:author="Bonephace Kaijage" w:date="2026-10-11T06:56:00Z" w16du:dateUtc="2026-10-11T03:56:00Z"/>
                <w:color w:val="000000"/>
              </w:rPr>
            </w:pPr>
            <w:ins w:id="1901" w:author="Bonephace Kaijage" w:date="2026-10-14T05:56:00Z" w16du:dateUtc="2026-10-14T03:56:00Z">
              <w:r>
                <w:rPr>
                  <w:color w:val="000000"/>
                </w:rPr>
                <w:t>What raises the risk: settling in the valley bottoms and gully edges, clearing the slopes above the town and sheltering under trees when thunder starts.</w:t>
              </w:r>
            </w:ins>
          </w:p>
          <w:p w14:paraId="7033187A" w14:textId="77777777" w:rsidR="00FE0A4D" w:rsidRDefault="000343A2" w:rsidP="00DC5789">
            <w:pPr>
              <w:pStyle w:val="ListParagraph"/>
              <w:numPr>
                <w:ilvl w:val="0"/>
                <w:numId w:val="1"/>
              </w:numPr>
              <w:jc w:val="both"/>
              <w:rPr>
                <w:ins w:id="1902" w:author="Bonephace Kaijage" w:date="2026-10-14T05:58:00Z" w16du:dateUtc="2026-10-14T03:58:00Z"/>
                <w:color w:val="000000"/>
              </w:rPr>
            </w:pPr>
            <w:ins w:id="1903" w:author="Bonephace Kaijage" w:date="2026-10-11T06:56:00Z" w16du:dateUtc="2026-10-11T03:56:00Z">
              <w:r>
                <w:rPr>
                  <w:color w:val="000000"/>
                </w:rPr>
                <w:t>Know the higher ground away from the valley streets that you will move to, go there when the stream rises towards the road, and get into a solid roofed building as soon as thunder is heard.</w:t>
              </w:r>
            </w:ins>
          </w:p>
          <w:p w14:paraId="2F773F07" w14:textId="733EE58C" w:rsidR="00AB6CF2" w:rsidRPr="00DC5789" w:rsidRDefault="00FE0A4D" w:rsidP="00DC5789">
            <w:pPr>
              <w:pStyle w:val="ListParagraph"/>
              <w:numPr>
                <w:ilvl w:val="0"/>
                <w:numId w:val="1"/>
              </w:numPr>
              <w:jc w:val="both"/>
              <w:rPr>
                <w:bCs/>
                <w:color w:val="000000"/>
              </w:rPr>
            </w:pPr>
            <w:ins w:id="1904" w:author="Bonephace Kaijage" w:date="2026-10-14T05:58:00Z" w16du:dateUtc="2026-10-14T03:58:00Z">
              <w:r>
                <w:rPr>
                  <w:color w:val="000000"/>
                </w:rPr>
                <w:t>Agree who will help anyone in the household who cannot move, see or hear a warning on their own.</w:t>
              </w:r>
            </w:ins>
          </w:p>
        </w:tc>
        <w:tc>
          <w:tcPr>
            <w:tcW w:w="3325" w:type="dxa"/>
          </w:tcPr>
          <w:p w14:paraId="387D4F1E" w14:textId="2D9AF6EC" w:rsidR="00AB6CF2" w:rsidRPr="00DC5789" w:rsidRDefault="00DC5789" w:rsidP="00DC5789">
            <w:pPr>
              <w:pStyle w:val="ListParagraph"/>
              <w:numPr>
                <w:ilvl w:val="0"/>
                <w:numId w:val="1"/>
              </w:numPr>
              <w:jc w:val="both"/>
              <w:rPr>
                <w:color w:val="000000"/>
              </w:rPr>
            </w:pPr>
            <w:r w:rsidRPr="00DC5789">
              <w:rPr>
                <w:color w:val="000000"/>
              </w:rPr>
              <w:t>Eneo hili ni mji wa milimani ambapo mvua kubwa hupeleka mafuriko ya ghafla kwenye mitaa ya mabondeni na makorongo, na radi hupiga mara kwa mara wakati wa mvua.</w:t>
            </w:r>
          </w:p>
          <w:p w14:paraId="01CA25D9" w14:textId="77777777" w:rsidR="000343A2" w:rsidRDefault="00DC5789" w:rsidP="00DC5789">
            <w:pPr>
              <w:pStyle w:val="ListParagraph"/>
              <w:numPr>
                <w:ilvl w:val="0"/>
                <w:numId w:val="1"/>
              </w:numPr>
              <w:jc w:val="both"/>
              <w:rPr>
                <w:ins w:id="1905" w:author="Bonephace Kaijage" w:date="2026-10-11T06:56:00Z" w16du:dateUtc="2026-10-11T03:56:00Z"/>
                <w:color w:val="000000"/>
              </w:rPr>
            </w:pPr>
            <w:r>
              <w:rPr>
                <w:color w:val="000000"/>
              </w:rPr>
              <w:t>Kwa wanaoishi na kujenga hapa, ni vyema</w:t>
            </w:r>
            <w:r w:rsidRPr="00DC5789">
              <w:rPr>
                <w:color w:val="000000"/>
              </w:rPr>
              <w:t xml:space="preserve"> kuacha mimea kwenye miteremko, kujenga mbali na kingo za makorongo na kuweka vizuia radi shuleni na kwenye majengo ya umma.</w:t>
            </w:r>
          </w:p>
          <w:p w14:paraId="6F5FBE92" w14:textId="26EE8911" w:rsidR="000343A2" w:rsidRDefault="00FE0A4D" w:rsidP="00DC5789">
            <w:pPr>
              <w:pStyle w:val="ListParagraph"/>
              <w:numPr>
                <w:ilvl w:val="0"/>
                <w:numId w:val="1"/>
              </w:numPr>
              <w:jc w:val="both"/>
              <w:rPr>
                <w:ins w:id="1906" w:author="Bonephace Kaijage" w:date="2026-10-11T06:56:00Z" w16du:dateUtc="2026-10-11T03:56:00Z"/>
                <w:color w:val="000000"/>
              </w:rPr>
            </w:pPr>
            <w:ins w:id="1907" w:author="Bonephace Kaijage" w:date="2026-10-14T05:56:00Z" w16du:dateUtc="2026-10-14T03:56:00Z">
              <w:r>
                <w:rPr>
                  <w:color w:val="000000"/>
                </w:rPr>
                <w:t>Kinachoongeza hatari: kukaa kwenye sakafu za mabonde na kingo za makorongo, kukata miti kwenye miteremko juu ya mji na kujikinga chini ya miti ngurumo zinapoanza.</w:t>
              </w:r>
            </w:ins>
          </w:p>
          <w:p w14:paraId="44A6DB64" w14:textId="77777777" w:rsidR="00FE0A4D" w:rsidRDefault="000343A2" w:rsidP="00DC5789">
            <w:pPr>
              <w:pStyle w:val="ListParagraph"/>
              <w:numPr>
                <w:ilvl w:val="0"/>
                <w:numId w:val="1"/>
              </w:numPr>
              <w:jc w:val="both"/>
              <w:rPr>
                <w:ins w:id="1908" w:author="Bonephace Kaijage" w:date="2026-10-14T05:58:00Z" w16du:dateUtc="2026-10-14T03:58:00Z"/>
                <w:color w:val="000000"/>
              </w:rPr>
            </w:pPr>
            <w:ins w:id="1909" w:author="Bonephace Kaijage" w:date="2026-10-11T06:56:00Z" w16du:dateUtc="2026-10-11T03:56:00Z">
              <w:r>
                <w:rPr>
                  <w:color w:val="000000"/>
                </w:rPr>
                <w:t>Fahamu eneo la juu mbali na mitaa ya bondeni utakalohamia; nenda huko kijito kinapopanda kuelekea barabarani, na ingia kwenye jengo imara lenye paa mara ngurumo zinaposikika.</w:t>
              </w:r>
            </w:ins>
          </w:p>
          <w:p w14:paraId="0CB9ADF6" w14:textId="503B6EFB" w:rsidR="00AB6CF2" w:rsidRPr="00DC5789" w:rsidRDefault="00FE0A4D" w:rsidP="00DC5789">
            <w:pPr>
              <w:pStyle w:val="ListParagraph"/>
              <w:numPr>
                <w:ilvl w:val="0"/>
                <w:numId w:val="1"/>
              </w:numPr>
              <w:jc w:val="both"/>
              <w:rPr>
                <w:bCs/>
                <w:color w:val="000000"/>
              </w:rPr>
            </w:pPr>
            <w:ins w:id="1910" w:author="Bonephace Kaijage" w:date="2026-10-14T05:58:00Z" w16du:dateUtc="2026-10-14T03:58:00Z">
              <w:r>
                <w:rPr>
                  <w:color w:val="000000"/>
                </w:rPr>
                <w:t>Kubalianeni nani atamsaidia yeyote katika kaya asiyeweza kuondoka, kuona au kusikia tahadhari peke yake.</w:t>
              </w:r>
            </w:ins>
          </w:p>
        </w:tc>
      </w:tr>
      <w:tr w:rsidR="00AB6CF2" w:rsidRPr="00AB6CF2" w14:paraId="7A636E10" w14:textId="77777777" w:rsidTr="00AB6CF2">
        <w:tc>
          <w:tcPr>
            <w:tcW w:w="3420" w:type="dxa"/>
          </w:tcPr>
          <w:p w14:paraId="7ED3A0D5" w14:textId="25A88F8C" w:rsidR="00AB6CF2" w:rsidRPr="00AB6CF2" w:rsidRDefault="00AB6CF2" w:rsidP="00AB6CF2">
            <w:pPr>
              <w:pStyle w:val="ListParagraph"/>
              <w:numPr>
                <w:ilvl w:val="0"/>
                <w:numId w:val="1"/>
              </w:numPr>
              <w:jc w:val="both"/>
              <w:rPr>
                <w:color w:val="000000"/>
              </w:rPr>
            </w:pPr>
            <w:r w:rsidRPr="00AB6CF2">
              <w:rPr>
                <w:color w:val="000000"/>
              </w:rPr>
              <w:t>Buhigwe: steep border highlands</w:t>
            </w:r>
          </w:p>
        </w:tc>
        <w:tc>
          <w:tcPr>
            <w:tcW w:w="3235" w:type="dxa"/>
          </w:tcPr>
          <w:p w14:paraId="17CE104E" w14:textId="4E97B87D" w:rsidR="00AB6CF2" w:rsidRPr="00AB6CF2" w:rsidRDefault="00AB6CF2" w:rsidP="00AB6CF2">
            <w:pPr>
              <w:pStyle w:val="ListParagraph"/>
              <w:numPr>
                <w:ilvl w:val="0"/>
                <w:numId w:val="1"/>
              </w:numPr>
              <w:jc w:val="both"/>
              <w:rPr>
                <w:color w:val="000000"/>
              </w:rPr>
            </w:pPr>
            <w:r w:rsidRPr="00AB6CF2">
              <w:rPr>
                <w:color w:val="000000"/>
              </w:rPr>
              <w:t>Buhigwe: nyanda za juu za mpakani zenye miteremko mikali</w:t>
            </w:r>
          </w:p>
        </w:tc>
        <w:tc>
          <w:tcPr>
            <w:tcW w:w="3605" w:type="dxa"/>
          </w:tcPr>
          <w:p w14:paraId="0DDBB4E0" w14:textId="127AFD28" w:rsidR="00AB6CF2" w:rsidRPr="00DC5789" w:rsidRDefault="00DC5789" w:rsidP="00DC5789">
            <w:pPr>
              <w:pStyle w:val="ListParagraph"/>
              <w:numPr>
                <w:ilvl w:val="0"/>
                <w:numId w:val="1"/>
              </w:numPr>
              <w:jc w:val="both"/>
              <w:rPr>
                <w:color w:val="000000"/>
              </w:rPr>
            </w:pPr>
            <w:r w:rsidRPr="00DC5789">
              <w:rPr>
                <w:color w:val="000000"/>
              </w:rPr>
              <w:t>This area is steep, densely farmed highland on the Burundi border: saturated slopes slide in heavy rain, and hailstorms damage crops and roofs.</w:t>
            </w:r>
          </w:p>
          <w:p w14:paraId="79BC8CB9" w14:textId="77777777" w:rsidR="000343A2" w:rsidRDefault="00DC5789" w:rsidP="00DC5789">
            <w:pPr>
              <w:pStyle w:val="ListParagraph"/>
              <w:numPr>
                <w:ilvl w:val="0"/>
                <w:numId w:val="1"/>
              </w:numPr>
              <w:jc w:val="both"/>
              <w:rPr>
                <w:ins w:id="1911" w:author="Bonephace Kaijage" w:date="2026-10-11T06:56:00Z" w16du:dateUtc="2026-10-11T03:56:00Z"/>
                <w:color w:val="000000"/>
              </w:rPr>
            </w:pPr>
            <w:r>
              <w:rPr>
                <w:color w:val="000000"/>
              </w:rPr>
              <w:t>For those farming and living here, it helps to</w:t>
            </w:r>
            <w:r w:rsidRPr="00DC5789">
              <w:rPr>
                <w:color w:val="000000"/>
              </w:rPr>
              <w:t xml:space="preserve"> keep terraces, </w:t>
            </w:r>
            <w:r w:rsidRPr="00DC5789">
              <w:rPr>
                <w:color w:val="000000"/>
              </w:rPr>
              <w:lastRenderedPageBreak/>
              <w:t>trees and grass strips on slopes and to build away from steep cuts and stream banks.</w:t>
            </w:r>
          </w:p>
          <w:p w14:paraId="3DFDAEC3" w14:textId="188C146B" w:rsidR="000343A2" w:rsidRDefault="00FE0A4D" w:rsidP="00DC5789">
            <w:pPr>
              <w:pStyle w:val="ListParagraph"/>
              <w:numPr>
                <w:ilvl w:val="0"/>
                <w:numId w:val="1"/>
              </w:numPr>
              <w:jc w:val="both"/>
              <w:rPr>
                <w:ins w:id="1912" w:author="Bonephace Kaijage" w:date="2026-10-11T06:56:00Z" w16du:dateUtc="2026-10-11T03:56:00Z"/>
                <w:color w:val="000000"/>
              </w:rPr>
            </w:pPr>
            <w:ins w:id="1913" w:author="Bonephace Kaijage" w:date="2026-10-14T05:56:00Z" w16du:dateUtc="2026-10-14T03:56:00Z">
              <w:r>
                <w:rPr>
                  <w:color w:val="000000"/>
                </w:rPr>
                <w:t>What raises the risk: opening new fields on the steepest slopes, cutting into the slope behind a house and leaving roofs loosely fixed.</w:t>
              </w:r>
            </w:ins>
          </w:p>
          <w:p w14:paraId="6E44EA4F" w14:textId="77777777" w:rsidR="00FE0A4D" w:rsidRDefault="000343A2" w:rsidP="00DC5789">
            <w:pPr>
              <w:pStyle w:val="ListParagraph"/>
              <w:numPr>
                <w:ilvl w:val="0"/>
                <w:numId w:val="1"/>
              </w:numPr>
              <w:jc w:val="both"/>
              <w:rPr>
                <w:ins w:id="1914" w:author="Bonephace Kaijage" w:date="2026-10-14T05:59:00Z" w16du:dateUtc="2026-10-14T03:59:00Z"/>
                <w:color w:val="000000"/>
              </w:rPr>
            </w:pPr>
            <w:ins w:id="1915" w:author="Bonephace Kaijage" w:date="2026-10-11T06:56:00Z" w16du:dateUtc="2026-10-11T03:56:00Z">
              <w:r>
                <w:rPr>
                  <w:color w:val="000000"/>
                </w:rPr>
                <w:t>Agree with neighbours on a safe place off the slope, and move there when cracks open, trees lean or water runs muddy from the slope during long rain, especially at night.</w:t>
              </w:r>
            </w:ins>
          </w:p>
          <w:p w14:paraId="57543CCD" w14:textId="64DDD800" w:rsidR="00AB6CF2" w:rsidRPr="00DC5789" w:rsidRDefault="00FE0A4D" w:rsidP="00DC5789">
            <w:pPr>
              <w:pStyle w:val="ListParagraph"/>
              <w:numPr>
                <w:ilvl w:val="0"/>
                <w:numId w:val="1"/>
              </w:numPr>
              <w:jc w:val="both"/>
              <w:rPr>
                <w:bCs/>
                <w:color w:val="000000"/>
              </w:rPr>
            </w:pPr>
            <w:ins w:id="1916" w:author="Bonephace Kaijage" w:date="2026-10-14T05:59:00Z" w16du:dateUtc="2026-10-14T03:59:00Z">
              <w:r>
                <w:rPr>
                  <w:color w:val="000000"/>
                </w:rPr>
                <w:t>Agree who will help anyone in the household who cannot move, see or hear a warning on their own.</w:t>
              </w:r>
            </w:ins>
          </w:p>
        </w:tc>
        <w:tc>
          <w:tcPr>
            <w:tcW w:w="3325" w:type="dxa"/>
          </w:tcPr>
          <w:p w14:paraId="4E288B0A" w14:textId="5C1BDB6B" w:rsidR="00AB6CF2" w:rsidRPr="00DC5789" w:rsidRDefault="00DC5789" w:rsidP="00DC5789">
            <w:pPr>
              <w:pStyle w:val="ListParagraph"/>
              <w:numPr>
                <w:ilvl w:val="0"/>
                <w:numId w:val="1"/>
              </w:numPr>
              <w:jc w:val="both"/>
              <w:rPr>
                <w:color w:val="000000"/>
              </w:rPr>
            </w:pPr>
            <w:r w:rsidRPr="00DC5789">
              <w:rPr>
                <w:color w:val="000000"/>
              </w:rPr>
              <w:lastRenderedPageBreak/>
              <w:t>Eneo hili ni nyanda za juu zenye miteremko mikali na kilimo kingi mpakani mwa Burundi: miteremko iliyolowa huporomoka wakati wa mvua kubwa, na mvua ya mawe huharibu mazao na paa.</w:t>
            </w:r>
          </w:p>
          <w:p w14:paraId="0F15D553" w14:textId="77777777" w:rsidR="000343A2" w:rsidRDefault="00DC5789" w:rsidP="00DC5789">
            <w:pPr>
              <w:pStyle w:val="ListParagraph"/>
              <w:numPr>
                <w:ilvl w:val="0"/>
                <w:numId w:val="1"/>
              </w:numPr>
              <w:jc w:val="both"/>
              <w:rPr>
                <w:ins w:id="1917" w:author="Bonephace Kaijage" w:date="2026-10-11T06:56:00Z" w16du:dateUtc="2026-10-11T03:56:00Z"/>
                <w:color w:val="000000"/>
              </w:rPr>
            </w:pPr>
            <w:r>
              <w:rPr>
                <w:color w:val="000000"/>
              </w:rPr>
              <w:lastRenderedPageBreak/>
              <w:t>Kwa wanaolima na kuishi hapa, ni vyema</w:t>
            </w:r>
            <w:r w:rsidRPr="00DC5789">
              <w:rPr>
                <w:color w:val="000000"/>
              </w:rPr>
              <w:t xml:space="preserve"> kutunza matuta, miti na mistari ya nyasi kwenye miteremko na kujenga mbali na miinuko mikali na kingo za vijito.</w:t>
            </w:r>
          </w:p>
          <w:p w14:paraId="1092FE04" w14:textId="6A6FEF4D" w:rsidR="000343A2" w:rsidRDefault="00FE0A4D" w:rsidP="00DC5789">
            <w:pPr>
              <w:pStyle w:val="ListParagraph"/>
              <w:numPr>
                <w:ilvl w:val="0"/>
                <w:numId w:val="1"/>
              </w:numPr>
              <w:jc w:val="both"/>
              <w:rPr>
                <w:ins w:id="1918" w:author="Bonephace Kaijage" w:date="2026-10-11T06:56:00Z" w16du:dateUtc="2026-10-11T03:56:00Z"/>
                <w:color w:val="000000"/>
              </w:rPr>
            </w:pPr>
            <w:ins w:id="1919" w:author="Bonephace Kaijage" w:date="2026-10-14T05:56:00Z" w16du:dateUtc="2026-10-14T03:56:00Z">
              <w:r>
                <w:rPr>
                  <w:color w:val="000000"/>
                </w:rPr>
                <w:t>Kinachoongeza hatari: kufungua mashamba mapya kwenye miteremko mikali zaidi, kuchimba mteremko nyuma ya nyumba na kuacha paa zisizofungwa imara.</w:t>
              </w:r>
            </w:ins>
          </w:p>
          <w:p w14:paraId="7D354E6D" w14:textId="77777777" w:rsidR="00FE0A4D" w:rsidRDefault="000343A2" w:rsidP="00DC5789">
            <w:pPr>
              <w:pStyle w:val="ListParagraph"/>
              <w:numPr>
                <w:ilvl w:val="0"/>
                <w:numId w:val="1"/>
              </w:numPr>
              <w:jc w:val="both"/>
              <w:rPr>
                <w:ins w:id="1920" w:author="Bonephace Kaijage" w:date="2026-10-14T05:59:00Z" w16du:dateUtc="2026-10-14T03:59:00Z"/>
                <w:color w:val="000000"/>
              </w:rPr>
            </w:pPr>
            <w:ins w:id="1921" w:author="Bonephace Kaijage" w:date="2026-10-11T06:56:00Z" w16du:dateUtc="2026-10-11T03:56:00Z">
              <w:r>
                <w:rPr>
                  <w:color w:val="000000"/>
                </w:rPr>
                <w:t>Kubalianeni na majirani eneo salama nje ya mteremko, na hamieni huko nyufa zikifunguka, miti ikiinama au maji ya matope yakitiririka kutoka mtelemkoni wakati wa mvua ndefu, hasa usiku.</w:t>
              </w:r>
            </w:ins>
          </w:p>
          <w:p w14:paraId="55AD74B7" w14:textId="010E9793" w:rsidR="00AB6CF2" w:rsidRPr="00DC5789" w:rsidRDefault="00FE0A4D" w:rsidP="00DC5789">
            <w:pPr>
              <w:pStyle w:val="ListParagraph"/>
              <w:numPr>
                <w:ilvl w:val="0"/>
                <w:numId w:val="1"/>
              </w:numPr>
              <w:jc w:val="both"/>
              <w:rPr>
                <w:bCs/>
                <w:color w:val="000000"/>
              </w:rPr>
            </w:pPr>
            <w:ins w:id="1922" w:author="Bonephace Kaijage" w:date="2026-10-14T05:59:00Z" w16du:dateUtc="2026-10-14T03:59:00Z">
              <w:r>
                <w:rPr>
                  <w:color w:val="000000"/>
                </w:rPr>
                <w:t>Kubalianeni nani atamsaidia yeyote katika kaya asiyeweza kuondoka, kuona au kusikia tahadhari peke yake.</w:t>
              </w:r>
            </w:ins>
          </w:p>
        </w:tc>
      </w:tr>
      <w:tr w:rsidR="00AB6CF2" w:rsidRPr="00AB6CF2" w14:paraId="672EAC3D" w14:textId="77777777" w:rsidTr="00AB6CF2">
        <w:tc>
          <w:tcPr>
            <w:tcW w:w="3420" w:type="dxa"/>
          </w:tcPr>
          <w:p w14:paraId="538256FE" w14:textId="522D60EF" w:rsidR="00AB6CF2" w:rsidRPr="00AB6CF2" w:rsidRDefault="00AB6CF2" w:rsidP="00AB6CF2">
            <w:pPr>
              <w:pStyle w:val="ListParagraph"/>
              <w:numPr>
                <w:ilvl w:val="0"/>
                <w:numId w:val="1"/>
              </w:numPr>
              <w:jc w:val="both"/>
              <w:rPr>
                <w:color w:val="000000"/>
                <w:lang w:val="sv-SE"/>
              </w:rPr>
            </w:pPr>
            <w:r w:rsidRPr="00AB6CF2">
              <w:rPr>
                <w:color w:val="000000"/>
                <w:lang w:val="sv-SE"/>
              </w:rPr>
              <w:lastRenderedPageBreak/>
              <w:t>Kakonko: miombo farmland and border villages</w:t>
            </w:r>
          </w:p>
        </w:tc>
        <w:tc>
          <w:tcPr>
            <w:tcW w:w="3235" w:type="dxa"/>
          </w:tcPr>
          <w:p w14:paraId="4A503FCA" w14:textId="31EC94EE" w:rsidR="00AB6CF2" w:rsidRPr="00AB6CF2" w:rsidRDefault="00AB6CF2" w:rsidP="00AB6CF2">
            <w:pPr>
              <w:pStyle w:val="ListParagraph"/>
              <w:numPr>
                <w:ilvl w:val="0"/>
                <w:numId w:val="1"/>
              </w:numPr>
              <w:jc w:val="both"/>
              <w:rPr>
                <w:color w:val="000000"/>
                <w:lang w:val="sv-SE"/>
              </w:rPr>
            </w:pPr>
            <w:r w:rsidRPr="00AB6CF2">
              <w:rPr>
                <w:color w:val="000000"/>
                <w:lang w:val="sv-SE"/>
              </w:rPr>
              <w:t>Kakonko: mashamba ya miombo na vijiji vya mpakani</w:t>
            </w:r>
          </w:p>
        </w:tc>
        <w:tc>
          <w:tcPr>
            <w:tcW w:w="3605" w:type="dxa"/>
          </w:tcPr>
          <w:p w14:paraId="223318D7" w14:textId="202EF9D2" w:rsidR="00AB6CF2" w:rsidRPr="00DC5789" w:rsidRDefault="00DC5789" w:rsidP="00DC5789">
            <w:pPr>
              <w:pStyle w:val="ListParagraph"/>
              <w:numPr>
                <w:ilvl w:val="0"/>
                <w:numId w:val="1"/>
              </w:numPr>
              <w:jc w:val="both"/>
              <w:rPr>
                <w:color w:val="000000"/>
              </w:rPr>
            </w:pPr>
            <w:r w:rsidRPr="00DC5789">
              <w:rPr>
                <w:color w:val="000000"/>
              </w:rPr>
              <w:t>This area has miombo farmland and border villages where dry-season fires spread fast, dry spells damage crops, and cross-border movement can carry disease.</w:t>
            </w:r>
          </w:p>
          <w:p w14:paraId="3299511C" w14:textId="77777777" w:rsidR="000343A2" w:rsidRDefault="00DC5789" w:rsidP="00DC5789">
            <w:pPr>
              <w:pStyle w:val="ListParagraph"/>
              <w:numPr>
                <w:ilvl w:val="0"/>
                <w:numId w:val="1"/>
              </w:numPr>
              <w:jc w:val="both"/>
              <w:rPr>
                <w:ins w:id="1923" w:author="Bonephace Kaijage" w:date="2026-10-11T06:56:00Z" w16du:dateUtc="2026-10-11T03:56:00Z"/>
                <w:color w:val="000000"/>
              </w:rPr>
            </w:pPr>
            <w:r>
              <w:rPr>
                <w:color w:val="000000"/>
              </w:rPr>
              <w:t>For those living and farming here, it helps to</w:t>
            </w:r>
            <w:r w:rsidRPr="00DC5789">
              <w:rPr>
                <w:color w:val="000000"/>
              </w:rPr>
              <w:t xml:space="preserve"> burn early and under control, plant drought-tolerant crops and report unusual illness early to the health facility.</w:t>
            </w:r>
          </w:p>
          <w:p w14:paraId="4E6005DC" w14:textId="19A20922" w:rsidR="000343A2" w:rsidRDefault="00FE0A4D" w:rsidP="00DC5789">
            <w:pPr>
              <w:pStyle w:val="ListParagraph"/>
              <w:numPr>
                <w:ilvl w:val="0"/>
                <w:numId w:val="1"/>
              </w:numPr>
              <w:jc w:val="both"/>
              <w:rPr>
                <w:ins w:id="1924" w:author="Bonephace Kaijage" w:date="2026-10-11T06:56:00Z" w16du:dateUtc="2026-10-11T03:56:00Z"/>
                <w:color w:val="000000"/>
              </w:rPr>
            </w:pPr>
            <w:ins w:id="1925" w:author="Bonephace Kaijage" w:date="2026-10-14T05:56:00Z" w16du:dateUtc="2026-10-14T03:56:00Z">
              <w:r>
                <w:rPr>
                  <w:color w:val="000000"/>
                </w:rPr>
                <w:t xml:space="preserve">What raises the risk: burning late in the season on windy days, relying on one crop and </w:t>
              </w:r>
              <w:r>
                <w:rPr>
                  <w:color w:val="000000"/>
                </w:rPr>
                <w:lastRenderedPageBreak/>
                <w:t>hiding or delaying cases of fever or diarrhoea.</w:t>
              </w:r>
            </w:ins>
          </w:p>
          <w:p w14:paraId="5FE1FB39" w14:textId="77777777" w:rsidR="00FE0A4D" w:rsidRDefault="000343A2" w:rsidP="00DC5789">
            <w:pPr>
              <w:pStyle w:val="ListParagraph"/>
              <w:numPr>
                <w:ilvl w:val="0"/>
                <w:numId w:val="1"/>
              </w:numPr>
              <w:jc w:val="both"/>
              <w:rPr>
                <w:ins w:id="1926" w:author="Bonephace Kaijage" w:date="2026-10-14T05:59:00Z" w16du:dateUtc="2026-10-14T03:59:00Z"/>
                <w:color w:val="000000"/>
              </w:rPr>
            </w:pPr>
            <w:ins w:id="1927" w:author="Bonephace Kaijage" w:date="2026-10-11T06:56:00Z" w16du:dateUtc="2026-10-11T03:56:00Z">
              <w:r>
                <w:rPr>
                  <w:color w:val="000000"/>
                </w:rPr>
                <w:t>Know the cleared open ground your village will move to if fire comes, agree early where food and water will come from in a failed season, and take the sick to the health facility the same day.</w:t>
              </w:r>
            </w:ins>
          </w:p>
          <w:p w14:paraId="03AC0958" w14:textId="7B6F9D3F" w:rsidR="00AB6CF2" w:rsidRPr="00DC5789" w:rsidRDefault="00FE0A4D" w:rsidP="00DC5789">
            <w:pPr>
              <w:pStyle w:val="ListParagraph"/>
              <w:numPr>
                <w:ilvl w:val="0"/>
                <w:numId w:val="1"/>
              </w:numPr>
              <w:jc w:val="both"/>
              <w:rPr>
                <w:bCs/>
                <w:color w:val="000000"/>
              </w:rPr>
            </w:pPr>
            <w:ins w:id="1928" w:author="Bonephace Kaijage" w:date="2026-10-14T05:59:00Z" w16du:dateUtc="2026-10-14T03:59:00Z">
              <w:r>
                <w:rPr>
                  <w:color w:val="000000"/>
                </w:rPr>
                <w:t>Agree who will help anyone in the household who cannot move, see or hear a warning on their own.</w:t>
              </w:r>
            </w:ins>
          </w:p>
        </w:tc>
        <w:tc>
          <w:tcPr>
            <w:tcW w:w="3325" w:type="dxa"/>
          </w:tcPr>
          <w:p w14:paraId="70665896" w14:textId="2E035A96" w:rsidR="00AB6CF2" w:rsidRPr="00DC5789" w:rsidRDefault="00DC5789" w:rsidP="00DC5789">
            <w:pPr>
              <w:pStyle w:val="ListParagraph"/>
              <w:numPr>
                <w:ilvl w:val="0"/>
                <w:numId w:val="1"/>
              </w:numPr>
              <w:jc w:val="both"/>
              <w:rPr>
                <w:color w:val="000000"/>
              </w:rPr>
            </w:pPr>
            <w:r w:rsidRPr="00DC5789">
              <w:rPr>
                <w:color w:val="000000"/>
              </w:rPr>
              <w:lastRenderedPageBreak/>
              <w:t>Eneo hili lina mashamba ya miombo na vijiji vya mpakani ambapo moto wa kiangazi husambaa haraka, vipindi vya ukavu huharibu mazao, na mwingiliano wa mpakani unaweza kusambaza magonjwa.</w:t>
            </w:r>
          </w:p>
          <w:p w14:paraId="059211D7" w14:textId="77777777" w:rsidR="000343A2" w:rsidRDefault="00DC5789" w:rsidP="00DC5789">
            <w:pPr>
              <w:pStyle w:val="ListParagraph"/>
              <w:numPr>
                <w:ilvl w:val="0"/>
                <w:numId w:val="1"/>
              </w:numPr>
              <w:jc w:val="both"/>
              <w:rPr>
                <w:ins w:id="1929" w:author="Bonephace Kaijage" w:date="2026-10-11T06:56:00Z" w16du:dateUtc="2026-10-11T03:56:00Z"/>
                <w:color w:val="000000"/>
              </w:rPr>
            </w:pPr>
            <w:r>
              <w:rPr>
                <w:color w:val="000000"/>
              </w:rPr>
              <w:t>Kwa wanaoishi na kulima hapa, ni vyema</w:t>
            </w:r>
            <w:r w:rsidRPr="00DC5789">
              <w:rPr>
                <w:color w:val="000000"/>
              </w:rPr>
              <w:t xml:space="preserve"> kuchoma mapema kwa udhibiti, kupanda mazao yanayostahimili ukame na kutoa taarifa mapema za </w:t>
            </w:r>
            <w:r w:rsidRPr="00DC5789">
              <w:rPr>
                <w:color w:val="000000"/>
              </w:rPr>
              <w:lastRenderedPageBreak/>
              <w:t>magonjwa yasiyo ya kawaida kituo cha afya.</w:t>
            </w:r>
          </w:p>
          <w:p w14:paraId="09FA84A9" w14:textId="0C58AA0E" w:rsidR="000343A2" w:rsidRDefault="00FE0A4D" w:rsidP="00DC5789">
            <w:pPr>
              <w:pStyle w:val="ListParagraph"/>
              <w:numPr>
                <w:ilvl w:val="0"/>
                <w:numId w:val="1"/>
              </w:numPr>
              <w:jc w:val="both"/>
              <w:rPr>
                <w:ins w:id="1930" w:author="Bonephace Kaijage" w:date="2026-10-11T06:56:00Z" w16du:dateUtc="2026-10-11T03:56:00Z"/>
                <w:color w:val="000000"/>
              </w:rPr>
            </w:pPr>
            <w:ins w:id="1931" w:author="Bonephace Kaijage" w:date="2026-10-14T05:56:00Z" w16du:dateUtc="2026-10-14T03:56:00Z">
              <w:r>
                <w:rPr>
                  <w:color w:val="000000"/>
                </w:rPr>
                <w:t>Kinachoongeza hatari: kuchoma mwishoni mwa msimu siku za upepo, kutegemea zao moja na kuficha au kuchelewesha wagonjwa wa homa au kuharisha.</w:t>
              </w:r>
            </w:ins>
          </w:p>
          <w:p w14:paraId="3A71C2B9" w14:textId="77777777" w:rsidR="00FE0A4D" w:rsidRDefault="000343A2" w:rsidP="00DC5789">
            <w:pPr>
              <w:pStyle w:val="ListParagraph"/>
              <w:numPr>
                <w:ilvl w:val="0"/>
                <w:numId w:val="1"/>
              </w:numPr>
              <w:jc w:val="both"/>
              <w:rPr>
                <w:ins w:id="1932" w:author="Bonephace Kaijage" w:date="2026-10-14T05:59:00Z" w16du:dateUtc="2026-10-14T03:59:00Z"/>
                <w:color w:val="000000"/>
              </w:rPr>
            </w:pPr>
            <w:ins w:id="1933" w:author="Bonephace Kaijage" w:date="2026-10-11T06:56:00Z" w16du:dateUtc="2026-10-11T03:56:00Z">
              <w:r>
                <w:rPr>
                  <w:color w:val="000000"/>
                </w:rPr>
                <w:t>Fahamu uwanja wazi uliosafishwa ambao kijiji chenu kitahamia moto ukija, kubalianeni mapema chakula na maji vitatoka wapi msimu ukikosekana, na peleka wagonjwa kituo cha afya siku hiyo hiyo.</w:t>
              </w:r>
            </w:ins>
          </w:p>
          <w:p w14:paraId="79EF2A17" w14:textId="39480448" w:rsidR="00AB6CF2" w:rsidRPr="00DC5789" w:rsidRDefault="00FE0A4D" w:rsidP="00DC5789">
            <w:pPr>
              <w:pStyle w:val="ListParagraph"/>
              <w:numPr>
                <w:ilvl w:val="0"/>
                <w:numId w:val="1"/>
              </w:numPr>
              <w:jc w:val="both"/>
              <w:rPr>
                <w:bCs/>
                <w:color w:val="000000"/>
              </w:rPr>
            </w:pPr>
            <w:ins w:id="1934" w:author="Bonephace Kaijage" w:date="2026-10-14T05:59:00Z" w16du:dateUtc="2026-10-14T03:59:00Z">
              <w:r>
                <w:rPr>
                  <w:color w:val="000000"/>
                </w:rPr>
                <w:t>Kubalianeni nani atamsaidia yeyote katika kaya asiyeweza kuondoka, kuona au kusikia tahadhari peke yake.</w:t>
              </w:r>
            </w:ins>
          </w:p>
        </w:tc>
      </w:tr>
      <w:tr w:rsidR="00AB6CF2" w:rsidRPr="00AB6CF2" w14:paraId="540D1EC7" w14:textId="77777777" w:rsidTr="00AB6CF2">
        <w:tc>
          <w:tcPr>
            <w:tcW w:w="3420" w:type="dxa"/>
          </w:tcPr>
          <w:p w14:paraId="049291FB" w14:textId="2215ACB4" w:rsidR="00AB6CF2" w:rsidRPr="00AB6CF2" w:rsidRDefault="00AB6CF2" w:rsidP="00AB6CF2">
            <w:pPr>
              <w:pStyle w:val="ListParagraph"/>
              <w:numPr>
                <w:ilvl w:val="0"/>
                <w:numId w:val="1"/>
              </w:numPr>
              <w:jc w:val="both"/>
              <w:rPr>
                <w:color w:val="000000"/>
              </w:rPr>
            </w:pPr>
            <w:r w:rsidRPr="00AB6CF2">
              <w:rPr>
                <w:color w:val="000000"/>
              </w:rPr>
              <w:lastRenderedPageBreak/>
              <w:t>Kasulu DC: hills, valleys and refugee-hosting areas</w:t>
            </w:r>
          </w:p>
        </w:tc>
        <w:tc>
          <w:tcPr>
            <w:tcW w:w="3235" w:type="dxa"/>
          </w:tcPr>
          <w:p w14:paraId="05F6FA4B" w14:textId="348F2B1E" w:rsidR="00AB6CF2" w:rsidRPr="00AB6CF2" w:rsidRDefault="00AB6CF2" w:rsidP="00AB6CF2">
            <w:pPr>
              <w:pStyle w:val="ListParagraph"/>
              <w:numPr>
                <w:ilvl w:val="0"/>
                <w:numId w:val="1"/>
              </w:numPr>
              <w:jc w:val="both"/>
              <w:rPr>
                <w:color w:val="000000"/>
              </w:rPr>
            </w:pPr>
            <w:r w:rsidRPr="00AB6CF2">
              <w:rPr>
                <w:color w:val="000000"/>
              </w:rPr>
              <w:t>Kasulu DC: milima, mabonde na maeneo yanayohifadhi wakimbizi</w:t>
            </w:r>
          </w:p>
        </w:tc>
        <w:tc>
          <w:tcPr>
            <w:tcW w:w="3605" w:type="dxa"/>
          </w:tcPr>
          <w:p w14:paraId="78D9DCE7" w14:textId="414C9935" w:rsidR="00AB6CF2" w:rsidRPr="00DC5789" w:rsidRDefault="00DC5789" w:rsidP="00DC5789">
            <w:pPr>
              <w:pStyle w:val="ListParagraph"/>
              <w:numPr>
                <w:ilvl w:val="0"/>
                <w:numId w:val="1"/>
              </w:numPr>
              <w:jc w:val="both"/>
              <w:rPr>
                <w:color w:val="000000"/>
              </w:rPr>
            </w:pPr>
            <w:r w:rsidRPr="00DC5789">
              <w:rPr>
                <w:color w:val="000000"/>
              </w:rPr>
              <w:t>This area has hills and valleys with dense settlements, including refugee-hosting areas, where floods, landslides and water-borne disease spread quickly in the rains.</w:t>
            </w:r>
          </w:p>
          <w:p w14:paraId="082148E9" w14:textId="77777777" w:rsidR="000343A2" w:rsidRDefault="00DC5789" w:rsidP="00DC5789">
            <w:pPr>
              <w:pStyle w:val="ListParagraph"/>
              <w:numPr>
                <w:ilvl w:val="0"/>
                <w:numId w:val="1"/>
              </w:numPr>
              <w:jc w:val="both"/>
              <w:rPr>
                <w:ins w:id="1935" w:author="Bonephace Kaijage" w:date="2026-10-11T06:56:00Z" w16du:dateUtc="2026-10-11T03:56:00Z"/>
                <w:color w:val="000000"/>
              </w:rPr>
            </w:pPr>
            <w:r>
              <w:rPr>
                <w:color w:val="000000"/>
              </w:rPr>
              <w:t>For those living here, it helps to</w:t>
            </w:r>
            <w:r w:rsidRPr="00DC5789">
              <w:rPr>
                <w:color w:val="000000"/>
              </w:rPr>
              <w:t xml:space="preserve"> build off valley floors and steep slopes, keep latrines away from water sources and boil or treat drinking water.</w:t>
            </w:r>
          </w:p>
          <w:p w14:paraId="36C85FB4" w14:textId="1DA80A79" w:rsidR="000343A2" w:rsidRDefault="00FE0A4D" w:rsidP="00DC5789">
            <w:pPr>
              <w:pStyle w:val="ListParagraph"/>
              <w:numPr>
                <w:ilvl w:val="0"/>
                <w:numId w:val="1"/>
              </w:numPr>
              <w:jc w:val="both"/>
              <w:rPr>
                <w:ins w:id="1936" w:author="Bonephace Kaijage" w:date="2026-10-11T06:56:00Z" w16du:dateUtc="2026-10-11T03:56:00Z"/>
                <w:color w:val="000000"/>
              </w:rPr>
            </w:pPr>
            <w:ins w:id="1937" w:author="Bonephace Kaijage" w:date="2026-10-14T05:56:00Z" w16du:dateUtc="2026-10-14T03:56:00Z">
              <w:r>
                <w:rPr>
                  <w:color w:val="000000"/>
                </w:rPr>
                <w:t>What raises the risk: crowding new houses onto the valley floors and steep slopes, digging latrines near springs and wells, and drinking untreated water after a flood.</w:t>
              </w:r>
            </w:ins>
          </w:p>
          <w:p w14:paraId="12CE4217" w14:textId="77777777" w:rsidR="00FE0A4D" w:rsidRDefault="000343A2" w:rsidP="00DC5789">
            <w:pPr>
              <w:pStyle w:val="ListParagraph"/>
              <w:numPr>
                <w:ilvl w:val="0"/>
                <w:numId w:val="1"/>
              </w:numPr>
              <w:jc w:val="both"/>
              <w:rPr>
                <w:ins w:id="1938" w:author="Bonephace Kaijage" w:date="2026-10-14T05:59:00Z" w16du:dateUtc="2026-10-14T03:59:00Z"/>
                <w:color w:val="000000"/>
              </w:rPr>
            </w:pPr>
            <w:ins w:id="1939" w:author="Bonephace Kaijage" w:date="2026-10-11T06:56:00Z" w16du:dateUtc="2026-10-11T03:56:00Z">
              <w:r>
                <w:rPr>
                  <w:color w:val="000000"/>
                </w:rPr>
                <w:t xml:space="preserve">Know the school or church on firm higher ground that is your assembly point, move there </w:t>
              </w:r>
              <w:r>
                <w:rPr>
                  <w:color w:val="000000"/>
                </w:rPr>
                <w:lastRenderedPageBreak/>
                <w:t>with children and the elderly when the valley starts to fill or the slope cracks, and report any cluster of sickness the same day.</w:t>
              </w:r>
            </w:ins>
          </w:p>
          <w:p w14:paraId="6EECB3E2" w14:textId="0DCA351D" w:rsidR="00AB6CF2" w:rsidRPr="00DC5789" w:rsidRDefault="00FE0A4D" w:rsidP="00DC5789">
            <w:pPr>
              <w:pStyle w:val="ListParagraph"/>
              <w:numPr>
                <w:ilvl w:val="0"/>
                <w:numId w:val="1"/>
              </w:numPr>
              <w:jc w:val="both"/>
              <w:rPr>
                <w:bCs/>
                <w:color w:val="000000"/>
              </w:rPr>
            </w:pPr>
            <w:ins w:id="1940" w:author="Bonephace Kaijage" w:date="2026-10-14T05:59:00Z" w16du:dateUtc="2026-10-14T03:59:00Z">
              <w:r>
                <w:rPr>
                  <w:color w:val="000000"/>
                </w:rPr>
                <w:t>Agree who will help anyone in the household who cannot move, see or hear a warning on their own.</w:t>
              </w:r>
            </w:ins>
          </w:p>
        </w:tc>
        <w:tc>
          <w:tcPr>
            <w:tcW w:w="3325" w:type="dxa"/>
          </w:tcPr>
          <w:p w14:paraId="05AABFCD" w14:textId="088C2489" w:rsidR="00AB6CF2" w:rsidRPr="00DC5789" w:rsidRDefault="00DC5789" w:rsidP="00DC5789">
            <w:pPr>
              <w:pStyle w:val="ListParagraph"/>
              <w:numPr>
                <w:ilvl w:val="0"/>
                <w:numId w:val="1"/>
              </w:numPr>
              <w:jc w:val="both"/>
              <w:rPr>
                <w:color w:val="000000"/>
              </w:rPr>
            </w:pPr>
            <w:r w:rsidRPr="00DC5789">
              <w:rPr>
                <w:color w:val="000000"/>
              </w:rPr>
              <w:lastRenderedPageBreak/>
              <w:t>Eneo hili lina milima na mabonde yenye makazi mengi, yakiwemo maeneo yanayohifadhi wakimbizi, ambapo mafuriko, maporomoko ya ardhi na magonjwa yatokanayo na maji husambaa haraka wakati wa mvua.</w:t>
            </w:r>
          </w:p>
          <w:p w14:paraId="0EFE5A47" w14:textId="77777777" w:rsidR="000343A2" w:rsidRDefault="00DC5789" w:rsidP="00DC5789">
            <w:pPr>
              <w:pStyle w:val="ListParagraph"/>
              <w:numPr>
                <w:ilvl w:val="0"/>
                <w:numId w:val="1"/>
              </w:numPr>
              <w:jc w:val="both"/>
              <w:rPr>
                <w:ins w:id="1941" w:author="Bonephace Kaijage" w:date="2026-10-11T06:57:00Z" w16du:dateUtc="2026-10-11T03:57:00Z"/>
                <w:color w:val="000000"/>
              </w:rPr>
            </w:pPr>
            <w:r>
              <w:rPr>
                <w:color w:val="000000"/>
              </w:rPr>
              <w:t>Kwa wanaoishi hapa, ni vyema</w:t>
            </w:r>
            <w:r w:rsidRPr="00DC5789">
              <w:rPr>
                <w:color w:val="000000"/>
              </w:rPr>
              <w:t xml:space="preserve"> kujenga nje ya sakafu za mabonde na miteremko mikali, kujenga vyoo mbali na vyanzo vya maji na kuchemsha au kutibu maji ya kunywa.</w:t>
            </w:r>
          </w:p>
          <w:p w14:paraId="1D8B6EC6" w14:textId="575D6DB4" w:rsidR="000343A2" w:rsidRDefault="00FE0A4D" w:rsidP="00DC5789">
            <w:pPr>
              <w:pStyle w:val="ListParagraph"/>
              <w:numPr>
                <w:ilvl w:val="0"/>
                <w:numId w:val="1"/>
              </w:numPr>
              <w:jc w:val="both"/>
              <w:rPr>
                <w:ins w:id="1942" w:author="Bonephace Kaijage" w:date="2026-10-11T06:57:00Z" w16du:dateUtc="2026-10-11T03:57:00Z"/>
                <w:color w:val="000000"/>
              </w:rPr>
            </w:pPr>
            <w:ins w:id="1943" w:author="Bonephace Kaijage" w:date="2026-10-14T05:56:00Z" w16du:dateUtc="2026-10-14T03:56:00Z">
              <w:r>
                <w:rPr>
                  <w:color w:val="000000"/>
                </w:rPr>
                <w:t xml:space="preserve">Kinachoongeza hatari: kusongamanisha nyumba mpya kwenye sakafu za mabonde na miteremko mikali, kuchimba vyoo </w:t>
              </w:r>
              <w:r>
                <w:rPr>
                  <w:color w:val="000000"/>
                </w:rPr>
                <w:lastRenderedPageBreak/>
                <w:t>karibu na chemchemi na visima, na kunywa maji yasiyotibiwa baada ya mafuriko.</w:t>
              </w:r>
            </w:ins>
          </w:p>
          <w:p w14:paraId="22104510" w14:textId="77777777" w:rsidR="00FE0A4D" w:rsidRDefault="000343A2" w:rsidP="00DC5789">
            <w:pPr>
              <w:pStyle w:val="ListParagraph"/>
              <w:numPr>
                <w:ilvl w:val="0"/>
                <w:numId w:val="1"/>
              </w:numPr>
              <w:jc w:val="both"/>
              <w:rPr>
                <w:ins w:id="1944" w:author="Bonephace Kaijage" w:date="2026-10-14T05:59:00Z" w16du:dateUtc="2026-10-14T03:59:00Z"/>
                <w:color w:val="000000"/>
              </w:rPr>
            </w:pPr>
            <w:ins w:id="1945" w:author="Bonephace Kaijage" w:date="2026-10-11T06:57:00Z" w16du:dateUtc="2026-10-11T03:57:00Z">
              <w:r>
                <w:rPr>
                  <w:color w:val="000000"/>
                </w:rPr>
                <w:t>Fahamu shule au kanisa lililo sehemu imara ya juu ambalo ni kituo chenu cha kukusanyika; hamieni huko na watoto na wazee bonde linapoanza kujaa au mteremko kupasuka, na ripoti kundi lolote la wagonjwa siku hiyo hiyo.</w:t>
              </w:r>
            </w:ins>
          </w:p>
          <w:p w14:paraId="09BDDE7D" w14:textId="65363C58" w:rsidR="00AB6CF2" w:rsidRPr="00DC5789" w:rsidRDefault="00FE0A4D" w:rsidP="00DC5789">
            <w:pPr>
              <w:pStyle w:val="ListParagraph"/>
              <w:numPr>
                <w:ilvl w:val="0"/>
                <w:numId w:val="1"/>
              </w:numPr>
              <w:jc w:val="both"/>
              <w:rPr>
                <w:bCs/>
                <w:color w:val="000000"/>
              </w:rPr>
            </w:pPr>
            <w:ins w:id="1946" w:author="Bonephace Kaijage" w:date="2026-10-14T05:59:00Z" w16du:dateUtc="2026-10-14T03:59:00Z">
              <w:r>
                <w:rPr>
                  <w:color w:val="000000"/>
                </w:rPr>
                <w:t>Kubalianeni nani atamsaidia yeyote katika kaya asiyeweza kuondoka, kuona au kusikia tahadhari peke yake.</w:t>
              </w:r>
            </w:ins>
          </w:p>
        </w:tc>
      </w:tr>
      <w:tr w:rsidR="00AB6CF2" w:rsidRPr="00AB6CF2" w14:paraId="72D37ECE" w14:textId="77777777" w:rsidTr="00AB6CF2">
        <w:tc>
          <w:tcPr>
            <w:tcW w:w="3420" w:type="dxa"/>
          </w:tcPr>
          <w:p w14:paraId="16628912" w14:textId="2ED1DE18" w:rsidR="00AB6CF2" w:rsidRPr="00AB6CF2" w:rsidRDefault="00AB6CF2" w:rsidP="00AB6CF2">
            <w:pPr>
              <w:pStyle w:val="ListParagraph"/>
              <w:numPr>
                <w:ilvl w:val="0"/>
                <w:numId w:val="1"/>
              </w:numPr>
              <w:jc w:val="both"/>
              <w:rPr>
                <w:color w:val="000000"/>
              </w:rPr>
            </w:pPr>
            <w:r w:rsidRPr="00AB6CF2">
              <w:rPr>
                <w:color w:val="000000"/>
              </w:rPr>
              <w:lastRenderedPageBreak/>
              <w:t>Kibondo: farmland and Malagarasi tributaries</w:t>
            </w:r>
          </w:p>
        </w:tc>
        <w:tc>
          <w:tcPr>
            <w:tcW w:w="3235" w:type="dxa"/>
          </w:tcPr>
          <w:p w14:paraId="5D3123AC" w14:textId="44421AE1" w:rsidR="00AB6CF2" w:rsidRPr="00AB6CF2" w:rsidRDefault="00AB6CF2" w:rsidP="00AB6CF2">
            <w:pPr>
              <w:pStyle w:val="ListParagraph"/>
              <w:numPr>
                <w:ilvl w:val="0"/>
                <w:numId w:val="1"/>
              </w:numPr>
              <w:jc w:val="both"/>
              <w:rPr>
                <w:color w:val="000000"/>
                <w:lang w:val="sv-SE"/>
              </w:rPr>
            </w:pPr>
            <w:r w:rsidRPr="00AB6CF2">
              <w:rPr>
                <w:color w:val="000000"/>
                <w:lang w:val="sv-SE"/>
              </w:rPr>
              <w:t>Kibondo: mashamba na vijito vya Malagarasi</w:t>
            </w:r>
          </w:p>
        </w:tc>
        <w:tc>
          <w:tcPr>
            <w:tcW w:w="3605" w:type="dxa"/>
          </w:tcPr>
          <w:p w14:paraId="2A93183C" w14:textId="2DE862E9" w:rsidR="00AB6CF2" w:rsidRPr="00DC5789" w:rsidRDefault="00DC5789" w:rsidP="00DC5789">
            <w:pPr>
              <w:pStyle w:val="ListParagraph"/>
              <w:numPr>
                <w:ilvl w:val="0"/>
                <w:numId w:val="1"/>
              </w:numPr>
              <w:jc w:val="both"/>
              <w:rPr>
                <w:color w:val="000000"/>
              </w:rPr>
            </w:pPr>
            <w:r w:rsidRPr="00DC5789">
              <w:rPr>
                <w:color w:val="000000"/>
              </w:rPr>
              <w:t>This area has farmland drained by Malagarasi tributaries that flood crossings and fields in heavy rain, and dry-season fires in the surrounding woodland.</w:t>
            </w:r>
          </w:p>
          <w:p w14:paraId="0AB91EB6" w14:textId="77777777" w:rsidR="000343A2" w:rsidRDefault="00DC5789" w:rsidP="00DC5789">
            <w:pPr>
              <w:pStyle w:val="ListParagraph"/>
              <w:numPr>
                <w:ilvl w:val="0"/>
                <w:numId w:val="1"/>
              </w:numPr>
              <w:jc w:val="both"/>
              <w:rPr>
                <w:ins w:id="1947" w:author="Bonephace Kaijage" w:date="2026-10-11T06:57:00Z" w16du:dateUtc="2026-10-11T03:57:00Z"/>
                <w:color w:val="000000"/>
              </w:rPr>
            </w:pPr>
            <w:r>
              <w:rPr>
                <w:color w:val="000000"/>
              </w:rPr>
              <w:t>For those living and farming here, it helps to</w:t>
            </w:r>
            <w:r w:rsidRPr="00DC5789">
              <w:rPr>
                <w:color w:val="000000"/>
              </w:rPr>
              <w:t xml:space="preserve"> know the low crossings on your route, keep stores above flood level and keep fire breaks around homes.</w:t>
            </w:r>
          </w:p>
          <w:p w14:paraId="5FF83D92" w14:textId="2063C7A5" w:rsidR="000343A2" w:rsidRDefault="00FE0A4D" w:rsidP="00DC5789">
            <w:pPr>
              <w:pStyle w:val="ListParagraph"/>
              <w:numPr>
                <w:ilvl w:val="0"/>
                <w:numId w:val="1"/>
              </w:numPr>
              <w:jc w:val="both"/>
              <w:rPr>
                <w:ins w:id="1948" w:author="Bonephace Kaijage" w:date="2026-10-11T06:57:00Z" w16du:dateUtc="2026-10-11T03:57:00Z"/>
                <w:color w:val="000000"/>
              </w:rPr>
            </w:pPr>
            <w:ins w:id="1949" w:author="Bonephace Kaijage" w:date="2026-10-14T05:57:00Z" w16du:dateUtc="2026-10-14T03:57:00Z">
              <w:r>
                <w:rPr>
                  <w:color w:val="000000"/>
                </w:rPr>
                <w:t>What raises the risk: trying to cross a flooded drift on foot or by motorcycle, building beside the stream crossings and burning grass on windy days.</w:t>
              </w:r>
            </w:ins>
          </w:p>
          <w:p w14:paraId="1A1412A1" w14:textId="77777777" w:rsidR="00FE0A4D" w:rsidRDefault="000343A2" w:rsidP="00DC5789">
            <w:pPr>
              <w:pStyle w:val="ListParagraph"/>
              <w:numPr>
                <w:ilvl w:val="0"/>
                <w:numId w:val="1"/>
              </w:numPr>
              <w:jc w:val="both"/>
              <w:rPr>
                <w:ins w:id="1950" w:author="Bonephace Kaijage" w:date="2026-10-14T05:59:00Z" w16du:dateUtc="2026-10-14T03:59:00Z"/>
                <w:color w:val="000000"/>
              </w:rPr>
            </w:pPr>
            <w:ins w:id="1951" w:author="Bonephace Kaijage" w:date="2026-10-11T06:57:00Z" w16du:dateUtc="2026-10-11T03:57:00Z">
              <w:r>
                <w:rPr>
                  <w:color w:val="000000"/>
                </w:rPr>
                <w:t>Know the dry route and the raised ground your household will use when the tributaries rise, and move stores and animals there before the crossings close; if fire comes, go to the cleared ground, not into the woodland.</w:t>
              </w:r>
            </w:ins>
          </w:p>
          <w:p w14:paraId="413256CD" w14:textId="0F1B6011" w:rsidR="00AB6CF2" w:rsidRPr="00DC5789" w:rsidRDefault="00FE0A4D" w:rsidP="00DC5789">
            <w:pPr>
              <w:pStyle w:val="ListParagraph"/>
              <w:numPr>
                <w:ilvl w:val="0"/>
                <w:numId w:val="1"/>
              </w:numPr>
              <w:jc w:val="both"/>
              <w:rPr>
                <w:bCs/>
                <w:color w:val="000000"/>
              </w:rPr>
            </w:pPr>
            <w:ins w:id="1952" w:author="Bonephace Kaijage" w:date="2026-10-14T05:59:00Z" w16du:dateUtc="2026-10-14T03:59:00Z">
              <w:r>
                <w:rPr>
                  <w:color w:val="000000"/>
                </w:rPr>
                <w:lastRenderedPageBreak/>
                <w:t>Agree who will help anyone in the household who cannot move, see or hear a warning on their own.</w:t>
              </w:r>
            </w:ins>
          </w:p>
        </w:tc>
        <w:tc>
          <w:tcPr>
            <w:tcW w:w="3325" w:type="dxa"/>
          </w:tcPr>
          <w:p w14:paraId="5DE60807" w14:textId="401C5DE9" w:rsidR="00AB6CF2" w:rsidRPr="00DC5789" w:rsidRDefault="00DC5789" w:rsidP="00DC5789">
            <w:pPr>
              <w:pStyle w:val="ListParagraph"/>
              <w:numPr>
                <w:ilvl w:val="0"/>
                <w:numId w:val="1"/>
              </w:numPr>
              <w:jc w:val="both"/>
              <w:rPr>
                <w:color w:val="000000"/>
              </w:rPr>
            </w:pPr>
            <w:r w:rsidRPr="00DC5789">
              <w:rPr>
                <w:color w:val="000000"/>
              </w:rPr>
              <w:lastRenderedPageBreak/>
              <w:t>Eneo hili lina mashamba yanayopitiwa na vijito vya Malagarasi vinavyofurika vivuko na mashamba wakati wa mvua kubwa, na moto wa kiangazi kwenye misitu inayozunguka.</w:t>
            </w:r>
          </w:p>
          <w:p w14:paraId="7A887F24" w14:textId="77777777" w:rsidR="000343A2" w:rsidRDefault="00DC5789" w:rsidP="00DC5789">
            <w:pPr>
              <w:pStyle w:val="ListParagraph"/>
              <w:numPr>
                <w:ilvl w:val="0"/>
                <w:numId w:val="1"/>
              </w:numPr>
              <w:jc w:val="both"/>
              <w:rPr>
                <w:ins w:id="1953" w:author="Bonephace Kaijage" w:date="2026-10-11T06:57:00Z" w16du:dateUtc="2026-10-11T03:57:00Z"/>
                <w:color w:val="000000"/>
              </w:rPr>
            </w:pPr>
            <w:r>
              <w:rPr>
                <w:color w:val="000000"/>
              </w:rPr>
              <w:t>Kwa wanaoishi na kulima hapa, ni vyema</w:t>
            </w:r>
            <w:r w:rsidRPr="00DC5789">
              <w:rPr>
                <w:color w:val="000000"/>
              </w:rPr>
              <w:t xml:space="preserve"> kujua vivuko vya chini kwenye njia zenu, kuhifadhi mali juu ya kiwango cha mafuriko na kuweka njia za kuzuia moto kuzunguka nyumba.</w:t>
            </w:r>
          </w:p>
          <w:p w14:paraId="6499A798" w14:textId="46346ACC" w:rsidR="000343A2" w:rsidRDefault="00FE0A4D" w:rsidP="00DC5789">
            <w:pPr>
              <w:pStyle w:val="ListParagraph"/>
              <w:numPr>
                <w:ilvl w:val="0"/>
                <w:numId w:val="1"/>
              </w:numPr>
              <w:jc w:val="both"/>
              <w:rPr>
                <w:ins w:id="1954" w:author="Bonephace Kaijage" w:date="2026-10-11T06:57:00Z" w16du:dateUtc="2026-10-11T03:57:00Z"/>
                <w:color w:val="000000"/>
              </w:rPr>
            </w:pPr>
            <w:ins w:id="1955" w:author="Bonephace Kaijage" w:date="2026-10-14T05:56:00Z" w16du:dateUtc="2026-10-14T03:56:00Z">
              <w:r>
                <w:rPr>
                  <w:color w:val="000000"/>
                </w:rPr>
                <w:t>Kinachoongeza hatari: kujaribu kuvuka kivuko kilichofurika kwa miguu au pikipiki, kujenga kando ya vivuko vya vijito na kuchoma nyasi siku za upepo.</w:t>
              </w:r>
            </w:ins>
          </w:p>
          <w:p w14:paraId="64AD43BE" w14:textId="77777777" w:rsidR="00FE0A4D" w:rsidRDefault="000343A2" w:rsidP="00DC5789">
            <w:pPr>
              <w:pStyle w:val="ListParagraph"/>
              <w:numPr>
                <w:ilvl w:val="0"/>
                <w:numId w:val="1"/>
              </w:numPr>
              <w:jc w:val="both"/>
              <w:rPr>
                <w:ins w:id="1956" w:author="Bonephace Kaijage" w:date="2026-10-14T05:59:00Z" w16du:dateUtc="2026-10-14T03:59:00Z"/>
                <w:color w:val="000000"/>
              </w:rPr>
            </w:pPr>
            <w:ins w:id="1957" w:author="Bonephace Kaijage" w:date="2026-10-11T06:57:00Z" w16du:dateUtc="2026-10-11T03:57:00Z">
              <w:r>
                <w:rPr>
                  <w:color w:val="000000"/>
                </w:rPr>
                <w:t xml:space="preserve">Fahamu njia kavu na eneo lililoinuka ambalo kaya yako itatumia vijito </w:t>
              </w:r>
              <w:r>
                <w:rPr>
                  <w:color w:val="000000"/>
                </w:rPr>
                <w:lastRenderedPageBreak/>
                <w:t>vinapojaa, na hamisheni akiba na mifugo huko kabla vivuko havijafungwa; moto ukija, nendeni uwanja uliosafishwa, si msituni.</w:t>
              </w:r>
            </w:ins>
          </w:p>
          <w:p w14:paraId="4338BDBB" w14:textId="660CCF1A" w:rsidR="00AB6CF2" w:rsidRPr="00DC5789" w:rsidRDefault="00FE0A4D" w:rsidP="00DC5789">
            <w:pPr>
              <w:pStyle w:val="ListParagraph"/>
              <w:numPr>
                <w:ilvl w:val="0"/>
                <w:numId w:val="1"/>
              </w:numPr>
              <w:jc w:val="both"/>
              <w:rPr>
                <w:bCs/>
                <w:color w:val="000000"/>
              </w:rPr>
            </w:pPr>
            <w:ins w:id="1958" w:author="Bonephace Kaijage" w:date="2026-10-14T05:59:00Z" w16du:dateUtc="2026-10-14T03:59:00Z">
              <w:r>
                <w:rPr>
                  <w:color w:val="000000"/>
                </w:rPr>
                <w:t>Kubalianeni nani atamsaidia yeyote katika kaya asiyeweza kuondoka, kuona au kusikia tahadhari peke yake.</w:t>
              </w:r>
            </w:ins>
          </w:p>
        </w:tc>
      </w:tr>
      <w:tr w:rsidR="00AB6CF2" w:rsidRPr="00AB6CF2" w14:paraId="266289F5" w14:textId="77777777" w:rsidTr="00AB6CF2">
        <w:tc>
          <w:tcPr>
            <w:tcW w:w="3420" w:type="dxa"/>
          </w:tcPr>
          <w:p w14:paraId="36B496CE" w14:textId="26C224AE" w:rsidR="00AB6CF2" w:rsidRPr="00AB6CF2" w:rsidRDefault="00AB6CF2" w:rsidP="00AB6CF2">
            <w:pPr>
              <w:pStyle w:val="ListParagraph"/>
              <w:numPr>
                <w:ilvl w:val="0"/>
                <w:numId w:val="1"/>
              </w:numPr>
              <w:jc w:val="both"/>
              <w:rPr>
                <w:color w:val="000000"/>
              </w:rPr>
            </w:pPr>
            <w:r w:rsidRPr="00AB6CF2">
              <w:rPr>
                <w:color w:val="000000"/>
              </w:rPr>
              <w:lastRenderedPageBreak/>
              <w:t>Kigoma DC: lakeshore villages and the Luiche delta</w:t>
            </w:r>
          </w:p>
        </w:tc>
        <w:tc>
          <w:tcPr>
            <w:tcW w:w="3235" w:type="dxa"/>
          </w:tcPr>
          <w:p w14:paraId="490A1AF4" w14:textId="0105F8E3" w:rsidR="00AB6CF2" w:rsidRPr="00AB6CF2" w:rsidRDefault="00AB6CF2" w:rsidP="00AB6CF2">
            <w:pPr>
              <w:pStyle w:val="ListParagraph"/>
              <w:numPr>
                <w:ilvl w:val="0"/>
                <w:numId w:val="1"/>
              </w:numPr>
              <w:jc w:val="both"/>
              <w:rPr>
                <w:color w:val="000000"/>
              </w:rPr>
            </w:pPr>
            <w:r w:rsidRPr="00AB6CF2">
              <w:rPr>
                <w:color w:val="000000"/>
              </w:rPr>
              <w:t>Kigoma DC: vijiji vya ufukweni na delta ya Luiche</w:t>
            </w:r>
          </w:p>
        </w:tc>
        <w:tc>
          <w:tcPr>
            <w:tcW w:w="3605" w:type="dxa"/>
          </w:tcPr>
          <w:p w14:paraId="6AC6C6B7" w14:textId="0224BD29" w:rsidR="00AB6CF2" w:rsidRPr="00DC5789" w:rsidRDefault="00DC5789" w:rsidP="00DC5789">
            <w:pPr>
              <w:pStyle w:val="ListParagraph"/>
              <w:numPr>
                <w:ilvl w:val="0"/>
                <w:numId w:val="1"/>
              </w:numPr>
              <w:jc w:val="both"/>
              <w:rPr>
                <w:color w:val="000000"/>
              </w:rPr>
            </w:pPr>
            <w:r w:rsidRPr="00DC5789">
              <w:rPr>
                <w:color w:val="000000"/>
              </w:rPr>
              <w:t>This area includes lakeshore fishing villages and the Luiche river delta, which floods in heavy rain; lake storms capsize boats and cholera spreads where water is unsafe.</w:t>
            </w:r>
          </w:p>
          <w:p w14:paraId="609C94B9" w14:textId="77777777" w:rsidR="000343A2" w:rsidRDefault="00DC5789" w:rsidP="00DC5789">
            <w:pPr>
              <w:pStyle w:val="ListParagraph"/>
              <w:numPr>
                <w:ilvl w:val="0"/>
                <w:numId w:val="1"/>
              </w:numPr>
              <w:jc w:val="both"/>
              <w:rPr>
                <w:ins w:id="1959" w:author="Bonephace Kaijage" w:date="2026-10-11T06:57:00Z" w16du:dateUtc="2026-10-11T03:57:00Z"/>
                <w:color w:val="000000"/>
              </w:rPr>
            </w:pPr>
            <w:r>
              <w:rPr>
                <w:color w:val="000000"/>
              </w:rPr>
              <w:t>For those fishing and living here, it helps to</w:t>
            </w:r>
            <w:r w:rsidRPr="00DC5789">
              <w:rPr>
                <w:color w:val="000000"/>
              </w:rPr>
              <w:t xml:space="preserve"> wear life jackets, keep homes off the delta flood plain, and use latrines and safe drinking water.</w:t>
            </w:r>
          </w:p>
          <w:p w14:paraId="5F2E34E4" w14:textId="06E4DF86" w:rsidR="000343A2" w:rsidRDefault="00FE0A4D" w:rsidP="00DC5789">
            <w:pPr>
              <w:pStyle w:val="ListParagraph"/>
              <w:numPr>
                <w:ilvl w:val="0"/>
                <w:numId w:val="1"/>
              </w:numPr>
              <w:jc w:val="both"/>
              <w:rPr>
                <w:ins w:id="1960" w:author="Bonephace Kaijage" w:date="2026-10-11T06:57:00Z" w16du:dateUtc="2026-10-11T03:57:00Z"/>
                <w:color w:val="000000"/>
              </w:rPr>
            </w:pPr>
            <w:ins w:id="1961" w:author="Bonephace Kaijage" w:date="2026-10-14T05:58:00Z" w16du:dateUtc="2026-10-14T03:58:00Z">
              <w:r>
                <w:rPr>
                  <w:color w:val="000000"/>
                </w:rPr>
                <w:t>What raises the risk: going out in overloaded boats when clouds build over the lake, building new houses on the delta flats and drawing drinking water from the shore near the landing; for new building choose ground above the delta flats, and for houses already there know the exit and raise what you can.</w:t>
              </w:r>
            </w:ins>
          </w:p>
          <w:p w14:paraId="72C4A80D" w14:textId="77777777" w:rsidR="00FE0A4D" w:rsidRDefault="000343A2" w:rsidP="00DC5789">
            <w:pPr>
              <w:pStyle w:val="ListParagraph"/>
              <w:numPr>
                <w:ilvl w:val="0"/>
                <w:numId w:val="1"/>
              </w:numPr>
              <w:jc w:val="both"/>
              <w:rPr>
                <w:ins w:id="1962" w:author="Bonephace Kaijage" w:date="2026-10-14T05:59:00Z" w16du:dateUtc="2026-10-14T03:59:00Z"/>
                <w:color w:val="000000"/>
              </w:rPr>
            </w:pPr>
            <w:ins w:id="1963" w:author="Bonephace Kaijage" w:date="2026-10-11T06:57:00Z" w16du:dateUtc="2026-10-11T03:57:00Z">
              <w:r>
                <w:rPr>
                  <w:color w:val="000000"/>
                </w:rPr>
                <w:t>Know the sheltered landing you will run to when a storm builds and the higher ground away from the delta that your household will move to when the Luiche rises; take anyone with watery diarrhoea to the health post the same day.</w:t>
              </w:r>
            </w:ins>
          </w:p>
          <w:p w14:paraId="23B8CC5F" w14:textId="7D6FE9B0" w:rsidR="00AB6CF2" w:rsidRPr="00DC5789" w:rsidRDefault="00FE0A4D" w:rsidP="00DC5789">
            <w:pPr>
              <w:pStyle w:val="ListParagraph"/>
              <w:numPr>
                <w:ilvl w:val="0"/>
                <w:numId w:val="1"/>
              </w:numPr>
              <w:jc w:val="both"/>
              <w:rPr>
                <w:bCs/>
                <w:color w:val="000000"/>
              </w:rPr>
            </w:pPr>
            <w:ins w:id="1964" w:author="Bonephace Kaijage" w:date="2026-10-14T05:59:00Z" w16du:dateUtc="2026-10-14T03:59:00Z">
              <w:r>
                <w:rPr>
                  <w:color w:val="000000"/>
                </w:rPr>
                <w:lastRenderedPageBreak/>
                <w:t>Agree who will help anyone in the household who cannot move, see or hear a warning on their own.</w:t>
              </w:r>
            </w:ins>
          </w:p>
        </w:tc>
        <w:tc>
          <w:tcPr>
            <w:tcW w:w="3325" w:type="dxa"/>
          </w:tcPr>
          <w:p w14:paraId="66184E8B" w14:textId="6A3FFE8A" w:rsidR="00AB6CF2" w:rsidRPr="00DC5789" w:rsidRDefault="00DC5789" w:rsidP="00DC5789">
            <w:pPr>
              <w:pStyle w:val="ListParagraph"/>
              <w:numPr>
                <w:ilvl w:val="0"/>
                <w:numId w:val="1"/>
              </w:numPr>
              <w:jc w:val="both"/>
              <w:rPr>
                <w:color w:val="000000"/>
              </w:rPr>
            </w:pPr>
            <w:r w:rsidRPr="00DC5789">
              <w:rPr>
                <w:color w:val="000000"/>
              </w:rPr>
              <w:lastRenderedPageBreak/>
              <w:t>Eneo hili linajumuisha vijiji vya wavuvi vya ufukweni na delta ya mto Luiche inayofurika wakati wa mvua kubwa; dhoruba za ziwani hupindua vyombo na kipindupindu husambaa pasipo maji salama.</w:t>
            </w:r>
          </w:p>
          <w:p w14:paraId="6AFC5886" w14:textId="77777777" w:rsidR="000343A2" w:rsidRDefault="00DC5789" w:rsidP="00DC5789">
            <w:pPr>
              <w:pStyle w:val="ListParagraph"/>
              <w:numPr>
                <w:ilvl w:val="0"/>
                <w:numId w:val="1"/>
              </w:numPr>
              <w:jc w:val="both"/>
              <w:rPr>
                <w:ins w:id="1965" w:author="Bonephace Kaijage" w:date="2026-10-11T06:57:00Z" w16du:dateUtc="2026-10-11T03:57:00Z"/>
                <w:color w:val="000000"/>
              </w:rPr>
            </w:pPr>
            <w:r>
              <w:rPr>
                <w:color w:val="000000"/>
              </w:rPr>
              <w:t>Kwa wanaovua na kuishi hapa, ni vyema</w:t>
            </w:r>
            <w:r w:rsidRPr="00DC5789">
              <w:rPr>
                <w:color w:val="000000"/>
              </w:rPr>
              <w:t xml:space="preserve"> kuvaa maboya ya kujiokoa, kujenga nje ya tambarare ya mafuriko ya delta, na kutumia vyoo na maji salama ya kunywa.</w:t>
            </w:r>
          </w:p>
          <w:p w14:paraId="51C028D1" w14:textId="7F162D71" w:rsidR="000343A2" w:rsidRDefault="00FE0A4D" w:rsidP="00DC5789">
            <w:pPr>
              <w:pStyle w:val="ListParagraph"/>
              <w:numPr>
                <w:ilvl w:val="0"/>
                <w:numId w:val="1"/>
              </w:numPr>
              <w:jc w:val="both"/>
              <w:rPr>
                <w:ins w:id="1966" w:author="Bonephace Kaijage" w:date="2026-10-11T06:57:00Z" w16du:dateUtc="2026-10-11T03:57:00Z"/>
                <w:color w:val="000000"/>
              </w:rPr>
            </w:pPr>
            <w:ins w:id="1967" w:author="Bonephace Kaijage" w:date="2026-10-14T05:58:00Z" w16du:dateUtc="2026-10-14T03:58:00Z">
              <w:r>
                <w:rPr>
                  <w:color w:val="000000"/>
                </w:rPr>
                <w:t>Kinachoongeza hatari: kutoka ziwani kwa vyombo vilivyojaa mawingu yanapojengeka juu ya ziwa, kujenga nyumba mpya kwenye tambarare za delta na kuchota maji ya kunywa ufukweni karibu na mwalo; kwa ujenzi mpya chagueni ardhi juu ya tambarare za delta, na kwa nyumba zilizopo tayari fahamu njia ya kutokea na inueni mnachoweza.</w:t>
              </w:r>
            </w:ins>
          </w:p>
          <w:p w14:paraId="4394470D" w14:textId="77777777" w:rsidR="00FE0A4D" w:rsidRDefault="000343A2" w:rsidP="00DC5789">
            <w:pPr>
              <w:pStyle w:val="ListParagraph"/>
              <w:numPr>
                <w:ilvl w:val="0"/>
                <w:numId w:val="1"/>
              </w:numPr>
              <w:jc w:val="both"/>
              <w:rPr>
                <w:ins w:id="1968" w:author="Bonephace Kaijage" w:date="2026-10-14T05:59:00Z" w16du:dateUtc="2026-10-14T03:59:00Z"/>
                <w:color w:val="000000"/>
              </w:rPr>
            </w:pPr>
            <w:ins w:id="1969" w:author="Bonephace Kaijage" w:date="2026-10-11T06:57:00Z" w16du:dateUtc="2026-10-11T03:57:00Z">
              <w:r>
                <w:rPr>
                  <w:color w:val="000000"/>
                </w:rPr>
                <w:t xml:space="preserve">Fahamu mwalo uliokingwa utakaokimbilia dhoruba inapojengeka na eneo la juu mbali na delta ambalo </w:t>
              </w:r>
              <w:r>
                <w:rPr>
                  <w:color w:val="000000"/>
                </w:rPr>
                <w:lastRenderedPageBreak/>
                <w:t>kaya yako itahamia Luiche inapojaa; mpeleke yeyote anayeharisha maji kituo cha afya siku hiyo hiyo.</w:t>
              </w:r>
            </w:ins>
          </w:p>
          <w:p w14:paraId="0385282A" w14:textId="2A76855B" w:rsidR="00AB6CF2" w:rsidRPr="00DC5789" w:rsidRDefault="00FE0A4D" w:rsidP="00DC5789">
            <w:pPr>
              <w:pStyle w:val="ListParagraph"/>
              <w:numPr>
                <w:ilvl w:val="0"/>
                <w:numId w:val="1"/>
              </w:numPr>
              <w:jc w:val="both"/>
              <w:rPr>
                <w:bCs/>
                <w:color w:val="000000"/>
              </w:rPr>
            </w:pPr>
            <w:ins w:id="1970" w:author="Bonephace Kaijage" w:date="2026-10-14T05:59:00Z" w16du:dateUtc="2026-10-14T03:59:00Z">
              <w:r>
                <w:rPr>
                  <w:color w:val="000000"/>
                </w:rPr>
                <w:t>Kubalianeni nani atamsaidia yeyote katika kaya asiyeweza kuondoka, kuona au kusikia tahadhari peke yake.</w:t>
              </w:r>
            </w:ins>
          </w:p>
        </w:tc>
      </w:tr>
      <w:tr w:rsidR="00AB6CF2" w:rsidRPr="00AB6CF2" w14:paraId="3A7CDDFA" w14:textId="77777777" w:rsidTr="00AB6CF2">
        <w:tc>
          <w:tcPr>
            <w:tcW w:w="3420" w:type="dxa"/>
          </w:tcPr>
          <w:p w14:paraId="2D534669" w14:textId="1E564E38" w:rsidR="00AB6CF2" w:rsidRPr="00AB6CF2" w:rsidRDefault="00AB6CF2" w:rsidP="00AB6CF2">
            <w:pPr>
              <w:pStyle w:val="ListParagraph"/>
              <w:numPr>
                <w:ilvl w:val="0"/>
                <w:numId w:val="1"/>
              </w:numPr>
              <w:jc w:val="both"/>
              <w:rPr>
                <w:color w:val="000000"/>
              </w:rPr>
            </w:pPr>
            <w:r w:rsidRPr="00AB6CF2">
              <w:rPr>
                <w:color w:val="000000"/>
              </w:rPr>
              <w:lastRenderedPageBreak/>
              <w:t>Uvinza: Malagarasi wetlands and remote lakeshore</w:t>
            </w:r>
          </w:p>
        </w:tc>
        <w:tc>
          <w:tcPr>
            <w:tcW w:w="3235" w:type="dxa"/>
          </w:tcPr>
          <w:p w14:paraId="6EC0EBC7" w14:textId="70037E4D" w:rsidR="00AB6CF2" w:rsidRPr="00AB6CF2" w:rsidRDefault="00AB6CF2" w:rsidP="00AB6CF2">
            <w:pPr>
              <w:pStyle w:val="ListParagraph"/>
              <w:numPr>
                <w:ilvl w:val="0"/>
                <w:numId w:val="1"/>
              </w:numPr>
              <w:jc w:val="both"/>
              <w:rPr>
                <w:color w:val="000000"/>
                <w:lang w:val="sv-SE"/>
              </w:rPr>
            </w:pPr>
            <w:r w:rsidRPr="00AB6CF2">
              <w:rPr>
                <w:color w:val="000000"/>
                <w:lang w:val="sv-SE"/>
              </w:rPr>
              <w:t>Uvinza: ardhioevu ya Malagarasi na ufukwe wa mbali</w:t>
            </w:r>
          </w:p>
        </w:tc>
        <w:tc>
          <w:tcPr>
            <w:tcW w:w="3605" w:type="dxa"/>
          </w:tcPr>
          <w:p w14:paraId="4CF95668" w14:textId="7B603989" w:rsidR="00AB6CF2" w:rsidRPr="00DC5789" w:rsidRDefault="00DC5789" w:rsidP="00DC5789">
            <w:pPr>
              <w:pStyle w:val="ListParagraph"/>
              <w:numPr>
                <w:ilvl w:val="0"/>
                <w:numId w:val="1"/>
              </w:numPr>
              <w:jc w:val="both"/>
              <w:rPr>
                <w:color w:val="000000"/>
              </w:rPr>
            </w:pPr>
            <w:r w:rsidRPr="00DC5789">
              <w:rPr>
                <w:color w:val="000000"/>
              </w:rPr>
              <w:t>This area includes the Malagarasi wetlands and a long, remote Lake Tanganyika shore where floods isolate villages, lake storms are sudden and help can take many hours to arrive.</w:t>
            </w:r>
          </w:p>
          <w:p w14:paraId="3C8576D6" w14:textId="77777777" w:rsidR="000343A2" w:rsidRDefault="00DC5789" w:rsidP="00DC5789">
            <w:pPr>
              <w:pStyle w:val="ListParagraph"/>
              <w:numPr>
                <w:ilvl w:val="0"/>
                <w:numId w:val="1"/>
              </w:numPr>
              <w:jc w:val="both"/>
              <w:rPr>
                <w:ins w:id="1971" w:author="Bonephace Kaijage" w:date="2026-10-11T06:57:00Z" w16du:dateUtc="2026-10-11T03:57:00Z"/>
                <w:color w:val="000000"/>
              </w:rPr>
            </w:pPr>
            <w:r>
              <w:rPr>
                <w:color w:val="000000"/>
              </w:rPr>
              <w:t>For those living, fishing and farming here, it helps to</w:t>
            </w:r>
            <w:r w:rsidRPr="00DC5789">
              <w:rPr>
                <w:color w:val="000000"/>
              </w:rPr>
              <w:t xml:space="preserve"> keep homes above the wetland margin, travel by water only in calm weather and keep food, water and medicine reserves.</w:t>
            </w:r>
          </w:p>
          <w:p w14:paraId="3B16181F" w14:textId="1134FE4D" w:rsidR="000343A2" w:rsidRDefault="00FE0A4D" w:rsidP="00DC5789">
            <w:pPr>
              <w:pStyle w:val="ListParagraph"/>
              <w:numPr>
                <w:ilvl w:val="0"/>
                <w:numId w:val="1"/>
              </w:numPr>
              <w:jc w:val="both"/>
              <w:rPr>
                <w:ins w:id="1972" w:author="Bonephace Kaijage" w:date="2026-10-11T06:57:00Z" w16du:dateUtc="2026-10-11T03:57:00Z"/>
                <w:color w:val="000000"/>
              </w:rPr>
            </w:pPr>
            <w:ins w:id="1973" w:author="Bonephace Kaijage" w:date="2026-10-14T05:56:00Z" w16du:dateUtc="2026-10-14T03:56:00Z">
              <w:r>
                <w:rPr>
                  <w:color w:val="000000"/>
                </w:rPr>
                <w:t>What raises the risk: settling on the wetland margin, setting out across the lake with a loaded boat when the sky is building and letting the household reserves run down before the rains.</w:t>
              </w:r>
            </w:ins>
          </w:p>
          <w:p w14:paraId="72705981" w14:textId="77777777" w:rsidR="00FE0A4D" w:rsidRDefault="000343A2" w:rsidP="00DC5789">
            <w:pPr>
              <w:pStyle w:val="ListParagraph"/>
              <w:numPr>
                <w:ilvl w:val="0"/>
                <w:numId w:val="1"/>
              </w:numPr>
              <w:jc w:val="both"/>
              <w:rPr>
                <w:ins w:id="1974" w:author="Bonephace Kaijage" w:date="2026-10-14T05:59:00Z" w16du:dateUtc="2026-10-14T03:59:00Z"/>
                <w:color w:val="000000"/>
              </w:rPr>
            </w:pPr>
            <w:ins w:id="1975" w:author="Bonephace Kaijage" w:date="2026-10-11T06:57:00Z" w16du:dateUtc="2026-10-11T03:57:00Z">
              <w:r>
                <w:rPr>
                  <w:color w:val="000000"/>
                </w:rPr>
                <w:t>Know the higher ground your village will move to when the wetland spreads and the sheltered landing boats will run to in a storm; move early, because here help can take many hours to arrive.</w:t>
              </w:r>
            </w:ins>
          </w:p>
          <w:p w14:paraId="7A2235FD" w14:textId="5B269024" w:rsidR="00AB6CF2" w:rsidRPr="00DC5789" w:rsidRDefault="00FE0A4D" w:rsidP="00DC5789">
            <w:pPr>
              <w:pStyle w:val="ListParagraph"/>
              <w:numPr>
                <w:ilvl w:val="0"/>
                <w:numId w:val="1"/>
              </w:numPr>
              <w:jc w:val="both"/>
              <w:rPr>
                <w:bCs/>
                <w:color w:val="000000"/>
              </w:rPr>
            </w:pPr>
            <w:ins w:id="1976" w:author="Bonephace Kaijage" w:date="2026-10-14T05:59:00Z" w16du:dateUtc="2026-10-14T03:59:00Z">
              <w:r>
                <w:rPr>
                  <w:color w:val="000000"/>
                </w:rPr>
                <w:t>Agree who will help anyone in the household who cannot move, see or hear a warning on their own.</w:t>
              </w:r>
            </w:ins>
          </w:p>
        </w:tc>
        <w:tc>
          <w:tcPr>
            <w:tcW w:w="3325" w:type="dxa"/>
          </w:tcPr>
          <w:p w14:paraId="300808AC" w14:textId="24CD29B3" w:rsidR="00AB6CF2" w:rsidRPr="00DC5789" w:rsidRDefault="00DC5789" w:rsidP="00DC5789">
            <w:pPr>
              <w:pStyle w:val="ListParagraph"/>
              <w:numPr>
                <w:ilvl w:val="0"/>
                <w:numId w:val="1"/>
              </w:numPr>
              <w:jc w:val="both"/>
              <w:rPr>
                <w:color w:val="000000"/>
              </w:rPr>
            </w:pPr>
            <w:r w:rsidRPr="00DC5789">
              <w:rPr>
                <w:color w:val="000000"/>
              </w:rPr>
              <w:t>Eneo hili linajumuisha ardhioevu ya Malagarasi na ufukwe mrefu wa mbali wa Ziwa Tanganyika ambapo mafuriko hutenga vijiji, dhoruba za ziwani huja ghafla na msaada unaweza kuchukua saa nyingi kufika.</w:t>
            </w:r>
          </w:p>
          <w:p w14:paraId="7CFD1494" w14:textId="77777777" w:rsidR="000343A2" w:rsidRDefault="00DC5789" w:rsidP="00DC5789">
            <w:pPr>
              <w:pStyle w:val="ListParagraph"/>
              <w:numPr>
                <w:ilvl w:val="0"/>
                <w:numId w:val="1"/>
              </w:numPr>
              <w:jc w:val="both"/>
              <w:rPr>
                <w:ins w:id="1977" w:author="Bonephace Kaijage" w:date="2026-10-11T06:57:00Z" w16du:dateUtc="2026-10-11T03:57:00Z"/>
                <w:color w:val="000000"/>
              </w:rPr>
            </w:pPr>
            <w:r>
              <w:rPr>
                <w:color w:val="000000"/>
              </w:rPr>
              <w:t>Kwa wanaoishi, kuvua na kulima hapa, ni vyema</w:t>
            </w:r>
            <w:r w:rsidRPr="00DC5789">
              <w:rPr>
                <w:color w:val="000000"/>
              </w:rPr>
              <w:t xml:space="preserve"> kujenga juu ya kingo za ardhioevu, kusafiri majini wakati wa hali tulivu tu na kuweka akiba ya chakula, maji na dawa.</w:t>
            </w:r>
          </w:p>
          <w:p w14:paraId="17031EB4" w14:textId="2EC2B3F8" w:rsidR="000343A2" w:rsidRDefault="00FE0A4D" w:rsidP="00DC5789">
            <w:pPr>
              <w:pStyle w:val="ListParagraph"/>
              <w:numPr>
                <w:ilvl w:val="0"/>
                <w:numId w:val="1"/>
              </w:numPr>
              <w:jc w:val="both"/>
              <w:rPr>
                <w:ins w:id="1978" w:author="Bonephace Kaijage" w:date="2026-10-11T06:57:00Z" w16du:dateUtc="2026-10-11T03:57:00Z"/>
                <w:color w:val="000000"/>
              </w:rPr>
            </w:pPr>
            <w:ins w:id="1979" w:author="Bonephace Kaijage" w:date="2026-10-14T05:56:00Z" w16du:dateUtc="2026-10-14T03:56:00Z">
              <w:r>
                <w:rPr>
                  <w:color w:val="000000"/>
                </w:rPr>
                <w:t>Kinachoongeza hatari: kukaa kwenye kingo za ardhioevu, kuvuka ziwa kwa chombo kilichojaa anga linapojengeka na kuacha akiba za kaya ziishe kabla ya mvua.</w:t>
              </w:r>
            </w:ins>
          </w:p>
          <w:p w14:paraId="1F4562ED" w14:textId="77777777" w:rsidR="00FE0A4D" w:rsidRDefault="000343A2" w:rsidP="00DC5789">
            <w:pPr>
              <w:pStyle w:val="ListParagraph"/>
              <w:numPr>
                <w:ilvl w:val="0"/>
                <w:numId w:val="1"/>
              </w:numPr>
              <w:jc w:val="both"/>
              <w:rPr>
                <w:ins w:id="1980" w:author="Bonephace Kaijage" w:date="2026-10-14T05:59:00Z" w16du:dateUtc="2026-10-14T03:59:00Z"/>
                <w:color w:val="000000"/>
              </w:rPr>
            </w:pPr>
            <w:ins w:id="1981" w:author="Bonephace Kaijage" w:date="2026-10-11T06:57:00Z" w16du:dateUtc="2026-10-11T03:57:00Z">
              <w:r>
                <w:rPr>
                  <w:color w:val="000000"/>
                </w:rPr>
                <w:t>Fahamu eneo la juu ambalo kijiji chenu kitahamia ardhioevu inapotanuka na mwalo uliokingwa ambao vyombo vitakimbilia dhoruba ikija; ondokeni mapema, kwani hapa msaada unaweza kuchukua saa nyingi kufika.</w:t>
              </w:r>
            </w:ins>
          </w:p>
          <w:p w14:paraId="0D7E1F21" w14:textId="43F0D9AA" w:rsidR="00AB6CF2" w:rsidRPr="00DC5789" w:rsidRDefault="00FE0A4D" w:rsidP="00DC5789">
            <w:pPr>
              <w:pStyle w:val="ListParagraph"/>
              <w:numPr>
                <w:ilvl w:val="0"/>
                <w:numId w:val="1"/>
              </w:numPr>
              <w:jc w:val="both"/>
              <w:rPr>
                <w:bCs/>
                <w:color w:val="000000"/>
              </w:rPr>
            </w:pPr>
            <w:ins w:id="1982" w:author="Bonephace Kaijage" w:date="2026-10-14T05:59:00Z" w16du:dateUtc="2026-10-14T03:59:00Z">
              <w:r>
                <w:rPr>
                  <w:color w:val="000000"/>
                </w:rPr>
                <w:lastRenderedPageBreak/>
                <w:t>Kubalianeni nani atamsaidia yeyote katika kaya asiyeweza kuondoka, kuona au kusikia tahadhari peke yake.</w:t>
              </w:r>
            </w:ins>
          </w:p>
        </w:tc>
      </w:tr>
    </w:tbl>
    <w:p w14:paraId="262FD5B5" w14:textId="77777777" w:rsidR="00FE0A4D" w:rsidRPr="00FE0A4D" w:rsidRDefault="00FE0A4D" w:rsidP="00FE0A4D">
      <w:pPr>
        <w:spacing w:after="120"/>
        <w:rPr>
          <w:ins w:id="1983" w:author="Bonephace Kaijage" w:date="2026-10-14T06:01:00Z" w16du:dateUtc="2026-10-14T04:01:00Z"/>
          <w:i/>
          <w:sz w:val="18"/>
          <w:rPrChange w:id="1984" w:author="Bonephace Kaijage" w:date="2026-10-14T06:01:00Z" w16du:dateUtc="2026-10-14T04:01:00Z">
            <w:rPr>
              <w:ins w:id="1985" w:author="Bonephace Kaijage" w:date="2026-10-14T06:01:00Z" w16du:dateUtc="2026-10-14T04:01:00Z"/>
            </w:rPr>
          </w:rPrChange>
        </w:rPr>
        <w:pPrChange w:id="1986" w:author="Bonephace Kaijage" w:date="2026-10-14T06:01:00Z" w16du:dateUtc="2026-10-14T04:01:00Z">
          <w:pPr>
            <w:jc w:val="both"/>
          </w:pPr>
        </w:pPrChange>
      </w:pPr>
      <w:ins w:id="1987" w:author="Bonephace Kaijage" w:date="2026-10-14T06:01:00Z" w16du:dateUtc="2026-10-14T04:01:00Z">
        <w:r w:rsidRPr="00FE0A4D">
          <w:rPr>
            <w:i/>
            <w:sz w:val="18"/>
            <w:rPrChange w:id="1988"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56565E1A" w14:textId="1725F4DF" w:rsidR="00AB6CF2" w:rsidRPr="00AB6CF2" w:rsidRDefault="00AB6CF2" w:rsidP="00AB6CF2">
      <w:pPr>
        <w:jc w:val="both"/>
        <w:rPr>
          <w:color w:val="000000"/>
        </w:rPr>
      </w:pPr>
    </w:p>
    <w:p w14:paraId="6B3B4D58" w14:textId="65BB1D0D" w:rsidR="00AB6CF2" w:rsidRPr="00997D17" w:rsidRDefault="00AB6CF2">
      <w:pPr>
        <w:pStyle w:val="ListParagraph"/>
        <w:rPr>
          <w:sz w:val="22"/>
          <w:szCs w:val="22"/>
        </w:rPr>
      </w:pPr>
    </w:p>
    <w:tbl>
      <w:tblPr>
        <w:tblStyle w:val="TableGrid"/>
        <w:tblW w:w="0" w:type="auto"/>
        <w:tblLook w:val="04A0" w:firstRow="1" w:lastRow="0" w:firstColumn="1" w:lastColumn="0" w:noHBand="0" w:noVBand="1"/>
      </w:tblPr>
      <w:tblGrid>
        <w:gridCol w:w="2206"/>
        <w:gridCol w:w="2075"/>
        <w:gridCol w:w="2166"/>
        <w:gridCol w:w="2120"/>
        <w:gridCol w:w="2570"/>
        <w:gridCol w:w="2533"/>
      </w:tblGrid>
      <w:tr w:rsidR="002066E7" w:rsidRPr="00997D17" w14:paraId="0FC312BA" w14:textId="77777777" w:rsidTr="002066E7">
        <w:trPr>
          <w:tblHeader/>
        </w:trPr>
        <w:tc>
          <w:tcPr>
            <w:tcW w:w="2278" w:type="dxa"/>
          </w:tcPr>
          <w:p w14:paraId="1C3C6190" w14:textId="71B28E5D" w:rsidR="002066E7" w:rsidRPr="00997D17" w:rsidRDefault="008C6B60" w:rsidP="00FE4152">
            <w:pPr>
              <w:pStyle w:val="ListParagraph"/>
              <w:rPr>
                <w:sz w:val="22"/>
                <w:szCs w:val="22"/>
              </w:rPr>
            </w:pPr>
            <w:r w:rsidRPr="00997D17">
              <w:rPr>
                <w:sz w:val="22"/>
                <w:szCs w:val="22"/>
              </w:rPr>
              <w:t>COUNCIL / HALMASHAURI</w:t>
            </w:r>
          </w:p>
        </w:tc>
        <w:tc>
          <w:tcPr>
            <w:tcW w:w="2278" w:type="dxa"/>
          </w:tcPr>
          <w:p w14:paraId="53778D08" w14:textId="0772CA70" w:rsidR="002066E7" w:rsidRPr="00997D17" w:rsidRDefault="002066E7" w:rsidP="00FE4152">
            <w:pPr>
              <w:pStyle w:val="ListParagraph"/>
              <w:rPr>
                <w:sz w:val="22"/>
                <w:szCs w:val="22"/>
              </w:rPr>
            </w:pPr>
            <w:r w:rsidRPr="00997D17">
              <w:rPr>
                <w:sz w:val="22"/>
                <w:szCs w:val="22"/>
              </w:rPr>
              <w:t>LEVEL / NGAZI</w:t>
            </w:r>
          </w:p>
        </w:tc>
        <w:tc>
          <w:tcPr>
            <w:tcW w:w="2278" w:type="dxa"/>
          </w:tcPr>
          <w:p w14:paraId="2C6A3CD5" w14:textId="59CCCE81" w:rsidR="002066E7" w:rsidRPr="00997D17" w:rsidRDefault="002066E7" w:rsidP="00FE4152">
            <w:pPr>
              <w:pStyle w:val="ListParagraph"/>
              <w:rPr>
                <w:sz w:val="22"/>
                <w:szCs w:val="22"/>
              </w:rPr>
            </w:pPr>
            <w:r w:rsidRPr="00997D17">
              <w:rPr>
                <w:sz w:val="22"/>
                <w:szCs w:val="22"/>
              </w:rPr>
              <w:t>IMPACT (EN)</w:t>
            </w:r>
          </w:p>
        </w:tc>
        <w:tc>
          <w:tcPr>
            <w:tcW w:w="2278" w:type="dxa"/>
          </w:tcPr>
          <w:p w14:paraId="02AC7174" w14:textId="211AFDF6" w:rsidR="002066E7" w:rsidRPr="00997D17" w:rsidRDefault="002066E7" w:rsidP="00FE4152">
            <w:pPr>
              <w:pStyle w:val="ListParagraph"/>
              <w:rPr>
                <w:sz w:val="22"/>
                <w:szCs w:val="22"/>
              </w:rPr>
            </w:pPr>
            <w:r w:rsidRPr="00997D17">
              <w:rPr>
                <w:sz w:val="22"/>
                <w:szCs w:val="22"/>
              </w:rPr>
              <w:t>ATHARI (SW)</w:t>
            </w:r>
          </w:p>
        </w:tc>
        <w:tc>
          <w:tcPr>
            <w:tcW w:w="2279" w:type="dxa"/>
          </w:tcPr>
          <w:p w14:paraId="2C8919DA" w14:textId="238D8AB4" w:rsidR="002066E7" w:rsidRPr="00997D17" w:rsidRDefault="002066E7" w:rsidP="00FE4152">
            <w:pPr>
              <w:pStyle w:val="ListParagraph"/>
              <w:rPr>
                <w:sz w:val="22"/>
                <w:szCs w:val="22"/>
              </w:rPr>
            </w:pPr>
            <w:r w:rsidRPr="00997D17">
              <w:rPr>
                <w:sz w:val="22"/>
                <w:szCs w:val="22"/>
              </w:rPr>
              <w:t>ACTION (EN)</w:t>
            </w:r>
          </w:p>
        </w:tc>
        <w:tc>
          <w:tcPr>
            <w:tcW w:w="2279" w:type="dxa"/>
          </w:tcPr>
          <w:p w14:paraId="22B18835" w14:textId="080EE80C" w:rsidR="002066E7" w:rsidRPr="00997D17" w:rsidRDefault="002066E7" w:rsidP="00FE4152">
            <w:pPr>
              <w:pStyle w:val="ListParagraph"/>
              <w:rPr>
                <w:sz w:val="22"/>
                <w:szCs w:val="22"/>
              </w:rPr>
            </w:pPr>
            <w:r w:rsidRPr="00997D17">
              <w:rPr>
                <w:sz w:val="22"/>
                <w:szCs w:val="22"/>
              </w:rPr>
              <w:t>HATUA (SW)</w:t>
            </w:r>
          </w:p>
        </w:tc>
      </w:tr>
      <w:tr w:rsidR="002066E7" w:rsidRPr="00FE0A4D" w14:paraId="1B43F7AC" w14:textId="77777777" w:rsidTr="002066E7">
        <w:tc>
          <w:tcPr>
            <w:tcW w:w="2278" w:type="dxa"/>
          </w:tcPr>
          <w:p w14:paraId="49B22942" w14:textId="3EE8C0DE" w:rsidR="002066E7" w:rsidRPr="00997D17" w:rsidRDefault="002066E7" w:rsidP="00FE4152">
            <w:pPr>
              <w:pStyle w:val="ListParagraph"/>
              <w:rPr>
                <w:sz w:val="22"/>
                <w:szCs w:val="22"/>
              </w:rPr>
            </w:pPr>
            <w:r w:rsidRPr="00997D17">
              <w:rPr>
                <w:sz w:val="22"/>
                <w:szCs w:val="22"/>
              </w:rPr>
              <w:t>Kigoma-Ujiji Municipal Council</w:t>
            </w:r>
          </w:p>
        </w:tc>
        <w:tc>
          <w:tcPr>
            <w:tcW w:w="2278" w:type="dxa"/>
          </w:tcPr>
          <w:p w14:paraId="52E5B1F3" w14:textId="023BDA72"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50E8A379" w14:textId="7932FE0E" w:rsidR="002066E7" w:rsidRPr="00997D17" w:rsidRDefault="008C6B60" w:rsidP="00FE4152">
            <w:pPr>
              <w:pStyle w:val="ListParagraph"/>
              <w:rPr>
                <w:sz w:val="22"/>
                <w:szCs w:val="22"/>
              </w:rPr>
            </w:pPr>
            <w:r w:rsidRPr="00997D17">
              <w:rPr>
                <w:sz w:val="22"/>
                <w:szCs w:val="22"/>
              </w:rPr>
              <w:t>earthquake on the Tanganyika Rift, large waves and boat accidents on the lake, heavy rain, and cholera. A few roads slippery, a few low homes wet, and lightning where storms build.</w:t>
            </w:r>
          </w:p>
        </w:tc>
        <w:tc>
          <w:tcPr>
            <w:tcW w:w="2278" w:type="dxa"/>
          </w:tcPr>
          <w:p w14:paraId="07D43DE4" w14:textId="7F073DF9"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41B882F2" w14:textId="3F72E25C" w:rsidR="00F20E47" w:rsidRPr="00997D17" w:rsidRDefault="00034217" w:rsidP="00034217">
            <w:pPr>
              <w:pStyle w:val="ListBullet"/>
              <w:rPr>
                <w:sz w:val="22"/>
                <w:szCs w:val="22"/>
              </w:rPr>
            </w:pPr>
            <w:r w:rsidRPr="00997D17">
              <w:rPr>
                <w:sz w:val="22"/>
                <w:szCs w:val="22"/>
              </w:rPr>
              <w:t>Check the forecast before any boat leaves. Life jacket on.</w:t>
            </w:r>
          </w:p>
          <w:p w14:paraId="13AC155F" w14:textId="24AAEB8E" w:rsidR="00F20E47" w:rsidRPr="00997D17" w:rsidRDefault="00034217" w:rsidP="00034217">
            <w:pPr>
              <w:pStyle w:val="ListBullet"/>
              <w:rPr>
                <w:sz w:val="22"/>
                <w:szCs w:val="22"/>
              </w:rPr>
            </w:pPr>
            <w:r w:rsidRPr="00997D17">
              <w:rPr>
                <w:sz w:val="22"/>
                <w:szCs w:val="22"/>
              </w:rPr>
              <w:t>Bring small boats off the open water.</w:t>
            </w:r>
          </w:p>
          <w:p w14:paraId="4174ADB7" w14:textId="505AE97C" w:rsidR="00F20E47" w:rsidRPr="00997D17" w:rsidRDefault="00034217" w:rsidP="00034217">
            <w:pPr>
              <w:pStyle w:val="ListBullet"/>
              <w:rPr>
                <w:sz w:val="22"/>
                <w:szCs w:val="22"/>
              </w:rPr>
            </w:pPr>
            <w:r w:rsidRPr="00997D17">
              <w:rPr>
                <w:sz w:val="22"/>
                <w:szCs w:val="22"/>
              </w:rPr>
              <w:t>Landing site: listen for the warning and save 190.</w:t>
            </w:r>
          </w:p>
          <w:p w14:paraId="7456FAA3" w14:textId="4ABC1370" w:rsidR="002066E7" w:rsidRPr="00997D17" w:rsidRDefault="00034217" w:rsidP="00034217">
            <w:pPr>
              <w:pStyle w:val="ListBullet"/>
              <w:rPr>
                <w:sz w:val="22"/>
                <w:szCs w:val="22"/>
              </w:rPr>
            </w:pPr>
            <w:r w:rsidRPr="00997D17">
              <w:rPr>
                <w:sz w:val="22"/>
                <w:szCs w:val="22"/>
              </w:rPr>
              <w:t>Do not swim out to rescue. Throw something that floats.</w:t>
            </w:r>
          </w:p>
        </w:tc>
        <w:tc>
          <w:tcPr>
            <w:tcW w:w="2279" w:type="dxa"/>
          </w:tcPr>
          <w:p w14:paraId="7A816561" w14:textId="0DE545C4" w:rsidR="00F20E47" w:rsidRPr="00997D17" w:rsidRDefault="00034217" w:rsidP="00034217">
            <w:pPr>
              <w:pStyle w:val="ListBullet"/>
              <w:rPr>
                <w:sz w:val="22"/>
                <w:szCs w:val="22"/>
                <w:lang w:val="sv-SE"/>
              </w:rPr>
            </w:pPr>
            <w:r w:rsidRPr="00997D17">
              <w:rPr>
                <w:sz w:val="22"/>
                <w:szCs w:val="22"/>
              </w:rPr>
              <w:t xml:space="preserve">Angalia utabiri kabla ya chombo kuondoka. </w:t>
            </w:r>
            <w:r w:rsidRPr="00997D17">
              <w:rPr>
                <w:sz w:val="22"/>
                <w:szCs w:val="22"/>
                <w:lang w:val="sv-SE"/>
              </w:rPr>
              <w:t>Vaa jaketi ya kujiokoa.</w:t>
            </w:r>
          </w:p>
          <w:p w14:paraId="198A4D2A" w14:textId="5DFBD3CE" w:rsidR="00F20E47" w:rsidRPr="00997D17" w:rsidRDefault="00034217" w:rsidP="00034217">
            <w:pPr>
              <w:pStyle w:val="ListBullet"/>
              <w:rPr>
                <w:sz w:val="22"/>
                <w:szCs w:val="22"/>
                <w:lang w:val="sv-SE"/>
              </w:rPr>
            </w:pPr>
            <w:r w:rsidRPr="00997D17">
              <w:rPr>
                <w:sz w:val="22"/>
                <w:szCs w:val="22"/>
                <w:lang w:val="sv-SE"/>
              </w:rPr>
              <w:t>Rudisha vyombo vidogo kutoka maji ya wazi.</w:t>
            </w:r>
          </w:p>
          <w:p w14:paraId="47102719" w14:textId="1ECBE87D" w:rsidR="00F20E47" w:rsidRPr="00997D17" w:rsidRDefault="00034217" w:rsidP="00034217">
            <w:pPr>
              <w:pStyle w:val="ListBullet"/>
              <w:rPr>
                <w:sz w:val="22"/>
                <w:szCs w:val="22"/>
                <w:lang w:val="sv-SE"/>
              </w:rPr>
            </w:pPr>
            <w:r w:rsidRPr="00997D17">
              <w:rPr>
                <w:sz w:val="22"/>
                <w:szCs w:val="22"/>
                <w:lang w:val="sv-SE"/>
              </w:rPr>
              <w:t>Mwalo: sikiliza onyo na hifadhi 190.</w:t>
            </w:r>
          </w:p>
          <w:p w14:paraId="47DA42DD" w14:textId="58F50088" w:rsidR="002066E7" w:rsidRPr="00997D17" w:rsidRDefault="00FE0A4D" w:rsidP="00034217">
            <w:pPr>
              <w:pStyle w:val="ListBullet"/>
              <w:rPr>
                <w:sz w:val="22"/>
                <w:szCs w:val="22"/>
                <w:lang w:val="sv-SE"/>
              </w:rPr>
            </w:pPr>
            <w:ins w:id="1989"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1990"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5F0C301A" w14:textId="77777777" w:rsidTr="002066E7">
        <w:tc>
          <w:tcPr>
            <w:tcW w:w="2278" w:type="dxa"/>
          </w:tcPr>
          <w:p w14:paraId="758D6FFF" w14:textId="77777777" w:rsidR="0055281C" w:rsidRPr="00FE0A4D" w:rsidRDefault="0055281C" w:rsidP="0055281C">
            <w:pPr>
              <w:pStyle w:val="ListParagraph"/>
              <w:rPr>
                <w:sz w:val="22"/>
                <w:szCs w:val="22"/>
                <w:lang w:val="sv-SE"/>
                <w:rPrChange w:id="1991" w:author="Bonephace Kaijage" w:date="2026-10-14T06:33:00Z" w16du:dateUtc="2026-10-14T04:33:00Z">
                  <w:rPr>
                    <w:sz w:val="22"/>
                    <w:szCs w:val="22"/>
                  </w:rPr>
                </w:rPrChange>
              </w:rPr>
            </w:pPr>
            <w:r w:rsidRPr="00FE0A4D">
              <w:rPr>
                <w:sz w:val="22"/>
                <w:szCs w:val="22"/>
                <w:lang w:val="sv-SE"/>
                <w:rPrChange w:id="1992" w:author="Bonephace Kaijage" w:date="2026-10-14T06:33:00Z" w16du:dateUtc="2026-10-14T04:33:00Z">
                  <w:rPr>
                    <w:sz w:val="22"/>
                    <w:szCs w:val="22"/>
                  </w:rPr>
                </w:rPrChange>
              </w:rPr>
              <w:t>Ondoa taka kwenye mitaro na njia za maji kuzunguka makazi.</w:t>
            </w:r>
          </w:p>
          <w:p w14:paraId="6DE0DDAF"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3CA440E7" w14:textId="1B4CD700" w:rsidR="0055281C" w:rsidRPr="00997D17" w:rsidRDefault="0055281C" w:rsidP="0055281C">
            <w:pPr>
              <w:pStyle w:val="ListParagraph"/>
              <w:rPr>
                <w:sz w:val="22"/>
                <w:szCs w:val="22"/>
                <w:lang w:val="sv-SE"/>
              </w:rPr>
            </w:pPr>
            <w:r w:rsidRPr="00997D17">
              <w:rPr>
                <w:sz w:val="22"/>
                <w:szCs w:val="22"/>
                <w:lang w:val="sv-SE"/>
              </w:rPr>
              <w:t xml:space="preserve">Endesha taratibu ukiwasha taa. </w:t>
            </w:r>
            <w:r w:rsidRPr="00997D17">
              <w:rPr>
                <w:sz w:val="22"/>
                <w:szCs w:val="22"/>
                <w:lang w:val="sv-SE"/>
              </w:rPr>
              <w:lastRenderedPageBreak/>
              <w:t>Usivuke maji yanayotiririka barabarani.</w:t>
            </w:r>
          </w:p>
          <w:p w14:paraId="19813DBB" w14:textId="7861025A" w:rsidR="002066E7" w:rsidRPr="00997D17" w:rsidRDefault="002066E7" w:rsidP="00FE4152">
            <w:pPr>
              <w:pStyle w:val="ListParagraph"/>
              <w:rPr>
                <w:sz w:val="22"/>
                <w:szCs w:val="22"/>
                <w:lang w:val="sv-SE"/>
              </w:rPr>
            </w:pPr>
          </w:p>
        </w:tc>
        <w:tc>
          <w:tcPr>
            <w:tcW w:w="2278" w:type="dxa"/>
          </w:tcPr>
          <w:p w14:paraId="0E29E3E9" w14:textId="6D5E4831"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7819253A" w14:textId="11D4F2FF" w:rsidR="002066E7" w:rsidRPr="00997D17" w:rsidRDefault="008C6B60" w:rsidP="00FE4152">
            <w:pPr>
              <w:pStyle w:val="ListParagraph"/>
              <w:rPr>
                <w:sz w:val="22"/>
                <w:szCs w:val="22"/>
              </w:rPr>
            </w:pPr>
            <w:r w:rsidRPr="00997D17">
              <w:rPr>
                <w:sz w:val="22"/>
                <w:szCs w:val="22"/>
              </w:rPr>
              <w:t xml:space="preserve">earthquake on the Tanganyika Rift, large waves and boat accidents on the lake, heavy rain, and cholera. Roads, water points or houses at the named sites are now affected. Some </w:t>
            </w:r>
            <w:r w:rsidRPr="00997D17">
              <w:rPr>
                <w:sz w:val="22"/>
                <w:szCs w:val="22"/>
              </w:rPr>
              <w:lastRenderedPageBreak/>
              <w:t>journeys and classes are disrupted.</w:t>
            </w:r>
          </w:p>
        </w:tc>
        <w:tc>
          <w:tcPr>
            <w:tcW w:w="2278" w:type="dxa"/>
          </w:tcPr>
          <w:p w14:paraId="77B61C20" w14:textId="53A0663F"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7F007873" w14:textId="509D07AA" w:rsidR="00F20E47" w:rsidRPr="00997D17" w:rsidRDefault="00034217" w:rsidP="00034217">
            <w:pPr>
              <w:pStyle w:val="ListBullet"/>
              <w:rPr>
                <w:sz w:val="22"/>
                <w:szCs w:val="22"/>
              </w:rPr>
            </w:pPr>
            <w:r w:rsidRPr="00997D17">
              <w:rPr>
                <w:sz w:val="22"/>
                <w:szCs w:val="22"/>
              </w:rPr>
              <w:t>Stop fishing and crossings on this water.</w:t>
            </w:r>
          </w:p>
          <w:p w14:paraId="08CC629C" w14:textId="6377DA20" w:rsidR="00F20E47" w:rsidRPr="00997D17" w:rsidRDefault="00FE0A4D" w:rsidP="00034217">
            <w:pPr>
              <w:pStyle w:val="ListBullet"/>
              <w:rPr>
                <w:sz w:val="22"/>
                <w:szCs w:val="22"/>
              </w:rPr>
            </w:pPr>
            <w:ins w:id="1993" w:author="Bonephace Kaijage" w:date="2026-10-14T06:15:00Z" w16du:dateUtc="2026-10-14T04:15:00Z">
              <w:r>
                <w:rPr>
                  <w:sz w:val="22"/>
                  <w:szCs w:val="22"/>
                </w:rPr>
                <w:t xml:space="preserve">Help people off the low shore to the assembly point, starting with those who cannot move alone; waves and the lake level can </w:t>
              </w:r>
              <w:r>
                <w:rPr>
                  <w:sz w:val="22"/>
                  <w:szCs w:val="22"/>
                </w:rPr>
                <w:lastRenderedPageBreak/>
                <w:t>rise with little warning.</w:t>
              </w:r>
            </w:ins>
            <w:del w:id="1994" w:author="Bonephace Kaijage" w:date="2026-10-14T06:15:00Z" w16du:dateUtc="2026-10-14T04:15:00Z">
              <w:r w:rsidR="00034217" w:rsidRPr="00997D17" w:rsidDel="00FE0A4D">
                <w:rPr>
                  <w:sz w:val="22"/>
                  <w:szCs w:val="22"/>
                </w:rPr>
                <w:delText>Move people off the low shore to the assembly point.</w:delText>
              </w:r>
            </w:del>
          </w:p>
          <w:p w14:paraId="684E39A8" w14:textId="41C6C511" w:rsidR="00F20E47" w:rsidRPr="00997D17" w:rsidRDefault="00034217" w:rsidP="00034217">
            <w:pPr>
              <w:pStyle w:val="ListBullet"/>
              <w:rPr>
                <w:sz w:val="22"/>
                <w:szCs w:val="22"/>
              </w:rPr>
            </w:pPr>
            <w:r w:rsidRPr="00997D17">
              <w:rPr>
                <w:sz w:val="22"/>
                <w:szCs w:val="22"/>
              </w:rPr>
              <w:t>Marine police or the beach unit: account for boats still out.</w:t>
            </w:r>
          </w:p>
          <w:p w14:paraId="2061F3C9" w14:textId="018301CF" w:rsidR="002066E7" w:rsidRPr="00997D17" w:rsidRDefault="00034217" w:rsidP="00034217">
            <w:pPr>
              <w:pStyle w:val="ListBullet"/>
              <w:rPr>
                <w:sz w:val="22"/>
                <w:szCs w:val="22"/>
              </w:rPr>
            </w:pPr>
            <w:r w:rsidRPr="00997D17">
              <w:rPr>
                <w:sz w:val="22"/>
                <w:szCs w:val="22"/>
              </w:rPr>
              <w:t>Boil water if shore wells are flooded.</w:t>
            </w:r>
          </w:p>
        </w:tc>
        <w:tc>
          <w:tcPr>
            <w:tcW w:w="2279" w:type="dxa"/>
          </w:tcPr>
          <w:p w14:paraId="27AE37A9" w14:textId="1D9E0346" w:rsidR="00F20E47" w:rsidRPr="00997D17" w:rsidRDefault="00034217" w:rsidP="00034217">
            <w:pPr>
              <w:pStyle w:val="ListBullet"/>
              <w:rPr>
                <w:sz w:val="22"/>
                <w:szCs w:val="22"/>
              </w:rPr>
            </w:pPr>
            <w:r w:rsidRPr="00997D17">
              <w:rPr>
                <w:sz w:val="22"/>
                <w:szCs w:val="22"/>
              </w:rPr>
              <w:lastRenderedPageBreak/>
              <w:t>Simamisha uvuvi na vivuko kwenye maji haya.</w:t>
            </w:r>
          </w:p>
          <w:p w14:paraId="70B8E678" w14:textId="7337B1A8" w:rsidR="00F20E47" w:rsidRPr="00997D17" w:rsidRDefault="00FE0A4D" w:rsidP="00034217">
            <w:pPr>
              <w:pStyle w:val="ListBullet"/>
              <w:rPr>
                <w:sz w:val="22"/>
                <w:szCs w:val="22"/>
              </w:rPr>
            </w:pPr>
            <w:ins w:id="1995" w:author="Bonephace Kaijage" w:date="2026-10-14T06:16:00Z" w16du:dateUtc="2026-10-14T04:16:00Z">
              <w:r>
                <w:rPr>
                  <w:sz w:val="22"/>
                  <w:szCs w:val="22"/>
                </w:rPr>
                <w:t xml:space="preserve">Wasaidieni watu kuondoka ufuo wa chini kwenda kituoni, mkianza na wasioweza kuondoka peke yao; mawimbi na </w:t>
              </w:r>
              <w:r>
                <w:rPr>
                  <w:sz w:val="22"/>
                  <w:szCs w:val="22"/>
                </w:rPr>
                <w:lastRenderedPageBreak/>
                <w:t>kina cha ziwa vinaweza kupanda bila taarifa.</w:t>
              </w:r>
            </w:ins>
            <w:del w:id="1996" w:author="Bonephace Kaijage" w:date="2026-10-14T06:16:00Z" w16du:dateUtc="2026-10-14T04:16:00Z">
              <w:r w:rsidR="00034217" w:rsidRPr="00997D17" w:rsidDel="00FE0A4D">
                <w:rPr>
                  <w:sz w:val="22"/>
                  <w:szCs w:val="22"/>
                </w:rPr>
                <w:delText>Hamisha watu kutoka ufuo wa chini kwenda kituoni.</w:delText>
              </w:r>
            </w:del>
          </w:p>
          <w:p w14:paraId="1A0094C1" w14:textId="355404F0" w:rsidR="00F20E47" w:rsidRPr="00997D17" w:rsidRDefault="00034217" w:rsidP="00034217">
            <w:pPr>
              <w:pStyle w:val="ListBullet"/>
              <w:rPr>
                <w:sz w:val="22"/>
                <w:szCs w:val="22"/>
              </w:rPr>
            </w:pPr>
            <w:r w:rsidRPr="00997D17">
              <w:rPr>
                <w:sz w:val="22"/>
                <w:szCs w:val="22"/>
              </w:rPr>
              <w:t>Polisi wanamaji au kitengo cha mwalo: hakiki vyombo vilivyoko nje.</w:t>
            </w:r>
          </w:p>
          <w:p w14:paraId="68D218BE" w14:textId="734E49BF" w:rsidR="002066E7" w:rsidRPr="00997D17" w:rsidRDefault="00034217" w:rsidP="00034217">
            <w:pPr>
              <w:pStyle w:val="ListBullet"/>
              <w:rPr>
                <w:sz w:val="22"/>
                <w:szCs w:val="22"/>
                <w:lang w:val="sv-SE"/>
              </w:rPr>
            </w:pPr>
            <w:r w:rsidRPr="00997D17">
              <w:rPr>
                <w:sz w:val="22"/>
                <w:szCs w:val="22"/>
                <w:lang w:val="sv-SE"/>
              </w:rPr>
              <w:t>Chemsha maji visima vya ufuo vikifurika.</w:t>
            </w:r>
          </w:p>
        </w:tc>
      </w:tr>
      <w:tr w:rsidR="002066E7" w:rsidRPr="000343A2" w14:paraId="777A89EC" w14:textId="77777777" w:rsidTr="002066E7">
        <w:tc>
          <w:tcPr>
            <w:tcW w:w="2278" w:type="dxa"/>
          </w:tcPr>
          <w:p w14:paraId="0F85E04C"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226BC427" w14:textId="0F71F87B" w:rsidR="0055281C" w:rsidRPr="00FE0A4D" w:rsidRDefault="00FE0A4D" w:rsidP="0055281C">
            <w:pPr>
              <w:pStyle w:val="ListParagraph"/>
              <w:rPr>
                <w:sz w:val="22"/>
                <w:szCs w:val="22"/>
                <w:lang w:val="sv-SE"/>
                <w:rPrChange w:id="1997" w:author="Bonephace Kaijage" w:date="2026-10-14T06:33:00Z" w16du:dateUtc="2026-10-14T04:33:00Z">
                  <w:rPr>
                    <w:sz w:val="22"/>
                    <w:szCs w:val="22"/>
                  </w:rPr>
                </w:rPrChange>
              </w:rPr>
            </w:pPr>
            <w:ins w:id="1998" w:author="Bonephace Kaijage" w:date="2026-10-14T06:15:00Z" w16du:dateUtc="2026-10-14T04:15:00Z">
              <w:r w:rsidRPr="00FE0A4D">
                <w:rPr>
                  <w:sz w:val="22"/>
                  <w:szCs w:val="22"/>
                  <w:lang w:val="sv-SE"/>
                  <w:rPrChange w:id="1999" w:author="Bonephace Kaijage" w:date="2026-10-14T06:33:00Z" w16du:dateUtc="2026-10-14T04:33:00Z">
                    <w:rPr>
                      <w:sz w:val="22"/>
                      <w:szCs w:val="22"/>
                    </w:rPr>
                  </w:rPrChange>
                </w:rPr>
                <w:t>Hakikisheni watoto, wazee na watu wenye ulemavu wote wako salama na wana mtu wa kuwasaidia.</w:t>
              </w:r>
            </w:ins>
            <w:del w:id="2000" w:author="Bonephace Kaijage" w:date="2026-10-14T06:15:00Z" w16du:dateUtc="2026-10-14T04:15:00Z">
              <w:r w:rsidR="0055281C" w:rsidRPr="00FE0A4D" w:rsidDel="00FE0A4D">
                <w:rPr>
                  <w:sz w:val="22"/>
                  <w:szCs w:val="22"/>
                  <w:lang w:val="sv-SE"/>
                  <w:rPrChange w:id="2001" w:author="Bonephace Kaijage" w:date="2026-10-14T06:33:00Z" w16du:dateUtc="2026-10-14T04:33:00Z">
                    <w:rPr>
                      <w:sz w:val="22"/>
                      <w:szCs w:val="22"/>
                    </w:rPr>
                  </w:rPrChange>
                </w:rPr>
                <w:delText>Hakiki watoto, wazee na watu wenye ulemavu.</w:delText>
              </w:r>
            </w:del>
          </w:p>
          <w:p w14:paraId="2D6CC49A" w14:textId="2D6F5063" w:rsidR="0055281C" w:rsidRPr="00FE0A4D" w:rsidRDefault="0055281C" w:rsidP="0055281C">
            <w:pPr>
              <w:pStyle w:val="ListParagraph"/>
              <w:rPr>
                <w:sz w:val="22"/>
                <w:szCs w:val="22"/>
                <w:lang w:val="sv-SE"/>
                <w:rPrChange w:id="2002" w:author="Bonephace Kaijage" w:date="2026-10-14T06:33:00Z" w16du:dateUtc="2026-10-14T04:33:00Z">
                  <w:rPr>
                    <w:sz w:val="22"/>
                    <w:szCs w:val="22"/>
                  </w:rPr>
                </w:rPrChange>
              </w:rPr>
            </w:pPr>
            <w:r w:rsidRPr="00FE0A4D">
              <w:rPr>
                <w:sz w:val="22"/>
                <w:szCs w:val="22"/>
                <w:lang w:val="sv-SE"/>
                <w:rPrChange w:id="2003" w:author="Bonephace Kaijage" w:date="2026-10-14T06:33:00Z" w16du:dateUtc="2026-10-14T04:33:00Z">
                  <w:rPr>
                    <w:sz w:val="22"/>
                    <w:szCs w:val="22"/>
                  </w:rPr>
                </w:rPrChange>
              </w:rPr>
              <w:t>Chanzo cha maji kikiathirika, chemsha au tibu maji ya kunywa.</w:t>
            </w:r>
          </w:p>
          <w:p w14:paraId="719E31AE" w14:textId="4D541314" w:rsidR="002066E7" w:rsidRPr="00FE0A4D" w:rsidRDefault="002066E7" w:rsidP="00FE4152">
            <w:pPr>
              <w:pStyle w:val="ListParagraph"/>
              <w:rPr>
                <w:sz w:val="22"/>
                <w:szCs w:val="22"/>
                <w:lang w:val="sv-SE"/>
                <w:rPrChange w:id="2004" w:author="Bonephace Kaijage" w:date="2026-10-14T06:33:00Z" w16du:dateUtc="2026-10-14T04:33:00Z">
                  <w:rPr>
                    <w:sz w:val="22"/>
                    <w:szCs w:val="22"/>
                  </w:rPr>
                </w:rPrChange>
              </w:rPr>
            </w:pPr>
          </w:p>
        </w:tc>
        <w:tc>
          <w:tcPr>
            <w:tcW w:w="2278" w:type="dxa"/>
          </w:tcPr>
          <w:p w14:paraId="5CE4D10D" w14:textId="0B8AC39B"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5134CED7" w14:textId="76E2B675" w:rsidR="002066E7" w:rsidRPr="00997D17" w:rsidRDefault="00FE0A4D" w:rsidP="00FE4152">
            <w:pPr>
              <w:pStyle w:val="ListParagraph"/>
              <w:rPr>
                <w:sz w:val="22"/>
                <w:szCs w:val="22"/>
              </w:rPr>
            </w:pPr>
            <w:ins w:id="200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00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1EFF641" w14:textId="15D3F498" w:rsidR="002066E7" w:rsidRPr="00997D17" w:rsidRDefault="00FE0A4D" w:rsidP="00FE4152">
            <w:pPr>
              <w:pStyle w:val="ListParagraph"/>
              <w:rPr>
                <w:sz w:val="22"/>
                <w:szCs w:val="22"/>
              </w:rPr>
            </w:pPr>
            <w:ins w:id="200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00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734D4A2" w14:textId="7F9CCC4E" w:rsidR="00F20E47" w:rsidRPr="00997D17" w:rsidRDefault="00FE0A4D" w:rsidP="00034217">
            <w:pPr>
              <w:pStyle w:val="ListBullet"/>
              <w:rPr>
                <w:sz w:val="22"/>
                <w:szCs w:val="22"/>
              </w:rPr>
            </w:pPr>
            <w:ins w:id="2009"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01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5D09A700" w14:textId="1D3BE48D" w:rsidR="00F20E47" w:rsidRPr="00997D17" w:rsidRDefault="00034217" w:rsidP="00034217">
            <w:pPr>
              <w:pStyle w:val="ListBullet"/>
              <w:rPr>
                <w:sz w:val="22"/>
                <w:szCs w:val="22"/>
              </w:rPr>
            </w:pPr>
            <w:r w:rsidRPr="00997D17">
              <w:rPr>
                <w:sz w:val="22"/>
                <w:szCs w:val="22"/>
              </w:rPr>
              <w:t>Call 114 and 190. Keep the road clear for ambulances.</w:t>
            </w:r>
          </w:p>
          <w:p w14:paraId="36B3A615" w14:textId="47EC9707" w:rsidR="00F20E47" w:rsidRPr="00997D17" w:rsidRDefault="00034217" w:rsidP="00034217">
            <w:pPr>
              <w:pStyle w:val="ListBullet"/>
              <w:rPr>
                <w:sz w:val="22"/>
                <w:szCs w:val="22"/>
              </w:rPr>
            </w:pPr>
            <w:r w:rsidRPr="00997D17">
              <w:rPr>
                <w:sz w:val="22"/>
                <w:szCs w:val="22"/>
              </w:rPr>
              <w:t>Open the shelter and register every household. Note who is missing.</w:t>
            </w:r>
          </w:p>
          <w:p w14:paraId="1DC707E3" w14:textId="5A6AD10A" w:rsidR="002066E7" w:rsidRPr="00997D17" w:rsidRDefault="00034217" w:rsidP="00034217">
            <w:pPr>
              <w:pStyle w:val="ListBullet"/>
              <w:rPr>
                <w:sz w:val="22"/>
                <w:szCs w:val="22"/>
              </w:rPr>
            </w:pPr>
            <w:r w:rsidRPr="00997D17">
              <w:rPr>
                <w:sz w:val="22"/>
                <w:szCs w:val="22"/>
              </w:rPr>
              <w:t>Health team: injury first, then cholera if the water is dirty.</w:t>
            </w:r>
          </w:p>
        </w:tc>
        <w:tc>
          <w:tcPr>
            <w:tcW w:w="2279" w:type="dxa"/>
          </w:tcPr>
          <w:p w14:paraId="0D30B027" w14:textId="5E062FF7" w:rsidR="00F20E47" w:rsidRPr="00997D17" w:rsidRDefault="00034217" w:rsidP="00034217">
            <w:pPr>
              <w:pStyle w:val="ListBullet"/>
              <w:rPr>
                <w:sz w:val="22"/>
                <w:szCs w:val="22"/>
                <w:lang w:val="sv-SE"/>
              </w:rPr>
            </w:pPr>
            <w:r w:rsidRPr="00997D17">
              <w:rPr>
                <w:sz w:val="22"/>
                <w:szCs w:val="22"/>
                <w:lang w:val="sv-SE"/>
              </w:rPr>
              <w:t>Hamisha bondeni sasa. Msirudi mpaka kamati iseme ni salama.</w:t>
            </w:r>
          </w:p>
          <w:p w14:paraId="51D31667" w14:textId="5BDA71D3"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470632B9" w14:textId="493A6B19"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77865512" w14:textId="612B755F"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153D1DDE" w14:textId="77777777" w:rsidTr="002066E7">
        <w:tc>
          <w:tcPr>
            <w:tcW w:w="2278" w:type="dxa"/>
          </w:tcPr>
          <w:p w14:paraId="46A86711"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2A91D042" w14:textId="77777777" w:rsidR="0055281C" w:rsidRPr="00997D17" w:rsidRDefault="0055281C" w:rsidP="0055281C">
            <w:pPr>
              <w:pStyle w:val="ListParagraph"/>
              <w:rPr>
                <w:sz w:val="22"/>
                <w:szCs w:val="22"/>
                <w:lang w:val="sv-SE"/>
              </w:rPr>
            </w:pPr>
            <w:r w:rsidRPr="00997D17">
              <w:rPr>
                <w:sz w:val="22"/>
                <w:szCs w:val="22"/>
                <w:lang w:val="sv-SE"/>
              </w:rPr>
              <w:lastRenderedPageBreak/>
              <w:t>Hesabu kila kaya. Fungua makazi na visajili wafikao.</w:t>
            </w:r>
          </w:p>
          <w:p w14:paraId="00C9E93F" w14:textId="5E136EE3"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330A22A3" w14:textId="261B4F9C" w:rsidR="002066E7" w:rsidRPr="00997D17" w:rsidRDefault="002066E7" w:rsidP="00FE4152">
            <w:pPr>
              <w:pStyle w:val="ListParagraph"/>
              <w:rPr>
                <w:sz w:val="22"/>
                <w:szCs w:val="22"/>
              </w:rPr>
            </w:pPr>
            <w:r w:rsidRPr="00997D17">
              <w:rPr>
                <w:sz w:val="22"/>
                <w:szCs w:val="22"/>
              </w:rPr>
              <w:t>Kasulu Town Council</w:t>
            </w:r>
          </w:p>
        </w:tc>
        <w:tc>
          <w:tcPr>
            <w:tcW w:w="2278" w:type="dxa"/>
          </w:tcPr>
          <w:p w14:paraId="26DFA374" w14:textId="4C8E3319" w:rsidR="002066E7" w:rsidRPr="00997D17" w:rsidRDefault="002066E7" w:rsidP="00FE4152">
            <w:pPr>
              <w:pStyle w:val="ListParagraph"/>
              <w:rPr>
                <w:sz w:val="22"/>
                <w:szCs w:val="22"/>
              </w:rPr>
            </w:pPr>
            <w:r w:rsidRPr="00997D17">
              <w:rPr>
                <w:sz w:val="22"/>
                <w:szCs w:val="22"/>
              </w:rPr>
              <w:lastRenderedPageBreak/>
              <w:t>Yellow / Njano — Level 1</w:t>
            </w:r>
          </w:p>
        </w:tc>
        <w:tc>
          <w:tcPr>
            <w:tcW w:w="2278" w:type="dxa"/>
          </w:tcPr>
          <w:p w14:paraId="6C8E639E" w14:textId="5BE9C74C" w:rsidR="002066E7" w:rsidRPr="00997D17" w:rsidRDefault="008C6B60" w:rsidP="00FE4152">
            <w:pPr>
              <w:pStyle w:val="ListParagraph"/>
              <w:rPr>
                <w:sz w:val="22"/>
                <w:szCs w:val="22"/>
              </w:rPr>
            </w:pPr>
            <w:r w:rsidRPr="00997D17">
              <w:rPr>
                <w:sz w:val="22"/>
                <w:szCs w:val="22"/>
              </w:rPr>
              <w:t xml:space="preserve">heavy Msimu rain, valley floods, strong winds, and hillside erosion. A few roads slippery, a few low homes wet, </w:t>
            </w:r>
            <w:r w:rsidRPr="00997D17">
              <w:rPr>
                <w:sz w:val="22"/>
                <w:szCs w:val="22"/>
              </w:rPr>
              <w:lastRenderedPageBreak/>
              <w:t>and lightning where storms build.</w:t>
            </w:r>
          </w:p>
        </w:tc>
        <w:tc>
          <w:tcPr>
            <w:tcW w:w="2278" w:type="dxa"/>
          </w:tcPr>
          <w:p w14:paraId="2D90935E" w14:textId="4A41151E" w:rsidR="002066E7" w:rsidRPr="00997D17" w:rsidRDefault="008C6B60" w:rsidP="00FE4152">
            <w:pPr>
              <w:pStyle w:val="ListParagraph"/>
              <w:rPr>
                <w:sz w:val="22"/>
                <w:szCs w:val="22"/>
              </w:rPr>
            </w:pPr>
            <w:r w:rsidRPr="00997D17">
              <w:rPr>
                <w:sz w:val="22"/>
                <w:szCs w:val="22"/>
              </w:rPr>
              <w:lastRenderedPageBreak/>
              <w:t xml:space="preserve">Dalili za mwanzo kwenye eneo lililotajwa. Barabara chache kuteleza, nyumba chache za bondeni </w:t>
            </w:r>
            <w:r w:rsidRPr="00997D17">
              <w:rPr>
                <w:sz w:val="22"/>
                <w:szCs w:val="22"/>
              </w:rPr>
              <w:lastRenderedPageBreak/>
              <w:t>kulowa, na radi dhoruba inapojengeka.</w:t>
            </w:r>
          </w:p>
        </w:tc>
        <w:tc>
          <w:tcPr>
            <w:tcW w:w="2279" w:type="dxa"/>
          </w:tcPr>
          <w:p w14:paraId="2906FA3C" w14:textId="2838E0E4" w:rsidR="00F20E47" w:rsidRPr="00997D17" w:rsidRDefault="00034217" w:rsidP="00034217">
            <w:pPr>
              <w:pStyle w:val="ListBullet"/>
              <w:rPr>
                <w:sz w:val="22"/>
                <w:szCs w:val="22"/>
              </w:rPr>
            </w:pPr>
            <w:r w:rsidRPr="00997D17">
              <w:rPr>
                <w:sz w:val="22"/>
                <w:szCs w:val="22"/>
              </w:rPr>
              <w:lastRenderedPageBreak/>
              <w:t>Walk the low ground before the rain. Clear drains and culverts.</w:t>
            </w:r>
          </w:p>
          <w:p w14:paraId="0F812CA1" w14:textId="653D4C50" w:rsidR="00F20E47" w:rsidRPr="00997D17" w:rsidRDefault="00FE0A4D" w:rsidP="00034217">
            <w:pPr>
              <w:pStyle w:val="ListBullet"/>
              <w:rPr>
                <w:sz w:val="22"/>
                <w:szCs w:val="22"/>
              </w:rPr>
            </w:pPr>
            <w:ins w:id="2011" w:author="Bonephace Kaijage" w:date="2026-10-14T06:17:00Z" w16du:dateUtc="2026-10-14T04:17:00Z">
              <w:r>
                <w:rPr>
                  <w:sz w:val="22"/>
                  <w:szCs w:val="22"/>
                </w:rPr>
                <w:t xml:space="preserve">Households on the sites named in </w:t>
              </w:r>
              <w:r>
                <w:rPr>
                  <w:sz w:val="22"/>
                  <w:szCs w:val="22"/>
                </w:rPr>
                <w:lastRenderedPageBreak/>
                <w:t>Know Your Risk: keep food, documents and children above floor level, because water here can enter houses with little warning.</w:t>
              </w:r>
            </w:ins>
            <w:del w:id="2012" w:author="Bonephace Kaijage" w:date="2026-10-14T06:17:00Z" w16du:dateUtc="2026-10-14T04:17:00Z">
              <w:r w:rsidR="00034217" w:rsidRPr="00997D17" w:rsidDel="00FE0A4D">
                <w:rPr>
                  <w:sz w:val="22"/>
                  <w:szCs w:val="22"/>
                </w:rPr>
                <w:delText>Households on this ground raise food, documents and the children.</w:delText>
              </w:r>
            </w:del>
          </w:p>
          <w:p w14:paraId="73F06089" w14:textId="35C8F120" w:rsidR="00F20E47" w:rsidRPr="00997D17" w:rsidRDefault="00FE0A4D" w:rsidP="00034217">
            <w:pPr>
              <w:pStyle w:val="ListBullet"/>
              <w:rPr>
                <w:sz w:val="22"/>
                <w:szCs w:val="22"/>
              </w:rPr>
            </w:pPr>
            <w:ins w:id="2013"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2014" w:author="Bonephace Kaijage" w:date="2026-10-14T06:13:00Z" w16du:dateUtc="2026-10-14T04:13:00Z">
              <w:r w:rsidR="00034217" w:rsidRPr="00997D17" w:rsidDel="00FE0A4D">
                <w:rPr>
                  <w:sz w:val="22"/>
                  <w:szCs w:val="22"/>
                </w:rPr>
                <w:delText>Save 190 and the ward chair number. Keep a torch and drinking water.</w:delText>
              </w:r>
            </w:del>
          </w:p>
          <w:p w14:paraId="1E725770" w14:textId="066DE062" w:rsidR="002066E7" w:rsidRPr="00997D17" w:rsidRDefault="00034217" w:rsidP="00034217">
            <w:pPr>
              <w:pStyle w:val="ListBullet"/>
              <w:rPr>
                <w:sz w:val="22"/>
                <w:szCs w:val="22"/>
              </w:rPr>
            </w:pPr>
            <w:r w:rsidRPr="00997D17">
              <w:rPr>
                <w:sz w:val="22"/>
                <w:szCs w:val="22"/>
              </w:rPr>
              <w:t>Do not drive or walk through water on the road. Headlights on, slow down.</w:t>
            </w:r>
          </w:p>
        </w:tc>
        <w:tc>
          <w:tcPr>
            <w:tcW w:w="2279" w:type="dxa"/>
          </w:tcPr>
          <w:p w14:paraId="6375CA12" w14:textId="50849A7D" w:rsidR="00F20E47"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049974B9" w14:textId="1A3ABFC9" w:rsidR="00F20E47" w:rsidRPr="00997D17" w:rsidRDefault="00FE0A4D" w:rsidP="00034217">
            <w:pPr>
              <w:pStyle w:val="ListBullet"/>
              <w:rPr>
                <w:sz w:val="22"/>
                <w:szCs w:val="22"/>
                <w:lang w:val="sv-SE"/>
              </w:rPr>
            </w:pPr>
            <w:ins w:id="2015" w:author="Bonephace Kaijage" w:date="2026-10-14T06:17:00Z" w16du:dateUtc="2026-10-14T04:17:00Z">
              <w:r>
                <w:rPr>
                  <w:sz w:val="22"/>
                  <w:szCs w:val="22"/>
                  <w:lang w:val="sv-SE"/>
                </w:rPr>
                <w:t xml:space="preserve">Kaya za maeneo yaliyotajwa: wekeni </w:t>
              </w:r>
              <w:r>
                <w:rPr>
                  <w:sz w:val="22"/>
                  <w:szCs w:val="22"/>
                  <w:lang w:val="sv-SE"/>
                </w:rPr>
                <w:lastRenderedPageBreak/>
                <w:t>chakula, nyaraka na watoto juu ya sakafu, kwa sababu maji hapa yanaweza kuingia nyumbani bila taarifa.</w:t>
              </w:r>
            </w:ins>
            <w:del w:id="2016" w:author="Bonephace Kaijage" w:date="2026-10-14T06:17:00Z" w16du:dateUtc="2026-10-14T04:17:00Z">
              <w:r w:rsidR="00034217" w:rsidRPr="00997D17" w:rsidDel="00FE0A4D">
                <w:rPr>
                  <w:sz w:val="22"/>
                  <w:szCs w:val="22"/>
                  <w:lang w:val="sv-SE"/>
                </w:rPr>
                <w:delText>Kaya za eneo hili zipandishe chakula, nyaraka na watoto.</w:delText>
              </w:r>
            </w:del>
          </w:p>
          <w:p w14:paraId="537C5954" w14:textId="2E576CCB" w:rsidR="00F20E47"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239138CF" w14:textId="6AF56543" w:rsidR="002066E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165ED111" w14:textId="77777777" w:rsidTr="002066E7">
        <w:tc>
          <w:tcPr>
            <w:tcW w:w="2278" w:type="dxa"/>
          </w:tcPr>
          <w:p w14:paraId="5BFAAD21" w14:textId="77777777" w:rsidR="0055281C" w:rsidRPr="00997D17" w:rsidRDefault="0055281C" w:rsidP="0055281C">
            <w:pPr>
              <w:pStyle w:val="ListParagraph"/>
              <w:rPr>
                <w:sz w:val="22"/>
                <w:szCs w:val="22"/>
                <w:lang w:val="sv-SE"/>
              </w:rPr>
            </w:pPr>
            <w:r w:rsidRPr="00997D17">
              <w:rPr>
                <w:sz w:val="22"/>
                <w:szCs w:val="22"/>
                <w:lang w:val="sv-SE"/>
              </w:rPr>
              <w:lastRenderedPageBreak/>
              <w:t>Ondoa taka kwenye mitaro na njia za maji kuzunguka makazi.</w:t>
            </w:r>
          </w:p>
          <w:p w14:paraId="6C56D040"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16CB14C6" w14:textId="723EBFF3" w:rsidR="0055281C" w:rsidRPr="00997D17" w:rsidRDefault="0055281C" w:rsidP="0055281C">
            <w:pPr>
              <w:pStyle w:val="ListParagraph"/>
              <w:rPr>
                <w:sz w:val="22"/>
                <w:szCs w:val="22"/>
                <w:lang w:val="sv-SE"/>
              </w:rPr>
            </w:pPr>
            <w:r w:rsidRPr="00997D17">
              <w:rPr>
                <w:sz w:val="22"/>
                <w:szCs w:val="22"/>
                <w:lang w:val="sv-SE"/>
              </w:rPr>
              <w:t>Endesha taratibu ukiwasha taa. Usivuke maji yanayotiririka barabarani.</w:t>
            </w:r>
          </w:p>
          <w:p w14:paraId="64AF77C2" w14:textId="2E8A9D8E" w:rsidR="002066E7" w:rsidRPr="00997D17" w:rsidRDefault="002066E7" w:rsidP="00FE4152">
            <w:pPr>
              <w:pStyle w:val="ListParagraph"/>
              <w:rPr>
                <w:sz w:val="22"/>
                <w:szCs w:val="22"/>
                <w:lang w:val="sv-SE"/>
              </w:rPr>
            </w:pPr>
          </w:p>
        </w:tc>
        <w:tc>
          <w:tcPr>
            <w:tcW w:w="2278" w:type="dxa"/>
          </w:tcPr>
          <w:p w14:paraId="3A922A77" w14:textId="62E70021"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1473DAAB" w14:textId="25CCB9E8" w:rsidR="002066E7" w:rsidRPr="00997D17" w:rsidRDefault="008C6B60" w:rsidP="00FE4152">
            <w:pPr>
              <w:pStyle w:val="ListParagraph"/>
              <w:rPr>
                <w:sz w:val="22"/>
                <w:szCs w:val="22"/>
              </w:rPr>
            </w:pPr>
            <w:r w:rsidRPr="00997D17">
              <w:rPr>
                <w:sz w:val="22"/>
                <w:szCs w:val="22"/>
              </w:rPr>
              <w:t>heavy Msimu rain, valley floods, strong winds, and hillside erosion. Roads, water points or houses at the named sites are now affected. Some journeys and classes are disrupted.</w:t>
            </w:r>
          </w:p>
        </w:tc>
        <w:tc>
          <w:tcPr>
            <w:tcW w:w="2278" w:type="dxa"/>
          </w:tcPr>
          <w:p w14:paraId="3B9897E1" w14:textId="62D9E3D3"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C86C2BE" w14:textId="5A34AEFA" w:rsidR="00F20E47" w:rsidRPr="00997D17" w:rsidRDefault="00034217" w:rsidP="00034217">
            <w:pPr>
              <w:pStyle w:val="ListBullet"/>
              <w:rPr>
                <w:sz w:val="22"/>
                <w:szCs w:val="22"/>
              </w:rPr>
            </w:pPr>
            <w:r w:rsidRPr="00997D17">
              <w:rPr>
                <w:sz w:val="22"/>
                <w:szCs w:val="22"/>
              </w:rPr>
              <w:t>Move households off the low ground to the ward assembly point.</w:t>
            </w:r>
          </w:p>
          <w:p w14:paraId="7BF4F0FF" w14:textId="7E2872AD" w:rsidR="00F20E47" w:rsidRPr="00997D17" w:rsidRDefault="00034217" w:rsidP="00034217">
            <w:pPr>
              <w:pStyle w:val="ListBullet"/>
              <w:rPr>
                <w:sz w:val="22"/>
                <w:szCs w:val="22"/>
              </w:rPr>
            </w:pPr>
            <w:r w:rsidRPr="00997D17">
              <w:rPr>
                <w:sz w:val="22"/>
                <w:szCs w:val="22"/>
              </w:rPr>
              <w:t>Close and mark the flooded road or bridge. Divert traffic.</w:t>
            </w:r>
          </w:p>
          <w:p w14:paraId="68466A8C" w14:textId="498E7C08" w:rsidR="00F20E47" w:rsidRPr="00997D17" w:rsidRDefault="00FE0A4D" w:rsidP="00034217">
            <w:pPr>
              <w:pStyle w:val="ListBullet"/>
              <w:rPr>
                <w:sz w:val="22"/>
                <w:szCs w:val="22"/>
              </w:rPr>
            </w:pPr>
            <w:ins w:id="2017" w:author="Bonephace Kaijage" w:date="2026-10-14T06:11:00Z" w16du:dateUtc="2026-10-14T04:11:00Z">
              <w:r>
                <w:rPr>
                  <w:sz w:val="22"/>
                  <w:szCs w:val="22"/>
                </w:rPr>
                <w:t>Check that school children, older people and anyone with a disability are accounted for before dark, so that no one is searched for in the night.</w:t>
              </w:r>
            </w:ins>
            <w:del w:id="2018" w:author="Bonephace Kaijage" w:date="2026-10-14T06:11:00Z" w16du:dateUtc="2026-10-14T04:11:00Z">
              <w:r w:rsidR="00034217" w:rsidRPr="00997D17" w:rsidDel="00FE0A4D">
                <w:rPr>
                  <w:sz w:val="22"/>
                  <w:szCs w:val="22"/>
                </w:rPr>
                <w:delText>Account for school children and older people before dark.</w:delText>
              </w:r>
            </w:del>
          </w:p>
          <w:p w14:paraId="680770B2" w14:textId="6F62174F" w:rsidR="002066E7" w:rsidRPr="00997D17" w:rsidRDefault="00FE0A4D" w:rsidP="00034217">
            <w:pPr>
              <w:pStyle w:val="ListBullet"/>
              <w:rPr>
                <w:sz w:val="22"/>
                <w:szCs w:val="22"/>
              </w:rPr>
            </w:pPr>
            <w:ins w:id="2019" w:author="Bonephace Kaijage" w:date="2026-10-14T06:13:00Z" w16du:dateUtc="2026-10-14T04:13:00Z">
              <w:r>
                <w:rPr>
                  <w:sz w:val="22"/>
                  <w:szCs w:val="22"/>
                </w:rPr>
                <w:lastRenderedPageBreak/>
                <w:t>Boil or treat drinking water, because floods carry waste into wells; tell the clinic early if anyone has diarrhoea.</w:t>
              </w:r>
            </w:ins>
            <w:del w:id="2020" w:author="Bonephace Kaijage" w:date="2026-10-14T06:13:00Z" w16du:dateUtc="2026-10-14T04:13:00Z">
              <w:r w:rsidR="00034217" w:rsidRPr="00997D17" w:rsidDel="00FE0A4D">
                <w:rPr>
                  <w:sz w:val="22"/>
                  <w:szCs w:val="22"/>
                </w:rPr>
                <w:delText>Boil drinking water. The clinic watches for diarrhoea.</w:delText>
              </w:r>
            </w:del>
          </w:p>
        </w:tc>
        <w:tc>
          <w:tcPr>
            <w:tcW w:w="2279" w:type="dxa"/>
          </w:tcPr>
          <w:p w14:paraId="564B8302" w14:textId="509C291A" w:rsidR="00F20E47" w:rsidRPr="00997D17" w:rsidRDefault="00034217" w:rsidP="00034217">
            <w:pPr>
              <w:pStyle w:val="ListBullet"/>
              <w:rPr>
                <w:sz w:val="22"/>
                <w:szCs w:val="22"/>
                <w:lang w:val="sv-SE"/>
              </w:rPr>
            </w:pPr>
            <w:r w:rsidRPr="00997D17">
              <w:rPr>
                <w:sz w:val="22"/>
                <w:szCs w:val="22"/>
                <w:lang w:val="sv-SE"/>
              </w:rPr>
              <w:lastRenderedPageBreak/>
              <w:t>Hamisha kaya kutoka bondeni kwenda kituo cha kata.</w:t>
            </w:r>
          </w:p>
          <w:p w14:paraId="22825ED9" w14:textId="1B3F9579" w:rsidR="00F20E47" w:rsidRPr="00997D17" w:rsidRDefault="00034217" w:rsidP="00034217">
            <w:pPr>
              <w:pStyle w:val="ListBullet"/>
              <w:rPr>
                <w:sz w:val="22"/>
                <w:szCs w:val="22"/>
              </w:rPr>
            </w:pPr>
            <w:r w:rsidRPr="00997D17">
              <w:rPr>
                <w:sz w:val="22"/>
                <w:szCs w:val="22"/>
                <w:lang w:val="sv-SE"/>
              </w:rPr>
              <w:t xml:space="preserve">Funga na weka alama barabara au daraja. </w:t>
            </w:r>
            <w:r w:rsidRPr="00997D17">
              <w:rPr>
                <w:sz w:val="22"/>
                <w:szCs w:val="22"/>
              </w:rPr>
              <w:t>Elekeza magari.</w:t>
            </w:r>
          </w:p>
          <w:p w14:paraId="16A3CB6F" w14:textId="7E31A9A1" w:rsidR="00F20E47" w:rsidRPr="00997D17" w:rsidRDefault="00FE0A4D" w:rsidP="00034217">
            <w:pPr>
              <w:pStyle w:val="ListBullet"/>
              <w:rPr>
                <w:sz w:val="22"/>
                <w:szCs w:val="22"/>
              </w:rPr>
            </w:pPr>
            <w:ins w:id="2021" w:author="Bonephace Kaijage" w:date="2026-10-14T06:11:00Z" w16du:dateUtc="2026-10-14T04:11:00Z">
              <w:r>
                <w:rPr>
                  <w:sz w:val="22"/>
                  <w:szCs w:val="22"/>
                </w:rPr>
                <w:t>Hakikisheni watoto wa shule, wazee na watu wenye ulemavu wote wamepatikana kabla ya giza, ili asitafutwe mtu usiku.</w:t>
              </w:r>
            </w:ins>
            <w:del w:id="2022" w:author="Bonephace Kaijage" w:date="2026-10-14T06:11:00Z" w16du:dateUtc="2026-10-14T04:11:00Z">
              <w:r w:rsidR="00034217" w:rsidRPr="00997D17" w:rsidDel="00FE0A4D">
                <w:rPr>
                  <w:sz w:val="22"/>
                  <w:szCs w:val="22"/>
                </w:rPr>
                <w:delText>Hakiki watoto wa shule na wazee kabla ya giza.</w:delText>
              </w:r>
            </w:del>
          </w:p>
          <w:p w14:paraId="007B5454" w14:textId="1539A5BB" w:rsidR="002066E7" w:rsidRPr="00997D17" w:rsidRDefault="00034217" w:rsidP="00034217">
            <w:pPr>
              <w:pStyle w:val="ListBullet"/>
              <w:rPr>
                <w:sz w:val="22"/>
                <w:szCs w:val="22"/>
                <w:lang w:val="sv-SE"/>
              </w:rPr>
            </w:pPr>
            <w:r w:rsidRPr="00997D17">
              <w:rPr>
                <w:sz w:val="22"/>
                <w:szCs w:val="22"/>
                <w:lang w:val="sv-SE"/>
              </w:rPr>
              <w:lastRenderedPageBreak/>
              <w:t>Chemsha maji ya kunywa. Kliniki iangalie kuhara.</w:t>
            </w:r>
          </w:p>
        </w:tc>
      </w:tr>
      <w:tr w:rsidR="002066E7" w:rsidRPr="000343A2" w14:paraId="09CBD98C" w14:textId="77777777" w:rsidTr="002066E7">
        <w:tc>
          <w:tcPr>
            <w:tcW w:w="2278" w:type="dxa"/>
          </w:tcPr>
          <w:p w14:paraId="5FCFE9F6"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2907F1C1" w14:textId="629FF5F1" w:rsidR="0055281C" w:rsidRPr="00FE0A4D" w:rsidRDefault="00FE0A4D" w:rsidP="0055281C">
            <w:pPr>
              <w:pStyle w:val="ListParagraph"/>
              <w:rPr>
                <w:sz w:val="22"/>
                <w:szCs w:val="22"/>
                <w:lang w:val="sv-SE"/>
                <w:rPrChange w:id="2023" w:author="Bonephace Kaijage" w:date="2026-10-14T06:33:00Z" w16du:dateUtc="2026-10-14T04:33:00Z">
                  <w:rPr>
                    <w:sz w:val="22"/>
                    <w:szCs w:val="22"/>
                  </w:rPr>
                </w:rPrChange>
              </w:rPr>
            </w:pPr>
            <w:ins w:id="2024" w:author="Bonephace Kaijage" w:date="2026-10-14T06:15:00Z" w16du:dateUtc="2026-10-14T04:15:00Z">
              <w:r w:rsidRPr="00FE0A4D">
                <w:rPr>
                  <w:sz w:val="22"/>
                  <w:szCs w:val="22"/>
                  <w:lang w:val="sv-SE"/>
                  <w:rPrChange w:id="2025" w:author="Bonephace Kaijage" w:date="2026-10-14T06:33:00Z" w16du:dateUtc="2026-10-14T04:33:00Z">
                    <w:rPr>
                      <w:sz w:val="22"/>
                      <w:szCs w:val="22"/>
                    </w:rPr>
                  </w:rPrChange>
                </w:rPr>
                <w:t>Hakikisheni watoto, wazee na watu wenye ulemavu wote wako salama na wana mtu wa kuwasaidia.</w:t>
              </w:r>
            </w:ins>
            <w:del w:id="2026" w:author="Bonephace Kaijage" w:date="2026-10-14T06:15:00Z" w16du:dateUtc="2026-10-14T04:15:00Z">
              <w:r w:rsidR="0055281C" w:rsidRPr="00FE0A4D" w:rsidDel="00FE0A4D">
                <w:rPr>
                  <w:sz w:val="22"/>
                  <w:szCs w:val="22"/>
                  <w:lang w:val="sv-SE"/>
                  <w:rPrChange w:id="2027" w:author="Bonephace Kaijage" w:date="2026-10-14T06:33:00Z" w16du:dateUtc="2026-10-14T04:33:00Z">
                    <w:rPr>
                      <w:sz w:val="22"/>
                      <w:szCs w:val="22"/>
                    </w:rPr>
                  </w:rPrChange>
                </w:rPr>
                <w:delText>Hakiki watoto, wazee na watu wenye ulemavu.</w:delText>
              </w:r>
            </w:del>
          </w:p>
          <w:p w14:paraId="65B93371" w14:textId="6D2113F8" w:rsidR="0055281C" w:rsidRPr="00FE0A4D" w:rsidRDefault="0055281C" w:rsidP="0055281C">
            <w:pPr>
              <w:pStyle w:val="ListParagraph"/>
              <w:rPr>
                <w:sz w:val="22"/>
                <w:szCs w:val="22"/>
                <w:lang w:val="sv-SE"/>
                <w:rPrChange w:id="2028" w:author="Bonephace Kaijage" w:date="2026-10-14T06:33:00Z" w16du:dateUtc="2026-10-14T04:33:00Z">
                  <w:rPr>
                    <w:sz w:val="22"/>
                    <w:szCs w:val="22"/>
                  </w:rPr>
                </w:rPrChange>
              </w:rPr>
            </w:pPr>
            <w:r w:rsidRPr="00FE0A4D">
              <w:rPr>
                <w:sz w:val="22"/>
                <w:szCs w:val="22"/>
                <w:lang w:val="sv-SE"/>
                <w:rPrChange w:id="2029" w:author="Bonephace Kaijage" w:date="2026-10-14T06:33:00Z" w16du:dateUtc="2026-10-14T04:33:00Z">
                  <w:rPr>
                    <w:sz w:val="22"/>
                    <w:szCs w:val="22"/>
                  </w:rPr>
                </w:rPrChange>
              </w:rPr>
              <w:t>Chanzo cha maji kikiathirika, chemsha au tibu maji ya kunywa.</w:t>
            </w:r>
          </w:p>
          <w:p w14:paraId="4E8735A5" w14:textId="7287FB1B" w:rsidR="002066E7" w:rsidRPr="00FE0A4D" w:rsidRDefault="002066E7" w:rsidP="00FE4152">
            <w:pPr>
              <w:pStyle w:val="ListParagraph"/>
              <w:rPr>
                <w:sz w:val="22"/>
                <w:szCs w:val="22"/>
                <w:lang w:val="sv-SE"/>
                <w:rPrChange w:id="2030" w:author="Bonephace Kaijage" w:date="2026-10-14T06:33:00Z" w16du:dateUtc="2026-10-14T04:33:00Z">
                  <w:rPr>
                    <w:sz w:val="22"/>
                    <w:szCs w:val="22"/>
                  </w:rPr>
                </w:rPrChange>
              </w:rPr>
            </w:pPr>
          </w:p>
        </w:tc>
        <w:tc>
          <w:tcPr>
            <w:tcW w:w="2278" w:type="dxa"/>
          </w:tcPr>
          <w:p w14:paraId="3421D053" w14:textId="55EEECB2"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041C5FD" w14:textId="6205EEF6" w:rsidR="002066E7" w:rsidRPr="00997D17" w:rsidRDefault="00FE0A4D" w:rsidP="00FE4152">
            <w:pPr>
              <w:pStyle w:val="ListParagraph"/>
              <w:rPr>
                <w:sz w:val="22"/>
                <w:szCs w:val="22"/>
              </w:rPr>
            </w:pPr>
            <w:ins w:id="2031"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032"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655397A" w14:textId="065F8633" w:rsidR="002066E7" w:rsidRPr="00997D17" w:rsidRDefault="00FE0A4D" w:rsidP="00FE4152">
            <w:pPr>
              <w:pStyle w:val="ListParagraph"/>
              <w:rPr>
                <w:sz w:val="22"/>
                <w:szCs w:val="22"/>
              </w:rPr>
            </w:pPr>
            <w:ins w:id="2033"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03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A3EADD7" w14:textId="43FEE248" w:rsidR="00F20E47" w:rsidRPr="00997D17" w:rsidRDefault="00FE0A4D" w:rsidP="00034217">
            <w:pPr>
              <w:pStyle w:val="ListBullet"/>
              <w:rPr>
                <w:sz w:val="22"/>
                <w:szCs w:val="22"/>
              </w:rPr>
            </w:pPr>
            <w:ins w:id="2035"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036"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0A3F6E8E" w14:textId="1E61A08E" w:rsidR="00F20E47" w:rsidRPr="00997D17" w:rsidRDefault="00034217" w:rsidP="00034217">
            <w:pPr>
              <w:pStyle w:val="ListBullet"/>
              <w:rPr>
                <w:sz w:val="22"/>
                <w:szCs w:val="22"/>
              </w:rPr>
            </w:pPr>
            <w:r w:rsidRPr="00997D17">
              <w:rPr>
                <w:sz w:val="22"/>
                <w:szCs w:val="22"/>
              </w:rPr>
              <w:t>Call 114 and 190. Keep the road clear for ambulances.</w:t>
            </w:r>
          </w:p>
          <w:p w14:paraId="71A4F071" w14:textId="544F8E5B" w:rsidR="00F20E47" w:rsidRPr="00997D17" w:rsidRDefault="00034217" w:rsidP="00034217">
            <w:pPr>
              <w:pStyle w:val="ListBullet"/>
              <w:rPr>
                <w:sz w:val="22"/>
                <w:szCs w:val="22"/>
              </w:rPr>
            </w:pPr>
            <w:r w:rsidRPr="00997D17">
              <w:rPr>
                <w:sz w:val="22"/>
                <w:szCs w:val="22"/>
              </w:rPr>
              <w:t>Open the shelter and register every household. Note who is missing.</w:t>
            </w:r>
          </w:p>
          <w:p w14:paraId="4E8ACA7F" w14:textId="0B1520FD" w:rsidR="002066E7" w:rsidRPr="00997D17" w:rsidRDefault="00034217" w:rsidP="00034217">
            <w:pPr>
              <w:pStyle w:val="ListBullet"/>
              <w:rPr>
                <w:sz w:val="22"/>
                <w:szCs w:val="22"/>
              </w:rPr>
            </w:pPr>
            <w:r w:rsidRPr="00997D17">
              <w:rPr>
                <w:sz w:val="22"/>
                <w:szCs w:val="22"/>
              </w:rPr>
              <w:t>Health team: injury first, then cholera if the water is dirty.</w:t>
            </w:r>
          </w:p>
        </w:tc>
        <w:tc>
          <w:tcPr>
            <w:tcW w:w="2279" w:type="dxa"/>
          </w:tcPr>
          <w:p w14:paraId="50ACAB52" w14:textId="2BA3F4E8" w:rsidR="00F20E47" w:rsidRPr="00997D17" w:rsidRDefault="00034217" w:rsidP="00034217">
            <w:pPr>
              <w:pStyle w:val="ListBullet"/>
              <w:rPr>
                <w:sz w:val="22"/>
                <w:szCs w:val="22"/>
                <w:lang w:val="sv-SE"/>
              </w:rPr>
            </w:pPr>
            <w:r w:rsidRPr="00997D17">
              <w:rPr>
                <w:sz w:val="22"/>
                <w:szCs w:val="22"/>
                <w:lang w:val="sv-SE"/>
              </w:rPr>
              <w:t>Hamisha bondeni sasa. Msirudi mpaka kamati iseme ni salama.</w:t>
            </w:r>
          </w:p>
          <w:p w14:paraId="139D9F6F" w14:textId="65016FD7"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15A12129" w14:textId="5CF7DDBE"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3D87476C" w14:textId="2C02B1D2"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17546E17" w14:textId="77777777" w:rsidTr="002066E7">
        <w:tc>
          <w:tcPr>
            <w:tcW w:w="2278" w:type="dxa"/>
          </w:tcPr>
          <w:p w14:paraId="53C9FECF"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72277104"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4049D66D" w14:textId="6D305485" w:rsidR="0055281C" w:rsidRPr="00997D17" w:rsidRDefault="0055281C" w:rsidP="0055281C">
            <w:pPr>
              <w:pStyle w:val="ListParagraph"/>
              <w:rPr>
                <w:sz w:val="22"/>
                <w:szCs w:val="22"/>
                <w:lang w:val="sv-SE"/>
              </w:rPr>
            </w:pPr>
            <w:r w:rsidRPr="00997D17">
              <w:rPr>
                <w:sz w:val="22"/>
                <w:szCs w:val="22"/>
                <w:lang w:val="sv-SE"/>
              </w:rPr>
              <w:t xml:space="preserve">Timu ya afya: jiandae kwa majeruhi, na </w:t>
            </w:r>
            <w:r w:rsidRPr="00997D17">
              <w:rPr>
                <w:sz w:val="22"/>
                <w:szCs w:val="22"/>
                <w:lang w:val="sv-SE"/>
              </w:rPr>
              <w:lastRenderedPageBreak/>
              <w:t>kipindupindu maji yakichafuka.</w:t>
            </w:r>
          </w:p>
          <w:p w14:paraId="6C658522" w14:textId="4AB5ECCA" w:rsidR="002066E7" w:rsidRPr="00997D17" w:rsidRDefault="002066E7" w:rsidP="00FE4152">
            <w:pPr>
              <w:pStyle w:val="ListParagraph"/>
              <w:rPr>
                <w:sz w:val="22"/>
                <w:szCs w:val="22"/>
              </w:rPr>
            </w:pPr>
            <w:r w:rsidRPr="00997D17">
              <w:rPr>
                <w:sz w:val="22"/>
                <w:szCs w:val="22"/>
              </w:rPr>
              <w:t>Buhigwe District Council</w:t>
            </w:r>
          </w:p>
        </w:tc>
        <w:tc>
          <w:tcPr>
            <w:tcW w:w="2278" w:type="dxa"/>
          </w:tcPr>
          <w:p w14:paraId="0DB148D0" w14:textId="4F885C5F" w:rsidR="002066E7" w:rsidRPr="00997D17" w:rsidRDefault="002066E7" w:rsidP="00FE4152">
            <w:pPr>
              <w:pStyle w:val="ListParagraph"/>
              <w:rPr>
                <w:sz w:val="22"/>
                <w:szCs w:val="22"/>
              </w:rPr>
            </w:pPr>
            <w:r w:rsidRPr="00997D17">
              <w:rPr>
                <w:sz w:val="22"/>
                <w:szCs w:val="22"/>
              </w:rPr>
              <w:lastRenderedPageBreak/>
              <w:t>Yellow / Njano — Level 1</w:t>
            </w:r>
          </w:p>
        </w:tc>
        <w:tc>
          <w:tcPr>
            <w:tcW w:w="2278" w:type="dxa"/>
          </w:tcPr>
          <w:p w14:paraId="654316EC" w14:textId="2319EFF1" w:rsidR="002066E7" w:rsidRPr="00997D17" w:rsidRDefault="008C6B60" w:rsidP="00FE4152">
            <w:pPr>
              <w:pStyle w:val="ListParagraph"/>
              <w:rPr>
                <w:sz w:val="22"/>
                <w:szCs w:val="22"/>
              </w:rPr>
            </w:pPr>
            <w:r w:rsidRPr="00997D17">
              <w:rPr>
                <w:sz w:val="22"/>
                <w:szCs w:val="22"/>
              </w:rPr>
              <w:t>heavy rain, landslides on the highland edge, and valley floods. A few roads slippery, a few low homes wet, and lightning where storms build.</w:t>
            </w:r>
          </w:p>
        </w:tc>
        <w:tc>
          <w:tcPr>
            <w:tcW w:w="2278" w:type="dxa"/>
          </w:tcPr>
          <w:p w14:paraId="59D340E3" w14:textId="4528BDF8"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596FA3F5" w14:textId="25DFC0A8" w:rsidR="00F20E47" w:rsidRPr="00997D17" w:rsidRDefault="00034217" w:rsidP="00034217">
            <w:pPr>
              <w:pStyle w:val="ListBullet"/>
              <w:rPr>
                <w:sz w:val="22"/>
                <w:szCs w:val="22"/>
              </w:rPr>
            </w:pPr>
            <w:r w:rsidRPr="00997D17">
              <w:rPr>
                <w:sz w:val="22"/>
                <w:szCs w:val="22"/>
              </w:rPr>
              <w:t>Walk the low ground before the rain. Clear drains and culverts.</w:t>
            </w:r>
          </w:p>
          <w:p w14:paraId="17E002E7" w14:textId="4CD4DC9E" w:rsidR="00F20E47" w:rsidRPr="00997D17" w:rsidRDefault="00FE0A4D" w:rsidP="00034217">
            <w:pPr>
              <w:pStyle w:val="ListBullet"/>
              <w:rPr>
                <w:sz w:val="22"/>
                <w:szCs w:val="22"/>
              </w:rPr>
            </w:pPr>
            <w:ins w:id="2037" w:author="Bonephace Kaijage" w:date="2026-10-14T06:17:00Z" w16du:dateUtc="2026-10-14T04:17:00Z">
              <w:r>
                <w:rPr>
                  <w:sz w:val="22"/>
                  <w:szCs w:val="22"/>
                </w:rPr>
                <w:t xml:space="preserve">Households on the sites named in Know Your Risk: keep food, documents and children above floor </w:t>
              </w:r>
              <w:r>
                <w:rPr>
                  <w:sz w:val="22"/>
                  <w:szCs w:val="22"/>
                </w:rPr>
                <w:lastRenderedPageBreak/>
                <w:t>level, because water here can enter houses with little warning.</w:t>
              </w:r>
            </w:ins>
            <w:del w:id="2038" w:author="Bonephace Kaijage" w:date="2026-10-14T06:17:00Z" w16du:dateUtc="2026-10-14T04:17:00Z">
              <w:r w:rsidR="00034217" w:rsidRPr="00997D17" w:rsidDel="00FE0A4D">
                <w:rPr>
                  <w:sz w:val="22"/>
                  <w:szCs w:val="22"/>
                </w:rPr>
                <w:delText>Households on this ground raise food, documents and the children.</w:delText>
              </w:r>
            </w:del>
          </w:p>
          <w:p w14:paraId="106DE3E8" w14:textId="2A5D03A6" w:rsidR="00F20E47" w:rsidRPr="00997D17" w:rsidRDefault="00FE0A4D" w:rsidP="00034217">
            <w:pPr>
              <w:pStyle w:val="ListBullet"/>
              <w:rPr>
                <w:sz w:val="22"/>
                <w:szCs w:val="22"/>
              </w:rPr>
            </w:pPr>
            <w:ins w:id="2039"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2040" w:author="Bonephace Kaijage" w:date="2026-10-14T06:13:00Z" w16du:dateUtc="2026-10-14T04:13:00Z">
              <w:r w:rsidR="00034217" w:rsidRPr="00997D17" w:rsidDel="00FE0A4D">
                <w:rPr>
                  <w:sz w:val="22"/>
                  <w:szCs w:val="22"/>
                </w:rPr>
                <w:delText>Save 190 and the ward chair number. Keep a torch and drinking water.</w:delText>
              </w:r>
            </w:del>
          </w:p>
          <w:p w14:paraId="186D268C" w14:textId="21345ACB" w:rsidR="002066E7" w:rsidRPr="00997D17" w:rsidRDefault="00034217" w:rsidP="00034217">
            <w:pPr>
              <w:pStyle w:val="ListBullet"/>
              <w:rPr>
                <w:sz w:val="22"/>
                <w:szCs w:val="22"/>
              </w:rPr>
            </w:pPr>
            <w:r w:rsidRPr="00997D17">
              <w:rPr>
                <w:sz w:val="22"/>
                <w:szCs w:val="22"/>
              </w:rPr>
              <w:t>Do not drive or walk through water on the road. Headlights on, slow down.</w:t>
            </w:r>
          </w:p>
        </w:tc>
        <w:tc>
          <w:tcPr>
            <w:tcW w:w="2279" w:type="dxa"/>
          </w:tcPr>
          <w:p w14:paraId="5AB76E0F" w14:textId="423C02F8" w:rsidR="00F20E47"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6A3405A0" w14:textId="03C61C3F" w:rsidR="00F20E47" w:rsidRPr="00FE0A4D" w:rsidRDefault="00FE0A4D" w:rsidP="00034217">
            <w:pPr>
              <w:pStyle w:val="ListBullet"/>
              <w:rPr>
                <w:sz w:val="22"/>
                <w:szCs w:val="22"/>
                <w:lang w:val="sv-SE"/>
                <w:rPrChange w:id="2041" w:author="Bonephace Kaijage" w:date="2026-10-14T06:33:00Z" w16du:dateUtc="2026-10-14T04:33:00Z">
                  <w:rPr>
                    <w:sz w:val="22"/>
                    <w:szCs w:val="22"/>
                  </w:rPr>
                </w:rPrChange>
              </w:rPr>
            </w:pPr>
            <w:ins w:id="2042" w:author="Bonephace Kaijage" w:date="2026-10-14T06:17:00Z" w16du:dateUtc="2026-10-14T04:17:00Z">
              <w:r w:rsidRPr="00FE0A4D">
                <w:rPr>
                  <w:sz w:val="22"/>
                  <w:szCs w:val="22"/>
                  <w:lang w:val="sv-SE"/>
                  <w:rPrChange w:id="2043" w:author="Bonephace Kaijage" w:date="2026-10-14T06:33:00Z" w16du:dateUtc="2026-10-14T04:33:00Z">
                    <w:rPr>
                      <w:sz w:val="22"/>
                      <w:szCs w:val="22"/>
                    </w:rPr>
                  </w:rPrChange>
                </w:rPr>
                <w:t xml:space="preserve">Kaya za maeneo yaliyotajwa: wekeni chakula, nyaraka na watoto juu ya sakafu, kwa sababu maji hapa </w:t>
              </w:r>
              <w:r w:rsidRPr="00FE0A4D">
                <w:rPr>
                  <w:sz w:val="22"/>
                  <w:szCs w:val="22"/>
                  <w:lang w:val="sv-SE"/>
                  <w:rPrChange w:id="2044" w:author="Bonephace Kaijage" w:date="2026-10-14T06:33:00Z" w16du:dateUtc="2026-10-14T04:33:00Z">
                    <w:rPr>
                      <w:sz w:val="22"/>
                      <w:szCs w:val="22"/>
                    </w:rPr>
                  </w:rPrChange>
                </w:rPr>
                <w:lastRenderedPageBreak/>
                <w:t>yanaweza kuingia nyumbani bila taarifa.</w:t>
              </w:r>
            </w:ins>
            <w:del w:id="2045" w:author="Bonephace Kaijage" w:date="2026-10-14T06:17:00Z" w16du:dateUtc="2026-10-14T04:17:00Z">
              <w:r w:rsidR="00034217" w:rsidRPr="00FE0A4D" w:rsidDel="00FE0A4D">
                <w:rPr>
                  <w:sz w:val="22"/>
                  <w:szCs w:val="22"/>
                  <w:lang w:val="sv-SE"/>
                  <w:rPrChange w:id="2046" w:author="Bonephace Kaijage" w:date="2026-10-14T06:33:00Z" w16du:dateUtc="2026-10-14T04:33:00Z">
                    <w:rPr>
                      <w:sz w:val="22"/>
                      <w:szCs w:val="22"/>
                    </w:rPr>
                  </w:rPrChange>
                </w:rPr>
                <w:delText>Kaya za eneo hili zipandishe chakula, nyaraka na watoto.</w:delText>
              </w:r>
            </w:del>
          </w:p>
          <w:p w14:paraId="49AC60FC" w14:textId="6C207230" w:rsidR="00F20E47"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2E6C99C9" w14:textId="33C98C0E" w:rsidR="002066E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33B058AC" w14:textId="77777777" w:rsidTr="002066E7">
        <w:tc>
          <w:tcPr>
            <w:tcW w:w="2278" w:type="dxa"/>
          </w:tcPr>
          <w:p w14:paraId="7BDA495A" w14:textId="77777777" w:rsidR="0055281C" w:rsidRPr="00997D17" w:rsidRDefault="0055281C" w:rsidP="0055281C">
            <w:pPr>
              <w:pStyle w:val="ListParagraph"/>
              <w:rPr>
                <w:sz w:val="22"/>
                <w:szCs w:val="22"/>
                <w:lang w:val="sv-SE"/>
              </w:rPr>
            </w:pPr>
            <w:r w:rsidRPr="00997D17">
              <w:rPr>
                <w:sz w:val="22"/>
                <w:szCs w:val="22"/>
                <w:lang w:val="sv-SE"/>
              </w:rPr>
              <w:lastRenderedPageBreak/>
              <w:t>Ondoa taka kwenye mitaro na njia za maji kuzunguka makazi.</w:t>
            </w:r>
          </w:p>
          <w:p w14:paraId="614D9629"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5C752F2F" w14:textId="3E4B1411"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1D10396E" w14:textId="1013A387" w:rsidR="002066E7" w:rsidRPr="00997D17" w:rsidRDefault="002066E7" w:rsidP="00FE4152">
            <w:pPr>
              <w:pStyle w:val="ListParagraph"/>
              <w:rPr>
                <w:sz w:val="22"/>
                <w:szCs w:val="22"/>
              </w:rPr>
            </w:pPr>
          </w:p>
        </w:tc>
        <w:tc>
          <w:tcPr>
            <w:tcW w:w="2278" w:type="dxa"/>
          </w:tcPr>
          <w:p w14:paraId="1277F8F8" w14:textId="7C7D4730"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1F970AED" w14:textId="2DFA5F9F" w:rsidR="002066E7" w:rsidRPr="00997D17" w:rsidRDefault="008C6B60" w:rsidP="00FE4152">
            <w:pPr>
              <w:pStyle w:val="ListParagraph"/>
              <w:rPr>
                <w:sz w:val="22"/>
                <w:szCs w:val="22"/>
              </w:rPr>
            </w:pPr>
            <w:r w:rsidRPr="00997D17">
              <w:rPr>
                <w:sz w:val="22"/>
                <w:szCs w:val="22"/>
              </w:rPr>
              <w:t>heavy rain, landslides on the highland edge, and valley floods. Roads, water points or houses at the named sites are now affected. Some journeys and classes are disrupted.</w:t>
            </w:r>
          </w:p>
        </w:tc>
        <w:tc>
          <w:tcPr>
            <w:tcW w:w="2278" w:type="dxa"/>
          </w:tcPr>
          <w:p w14:paraId="008AEEDB" w14:textId="3944537E"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4CF6A27" w14:textId="1130AB41" w:rsidR="00F20E47" w:rsidRPr="00997D17" w:rsidRDefault="00034217" w:rsidP="00034217">
            <w:pPr>
              <w:pStyle w:val="ListBullet"/>
              <w:rPr>
                <w:sz w:val="22"/>
                <w:szCs w:val="22"/>
              </w:rPr>
            </w:pPr>
            <w:r w:rsidRPr="00997D17">
              <w:rPr>
                <w:sz w:val="22"/>
                <w:szCs w:val="22"/>
              </w:rPr>
              <w:t>Move households off the low ground to the ward assembly point.</w:t>
            </w:r>
          </w:p>
          <w:p w14:paraId="08D55A92" w14:textId="4CA8AF0A" w:rsidR="00F20E47" w:rsidRPr="00997D17" w:rsidRDefault="00034217" w:rsidP="00034217">
            <w:pPr>
              <w:pStyle w:val="ListBullet"/>
              <w:rPr>
                <w:sz w:val="22"/>
                <w:szCs w:val="22"/>
              </w:rPr>
            </w:pPr>
            <w:r w:rsidRPr="00997D17">
              <w:rPr>
                <w:sz w:val="22"/>
                <w:szCs w:val="22"/>
              </w:rPr>
              <w:t>Close and mark the flooded road or bridge. Divert traffic.</w:t>
            </w:r>
          </w:p>
          <w:p w14:paraId="0CD6AFFC" w14:textId="4F7FF08C" w:rsidR="00F20E47" w:rsidRPr="00997D17" w:rsidRDefault="00FE0A4D" w:rsidP="00034217">
            <w:pPr>
              <w:pStyle w:val="ListBullet"/>
              <w:rPr>
                <w:sz w:val="22"/>
                <w:szCs w:val="22"/>
              </w:rPr>
            </w:pPr>
            <w:ins w:id="2047" w:author="Bonephace Kaijage" w:date="2026-10-14T06:11:00Z" w16du:dateUtc="2026-10-14T04:11:00Z">
              <w:r>
                <w:rPr>
                  <w:sz w:val="22"/>
                  <w:szCs w:val="22"/>
                </w:rPr>
                <w:t>Check that school children, older people and anyone with a disability are accounted for before dark, so that no one is searched for in the night.</w:t>
              </w:r>
            </w:ins>
            <w:del w:id="2048" w:author="Bonephace Kaijage" w:date="2026-10-14T06:11:00Z" w16du:dateUtc="2026-10-14T04:11:00Z">
              <w:r w:rsidR="00034217" w:rsidRPr="00997D17" w:rsidDel="00FE0A4D">
                <w:rPr>
                  <w:sz w:val="22"/>
                  <w:szCs w:val="22"/>
                </w:rPr>
                <w:delText>Account for school children and older people before dark.</w:delText>
              </w:r>
            </w:del>
          </w:p>
          <w:p w14:paraId="6CFA0958" w14:textId="3C762C0E" w:rsidR="002066E7" w:rsidRPr="00997D17" w:rsidRDefault="00FE0A4D" w:rsidP="00034217">
            <w:pPr>
              <w:pStyle w:val="ListBullet"/>
              <w:rPr>
                <w:sz w:val="22"/>
                <w:szCs w:val="22"/>
              </w:rPr>
            </w:pPr>
            <w:ins w:id="2049" w:author="Bonephace Kaijage" w:date="2026-10-14T06:13:00Z" w16du:dateUtc="2026-10-14T04:13:00Z">
              <w:r>
                <w:rPr>
                  <w:sz w:val="22"/>
                  <w:szCs w:val="22"/>
                </w:rPr>
                <w:t xml:space="preserve">Boil or treat drinking water, because floods carry waste into wells; tell the </w:t>
              </w:r>
              <w:r>
                <w:rPr>
                  <w:sz w:val="22"/>
                  <w:szCs w:val="22"/>
                </w:rPr>
                <w:lastRenderedPageBreak/>
                <w:t>clinic early if anyone has diarrhoea.</w:t>
              </w:r>
            </w:ins>
            <w:del w:id="2050" w:author="Bonephace Kaijage" w:date="2026-10-14T06:13:00Z" w16du:dateUtc="2026-10-14T04:13:00Z">
              <w:r w:rsidR="00034217" w:rsidRPr="00997D17" w:rsidDel="00FE0A4D">
                <w:rPr>
                  <w:sz w:val="22"/>
                  <w:szCs w:val="22"/>
                </w:rPr>
                <w:delText>Boil drinking water. The clinic watches for diarrhoea.</w:delText>
              </w:r>
            </w:del>
          </w:p>
        </w:tc>
        <w:tc>
          <w:tcPr>
            <w:tcW w:w="2279" w:type="dxa"/>
          </w:tcPr>
          <w:p w14:paraId="63759B8C" w14:textId="6D584A72" w:rsidR="00F20E47" w:rsidRPr="00997D17" w:rsidRDefault="00034217" w:rsidP="00034217">
            <w:pPr>
              <w:pStyle w:val="ListBullet"/>
              <w:rPr>
                <w:sz w:val="22"/>
                <w:szCs w:val="22"/>
                <w:lang w:val="sv-SE"/>
              </w:rPr>
            </w:pPr>
            <w:r w:rsidRPr="00997D17">
              <w:rPr>
                <w:sz w:val="22"/>
                <w:szCs w:val="22"/>
                <w:lang w:val="sv-SE"/>
              </w:rPr>
              <w:lastRenderedPageBreak/>
              <w:t>Hamisha kaya kutoka bondeni kwenda kituo cha kata.</w:t>
            </w:r>
          </w:p>
          <w:p w14:paraId="0E0820AC" w14:textId="28E833CF" w:rsidR="00F20E47" w:rsidRPr="00997D17" w:rsidRDefault="00034217" w:rsidP="00034217">
            <w:pPr>
              <w:pStyle w:val="ListBullet"/>
              <w:rPr>
                <w:sz w:val="22"/>
                <w:szCs w:val="22"/>
              </w:rPr>
            </w:pPr>
            <w:r w:rsidRPr="00997D17">
              <w:rPr>
                <w:sz w:val="22"/>
                <w:szCs w:val="22"/>
                <w:lang w:val="sv-SE"/>
              </w:rPr>
              <w:t xml:space="preserve">Funga na weka alama barabara au daraja. </w:t>
            </w:r>
            <w:r w:rsidRPr="00997D17">
              <w:rPr>
                <w:sz w:val="22"/>
                <w:szCs w:val="22"/>
              </w:rPr>
              <w:t>Elekeza magari.</w:t>
            </w:r>
          </w:p>
          <w:p w14:paraId="506B4CF4" w14:textId="6DDA5E2F" w:rsidR="00F20E47" w:rsidRPr="00997D17" w:rsidRDefault="00FE0A4D" w:rsidP="00034217">
            <w:pPr>
              <w:pStyle w:val="ListBullet"/>
              <w:rPr>
                <w:sz w:val="22"/>
                <w:szCs w:val="22"/>
              </w:rPr>
            </w:pPr>
            <w:ins w:id="2051" w:author="Bonephace Kaijage" w:date="2026-10-14T06:11:00Z" w16du:dateUtc="2026-10-14T04:11:00Z">
              <w:r>
                <w:rPr>
                  <w:sz w:val="22"/>
                  <w:szCs w:val="22"/>
                </w:rPr>
                <w:t>Hakikisheni watoto wa shule, wazee na watu wenye ulemavu wote wamepatikana kabla ya giza, ili asitafutwe mtu usiku.</w:t>
              </w:r>
            </w:ins>
            <w:del w:id="2052" w:author="Bonephace Kaijage" w:date="2026-10-14T06:11:00Z" w16du:dateUtc="2026-10-14T04:11:00Z">
              <w:r w:rsidR="00034217" w:rsidRPr="00997D17" w:rsidDel="00FE0A4D">
                <w:rPr>
                  <w:sz w:val="22"/>
                  <w:szCs w:val="22"/>
                </w:rPr>
                <w:delText>Hakiki watoto wa shule na wazee kabla ya giza.</w:delText>
              </w:r>
            </w:del>
          </w:p>
          <w:p w14:paraId="4F45613E" w14:textId="55AA084D" w:rsidR="002066E7" w:rsidRPr="00997D17" w:rsidRDefault="00034217" w:rsidP="00034217">
            <w:pPr>
              <w:pStyle w:val="ListBullet"/>
              <w:rPr>
                <w:sz w:val="22"/>
                <w:szCs w:val="22"/>
                <w:lang w:val="sv-SE"/>
              </w:rPr>
            </w:pPr>
            <w:r w:rsidRPr="00997D17">
              <w:rPr>
                <w:sz w:val="22"/>
                <w:szCs w:val="22"/>
                <w:lang w:val="sv-SE"/>
              </w:rPr>
              <w:t>Chemsha maji ya kunywa. Kliniki iangalie kuhara.</w:t>
            </w:r>
          </w:p>
        </w:tc>
      </w:tr>
      <w:tr w:rsidR="002066E7" w:rsidRPr="000343A2" w14:paraId="15D981F5" w14:textId="77777777" w:rsidTr="002066E7">
        <w:tc>
          <w:tcPr>
            <w:tcW w:w="2278" w:type="dxa"/>
          </w:tcPr>
          <w:p w14:paraId="7B6BA08F"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06E50301" w14:textId="1604839A" w:rsidR="0055281C" w:rsidRPr="00FE0A4D" w:rsidRDefault="00FE0A4D" w:rsidP="0055281C">
            <w:pPr>
              <w:pStyle w:val="ListParagraph"/>
              <w:rPr>
                <w:sz w:val="22"/>
                <w:szCs w:val="22"/>
                <w:lang w:val="sv-SE"/>
                <w:rPrChange w:id="2053" w:author="Bonephace Kaijage" w:date="2026-10-14T06:33:00Z" w16du:dateUtc="2026-10-14T04:33:00Z">
                  <w:rPr>
                    <w:sz w:val="22"/>
                    <w:szCs w:val="22"/>
                  </w:rPr>
                </w:rPrChange>
              </w:rPr>
            </w:pPr>
            <w:ins w:id="2054" w:author="Bonephace Kaijage" w:date="2026-10-14T06:15:00Z" w16du:dateUtc="2026-10-14T04:15:00Z">
              <w:r w:rsidRPr="00FE0A4D">
                <w:rPr>
                  <w:sz w:val="22"/>
                  <w:szCs w:val="22"/>
                  <w:lang w:val="sv-SE"/>
                  <w:rPrChange w:id="2055" w:author="Bonephace Kaijage" w:date="2026-10-14T06:33:00Z" w16du:dateUtc="2026-10-14T04:33:00Z">
                    <w:rPr>
                      <w:sz w:val="22"/>
                      <w:szCs w:val="22"/>
                    </w:rPr>
                  </w:rPrChange>
                </w:rPr>
                <w:t>Hakikisheni watoto, wazee na watu wenye ulemavu wote wako salama na wana mtu wa kuwasaidia.</w:t>
              </w:r>
            </w:ins>
            <w:del w:id="2056" w:author="Bonephace Kaijage" w:date="2026-10-14T06:15:00Z" w16du:dateUtc="2026-10-14T04:15:00Z">
              <w:r w:rsidR="0055281C" w:rsidRPr="00FE0A4D" w:rsidDel="00FE0A4D">
                <w:rPr>
                  <w:sz w:val="22"/>
                  <w:szCs w:val="22"/>
                  <w:lang w:val="sv-SE"/>
                  <w:rPrChange w:id="2057" w:author="Bonephace Kaijage" w:date="2026-10-14T06:33:00Z" w16du:dateUtc="2026-10-14T04:33:00Z">
                    <w:rPr>
                      <w:sz w:val="22"/>
                      <w:szCs w:val="22"/>
                    </w:rPr>
                  </w:rPrChange>
                </w:rPr>
                <w:delText>Hakiki watoto, wazee na watu wenye ulemavu.</w:delText>
              </w:r>
            </w:del>
          </w:p>
          <w:p w14:paraId="769FB141" w14:textId="4EDCC7AC" w:rsidR="0055281C" w:rsidRPr="00FE0A4D" w:rsidRDefault="0055281C" w:rsidP="0055281C">
            <w:pPr>
              <w:pStyle w:val="ListParagraph"/>
              <w:rPr>
                <w:sz w:val="22"/>
                <w:szCs w:val="22"/>
                <w:lang w:val="sv-SE"/>
                <w:rPrChange w:id="2058" w:author="Bonephace Kaijage" w:date="2026-10-14T06:33:00Z" w16du:dateUtc="2026-10-14T04:33:00Z">
                  <w:rPr>
                    <w:sz w:val="22"/>
                    <w:szCs w:val="22"/>
                  </w:rPr>
                </w:rPrChange>
              </w:rPr>
            </w:pPr>
            <w:r w:rsidRPr="00FE0A4D">
              <w:rPr>
                <w:sz w:val="22"/>
                <w:szCs w:val="22"/>
                <w:lang w:val="sv-SE"/>
                <w:rPrChange w:id="2059" w:author="Bonephace Kaijage" w:date="2026-10-14T06:33:00Z" w16du:dateUtc="2026-10-14T04:33:00Z">
                  <w:rPr>
                    <w:sz w:val="22"/>
                    <w:szCs w:val="22"/>
                  </w:rPr>
                </w:rPrChange>
              </w:rPr>
              <w:t>Chanzo cha maji kikiathirika, chemsha au tibu maji ya kunywa.</w:t>
            </w:r>
          </w:p>
          <w:p w14:paraId="0F468D76" w14:textId="05505A2A" w:rsidR="002066E7" w:rsidRPr="00FE0A4D" w:rsidRDefault="002066E7" w:rsidP="00FE4152">
            <w:pPr>
              <w:pStyle w:val="ListParagraph"/>
              <w:rPr>
                <w:sz w:val="22"/>
                <w:szCs w:val="22"/>
                <w:lang w:val="sv-SE"/>
                <w:rPrChange w:id="2060" w:author="Bonephace Kaijage" w:date="2026-10-14T06:33:00Z" w16du:dateUtc="2026-10-14T04:33:00Z">
                  <w:rPr>
                    <w:sz w:val="22"/>
                    <w:szCs w:val="22"/>
                  </w:rPr>
                </w:rPrChange>
              </w:rPr>
            </w:pPr>
          </w:p>
        </w:tc>
        <w:tc>
          <w:tcPr>
            <w:tcW w:w="2278" w:type="dxa"/>
          </w:tcPr>
          <w:p w14:paraId="20ADAC94" w14:textId="1D109197"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1C272E5" w14:textId="4BBF6178" w:rsidR="002066E7" w:rsidRPr="00997D17" w:rsidRDefault="00FE0A4D" w:rsidP="00FE4152">
            <w:pPr>
              <w:pStyle w:val="ListParagraph"/>
              <w:rPr>
                <w:sz w:val="22"/>
                <w:szCs w:val="22"/>
              </w:rPr>
            </w:pPr>
            <w:ins w:id="2061"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062"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BBE9FD2" w14:textId="0F01D679" w:rsidR="002066E7" w:rsidRPr="00997D17" w:rsidRDefault="00FE0A4D" w:rsidP="00FE4152">
            <w:pPr>
              <w:pStyle w:val="ListParagraph"/>
              <w:rPr>
                <w:sz w:val="22"/>
                <w:szCs w:val="22"/>
              </w:rPr>
            </w:pPr>
            <w:ins w:id="2063"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06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30393AF" w14:textId="2153E410" w:rsidR="00F20E47" w:rsidRPr="00997D17" w:rsidRDefault="00FE0A4D" w:rsidP="00034217">
            <w:pPr>
              <w:pStyle w:val="ListBullet"/>
              <w:rPr>
                <w:sz w:val="22"/>
                <w:szCs w:val="22"/>
              </w:rPr>
            </w:pPr>
            <w:ins w:id="2065"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066"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000C2D80" w14:textId="1A507BCA" w:rsidR="00F20E47" w:rsidRPr="00997D17" w:rsidRDefault="00034217" w:rsidP="00034217">
            <w:pPr>
              <w:pStyle w:val="ListBullet"/>
              <w:rPr>
                <w:sz w:val="22"/>
                <w:szCs w:val="22"/>
              </w:rPr>
            </w:pPr>
            <w:r w:rsidRPr="00997D17">
              <w:rPr>
                <w:sz w:val="22"/>
                <w:szCs w:val="22"/>
              </w:rPr>
              <w:t>Call 114 and 190. Keep the road clear for ambulances.</w:t>
            </w:r>
          </w:p>
          <w:p w14:paraId="5B8E32D9" w14:textId="35D85ABB" w:rsidR="00F20E47" w:rsidRPr="00997D17" w:rsidRDefault="00034217" w:rsidP="00034217">
            <w:pPr>
              <w:pStyle w:val="ListBullet"/>
              <w:rPr>
                <w:sz w:val="22"/>
                <w:szCs w:val="22"/>
              </w:rPr>
            </w:pPr>
            <w:r w:rsidRPr="00997D17">
              <w:rPr>
                <w:sz w:val="22"/>
                <w:szCs w:val="22"/>
              </w:rPr>
              <w:t>Open the shelter and register every household. Note who is missing.</w:t>
            </w:r>
          </w:p>
          <w:p w14:paraId="3B0612F5" w14:textId="481D7EBE" w:rsidR="002066E7" w:rsidRPr="00997D17" w:rsidRDefault="00034217" w:rsidP="00034217">
            <w:pPr>
              <w:pStyle w:val="ListBullet"/>
              <w:rPr>
                <w:sz w:val="22"/>
                <w:szCs w:val="22"/>
              </w:rPr>
            </w:pPr>
            <w:r w:rsidRPr="00997D17">
              <w:rPr>
                <w:sz w:val="22"/>
                <w:szCs w:val="22"/>
              </w:rPr>
              <w:t>Health team: injury first, then cholera if the water is dirty.</w:t>
            </w:r>
          </w:p>
        </w:tc>
        <w:tc>
          <w:tcPr>
            <w:tcW w:w="2279" w:type="dxa"/>
          </w:tcPr>
          <w:p w14:paraId="5181D911" w14:textId="00881F1C" w:rsidR="00F20E47" w:rsidRPr="00997D17" w:rsidRDefault="00034217" w:rsidP="00034217">
            <w:pPr>
              <w:pStyle w:val="ListBullet"/>
              <w:rPr>
                <w:sz w:val="22"/>
                <w:szCs w:val="22"/>
                <w:lang w:val="sv-SE"/>
              </w:rPr>
            </w:pPr>
            <w:r w:rsidRPr="00997D17">
              <w:rPr>
                <w:sz w:val="22"/>
                <w:szCs w:val="22"/>
                <w:lang w:val="sv-SE"/>
              </w:rPr>
              <w:t>Hamisha bondeni sasa. Msirudi mpaka kamati iseme ni salama.</w:t>
            </w:r>
          </w:p>
          <w:p w14:paraId="7FA0AFB4" w14:textId="7E494B9E"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35A7BDA6" w14:textId="2427A29C"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73120868" w14:textId="1F95FFE8"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26E71401" w14:textId="77777777" w:rsidTr="002066E7">
        <w:tc>
          <w:tcPr>
            <w:tcW w:w="2278" w:type="dxa"/>
          </w:tcPr>
          <w:p w14:paraId="431895DA"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3840138B"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13BFE8C6" w14:textId="3E0A9D44"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545B575D" w14:textId="5AD40B3C" w:rsidR="002066E7" w:rsidRPr="00997D17" w:rsidRDefault="002066E7" w:rsidP="00FE4152">
            <w:pPr>
              <w:pStyle w:val="ListParagraph"/>
              <w:rPr>
                <w:sz w:val="22"/>
                <w:szCs w:val="22"/>
              </w:rPr>
            </w:pPr>
            <w:r w:rsidRPr="00997D17">
              <w:rPr>
                <w:sz w:val="22"/>
                <w:szCs w:val="22"/>
              </w:rPr>
              <w:t>Kakonko District Council</w:t>
            </w:r>
          </w:p>
        </w:tc>
        <w:tc>
          <w:tcPr>
            <w:tcW w:w="2278" w:type="dxa"/>
          </w:tcPr>
          <w:p w14:paraId="4F336FF0" w14:textId="521116D2"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035A2C46" w14:textId="0B1DB4DA" w:rsidR="002066E7" w:rsidRPr="00997D17" w:rsidRDefault="008C6B60" w:rsidP="00FE4152">
            <w:pPr>
              <w:pStyle w:val="ListParagraph"/>
              <w:rPr>
                <w:sz w:val="22"/>
                <w:szCs w:val="22"/>
              </w:rPr>
            </w:pPr>
            <w:r w:rsidRPr="00997D17">
              <w:rPr>
                <w:sz w:val="22"/>
                <w:szCs w:val="22"/>
              </w:rPr>
              <w:t>heavy rain in the Vuli fringe, valley floods, and lightning. A few roads slippery, a few low homes wet, and lightning where storms build.</w:t>
            </w:r>
          </w:p>
        </w:tc>
        <w:tc>
          <w:tcPr>
            <w:tcW w:w="2278" w:type="dxa"/>
          </w:tcPr>
          <w:p w14:paraId="356123FD" w14:textId="28C3C991"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7128DC0" w14:textId="56E89ECC" w:rsidR="00F20E47" w:rsidRPr="00997D17" w:rsidRDefault="00034217" w:rsidP="00034217">
            <w:pPr>
              <w:pStyle w:val="ListBullet"/>
              <w:rPr>
                <w:sz w:val="22"/>
                <w:szCs w:val="22"/>
              </w:rPr>
            </w:pPr>
            <w:r w:rsidRPr="00997D17">
              <w:rPr>
                <w:sz w:val="22"/>
                <w:szCs w:val="22"/>
              </w:rPr>
              <w:t>Walk the low ground before the rain. Clear drains and culverts.</w:t>
            </w:r>
          </w:p>
          <w:p w14:paraId="7C0F8D4C" w14:textId="583D16E3" w:rsidR="00F20E47" w:rsidRPr="00997D17" w:rsidRDefault="00FE0A4D" w:rsidP="00034217">
            <w:pPr>
              <w:pStyle w:val="ListBullet"/>
              <w:rPr>
                <w:sz w:val="22"/>
                <w:szCs w:val="22"/>
              </w:rPr>
            </w:pPr>
            <w:ins w:id="2067" w:author="Bonephace Kaijage" w:date="2026-10-14T06:17:00Z" w16du:dateUtc="2026-10-14T04:17:00Z">
              <w:r>
                <w:rPr>
                  <w:sz w:val="22"/>
                  <w:szCs w:val="22"/>
                </w:rPr>
                <w:t>Households on the sites named in Know Your Risk: keep food, documents and children above floor level, because water here can enter houses with little warning.</w:t>
              </w:r>
            </w:ins>
            <w:del w:id="2068" w:author="Bonephace Kaijage" w:date="2026-10-14T06:17:00Z" w16du:dateUtc="2026-10-14T04:17:00Z">
              <w:r w:rsidR="00034217" w:rsidRPr="00997D17" w:rsidDel="00FE0A4D">
                <w:rPr>
                  <w:sz w:val="22"/>
                  <w:szCs w:val="22"/>
                </w:rPr>
                <w:delText>Households on this ground raise food, documents and the children.</w:delText>
              </w:r>
            </w:del>
          </w:p>
          <w:p w14:paraId="2E9EE451" w14:textId="30818648" w:rsidR="00F20E47" w:rsidRPr="00997D17" w:rsidRDefault="00FE0A4D" w:rsidP="00034217">
            <w:pPr>
              <w:pStyle w:val="ListBullet"/>
              <w:rPr>
                <w:sz w:val="22"/>
                <w:szCs w:val="22"/>
              </w:rPr>
            </w:pPr>
            <w:ins w:id="2069" w:author="Bonephace Kaijage" w:date="2026-10-14T06:13:00Z" w16du:dateUtc="2026-10-14T04:13:00Z">
              <w:r>
                <w:rPr>
                  <w:sz w:val="22"/>
                  <w:szCs w:val="22"/>
                </w:rPr>
                <w:lastRenderedPageBreak/>
                <w:t>Save 190 and the ward chair's number, and keep a torch and drinking water ready, so that help can be called and the household can manage a night without power.</w:t>
              </w:r>
            </w:ins>
            <w:del w:id="2070" w:author="Bonephace Kaijage" w:date="2026-10-14T06:13:00Z" w16du:dateUtc="2026-10-14T04:13:00Z">
              <w:r w:rsidR="00034217" w:rsidRPr="00997D17" w:rsidDel="00FE0A4D">
                <w:rPr>
                  <w:sz w:val="22"/>
                  <w:szCs w:val="22"/>
                </w:rPr>
                <w:delText>Save 190 and the ward chair number. Keep a torch and drinking water.</w:delText>
              </w:r>
            </w:del>
          </w:p>
          <w:p w14:paraId="6AAE8157" w14:textId="5C3D874C" w:rsidR="002066E7" w:rsidRPr="00997D17" w:rsidRDefault="00034217" w:rsidP="00034217">
            <w:pPr>
              <w:pStyle w:val="ListBullet"/>
              <w:rPr>
                <w:sz w:val="22"/>
                <w:szCs w:val="22"/>
              </w:rPr>
            </w:pPr>
            <w:r w:rsidRPr="00997D17">
              <w:rPr>
                <w:sz w:val="22"/>
                <w:szCs w:val="22"/>
              </w:rPr>
              <w:t>Do not drive or walk through water on the road. Headlights on, slow down.</w:t>
            </w:r>
          </w:p>
        </w:tc>
        <w:tc>
          <w:tcPr>
            <w:tcW w:w="2279" w:type="dxa"/>
          </w:tcPr>
          <w:p w14:paraId="4D524983" w14:textId="205879E8" w:rsidR="00F20E47"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36FF52DD" w14:textId="3E274CE7" w:rsidR="00F20E47" w:rsidRPr="00997D17" w:rsidRDefault="00FE0A4D" w:rsidP="00034217">
            <w:pPr>
              <w:pStyle w:val="ListBullet"/>
              <w:rPr>
                <w:sz w:val="22"/>
                <w:szCs w:val="22"/>
                <w:lang w:val="sv-SE"/>
              </w:rPr>
            </w:pPr>
            <w:ins w:id="2071" w:author="Bonephace Kaijage" w:date="2026-10-14T06:17:00Z" w16du:dateUtc="2026-10-14T04:17:00Z">
              <w:r>
                <w:rPr>
                  <w:sz w:val="22"/>
                  <w:szCs w:val="22"/>
                  <w:lang w:val="sv-SE"/>
                </w:rPr>
                <w:t>Kaya za maeneo yaliyotajwa: wekeni chakula, nyaraka na watoto juu ya sakafu, kwa sababu maji hapa yanaweza kuingia nyumbani bila taarifa.</w:t>
              </w:r>
            </w:ins>
            <w:del w:id="2072" w:author="Bonephace Kaijage" w:date="2026-10-14T06:17:00Z" w16du:dateUtc="2026-10-14T04:17:00Z">
              <w:r w:rsidR="00034217" w:rsidRPr="00997D17" w:rsidDel="00FE0A4D">
                <w:rPr>
                  <w:sz w:val="22"/>
                  <w:szCs w:val="22"/>
                  <w:lang w:val="sv-SE"/>
                </w:rPr>
                <w:delText>Kaya za eneo hili zipandishe chakula, nyaraka na watoto.</w:delText>
              </w:r>
            </w:del>
          </w:p>
          <w:p w14:paraId="491A0FF6" w14:textId="16E2066A" w:rsidR="00F20E47" w:rsidRPr="00997D17" w:rsidRDefault="00034217" w:rsidP="00034217">
            <w:pPr>
              <w:pStyle w:val="ListBullet"/>
              <w:rPr>
                <w:sz w:val="22"/>
                <w:szCs w:val="22"/>
                <w:lang w:val="sv-SE"/>
              </w:rPr>
            </w:pPr>
            <w:r w:rsidRPr="00997D17">
              <w:rPr>
                <w:sz w:val="22"/>
                <w:szCs w:val="22"/>
                <w:lang w:val="sv-SE"/>
              </w:rPr>
              <w:lastRenderedPageBreak/>
              <w:t>Hifadhi 190 na namba ya mwenyekiti wa kata. Weka tochi na maji ya kunywa.</w:t>
            </w:r>
          </w:p>
          <w:p w14:paraId="43A4DE0B" w14:textId="781CD643" w:rsidR="002066E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4E9EEE69" w14:textId="77777777" w:rsidTr="002066E7">
        <w:tc>
          <w:tcPr>
            <w:tcW w:w="2278" w:type="dxa"/>
          </w:tcPr>
          <w:p w14:paraId="1D088963" w14:textId="77777777" w:rsidR="0055281C" w:rsidRPr="00997D17" w:rsidRDefault="0055281C" w:rsidP="0055281C">
            <w:pPr>
              <w:pStyle w:val="ListParagraph"/>
              <w:rPr>
                <w:sz w:val="22"/>
                <w:szCs w:val="22"/>
                <w:lang w:val="sv-SE"/>
              </w:rPr>
            </w:pPr>
            <w:r w:rsidRPr="00997D17">
              <w:rPr>
                <w:sz w:val="22"/>
                <w:szCs w:val="22"/>
                <w:lang w:val="sv-SE"/>
              </w:rPr>
              <w:lastRenderedPageBreak/>
              <w:t>Ondoa taka kwenye mitaro na njia za maji kuzunguka makazi.</w:t>
            </w:r>
          </w:p>
          <w:p w14:paraId="24A53CE3"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18ECB17F" w14:textId="5DFBEC4D" w:rsidR="0055281C" w:rsidRPr="00997D17" w:rsidRDefault="0055281C" w:rsidP="0055281C">
            <w:pPr>
              <w:pStyle w:val="ListParagraph"/>
              <w:rPr>
                <w:sz w:val="22"/>
                <w:szCs w:val="22"/>
                <w:lang w:val="sv-SE"/>
              </w:rPr>
            </w:pPr>
            <w:r w:rsidRPr="00997D17">
              <w:rPr>
                <w:sz w:val="22"/>
                <w:szCs w:val="22"/>
                <w:lang w:val="sv-SE"/>
              </w:rPr>
              <w:t>Endesha taratibu ukiwasha taa. Usivuke maji yanayotiririka barabarani.</w:t>
            </w:r>
          </w:p>
          <w:p w14:paraId="09F73332" w14:textId="31A16D59" w:rsidR="002066E7" w:rsidRPr="00997D17" w:rsidRDefault="002066E7" w:rsidP="00FE4152">
            <w:pPr>
              <w:pStyle w:val="ListParagraph"/>
              <w:rPr>
                <w:sz w:val="22"/>
                <w:szCs w:val="22"/>
                <w:lang w:val="sv-SE"/>
              </w:rPr>
            </w:pPr>
          </w:p>
        </w:tc>
        <w:tc>
          <w:tcPr>
            <w:tcW w:w="2278" w:type="dxa"/>
          </w:tcPr>
          <w:p w14:paraId="6B73CDEB" w14:textId="2BCD8155"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4AF9885" w14:textId="645BFB5C" w:rsidR="002066E7" w:rsidRPr="00997D17" w:rsidRDefault="008C6B60" w:rsidP="00FE4152">
            <w:pPr>
              <w:pStyle w:val="ListParagraph"/>
              <w:rPr>
                <w:sz w:val="22"/>
                <w:szCs w:val="22"/>
              </w:rPr>
            </w:pPr>
            <w:r w:rsidRPr="00997D17">
              <w:rPr>
                <w:sz w:val="22"/>
                <w:szCs w:val="22"/>
              </w:rPr>
              <w:t>heavy rain in the Vuli fringe, valley floods, and lightning. Roads, water points or houses at the named sites are now affected. Some journeys and classes are disrupted.</w:t>
            </w:r>
          </w:p>
        </w:tc>
        <w:tc>
          <w:tcPr>
            <w:tcW w:w="2278" w:type="dxa"/>
          </w:tcPr>
          <w:p w14:paraId="6F7B12BC" w14:textId="6282BA3E"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0C89A61" w14:textId="213C6735" w:rsidR="00F20E47" w:rsidRPr="00997D17" w:rsidRDefault="00034217" w:rsidP="00034217">
            <w:pPr>
              <w:pStyle w:val="ListBullet"/>
              <w:rPr>
                <w:sz w:val="22"/>
                <w:szCs w:val="22"/>
              </w:rPr>
            </w:pPr>
            <w:r w:rsidRPr="00997D17">
              <w:rPr>
                <w:sz w:val="22"/>
                <w:szCs w:val="22"/>
              </w:rPr>
              <w:t>Move households off the low ground to the ward assembly point.</w:t>
            </w:r>
          </w:p>
          <w:p w14:paraId="72C507FA" w14:textId="0E04CD40" w:rsidR="00F20E47" w:rsidRPr="00997D17" w:rsidRDefault="00034217" w:rsidP="00034217">
            <w:pPr>
              <w:pStyle w:val="ListBullet"/>
              <w:rPr>
                <w:sz w:val="22"/>
                <w:szCs w:val="22"/>
              </w:rPr>
            </w:pPr>
            <w:r w:rsidRPr="00997D17">
              <w:rPr>
                <w:sz w:val="22"/>
                <w:szCs w:val="22"/>
              </w:rPr>
              <w:t>Close and mark the flooded road or bridge. Divert traffic.</w:t>
            </w:r>
          </w:p>
          <w:p w14:paraId="5842572E" w14:textId="04AD449D" w:rsidR="00F20E47" w:rsidRPr="00997D17" w:rsidRDefault="00FE0A4D" w:rsidP="00034217">
            <w:pPr>
              <w:pStyle w:val="ListBullet"/>
              <w:rPr>
                <w:sz w:val="22"/>
                <w:szCs w:val="22"/>
              </w:rPr>
            </w:pPr>
            <w:ins w:id="2073" w:author="Bonephace Kaijage" w:date="2026-10-14T06:11:00Z" w16du:dateUtc="2026-10-14T04:11:00Z">
              <w:r>
                <w:rPr>
                  <w:sz w:val="22"/>
                  <w:szCs w:val="22"/>
                </w:rPr>
                <w:t>Check that school children, older people and anyone with a disability are accounted for before dark, so that no one is searched for in the night.</w:t>
              </w:r>
            </w:ins>
            <w:del w:id="2074" w:author="Bonephace Kaijage" w:date="2026-10-14T06:11:00Z" w16du:dateUtc="2026-10-14T04:11:00Z">
              <w:r w:rsidR="00034217" w:rsidRPr="00997D17" w:rsidDel="00FE0A4D">
                <w:rPr>
                  <w:sz w:val="22"/>
                  <w:szCs w:val="22"/>
                </w:rPr>
                <w:delText>Account for school children and older people before dark.</w:delText>
              </w:r>
            </w:del>
          </w:p>
          <w:p w14:paraId="5F8AB021" w14:textId="24A9D4AA" w:rsidR="002066E7" w:rsidRPr="00997D17" w:rsidRDefault="00FE0A4D" w:rsidP="00034217">
            <w:pPr>
              <w:pStyle w:val="ListBullet"/>
              <w:rPr>
                <w:sz w:val="22"/>
                <w:szCs w:val="22"/>
              </w:rPr>
            </w:pPr>
            <w:ins w:id="2075" w:author="Bonephace Kaijage" w:date="2026-10-14T06:13:00Z" w16du:dateUtc="2026-10-14T04:13:00Z">
              <w:r>
                <w:rPr>
                  <w:sz w:val="22"/>
                  <w:szCs w:val="22"/>
                </w:rPr>
                <w:t>Boil or treat drinking water, because floods carry waste into wells; tell the clinic early if anyone has diarrhoea.</w:t>
              </w:r>
            </w:ins>
            <w:del w:id="2076" w:author="Bonephace Kaijage" w:date="2026-10-14T06:13:00Z" w16du:dateUtc="2026-10-14T04:13:00Z">
              <w:r w:rsidR="00034217" w:rsidRPr="00997D17" w:rsidDel="00FE0A4D">
                <w:rPr>
                  <w:sz w:val="22"/>
                  <w:szCs w:val="22"/>
                </w:rPr>
                <w:delText>Boil drinking water. The clinic watches for diarrhoea.</w:delText>
              </w:r>
            </w:del>
          </w:p>
        </w:tc>
        <w:tc>
          <w:tcPr>
            <w:tcW w:w="2279" w:type="dxa"/>
          </w:tcPr>
          <w:p w14:paraId="152E0B1A" w14:textId="30F9E492" w:rsidR="00F20E47" w:rsidRPr="00997D17" w:rsidRDefault="00034217" w:rsidP="00034217">
            <w:pPr>
              <w:pStyle w:val="ListBullet"/>
              <w:rPr>
                <w:sz w:val="22"/>
                <w:szCs w:val="22"/>
                <w:lang w:val="sv-SE"/>
              </w:rPr>
            </w:pPr>
            <w:r w:rsidRPr="00997D17">
              <w:rPr>
                <w:sz w:val="22"/>
                <w:szCs w:val="22"/>
                <w:lang w:val="sv-SE"/>
              </w:rPr>
              <w:t>Hamisha kaya kutoka bondeni kwenda kituo cha kata.</w:t>
            </w:r>
          </w:p>
          <w:p w14:paraId="3EB06081" w14:textId="2A0D3523" w:rsidR="00F20E47" w:rsidRPr="00997D17" w:rsidRDefault="00034217" w:rsidP="00034217">
            <w:pPr>
              <w:pStyle w:val="ListBullet"/>
              <w:rPr>
                <w:sz w:val="22"/>
                <w:szCs w:val="22"/>
              </w:rPr>
            </w:pPr>
            <w:r w:rsidRPr="00997D17">
              <w:rPr>
                <w:sz w:val="22"/>
                <w:szCs w:val="22"/>
                <w:lang w:val="sv-SE"/>
              </w:rPr>
              <w:t xml:space="preserve">Funga na weka alama barabara au daraja. </w:t>
            </w:r>
            <w:r w:rsidRPr="00997D17">
              <w:rPr>
                <w:sz w:val="22"/>
                <w:szCs w:val="22"/>
              </w:rPr>
              <w:t>Elekeza magari.</w:t>
            </w:r>
          </w:p>
          <w:p w14:paraId="632CDDEC" w14:textId="2A82F081" w:rsidR="00F20E47" w:rsidRPr="00997D17" w:rsidRDefault="00FE0A4D" w:rsidP="00034217">
            <w:pPr>
              <w:pStyle w:val="ListBullet"/>
              <w:rPr>
                <w:sz w:val="22"/>
                <w:szCs w:val="22"/>
              </w:rPr>
            </w:pPr>
            <w:ins w:id="2077" w:author="Bonephace Kaijage" w:date="2026-10-14T06:11:00Z" w16du:dateUtc="2026-10-14T04:11:00Z">
              <w:r>
                <w:rPr>
                  <w:sz w:val="22"/>
                  <w:szCs w:val="22"/>
                </w:rPr>
                <w:t>Hakikisheni watoto wa shule, wazee na watu wenye ulemavu wote wamepatikana kabla ya giza, ili asitafutwe mtu usiku.</w:t>
              </w:r>
            </w:ins>
            <w:del w:id="2078" w:author="Bonephace Kaijage" w:date="2026-10-14T06:11:00Z" w16du:dateUtc="2026-10-14T04:11:00Z">
              <w:r w:rsidR="00034217" w:rsidRPr="00997D17" w:rsidDel="00FE0A4D">
                <w:rPr>
                  <w:sz w:val="22"/>
                  <w:szCs w:val="22"/>
                </w:rPr>
                <w:delText>Hakiki watoto wa shule na wazee kabla ya giza.</w:delText>
              </w:r>
            </w:del>
          </w:p>
          <w:p w14:paraId="6693C950" w14:textId="7B46F92D" w:rsidR="002066E7" w:rsidRPr="00997D17" w:rsidRDefault="00034217" w:rsidP="00034217">
            <w:pPr>
              <w:pStyle w:val="ListBullet"/>
              <w:rPr>
                <w:sz w:val="22"/>
                <w:szCs w:val="22"/>
                <w:lang w:val="sv-SE"/>
              </w:rPr>
            </w:pPr>
            <w:r w:rsidRPr="00997D17">
              <w:rPr>
                <w:sz w:val="22"/>
                <w:szCs w:val="22"/>
                <w:lang w:val="sv-SE"/>
              </w:rPr>
              <w:t>Chemsha maji ya kunywa. Kliniki iangalie kuhara.</w:t>
            </w:r>
          </w:p>
        </w:tc>
      </w:tr>
      <w:tr w:rsidR="002066E7" w:rsidRPr="000343A2" w14:paraId="3174585D" w14:textId="77777777" w:rsidTr="002066E7">
        <w:tc>
          <w:tcPr>
            <w:tcW w:w="2278" w:type="dxa"/>
          </w:tcPr>
          <w:p w14:paraId="29EA97BC" w14:textId="77777777" w:rsidR="0055281C" w:rsidRPr="00997D17" w:rsidRDefault="0055281C" w:rsidP="0055281C">
            <w:pPr>
              <w:pStyle w:val="ListParagraph"/>
              <w:rPr>
                <w:sz w:val="22"/>
                <w:szCs w:val="22"/>
                <w:lang w:val="sv-SE"/>
              </w:rPr>
            </w:pPr>
            <w:r w:rsidRPr="00997D17">
              <w:rPr>
                <w:sz w:val="22"/>
                <w:szCs w:val="22"/>
                <w:lang w:val="sv-SE"/>
              </w:rPr>
              <w:t xml:space="preserve">Funga na weka alama barabara, </w:t>
            </w:r>
            <w:r w:rsidRPr="00997D17">
              <w:rPr>
                <w:sz w:val="22"/>
                <w:szCs w:val="22"/>
                <w:lang w:val="sv-SE"/>
              </w:rPr>
              <w:lastRenderedPageBreak/>
              <w:t>daraja au mwalo ulioathirika.</w:t>
            </w:r>
          </w:p>
          <w:p w14:paraId="621FC6A8" w14:textId="24498B7E" w:rsidR="0055281C" w:rsidRPr="00FE0A4D" w:rsidRDefault="00FE0A4D" w:rsidP="0055281C">
            <w:pPr>
              <w:pStyle w:val="ListParagraph"/>
              <w:rPr>
                <w:sz w:val="22"/>
                <w:szCs w:val="22"/>
                <w:lang w:val="sv-SE"/>
                <w:rPrChange w:id="2079" w:author="Bonephace Kaijage" w:date="2026-10-14T06:33:00Z" w16du:dateUtc="2026-10-14T04:33:00Z">
                  <w:rPr>
                    <w:sz w:val="22"/>
                    <w:szCs w:val="22"/>
                  </w:rPr>
                </w:rPrChange>
              </w:rPr>
            </w:pPr>
            <w:ins w:id="2080" w:author="Bonephace Kaijage" w:date="2026-10-14T06:15:00Z" w16du:dateUtc="2026-10-14T04:15:00Z">
              <w:r w:rsidRPr="00FE0A4D">
                <w:rPr>
                  <w:sz w:val="22"/>
                  <w:szCs w:val="22"/>
                  <w:lang w:val="sv-SE"/>
                  <w:rPrChange w:id="2081" w:author="Bonephace Kaijage" w:date="2026-10-14T06:33:00Z" w16du:dateUtc="2026-10-14T04:33:00Z">
                    <w:rPr>
                      <w:sz w:val="22"/>
                      <w:szCs w:val="22"/>
                    </w:rPr>
                  </w:rPrChange>
                </w:rPr>
                <w:t>Hakikisheni watoto, wazee na watu wenye ulemavu wote wako salama na wana mtu wa kuwasaidia.</w:t>
              </w:r>
            </w:ins>
            <w:del w:id="2082" w:author="Bonephace Kaijage" w:date="2026-10-14T06:15:00Z" w16du:dateUtc="2026-10-14T04:15:00Z">
              <w:r w:rsidR="0055281C" w:rsidRPr="00FE0A4D" w:rsidDel="00FE0A4D">
                <w:rPr>
                  <w:sz w:val="22"/>
                  <w:szCs w:val="22"/>
                  <w:lang w:val="sv-SE"/>
                  <w:rPrChange w:id="2083" w:author="Bonephace Kaijage" w:date="2026-10-14T06:33:00Z" w16du:dateUtc="2026-10-14T04:33:00Z">
                    <w:rPr>
                      <w:sz w:val="22"/>
                      <w:szCs w:val="22"/>
                    </w:rPr>
                  </w:rPrChange>
                </w:rPr>
                <w:delText>Hakiki watoto, wazee na watu wenye ulemavu.</w:delText>
              </w:r>
            </w:del>
          </w:p>
          <w:p w14:paraId="46ECC113" w14:textId="513E67C5" w:rsidR="0055281C" w:rsidRPr="00FE0A4D" w:rsidRDefault="0055281C" w:rsidP="0055281C">
            <w:pPr>
              <w:pStyle w:val="ListParagraph"/>
              <w:rPr>
                <w:sz w:val="22"/>
                <w:szCs w:val="22"/>
                <w:lang w:val="sv-SE"/>
                <w:rPrChange w:id="2084" w:author="Bonephace Kaijage" w:date="2026-10-14T06:33:00Z" w16du:dateUtc="2026-10-14T04:33:00Z">
                  <w:rPr>
                    <w:sz w:val="22"/>
                    <w:szCs w:val="22"/>
                  </w:rPr>
                </w:rPrChange>
              </w:rPr>
            </w:pPr>
            <w:r w:rsidRPr="00FE0A4D">
              <w:rPr>
                <w:sz w:val="22"/>
                <w:szCs w:val="22"/>
                <w:lang w:val="sv-SE"/>
                <w:rPrChange w:id="2085" w:author="Bonephace Kaijage" w:date="2026-10-14T06:33:00Z" w16du:dateUtc="2026-10-14T04:33:00Z">
                  <w:rPr>
                    <w:sz w:val="22"/>
                    <w:szCs w:val="22"/>
                  </w:rPr>
                </w:rPrChange>
              </w:rPr>
              <w:t>Chanzo cha maji kikiathirika, chemsha au tibu maji ya kunywa.</w:t>
            </w:r>
          </w:p>
          <w:p w14:paraId="422CFEA6" w14:textId="39713436" w:rsidR="002066E7" w:rsidRPr="00FE0A4D" w:rsidRDefault="002066E7" w:rsidP="00FE4152">
            <w:pPr>
              <w:pStyle w:val="ListParagraph"/>
              <w:rPr>
                <w:sz w:val="22"/>
                <w:szCs w:val="22"/>
                <w:lang w:val="sv-SE"/>
                <w:rPrChange w:id="2086" w:author="Bonephace Kaijage" w:date="2026-10-14T06:33:00Z" w16du:dateUtc="2026-10-14T04:33:00Z">
                  <w:rPr>
                    <w:sz w:val="22"/>
                    <w:szCs w:val="22"/>
                  </w:rPr>
                </w:rPrChange>
              </w:rPr>
            </w:pPr>
          </w:p>
        </w:tc>
        <w:tc>
          <w:tcPr>
            <w:tcW w:w="2278" w:type="dxa"/>
          </w:tcPr>
          <w:p w14:paraId="5331EB3D" w14:textId="5FE45000"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3D1A6132" w14:textId="2E4D214A" w:rsidR="002066E7" w:rsidRPr="00997D17" w:rsidRDefault="00FE0A4D" w:rsidP="00FE4152">
            <w:pPr>
              <w:pStyle w:val="ListParagraph"/>
              <w:rPr>
                <w:sz w:val="22"/>
                <w:szCs w:val="22"/>
              </w:rPr>
            </w:pPr>
            <w:ins w:id="2087" w:author="Bonephace Kaijage" w:date="2026-10-14T06:20:00Z" w16du:dateUtc="2026-10-14T04:20:00Z">
              <w:r>
                <w:rPr>
                  <w:sz w:val="22"/>
                  <w:szCs w:val="22"/>
                </w:rPr>
                <w:t xml:space="preserve">Conditions at the sites named in Know Your Risk are </w:t>
              </w:r>
              <w:r>
                <w:rPr>
                  <w:sz w:val="22"/>
                  <w:szCs w:val="22"/>
                </w:rPr>
                <w:lastRenderedPageBreak/>
                <w:t>now life-threatening: houses damaged, people cut off, and a real risk of drowning, injury or disease. Help is being organised; please follow the committee's instructions and look out for neighbours.</w:t>
              </w:r>
            </w:ins>
            <w:del w:id="208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80F936E" w14:textId="57905498" w:rsidR="002066E7" w:rsidRPr="00997D17" w:rsidRDefault="00FE0A4D" w:rsidP="00FE4152">
            <w:pPr>
              <w:pStyle w:val="ListParagraph"/>
              <w:rPr>
                <w:sz w:val="22"/>
                <w:szCs w:val="22"/>
              </w:rPr>
            </w:pPr>
            <w:ins w:id="2089" w:author="Bonephace Kaijage" w:date="2026-10-14T06:23:00Z" w16du:dateUtc="2026-10-14T04:23:00Z">
              <w:r>
                <w:rPr>
                  <w:sz w:val="22"/>
                  <w:szCs w:val="22"/>
                </w:rPr>
                <w:lastRenderedPageBreak/>
                <w:t xml:space="preserve">Hali katika maeneo yaliyotajwa kwenye Fahamu Hatari </w:t>
              </w:r>
              <w:r>
                <w:rPr>
                  <w:sz w:val="22"/>
                  <w:szCs w:val="22"/>
                </w:rPr>
                <w:lastRenderedPageBreak/>
                <w:t>sasa ni hatari kwa maisha: nyumba zimeharibika, watu wamekatwa, na kuna hatari halisi ya kuzama, kujeruhiwa au magonjwa. Msaada unaandaliwa; tafadhali fuateni maelekezo ya kamati na muangaliane na majirani.</w:t>
              </w:r>
            </w:ins>
            <w:del w:id="2090"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FC1C104" w14:textId="24D20861" w:rsidR="00F20E47" w:rsidRPr="00997D17" w:rsidRDefault="00FE0A4D" w:rsidP="00034217">
            <w:pPr>
              <w:pStyle w:val="ListBullet"/>
              <w:rPr>
                <w:sz w:val="22"/>
                <w:szCs w:val="22"/>
              </w:rPr>
            </w:pPr>
            <w:ins w:id="2091" w:author="Bonephace Kaijage" w:date="2026-10-14T06:04:00Z" w16du:dateUtc="2026-10-14T04:04:00Z">
              <w:r>
                <w:rPr>
                  <w:sz w:val="22"/>
                  <w:szCs w:val="22"/>
                </w:rPr>
                <w:lastRenderedPageBreak/>
                <w:t xml:space="preserve">Please move off the low ground now to the agreed safe </w:t>
              </w:r>
              <w:r>
                <w:rPr>
                  <w:sz w:val="22"/>
                  <w:szCs w:val="22"/>
                </w:rPr>
                <w:lastRenderedPageBreak/>
                <w:t>place, helping anyone who cannot move alone; the water can rise faster than it looks. Return only when the committee confirms it is safe.</w:t>
              </w:r>
            </w:ins>
            <w:del w:id="209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28B892C3" w14:textId="03F5C42C" w:rsidR="00F20E47" w:rsidRPr="00997D17" w:rsidRDefault="00034217" w:rsidP="00034217">
            <w:pPr>
              <w:pStyle w:val="ListBullet"/>
              <w:rPr>
                <w:sz w:val="22"/>
                <w:szCs w:val="22"/>
              </w:rPr>
            </w:pPr>
            <w:r w:rsidRPr="00997D17">
              <w:rPr>
                <w:sz w:val="22"/>
                <w:szCs w:val="22"/>
              </w:rPr>
              <w:t>Call 114 and 190. Keep the road clear for ambulances.</w:t>
            </w:r>
          </w:p>
          <w:p w14:paraId="43BD5D9D" w14:textId="1502452B" w:rsidR="00F20E47" w:rsidRPr="00997D17" w:rsidRDefault="00034217" w:rsidP="00034217">
            <w:pPr>
              <w:pStyle w:val="ListBullet"/>
              <w:rPr>
                <w:sz w:val="22"/>
                <w:szCs w:val="22"/>
              </w:rPr>
            </w:pPr>
            <w:r w:rsidRPr="00997D17">
              <w:rPr>
                <w:sz w:val="22"/>
                <w:szCs w:val="22"/>
              </w:rPr>
              <w:t>Open the shelter and register every household. Note who is missing.</w:t>
            </w:r>
          </w:p>
          <w:p w14:paraId="4897BBC0" w14:textId="132432F4" w:rsidR="002066E7" w:rsidRPr="00997D17" w:rsidRDefault="00034217" w:rsidP="00034217">
            <w:pPr>
              <w:pStyle w:val="ListBullet"/>
              <w:rPr>
                <w:sz w:val="22"/>
                <w:szCs w:val="22"/>
              </w:rPr>
            </w:pPr>
            <w:r w:rsidRPr="00997D17">
              <w:rPr>
                <w:sz w:val="22"/>
                <w:szCs w:val="22"/>
              </w:rPr>
              <w:t>Health team: injury first, then cholera if the water is dirty.</w:t>
            </w:r>
          </w:p>
        </w:tc>
        <w:tc>
          <w:tcPr>
            <w:tcW w:w="2279" w:type="dxa"/>
          </w:tcPr>
          <w:p w14:paraId="7E3E592C" w14:textId="5B4D1C18" w:rsidR="00F20E47" w:rsidRPr="00997D17" w:rsidRDefault="00034217" w:rsidP="00034217">
            <w:pPr>
              <w:pStyle w:val="ListBullet"/>
              <w:rPr>
                <w:sz w:val="22"/>
                <w:szCs w:val="22"/>
                <w:lang w:val="sv-SE"/>
              </w:rPr>
            </w:pPr>
            <w:r w:rsidRPr="00997D17">
              <w:rPr>
                <w:sz w:val="22"/>
                <w:szCs w:val="22"/>
                <w:lang w:val="sv-SE"/>
              </w:rPr>
              <w:lastRenderedPageBreak/>
              <w:t xml:space="preserve">Hamisha bondeni sasa. Msirudi </w:t>
            </w:r>
            <w:r w:rsidRPr="00997D17">
              <w:rPr>
                <w:sz w:val="22"/>
                <w:szCs w:val="22"/>
                <w:lang w:val="sv-SE"/>
              </w:rPr>
              <w:lastRenderedPageBreak/>
              <w:t>mpaka kamati iseme ni salama.</w:t>
            </w:r>
          </w:p>
          <w:p w14:paraId="671A9FCE" w14:textId="63E8127B"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2C5804C2" w14:textId="4F326A67"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000A97F6" w14:textId="5C28CD0E"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04D308FC" w14:textId="77777777" w:rsidTr="002066E7">
        <w:tc>
          <w:tcPr>
            <w:tcW w:w="2278" w:type="dxa"/>
          </w:tcPr>
          <w:p w14:paraId="53A96897"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57ADCB58"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2CD64A31" w14:textId="13D7C503"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576EB0C4" w14:textId="51D328EF" w:rsidR="002066E7" w:rsidRPr="00997D17" w:rsidRDefault="002066E7" w:rsidP="00FE4152">
            <w:pPr>
              <w:pStyle w:val="ListParagraph"/>
              <w:rPr>
                <w:sz w:val="22"/>
                <w:szCs w:val="22"/>
              </w:rPr>
            </w:pPr>
            <w:r w:rsidRPr="00997D17">
              <w:rPr>
                <w:sz w:val="22"/>
                <w:szCs w:val="22"/>
              </w:rPr>
              <w:t>Kasulu District Council</w:t>
            </w:r>
          </w:p>
        </w:tc>
        <w:tc>
          <w:tcPr>
            <w:tcW w:w="2278" w:type="dxa"/>
          </w:tcPr>
          <w:p w14:paraId="4C803388" w14:textId="47CEF54B"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6D45CA8F" w14:textId="36B755A4" w:rsidR="002066E7" w:rsidRPr="00997D17" w:rsidRDefault="008C6B60" w:rsidP="00FE4152">
            <w:pPr>
              <w:pStyle w:val="ListParagraph"/>
              <w:rPr>
                <w:sz w:val="22"/>
                <w:szCs w:val="22"/>
              </w:rPr>
            </w:pPr>
            <w:r w:rsidRPr="00997D17">
              <w:rPr>
                <w:sz w:val="22"/>
                <w:szCs w:val="22"/>
              </w:rPr>
              <w:t>heavy rain, landslides, and floods on valleys draining west. A few roads slippery, a few low homes wet, and lightning where storms build.</w:t>
            </w:r>
          </w:p>
        </w:tc>
        <w:tc>
          <w:tcPr>
            <w:tcW w:w="2278" w:type="dxa"/>
          </w:tcPr>
          <w:p w14:paraId="2978CE35" w14:textId="3D4ED64E"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2349DB7" w14:textId="16C3CB13" w:rsidR="00F20E47" w:rsidRPr="00997D17" w:rsidRDefault="00034217" w:rsidP="00034217">
            <w:pPr>
              <w:pStyle w:val="ListBullet"/>
              <w:rPr>
                <w:sz w:val="22"/>
                <w:szCs w:val="22"/>
              </w:rPr>
            </w:pPr>
            <w:r w:rsidRPr="00997D17">
              <w:rPr>
                <w:sz w:val="22"/>
                <w:szCs w:val="22"/>
              </w:rPr>
              <w:t>Walk the low ground before the rain. Clear drains and culverts.</w:t>
            </w:r>
          </w:p>
          <w:p w14:paraId="0E2DB6BA" w14:textId="0817AD09" w:rsidR="00F20E47" w:rsidRPr="00997D17" w:rsidRDefault="00FE0A4D" w:rsidP="00034217">
            <w:pPr>
              <w:pStyle w:val="ListBullet"/>
              <w:rPr>
                <w:sz w:val="22"/>
                <w:szCs w:val="22"/>
              </w:rPr>
            </w:pPr>
            <w:ins w:id="2093" w:author="Bonephace Kaijage" w:date="2026-10-14T06:17:00Z" w16du:dateUtc="2026-10-14T04:17:00Z">
              <w:r>
                <w:rPr>
                  <w:sz w:val="22"/>
                  <w:szCs w:val="22"/>
                </w:rPr>
                <w:t>Households on the sites named in Know Your Risk: keep food, documents and children above floor level, because water here can enter houses with little warning.</w:t>
              </w:r>
            </w:ins>
            <w:del w:id="2094" w:author="Bonephace Kaijage" w:date="2026-10-14T06:17:00Z" w16du:dateUtc="2026-10-14T04:17:00Z">
              <w:r w:rsidR="00034217" w:rsidRPr="00997D17" w:rsidDel="00FE0A4D">
                <w:rPr>
                  <w:sz w:val="22"/>
                  <w:szCs w:val="22"/>
                </w:rPr>
                <w:delText>Households on this ground raise food, documents and the children.</w:delText>
              </w:r>
            </w:del>
          </w:p>
          <w:p w14:paraId="108CA6AF" w14:textId="64EF1BD1" w:rsidR="00F20E47" w:rsidRPr="00997D17" w:rsidRDefault="00FE0A4D" w:rsidP="00034217">
            <w:pPr>
              <w:pStyle w:val="ListBullet"/>
              <w:rPr>
                <w:sz w:val="22"/>
                <w:szCs w:val="22"/>
              </w:rPr>
            </w:pPr>
            <w:ins w:id="2095" w:author="Bonephace Kaijage" w:date="2026-10-14T06:13:00Z" w16du:dateUtc="2026-10-14T04:13:00Z">
              <w:r>
                <w:rPr>
                  <w:sz w:val="22"/>
                  <w:szCs w:val="22"/>
                </w:rPr>
                <w:t xml:space="preserve">Save 190 and the ward chair's number, and keep a torch and drinking water ready, so that </w:t>
              </w:r>
              <w:r>
                <w:rPr>
                  <w:sz w:val="22"/>
                  <w:szCs w:val="22"/>
                </w:rPr>
                <w:lastRenderedPageBreak/>
                <w:t>help can be called and the household can manage a night without power.</w:t>
              </w:r>
            </w:ins>
            <w:del w:id="2096" w:author="Bonephace Kaijage" w:date="2026-10-14T06:13:00Z" w16du:dateUtc="2026-10-14T04:13:00Z">
              <w:r w:rsidR="00034217" w:rsidRPr="00997D17" w:rsidDel="00FE0A4D">
                <w:rPr>
                  <w:sz w:val="22"/>
                  <w:szCs w:val="22"/>
                </w:rPr>
                <w:delText>Save 190 and the ward chair number. Keep a torch and drinking water.</w:delText>
              </w:r>
            </w:del>
          </w:p>
          <w:p w14:paraId="1A8B7D48" w14:textId="2AC0D7DE" w:rsidR="002066E7" w:rsidRPr="00997D17" w:rsidRDefault="00034217" w:rsidP="00034217">
            <w:pPr>
              <w:pStyle w:val="ListBullet"/>
              <w:rPr>
                <w:sz w:val="22"/>
                <w:szCs w:val="22"/>
              </w:rPr>
            </w:pPr>
            <w:r w:rsidRPr="00997D17">
              <w:rPr>
                <w:sz w:val="22"/>
                <w:szCs w:val="22"/>
              </w:rPr>
              <w:t>Do not drive or walk through water on the road. Headlights on, slow down.</w:t>
            </w:r>
          </w:p>
        </w:tc>
        <w:tc>
          <w:tcPr>
            <w:tcW w:w="2279" w:type="dxa"/>
          </w:tcPr>
          <w:p w14:paraId="510B3826" w14:textId="294AC6AF" w:rsidR="00F20E47"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628B9B02" w14:textId="6E1F1943" w:rsidR="00F20E47" w:rsidRPr="00FE0A4D" w:rsidRDefault="00FE0A4D" w:rsidP="00034217">
            <w:pPr>
              <w:pStyle w:val="ListBullet"/>
              <w:rPr>
                <w:sz w:val="22"/>
                <w:szCs w:val="22"/>
                <w:lang w:val="sv-SE"/>
                <w:rPrChange w:id="2097" w:author="Bonephace Kaijage" w:date="2026-10-14T06:33:00Z" w16du:dateUtc="2026-10-14T04:33:00Z">
                  <w:rPr>
                    <w:sz w:val="22"/>
                    <w:szCs w:val="22"/>
                  </w:rPr>
                </w:rPrChange>
              </w:rPr>
            </w:pPr>
            <w:ins w:id="2098" w:author="Bonephace Kaijage" w:date="2026-10-14T06:17:00Z" w16du:dateUtc="2026-10-14T04:17:00Z">
              <w:r w:rsidRPr="00FE0A4D">
                <w:rPr>
                  <w:sz w:val="22"/>
                  <w:szCs w:val="22"/>
                  <w:lang w:val="sv-SE"/>
                  <w:rPrChange w:id="2099" w:author="Bonephace Kaijage" w:date="2026-10-14T06:33:00Z" w16du:dateUtc="2026-10-14T04:33:00Z">
                    <w:rPr>
                      <w:sz w:val="22"/>
                      <w:szCs w:val="22"/>
                    </w:rPr>
                  </w:rPrChange>
                </w:rPr>
                <w:t>Kaya za maeneo yaliyotajwa: wekeni chakula, nyaraka na watoto juu ya sakafu, kwa sababu maji hapa yanaweza kuingia nyumbani bila taarifa.</w:t>
              </w:r>
            </w:ins>
            <w:del w:id="2100" w:author="Bonephace Kaijage" w:date="2026-10-14T06:17:00Z" w16du:dateUtc="2026-10-14T04:17:00Z">
              <w:r w:rsidR="00034217" w:rsidRPr="00FE0A4D" w:rsidDel="00FE0A4D">
                <w:rPr>
                  <w:sz w:val="22"/>
                  <w:szCs w:val="22"/>
                  <w:lang w:val="sv-SE"/>
                  <w:rPrChange w:id="2101" w:author="Bonephace Kaijage" w:date="2026-10-14T06:33:00Z" w16du:dateUtc="2026-10-14T04:33:00Z">
                    <w:rPr>
                      <w:sz w:val="22"/>
                      <w:szCs w:val="22"/>
                    </w:rPr>
                  </w:rPrChange>
                </w:rPr>
                <w:delText>Kaya za eneo hili zipandishe chakula, nyaraka na watoto.</w:delText>
              </w:r>
            </w:del>
          </w:p>
          <w:p w14:paraId="26125988" w14:textId="60E10334" w:rsidR="00F20E47"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7451E535" w14:textId="3344C9BE" w:rsidR="002066E7" w:rsidRPr="00997D17" w:rsidRDefault="00034217" w:rsidP="00034217">
            <w:pPr>
              <w:pStyle w:val="ListBullet"/>
              <w:rPr>
                <w:sz w:val="22"/>
                <w:szCs w:val="22"/>
                <w:lang w:val="sv-SE"/>
              </w:rPr>
            </w:pPr>
            <w:r w:rsidRPr="00997D17">
              <w:rPr>
                <w:sz w:val="22"/>
                <w:szCs w:val="22"/>
                <w:lang w:val="sv-SE"/>
              </w:rPr>
              <w:lastRenderedPageBreak/>
              <w:t>Usiendeshe wala kutembea kwenye maji barabarani. Washa taa, punguza mwendo.</w:t>
            </w:r>
          </w:p>
        </w:tc>
      </w:tr>
      <w:tr w:rsidR="002066E7" w:rsidRPr="000343A2" w14:paraId="28A7324E" w14:textId="77777777" w:rsidTr="002066E7">
        <w:tc>
          <w:tcPr>
            <w:tcW w:w="2278" w:type="dxa"/>
          </w:tcPr>
          <w:p w14:paraId="57D459FE" w14:textId="77777777" w:rsidR="0055281C" w:rsidRPr="00997D17" w:rsidRDefault="0055281C" w:rsidP="0055281C">
            <w:pPr>
              <w:pStyle w:val="ListParagraph"/>
              <w:rPr>
                <w:sz w:val="22"/>
                <w:szCs w:val="22"/>
                <w:lang w:val="sv-SE"/>
              </w:rPr>
            </w:pPr>
            <w:r w:rsidRPr="00997D17">
              <w:rPr>
                <w:sz w:val="22"/>
                <w:szCs w:val="22"/>
                <w:lang w:val="sv-SE"/>
              </w:rPr>
              <w:lastRenderedPageBreak/>
              <w:t>Ondoa taka kwenye mitaro na njia za maji kuzunguka makazi.</w:t>
            </w:r>
          </w:p>
          <w:p w14:paraId="63ECAFCE"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2735EC40" w14:textId="302DB104"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2F0C6039" w14:textId="71C17F1A" w:rsidR="002066E7" w:rsidRPr="00997D17" w:rsidRDefault="002066E7" w:rsidP="00FE4152">
            <w:pPr>
              <w:pStyle w:val="ListParagraph"/>
              <w:rPr>
                <w:sz w:val="22"/>
                <w:szCs w:val="22"/>
              </w:rPr>
            </w:pPr>
          </w:p>
        </w:tc>
        <w:tc>
          <w:tcPr>
            <w:tcW w:w="2278" w:type="dxa"/>
          </w:tcPr>
          <w:p w14:paraId="08D438C9" w14:textId="3A8A2A93"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09334D6" w14:textId="67E6A405" w:rsidR="002066E7" w:rsidRPr="00997D17" w:rsidRDefault="008C6B60" w:rsidP="00FE4152">
            <w:pPr>
              <w:pStyle w:val="ListParagraph"/>
              <w:rPr>
                <w:sz w:val="22"/>
                <w:szCs w:val="22"/>
              </w:rPr>
            </w:pPr>
            <w:r w:rsidRPr="00997D17">
              <w:rPr>
                <w:sz w:val="22"/>
                <w:szCs w:val="22"/>
              </w:rPr>
              <w:t>heavy rain, landslides, and floods on valleys draining west. Roads, water points or houses at the named sites are now affected. Some journeys and classes are disrupted.</w:t>
            </w:r>
          </w:p>
        </w:tc>
        <w:tc>
          <w:tcPr>
            <w:tcW w:w="2278" w:type="dxa"/>
          </w:tcPr>
          <w:p w14:paraId="3A5EC9F6" w14:textId="2EAECCE6"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559B8A3" w14:textId="1A595B41" w:rsidR="00F20E47" w:rsidRPr="00997D17" w:rsidRDefault="00034217" w:rsidP="00034217">
            <w:pPr>
              <w:pStyle w:val="ListBullet"/>
              <w:rPr>
                <w:sz w:val="22"/>
                <w:szCs w:val="22"/>
              </w:rPr>
            </w:pPr>
            <w:r w:rsidRPr="00997D17">
              <w:rPr>
                <w:sz w:val="22"/>
                <w:szCs w:val="22"/>
              </w:rPr>
              <w:t>Move households off the low ground to the ward assembly point.</w:t>
            </w:r>
          </w:p>
          <w:p w14:paraId="0747FAF4" w14:textId="5757215E" w:rsidR="00F20E47" w:rsidRPr="00997D17" w:rsidRDefault="00034217" w:rsidP="00034217">
            <w:pPr>
              <w:pStyle w:val="ListBullet"/>
              <w:rPr>
                <w:sz w:val="22"/>
                <w:szCs w:val="22"/>
              </w:rPr>
            </w:pPr>
            <w:r w:rsidRPr="00997D17">
              <w:rPr>
                <w:sz w:val="22"/>
                <w:szCs w:val="22"/>
              </w:rPr>
              <w:t>Close and mark the flooded road or bridge. Divert traffic.</w:t>
            </w:r>
          </w:p>
          <w:p w14:paraId="55337BA4" w14:textId="58B0B0CD" w:rsidR="00F20E47" w:rsidRPr="00997D17" w:rsidRDefault="00FE0A4D" w:rsidP="00034217">
            <w:pPr>
              <w:pStyle w:val="ListBullet"/>
              <w:rPr>
                <w:sz w:val="22"/>
                <w:szCs w:val="22"/>
              </w:rPr>
            </w:pPr>
            <w:ins w:id="2102" w:author="Bonephace Kaijage" w:date="2026-10-14T06:11:00Z" w16du:dateUtc="2026-10-14T04:11:00Z">
              <w:r>
                <w:rPr>
                  <w:sz w:val="22"/>
                  <w:szCs w:val="22"/>
                </w:rPr>
                <w:t>Check that school children, older people and anyone with a disability are accounted for before dark, so that no one is searched for in the night.</w:t>
              </w:r>
            </w:ins>
            <w:del w:id="2103" w:author="Bonephace Kaijage" w:date="2026-10-14T06:11:00Z" w16du:dateUtc="2026-10-14T04:11:00Z">
              <w:r w:rsidR="00034217" w:rsidRPr="00997D17" w:rsidDel="00FE0A4D">
                <w:rPr>
                  <w:sz w:val="22"/>
                  <w:szCs w:val="22"/>
                </w:rPr>
                <w:delText>Account for school children and older people before dark.</w:delText>
              </w:r>
            </w:del>
          </w:p>
          <w:p w14:paraId="6176C280" w14:textId="76AFE6F0" w:rsidR="002066E7" w:rsidRPr="00997D17" w:rsidRDefault="00FE0A4D" w:rsidP="00034217">
            <w:pPr>
              <w:pStyle w:val="ListBullet"/>
              <w:rPr>
                <w:sz w:val="22"/>
                <w:szCs w:val="22"/>
              </w:rPr>
            </w:pPr>
            <w:ins w:id="2104" w:author="Bonephace Kaijage" w:date="2026-10-14T06:13:00Z" w16du:dateUtc="2026-10-14T04:13:00Z">
              <w:r>
                <w:rPr>
                  <w:sz w:val="22"/>
                  <w:szCs w:val="22"/>
                </w:rPr>
                <w:t>Boil or treat drinking water, because floods carry waste into wells; tell the clinic early if anyone has diarrhoea.</w:t>
              </w:r>
            </w:ins>
            <w:del w:id="2105" w:author="Bonephace Kaijage" w:date="2026-10-14T06:13:00Z" w16du:dateUtc="2026-10-14T04:13:00Z">
              <w:r w:rsidR="00034217" w:rsidRPr="00997D17" w:rsidDel="00FE0A4D">
                <w:rPr>
                  <w:sz w:val="22"/>
                  <w:szCs w:val="22"/>
                </w:rPr>
                <w:delText>Boil drinking water. The clinic watches for diarrhoea.</w:delText>
              </w:r>
            </w:del>
          </w:p>
        </w:tc>
        <w:tc>
          <w:tcPr>
            <w:tcW w:w="2279" w:type="dxa"/>
          </w:tcPr>
          <w:p w14:paraId="3E835B43" w14:textId="4540F27F" w:rsidR="00F20E47" w:rsidRPr="00997D17" w:rsidRDefault="00034217" w:rsidP="00034217">
            <w:pPr>
              <w:pStyle w:val="ListBullet"/>
              <w:rPr>
                <w:sz w:val="22"/>
                <w:szCs w:val="22"/>
                <w:lang w:val="sv-SE"/>
              </w:rPr>
            </w:pPr>
            <w:r w:rsidRPr="00997D17">
              <w:rPr>
                <w:sz w:val="22"/>
                <w:szCs w:val="22"/>
                <w:lang w:val="sv-SE"/>
              </w:rPr>
              <w:t>Hamisha kaya kutoka bondeni kwenda kituo cha kata.</w:t>
            </w:r>
          </w:p>
          <w:p w14:paraId="4BC1E691" w14:textId="0FF21D39" w:rsidR="00F20E47" w:rsidRPr="00997D17" w:rsidRDefault="00034217" w:rsidP="00034217">
            <w:pPr>
              <w:pStyle w:val="ListBullet"/>
              <w:rPr>
                <w:sz w:val="22"/>
                <w:szCs w:val="22"/>
              </w:rPr>
            </w:pPr>
            <w:r w:rsidRPr="00997D17">
              <w:rPr>
                <w:sz w:val="22"/>
                <w:szCs w:val="22"/>
                <w:lang w:val="sv-SE"/>
              </w:rPr>
              <w:t xml:space="preserve">Funga na weka alama barabara au daraja. </w:t>
            </w:r>
            <w:r w:rsidRPr="00997D17">
              <w:rPr>
                <w:sz w:val="22"/>
                <w:szCs w:val="22"/>
              </w:rPr>
              <w:t>Elekeza magari.</w:t>
            </w:r>
          </w:p>
          <w:p w14:paraId="3A669E0E" w14:textId="5AB55585" w:rsidR="00F20E47" w:rsidRPr="00997D17" w:rsidRDefault="00FE0A4D" w:rsidP="00034217">
            <w:pPr>
              <w:pStyle w:val="ListBullet"/>
              <w:rPr>
                <w:sz w:val="22"/>
                <w:szCs w:val="22"/>
              </w:rPr>
            </w:pPr>
            <w:ins w:id="2106" w:author="Bonephace Kaijage" w:date="2026-10-14T06:11:00Z" w16du:dateUtc="2026-10-14T04:11:00Z">
              <w:r>
                <w:rPr>
                  <w:sz w:val="22"/>
                  <w:szCs w:val="22"/>
                </w:rPr>
                <w:t>Hakikisheni watoto wa shule, wazee na watu wenye ulemavu wote wamepatikana kabla ya giza, ili asitafutwe mtu usiku.</w:t>
              </w:r>
            </w:ins>
            <w:del w:id="2107" w:author="Bonephace Kaijage" w:date="2026-10-14T06:11:00Z" w16du:dateUtc="2026-10-14T04:11:00Z">
              <w:r w:rsidR="00034217" w:rsidRPr="00997D17" w:rsidDel="00FE0A4D">
                <w:rPr>
                  <w:sz w:val="22"/>
                  <w:szCs w:val="22"/>
                </w:rPr>
                <w:delText>Hakiki watoto wa shule na wazee kabla ya giza.</w:delText>
              </w:r>
            </w:del>
          </w:p>
          <w:p w14:paraId="24108410" w14:textId="36D215CF" w:rsidR="002066E7" w:rsidRPr="00997D17" w:rsidRDefault="00034217" w:rsidP="00034217">
            <w:pPr>
              <w:pStyle w:val="ListBullet"/>
              <w:rPr>
                <w:sz w:val="22"/>
                <w:szCs w:val="22"/>
                <w:lang w:val="sv-SE"/>
              </w:rPr>
            </w:pPr>
            <w:r w:rsidRPr="00997D17">
              <w:rPr>
                <w:sz w:val="22"/>
                <w:szCs w:val="22"/>
                <w:lang w:val="sv-SE"/>
              </w:rPr>
              <w:t>Chemsha maji ya kunywa. Kliniki iangalie kuhara.</w:t>
            </w:r>
          </w:p>
        </w:tc>
      </w:tr>
      <w:tr w:rsidR="002066E7" w:rsidRPr="000343A2" w14:paraId="02443462" w14:textId="77777777" w:rsidTr="002066E7">
        <w:tc>
          <w:tcPr>
            <w:tcW w:w="2278" w:type="dxa"/>
          </w:tcPr>
          <w:p w14:paraId="4C498E41"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0E981D83" w14:textId="2ADA3319" w:rsidR="0055281C" w:rsidRPr="00FE0A4D" w:rsidRDefault="00FE0A4D" w:rsidP="0055281C">
            <w:pPr>
              <w:pStyle w:val="ListParagraph"/>
              <w:rPr>
                <w:sz w:val="22"/>
                <w:szCs w:val="22"/>
                <w:lang w:val="sv-SE"/>
                <w:rPrChange w:id="2108" w:author="Bonephace Kaijage" w:date="2026-10-14T06:33:00Z" w16du:dateUtc="2026-10-14T04:33:00Z">
                  <w:rPr>
                    <w:sz w:val="22"/>
                    <w:szCs w:val="22"/>
                  </w:rPr>
                </w:rPrChange>
              </w:rPr>
            </w:pPr>
            <w:ins w:id="2109" w:author="Bonephace Kaijage" w:date="2026-10-14T06:15:00Z" w16du:dateUtc="2026-10-14T04:15:00Z">
              <w:r w:rsidRPr="00FE0A4D">
                <w:rPr>
                  <w:sz w:val="22"/>
                  <w:szCs w:val="22"/>
                  <w:lang w:val="sv-SE"/>
                  <w:rPrChange w:id="2110" w:author="Bonephace Kaijage" w:date="2026-10-14T06:33:00Z" w16du:dateUtc="2026-10-14T04:33:00Z">
                    <w:rPr>
                      <w:sz w:val="22"/>
                      <w:szCs w:val="22"/>
                    </w:rPr>
                  </w:rPrChange>
                </w:rPr>
                <w:t xml:space="preserve">Hakikisheni watoto, wazee na watu wenye ulemavu wote wako salama </w:t>
              </w:r>
              <w:r w:rsidRPr="00FE0A4D">
                <w:rPr>
                  <w:sz w:val="22"/>
                  <w:szCs w:val="22"/>
                  <w:lang w:val="sv-SE"/>
                  <w:rPrChange w:id="2111" w:author="Bonephace Kaijage" w:date="2026-10-14T06:33:00Z" w16du:dateUtc="2026-10-14T04:33:00Z">
                    <w:rPr>
                      <w:sz w:val="22"/>
                      <w:szCs w:val="22"/>
                    </w:rPr>
                  </w:rPrChange>
                </w:rPr>
                <w:lastRenderedPageBreak/>
                <w:t>na wana mtu wa kuwasaidia.</w:t>
              </w:r>
            </w:ins>
            <w:del w:id="2112" w:author="Bonephace Kaijage" w:date="2026-10-14T06:15:00Z" w16du:dateUtc="2026-10-14T04:15:00Z">
              <w:r w:rsidR="0055281C" w:rsidRPr="00FE0A4D" w:rsidDel="00FE0A4D">
                <w:rPr>
                  <w:sz w:val="22"/>
                  <w:szCs w:val="22"/>
                  <w:lang w:val="sv-SE"/>
                  <w:rPrChange w:id="2113" w:author="Bonephace Kaijage" w:date="2026-10-14T06:33:00Z" w16du:dateUtc="2026-10-14T04:33:00Z">
                    <w:rPr>
                      <w:sz w:val="22"/>
                      <w:szCs w:val="22"/>
                    </w:rPr>
                  </w:rPrChange>
                </w:rPr>
                <w:delText>Hakiki watoto, wazee na watu wenye ulemavu.</w:delText>
              </w:r>
            </w:del>
          </w:p>
          <w:p w14:paraId="445D0BBB" w14:textId="70372520" w:rsidR="0055281C" w:rsidRPr="00FE0A4D" w:rsidRDefault="0055281C" w:rsidP="0055281C">
            <w:pPr>
              <w:pStyle w:val="ListParagraph"/>
              <w:rPr>
                <w:sz w:val="22"/>
                <w:szCs w:val="22"/>
                <w:lang w:val="sv-SE"/>
                <w:rPrChange w:id="2114" w:author="Bonephace Kaijage" w:date="2026-10-14T06:33:00Z" w16du:dateUtc="2026-10-14T04:33:00Z">
                  <w:rPr>
                    <w:sz w:val="22"/>
                    <w:szCs w:val="22"/>
                  </w:rPr>
                </w:rPrChange>
              </w:rPr>
            </w:pPr>
            <w:r w:rsidRPr="00FE0A4D">
              <w:rPr>
                <w:sz w:val="22"/>
                <w:szCs w:val="22"/>
                <w:lang w:val="sv-SE"/>
                <w:rPrChange w:id="2115" w:author="Bonephace Kaijage" w:date="2026-10-14T06:33:00Z" w16du:dateUtc="2026-10-14T04:33:00Z">
                  <w:rPr>
                    <w:sz w:val="22"/>
                    <w:szCs w:val="22"/>
                  </w:rPr>
                </w:rPrChange>
              </w:rPr>
              <w:t>Chanzo cha maji kikiathirika, chemsha au tibu maji ya kunywa.</w:t>
            </w:r>
          </w:p>
          <w:p w14:paraId="3141A1AB" w14:textId="0A359335" w:rsidR="002066E7" w:rsidRPr="00FE0A4D" w:rsidRDefault="002066E7" w:rsidP="00FE4152">
            <w:pPr>
              <w:pStyle w:val="ListParagraph"/>
              <w:rPr>
                <w:sz w:val="22"/>
                <w:szCs w:val="22"/>
                <w:lang w:val="sv-SE"/>
                <w:rPrChange w:id="2116" w:author="Bonephace Kaijage" w:date="2026-10-14T06:33:00Z" w16du:dateUtc="2026-10-14T04:33:00Z">
                  <w:rPr>
                    <w:sz w:val="22"/>
                    <w:szCs w:val="22"/>
                  </w:rPr>
                </w:rPrChange>
              </w:rPr>
            </w:pPr>
          </w:p>
        </w:tc>
        <w:tc>
          <w:tcPr>
            <w:tcW w:w="2278" w:type="dxa"/>
          </w:tcPr>
          <w:p w14:paraId="3DE3F3F7" w14:textId="66973507"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6D131236" w14:textId="6675DCC8" w:rsidR="002066E7" w:rsidRPr="00997D17" w:rsidRDefault="00FE0A4D" w:rsidP="00FE4152">
            <w:pPr>
              <w:pStyle w:val="ListParagraph"/>
              <w:rPr>
                <w:sz w:val="22"/>
                <w:szCs w:val="22"/>
              </w:rPr>
            </w:pPr>
            <w:ins w:id="2117" w:author="Bonephace Kaijage" w:date="2026-10-14T06:20:00Z" w16du:dateUtc="2026-10-14T04:20:00Z">
              <w:r>
                <w:rPr>
                  <w:sz w:val="22"/>
                  <w:szCs w:val="22"/>
                </w:rPr>
                <w:t xml:space="preserve">Conditions at the sites named in Know Your Risk are now life-threatening: houses damaged, people cut off, and a real risk of drowning, </w:t>
              </w:r>
              <w:r>
                <w:rPr>
                  <w:sz w:val="22"/>
                  <w:szCs w:val="22"/>
                </w:rPr>
                <w:lastRenderedPageBreak/>
                <w:t>injury or disease. Help is being organised; please follow the committee's instructions and look out for neighbours.</w:t>
              </w:r>
            </w:ins>
            <w:del w:id="211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FAE8666" w14:textId="6F70306D" w:rsidR="002066E7" w:rsidRPr="00997D17" w:rsidRDefault="00FE0A4D" w:rsidP="00FE4152">
            <w:pPr>
              <w:pStyle w:val="ListParagraph"/>
              <w:rPr>
                <w:sz w:val="22"/>
                <w:szCs w:val="22"/>
              </w:rPr>
            </w:pPr>
            <w:ins w:id="2119"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w:t>
              </w:r>
              <w:r>
                <w:rPr>
                  <w:sz w:val="22"/>
                  <w:szCs w:val="22"/>
                </w:rPr>
                <w:lastRenderedPageBreak/>
                <w:t>ya kuzama, kujeruhiwa au magonjwa. Msaada unaandaliwa; tafadhali fuateni maelekezo ya kamati na muangaliane na majirani.</w:t>
              </w:r>
            </w:ins>
            <w:del w:id="2120"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ABE0345" w14:textId="72C1EFC0" w:rsidR="00F20E47" w:rsidRPr="00997D17" w:rsidRDefault="00FE0A4D" w:rsidP="00034217">
            <w:pPr>
              <w:pStyle w:val="ListBullet"/>
              <w:rPr>
                <w:sz w:val="22"/>
                <w:szCs w:val="22"/>
              </w:rPr>
            </w:pPr>
            <w:ins w:id="2121" w:author="Bonephace Kaijage" w:date="2026-10-14T06:04:00Z" w16du:dateUtc="2026-10-14T04:04:00Z">
              <w:r>
                <w:rPr>
                  <w:sz w:val="22"/>
                  <w:szCs w:val="22"/>
                </w:rPr>
                <w:lastRenderedPageBreak/>
                <w:t xml:space="preserve">Please move off the low ground now to the agreed safe place, helping anyone who cannot move alone; the water can rise faster than it looks. Return </w:t>
              </w:r>
              <w:r>
                <w:rPr>
                  <w:sz w:val="22"/>
                  <w:szCs w:val="22"/>
                </w:rPr>
                <w:lastRenderedPageBreak/>
                <w:t>only when the committee confirms it is safe.</w:t>
              </w:r>
            </w:ins>
            <w:del w:id="212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68A188ED" w14:textId="6B3177E3" w:rsidR="00F20E47" w:rsidRPr="00997D17" w:rsidRDefault="00034217" w:rsidP="00034217">
            <w:pPr>
              <w:pStyle w:val="ListBullet"/>
              <w:rPr>
                <w:sz w:val="22"/>
                <w:szCs w:val="22"/>
              </w:rPr>
            </w:pPr>
            <w:r w:rsidRPr="00997D17">
              <w:rPr>
                <w:sz w:val="22"/>
                <w:szCs w:val="22"/>
              </w:rPr>
              <w:t>Call 114 and 190. Keep the road clear for ambulances.</w:t>
            </w:r>
          </w:p>
          <w:p w14:paraId="0B289BCE" w14:textId="684E90DF" w:rsidR="00F20E47" w:rsidRPr="00997D17" w:rsidRDefault="00034217" w:rsidP="00034217">
            <w:pPr>
              <w:pStyle w:val="ListBullet"/>
              <w:rPr>
                <w:sz w:val="22"/>
                <w:szCs w:val="22"/>
              </w:rPr>
            </w:pPr>
            <w:r w:rsidRPr="00997D17">
              <w:rPr>
                <w:sz w:val="22"/>
                <w:szCs w:val="22"/>
              </w:rPr>
              <w:t>Open the shelter and register every household. Note who is missing.</w:t>
            </w:r>
          </w:p>
          <w:p w14:paraId="3566B65F" w14:textId="2918BBBE" w:rsidR="002066E7" w:rsidRPr="00997D17" w:rsidRDefault="00034217" w:rsidP="00034217">
            <w:pPr>
              <w:pStyle w:val="ListBullet"/>
              <w:rPr>
                <w:sz w:val="22"/>
                <w:szCs w:val="22"/>
              </w:rPr>
            </w:pPr>
            <w:r w:rsidRPr="00997D17">
              <w:rPr>
                <w:sz w:val="22"/>
                <w:szCs w:val="22"/>
              </w:rPr>
              <w:t>Health team: injury first, then cholera if the water is dirty.</w:t>
            </w:r>
          </w:p>
        </w:tc>
        <w:tc>
          <w:tcPr>
            <w:tcW w:w="2279" w:type="dxa"/>
          </w:tcPr>
          <w:p w14:paraId="45934BD5" w14:textId="216D0B4B" w:rsidR="00F20E47"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765ECA33" w14:textId="799E2B2E"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433D1D0F" w14:textId="3C840184" w:rsidR="00F20E47" w:rsidRPr="00997D17" w:rsidRDefault="00034217" w:rsidP="00034217">
            <w:pPr>
              <w:pStyle w:val="ListBullet"/>
              <w:rPr>
                <w:sz w:val="22"/>
                <w:szCs w:val="22"/>
                <w:lang w:val="sv-SE"/>
              </w:rPr>
            </w:pPr>
            <w:r w:rsidRPr="00997D17">
              <w:rPr>
                <w:sz w:val="22"/>
                <w:szCs w:val="22"/>
                <w:lang w:val="sv-SE"/>
              </w:rPr>
              <w:lastRenderedPageBreak/>
              <w:t>Fungua makazi na sajili kila kaya. Andika aliyepotea.</w:t>
            </w:r>
          </w:p>
          <w:p w14:paraId="406F20A5" w14:textId="2F3AF008"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502F22AE" w14:textId="77777777" w:rsidTr="002066E7">
        <w:tc>
          <w:tcPr>
            <w:tcW w:w="2278" w:type="dxa"/>
          </w:tcPr>
          <w:p w14:paraId="5EA4E56E"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78A09D66"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699B845E" w14:textId="3AD42BC9"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0D9A504C" w14:textId="355A7086" w:rsidR="002066E7" w:rsidRPr="00997D17" w:rsidRDefault="002066E7" w:rsidP="00FE4152">
            <w:pPr>
              <w:pStyle w:val="ListParagraph"/>
              <w:rPr>
                <w:sz w:val="22"/>
                <w:szCs w:val="22"/>
              </w:rPr>
            </w:pPr>
            <w:r w:rsidRPr="00997D17">
              <w:rPr>
                <w:sz w:val="22"/>
                <w:szCs w:val="22"/>
              </w:rPr>
              <w:t>Kibondo District Council</w:t>
            </w:r>
          </w:p>
        </w:tc>
        <w:tc>
          <w:tcPr>
            <w:tcW w:w="2278" w:type="dxa"/>
          </w:tcPr>
          <w:p w14:paraId="74072C08" w14:textId="3F60D041"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52311721" w14:textId="24042E14" w:rsidR="002066E7" w:rsidRPr="00997D17" w:rsidRDefault="008C6B60" w:rsidP="00FE4152">
            <w:pPr>
              <w:pStyle w:val="ListParagraph"/>
              <w:rPr>
                <w:sz w:val="22"/>
                <w:szCs w:val="22"/>
              </w:rPr>
            </w:pPr>
            <w:r w:rsidRPr="00997D17">
              <w:rPr>
                <w:sz w:val="22"/>
                <w:szCs w:val="22"/>
              </w:rPr>
              <w:t>heavy rain, valley floods, and a sharp dry season. A few roads slippery, a few low homes wet, and lightning where storms build.</w:t>
            </w:r>
          </w:p>
        </w:tc>
        <w:tc>
          <w:tcPr>
            <w:tcW w:w="2278" w:type="dxa"/>
          </w:tcPr>
          <w:p w14:paraId="4051404E" w14:textId="752ABFD0"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0706623E" w14:textId="2D87FCCD" w:rsidR="00F20E47" w:rsidRPr="00997D17" w:rsidRDefault="00034217" w:rsidP="00034217">
            <w:pPr>
              <w:pStyle w:val="ListBullet"/>
              <w:rPr>
                <w:sz w:val="22"/>
                <w:szCs w:val="22"/>
              </w:rPr>
            </w:pPr>
            <w:r w:rsidRPr="00997D17">
              <w:rPr>
                <w:sz w:val="22"/>
                <w:szCs w:val="22"/>
              </w:rPr>
              <w:t>Walk the low ground before the rain. Clear drains and culverts.</w:t>
            </w:r>
          </w:p>
          <w:p w14:paraId="0F7F79A4" w14:textId="6F0A3E31" w:rsidR="00F20E47" w:rsidRPr="00997D17" w:rsidRDefault="00FE0A4D" w:rsidP="00034217">
            <w:pPr>
              <w:pStyle w:val="ListBullet"/>
              <w:rPr>
                <w:sz w:val="22"/>
                <w:szCs w:val="22"/>
              </w:rPr>
            </w:pPr>
            <w:ins w:id="2123" w:author="Bonephace Kaijage" w:date="2026-10-14T06:17:00Z" w16du:dateUtc="2026-10-14T04:17:00Z">
              <w:r>
                <w:rPr>
                  <w:sz w:val="22"/>
                  <w:szCs w:val="22"/>
                </w:rPr>
                <w:t>Households on the sites named in Know Your Risk: keep food, documents and children above floor level, because water here can enter houses with little warning.</w:t>
              </w:r>
            </w:ins>
            <w:del w:id="2124" w:author="Bonephace Kaijage" w:date="2026-10-14T06:17:00Z" w16du:dateUtc="2026-10-14T04:17:00Z">
              <w:r w:rsidR="00034217" w:rsidRPr="00997D17" w:rsidDel="00FE0A4D">
                <w:rPr>
                  <w:sz w:val="22"/>
                  <w:szCs w:val="22"/>
                </w:rPr>
                <w:delText>Households on this ground raise food, documents and the children.</w:delText>
              </w:r>
            </w:del>
          </w:p>
          <w:p w14:paraId="5943B874" w14:textId="4A687C49" w:rsidR="00F20E47" w:rsidRPr="00997D17" w:rsidRDefault="00FE0A4D" w:rsidP="00034217">
            <w:pPr>
              <w:pStyle w:val="ListBullet"/>
              <w:rPr>
                <w:sz w:val="22"/>
                <w:szCs w:val="22"/>
              </w:rPr>
            </w:pPr>
            <w:ins w:id="2125"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2126" w:author="Bonephace Kaijage" w:date="2026-10-14T06:13:00Z" w16du:dateUtc="2026-10-14T04:13:00Z">
              <w:r w:rsidR="00034217" w:rsidRPr="00997D17" w:rsidDel="00FE0A4D">
                <w:rPr>
                  <w:sz w:val="22"/>
                  <w:szCs w:val="22"/>
                </w:rPr>
                <w:delText>Save 190 and the ward chair number. Keep a torch and drinking water.</w:delText>
              </w:r>
            </w:del>
          </w:p>
          <w:p w14:paraId="081CB8B8" w14:textId="085BD589" w:rsidR="002066E7" w:rsidRPr="00997D17" w:rsidRDefault="00034217" w:rsidP="00034217">
            <w:pPr>
              <w:pStyle w:val="ListBullet"/>
              <w:rPr>
                <w:sz w:val="22"/>
                <w:szCs w:val="22"/>
              </w:rPr>
            </w:pPr>
            <w:r w:rsidRPr="00997D17">
              <w:rPr>
                <w:sz w:val="22"/>
                <w:szCs w:val="22"/>
              </w:rPr>
              <w:lastRenderedPageBreak/>
              <w:t>Do not drive or walk through water on the road. Headlights on, slow down.</w:t>
            </w:r>
          </w:p>
        </w:tc>
        <w:tc>
          <w:tcPr>
            <w:tcW w:w="2279" w:type="dxa"/>
          </w:tcPr>
          <w:p w14:paraId="60B3BF99" w14:textId="2BF29250" w:rsidR="00F20E47"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696E1B88" w14:textId="74DC1A5B" w:rsidR="00F20E47" w:rsidRPr="00FE0A4D" w:rsidRDefault="00FE0A4D" w:rsidP="00034217">
            <w:pPr>
              <w:pStyle w:val="ListBullet"/>
              <w:rPr>
                <w:sz w:val="22"/>
                <w:szCs w:val="22"/>
                <w:lang w:val="sv-SE"/>
                <w:rPrChange w:id="2127" w:author="Bonephace Kaijage" w:date="2026-10-14T06:33:00Z" w16du:dateUtc="2026-10-14T04:33:00Z">
                  <w:rPr>
                    <w:sz w:val="22"/>
                    <w:szCs w:val="22"/>
                  </w:rPr>
                </w:rPrChange>
              </w:rPr>
            </w:pPr>
            <w:ins w:id="2128" w:author="Bonephace Kaijage" w:date="2026-10-14T06:17:00Z" w16du:dateUtc="2026-10-14T04:17:00Z">
              <w:r w:rsidRPr="00FE0A4D">
                <w:rPr>
                  <w:sz w:val="22"/>
                  <w:szCs w:val="22"/>
                  <w:lang w:val="sv-SE"/>
                  <w:rPrChange w:id="2129" w:author="Bonephace Kaijage" w:date="2026-10-14T06:33:00Z" w16du:dateUtc="2026-10-14T04:33:00Z">
                    <w:rPr>
                      <w:sz w:val="22"/>
                      <w:szCs w:val="22"/>
                    </w:rPr>
                  </w:rPrChange>
                </w:rPr>
                <w:t>Kaya za maeneo yaliyotajwa: wekeni chakula, nyaraka na watoto juu ya sakafu, kwa sababu maji hapa yanaweza kuingia nyumbani bila taarifa.</w:t>
              </w:r>
            </w:ins>
            <w:del w:id="2130" w:author="Bonephace Kaijage" w:date="2026-10-14T06:17:00Z" w16du:dateUtc="2026-10-14T04:17:00Z">
              <w:r w:rsidR="00034217" w:rsidRPr="00FE0A4D" w:rsidDel="00FE0A4D">
                <w:rPr>
                  <w:sz w:val="22"/>
                  <w:szCs w:val="22"/>
                  <w:lang w:val="sv-SE"/>
                  <w:rPrChange w:id="2131" w:author="Bonephace Kaijage" w:date="2026-10-14T06:33:00Z" w16du:dateUtc="2026-10-14T04:33:00Z">
                    <w:rPr>
                      <w:sz w:val="22"/>
                      <w:szCs w:val="22"/>
                    </w:rPr>
                  </w:rPrChange>
                </w:rPr>
                <w:delText>Kaya za eneo hili zipandishe chakula, nyaraka na watoto.</w:delText>
              </w:r>
            </w:del>
          </w:p>
          <w:p w14:paraId="3208C2CB" w14:textId="09E64B0C" w:rsidR="00F20E47"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50E73027" w14:textId="62D9B5EB" w:rsidR="002066E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6FD9A9E0" w14:textId="77777777" w:rsidTr="002066E7">
        <w:tc>
          <w:tcPr>
            <w:tcW w:w="2278" w:type="dxa"/>
          </w:tcPr>
          <w:p w14:paraId="43108484" w14:textId="77777777" w:rsidR="0055281C" w:rsidRPr="00997D17" w:rsidRDefault="0055281C" w:rsidP="0055281C">
            <w:pPr>
              <w:pStyle w:val="ListParagraph"/>
              <w:rPr>
                <w:sz w:val="22"/>
                <w:szCs w:val="22"/>
                <w:lang w:val="sv-SE"/>
              </w:rPr>
            </w:pPr>
            <w:r w:rsidRPr="00997D17">
              <w:rPr>
                <w:sz w:val="22"/>
                <w:szCs w:val="22"/>
                <w:lang w:val="sv-SE"/>
              </w:rPr>
              <w:t>Ondoa taka kwenye mitaro na njia za maji kuzunguka makazi.</w:t>
            </w:r>
          </w:p>
          <w:p w14:paraId="40E46A37"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36AA400C" w14:textId="20B0FCF1"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3B52573C" w14:textId="783C26D2" w:rsidR="002066E7" w:rsidRPr="00997D17" w:rsidRDefault="002066E7" w:rsidP="00FE4152">
            <w:pPr>
              <w:pStyle w:val="ListParagraph"/>
              <w:rPr>
                <w:sz w:val="22"/>
                <w:szCs w:val="22"/>
              </w:rPr>
            </w:pPr>
          </w:p>
        </w:tc>
        <w:tc>
          <w:tcPr>
            <w:tcW w:w="2278" w:type="dxa"/>
          </w:tcPr>
          <w:p w14:paraId="60E97375" w14:textId="10BCA8C4"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6FF4776" w14:textId="6D816EA7" w:rsidR="002066E7" w:rsidRPr="00997D17" w:rsidRDefault="008C6B60" w:rsidP="00FE4152">
            <w:pPr>
              <w:pStyle w:val="ListParagraph"/>
              <w:rPr>
                <w:sz w:val="22"/>
                <w:szCs w:val="22"/>
              </w:rPr>
            </w:pPr>
            <w:r w:rsidRPr="00997D17">
              <w:rPr>
                <w:sz w:val="22"/>
                <w:szCs w:val="22"/>
              </w:rPr>
              <w:t>heavy rain, valley floods, and a sharp dry season. Roads, water points or houses at the named sites are now affected. Some journeys and classes are disrupted.</w:t>
            </w:r>
          </w:p>
        </w:tc>
        <w:tc>
          <w:tcPr>
            <w:tcW w:w="2278" w:type="dxa"/>
          </w:tcPr>
          <w:p w14:paraId="3A6572A7" w14:textId="345C4F5A"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6BEF7BF" w14:textId="019E27EA" w:rsidR="00F20E47" w:rsidRPr="00997D17" w:rsidRDefault="00034217" w:rsidP="00034217">
            <w:pPr>
              <w:pStyle w:val="ListBullet"/>
              <w:rPr>
                <w:sz w:val="22"/>
                <w:szCs w:val="22"/>
              </w:rPr>
            </w:pPr>
            <w:r w:rsidRPr="00997D17">
              <w:rPr>
                <w:sz w:val="22"/>
                <w:szCs w:val="22"/>
              </w:rPr>
              <w:t>Move households off the low ground to the ward assembly point.</w:t>
            </w:r>
          </w:p>
          <w:p w14:paraId="7147F3AC" w14:textId="30DD1880" w:rsidR="00F20E47" w:rsidRPr="00997D17" w:rsidRDefault="00034217" w:rsidP="00034217">
            <w:pPr>
              <w:pStyle w:val="ListBullet"/>
              <w:rPr>
                <w:sz w:val="22"/>
                <w:szCs w:val="22"/>
              </w:rPr>
            </w:pPr>
            <w:r w:rsidRPr="00997D17">
              <w:rPr>
                <w:sz w:val="22"/>
                <w:szCs w:val="22"/>
              </w:rPr>
              <w:t>Close and mark the flooded road or bridge. Divert traffic.</w:t>
            </w:r>
          </w:p>
          <w:p w14:paraId="38940719" w14:textId="06650823" w:rsidR="00F20E47" w:rsidRPr="00997D17" w:rsidRDefault="00FE0A4D" w:rsidP="00034217">
            <w:pPr>
              <w:pStyle w:val="ListBullet"/>
              <w:rPr>
                <w:sz w:val="22"/>
                <w:szCs w:val="22"/>
              </w:rPr>
            </w:pPr>
            <w:ins w:id="2132" w:author="Bonephace Kaijage" w:date="2026-10-14T06:11:00Z" w16du:dateUtc="2026-10-14T04:11:00Z">
              <w:r>
                <w:rPr>
                  <w:sz w:val="22"/>
                  <w:szCs w:val="22"/>
                </w:rPr>
                <w:t>Check that school children, older people and anyone with a disability are accounted for before dark, so that no one is searched for in the night.</w:t>
              </w:r>
            </w:ins>
            <w:del w:id="2133" w:author="Bonephace Kaijage" w:date="2026-10-14T06:11:00Z" w16du:dateUtc="2026-10-14T04:11:00Z">
              <w:r w:rsidR="00034217" w:rsidRPr="00997D17" w:rsidDel="00FE0A4D">
                <w:rPr>
                  <w:sz w:val="22"/>
                  <w:szCs w:val="22"/>
                </w:rPr>
                <w:delText>Account for school children and older people before dark.</w:delText>
              </w:r>
            </w:del>
          </w:p>
          <w:p w14:paraId="60EC4303" w14:textId="114736F4" w:rsidR="002066E7" w:rsidRPr="00997D17" w:rsidRDefault="00FE0A4D" w:rsidP="00034217">
            <w:pPr>
              <w:pStyle w:val="ListBullet"/>
              <w:rPr>
                <w:sz w:val="22"/>
                <w:szCs w:val="22"/>
              </w:rPr>
            </w:pPr>
            <w:ins w:id="2134" w:author="Bonephace Kaijage" w:date="2026-10-14T06:13:00Z" w16du:dateUtc="2026-10-14T04:13:00Z">
              <w:r>
                <w:rPr>
                  <w:sz w:val="22"/>
                  <w:szCs w:val="22"/>
                </w:rPr>
                <w:t>Boil or treat drinking water, because floods carry waste into wells; tell the clinic early if anyone has diarrhoea.</w:t>
              </w:r>
            </w:ins>
            <w:del w:id="2135" w:author="Bonephace Kaijage" w:date="2026-10-14T06:13:00Z" w16du:dateUtc="2026-10-14T04:13:00Z">
              <w:r w:rsidR="00034217" w:rsidRPr="00997D17" w:rsidDel="00FE0A4D">
                <w:rPr>
                  <w:sz w:val="22"/>
                  <w:szCs w:val="22"/>
                </w:rPr>
                <w:delText>Boil drinking water. The clinic watches for diarrhoea.</w:delText>
              </w:r>
            </w:del>
          </w:p>
        </w:tc>
        <w:tc>
          <w:tcPr>
            <w:tcW w:w="2279" w:type="dxa"/>
          </w:tcPr>
          <w:p w14:paraId="79BF4CF5" w14:textId="03B819AD" w:rsidR="00F20E47" w:rsidRPr="00997D17" w:rsidRDefault="00034217" w:rsidP="00034217">
            <w:pPr>
              <w:pStyle w:val="ListBullet"/>
              <w:rPr>
                <w:sz w:val="22"/>
                <w:szCs w:val="22"/>
                <w:lang w:val="sv-SE"/>
              </w:rPr>
            </w:pPr>
            <w:r w:rsidRPr="00997D17">
              <w:rPr>
                <w:sz w:val="22"/>
                <w:szCs w:val="22"/>
                <w:lang w:val="sv-SE"/>
              </w:rPr>
              <w:t>Hamisha kaya kutoka bondeni kwenda kituo cha kata.</w:t>
            </w:r>
          </w:p>
          <w:p w14:paraId="61B9FFBA" w14:textId="2E979D35" w:rsidR="00F20E47" w:rsidRPr="00997D17" w:rsidRDefault="00034217" w:rsidP="00034217">
            <w:pPr>
              <w:pStyle w:val="ListBullet"/>
              <w:rPr>
                <w:sz w:val="22"/>
                <w:szCs w:val="22"/>
              </w:rPr>
            </w:pPr>
            <w:r w:rsidRPr="00997D17">
              <w:rPr>
                <w:sz w:val="22"/>
                <w:szCs w:val="22"/>
                <w:lang w:val="sv-SE"/>
              </w:rPr>
              <w:t xml:space="preserve">Funga na weka alama barabara au daraja. </w:t>
            </w:r>
            <w:r w:rsidRPr="00997D17">
              <w:rPr>
                <w:sz w:val="22"/>
                <w:szCs w:val="22"/>
              </w:rPr>
              <w:t>Elekeza magari.</w:t>
            </w:r>
          </w:p>
          <w:p w14:paraId="51698A2E" w14:textId="2E6CFF39" w:rsidR="00F20E47" w:rsidRPr="00997D17" w:rsidRDefault="00FE0A4D" w:rsidP="00034217">
            <w:pPr>
              <w:pStyle w:val="ListBullet"/>
              <w:rPr>
                <w:sz w:val="22"/>
                <w:szCs w:val="22"/>
              </w:rPr>
            </w:pPr>
            <w:ins w:id="2136" w:author="Bonephace Kaijage" w:date="2026-10-14T06:11:00Z" w16du:dateUtc="2026-10-14T04:11:00Z">
              <w:r>
                <w:rPr>
                  <w:sz w:val="22"/>
                  <w:szCs w:val="22"/>
                </w:rPr>
                <w:t>Hakikisheni watoto wa shule, wazee na watu wenye ulemavu wote wamepatikana kabla ya giza, ili asitafutwe mtu usiku.</w:t>
              </w:r>
            </w:ins>
            <w:del w:id="2137" w:author="Bonephace Kaijage" w:date="2026-10-14T06:11:00Z" w16du:dateUtc="2026-10-14T04:11:00Z">
              <w:r w:rsidR="00034217" w:rsidRPr="00997D17" w:rsidDel="00FE0A4D">
                <w:rPr>
                  <w:sz w:val="22"/>
                  <w:szCs w:val="22"/>
                </w:rPr>
                <w:delText>Hakiki watoto wa shule na wazee kabla ya giza.</w:delText>
              </w:r>
            </w:del>
          </w:p>
          <w:p w14:paraId="62D3BBD4" w14:textId="2ADE1D30" w:rsidR="002066E7" w:rsidRPr="00997D17" w:rsidRDefault="00034217" w:rsidP="00034217">
            <w:pPr>
              <w:pStyle w:val="ListBullet"/>
              <w:rPr>
                <w:sz w:val="22"/>
                <w:szCs w:val="22"/>
                <w:lang w:val="sv-SE"/>
              </w:rPr>
            </w:pPr>
            <w:r w:rsidRPr="00997D17">
              <w:rPr>
                <w:sz w:val="22"/>
                <w:szCs w:val="22"/>
                <w:lang w:val="sv-SE"/>
              </w:rPr>
              <w:t>Chemsha maji ya kunywa. Kliniki iangalie kuhara.</w:t>
            </w:r>
          </w:p>
        </w:tc>
      </w:tr>
      <w:tr w:rsidR="002066E7" w:rsidRPr="000343A2" w14:paraId="47D5110F" w14:textId="77777777" w:rsidTr="002066E7">
        <w:tc>
          <w:tcPr>
            <w:tcW w:w="2278" w:type="dxa"/>
          </w:tcPr>
          <w:p w14:paraId="30D508A2" w14:textId="77777777" w:rsidR="0055281C" w:rsidRPr="00997D17" w:rsidRDefault="0055281C" w:rsidP="0055281C">
            <w:pPr>
              <w:pStyle w:val="ListParagraph"/>
              <w:rPr>
                <w:sz w:val="22"/>
                <w:szCs w:val="22"/>
                <w:lang w:val="sv-SE"/>
              </w:rPr>
            </w:pPr>
            <w:r w:rsidRPr="00997D17">
              <w:rPr>
                <w:sz w:val="22"/>
                <w:szCs w:val="22"/>
                <w:lang w:val="sv-SE"/>
              </w:rPr>
              <w:t>Funga na weka alama barabara, daraja au mwalo ulioathirika.</w:t>
            </w:r>
          </w:p>
          <w:p w14:paraId="48E38F50" w14:textId="1E059489" w:rsidR="0055281C" w:rsidRPr="00FE0A4D" w:rsidRDefault="00FE0A4D" w:rsidP="0055281C">
            <w:pPr>
              <w:pStyle w:val="ListParagraph"/>
              <w:rPr>
                <w:sz w:val="22"/>
                <w:szCs w:val="22"/>
                <w:lang w:val="sv-SE"/>
                <w:rPrChange w:id="2138" w:author="Bonephace Kaijage" w:date="2026-10-14T06:33:00Z" w16du:dateUtc="2026-10-14T04:33:00Z">
                  <w:rPr>
                    <w:sz w:val="22"/>
                    <w:szCs w:val="22"/>
                  </w:rPr>
                </w:rPrChange>
              </w:rPr>
            </w:pPr>
            <w:ins w:id="2139" w:author="Bonephace Kaijage" w:date="2026-10-14T06:15:00Z" w16du:dateUtc="2026-10-14T04:15:00Z">
              <w:r w:rsidRPr="00FE0A4D">
                <w:rPr>
                  <w:sz w:val="22"/>
                  <w:szCs w:val="22"/>
                  <w:lang w:val="sv-SE"/>
                  <w:rPrChange w:id="2140" w:author="Bonephace Kaijage" w:date="2026-10-14T06:33:00Z" w16du:dateUtc="2026-10-14T04:33:00Z">
                    <w:rPr>
                      <w:sz w:val="22"/>
                      <w:szCs w:val="22"/>
                    </w:rPr>
                  </w:rPrChange>
                </w:rPr>
                <w:t>Hakikisheni watoto, wazee na watu wenye ulemavu wote wako salama na wana mtu wa kuwasaidia.</w:t>
              </w:r>
            </w:ins>
            <w:del w:id="2141" w:author="Bonephace Kaijage" w:date="2026-10-14T06:15:00Z" w16du:dateUtc="2026-10-14T04:15:00Z">
              <w:r w:rsidR="0055281C" w:rsidRPr="00FE0A4D" w:rsidDel="00FE0A4D">
                <w:rPr>
                  <w:sz w:val="22"/>
                  <w:szCs w:val="22"/>
                  <w:lang w:val="sv-SE"/>
                  <w:rPrChange w:id="2142" w:author="Bonephace Kaijage" w:date="2026-10-14T06:33:00Z" w16du:dateUtc="2026-10-14T04:33:00Z">
                    <w:rPr>
                      <w:sz w:val="22"/>
                      <w:szCs w:val="22"/>
                    </w:rPr>
                  </w:rPrChange>
                </w:rPr>
                <w:delText>Hakiki watoto, wazee na watu wenye ulemavu.</w:delText>
              </w:r>
            </w:del>
          </w:p>
          <w:p w14:paraId="13C3E1E4" w14:textId="1124B940" w:rsidR="0055281C" w:rsidRPr="00FE0A4D" w:rsidRDefault="0055281C" w:rsidP="0055281C">
            <w:pPr>
              <w:pStyle w:val="ListParagraph"/>
              <w:rPr>
                <w:sz w:val="22"/>
                <w:szCs w:val="22"/>
                <w:lang w:val="sv-SE"/>
                <w:rPrChange w:id="2143" w:author="Bonephace Kaijage" w:date="2026-10-14T06:33:00Z" w16du:dateUtc="2026-10-14T04:33:00Z">
                  <w:rPr>
                    <w:sz w:val="22"/>
                    <w:szCs w:val="22"/>
                  </w:rPr>
                </w:rPrChange>
              </w:rPr>
            </w:pPr>
            <w:r w:rsidRPr="00FE0A4D">
              <w:rPr>
                <w:sz w:val="22"/>
                <w:szCs w:val="22"/>
                <w:lang w:val="sv-SE"/>
                <w:rPrChange w:id="2144" w:author="Bonephace Kaijage" w:date="2026-10-14T06:33:00Z" w16du:dateUtc="2026-10-14T04:33:00Z">
                  <w:rPr>
                    <w:sz w:val="22"/>
                    <w:szCs w:val="22"/>
                  </w:rPr>
                </w:rPrChange>
              </w:rPr>
              <w:t xml:space="preserve">Chanzo cha maji kikiathirika, </w:t>
            </w:r>
            <w:r w:rsidRPr="00FE0A4D">
              <w:rPr>
                <w:sz w:val="22"/>
                <w:szCs w:val="22"/>
                <w:lang w:val="sv-SE"/>
                <w:rPrChange w:id="2145" w:author="Bonephace Kaijage" w:date="2026-10-14T06:33:00Z" w16du:dateUtc="2026-10-14T04:33:00Z">
                  <w:rPr>
                    <w:sz w:val="22"/>
                    <w:szCs w:val="22"/>
                  </w:rPr>
                </w:rPrChange>
              </w:rPr>
              <w:lastRenderedPageBreak/>
              <w:t>chemsha au tibu maji ya kunywa.</w:t>
            </w:r>
          </w:p>
          <w:p w14:paraId="0C56EBDE" w14:textId="1A3C3B83" w:rsidR="002066E7" w:rsidRPr="00FE0A4D" w:rsidRDefault="002066E7" w:rsidP="00FE4152">
            <w:pPr>
              <w:pStyle w:val="ListParagraph"/>
              <w:rPr>
                <w:sz w:val="22"/>
                <w:szCs w:val="22"/>
                <w:lang w:val="sv-SE"/>
                <w:rPrChange w:id="2146" w:author="Bonephace Kaijage" w:date="2026-10-14T06:33:00Z" w16du:dateUtc="2026-10-14T04:33:00Z">
                  <w:rPr>
                    <w:sz w:val="22"/>
                    <w:szCs w:val="22"/>
                  </w:rPr>
                </w:rPrChange>
              </w:rPr>
            </w:pPr>
          </w:p>
        </w:tc>
        <w:tc>
          <w:tcPr>
            <w:tcW w:w="2278" w:type="dxa"/>
          </w:tcPr>
          <w:p w14:paraId="7DA34FED" w14:textId="4B961F4E"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7D3E44B5" w14:textId="378BA760" w:rsidR="002066E7" w:rsidRPr="00997D17" w:rsidRDefault="00FE0A4D" w:rsidP="00FE4152">
            <w:pPr>
              <w:pStyle w:val="ListParagraph"/>
              <w:rPr>
                <w:sz w:val="22"/>
                <w:szCs w:val="22"/>
              </w:rPr>
            </w:pPr>
            <w:ins w:id="2147"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being organised; please follow the </w:t>
              </w:r>
              <w:r>
                <w:rPr>
                  <w:sz w:val="22"/>
                  <w:szCs w:val="22"/>
                </w:rPr>
                <w:lastRenderedPageBreak/>
                <w:t>committee's instructions and look out for neighbours.</w:t>
              </w:r>
            </w:ins>
            <w:del w:id="214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8DEDFA5" w14:textId="6933F57A" w:rsidR="002066E7" w:rsidRPr="00997D17" w:rsidRDefault="00FE0A4D" w:rsidP="00FE4152">
            <w:pPr>
              <w:pStyle w:val="ListParagraph"/>
              <w:rPr>
                <w:sz w:val="22"/>
                <w:szCs w:val="22"/>
              </w:rPr>
            </w:pPr>
            <w:ins w:id="2149"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au magonjwa. Msaada </w:t>
              </w:r>
              <w:r>
                <w:rPr>
                  <w:sz w:val="22"/>
                  <w:szCs w:val="22"/>
                </w:rPr>
                <w:lastRenderedPageBreak/>
                <w:t>unaandaliwa; tafadhali fuateni maelekezo ya kamati na muangaliane na majirani.</w:t>
              </w:r>
            </w:ins>
            <w:del w:id="2150"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81A1E04" w14:textId="41F5412F" w:rsidR="00F20E47" w:rsidRPr="00997D17" w:rsidRDefault="00FE0A4D" w:rsidP="00034217">
            <w:pPr>
              <w:pStyle w:val="ListBullet"/>
              <w:rPr>
                <w:sz w:val="22"/>
                <w:szCs w:val="22"/>
              </w:rPr>
            </w:pPr>
            <w:ins w:id="2151" w:author="Bonephace Kaijage" w:date="2026-10-14T06:04:00Z" w16du:dateUtc="2026-10-14T04:04:00Z">
              <w:r>
                <w:rPr>
                  <w:sz w:val="22"/>
                  <w:szCs w:val="22"/>
                </w:rPr>
                <w:lastRenderedPageBreak/>
                <w:t>Please move off the low ground now to the agreed safe place, helping anyone who cannot move alone; the water can rise faster than it looks. Return only when the committee confirms it is safe.</w:t>
              </w:r>
            </w:ins>
            <w:del w:id="215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68D074A8" w14:textId="6B2BB6DD" w:rsidR="00F20E47" w:rsidRPr="00997D17" w:rsidRDefault="00034217" w:rsidP="00034217">
            <w:pPr>
              <w:pStyle w:val="ListBullet"/>
              <w:rPr>
                <w:sz w:val="22"/>
                <w:szCs w:val="22"/>
              </w:rPr>
            </w:pPr>
            <w:r w:rsidRPr="00997D17">
              <w:rPr>
                <w:sz w:val="22"/>
                <w:szCs w:val="22"/>
              </w:rPr>
              <w:lastRenderedPageBreak/>
              <w:t>Call 114 and 190. Keep the road clear for ambulances.</w:t>
            </w:r>
          </w:p>
          <w:p w14:paraId="113EAC16" w14:textId="06ED912B" w:rsidR="00F20E47" w:rsidRPr="00997D17" w:rsidRDefault="00034217" w:rsidP="00034217">
            <w:pPr>
              <w:pStyle w:val="ListBullet"/>
              <w:rPr>
                <w:sz w:val="22"/>
                <w:szCs w:val="22"/>
              </w:rPr>
            </w:pPr>
            <w:r w:rsidRPr="00997D17">
              <w:rPr>
                <w:sz w:val="22"/>
                <w:szCs w:val="22"/>
              </w:rPr>
              <w:t>Open the shelter and register every household. Note who is missing.</w:t>
            </w:r>
          </w:p>
          <w:p w14:paraId="79369B93" w14:textId="62E6E0B5" w:rsidR="002066E7" w:rsidRPr="00997D17" w:rsidRDefault="00034217" w:rsidP="00034217">
            <w:pPr>
              <w:pStyle w:val="ListBullet"/>
              <w:rPr>
                <w:sz w:val="22"/>
                <w:szCs w:val="22"/>
              </w:rPr>
            </w:pPr>
            <w:r w:rsidRPr="00997D17">
              <w:rPr>
                <w:sz w:val="22"/>
                <w:szCs w:val="22"/>
              </w:rPr>
              <w:t>Health team: injury first, then cholera if the water is dirty.</w:t>
            </w:r>
          </w:p>
        </w:tc>
        <w:tc>
          <w:tcPr>
            <w:tcW w:w="2279" w:type="dxa"/>
          </w:tcPr>
          <w:p w14:paraId="16EF10ED" w14:textId="2375A02F" w:rsidR="00F20E47"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1320D1EA" w14:textId="7171F10F"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110C0845" w14:textId="32E2FAA0"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3EFB400D" w14:textId="48B58C1D" w:rsidR="002066E7" w:rsidRPr="00997D17" w:rsidRDefault="00034217" w:rsidP="00034217">
            <w:pPr>
              <w:pStyle w:val="ListBullet"/>
              <w:rPr>
                <w:sz w:val="22"/>
                <w:szCs w:val="22"/>
                <w:lang w:val="sv-SE"/>
              </w:rPr>
            </w:pPr>
            <w:r w:rsidRPr="00997D17">
              <w:rPr>
                <w:sz w:val="22"/>
                <w:szCs w:val="22"/>
                <w:lang w:val="sv-SE"/>
              </w:rPr>
              <w:lastRenderedPageBreak/>
              <w:t>Timu ya afya: majeruhi kwanza, kisha kipindupindu maji yakiwa machafu.</w:t>
            </w:r>
          </w:p>
        </w:tc>
      </w:tr>
      <w:tr w:rsidR="002066E7" w:rsidRPr="00997D17" w14:paraId="6CF72C9A" w14:textId="77777777" w:rsidTr="002066E7">
        <w:tc>
          <w:tcPr>
            <w:tcW w:w="2278" w:type="dxa"/>
          </w:tcPr>
          <w:p w14:paraId="70027427"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1F90F921"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12B9D2B8" w14:textId="0A134028"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53FC3A39" w14:textId="17E6F7B6" w:rsidR="002066E7" w:rsidRPr="00997D17" w:rsidRDefault="002066E7" w:rsidP="00FE4152">
            <w:pPr>
              <w:pStyle w:val="ListParagraph"/>
              <w:rPr>
                <w:sz w:val="22"/>
                <w:szCs w:val="22"/>
              </w:rPr>
            </w:pPr>
            <w:r w:rsidRPr="00997D17">
              <w:rPr>
                <w:sz w:val="22"/>
                <w:szCs w:val="22"/>
              </w:rPr>
              <w:t>Kigoma District Council</w:t>
            </w:r>
          </w:p>
        </w:tc>
        <w:tc>
          <w:tcPr>
            <w:tcW w:w="2278" w:type="dxa"/>
          </w:tcPr>
          <w:p w14:paraId="0E528B61" w14:textId="7D632008"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0FB9C695" w14:textId="5B188240" w:rsidR="002066E7" w:rsidRPr="00997D17" w:rsidRDefault="008C6B60" w:rsidP="00FE4152">
            <w:pPr>
              <w:pStyle w:val="ListParagraph"/>
              <w:rPr>
                <w:sz w:val="22"/>
                <w:szCs w:val="22"/>
              </w:rPr>
            </w:pPr>
            <w:r w:rsidRPr="00997D17">
              <w:rPr>
                <w:sz w:val="22"/>
                <w:szCs w:val="22"/>
              </w:rPr>
              <w:t>earthquake, Lake Tanganyika waves and boat accidents, heavy rain, and shore floods. A few roads slippery, a few low homes wet, and lightning where storms build.</w:t>
            </w:r>
          </w:p>
        </w:tc>
        <w:tc>
          <w:tcPr>
            <w:tcW w:w="2278" w:type="dxa"/>
          </w:tcPr>
          <w:p w14:paraId="6503FA66" w14:textId="67151668"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46430174" w14:textId="115F8288" w:rsidR="00F20E47" w:rsidRPr="00997D17" w:rsidRDefault="00034217" w:rsidP="00034217">
            <w:pPr>
              <w:pStyle w:val="ListBullet"/>
              <w:rPr>
                <w:sz w:val="22"/>
                <w:szCs w:val="22"/>
              </w:rPr>
            </w:pPr>
            <w:r w:rsidRPr="00997D17">
              <w:rPr>
                <w:sz w:val="22"/>
                <w:szCs w:val="22"/>
              </w:rPr>
              <w:t>Check the forecast before any boat leaves. Life jacket on.</w:t>
            </w:r>
          </w:p>
          <w:p w14:paraId="51C49850" w14:textId="0604F00D" w:rsidR="00F20E47" w:rsidRPr="00997D17" w:rsidRDefault="00034217" w:rsidP="00034217">
            <w:pPr>
              <w:pStyle w:val="ListBullet"/>
              <w:rPr>
                <w:sz w:val="22"/>
                <w:szCs w:val="22"/>
              </w:rPr>
            </w:pPr>
            <w:r w:rsidRPr="00997D17">
              <w:rPr>
                <w:sz w:val="22"/>
                <w:szCs w:val="22"/>
              </w:rPr>
              <w:t>Bring small boats off the open water.</w:t>
            </w:r>
          </w:p>
          <w:p w14:paraId="62F79DE0" w14:textId="0AC4F815" w:rsidR="00F20E47" w:rsidRPr="00997D17" w:rsidRDefault="00034217" w:rsidP="00034217">
            <w:pPr>
              <w:pStyle w:val="ListBullet"/>
              <w:rPr>
                <w:sz w:val="22"/>
                <w:szCs w:val="22"/>
              </w:rPr>
            </w:pPr>
            <w:r w:rsidRPr="00997D17">
              <w:rPr>
                <w:sz w:val="22"/>
                <w:szCs w:val="22"/>
              </w:rPr>
              <w:t>Landing site: listen for the warning and save 190.</w:t>
            </w:r>
          </w:p>
          <w:p w14:paraId="64AA04B4" w14:textId="416DF932" w:rsidR="002066E7" w:rsidRPr="00997D17" w:rsidRDefault="00034217" w:rsidP="00034217">
            <w:pPr>
              <w:pStyle w:val="ListBullet"/>
              <w:rPr>
                <w:sz w:val="22"/>
                <w:szCs w:val="22"/>
              </w:rPr>
            </w:pPr>
            <w:r w:rsidRPr="00997D17">
              <w:rPr>
                <w:sz w:val="22"/>
                <w:szCs w:val="22"/>
              </w:rPr>
              <w:t>Do not swim out to rescue. Throw something that floats.</w:t>
            </w:r>
          </w:p>
        </w:tc>
        <w:tc>
          <w:tcPr>
            <w:tcW w:w="2279" w:type="dxa"/>
          </w:tcPr>
          <w:p w14:paraId="2AB41B1D" w14:textId="50017644" w:rsidR="00F20E47" w:rsidRPr="00997D17" w:rsidRDefault="00034217" w:rsidP="00034217">
            <w:pPr>
              <w:pStyle w:val="ListBullet"/>
              <w:rPr>
                <w:sz w:val="22"/>
                <w:szCs w:val="22"/>
              </w:rPr>
            </w:pPr>
            <w:r w:rsidRPr="00997D17">
              <w:rPr>
                <w:sz w:val="22"/>
                <w:szCs w:val="22"/>
              </w:rPr>
              <w:t>Angalia utabiri kabla ya chombo kuondoka. Vaa jaketi ya kujiokoa.</w:t>
            </w:r>
          </w:p>
          <w:p w14:paraId="1EDFD6ED" w14:textId="4BD2DE98" w:rsidR="00F20E47" w:rsidRPr="00997D17" w:rsidRDefault="00034217" w:rsidP="00034217">
            <w:pPr>
              <w:pStyle w:val="ListBullet"/>
              <w:rPr>
                <w:sz w:val="22"/>
                <w:szCs w:val="22"/>
              </w:rPr>
            </w:pPr>
            <w:r w:rsidRPr="00997D17">
              <w:rPr>
                <w:sz w:val="22"/>
                <w:szCs w:val="22"/>
              </w:rPr>
              <w:t>Rudisha vyombo vidogo kutoka maji ya wazi.</w:t>
            </w:r>
          </w:p>
          <w:p w14:paraId="779B32EA" w14:textId="173D9491" w:rsidR="00F20E47" w:rsidRPr="00997D17" w:rsidRDefault="00034217" w:rsidP="00034217">
            <w:pPr>
              <w:pStyle w:val="ListBullet"/>
              <w:rPr>
                <w:sz w:val="22"/>
                <w:szCs w:val="22"/>
              </w:rPr>
            </w:pPr>
            <w:r w:rsidRPr="00997D17">
              <w:rPr>
                <w:sz w:val="22"/>
                <w:szCs w:val="22"/>
              </w:rPr>
              <w:t>Mwalo: sikiliza onyo na hifadhi 190.</w:t>
            </w:r>
          </w:p>
          <w:p w14:paraId="69834B93" w14:textId="0433672C" w:rsidR="002066E7" w:rsidRPr="00997D17" w:rsidRDefault="00FE0A4D" w:rsidP="00034217">
            <w:pPr>
              <w:pStyle w:val="ListBullet"/>
              <w:rPr>
                <w:sz w:val="22"/>
                <w:szCs w:val="22"/>
              </w:rPr>
            </w:pPr>
            <w:ins w:id="2153" w:author="Bonephace Kaijage" w:date="2026-10-14T06:15:00Z" w16du:dateUtc="2026-10-14T04:15:00Z">
              <w:r>
                <w:rPr>
                  <w:sz w:val="22"/>
                  <w:szCs w:val="22"/>
                </w:rPr>
                <w:t>Kumuokoa mtu majini, mtupie kitu kinachoelea au mnyooshee fimbo badala ya kuogelea kumfuata: maji yanayotiririka humzamisha pia mwokoaji.</w:t>
              </w:r>
            </w:ins>
            <w:del w:id="2154" w:author="Bonephace Kaijage" w:date="2026-10-14T06:15:00Z" w16du:dateUtc="2026-10-14T04:15:00Z">
              <w:r w:rsidR="00034217" w:rsidRPr="00997D17" w:rsidDel="00FE0A4D">
                <w:rPr>
                  <w:sz w:val="22"/>
                  <w:szCs w:val="22"/>
                </w:rPr>
                <w:delText>Usiogelee kuokoa. Rusha kitu kinachoelea.</w:delText>
              </w:r>
            </w:del>
          </w:p>
        </w:tc>
      </w:tr>
      <w:tr w:rsidR="002066E7" w:rsidRPr="000343A2" w14:paraId="43A9ABB6" w14:textId="77777777" w:rsidTr="002066E7">
        <w:tc>
          <w:tcPr>
            <w:tcW w:w="2278" w:type="dxa"/>
          </w:tcPr>
          <w:p w14:paraId="0C8244A9" w14:textId="77777777" w:rsidR="0055281C" w:rsidRPr="00997D17" w:rsidRDefault="0055281C" w:rsidP="0055281C">
            <w:pPr>
              <w:pStyle w:val="ListParagraph"/>
              <w:rPr>
                <w:sz w:val="22"/>
                <w:szCs w:val="22"/>
              </w:rPr>
            </w:pPr>
            <w:r w:rsidRPr="00997D17">
              <w:rPr>
                <w:sz w:val="22"/>
                <w:szCs w:val="22"/>
              </w:rPr>
              <w:t>Ondoa taka kwenye mitaro na njia za maji kuzunguka makazi.</w:t>
            </w:r>
          </w:p>
          <w:p w14:paraId="13EC6345"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3A983FF1" w14:textId="554A069C" w:rsidR="0055281C" w:rsidRPr="00997D17" w:rsidRDefault="0055281C" w:rsidP="0055281C">
            <w:pPr>
              <w:pStyle w:val="ListParagraph"/>
              <w:rPr>
                <w:sz w:val="22"/>
                <w:szCs w:val="22"/>
              </w:rPr>
            </w:pPr>
            <w:r w:rsidRPr="00997D17">
              <w:rPr>
                <w:sz w:val="22"/>
                <w:szCs w:val="22"/>
                <w:lang w:val="sv-SE"/>
              </w:rPr>
              <w:lastRenderedPageBreak/>
              <w:t xml:space="preserve">Endesha taratibu ukiwasha taa. </w:t>
            </w:r>
            <w:r w:rsidRPr="00997D17">
              <w:rPr>
                <w:sz w:val="22"/>
                <w:szCs w:val="22"/>
              </w:rPr>
              <w:t>Usivuke maji yanayotiririka barabarani.</w:t>
            </w:r>
          </w:p>
          <w:p w14:paraId="617706DB" w14:textId="1AA15721" w:rsidR="002066E7" w:rsidRPr="00997D17" w:rsidRDefault="002066E7" w:rsidP="00FE4152">
            <w:pPr>
              <w:pStyle w:val="ListParagraph"/>
              <w:rPr>
                <w:sz w:val="22"/>
                <w:szCs w:val="22"/>
              </w:rPr>
            </w:pPr>
          </w:p>
        </w:tc>
        <w:tc>
          <w:tcPr>
            <w:tcW w:w="2278" w:type="dxa"/>
          </w:tcPr>
          <w:p w14:paraId="2E4EE397" w14:textId="445DB573" w:rsidR="002066E7" w:rsidRPr="00997D17" w:rsidRDefault="002066E7" w:rsidP="00FE4152">
            <w:pPr>
              <w:pStyle w:val="ListParagraph"/>
              <w:rPr>
                <w:sz w:val="22"/>
                <w:szCs w:val="22"/>
              </w:rPr>
            </w:pPr>
            <w:r w:rsidRPr="00997D17">
              <w:rPr>
                <w:sz w:val="22"/>
                <w:szCs w:val="22"/>
              </w:rPr>
              <w:lastRenderedPageBreak/>
              <w:t>Orange / Machungwa — Level 2</w:t>
            </w:r>
          </w:p>
        </w:tc>
        <w:tc>
          <w:tcPr>
            <w:tcW w:w="2278" w:type="dxa"/>
          </w:tcPr>
          <w:p w14:paraId="237DDE24" w14:textId="72FDFB2F" w:rsidR="002066E7" w:rsidRPr="00997D17" w:rsidRDefault="008C6B60" w:rsidP="00FE4152">
            <w:pPr>
              <w:pStyle w:val="ListParagraph"/>
              <w:rPr>
                <w:sz w:val="22"/>
                <w:szCs w:val="22"/>
              </w:rPr>
            </w:pPr>
            <w:r w:rsidRPr="00997D17">
              <w:rPr>
                <w:sz w:val="22"/>
                <w:szCs w:val="22"/>
              </w:rPr>
              <w:t xml:space="preserve">earthquake, Lake Tanganyika waves and boat accidents, heavy rain, and shore floods. Roads, water points or houses at the named sites are now affected. Some </w:t>
            </w:r>
            <w:r w:rsidRPr="00997D17">
              <w:rPr>
                <w:sz w:val="22"/>
                <w:szCs w:val="22"/>
              </w:rPr>
              <w:lastRenderedPageBreak/>
              <w:t>journeys and classes are disrupted.</w:t>
            </w:r>
          </w:p>
        </w:tc>
        <w:tc>
          <w:tcPr>
            <w:tcW w:w="2278" w:type="dxa"/>
          </w:tcPr>
          <w:p w14:paraId="2EBFCD17" w14:textId="7AD1B216"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75C31988" w14:textId="2A5EC419" w:rsidR="00F20E47" w:rsidRPr="00997D17" w:rsidRDefault="00034217" w:rsidP="00034217">
            <w:pPr>
              <w:pStyle w:val="ListBullet"/>
              <w:rPr>
                <w:sz w:val="22"/>
                <w:szCs w:val="22"/>
              </w:rPr>
            </w:pPr>
            <w:r w:rsidRPr="00997D17">
              <w:rPr>
                <w:sz w:val="22"/>
                <w:szCs w:val="22"/>
              </w:rPr>
              <w:t>Stop fishing and crossings on this water.</w:t>
            </w:r>
          </w:p>
          <w:p w14:paraId="113FB125" w14:textId="4BEC0C90" w:rsidR="00F20E47" w:rsidRPr="00997D17" w:rsidRDefault="00FE0A4D" w:rsidP="00034217">
            <w:pPr>
              <w:pStyle w:val="ListBullet"/>
              <w:rPr>
                <w:sz w:val="22"/>
                <w:szCs w:val="22"/>
              </w:rPr>
            </w:pPr>
            <w:ins w:id="2155" w:author="Bonephace Kaijage" w:date="2026-10-14T06:15:00Z" w16du:dateUtc="2026-10-14T04:15:00Z">
              <w:r>
                <w:rPr>
                  <w:sz w:val="22"/>
                  <w:szCs w:val="22"/>
                </w:rPr>
                <w:t xml:space="preserve">Help people off the low shore to the assembly point, starting with those who cannot move alone; waves and </w:t>
              </w:r>
              <w:r>
                <w:rPr>
                  <w:sz w:val="22"/>
                  <w:szCs w:val="22"/>
                </w:rPr>
                <w:lastRenderedPageBreak/>
                <w:t>the lake level can rise with little warning.</w:t>
              </w:r>
            </w:ins>
            <w:del w:id="2156" w:author="Bonephace Kaijage" w:date="2026-10-14T06:15:00Z" w16du:dateUtc="2026-10-14T04:15:00Z">
              <w:r w:rsidR="00034217" w:rsidRPr="00997D17" w:rsidDel="00FE0A4D">
                <w:rPr>
                  <w:sz w:val="22"/>
                  <w:szCs w:val="22"/>
                </w:rPr>
                <w:delText>Move people off the low shore to the assembly point.</w:delText>
              </w:r>
            </w:del>
          </w:p>
          <w:p w14:paraId="05C9539F" w14:textId="20D4353A" w:rsidR="00F20E47" w:rsidRPr="00997D17" w:rsidRDefault="00034217" w:rsidP="00034217">
            <w:pPr>
              <w:pStyle w:val="ListBullet"/>
              <w:rPr>
                <w:sz w:val="22"/>
                <w:szCs w:val="22"/>
              </w:rPr>
            </w:pPr>
            <w:r w:rsidRPr="00997D17">
              <w:rPr>
                <w:sz w:val="22"/>
                <w:szCs w:val="22"/>
              </w:rPr>
              <w:t>Marine police or the beach unit: account for boats still out.</w:t>
            </w:r>
          </w:p>
          <w:p w14:paraId="0F2BC62C" w14:textId="080AA613" w:rsidR="002066E7" w:rsidRPr="00997D17" w:rsidRDefault="00034217" w:rsidP="00034217">
            <w:pPr>
              <w:pStyle w:val="ListBullet"/>
              <w:rPr>
                <w:sz w:val="22"/>
                <w:szCs w:val="22"/>
              </w:rPr>
            </w:pPr>
            <w:r w:rsidRPr="00997D17">
              <w:rPr>
                <w:sz w:val="22"/>
                <w:szCs w:val="22"/>
              </w:rPr>
              <w:t>Boil water if shore wells are flooded.</w:t>
            </w:r>
          </w:p>
        </w:tc>
        <w:tc>
          <w:tcPr>
            <w:tcW w:w="2279" w:type="dxa"/>
          </w:tcPr>
          <w:p w14:paraId="48164AA2" w14:textId="45C9C908" w:rsidR="00F20E47" w:rsidRPr="00997D17" w:rsidRDefault="00034217" w:rsidP="00034217">
            <w:pPr>
              <w:pStyle w:val="ListBullet"/>
              <w:rPr>
                <w:sz w:val="22"/>
                <w:szCs w:val="22"/>
              </w:rPr>
            </w:pPr>
            <w:r w:rsidRPr="00997D17">
              <w:rPr>
                <w:sz w:val="22"/>
                <w:szCs w:val="22"/>
              </w:rPr>
              <w:lastRenderedPageBreak/>
              <w:t>Simamisha uvuvi na vivuko kwenye maji haya.</w:t>
            </w:r>
          </w:p>
          <w:p w14:paraId="3CD9C53E" w14:textId="46AA1A4D" w:rsidR="00F20E47" w:rsidRPr="00997D17" w:rsidRDefault="00FE0A4D" w:rsidP="00034217">
            <w:pPr>
              <w:pStyle w:val="ListBullet"/>
              <w:rPr>
                <w:sz w:val="22"/>
                <w:szCs w:val="22"/>
              </w:rPr>
            </w:pPr>
            <w:ins w:id="2157" w:author="Bonephace Kaijage" w:date="2026-10-14T06:16:00Z" w16du:dateUtc="2026-10-14T04:16:00Z">
              <w:r>
                <w:rPr>
                  <w:sz w:val="22"/>
                  <w:szCs w:val="22"/>
                </w:rPr>
                <w:t xml:space="preserve">Wasaidieni watu kuondoka ufuo wa chini kwenda kituoni, mkianza na wasioweza kuondoka peke </w:t>
              </w:r>
              <w:r>
                <w:rPr>
                  <w:sz w:val="22"/>
                  <w:szCs w:val="22"/>
                </w:rPr>
                <w:lastRenderedPageBreak/>
                <w:t>yao; mawimbi na kina cha ziwa vinaweza kupanda bila taarifa.</w:t>
              </w:r>
            </w:ins>
            <w:del w:id="2158" w:author="Bonephace Kaijage" w:date="2026-10-14T06:16:00Z" w16du:dateUtc="2026-10-14T04:16:00Z">
              <w:r w:rsidR="00034217" w:rsidRPr="00997D17" w:rsidDel="00FE0A4D">
                <w:rPr>
                  <w:sz w:val="22"/>
                  <w:szCs w:val="22"/>
                </w:rPr>
                <w:delText>Hamisha watu kutoka ufuo wa chini kwenda kituoni.</w:delText>
              </w:r>
            </w:del>
          </w:p>
          <w:p w14:paraId="4BC85E39" w14:textId="0AAC3401" w:rsidR="00F20E47" w:rsidRPr="00997D17" w:rsidRDefault="00034217" w:rsidP="00034217">
            <w:pPr>
              <w:pStyle w:val="ListBullet"/>
              <w:rPr>
                <w:sz w:val="22"/>
                <w:szCs w:val="22"/>
              </w:rPr>
            </w:pPr>
            <w:r w:rsidRPr="00997D17">
              <w:rPr>
                <w:sz w:val="22"/>
                <w:szCs w:val="22"/>
              </w:rPr>
              <w:t>Polisi wanamaji au kitengo cha mwalo: hakiki vyombo vilivyoko nje.</w:t>
            </w:r>
          </w:p>
          <w:p w14:paraId="1D5E3F28" w14:textId="0B53B05B" w:rsidR="002066E7" w:rsidRPr="00997D17" w:rsidRDefault="00034217" w:rsidP="00034217">
            <w:pPr>
              <w:pStyle w:val="ListBullet"/>
              <w:rPr>
                <w:sz w:val="22"/>
                <w:szCs w:val="22"/>
                <w:lang w:val="sv-SE"/>
              </w:rPr>
            </w:pPr>
            <w:r w:rsidRPr="00997D17">
              <w:rPr>
                <w:sz w:val="22"/>
                <w:szCs w:val="22"/>
                <w:lang w:val="sv-SE"/>
              </w:rPr>
              <w:t>Chemsha maji visima vya ufuo vikifurika.</w:t>
            </w:r>
          </w:p>
        </w:tc>
      </w:tr>
      <w:tr w:rsidR="002066E7" w:rsidRPr="000343A2" w14:paraId="42EF840D" w14:textId="77777777" w:rsidTr="002066E7">
        <w:tc>
          <w:tcPr>
            <w:tcW w:w="2278" w:type="dxa"/>
          </w:tcPr>
          <w:p w14:paraId="08746431" w14:textId="77777777" w:rsidR="0055281C" w:rsidRPr="00997D17" w:rsidRDefault="0055281C" w:rsidP="0055281C">
            <w:pPr>
              <w:pStyle w:val="ListParagraph"/>
              <w:rPr>
                <w:sz w:val="22"/>
                <w:szCs w:val="22"/>
                <w:lang w:val="sv-SE"/>
              </w:rPr>
            </w:pPr>
            <w:r w:rsidRPr="00997D17">
              <w:rPr>
                <w:sz w:val="22"/>
                <w:szCs w:val="22"/>
                <w:lang w:val="sv-SE"/>
              </w:rPr>
              <w:lastRenderedPageBreak/>
              <w:t>Funga na weka alama barabara, daraja au mwalo ulioathirika.</w:t>
            </w:r>
          </w:p>
          <w:p w14:paraId="775655D5" w14:textId="65310F7B" w:rsidR="0055281C" w:rsidRPr="00FE0A4D" w:rsidRDefault="00FE0A4D" w:rsidP="0055281C">
            <w:pPr>
              <w:pStyle w:val="ListParagraph"/>
              <w:rPr>
                <w:sz w:val="22"/>
                <w:szCs w:val="22"/>
                <w:lang w:val="sv-SE"/>
                <w:rPrChange w:id="2159" w:author="Bonephace Kaijage" w:date="2026-10-14T06:33:00Z" w16du:dateUtc="2026-10-14T04:33:00Z">
                  <w:rPr>
                    <w:sz w:val="22"/>
                    <w:szCs w:val="22"/>
                  </w:rPr>
                </w:rPrChange>
              </w:rPr>
            </w:pPr>
            <w:ins w:id="2160" w:author="Bonephace Kaijage" w:date="2026-10-14T06:15:00Z" w16du:dateUtc="2026-10-14T04:15:00Z">
              <w:r w:rsidRPr="00FE0A4D">
                <w:rPr>
                  <w:sz w:val="22"/>
                  <w:szCs w:val="22"/>
                  <w:lang w:val="sv-SE"/>
                  <w:rPrChange w:id="2161" w:author="Bonephace Kaijage" w:date="2026-10-14T06:33:00Z" w16du:dateUtc="2026-10-14T04:33:00Z">
                    <w:rPr>
                      <w:sz w:val="22"/>
                      <w:szCs w:val="22"/>
                    </w:rPr>
                  </w:rPrChange>
                </w:rPr>
                <w:t>Hakikisheni watoto, wazee na watu wenye ulemavu wote wako salama na wana mtu wa kuwasaidia.</w:t>
              </w:r>
            </w:ins>
            <w:del w:id="2162" w:author="Bonephace Kaijage" w:date="2026-10-14T06:15:00Z" w16du:dateUtc="2026-10-14T04:15:00Z">
              <w:r w:rsidR="0055281C" w:rsidRPr="00FE0A4D" w:rsidDel="00FE0A4D">
                <w:rPr>
                  <w:sz w:val="22"/>
                  <w:szCs w:val="22"/>
                  <w:lang w:val="sv-SE"/>
                  <w:rPrChange w:id="2163" w:author="Bonephace Kaijage" w:date="2026-10-14T06:33:00Z" w16du:dateUtc="2026-10-14T04:33:00Z">
                    <w:rPr>
                      <w:sz w:val="22"/>
                      <w:szCs w:val="22"/>
                    </w:rPr>
                  </w:rPrChange>
                </w:rPr>
                <w:delText>Hakiki watoto, wazee na watu wenye ulemavu.</w:delText>
              </w:r>
            </w:del>
          </w:p>
          <w:p w14:paraId="504C74D0" w14:textId="17B0DE8C" w:rsidR="0055281C" w:rsidRPr="00FE0A4D" w:rsidRDefault="0055281C" w:rsidP="0055281C">
            <w:pPr>
              <w:pStyle w:val="ListParagraph"/>
              <w:rPr>
                <w:sz w:val="22"/>
                <w:szCs w:val="22"/>
                <w:lang w:val="sv-SE"/>
                <w:rPrChange w:id="2164" w:author="Bonephace Kaijage" w:date="2026-10-14T06:33:00Z" w16du:dateUtc="2026-10-14T04:33:00Z">
                  <w:rPr>
                    <w:sz w:val="22"/>
                    <w:szCs w:val="22"/>
                  </w:rPr>
                </w:rPrChange>
              </w:rPr>
            </w:pPr>
            <w:r w:rsidRPr="00FE0A4D">
              <w:rPr>
                <w:sz w:val="22"/>
                <w:szCs w:val="22"/>
                <w:lang w:val="sv-SE"/>
                <w:rPrChange w:id="2165" w:author="Bonephace Kaijage" w:date="2026-10-14T06:33:00Z" w16du:dateUtc="2026-10-14T04:33:00Z">
                  <w:rPr>
                    <w:sz w:val="22"/>
                    <w:szCs w:val="22"/>
                  </w:rPr>
                </w:rPrChange>
              </w:rPr>
              <w:t>Chanzo cha maji kikiathirika, chemsha au tibu maji ya kunywa.</w:t>
            </w:r>
          </w:p>
          <w:p w14:paraId="5F2D3836" w14:textId="4FAD8ECF" w:rsidR="002066E7" w:rsidRPr="00FE0A4D" w:rsidRDefault="002066E7" w:rsidP="00FE4152">
            <w:pPr>
              <w:pStyle w:val="ListParagraph"/>
              <w:rPr>
                <w:sz w:val="22"/>
                <w:szCs w:val="22"/>
                <w:lang w:val="sv-SE"/>
                <w:rPrChange w:id="2166" w:author="Bonephace Kaijage" w:date="2026-10-14T06:33:00Z" w16du:dateUtc="2026-10-14T04:33:00Z">
                  <w:rPr>
                    <w:sz w:val="22"/>
                    <w:szCs w:val="22"/>
                  </w:rPr>
                </w:rPrChange>
              </w:rPr>
            </w:pPr>
          </w:p>
        </w:tc>
        <w:tc>
          <w:tcPr>
            <w:tcW w:w="2278" w:type="dxa"/>
          </w:tcPr>
          <w:p w14:paraId="64D25A50" w14:textId="3CA9DBEE"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74DFA213" w14:textId="4EB82B39" w:rsidR="002066E7" w:rsidRPr="00997D17" w:rsidRDefault="00FE0A4D" w:rsidP="00FE4152">
            <w:pPr>
              <w:pStyle w:val="ListParagraph"/>
              <w:rPr>
                <w:sz w:val="22"/>
                <w:szCs w:val="22"/>
              </w:rPr>
            </w:pPr>
            <w:ins w:id="2167"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16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259AC23" w14:textId="3E1D88F3" w:rsidR="002066E7" w:rsidRPr="00997D17" w:rsidRDefault="00FE0A4D" w:rsidP="00FE4152">
            <w:pPr>
              <w:pStyle w:val="ListParagraph"/>
              <w:rPr>
                <w:sz w:val="22"/>
                <w:szCs w:val="22"/>
              </w:rPr>
            </w:pPr>
            <w:ins w:id="2169"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170"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E319A84" w14:textId="0E72477C" w:rsidR="00F20E47" w:rsidRPr="00997D17" w:rsidRDefault="00FE0A4D" w:rsidP="00034217">
            <w:pPr>
              <w:pStyle w:val="ListBullet"/>
              <w:rPr>
                <w:sz w:val="22"/>
                <w:szCs w:val="22"/>
              </w:rPr>
            </w:pPr>
            <w:ins w:id="2171"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17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6CA2EA09" w14:textId="365C5DCF" w:rsidR="00F20E47" w:rsidRPr="00997D17" w:rsidRDefault="00034217" w:rsidP="00034217">
            <w:pPr>
              <w:pStyle w:val="ListBullet"/>
              <w:rPr>
                <w:sz w:val="22"/>
                <w:szCs w:val="22"/>
              </w:rPr>
            </w:pPr>
            <w:r w:rsidRPr="00997D17">
              <w:rPr>
                <w:sz w:val="22"/>
                <w:szCs w:val="22"/>
              </w:rPr>
              <w:t>Call 114 and 190. Keep the road clear for ambulances.</w:t>
            </w:r>
          </w:p>
          <w:p w14:paraId="3242F729" w14:textId="3B5B2671" w:rsidR="00F20E47" w:rsidRPr="00997D17" w:rsidRDefault="00034217" w:rsidP="00034217">
            <w:pPr>
              <w:pStyle w:val="ListBullet"/>
              <w:rPr>
                <w:sz w:val="22"/>
                <w:szCs w:val="22"/>
              </w:rPr>
            </w:pPr>
            <w:r w:rsidRPr="00997D17">
              <w:rPr>
                <w:sz w:val="22"/>
                <w:szCs w:val="22"/>
              </w:rPr>
              <w:t>Open the shelter and register every household. Note who is missing.</w:t>
            </w:r>
          </w:p>
          <w:p w14:paraId="052D90A9" w14:textId="32DE82E3" w:rsidR="002066E7" w:rsidRPr="00997D17" w:rsidRDefault="00034217" w:rsidP="00034217">
            <w:pPr>
              <w:pStyle w:val="ListBullet"/>
              <w:rPr>
                <w:sz w:val="22"/>
                <w:szCs w:val="22"/>
              </w:rPr>
            </w:pPr>
            <w:r w:rsidRPr="00997D17">
              <w:rPr>
                <w:sz w:val="22"/>
                <w:szCs w:val="22"/>
              </w:rPr>
              <w:t>Health team: injury first, then cholera if the water is dirty.</w:t>
            </w:r>
          </w:p>
        </w:tc>
        <w:tc>
          <w:tcPr>
            <w:tcW w:w="2279" w:type="dxa"/>
          </w:tcPr>
          <w:p w14:paraId="69055116" w14:textId="20AAE916" w:rsidR="00F20E47" w:rsidRPr="00997D17" w:rsidRDefault="00034217" w:rsidP="00034217">
            <w:pPr>
              <w:pStyle w:val="ListBullet"/>
              <w:rPr>
                <w:sz w:val="22"/>
                <w:szCs w:val="22"/>
                <w:lang w:val="sv-SE"/>
              </w:rPr>
            </w:pPr>
            <w:r w:rsidRPr="00997D17">
              <w:rPr>
                <w:sz w:val="22"/>
                <w:szCs w:val="22"/>
                <w:lang w:val="sv-SE"/>
              </w:rPr>
              <w:t>Hamisha bondeni sasa. Msirudi mpaka kamati iseme ni salama.</w:t>
            </w:r>
          </w:p>
          <w:p w14:paraId="276D7C73" w14:textId="7B829B50"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23C8DDDA" w14:textId="33F89B59"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401363FC" w14:textId="636C6F82"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44852FD2" w14:textId="77777777" w:rsidTr="002066E7">
        <w:tc>
          <w:tcPr>
            <w:tcW w:w="2278" w:type="dxa"/>
          </w:tcPr>
          <w:p w14:paraId="4C547483" w14:textId="77777777" w:rsidR="0055281C" w:rsidRPr="00997D17" w:rsidRDefault="0055281C" w:rsidP="0055281C">
            <w:pPr>
              <w:pStyle w:val="ListParagraph"/>
              <w:rPr>
                <w:sz w:val="22"/>
                <w:szCs w:val="22"/>
                <w:lang w:val="sv-SE"/>
              </w:rPr>
            </w:pPr>
            <w:r w:rsidRPr="00997D17">
              <w:rPr>
                <w:sz w:val="22"/>
                <w:szCs w:val="22"/>
                <w:lang w:val="sv-SE"/>
              </w:rPr>
              <w:t>Piga 114 na 190. Acha barabara wazi kwa magari ya wagonjwa.</w:t>
            </w:r>
          </w:p>
          <w:p w14:paraId="1C01CAFF" w14:textId="77777777" w:rsidR="0055281C" w:rsidRPr="00997D17" w:rsidRDefault="0055281C" w:rsidP="0055281C">
            <w:pPr>
              <w:pStyle w:val="ListParagraph"/>
              <w:rPr>
                <w:sz w:val="22"/>
                <w:szCs w:val="22"/>
                <w:lang w:val="sv-SE"/>
              </w:rPr>
            </w:pPr>
            <w:r w:rsidRPr="00997D17">
              <w:rPr>
                <w:sz w:val="22"/>
                <w:szCs w:val="22"/>
                <w:lang w:val="sv-SE"/>
              </w:rPr>
              <w:lastRenderedPageBreak/>
              <w:t>Hesabu kila kaya. Fungua makazi na visajili wafikao.</w:t>
            </w:r>
          </w:p>
          <w:p w14:paraId="6FCE0586" w14:textId="1CA90A6D"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79A9C7D4" w14:textId="21630BF2" w:rsidR="002066E7" w:rsidRPr="00997D17" w:rsidRDefault="002066E7" w:rsidP="00FE4152">
            <w:pPr>
              <w:pStyle w:val="ListParagraph"/>
              <w:rPr>
                <w:sz w:val="22"/>
                <w:szCs w:val="22"/>
              </w:rPr>
            </w:pPr>
            <w:r w:rsidRPr="00997D17">
              <w:rPr>
                <w:sz w:val="22"/>
                <w:szCs w:val="22"/>
              </w:rPr>
              <w:t>Uvinza District Council</w:t>
            </w:r>
          </w:p>
        </w:tc>
        <w:tc>
          <w:tcPr>
            <w:tcW w:w="2278" w:type="dxa"/>
          </w:tcPr>
          <w:p w14:paraId="0163F972" w14:textId="3CE834C3" w:rsidR="002066E7" w:rsidRPr="00997D17" w:rsidRDefault="002066E7" w:rsidP="00FE4152">
            <w:pPr>
              <w:pStyle w:val="ListParagraph"/>
              <w:rPr>
                <w:sz w:val="22"/>
                <w:szCs w:val="22"/>
              </w:rPr>
            </w:pPr>
            <w:r w:rsidRPr="00997D17">
              <w:rPr>
                <w:sz w:val="22"/>
                <w:szCs w:val="22"/>
              </w:rPr>
              <w:lastRenderedPageBreak/>
              <w:t>Yellow / Njano — Level 1</w:t>
            </w:r>
          </w:p>
        </w:tc>
        <w:tc>
          <w:tcPr>
            <w:tcW w:w="2278" w:type="dxa"/>
          </w:tcPr>
          <w:p w14:paraId="73652D67" w14:textId="6D6FE8BD" w:rsidR="002066E7" w:rsidRPr="00997D17" w:rsidRDefault="008C6B60" w:rsidP="00FE4152">
            <w:pPr>
              <w:pStyle w:val="ListParagraph"/>
              <w:rPr>
                <w:sz w:val="22"/>
                <w:szCs w:val="22"/>
              </w:rPr>
            </w:pPr>
            <w:r w:rsidRPr="00997D17">
              <w:rPr>
                <w:sz w:val="22"/>
                <w:szCs w:val="22"/>
              </w:rPr>
              <w:t xml:space="preserve">earthquake, Malagarasi floods, lake waves at the river mouth, and heavy rain. A few </w:t>
            </w:r>
            <w:r w:rsidRPr="00997D17">
              <w:rPr>
                <w:sz w:val="22"/>
                <w:szCs w:val="22"/>
              </w:rPr>
              <w:lastRenderedPageBreak/>
              <w:t>roads slippery, a few low homes wet, and lightning where storms build.</w:t>
            </w:r>
          </w:p>
        </w:tc>
        <w:tc>
          <w:tcPr>
            <w:tcW w:w="2278" w:type="dxa"/>
          </w:tcPr>
          <w:p w14:paraId="0B8BC1F5" w14:textId="3AB08E01" w:rsidR="002066E7" w:rsidRPr="00997D17" w:rsidRDefault="008C6B60" w:rsidP="00FE4152">
            <w:pPr>
              <w:pStyle w:val="ListParagraph"/>
              <w:rPr>
                <w:sz w:val="22"/>
                <w:szCs w:val="22"/>
              </w:rPr>
            </w:pPr>
            <w:r w:rsidRPr="00997D17">
              <w:rPr>
                <w:sz w:val="22"/>
                <w:szCs w:val="22"/>
              </w:rPr>
              <w:lastRenderedPageBreak/>
              <w:t xml:space="preserve">Dalili za mwanzo kwenye eneo lililotajwa. Barabara chache kuteleza, nyumba </w:t>
            </w:r>
            <w:r w:rsidRPr="00997D17">
              <w:rPr>
                <w:sz w:val="22"/>
                <w:szCs w:val="22"/>
              </w:rPr>
              <w:lastRenderedPageBreak/>
              <w:t>chache za bondeni kulowa, na radi dhoruba inapojengeka.</w:t>
            </w:r>
          </w:p>
        </w:tc>
        <w:tc>
          <w:tcPr>
            <w:tcW w:w="2279" w:type="dxa"/>
          </w:tcPr>
          <w:p w14:paraId="26D25245" w14:textId="363F6F46" w:rsidR="00F20E47" w:rsidRPr="00997D17" w:rsidRDefault="00034217" w:rsidP="00034217">
            <w:pPr>
              <w:pStyle w:val="ListBullet"/>
              <w:rPr>
                <w:sz w:val="22"/>
                <w:szCs w:val="22"/>
              </w:rPr>
            </w:pPr>
            <w:r w:rsidRPr="00997D17">
              <w:rPr>
                <w:sz w:val="22"/>
                <w:szCs w:val="22"/>
              </w:rPr>
              <w:lastRenderedPageBreak/>
              <w:t>Check the forecast before any boat leaves. Life jacket on.</w:t>
            </w:r>
          </w:p>
          <w:p w14:paraId="52E70DC6" w14:textId="25430180" w:rsidR="00F20E47" w:rsidRPr="00997D17" w:rsidRDefault="00034217" w:rsidP="00034217">
            <w:pPr>
              <w:pStyle w:val="ListBullet"/>
              <w:rPr>
                <w:sz w:val="22"/>
                <w:szCs w:val="22"/>
              </w:rPr>
            </w:pPr>
            <w:r w:rsidRPr="00997D17">
              <w:rPr>
                <w:sz w:val="22"/>
                <w:szCs w:val="22"/>
              </w:rPr>
              <w:lastRenderedPageBreak/>
              <w:t>Bring small boats off the open water.</w:t>
            </w:r>
          </w:p>
          <w:p w14:paraId="48DF0C64" w14:textId="2EAA5343" w:rsidR="00F20E47" w:rsidRPr="00997D17" w:rsidRDefault="00034217" w:rsidP="00034217">
            <w:pPr>
              <w:pStyle w:val="ListBullet"/>
              <w:rPr>
                <w:sz w:val="22"/>
                <w:szCs w:val="22"/>
              </w:rPr>
            </w:pPr>
            <w:r w:rsidRPr="00997D17">
              <w:rPr>
                <w:sz w:val="22"/>
                <w:szCs w:val="22"/>
              </w:rPr>
              <w:t>Landing site: listen for the warning and save 190.</w:t>
            </w:r>
          </w:p>
          <w:p w14:paraId="0B9C847C" w14:textId="57490316" w:rsidR="002066E7" w:rsidRPr="00997D17" w:rsidRDefault="00034217" w:rsidP="00034217">
            <w:pPr>
              <w:pStyle w:val="ListBullet"/>
              <w:rPr>
                <w:sz w:val="22"/>
                <w:szCs w:val="22"/>
              </w:rPr>
            </w:pPr>
            <w:r w:rsidRPr="00997D17">
              <w:rPr>
                <w:sz w:val="22"/>
                <w:szCs w:val="22"/>
              </w:rPr>
              <w:t>Do not swim out to rescue. Throw something that floats.</w:t>
            </w:r>
          </w:p>
        </w:tc>
        <w:tc>
          <w:tcPr>
            <w:tcW w:w="2279" w:type="dxa"/>
          </w:tcPr>
          <w:p w14:paraId="2A04AC84" w14:textId="030C9DCE" w:rsidR="00F20E47" w:rsidRPr="00997D17" w:rsidRDefault="00034217" w:rsidP="00034217">
            <w:pPr>
              <w:pStyle w:val="ListBullet"/>
              <w:rPr>
                <w:sz w:val="22"/>
                <w:szCs w:val="22"/>
              </w:rPr>
            </w:pPr>
            <w:r w:rsidRPr="00997D17">
              <w:rPr>
                <w:sz w:val="22"/>
                <w:szCs w:val="22"/>
              </w:rPr>
              <w:lastRenderedPageBreak/>
              <w:t>Angalia utabiri kabla ya chombo kuondoka. Vaa jaketi ya kujiokoa.</w:t>
            </w:r>
          </w:p>
          <w:p w14:paraId="1084BE16" w14:textId="475B1567" w:rsidR="00F20E47" w:rsidRPr="00997D17" w:rsidRDefault="00034217" w:rsidP="00034217">
            <w:pPr>
              <w:pStyle w:val="ListBullet"/>
              <w:rPr>
                <w:sz w:val="22"/>
                <w:szCs w:val="22"/>
              </w:rPr>
            </w:pPr>
            <w:r w:rsidRPr="00997D17">
              <w:rPr>
                <w:sz w:val="22"/>
                <w:szCs w:val="22"/>
              </w:rPr>
              <w:lastRenderedPageBreak/>
              <w:t>Rudisha vyombo vidogo kutoka maji ya wazi.</w:t>
            </w:r>
          </w:p>
          <w:p w14:paraId="0F8F84CF" w14:textId="18A1E75B" w:rsidR="00F20E47" w:rsidRPr="00997D17" w:rsidRDefault="00034217" w:rsidP="00034217">
            <w:pPr>
              <w:pStyle w:val="ListBullet"/>
              <w:rPr>
                <w:sz w:val="22"/>
                <w:szCs w:val="22"/>
              </w:rPr>
            </w:pPr>
            <w:r w:rsidRPr="00997D17">
              <w:rPr>
                <w:sz w:val="22"/>
                <w:szCs w:val="22"/>
              </w:rPr>
              <w:t>Mwalo: sikiliza onyo na hifadhi 190.</w:t>
            </w:r>
          </w:p>
          <w:p w14:paraId="0E935088" w14:textId="771EF157" w:rsidR="002066E7" w:rsidRPr="00997D17" w:rsidRDefault="00FE0A4D" w:rsidP="00034217">
            <w:pPr>
              <w:pStyle w:val="ListBullet"/>
              <w:rPr>
                <w:sz w:val="22"/>
                <w:szCs w:val="22"/>
              </w:rPr>
            </w:pPr>
            <w:ins w:id="2173" w:author="Bonephace Kaijage" w:date="2026-10-14T06:15:00Z" w16du:dateUtc="2026-10-14T04:15:00Z">
              <w:r>
                <w:rPr>
                  <w:sz w:val="22"/>
                  <w:szCs w:val="22"/>
                </w:rPr>
                <w:t>Kumuokoa mtu majini, mtupie kitu kinachoelea au mnyooshee fimbo badala ya kuogelea kumfuata: maji yanayotiririka humzamisha pia mwokoaji.</w:t>
              </w:r>
            </w:ins>
            <w:del w:id="2174" w:author="Bonephace Kaijage" w:date="2026-10-14T06:15:00Z" w16du:dateUtc="2026-10-14T04:15:00Z">
              <w:r w:rsidR="00034217" w:rsidRPr="00997D17" w:rsidDel="00FE0A4D">
                <w:rPr>
                  <w:sz w:val="22"/>
                  <w:szCs w:val="22"/>
                </w:rPr>
                <w:delText>Usiogelee kuokoa. Rusha kitu kinachoelea.</w:delText>
              </w:r>
            </w:del>
          </w:p>
        </w:tc>
      </w:tr>
      <w:tr w:rsidR="002066E7" w:rsidRPr="000343A2" w14:paraId="012E90B9" w14:textId="77777777" w:rsidTr="002066E7">
        <w:tc>
          <w:tcPr>
            <w:tcW w:w="2278" w:type="dxa"/>
          </w:tcPr>
          <w:p w14:paraId="1053C313" w14:textId="77777777" w:rsidR="0055281C" w:rsidRPr="00997D17" w:rsidRDefault="0055281C" w:rsidP="0055281C">
            <w:pPr>
              <w:pStyle w:val="ListParagraph"/>
              <w:rPr>
                <w:sz w:val="22"/>
                <w:szCs w:val="22"/>
              </w:rPr>
            </w:pPr>
            <w:r w:rsidRPr="00997D17">
              <w:rPr>
                <w:sz w:val="22"/>
                <w:szCs w:val="22"/>
              </w:rPr>
              <w:lastRenderedPageBreak/>
              <w:t>Ondoa taka kwenye mitaro na njia za maji kuzunguka makazi.</w:t>
            </w:r>
          </w:p>
          <w:p w14:paraId="5EB17DC3" w14:textId="77777777" w:rsidR="0055281C" w:rsidRPr="00997D17" w:rsidRDefault="0055281C" w:rsidP="0055281C">
            <w:pPr>
              <w:pStyle w:val="ListParagraph"/>
              <w:rPr>
                <w:sz w:val="22"/>
                <w:szCs w:val="22"/>
                <w:lang w:val="sv-SE"/>
              </w:rPr>
            </w:pPr>
            <w:r w:rsidRPr="00997D17">
              <w:rPr>
                <w:sz w:val="22"/>
                <w:szCs w:val="22"/>
                <w:lang w:val="sv-SE"/>
              </w:rPr>
              <w:t>Weka chakula, maji ya kunywa, fedha, dawa na tochi. Hifadhi 190.</w:t>
            </w:r>
          </w:p>
          <w:p w14:paraId="40F33E4A" w14:textId="677A6CEC" w:rsidR="0055281C" w:rsidRPr="00997D17" w:rsidRDefault="0055281C" w:rsidP="0055281C">
            <w:pPr>
              <w:pStyle w:val="ListParagraph"/>
              <w:rPr>
                <w:sz w:val="22"/>
                <w:szCs w:val="22"/>
              </w:rPr>
            </w:pPr>
            <w:r w:rsidRPr="00997D17">
              <w:rPr>
                <w:sz w:val="22"/>
                <w:szCs w:val="22"/>
                <w:lang w:val="sv-SE"/>
              </w:rPr>
              <w:t xml:space="preserve">Endesha taratibu ukiwasha taa. </w:t>
            </w:r>
            <w:r w:rsidRPr="00997D17">
              <w:rPr>
                <w:sz w:val="22"/>
                <w:szCs w:val="22"/>
              </w:rPr>
              <w:t>Usivuke maji yanayotiririka barabarani.</w:t>
            </w:r>
          </w:p>
          <w:p w14:paraId="448870E4" w14:textId="2042E260" w:rsidR="002066E7" w:rsidRPr="00997D17" w:rsidRDefault="002066E7" w:rsidP="00FE4152">
            <w:pPr>
              <w:pStyle w:val="ListParagraph"/>
              <w:rPr>
                <w:sz w:val="22"/>
                <w:szCs w:val="22"/>
              </w:rPr>
            </w:pPr>
          </w:p>
        </w:tc>
        <w:tc>
          <w:tcPr>
            <w:tcW w:w="2278" w:type="dxa"/>
          </w:tcPr>
          <w:p w14:paraId="415FC05B" w14:textId="56E8EBF2"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1163419F" w14:textId="053CBA66" w:rsidR="002066E7" w:rsidRPr="00997D17" w:rsidRDefault="008C6B60" w:rsidP="00FE4152">
            <w:pPr>
              <w:pStyle w:val="ListParagraph"/>
              <w:rPr>
                <w:sz w:val="22"/>
                <w:szCs w:val="22"/>
              </w:rPr>
            </w:pPr>
            <w:r w:rsidRPr="00997D17">
              <w:rPr>
                <w:sz w:val="22"/>
                <w:szCs w:val="22"/>
              </w:rPr>
              <w:t>earthquake, Malagarasi floods, lake waves at the river mouth, and heavy rain. Roads, water points or houses at the named sites are now affected. Some journeys and classes are disrupted.</w:t>
            </w:r>
          </w:p>
        </w:tc>
        <w:tc>
          <w:tcPr>
            <w:tcW w:w="2278" w:type="dxa"/>
          </w:tcPr>
          <w:p w14:paraId="27D92D15" w14:textId="5183424C"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A8C0BE6" w14:textId="190E1D14" w:rsidR="00F20E47" w:rsidRPr="00997D17" w:rsidRDefault="00034217" w:rsidP="00034217">
            <w:pPr>
              <w:pStyle w:val="ListBullet"/>
              <w:rPr>
                <w:sz w:val="22"/>
                <w:szCs w:val="22"/>
              </w:rPr>
            </w:pPr>
            <w:r w:rsidRPr="00997D17">
              <w:rPr>
                <w:sz w:val="22"/>
                <w:szCs w:val="22"/>
              </w:rPr>
              <w:t>Stop fishing and crossings on this water.</w:t>
            </w:r>
          </w:p>
          <w:p w14:paraId="463D1822" w14:textId="699E1A61" w:rsidR="00F20E47" w:rsidRPr="00997D17" w:rsidRDefault="00FE0A4D" w:rsidP="00034217">
            <w:pPr>
              <w:pStyle w:val="ListBullet"/>
              <w:rPr>
                <w:sz w:val="22"/>
                <w:szCs w:val="22"/>
              </w:rPr>
            </w:pPr>
            <w:ins w:id="2175"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2176" w:author="Bonephace Kaijage" w:date="2026-10-14T06:15:00Z" w16du:dateUtc="2026-10-14T04:15:00Z">
              <w:r w:rsidR="00034217" w:rsidRPr="00997D17" w:rsidDel="00FE0A4D">
                <w:rPr>
                  <w:sz w:val="22"/>
                  <w:szCs w:val="22"/>
                </w:rPr>
                <w:delText>Move people off the low shore to the assembly point.</w:delText>
              </w:r>
            </w:del>
          </w:p>
          <w:p w14:paraId="036F4C5B" w14:textId="5F40E29B" w:rsidR="00F20E47" w:rsidRPr="00997D17" w:rsidRDefault="00034217" w:rsidP="00034217">
            <w:pPr>
              <w:pStyle w:val="ListBullet"/>
              <w:rPr>
                <w:sz w:val="22"/>
                <w:szCs w:val="22"/>
              </w:rPr>
            </w:pPr>
            <w:r w:rsidRPr="00997D17">
              <w:rPr>
                <w:sz w:val="22"/>
                <w:szCs w:val="22"/>
              </w:rPr>
              <w:t>Marine police or the beach unit: account for boats still out.</w:t>
            </w:r>
          </w:p>
          <w:p w14:paraId="51A33A92" w14:textId="57424A9F" w:rsidR="002066E7" w:rsidRPr="00997D17" w:rsidRDefault="00034217" w:rsidP="00034217">
            <w:pPr>
              <w:pStyle w:val="ListBullet"/>
              <w:rPr>
                <w:sz w:val="22"/>
                <w:szCs w:val="22"/>
              </w:rPr>
            </w:pPr>
            <w:r w:rsidRPr="00997D17">
              <w:rPr>
                <w:sz w:val="22"/>
                <w:szCs w:val="22"/>
              </w:rPr>
              <w:t>Boil water if shore wells are flooded.</w:t>
            </w:r>
          </w:p>
        </w:tc>
        <w:tc>
          <w:tcPr>
            <w:tcW w:w="2279" w:type="dxa"/>
          </w:tcPr>
          <w:p w14:paraId="5FCADF4B" w14:textId="11BC052A" w:rsidR="00F20E47" w:rsidRPr="00997D17" w:rsidRDefault="00034217" w:rsidP="00034217">
            <w:pPr>
              <w:pStyle w:val="ListBullet"/>
              <w:rPr>
                <w:sz w:val="22"/>
                <w:szCs w:val="22"/>
              </w:rPr>
            </w:pPr>
            <w:r w:rsidRPr="00997D17">
              <w:rPr>
                <w:sz w:val="22"/>
                <w:szCs w:val="22"/>
              </w:rPr>
              <w:t>Simamisha uvuvi na vivuko kwenye maji haya.</w:t>
            </w:r>
          </w:p>
          <w:p w14:paraId="65939F3D" w14:textId="095D7405" w:rsidR="00F20E47" w:rsidRPr="00997D17" w:rsidRDefault="00FE0A4D" w:rsidP="00034217">
            <w:pPr>
              <w:pStyle w:val="ListBullet"/>
              <w:rPr>
                <w:sz w:val="22"/>
                <w:szCs w:val="22"/>
              </w:rPr>
            </w:pPr>
            <w:ins w:id="2177"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2178" w:author="Bonephace Kaijage" w:date="2026-10-14T06:16:00Z" w16du:dateUtc="2026-10-14T04:16:00Z">
              <w:r w:rsidR="00034217" w:rsidRPr="00997D17" w:rsidDel="00FE0A4D">
                <w:rPr>
                  <w:sz w:val="22"/>
                  <w:szCs w:val="22"/>
                </w:rPr>
                <w:delText>Hamisha watu kutoka ufuo wa chini kwenda kituoni.</w:delText>
              </w:r>
            </w:del>
          </w:p>
          <w:p w14:paraId="74684C98" w14:textId="6B568485" w:rsidR="00F20E47" w:rsidRPr="00997D17" w:rsidRDefault="00034217" w:rsidP="00034217">
            <w:pPr>
              <w:pStyle w:val="ListBullet"/>
              <w:rPr>
                <w:sz w:val="22"/>
                <w:szCs w:val="22"/>
              </w:rPr>
            </w:pPr>
            <w:r w:rsidRPr="00997D17">
              <w:rPr>
                <w:sz w:val="22"/>
                <w:szCs w:val="22"/>
              </w:rPr>
              <w:t>Polisi wanamaji au kitengo cha mwalo: hakiki vyombo vilivyoko nje.</w:t>
            </w:r>
          </w:p>
          <w:p w14:paraId="7E0AD8DD" w14:textId="7126C931" w:rsidR="002066E7" w:rsidRPr="00997D17" w:rsidRDefault="00034217" w:rsidP="00034217">
            <w:pPr>
              <w:pStyle w:val="ListBullet"/>
              <w:rPr>
                <w:sz w:val="22"/>
                <w:szCs w:val="22"/>
                <w:lang w:val="sv-SE"/>
              </w:rPr>
            </w:pPr>
            <w:r w:rsidRPr="00997D17">
              <w:rPr>
                <w:sz w:val="22"/>
                <w:szCs w:val="22"/>
                <w:lang w:val="sv-SE"/>
              </w:rPr>
              <w:t>Chemsha maji visima vya ufuo vikifurika.</w:t>
            </w:r>
          </w:p>
        </w:tc>
      </w:tr>
      <w:tr w:rsidR="002066E7" w:rsidRPr="000343A2" w14:paraId="75E724B6" w14:textId="77777777" w:rsidTr="002066E7">
        <w:tc>
          <w:tcPr>
            <w:tcW w:w="2278" w:type="dxa"/>
          </w:tcPr>
          <w:p w14:paraId="26BA1BED" w14:textId="77777777" w:rsidR="0055281C" w:rsidRPr="00997D17" w:rsidRDefault="0055281C" w:rsidP="0055281C">
            <w:pPr>
              <w:pStyle w:val="ListParagraph"/>
              <w:rPr>
                <w:sz w:val="22"/>
                <w:szCs w:val="22"/>
                <w:lang w:val="sv-SE"/>
              </w:rPr>
            </w:pPr>
            <w:r w:rsidRPr="00997D17">
              <w:rPr>
                <w:sz w:val="22"/>
                <w:szCs w:val="22"/>
                <w:lang w:val="sv-SE"/>
              </w:rPr>
              <w:t xml:space="preserve">Funga na weka alama barabara, </w:t>
            </w:r>
            <w:r w:rsidRPr="00997D17">
              <w:rPr>
                <w:sz w:val="22"/>
                <w:szCs w:val="22"/>
                <w:lang w:val="sv-SE"/>
              </w:rPr>
              <w:lastRenderedPageBreak/>
              <w:t>daraja au mwalo ulioathirika.</w:t>
            </w:r>
          </w:p>
          <w:p w14:paraId="4B4AE716" w14:textId="7D384B80" w:rsidR="0055281C" w:rsidRPr="00FE0A4D" w:rsidRDefault="00FE0A4D" w:rsidP="0055281C">
            <w:pPr>
              <w:pStyle w:val="ListParagraph"/>
              <w:rPr>
                <w:sz w:val="22"/>
                <w:szCs w:val="22"/>
                <w:lang w:val="sv-SE"/>
                <w:rPrChange w:id="2179" w:author="Bonephace Kaijage" w:date="2026-10-14T06:33:00Z" w16du:dateUtc="2026-10-14T04:33:00Z">
                  <w:rPr>
                    <w:sz w:val="22"/>
                    <w:szCs w:val="22"/>
                  </w:rPr>
                </w:rPrChange>
              </w:rPr>
            </w:pPr>
            <w:ins w:id="2180" w:author="Bonephace Kaijage" w:date="2026-10-14T06:15:00Z" w16du:dateUtc="2026-10-14T04:15:00Z">
              <w:r w:rsidRPr="00FE0A4D">
                <w:rPr>
                  <w:sz w:val="22"/>
                  <w:szCs w:val="22"/>
                  <w:lang w:val="sv-SE"/>
                  <w:rPrChange w:id="2181" w:author="Bonephace Kaijage" w:date="2026-10-14T06:33:00Z" w16du:dateUtc="2026-10-14T04:33:00Z">
                    <w:rPr>
                      <w:sz w:val="22"/>
                      <w:szCs w:val="22"/>
                    </w:rPr>
                  </w:rPrChange>
                </w:rPr>
                <w:t>Hakikisheni watoto, wazee na watu wenye ulemavu wote wako salama na wana mtu wa kuwasaidia.</w:t>
              </w:r>
            </w:ins>
            <w:del w:id="2182" w:author="Bonephace Kaijage" w:date="2026-10-14T06:15:00Z" w16du:dateUtc="2026-10-14T04:15:00Z">
              <w:r w:rsidR="0055281C" w:rsidRPr="00FE0A4D" w:rsidDel="00FE0A4D">
                <w:rPr>
                  <w:sz w:val="22"/>
                  <w:szCs w:val="22"/>
                  <w:lang w:val="sv-SE"/>
                  <w:rPrChange w:id="2183" w:author="Bonephace Kaijage" w:date="2026-10-14T06:33:00Z" w16du:dateUtc="2026-10-14T04:33:00Z">
                    <w:rPr>
                      <w:sz w:val="22"/>
                      <w:szCs w:val="22"/>
                    </w:rPr>
                  </w:rPrChange>
                </w:rPr>
                <w:delText>Hakiki watoto, wazee na watu wenye ulemavu.</w:delText>
              </w:r>
            </w:del>
          </w:p>
          <w:p w14:paraId="2760046A" w14:textId="1B349528" w:rsidR="0055281C" w:rsidRPr="00FE0A4D" w:rsidRDefault="0055281C" w:rsidP="0055281C">
            <w:pPr>
              <w:pStyle w:val="ListParagraph"/>
              <w:rPr>
                <w:sz w:val="22"/>
                <w:szCs w:val="22"/>
                <w:lang w:val="sv-SE"/>
                <w:rPrChange w:id="2184" w:author="Bonephace Kaijage" w:date="2026-10-14T06:33:00Z" w16du:dateUtc="2026-10-14T04:33:00Z">
                  <w:rPr>
                    <w:sz w:val="22"/>
                    <w:szCs w:val="22"/>
                  </w:rPr>
                </w:rPrChange>
              </w:rPr>
            </w:pPr>
            <w:r w:rsidRPr="00FE0A4D">
              <w:rPr>
                <w:sz w:val="22"/>
                <w:szCs w:val="22"/>
                <w:lang w:val="sv-SE"/>
                <w:rPrChange w:id="2185" w:author="Bonephace Kaijage" w:date="2026-10-14T06:33:00Z" w16du:dateUtc="2026-10-14T04:33:00Z">
                  <w:rPr>
                    <w:sz w:val="22"/>
                    <w:szCs w:val="22"/>
                  </w:rPr>
                </w:rPrChange>
              </w:rPr>
              <w:t>Chanzo cha maji kikiathirika, chemsha au tibu maji ya kunywa.</w:t>
            </w:r>
          </w:p>
          <w:p w14:paraId="7272B530" w14:textId="2637024D" w:rsidR="002066E7" w:rsidRPr="00FE0A4D" w:rsidRDefault="002066E7" w:rsidP="00FE4152">
            <w:pPr>
              <w:pStyle w:val="ListParagraph"/>
              <w:rPr>
                <w:sz w:val="22"/>
                <w:szCs w:val="22"/>
                <w:lang w:val="sv-SE"/>
                <w:rPrChange w:id="2186" w:author="Bonephace Kaijage" w:date="2026-10-14T06:33:00Z" w16du:dateUtc="2026-10-14T04:33:00Z">
                  <w:rPr>
                    <w:sz w:val="22"/>
                    <w:szCs w:val="22"/>
                  </w:rPr>
                </w:rPrChange>
              </w:rPr>
            </w:pPr>
          </w:p>
        </w:tc>
        <w:tc>
          <w:tcPr>
            <w:tcW w:w="2278" w:type="dxa"/>
          </w:tcPr>
          <w:p w14:paraId="359DE42E" w14:textId="48150137" w:rsidR="002066E7" w:rsidRPr="00997D17" w:rsidRDefault="002066E7" w:rsidP="00FE4152">
            <w:pPr>
              <w:pStyle w:val="ListParagraph"/>
              <w:rPr>
                <w:sz w:val="22"/>
                <w:szCs w:val="22"/>
              </w:rPr>
            </w:pPr>
            <w:r w:rsidRPr="00997D17">
              <w:rPr>
                <w:sz w:val="22"/>
                <w:szCs w:val="22"/>
              </w:rPr>
              <w:lastRenderedPageBreak/>
              <w:t>Red / Nyekundu — Level 3</w:t>
            </w:r>
          </w:p>
        </w:tc>
        <w:tc>
          <w:tcPr>
            <w:tcW w:w="2278" w:type="dxa"/>
          </w:tcPr>
          <w:p w14:paraId="054793C1" w14:textId="643EA632" w:rsidR="002066E7" w:rsidRPr="00997D17" w:rsidRDefault="00FE0A4D" w:rsidP="00FE4152">
            <w:pPr>
              <w:pStyle w:val="ListParagraph"/>
              <w:rPr>
                <w:sz w:val="22"/>
                <w:szCs w:val="22"/>
              </w:rPr>
            </w:pPr>
            <w:ins w:id="2187" w:author="Bonephace Kaijage" w:date="2026-10-14T06:20:00Z" w16du:dateUtc="2026-10-14T04:20:00Z">
              <w:r>
                <w:rPr>
                  <w:sz w:val="22"/>
                  <w:szCs w:val="22"/>
                </w:rPr>
                <w:t xml:space="preserve">Conditions at the sites named in Know Your Risk are </w:t>
              </w:r>
              <w:r>
                <w:rPr>
                  <w:sz w:val="22"/>
                  <w:szCs w:val="22"/>
                </w:rPr>
                <w:lastRenderedPageBreak/>
                <w:t>now life-threatening: houses damaged, people cut off, and a real risk of drowning, injury or disease. Help is being organised; please follow the committee's instructions and look out for neighbours.</w:t>
              </w:r>
            </w:ins>
            <w:del w:id="218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5FBFAD4" w14:textId="46C5B4BF" w:rsidR="002066E7" w:rsidRPr="00997D17" w:rsidRDefault="00FE0A4D" w:rsidP="00FE4152">
            <w:pPr>
              <w:pStyle w:val="ListParagraph"/>
              <w:rPr>
                <w:sz w:val="22"/>
                <w:szCs w:val="22"/>
              </w:rPr>
            </w:pPr>
            <w:ins w:id="2189" w:author="Bonephace Kaijage" w:date="2026-10-14T06:23:00Z" w16du:dateUtc="2026-10-14T04:23:00Z">
              <w:r>
                <w:rPr>
                  <w:sz w:val="22"/>
                  <w:szCs w:val="22"/>
                </w:rPr>
                <w:lastRenderedPageBreak/>
                <w:t xml:space="preserve">Hali katika maeneo yaliyotajwa kwenye Fahamu Hatari </w:t>
              </w:r>
              <w:r>
                <w:rPr>
                  <w:sz w:val="22"/>
                  <w:szCs w:val="22"/>
                </w:rPr>
                <w:lastRenderedPageBreak/>
                <w:t>sasa ni hatari kwa maisha: nyumba zimeharibika, watu wamekatwa, na kuna hatari halisi ya kuzama, kujeruhiwa au magonjwa. Msaada unaandaliwa; tafadhali fuateni maelekezo ya kamati na muangaliane na majirani.</w:t>
              </w:r>
            </w:ins>
            <w:del w:id="2190"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8F9248F" w14:textId="4886B689" w:rsidR="00F20E47" w:rsidRPr="00997D17" w:rsidRDefault="00FE0A4D" w:rsidP="00034217">
            <w:pPr>
              <w:pStyle w:val="ListBullet"/>
              <w:rPr>
                <w:sz w:val="22"/>
                <w:szCs w:val="22"/>
              </w:rPr>
            </w:pPr>
            <w:ins w:id="2191" w:author="Bonephace Kaijage" w:date="2026-10-14T06:04:00Z" w16du:dateUtc="2026-10-14T04:04:00Z">
              <w:r>
                <w:rPr>
                  <w:sz w:val="22"/>
                  <w:szCs w:val="22"/>
                </w:rPr>
                <w:lastRenderedPageBreak/>
                <w:t xml:space="preserve">Please move off the low ground now to the agreed safe </w:t>
              </w:r>
              <w:r>
                <w:rPr>
                  <w:sz w:val="22"/>
                  <w:szCs w:val="22"/>
                </w:rPr>
                <w:lastRenderedPageBreak/>
                <w:t>place, helping anyone who cannot move alone; the water can rise faster than it looks. Return only when the committee confirms it is safe.</w:t>
              </w:r>
            </w:ins>
            <w:del w:id="219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159657D5" w14:textId="628FFF86" w:rsidR="00F20E47" w:rsidRPr="00997D17" w:rsidRDefault="00034217" w:rsidP="00034217">
            <w:pPr>
              <w:pStyle w:val="ListBullet"/>
              <w:rPr>
                <w:sz w:val="22"/>
                <w:szCs w:val="22"/>
              </w:rPr>
            </w:pPr>
            <w:r w:rsidRPr="00997D17">
              <w:rPr>
                <w:sz w:val="22"/>
                <w:szCs w:val="22"/>
              </w:rPr>
              <w:t>Call 114 and 190. Keep the road clear for ambulances.</w:t>
            </w:r>
          </w:p>
          <w:p w14:paraId="66A60F33" w14:textId="4CB1ED81" w:rsidR="00F20E47" w:rsidRPr="00997D17" w:rsidRDefault="00034217" w:rsidP="00034217">
            <w:pPr>
              <w:pStyle w:val="ListBullet"/>
              <w:rPr>
                <w:sz w:val="22"/>
                <w:szCs w:val="22"/>
              </w:rPr>
            </w:pPr>
            <w:r w:rsidRPr="00997D17">
              <w:rPr>
                <w:sz w:val="22"/>
                <w:szCs w:val="22"/>
              </w:rPr>
              <w:t>Open the shelter and register every household. Note who is missing.</w:t>
            </w:r>
          </w:p>
          <w:p w14:paraId="4ED254D5" w14:textId="60F157BC" w:rsidR="002066E7" w:rsidRPr="00997D17" w:rsidRDefault="00034217" w:rsidP="00034217">
            <w:pPr>
              <w:pStyle w:val="ListBullet"/>
              <w:rPr>
                <w:sz w:val="22"/>
                <w:szCs w:val="22"/>
              </w:rPr>
            </w:pPr>
            <w:r w:rsidRPr="00997D17">
              <w:rPr>
                <w:sz w:val="22"/>
                <w:szCs w:val="22"/>
              </w:rPr>
              <w:t>Health team: injury first, then cholera if the water is dirty.</w:t>
            </w:r>
          </w:p>
        </w:tc>
        <w:tc>
          <w:tcPr>
            <w:tcW w:w="2279" w:type="dxa"/>
          </w:tcPr>
          <w:p w14:paraId="5DAC3045" w14:textId="475E41CE" w:rsidR="00F20E47" w:rsidRPr="00997D17" w:rsidRDefault="00034217" w:rsidP="00034217">
            <w:pPr>
              <w:pStyle w:val="ListBullet"/>
              <w:rPr>
                <w:sz w:val="22"/>
                <w:szCs w:val="22"/>
                <w:lang w:val="sv-SE"/>
              </w:rPr>
            </w:pPr>
            <w:r w:rsidRPr="00997D17">
              <w:rPr>
                <w:sz w:val="22"/>
                <w:szCs w:val="22"/>
                <w:lang w:val="sv-SE"/>
              </w:rPr>
              <w:lastRenderedPageBreak/>
              <w:t xml:space="preserve">Hamisha bondeni sasa. Msirudi </w:t>
            </w:r>
            <w:r w:rsidRPr="00997D17">
              <w:rPr>
                <w:sz w:val="22"/>
                <w:szCs w:val="22"/>
                <w:lang w:val="sv-SE"/>
              </w:rPr>
              <w:lastRenderedPageBreak/>
              <w:t>mpaka kamati iseme ni salama.</w:t>
            </w:r>
          </w:p>
          <w:p w14:paraId="60382C1F" w14:textId="141D4D9E" w:rsidR="00F20E47"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2758F426" w14:textId="4181E9E1" w:rsidR="00F20E47"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760D4398" w14:textId="2FF628B8" w:rsidR="002066E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tc>
      </w:tr>
    </w:tbl>
    <w:p w14:paraId="5B5CECD1" w14:textId="77777777" w:rsidR="0055281C" w:rsidRPr="00997D17" w:rsidRDefault="0055281C" w:rsidP="0055281C">
      <w:pPr>
        <w:pStyle w:val="ListParagraph"/>
        <w:rPr>
          <w:sz w:val="22"/>
          <w:szCs w:val="22"/>
          <w:lang w:val="sv-SE"/>
        </w:rPr>
      </w:pPr>
      <w:r w:rsidRPr="00997D17">
        <w:rPr>
          <w:sz w:val="22"/>
          <w:szCs w:val="22"/>
          <w:lang w:val="sv-SE"/>
        </w:rPr>
        <w:lastRenderedPageBreak/>
        <w:t>Piga 114 na 190. Acha barabara wazi kwa magari ya wagonjwa.</w:t>
      </w:r>
    </w:p>
    <w:p w14:paraId="599E33F7" w14:textId="77777777" w:rsidR="0055281C" w:rsidRPr="00997D17" w:rsidRDefault="0055281C" w:rsidP="0055281C">
      <w:pPr>
        <w:pStyle w:val="ListParagraph"/>
        <w:rPr>
          <w:sz w:val="22"/>
          <w:szCs w:val="22"/>
          <w:lang w:val="sv-SE"/>
        </w:rPr>
      </w:pPr>
      <w:r w:rsidRPr="00997D17">
        <w:rPr>
          <w:sz w:val="22"/>
          <w:szCs w:val="22"/>
          <w:lang w:val="sv-SE"/>
        </w:rPr>
        <w:t>Hesabu kila kaya. Fungua makazi na visajili wafikao.</w:t>
      </w:r>
    </w:p>
    <w:p w14:paraId="03F288FB" w14:textId="71F18592" w:rsidR="0055281C" w:rsidRPr="00997D17" w:rsidRDefault="0055281C" w:rsidP="0055281C">
      <w:pPr>
        <w:pStyle w:val="ListParagraph"/>
        <w:rPr>
          <w:sz w:val="22"/>
          <w:szCs w:val="22"/>
          <w:lang w:val="sv-SE"/>
        </w:rPr>
      </w:pPr>
      <w:r w:rsidRPr="00997D17">
        <w:rPr>
          <w:sz w:val="22"/>
          <w:szCs w:val="22"/>
          <w:lang w:val="sv-SE"/>
        </w:rPr>
        <w:t>Timu ya afya: jiandae kwa majeruhi, na kipindupindu maji yakichafuka.</w:t>
      </w:r>
    </w:p>
    <w:p w14:paraId="67531B2C" w14:textId="1E3F7830" w:rsidR="00250A71" w:rsidRPr="00997D17" w:rsidRDefault="00FE4152" w:rsidP="00FE4152">
      <w:pPr>
        <w:pStyle w:val="ListParagraph"/>
        <w:rPr>
          <w:sz w:val="22"/>
          <w:szCs w:val="22"/>
          <w:lang w:val="sv-SE"/>
        </w:rPr>
      </w:pPr>
      <w:r w:rsidRPr="00997D17">
        <w:rPr>
          <w:sz w:val="22"/>
          <w:szCs w:val="22"/>
          <w:lang w:val="sv-SE"/>
        </w:rPr>
        <w:t>Kigoma-Ujiji Municipal Council — Halmashauri ya Manispaa ya Kigoma-Ujiji (Kigoma Urban / Kigoma Mjini)</w:t>
      </w:r>
    </w:p>
    <w:p w14:paraId="4E45FEC6" w14:textId="77777777" w:rsidR="00AB6CF2" w:rsidRPr="00DC5789" w:rsidRDefault="00FE4152" w:rsidP="00FE4152">
      <w:pPr>
        <w:rPr>
          <w:sz w:val="22"/>
          <w:szCs w:val="22"/>
          <w:lang w:val="sv-SE"/>
        </w:rPr>
      </w:pPr>
      <w:r w:rsidRPr="00DC5789">
        <w:rPr>
          <w:sz w:val="22"/>
          <w:szCs w:val="22"/>
          <w:lang w:val="sv-SE"/>
        </w:rPr>
        <w:t>9. KILIMANJARO REGION | MKOA WA KILIMANJARO</w:t>
      </w:r>
    </w:p>
    <w:p w14:paraId="6CC5B5D4" w14:textId="77777777" w:rsidR="00AB6CF2" w:rsidRPr="00DC5789" w:rsidRDefault="00AB6CF2" w:rsidP="00AB6CF2">
      <w:pPr>
        <w:rPr>
          <w:color w:val="000000"/>
          <w:lang w:val="sv-SE"/>
        </w:rPr>
      </w:pPr>
    </w:p>
    <w:p w14:paraId="0889E30F" w14:textId="77777777" w:rsidR="00AB6CF2" w:rsidRPr="00DC5789" w:rsidRDefault="00AB6CF2" w:rsidP="00AB6CF2">
      <w:pPr>
        <w:pStyle w:val="Strong1"/>
        <w:jc w:val="both"/>
        <w:rPr>
          <w:color w:val="000000"/>
          <w:lang w:val="sv-SE"/>
        </w:rPr>
      </w:pPr>
      <w:r w:rsidRPr="00DC5789">
        <w:rPr>
          <w:color w:val="000000"/>
          <w:lang w:val="sv-SE"/>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B6CF2" w:rsidRPr="00AB6CF2" w14:paraId="3FFD9177" w14:textId="77777777" w:rsidTr="00AB6CF2">
        <w:tc>
          <w:tcPr>
            <w:tcW w:w="3420" w:type="dxa"/>
            <w:shd w:val="clear" w:color="D9D9D9" w:fill="D9D9D9"/>
          </w:tcPr>
          <w:p w14:paraId="3B7FE272" w14:textId="755D5CF8" w:rsidR="00AB6CF2" w:rsidRPr="00AB6CF2" w:rsidRDefault="00AB6CF2" w:rsidP="00AB6CF2">
            <w:pPr>
              <w:jc w:val="both"/>
              <w:rPr>
                <w:color w:val="000000"/>
              </w:rPr>
            </w:pPr>
            <w:r w:rsidRPr="00AB6CF2">
              <w:rPr>
                <w:color w:val="000000"/>
              </w:rPr>
              <w:t>AREA (EN)</w:t>
            </w:r>
          </w:p>
        </w:tc>
        <w:tc>
          <w:tcPr>
            <w:tcW w:w="3235" w:type="dxa"/>
            <w:shd w:val="clear" w:color="D9D9D9" w:fill="D9D9D9"/>
          </w:tcPr>
          <w:p w14:paraId="341F091B" w14:textId="19C49CF8" w:rsidR="00AB6CF2" w:rsidRPr="00AB6CF2" w:rsidRDefault="00AB6CF2" w:rsidP="00AB6CF2">
            <w:pPr>
              <w:jc w:val="both"/>
              <w:rPr>
                <w:color w:val="000000"/>
              </w:rPr>
            </w:pPr>
            <w:r w:rsidRPr="00AB6CF2">
              <w:rPr>
                <w:color w:val="000000"/>
              </w:rPr>
              <w:t>ENEO (SW)</w:t>
            </w:r>
          </w:p>
        </w:tc>
        <w:tc>
          <w:tcPr>
            <w:tcW w:w="3605" w:type="dxa"/>
            <w:shd w:val="clear" w:color="D9D9D9" w:fill="D9D9D9"/>
          </w:tcPr>
          <w:p w14:paraId="25AD148C" w14:textId="26C687C6" w:rsidR="00AB6CF2" w:rsidRPr="00AB6CF2" w:rsidRDefault="00AB6CF2" w:rsidP="00AB6CF2">
            <w:pPr>
              <w:jc w:val="both"/>
              <w:rPr>
                <w:color w:val="000000"/>
              </w:rPr>
            </w:pPr>
            <w:r w:rsidRPr="00AB6CF2">
              <w:rPr>
                <w:color w:val="000000"/>
              </w:rPr>
              <w:t>RISK STATEMENT (EN)</w:t>
            </w:r>
          </w:p>
        </w:tc>
        <w:tc>
          <w:tcPr>
            <w:tcW w:w="3325" w:type="dxa"/>
            <w:shd w:val="clear" w:color="D9D9D9" w:fill="D9D9D9"/>
          </w:tcPr>
          <w:p w14:paraId="7BF9FA20" w14:textId="29537AD1" w:rsidR="00AB6CF2" w:rsidRPr="00AB6CF2" w:rsidRDefault="00AB6CF2" w:rsidP="00AB6CF2">
            <w:pPr>
              <w:jc w:val="both"/>
              <w:rPr>
                <w:color w:val="000000"/>
              </w:rPr>
            </w:pPr>
            <w:r w:rsidRPr="00AB6CF2">
              <w:rPr>
                <w:color w:val="000000"/>
              </w:rPr>
              <w:t>TAMKO LA HATARI (SW)</w:t>
            </w:r>
          </w:p>
        </w:tc>
      </w:tr>
      <w:tr w:rsidR="00AB6CF2" w:rsidRPr="00AB6CF2" w14:paraId="350C2561" w14:textId="77777777" w:rsidTr="00AB6CF2">
        <w:tc>
          <w:tcPr>
            <w:tcW w:w="3420" w:type="dxa"/>
          </w:tcPr>
          <w:p w14:paraId="7DC2552C" w14:textId="029B6D23" w:rsidR="00AB6CF2" w:rsidRPr="00AB6CF2" w:rsidRDefault="00AB6CF2" w:rsidP="00AB6CF2">
            <w:pPr>
              <w:pStyle w:val="ListParagraph"/>
              <w:numPr>
                <w:ilvl w:val="0"/>
                <w:numId w:val="1"/>
              </w:numPr>
              <w:jc w:val="both"/>
              <w:rPr>
                <w:color w:val="000000"/>
              </w:rPr>
            </w:pPr>
            <w:r w:rsidRPr="00AB6CF2">
              <w:rPr>
                <w:color w:val="000000"/>
              </w:rPr>
              <w:t>Moshi Municipal: Rau and Karanga river valleys</w:t>
            </w:r>
          </w:p>
        </w:tc>
        <w:tc>
          <w:tcPr>
            <w:tcW w:w="3235" w:type="dxa"/>
          </w:tcPr>
          <w:p w14:paraId="234A7C1C" w14:textId="1FB67696" w:rsidR="00AB6CF2" w:rsidRPr="00AB6CF2" w:rsidRDefault="00AB6CF2" w:rsidP="00AB6CF2">
            <w:pPr>
              <w:pStyle w:val="ListParagraph"/>
              <w:numPr>
                <w:ilvl w:val="0"/>
                <w:numId w:val="1"/>
              </w:numPr>
              <w:jc w:val="both"/>
              <w:rPr>
                <w:color w:val="000000"/>
                <w:lang w:val="sv-SE"/>
              </w:rPr>
            </w:pPr>
            <w:r w:rsidRPr="00AB6CF2">
              <w:rPr>
                <w:color w:val="000000"/>
                <w:lang w:val="sv-SE"/>
              </w:rPr>
              <w:t>Manispaa ya Moshi: mabonde ya mito Rau na Karanga</w:t>
            </w:r>
          </w:p>
        </w:tc>
        <w:tc>
          <w:tcPr>
            <w:tcW w:w="3605" w:type="dxa"/>
          </w:tcPr>
          <w:p w14:paraId="5D44B91C" w14:textId="576137FA" w:rsidR="00AB6CF2" w:rsidRPr="00DC5789" w:rsidRDefault="00DC5789" w:rsidP="00DC5789">
            <w:pPr>
              <w:pStyle w:val="ListParagraph"/>
              <w:numPr>
                <w:ilvl w:val="0"/>
                <w:numId w:val="1"/>
              </w:numPr>
              <w:jc w:val="both"/>
              <w:rPr>
                <w:color w:val="000000"/>
              </w:rPr>
            </w:pPr>
            <w:r w:rsidRPr="00DC5789">
              <w:rPr>
                <w:color w:val="000000"/>
              </w:rPr>
              <w:t>This area lies below Mount Kilimanjaro: rivers such as the Rau, Karanga and Njoro rise within hours of heavy rain on the slopes and flood low streets and riverside settlements.</w:t>
            </w:r>
          </w:p>
          <w:p w14:paraId="14DA1E10" w14:textId="77777777" w:rsidR="000343A2" w:rsidRDefault="00DC5789" w:rsidP="00DC5789">
            <w:pPr>
              <w:pStyle w:val="ListParagraph"/>
              <w:numPr>
                <w:ilvl w:val="0"/>
                <w:numId w:val="1"/>
              </w:numPr>
              <w:jc w:val="both"/>
              <w:rPr>
                <w:ins w:id="2193" w:author="Bonephace Kaijage" w:date="2026-10-11T07:02:00Z" w16du:dateUtc="2026-10-11T04:02:00Z"/>
                <w:color w:val="000000"/>
              </w:rPr>
            </w:pPr>
            <w:r>
              <w:rPr>
                <w:color w:val="000000"/>
              </w:rPr>
              <w:t>For those living and trading here, it helps to</w:t>
            </w:r>
            <w:r w:rsidRPr="00DC5789">
              <w:rPr>
                <w:color w:val="000000"/>
              </w:rPr>
              <w:t xml:space="preserve"> build back from river banks, keep drains and culverts clear and keep </w:t>
            </w:r>
            <w:r w:rsidRPr="00DC5789">
              <w:rPr>
                <w:color w:val="000000"/>
              </w:rPr>
              <w:lastRenderedPageBreak/>
              <w:t>goods above the highest known flood mark.</w:t>
            </w:r>
          </w:p>
          <w:p w14:paraId="76586F90" w14:textId="6A210C83" w:rsidR="000343A2" w:rsidRDefault="00FE0A4D" w:rsidP="00DC5789">
            <w:pPr>
              <w:pStyle w:val="ListParagraph"/>
              <w:numPr>
                <w:ilvl w:val="0"/>
                <w:numId w:val="1"/>
              </w:numPr>
              <w:jc w:val="both"/>
              <w:rPr>
                <w:ins w:id="2194" w:author="Bonephace Kaijage" w:date="2026-10-11T07:02:00Z" w16du:dateUtc="2026-10-11T04:02:00Z"/>
                <w:color w:val="000000"/>
              </w:rPr>
            </w:pPr>
            <w:ins w:id="2195" w:author="Bonephace Kaijage" w:date="2026-10-14T05:56:00Z" w16du:dateUtc="2026-10-14T03:56:00Z">
              <w:r>
                <w:rPr>
                  <w:color w:val="000000"/>
                </w:rPr>
                <w:t>What raises the risk: building new houses or stores inside the river reserves of the Rau, Karanga and Njoro, and dumping waste into the channels and culverts.</w:t>
              </w:r>
            </w:ins>
          </w:p>
          <w:p w14:paraId="3A044C7C" w14:textId="77777777" w:rsidR="00FE0A4D" w:rsidRDefault="000343A2" w:rsidP="00DC5789">
            <w:pPr>
              <w:pStyle w:val="ListParagraph"/>
              <w:numPr>
                <w:ilvl w:val="0"/>
                <w:numId w:val="1"/>
              </w:numPr>
              <w:jc w:val="both"/>
              <w:rPr>
                <w:ins w:id="2196" w:author="Bonephace Kaijage" w:date="2026-10-14T05:59:00Z" w16du:dateUtc="2026-10-14T03:59:00Z"/>
                <w:color w:val="000000"/>
              </w:rPr>
            </w:pPr>
            <w:ins w:id="2197" w:author="Bonephace Kaijage" w:date="2026-10-11T07:02:00Z" w16du:dateUtc="2026-10-11T04:02:00Z">
              <w:r>
                <w:rPr>
                  <w:color w:val="000000"/>
                </w:rPr>
                <w:t>Know the higher street away from the river that you will move to, and go when heavy rain is reported on the mountain above, even if it is dry in town; the rivers rise within hours.</w:t>
              </w:r>
            </w:ins>
          </w:p>
          <w:p w14:paraId="7B881336" w14:textId="51F7015F" w:rsidR="00AB6CF2" w:rsidRPr="00DC5789" w:rsidRDefault="00FE0A4D" w:rsidP="00DC5789">
            <w:pPr>
              <w:pStyle w:val="ListParagraph"/>
              <w:numPr>
                <w:ilvl w:val="0"/>
                <w:numId w:val="1"/>
              </w:numPr>
              <w:jc w:val="both"/>
              <w:rPr>
                <w:bCs/>
                <w:color w:val="000000"/>
              </w:rPr>
            </w:pPr>
            <w:ins w:id="2198" w:author="Bonephace Kaijage" w:date="2026-10-14T05:59:00Z" w16du:dateUtc="2026-10-14T03:59:00Z">
              <w:r>
                <w:rPr>
                  <w:color w:val="000000"/>
                </w:rPr>
                <w:t>Agree who will help anyone in the household who cannot move, see or hear a warning on their own.</w:t>
              </w:r>
            </w:ins>
          </w:p>
        </w:tc>
        <w:tc>
          <w:tcPr>
            <w:tcW w:w="3325" w:type="dxa"/>
          </w:tcPr>
          <w:p w14:paraId="583A8A88" w14:textId="1A87652B" w:rsidR="00AB6CF2" w:rsidRPr="00DC5789" w:rsidRDefault="00DC5789" w:rsidP="00DC5789">
            <w:pPr>
              <w:pStyle w:val="ListParagraph"/>
              <w:numPr>
                <w:ilvl w:val="0"/>
                <w:numId w:val="1"/>
              </w:numPr>
              <w:jc w:val="both"/>
              <w:rPr>
                <w:color w:val="000000"/>
              </w:rPr>
            </w:pPr>
            <w:r w:rsidRPr="00DC5789">
              <w:rPr>
                <w:color w:val="000000"/>
              </w:rPr>
              <w:lastRenderedPageBreak/>
              <w:t>Eneo hili liko chini ya Mlima Kilimanjaro: mito kama Rau, Karanga na Njoro hujaa ndani ya saa chache baada ya mvua kubwa milimani na kufurika mitaa ya chini na makazi ya kando ya mito.</w:t>
            </w:r>
          </w:p>
          <w:p w14:paraId="6B0C5E31" w14:textId="77777777" w:rsidR="000343A2" w:rsidRDefault="00DC5789" w:rsidP="00DC5789">
            <w:pPr>
              <w:pStyle w:val="ListParagraph"/>
              <w:numPr>
                <w:ilvl w:val="0"/>
                <w:numId w:val="1"/>
              </w:numPr>
              <w:jc w:val="both"/>
              <w:rPr>
                <w:ins w:id="2199" w:author="Bonephace Kaijage" w:date="2026-10-11T07:02:00Z" w16du:dateUtc="2026-10-11T04:02:00Z"/>
                <w:color w:val="000000"/>
              </w:rPr>
            </w:pPr>
            <w:r>
              <w:rPr>
                <w:color w:val="000000"/>
              </w:rPr>
              <w:t>Kwa wanaoishi na kufanya biashara hapa, ni vyema</w:t>
            </w:r>
            <w:r w:rsidRPr="00DC5789">
              <w:rPr>
                <w:color w:val="000000"/>
              </w:rPr>
              <w:t xml:space="preserve"> kujenga mbali na kingo za mito, kuweka mitaro na </w:t>
            </w:r>
            <w:r w:rsidRPr="00DC5789">
              <w:rPr>
                <w:color w:val="000000"/>
              </w:rPr>
              <w:lastRenderedPageBreak/>
              <w:t>makalavati wazi na kuhifadhi bidhaa juu ya alama ya juu ya mafuriko inayojulikana.</w:t>
            </w:r>
          </w:p>
          <w:p w14:paraId="44D3B299" w14:textId="79B4BDB2" w:rsidR="000343A2" w:rsidRDefault="00FE0A4D" w:rsidP="00DC5789">
            <w:pPr>
              <w:pStyle w:val="ListParagraph"/>
              <w:numPr>
                <w:ilvl w:val="0"/>
                <w:numId w:val="1"/>
              </w:numPr>
              <w:jc w:val="both"/>
              <w:rPr>
                <w:ins w:id="2200" w:author="Bonephace Kaijage" w:date="2026-10-11T07:02:00Z" w16du:dateUtc="2026-10-11T04:02:00Z"/>
                <w:color w:val="000000"/>
              </w:rPr>
            </w:pPr>
            <w:ins w:id="2201" w:author="Bonephace Kaijage" w:date="2026-10-14T05:56:00Z" w16du:dateUtc="2026-10-14T03:56:00Z">
              <w:r>
                <w:rPr>
                  <w:color w:val="000000"/>
                </w:rPr>
                <w:t>Kinachoongeza hatari: kujenga nyumba au maduka mapya ndani ya hifadhi za mito Rau, Karanga na Njoro, na kutupa taka kwenye mikondo na makalavati.</w:t>
              </w:r>
            </w:ins>
          </w:p>
          <w:p w14:paraId="6D4427FD" w14:textId="77777777" w:rsidR="00FE0A4D" w:rsidRDefault="000343A2" w:rsidP="00DC5789">
            <w:pPr>
              <w:pStyle w:val="ListParagraph"/>
              <w:numPr>
                <w:ilvl w:val="0"/>
                <w:numId w:val="1"/>
              </w:numPr>
              <w:jc w:val="both"/>
              <w:rPr>
                <w:ins w:id="2202" w:author="Bonephace Kaijage" w:date="2026-10-14T05:59:00Z" w16du:dateUtc="2026-10-14T03:59:00Z"/>
                <w:color w:val="000000"/>
              </w:rPr>
            </w:pPr>
            <w:ins w:id="2203" w:author="Bonephace Kaijage" w:date="2026-10-11T07:02:00Z" w16du:dateUtc="2026-10-11T04:02:00Z">
              <w:r>
                <w:rPr>
                  <w:color w:val="000000"/>
                </w:rPr>
                <w:t>Fahamu mtaa wa juu mbali na mto utakaohamia, na ondoka mvua kubwa inaporipotiwa mlimani juu yako, hata kama mjini ni kavu; mito hujaa ndani ya saa chache.</w:t>
              </w:r>
            </w:ins>
          </w:p>
          <w:p w14:paraId="2E56050A" w14:textId="6ABF0048" w:rsidR="00AB6CF2" w:rsidRPr="00DC5789" w:rsidRDefault="00FE0A4D" w:rsidP="00DC5789">
            <w:pPr>
              <w:pStyle w:val="ListParagraph"/>
              <w:numPr>
                <w:ilvl w:val="0"/>
                <w:numId w:val="1"/>
              </w:numPr>
              <w:jc w:val="both"/>
              <w:rPr>
                <w:bCs/>
                <w:color w:val="000000"/>
              </w:rPr>
            </w:pPr>
            <w:ins w:id="2204" w:author="Bonephace Kaijage" w:date="2026-10-14T05:59:00Z" w16du:dateUtc="2026-10-14T03:59:00Z">
              <w:r>
                <w:rPr>
                  <w:color w:val="000000"/>
                </w:rPr>
                <w:t>Kubalianeni nani atamsaidia yeyote katika kaya asiyeweza kuondoka, kuona au kusikia tahadhari peke yake.</w:t>
              </w:r>
            </w:ins>
          </w:p>
        </w:tc>
      </w:tr>
      <w:tr w:rsidR="00AB6CF2" w:rsidRPr="00AB6CF2" w14:paraId="44E45D63" w14:textId="77777777" w:rsidTr="00AB6CF2">
        <w:tc>
          <w:tcPr>
            <w:tcW w:w="3420" w:type="dxa"/>
          </w:tcPr>
          <w:p w14:paraId="2E02BE6D" w14:textId="0F578C19" w:rsidR="00AB6CF2" w:rsidRPr="00AB6CF2" w:rsidRDefault="00AB6CF2" w:rsidP="00AB6CF2">
            <w:pPr>
              <w:pStyle w:val="ListParagraph"/>
              <w:numPr>
                <w:ilvl w:val="0"/>
                <w:numId w:val="1"/>
              </w:numPr>
              <w:jc w:val="both"/>
              <w:rPr>
                <w:color w:val="000000"/>
              </w:rPr>
            </w:pPr>
            <w:r w:rsidRPr="00AB6CF2">
              <w:rPr>
                <w:color w:val="000000"/>
              </w:rPr>
              <w:lastRenderedPageBreak/>
              <w:t>Hai: Kilimanjaro slopes and the Sanya plains</w:t>
            </w:r>
          </w:p>
        </w:tc>
        <w:tc>
          <w:tcPr>
            <w:tcW w:w="3235" w:type="dxa"/>
          </w:tcPr>
          <w:p w14:paraId="3A501A50" w14:textId="2CA64AAA" w:rsidR="00AB6CF2" w:rsidRPr="00AB6CF2" w:rsidRDefault="00AB6CF2" w:rsidP="00AB6CF2">
            <w:pPr>
              <w:pStyle w:val="ListParagraph"/>
              <w:numPr>
                <w:ilvl w:val="0"/>
                <w:numId w:val="1"/>
              </w:numPr>
              <w:jc w:val="both"/>
              <w:rPr>
                <w:color w:val="000000"/>
                <w:lang w:val="sv-SE"/>
              </w:rPr>
            </w:pPr>
            <w:r w:rsidRPr="00AB6CF2">
              <w:rPr>
                <w:color w:val="000000"/>
                <w:lang w:val="sv-SE"/>
              </w:rPr>
              <w:t>Hai: miteremko ya Kilimanjaro na tambarare za Sanya</w:t>
            </w:r>
          </w:p>
        </w:tc>
        <w:tc>
          <w:tcPr>
            <w:tcW w:w="3605" w:type="dxa"/>
          </w:tcPr>
          <w:p w14:paraId="495509C8" w14:textId="0A6B7EE0" w:rsidR="00AB6CF2" w:rsidRPr="00DC5789" w:rsidRDefault="00DC5789" w:rsidP="00DC5789">
            <w:pPr>
              <w:pStyle w:val="ListParagraph"/>
              <w:numPr>
                <w:ilvl w:val="0"/>
                <w:numId w:val="1"/>
              </w:numPr>
              <w:jc w:val="both"/>
              <w:rPr>
                <w:color w:val="000000"/>
              </w:rPr>
            </w:pPr>
            <w:r w:rsidRPr="00DC5789">
              <w:rPr>
                <w:color w:val="000000"/>
              </w:rPr>
              <w:t>This area runs from steep, wet coffee and banana slopes, where landslides and gullies form, down to dry Sanya plains where drought and flash floods affect farms and livestock.</w:t>
            </w:r>
          </w:p>
          <w:p w14:paraId="48A9B80E" w14:textId="77777777" w:rsidR="000343A2" w:rsidRDefault="00DC5789" w:rsidP="00DC5789">
            <w:pPr>
              <w:pStyle w:val="ListParagraph"/>
              <w:numPr>
                <w:ilvl w:val="0"/>
                <w:numId w:val="1"/>
              </w:numPr>
              <w:jc w:val="both"/>
              <w:rPr>
                <w:ins w:id="2205" w:author="Bonephace Kaijage" w:date="2026-10-11T07:00:00Z" w16du:dateUtc="2026-10-11T04:00:00Z"/>
                <w:color w:val="000000"/>
              </w:rPr>
            </w:pPr>
            <w:r>
              <w:rPr>
                <w:color w:val="000000"/>
              </w:rPr>
              <w:t>For those living and farming here, it helps to</w:t>
            </w:r>
            <w:r w:rsidRPr="00DC5789">
              <w:rPr>
                <w:color w:val="000000"/>
              </w:rPr>
              <w:t xml:space="preserve"> keep trees and terraces on slopes, avoid building on steep cuts, and plan water and fodder for dry years on the plains.</w:t>
            </w:r>
          </w:p>
          <w:p w14:paraId="485366E7" w14:textId="12449FE2" w:rsidR="000343A2" w:rsidRDefault="00FE0A4D" w:rsidP="00DC5789">
            <w:pPr>
              <w:pStyle w:val="ListParagraph"/>
              <w:numPr>
                <w:ilvl w:val="0"/>
                <w:numId w:val="1"/>
              </w:numPr>
              <w:jc w:val="both"/>
              <w:rPr>
                <w:ins w:id="2206" w:author="Bonephace Kaijage" w:date="2026-10-11T07:00:00Z" w16du:dateUtc="2026-10-11T04:00:00Z"/>
                <w:color w:val="000000"/>
              </w:rPr>
            </w:pPr>
            <w:ins w:id="2207" w:author="Bonephace Kaijage" w:date="2026-10-14T05:56:00Z" w16du:dateUtc="2026-10-14T03:56:00Z">
              <w:r>
                <w:rPr>
                  <w:color w:val="000000"/>
                </w:rPr>
                <w:t>What raises the risk: cutting into the slope behind a house, clearing the trees above it, and camping or building in the dry stream beds on the Sanya plains.</w:t>
              </w:r>
            </w:ins>
          </w:p>
          <w:p w14:paraId="49A16BE9" w14:textId="77777777" w:rsidR="00FE0A4D" w:rsidRDefault="000343A2" w:rsidP="00DC5789">
            <w:pPr>
              <w:pStyle w:val="ListParagraph"/>
              <w:numPr>
                <w:ilvl w:val="0"/>
                <w:numId w:val="1"/>
              </w:numPr>
              <w:jc w:val="both"/>
              <w:rPr>
                <w:ins w:id="2208" w:author="Bonephace Kaijage" w:date="2026-10-14T05:59:00Z" w16du:dateUtc="2026-10-14T03:59:00Z"/>
                <w:color w:val="000000"/>
              </w:rPr>
            </w:pPr>
            <w:ins w:id="2209" w:author="Bonephace Kaijage" w:date="2026-10-11T07:00:00Z" w16du:dateUtc="2026-10-11T04:00:00Z">
              <w:r>
                <w:rPr>
                  <w:color w:val="000000"/>
                </w:rPr>
                <w:lastRenderedPageBreak/>
                <w:t>On the slopes, agree with neighbours on a safe place off the slope and move there when cracks open or water runs muddy; on the plains, know the raised ground away from the stream beds and agree early where the herd will go in a dry year.</w:t>
              </w:r>
            </w:ins>
          </w:p>
          <w:p w14:paraId="2E0E4A2D" w14:textId="50B59EB0" w:rsidR="00AB6CF2" w:rsidRPr="00DC5789" w:rsidRDefault="00FE0A4D" w:rsidP="00DC5789">
            <w:pPr>
              <w:pStyle w:val="ListParagraph"/>
              <w:numPr>
                <w:ilvl w:val="0"/>
                <w:numId w:val="1"/>
              </w:numPr>
              <w:jc w:val="both"/>
              <w:rPr>
                <w:bCs/>
                <w:color w:val="000000"/>
              </w:rPr>
            </w:pPr>
            <w:ins w:id="2210" w:author="Bonephace Kaijage" w:date="2026-10-14T05:59:00Z" w16du:dateUtc="2026-10-14T03:59:00Z">
              <w:r>
                <w:rPr>
                  <w:color w:val="000000"/>
                </w:rPr>
                <w:t>Agree who will help anyone in the household who cannot move, see or hear a warning on their own.</w:t>
              </w:r>
            </w:ins>
          </w:p>
        </w:tc>
        <w:tc>
          <w:tcPr>
            <w:tcW w:w="3325" w:type="dxa"/>
          </w:tcPr>
          <w:p w14:paraId="3164AEBE" w14:textId="23E78673" w:rsidR="00AB6CF2" w:rsidRPr="00DC5789" w:rsidRDefault="00DC5789" w:rsidP="00DC5789">
            <w:pPr>
              <w:pStyle w:val="ListParagraph"/>
              <w:numPr>
                <w:ilvl w:val="0"/>
                <w:numId w:val="1"/>
              </w:numPr>
              <w:jc w:val="both"/>
              <w:rPr>
                <w:color w:val="000000"/>
              </w:rPr>
            </w:pPr>
            <w:r w:rsidRPr="00DC5789">
              <w:rPr>
                <w:color w:val="000000"/>
              </w:rPr>
              <w:lastRenderedPageBreak/>
              <w:t>Eneo hili linaanzia miteremko mikali yenye unyevu ya kahawa na migomba, ambapo maporomoko na makorongo hutokea, hadi tambarare kame za Sanya ambapo ukame na mafuriko ya ghafla huathiri mashamba na mifugo.</w:t>
            </w:r>
          </w:p>
          <w:p w14:paraId="2E054A83" w14:textId="77777777" w:rsidR="000343A2" w:rsidRDefault="00DC5789" w:rsidP="00DC5789">
            <w:pPr>
              <w:pStyle w:val="ListParagraph"/>
              <w:numPr>
                <w:ilvl w:val="0"/>
                <w:numId w:val="1"/>
              </w:numPr>
              <w:jc w:val="both"/>
              <w:rPr>
                <w:ins w:id="2211" w:author="Bonephace Kaijage" w:date="2026-10-11T07:01:00Z" w16du:dateUtc="2026-10-11T04:01:00Z"/>
                <w:color w:val="000000"/>
              </w:rPr>
            </w:pPr>
            <w:r>
              <w:rPr>
                <w:color w:val="000000"/>
              </w:rPr>
              <w:t>Kwa wanaoishi na kulima hapa, ni vyema</w:t>
            </w:r>
            <w:r w:rsidRPr="00DC5789">
              <w:rPr>
                <w:color w:val="000000"/>
              </w:rPr>
              <w:t xml:space="preserve"> kuacha miti na matuta kwenye miteremko, kuepuka kujenga kwenye miinuko mikali, na kupanga maji na malisho kwa miaka ya ukame tambarareni.</w:t>
            </w:r>
          </w:p>
          <w:p w14:paraId="0700C1A1" w14:textId="080DF579" w:rsidR="000343A2" w:rsidRDefault="00FE0A4D" w:rsidP="00DC5789">
            <w:pPr>
              <w:pStyle w:val="ListParagraph"/>
              <w:numPr>
                <w:ilvl w:val="0"/>
                <w:numId w:val="1"/>
              </w:numPr>
              <w:jc w:val="both"/>
              <w:rPr>
                <w:ins w:id="2212" w:author="Bonephace Kaijage" w:date="2026-10-11T07:01:00Z" w16du:dateUtc="2026-10-11T04:01:00Z"/>
                <w:color w:val="000000"/>
              </w:rPr>
            </w:pPr>
            <w:ins w:id="2213" w:author="Bonephace Kaijage" w:date="2026-10-14T05:56:00Z" w16du:dateUtc="2026-10-14T03:56:00Z">
              <w:r>
                <w:rPr>
                  <w:color w:val="000000"/>
                </w:rPr>
                <w:t xml:space="preserve">Kinachoongeza hatari: kuchimba mteremko </w:t>
              </w:r>
              <w:r>
                <w:rPr>
                  <w:color w:val="000000"/>
                </w:rPr>
                <w:lastRenderedPageBreak/>
                <w:t>nyuma ya nyumba, kukata miti juu yake, na kupiga kambi au kujenga kwenye mikondo mikavu ya vijito tambarare za Sanya.</w:t>
              </w:r>
            </w:ins>
          </w:p>
          <w:p w14:paraId="220DFC3C" w14:textId="77777777" w:rsidR="00FE0A4D" w:rsidRDefault="000343A2" w:rsidP="00DC5789">
            <w:pPr>
              <w:pStyle w:val="ListParagraph"/>
              <w:numPr>
                <w:ilvl w:val="0"/>
                <w:numId w:val="1"/>
              </w:numPr>
              <w:jc w:val="both"/>
              <w:rPr>
                <w:ins w:id="2214" w:author="Bonephace Kaijage" w:date="2026-10-14T05:59:00Z" w16du:dateUtc="2026-10-14T03:59:00Z"/>
                <w:color w:val="000000"/>
              </w:rPr>
            </w:pPr>
            <w:ins w:id="2215" w:author="Bonephace Kaijage" w:date="2026-10-11T07:01:00Z" w16du:dateUtc="2026-10-11T04:01:00Z">
              <w:r>
                <w:rPr>
                  <w:color w:val="000000"/>
                </w:rPr>
                <w:t>Milimani, kubalianeni na majirani eneo salama nje ya mteremko na hamieni huko nyufa zikifunguka au maji ya matope yakitiririka; tambarareni, fahamu eneo lililoinuka mbali na mikondo ya vijito na kubalianeni mapema mifugo itaenda wapi mwaka wa ukame.</w:t>
              </w:r>
            </w:ins>
          </w:p>
          <w:p w14:paraId="75407563" w14:textId="0D92400C" w:rsidR="00AB6CF2" w:rsidRPr="00DC5789" w:rsidRDefault="00FE0A4D" w:rsidP="00DC5789">
            <w:pPr>
              <w:pStyle w:val="ListParagraph"/>
              <w:numPr>
                <w:ilvl w:val="0"/>
                <w:numId w:val="1"/>
              </w:numPr>
              <w:jc w:val="both"/>
              <w:rPr>
                <w:bCs/>
                <w:color w:val="000000"/>
              </w:rPr>
            </w:pPr>
            <w:ins w:id="2216" w:author="Bonephace Kaijage" w:date="2026-10-14T05:59:00Z" w16du:dateUtc="2026-10-14T03:59:00Z">
              <w:r>
                <w:rPr>
                  <w:color w:val="000000"/>
                </w:rPr>
                <w:t>Kubalianeni nani atamsaidia yeyote katika kaya asiyeweza kuondoka, kuona au kusikia tahadhari peke yake.</w:t>
              </w:r>
            </w:ins>
          </w:p>
        </w:tc>
      </w:tr>
      <w:tr w:rsidR="00AB6CF2" w:rsidRPr="00AB6CF2" w14:paraId="05679BCA" w14:textId="77777777" w:rsidTr="00AB6CF2">
        <w:tc>
          <w:tcPr>
            <w:tcW w:w="3420" w:type="dxa"/>
          </w:tcPr>
          <w:p w14:paraId="07DF73B6" w14:textId="6B2931D9" w:rsidR="00AB6CF2" w:rsidRPr="00AB6CF2" w:rsidRDefault="00AB6CF2" w:rsidP="00AB6CF2">
            <w:pPr>
              <w:pStyle w:val="ListParagraph"/>
              <w:numPr>
                <w:ilvl w:val="0"/>
                <w:numId w:val="1"/>
              </w:numPr>
              <w:jc w:val="both"/>
              <w:rPr>
                <w:color w:val="000000"/>
              </w:rPr>
            </w:pPr>
            <w:r w:rsidRPr="00AB6CF2">
              <w:rPr>
                <w:color w:val="000000"/>
              </w:rPr>
              <w:lastRenderedPageBreak/>
              <w:t>Moshi DC: mountain slopes and lowland irrigation</w:t>
            </w:r>
          </w:p>
        </w:tc>
        <w:tc>
          <w:tcPr>
            <w:tcW w:w="3235" w:type="dxa"/>
          </w:tcPr>
          <w:p w14:paraId="2266D14E" w14:textId="266A5243" w:rsidR="00AB6CF2" w:rsidRPr="00AB6CF2" w:rsidRDefault="00AB6CF2" w:rsidP="00AB6CF2">
            <w:pPr>
              <w:pStyle w:val="ListParagraph"/>
              <w:numPr>
                <w:ilvl w:val="0"/>
                <w:numId w:val="1"/>
              </w:numPr>
              <w:jc w:val="both"/>
              <w:rPr>
                <w:color w:val="000000"/>
                <w:lang w:val="sv-SE"/>
              </w:rPr>
            </w:pPr>
            <w:r w:rsidRPr="00AB6CF2">
              <w:rPr>
                <w:color w:val="000000"/>
                <w:lang w:val="sv-SE"/>
              </w:rPr>
              <w:t>Moshi DC: miteremko ya mlima na umwagiliaji wa tambarare</w:t>
            </w:r>
          </w:p>
        </w:tc>
        <w:tc>
          <w:tcPr>
            <w:tcW w:w="3605" w:type="dxa"/>
          </w:tcPr>
          <w:p w14:paraId="6A935309" w14:textId="7C20D355" w:rsidR="00AB6CF2" w:rsidRPr="00DC5789" w:rsidRDefault="00DC5789" w:rsidP="00DC5789">
            <w:pPr>
              <w:pStyle w:val="ListParagraph"/>
              <w:numPr>
                <w:ilvl w:val="0"/>
                <w:numId w:val="1"/>
              </w:numPr>
              <w:jc w:val="both"/>
              <w:rPr>
                <w:color w:val="000000"/>
              </w:rPr>
            </w:pPr>
            <w:r w:rsidRPr="00DC5789">
              <w:rPr>
                <w:color w:val="000000"/>
              </w:rPr>
              <w:t>This area has densely settled mountain slopes prone to landslides and lowland irrigation schemes (such as Lower Moshi) where rivers overflow and water disputes arise in dry years.</w:t>
            </w:r>
          </w:p>
          <w:p w14:paraId="5A8704F1" w14:textId="77777777" w:rsidR="000343A2" w:rsidRDefault="00DC5789" w:rsidP="00DC5789">
            <w:pPr>
              <w:pStyle w:val="ListParagraph"/>
              <w:numPr>
                <w:ilvl w:val="0"/>
                <w:numId w:val="1"/>
              </w:numPr>
              <w:jc w:val="both"/>
              <w:rPr>
                <w:ins w:id="2217" w:author="Bonephace Kaijage" w:date="2026-10-11T07:01:00Z" w16du:dateUtc="2026-10-11T04:01:00Z"/>
                <w:color w:val="000000"/>
              </w:rPr>
            </w:pPr>
            <w:r>
              <w:rPr>
                <w:color w:val="000000"/>
              </w:rPr>
              <w:t>For those living and farming here, it helps to</w:t>
            </w:r>
            <w:r w:rsidRPr="00DC5789">
              <w:rPr>
                <w:color w:val="000000"/>
              </w:rPr>
              <w:t xml:space="preserve"> protect slopes and springs, keep canals maintained and share water by agreed schedules.</w:t>
            </w:r>
          </w:p>
          <w:p w14:paraId="00CD32C0" w14:textId="77041821" w:rsidR="000343A2" w:rsidRDefault="00FE0A4D" w:rsidP="00DC5789">
            <w:pPr>
              <w:pStyle w:val="ListParagraph"/>
              <w:numPr>
                <w:ilvl w:val="0"/>
                <w:numId w:val="1"/>
              </w:numPr>
              <w:jc w:val="both"/>
              <w:rPr>
                <w:ins w:id="2218" w:author="Bonephace Kaijage" w:date="2026-10-11T07:01:00Z" w16du:dateUtc="2026-10-11T04:01:00Z"/>
                <w:color w:val="000000"/>
              </w:rPr>
            </w:pPr>
            <w:ins w:id="2219" w:author="Bonephace Kaijage" w:date="2026-10-14T05:56:00Z" w16du:dateUtc="2026-10-14T03:56:00Z">
              <w:r>
                <w:rPr>
                  <w:color w:val="000000"/>
                </w:rPr>
                <w:t>What raises the risk in both wet and dry years: cutting new house plots into the mountain slopes, clearing the forest around springs, and taking irrigation water out of turn.</w:t>
              </w:r>
            </w:ins>
          </w:p>
          <w:p w14:paraId="7A4AA4C9" w14:textId="77777777" w:rsidR="00FE0A4D" w:rsidRDefault="000343A2" w:rsidP="00DC5789">
            <w:pPr>
              <w:pStyle w:val="ListParagraph"/>
              <w:numPr>
                <w:ilvl w:val="0"/>
                <w:numId w:val="1"/>
              </w:numPr>
              <w:jc w:val="both"/>
              <w:rPr>
                <w:ins w:id="2220" w:author="Bonephace Kaijage" w:date="2026-10-14T05:59:00Z" w16du:dateUtc="2026-10-14T03:59:00Z"/>
                <w:color w:val="000000"/>
              </w:rPr>
            </w:pPr>
            <w:ins w:id="2221" w:author="Bonephace Kaijage" w:date="2026-10-11T07:01:00Z" w16du:dateUtc="2026-10-11T04:01:00Z">
              <w:r>
                <w:rPr>
                  <w:color w:val="000000"/>
                </w:rPr>
                <w:t xml:space="preserve">On the slopes, agree with neighbours on a safe place and move there when cracks open or the slope runs muddy; </w:t>
              </w:r>
              <w:r>
                <w:rPr>
                  <w:color w:val="000000"/>
                </w:rPr>
                <w:lastRenderedPageBreak/>
                <w:t>on the scheme, know the raised ground you will move to when the river rises, and go before the canals overtop.</w:t>
              </w:r>
            </w:ins>
          </w:p>
          <w:p w14:paraId="5D785C0D" w14:textId="1CA0B579" w:rsidR="00AB6CF2" w:rsidRPr="00DC5789" w:rsidRDefault="00FE0A4D" w:rsidP="00DC5789">
            <w:pPr>
              <w:pStyle w:val="ListParagraph"/>
              <w:numPr>
                <w:ilvl w:val="0"/>
                <w:numId w:val="1"/>
              </w:numPr>
              <w:jc w:val="both"/>
              <w:rPr>
                <w:bCs/>
                <w:color w:val="000000"/>
              </w:rPr>
            </w:pPr>
            <w:ins w:id="2222" w:author="Bonephace Kaijage" w:date="2026-10-14T05:59:00Z" w16du:dateUtc="2026-10-14T03:59:00Z">
              <w:r>
                <w:rPr>
                  <w:color w:val="000000"/>
                </w:rPr>
                <w:t>Agree who will help anyone in the household who cannot move, see or hear a warning on their own.</w:t>
              </w:r>
            </w:ins>
          </w:p>
        </w:tc>
        <w:tc>
          <w:tcPr>
            <w:tcW w:w="3325" w:type="dxa"/>
          </w:tcPr>
          <w:p w14:paraId="1EA9C21B" w14:textId="0B7FD0D4" w:rsidR="00AB6CF2" w:rsidRPr="00DC5789" w:rsidRDefault="00DC5789" w:rsidP="00DC5789">
            <w:pPr>
              <w:pStyle w:val="ListParagraph"/>
              <w:numPr>
                <w:ilvl w:val="0"/>
                <w:numId w:val="1"/>
              </w:numPr>
              <w:jc w:val="both"/>
              <w:rPr>
                <w:color w:val="000000"/>
              </w:rPr>
            </w:pPr>
            <w:r w:rsidRPr="00DC5789">
              <w:rPr>
                <w:color w:val="000000"/>
              </w:rPr>
              <w:lastRenderedPageBreak/>
              <w:t>Eneo hili lina miteremko ya mlima yenye watu wengi inayokumbwa na maporomoko, na skimu za umwagiliaji za tambarare (kama Lower Moshi) ambapo mito hufurika na migogoro ya maji hutokea miaka ya ukame.</w:t>
            </w:r>
          </w:p>
          <w:p w14:paraId="1294AACE" w14:textId="77777777" w:rsidR="000343A2" w:rsidRDefault="00DC5789" w:rsidP="00DC5789">
            <w:pPr>
              <w:pStyle w:val="ListParagraph"/>
              <w:numPr>
                <w:ilvl w:val="0"/>
                <w:numId w:val="1"/>
              </w:numPr>
              <w:jc w:val="both"/>
              <w:rPr>
                <w:ins w:id="2223" w:author="Bonephace Kaijage" w:date="2026-10-11T07:01:00Z" w16du:dateUtc="2026-10-11T04:01:00Z"/>
                <w:color w:val="000000"/>
              </w:rPr>
            </w:pPr>
            <w:r>
              <w:rPr>
                <w:color w:val="000000"/>
              </w:rPr>
              <w:t>Kwa wanaoishi na kulima hapa, ni vyema</w:t>
            </w:r>
            <w:r w:rsidRPr="00DC5789">
              <w:rPr>
                <w:color w:val="000000"/>
              </w:rPr>
              <w:t xml:space="preserve"> kulinda miteremko na chemchemi, kutunza mifereji na kugawana maji kwa ratiba zilizokubaliwa.</w:t>
            </w:r>
          </w:p>
          <w:p w14:paraId="23A5A6C4" w14:textId="7799CC65" w:rsidR="000343A2" w:rsidRDefault="00FE0A4D" w:rsidP="00DC5789">
            <w:pPr>
              <w:pStyle w:val="ListParagraph"/>
              <w:numPr>
                <w:ilvl w:val="0"/>
                <w:numId w:val="1"/>
              </w:numPr>
              <w:jc w:val="both"/>
              <w:rPr>
                <w:ins w:id="2224" w:author="Bonephace Kaijage" w:date="2026-10-11T07:01:00Z" w16du:dateUtc="2026-10-11T04:01:00Z"/>
                <w:color w:val="000000"/>
              </w:rPr>
            </w:pPr>
            <w:ins w:id="2225" w:author="Bonephace Kaijage" w:date="2026-10-14T05:56:00Z" w16du:dateUtc="2026-10-14T03:56:00Z">
              <w:r>
                <w:rPr>
                  <w:color w:val="000000"/>
                </w:rPr>
                <w:t xml:space="preserve">Kinachoongeza hatari katika miaka ya mvua nyingi na ya ukame: kuchonga viwanja vipya kwenye miteremko ya mlima, kukata msitu kuzunguka chemchemi, na </w:t>
              </w:r>
              <w:r>
                <w:rPr>
                  <w:color w:val="000000"/>
                </w:rPr>
                <w:lastRenderedPageBreak/>
                <w:t>kuchukua maji ya umwagiliaji nje ya zamu.</w:t>
              </w:r>
            </w:ins>
          </w:p>
          <w:p w14:paraId="351CA238" w14:textId="77777777" w:rsidR="00FE0A4D" w:rsidRDefault="000343A2" w:rsidP="00DC5789">
            <w:pPr>
              <w:pStyle w:val="ListParagraph"/>
              <w:numPr>
                <w:ilvl w:val="0"/>
                <w:numId w:val="1"/>
              </w:numPr>
              <w:jc w:val="both"/>
              <w:rPr>
                <w:ins w:id="2226" w:author="Bonephace Kaijage" w:date="2026-10-14T05:59:00Z" w16du:dateUtc="2026-10-14T03:59:00Z"/>
                <w:color w:val="000000"/>
              </w:rPr>
            </w:pPr>
            <w:ins w:id="2227" w:author="Bonephace Kaijage" w:date="2026-10-11T07:01:00Z" w16du:dateUtc="2026-10-11T04:01:00Z">
              <w:r>
                <w:rPr>
                  <w:color w:val="000000"/>
                </w:rPr>
                <w:t>Milimani, kubalianeni na majirani eneo salama na hamieni huko nyufa zikifunguka au mteremko ukitiririsha matope; skimuni, fahamu eneo lililoinuka utakalohamia mto unapojaa, na ondoka kabla mifereji haijafurika.</w:t>
              </w:r>
            </w:ins>
          </w:p>
          <w:p w14:paraId="6D7039D5" w14:textId="268813B0" w:rsidR="00AB6CF2" w:rsidRPr="00DC5789" w:rsidRDefault="00FE0A4D" w:rsidP="00DC5789">
            <w:pPr>
              <w:pStyle w:val="ListParagraph"/>
              <w:numPr>
                <w:ilvl w:val="0"/>
                <w:numId w:val="1"/>
              </w:numPr>
              <w:jc w:val="both"/>
              <w:rPr>
                <w:bCs/>
                <w:color w:val="000000"/>
              </w:rPr>
            </w:pPr>
            <w:ins w:id="2228" w:author="Bonephace Kaijage" w:date="2026-10-14T05:59:00Z" w16du:dateUtc="2026-10-14T03:59:00Z">
              <w:r>
                <w:rPr>
                  <w:color w:val="000000"/>
                </w:rPr>
                <w:t>Kubalianeni nani atamsaidia yeyote katika kaya asiyeweza kuondoka, kuona au kusikia tahadhari peke yake.</w:t>
              </w:r>
            </w:ins>
          </w:p>
        </w:tc>
      </w:tr>
      <w:tr w:rsidR="00AB6CF2" w:rsidRPr="00AB6CF2" w14:paraId="3C1BFC16" w14:textId="77777777" w:rsidTr="00AB6CF2">
        <w:tc>
          <w:tcPr>
            <w:tcW w:w="3420" w:type="dxa"/>
          </w:tcPr>
          <w:p w14:paraId="72D04E26" w14:textId="1634A22B" w:rsidR="00AB6CF2" w:rsidRPr="00AB6CF2" w:rsidRDefault="00AB6CF2" w:rsidP="00AB6CF2">
            <w:pPr>
              <w:pStyle w:val="ListParagraph"/>
              <w:numPr>
                <w:ilvl w:val="0"/>
                <w:numId w:val="1"/>
              </w:numPr>
              <w:jc w:val="both"/>
              <w:rPr>
                <w:color w:val="000000"/>
              </w:rPr>
            </w:pPr>
            <w:r w:rsidRPr="00AB6CF2">
              <w:rPr>
                <w:color w:val="000000"/>
              </w:rPr>
              <w:lastRenderedPageBreak/>
              <w:t>Mwanga: North Pare slopes and Nyumba ya Mungu</w:t>
            </w:r>
          </w:p>
        </w:tc>
        <w:tc>
          <w:tcPr>
            <w:tcW w:w="3235" w:type="dxa"/>
          </w:tcPr>
          <w:p w14:paraId="3C5309BB" w14:textId="7C3E0D8E" w:rsidR="00AB6CF2" w:rsidRPr="00AB6CF2" w:rsidRDefault="00AB6CF2" w:rsidP="00AB6CF2">
            <w:pPr>
              <w:pStyle w:val="ListParagraph"/>
              <w:numPr>
                <w:ilvl w:val="0"/>
                <w:numId w:val="1"/>
              </w:numPr>
              <w:jc w:val="both"/>
              <w:rPr>
                <w:color w:val="000000"/>
                <w:lang w:val="sv-SE"/>
              </w:rPr>
            </w:pPr>
            <w:r w:rsidRPr="00AB6CF2">
              <w:rPr>
                <w:color w:val="000000"/>
                <w:lang w:val="sv-SE"/>
              </w:rPr>
              <w:t>Mwanga: miteremko ya Pare Kaskazini na Nyumba ya Mungu</w:t>
            </w:r>
          </w:p>
        </w:tc>
        <w:tc>
          <w:tcPr>
            <w:tcW w:w="3605" w:type="dxa"/>
          </w:tcPr>
          <w:p w14:paraId="4BF3AD78" w14:textId="0748ADC5" w:rsidR="00AB6CF2" w:rsidRPr="00DC5789" w:rsidRDefault="00DC5789" w:rsidP="00DC5789">
            <w:pPr>
              <w:pStyle w:val="ListParagraph"/>
              <w:numPr>
                <w:ilvl w:val="0"/>
                <w:numId w:val="1"/>
              </w:numPr>
              <w:jc w:val="both"/>
              <w:rPr>
                <w:color w:val="000000"/>
              </w:rPr>
            </w:pPr>
            <w:r w:rsidRPr="00DC5789">
              <w:rPr>
                <w:color w:val="000000"/>
              </w:rPr>
              <w:t>This area combines steep North Pare slopes prone to landslides with dry lowlands around Nyumba ya Mungu dam and Lake Jipe, where drought and flash floods are common.</w:t>
            </w:r>
          </w:p>
          <w:p w14:paraId="61933FA9" w14:textId="77777777" w:rsidR="000343A2" w:rsidRDefault="00DC5789" w:rsidP="00DC5789">
            <w:pPr>
              <w:pStyle w:val="ListParagraph"/>
              <w:numPr>
                <w:ilvl w:val="0"/>
                <w:numId w:val="1"/>
              </w:numPr>
              <w:jc w:val="both"/>
              <w:rPr>
                <w:ins w:id="2229" w:author="Bonephace Kaijage" w:date="2026-10-11T07:01:00Z" w16du:dateUtc="2026-10-11T04:01:00Z"/>
                <w:color w:val="000000"/>
              </w:rPr>
            </w:pPr>
            <w:r>
              <w:rPr>
                <w:color w:val="000000"/>
              </w:rPr>
              <w:t>For those living and farming here, it helps to</w:t>
            </w:r>
            <w:r w:rsidRPr="00DC5789">
              <w:rPr>
                <w:color w:val="000000"/>
              </w:rPr>
              <w:t xml:space="preserve"> keep slopes planted, build away from gullies and seasonal river beds, and keep household food and water reserves.</w:t>
            </w:r>
          </w:p>
          <w:p w14:paraId="7936F7A2" w14:textId="45B18CE4" w:rsidR="000343A2" w:rsidRDefault="00FE0A4D" w:rsidP="00DC5789">
            <w:pPr>
              <w:pStyle w:val="ListParagraph"/>
              <w:numPr>
                <w:ilvl w:val="0"/>
                <w:numId w:val="1"/>
              </w:numPr>
              <w:jc w:val="both"/>
              <w:rPr>
                <w:ins w:id="2230" w:author="Bonephace Kaijage" w:date="2026-10-11T07:01:00Z" w16du:dateUtc="2026-10-11T04:01:00Z"/>
                <w:color w:val="000000"/>
              </w:rPr>
            </w:pPr>
            <w:ins w:id="2231" w:author="Bonephace Kaijage" w:date="2026-10-14T05:56:00Z" w16du:dateUtc="2026-10-14T03:56:00Z">
              <w:r>
                <w:rPr>
                  <w:color w:val="000000"/>
                </w:rPr>
                <w:t>What raises the risk: cutting plots into the Pare slopes, building or camping in the dry river beds because they look safe, and letting the household reserves run out before the dry season.</w:t>
              </w:r>
            </w:ins>
          </w:p>
          <w:p w14:paraId="2E1A6B56" w14:textId="77777777" w:rsidR="00FE0A4D" w:rsidRDefault="000343A2" w:rsidP="00DC5789">
            <w:pPr>
              <w:pStyle w:val="ListParagraph"/>
              <w:numPr>
                <w:ilvl w:val="0"/>
                <w:numId w:val="1"/>
              </w:numPr>
              <w:jc w:val="both"/>
              <w:rPr>
                <w:ins w:id="2232" w:author="Bonephace Kaijage" w:date="2026-10-14T05:59:00Z" w16du:dateUtc="2026-10-14T03:59:00Z"/>
                <w:color w:val="000000"/>
              </w:rPr>
            </w:pPr>
            <w:ins w:id="2233" w:author="Bonephace Kaijage" w:date="2026-10-11T07:01:00Z" w16du:dateUtc="2026-10-11T04:01:00Z">
              <w:r>
                <w:rPr>
                  <w:color w:val="000000"/>
                </w:rPr>
                <w:t xml:space="preserve">Know the firm high ground away from the gully and the river bed that you will move to, and go when rain is reported on the mountains above, even if it is dry where you are; in a </w:t>
              </w:r>
              <w:r>
                <w:rPr>
                  <w:color w:val="000000"/>
                </w:rPr>
                <w:lastRenderedPageBreak/>
                <w:t>dry year, agree early where water and food will come from.</w:t>
              </w:r>
            </w:ins>
          </w:p>
          <w:p w14:paraId="58A92393" w14:textId="4694A05A" w:rsidR="00AB6CF2" w:rsidRPr="00DC5789" w:rsidRDefault="00FE0A4D" w:rsidP="00DC5789">
            <w:pPr>
              <w:pStyle w:val="ListParagraph"/>
              <w:numPr>
                <w:ilvl w:val="0"/>
                <w:numId w:val="1"/>
              </w:numPr>
              <w:jc w:val="both"/>
              <w:rPr>
                <w:bCs/>
                <w:color w:val="000000"/>
              </w:rPr>
            </w:pPr>
            <w:ins w:id="2234" w:author="Bonephace Kaijage" w:date="2026-10-14T05:59:00Z" w16du:dateUtc="2026-10-14T03:59:00Z">
              <w:r>
                <w:rPr>
                  <w:color w:val="000000"/>
                </w:rPr>
                <w:t>Agree who will help anyone in the household who cannot move, see or hear a warning on their own.</w:t>
              </w:r>
            </w:ins>
          </w:p>
        </w:tc>
        <w:tc>
          <w:tcPr>
            <w:tcW w:w="3325" w:type="dxa"/>
          </w:tcPr>
          <w:p w14:paraId="7814C544" w14:textId="7A6E8B30" w:rsidR="00AB6CF2" w:rsidRPr="00DC5789" w:rsidRDefault="00DC5789" w:rsidP="00DC5789">
            <w:pPr>
              <w:pStyle w:val="ListParagraph"/>
              <w:numPr>
                <w:ilvl w:val="0"/>
                <w:numId w:val="1"/>
              </w:numPr>
              <w:jc w:val="both"/>
              <w:rPr>
                <w:color w:val="000000"/>
              </w:rPr>
            </w:pPr>
            <w:r w:rsidRPr="00DC5789">
              <w:rPr>
                <w:color w:val="000000"/>
              </w:rPr>
              <w:lastRenderedPageBreak/>
              <w:t>Eneo hili linachanganya miteremko mikali ya Pare Kaskazini inayokumbwa na maporomoko na tambarare kame kuzunguka bwawa la Nyumba ya Mungu na Ziwa Jipe, ambapo ukame na mafuriko ya ghafla ni ya kawaida.</w:t>
            </w:r>
          </w:p>
          <w:p w14:paraId="7293F5A0" w14:textId="77777777" w:rsidR="000343A2" w:rsidRDefault="00DC5789" w:rsidP="00DC5789">
            <w:pPr>
              <w:pStyle w:val="ListParagraph"/>
              <w:numPr>
                <w:ilvl w:val="0"/>
                <w:numId w:val="1"/>
              </w:numPr>
              <w:jc w:val="both"/>
              <w:rPr>
                <w:ins w:id="2235" w:author="Bonephace Kaijage" w:date="2026-10-11T07:02:00Z" w16du:dateUtc="2026-10-11T04:02:00Z"/>
                <w:color w:val="000000"/>
              </w:rPr>
            </w:pPr>
            <w:r>
              <w:rPr>
                <w:color w:val="000000"/>
              </w:rPr>
              <w:t>Kwa wanaoishi na kulima hapa, ni vyema</w:t>
            </w:r>
            <w:r w:rsidRPr="00DC5789">
              <w:rPr>
                <w:color w:val="000000"/>
              </w:rPr>
              <w:t xml:space="preserve"> kuacha mimea kwenye miteremko, kujenga mbali na makorongo na mikondo ya mito ya msimu, na kuweka akiba ya chakula na maji ya kaya.</w:t>
            </w:r>
          </w:p>
          <w:p w14:paraId="6D46EA29" w14:textId="36C6AF98" w:rsidR="000343A2" w:rsidRDefault="00FE0A4D" w:rsidP="00DC5789">
            <w:pPr>
              <w:pStyle w:val="ListParagraph"/>
              <w:numPr>
                <w:ilvl w:val="0"/>
                <w:numId w:val="1"/>
              </w:numPr>
              <w:jc w:val="both"/>
              <w:rPr>
                <w:ins w:id="2236" w:author="Bonephace Kaijage" w:date="2026-10-11T07:02:00Z" w16du:dateUtc="2026-10-11T04:02:00Z"/>
                <w:color w:val="000000"/>
              </w:rPr>
            </w:pPr>
            <w:ins w:id="2237" w:author="Bonephace Kaijage" w:date="2026-10-14T05:56:00Z" w16du:dateUtc="2026-10-14T03:56:00Z">
              <w:r>
                <w:rPr>
                  <w:color w:val="000000"/>
                </w:rPr>
                <w:t>Kinachoongeza hatari: kuchonga viwanja kwenye miteremko ya Pare, kujenga au kupiga kambi kwenye mikondo mikavu ya mito kwa sababu inaonekana salama, na kuacha akiba za kaya ziishe kabla ya kiangazi.</w:t>
              </w:r>
            </w:ins>
          </w:p>
          <w:p w14:paraId="62172E21" w14:textId="77777777" w:rsidR="00FE0A4D" w:rsidRDefault="000343A2" w:rsidP="00DC5789">
            <w:pPr>
              <w:pStyle w:val="ListParagraph"/>
              <w:numPr>
                <w:ilvl w:val="0"/>
                <w:numId w:val="1"/>
              </w:numPr>
              <w:jc w:val="both"/>
              <w:rPr>
                <w:ins w:id="2238" w:author="Bonephace Kaijage" w:date="2026-10-14T05:59:00Z" w16du:dateUtc="2026-10-14T03:59:00Z"/>
                <w:color w:val="000000"/>
              </w:rPr>
            </w:pPr>
            <w:ins w:id="2239" w:author="Bonephace Kaijage" w:date="2026-10-11T07:02:00Z" w16du:dateUtc="2026-10-11T04:02:00Z">
              <w:r>
                <w:rPr>
                  <w:color w:val="000000"/>
                </w:rPr>
                <w:lastRenderedPageBreak/>
                <w:t>Fahamu eneo la juu imara mbali na korongo na mkondo wa mto utakalohamia, na ondoka mvua inaporipotiwa milimani juu yako, hata kama ulipo ni kavu; mwaka wa ukame, kubalianeni mapema maji na chakula vitatoka wapi.</w:t>
              </w:r>
            </w:ins>
          </w:p>
          <w:p w14:paraId="6BC693AB" w14:textId="2E518B92" w:rsidR="00AB6CF2" w:rsidRPr="00DC5789" w:rsidRDefault="00FE0A4D" w:rsidP="00DC5789">
            <w:pPr>
              <w:pStyle w:val="ListParagraph"/>
              <w:numPr>
                <w:ilvl w:val="0"/>
                <w:numId w:val="1"/>
              </w:numPr>
              <w:jc w:val="both"/>
              <w:rPr>
                <w:bCs/>
                <w:color w:val="000000"/>
              </w:rPr>
            </w:pPr>
            <w:ins w:id="2240" w:author="Bonephace Kaijage" w:date="2026-10-14T05:59:00Z" w16du:dateUtc="2026-10-14T03:59:00Z">
              <w:r>
                <w:rPr>
                  <w:color w:val="000000"/>
                </w:rPr>
                <w:t>Kubalianeni nani atamsaidia yeyote katika kaya asiyeweza kuondoka, kuona au kusikia tahadhari peke yake.</w:t>
              </w:r>
            </w:ins>
          </w:p>
        </w:tc>
      </w:tr>
      <w:tr w:rsidR="00AB6CF2" w:rsidRPr="00AB6CF2" w14:paraId="40CF543F" w14:textId="77777777" w:rsidTr="00AB6CF2">
        <w:tc>
          <w:tcPr>
            <w:tcW w:w="3420" w:type="dxa"/>
          </w:tcPr>
          <w:p w14:paraId="18A2A04D" w14:textId="1CD5162C" w:rsidR="00AB6CF2" w:rsidRPr="00AB6CF2" w:rsidRDefault="00AB6CF2" w:rsidP="00AB6CF2">
            <w:pPr>
              <w:pStyle w:val="ListParagraph"/>
              <w:numPr>
                <w:ilvl w:val="0"/>
                <w:numId w:val="1"/>
              </w:numPr>
              <w:jc w:val="both"/>
              <w:rPr>
                <w:color w:val="000000"/>
              </w:rPr>
            </w:pPr>
            <w:r w:rsidRPr="00AB6CF2">
              <w:rPr>
                <w:color w:val="000000"/>
              </w:rPr>
              <w:lastRenderedPageBreak/>
              <w:t>Rombo: eastern Kilimanjaro slopes</w:t>
            </w:r>
          </w:p>
        </w:tc>
        <w:tc>
          <w:tcPr>
            <w:tcW w:w="3235" w:type="dxa"/>
          </w:tcPr>
          <w:p w14:paraId="31EC6850" w14:textId="35C04916" w:rsidR="00AB6CF2" w:rsidRPr="00AB6CF2" w:rsidRDefault="00AB6CF2" w:rsidP="00AB6CF2">
            <w:pPr>
              <w:pStyle w:val="ListParagraph"/>
              <w:numPr>
                <w:ilvl w:val="0"/>
                <w:numId w:val="1"/>
              </w:numPr>
              <w:jc w:val="both"/>
              <w:rPr>
                <w:color w:val="000000"/>
              </w:rPr>
            </w:pPr>
            <w:r w:rsidRPr="00AB6CF2">
              <w:rPr>
                <w:color w:val="000000"/>
              </w:rPr>
              <w:t>Rombo: miteremko ya mashariki ya Kilimanjaro</w:t>
            </w:r>
          </w:p>
        </w:tc>
        <w:tc>
          <w:tcPr>
            <w:tcW w:w="3605" w:type="dxa"/>
          </w:tcPr>
          <w:p w14:paraId="6DF3D804" w14:textId="783CBBFC" w:rsidR="00AB6CF2" w:rsidRPr="00DC5789" w:rsidRDefault="00DC5789" w:rsidP="00DC5789">
            <w:pPr>
              <w:pStyle w:val="ListParagraph"/>
              <w:numPr>
                <w:ilvl w:val="0"/>
                <w:numId w:val="1"/>
              </w:numPr>
              <w:jc w:val="both"/>
              <w:rPr>
                <w:color w:val="000000"/>
              </w:rPr>
            </w:pPr>
            <w:r w:rsidRPr="00DC5789">
              <w:rPr>
                <w:color w:val="000000"/>
              </w:rPr>
              <w:t>This area is on the drier eastern slopes of Kilimanjaro, where water is scarce in dry seasons, storms erode farmland, and the Kenya border brings cross-border movement.</w:t>
            </w:r>
          </w:p>
          <w:p w14:paraId="5091C9CE" w14:textId="77777777" w:rsidR="000343A2" w:rsidRDefault="00DC5789" w:rsidP="00DC5789">
            <w:pPr>
              <w:pStyle w:val="ListParagraph"/>
              <w:numPr>
                <w:ilvl w:val="0"/>
                <w:numId w:val="1"/>
              </w:numPr>
              <w:jc w:val="both"/>
              <w:rPr>
                <w:ins w:id="2241" w:author="Bonephace Kaijage" w:date="2026-10-11T07:02:00Z" w16du:dateUtc="2026-10-11T04:02:00Z"/>
                <w:color w:val="000000"/>
              </w:rPr>
            </w:pPr>
            <w:r>
              <w:rPr>
                <w:color w:val="000000"/>
              </w:rPr>
              <w:t>For those living and farming here, it helps to</w:t>
            </w:r>
            <w:r w:rsidRPr="00DC5789">
              <w:rPr>
                <w:color w:val="000000"/>
              </w:rPr>
              <w:t xml:space="preserve"> harvest roof rainwater, protect springs and use contour bunds and trees to hold soil.</w:t>
            </w:r>
          </w:p>
          <w:p w14:paraId="54A14B96" w14:textId="04078A64" w:rsidR="000343A2" w:rsidRDefault="00FE0A4D" w:rsidP="00DC5789">
            <w:pPr>
              <w:pStyle w:val="ListParagraph"/>
              <w:numPr>
                <w:ilvl w:val="0"/>
                <w:numId w:val="1"/>
              </w:numPr>
              <w:jc w:val="both"/>
              <w:rPr>
                <w:ins w:id="2242" w:author="Bonephace Kaijage" w:date="2026-10-11T07:02:00Z" w16du:dateUtc="2026-10-11T04:02:00Z"/>
                <w:color w:val="000000"/>
              </w:rPr>
            </w:pPr>
            <w:ins w:id="2243" w:author="Bonephace Kaijage" w:date="2026-10-14T05:56:00Z" w16du:dateUtc="2026-10-14T03:56:00Z">
              <w:r>
                <w:rPr>
                  <w:color w:val="000000"/>
                </w:rPr>
                <w:t>What raises the risk: clearing trees and bunds from steep fields, cutting into slopes behind houses and drawing water from unprotected sources in the dry season.</w:t>
              </w:r>
            </w:ins>
          </w:p>
          <w:p w14:paraId="619AC61D" w14:textId="77777777" w:rsidR="00FE0A4D" w:rsidRDefault="000343A2" w:rsidP="00DC5789">
            <w:pPr>
              <w:pStyle w:val="ListParagraph"/>
              <w:numPr>
                <w:ilvl w:val="0"/>
                <w:numId w:val="1"/>
              </w:numPr>
              <w:jc w:val="both"/>
              <w:rPr>
                <w:ins w:id="2244" w:author="Bonephace Kaijage" w:date="2026-10-14T05:59:00Z" w16du:dateUtc="2026-10-14T03:59:00Z"/>
                <w:color w:val="000000"/>
              </w:rPr>
            </w:pPr>
            <w:ins w:id="2245" w:author="Bonephace Kaijage" w:date="2026-10-11T07:02:00Z" w16du:dateUtc="2026-10-11T04:02:00Z">
              <w:r>
                <w:rPr>
                  <w:color w:val="000000"/>
                </w:rPr>
                <w:t>Know the firm ground away from the gully that your household will move to in a heavy storm, agree early where water will come from in a long dry season, and report any unusual illness crossing from the border the same day.</w:t>
              </w:r>
            </w:ins>
          </w:p>
          <w:p w14:paraId="556AA3B2" w14:textId="09AF1F1B" w:rsidR="00AB6CF2" w:rsidRPr="00DC5789" w:rsidRDefault="00FE0A4D" w:rsidP="00DC5789">
            <w:pPr>
              <w:pStyle w:val="ListParagraph"/>
              <w:numPr>
                <w:ilvl w:val="0"/>
                <w:numId w:val="1"/>
              </w:numPr>
              <w:jc w:val="both"/>
              <w:rPr>
                <w:bCs/>
                <w:color w:val="000000"/>
              </w:rPr>
            </w:pPr>
            <w:ins w:id="2246" w:author="Bonephace Kaijage" w:date="2026-10-14T05:59:00Z" w16du:dateUtc="2026-10-14T03:59:00Z">
              <w:r>
                <w:rPr>
                  <w:color w:val="000000"/>
                </w:rPr>
                <w:t xml:space="preserve">Agree who will help anyone in the household who cannot </w:t>
              </w:r>
              <w:r>
                <w:rPr>
                  <w:color w:val="000000"/>
                </w:rPr>
                <w:lastRenderedPageBreak/>
                <w:t>move, see or hear a warning on their own.</w:t>
              </w:r>
            </w:ins>
          </w:p>
        </w:tc>
        <w:tc>
          <w:tcPr>
            <w:tcW w:w="3325" w:type="dxa"/>
          </w:tcPr>
          <w:p w14:paraId="6C364D05" w14:textId="1E43EAA3" w:rsidR="00AB6CF2" w:rsidRPr="00DC5789" w:rsidRDefault="00DC5789" w:rsidP="00DC5789">
            <w:pPr>
              <w:pStyle w:val="ListParagraph"/>
              <w:numPr>
                <w:ilvl w:val="0"/>
                <w:numId w:val="1"/>
              </w:numPr>
              <w:jc w:val="both"/>
              <w:rPr>
                <w:color w:val="000000"/>
              </w:rPr>
            </w:pPr>
            <w:r w:rsidRPr="00DC5789">
              <w:rPr>
                <w:color w:val="000000"/>
              </w:rPr>
              <w:lastRenderedPageBreak/>
              <w:t>Eneo hili liko kwenye miteremko kame zaidi ya mashariki ya Kilimanjaro, ambapo maji ni haba wakati wa kiangazi, dhoruba humomonyoa mashamba, na mpaka wa Kenya huleta mwingiliano.</w:t>
            </w:r>
          </w:p>
          <w:p w14:paraId="67E00DF4" w14:textId="77777777" w:rsidR="000343A2" w:rsidRDefault="00DC5789" w:rsidP="00DC5789">
            <w:pPr>
              <w:pStyle w:val="ListParagraph"/>
              <w:numPr>
                <w:ilvl w:val="0"/>
                <w:numId w:val="1"/>
              </w:numPr>
              <w:jc w:val="both"/>
              <w:rPr>
                <w:ins w:id="2247" w:author="Bonephace Kaijage" w:date="2026-10-11T07:02:00Z" w16du:dateUtc="2026-10-11T04:02:00Z"/>
                <w:color w:val="000000"/>
              </w:rPr>
            </w:pPr>
            <w:r>
              <w:rPr>
                <w:color w:val="000000"/>
              </w:rPr>
              <w:t>Kwa wanaoishi na kulima hapa, ni vyema</w:t>
            </w:r>
            <w:r w:rsidRPr="00DC5789">
              <w:rPr>
                <w:color w:val="000000"/>
              </w:rPr>
              <w:t xml:space="preserve"> kuvuna maji ya mvua kutoka paa, kulinda chemchemi na kutumia matuta ya kontua na miti kushikilia udongo.</w:t>
            </w:r>
          </w:p>
          <w:p w14:paraId="018506FE" w14:textId="416ED898" w:rsidR="000343A2" w:rsidRDefault="00FE0A4D" w:rsidP="00DC5789">
            <w:pPr>
              <w:pStyle w:val="ListParagraph"/>
              <w:numPr>
                <w:ilvl w:val="0"/>
                <w:numId w:val="1"/>
              </w:numPr>
              <w:jc w:val="both"/>
              <w:rPr>
                <w:ins w:id="2248" w:author="Bonephace Kaijage" w:date="2026-10-11T07:02:00Z" w16du:dateUtc="2026-10-11T04:02:00Z"/>
                <w:color w:val="000000"/>
              </w:rPr>
            </w:pPr>
            <w:ins w:id="2249" w:author="Bonephace Kaijage" w:date="2026-10-14T05:56:00Z" w16du:dateUtc="2026-10-14T03:56:00Z">
              <w:r>
                <w:rPr>
                  <w:color w:val="000000"/>
                </w:rPr>
                <w:t>Kinachoongeza hatari: kukata miti na matuta kwenye mashamba ya miteremko, kuchimba miteremko nyuma ya nyumba na kuchota maji kwenye vyanzo visivyolindwa wakati wa kiangazi.</w:t>
              </w:r>
            </w:ins>
          </w:p>
          <w:p w14:paraId="702ED01B" w14:textId="77777777" w:rsidR="00FE0A4D" w:rsidRDefault="000343A2" w:rsidP="00DC5789">
            <w:pPr>
              <w:pStyle w:val="ListParagraph"/>
              <w:numPr>
                <w:ilvl w:val="0"/>
                <w:numId w:val="1"/>
              </w:numPr>
              <w:jc w:val="both"/>
              <w:rPr>
                <w:ins w:id="2250" w:author="Bonephace Kaijage" w:date="2026-10-14T05:59:00Z" w16du:dateUtc="2026-10-14T03:59:00Z"/>
                <w:color w:val="000000"/>
              </w:rPr>
            </w:pPr>
            <w:ins w:id="2251" w:author="Bonephace Kaijage" w:date="2026-10-11T07:02:00Z" w16du:dateUtc="2026-10-11T04:02:00Z">
              <w:r>
                <w:rPr>
                  <w:color w:val="000000"/>
                </w:rPr>
                <w:t xml:space="preserve">Fahamu eneo imara mbali na korongo ambalo kaya yako itahamia wakati wa dhoruba kali, kubalianeni mapema maji yatatoka </w:t>
              </w:r>
              <w:r>
                <w:rPr>
                  <w:color w:val="000000"/>
                </w:rPr>
                <w:lastRenderedPageBreak/>
                <w:t>wapi kiangazi kirefu, na ripoti ugonjwa wowote usio wa kawaida unaovuka mpaka siku hiyo hiyo.</w:t>
              </w:r>
            </w:ins>
          </w:p>
          <w:p w14:paraId="7716CD4F" w14:textId="4EF28A07" w:rsidR="00AB6CF2" w:rsidRPr="00DC5789" w:rsidRDefault="00FE0A4D" w:rsidP="00DC5789">
            <w:pPr>
              <w:pStyle w:val="ListParagraph"/>
              <w:numPr>
                <w:ilvl w:val="0"/>
                <w:numId w:val="1"/>
              </w:numPr>
              <w:jc w:val="both"/>
              <w:rPr>
                <w:bCs/>
                <w:color w:val="000000"/>
              </w:rPr>
            </w:pPr>
            <w:ins w:id="2252" w:author="Bonephace Kaijage" w:date="2026-10-14T05:59:00Z" w16du:dateUtc="2026-10-14T03:59:00Z">
              <w:r>
                <w:rPr>
                  <w:color w:val="000000"/>
                </w:rPr>
                <w:t>Kubalianeni nani atamsaidia yeyote katika kaya asiyeweza kuondoka, kuona au kusikia tahadhari peke yake.</w:t>
              </w:r>
            </w:ins>
          </w:p>
        </w:tc>
      </w:tr>
      <w:tr w:rsidR="00AB6CF2" w:rsidRPr="00AB6CF2" w14:paraId="7FC491F3" w14:textId="77777777" w:rsidTr="00AB6CF2">
        <w:tc>
          <w:tcPr>
            <w:tcW w:w="3420" w:type="dxa"/>
          </w:tcPr>
          <w:p w14:paraId="6CDFDB29" w14:textId="201749E5" w:rsidR="00AB6CF2" w:rsidRPr="00AB6CF2" w:rsidRDefault="00AB6CF2" w:rsidP="00AB6CF2">
            <w:pPr>
              <w:pStyle w:val="ListParagraph"/>
              <w:numPr>
                <w:ilvl w:val="0"/>
                <w:numId w:val="1"/>
              </w:numPr>
              <w:jc w:val="both"/>
              <w:rPr>
                <w:color w:val="000000"/>
              </w:rPr>
            </w:pPr>
            <w:r w:rsidRPr="00AB6CF2">
              <w:rPr>
                <w:color w:val="000000"/>
              </w:rPr>
              <w:lastRenderedPageBreak/>
              <w:t>Same: South Pare mountains and dry lowlands</w:t>
            </w:r>
          </w:p>
        </w:tc>
        <w:tc>
          <w:tcPr>
            <w:tcW w:w="3235" w:type="dxa"/>
          </w:tcPr>
          <w:p w14:paraId="62E7B1C6" w14:textId="387A8D44" w:rsidR="00AB6CF2" w:rsidRPr="00AB6CF2" w:rsidRDefault="00AB6CF2" w:rsidP="00AB6CF2">
            <w:pPr>
              <w:pStyle w:val="ListParagraph"/>
              <w:numPr>
                <w:ilvl w:val="0"/>
                <w:numId w:val="1"/>
              </w:numPr>
              <w:jc w:val="both"/>
              <w:rPr>
                <w:color w:val="000000"/>
                <w:lang w:val="sv-SE"/>
              </w:rPr>
            </w:pPr>
            <w:r w:rsidRPr="00AB6CF2">
              <w:rPr>
                <w:color w:val="000000"/>
                <w:lang w:val="sv-SE"/>
              </w:rPr>
              <w:t>Same: milima ya Pare Kusini na tambarare kame</w:t>
            </w:r>
          </w:p>
        </w:tc>
        <w:tc>
          <w:tcPr>
            <w:tcW w:w="3605" w:type="dxa"/>
          </w:tcPr>
          <w:p w14:paraId="0BF00A5E" w14:textId="28E5A81E" w:rsidR="00AB6CF2" w:rsidRPr="00DC5789" w:rsidRDefault="00DC5789" w:rsidP="00DC5789">
            <w:pPr>
              <w:pStyle w:val="ListParagraph"/>
              <w:numPr>
                <w:ilvl w:val="0"/>
                <w:numId w:val="1"/>
              </w:numPr>
              <w:jc w:val="both"/>
              <w:rPr>
                <w:color w:val="000000"/>
              </w:rPr>
            </w:pPr>
            <w:r w:rsidRPr="00DC5789">
              <w:rPr>
                <w:color w:val="000000"/>
              </w:rPr>
              <w:t>This area has steep South Pare mountains where heavy rain triggers landslides, and dry lowlands along the highway and Mkomazi where drought, flash floods and wildlife conflict occur.</w:t>
            </w:r>
          </w:p>
          <w:p w14:paraId="2676AD19" w14:textId="77777777" w:rsidR="000343A2" w:rsidRDefault="00DC5789" w:rsidP="00DC5789">
            <w:pPr>
              <w:pStyle w:val="ListParagraph"/>
              <w:numPr>
                <w:ilvl w:val="0"/>
                <w:numId w:val="1"/>
              </w:numPr>
              <w:jc w:val="both"/>
              <w:rPr>
                <w:ins w:id="2253" w:author="Bonephace Kaijage" w:date="2026-10-11T07:02:00Z" w16du:dateUtc="2026-10-11T04:02:00Z"/>
                <w:color w:val="000000"/>
              </w:rPr>
            </w:pPr>
            <w:r>
              <w:rPr>
                <w:color w:val="000000"/>
              </w:rPr>
              <w:t>For those living, farming and herding here, it helps to</w:t>
            </w:r>
            <w:r w:rsidRPr="00DC5789">
              <w:rPr>
                <w:color w:val="000000"/>
              </w:rPr>
              <w:t xml:space="preserve"> build away from steep slopes and river beds, protect water points and plan livestock numbers for dry years.</w:t>
            </w:r>
          </w:p>
          <w:p w14:paraId="4ABC9BC2" w14:textId="1DDC2C55" w:rsidR="000343A2" w:rsidRDefault="00FE0A4D" w:rsidP="00DC5789">
            <w:pPr>
              <w:pStyle w:val="ListParagraph"/>
              <w:numPr>
                <w:ilvl w:val="0"/>
                <w:numId w:val="1"/>
              </w:numPr>
              <w:jc w:val="both"/>
              <w:rPr>
                <w:ins w:id="2254" w:author="Bonephace Kaijage" w:date="2026-10-11T07:02:00Z" w16du:dateUtc="2026-10-11T04:02:00Z"/>
                <w:color w:val="000000"/>
              </w:rPr>
            </w:pPr>
            <w:ins w:id="2255" w:author="Bonephace Kaijage" w:date="2026-10-14T05:56:00Z" w16du:dateUtc="2026-10-14T03:56:00Z">
              <w:r>
                <w:rPr>
                  <w:color w:val="000000"/>
                </w:rPr>
                <w:t>What raises the risk: cutting plots into the Pare slopes, camping or building in the dry river beds along the highway, and keeping more animals than the dry-season water points can serve.</w:t>
              </w:r>
            </w:ins>
          </w:p>
          <w:p w14:paraId="02BBDC58" w14:textId="77777777" w:rsidR="00FE0A4D" w:rsidRDefault="000343A2" w:rsidP="00DC5789">
            <w:pPr>
              <w:pStyle w:val="ListParagraph"/>
              <w:numPr>
                <w:ilvl w:val="0"/>
                <w:numId w:val="1"/>
              </w:numPr>
              <w:jc w:val="both"/>
              <w:rPr>
                <w:ins w:id="2256" w:author="Bonephace Kaijage" w:date="2026-10-14T05:59:00Z" w16du:dateUtc="2026-10-14T03:59:00Z"/>
                <w:color w:val="000000"/>
              </w:rPr>
            </w:pPr>
            <w:ins w:id="2257" w:author="Bonephace Kaijage" w:date="2026-10-11T07:02:00Z" w16du:dateUtc="2026-10-11T04:02:00Z">
              <w:r>
                <w:rPr>
                  <w:color w:val="000000"/>
                </w:rPr>
                <w:t>On the mountain, agree with neighbours on a safe place off the slope and move there when cracks open; on the lowlands, know the raised ground away from the river beds, and agree early where the herds and families will go in a drought year, moving before the animals weaken.</w:t>
              </w:r>
            </w:ins>
          </w:p>
          <w:p w14:paraId="6D9BD8C3" w14:textId="7C00D8E2" w:rsidR="00AB6CF2" w:rsidRPr="00DC5789" w:rsidRDefault="00FE0A4D" w:rsidP="00DC5789">
            <w:pPr>
              <w:pStyle w:val="ListParagraph"/>
              <w:numPr>
                <w:ilvl w:val="0"/>
                <w:numId w:val="1"/>
              </w:numPr>
              <w:jc w:val="both"/>
              <w:rPr>
                <w:bCs/>
                <w:color w:val="000000"/>
              </w:rPr>
            </w:pPr>
            <w:ins w:id="2258" w:author="Bonephace Kaijage" w:date="2026-10-14T05:59:00Z" w16du:dateUtc="2026-10-14T03:59:00Z">
              <w:r>
                <w:rPr>
                  <w:color w:val="000000"/>
                </w:rPr>
                <w:t>Agree who will help anyone in the household who cannot move, see or hear a warning on their own.</w:t>
              </w:r>
            </w:ins>
          </w:p>
        </w:tc>
        <w:tc>
          <w:tcPr>
            <w:tcW w:w="3325" w:type="dxa"/>
          </w:tcPr>
          <w:p w14:paraId="5D49084E" w14:textId="4151E864" w:rsidR="00AB6CF2" w:rsidRPr="00DC5789" w:rsidRDefault="00DC5789" w:rsidP="00DC5789">
            <w:pPr>
              <w:pStyle w:val="ListParagraph"/>
              <w:numPr>
                <w:ilvl w:val="0"/>
                <w:numId w:val="1"/>
              </w:numPr>
              <w:jc w:val="both"/>
              <w:rPr>
                <w:color w:val="000000"/>
              </w:rPr>
            </w:pPr>
            <w:r w:rsidRPr="00DC5789">
              <w:rPr>
                <w:color w:val="000000"/>
              </w:rPr>
              <w:t>Eneo hili lina milima mikali ya Pare Kusini ambapo mvua kubwa husababisha maporomoko ya ardhi, na tambarare kame kando ya barabara kuu na Mkomazi ambapo ukame, mafuriko ya ghafla na migogoro na wanyamapori hutokea.</w:t>
            </w:r>
          </w:p>
          <w:p w14:paraId="71950B05" w14:textId="77777777" w:rsidR="000343A2" w:rsidRDefault="00DC5789" w:rsidP="00DC5789">
            <w:pPr>
              <w:pStyle w:val="ListParagraph"/>
              <w:numPr>
                <w:ilvl w:val="0"/>
                <w:numId w:val="1"/>
              </w:numPr>
              <w:jc w:val="both"/>
              <w:rPr>
                <w:ins w:id="2259" w:author="Bonephace Kaijage" w:date="2026-10-11T07:02:00Z" w16du:dateUtc="2026-10-11T04:02:00Z"/>
                <w:color w:val="000000"/>
              </w:rPr>
            </w:pPr>
            <w:r>
              <w:rPr>
                <w:color w:val="000000"/>
              </w:rPr>
              <w:t>Kwa wanaoishi, kulima na kufuga hapa, ni vyema</w:t>
            </w:r>
            <w:r w:rsidRPr="00DC5789">
              <w:rPr>
                <w:color w:val="000000"/>
              </w:rPr>
              <w:t xml:space="preserve"> kujenga mbali na miteremko mikali na mikondo ya mito, kulinda vyanzo vya maji na kupanga idadi ya mifugo kwa miaka ya ukame.</w:t>
            </w:r>
          </w:p>
          <w:p w14:paraId="6266BA87" w14:textId="3BAD6B3C" w:rsidR="000343A2" w:rsidRDefault="00FE0A4D" w:rsidP="00DC5789">
            <w:pPr>
              <w:pStyle w:val="ListParagraph"/>
              <w:numPr>
                <w:ilvl w:val="0"/>
                <w:numId w:val="1"/>
              </w:numPr>
              <w:jc w:val="both"/>
              <w:rPr>
                <w:ins w:id="2260" w:author="Bonephace Kaijage" w:date="2026-10-11T07:02:00Z" w16du:dateUtc="2026-10-11T04:02:00Z"/>
                <w:color w:val="000000"/>
              </w:rPr>
            </w:pPr>
            <w:ins w:id="2261" w:author="Bonephace Kaijage" w:date="2026-10-14T05:56:00Z" w16du:dateUtc="2026-10-14T03:56:00Z">
              <w:r>
                <w:rPr>
                  <w:color w:val="000000"/>
                </w:rPr>
                <w:t>Kinachoongeza hatari: kuchonga viwanja kwenye miteremko ya Pare, kupiga kambi au kujenga kwenye mikondo mikavu ya mito kando ya barabara kuu, na kuweka mifugo mingi kuliko vyanzo vya maji vya kiangazi vinavyoweza kuhudumia.</w:t>
              </w:r>
            </w:ins>
          </w:p>
          <w:p w14:paraId="1254CCB0" w14:textId="77777777" w:rsidR="00FE0A4D" w:rsidRDefault="000343A2" w:rsidP="00DC5789">
            <w:pPr>
              <w:pStyle w:val="ListParagraph"/>
              <w:numPr>
                <w:ilvl w:val="0"/>
                <w:numId w:val="1"/>
              </w:numPr>
              <w:jc w:val="both"/>
              <w:rPr>
                <w:ins w:id="2262" w:author="Bonephace Kaijage" w:date="2026-10-14T05:59:00Z" w16du:dateUtc="2026-10-14T03:59:00Z"/>
                <w:color w:val="000000"/>
              </w:rPr>
            </w:pPr>
            <w:ins w:id="2263" w:author="Bonephace Kaijage" w:date="2026-10-11T07:02:00Z" w16du:dateUtc="2026-10-11T04:02:00Z">
              <w:r>
                <w:rPr>
                  <w:color w:val="000000"/>
                </w:rPr>
                <w:t xml:space="preserve">Mlimani, kubalianeni na majirani eneo salama nje ya mteremko na hamieni huko nyufa zikifunguka; tambarareni, fahamu eneo lililoinuka mbali na mikondo ya mito, na </w:t>
              </w:r>
              <w:r>
                <w:rPr>
                  <w:color w:val="000000"/>
                </w:rPr>
                <w:lastRenderedPageBreak/>
                <w:t>kubalianeni mapema mifugo na familia zitaenda wapi mwaka wa ukame, mkihama kabla mifugo haijadhoofika.</w:t>
              </w:r>
            </w:ins>
          </w:p>
          <w:p w14:paraId="0ED796E5" w14:textId="5A3D2A8B" w:rsidR="00AB6CF2" w:rsidRPr="00DC5789" w:rsidRDefault="00FE0A4D" w:rsidP="00DC5789">
            <w:pPr>
              <w:pStyle w:val="ListParagraph"/>
              <w:numPr>
                <w:ilvl w:val="0"/>
                <w:numId w:val="1"/>
              </w:numPr>
              <w:jc w:val="both"/>
              <w:rPr>
                <w:bCs/>
                <w:color w:val="000000"/>
              </w:rPr>
            </w:pPr>
            <w:ins w:id="2264" w:author="Bonephace Kaijage" w:date="2026-10-14T05:59:00Z" w16du:dateUtc="2026-10-14T03:59:00Z">
              <w:r>
                <w:rPr>
                  <w:color w:val="000000"/>
                </w:rPr>
                <w:t>Kubalianeni nani atamsaidia yeyote katika kaya asiyeweza kuondoka, kuona au kusikia tahadhari peke yake.</w:t>
              </w:r>
            </w:ins>
          </w:p>
        </w:tc>
      </w:tr>
      <w:tr w:rsidR="00AB6CF2" w:rsidRPr="00AB6CF2" w14:paraId="6994325F" w14:textId="77777777" w:rsidTr="00AB6CF2">
        <w:tc>
          <w:tcPr>
            <w:tcW w:w="3420" w:type="dxa"/>
          </w:tcPr>
          <w:p w14:paraId="33201169" w14:textId="465F8DAC" w:rsidR="00AB6CF2" w:rsidRPr="00AB6CF2" w:rsidRDefault="00AB6CF2" w:rsidP="00AB6CF2">
            <w:pPr>
              <w:pStyle w:val="ListParagraph"/>
              <w:numPr>
                <w:ilvl w:val="0"/>
                <w:numId w:val="1"/>
              </w:numPr>
              <w:jc w:val="both"/>
              <w:rPr>
                <w:color w:val="000000"/>
              </w:rPr>
            </w:pPr>
            <w:r w:rsidRPr="00AB6CF2">
              <w:rPr>
                <w:color w:val="000000"/>
              </w:rPr>
              <w:lastRenderedPageBreak/>
              <w:t>Siha: West Kilimanjaro farms and forest edge</w:t>
            </w:r>
          </w:p>
        </w:tc>
        <w:tc>
          <w:tcPr>
            <w:tcW w:w="3235" w:type="dxa"/>
          </w:tcPr>
          <w:p w14:paraId="7048C5FA" w14:textId="5ACAE204" w:rsidR="00AB6CF2" w:rsidRPr="00AB6CF2" w:rsidRDefault="00AB6CF2" w:rsidP="00AB6CF2">
            <w:pPr>
              <w:pStyle w:val="ListParagraph"/>
              <w:numPr>
                <w:ilvl w:val="0"/>
                <w:numId w:val="1"/>
              </w:numPr>
              <w:jc w:val="both"/>
              <w:rPr>
                <w:color w:val="000000"/>
              </w:rPr>
            </w:pPr>
            <w:r w:rsidRPr="00AB6CF2">
              <w:rPr>
                <w:color w:val="000000"/>
              </w:rPr>
              <w:t>Siha: mashamba ya Kilimanjaro Magharibi na pembezoni mwa msitu</w:t>
            </w:r>
          </w:p>
        </w:tc>
        <w:tc>
          <w:tcPr>
            <w:tcW w:w="3605" w:type="dxa"/>
          </w:tcPr>
          <w:p w14:paraId="7A1C8E1C" w14:textId="4162AEC0" w:rsidR="00AB6CF2" w:rsidRPr="00DC5789" w:rsidRDefault="00DC5789" w:rsidP="00DC5789">
            <w:pPr>
              <w:pStyle w:val="ListParagraph"/>
              <w:numPr>
                <w:ilvl w:val="0"/>
                <w:numId w:val="1"/>
              </w:numPr>
              <w:jc w:val="both"/>
              <w:rPr>
                <w:color w:val="000000"/>
              </w:rPr>
            </w:pPr>
            <w:r w:rsidRPr="00DC5789">
              <w:rPr>
                <w:color w:val="000000"/>
              </w:rPr>
              <w:t>This area has large farms and settlements on the western slopes, where strong winds, frost and hail damage crops and dry-season fires spread from grassland into forest.</w:t>
            </w:r>
          </w:p>
          <w:p w14:paraId="6581E3FC" w14:textId="77777777" w:rsidR="000343A2" w:rsidRDefault="00DC5789" w:rsidP="00DC5789">
            <w:pPr>
              <w:pStyle w:val="ListParagraph"/>
              <w:numPr>
                <w:ilvl w:val="0"/>
                <w:numId w:val="1"/>
              </w:numPr>
              <w:jc w:val="both"/>
              <w:rPr>
                <w:ins w:id="2265" w:author="Bonephace Kaijage" w:date="2026-10-11T07:02:00Z" w16du:dateUtc="2026-10-11T04:02:00Z"/>
                <w:color w:val="000000"/>
              </w:rPr>
            </w:pPr>
            <w:r>
              <w:rPr>
                <w:color w:val="000000"/>
              </w:rPr>
              <w:t>For those living and farming here, it helps to</w:t>
            </w:r>
            <w:r w:rsidRPr="00DC5789">
              <w:rPr>
                <w:color w:val="000000"/>
              </w:rPr>
              <w:t xml:space="preserve"> plant windbreaks, keep fire breaks along the forest edge and burn fields only with permission on calm days.</w:t>
            </w:r>
          </w:p>
          <w:p w14:paraId="78753C8F" w14:textId="64D0A34B" w:rsidR="000343A2" w:rsidRDefault="00FE0A4D" w:rsidP="00DC5789">
            <w:pPr>
              <w:pStyle w:val="ListParagraph"/>
              <w:numPr>
                <w:ilvl w:val="0"/>
                <w:numId w:val="1"/>
              </w:numPr>
              <w:jc w:val="both"/>
              <w:rPr>
                <w:ins w:id="2266" w:author="Bonephace Kaijage" w:date="2026-10-11T07:02:00Z" w16du:dateUtc="2026-10-11T04:02:00Z"/>
                <w:color w:val="000000"/>
              </w:rPr>
            </w:pPr>
            <w:ins w:id="2267" w:author="Bonephace Kaijage" w:date="2026-10-14T05:56:00Z" w16du:dateUtc="2026-10-14T03:56:00Z">
              <w:r>
                <w:rPr>
                  <w:color w:val="000000"/>
                </w:rPr>
                <w:t>What raises the risk: burning on windy days or without permission, clearing the windbreaks, and leaving roofs loosely fixed before the windy season.</w:t>
              </w:r>
            </w:ins>
          </w:p>
          <w:p w14:paraId="4E152635" w14:textId="77777777" w:rsidR="00FE0A4D" w:rsidRDefault="000343A2" w:rsidP="00DC5789">
            <w:pPr>
              <w:pStyle w:val="ListParagraph"/>
              <w:numPr>
                <w:ilvl w:val="0"/>
                <w:numId w:val="1"/>
              </w:numPr>
              <w:jc w:val="both"/>
              <w:rPr>
                <w:ins w:id="2268" w:author="Bonephace Kaijage" w:date="2026-10-14T05:59:00Z" w16du:dateUtc="2026-10-14T03:59:00Z"/>
                <w:color w:val="000000"/>
              </w:rPr>
            </w:pPr>
            <w:ins w:id="2269" w:author="Bonephace Kaijage" w:date="2026-10-11T07:02:00Z" w16du:dateUtc="2026-10-11T04:02:00Z">
              <w:r>
                <w:rPr>
                  <w:color w:val="000000"/>
                </w:rPr>
                <w:t>Know the open cleared ground away from the forest edge that your household will move to if fire comes, and the solid building you will shelter in during a hail or wind storm; leave as soon as smoke is seen on the grassland.</w:t>
              </w:r>
            </w:ins>
          </w:p>
          <w:p w14:paraId="32E00A0C" w14:textId="1C679B7E" w:rsidR="00AB6CF2" w:rsidRPr="00DC5789" w:rsidRDefault="00FE0A4D" w:rsidP="00DC5789">
            <w:pPr>
              <w:pStyle w:val="ListParagraph"/>
              <w:numPr>
                <w:ilvl w:val="0"/>
                <w:numId w:val="1"/>
              </w:numPr>
              <w:jc w:val="both"/>
              <w:rPr>
                <w:bCs/>
                <w:color w:val="000000"/>
              </w:rPr>
            </w:pPr>
            <w:ins w:id="2270" w:author="Bonephace Kaijage" w:date="2026-10-14T05:59:00Z" w16du:dateUtc="2026-10-14T03:59:00Z">
              <w:r>
                <w:rPr>
                  <w:color w:val="000000"/>
                </w:rPr>
                <w:t>Agree who will help anyone in the household who cannot move, see or hear a warning on their own.</w:t>
              </w:r>
            </w:ins>
          </w:p>
        </w:tc>
        <w:tc>
          <w:tcPr>
            <w:tcW w:w="3325" w:type="dxa"/>
          </w:tcPr>
          <w:p w14:paraId="3EC91179" w14:textId="10F2AE74" w:rsidR="00AB6CF2" w:rsidRPr="00DC5789" w:rsidRDefault="00DC5789" w:rsidP="00DC5789">
            <w:pPr>
              <w:pStyle w:val="ListParagraph"/>
              <w:numPr>
                <w:ilvl w:val="0"/>
                <w:numId w:val="1"/>
              </w:numPr>
              <w:jc w:val="both"/>
              <w:rPr>
                <w:color w:val="000000"/>
              </w:rPr>
            </w:pPr>
            <w:r w:rsidRPr="00DC5789">
              <w:rPr>
                <w:color w:val="000000"/>
              </w:rPr>
              <w:t>Eneo hili lina mashamba makubwa na makazi kwenye miteremko ya magharibi, ambapo upepo mkali, baridi kali na mvua ya mawe huharibu mazao na moto wa kiangazi husambaa kutoka nyasi hadi msituni.</w:t>
            </w:r>
          </w:p>
          <w:p w14:paraId="13E3147F" w14:textId="77777777" w:rsidR="000343A2" w:rsidRDefault="00DC5789" w:rsidP="00DC5789">
            <w:pPr>
              <w:pStyle w:val="ListParagraph"/>
              <w:numPr>
                <w:ilvl w:val="0"/>
                <w:numId w:val="1"/>
              </w:numPr>
              <w:jc w:val="both"/>
              <w:rPr>
                <w:ins w:id="2271" w:author="Bonephace Kaijage" w:date="2026-10-11T07:02:00Z" w16du:dateUtc="2026-10-11T04:02:00Z"/>
                <w:color w:val="000000"/>
              </w:rPr>
            </w:pPr>
            <w:r>
              <w:rPr>
                <w:color w:val="000000"/>
              </w:rPr>
              <w:t>Kwa wanaoishi na kulima hapa, ni vyema</w:t>
            </w:r>
            <w:r w:rsidRPr="00DC5789">
              <w:rPr>
                <w:color w:val="000000"/>
              </w:rPr>
              <w:t xml:space="preserve"> kupanda miti ya kuzuia upepo, kuweka njia za kuzuia moto pembezoni mwa msitu na kuchoma mashamba kwa ruhusa siku zisizo na upepo tu.</w:t>
            </w:r>
          </w:p>
          <w:p w14:paraId="5A4B1DE7" w14:textId="58831890" w:rsidR="000343A2" w:rsidRDefault="00FE0A4D" w:rsidP="00DC5789">
            <w:pPr>
              <w:pStyle w:val="ListParagraph"/>
              <w:numPr>
                <w:ilvl w:val="0"/>
                <w:numId w:val="1"/>
              </w:numPr>
              <w:jc w:val="both"/>
              <w:rPr>
                <w:ins w:id="2272" w:author="Bonephace Kaijage" w:date="2026-10-11T07:02:00Z" w16du:dateUtc="2026-10-11T04:02:00Z"/>
                <w:color w:val="000000"/>
              </w:rPr>
            </w:pPr>
            <w:ins w:id="2273" w:author="Bonephace Kaijage" w:date="2026-10-14T05:56:00Z" w16du:dateUtc="2026-10-14T03:56:00Z">
              <w:r>
                <w:rPr>
                  <w:color w:val="000000"/>
                </w:rPr>
                <w:t>Kinachoongeza hatari: kuchoma siku za upepo au bila ruhusa, kukata miti ya kuzuia upepo, na kuacha paa zisizofungwa imara kabla ya msimu wa upepo.</w:t>
              </w:r>
            </w:ins>
          </w:p>
          <w:p w14:paraId="18E7B539" w14:textId="77777777" w:rsidR="00FE0A4D" w:rsidRDefault="000343A2" w:rsidP="00DC5789">
            <w:pPr>
              <w:pStyle w:val="ListParagraph"/>
              <w:numPr>
                <w:ilvl w:val="0"/>
                <w:numId w:val="1"/>
              </w:numPr>
              <w:jc w:val="both"/>
              <w:rPr>
                <w:ins w:id="2274" w:author="Bonephace Kaijage" w:date="2026-10-14T05:59:00Z" w16du:dateUtc="2026-10-14T03:59:00Z"/>
                <w:color w:val="000000"/>
              </w:rPr>
            </w:pPr>
            <w:ins w:id="2275" w:author="Bonephace Kaijage" w:date="2026-10-11T07:02:00Z" w16du:dateUtc="2026-10-11T04:02:00Z">
              <w:r>
                <w:rPr>
                  <w:color w:val="000000"/>
                </w:rPr>
                <w:t>Fahamu uwanja wazi uliosafishwa mbali na ukingo wa msitu ambao kaya yako itahamia moto ukija, na jengo imara mtakalojikinga wakati wa dhoruba ya mvua ya mawe au upepo; ondokeni mara moshi unapoonekana kwenye nyasi.</w:t>
              </w:r>
            </w:ins>
          </w:p>
          <w:p w14:paraId="57EE3C82" w14:textId="0C1FFF90" w:rsidR="00AB6CF2" w:rsidRPr="00DC5789" w:rsidRDefault="00FE0A4D" w:rsidP="00DC5789">
            <w:pPr>
              <w:pStyle w:val="ListParagraph"/>
              <w:numPr>
                <w:ilvl w:val="0"/>
                <w:numId w:val="1"/>
              </w:numPr>
              <w:jc w:val="both"/>
              <w:rPr>
                <w:bCs/>
                <w:color w:val="000000"/>
              </w:rPr>
            </w:pPr>
            <w:ins w:id="2276" w:author="Bonephace Kaijage" w:date="2026-10-14T05:59:00Z" w16du:dateUtc="2026-10-14T03:59:00Z">
              <w:r>
                <w:rPr>
                  <w:color w:val="000000"/>
                </w:rPr>
                <w:lastRenderedPageBreak/>
                <w:t>Kubalianeni nani atamsaidia yeyote katika kaya asiyeweza kuondoka, kuona au kusikia tahadhari peke yake.</w:t>
              </w:r>
            </w:ins>
          </w:p>
        </w:tc>
      </w:tr>
    </w:tbl>
    <w:p w14:paraId="1C0B0C0E" w14:textId="77777777" w:rsidR="00FE0A4D" w:rsidRPr="00FE0A4D" w:rsidRDefault="00FE0A4D" w:rsidP="00FE0A4D">
      <w:pPr>
        <w:spacing w:after="120"/>
        <w:rPr>
          <w:ins w:id="2277" w:author="Bonephace Kaijage" w:date="2026-10-14T06:01:00Z" w16du:dateUtc="2026-10-14T04:01:00Z"/>
          <w:i/>
          <w:sz w:val="18"/>
          <w:rPrChange w:id="2278" w:author="Bonephace Kaijage" w:date="2026-10-14T06:01:00Z" w16du:dateUtc="2026-10-14T04:01:00Z">
            <w:rPr>
              <w:ins w:id="2279" w:author="Bonephace Kaijage" w:date="2026-10-14T06:01:00Z" w16du:dateUtc="2026-10-14T04:01:00Z"/>
            </w:rPr>
          </w:rPrChange>
        </w:rPr>
        <w:pPrChange w:id="2280" w:author="Bonephace Kaijage" w:date="2026-10-14T06:01:00Z" w16du:dateUtc="2026-10-14T04:01:00Z">
          <w:pPr>
            <w:jc w:val="both"/>
          </w:pPr>
        </w:pPrChange>
      </w:pPr>
      <w:ins w:id="2281" w:author="Bonephace Kaijage" w:date="2026-10-14T06:01:00Z" w16du:dateUtc="2026-10-14T04:01:00Z">
        <w:r w:rsidRPr="00FE0A4D">
          <w:rPr>
            <w:i/>
            <w:sz w:val="18"/>
            <w:rPrChange w:id="2282"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7A21B743" w14:textId="1DBAA2FA" w:rsidR="00AB6CF2" w:rsidRPr="00AB6CF2" w:rsidRDefault="00AB6CF2" w:rsidP="00AB6CF2">
      <w:pPr>
        <w:jc w:val="both"/>
        <w:rPr>
          <w:color w:val="000000"/>
        </w:rPr>
      </w:pPr>
    </w:p>
    <w:p w14:paraId="2CD875EA" w14:textId="17E9A9BF" w:rsidR="00AB6CF2" w:rsidRPr="00997D17" w:rsidRDefault="00AB6CF2">
      <w:pPr>
        <w:pStyle w:val="ListParagraph"/>
        <w:rPr>
          <w:sz w:val="22"/>
          <w:szCs w:val="22"/>
        </w:rPr>
      </w:pPr>
    </w:p>
    <w:tbl>
      <w:tblPr>
        <w:tblStyle w:val="TableGrid"/>
        <w:tblW w:w="0" w:type="auto"/>
        <w:tblLook w:val="04A0" w:firstRow="1" w:lastRow="0" w:firstColumn="1" w:lastColumn="0" w:noHBand="0" w:noVBand="1"/>
      </w:tblPr>
      <w:tblGrid>
        <w:gridCol w:w="2214"/>
        <w:gridCol w:w="2161"/>
        <w:gridCol w:w="2213"/>
        <w:gridCol w:w="2187"/>
        <w:gridCol w:w="2570"/>
        <w:gridCol w:w="2325"/>
      </w:tblGrid>
      <w:tr w:rsidR="002066E7" w:rsidRPr="00997D17" w14:paraId="732C1ED3" w14:textId="77777777" w:rsidTr="002066E7">
        <w:trPr>
          <w:tblHeader/>
        </w:trPr>
        <w:tc>
          <w:tcPr>
            <w:tcW w:w="2278" w:type="dxa"/>
          </w:tcPr>
          <w:p w14:paraId="78A0DBB4" w14:textId="7C1DC82D" w:rsidR="002066E7" w:rsidRPr="00997D17" w:rsidRDefault="008C6B60" w:rsidP="00FE4152">
            <w:pPr>
              <w:pStyle w:val="ListParagraph"/>
              <w:rPr>
                <w:sz w:val="22"/>
                <w:szCs w:val="22"/>
              </w:rPr>
            </w:pPr>
            <w:r w:rsidRPr="00997D17">
              <w:rPr>
                <w:sz w:val="22"/>
                <w:szCs w:val="22"/>
              </w:rPr>
              <w:t>COUNCIL / HALMASHAURI</w:t>
            </w:r>
          </w:p>
        </w:tc>
        <w:tc>
          <w:tcPr>
            <w:tcW w:w="2278" w:type="dxa"/>
          </w:tcPr>
          <w:p w14:paraId="4E1973B0" w14:textId="307A1329" w:rsidR="002066E7" w:rsidRPr="00997D17" w:rsidRDefault="002066E7" w:rsidP="00FE4152">
            <w:pPr>
              <w:pStyle w:val="ListParagraph"/>
              <w:rPr>
                <w:sz w:val="22"/>
                <w:szCs w:val="22"/>
              </w:rPr>
            </w:pPr>
            <w:r w:rsidRPr="00997D17">
              <w:rPr>
                <w:sz w:val="22"/>
                <w:szCs w:val="22"/>
              </w:rPr>
              <w:t>LEVEL / NGAZI</w:t>
            </w:r>
          </w:p>
        </w:tc>
        <w:tc>
          <w:tcPr>
            <w:tcW w:w="2278" w:type="dxa"/>
          </w:tcPr>
          <w:p w14:paraId="417804F9" w14:textId="563DD7CC" w:rsidR="002066E7" w:rsidRPr="00997D17" w:rsidRDefault="002066E7" w:rsidP="00FE4152">
            <w:pPr>
              <w:pStyle w:val="ListParagraph"/>
              <w:rPr>
                <w:sz w:val="22"/>
                <w:szCs w:val="22"/>
              </w:rPr>
            </w:pPr>
            <w:r w:rsidRPr="00997D17">
              <w:rPr>
                <w:sz w:val="22"/>
                <w:szCs w:val="22"/>
              </w:rPr>
              <w:t>IMPACT (EN)</w:t>
            </w:r>
          </w:p>
        </w:tc>
        <w:tc>
          <w:tcPr>
            <w:tcW w:w="2278" w:type="dxa"/>
          </w:tcPr>
          <w:p w14:paraId="34639CB9" w14:textId="1D8C8707" w:rsidR="002066E7" w:rsidRPr="00997D17" w:rsidRDefault="002066E7" w:rsidP="00FE4152">
            <w:pPr>
              <w:pStyle w:val="ListParagraph"/>
              <w:rPr>
                <w:sz w:val="22"/>
                <w:szCs w:val="22"/>
              </w:rPr>
            </w:pPr>
            <w:r w:rsidRPr="00997D17">
              <w:rPr>
                <w:sz w:val="22"/>
                <w:szCs w:val="22"/>
              </w:rPr>
              <w:t>ATHARI (SW)</w:t>
            </w:r>
          </w:p>
        </w:tc>
        <w:tc>
          <w:tcPr>
            <w:tcW w:w="2279" w:type="dxa"/>
          </w:tcPr>
          <w:p w14:paraId="6C803DFF" w14:textId="3324C9D2" w:rsidR="002066E7" w:rsidRPr="00997D17" w:rsidRDefault="002066E7" w:rsidP="00FE4152">
            <w:pPr>
              <w:pStyle w:val="ListParagraph"/>
              <w:rPr>
                <w:sz w:val="22"/>
                <w:szCs w:val="22"/>
              </w:rPr>
            </w:pPr>
            <w:r w:rsidRPr="00997D17">
              <w:rPr>
                <w:sz w:val="22"/>
                <w:szCs w:val="22"/>
              </w:rPr>
              <w:t>ACTION (EN)</w:t>
            </w:r>
          </w:p>
        </w:tc>
        <w:tc>
          <w:tcPr>
            <w:tcW w:w="2279" w:type="dxa"/>
          </w:tcPr>
          <w:p w14:paraId="0ED742D8" w14:textId="255F528F" w:rsidR="002066E7" w:rsidRPr="00997D17" w:rsidRDefault="002066E7" w:rsidP="00FE4152">
            <w:pPr>
              <w:pStyle w:val="ListParagraph"/>
              <w:rPr>
                <w:sz w:val="22"/>
                <w:szCs w:val="22"/>
              </w:rPr>
            </w:pPr>
            <w:r w:rsidRPr="00997D17">
              <w:rPr>
                <w:sz w:val="22"/>
                <w:szCs w:val="22"/>
              </w:rPr>
              <w:t>HATUA (SW)</w:t>
            </w:r>
          </w:p>
        </w:tc>
      </w:tr>
      <w:tr w:rsidR="002066E7" w:rsidRPr="000343A2" w14:paraId="0BAB2629" w14:textId="77777777" w:rsidTr="002066E7">
        <w:tc>
          <w:tcPr>
            <w:tcW w:w="2278" w:type="dxa"/>
          </w:tcPr>
          <w:p w14:paraId="7EA773FE" w14:textId="54EF068C" w:rsidR="002066E7" w:rsidRPr="00997D17" w:rsidRDefault="002066E7" w:rsidP="00FE4152">
            <w:pPr>
              <w:pStyle w:val="ListParagraph"/>
              <w:rPr>
                <w:sz w:val="22"/>
                <w:szCs w:val="22"/>
              </w:rPr>
            </w:pPr>
            <w:r w:rsidRPr="00997D17">
              <w:rPr>
                <w:sz w:val="22"/>
                <w:szCs w:val="22"/>
              </w:rPr>
              <w:t>Moshi Municipal Council</w:t>
            </w:r>
          </w:p>
        </w:tc>
        <w:tc>
          <w:tcPr>
            <w:tcW w:w="2278" w:type="dxa"/>
          </w:tcPr>
          <w:p w14:paraId="7919D47A" w14:textId="70DB1773"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6EF93A3D" w14:textId="05C8B55A" w:rsidR="002066E7" w:rsidRPr="00997D17" w:rsidRDefault="008C6B60" w:rsidP="00FE4152">
            <w:pPr>
              <w:pStyle w:val="ListParagraph"/>
              <w:rPr>
                <w:sz w:val="22"/>
                <w:szCs w:val="22"/>
              </w:rPr>
            </w:pPr>
            <w:r w:rsidRPr="00997D17">
              <w:rPr>
                <w:sz w:val="22"/>
                <w:szCs w:val="22"/>
              </w:rPr>
              <w:t>Karanga and Rau river floods (highway closures recorded in 2025), heavy rain and lahars risk on Kilimanjaro slopes, earthquake, and strong winds. A few roads slippery, a few low homes wet, and lightning where storms build.</w:t>
            </w:r>
          </w:p>
        </w:tc>
        <w:tc>
          <w:tcPr>
            <w:tcW w:w="2278" w:type="dxa"/>
          </w:tcPr>
          <w:p w14:paraId="6A3C21FB" w14:textId="1B2D084E"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F5EF7D7" w14:textId="2FFA254E" w:rsidR="008C6B60" w:rsidRPr="00997D17" w:rsidRDefault="00034217" w:rsidP="00034217">
            <w:pPr>
              <w:pStyle w:val="ListBullet"/>
              <w:rPr>
                <w:sz w:val="22"/>
                <w:szCs w:val="22"/>
              </w:rPr>
            </w:pPr>
            <w:r w:rsidRPr="00997D17">
              <w:rPr>
                <w:sz w:val="22"/>
                <w:szCs w:val="22"/>
              </w:rPr>
              <w:t>Walk the low ground before the rain. Clear drains and culverts.</w:t>
            </w:r>
          </w:p>
          <w:p w14:paraId="2E2FDD8F" w14:textId="0B2F9D2A" w:rsidR="008C6B60" w:rsidRPr="00997D17" w:rsidRDefault="00FE0A4D" w:rsidP="00034217">
            <w:pPr>
              <w:pStyle w:val="ListBullet"/>
              <w:rPr>
                <w:sz w:val="22"/>
                <w:szCs w:val="22"/>
              </w:rPr>
            </w:pPr>
            <w:ins w:id="2283" w:author="Bonephace Kaijage" w:date="2026-10-14T06:17:00Z" w16du:dateUtc="2026-10-14T04:17:00Z">
              <w:r>
                <w:rPr>
                  <w:sz w:val="22"/>
                  <w:szCs w:val="22"/>
                </w:rPr>
                <w:t>Households on the sites named in Know Your Risk: keep food, documents and children above floor level, because water here can enter houses with little warning.</w:t>
              </w:r>
            </w:ins>
            <w:del w:id="2284" w:author="Bonephace Kaijage" w:date="2026-10-14T06:17:00Z" w16du:dateUtc="2026-10-14T04:17:00Z">
              <w:r w:rsidR="00034217" w:rsidRPr="00997D17" w:rsidDel="00FE0A4D">
                <w:rPr>
                  <w:sz w:val="22"/>
                  <w:szCs w:val="22"/>
                </w:rPr>
                <w:delText>Households on this ground raise food, documents and the children.</w:delText>
              </w:r>
            </w:del>
          </w:p>
          <w:p w14:paraId="0717C764" w14:textId="26546D39" w:rsidR="008C6B60" w:rsidRPr="00997D17" w:rsidRDefault="00FE0A4D" w:rsidP="00034217">
            <w:pPr>
              <w:pStyle w:val="ListBullet"/>
              <w:rPr>
                <w:sz w:val="22"/>
                <w:szCs w:val="22"/>
              </w:rPr>
            </w:pPr>
            <w:ins w:id="2285" w:author="Bonephace Kaijage" w:date="2026-10-14T06:13:00Z" w16du:dateUtc="2026-10-14T04:13:00Z">
              <w:r>
                <w:rPr>
                  <w:sz w:val="22"/>
                  <w:szCs w:val="22"/>
                </w:rPr>
                <w:t>Save 190 and the ward chair's number, and keep a torch and drinking water ready, so that help can be called and the household can manage a night without power.</w:t>
              </w:r>
            </w:ins>
            <w:del w:id="2286" w:author="Bonephace Kaijage" w:date="2026-10-14T06:13:00Z" w16du:dateUtc="2026-10-14T04:13:00Z">
              <w:r w:rsidR="00034217" w:rsidRPr="00997D17" w:rsidDel="00FE0A4D">
                <w:rPr>
                  <w:sz w:val="22"/>
                  <w:szCs w:val="22"/>
                </w:rPr>
                <w:delText>Save 190 and the ward chair number. Keep a torch and drinking water.</w:delText>
              </w:r>
            </w:del>
          </w:p>
          <w:p w14:paraId="2230F7AA" w14:textId="2041E6E8" w:rsidR="00F20E47" w:rsidRPr="00997D17" w:rsidRDefault="00034217" w:rsidP="00034217">
            <w:pPr>
              <w:pStyle w:val="ListBullet"/>
              <w:rPr>
                <w:sz w:val="22"/>
                <w:szCs w:val="22"/>
              </w:rPr>
            </w:pPr>
            <w:r w:rsidRPr="00997D17">
              <w:rPr>
                <w:sz w:val="22"/>
                <w:szCs w:val="22"/>
              </w:rPr>
              <w:t>Do not drive or walk through water on the road. Headlights on, slow down.</w:t>
            </w:r>
          </w:p>
          <w:p w14:paraId="6E462B3D" w14:textId="14F5A698" w:rsidR="00F20E47" w:rsidRPr="00997D17" w:rsidRDefault="00F20E47" w:rsidP="00F20E47">
            <w:pPr>
              <w:pStyle w:val="ListBullet"/>
              <w:rPr>
                <w:sz w:val="22"/>
                <w:szCs w:val="22"/>
              </w:rPr>
            </w:pPr>
            <w:r w:rsidRPr="00997D17">
              <w:rPr>
                <w:sz w:val="22"/>
                <w:szCs w:val="22"/>
              </w:rPr>
              <w:lastRenderedPageBreak/>
              <w:t>Keep food, drinking water, cash, medicines and a torch. Save 190.</w:t>
            </w:r>
          </w:p>
          <w:p w14:paraId="65CDA3BF" w14:textId="1D0FD073" w:rsidR="00F20E47" w:rsidRPr="00997D17" w:rsidRDefault="00F20E47" w:rsidP="00F20E47">
            <w:pPr>
              <w:pStyle w:val="ListBullet"/>
              <w:rPr>
                <w:sz w:val="22"/>
                <w:szCs w:val="22"/>
              </w:rPr>
            </w:pPr>
            <w:r w:rsidRPr="00997D17">
              <w:rPr>
                <w:sz w:val="22"/>
                <w:szCs w:val="22"/>
              </w:rPr>
              <w:t>Drive slowly with headlights on. Do not cross water flowing on the road.</w:t>
            </w:r>
          </w:p>
          <w:p w14:paraId="1FF082B6" w14:textId="2F04CA32" w:rsidR="002066E7" w:rsidRPr="00997D17" w:rsidRDefault="002066E7" w:rsidP="00FE4152">
            <w:pPr>
              <w:pStyle w:val="ListParagraph"/>
              <w:rPr>
                <w:sz w:val="22"/>
                <w:szCs w:val="22"/>
              </w:rPr>
            </w:pPr>
          </w:p>
        </w:tc>
        <w:tc>
          <w:tcPr>
            <w:tcW w:w="2279" w:type="dxa"/>
          </w:tcPr>
          <w:p w14:paraId="417C0167" w14:textId="1E32D768" w:rsidR="008C6B60"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5D2A8533" w14:textId="53F7B583" w:rsidR="008C6B60" w:rsidRPr="00FE0A4D" w:rsidRDefault="00FE0A4D" w:rsidP="00034217">
            <w:pPr>
              <w:pStyle w:val="ListBullet"/>
              <w:rPr>
                <w:sz w:val="22"/>
                <w:szCs w:val="22"/>
                <w:lang w:val="sv-SE"/>
                <w:rPrChange w:id="2287" w:author="Bonephace Kaijage" w:date="2026-10-14T06:33:00Z" w16du:dateUtc="2026-10-14T04:33:00Z">
                  <w:rPr>
                    <w:sz w:val="22"/>
                    <w:szCs w:val="22"/>
                  </w:rPr>
                </w:rPrChange>
              </w:rPr>
            </w:pPr>
            <w:ins w:id="2288" w:author="Bonephace Kaijage" w:date="2026-10-14T06:17:00Z" w16du:dateUtc="2026-10-14T04:17:00Z">
              <w:r w:rsidRPr="00FE0A4D">
                <w:rPr>
                  <w:sz w:val="22"/>
                  <w:szCs w:val="22"/>
                  <w:lang w:val="sv-SE"/>
                  <w:rPrChange w:id="2289" w:author="Bonephace Kaijage" w:date="2026-10-14T06:33:00Z" w16du:dateUtc="2026-10-14T04:33:00Z">
                    <w:rPr>
                      <w:sz w:val="22"/>
                      <w:szCs w:val="22"/>
                    </w:rPr>
                  </w:rPrChange>
                </w:rPr>
                <w:t>Kaya za maeneo yaliyotajwa: wekeni chakula, nyaraka na watoto juu ya sakafu, kwa sababu maji hapa yanaweza kuingia nyumbani bila taarifa.</w:t>
              </w:r>
            </w:ins>
            <w:del w:id="2290" w:author="Bonephace Kaijage" w:date="2026-10-14T06:17:00Z" w16du:dateUtc="2026-10-14T04:17:00Z">
              <w:r w:rsidR="00034217" w:rsidRPr="00FE0A4D" w:rsidDel="00FE0A4D">
                <w:rPr>
                  <w:sz w:val="22"/>
                  <w:szCs w:val="22"/>
                  <w:lang w:val="sv-SE"/>
                  <w:rPrChange w:id="2291" w:author="Bonephace Kaijage" w:date="2026-10-14T06:33:00Z" w16du:dateUtc="2026-10-14T04:33:00Z">
                    <w:rPr>
                      <w:sz w:val="22"/>
                      <w:szCs w:val="22"/>
                    </w:rPr>
                  </w:rPrChange>
                </w:rPr>
                <w:delText>Kaya za eneo hili zipandishe chakula, nyaraka na watoto.</w:delText>
              </w:r>
            </w:del>
          </w:p>
          <w:p w14:paraId="436C4875" w14:textId="474BDE16" w:rsidR="008C6B60"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6AEF8CC4" w14:textId="7760E0A1" w:rsidR="00F20E4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p w14:paraId="03742B80" w14:textId="1AB58BFF" w:rsidR="00F20E47" w:rsidRPr="00997D17" w:rsidRDefault="00F20E47" w:rsidP="00F20E47">
            <w:pPr>
              <w:pStyle w:val="ListBullet"/>
              <w:rPr>
                <w:sz w:val="22"/>
                <w:szCs w:val="22"/>
                <w:lang w:val="sv-SE"/>
              </w:rPr>
            </w:pPr>
            <w:r w:rsidRPr="00997D17">
              <w:rPr>
                <w:sz w:val="22"/>
                <w:szCs w:val="22"/>
                <w:lang w:val="sv-SE"/>
              </w:rPr>
              <w:lastRenderedPageBreak/>
              <w:t>Weka chakula, maji ya kunywa, fedha, dawa na tochi. Hifadhi 190.</w:t>
            </w:r>
          </w:p>
          <w:p w14:paraId="40F64D6A" w14:textId="4404A96F" w:rsidR="00F20E47" w:rsidRPr="00997D17" w:rsidRDefault="00F20E47" w:rsidP="00F20E47">
            <w:pPr>
              <w:pStyle w:val="ListBullet"/>
              <w:rPr>
                <w:sz w:val="22"/>
                <w:szCs w:val="22"/>
                <w:lang w:val="sv-SE"/>
              </w:rPr>
            </w:pPr>
            <w:r w:rsidRPr="00997D17">
              <w:rPr>
                <w:sz w:val="22"/>
                <w:szCs w:val="22"/>
                <w:lang w:val="sv-SE"/>
              </w:rPr>
              <w:t>Endesha taratibu ukiwasha taa. Usivuke maji yanayotiririka barabarani.</w:t>
            </w:r>
          </w:p>
          <w:p w14:paraId="68D34280" w14:textId="41C86C7A" w:rsidR="002066E7" w:rsidRPr="00997D17" w:rsidRDefault="002066E7" w:rsidP="00FE4152">
            <w:pPr>
              <w:pStyle w:val="ListParagraph"/>
              <w:rPr>
                <w:sz w:val="22"/>
                <w:szCs w:val="22"/>
                <w:lang w:val="sv-SE"/>
              </w:rPr>
            </w:pPr>
          </w:p>
        </w:tc>
      </w:tr>
      <w:tr w:rsidR="002066E7" w:rsidRPr="00FE0A4D" w14:paraId="567518C9" w14:textId="77777777" w:rsidTr="002066E7">
        <w:tc>
          <w:tcPr>
            <w:tcW w:w="2278" w:type="dxa"/>
          </w:tcPr>
          <w:p w14:paraId="3FE39776" w14:textId="77777777" w:rsidR="002066E7" w:rsidRPr="00997D17" w:rsidRDefault="002066E7" w:rsidP="00FE4152">
            <w:pPr>
              <w:pStyle w:val="ListParagraph"/>
              <w:rPr>
                <w:sz w:val="22"/>
                <w:szCs w:val="22"/>
                <w:lang w:val="sv-SE"/>
              </w:rPr>
            </w:pPr>
          </w:p>
        </w:tc>
        <w:tc>
          <w:tcPr>
            <w:tcW w:w="2278" w:type="dxa"/>
          </w:tcPr>
          <w:p w14:paraId="193655EC" w14:textId="7366FB16"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48B0039" w14:textId="52E7E2D6" w:rsidR="002066E7" w:rsidRPr="00997D17" w:rsidRDefault="008C6B60" w:rsidP="00FE4152">
            <w:pPr>
              <w:pStyle w:val="ListParagraph"/>
              <w:rPr>
                <w:sz w:val="22"/>
                <w:szCs w:val="22"/>
              </w:rPr>
            </w:pPr>
            <w:r w:rsidRPr="00997D17">
              <w:rPr>
                <w:sz w:val="22"/>
                <w:szCs w:val="22"/>
              </w:rPr>
              <w:t>Karanga and Rau river floods (highway closures recorded in 2025), heavy rain and lahars risk on Kilimanjaro slopes, earthquake, and strong winds. Roads, water points or houses at the named sites are now affected. Some journeys and classes are disrupted.</w:t>
            </w:r>
          </w:p>
        </w:tc>
        <w:tc>
          <w:tcPr>
            <w:tcW w:w="2278" w:type="dxa"/>
          </w:tcPr>
          <w:p w14:paraId="73945B1A" w14:textId="0F603E5D"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87DF5D5" w14:textId="5C1009D2" w:rsidR="008C6B60" w:rsidRPr="00997D17" w:rsidRDefault="00034217" w:rsidP="00034217">
            <w:pPr>
              <w:pStyle w:val="ListBullet"/>
              <w:rPr>
                <w:sz w:val="22"/>
                <w:szCs w:val="22"/>
              </w:rPr>
            </w:pPr>
            <w:r w:rsidRPr="00997D17">
              <w:rPr>
                <w:sz w:val="22"/>
                <w:szCs w:val="22"/>
              </w:rPr>
              <w:t>Move households off the low ground to the ward assembly point.</w:t>
            </w:r>
          </w:p>
          <w:p w14:paraId="5500D122" w14:textId="669BE740" w:rsidR="008C6B60" w:rsidRPr="00997D17" w:rsidRDefault="00034217" w:rsidP="00034217">
            <w:pPr>
              <w:pStyle w:val="ListBullet"/>
              <w:rPr>
                <w:sz w:val="22"/>
                <w:szCs w:val="22"/>
              </w:rPr>
            </w:pPr>
            <w:r w:rsidRPr="00997D17">
              <w:rPr>
                <w:sz w:val="22"/>
                <w:szCs w:val="22"/>
              </w:rPr>
              <w:t>Close and mark the flooded road or bridge. Divert traffic.</w:t>
            </w:r>
          </w:p>
          <w:p w14:paraId="6336984C" w14:textId="4C31908C" w:rsidR="008C6B60" w:rsidRPr="00997D17" w:rsidRDefault="00FE0A4D" w:rsidP="00034217">
            <w:pPr>
              <w:pStyle w:val="ListBullet"/>
              <w:rPr>
                <w:sz w:val="22"/>
                <w:szCs w:val="22"/>
              </w:rPr>
            </w:pPr>
            <w:ins w:id="2292" w:author="Bonephace Kaijage" w:date="2026-10-14T06:11:00Z" w16du:dateUtc="2026-10-14T04:11:00Z">
              <w:r>
                <w:rPr>
                  <w:sz w:val="22"/>
                  <w:szCs w:val="22"/>
                </w:rPr>
                <w:t>Check that school children, older people and anyone with a disability are accounted for before dark, so that no one is searched for in the night.</w:t>
              </w:r>
            </w:ins>
            <w:del w:id="2293" w:author="Bonephace Kaijage" w:date="2026-10-14T06:11:00Z" w16du:dateUtc="2026-10-14T04:11:00Z">
              <w:r w:rsidR="00034217" w:rsidRPr="00997D17" w:rsidDel="00FE0A4D">
                <w:rPr>
                  <w:sz w:val="22"/>
                  <w:szCs w:val="22"/>
                </w:rPr>
                <w:delText>Account for school children and older people before dark.</w:delText>
              </w:r>
            </w:del>
          </w:p>
          <w:p w14:paraId="32521EA6" w14:textId="5D98E001" w:rsidR="00F20E47" w:rsidRPr="00997D17" w:rsidRDefault="00FE0A4D" w:rsidP="00034217">
            <w:pPr>
              <w:pStyle w:val="ListBullet"/>
              <w:rPr>
                <w:sz w:val="22"/>
                <w:szCs w:val="22"/>
              </w:rPr>
            </w:pPr>
            <w:ins w:id="2294" w:author="Bonephace Kaijage" w:date="2026-10-14T06:14:00Z" w16du:dateUtc="2026-10-14T04:14:00Z">
              <w:r>
                <w:rPr>
                  <w:sz w:val="22"/>
                  <w:szCs w:val="22"/>
                </w:rPr>
                <w:t>Boil or treat drinking water, because floods carry waste into wells; tell the clinic early if anyone has diarrhoea.</w:t>
              </w:r>
            </w:ins>
            <w:del w:id="2295" w:author="Bonephace Kaijage" w:date="2026-10-14T06:14:00Z" w16du:dateUtc="2026-10-14T04:14:00Z">
              <w:r w:rsidR="00034217" w:rsidRPr="00997D17" w:rsidDel="00FE0A4D">
                <w:rPr>
                  <w:sz w:val="22"/>
                  <w:szCs w:val="22"/>
                </w:rPr>
                <w:delText>Boil drinking water. The clinic watches for diarrhoea.</w:delText>
              </w:r>
            </w:del>
          </w:p>
          <w:p w14:paraId="13D7B613" w14:textId="5570C607" w:rsidR="00F20E47" w:rsidRPr="00997D17" w:rsidRDefault="00F20E47" w:rsidP="00F20E47">
            <w:pPr>
              <w:pStyle w:val="ListBullet"/>
              <w:rPr>
                <w:sz w:val="22"/>
                <w:szCs w:val="22"/>
              </w:rPr>
            </w:pPr>
            <w:r w:rsidRPr="00997D17">
              <w:rPr>
                <w:sz w:val="22"/>
                <w:szCs w:val="22"/>
              </w:rPr>
              <w:t>Account for children, older people and persons with disability.</w:t>
            </w:r>
          </w:p>
          <w:p w14:paraId="0FF191B1" w14:textId="416EF251" w:rsidR="00F20E47" w:rsidRPr="00997D17" w:rsidRDefault="00F20E47" w:rsidP="00F20E47">
            <w:pPr>
              <w:pStyle w:val="ListBullet"/>
              <w:rPr>
                <w:sz w:val="22"/>
                <w:szCs w:val="22"/>
              </w:rPr>
            </w:pPr>
            <w:r w:rsidRPr="00997D17">
              <w:rPr>
                <w:sz w:val="22"/>
                <w:szCs w:val="22"/>
              </w:rPr>
              <w:lastRenderedPageBreak/>
              <w:t>If the water source is affected, boil or treat drinking water.</w:t>
            </w:r>
          </w:p>
          <w:p w14:paraId="1D77F0D4" w14:textId="6269CD30" w:rsidR="002066E7" w:rsidRPr="00997D17" w:rsidRDefault="002066E7" w:rsidP="00FE4152">
            <w:pPr>
              <w:pStyle w:val="ListParagraph"/>
              <w:rPr>
                <w:sz w:val="22"/>
                <w:szCs w:val="22"/>
              </w:rPr>
            </w:pPr>
          </w:p>
        </w:tc>
        <w:tc>
          <w:tcPr>
            <w:tcW w:w="2279" w:type="dxa"/>
          </w:tcPr>
          <w:p w14:paraId="7F05BC1F" w14:textId="0494481B" w:rsidR="008C6B60" w:rsidRPr="00997D17" w:rsidRDefault="00034217" w:rsidP="00034217">
            <w:pPr>
              <w:pStyle w:val="ListBullet"/>
              <w:rPr>
                <w:sz w:val="22"/>
                <w:szCs w:val="22"/>
                <w:lang w:val="sv-SE"/>
              </w:rPr>
            </w:pPr>
            <w:r w:rsidRPr="00997D17">
              <w:rPr>
                <w:sz w:val="22"/>
                <w:szCs w:val="22"/>
                <w:lang w:val="sv-SE"/>
              </w:rPr>
              <w:lastRenderedPageBreak/>
              <w:t>Hamisha kaya kutoka bondeni kwenda kituo cha kata.</w:t>
            </w:r>
          </w:p>
          <w:p w14:paraId="4BD082B4" w14:textId="3546F6C3" w:rsidR="008C6B60" w:rsidRPr="00997D17" w:rsidRDefault="00034217" w:rsidP="00034217">
            <w:pPr>
              <w:pStyle w:val="ListBullet"/>
              <w:rPr>
                <w:sz w:val="22"/>
                <w:szCs w:val="22"/>
                <w:lang w:val="sv-SE"/>
              </w:rPr>
            </w:pPr>
            <w:r w:rsidRPr="00997D17">
              <w:rPr>
                <w:sz w:val="22"/>
                <w:szCs w:val="22"/>
                <w:lang w:val="sv-SE"/>
              </w:rPr>
              <w:t>Funga na weka alama barabara au daraja. Elekeza magari.</w:t>
            </w:r>
          </w:p>
          <w:p w14:paraId="54D795E4" w14:textId="0DD939ED" w:rsidR="008C6B60" w:rsidRPr="00FE0A4D" w:rsidRDefault="00FE0A4D" w:rsidP="00034217">
            <w:pPr>
              <w:pStyle w:val="ListBullet"/>
              <w:rPr>
                <w:sz w:val="22"/>
                <w:szCs w:val="22"/>
                <w:lang w:val="sv-SE"/>
                <w:rPrChange w:id="2296" w:author="Bonephace Kaijage" w:date="2026-10-14T06:33:00Z" w16du:dateUtc="2026-10-14T04:33:00Z">
                  <w:rPr>
                    <w:sz w:val="22"/>
                    <w:szCs w:val="22"/>
                  </w:rPr>
                </w:rPrChange>
              </w:rPr>
            </w:pPr>
            <w:ins w:id="2297" w:author="Bonephace Kaijage" w:date="2026-10-14T06:11:00Z" w16du:dateUtc="2026-10-14T04:11:00Z">
              <w:r w:rsidRPr="00FE0A4D">
                <w:rPr>
                  <w:sz w:val="22"/>
                  <w:szCs w:val="22"/>
                  <w:lang w:val="sv-SE"/>
                  <w:rPrChange w:id="2298" w:author="Bonephace Kaijage" w:date="2026-10-14T06:33:00Z" w16du:dateUtc="2026-10-14T04:33:00Z">
                    <w:rPr>
                      <w:sz w:val="22"/>
                      <w:szCs w:val="22"/>
                    </w:rPr>
                  </w:rPrChange>
                </w:rPr>
                <w:t>Hakikisheni watoto wa shule, wazee na watu wenye ulemavu wote wamepatikana kabla ya giza, ili asitafutwe mtu usiku.</w:t>
              </w:r>
            </w:ins>
            <w:del w:id="2299" w:author="Bonephace Kaijage" w:date="2026-10-14T06:11:00Z" w16du:dateUtc="2026-10-14T04:11:00Z">
              <w:r w:rsidR="00034217" w:rsidRPr="00FE0A4D" w:rsidDel="00FE0A4D">
                <w:rPr>
                  <w:sz w:val="22"/>
                  <w:szCs w:val="22"/>
                  <w:lang w:val="sv-SE"/>
                  <w:rPrChange w:id="2300" w:author="Bonephace Kaijage" w:date="2026-10-14T06:33:00Z" w16du:dateUtc="2026-10-14T04:33:00Z">
                    <w:rPr>
                      <w:sz w:val="22"/>
                      <w:szCs w:val="22"/>
                    </w:rPr>
                  </w:rPrChange>
                </w:rPr>
                <w:delText>Hakiki watoto wa shule na wazee kabla ya giza.</w:delText>
              </w:r>
            </w:del>
          </w:p>
          <w:p w14:paraId="524DBE91" w14:textId="2C661854" w:rsidR="00F20E47" w:rsidRPr="00997D17" w:rsidRDefault="00034217" w:rsidP="00034217">
            <w:pPr>
              <w:pStyle w:val="ListBullet"/>
              <w:rPr>
                <w:sz w:val="22"/>
                <w:szCs w:val="22"/>
                <w:lang w:val="sv-SE"/>
              </w:rPr>
            </w:pPr>
            <w:r w:rsidRPr="00997D17">
              <w:rPr>
                <w:sz w:val="22"/>
                <w:szCs w:val="22"/>
                <w:lang w:val="sv-SE"/>
              </w:rPr>
              <w:t>Chemsha maji ya kunywa. Kliniki iangalie kuhara.</w:t>
            </w:r>
          </w:p>
          <w:p w14:paraId="61C72B4B" w14:textId="1107F21C" w:rsidR="00F20E47" w:rsidRPr="00FE0A4D" w:rsidRDefault="00FE0A4D" w:rsidP="00F20E47">
            <w:pPr>
              <w:pStyle w:val="ListBullet"/>
              <w:rPr>
                <w:sz w:val="22"/>
                <w:szCs w:val="22"/>
                <w:lang w:val="sv-SE"/>
                <w:rPrChange w:id="2301" w:author="Bonephace Kaijage" w:date="2026-10-14T06:33:00Z" w16du:dateUtc="2026-10-14T04:33:00Z">
                  <w:rPr>
                    <w:sz w:val="22"/>
                    <w:szCs w:val="22"/>
                  </w:rPr>
                </w:rPrChange>
              </w:rPr>
            </w:pPr>
            <w:ins w:id="2302" w:author="Bonephace Kaijage" w:date="2026-10-14T06:15:00Z" w16du:dateUtc="2026-10-14T04:15:00Z">
              <w:r w:rsidRPr="00FE0A4D">
                <w:rPr>
                  <w:sz w:val="22"/>
                  <w:szCs w:val="22"/>
                  <w:lang w:val="sv-SE"/>
                  <w:rPrChange w:id="2303" w:author="Bonephace Kaijage" w:date="2026-10-14T06:33:00Z" w16du:dateUtc="2026-10-14T04:33:00Z">
                    <w:rPr>
                      <w:sz w:val="22"/>
                      <w:szCs w:val="22"/>
                    </w:rPr>
                  </w:rPrChange>
                </w:rPr>
                <w:t xml:space="preserve">Hakikisheni watoto, wazee na watu wenye ulemavu wote wako salama na </w:t>
              </w:r>
              <w:r w:rsidRPr="00FE0A4D">
                <w:rPr>
                  <w:sz w:val="22"/>
                  <w:szCs w:val="22"/>
                  <w:lang w:val="sv-SE"/>
                  <w:rPrChange w:id="2304" w:author="Bonephace Kaijage" w:date="2026-10-14T06:33:00Z" w16du:dateUtc="2026-10-14T04:33:00Z">
                    <w:rPr>
                      <w:sz w:val="22"/>
                      <w:szCs w:val="22"/>
                    </w:rPr>
                  </w:rPrChange>
                </w:rPr>
                <w:lastRenderedPageBreak/>
                <w:t>wana mtu wa kuwasaidia.</w:t>
              </w:r>
            </w:ins>
            <w:del w:id="2305" w:author="Bonephace Kaijage" w:date="2026-10-14T06:15:00Z" w16du:dateUtc="2026-10-14T04:15:00Z">
              <w:r w:rsidR="00F20E47" w:rsidRPr="00FE0A4D" w:rsidDel="00FE0A4D">
                <w:rPr>
                  <w:sz w:val="22"/>
                  <w:szCs w:val="22"/>
                  <w:lang w:val="sv-SE"/>
                  <w:rPrChange w:id="2306" w:author="Bonephace Kaijage" w:date="2026-10-14T06:33:00Z" w16du:dateUtc="2026-10-14T04:33:00Z">
                    <w:rPr>
                      <w:sz w:val="22"/>
                      <w:szCs w:val="22"/>
                    </w:rPr>
                  </w:rPrChange>
                </w:rPr>
                <w:delText>Hakiki watoto, wazee na watu wenye ulemavu.</w:delText>
              </w:r>
            </w:del>
          </w:p>
          <w:p w14:paraId="4A63E2B6" w14:textId="74FD47E4" w:rsidR="00F20E47" w:rsidRPr="00FE0A4D" w:rsidRDefault="00F20E47" w:rsidP="00F20E47">
            <w:pPr>
              <w:pStyle w:val="ListBullet"/>
              <w:rPr>
                <w:sz w:val="22"/>
                <w:szCs w:val="22"/>
                <w:lang w:val="sv-SE"/>
                <w:rPrChange w:id="2307" w:author="Bonephace Kaijage" w:date="2026-10-14T06:33:00Z" w16du:dateUtc="2026-10-14T04:33:00Z">
                  <w:rPr>
                    <w:sz w:val="22"/>
                    <w:szCs w:val="22"/>
                  </w:rPr>
                </w:rPrChange>
              </w:rPr>
            </w:pPr>
            <w:r w:rsidRPr="00FE0A4D">
              <w:rPr>
                <w:sz w:val="22"/>
                <w:szCs w:val="22"/>
                <w:lang w:val="sv-SE"/>
                <w:rPrChange w:id="2308" w:author="Bonephace Kaijage" w:date="2026-10-14T06:33:00Z" w16du:dateUtc="2026-10-14T04:33:00Z">
                  <w:rPr>
                    <w:sz w:val="22"/>
                    <w:szCs w:val="22"/>
                  </w:rPr>
                </w:rPrChange>
              </w:rPr>
              <w:t>Chanzo cha maji kikiathirika, chemsha au tibu maji ya kunywa.</w:t>
            </w:r>
          </w:p>
          <w:p w14:paraId="1D5EBC93" w14:textId="6C1DB2DE" w:rsidR="002066E7" w:rsidRPr="00FE0A4D" w:rsidRDefault="002066E7" w:rsidP="00FE4152">
            <w:pPr>
              <w:pStyle w:val="ListParagraph"/>
              <w:rPr>
                <w:sz w:val="22"/>
                <w:szCs w:val="22"/>
                <w:lang w:val="sv-SE"/>
                <w:rPrChange w:id="2309" w:author="Bonephace Kaijage" w:date="2026-10-14T06:33:00Z" w16du:dateUtc="2026-10-14T04:33:00Z">
                  <w:rPr>
                    <w:sz w:val="22"/>
                    <w:szCs w:val="22"/>
                  </w:rPr>
                </w:rPrChange>
              </w:rPr>
            </w:pPr>
          </w:p>
        </w:tc>
      </w:tr>
      <w:tr w:rsidR="002066E7" w:rsidRPr="000343A2" w14:paraId="1BCB9D7D" w14:textId="77777777" w:rsidTr="002066E7">
        <w:tc>
          <w:tcPr>
            <w:tcW w:w="2278" w:type="dxa"/>
          </w:tcPr>
          <w:p w14:paraId="6544B880" w14:textId="77777777" w:rsidR="002066E7" w:rsidRPr="00FE0A4D" w:rsidRDefault="002066E7" w:rsidP="00FE4152">
            <w:pPr>
              <w:pStyle w:val="ListParagraph"/>
              <w:rPr>
                <w:sz w:val="22"/>
                <w:szCs w:val="22"/>
                <w:lang w:val="sv-SE"/>
                <w:rPrChange w:id="2310" w:author="Bonephace Kaijage" w:date="2026-10-14T06:33:00Z" w16du:dateUtc="2026-10-14T04:33:00Z">
                  <w:rPr>
                    <w:sz w:val="22"/>
                    <w:szCs w:val="22"/>
                  </w:rPr>
                </w:rPrChange>
              </w:rPr>
            </w:pPr>
          </w:p>
        </w:tc>
        <w:tc>
          <w:tcPr>
            <w:tcW w:w="2278" w:type="dxa"/>
          </w:tcPr>
          <w:p w14:paraId="1866EC68" w14:textId="10B167AD"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3F880675" w14:textId="47983684" w:rsidR="002066E7" w:rsidRPr="00997D17" w:rsidRDefault="00FE0A4D" w:rsidP="00FE4152">
            <w:pPr>
              <w:pStyle w:val="ListParagraph"/>
              <w:rPr>
                <w:sz w:val="22"/>
                <w:szCs w:val="22"/>
              </w:rPr>
            </w:pPr>
            <w:ins w:id="2311"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312"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06C8494" w14:textId="1A4EA403" w:rsidR="002066E7" w:rsidRPr="00997D17" w:rsidRDefault="00FE0A4D" w:rsidP="00FE4152">
            <w:pPr>
              <w:pStyle w:val="ListParagraph"/>
              <w:rPr>
                <w:sz w:val="22"/>
                <w:szCs w:val="22"/>
              </w:rPr>
            </w:pPr>
            <w:ins w:id="2313"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31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FEE5ED6" w14:textId="76206DF8" w:rsidR="008C6B60" w:rsidRPr="00997D17" w:rsidRDefault="00FE0A4D" w:rsidP="00034217">
            <w:pPr>
              <w:pStyle w:val="ListBullet"/>
              <w:rPr>
                <w:sz w:val="22"/>
                <w:szCs w:val="22"/>
              </w:rPr>
            </w:pPr>
            <w:ins w:id="2315"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316"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3D8F4740" w14:textId="2040D9C2" w:rsidR="008C6B60" w:rsidRPr="00997D17" w:rsidRDefault="00034217" w:rsidP="00034217">
            <w:pPr>
              <w:pStyle w:val="ListBullet"/>
              <w:rPr>
                <w:sz w:val="22"/>
                <w:szCs w:val="22"/>
              </w:rPr>
            </w:pPr>
            <w:r w:rsidRPr="00997D17">
              <w:rPr>
                <w:sz w:val="22"/>
                <w:szCs w:val="22"/>
              </w:rPr>
              <w:t>Call 114 and 190. Keep the road clear for ambulances.</w:t>
            </w:r>
          </w:p>
          <w:p w14:paraId="5DAD671A" w14:textId="48F47AB5" w:rsidR="008C6B60" w:rsidRPr="00997D17" w:rsidRDefault="00034217" w:rsidP="00034217">
            <w:pPr>
              <w:pStyle w:val="ListBullet"/>
              <w:rPr>
                <w:sz w:val="22"/>
                <w:szCs w:val="22"/>
              </w:rPr>
            </w:pPr>
            <w:r w:rsidRPr="00997D17">
              <w:rPr>
                <w:sz w:val="22"/>
                <w:szCs w:val="22"/>
              </w:rPr>
              <w:t>Open the shelter and register every household. Note who is missing.</w:t>
            </w:r>
          </w:p>
          <w:p w14:paraId="562D256B" w14:textId="3206EA84" w:rsidR="00F20E47" w:rsidRPr="00997D17" w:rsidRDefault="00034217" w:rsidP="00034217">
            <w:pPr>
              <w:pStyle w:val="ListBullet"/>
              <w:rPr>
                <w:sz w:val="22"/>
                <w:szCs w:val="22"/>
              </w:rPr>
            </w:pPr>
            <w:r w:rsidRPr="00997D17">
              <w:rPr>
                <w:sz w:val="22"/>
                <w:szCs w:val="22"/>
              </w:rPr>
              <w:t>Health team: injury first, then cholera if the water is dirty.</w:t>
            </w:r>
          </w:p>
          <w:p w14:paraId="587C2D33" w14:textId="2EDEE5E7"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3E4A4A78" w14:textId="4317A7C6" w:rsidR="00F20E47" w:rsidRPr="00997D17" w:rsidRDefault="00F20E47" w:rsidP="00F20E47">
            <w:pPr>
              <w:pStyle w:val="ListBullet"/>
              <w:rPr>
                <w:sz w:val="22"/>
                <w:szCs w:val="22"/>
              </w:rPr>
            </w:pPr>
            <w:r w:rsidRPr="00997D17">
              <w:rPr>
                <w:sz w:val="22"/>
                <w:szCs w:val="22"/>
              </w:rPr>
              <w:t>Health team: prepare for injury, and for cholera if water is contaminated.</w:t>
            </w:r>
          </w:p>
          <w:p w14:paraId="3E2705F2" w14:textId="3826A9BB" w:rsidR="002066E7" w:rsidRPr="00997D17" w:rsidRDefault="002066E7" w:rsidP="00FE4152">
            <w:pPr>
              <w:pStyle w:val="ListParagraph"/>
              <w:rPr>
                <w:sz w:val="22"/>
                <w:szCs w:val="22"/>
              </w:rPr>
            </w:pPr>
          </w:p>
        </w:tc>
        <w:tc>
          <w:tcPr>
            <w:tcW w:w="2279" w:type="dxa"/>
          </w:tcPr>
          <w:p w14:paraId="121B6127" w14:textId="42FC585F" w:rsidR="008C6B60"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7FBFA6AD" w14:textId="0573EE33" w:rsidR="008C6B60"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65D2632C" w14:textId="681D03F2" w:rsidR="008C6B60"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25FBAB52" w14:textId="30CE7970" w:rsidR="00F20E4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p w14:paraId="63314D95" w14:textId="757A2D7C" w:rsidR="00F20E47" w:rsidRPr="00997D17" w:rsidRDefault="00F20E47" w:rsidP="00F20E47">
            <w:pPr>
              <w:pStyle w:val="ListBullet"/>
              <w:rPr>
                <w:sz w:val="22"/>
                <w:szCs w:val="22"/>
                <w:lang w:val="sv-SE"/>
              </w:rPr>
            </w:pPr>
            <w:r w:rsidRPr="00997D17">
              <w:rPr>
                <w:sz w:val="22"/>
                <w:szCs w:val="22"/>
                <w:lang w:val="sv-SE"/>
              </w:rPr>
              <w:t>Hesabu kila kaya. Fungua makazi na visajili wafikao.</w:t>
            </w:r>
          </w:p>
          <w:p w14:paraId="26783A28" w14:textId="6D5BE007"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7A1BE921" w14:textId="6B2FDE83" w:rsidR="002066E7" w:rsidRPr="00997D17" w:rsidRDefault="002066E7" w:rsidP="00FE4152">
            <w:pPr>
              <w:pStyle w:val="ListParagraph"/>
              <w:rPr>
                <w:sz w:val="22"/>
                <w:szCs w:val="22"/>
                <w:lang w:val="sv-SE"/>
              </w:rPr>
            </w:pPr>
          </w:p>
        </w:tc>
      </w:tr>
      <w:tr w:rsidR="002066E7" w:rsidRPr="000343A2" w14:paraId="1046F6F1" w14:textId="77777777" w:rsidTr="002066E7">
        <w:tc>
          <w:tcPr>
            <w:tcW w:w="2278" w:type="dxa"/>
          </w:tcPr>
          <w:p w14:paraId="6D6579AF" w14:textId="2A6ECB8A" w:rsidR="002066E7" w:rsidRPr="00997D17" w:rsidRDefault="002066E7" w:rsidP="00FE4152">
            <w:pPr>
              <w:pStyle w:val="ListParagraph"/>
              <w:rPr>
                <w:sz w:val="22"/>
                <w:szCs w:val="22"/>
              </w:rPr>
            </w:pPr>
            <w:r w:rsidRPr="00997D17">
              <w:rPr>
                <w:sz w:val="22"/>
                <w:szCs w:val="22"/>
              </w:rPr>
              <w:t>Hai District Council</w:t>
            </w:r>
          </w:p>
        </w:tc>
        <w:tc>
          <w:tcPr>
            <w:tcW w:w="2278" w:type="dxa"/>
          </w:tcPr>
          <w:p w14:paraId="68FA0E08" w14:textId="77833E5A"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5BF932A1" w14:textId="1D2A41E7" w:rsidR="002066E7" w:rsidRPr="00997D17" w:rsidRDefault="008C6B60" w:rsidP="00FE4152">
            <w:pPr>
              <w:pStyle w:val="ListParagraph"/>
              <w:rPr>
                <w:sz w:val="22"/>
                <w:szCs w:val="22"/>
              </w:rPr>
            </w:pPr>
            <w:r w:rsidRPr="00997D17">
              <w:rPr>
                <w:sz w:val="22"/>
                <w:szCs w:val="22"/>
              </w:rPr>
              <w:t>heavy rain and landslides on the Kilimanjaro and Mount Meru slopes, flash floods, and earthquake. A few roads slippery, a few low homes wet, and lightning where storms build.</w:t>
            </w:r>
          </w:p>
        </w:tc>
        <w:tc>
          <w:tcPr>
            <w:tcW w:w="2278" w:type="dxa"/>
          </w:tcPr>
          <w:p w14:paraId="02182FA5" w14:textId="17D891BD"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5B9ACFE2" w14:textId="605ACAA2" w:rsidR="008C6B60" w:rsidRPr="00997D17" w:rsidRDefault="00034217" w:rsidP="00034217">
            <w:pPr>
              <w:pStyle w:val="ListBullet"/>
              <w:rPr>
                <w:sz w:val="22"/>
                <w:szCs w:val="22"/>
              </w:rPr>
            </w:pPr>
            <w:r w:rsidRPr="00997D17">
              <w:rPr>
                <w:sz w:val="22"/>
                <w:szCs w:val="22"/>
              </w:rPr>
              <w:t>Walk the low ground before the rain. Clear drains and culverts.</w:t>
            </w:r>
          </w:p>
          <w:p w14:paraId="170E3F0C" w14:textId="23A2DE9B" w:rsidR="008C6B60" w:rsidRPr="00997D17" w:rsidRDefault="00FE0A4D" w:rsidP="00034217">
            <w:pPr>
              <w:pStyle w:val="ListBullet"/>
              <w:rPr>
                <w:sz w:val="22"/>
                <w:szCs w:val="22"/>
              </w:rPr>
            </w:pPr>
            <w:ins w:id="2317" w:author="Bonephace Kaijage" w:date="2026-10-14T06:17:00Z" w16du:dateUtc="2026-10-14T04:17:00Z">
              <w:r>
                <w:rPr>
                  <w:sz w:val="22"/>
                  <w:szCs w:val="22"/>
                </w:rPr>
                <w:t>Households on the sites named in Know Your Risk: keep food, documents and children above floor level, because water here can enter houses with little warning.</w:t>
              </w:r>
            </w:ins>
            <w:del w:id="2318" w:author="Bonephace Kaijage" w:date="2026-10-14T06:17:00Z" w16du:dateUtc="2026-10-14T04:17:00Z">
              <w:r w:rsidR="00034217" w:rsidRPr="00997D17" w:rsidDel="00FE0A4D">
                <w:rPr>
                  <w:sz w:val="22"/>
                  <w:szCs w:val="22"/>
                </w:rPr>
                <w:delText>Households on this ground raise food, documents and the children.</w:delText>
              </w:r>
            </w:del>
          </w:p>
          <w:p w14:paraId="37C3A8FB" w14:textId="5B2C2EE9" w:rsidR="008C6B60" w:rsidRPr="00997D17" w:rsidRDefault="00FE0A4D" w:rsidP="00034217">
            <w:pPr>
              <w:pStyle w:val="ListBullet"/>
              <w:rPr>
                <w:sz w:val="22"/>
                <w:szCs w:val="22"/>
              </w:rPr>
            </w:pPr>
            <w:ins w:id="2319"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2320" w:author="Bonephace Kaijage" w:date="2026-10-14T06:14:00Z" w16du:dateUtc="2026-10-14T04:14:00Z">
              <w:r w:rsidR="00034217" w:rsidRPr="00997D17" w:rsidDel="00FE0A4D">
                <w:rPr>
                  <w:sz w:val="22"/>
                  <w:szCs w:val="22"/>
                </w:rPr>
                <w:delText>Save 190 and the ward chair number. Keep a torch and drinking water.</w:delText>
              </w:r>
            </w:del>
          </w:p>
          <w:p w14:paraId="6E4A0BC1" w14:textId="696FE33E" w:rsidR="00F20E47" w:rsidRPr="00997D17" w:rsidRDefault="00034217" w:rsidP="00034217">
            <w:pPr>
              <w:pStyle w:val="ListBullet"/>
              <w:rPr>
                <w:sz w:val="22"/>
                <w:szCs w:val="22"/>
              </w:rPr>
            </w:pPr>
            <w:r w:rsidRPr="00997D17">
              <w:rPr>
                <w:sz w:val="22"/>
                <w:szCs w:val="22"/>
              </w:rPr>
              <w:t>Do not drive or walk through water on the road. Headlights on, slow down.</w:t>
            </w:r>
          </w:p>
          <w:p w14:paraId="267B582E" w14:textId="64F2B4F9" w:rsidR="00F20E47" w:rsidRPr="00997D17" w:rsidRDefault="00F20E47" w:rsidP="00F20E47">
            <w:pPr>
              <w:pStyle w:val="ListBullet"/>
              <w:rPr>
                <w:sz w:val="22"/>
                <w:szCs w:val="22"/>
              </w:rPr>
            </w:pPr>
            <w:r w:rsidRPr="00997D17">
              <w:rPr>
                <w:sz w:val="22"/>
                <w:szCs w:val="22"/>
              </w:rPr>
              <w:t>Keep food, drinking water, cash, medicines and a torch. Save 190.</w:t>
            </w:r>
          </w:p>
          <w:p w14:paraId="31984AE1" w14:textId="3A7D6019" w:rsidR="00F20E47" w:rsidRPr="00997D17" w:rsidRDefault="00F20E47" w:rsidP="00F20E47">
            <w:pPr>
              <w:pStyle w:val="ListBullet"/>
              <w:rPr>
                <w:sz w:val="22"/>
                <w:szCs w:val="22"/>
              </w:rPr>
            </w:pPr>
            <w:r w:rsidRPr="00997D17">
              <w:rPr>
                <w:sz w:val="22"/>
                <w:szCs w:val="22"/>
              </w:rPr>
              <w:t>Drive slowly with headlights on. Do not cross water flowing on the road.</w:t>
            </w:r>
          </w:p>
          <w:p w14:paraId="74E888A8" w14:textId="4E15B39C" w:rsidR="002066E7" w:rsidRPr="00997D17" w:rsidRDefault="002066E7" w:rsidP="00FE4152">
            <w:pPr>
              <w:pStyle w:val="ListParagraph"/>
              <w:rPr>
                <w:sz w:val="22"/>
                <w:szCs w:val="22"/>
              </w:rPr>
            </w:pPr>
          </w:p>
        </w:tc>
        <w:tc>
          <w:tcPr>
            <w:tcW w:w="2279" w:type="dxa"/>
          </w:tcPr>
          <w:p w14:paraId="06CEE858" w14:textId="7D949D71" w:rsidR="008C6B60" w:rsidRPr="00997D17" w:rsidRDefault="00034217" w:rsidP="00034217">
            <w:pPr>
              <w:pStyle w:val="ListBullet"/>
              <w:rPr>
                <w:sz w:val="22"/>
                <w:szCs w:val="22"/>
                <w:lang w:val="sv-SE"/>
              </w:rPr>
            </w:pPr>
            <w:r w:rsidRPr="00997D17">
              <w:rPr>
                <w:sz w:val="22"/>
                <w:szCs w:val="22"/>
                <w:lang w:val="sv-SE"/>
              </w:rPr>
              <w:t>Tembea bondeni kabla ya mvua. Safisha mitaro na makalavati.</w:t>
            </w:r>
          </w:p>
          <w:p w14:paraId="7C5E0CCF" w14:textId="2A42D421" w:rsidR="008C6B60" w:rsidRPr="00FE0A4D" w:rsidRDefault="00FE0A4D" w:rsidP="00034217">
            <w:pPr>
              <w:pStyle w:val="ListBullet"/>
              <w:rPr>
                <w:sz w:val="22"/>
                <w:szCs w:val="22"/>
                <w:lang w:val="sv-SE"/>
                <w:rPrChange w:id="2321" w:author="Bonephace Kaijage" w:date="2026-10-14T06:33:00Z" w16du:dateUtc="2026-10-14T04:33:00Z">
                  <w:rPr>
                    <w:sz w:val="22"/>
                    <w:szCs w:val="22"/>
                  </w:rPr>
                </w:rPrChange>
              </w:rPr>
            </w:pPr>
            <w:ins w:id="2322" w:author="Bonephace Kaijage" w:date="2026-10-14T06:17:00Z" w16du:dateUtc="2026-10-14T04:17:00Z">
              <w:r w:rsidRPr="00FE0A4D">
                <w:rPr>
                  <w:sz w:val="22"/>
                  <w:szCs w:val="22"/>
                  <w:lang w:val="sv-SE"/>
                  <w:rPrChange w:id="2323" w:author="Bonephace Kaijage" w:date="2026-10-14T06:33:00Z" w16du:dateUtc="2026-10-14T04:33:00Z">
                    <w:rPr>
                      <w:sz w:val="22"/>
                      <w:szCs w:val="22"/>
                    </w:rPr>
                  </w:rPrChange>
                </w:rPr>
                <w:t>Kaya za maeneo yaliyotajwa: wekeni chakula, nyaraka na watoto juu ya sakafu, kwa sababu maji hapa yanaweza kuingia nyumbani bila taarifa.</w:t>
              </w:r>
            </w:ins>
            <w:del w:id="2324" w:author="Bonephace Kaijage" w:date="2026-10-14T06:17:00Z" w16du:dateUtc="2026-10-14T04:17:00Z">
              <w:r w:rsidR="00034217" w:rsidRPr="00FE0A4D" w:rsidDel="00FE0A4D">
                <w:rPr>
                  <w:sz w:val="22"/>
                  <w:szCs w:val="22"/>
                  <w:lang w:val="sv-SE"/>
                  <w:rPrChange w:id="2325" w:author="Bonephace Kaijage" w:date="2026-10-14T06:33:00Z" w16du:dateUtc="2026-10-14T04:33:00Z">
                    <w:rPr>
                      <w:sz w:val="22"/>
                      <w:szCs w:val="22"/>
                    </w:rPr>
                  </w:rPrChange>
                </w:rPr>
                <w:delText>Kaya za eneo hili zipandishe chakula, nyaraka na watoto.</w:delText>
              </w:r>
            </w:del>
          </w:p>
          <w:p w14:paraId="0918DA5D" w14:textId="3DDB8159" w:rsidR="008C6B60"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2D6326B4" w14:textId="3762CA9A" w:rsidR="00F20E4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p w14:paraId="0DAFD52F" w14:textId="2D922300" w:rsidR="00F20E47" w:rsidRPr="00997D17" w:rsidRDefault="00F20E47" w:rsidP="00F20E47">
            <w:pPr>
              <w:pStyle w:val="ListBullet"/>
              <w:rPr>
                <w:sz w:val="22"/>
                <w:szCs w:val="22"/>
                <w:lang w:val="sv-SE"/>
              </w:rPr>
            </w:pPr>
            <w:r w:rsidRPr="00997D17">
              <w:rPr>
                <w:sz w:val="22"/>
                <w:szCs w:val="22"/>
                <w:lang w:val="sv-SE"/>
              </w:rPr>
              <w:t>Weka chakula, maji ya kunywa, fedha, dawa na tochi. Hifadhi 190.</w:t>
            </w:r>
          </w:p>
          <w:p w14:paraId="1AB4728E" w14:textId="179B6AAF" w:rsidR="00F20E47" w:rsidRPr="00997D17" w:rsidRDefault="00F20E47" w:rsidP="00F20E47">
            <w:pPr>
              <w:pStyle w:val="ListBullet"/>
              <w:rPr>
                <w:sz w:val="22"/>
                <w:szCs w:val="22"/>
                <w:lang w:val="sv-SE"/>
              </w:rPr>
            </w:pPr>
            <w:r w:rsidRPr="00997D17">
              <w:rPr>
                <w:sz w:val="22"/>
                <w:szCs w:val="22"/>
                <w:lang w:val="sv-SE"/>
              </w:rPr>
              <w:t xml:space="preserve">Endesha taratibu ukiwasha taa. Usivuke maji </w:t>
            </w:r>
            <w:r w:rsidRPr="00997D17">
              <w:rPr>
                <w:sz w:val="22"/>
                <w:szCs w:val="22"/>
                <w:lang w:val="sv-SE"/>
              </w:rPr>
              <w:lastRenderedPageBreak/>
              <w:t>yanayotiririka barabarani.</w:t>
            </w:r>
          </w:p>
          <w:p w14:paraId="17CF8C52" w14:textId="5A556FF2" w:rsidR="002066E7" w:rsidRPr="00997D17" w:rsidRDefault="002066E7" w:rsidP="00FE4152">
            <w:pPr>
              <w:pStyle w:val="ListParagraph"/>
              <w:rPr>
                <w:sz w:val="22"/>
                <w:szCs w:val="22"/>
                <w:lang w:val="sv-SE"/>
              </w:rPr>
            </w:pPr>
          </w:p>
        </w:tc>
      </w:tr>
      <w:tr w:rsidR="002066E7" w:rsidRPr="00FE0A4D" w14:paraId="2F0B7989" w14:textId="77777777" w:rsidTr="002066E7">
        <w:tc>
          <w:tcPr>
            <w:tcW w:w="2278" w:type="dxa"/>
          </w:tcPr>
          <w:p w14:paraId="0D7C242A" w14:textId="77777777" w:rsidR="002066E7" w:rsidRPr="00997D17" w:rsidRDefault="002066E7" w:rsidP="00FE4152">
            <w:pPr>
              <w:pStyle w:val="ListParagraph"/>
              <w:rPr>
                <w:sz w:val="22"/>
                <w:szCs w:val="22"/>
                <w:lang w:val="sv-SE"/>
              </w:rPr>
            </w:pPr>
          </w:p>
        </w:tc>
        <w:tc>
          <w:tcPr>
            <w:tcW w:w="2278" w:type="dxa"/>
          </w:tcPr>
          <w:p w14:paraId="6E8423F7" w14:textId="2BB524E8"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E64AA39" w14:textId="48072E8D" w:rsidR="002066E7" w:rsidRPr="00997D17" w:rsidRDefault="008C6B60" w:rsidP="00FE4152">
            <w:pPr>
              <w:pStyle w:val="ListParagraph"/>
              <w:rPr>
                <w:sz w:val="22"/>
                <w:szCs w:val="22"/>
              </w:rPr>
            </w:pPr>
            <w:r w:rsidRPr="00997D17">
              <w:rPr>
                <w:sz w:val="22"/>
                <w:szCs w:val="22"/>
              </w:rPr>
              <w:t>heavy rain and landslides on the Kilimanjaro and Mount Meru slopes, flash floods, and earthquake. Roads, water points or houses at the named sites are now affected. Some journeys and classes are disrupted.</w:t>
            </w:r>
          </w:p>
        </w:tc>
        <w:tc>
          <w:tcPr>
            <w:tcW w:w="2278" w:type="dxa"/>
          </w:tcPr>
          <w:p w14:paraId="56E33156" w14:textId="2C2BDC8A"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417EB33" w14:textId="6E24232C" w:rsidR="008C6B60" w:rsidRPr="00997D17" w:rsidRDefault="00034217" w:rsidP="00034217">
            <w:pPr>
              <w:pStyle w:val="ListBullet"/>
              <w:rPr>
                <w:sz w:val="22"/>
                <w:szCs w:val="22"/>
              </w:rPr>
            </w:pPr>
            <w:r w:rsidRPr="00997D17">
              <w:rPr>
                <w:sz w:val="22"/>
                <w:szCs w:val="22"/>
              </w:rPr>
              <w:t>Move households off the low ground to the ward assembly point.</w:t>
            </w:r>
          </w:p>
          <w:p w14:paraId="4ED80438" w14:textId="1C6F136A" w:rsidR="008C6B60" w:rsidRPr="00997D17" w:rsidRDefault="00034217" w:rsidP="00034217">
            <w:pPr>
              <w:pStyle w:val="ListBullet"/>
              <w:rPr>
                <w:sz w:val="22"/>
                <w:szCs w:val="22"/>
              </w:rPr>
            </w:pPr>
            <w:r w:rsidRPr="00997D17">
              <w:rPr>
                <w:sz w:val="22"/>
                <w:szCs w:val="22"/>
              </w:rPr>
              <w:t>Close and mark the flooded road or bridge. Divert traffic.</w:t>
            </w:r>
          </w:p>
          <w:p w14:paraId="78240005" w14:textId="675A0D42" w:rsidR="008C6B60" w:rsidRPr="00997D17" w:rsidRDefault="00FE0A4D" w:rsidP="00034217">
            <w:pPr>
              <w:pStyle w:val="ListBullet"/>
              <w:rPr>
                <w:sz w:val="22"/>
                <w:szCs w:val="22"/>
              </w:rPr>
            </w:pPr>
            <w:ins w:id="2326" w:author="Bonephace Kaijage" w:date="2026-10-14T06:11:00Z" w16du:dateUtc="2026-10-14T04:11:00Z">
              <w:r>
                <w:rPr>
                  <w:sz w:val="22"/>
                  <w:szCs w:val="22"/>
                </w:rPr>
                <w:t>Check that school children, older people and anyone with a disability are accounted for before dark, so that no one is searched for in the night.</w:t>
              </w:r>
            </w:ins>
            <w:del w:id="2327" w:author="Bonephace Kaijage" w:date="2026-10-14T06:11:00Z" w16du:dateUtc="2026-10-14T04:11:00Z">
              <w:r w:rsidR="00034217" w:rsidRPr="00997D17" w:rsidDel="00FE0A4D">
                <w:rPr>
                  <w:sz w:val="22"/>
                  <w:szCs w:val="22"/>
                </w:rPr>
                <w:delText>Account for school children and older people before dark.</w:delText>
              </w:r>
            </w:del>
          </w:p>
          <w:p w14:paraId="4D45DECD" w14:textId="189C5432" w:rsidR="00F20E47" w:rsidRPr="00997D17" w:rsidRDefault="00FE0A4D" w:rsidP="00034217">
            <w:pPr>
              <w:pStyle w:val="ListBullet"/>
              <w:rPr>
                <w:sz w:val="22"/>
                <w:szCs w:val="22"/>
              </w:rPr>
            </w:pPr>
            <w:ins w:id="2328" w:author="Bonephace Kaijage" w:date="2026-10-14T06:14:00Z" w16du:dateUtc="2026-10-14T04:14:00Z">
              <w:r>
                <w:rPr>
                  <w:sz w:val="22"/>
                  <w:szCs w:val="22"/>
                </w:rPr>
                <w:t>Boil or treat drinking water, because floods carry waste into wells; tell the clinic early if anyone has diarrhoea.</w:t>
              </w:r>
            </w:ins>
            <w:del w:id="2329" w:author="Bonephace Kaijage" w:date="2026-10-14T06:14:00Z" w16du:dateUtc="2026-10-14T04:14:00Z">
              <w:r w:rsidR="00034217" w:rsidRPr="00997D17" w:rsidDel="00FE0A4D">
                <w:rPr>
                  <w:sz w:val="22"/>
                  <w:szCs w:val="22"/>
                </w:rPr>
                <w:delText>Boil drinking water. The clinic watches for diarrhoea.</w:delText>
              </w:r>
            </w:del>
          </w:p>
          <w:p w14:paraId="537710F3" w14:textId="19D22654" w:rsidR="00F20E47" w:rsidRPr="00997D17" w:rsidRDefault="00F20E47" w:rsidP="00F20E47">
            <w:pPr>
              <w:pStyle w:val="ListBullet"/>
              <w:rPr>
                <w:sz w:val="22"/>
                <w:szCs w:val="22"/>
              </w:rPr>
            </w:pPr>
            <w:r w:rsidRPr="00997D17">
              <w:rPr>
                <w:sz w:val="22"/>
                <w:szCs w:val="22"/>
              </w:rPr>
              <w:t>Account for children, older people and persons with disability.</w:t>
            </w:r>
          </w:p>
          <w:p w14:paraId="79D901DB" w14:textId="15293176" w:rsidR="00F20E47" w:rsidRPr="00997D17" w:rsidRDefault="00F20E47" w:rsidP="00F20E47">
            <w:pPr>
              <w:pStyle w:val="ListBullet"/>
              <w:rPr>
                <w:sz w:val="22"/>
                <w:szCs w:val="22"/>
              </w:rPr>
            </w:pPr>
            <w:r w:rsidRPr="00997D17">
              <w:rPr>
                <w:sz w:val="22"/>
                <w:szCs w:val="22"/>
              </w:rPr>
              <w:t>If the water source is affected, boil or treat drinking water.</w:t>
            </w:r>
          </w:p>
          <w:p w14:paraId="64E887E8" w14:textId="2E151525" w:rsidR="002066E7" w:rsidRPr="00997D17" w:rsidRDefault="002066E7" w:rsidP="00FE4152">
            <w:pPr>
              <w:pStyle w:val="ListParagraph"/>
              <w:rPr>
                <w:sz w:val="22"/>
                <w:szCs w:val="22"/>
              </w:rPr>
            </w:pPr>
          </w:p>
        </w:tc>
        <w:tc>
          <w:tcPr>
            <w:tcW w:w="2279" w:type="dxa"/>
          </w:tcPr>
          <w:p w14:paraId="7A4EF711" w14:textId="5368D6C8" w:rsidR="008C6B60" w:rsidRPr="00997D17" w:rsidRDefault="00034217" w:rsidP="00034217">
            <w:pPr>
              <w:pStyle w:val="ListBullet"/>
              <w:rPr>
                <w:sz w:val="22"/>
                <w:szCs w:val="22"/>
                <w:lang w:val="sv-SE"/>
              </w:rPr>
            </w:pPr>
            <w:r w:rsidRPr="00997D17">
              <w:rPr>
                <w:sz w:val="22"/>
                <w:szCs w:val="22"/>
                <w:lang w:val="sv-SE"/>
              </w:rPr>
              <w:t>Hamisha kaya kutoka bondeni kwenda kituo cha kata.</w:t>
            </w:r>
          </w:p>
          <w:p w14:paraId="5B546C73" w14:textId="64898E64" w:rsidR="008C6B60" w:rsidRPr="00997D17" w:rsidRDefault="00034217" w:rsidP="00034217">
            <w:pPr>
              <w:pStyle w:val="ListBullet"/>
              <w:rPr>
                <w:sz w:val="22"/>
                <w:szCs w:val="22"/>
                <w:lang w:val="sv-SE"/>
              </w:rPr>
            </w:pPr>
            <w:r w:rsidRPr="00997D17">
              <w:rPr>
                <w:sz w:val="22"/>
                <w:szCs w:val="22"/>
                <w:lang w:val="sv-SE"/>
              </w:rPr>
              <w:t>Funga na weka alama barabara au daraja. Elekeza magari.</w:t>
            </w:r>
          </w:p>
          <w:p w14:paraId="0C512840" w14:textId="273A1C8E" w:rsidR="008C6B60" w:rsidRPr="00FE0A4D" w:rsidRDefault="00FE0A4D" w:rsidP="00034217">
            <w:pPr>
              <w:pStyle w:val="ListBullet"/>
              <w:rPr>
                <w:sz w:val="22"/>
                <w:szCs w:val="22"/>
                <w:lang w:val="sv-SE"/>
                <w:rPrChange w:id="2330" w:author="Bonephace Kaijage" w:date="2026-10-14T06:33:00Z" w16du:dateUtc="2026-10-14T04:33:00Z">
                  <w:rPr>
                    <w:sz w:val="22"/>
                    <w:szCs w:val="22"/>
                  </w:rPr>
                </w:rPrChange>
              </w:rPr>
            </w:pPr>
            <w:ins w:id="2331" w:author="Bonephace Kaijage" w:date="2026-10-14T06:11:00Z" w16du:dateUtc="2026-10-14T04:11:00Z">
              <w:r w:rsidRPr="00FE0A4D">
                <w:rPr>
                  <w:sz w:val="22"/>
                  <w:szCs w:val="22"/>
                  <w:lang w:val="sv-SE"/>
                  <w:rPrChange w:id="2332" w:author="Bonephace Kaijage" w:date="2026-10-14T06:33:00Z" w16du:dateUtc="2026-10-14T04:33:00Z">
                    <w:rPr>
                      <w:sz w:val="22"/>
                      <w:szCs w:val="22"/>
                    </w:rPr>
                  </w:rPrChange>
                </w:rPr>
                <w:t>Hakikisheni watoto wa shule, wazee na watu wenye ulemavu wote wamepatikana kabla ya giza, ili asitafutwe mtu usiku.</w:t>
              </w:r>
            </w:ins>
            <w:del w:id="2333" w:author="Bonephace Kaijage" w:date="2026-10-14T06:11:00Z" w16du:dateUtc="2026-10-14T04:11:00Z">
              <w:r w:rsidR="00034217" w:rsidRPr="00FE0A4D" w:rsidDel="00FE0A4D">
                <w:rPr>
                  <w:sz w:val="22"/>
                  <w:szCs w:val="22"/>
                  <w:lang w:val="sv-SE"/>
                  <w:rPrChange w:id="2334" w:author="Bonephace Kaijage" w:date="2026-10-14T06:33:00Z" w16du:dateUtc="2026-10-14T04:33:00Z">
                    <w:rPr>
                      <w:sz w:val="22"/>
                      <w:szCs w:val="22"/>
                    </w:rPr>
                  </w:rPrChange>
                </w:rPr>
                <w:delText>Hakiki watoto wa shule na wazee kabla ya giza.</w:delText>
              </w:r>
            </w:del>
          </w:p>
          <w:p w14:paraId="335FB389" w14:textId="444D0726" w:rsidR="00F20E47" w:rsidRPr="00997D17" w:rsidRDefault="00034217" w:rsidP="00034217">
            <w:pPr>
              <w:pStyle w:val="ListBullet"/>
              <w:rPr>
                <w:sz w:val="22"/>
                <w:szCs w:val="22"/>
                <w:lang w:val="sv-SE"/>
              </w:rPr>
            </w:pPr>
            <w:r w:rsidRPr="00997D17">
              <w:rPr>
                <w:sz w:val="22"/>
                <w:szCs w:val="22"/>
                <w:lang w:val="sv-SE"/>
              </w:rPr>
              <w:t>Chemsha maji ya kunywa. Kliniki iangalie kuhara.</w:t>
            </w:r>
          </w:p>
          <w:p w14:paraId="73B308D3" w14:textId="3BE073FB" w:rsidR="00F20E47" w:rsidRPr="00FE0A4D" w:rsidRDefault="00FE0A4D" w:rsidP="00F20E47">
            <w:pPr>
              <w:pStyle w:val="ListBullet"/>
              <w:rPr>
                <w:sz w:val="22"/>
                <w:szCs w:val="22"/>
                <w:lang w:val="sv-SE"/>
                <w:rPrChange w:id="2335" w:author="Bonephace Kaijage" w:date="2026-10-14T06:33:00Z" w16du:dateUtc="2026-10-14T04:33:00Z">
                  <w:rPr>
                    <w:sz w:val="22"/>
                    <w:szCs w:val="22"/>
                  </w:rPr>
                </w:rPrChange>
              </w:rPr>
            </w:pPr>
            <w:ins w:id="2336" w:author="Bonephace Kaijage" w:date="2026-10-14T06:15:00Z" w16du:dateUtc="2026-10-14T04:15:00Z">
              <w:r w:rsidRPr="00FE0A4D">
                <w:rPr>
                  <w:sz w:val="22"/>
                  <w:szCs w:val="22"/>
                  <w:lang w:val="sv-SE"/>
                  <w:rPrChange w:id="2337" w:author="Bonephace Kaijage" w:date="2026-10-14T06:33:00Z" w16du:dateUtc="2026-10-14T04:33:00Z">
                    <w:rPr>
                      <w:sz w:val="22"/>
                      <w:szCs w:val="22"/>
                    </w:rPr>
                  </w:rPrChange>
                </w:rPr>
                <w:t>Hakikisheni watoto, wazee na watu wenye ulemavu wote wako salama na wana mtu wa kuwasaidia.</w:t>
              </w:r>
            </w:ins>
            <w:del w:id="2338" w:author="Bonephace Kaijage" w:date="2026-10-14T06:15:00Z" w16du:dateUtc="2026-10-14T04:15:00Z">
              <w:r w:rsidR="00F20E47" w:rsidRPr="00FE0A4D" w:rsidDel="00FE0A4D">
                <w:rPr>
                  <w:sz w:val="22"/>
                  <w:szCs w:val="22"/>
                  <w:lang w:val="sv-SE"/>
                  <w:rPrChange w:id="2339" w:author="Bonephace Kaijage" w:date="2026-10-14T06:33:00Z" w16du:dateUtc="2026-10-14T04:33:00Z">
                    <w:rPr>
                      <w:sz w:val="22"/>
                      <w:szCs w:val="22"/>
                    </w:rPr>
                  </w:rPrChange>
                </w:rPr>
                <w:delText>Hakiki watoto, wazee na watu wenye ulemavu.</w:delText>
              </w:r>
            </w:del>
          </w:p>
          <w:p w14:paraId="4D98F462" w14:textId="7FE42233" w:rsidR="00F20E47" w:rsidRPr="00FE0A4D" w:rsidRDefault="00F20E47" w:rsidP="00F20E47">
            <w:pPr>
              <w:pStyle w:val="ListBullet"/>
              <w:rPr>
                <w:sz w:val="22"/>
                <w:szCs w:val="22"/>
                <w:lang w:val="sv-SE"/>
                <w:rPrChange w:id="2340" w:author="Bonephace Kaijage" w:date="2026-10-14T06:33:00Z" w16du:dateUtc="2026-10-14T04:33:00Z">
                  <w:rPr>
                    <w:sz w:val="22"/>
                    <w:szCs w:val="22"/>
                  </w:rPr>
                </w:rPrChange>
              </w:rPr>
            </w:pPr>
            <w:r w:rsidRPr="00FE0A4D">
              <w:rPr>
                <w:sz w:val="22"/>
                <w:szCs w:val="22"/>
                <w:lang w:val="sv-SE"/>
                <w:rPrChange w:id="2341" w:author="Bonephace Kaijage" w:date="2026-10-14T06:33:00Z" w16du:dateUtc="2026-10-14T04:33:00Z">
                  <w:rPr>
                    <w:sz w:val="22"/>
                    <w:szCs w:val="22"/>
                  </w:rPr>
                </w:rPrChange>
              </w:rPr>
              <w:t>Chanzo cha maji kikiathirika, chemsha au tibu maji ya kunywa.</w:t>
            </w:r>
          </w:p>
          <w:p w14:paraId="47B2BD0D" w14:textId="1672CFC2" w:rsidR="002066E7" w:rsidRPr="00FE0A4D" w:rsidRDefault="002066E7" w:rsidP="00FE4152">
            <w:pPr>
              <w:pStyle w:val="ListParagraph"/>
              <w:rPr>
                <w:sz w:val="22"/>
                <w:szCs w:val="22"/>
                <w:lang w:val="sv-SE"/>
                <w:rPrChange w:id="2342" w:author="Bonephace Kaijage" w:date="2026-10-14T06:33:00Z" w16du:dateUtc="2026-10-14T04:33:00Z">
                  <w:rPr>
                    <w:sz w:val="22"/>
                    <w:szCs w:val="22"/>
                  </w:rPr>
                </w:rPrChange>
              </w:rPr>
            </w:pPr>
          </w:p>
        </w:tc>
      </w:tr>
      <w:tr w:rsidR="002066E7" w:rsidRPr="000343A2" w14:paraId="2169EF04" w14:textId="77777777" w:rsidTr="002066E7">
        <w:tc>
          <w:tcPr>
            <w:tcW w:w="2278" w:type="dxa"/>
          </w:tcPr>
          <w:p w14:paraId="66424021" w14:textId="77777777" w:rsidR="002066E7" w:rsidRPr="00FE0A4D" w:rsidRDefault="002066E7" w:rsidP="00FE4152">
            <w:pPr>
              <w:pStyle w:val="ListParagraph"/>
              <w:rPr>
                <w:sz w:val="22"/>
                <w:szCs w:val="22"/>
                <w:lang w:val="sv-SE"/>
                <w:rPrChange w:id="2343" w:author="Bonephace Kaijage" w:date="2026-10-14T06:33:00Z" w16du:dateUtc="2026-10-14T04:33:00Z">
                  <w:rPr>
                    <w:sz w:val="22"/>
                    <w:szCs w:val="22"/>
                  </w:rPr>
                </w:rPrChange>
              </w:rPr>
            </w:pPr>
          </w:p>
        </w:tc>
        <w:tc>
          <w:tcPr>
            <w:tcW w:w="2278" w:type="dxa"/>
          </w:tcPr>
          <w:p w14:paraId="16A31725" w14:textId="35205C5D"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09BBA22A" w14:textId="2EDBD9F4" w:rsidR="002066E7" w:rsidRPr="00997D17" w:rsidRDefault="00FE0A4D" w:rsidP="00FE4152">
            <w:pPr>
              <w:pStyle w:val="ListParagraph"/>
              <w:rPr>
                <w:sz w:val="22"/>
                <w:szCs w:val="22"/>
              </w:rPr>
            </w:pPr>
            <w:ins w:id="2344" w:author="Bonephace Kaijage" w:date="2026-10-14T06:20:00Z" w16du:dateUtc="2026-10-14T04:20:00Z">
              <w:r>
                <w:rPr>
                  <w:sz w:val="22"/>
                  <w:szCs w:val="22"/>
                </w:rPr>
                <w:t xml:space="preserve">Conditions at the sites named in </w:t>
              </w:r>
              <w:r>
                <w:rPr>
                  <w:sz w:val="22"/>
                  <w:szCs w:val="22"/>
                </w:rPr>
                <w:lastRenderedPageBreak/>
                <w:t>Know Your Risk are now life-threatening: houses damaged, people cut off, and a real risk of drowning, injury or disease. Help is being organised; please follow the committee's instructions and look out for neighbours.</w:t>
              </w:r>
            </w:ins>
            <w:del w:id="2345"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E48CFD0" w14:textId="67633F8B" w:rsidR="002066E7" w:rsidRPr="00997D17" w:rsidRDefault="00FE0A4D" w:rsidP="00FE4152">
            <w:pPr>
              <w:pStyle w:val="ListParagraph"/>
              <w:rPr>
                <w:sz w:val="22"/>
                <w:szCs w:val="22"/>
              </w:rPr>
            </w:pPr>
            <w:ins w:id="2346" w:author="Bonephace Kaijage" w:date="2026-10-14T06:23:00Z" w16du:dateUtc="2026-10-14T04:23:00Z">
              <w:r>
                <w:rPr>
                  <w:sz w:val="22"/>
                  <w:szCs w:val="22"/>
                </w:rPr>
                <w:lastRenderedPageBreak/>
                <w:t xml:space="preserve">Hali katika maeneo yaliyotajwa kwenye </w:t>
              </w:r>
              <w:r>
                <w:rPr>
                  <w:sz w:val="22"/>
                  <w:szCs w:val="22"/>
                </w:rPr>
                <w:lastRenderedPageBreak/>
                <w:t>Fahamu Hatari sasa ni hatari kwa maisha: nyumba zimeharibika, watu wamekatwa, na kuna hatari halisi ya kuzama, kujeruhiwa au magonjwa. Msaada unaandaliwa; tafadhali fuateni maelekezo ya kamati na muangaliane na majirani.</w:t>
              </w:r>
            </w:ins>
            <w:del w:id="2347"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CFF0ECA" w14:textId="7139EF41" w:rsidR="008C6B60" w:rsidRPr="00997D17" w:rsidRDefault="00FE0A4D" w:rsidP="00034217">
            <w:pPr>
              <w:pStyle w:val="ListBullet"/>
              <w:rPr>
                <w:sz w:val="22"/>
                <w:szCs w:val="22"/>
              </w:rPr>
            </w:pPr>
            <w:ins w:id="2348" w:author="Bonephace Kaijage" w:date="2026-10-14T06:04:00Z" w16du:dateUtc="2026-10-14T04:04:00Z">
              <w:r>
                <w:rPr>
                  <w:sz w:val="22"/>
                  <w:szCs w:val="22"/>
                </w:rPr>
                <w:lastRenderedPageBreak/>
                <w:t xml:space="preserve">Please move off the low ground now to </w:t>
              </w:r>
              <w:r>
                <w:rPr>
                  <w:sz w:val="22"/>
                  <w:szCs w:val="22"/>
                </w:rPr>
                <w:lastRenderedPageBreak/>
                <w:t>the agreed safe place, helping anyone who cannot move alone; the water can rise faster than it looks. Return only when the committee confirms it is safe.</w:t>
              </w:r>
            </w:ins>
            <w:del w:id="2349"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05560D59" w14:textId="606EF5C1" w:rsidR="008C6B60" w:rsidRPr="00997D17" w:rsidRDefault="00034217" w:rsidP="00034217">
            <w:pPr>
              <w:pStyle w:val="ListBullet"/>
              <w:rPr>
                <w:sz w:val="22"/>
                <w:szCs w:val="22"/>
              </w:rPr>
            </w:pPr>
            <w:r w:rsidRPr="00997D17">
              <w:rPr>
                <w:sz w:val="22"/>
                <w:szCs w:val="22"/>
              </w:rPr>
              <w:t>Call 114 and 190. Keep the road clear for ambulances.</w:t>
            </w:r>
          </w:p>
          <w:p w14:paraId="3A37A6DB" w14:textId="1A396934" w:rsidR="008C6B60" w:rsidRPr="00997D17" w:rsidRDefault="00034217" w:rsidP="00034217">
            <w:pPr>
              <w:pStyle w:val="ListBullet"/>
              <w:rPr>
                <w:sz w:val="22"/>
                <w:szCs w:val="22"/>
              </w:rPr>
            </w:pPr>
            <w:r w:rsidRPr="00997D17">
              <w:rPr>
                <w:sz w:val="22"/>
                <w:szCs w:val="22"/>
              </w:rPr>
              <w:t>Open the shelter and register every household. Note who is missing.</w:t>
            </w:r>
          </w:p>
          <w:p w14:paraId="6B22388A" w14:textId="4D4EF984" w:rsidR="00F20E47" w:rsidRPr="00997D17" w:rsidRDefault="00034217" w:rsidP="00034217">
            <w:pPr>
              <w:pStyle w:val="ListBullet"/>
              <w:rPr>
                <w:sz w:val="22"/>
                <w:szCs w:val="22"/>
              </w:rPr>
            </w:pPr>
            <w:r w:rsidRPr="00997D17">
              <w:rPr>
                <w:sz w:val="22"/>
                <w:szCs w:val="22"/>
              </w:rPr>
              <w:t>Health team: injury first, then cholera if the water is dirty.</w:t>
            </w:r>
          </w:p>
          <w:p w14:paraId="1EA22B87" w14:textId="4E6C977C"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075ADEC3" w14:textId="4420922A" w:rsidR="00F20E47" w:rsidRPr="00997D17" w:rsidRDefault="00F20E47" w:rsidP="00F20E47">
            <w:pPr>
              <w:pStyle w:val="ListBullet"/>
              <w:rPr>
                <w:sz w:val="22"/>
                <w:szCs w:val="22"/>
              </w:rPr>
            </w:pPr>
            <w:r w:rsidRPr="00997D17">
              <w:rPr>
                <w:sz w:val="22"/>
                <w:szCs w:val="22"/>
              </w:rPr>
              <w:t>Health team: prepare for injury, and for cholera if water is contaminated.</w:t>
            </w:r>
          </w:p>
          <w:p w14:paraId="4A59655C" w14:textId="36FC47CA" w:rsidR="002066E7" w:rsidRPr="00997D17" w:rsidRDefault="002066E7" w:rsidP="00FE4152">
            <w:pPr>
              <w:pStyle w:val="ListParagraph"/>
              <w:rPr>
                <w:sz w:val="22"/>
                <w:szCs w:val="22"/>
              </w:rPr>
            </w:pPr>
          </w:p>
        </w:tc>
        <w:tc>
          <w:tcPr>
            <w:tcW w:w="2279" w:type="dxa"/>
          </w:tcPr>
          <w:p w14:paraId="482BA434" w14:textId="191DB4C1" w:rsidR="008C6B60" w:rsidRPr="00997D17" w:rsidRDefault="00034217" w:rsidP="00034217">
            <w:pPr>
              <w:pStyle w:val="ListBullet"/>
              <w:rPr>
                <w:sz w:val="22"/>
                <w:szCs w:val="22"/>
                <w:lang w:val="sv-SE"/>
              </w:rPr>
            </w:pPr>
            <w:r w:rsidRPr="00997D17">
              <w:rPr>
                <w:sz w:val="22"/>
                <w:szCs w:val="22"/>
                <w:lang w:val="sv-SE"/>
              </w:rPr>
              <w:lastRenderedPageBreak/>
              <w:t xml:space="preserve">Hamisha bondeni sasa. Msirudi </w:t>
            </w:r>
            <w:r w:rsidRPr="00997D17">
              <w:rPr>
                <w:sz w:val="22"/>
                <w:szCs w:val="22"/>
                <w:lang w:val="sv-SE"/>
              </w:rPr>
              <w:lastRenderedPageBreak/>
              <w:t>mpaka kamati iseme ni salama.</w:t>
            </w:r>
          </w:p>
          <w:p w14:paraId="3FB456FA" w14:textId="1851F232" w:rsidR="008C6B60"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470693B2" w14:textId="17D347F7" w:rsidR="008C6B60"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4E386041" w14:textId="0B1CA912" w:rsidR="00F20E4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p w14:paraId="776A3D17" w14:textId="41B6A5F9" w:rsidR="00F20E47" w:rsidRPr="00997D17" w:rsidRDefault="00F20E47" w:rsidP="00F20E47">
            <w:pPr>
              <w:pStyle w:val="ListBullet"/>
              <w:rPr>
                <w:sz w:val="22"/>
                <w:szCs w:val="22"/>
                <w:lang w:val="sv-SE"/>
              </w:rPr>
            </w:pPr>
            <w:r w:rsidRPr="00997D17">
              <w:rPr>
                <w:sz w:val="22"/>
                <w:szCs w:val="22"/>
                <w:lang w:val="sv-SE"/>
              </w:rPr>
              <w:t>Hesabu kila kaya. Fungua makazi na visajili wafikao.</w:t>
            </w:r>
          </w:p>
          <w:p w14:paraId="79FF81B1" w14:textId="5A1F5D5C"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62924B91" w14:textId="170A1CCC" w:rsidR="002066E7" w:rsidRPr="00997D17" w:rsidRDefault="002066E7" w:rsidP="00FE4152">
            <w:pPr>
              <w:pStyle w:val="ListParagraph"/>
              <w:rPr>
                <w:sz w:val="22"/>
                <w:szCs w:val="22"/>
                <w:lang w:val="sv-SE"/>
              </w:rPr>
            </w:pPr>
          </w:p>
        </w:tc>
      </w:tr>
      <w:tr w:rsidR="002066E7" w:rsidRPr="000343A2" w14:paraId="415D2A03" w14:textId="77777777" w:rsidTr="002066E7">
        <w:tc>
          <w:tcPr>
            <w:tcW w:w="2278" w:type="dxa"/>
          </w:tcPr>
          <w:p w14:paraId="78033129" w14:textId="399F9D96" w:rsidR="002066E7" w:rsidRPr="00997D17" w:rsidRDefault="002066E7" w:rsidP="00FE4152">
            <w:pPr>
              <w:pStyle w:val="ListParagraph"/>
              <w:rPr>
                <w:sz w:val="22"/>
                <w:szCs w:val="22"/>
              </w:rPr>
            </w:pPr>
            <w:r w:rsidRPr="00997D17">
              <w:rPr>
                <w:sz w:val="22"/>
                <w:szCs w:val="22"/>
              </w:rPr>
              <w:lastRenderedPageBreak/>
              <w:t>Moshi District Council</w:t>
            </w:r>
          </w:p>
        </w:tc>
        <w:tc>
          <w:tcPr>
            <w:tcW w:w="2278" w:type="dxa"/>
          </w:tcPr>
          <w:p w14:paraId="2D81E164" w14:textId="3B6D65E0"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6AB07797" w14:textId="454C0921" w:rsidR="002066E7" w:rsidRPr="00997D17" w:rsidRDefault="008C6B60" w:rsidP="00FE4152">
            <w:pPr>
              <w:pStyle w:val="ListParagraph"/>
              <w:rPr>
                <w:sz w:val="22"/>
                <w:szCs w:val="22"/>
              </w:rPr>
            </w:pPr>
            <w:r w:rsidRPr="00997D17">
              <w:rPr>
                <w:sz w:val="22"/>
                <w:szCs w:val="22"/>
              </w:rPr>
              <w:t xml:space="preserve">floods on the Weruweru and Kikafu, landslides on the mountain, heavy Vuli and Masika rain, and earthquake. A few roads slippery, a </w:t>
            </w:r>
            <w:r w:rsidRPr="00997D17">
              <w:rPr>
                <w:sz w:val="22"/>
                <w:szCs w:val="22"/>
              </w:rPr>
              <w:lastRenderedPageBreak/>
              <w:t>few low homes wet, and lightning where storms build.</w:t>
            </w:r>
          </w:p>
        </w:tc>
        <w:tc>
          <w:tcPr>
            <w:tcW w:w="2278" w:type="dxa"/>
          </w:tcPr>
          <w:p w14:paraId="0EE8D9E3" w14:textId="56EC88E3" w:rsidR="002066E7" w:rsidRPr="00997D17" w:rsidRDefault="008C6B60" w:rsidP="00FE4152">
            <w:pPr>
              <w:pStyle w:val="ListParagraph"/>
              <w:rPr>
                <w:sz w:val="22"/>
                <w:szCs w:val="22"/>
              </w:rPr>
            </w:pPr>
            <w:r w:rsidRPr="00997D17">
              <w:rPr>
                <w:sz w:val="22"/>
                <w:szCs w:val="22"/>
              </w:rPr>
              <w:lastRenderedPageBreak/>
              <w:t>Dalili za mwanzo kwenye eneo lililotajwa. Barabara chache kuteleza, nyumba chache za bondeni kulowa, na radi dhoruba inapojengeka.</w:t>
            </w:r>
          </w:p>
        </w:tc>
        <w:tc>
          <w:tcPr>
            <w:tcW w:w="2279" w:type="dxa"/>
          </w:tcPr>
          <w:p w14:paraId="4720DC4B" w14:textId="318DCFF2" w:rsidR="008C6B60" w:rsidRPr="00997D17" w:rsidRDefault="00034217" w:rsidP="00034217">
            <w:pPr>
              <w:pStyle w:val="ListBullet"/>
              <w:rPr>
                <w:sz w:val="22"/>
                <w:szCs w:val="22"/>
              </w:rPr>
            </w:pPr>
            <w:r w:rsidRPr="00997D17">
              <w:rPr>
                <w:sz w:val="22"/>
                <w:szCs w:val="22"/>
              </w:rPr>
              <w:t>Walk the low ground before the rain. Clear drains and culverts.</w:t>
            </w:r>
          </w:p>
          <w:p w14:paraId="468FC7DC" w14:textId="7AFE8B60" w:rsidR="008C6B60" w:rsidRPr="00997D17" w:rsidRDefault="00FE0A4D" w:rsidP="00034217">
            <w:pPr>
              <w:pStyle w:val="ListBullet"/>
              <w:rPr>
                <w:sz w:val="22"/>
                <w:szCs w:val="22"/>
              </w:rPr>
            </w:pPr>
            <w:ins w:id="2350" w:author="Bonephace Kaijage" w:date="2026-10-14T06:18:00Z" w16du:dateUtc="2026-10-14T04:18:00Z">
              <w:r>
                <w:rPr>
                  <w:sz w:val="22"/>
                  <w:szCs w:val="22"/>
                </w:rPr>
                <w:t xml:space="preserve">Households on the sites named in Know Your Risk: keep food, </w:t>
              </w:r>
              <w:r>
                <w:rPr>
                  <w:sz w:val="22"/>
                  <w:szCs w:val="22"/>
                </w:rPr>
                <w:lastRenderedPageBreak/>
                <w:t>documents and children above floor level, because water here can enter houses with little warning.</w:t>
              </w:r>
            </w:ins>
            <w:del w:id="2351" w:author="Bonephace Kaijage" w:date="2026-10-14T06:18:00Z" w16du:dateUtc="2026-10-14T04:18:00Z">
              <w:r w:rsidR="00034217" w:rsidRPr="00997D17" w:rsidDel="00FE0A4D">
                <w:rPr>
                  <w:sz w:val="22"/>
                  <w:szCs w:val="22"/>
                </w:rPr>
                <w:delText>Households on this ground raise food, documents and the children.</w:delText>
              </w:r>
            </w:del>
          </w:p>
          <w:p w14:paraId="4FAB7F1A" w14:textId="5AD3771E" w:rsidR="008C6B60" w:rsidRPr="00997D17" w:rsidRDefault="00FE0A4D" w:rsidP="00034217">
            <w:pPr>
              <w:pStyle w:val="ListBullet"/>
              <w:rPr>
                <w:sz w:val="22"/>
                <w:szCs w:val="22"/>
              </w:rPr>
            </w:pPr>
            <w:ins w:id="2352"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2353" w:author="Bonephace Kaijage" w:date="2026-10-14T06:14:00Z" w16du:dateUtc="2026-10-14T04:14:00Z">
              <w:r w:rsidR="00034217" w:rsidRPr="00997D17" w:rsidDel="00FE0A4D">
                <w:rPr>
                  <w:sz w:val="22"/>
                  <w:szCs w:val="22"/>
                </w:rPr>
                <w:delText>Save 190 and the ward chair number. Keep a torch and drinking water.</w:delText>
              </w:r>
            </w:del>
          </w:p>
          <w:p w14:paraId="14331FA5" w14:textId="338BAB32" w:rsidR="00F20E47" w:rsidRPr="00997D17" w:rsidRDefault="00034217" w:rsidP="00034217">
            <w:pPr>
              <w:pStyle w:val="ListBullet"/>
              <w:rPr>
                <w:sz w:val="22"/>
                <w:szCs w:val="22"/>
              </w:rPr>
            </w:pPr>
            <w:r w:rsidRPr="00997D17">
              <w:rPr>
                <w:sz w:val="22"/>
                <w:szCs w:val="22"/>
              </w:rPr>
              <w:t>Do not drive or walk through water on the road. Headlights on, slow down.</w:t>
            </w:r>
          </w:p>
          <w:p w14:paraId="4103B4E1" w14:textId="463F050D" w:rsidR="00F20E47" w:rsidRPr="00997D17" w:rsidRDefault="00F20E47" w:rsidP="00F20E47">
            <w:pPr>
              <w:pStyle w:val="ListBullet"/>
              <w:rPr>
                <w:sz w:val="22"/>
                <w:szCs w:val="22"/>
              </w:rPr>
            </w:pPr>
            <w:r w:rsidRPr="00997D17">
              <w:rPr>
                <w:sz w:val="22"/>
                <w:szCs w:val="22"/>
              </w:rPr>
              <w:t>Keep food, drinking water, cash, medicines and a torch. Save 190.</w:t>
            </w:r>
          </w:p>
          <w:p w14:paraId="09C89C91" w14:textId="702B247D" w:rsidR="00F20E47" w:rsidRPr="00997D17" w:rsidRDefault="00F20E47" w:rsidP="00F20E47">
            <w:pPr>
              <w:pStyle w:val="ListBullet"/>
              <w:rPr>
                <w:sz w:val="22"/>
                <w:szCs w:val="22"/>
              </w:rPr>
            </w:pPr>
            <w:r w:rsidRPr="00997D17">
              <w:rPr>
                <w:sz w:val="22"/>
                <w:szCs w:val="22"/>
              </w:rPr>
              <w:t>Drive slowly with headlights on. Do not cross water flowing on the road.</w:t>
            </w:r>
          </w:p>
          <w:p w14:paraId="15FBA0E0" w14:textId="7AB195B1" w:rsidR="002066E7" w:rsidRPr="00997D17" w:rsidRDefault="002066E7" w:rsidP="00FE4152">
            <w:pPr>
              <w:pStyle w:val="ListParagraph"/>
              <w:rPr>
                <w:sz w:val="22"/>
                <w:szCs w:val="22"/>
              </w:rPr>
            </w:pPr>
          </w:p>
        </w:tc>
        <w:tc>
          <w:tcPr>
            <w:tcW w:w="2279" w:type="dxa"/>
          </w:tcPr>
          <w:p w14:paraId="0B642311" w14:textId="1FEAE43D" w:rsidR="008C6B60"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2E6C42C2" w14:textId="3987DB7E" w:rsidR="008C6B60" w:rsidRPr="00FE0A4D" w:rsidRDefault="00FE0A4D" w:rsidP="00034217">
            <w:pPr>
              <w:pStyle w:val="ListBullet"/>
              <w:rPr>
                <w:sz w:val="22"/>
                <w:szCs w:val="22"/>
                <w:lang w:val="sv-SE"/>
                <w:rPrChange w:id="2354" w:author="Bonephace Kaijage" w:date="2026-10-14T06:33:00Z" w16du:dateUtc="2026-10-14T04:33:00Z">
                  <w:rPr>
                    <w:sz w:val="22"/>
                    <w:szCs w:val="22"/>
                  </w:rPr>
                </w:rPrChange>
              </w:rPr>
            </w:pPr>
            <w:ins w:id="2355" w:author="Bonephace Kaijage" w:date="2026-10-14T06:18:00Z" w16du:dateUtc="2026-10-14T04:18:00Z">
              <w:r w:rsidRPr="00FE0A4D">
                <w:rPr>
                  <w:sz w:val="22"/>
                  <w:szCs w:val="22"/>
                  <w:lang w:val="sv-SE"/>
                  <w:rPrChange w:id="2356" w:author="Bonephace Kaijage" w:date="2026-10-14T06:33:00Z" w16du:dateUtc="2026-10-14T04:33:00Z">
                    <w:rPr>
                      <w:sz w:val="22"/>
                      <w:szCs w:val="22"/>
                    </w:rPr>
                  </w:rPrChange>
                </w:rPr>
                <w:t xml:space="preserve">Kaya za maeneo yaliyotajwa: wekeni chakula, nyaraka na </w:t>
              </w:r>
              <w:r w:rsidRPr="00FE0A4D">
                <w:rPr>
                  <w:sz w:val="22"/>
                  <w:szCs w:val="22"/>
                  <w:lang w:val="sv-SE"/>
                  <w:rPrChange w:id="2357" w:author="Bonephace Kaijage" w:date="2026-10-14T06:33:00Z" w16du:dateUtc="2026-10-14T04:33:00Z">
                    <w:rPr>
                      <w:sz w:val="22"/>
                      <w:szCs w:val="22"/>
                    </w:rPr>
                  </w:rPrChange>
                </w:rPr>
                <w:lastRenderedPageBreak/>
                <w:t>watoto juu ya sakafu, kwa sababu maji hapa yanaweza kuingia nyumbani bila taarifa.</w:t>
              </w:r>
            </w:ins>
            <w:del w:id="2358" w:author="Bonephace Kaijage" w:date="2026-10-14T06:18:00Z" w16du:dateUtc="2026-10-14T04:18:00Z">
              <w:r w:rsidR="00034217" w:rsidRPr="00FE0A4D" w:rsidDel="00FE0A4D">
                <w:rPr>
                  <w:sz w:val="22"/>
                  <w:szCs w:val="22"/>
                  <w:lang w:val="sv-SE"/>
                  <w:rPrChange w:id="2359" w:author="Bonephace Kaijage" w:date="2026-10-14T06:33:00Z" w16du:dateUtc="2026-10-14T04:33:00Z">
                    <w:rPr>
                      <w:sz w:val="22"/>
                      <w:szCs w:val="22"/>
                    </w:rPr>
                  </w:rPrChange>
                </w:rPr>
                <w:delText>Kaya za eneo hili zipandishe chakula, nyaraka na watoto.</w:delText>
              </w:r>
            </w:del>
          </w:p>
          <w:p w14:paraId="4C107165" w14:textId="2EF31A60" w:rsidR="008C6B60"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111F9FF2" w14:textId="3A3D68B7" w:rsidR="00F20E4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p w14:paraId="2A173367" w14:textId="571BADCA" w:rsidR="00F20E47" w:rsidRPr="00997D17" w:rsidRDefault="00F20E47" w:rsidP="00F20E47">
            <w:pPr>
              <w:pStyle w:val="ListBullet"/>
              <w:rPr>
                <w:sz w:val="22"/>
                <w:szCs w:val="22"/>
                <w:lang w:val="sv-SE"/>
              </w:rPr>
            </w:pPr>
            <w:r w:rsidRPr="00997D17">
              <w:rPr>
                <w:sz w:val="22"/>
                <w:szCs w:val="22"/>
                <w:lang w:val="sv-SE"/>
              </w:rPr>
              <w:t>Weka chakula, maji ya kunywa, fedha, dawa na tochi. Hifadhi 190.</w:t>
            </w:r>
          </w:p>
          <w:p w14:paraId="482384FD" w14:textId="15B1BF9F" w:rsidR="00F20E47" w:rsidRPr="00997D17" w:rsidRDefault="00F20E47" w:rsidP="00F20E47">
            <w:pPr>
              <w:pStyle w:val="ListBullet"/>
              <w:rPr>
                <w:sz w:val="22"/>
                <w:szCs w:val="22"/>
                <w:lang w:val="sv-SE"/>
              </w:rPr>
            </w:pPr>
            <w:r w:rsidRPr="00997D17">
              <w:rPr>
                <w:sz w:val="22"/>
                <w:szCs w:val="22"/>
                <w:lang w:val="sv-SE"/>
              </w:rPr>
              <w:t>Endesha taratibu ukiwasha taa. Usivuke maji yanayotiririka barabarani.</w:t>
            </w:r>
          </w:p>
          <w:p w14:paraId="715768D2" w14:textId="5BE70123" w:rsidR="002066E7" w:rsidRPr="00997D17" w:rsidRDefault="002066E7" w:rsidP="00FE4152">
            <w:pPr>
              <w:pStyle w:val="ListParagraph"/>
              <w:rPr>
                <w:sz w:val="22"/>
                <w:szCs w:val="22"/>
                <w:lang w:val="sv-SE"/>
              </w:rPr>
            </w:pPr>
          </w:p>
        </w:tc>
      </w:tr>
      <w:tr w:rsidR="002066E7" w:rsidRPr="00FE0A4D" w14:paraId="6F3374F6" w14:textId="77777777" w:rsidTr="002066E7">
        <w:tc>
          <w:tcPr>
            <w:tcW w:w="2278" w:type="dxa"/>
          </w:tcPr>
          <w:p w14:paraId="2E219A52" w14:textId="77777777" w:rsidR="002066E7" w:rsidRPr="00997D17" w:rsidRDefault="002066E7" w:rsidP="00FE4152">
            <w:pPr>
              <w:pStyle w:val="ListParagraph"/>
              <w:rPr>
                <w:sz w:val="22"/>
                <w:szCs w:val="22"/>
                <w:lang w:val="sv-SE"/>
              </w:rPr>
            </w:pPr>
          </w:p>
        </w:tc>
        <w:tc>
          <w:tcPr>
            <w:tcW w:w="2278" w:type="dxa"/>
          </w:tcPr>
          <w:p w14:paraId="5A29FE79" w14:textId="65ED7C07"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18145B20" w14:textId="0806BFBB" w:rsidR="002066E7" w:rsidRPr="00997D17" w:rsidRDefault="008C6B60" w:rsidP="00FE4152">
            <w:pPr>
              <w:pStyle w:val="ListParagraph"/>
              <w:rPr>
                <w:sz w:val="22"/>
                <w:szCs w:val="22"/>
              </w:rPr>
            </w:pPr>
            <w:r w:rsidRPr="00997D17">
              <w:rPr>
                <w:sz w:val="22"/>
                <w:szCs w:val="22"/>
              </w:rPr>
              <w:t xml:space="preserve">floods on the Weruweru and Kikafu, landslides on the mountain, heavy Vuli and Masika rain, and earthquake. Roads, </w:t>
            </w:r>
            <w:r w:rsidRPr="00997D17">
              <w:rPr>
                <w:sz w:val="22"/>
                <w:szCs w:val="22"/>
              </w:rPr>
              <w:lastRenderedPageBreak/>
              <w:t>water points or houses at the named sites are now affected. Some journeys and classes are disrupted.</w:t>
            </w:r>
          </w:p>
        </w:tc>
        <w:tc>
          <w:tcPr>
            <w:tcW w:w="2278" w:type="dxa"/>
          </w:tcPr>
          <w:p w14:paraId="5FF89511" w14:textId="4D3C9EDC"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yaliyotajwa yameathirika. Safari na masomo </w:t>
            </w:r>
            <w:r w:rsidRPr="00997D17">
              <w:rPr>
                <w:sz w:val="22"/>
                <w:szCs w:val="22"/>
              </w:rPr>
              <w:lastRenderedPageBreak/>
              <w:t>mengine yamesitishwa.</w:t>
            </w:r>
          </w:p>
        </w:tc>
        <w:tc>
          <w:tcPr>
            <w:tcW w:w="2279" w:type="dxa"/>
          </w:tcPr>
          <w:p w14:paraId="101899BF" w14:textId="1B81CCF0" w:rsidR="008C6B60" w:rsidRPr="00997D17" w:rsidRDefault="00034217" w:rsidP="00034217">
            <w:pPr>
              <w:pStyle w:val="ListBullet"/>
              <w:rPr>
                <w:sz w:val="22"/>
                <w:szCs w:val="22"/>
              </w:rPr>
            </w:pPr>
            <w:r w:rsidRPr="00997D17">
              <w:rPr>
                <w:sz w:val="22"/>
                <w:szCs w:val="22"/>
              </w:rPr>
              <w:lastRenderedPageBreak/>
              <w:t>Move households off the low ground to the ward assembly point.</w:t>
            </w:r>
          </w:p>
          <w:p w14:paraId="0FDB2CDD" w14:textId="56E58A4C" w:rsidR="008C6B60" w:rsidRPr="00997D17" w:rsidRDefault="00034217" w:rsidP="00034217">
            <w:pPr>
              <w:pStyle w:val="ListBullet"/>
              <w:rPr>
                <w:sz w:val="22"/>
                <w:szCs w:val="22"/>
              </w:rPr>
            </w:pPr>
            <w:r w:rsidRPr="00997D17">
              <w:rPr>
                <w:sz w:val="22"/>
                <w:szCs w:val="22"/>
              </w:rPr>
              <w:t>Close and mark the flooded road or bridge. Divert traffic.</w:t>
            </w:r>
          </w:p>
          <w:p w14:paraId="60019104" w14:textId="1D8D0D98" w:rsidR="008C6B60" w:rsidRPr="00997D17" w:rsidRDefault="00FE0A4D" w:rsidP="00034217">
            <w:pPr>
              <w:pStyle w:val="ListBullet"/>
              <w:rPr>
                <w:sz w:val="22"/>
                <w:szCs w:val="22"/>
              </w:rPr>
            </w:pPr>
            <w:ins w:id="2360" w:author="Bonephace Kaijage" w:date="2026-10-14T06:11:00Z" w16du:dateUtc="2026-10-14T04:11:00Z">
              <w:r>
                <w:rPr>
                  <w:sz w:val="22"/>
                  <w:szCs w:val="22"/>
                </w:rPr>
                <w:lastRenderedPageBreak/>
                <w:t>Check that school children, older people and anyone with a disability are accounted for before dark, so that no one is searched for in the night.</w:t>
              </w:r>
            </w:ins>
            <w:del w:id="2361" w:author="Bonephace Kaijage" w:date="2026-10-14T06:11:00Z" w16du:dateUtc="2026-10-14T04:11:00Z">
              <w:r w:rsidR="00034217" w:rsidRPr="00997D17" w:rsidDel="00FE0A4D">
                <w:rPr>
                  <w:sz w:val="22"/>
                  <w:szCs w:val="22"/>
                </w:rPr>
                <w:delText>Account for school children and older people before dark.</w:delText>
              </w:r>
            </w:del>
          </w:p>
          <w:p w14:paraId="3BB5AE17" w14:textId="3DD38F87" w:rsidR="00F20E47" w:rsidRPr="00997D17" w:rsidRDefault="00FE0A4D" w:rsidP="00034217">
            <w:pPr>
              <w:pStyle w:val="ListBullet"/>
              <w:rPr>
                <w:sz w:val="22"/>
                <w:szCs w:val="22"/>
              </w:rPr>
            </w:pPr>
            <w:ins w:id="2362" w:author="Bonephace Kaijage" w:date="2026-10-14T06:14:00Z" w16du:dateUtc="2026-10-14T04:14:00Z">
              <w:r>
                <w:rPr>
                  <w:sz w:val="22"/>
                  <w:szCs w:val="22"/>
                </w:rPr>
                <w:t>Boil or treat drinking water, because floods carry waste into wells; tell the clinic early if anyone has diarrhoea.</w:t>
              </w:r>
            </w:ins>
            <w:del w:id="2363" w:author="Bonephace Kaijage" w:date="2026-10-14T06:14:00Z" w16du:dateUtc="2026-10-14T04:14:00Z">
              <w:r w:rsidR="00034217" w:rsidRPr="00997D17" w:rsidDel="00FE0A4D">
                <w:rPr>
                  <w:sz w:val="22"/>
                  <w:szCs w:val="22"/>
                </w:rPr>
                <w:delText>Boil drinking water. The clinic watches for diarrhoea.</w:delText>
              </w:r>
            </w:del>
          </w:p>
          <w:p w14:paraId="309187C5" w14:textId="5A124E62" w:rsidR="00F20E47" w:rsidRPr="00997D17" w:rsidRDefault="00F20E47" w:rsidP="00F20E47">
            <w:pPr>
              <w:pStyle w:val="ListBullet"/>
              <w:rPr>
                <w:sz w:val="22"/>
                <w:szCs w:val="22"/>
              </w:rPr>
            </w:pPr>
            <w:r w:rsidRPr="00997D17">
              <w:rPr>
                <w:sz w:val="22"/>
                <w:szCs w:val="22"/>
              </w:rPr>
              <w:t>Account for children, older people and persons with disability.</w:t>
            </w:r>
          </w:p>
          <w:p w14:paraId="77922D6B" w14:textId="3DE563CC" w:rsidR="00F20E47" w:rsidRPr="00997D17" w:rsidRDefault="00F20E47" w:rsidP="00F20E47">
            <w:pPr>
              <w:pStyle w:val="ListBullet"/>
              <w:rPr>
                <w:sz w:val="22"/>
                <w:szCs w:val="22"/>
              </w:rPr>
            </w:pPr>
            <w:r w:rsidRPr="00997D17">
              <w:rPr>
                <w:sz w:val="22"/>
                <w:szCs w:val="22"/>
              </w:rPr>
              <w:t>If the water source is affected, boil or treat drinking water.</w:t>
            </w:r>
          </w:p>
          <w:p w14:paraId="5E7BA117" w14:textId="0B55D9D3" w:rsidR="002066E7" w:rsidRPr="00997D17" w:rsidRDefault="002066E7" w:rsidP="00FE4152">
            <w:pPr>
              <w:pStyle w:val="ListParagraph"/>
              <w:rPr>
                <w:sz w:val="22"/>
                <w:szCs w:val="22"/>
              </w:rPr>
            </w:pPr>
          </w:p>
        </w:tc>
        <w:tc>
          <w:tcPr>
            <w:tcW w:w="2279" w:type="dxa"/>
          </w:tcPr>
          <w:p w14:paraId="1C2FE661" w14:textId="3386D73A" w:rsidR="008C6B60" w:rsidRPr="00997D17" w:rsidRDefault="00034217" w:rsidP="00034217">
            <w:pPr>
              <w:pStyle w:val="ListBullet"/>
              <w:rPr>
                <w:sz w:val="22"/>
                <w:szCs w:val="22"/>
                <w:lang w:val="sv-SE"/>
              </w:rPr>
            </w:pPr>
            <w:r w:rsidRPr="00997D17">
              <w:rPr>
                <w:sz w:val="22"/>
                <w:szCs w:val="22"/>
                <w:lang w:val="sv-SE"/>
              </w:rPr>
              <w:lastRenderedPageBreak/>
              <w:t>Hamisha kaya kutoka bondeni kwenda kituo cha kata.</w:t>
            </w:r>
          </w:p>
          <w:p w14:paraId="18AC1127" w14:textId="0CA60983" w:rsidR="008C6B60" w:rsidRPr="00997D17" w:rsidRDefault="00034217" w:rsidP="00034217">
            <w:pPr>
              <w:pStyle w:val="ListBullet"/>
              <w:rPr>
                <w:sz w:val="22"/>
                <w:szCs w:val="22"/>
                <w:lang w:val="sv-SE"/>
              </w:rPr>
            </w:pPr>
            <w:r w:rsidRPr="00997D17">
              <w:rPr>
                <w:sz w:val="22"/>
                <w:szCs w:val="22"/>
                <w:lang w:val="sv-SE"/>
              </w:rPr>
              <w:t xml:space="preserve">Funga na weka alama barabara </w:t>
            </w:r>
            <w:r w:rsidRPr="00997D17">
              <w:rPr>
                <w:sz w:val="22"/>
                <w:szCs w:val="22"/>
                <w:lang w:val="sv-SE"/>
              </w:rPr>
              <w:lastRenderedPageBreak/>
              <w:t>au daraja. Elekeza magari.</w:t>
            </w:r>
          </w:p>
          <w:p w14:paraId="4B384070" w14:textId="44CF81B7" w:rsidR="008C6B60" w:rsidRPr="00FE0A4D" w:rsidRDefault="00FE0A4D" w:rsidP="00034217">
            <w:pPr>
              <w:pStyle w:val="ListBullet"/>
              <w:rPr>
                <w:sz w:val="22"/>
                <w:szCs w:val="22"/>
                <w:lang w:val="sv-SE"/>
                <w:rPrChange w:id="2364" w:author="Bonephace Kaijage" w:date="2026-10-14T06:33:00Z" w16du:dateUtc="2026-10-14T04:33:00Z">
                  <w:rPr>
                    <w:sz w:val="22"/>
                    <w:szCs w:val="22"/>
                  </w:rPr>
                </w:rPrChange>
              </w:rPr>
            </w:pPr>
            <w:ins w:id="2365" w:author="Bonephace Kaijage" w:date="2026-10-14T06:11:00Z" w16du:dateUtc="2026-10-14T04:11:00Z">
              <w:r w:rsidRPr="00FE0A4D">
                <w:rPr>
                  <w:sz w:val="22"/>
                  <w:szCs w:val="22"/>
                  <w:lang w:val="sv-SE"/>
                  <w:rPrChange w:id="2366" w:author="Bonephace Kaijage" w:date="2026-10-14T06:33:00Z" w16du:dateUtc="2026-10-14T04:33:00Z">
                    <w:rPr>
                      <w:sz w:val="22"/>
                      <w:szCs w:val="22"/>
                    </w:rPr>
                  </w:rPrChange>
                </w:rPr>
                <w:t>Hakikisheni watoto wa shule, wazee na watu wenye ulemavu wote wamepatikana kabla ya giza, ili asitafutwe mtu usiku.</w:t>
              </w:r>
            </w:ins>
            <w:del w:id="2367" w:author="Bonephace Kaijage" w:date="2026-10-14T06:11:00Z" w16du:dateUtc="2026-10-14T04:11:00Z">
              <w:r w:rsidR="00034217" w:rsidRPr="00FE0A4D" w:rsidDel="00FE0A4D">
                <w:rPr>
                  <w:sz w:val="22"/>
                  <w:szCs w:val="22"/>
                  <w:lang w:val="sv-SE"/>
                  <w:rPrChange w:id="2368" w:author="Bonephace Kaijage" w:date="2026-10-14T06:33:00Z" w16du:dateUtc="2026-10-14T04:33:00Z">
                    <w:rPr>
                      <w:sz w:val="22"/>
                      <w:szCs w:val="22"/>
                    </w:rPr>
                  </w:rPrChange>
                </w:rPr>
                <w:delText>Hakiki watoto wa shule na wazee kabla ya giza.</w:delText>
              </w:r>
            </w:del>
          </w:p>
          <w:p w14:paraId="2919662F" w14:textId="7874B02E" w:rsidR="00F20E47" w:rsidRPr="00997D17" w:rsidRDefault="00034217" w:rsidP="00034217">
            <w:pPr>
              <w:pStyle w:val="ListBullet"/>
              <w:rPr>
                <w:sz w:val="22"/>
                <w:szCs w:val="22"/>
                <w:lang w:val="sv-SE"/>
              </w:rPr>
            </w:pPr>
            <w:r w:rsidRPr="00997D17">
              <w:rPr>
                <w:sz w:val="22"/>
                <w:szCs w:val="22"/>
                <w:lang w:val="sv-SE"/>
              </w:rPr>
              <w:t>Chemsha maji ya kunywa. Kliniki iangalie kuhara.</w:t>
            </w:r>
          </w:p>
          <w:p w14:paraId="00171F82" w14:textId="7C09620F" w:rsidR="00F20E47" w:rsidRPr="00FE0A4D" w:rsidRDefault="00FE0A4D" w:rsidP="00F20E47">
            <w:pPr>
              <w:pStyle w:val="ListBullet"/>
              <w:rPr>
                <w:sz w:val="22"/>
                <w:szCs w:val="22"/>
                <w:lang w:val="sv-SE"/>
                <w:rPrChange w:id="2369" w:author="Bonephace Kaijage" w:date="2026-10-14T06:33:00Z" w16du:dateUtc="2026-10-14T04:33:00Z">
                  <w:rPr>
                    <w:sz w:val="22"/>
                    <w:szCs w:val="22"/>
                  </w:rPr>
                </w:rPrChange>
              </w:rPr>
            </w:pPr>
            <w:ins w:id="2370" w:author="Bonephace Kaijage" w:date="2026-10-14T06:15:00Z" w16du:dateUtc="2026-10-14T04:15:00Z">
              <w:r w:rsidRPr="00FE0A4D">
                <w:rPr>
                  <w:sz w:val="22"/>
                  <w:szCs w:val="22"/>
                  <w:lang w:val="sv-SE"/>
                  <w:rPrChange w:id="2371" w:author="Bonephace Kaijage" w:date="2026-10-14T06:33:00Z" w16du:dateUtc="2026-10-14T04:33:00Z">
                    <w:rPr>
                      <w:sz w:val="22"/>
                      <w:szCs w:val="22"/>
                    </w:rPr>
                  </w:rPrChange>
                </w:rPr>
                <w:t>Hakikisheni watoto, wazee na watu wenye ulemavu wote wako salama na wana mtu wa kuwasaidia.</w:t>
              </w:r>
            </w:ins>
            <w:del w:id="2372" w:author="Bonephace Kaijage" w:date="2026-10-14T06:15:00Z" w16du:dateUtc="2026-10-14T04:15:00Z">
              <w:r w:rsidR="00F20E47" w:rsidRPr="00FE0A4D" w:rsidDel="00FE0A4D">
                <w:rPr>
                  <w:sz w:val="22"/>
                  <w:szCs w:val="22"/>
                  <w:lang w:val="sv-SE"/>
                  <w:rPrChange w:id="2373" w:author="Bonephace Kaijage" w:date="2026-10-14T06:33:00Z" w16du:dateUtc="2026-10-14T04:33:00Z">
                    <w:rPr>
                      <w:sz w:val="22"/>
                      <w:szCs w:val="22"/>
                    </w:rPr>
                  </w:rPrChange>
                </w:rPr>
                <w:delText>Hakiki watoto, wazee na watu wenye ulemavu.</w:delText>
              </w:r>
            </w:del>
          </w:p>
          <w:p w14:paraId="196D3361" w14:textId="0D58D9D8" w:rsidR="00F20E47" w:rsidRPr="00FE0A4D" w:rsidRDefault="00F20E47" w:rsidP="00F20E47">
            <w:pPr>
              <w:pStyle w:val="ListBullet"/>
              <w:rPr>
                <w:sz w:val="22"/>
                <w:szCs w:val="22"/>
                <w:lang w:val="sv-SE"/>
                <w:rPrChange w:id="2374" w:author="Bonephace Kaijage" w:date="2026-10-14T06:33:00Z" w16du:dateUtc="2026-10-14T04:33:00Z">
                  <w:rPr>
                    <w:sz w:val="22"/>
                    <w:szCs w:val="22"/>
                  </w:rPr>
                </w:rPrChange>
              </w:rPr>
            </w:pPr>
            <w:r w:rsidRPr="00FE0A4D">
              <w:rPr>
                <w:sz w:val="22"/>
                <w:szCs w:val="22"/>
                <w:lang w:val="sv-SE"/>
                <w:rPrChange w:id="2375" w:author="Bonephace Kaijage" w:date="2026-10-14T06:33:00Z" w16du:dateUtc="2026-10-14T04:33:00Z">
                  <w:rPr>
                    <w:sz w:val="22"/>
                    <w:szCs w:val="22"/>
                  </w:rPr>
                </w:rPrChange>
              </w:rPr>
              <w:t>Chanzo cha maji kikiathirika, chemsha au tibu maji ya kunywa.</w:t>
            </w:r>
          </w:p>
          <w:p w14:paraId="47DFC91F" w14:textId="02E4AA7D" w:rsidR="002066E7" w:rsidRPr="00FE0A4D" w:rsidRDefault="002066E7" w:rsidP="00FE4152">
            <w:pPr>
              <w:pStyle w:val="ListParagraph"/>
              <w:rPr>
                <w:sz w:val="22"/>
                <w:szCs w:val="22"/>
                <w:lang w:val="sv-SE"/>
                <w:rPrChange w:id="2376" w:author="Bonephace Kaijage" w:date="2026-10-14T06:33:00Z" w16du:dateUtc="2026-10-14T04:33:00Z">
                  <w:rPr>
                    <w:sz w:val="22"/>
                    <w:szCs w:val="22"/>
                  </w:rPr>
                </w:rPrChange>
              </w:rPr>
            </w:pPr>
          </w:p>
        </w:tc>
      </w:tr>
      <w:tr w:rsidR="002066E7" w:rsidRPr="000343A2" w14:paraId="5B8F9712" w14:textId="77777777" w:rsidTr="002066E7">
        <w:tc>
          <w:tcPr>
            <w:tcW w:w="2278" w:type="dxa"/>
          </w:tcPr>
          <w:p w14:paraId="241B053E" w14:textId="77777777" w:rsidR="002066E7" w:rsidRPr="00FE0A4D" w:rsidRDefault="002066E7" w:rsidP="00FE4152">
            <w:pPr>
              <w:pStyle w:val="ListParagraph"/>
              <w:rPr>
                <w:sz w:val="22"/>
                <w:szCs w:val="22"/>
                <w:lang w:val="sv-SE"/>
                <w:rPrChange w:id="2377" w:author="Bonephace Kaijage" w:date="2026-10-14T06:33:00Z" w16du:dateUtc="2026-10-14T04:33:00Z">
                  <w:rPr>
                    <w:sz w:val="22"/>
                    <w:szCs w:val="22"/>
                  </w:rPr>
                </w:rPrChange>
              </w:rPr>
            </w:pPr>
          </w:p>
        </w:tc>
        <w:tc>
          <w:tcPr>
            <w:tcW w:w="2278" w:type="dxa"/>
          </w:tcPr>
          <w:p w14:paraId="3BA4E960" w14:textId="73E3C6BD"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099D726" w14:textId="506DBCB4" w:rsidR="002066E7" w:rsidRPr="00997D17" w:rsidRDefault="00FE0A4D" w:rsidP="00FE4152">
            <w:pPr>
              <w:pStyle w:val="ListParagraph"/>
              <w:rPr>
                <w:sz w:val="22"/>
                <w:szCs w:val="22"/>
              </w:rPr>
            </w:pPr>
            <w:ins w:id="2378"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being organised; please follow the </w:t>
              </w:r>
              <w:r>
                <w:rPr>
                  <w:sz w:val="22"/>
                  <w:szCs w:val="22"/>
                </w:rPr>
                <w:lastRenderedPageBreak/>
                <w:t>committee's instructions and look out for neighbours.</w:t>
              </w:r>
            </w:ins>
            <w:del w:id="2379"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8DFAD63" w14:textId="3FDDB550" w:rsidR="002066E7" w:rsidRPr="00997D17" w:rsidRDefault="00FE0A4D" w:rsidP="00FE4152">
            <w:pPr>
              <w:pStyle w:val="ListParagraph"/>
              <w:rPr>
                <w:sz w:val="22"/>
                <w:szCs w:val="22"/>
              </w:rPr>
            </w:pPr>
            <w:ins w:id="2380"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au magonjwa. Msaada </w:t>
              </w:r>
              <w:r>
                <w:rPr>
                  <w:sz w:val="22"/>
                  <w:szCs w:val="22"/>
                </w:rPr>
                <w:lastRenderedPageBreak/>
                <w:t>unaandaliwa; tafadhali fuateni maelekezo ya kamati na muangaliane na majirani.</w:t>
              </w:r>
            </w:ins>
            <w:del w:id="2381"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5B54534" w14:textId="4C503792" w:rsidR="008C6B60" w:rsidRPr="00997D17" w:rsidRDefault="00FE0A4D" w:rsidP="00034217">
            <w:pPr>
              <w:pStyle w:val="ListBullet"/>
              <w:rPr>
                <w:sz w:val="22"/>
                <w:szCs w:val="22"/>
              </w:rPr>
            </w:pPr>
            <w:ins w:id="2382" w:author="Bonephace Kaijage" w:date="2026-10-14T06:04:00Z" w16du:dateUtc="2026-10-14T04:04:00Z">
              <w:r>
                <w:rPr>
                  <w:sz w:val="22"/>
                  <w:szCs w:val="22"/>
                </w:rPr>
                <w:lastRenderedPageBreak/>
                <w:t>Please move off the low ground now to the agreed safe place, helping anyone who cannot move alone; the water can rise faster than it looks. Return only when the committee confirms it is safe.</w:t>
              </w:r>
            </w:ins>
            <w:del w:id="2383"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7C64372E" w14:textId="7FB86752" w:rsidR="008C6B60" w:rsidRPr="00997D17" w:rsidRDefault="00034217" w:rsidP="00034217">
            <w:pPr>
              <w:pStyle w:val="ListBullet"/>
              <w:rPr>
                <w:sz w:val="22"/>
                <w:szCs w:val="22"/>
              </w:rPr>
            </w:pPr>
            <w:r w:rsidRPr="00997D17">
              <w:rPr>
                <w:sz w:val="22"/>
                <w:szCs w:val="22"/>
              </w:rPr>
              <w:lastRenderedPageBreak/>
              <w:t>Call 114 and 190. Keep the road clear for ambulances.</w:t>
            </w:r>
          </w:p>
          <w:p w14:paraId="146F527C" w14:textId="79C15DF2" w:rsidR="008C6B60" w:rsidRPr="00997D17" w:rsidRDefault="00034217" w:rsidP="00034217">
            <w:pPr>
              <w:pStyle w:val="ListBullet"/>
              <w:rPr>
                <w:sz w:val="22"/>
                <w:szCs w:val="22"/>
              </w:rPr>
            </w:pPr>
            <w:r w:rsidRPr="00997D17">
              <w:rPr>
                <w:sz w:val="22"/>
                <w:szCs w:val="22"/>
              </w:rPr>
              <w:t>Open the shelter and register every household. Note who is missing.</w:t>
            </w:r>
          </w:p>
          <w:p w14:paraId="7CE6DF5B" w14:textId="0725C545" w:rsidR="00F20E47" w:rsidRPr="00997D17" w:rsidRDefault="00034217" w:rsidP="00034217">
            <w:pPr>
              <w:pStyle w:val="ListBullet"/>
              <w:rPr>
                <w:sz w:val="22"/>
                <w:szCs w:val="22"/>
              </w:rPr>
            </w:pPr>
            <w:r w:rsidRPr="00997D17">
              <w:rPr>
                <w:sz w:val="22"/>
                <w:szCs w:val="22"/>
              </w:rPr>
              <w:t>Health team: injury first, then cholera if the water is dirty.</w:t>
            </w:r>
          </w:p>
          <w:p w14:paraId="4E9E95E9" w14:textId="34E9F54B"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17738E2A" w14:textId="4721B1CE" w:rsidR="00F20E47" w:rsidRPr="00997D17" w:rsidRDefault="00F20E47" w:rsidP="00F20E47">
            <w:pPr>
              <w:pStyle w:val="ListBullet"/>
              <w:rPr>
                <w:sz w:val="22"/>
                <w:szCs w:val="22"/>
              </w:rPr>
            </w:pPr>
            <w:r w:rsidRPr="00997D17">
              <w:rPr>
                <w:sz w:val="22"/>
                <w:szCs w:val="22"/>
              </w:rPr>
              <w:t>Health team: prepare for injury, and for cholera if water is contaminated.</w:t>
            </w:r>
          </w:p>
          <w:p w14:paraId="680B8DF9" w14:textId="0E741C6F" w:rsidR="002066E7" w:rsidRPr="00997D17" w:rsidRDefault="002066E7" w:rsidP="00FE4152">
            <w:pPr>
              <w:pStyle w:val="ListParagraph"/>
              <w:rPr>
                <w:sz w:val="22"/>
                <w:szCs w:val="22"/>
              </w:rPr>
            </w:pPr>
          </w:p>
        </w:tc>
        <w:tc>
          <w:tcPr>
            <w:tcW w:w="2279" w:type="dxa"/>
          </w:tcPr>
          <w:p w14:paraId="687FB6CE" w14:textId="596B05C7" w:rsidR="008C6B60"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18B7289B" w14:textId="43002572" w:rsidR="008C6B60"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474BD434" w14:textId="3635026D" w:rsidR="008C6B60" w:rsidRPr="00997D17" w:rsidRDefault="00034217" w:rsidP="00034217">
            <w:pPr>
              <w:pStyle w:val="ListBullet"/>
              <w:rPr>
                <w:sz w:val="22"/>
                <w:szCs w:val="22"/>
                <w:lang w:val="sv-SE"/>
              </w:rPr>
            </w:pPr>
            <w:r w:rsidRPr="00997D17">
              <w:rPr>
                <w:sz w:val="22"/>
                <w:szCs w:val="22"/>
                <w:lang w:val="sv-SE"/>
              </w:rPr>
              <w:t xml:space="preserve">Fungua makazi na sajili kila kaya. </w:t>
            </w:r>
            <w:r w:rsidRPr="00997D17">
              <w:rPr>
                <w:sz w:val="22"/>
                <w:szCs w:val="22"/>
                <w:lang w:val="sv-SE"/>
              </w:rPr>
              <w:lastRenderedPageBreak/>
              <w:t>Andika aliyepotea.</w:t>
            </w:r>
          </w:p>
          <w:p w14:paraId="50FA525C" w14:textId="79294699" w:rsidR="00F20E4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p w14:paraId="7B1E3D15" w14:textId="521A5340" w:rsidR="00F20E47" w:rsidRPr="00997D17" w:rsidRDefault="00F20E47" w:rsidP="00F20E47">
            <w:pPr>
              <w:pStyle w:val="ListBullet"/>
              <w:rPr>
                <w:sz w:val="22"/>
                <w:szCs w:val="22"/>
                <w:lang w:val="sv-SE"/>
              </w:rPr>
            </w:pPr>
            <w:r w:rsidRPr="00997D17">
              <w:rPr>
                <w:sz w:val="22"/>
                <w:szCs w:val="22"/>
                <w:lang w:val="sv-SE"/>
              </w:rPr>
              <w:t>Hesabu kila kaya. Fungua makazi na visajili wafikao.</w:t>
            </w:r>
          </w:p>
          <w:p w14:paraId="1CDADA68" w14:textId="12F97D82"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1E526F96" w14:textId="56F8AB92" w:rsidR="002066E7" w:rsidRPr="00997D17" w:rsidRDefault="002066E7" w:rsidP="00FE4152">
            <w:pPr>
              <w:pStyle w:val="ListParagraph"/>
              <w:rPr>
                <w:sz w:val="22"/>
                <w:szCs w:val="22"/>
                <w:lang w:val="sv-SE"/>
              </w:rPr>
            </w:pPr>
          </w:p>
        </w:tc>
      </w:tr>
      <w:tr w:rsidR="002066E7" w:rsidRPr="000343A2" w14:paraId="351F61D9" w14:textId="77777777" w:rsidTr="002066E7">
        <w:tc>
          <w:tcPr>
            <w:tcW w:w="2278" w:type="dxa"/>
          </w:tcPr>
          <w:p w14:paraId="2EA3759E" w14:textId="6BDBBD7E" w:rsidR="002066E7" w:rsidRPr="00997D17" w:rsidRDefault="002066E7" w:rsidP="00FE4152">
            <w:pPr>
              <w:pStyle w:val="ListParagraph"/>
              <w:rPr>
                <w:sz w:val="22"/>
                <w:szCs w:val="22"/>
              </w:rPr>
            </w:pPr>
            <w:r w:rsidRPr="00997D17">
              <w:rPr>
                <w:sz w:val="22"/>
                <w:szCs w:val="22"/>
              </w:rPr>
              <w:lastRenderedPageBreak/>
              <w:t>Mwanga District Council</w:t>
            </w:r>
          </w:p>
        </w:tc>
        <w:tc>
          <w:tcPr>
            <w:tcW w:w="2278" w:type="dxa"/>
          </w:tcPr>
          <w:p w14:paraId="4FE3ED56" w14:textId="68017120"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7614EC42" w14:textId="055332C2" w:rsidR="002066E7" w:rsidRPr="00997D17" w:rsidRDefault="008C6B60" w:rsidP="00FE4152">
            <w:pPr>
              <w:pStyle w:val="ListParagraph"/>
              <w:rPr>
                <w:sz w:val="22"/>
                <w:szCs w:val="22"/>
              </w:rPr>
            </w:pPr>
            <w:r w:rsidRPr="00997D17">
              <w:rPr>
                <w:sz w:val="22"/>
                <w:szCs w:val="22"/>
              </w:rPr>
              <w:t>drought in the Pangani valley, flash floods on the Pangani, strong winds, and water shortage. A few roads slippery, a few low homes wet, and lightning where storms build.</w:t>
            </w:r>
          </w:p>
        </w:tc>
        <w:tc>
          <w:tcPr>
            <w:tcW w:w="2278" w:type="dxa"/>
          </w:tcPr>
          <w:p w14:paraId="1BB88F06" w14:textId="16A9E05D"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41154C37" w14:textId="2081BF83" w:rsidR="008C6B60" w:rsidRPr="00997D17" w:rsidRDefault="00034217" w:rsidP="00034217">
            <w:pPr>
              <w:pStyle w:val="ListBullet"/>
              <w:rPr>
                <w:sz w:val="22"/>
                <w:szCs w:val="22"/>
              </w:rPr>
            </w:pPr>
            <w:r w:rsidRPr="00997D17">
              <w:rPr>
                <w:sz w:val="22"/>
                <w:szCs w:val="22"/>
              </w:rPr>
              <w:t>Walk the low ground before the rain. Clear drains and culverts.</w:t>
            </w:r>
          </w:p>
          <w:p w14:paraId="18B5A0BE" w14:textId="0A624838" w:rsidR="008C6B60" w:rsidRPr="00997D17" w:rsidRDefault="00FE0A4D" w:rsidP="00034217">
            <w:pPr>
              <w:pStyle w:val="ListBullet"/>
              <w:rPr>
                <w:sz w:val="22"/>
                <w:szCs w:val="22"/>
              </w:rPr>
            </w:pPr>
            <w:ins w:id="2384"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2385" w:author="Bonephace Kaijage" w:date="2026-10-14T06:18:00Z" w16du:dateUtc="2026-10-14T04:18:00Z">
              <w:r w:rsidR="00034217" w:rsidRPr="00997D17" w:rsidDel="00FE0A4D">
                <w:rPr>
                  <w:sz w:val="22"/>
                  <w:szCs w:val="22"/>
                </w:rPr>
                <w:delText>Households on this ground raise food, documents and the children.</w:delText>
              </w:r>
            </w:del>
          </w:p>
          <w:p w14:paraId="73E195F6" w14:textId="4B3E01C2" w:rsidR="008C6B60" w:rsidRPr="00997D17" w:rsidRDefault="00FE0A4D" w:rsidP="00034217">
            <w:pPr>
              <w:pStyle w:val="ListBullet"/>
              <w:rPr>
                <w:sz w:val="22"/>
                <w:szCs w:val="22"/>
              </w:rPr>
            </w:pPr>
            <w:ins w:id="2386" w:author="Bonephace Kaijage" w:date="2026-10-14T06:14:00Z" w16du:dateUtc="2026-10-14T04:14:00Z">
              <w:r>
                <w:rPr>
                  <w:sz w:val="22"/>
                  <w:szCs w:val="22"/>
                </w:rPr>
                <w:t xml:space="preserve">Save 190 and the ward chair's number, and keep a </w:t>
              </w:r>
              <w:r>
                <w:rPr>
                  <w:sz w:val="22"/>
                  <w:szCs w:val="22"/>
                </w:rPr>
                <w:lastRenderedPageBreak/>
                <w:t>torch and drinking water ready, so that help can be called and the household can manage a night without power.</w:t>
              </w:r>
            </w:ins>
            <w:del w:id="2387" w:author="Bonephace Kaijage" w:date="2026-10-14T06:14:00Z" w16du:dateUtc="2026-10-14T04:14:00Z">
              <w:r w:rsidR="00034217" w:rsidRPr="00997D17" w:rsidDel="00FE0A4D">
                <w:rPr>
                  <w:sz w:val="22"/>
                  <w:szCs w:val="22"/>
                </w:rPr>
                <w:delText>Save 190 and the ward chair number. Keep a torch and drinking water.</w:delText>
              </w:r>
            </w:del>
          </w:p>
          <w:p w14:paraId="29AF604D" w14:textId="2CFCD5E5" w:rsidR="00F20E47" w:rsidRPr="00997D17" w:rsidRDefault="00034217" w:rsidP="00034217">
            <w:pPr>
              <w:pStyle w:val="ListBullet"/>
              <w:rPr>
                <w:sz w:val="22"/>
                <w:szCs w:val="22"/>
              </w:rPr>
            </w:pPr>
            <w:r w:rsidRPr="00997D17">
              <w:rPr>
                <w:sz w:val="22"/>
                <w:szCs w:val="22"/>
              </w:rPr>
              <w:t>Do not drive or walk through water on the road. Headlights on, slow down.</w:t>
            </w:r>
          </w:p>
          <w:p w14:paraId="6446EB83" w14:textId="0FC5E6DF" w:rsidR="00F20E47" w:rsidRPr="00997D17" w:rsidRDefault="00F20E47" w:rsidP="00F20E47">
            <w:pPr>
              <w:pStyle w:val="ListBullet"/>
              <w:rPr>
                <w:sz w:val="22"/>
                <w:szCs w:val="22"/>
              </w:rPr>
            </w:pPr>
            <w:r w:rsidRPr="00997D17">
              <w:rPr>
                <w:sz w:val="22"/>
                <w:szCs w:val="22"/>
              </w:rPr>
              <w:t>Keep food, drinking water, cash, medicines and a torch. Save 190.</w:t>
            </w:r>
          </w:p>
          <w:p w14:paraId="6A2AED17" w14:textId="0BD67169" w:rsidR="00F20E47" w:rsidRPr="00997D17" w:rsidRDefault="00F20E47" w:rsidP="00F20E47">
            <w:pPr>
              <w:pStyle w:val="ListBullet"/>
              <w:rPr>
                <w:sz w:val="22"/>
                <w:szCs w:val="22"/>
              </w:rPr>
            </w:pPr>
            <w:r w:rsidRPr="00997D17">
              <w:rPr>
                <w:sz w:val="22"/>
                <w:szCs w:val="22"/>
              </w:rPr>
              <w:t>Drive slowly with headlights on. Do not cross water flowing on the road.</w:t>
            </w:r>
          </w:p>
          <w:p w14:paraId="12539427" w14:textId="3636AA2A" w:rsidR="002066E7" w:rsidRPr="00997D17" w:rsidRDefault="002066E7" w:rsidP="00FE4152">
            <w:pPr>
              <w:pStyle w:val="ListParagraph"/>
              <w:rPr>
                <w:sz w:val="22"/>
                <w:szCs w:val="22"/>
              </w:rPr>
            </w:pPr>
          </w:p>
        </w:tc>
        <w:tc>
          <w:tcPr>
            <w:tcW w:w="2279" w:type="dxa"/>
          </w:tcPr>
          <w:p w14:paraId="1B57BCE8" w14:textId="62AFFC91" w:rsidR="008C6B60"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0BDA1775" w14:textId="7F6D25A9" w:rsidR="008C6B60" w:rsidRPr="00FE0A4D" w:rsidRDefault="00FE0A4D" w:rsidP="00034217">
            <w:pPr>
              <w:pStyle w:val="ListBullet"/>
              <w:rPr>
                <w:sz w:val="22"/>
                <w:szCs w:val="22"/>
                <w:lang w:val="sv-SE"/>
                <w:rPrChange w:id="2388" w:author="Bonephace Kaijage" w:date="2026-10-14T06:34:00Z" w16du:dateUtc="2026-10-14T04:34:00Z">
                  <w:rPr>
                    <w:sz w:val="22"/>
                    <w:szCs w:val="22"/>
                  </w:rPr>
                </w:rPrChange>
              </w:rPr>
            </w:pPr>
            <w:ins w:id="2389" w:author="Bonephace Kaijage" w:date="2026-10-14T06:18:00Z" w16du:dateUtc="2026-10-14T04:18:00Z">
              <w:r w:rsidRPr="00FE0A4D">
                <w:rPr>
                  <w:sz w:val="22"/>
                  <w:szCs w:val="22"/>
                  <w:lang w:val="sv-SE"/>
                  <w:rPrChange w:id="2390" w:author="Bonephace Kaijage" w:date="2026-10-14T06:34:00Z" w16du:dateUtc="2026-10-14T04:34:00Z">
                    <w:rPr>
                      <w:sz w:val="22"/>
                      <w:szCs w:val="22"/>
                    </w:rPr>
                  </w:rPrChange>
                </w:rPr>
                <w:t>Kaya za maeneo yaliyotajwa: wekeni chakula, nyaraka na watoto juu ya sakafu, kwa sababu maji hapa yanaweza kuingia nyumbani bila taarifa.</w:t>
              </w:r>
            </w:ins>
            <w:del w:id="2391" w:author="Bonephace Kaijage" w:date="2026-10-14T06:18:00Z" w16du:dateUtc="2026-10-14T04:18:00Z">
              <w:r w:rsidR="00034217" w:rsidRPr="00FE0A4D" w:rsidDel="00FE0A4D">
                <w:rPr>
                  <w:sz w:val="22"/>
                  <w:szCs w:val="22"/>
                  <w:lang w:val="sv-SE"/>
                  <w:rPrChange w:id="2392" w:author="Bonephace Kaijage" w:date="2026-10-14T06:34:00Z" w16du:dateUtc="2026-10-14T04:34:00Z">
                    <w:rPr>
                      <w:sz w:val="22"/>
                      <w:szCs w:val="22"/>
                    </w:rPr>
                  </w:rPrChange>
                </w:rPr>
                <w:delText>Kaya za eneo hili zipandishe chakula, nyaraka na watoto.</w:delText>
              </w:r>
            </w:del>
          </w:p>
          <w:p w14:paraId="6E1B165A" w14:textId="357FE2B7" w:rsidR="008C6B60" w:rsidRPr="00997D17" w:rsidRDefault="00034217" w:rsidP="00034217">
            <w:pPr>
              <w:pStyle w:val="ListBullet"/>
              <w:rPr>
                <w:sz w:val="22"/>
                <w:szCs w:val="22"/>
                <w:lang w:val="sv-SE"/>
              </w:rPr>
            </w:pPr>
            <w:r w:rsidRPr="00997D17">
              <w:rPr>
                <w:sz w:val="22"/>
                <w:szCs w:val="22"/>
                <w:lang w:val="sv-SE"/>
              </w:rPr>
              <w:t xml:space="preserve">Hifadhi 190 na namba ya mwenyekiti wa </w:t>
            </w:r>
            <w:r w:rsidRPr="00997D17">
              <w:rPr>
                <w:sz w:val="22"/>
                <w:szCs w:val="22"/>
                <w:lang w:val="sv-SE"/>
              </w:rPr>
              <w:lastRenderedPageBreak/>
              <w:t>kata. Weka tochi na maji ya kunywa.</w:t>
            </w:r>
          </w:p>
          <w:p w14:paraId="5840F60B" w14:textId="7A1C5595" w:rsidR="00F20E4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p w14:paraId="61BC02F9" w14:textId="04CAE9EB" w:rsidR="00F20E47" w:rsidRPr="00997D17" w:rsidRDefault="00F20E47" w:rsidP="00F20E47">
            <w:pPr>
              <w:pStyle w:val="ListBullet"/>
              <w:rPr>
                <w:sz w:val="22"/>
                <w:szCs w:val="22"/>
                <w:lang w:val="sv-SE"/>
              </w:rPr>
            </w:pPr>
            <w:r w:rsidRPr="00997D17">
              <w:rPr>
                <w:sz w:val="22"/>
                <w:szCs w:val="22"/>
                <w:lang w:val="sv-SE"/>
              </w:rPr>
              <w:t>Weka chakula, maji ya kunywa, fedha, dawa na tochi. Hifadhi 190.</w:t>
            </w:r>
          </w:p>
          <w:p w14:paraId="0302EE59" w14:textId="227E904B" w:rsidR="00F20E47" w:rsidRPr="00997D17" w:rsidRDefault="00F20E47" w:rsidP="00F20E47">
            <w:pPr>
              <w:pStyle w:val="ListBullet"/>
              <w:rPr>
                <w:sz w:val="22"/>
                <w:szCs w:val="22"/>
                <w:lang w:val="sv-SE"/>
              </w:rPr>
            </w:pPr>
            <w:r w:rsidRPr="00997D17">
              <w:rPr>
                <w:sz w:val="22"/>
                <w:szCs w:val="22"/>
                <w:lang w:val="sv-SE"/>
              </w:rPr>
              <w:t>Endesha taratibu ukiwasha taa. Usivuke maji yanayotiririka barabarani.</w:t>
            </w:r>
          </w:p>
          <w:p w14:paraId="2B674DC6" w14:textId="777C9F94" w:rsidR="002066E7" w:rsidRPr="00997D17" w:rsidRDefault="002066E7" w:rsidP="00FE4152">
            <w:pPr>
              <w:pStyle w:val="ListParagraph"/>
              <w:rPr>
                <w:sz w:val="22"/>
                <w:szCs w:val="22"/>
                <w:lang w:val="sv-SE"/>
              </w:rPr>
            </w:pPr>
          </w:p>
        </w:tc>
      </w:tr>
      <w:tr w:rsidR="002066E7" w:rsidRPr="00FE0A4D" w14:paraId="361A42A8" w14:textId="77777777" w:rsidTr="002066E7">
        <w:tc>
          <w:tcPr>
            <w:tcW w:w="2278" w:type="dxa"/>
          </w:tcPr>
          <w:p w14:paraId="0FF98F29" w14:textId="77777777" w:rsidR="002066E7" w:rsidRPr="00997D17" w:rsidRDefault="002066E7" w:rsidP="00FE4152">
            <w:pPr>
              <w:pStyle w:val="ListParagraph"/>
              <w:rPr>
                <w:sz w:val="22"/>
                <w:szCs w:val="22"/>
                <w:lang w:val="sv-SE"/>
              </w:rPr>
            </w:pPr>
          </w:p>
        </w:tc>
        <w:tc>
          <w:tcPr>
            <w:tcW w:w="2278" w:type="dxa"/>
          </w:tcPr>
          <w:p w14:paraId="73F5DCC0" w14:textId="0C97BCE8"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3A22AF2E" w14:textId="3825D0B1" w:rsidR="002066E7" w:rsidRPr="00997D17" w:rsidRDefault="008C6B60" w:rsidP="00FE4152">
            <w:pPr>
              <w:pStyle w:val="ListParagraph"/>
              <w:rPr>
                <w:sz w:val="22"/>
                <w:szCs w:val="22"/>
              </w:rPr>
            </w:pPr>
            <w:r w:rsidRPr="00997D17">
              <w:rPr>
                <w:sz w:val="22"/>
                <w:szCs w:val="22"/>
              </w:rPr>
              <w:t>drought in the Pangani valley, flash floods on the Pangani, strong winds, and water shortage. Roads, water points or houses at the named sites are now affected. Some journeys and classes are disrupted.</w:t>
            </w:r>
          </w:p>
        </w:tc>
        <w:tc>
          <w:tcPr>
            <w:tcW w:w="2278" w:type="dxa"/>
          </w:tcPr>
          <w:p w14:paraId="5FA7543F" w14:textId="014DA1D7"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99CF403" w14:textId="699AE451" w:rsidR="008C6B60" w:rsidRPr="00997D17" w:rsidRDefault="00034217" w:rsidP="00034217">
            <w:pPr>
              <w:pStyle w:val="ListBullet"/>
              <w:rPr>
                <w:sz w:val="22"/>
                <w:szCs w:val="22"/>
              </w:rPr>
            </w:pPr>
            <w:r w:rsidRPr="00997D17">
              <w:rPr>
                <w:sz w:val="22"/>
                <w:szCs w:val="22"/>
              </w:rPr>
              <w:t>Move households off the low ground to the ward assembly point.</w:t>
            </w:r>
          </w:p>
          <w:p w14:paraId="6D7AE0EC" w14:textId="0BB7F7B6" w:rsidR="008C6B60" w:rsidRPr="00997D17" w:rsidRDefault="00034217" w:rsidP="00034217">
            <w:pPr>
              <w:pStyle w:val="ListBullet"/>
              <w:rPr>
                <w:sz w:val="22"/>
                <w:szCs w:val="22"/>
              </w:rPr>
            </w:pPr>
            <w:r w:rsidRPr="00997D17">
              <w:rPr>
                <w:sz w:val="22"/>
                <w:szCs w:val="22"/>
              </w:rPr>
              <w:t>Close and mark the flooded road or bridge. Divert traffic.</w:t>
            </w:r>
          </w:p>
          <w:p w14:paraId="76B3BEAC" w14:textId="6B2B13C0" w:rsidR="008C6B60" w:rsidRPr="00997D17" w:rsidRDefault="00FE0A4D" w:rsidP="00034217">
            <w:pPr>
              <w:pStyle w:val="ListBullet"/>
              <w:rPr>
                <w:sz w:val="22"/>
                <w:szCs w:val="22"/>
              </w:rPr>
            </w:pPr>
            <w:ins w:id="2393" w:author="Bonephace Kaijage" w:date="2026-10-14T06:11:00Z" w16du:dateUtc="2026-10-14T04:11:00Z">
              <w:r>
                <w:rPr>
                  <w:sz w:val="22"/>
                  <w:szCs w:val="22"/>
                </w:rPr>
                <w:t>Check that school children, older people and anyone with a disability are accounted for before dark, so that no one is searched for in the night.</w:t>
              </w:r>
            </w:ins>
            <w:del w:id="2394" w:author="Bonephace Kaijage" w:date="2026-10-14T06:11:00Z" w16du:dateUtc="2026-10-14T04:11:00Z">
              <w:r w:rsidR="00034217" w:rsidRPr="00997D17" w:rsidDel="00FE0A4D">
                <w:rPr>
                  <w:sz w:val="22"/>
                  <w:szCs w:val="22"/>
                </w:rPr>
                <w:delText>Account for school children and older people before dark.</w:delText>
              </w:r>
            </w:del>
          </w:p>
          <w:p w14:paraId="4C6ED92E" w14:textId="4A910811" w:rsidR="00F20E47" w:rsidRPr="00997D17" w:rsidRDefault="00FE0A4D" w:rsidP="00034217">
            <w:pPr>
              <w:pStyle w:val="ListBullet"/>
              <w:rPr>
                <w:sz w:val="22"/>
                <w:szCs w:val="22"/>
              </w:rPr>
            </w:pPr>
            <w:ins w:id="2395" w:author="Bonephace Kaijage" w:date="2026-10-14T06:14:00Z" w16du:dateUtc="2026-10-14T04:14:00Z">
              <w:r>
                <w:rPr>
                  <w:sz w:val="22"/>
                  <w:szCs w:val="22"/>
                </w:rPr>
                <w:lastRenderedPageBreak/>
                <w:t>Boil or treat drinking water, because floods carry waste into wells; tell the clinic early if anyone has diarrhoea.</w:t>
              </w:r>
            </w:ins>
            <w:del w:id="2396" w:author="Bonephace Kaijage" w:date="2026-10-14T06:14:00Z" w16du:dateUtc="2026-10-14T04:14:00Z">
              <w:r w:rsidR="00034217" w:rsidRPr="00997D17" w:rsidDel="00FE0A4D">
                <w:rPr>
                  <w:sz w:val="22"/>
                  <w:szCs w:val="22"/>
                </w:rPr>
                <w:delText>Boil drinking water. The clinic watches for diarrhoea.</w:delText>
              </w:r>
            </w:del>
          </w:p>
          <w:p w14:paraId="1DA8B1F4" w14:textId="6BBF8FEA" w:rsidR="00F20E47" w:rsidRPr="00997D17" w:rsidRDefault="00F20E47" w:rsidP="00F20E47">
            <w:pPr>
              <w:pStyle w:val="ListBullet"/>
              <w:rPr>
                <w:sz w:val="22"/>
                <w:szCs w:val="22"/>
              </w:rPr>
            </w:pPr>
            <w:r w:rsidRPr="00997D17">
              <w:rPr>
                <w:sz w:val="22"/>
                <w:szCs w:val="22"/>
              </w:rPr>
              <w:t>Account for children, older people and persons with disability.</w:t>
            </w:r>
          </w:p>
          <w:p w14:paraId="545C0554" w14:textId="69453DAE" w:rsidR="00F20E47" w:rsidRPr="00997D17" w:rsidRDefault="00F20E47" w:rsidP="00F20E47">
            <w:pPr>
              <w:pStyle w:val="ListBullet"/>
              <w:rPr>
                <w:sz w:val="22"/>
                <w:szCs w:val="22"/>
              </w:rPr>
            </w:pPr>
            <w:r w:rsidRPr="00997D17">
              <w:rPr>
                <w:sz w:val="22"/>
                <w:szCs w:val="22"/>
              </w:rPr>
              <w:t>If the water source is affected, boil or treat drinking water.</w:t>
            </w:r>
          </w:p>
          <w:p w14:paraId="3157DB3D" w14:textId="2F00FFA4" w:rsidR="002066E7" w:rsidRPr="00997D17" w:rsidRDefault="002066E7" w:rsidP="00FE4152">
            <w:pPr>
              <w:pStyle w:val="ListParagraph"/>
              <w:rPr>
                <w:sz w:val="22"/>
                <w:szCs w:val="22"/>
              </w:rPr>
            </w:pPr>
          </w:p>
        </w:tc>
        <w:tc>
          <w:tcPr>
            <w:tcW w:w="2279" w:type="dxa"/>
          </w:tcPr>
          <w:p w14:paraId="4986BD63" w14:textId="1E8933D2" w:rsidR="008C6B60" w:rsidRPr="00997D17" w:rsidRDefault="00034217" w:rsidP="00034217">
            <w:pPr>
              <w:pStyle w:val="ListBullet"/>
              <w:rPr>
                <w:sz w:val="22"/>
                <w:szCs w:val="22"/>
                <w:lang w:val="sv-SE"/>
              </w:rPr>
            </w:pPr>
            <w:r w:rsidRPr="00997D17">
              <w:rPr>
                <w:sz w:val="22"/>
                <w:szCs w:val="22"/>
                <w:lang w:val="sv-SE"/>
              </w:rPr>
              <w:lastRenderedPageBreak/>
              <w:t>Hamisha kaya kutoka bondeni kwenda kituo cha kata.</w:t>
            </w:r>
          </w:p>
          <w:p w14:paraId="47CCA567" w14:textId="5CC0BACD" w:rsidR="008C6B60" w:rsidRPr="00997D17" w:rsidRDefault="00034217" w:rsidP="00034217">
            <w:pPr>
              <w:pStyle w:val="ListBullet"/>
              <w:rPr>
                <w:sz w:val="22"/>
                <w:szCs w:val="22"/>
                <w:lang w:val="sv-SE"/>
              </w:rPr>
            </w:pPr>
            <w:r w:rsidRPr="00997D17">
              <w:rPr>
                <w:sz w:val="22"/>
                <w:szCs w:val="22"/>
                <w:lang w:val="sv-SE"/>
              </w:rPr>
              <w:t>Funga na weka alama barabara au daraja. Elekeza magari.</w:t>
            </w:r>
          </w:p>
          <w:p w14:paraId="3A0D6C7E" w14:textId="4BD0DA40" w:rsidR="008C6B60" w:rsidRPr="00FE0A4D" w:rsidRDefault="00FE0A4D" w:rsidP="00034217">
            <w:pPr>
              <w:pStyle w:val="ListBullet"/>
              <w:rPr>
                <w:sz w:val="22"/>
                <w:szCs w:val="22"/>
                <w:lang w:val="sv-SE"/>
                <w:rPrChange w:id="2397" w:author="Bonephace Kaijage" w:date="2026-10-14T06:34:00Z" w16du:dateUtc="2026-10-14T04:34:00Z">
                  <w:rPr>
                    <w:sz w:val="22"/>
                    <w:szCs w:val="22"/>
                  </w:rPr>
                </w:rPrChange>
              </w:rPr>
            </w:pPr>
            <w:ins w:id="2398" w:author="Bonephace Kaijage" w:date="2026-10-14T06:11:00Z" w16du:dateUtc="2026-10-14T04:11:00Z">
              <w:r w:rsidRPr="00FE0A4D">
                <w:rPr>
                  <w:sz w:val="22"/>
                  <w:szCs w:val="22"/>
                  <w:lang w:val="sv-SE"/>
                  <w:rPrChange w:id="2399" w:author="Bonephace Kaijage" w:date="2026-10-14T06:34:00Z" w16du:dateUtc="2026-10-14T04:34:00Z">
                    <w:rPr>
                      <w:sz w:val="22"/>
                      <w:szCs w:val="22"/>
                    </w:rPr>
                  </w:rPrChange>
                </w:rPr>
                <w:t xml:space="preserve">Hakikisheni watoto wa shule, wazee na watu wenye ulemavu wote wamepatikana kabla ya giza, ili </w:t>
              </w:r>
              <w:r w:rsidRPr="00FE0A4D">
                <w:rPr>
                  <w:sz w:val="22"/>
                  <w:szCs w:val="22"/>
                  <w:lang w:val="sv-SE"/>
                  <w:rPrChange w:id="2400" w:author="Bonephace Kaijage" w:date="2026-10-14T06:34:00Z" w16du:dateUtc="2026-10-14T04:34:00Z">
                    <w:rPr>
                      <w:sz w:val="22"/>
                      <w:szCs w:val="22"/>
                    </w:rPr>
                  </w:rPrChange>
                </w:rPr>
                <w:lastRenderedPageBreak/>
                <w:t>asitafutwe mtu usiku.</w:t>
              </w:r>
            </w:ins>
            <w:del w:id="2401" w:author="Bonephace Kaijage" w:date="2026-10-14T06:11:00Z" w16du:dateUtc="2026-10-14T04:11:00Z">
              <w:r w:rsidR="00034217" w:rsidRPr="00FE0A4D" w:rsidDel="00FE0A4D">
                <w:rPr>
                  <w:sz w:val="22"/>
                  <w:szCs w:val="22"/>
                  <w:lang w:val="sv-SE"/>
                  <w:rPrChange w:id="2402" w:author="Bonephace Kaijage" w:date="2026-10-14T06:34:00Z" w16du:dateUtc="2026-10-14T04:34:00Z">
                    <w:rPr>
                      <w:sz w:val="22"/>
                      <w:szCs w:val="22"/>
                    </w:rPr>
                  </w:rPrChange>
                </w:rPr>
                <w:delText>Hakiki watoto wa shule na wazee kabla ya giza.</w:delText>
              </w:r>
            </w:del>
          </w:p>
          <w:p w14:paraId="59BF7BFC" w14:textId="0F833542" w:rsidR="00F20E47" w:rsidRPr="00997D17" w:rsidRDefault="00034217" w:rsidP="00034217">
            <w:pPr>
              <w:pStyle w:val="ListBullet"/>
              <w:rPr>
                <w:sz w:val="22"/>
                <w:szCs w:val="22"/>
                <w:lang w:val="sv-SE"/>
              </w:rPr>
            </w:pPr>
            <w:r w:rsidRPr="00997D17">
              <w:rPr>
                <w:sz w:val="22"/>
                <w:szCs w:val="22"/>
                <w:lang w:val="sv-SE"/>
              </w:rPr>
              <w:t>Chemsha maji ya kunywa. Kliniki iangalie kuhara.</w:t>
            </w:r>
          </w:p>
          <w:p w14:paraId="1AD6596C" w14:textId="22236905" w:rsidR="00F20E47" w:rsidRPr="00FE0A4D" w:rsidRDefault="00FE0A4D" w:rsidP="00F20E47">
            <w:pPr>
              <w:pStyle w:val="ListBullet"/>
              <w:rPr>
                <w:sz w:val="22"/>
                <w:szCs w:val="22"/>
                <w:lang w:val="sv-SE"/>
                <w:rPrChange w:id="2403" w:author="Bonephace Kaijage" w:date="2026-10-14T06:34:00Z" w16du:dateUtc="2026-10-14T04:34:00Z">
                  <w:rPr>
                    <w:sz w:val="22"/>
                    <w:szCs w:val="22"/>
                  </w:rPr>
                </w:rPrChange>
              </w:rPr>
            </w:pPr>
            <w:ins w:id="2404" w:author="Bonephace Kaijage" w:date="2026-10-14T06:15:00Z" w16du:dateUtc="2026-10-14T04:15:00Z">
              <w:r w:rsidRPr="00FE0A4D">
                <w:rPr>
                  <w:sz w:val="22"/>
                  <w:szCs w:val="22"/>
                  <w:lang w:val="sv-SE"/>
                  <w:rPrChange w:id="2405" w:author="Bonephace Kaijage" w:date="2026-10-14T06:34:00Z" w16du:dateUtc="2026-10-14T04:34:00Z">
                    <w:rPr>
                      <w:sz w:val="22"/>
                      <w:szCs w:val="22"/>
                    </w:rPr>
                  </w:rPrChange>
                </w:rPr>
                <w:t>Hakikisheni watoto, wazee na watu wenye ulemavu wote wako salama na wana mtu wa kuwasaidia.</w:t>
              </w:r>
            </w:ins>
            <w:del w:id="2406" w:author="Bonephace Kaijage" w:date="2026-10-14T06:15:00Z" w16du:dateUtc="2026-10-14T04:15:00Z">
              <w:r w:rsidR="00F20E47" w:rsidRPr="00FE0A4D" w:rsidDel="00FE0A4D">
                <w:rPr>
                  <w:sz w:val="22"/>
                  <w:szCs w:val="22"/>
                  <w:lang w:val="sv-SE"/>
                  <w:rPrChange w:id="2407" w:author="Bonephace Kaijage" w:date="2026-10-14T06:34:00Z" w16du:dateUtc="2026-10-14T04:34:00Z">
                    <w:rPr>
                      <w:sz w:val="22"/>
                      <w:szCs w:val="22"/>
                    </w:rPr>
                  </w:rPrChange>
                </w:rPr>
                <w:delText>Hakiki watoto, wazee na watu wenye ulemavu.</w:delText>
              </w:r>
            </w:del>
          </w:p>
          <w:p w14:paraId="3214F6AD" w14:textId="6948066A" w:rsidR="00F20E47" w:rsidRPr="00FE0A4D" w:rsidRDefault="00F20E47" w:rsidP="00F20E47">
            <w:pPr>
              <w:pStyle w:val="ListBullet"/>
              <w:rPr>
                <w:sz w:val="22"/>
                <w:szCs w:val="22"/>
                <w:lang w:val="sv-SE"/>
                <w:rPrChange w:id="2408" w:author="Bonephace Kaijage" w:date="2026-10-14T06:34:00Z" w16du:dateUtc="2026-10-14T04:34:00Z">
                  <w:rPr>
                    <w:sz w:val="22"/>
                    <w:szCs w:val="22"/>
                  </w:rPr>
                </w:rPrChange>
              </w:rPr>
            </w:pPr>
            <w:r w:rsidRPr="00FE0A4D">
              <w:rPr>
                <w:sz w:val="22"/>
                <w:szCs w:val="22"/>
                <w:lang w:val="sv-SE"/>
                <w:rPrChange w:id="2409" w:author="Bonephace Kaijage" w:date="2026-10-14T06:34:00Z" w16du:dateUtc="2026-10-14T04:34:00Z">
                  <w:rPr>
                    <w:sz w:val="22"/>
                    <w:szCs w:val="22"/>
                  </w:rPr>
                </w:rPrChange>
              </w:rPr>
              <w:t>Chanzo cha maji kikiathirika, chemsha au tibu maji ya kunywa.</w:t>
            </w:r>
          </w:p>
          <w:p w14:paraId="128291A6" w14:textId="7A15D18D" w:rsidR="002066E7" w:rsidRPr="00FE0A4D" w:rsidRDefault="002066E7" w:rsidP="00FE4152">
            <w:pPr>
              <w:pStyle w:val="ListParagraph"/>
              <w:rPr>
                <w:sz w:val="22"/>
                <w:szCs w:val="22"/>
                <w:lang w:val="sv-SE"/>
                <w:rPrChange w:id="2410" w:author="Bonephace Kaijage" w:date="2026-10-14T06:34:00Z" w16du:dateUtc="2026-10-14T04:34:00Z">
                  <w:rPr>
                    <w:sz w:val="22"/>
                    <w:szCs w:val="22"/>
                  </w:rPr>
                </w:rPrChange>
              </w:rPr>
            </w:pPr>
          </w:p>
        </w:tc>
      </w:tr>
      <w:tr w:rsidR="002066E7" w:rsidRPr="000343A2" w14:paraId="249D18E4" w14:textId="77777777" w:rsidTr="002066E7">
        <w:tc>
          <w:tcPr>
            <w:tcW w:w="2278" w:type="dxa"/>
          </w:tcPr>
          <w:p w14:paraId="287BE719" w14:textId="77777777" w:rsidR="002066E7" w:rsidRPr="00FE0A4D" w:rsidRDefault="002066E7" w:rsidP="00FE4152">
            <w:pPr>
              <w:pStyle w:val="ListParagraph"/>
              <w:rPr>
                <w:sz w:val="22"/>
                <w:szCs w:val="22"/>
                <w:lang w:val="sv-SE"/>
                <w:rPrChange w:id="2411" w:author="Bonephace Kaijage" w:date="2026-10-14T06:34:00Z" w16du:dateUtc="2026-10-14T04:34:00Z">
                  <w:rPr>
                    <w:sz w:val="22"/>
                    <w:szCs w:val="22"/>
                  </w:rPr>
                </w:rPrChange>
              </w:rPr>
            </w:pPr>
          </w:p>
        </w:tc>
        <w:tc>
          <w:tcPr>
            <w:tcW w:w="2278" w:type="dxa"/>
          </w:tcPr>
          <w:p w14:paraId="345D692C" w14:textId="7C1DC53E"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7E989492" w14:textId="50132942" w:rsidR="002066E7" w:rsidRPr="00997D17" w:rsidRDefault="00FE0A4D" w:rsidP="00FE4152">
            <w:pPr>
              <w:pStyle w:val="ListParagraph"/>
              <w:rPr>
                <w:sz w:val="22"/>
                <w:szCs w:val="22"/>
              </w:rPr>
            </w:pPr>
            <w:ins w:id="2412"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413"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E88B234" w14:textId="07B20920" w:rsidR="002066E7" w:rsidRPr="00997D17" w:rsidRDefault="00FE0A4D" w:rsidP="00FE4152">
            <w:pPr>
              <w:pStyle w:val="ListParagraph"/>
              <w:rPr>
                <w:sz w:val="22"/>
                <w:szCs w:val="22"/>
              </w:rPr>
            </w:pPr>
            <w:ins w:id="2414"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415"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2AF99A1" w14:textId="4B9C634C" w:rsidR="008C6B60" w:rsidRPr="00997D17" w:rsidRDefault="00FE0A4D" w:rsidP="00034217">
            <w:pPr>
              <w:pStyle w:val="ListBullet"/>
              <w:rPr>
                <w:sz w:val="22"/>
                <w:szCs w:val="22"/>
              </w:rPr>
            </w:pPr>
            <w:ins w:id="2416"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417"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0725ACFB" w14:textId="524DB4AF" w:rsidR="008C6B60" w:rsidRPr="00997D17" w:rsidRDefault="00034217" w:rsidP="00034217">
            <w:pPr>
              <w:pStyle w:val="ListBullet"/>
              <w:rPr>
                <w:sz w:val="22"/>
                <w:szCs w:val="22"/>
              </w:rPr>
            </w:pPr>
            <w:r w:rsidRPr="00997D17">
              <w:rPr>
                <w:sz w:val="22"/>
                <w:szCs w:val="22"/>
              </w:rPr>
              <w:t>Call 114 and 190. Keep the road clear for ambulances.</w:t>
            </w:r>
          </w:p>
          <w:p w14:paraId="36DA0A2D" w14:textId="11EF422D" w:rsidR="008C6B60" w:rsidRPr="00997D17" w:rsidRDefault="00034217" w:rsidP="00034217">
            <w:pPr>
              <w:pStyle w:val="ListBullet"/>
              <w:rPr>
                <w:sz w:val="22"/>
                <w:szCs w:val="22"/>
              </w:rPr>
            </w:pPr>
            <w:r w:rsidRPr="00997D17">
              <w:rPr>
                <w:sz w:val="22"/>
                <w:szCs w:val="22"/>
              </w:rPr>
              <w:t>Open the shelter and register every household. Note who is missing.</w:t>
            </w:r>
          </w:p>
          <w:p w14:paraId="245E5F09" w14:textId="4E12673C" w:rsidR="00F20E47" w:rsidRPr="00997D17" w:rsidRDefault="00034217" w:rsidP="00034217">
            <w:pPr>
              <w:pStyle w:val="ListBullet"/>
              <w:rPr>
                <w:sz w:val="22"/>
                <w:szCs w:val="22"/>
              </w:rPr>
            </w:pPr>
            <w:r w:rsidRPr="00997D17">
              <w:rPr>
                <w:sz w:val="22"/>
                <w:szCs w:val="22"/>
              </w:rPr>
              <w:lastRenderedPageBreak/>
              <w:t>Health team: injury first, then cholera if the water is dirty.</w:t>
            </w:r>
          </w:p>
          <w:p w14:paraId="21F3B0CB" w14:textId="1CD20E8D"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240CDC9D" w14:textId="1C783DE4" w:rsidR="00F20E47" w:rsidRPr="00997D17" w:rsidRDefault="00F20E47" w:rsidP="00F20E47">
            <w:pPr>
              <w:pStyle w:val="ListBullet"/>
              <w:rPr>
                <w:sz w:val="22"/>
                <w:szCs w:val="22"/>
              </w:rPr>
            </w:pPr>
            <w:r w:rsidRPr="00997D17">
              <w:rPr>
                <w:sz w:val="22"/>
                <w:szCs w:val="22"/>
              </w:rPr>
              <w:t>Health team: prepare for injury, and for cholera if water is contaminated.</w:t>
            </w:r>
          </w:p>
          <w:p w14:paraId="1D2956D3" w14:textId="4184F08B" w:rsidR="002066E7" w:rsidRPr="00997D17" w:rsidRDefault="002066E7" w:rsidP="00FE4152">
            <w:pPr>
              <w:pStyle w:val="ListParagraph"/>
              <w:rPr>
                <w:sz w:val="22"/>
                <w:szCs w:val="22"/>
              </w:rPr>
            </w:pPr>
          </w:p>
        </w:tc>
        <w:tc>
          <w:tcPr>
            <w:tcW w:w="2279" w:type="dxa"/>
          </w:tcPr>
          <w:p w14:paraId="18973017" w14:textId="69B04D94" w:rsidR="008C6B60"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1644B4AB" w14:textId="422FC057" w:rsidR="008C6B60"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2CC39163" w14:textId="454C88E0" w:rsidR="008C6B60"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218B5B18" w14:textId="4274DE15" w:rsidR="00F20E4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p w14:paraId="7B488328" w14:textId="27DC95BC" w:rsidR="00F20E47" w:rsidRPr="00997D17" w:rsidRDefault="00F20E47" w:rsidP="00F20E47">
            <w:pPr>
              <w:pStyle w:val="ListBullet"/>
              <w:rPr>
                <w:sz w:val="22"/>
                <w:szCs w:val="22"/>
                <w:lang w:val="sv-SE"/>
              </w:rPr>
            </w:pPr>
            <w:r w:rsidRPr="00997D17">
              <w:rPr>
                <w:sz w:val="22"/>
                <w:szCs w:val="22"/>
                <w:lang w:val="sv-SE"/>
              </w:rPr>
              <w:t xml:space="preserve">Hesabu kila kaya. Fungua makazi </w:t>
            </w:r>
            <w:r w:rsidRPr="00997D17">
              <w:rPr>
                <w:sz w:val="22"/>
                <w:szCs w:val="22"/>
                <w:lang w:val="sv-SE"/>
              </w:rPr>
              <w:lastRenderedPageBreak/>
              <w:t>na visajili wafikao.</w:t>
            </w:r>
          </w:p>
          <w:p w14:paraId="5FD8C95A" w14:textId="1AB1722A"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55F49FA3" w14:textId="54691F0B" w:rsidR="002066E7" w:rsidRPr="00997D17" w:rsidRDefault="002066E7" w:rsidP="00FE4152">
            <w:pPr>
              <w:pStyle w:val="ListParagraph"/>
              <w:rPr>
                <w:sz w:val="22"/>
                <w:szCs w:val="22"/>
                <w:lang w:val="sv-SE"/>
              </w:rPr>
            </w:pPr>
          </w:p>
        </w:tc>
      </w:tr>
      <w:tr w:rsidR="002066E7" w:rsidRPr="000343A2" w14:paraId="240C1168" w14:textId="77777777" w:rsidTr="002066E7">
        <w:tc>
          <w:tcPr>
            <w:tcW w:w="2278" w:type="dxa"/>
          </w:tcPr>
          <w:p w14:paraId="39D0B327" w14:textId="0E85C1C0" w:rsidR="002066E7" w:rsidRPr="00997D17" w:rsidRDefault="002066E7" w:rsidP="00FE4152">
            <w:pPr>
              <w:pStyle w:val="ListParagraph"/>
              <w:rPr>
                <w:sz w:val="22"/>
                <w:szCs w:val="22"/>
              </w:rPr>
            </w:pPr>
            <w:r w:rsidRPr="00997D17">
              <w:rPr>
                <w:sz w:val="22"/>
                <w:szCs w:val="22"/>
              </w:rPr>
              <w:lastRenderedPageBreak/>
              <w:t>Rombo District Council</w:t>
            </w:r>
          </w:p>
        </w:tc>
        <w:tc>
          <w:tcPr>
            <w:tcW w:w="2278" w:type="dxa"/>
          </w:tcPr>
          <w:p w14:paraId="1675AE38" w14:textId="3C6692C8"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BA96606" w14:textId="3169E016" w:rsidR="002066E7" w:rsidRPr="00997D17" w:rsidRDefault="008C6B60" w:rsidP="00FE4152">
            <w:pPr>
              <w:pStyle w:val="ListParagraph"/>
              <w:rPr>
                <w:sz w:val="22"/>
                <w:szCs w:val="22"/>
              </w:rPr>
            </w:pPr>
            <w:r w:rsidRPr="00997D17">
              <w:rPr>
                <w:sz w:val="22"/>
                <w:szCs w:val="22"/>
              </w:rPr>
              <w:t>heavy rain and landslides on the eastern Kilimanjaro slopes, flash floods, and earthquake. A few roads slippery, a few low homes wet, and lightning where storms build.</w:t>
            </w:r>
          </w:p>
        </w:tc>
        <w:tc>
          <w:tcPr>
            <w:tcW w:w="2278" w:type="dxa"/>
          </w:tcPr>
          <w:p w14:paraId="6CBBB930" w14:textId="69CFE7A8"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0925389E" w14:textId="6503DA33" w:rsidR="008C6B60" w:rsidRPr="00997D17" w:rsidRDefault="00034217" w:rsidP="00034217">
            <w:pPr>
              <w:pStyle w:val="ListBullet"/>
              <w:rPr>
                <w:sz w:val="22"/>
                <w:szCs w:val="22"/>
              </w:rPr>
            </w:pPr>
            <w:r w:rsidRPr="00997D17">
              <w:rPr>
                <w:sz w:val="22"/>
                <w:szCs w:val="22"/>
              </w:rPr>
              <w:t>Walk the low ground before the rain. Clear drains and culverts.</w:t>
            </w:r>
          </w:p>
          <w:p w14:paraId="4D1C87B8" w14:textId="619093EB" w:rsidR="008C6B60" w:rsidRPr="00997D17" w:rsidRDefault="00FE0A4D" w:rsidP="00034217">
            <w:pPr>
              <w:pStyle w:val="ListBullet"/>
              <w:rPr>
                <w:sz w:val="22"/>
                <w:szCs w:val="22"/>
              </w:rPr>
            </w:pPr>
            <w:ins w:id="2418"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2419" w:author="Bonephace Kaijage" w:date="2026-10-14T06:18:00Z" w16du:dateUtc="2026-10-14T04:18:00Z">
              <w:r w:rsidR="00034217" w:rsidRPr="00997D17" w:rsidDel="00FE0A4D">
                <w:rPr>
                  <w:sz w:val="22"/>
                  <w:szCs w:val="22"/>
                </w:rPr>
                <w:delText>Households on this ground raise food, documents and the children.</w:delText>
              </w:r>
            </w:del>
          </w:p>
          <w:p w14:paraId="4FE6241A" w14:textId="4D351C48" w:rsidR="008C6B60" w:rsidRPr="00997D17" w:rsidRDefault="00FE0A4D" w:rsidP="00034217">
            <w:pPr>
              <w:pStyle w:val="ListBullet"/>
              <w:rPr>
                <w:sz w:val="22"/>
                <w:szCs w:val="22"/>
              </w:rPr>
            </w:pPr>
            <w:ins w:id="2420"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2421" w:author="Bonephace Kaijage" w:date="2026-10-14T06:14:00Z" w16du:dateUtc="2026-10-14T04:14:00Z">
              <w:r w:rsidR="00034217" w:rsidRPr="00997D17" w:rsidDel="00FE0A4D">
                <w:rPr>
                  <w:sz w:val="22"/>
                  <w:szCs w:val="22"/>
                </w:rPr>
                <w:delText>Save 190 and the ward chair number. Keep a torch and drinking water.</w:delText>
              </w:r>
            </w:del>
          </w:p>
          <w:p w14:paraId="3B873C95" w14:textId="35ABE0EF" w:rsidR="00F20E47" w:rsidRPr="00997D17" w:rsidRDefault="00034217" w:rsidP="00034217">
            <w:pPr>
              <w:pStyle w:val="ListBullet"/>
              <w:rPr>
                <w:sz w:val="22"/>
                <w:szCs w:val="22"/>
              </w:rPr>
            </w:pPr>
            <w:r w:rsidRPr="00997D17">
              <w:rPr>
                <w:sz w:val="22"/>
                <w:szCs w:val="22"/>
              </w:rPr>
              <w:lastRenderedPageBreak/>
              <w:t>Do not drive or walk through water on the road. Headlights on, slow down.</w:t>
            </w:r>
          </w:p>
          <w:p w14:paraId="07B9F56D" w14:textId="04090488" w:rsidR="00F20E47" w:rsidRPr="00997D17" w:rsidRDefault="00F20E47" w:rsidP="00F20E47">
            <w:pPr>
              <w:pStyle w:val="ListBullet"/>
              <w:rPr>
                <w:sz w:val="22"/>
                <w:szCs w:val="22"/>
              </w:rPr>
            </w:pPr>
            <w:r w:rsidRPr="00997D17">
              <w:rPr>
                <w:sz w:val="22"/>
                <w:szCs w:val="22"/>
              </w:rPr>
              <w:t>Keep food, drinking water, cash, medicines and a torch. Save 190.</w:t>
            </w:r>
          </w:p>
          <w:p w14:paraId="302FE0E2" w14:textId="37D316F8" w:rsidR="00F20E47" w:rsidRPr="00997D17" w:rsidRDefault="00F20E47" w:rsidP="00F20E47">
            <w:pPr>
              <w:pStyle w:val="ListBullet"/>
              <w:rPr>
                <w:sz w:val="22"/>
                <w:szCs w:val="22"/>
              </w:rPr>
            </w:pPr>
            <w:r w:rsidRPr="00997D17">
              <w:rPr>
                <w:sz w:val="22"/>
                <w:szCs w:val="22"/>
              </w:rPr>
              <w:t>Drive slowly with headlights on. Do not cross water flowing on the road.</w:t>
            </w:r>
          </w:p>
          <w:p w14:paraId="78BC4B70" w14:textId="68FF9624" w:rsidR="002066E7" w:rsidRPr="00997D17" w:rsidRDefault="002066E7" w:rsidP="00FE4152">
            <w:pPr>
              <w:pStyle w:val="ListParagraph"/>
              <w:rPr>
                <w:sz w:val="22"/>
                <w:szCs w:val="22"/>
              </w:rPr>
            </w:pPr>
          </w:p>
        </w:tc>
        <w:tc>
          <w:tcPr>
            <w:tcW w:w="2279" w:type="dxa"/>
          </w:tcPr>
          <w:p w14:paraId="01794565" w14:textId="5E404378" w:rsidR="008C6B60"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4294BD5A" w14:textId="237D1162" w:rsidR="008C6B60" w:rsidRPr="00FE0A4D" w:rsidRDefault="00FE0A4D" w:rsidP="00034217">
            <w:pPr>
              <w:pStyle w:val="ListBullet"/>
              <w:rPr>
                <w:sz w:val="22"/>
                <w:szCs w:val="22"/>
                <w:lang w:val="sv-SE"/>
                <w:rPrChange w:id="2422" w:author="Bonephace Kaijage" w:date="2026-10-14T06:34:00Z" w16du:dateUtc="2026-10-14T04:34:00Z">
                  <w:rPr>
                    <w:sz w:val="22"/>
                    <w:szCs w:val="22"/>
                  </w:rPr>
                </w:rPrChange>
              </w:rPr>
            </w:pPr>
            <w:ins w:id="2423" w:author="Bonephace Kaijage" w:date="2026-10-14T06:18:00Z" w16du:dateUtc="2026-10-14T04:18:00Z">
              <w:r w:rsidRPr="00FE0A4D">
                <w:rPr>
                  <w:sz w:val="22"/>
                  <w:szCs w:val="22"/>
                  <w:lang w:val="sv-SE"/>
                  <w:rPrChange w:id="2424" w:author="Bonephace Kaijage" w:date="2026-10-14T06:34:00Z" w16du:dateUtc="2026-10-14T04:34:00Z">
                    <w:rPr>
                      <w:sz w:val="22"/>
                      <w:szCs w:val="22"/>
                    </w:rPr>
                  </w:rPrChange>
                </w:rPr>
                <w:t>Kaya za maeneo yaliyotajwa: wekeni chakula, nyaraka na watoto juu ya sakafu, kwa sababu maji hapa yanaweza kuingia nyumbani bila taarifa.</w:t>
              </w:r>
            </w:ins>
            <w:del w:id="2425" w:author="Bonephace Kaijage" w:date="2026-10-14T06:18:00Z" w16du:dateUtc="2026-10-14T04:18:00Z">
              <w:r w:rsidR="00034217" w:rsidRPr="00FE0A4D" w:rsidDel="00FE0A4D">
                <w:rPr>
                  <w:sz w:val="22"/>
                  <w:szCs w:val="22"/>
                  <w:lang w:val="sv-SE"/>
                  <w:rPrChange w:id="2426" w:author="Bonephace Kaijage" w:date="2026-10-14T06:34:00Z" w16du:dateUtc="2026-10-14T04:34:00Z">
                    <w:rPr>
                      <w:sz w:val="22"/>
                      <w:szCs w:val="22"/>
                    </w:rPr>
                  </w:rPrChange>
                </w:rPr>
                <w:delText>Kaya za eneo hili zipandishe chakula, nyaraka na watoto.</w:delText>
              </w:r>
            </w:del>
          </w:p>
          <w:p w14:paraId="77059E1C" w14:textId="7AD5CC2E" w:rsidR="008C6B60"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4D51D6AA" w14:textId="62678694" w:rsidR="00F20E47" w:rsidRPr="00997D17" w:rsidRDefault="00034217" w:rsidP="00034217">
            <w:pPr>
              <w:pStyle w:val="ListBullet"/>
              <w:rPr>
                <w:sz w:val="22"/>
                <w:szCs w:val="22"/>
                <w:lang w:val="sv-SE"/>
              </w:rPr>
            </w:pPr>
            <w:r w:rsidRPr="00997D17">
              <w:rPr>
                <w:sz w:val="22"/>
                <w:szCs w:val="22"/>
                <w:lang w:val="sv-SE"/>
              </w:rPr>
              <w:t xml:space="preserve">Usiendeshe wala kutembea kwenye maji barabarani. </w:t>
            </w:r>
            <w:r w:rsidRPr="00997D17">
              <w:rPr>
                <w:sz w:val="22"/>
                <w:szCs w:val="22"/>
                <w:lang w:val="sv-SE"/>
              </w:rPr>
              <w:lastRenderedPageBreak/>
              <w:t>Washa taa, punguza mwendo.</w:t>
            </w:r>
          </w:p>
          <w:p w14:paraId="71B256FC" w14:textId="61BFFE13" w:rsidR="00F20E47" w:rsidRPr="00997D17" w:rsidRDefault="00F20E47" w:rsidP="00F20E47">
            <w:pPr>
              <w:pStyle w:val="ListBullet"/>
              <w:rPr>
                <w:sz w:val="22"/>
                <w:szCs w:val="22"/>
                <w:lang w:val="sv-SE"/>
              </w:rPr>
            </w:pPr>
            <w:r w:rsidRPr="00997D17">
              <w:rPr>
                <w:sz w:val="22"/>
                <w:szCs w:val="22"/>
                <w:lang w:val="sv-SE"/>
              </w:rPr>
              <w:t>Weka chakula, maji ya kunywa, fedha, dawa na tochi. Hifadhi 190.</w:t>
            </w:r>
          </w:p>
          <w:p w14:paraId="49AC27B9" w14:textId="6C7CBE32" w:rsidR="00F20E47" w:rsidRPr="00997D17" w:rsidRDefault="00F20E47" w:rsidP="00F20E47">
            <w:pPr>
              <w:pStyle w:val="ListBullet"/>
              <w:rPr>
                <w:sz w:val="22"/>
                <w:szCs w:val="22"/>
                <w:lang w:val="sv-SE"/>
              </w:rPr>
            </w:pPr>
            <w:r w:rsidRPr="00997D17">
              <w:rPr>
                <w:sz w:val="22"/>
                <w:szCs w:val="22"/>
                <w:lang w:val="sv-SE"/>
              </w:rPr>
              <w:t>Endesha taratibu ukiwasha taa. Usivuke maji yanayotiririka barabarani.</w:t>
            </w:r>
          </w:p>
          <w:p w14:paraId="6AA70231" w14:textId="1D831AE9" w:rsidR="002066E7" w:rsidRPr="00997D17" w:rsidRDefault="002066E7" w:rsidP="00FE4152">
            <w:pPr>
              <w:pStyle w:val="ListParagraph"/>
              <w:rPr>
                <w:sz w:val="22"/>
                <w:szCs w:val="22"/>
                <w:lang w:val="sv-SE"/>
              </w:rPr>
            </w:pPr>
          </w:p>
        </w:tc>
      </w:tr>
      <w:tr w:rsidR="002066E7" w:rsidRPr="00997D17" w14:paraId="601F6678" w14:textId="77777777" w:rsidTr="002066E7">
        <w:tc>
          <w:tcPr>
            <w:tcW w:w="2278" w:type="dxa"/>
          </w:tcPr>
          <w:p w14:paraId="7E048311" w14:textId="77777777" w:rsidR="002066E7" w:rsidRPr="00997D17" w:rsidRDefault="002066E7" w:rsidP="00FE4152">
            <w:pPr>
              <w:pStyle w:val="ListParagraph"/>
              <w:rPr>
                <w:sz w:val="22"/>
                <w:szCs w:val="22"/>
                <w:lang w:val="sv-SE"/>
              </w:rPr>
            </w:pPr>
          </w:p>
        </w:tc>
        <w:tc>
          <w:tcPr>
            <w:tcW w:w="2278" w:type="dxa"/>
          </w:tcPr>
          <w:p w14:paraId="0E251D89" w14:textId="59DF9713"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40EADC13" w14:textId="368EBA97" w:rsidR="002066E7" w:rsidRPr="00997D17" w:rsidRDefault="008C6B60" w:rsidP="00FE4152">
            <w:pPr>
              <w:pStyle w:val="ListParagraph"/>
              <w:rPr>
                <w:sz w:val="22"/>
                <w:szCs w:val="22"/>
              </w:rPr>
            </w:pPr>
            <w:r w:rsidRPr="00997D17">
              <w:rPr>
                <w:sz w:val="22"/>
                <w:szCs w:val="22"/>
              </w:rPr>
              <w:t>heavy rain and landslides on the eastern Kilimanjaro slopes, flash floods, and earthquake. Roads, water points or houses at the named sites are now affected. Some journeys and classes are disrupted.</w:t>
            </w:r>
          </w:p>
        </w:tc>
        <w:tc>
          <w:tcPr>
            <w:tcW w:w="2278" w:type="dxa"/>
          </w:tcPr>
          <w:p w14:paraId="0D098D70" w14:textId="34F66C71"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80FAEB0" w14:textId="57CFADF1" w:rsidR="008C6B60" w:rsidRPr="00997D17" w:rsidRDefault="00034217" w:rsidP="00034217">
            <w:pPr>
              <w:pStyle w:val="ListBullet"/>
              <w:rPr>
                <w:sz w:val="22"/>
                <w:szCs w:val="22"/>
              </w:rPr>
            </w:pPr>
            <w:r w:rsidRPr="00997D17">
              <w:rPr>
                <w:sz w:val="22"/>
                <w:szCs w:val="22"/>
              </w:rPr>
              <w:t>Move households off the low ground to the ward assembly point.</w:t>
            </w:r>
          </w:p>
          <w:p w14:paraId="776ED6F7" w14:textId="1988104B" w:rsidR="008C6B60" w:rsidRPr="00997D17" w:rsidRDefault="00034217" w:rsidP="00034217">
            <w:pPr>
              <w:pStyle w:val="ListBullet"/>
              <w:rPr>
                <w:sz w:val="22"/>
                <w:szCs w:val="22"/>
              </w:rPr>
            </w:pPr>
            <w:r w:rsidRPr="00997D17">
              <w:rPr>
                <w:sz w:val="22"/>
                <w:szCs w:val="22"/>
              </w:rPr>
              <w:t>Close and mark the flooded road or bridge. Divert traffic.</w:t>
            </w:r>
          </w:p>
          <w:p w14:paraId="2A1CFED1" w14:textId="23638C9E" w:rsidR="008C6B60" w:rsidRPr="00997D17" w:rsidRDefault="00FE0A4D" w:rsidP="00034217">
            <w:pPr>
              <w:pStyle w:val="ListBullet"/>
              <w:rPr>
                <w:sz w:val="22"/>
                <w:szCs w:val="22"/>
              </w:rPr>
            </w:pPr>
            <w:ins w:id="2427" w:author="Bonephace Kaijage" w:date="2026-10-14T06:11:00Z" w16du:dateUtc="2026-10-14T04:11:00Z">
              <w:r>
                <w:rPr>
                  <w:sz w:val="22"/>
                  <w:szCs w:val="22"/>
                </w:rPr>
                <w:t>Check that school children, older people and anyone with a disability are accounted for before dark, so that no one is searched for in the night.</w:t>
              </w:r>
            </w:ins>
            <w:del w:id="2428" w:author="Bonephace Kaijage" w:date="2026-10-14T06:11:00Z" w16du:dateUtc="2026-10-14T04:11:00Z">
              <w:r w:rsidR="00034217" w:rsidRPr="00997D17" w:rsidDel="00FE0A4D">
                <w:rPr>
                  <w:sz w:val="22"/>
                  <w:szCs w:val="22"/>
                </w:rPr>
                <w:delText>Account for school children and older people before dark.</w:delText>
              </w:r>
            </w:del>
          </w:p>
          <w:p w14:paraId="3162FBAB" w14:textId="307F1719" w:rsidR="00F20E47" w:rsidRPr="00997D17" w:rsidRDefault="00FE0A4D" w:rsidP="00034217">
            <w:pPr>
              <w:pStyle w:val="ListBullet"/>
              <w:rPr>
                <w:sz w:val="22"/>
                <w:szCs w:val="22"/>
              </w:rPr>
            </w:pPr>
            <w:ins w:id="2429" w:author="Bonephace Kaijage" w:date="2026-10-14T06:14:00Z" w16du:dateUtc="2026-10-14T04:14:00Z">
              <w:r>
                <w:rPr>
                  <w:sz w:val="22"/>
                  <w:szCs w:val="22"/>
                </w:rPr>
                <w:t>Boil or treat drinking water, because floods carry waste into wells; tell the clinic early if anyone has diarrhoea.</w:t>
              </w:r>
            </w:ins>
            <w:del w:id="2430" w:author="Bonephace Kaijage" w:date="2026-10-14T06:14:00Z" w16du:dateUtc="2026-10-14T04:14:00Z">
              <w:r w:rsidR="00034217" w:rsidRPr="00997D17" w:rsidDel="00FE0A4D">
                <w:rPr>
                  <w:sz w:val="22"/>
                  <w:szCs w:val="22"/>
                </w:rPr>
                <w:delText>Boil drinking water. The clinic watches for diarrhoea.</w:delText>
              </w:r>
            </w:del>
          </w:p>
          <w:p w14:paraId="4D8972A4" w14:textId="2CFFE44E" w:rsidR="00F20E47" w:rsidRPr="00997D17" w:rsidRDefault="00F20E47" w:rsidP="00F20E47">
            <w:pPr>
              <w:pStyle w:val="ListBullet"/>
              <w:rPr>
                <w:sz w:val="22"/>
                <w:szCs w:val="22"/>
              </w:rPr>
            </w:pPr>
            <w:r w:rsidRPr="00997D17">
              <w:rPr>
                <w:sz w:val="22"/>
                <w:szCs w:val="22"/>
              </w:rPr>
              <w:t xml:space="preserve">Account for children, older </w:t>
            </w:r>
            <w:r w:rsidRPr="00997D17">
              <w:rPr>
                <w:sz w:val="22"/>
                <w:szCs w:val="22"/>
              </w:rPr>
              <w:lastRenderedPageBreak/>
              <w:t>people and persons with disability.</w:t>
            </w:r>
          </w:p>
          <w:p w14:paraId="73E2D414" w14:textId="5FEEEBA4" w:rsidR="00F20E47" w:rsidRPr="00997D17" w:rsidRDefault="00F20E47" w:rsidP="00F20E47">
            <w:pPr>
              <w:pStyle w:val="ListBullet"/>
              <w:rPr>
                <w:sz w:val="22"/>
                <w:szCs w:val="22"/>
              </w:rPr>
            </w:pPr>
            <w:r w:rsidRPr="00997D17">
              <w:rPr>
                <w:sz w:val="22"/>
                <w:szCs w:val="22"/>
              </w:rPr>
              <w:t>If the water source is affected, boil or treat drinking water.</w:t>
            </w:r>
          </w:p>
          <w:p w14:paraId="4283AE92" w14:textId="6FE65F4C" w:rsidR="002066E7" w:rsidRPr="00997D17" w:rsidRDefault="002066E7" w:rsidP="00FE4152">
            <w:pPr>
              <w:pStyle w:val="ListParagraph"/>
              <w:rPr>
                <w:sz w:val="22"/>
                <w:szCs w:val="22"/>
              </w:rPr>
            </w:pPr>
          </w:p>
        </w:tc>
        <w:tc>
          <w:tcPr>
            <w:tcW w:w="2279" w:type="dxa"/>
          </w:tcPr>
          <w:p w14:paraId="2F1B807D" w14:textId="02A4255A" w:rsidR="008C6B60" w:rsidRPr="00997D17" w:rsidRDefault="00034217" w:rsidP="00034217">
            <w:pPr>
              <w:pStyle w:val="ListBullet"/>
              <w:rPr>
                <w:sz w:val="22"/>
                <w:szCs w:val="22"/>
                <w:lang w:val="sv-SE"/>
              </w:rPr>
            </w:pPr>
            <w:r w:rsidRPr="00997D17">
              <w:rPr>
                <w:sz w:val="22"/>
                <w:szCs w:val="22"/>
                <w:lang w:val="sv-SE"/>
              </w:rPr>
              <w:lastRenderedPageBreak/>
              <w:t>Hamisha kaya kutoka bondeni kwenda kituo cha kata.</w:t>
            </w:r>
          </w:p>
          <w:p w14:paraId="706BC26B" w14:textId="353EF745" w:rsidR="008C6B60" w:rsidRPr="00997D17" w:rsidRDefault="00034217" w:rsidP="00034217">
            <w:pPr>
              <w:pStyle w:val="ListBullet"/>
              <w:rPr>
                <w:sz w:val="22"/>
                <w:szCs w:val="22"/>
                <w:lang w:val="sv-SE"/>
              </w:rPr>
            </w:pPr>
            <w:r w:rsidRPr="00997D17">
              <w:rPr>
                <w:sz w:val="22"/>
                <w:szCs w:val="22"/>
                <w:lang w:val="sv-SE"/>
              </w:rPr>
              <w:t>Funga na weka alama barabara au daraja. Elekeza magari.</w:t>
            </w:r>
          </w:p>
          <w:p w14:paraId="5362D1AF" w14:textId="1C99C77A" w:rsidR="008C6B60" w:rsidRPr="00997D17" w:rsidRDefault="00FE0A4D" w:rsidP="00034217">
            <w:pPr>
              <w:pStyle w:val="ListBullet"/>
              <w:rPr>
                <w:sz w:val="22"/>
                <w:szCs w:val="22"/>
              </w:rPr>
            </w:pPr>
            <w:ins w:id="2431" w:author="Bonephace Kaijage" w:date="2026-10-14T06:11:00Z" w16du:dateUtc="2026-10-14T04:11:00Z">
              <w:r>
                <w:rPr>
                  <w:sz w:val="22"/>
                  <w:szCs w:val="22"/>
                </w:rPr>
                <w:t>Hakikisheni watoto wa shule, wazee na watu wenye ulemavu wote wamepatikana kabla ya giza, ili asitafutwe mtu usiku.</w:t>
              </w:r>
            </w:ins>
            <w:del w:id="2432" w:author="Bonephace Kaijage" w:date="2026-10-14T06:11:00Z" w16du:dateUtc="2026-10-14T04:11:00Z">
              <w:r w:rsidR="00034217" w:rsidRPr="00997D17" w:rsidDel="00FE0A4D">
                <w:rPr>
                  <w:sz w:val="22"/>
                  <w:szCs w:val="22"/>
                </w:rPr>
                <w:delText>Hakiki watoto wa shule na wazee kabla ya giza.</w:delText>
              </w:r>
            </w:del>
          </w:p>
          <w:p w14:paraId="1F580639" w14:textId="0F07C2EF" w:rsidR="00F20E47" w:rsidRPr="00997D17" w:rsidRDefault="00034217" w:rsidP="00034217">
            <w:pPr>
              <w:pStyle w:val="ListBullet"/>
              <w:rPr>
                <w:sz w:val="22"/>
                <w:szCs w:val="22"/>
                <w:lang w:val="sv-SE"/>
              </w:rPr>
            </w:pPr>
            <w:r w:rsidRPr="00997D17">
              <w:rPr>
                <w:sz w:val="22"/>
                <w:szCs w:val="22"/>
                <w:lang w:val="sv-SE"/>
              </w:rPr>
              <w:t>Chemsha maji ya kunywa. Kliniki iangalie kuhara.</w:t>
            </w:r>
          </w:p>
          <w:p w14:paraId="2C3970DC" w14:textId="3A5904A6" w:rsidR="00F20E47" w:rsidRPr="00997D17" w:rsidRDefault="00FE0A4D" w:rsidP="00F20E47">
            <w:pPr>
              <w:pStyle w:val="ListBullet"/>
              <w:rPr>
                <w:sz w:val="22"/>
                <w:szCs w:val="22"/>
              </w:rPr>
            </w:pPr>
            <w:ins w:id="2433" w:author="Bonephace Kaijage" w:date="2026-10-14T06:15:00Z" w16du:dateUtc="2026-10-14T04:15:00Z">
              <w:r>
                <w:rPr>
                  <w:sz w:val="22"/>
                  <w:szCs w:val="22"/>
                </w:rPr>
                <w:t xml:space="preserve">Hakikisheni watoto, wazee na watu wenye </w:t>
              </w:r>
              <w:r>
                <w:rPr>
                  <w:sz w:val="22"/>
                  <w:szCs w:val="22"/>
                </w:rPr>
                <w:lastRenderedPageBreak/>
                <w:t>ulemavu wote wako salama na wana mtu wa kuwasaidia.</w:t>
              </w:r>
            </w:ins>
            <w:del w:id="2434" w:author="Bonephace Kaijage" w:date="2026-10-14T06:15:00Z" w16du:dateUtc="2026-10-14T04:15:00Z">
              <w:r w:rsidR="00F20E47" w:rsidRPr="00997D17" w:rsidDel="00FE0A4D">
                <w:rPr>
                  <w:sz w:val="22"/>
                  <w:szCs w:val="22"/>
                </w:rPr>
                <w:delText>Hakiki watoto, wazee na watu wenye ulemavu.</w:delText>
              </w:r>
            </w:del>
          </w:p>
          <w:p w14:paraId="5F49DB93" w14:textId="2F7991D0" w:rsidR="00F20E47" w:rsidRPr="00997D17" w:rsidRDefault="00F20E47" w:rsidP="00F20E47">
            <w:pPr>
              <w:pStyle w:val="ListBullet"/>
              <w:rPr>
                <w:sz w:val="22"/>
                <w:szCs w:val="22"/>
              </w:rPr>
            </w:pPr>
            <w:r w:rsidRPr="00997D17">
              <w:rPr>
                <w:sz w:val="22"/>
                <w:szCs w:val="22"/>
              </w:rPr>
              <w:t>Chanzo cha maji kikiathirika, chemsha au tibu maji ya kunywa.</w:t>
            </w:r>
          </w:p>
          <w:p w14:paraId="50CCE94F" w14:textId="755F2CE2" w:rsidR="002066E7" w:rsidRPr="00997D17" w:rsidRDefault="002066E7" w:rsidP="00FE4152">
            <w:pPr>
              <w:pStyle w:val="ListParagraph"/>
              <w:rPr>
                <w:sz w:val="22"/>
                <w:szCs w:val="22"/>
              </w:rPr>
            </w:pPr>
          </w:p>
        </w:tc>
      </w:tr>
      <w:tr w:rsidR="002066E7" w:rsidRPr="000343A2" w14:paraId="0ABE706D" w14:textId="77777777" w:rsidTr="002066E7">
        <w:tc>
          <w:tcPr>
            <w:tcW w:w="2278" w:type="dxa"/>
          </w:tcPr>
          <w:p w14:paraId="2FAB0394" w14:textId="77777777" w:rsidR="002066E7" w:rsidRPr="00997D17" w:rsidRDefault="002066E7" w:rsidP="00FE4152">
            <w:pPr>
              <w:pStyle w:val="ListParagraph"/>
              <w:rPr>
                <w:sz w:val="22"/>
                <w:szCs w:val="22"/>
              </w:rPr>
            </w:pPr>
          </w:p>
        </w:tc>
        <w:tc>
          <w:tcPr>
            <w:tcW w:w="2278" w:type="dxa"/>
          </w:tcPr>
          <w:p w14:paraId="4EB51384" w14:textId="58CBC412"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3BA8520" w14:textId="442E0CFC" w:rsidR="002066E7" w:rsidRPr="00997D17" w:rsidRDefault="00FE0A4D" w:rsidP="00FE4152">
            <w:pPr>
              <w:pStyle w:val="ListParagraph"/>
              <w:rPr>
                <w:sz w:val="22"/>
                <w:szCs w:val="22"/>
              </w:rPr>
            </w:pPr>
            <w:ins w:id="243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43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591CBC1" w14:textId="1F97C40F" w:rsidR="002066E7" w:rsidRPr="00997D17" w:rsidRDefault="00FE0A4D" w:rsidP="00FE4152">
            <w:pPr>
              <w:pStyle w:val="ListParagraph"/>
              <w:rPr>
                <w:sz w:val="22"/>
                <w:szCs w:val="22"/>
              </w:rPr>
            </w:pPr>
            <w:ins w:id="243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43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E8359AC" w14:textId="3C50CC26" w:rsidR="008C6B60" w:rsidRPr="00997D17" w:rsidRDefault="00FE0A4D" w:rsidP="00034217">
            <w:pPr>
              <w:pStyle w:val="ListBullet"/>
              <w:rPr>
                <w:sz w:val="22"/>
                <w:szCs w:val="22"/>
              </w:rPr>
            </w:pPr>
            <w:ins w:id="2439"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44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06307FED" w14:textId="0ABDBAC7" w:rsidR="008C6B60" w:rsidRPr="00997D17" w:rsidRDefault="00034217" w:rsidP="00034217">
            <w:pPr>
              <w:pStyle w:val="ListBullet"/>
              <w:rPr>
                <w:sz w:val="22"/>
                <w:szCs w:val="22"/>
              </w:rPr>
            </w:pPr>
            <w:r w:rsidRPr="00997D17">
              <w:rPr>
                <w:sz w:val="22"/>
                <w:szCs w:val="22"/>
              </w:rPr>
              <w:t>Call 114 and 190. Keep the road clear for ambulances.</w:t>
            </w:r>
          </w:p>
          <w:p w14:paraId="0F90609A" w14:textId="10A0D25F" w:rsidR="008C6B60" w:rsidRPr="00997D17" w:rsidRDefault="00034217" w:rsidP="00034217">
            <w:pPr>
              <w:pStyle w:val="ListBullet"/>
              <w:rPr>
                <w:sz w:val="22"/>
                <w:szCs w:val="22"/>
              </w:rPr>
            </w:pPr>
            <w:r w:rsidRPr="00997D17">
              <w:rPr>
                <w:sz w:val="22"/>
                <w:szCs w:val="22"/>
              </w:rPr>
              <w:t>Open the shelter and register every household. Note who is missing.</w:t>
            </w:r>
          </w:p>
          <w:p w14:paraId="3A4F7C7D" w14:textId="6B514A3E" w:rsidR="00F20E47" w:rsidRPr="00997D17" w:rsidRDefault="00034217" w:rsidP="00034217">
            <w:pPr>
              <w:pStyle w:val="ListBullet"/>
              <w:rPr>
                <w:sz w:val="22"/>
                <w:szCs w:val="22"/>
              </w:rPr>
            </w:pPr>
            <w:r w:rsidRPr="00997D17">
              <w:rPr>
                <w:sz w:val="22"/>
                <w:szCs w:val="22"/>
              </w:rPr>
              <w:t>Health team: injury first, then cholera if the water is dirty.</w:t>
            </w:r>
          </w:p>
          <w:p w14:paraId="20F8220B" w14:textId="6A3ED0D7"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2BA8F105" w14:textId="0B331474" w:rsidR="00F20E47" w:rsidRPr="00997D17" w:rsidRDefault="00F20E47" w:rsidP="00F20E47">
            <w:pPr>
              <w:pStyle w:val="ListBullet"/>
              <w:rPr>
                <w:sz w:val="22"/>
                <w:szCs w:val="22"/>
              </w:rPr>
            </w:pPr>
            <w:r w:rsidRPr="00997D17">
              <w:rPr>
                <w:sz w:val="22"/>
                <w:szCs w:val="22"/>
              </w:rPr>
              <w:t xml:space="preserve">Health team: prepare for injury, and for cholera if </w:t>
            </w:r>
            <w:r w:rsidRPr="00997D17">
              <w:rPr>
                <w:sz w:val="22"/>
                <w:szCs w:val="22"/>
              </w:rPr>
              <w:lastRenderedPageBreak/>
              <w:t>water is contaminated.</w:t>
            </w:r>
          </w:p>
          <w:p w14:paraId="75428E9D" w14:textId="06DEC7F0" w:rsidR="002066E7" w:rsidRPr="00997D17" w:rsidRDefault="002066E7" w:rsidP="00FE4152">
            <w:pPr>
              <w:pStyle w:val="ListParagraph"/>
              <w:rPr>
                <w:sz w:val="22"/>
                <w:szCs w:val="22"/>
              </w:rPr>
            </w:pPr>
          </w:p>
        </w:tc>
        <w:tc>
          <w:tcPr>
            <w:tcW w:w="2279" w:type="dxa"/>
          </w:tcPr>
          <w:p w14:paraId="6ECB1D2F" w14:textId="3C1D5FA1" w:rsidR="008C6B60"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7F20C255" w14:textId="34F4126D" w:rsidR="008C6B60"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0064C0A2" w14:textId="7A4ACA20" w:rsidR="008C6B60"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01389C46" w14:textId="07EA80F8" w:rsidR="00F20E4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p w14:paraId="0A31ECC0" w14:textId="385428A3" w:rsidR="00F20E47" w:rsidRPr="00997D17" w:rsidRDefault="00F20E47" w:rsidP="00F20E47">
            <w:pPr>
              <w:pStyle w:val="ListBullet"/>
              <w:rPr>
                <w:sz w:val="22"/>
                <w:szCs w:val="22"/>
                <w:lang w:val="sv-SE"/>
              </w:rPr>
            </w:pPr>
            <w:r w:rsidRPr="00997D17">
              <w:rPr>
                <w:sz w:val="22"/>
                <w:szCs w:val="22"/>
                <w:lang w:val="sv-SE"/>
              </w:rPr>
              <w:t>Hesabu kila kaya. Fungua makazi na visajili wafikao.</w:t>
            </w:r>
          </w:p>
          <w:p w14:paraId="354EABC8" w14:textId="2620F3AC"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156625A2" w14:textId="0FA7D979" w:rsidR="002066E7" w:rsidRPr="00997D17" w:rsidRDefault="002066E7" w:rsidP="00FE4152">
            <w:pPr>
              <w:pStyle w:val="ListParagraph"/>
              <w:rPr>
                <w:sz w:val="22"/>
                <w:szCs w:val="22"/>
                <w:lang w:val="sv-SE"/>
              </w:rPr>
            </w:pPr>
          </w:p>
        </w:tc>
      </w:tr>
      <w:tr w:rsidR="002066E7" w:rsidRPr="000343A2" w14:paraId="0CD7D612" w14:textId="77777777" w:rsidTr="002066E7">
        <w:tc>
          <w:tcPr>
            <w:tcW w:w="2278" w:type="dxa"/>
          </w:tcPr>
          <w:p w14:paraId="46EBBE65" w14:textId="11A5424A" w:rsidR="002066E7" w:rsidRPr="00997D17" w:rsidRDefault="002066E7" w:rsidP="00FE4152">
            <w:pPr>
              <w:pStyle w:val="ListParagraph"/>
              <w:rPr>
                <w:sz w:val="22"/>
                <w:szCs w:val="22"/>
              </w:rPr>
            </w:pPr>
            <w:r w:rsidRPr="00997D17">
              <w:rPr>
                <w:sz w:val="22"/>
                <w:szCs w:val="22"/>
              </w:rPr>
              <w:t>Same District Council</w:t>
            </w:r>
          </w:p>
        </w:tc>
        <w:tc>
          <w:tcPr>
            <w:tcW w:w="2278" w:type="dxa"/>
          </w:tcPr>
          <w:p w14:paraId="5CF3F664" w14:textId="0BECDB4A"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16404208" w14:textId="7199879B" w:rsidR="002066E7" w:rsidRPr="00997D17" w:rsidRDefault="008C6B60" w:rsidP="00FE4152">
            <w:pPr>
              <w:pStyle w:val="ListParagraph"/>
              <w:rPr>
                <w:sz w:val="22"/>
                <w:szCs w:val="22"/>
              </w:rPr>
            </w:pPr>
            <w:r w:rsidRPr="00997D17">
              <w:rPr>
                <w:sz w:val="22"/>
                <w:szCs w:val="22"/>
              </w:rPr>
              <w:t>drought on the Pare lowlands, flash floods and landslides on the Pare Mountains, and strong winds. A few roads slippery, a few low homes wet, and lightning where storms build.</w:t>
            </w:r>
          </w:p>
        </w:tc>
        <w:tc>
          <w:tcPr>
            <w:tcW w:w="2278" w:type="dxa"/>
          </w:tcPr>
          <w:p w14:paraId="3A31EF5E" w14:textId="196F37AF"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5E5C14BA" w14:textId="3AA99BD7" w:rsidR="008C6B60" w:rsidRPr="00997D17" w:rsidRDefault="00034217" w:rsidP="00034217">
            <w:pPr>
              <w:pStyle w:val="ListBullet"/>
              <w:rPr>
                <w:sz w:val="22"/>
                <w:szCs w:val="22"/>
              </w:rPr>
            </w:pPr>
            <w:r w:rsidRPr="00997D17">
              <w:rPr>
                <w:sz w:val="22"/>
                <w:szCs w:val="22"/>
              </w:rPr>
              <w:t>Walk the low ground before the rain. Clear drains and culverts.</w:t>
            </w:r>
          </w:p>
          <w:p w14:paraId="035340F7" w14:textId="6AE96499" w:rsidR="008C6B60" w:rsidRPr="00997D17" w:rsidRDefault="00FE0A4D" w:rsidP="00034217">
            <w:pPr>
              <w:pStyle w:val="ListBullet"/>
              <w:rPr>
                <w:sz w:val="22"/>
                <w:szCs w:val="22"/>
              </w:rPr>
            </w:pPr>
            <w:ins w:id="2441"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2442" w:author="Bonephace Kaijage" w:date="2026-10-14T06:18:00Z" w16du:dateUtc="2026-10-14T04:18:00Z">
              <w:r w:rsidR="00034217" w:rsidRPr="00997D17" w:rsidDel="00FE0A4D">
                <w:rPr>
                  <w:sz w:val="22"/>
                  <w:szCs w:val="22"/>
                </w:rPr>
                <w:delText>Households on this ground raise food, documents and the children.</w:delText>
              </w:r>
            </w:del>
          </w:p>
          <w:p w14:paraId="2EF728EC" w14:textId="77073C5A" w:rsidR="008C6B60" w:rsidRPr="00997D17" w:rsidRDefault="00FE0A4D" w:rsidP="00034217">
            <w:pPr>
              <w:pStyle w:val="ListBullet"/>
              <w:rPr>
                <w:sz w:val="22"/>
                <w:szCs w:val="22"/>
              </w:rPr>
            </w:pPr>
            <w:ins w:id="2443"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2444" w:author="Bonephace Kaijage" w:date="2026-10-14T06:14:00Z" w16du:dateUtc="2026-10-14T04:14:00Z">
              <w:r w:rsidR="00034217" w:rsidRPr="00997D17" w:rsidDel="00FE0A4D">
                <w:rPr>
                  <w:sz w:val="22"/>
                  <w:szCs w:val="22"/>
                </w:rPr>
                <w:delText>Save 190 and the ward chair number. Keep a torch and drinking water.</w:delText>
              </w:r>
            </w:del>
          </w:p>
          <w:p w14:paraId="721C5FDD" w14:textId="2ED23B76" w:rsidR="00F20E47" w:rsidRPr="00997D17" w:rsidRDefault="00034217" w:rsidP="00034217">
            <w:pPr>
              <w:pStyle w:val="ListBullet"/>
              <w:rPr>
                <w:sz w:val="22"/>
                <w:szCs w:val="22"/>
              </w:rPr>
            </w:pPr>
            <w:r w:rsidRPr="00997D17">
              <w:rPr>
                <w:sz w:val="22"/>
                <w:szCs w:val="22"/>
              </w:rPr>
              <w:t>Do not drive or walk through water on the road. Headlights on, slow down.</w:t>
            </w:r>
          </w:p>
          <w:p w14:paraId="3C70C4BF" w14:textId="4D38952C" w:rsidR="00F20E47" w:rsidRPr="00997D17" w:rsidRDefault="00F20E47" w:rsidP="00F20E47">
            <w:pPr>
              <w:pStyle w:val="ListBullet"/>
              <w:rPr>
                <w:sz w:val="22"/>
                <w:szCs w:val="22"/>
              </w:rPr>
            </w:pPr>
            <w:r w:rsidRPr="00997D17">
              <w:rPr>
                <w:sz w:val="22"/>
                <w:szCs w:val="22"/>
              </w:rPr>
              <w:t>Keep food, drinking water, cash, medicines and a torch. Save 190.</w:t>
            </w:r>
          </w:p>
          <w:p w14:paraId="69339A82" w14:textId="7BBB5CA4" w:rsidR="00F20E47" w:rsidRPr="00997D17" w:rsidRDefault="00F20E47" w:rsidP="00F20E47">
            <w:pPr>
              <w:pStyle w:val="ListBullet"/>
              <w:rPr>
                <w:sz w:val="22"/>
                <w:szCs w:val="22"/>
              </w:rPr>
            </w:pPr>
            <w:r w:rsidRPr="00997D17">
              <w:rPr>
                <w:sz w:val="22"/>
                <w:szCs w:val="22"/>
              </w:rPr>
              <w:t xml:space="preserve">Drive slowly with headlights on. Do </w:t>
            </w:r>
            <w:r w:rsidRPr="00997D17">
              <w:rPr>
                <w:sz w:val="22"/>
                <w:szCs w:val="22"/>
              </w:rPr>
              <w:lastRenderedPageBreak/>
              <w:t>not cross water flowing on the road.</w:t>
            </w:r>
          </w:p>
          <w:p w14:paraId="28B8C769" w14:textId="0EBFA542" w:rsidR="002066E7" w:rsidRPr="00997D17" w:rsidRDefault="002066E7" w:rsidP="00FE4152">
            <w:pPr>
              <w:pStyle w:val="ListParagraph"/>
              <w:rPr>
                <w:sz w:val="22"/>
                <w:szCs w:val="22"/>
              </w:rPr>
            </w:pPr>
          </w:p>
        </w:tc>
        <w:tc>
          <w:tcPr>
            <w:tcW w:w="2279" w:type="dxa"/>
          </w:tcPr>
          <w:p w14:paraId="29A4B446" w14:textId="789EE87D" w:rsidR="008C6B60"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7FD6A190" w14:textId="23550900" w:rsidR="008C6B60" w:rsidRPr="00997D17" w:rsidRDefault="00FE0A4D" w:rsidP="00034217">
            <w:pPr>
              <w:pStyle w:val="ListBullet"/>
              <w:rPr>
                <w:sz w:val="22"/>
                <w:szCs w:val="22"/>
              </w:rPr>
            </w:pPr>
            <w:ins w:id="2445" w:author="Bonephace Kaijage" w:date="2026-10-14T06:18:00Z" w16du:dateUtc="2026-10-14T04:18:00Z">
              <w:r>
                <w:rPr>
                  <w:sz w:val="22"/>
                  <w:szCs w:val="22"/>
                </w:rPr>
                <w:t>Kaya za maeneo yaliyotajwa: wekeni chakula, nyaraka na watoto juu ya sakafu, kwa sababu maji hapa yanaweza kuingia nyumbani bila taarifa.</w:t>
              </w:r>
            </w:ins>
            <w:del w:id="2446" w:author="Bonephace Kaijage" w:date="2026-10-14T06:18:00Z" w16du:dateUtc="2026-10-14T04:18:00Z">
              <w:r w:rsidR="00034217" w:rsidRPr="00997D17" w:rsidDel="00FE0A4D">
                <w:rPr>
                  <w:sz w:val="22"/>
                  <w:szCs w:val="22"/>
                </w:rPr>
                <w:delText>Kaya za eneo hili zipandishe chakula, nyaraka na watoto.</w:delText>
              </w:r>
            </w:del>
          </w:p>
          <w:p w14:paraId="0CE9FC9E" w14:textId="6FD493E0" w:rsidR="008C6B60"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0A1F2135" w14:textId="4C47C273" w:rsidR="00F20E4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p w14:paraId="0F2A5078" w14:textId="655DD433" w:rsidR="00F20E47" w:rsidRPr="00997D17" w:rsidRDefault="00F20E47" w:rsidP="00F20E47">
            <w:pPr>
              <w:pStyle w:val="ListBullet"/>
              <w:rPr>
                <w:sz w:val="22"/>
                <w:szCs w:val="22"/>
                <w:lang w:val="sv-SE"/>
              </w:rPr>
            </w:pPr>
            <w:r w:rsidRPr="00997D17">
              <w:rPr>
                <w:sz w:val="22"/>
                <w:szCs w:val="22"/>
                <w:lang w:val="sv-SE"/>
              </w:rPr>
              <w:t>Weka chakula, maji ya kunywa, fedha, dawa na tochi. Hifadhi 190.</w:t>
            </w:r>
          </w:p>
          <w:p w14:paraId="047E812D" w14:textId="042E6023" w:rsidR="00F20E47" w:rsidRPr="00997D17" w:rsidRDefault="00F20E47" w:rsidP="00F20E47">
            <w:pPr>
              <w:pStyle w:val="ListBullet"/>
              <w:rPr>
                <w:sz w:val="22"/>
                <w:szCs w:val="22"/>
                <w:lang w:val="sv-SE"/>
              </w:rPr>
            </w:pPr>
            <w:r w:rsidRPr="00997D17">
              <w:rPr>
                <w:sz w:val="22"/>
                <w:szCs w:val="22"/>
                <w:lang w:val="sv-SE"/>
              </w:rPr>
              <w:t xml:space="preserve">Endesha taratibu ukiwasha taa. </w:t>
            </w:r>
            <w:r w:rsidRPr="00997D17">
              <w:rPr>
                <w:sz w:val="22"/>
                <w:szCs w:val="22"/>
                <w:lang w:val="sv-SE"/>
              </w:rPr>
              <w:lastRenderedPageBreak/>
              <w:t>Usivuke maji yanayotiririka barabarani.</w:t>
            </w:r>
          </w:p>
          <w:p w14:paraId="53C6CDF3" w14:textId="5BA282BD" w:rsidR="002066E7" w:rsidRPr="00997D17" w:rsidRDefault="002066E7" w:rsidP="00FE4152">
            <w:pPr>
              <w:pStyle w:val="ListParagraph"/>
              <w:rPr>
                <w:sz w:val="22"/>
                <w:szCs w:val="22"/>
                <w:lang w:val="sv-SE"/>
              </w:rPr>
            </w:pPr>
          </w:p>
        </w:tc>
      </w:tr>
      <w:tr w:rsidR="002066E7" w:rsidRPr="00997D17" w14:paraId="7B62E242" w14:textId="77777777" w:rsidTr="002066E7">
        <w:tc>
          <w:tcPr>
            <w:tcW w:w="2278" w:type="dxa"/>
          </w:tcPr>
          <w:p w14:paraId="4F3C2E81" w14:textId="77777777" w:rsidR="002066E7" w:rsidRPr="00997D17" w:rsidRDefault="002066E7" w:rsidP="00FE4152">
            <w:pPr>
              <w:pStyle w:val="ListParagraph"/>
              <w:rPr>
                <w:sz w:val="22"/>
                <w:szCs w:val="22"/>
                <w:lang w:val="sv-SE"/>
              </w:rPr>
            </w:pPr>
          </w:p>
        </w:tc>
        <w:tc>
          <w:tcPr>
            <w:tcW w:w="2278" w:type="dxa"/>
          </w:tcPr>
          <w:p w14:paraId="52D0ED05" w14:textId="656310B8"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3421B0B5" w14:textId="520DA672" w:rsidR="002066E7" w:rsidRPr="00997D17" w:rsidRDefault="008C6B60" w:rsidP="00FE4152">
            <w:pPr>
              <w:pStyle w:val="ListParagraph"/>
              <w:rPr>
                <w:sz w:val="22"/>
                <w:szCs w:val="22"/>
              </w:rPr>
            </w:pPr>
            <w:r w:rsidRPr="00997D17">
              <w:rPr>
                <w:sz w:val="22"/>
                <w:szCs w:val="22"/>
              </w:rPr>
              <w:t>drought on the Pare lowlands, flash floods and landslides on the Pare Mountains, and strong winds. Roads, water points or houses at the named sites are now affected. Some journeys and classes are disrupted.</w:t>
            </w:r>
          </w:p>
        </w:tc>
        <w:tc>
          <w:tcPr>
            <w:tcW w:w="2278" w:type="dxa"/>
          </w:tcPr>
          <w:p w14:paraId="0B84EC12" w14:textId="4475CD17"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7BFD999" w14:textId="07CD1D11" w:rsidR="008C6B60" w:rsidRPr="00997D17" w:rsidRDefault="00034217" w:rsidP="00034217">
            <w:pPr>
              <w:pStyle w:val="ListBullet"/>
              <w:rPr>
                <w:sz w:val="22"/>
                <w:szCs w:val="22"/>
              </w:rPr>
            </w:pPr>
            <w:r w:rsidRPr="00997D17">
              <w:rPr>
                <w:sz w:val="22"/>
                <w:szCs w:val="22"/>
              </w:rPr>
              <w:t>Move households off the low ground to the ward assembly point.</w:t>
            </w:r>
          </w:p>
          <w:p w14:paraId="609A70AC" w14:textId="6530B852" w:rsidR="008C6B60" w:rsidRPr="00997D17" w:rsidRDefault="00034217" w:rsidP="00034217">
            <w:pPr>
              <w:pStyle w:val="ListBullet"/>
              <w:rPr>
                <w:sz w:val="22"/>
                <w:szCs w:val="22"/>
              </w:rPr>
            </w:pPr>
            <w:r w:rsidRPr="00997D17">
              <w:rPr>
                <w:sz w:val="22"/>
                <w:szCs w:val="22"/>
              </w:rPr>
              <w:t>Close and mark the flooded road or bridge. Divert traffic.</w:t>
            </w:r>
          </w:p>
          <w:p w14:paraId="236B7F76" w14:textId="05034A07" w:rsidR="008C6B60" w:rsidRPr="00997D17" w:rsidRDefault="00FE0A4D" w:rsidP="00034217">
            <w:pPr>
              <w:pStyle w:val="ListBullet"/>
              <w:rPr>
                <w:sz w:val="22"/>
                <w:szCs w:val="22"/>
              </w:rPr>
            </w:pPr>
            <w:ins w:id="2447" w:author="Bonephace Kaijage" w:date="2026-10-14T06:11:00Z" w16du:dateUtc="2026-10-14T04:11:00Z">
              <w:r>
                <w:rPr>
                  <w:sz w:val="22"/>
                  <w:szCs w:val="22"/>
                </w:rPr>
                <w:t>Check that school children, older people and anyone with a disability are accounted for before dark, so that no one is searched for in the night.</w:t>
              </w:r>
            </w:ins>
            <w:del w:id="2448" w:author="Bonephace Kaijage" w:date="2026-10-14T06:11:00Z" w16du:dateUtc="2026-10-14T04:11:00Z">
              <w:r w:rsidR="00034217" w:rsidRPr="00997D17" w:rsidDel="00FE0A4D">
                <w:rPr>
                  <w:sz w:val="22"/>
                  <w:szCs w:val="22"/>
                </w:rPr>
                <w:delText>Account for school children and older people before dark.</w:delText>
              </w:r>
            </w:del>
          </w:p>
          <w:p w14:paraId="3C40BA1B" w14:textId="71C8F5F4" w:rsidR="00F20E47" w:rsidRPr="00997D17" w:rsidRDefault="00FE0A4D" w:rsidP="00034217">
            <w:pPr>
              <w:pStyle w:val="ListBullet"/>
              <w:rPr>
                <w:sz w:val="22"/>
                <w:szCs w:val="22"/>
              </w:rPr>
            </w:pPr>
            <w:ins w:id="2449" w:author="Bonephace Kaijage" w:date="2026-10-14T06:14:00Z" w16du:dateUtc="2026-10-14T04:14:00Z">
              <w:r>
                <w:rPr>
                  <w:sz w:val="22"/>
                  <w:szCs w:val="22"/>
                </w:rPr>
                <w:t>Boil or treat drinking water, because floods carry waste into wells; tell the clinic early if anyone has diarrhoea.</w:t>
              </w:r>
            </w:ins>
            <w:del w:id="2450" w:author="Bonephace Kaijage" w:date="2026-10-14T06:14:00Z" w16du:dateUtc="2026-10-14T04:14:00Z">
              <w:r w:rsidR="00034217" w:rsidRPr="00997D17" w:rsidDel="00FE0A4D">
                <w:rPr>
                  <w:sz w:val="22"/>
                  <w:szCs w:val="22"/>
                </w:rPr>
                <w:delText>Boil drinking water. The clinic watches for diarrhoea.</w:delText>
              </w:r>
            </w:del>
          </w:p>
          <w:p w14:paraId="4E7F6317" w14:textId="080950E9" w:rsidR="00F20E47" w:rsidRPr="00997D17" w:rsidRDefault="00F20E47" w:rsidP="00F20E47">
            <w:pPr>
              <w:pStyle w:val="ListBullet"/>
              <w:rPr>
                <w:sz w:val="22"/>
                <w:szCs w:val="22"/>
              </w:rPr>
            </w:pPr>
            <w:r w:rsidRPr="00997D17">
              <w:rPr>
                <w:sz w:val="22"/>
                <w:szCs w:val="22"/>
              </w:rPr>
              <w:t>Account for children, older people and persons with disability.</w:t>
            </w:r>
          </w:p>
          <w:p w14:paraId="6C59EB1F" w14:textId="509DF0AF" w:rsidR="00F20E47" w:rsidRPr="00997D17" w:rsidRDefault="00F20E47" w:rsidP="00F20E47">
            <w:pPr>
              <w:pStyle w:val="ListBullet"/>
              <w:rPr>
                <w:sz w:val="22"/>
                <w:szCs w:val="22"/>
              </w:rPr>
            </w:pPr>
            <w:r w:rsidRPr="00997D17">
              <w:rPr>
                <w:sz w:val="22"/>
                <w:szCs w:val="22"/>
              </w:rPr>
              <w:t>If the water source is affected, boil or treat drinking water.</w:t>
            </w:r>
          </w:p>
          <w:p w14:paraId="056119A0" w14:textId="6871AF2B" w:rsidR="002066E7" w:rsidRPr="00997D17" w:rsidRDefault="002066E7" w:rsidP="00FE4152">
            <w:pPr>
              <w:pStyle w:val="ListParagraph"/>
              <w:rPr>
                <w:sz w:val="22"/>
                <w:szCs w:val="22"/>
              </w:rPr>
            </w:pPr>
          </w:p>
        </w:tc>
        <w:tc>
          <w:tcPr>
            <w:tcW w:w="2279" w:type="dxa"/>
          </w:tcPr>
          <w:p w14:paraId="5B45BA37" w14:textId="14980D57" w:rsidR="008C6B60" w:rsidRPr="00997D17" w:rsidRDefault="00034217" w:rsidP="00034217">
            <w:pPr>
              <w:pStyle w:val="ListBullet"/>
              <w:rPr>
                <w:sz w:val="22"/>
                <w:szCs w:val="22"/>
                <w:lang w:val="sv-SE"/>
              </w:rPr>
            </w:pPr>
            <w:r w:rsidRPr="00997D17">
              <w:rPr>
                <w:sz w:val="22"/>
                <w:szCs w:val="22"/>
                <w:lang w:val="sv-SE"/>
              </w:rPr>
              <w:t>Hamisha kaya kutoka bondeni kwenda kituo cha kata.</w:t>
            </w:r>
          </w:p>
          <w:p w14:paraId="7DB54A6E" w14:textId="67ABFBB1" w:rsidR="008C6B60" w:rsidRPr="00997D17" w:rsidRDefault="00034217" w:rsidP="00034217">
            <w:pPr>
              <w:pStyle w:val="ListBullet"/>
              <w:rPr>
                <w:sz w:val="22"/>
                <w:szCs w:val="22"/>
                <w:lang w:val="sv-SE"/>
              </w:rPr>
            </w:pPr>
            <w:r w:rsidRPr="00997D17">
              <w:rPr>
                <w:sz w:val="22"/>
                <w:szCs w:val="22"/>
                <w:lang w:val="sv-SE"/>
              </w:rPr>
              <w:t>Funga na weka alama barabara au daraja. Elekeza magari.</w:t>
            </w:r>
          </w:p>
          <w:p w14:paraId="177A93CD" w14:textId="0A22C9C1" w:rsidR="008C6B60" w:rsidRPr="00997D17" w:rsidRDefault="00FE0A4D" w:rsidP="00034217">
            <w:pPr>
              <w:pStyle w:val="ListBullet"/>
              <w:rPr>
                <w:sz w:val="22"/>
                <w:szCs w:val="22"/>
              </w:rPr>
            </w:pPr>
            <w:ins w:id="2451" w:author="Bonephace Kaijage" w:date="2026-10-14T06:11:00Z" w16du:dateUtc="2026-10-14T04:11:00Z">
              <w:r>
                <w:rPr>
                  <w:sz w:val="22"/>
                  <w:szCs w:val="22"/>
                </w:rPr>
                <w:t>Hakikisheni watoto wa shule, wazee na watu wenye ulemavu wote wamepatikana kabla ya giza, ili asitafutwe mtu usiku.</w:t>
              </w:r>
            </w:ins>
            <w:del w:id="2452" w:author="Bonephace Kaijage" w:date="2026-10-14T06:11:00Z" w16du:dateUtc="2026-10-14T04:11:00Z">
              <w:r w:rsidR="00034217" w:rsidRPr="00997D17" w:rsidDel="00FE0A4D">
                <w:rPr>
                  <w:sz w:val="22"/>
                  <w:szCs w:val="22"/>
                </w:rPr>
                <w:delText>Hakiki watoto wa shule na wazee kabla ya giza.</w:delText>
              </w:r>
            </w:del>
          </w:p>
          <w:p w14:paraId="27FB533E" w14:textId="01D27200" w:rsidR="00F20E47" w:rsidRPr="00997D17" w:rsidRDefault="00034217" w:rsidP="00034217">
            <w:pPr>
              <w:pStyle w:val="ListBullet"/>
              <w:rPr>
                <w:sz w:val="22"/>
                <w:szCs w:val="22"/>
                <w:lang w:val="sv-SE"/>
              </w:rPr>
            </w:pPr>
            <w:r w:rsidRPr="00997D17">
              <w:rPr>
                <w:sz w:val="22"/>
                <w:szCs w:val="22"/>
                <w:lang w:val="sv-SE"/>
              </w:rPr>
              <w:t>Chemsha maji ya kunywa. Kliniki iangalie kuhara.</w:t>
            </w:r>
          </w:p>
          <w:p w14:paraId="17B1B0A0" w14:textId="0CF5C1B7" w:rsidR="00F20E47" w:rsidRPr="00997D17" w:rsidRDefault="00FE0A4D" w:rsidP="00F20E47">
            <w:pPr>
              <w:pStyle w:val="ListBullet"/>
              <w:rPr>
                <w:sz w:val="22"/>
                <w:szCs w:val="22"/>
              </w:rPr>
            </w:pPr>
            <w:ins w:id="2453" w:author="Bonephace Kaijage" w:date="2026-10-14T06:15:00Z" w16du:dateUtc="2026-10-14T04:15:00Z">
              <w:r>
                <w:rPr>
                  <w:sz w:val="22"/>
                  <w:szCs w:val="22"/>
                </w:rPr>
                <w:t>Hakikisheni watoto, wazee na watu wenye ulemavu wote wako salama na wana mtu wa kuwasaidia.</w:t>
              </w:r>
            </w:ins>
            <w:del w:id="2454" w:author="Bonephace Kaijage" w:date="2026-10-14T06:15:00Z" w16du:dateUtc="2026-10-14T04:15:00Z">
              <w:r w:rsidR="00F20E47" w:rsidRPr="00997D17" w:rsidDel="00FE0A4D">
                <w:rPr>
                  <w:sz w:val="22"/>
                  <w:szCs w:val="22"/>
                </w:rPr>
                <w:delText>Hakiki watoto, wazee na watu wenye ulemavu.</w:delText>
              </w:r>
            </w:del>
          </w:p>
          <w:p w14:paraId="48868164" w14:textId="6B1EAAFF" w:rsidR="00F20E47" w:rsidRPr="00997D17" w:rsidRDefault="00F20E47" w:rsidP="00F20E47">
            <w:pPr>
              <w:pStyle w:val="ListBullet"/>
              <w:rPr>
                <w:sz w:val="22"/>
                <w:szCs w:val="22"/>
              </w:rPr>
            </w:pPr>
            <w:r w:rsidRPr="00997D17">
              <w:rPr>
                <w:sz w:val="22"/>
                <w:szCs w:val="22"/>
              </w:rPr>
              <w:t>Chanzo cha maji kikiathirika, chemsha au tibu maji ya kunywa.</w:t>
            </w:r>
          </w:p>
          <w:p w14:paraId="7920D39B" w14:textId="04FF12F2" w:rsidR="002066E7" w:rsidRPr="00997D17" w:rsidRDefault="002066E7" w:rsidP="00FE4152">
            <w:pPr>
              <w:pStyle w:val="ListParagraph"/>
              <w:rPr>
                <w:sz w:val="22"/>
                <w:szCs w:val="22"/>
              </w:rPr>
            </w:pPr>
          </w:p>
        </w:tc>
      </w:tr>
      <w:tr w:rsidR="002066E7" w:rsidRPr="000343A2" w14:paraId="6B3BDE71" w14:textId="77777777" w:rsidTr="002066E7">
        <w:tc>
          <w:tcPr>
            <w:tcW w:w="2278" w:type="dxa"/>
          </w:tcPr>
          <w:p w14:paraId="1B8EEF0C" w14:textId="77777777" w:rsidR="002066E7" w:rsidRPr="00997D17" w:rsidRDefault="002066E7" w:rsidP="00FE4152">
            <w:pPr>
              <w:pStyle w:val="ListParagraph"/>
              <w:rPr>
                <w:sz w:val="22"/>
                <w:szCs w:val="22"/>
              </w:rPr>
            </w:pPr>
          </w:p>
        </w:tc>
        <w:tc>
          <w:tcPr>
            <w:tcW w:w="2278" w:type="dxa"/>
          </w:tcPr>
          <w:p w14:paraId="55755695" w14:textId="3AA6906B"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18766F3" w14:textId="79CD6846" w:rsidR="002066E7" w:rsidRPr="00997D17" w:rsidRDefault="00FE0A4D" w:rsidP="00FE4152">
            <w:pPr>
              <w:pStyle w:val="ListParagraph"/>
              <w:rPr>
                <w:sz w:val="22"/>
                <w:szCs w:val="22"/>
              </w:rPr>
            </w:pPr>
            <w:ins w:id="245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45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285436F" w14:textId="109A38C2" w:rsidR="002066E7" w:rsidRPr="00997D17" w:rsidRDefault="00FE0A4D" w:rsidP="00FE4152">
            <w:pPr>
              <w:pStyle w:val="ListParagraph"/>
              <w:rPr>
                <w:sz w:val="22"/>
                <w:szCs w:val="22"/>
              </w:rPr>
            </w:pPr>
            <w:ins w:id="245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45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4953F65" w14:textId="652BF228" w:rsidR="008C6B60" w:rsidRPr="00997D17" w:rsidRDefault="00FE0A4D" w:rsidP="00034217">
            <w:pPr>
              <w:pStyle w:val="ListBullet"/>
              <w:rPr>
                <w:sz w:val="22"/>
                <w:szCs w:val="22"/>
              </w:rPr>
            </w:pPr>
            <w:ins w:id="2459"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46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59AC64CE" w14:textId="16AF016D" w:rsidR="008C6B60" w:rsidRPr="00997D17" w:rsidRDefault="00034217" w:rsidP="00034217">
            <w:pPr>
              <w:pStyle w:val="ListBullet"/>
              <w:rPr>
                <w:sz w:val="22"/>
                <w:szCs w:val="22"/>
              </w:rPr>
            </w:pPr>
            <w:r w:rsidRPr="00997D17">
              <w:rPr>
                <w:sz w:val="22"/>
                <w:szCs w:val="22"/>
              </w:rPr>
              <w:t>Call 114 and 190. Keep the road clear for ambulances.</w:t>
            </w:r>
          </w:p>
          <w:p w14:paraId="41E03683" w14:textId="069DD280" w:rsidR="008C6B60" w:rsidRPr="00997D17" w:rsidRDefault="00034217" w:rsidP="00034217">
            <w:pPr>
              <w:pStyle w:val="ListBullet"/>
              <w:rPr>
                <w:sz w:val="22"/>
                <w:szCs w:val="22"/>
              </w:rPr>
            </w:pPr>
            <w:r w:rsidRPr="00997D17">
              <w:rPr>
                <w:sz w:val="22"/>
                <w:szCs w:val="22"/>
              </w:rPr>
              <w:t>Open the shelter and register every household. Note who is missing.</w:t>
            </w:r>
          </w:p>
          <w:p w14:paraId="76573B36" w14:textId="14C7CB81" w:rsidR="00F20E47" w:rsidRPr="00997D17" w:rsidRDefault="00034217" w:rsidP="00034217">
            <w:pPr>
              <w:pStyle w:val="ListBullet"/>
              <w:rPr>
                <w:sz w:val="22"/>
                <w:szCs w:val="22"/>
              </w:rPr>
            </w:pPr>
            <w:r w:rsidRPr="00997D17">
              <w:rPr>
                <w:sz w:val="22"/>
                <w:szCs w:val="22"/>
              </w:rPr>
              <w:t>Health team: injury first, then cholera if the water is dirty.</w:t>
            </w:r>
          </w:p>
          <w:p w14:paraId="67F8C74B" w14:textId="4E028287"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79A0E8CD" w14:textId="2D0FFDD4" w:rsidR="00F20E47" w:rsidRPr="00997D17" w:rsidRDefault="00F20E47" w:rsidP="00F20E47">
            <w:pPr>
              <w:pStyle w:val="ListBullet"/>
              <w:rPr>
                <w:sz w:val="22"/>
                <w:szCs w:val="22"/>
              </w:rPr>
            </w:pPr>
            <w:r w:rsidRPr="00997D17">
              <w:rPr>
                <w:sz w:val="22"/>
                <w:szCs w:val="22"/>
              </w:rPr>
              <w:t>Health team: prepare for injury, and for cholera if water is contaminated.</w:t>
            </w:r>
          </w:p>
          <w:p w14:paraId="1D78B3EC" w14:textId="51565FAA" w:rsidR="002066E7" w:rsidRPr="00997D17" w:rsidRDefault="002066E7" w:rsidP="00FE4152">
            <w:pPr>
              <w:pStyle w:val="ListParagraph"/>
              <w:rPr>
                <w:sz w:val="22"/>
                <w:szCs w:val="22"/>
              </w:rPr>
            </w:pPr>
          </w:p>
        </w:tc>
        <w:tc>
          <w:tcPr>
            <w:tcW w:w="2279" w:type="dxa"/>
          </w:tcPr>
          <w:p w14:paraId="1C891A01" w14:textId="7F819110" w:rsidR="008C6B60" w:rsidRPr="00997D17" w:rsidRDefault="00034217" w:rsidP="00034217">
            <w:pPr>
              <w:pStyle w:val="ListBullet"/>
              <w:rPr>
                <w:sz w:val="22"/>
                <w:szCs w:val="22"/>
                <w:lang w:val="sv-SE"/>
              </w:rPr>
            </w:pPr>
            <w:r w:rsidRPr="00997D17">
              <w:rPr>
                <w:sz w:val="22"/>
                <w:szCs w:val="22"/>
                <w:lang w:val="sv-SE"/>
              </w:rPr>
              <w:t>Hamisha bondeni sasa. Msirudi mpaka kamati iseme ni salama.</w:t>
            </w:r>
          </w:p>
          <w:p w14:paraId="6193F2D9" w14:textId="2EB379A1" w:rsidR="008C6B60"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1C85535B" w14:textId="6581AB18" w:rsidR="008C6B60" w:rsidRPr="00997D17" w:rsidRDefault="00034217" w:rsidP="00034217">
            <w:pPr>
              <w:pStyle w:val="ListBullet"/>
              <w:rPr>
                <w:sz w:val="22"/>
                <w:szCs w:val="22"/>
                <w:lang w:val="sv-SE"/>
              </w:rPr>
            </w:pPr>
            <w:r w:rsidRPr="00997D17">
              <w:rPr>
                <w:sz w:val="22"/>
                <w:szCs w:val="22"/>
                <w:lang w:val="sv-SE"/>
              </w:rPr>
              <w:t>Fungua makazi na sajili kila kaya. Andika aliyepotea.</w:t>
            </w:r>
          </w:p>
          <w:p w14:paraId="7FB48A16" w14:textId="653DFF4C" w:rsidR="00F20E4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p w14:paraId="5EB6B3AC" w14:textId="2217B9D5" w:rsidR="00F20E47" w:rsidRPr="00997D17" w:rsidRDefault="00F20E47" w:rsidP="00F20E47">
            <w:pPr>
              <w:pStyle w:val="ListBullet"/>
              <w:rPr>
                <w:sz w:val="22"/>
                <w:szCs w:val="22"/>
                <w:lang w:val="sv-SE"/>
              </w:rPr>
            </w:pPr>
            <w:r w:rsidRPr="00997D17">
              <w:rPr>
                <w:sz w:val="22"/>
                <w:szCs w:val="22"/>
                <w:lang w:val="sv-SE"/>
              </w:rPr>
              <w:t>Hesabu kila kaya. Fungua makazi na visajili wafikao.</w:t>
            </w:r>
          </w:p>
          <w:p w14:paraId="6CCC5F08" w14:textId="7766BA4E"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3A9B19DC" w14:textId="0340ECE2" w:rsidR="002066E7" w:rsidRPr="00997D17" w:rsidRDefault="002066E7" w:rsidP="00FE4152">
            <w:pPr>
              <w:pStyle w:val="ListParagraph"/>
              <w:rPr>
                <w:sz w:val="22"/>
                <w:szCs w:val="22"/>
                <w:lang w:val="sv-SE"/>
              </w:rPr>
            </w:pPr>
          </w:p>
        </w:tc>
      </w:tr>
      <w:tr w:rsidR="002066E7" w:rsidRPr="000343A2" w14:paraId="0517B86B" w14:textId="77777777" w:rsidTr="002066E7">
        <w:tc>
          <w:tcPr>
            <w:tcW w:w="2278" w:type="dxa"/>
          </w:tcPr>
          <w:p w14:paraId="72D186DD" w14:textId="58F91A9C" w:rsidR="002066E7" w:rsidRPr="00997D17" w:rsidRDefault="002066E7" w:rsidP="00FE4152">
            <w:pPr>
              <w:pStyle w:val="ListParagraph"/>
              <w:rPr>
                <w:sz w:val="22"/>
                <w:szCs w:val="22"/>
              </w:rPr>
            </w:pPr>
            <w:r w:rsidRPr="00997D17">
              <w:rPr>
                <w:sz w:val="22"/>
                <w:szCs w:val="22"/>
              </w:rPr>
              <w:t>Siha District Council</w:t>
            </w:r>
          </w:p>
        </w:tc>
        <w:tc>
          <w:tcPr>
            <w:tcW w:w="2278" w:type="dxa"/>
          </w:tcPr>
          <w:p w14:paraId="6B2FC930" w14:textId="677EBF2A"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3462ED9" w14:textId="52696BFA" w:rsidR="002066E7" w:rsidRPr="00997D17" w:rsidRDefault="008C6B60" w:rsidP="00FE4152">
            <w:pPr>
              <w:pStyle w:val="ListParagraph"/>
              <w:rPr>
                <w:sz w:val="22"/>
                <w:szCs w:val="22"/>
              </w:rPr>
            </w:pPr>
            <w:r w:rsidRPr="00997D17">
              <w:rPr>
                <w:sz w:val="22"/>
                <w:szCs w:val="22"/>
              </w:rPr>
              <w:t xml:space="preserve">heavy rain and landslides on the western Kilimanjaro slopes, and flash floods. A few roads slippery, a few low </w:t>
            </w:r>
            <w:r w:rsidRPr="00997D17">
              <w:rPr>
                <w:sz w:val="22"/>
                <w:szCs w:val="22"/>
              </w:rPr>
              <w:lastRenderedPageBreak/>
              <w:t>homes wet, and lightning where storms build.</w:t>
            </w:r>
          </w:p>
        </w:tc>
        <w:tc>
          <w:tcPr>
            <w:tcW w:w="2278" w:type="dxa"/>
          </w:tcPr>
          <w:p w14:paraId="568010C6" w14:textId="522B16E7" w:rsidR="002066E7" w:rsidRPr="00997D17" w:rsidRDefault="008C6B60" w:rsidP="00FE4152">
            <w:pPr>
              <w:pStyle w:val="ListParagraph"/>
              <w:rPr>
                <w:sz w:val="22"/>
                <w:szCs w:val="22"/>
              </w:rPr>
            </w:pPr>
            <w:r w:rsidRPr="00997D17">
              <w:rPr>
                <w:sz w:val="22"/>
                <w:szCs w:val="22"/>
              </w:rPr>
              <w:lastRenderedPageBreak/>
              <w:t xml:space="preserve">Dalili za mwanzo kwenye eneo lililotajwa. Barabara chache kuteleza, nyumba chache za bondeni kulowa, na </w:t>
            </w:r>
            <w:r w:rsidRPr="00997D17">
              <w:rPr>
                <w:sz w:val="22"/>
                <w:szCs w:val="22"/>
              </w:rPr>
              <w:lastRenderedPageBreak/>
              <w:t>radi dhoruba inapojengeka.</w:t>
            </w:r>
          </w:p>
        </w:tc>
        <w:tc>
          <w:tcPr>
            <w:tcW w:w="2279" w:type="dxa"/>
          </w:tcPr>
          <w:p w14:paraId="444403BA" w14:textId="153A1048" w:rsidR="008C6B60" w:rsidRPr="00997D17" w:rsidRDefault="00034217" w:rsidP="00034217">
            <w:pPr>
              <w:pStyle w:val="ListBullet"/>
              <w:rPr>
                <w:sz w:val="22"/>
                <w:szCs w:val="22"/>
              </w:rPr>
            </w:pPr>
            <w:r w:rsidRPr="00997D17">
              <w:rPr>
                <w:sz w:val="22"/>
                <w:szCs w:val="22"/>
              </w:rPr>
              <w:lastRenderedPageBreak/>
              <w:t>Walk the low ground before the rain. Clear drains and culverts.</w:t>
            </w:r>
          </w:p>
          <w:p w14:paraId="0FDE8A9F" w14:textId="0FD6798E" w:rsidR="008C6B60" w:rsidRPr="00997D17" w:rsidRDefault="00FE0A4D" w:rsidP="00034217">
            <w:pPr>
              <w:pStyle w:val="ListBullet"/>
              <w:rPr>
                <w:sz w:val="22"/>
                <w:szCs w:val="22"/>
              </w:rPr>
            </w:pPr>
            <w:ins w:id="2461" w:author="Bonephace Kaijage" w:date="2026-10-14T06:18:00Z" w16du:dateUtc="2026-10-14T04:18:00Z">
              <w:r>
                <w:rPr>
                  <w:sz w:val="22"/>
                  <w:szCs w:val="22"/>
                </w:rPr>
                <w:t xml:space="preserve">Households on the sites named in </w:t>
              </w:r>
              <w:r>
                <w:rPr>
                  <w:sz w:val="22"/>
                  <w:szCs w:val="22"/>
                </w:rPr>
                <w:lastRenderedPageBreak/>
                <w:t>Know Your Risk: keep food, documents and children above floor level, because water here can enter houses with little warning.</w:t>
              </w:r>
            </w:ins>
            <w:del w:id="2462" w:author="Bonephace Kaijage" w:date="2026-10-14T06:18:00Z" w16du:dateUtc="2026-10-14T04:18:00Z">
              <w:r w:rsidR="00034217" w:rsidRPr="00997D17" w:rsidDel="00FE0A4D">
                <w:rPr>
                  <w:sz w:val="22"/>
                  <w:szCs w:val="22"/>
                </w:rPr>
                <w:delText>Households on this ground raise food, documents and the children.</w:delText>
              </w:r>
            </w:del>
          </w:p>
          <w:p w14:paraId="1E965FF2" w14:textId="56715AA1" w:rsidR="008C6B60" w:rsidRPr="00997D17" w:rsidRDefault="00FE0A4D" w:rsidP="00034217">
            <w:pPr>
              <w:pStyle w:val="ListBullet"/>
              <w:rPr>
                <w:sz w:val="22"/>
                <w:szCs w:val="22"/>
              </w:rPr>
            </w:pPr>
            <w:ins w:id="2463"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2464" w:author="Bonephace Kaijage" w:date="2026-10-14T06:14:00Z" w16du:dateUtc="2026-10-14T04:14:00Z">
              <w:r w:rsidR="00034217" w:rsidRPr="00997D17" w:rsidDel="00FE0A4D">
                <w:rPr>
                  <w:sz w:val="22"/>
                  <w:szCs w:val="22"/>
                </w:rPr>
                <w:delText>Save 190 and the ward chair number. Keep a torch and drinking water.</w:delText>
              </w:r>
            </w:del>
          </w:p>
          <w:p w14:paraId="04C4562D" w14:textId="07CBFBAD" w:rsidR="00F20E47" w:rsidRPr="00997D17" w:rsidRDefault="00034217" w:rsidP="00034217">
            <w:pPr>
              <w:pStyle w:val="ListBullet"/>
              <w:rPr>
                <w:sz w:val="22"/>
                <w:szCs w:val="22"/>
              </w:rPr>
            </w:pPr>
            <w:r w:rsidRPr="00997D17">
              <w:rPr>
                <w:sz w:val="22"/>
                <w:szCs w:val="22"/>
              </w:rPr>
              <w:t>Do not drive or walk through water on the road. Headlights on, slow down.</w:t>
            </w:r>
          </w:p>
          <w:p w14:paraId="2F4647B9" w14:textId="363A5043" w:rsidR="00F20E47" w:rsidRPr="00997D17" w:rsidRDefault="00F20E47" w:rsidP="00F20E47">
            <w:pPr>
              <w:pStyle w:val="ListBullet"/>
              <w:rPr>
                <w:sz w:val="22"/>
                <w:szCs w:val="22"/>
              </w:rPr>
            </w:pPr>
            <w:r w:rsidRPr="00997D17">
              <w:rPr>
                <w:sz w:val="22"/>
                <w:szCs w:val="22"/>
              </w:rPr>
              <w:t>Keep food, drinking water, cash, medicines and a torch. Save 190.</w:t>
            </w:r>
          </w:p>
          <w:p w14:paraId="256F246A" w14:textId="33D4CC9A" w:rsidR="00F20E47" w:rsidRPr="00997D17" w:rsidRDefault="00F20E47" w:rsidP="00F20E47">
            <w:pPr>
              <w:pStyle w:val="ListBullet"/>
              <w:rPr>
                <w:sz w:val="22"/>
                <w:szCs w:val="22"/>
              </w:rPr>
            </w:pPr>
            <w:r w:rsidRPr="00997D17">
              <w:rPr>
                <w:sz w:val="22"/>
                <w:szCs w:val="22"/>
              </w:rPr>
              <w:t>Drive slowly with headlights on. Do not cross water flowing on the road.</w:t>
            </w:r>
          </w:p>
          <w:p w14:paraId="0A1062E3" w14:textId="7625DBD3" w:rsidR="002066E7" w:rsidRPr="00997D17" w:rsidRDefault="002066E7" w:rsidP="00FE4152">
            <w:pPr>
              <w:pStyle w:val="ListParagraph"/>
              <w:rPr>
                <w:sz w:val="22"/>
                <w:szCs w:val="22"/>
              </w:rPr>
            </w:pPr>
          </w:p>
        </w:tc>
        <w:tc>
          <w:tcPr>
            <w:tcW w:w="2279" w:type="dxa"/>
          </w:tcPr>
          <w:p w14:paraId="580932B0" w14:textId="3210410A" w:rsidR="008C6B60" w:rsidRPr="00997D17" w:rsidRDefault="00034217" w:rsidP="00034217">
            <w:pPr>
              <w:pStyle w:val="ListBullet"/>
              <w:rPr>
                <w:sz w:val="22"/>
                <w:szCs w:val="22"/>
                <w:lang w:val="sv-SE"/>
              </w:rPr>
            </w:pPr>
            <w:r w:rsidRPr="00997D17">
              <w:rPr>
                <w:sz w:val="22"/>
                <w:szCs w:val="22"/>
                <w:lang w:val="sv-SE"/>
              </w:rPr>
              <w:lastRenderedPageBreak/>
              <w:t>Tembea bondeni kabla ya mvua. Safisha mitaro na makalavati.</w:t>
            </w:r>
          </w:p>
          <w:p w14:paraId="01FCDB3A" w14:textId="0D949C4F" w:rsidR="008C6B60" w:rsidRPr="00997D17" w:rsidRDefault="00FE0A4D" w:rsidP="00034217">
            <w:pPr>
              <w:pStyle w:val="ListBullet"/>
              <w:rPr>
                <w:sz w:val="22"/>
                <w:szCs w:val="22"/>
              </w:rPr>
            </w:pPr>
            <w:ins w:id="2465" w:author="Bonephace Kaijage" w:date="2026-10-14T06:18:00Z" w16du:dateUtc="2026-10-14T04:18:00Z">
              <w:r>
                <w:rPr>
                  <w:sz w:val="22"/>
                  <w:szCs w:val="22"/>
                </w:rPr>
                <w:t xml:space="preserve">Kaya za maeneo yaliyotajwa: </w:t>
              </w:r>
              <w:r>
                <w:rPr>
                  <w:sz w:val="22"/>
                  <w:szCs w:val="22"/>
                </w:rPr>
                <w:lastRenderedPageBreak/>
                <w:t>wekeni chakula, nyaraka na watoto juu ya sakafu, kwa sababu maji hapa yanaweza kuingia nyumbani bila taarifa.</w:t>
              </w:r>
            </w:ins>
            <w:del w:id="2466" w:author="Bonephace Kaijage" w:date="2026-10-14T06:18:00Z" w16du:dateUtc="2026-10-14T04:18:00Z">
              <w:r w:rsidR="00034217" w:rsidRPr="00997D17" w:rsidDel="00FE0A4D">
                <w:rPr>
                  <w:sz w:val="22"/>
                  <w:szCs w:val="22"/>
                </w:rPr>
                <w:delText>Kaya za eneo hili zipandishe chakula, nyaraka na watoto.</w:delText>
              </w:r>
            </w:del>
          </w:p>
          <w:p w14:paraId="42210615" w14:textId="143ED588" w:rsidR="008C6B60" w:rsidRPr="00997D17" w:rsidRDefault="00034217" w:rsidP="00034217">
            <w:pPr>
              <w:pStyle w:val="ListBullet"/>
              <w:rPr>
                <w:sz w:val="22"/>
                <w:szCs w:val="22"/>
                <w:lang w:val="sv-SE"/>
              </w:rPr>
            </w:pPr>
            <w:r w:rsidRPr="00997D17">
              <w:rPr>
                <w:sz w:val="22"/>
                <w:szCs w:val="22"/>
                <w:lang w:val="sv-SE"/>
              </w:rPr>
              <w:t>Hifadhi 190 na namba ya mwenyekiti wa kata. Weka tochi na maji ya kunywa.</w:t>
            </w:r>
          </w:p>
          <w:p w14:paraId="33E72214" w14:textId="16842574" w:rsidR="00F20E47" w:rsidRPr="00997D17" w:rsidRDefault="00034217" w:rsidP="00034217">
            <w:pPr>
              <w:pStyle w:val="ListBullet"/>
              <w:rPr>
                <w:sz w:val="22"/>
                <w:szCs w:val="22"/>
                <w:lang w:val="sv-SE"/>
              </w:rPr>
            </w:pPr>
            <w:r w:rsidRPr="00997D17">
              <w:rPr>
                <w:sz w:val="22"/>
                <w:szCs w:val="22"/>
                <w:lang w:val="sv-SE"/>
              </w:rPr>
              <w:t>Usiendeshe wala kutembea kwenye maji barabarani. Washa taa, punguza mwendo.</w:t>
            </w:r>
          </w:p>
          <w:p w14:paraId="0B20F58E" w14:textId="0A790282" w:rsidR="00F20E47" w:rsidRPr="00997D17" w:rsidRDefault="00F20E47" w:rsidP="00F20E47">
            <w:pPr>
              <w:pStyle w:val="ListBullet"/>
              <w:rPr>
                <w:sz w:val="22"/>
                <w:szCs w:val="22"/>
                <w:lang w:val="sv-SE"/>
              </w:rPr>
            </w:pPr>
            <w:r w:rsidRPr="00997D17">
              <w:rPr>
                <w:sz w:val="22"/>
                <w:szCs w:val="22"/>
                <w:lang w:val="sv-SE"/>
              </w:rPr>
              <w:t>Weka chakula, maji ya kunywa, fedha, dawa na tochi. Hifadhi 190.</w:t>
            </w:r>
          </w:p>
          <w:p w14:paraId="4C81D808" w14:textId="2C49995A" w:rsidR="00F20E47" w:rsidRPr="00997D17" w:rsidRDefault="00F20E47" w:rsidP="00F20E47">
            <w:pPr>
              <w:pStyle w:val="ListBullet"/>
              <w:rPr>
                <w:sz w:val="22"/>
                <w:szCs w:val="22"/>
                <w:lang w:val="sv-SE"/>
              </w:rPr>
            </w:pPr>
            <w:r w:rsidRPr="00997D17">
              <w:rPr>
                <w:sz w:val="22"/>
                <w:szCs w:val="22"/>
                <w:lang w:val="sv-SE"/>
              </w:rPr>
              <w:t>Endesha taratibu ukiwasha taa. Usivuke maji yanayotiririka barabarani.</w:t>
            </w:r>
          </w:p>
          <w:p w14:paraId="31AE419B" w14:textId="5F61F85C" w:rsidR="002066E7" w:rsidRPr="00997D17" w:rsidRDefault="002066E7" w:rsidP="00FE4152">
            <w:pPr>
              <w:pStyle w:val="ListParagraph"/>
              <w:rPr>
                <w:sz w:val="22"/>
                <w:szCs w:val="22"/>
                <w:lang w:val="sv-SE"/>
              </w:rPr>
            </w:pPr>
          </w:p>
        </w:tc>
      </w:tr>
      <w:tr w:rsidR="002066E7" w:rsidRPr="00997D17" w14:paraId="184B7796" w14:textId="77777777" w:rsidTr="002066E7">
        <w:tc>
          <w:tcPr>
            <w:tcW w:w="2278" w:type="dxa"/>
          </w:tcPr>
          <w:p w14:paraId="7A0AA3EE" w14:textId="77777777" w:rsidR="002066E7" w:rsidRPr="00997D17" w:rsidRDefault="002066E7" w:rsidP="00FE4152">
            <w:pPr>
              <w:pStyle w:val="ListParagraph"/>
              <w:rPr>
                <w:sz w:val="22"/>
                <w:szCs w:val="22"/>
                <w:lang w:val="sv-SE"/>
              </w:rPr>
            </w:pPr>
          </w:p>
        </w:tc>
        <w:tc>
          <w:tcPr>
            <w:tcW w:w="2278" w:type="dxa"/>
          </w:tcPr>
          <w:p w14:paraId="053FD11C" w14:textId="22795587"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C45C528" w14:textId="2172F2CE" w:rsidR="002066E7" w:rsidRPr="00997D17" w:rsidRDefault="008C6B60" w:rsidP="00FE4152">
            <w:pPr>
              <w:pStyle w:val="ListParagraph"/>
              <w:rPr>
                <w:sz w:val="22"/>
                <w:szCs w:val="22"/>
              </w:rPr>
            </w:pPr>
            <w:r w:rsidRPr="00997D17">
              <w:rPr>
                <w:sz w:val="22"/>
                <w:szCs w:val="22"/>
              </w:rPr>
              <w:t xml:space="preserve">heavy rain and landslides on the western Kilimanjaro slopes, and flash floods. Roads, </w:t>
            </w:r>
            <w:r w:rsidRPr="00997D17">
              <w:rPr>
                <w:sz w:val="22"/>
                <w:szCs w:val="22"/>
              </w:rPr>
              <w:lastRenderedPageBreak/>
              <w:t>water points or houses at the named sites are now affected. Some journeys and classes are disrupted.</w:t>
            </w:r>
          </w:p>
        </w:tc>
        <w:tc>
          <w:tcPr>
            <w:tcW w:w="2278" w:type="dxa"/>
          </w:tcPr>
          <w:p w14:paraId="1BA99342" w14:textId="23FAE744"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yaliyotajwa yameathirika. Safari </w:t>
            </w:r>
            <w:r w:rsidRPr="00997D17">
              <w:rPr>
                <w:sz w:val="22"/>
                <w:szCs w:val="22"/>
              </w:rPr>
              <w:lastRenderedPageBreak/>
              <w:t>na masomo mengine yamesitishwa.</w:t>
            </w:r>
          </w:p>
        </w:tc>
        <w:tc>
          <w:tcPr>
            <w:tcW w:w="2279" w:type="dxa"/>
          </w:tcPr>
          <w:p w14:paraId="2F1FD9DD" w14:textId="44450CF1" w:rsidR="008C6B60" w:rsidRPr="00997D17" w:rsidRDefault="00034217" w:rsidP="00034217">
            <w:pPr>
              <w:pStyle w:val="ListBullet"/>
              <w:rPr>
                <w:sz w:val="22"/>
                <w:szCs w:val="22"/>
              </w:rPr>
            </w:pPr>
            <w:r w:rsidRPr="00997D17">
              <w:rPr>
                <w:sz w:val="22"/>
                <w:szCs w:val="22"/>
              </w:rPr>
              <w:lastRenderedPageBreak/>
              <w:t>Move households off the low ground to the ward assembly point.</w:t>
            </w:r>
          </w:p>
          <w:p w14:paraId="38608F93" w14:textId="47F29CE4" w:rsidR="008C6B60" w:rsidRPr="00997D17" w:rsidRDefault="00034217" w:rsidP="00034217">
            <w:pPr>
              <w:pStyle w:val="ListBullet"/>
              <w:rPr>
                <w:sz w:val="22"/>
                <w:szCs w:val="22"/>
              </w:rPr>
            </w:pPr>
            <w:r w:rsidRPr="00997D17">
              <w:rPr>
                <w:sz w:val="22"/>
                <w:szCs w:val="22"/>
              </w:rPr>
              <w:lastRenderedPageBreak/>
              <w:t>Close and mark the flooded road or bridge. Divert traffic.</w:t>
            </w:r>
          </w:p>
          <w:p w14:paraId="5F214782" w14:textId="387F3745" w:rsidR="008C6B60" w:rsidRPr="00997D17" w:rsidRDefault="00FE0A4D" w:rsidP="00034217">
            <w:pPr>
              <w:pStyle w:val="ListBullet"/>
              <w:rPr>
                <w:sz w:val="22"/>
                <w:szCs w:val="22"/>
              </w:rPr>
            </w:pPr>
            <w:ins w:id="2467" w:author="Bonephace Kaijage" w:date="2026-10-14T06:11:00Z" w16du:dateUtc="2026-10-14T04:11:00Z">
              <w:r>
                <w:rPr>
                  <w:sz w:val="22"/>
                  <w:szCs w:val="22"/>
                </w:rPr>
                <w:t>Check that school children, older people and anyone with a disability are accounted for before dark, so that no one is searched for in the night.</w:t>
              </w:r>
            </w:ins>
            <w:del w:id="2468" w:author="Bonephace Kaijage" w:date="2026-10-14T06:11:00Z" w16du:dateUtc="2026-10-14T04:11:00Z">
              <w:r w:rsidR="00034217" w:rsidRPr="00997D17" w:rsidDel="00FE0A4D">
                <w:rPr>
                  <w:sz w:val="22"/>
                  <w:szCs w:val="22"/>
                </w:rPr>
                <w:delText>Account for school children and older people before dark.</w:delText>
              </w:r>
            </w:del>
          </w:p>
          <w:p w14:paraId="5993FD19" w14:textId="293582C4" w:rsidR="00F20E47" w:rsidRPr="00997D17" w:rsidRDefault="00FE0A4D" w:rsidP="00034217">
            <w:pPr>
              <w:pStyle w:val="ListBullet"/>
              <w:rPr>
                <w:sz w:val="22"/>
                <w:szCs w:val="22"/>
              </w:rPr>
            </w:pPr>
            <w:ins w:id="2469" w:author="Bonephace Kaijage" w:date="2026-10-14T06:14:00Z" w16du:dateUtc="2026-10-14T04:14:00Z">
              <w:r>
                <w:rPr>
                  <w:sz w:val="22"/>
                  <w:szCs w:val="22"/>
                </w:rPr>
                <w:t>Boil or treat drinking water, because floods carry waste into wells; tell the clinic early if anyone has diarrhoea.</w:t>
              </w:r>
            </w:ins>
            <w:del w:id="2470" w:author="Bonephace Kaijage" w:date="2026-10-14T06:14:00Z" w16du:dateUtc="2026-10-14T04:14:00Z">
              <w:r w:rsidR="00034217" w:rsidRPr="00997D17" w:rsidDel="00FE0A4D">
                <w:rPr>
                  <w:sz w:val="22"/>
                  <w:szCs w:val="22"/>
                </w:rPr>
                <w:delText>Boil drinking water. The clinic watches for diarrhoea.</w:delText>
              </w:r>
            </w:del>
          </w:p>
          <w:p w14:paraId="4445C3ED" w14:textId="437A42F3" w:rsidR="00F20E47" w:rsidRPr="00997D17" w:rsidRDefault="00F20E47" w:rsidP="00F20E47">
            <w:pPr>
              <w:pStyle w:val="ListBullet"/>
              <w:rPr>
                <w:sz w:val="22"/>
                <w:szCs w:val="22"/>
              </w:rPr>
            </w:pPr>
            <w:r w:rsidRPr="00997D17">
              <w:rPr>
                <w:sz w:val="22"/>
                <w:szCs w:val="22"/>
              </w:rPr>
              <w:t>Account for children, older people and persons with disability.</w:t>
            </w:r>
          </w:p>
          <w:p w14:paraId="465CA6DE" w14:textId="6B7A5A34" w:rsidR="00F20E47" w:rsidRPr="00997D17" w:rsidRDefault="00F20E47" w:rsidP="00F20E47">
            <w:pPr>
              <w:pStyle w:val="ListBullet"/>
              <w:rPr>
                <w:sz w:val="22"/>
                <w:szCs w:val="22"/>
              </w:rPr>
            </w:pPr>
            <w:r w:rsidRPr="00997D17">
              <w:rPr>
                <w:sz w:val="22"/>
                <w:szCs w:val="22"/>
              </w:rPr>
              <w:t>If the water source is affected, boil or treat drinking water.</w:t>
            </w:r>
          </w:p>
          <w:p w14:paraId="53830B0A" w14:textId="446734AD" w:rsidR="002066E7" w:rsidRPr="00997D17" w:rsidRDefault="002066E7" w:rsidP="00FE4152">
            <w:pPr>
              <w:pStyle w:val="ListParagraph"/>
              <w:rPr>
                <w:sz w:val="22"/>
                <w:szCs w:val="22"/>
              </w:rPr>
            </w:pPr>
          </w:p>
        </w:tc>
        <w:tc>
          <w:tcPr>
            <w:tcW w:w="2279" w:type="dxa"/>
          </w:tcPr>
          <w:p w14:paraId="671DB916" w14:textId="3EA99716" w:rsidR="008C6B60" w:rsidRPr="00997D17" w:rsidRDefault="00034217" w:rsidP="00034217">
            <w:pPr>
              <w:pStyle w:val="ListBullet"/>
              <w:rPr>
                <w:sz w:val="22"/>
                <w:szCs w:val="22"/>
                <w:lang w:val="sv-SE"/>
              </w:rPr>
            </w:pPr>
            <w:r w:rsidRPr="00997D17">
              <w:rPr>
                <w:sz w:val="22"/>
                <w:szCs w:val="22"/>
                <w:lang w:val="sv-SE"/>
              </w:rPr>
              <w:lastRenderedPageBreak/>
              <w:t>Hamisha kaya kutoka bondeni kwenda kituo cha kata.</w:t>
            </w:r>
          </w:p>
          <w:p w14:paraId="44EC299E" w14:textId="633F5EAC" w:rsidR="008C6B60" w:rsidRPr="00997D17" w:rsidRDefault="00034217" w:rsidP="00034217">
            <w:pPr>
              <w:pStyle w:val="ListBullet"/>
              <w:rPr>
                <w:sz w:val="22"/>
                <w:szCs w:val="22"/>
                <w:lang w:val="sv-SE"/>
              </w:rPr>
            </w:pPr>
            <w:r w:rsidRPr="00997D17">
              <w:rPr>
                <w:sz w:val="22"/>
                <w:szCs w:val="22"/>
                <w:lang w:val="sv-SE"/>
              </w:rPr>
              <w:lastRenderedPageBreak/>
              <w:t>Funga na weka alama barabara au daraja. Elekeza magari.</w:t>
            </w:r>
          </w:p>
          <w:p w14:paraId="74D39246" w14:textId="31989337" w:rsidR="008C6B60" w:rsidRPr="00997D17" w:rsidRDefault="00FE0A4D" w:rsidP="00034217">
            <w:pPr>
              <w:pStyle w:val="ListBullet"/>
              <w:rPr>
                <w:sz w:val="22"/>
                <w:szCs w:val="22"/>
              </w:rPr>
            </w:pPr>
            <w:ins w:id="2471" w:author="Bonephace Kaijage" w:date="2026-10-14T06:11:00Z" w16du:dateUtc="2026-10-14T04:11:00Z">
              <w:r>
                <w:rPr>
                  <w:sz w:val="22"/>
                  <w:szCs w:val="22"/>
                </w:rPr>
                <w:t>Hakikisheni watoto wa shule, wazee na watu wenye ulemavu wote wamepatikana kabla ya giza, ili asitafutwe mtu usiku.</w:t>
              </w:r>
            </w:ins>
            <w:del w:id="2472" w:author="Bonephace Kaijage" w:date="2026-10-14T06:11:00Z" w16du:dateUtc="2026-10-14T04:11:00Z">
              <w:r w:rsidR="00034217" w:rsidRPr="00997D17" w:rsidDel="00FE0A4D">
                <w:rPr>
                  <w:sz w:val="22"/>
                  <w:szCs w:val="22"/>
                </w:rPr>
                <w:delText>Hakiki watoto wa shule na wazee kabla ya giza.</w:delText>
              </w:r>
            </w:del>
          </w:p>
          <w:p w14:paraId="44750BF6" w14:textId="67413285" w:rsidR="00F20E47" w:rsidRPr="00997D17" w:rsidRDefault="00034217" w:rsidP="00034217">
            <w:pPr>
              <w:pStyle w:val="ListBullet"/>
              <w:rPr>
                <w:sz w:val="22"/>
                <w:szCs w:val="22"/>
                <w:lang w:val="sv-SE"/>
              </w:rPr>
            </w:pPr>
            <w:r w:rsidRPr="00997D17">
              <w:rPr>
                <w:sz w:val="22"/>
                <w:szCs w:val="22"/>
                <w:lang w:val="sv-SE"/>
              </w:rPr>
              <w:t>Chemsha maji ya kunywa. Kliniki iangalie kuhara.</w:t>
            </w:r>
          </w:p>
          <w:p w14:paraId="3BD15B3C" w14:textId="0A90C081" w:rsidR="00F20E47" w:rsidRPr="00997D17" w:rsidRDefault="00FE0A4D" w:rsidP="00F20E47">
            <w:pPr>
              <w:pStyle w:val="ListBullet"/>
              <w:rPr>
                <w:sz w:val="22"/>
                <w:szCs w:val="22"/>
              </w:rPr>
            </w:pPr>
            <w:ins w:id="2473" w:author="Bonephace Kaijage" w:date="2026-10-14T06:15:00Z" w16du:dateUtc="2026-10-14T04:15:00Z">
              <w:r>
                <w:rPr>
                  <w:sz w:val="22"/>
                  <w:szCs w:val="22"/>
                </w:rPr>
                <w:t>Hakikisheni watoto, wazee na watu wenye ulemavu wote wako salama na wana mtu wa kuwasaidia.</w:t>
              </w:r>
            </w:ins>
            <w:del w:id="2474" w:author="Bonephace Kaijage" w:date="2026-10-14T06:15:00Z" w16du:dateUtc="2026-10-14T04:15:00Z">
              <w:r w:rsidR="00F20E47" w:rsidRPr="00997D17" w:rsidDel="00FE0A4D">
                <w:rPr>
                  <w:sz w:val="22"/>
                  <w:szCs w:val="22"/>
                </w:rPr>
                <w:delText>Hakiki watoto, wazee na watu wenye ulemavu.</w:delText>
              </w:r>
            </w:del>
          </w:p>
          <w:p w14:paraId="3FD56734" w14:textId="78E50FF4" w:rsidR="00F20E47" w:rsidRPr="00997D17" w:rsidRDefault="00F20E47" w:rsidP="00F20E47">
            <w:pPr>
              <w:pStyle w:val="ListBullet"/>
              <w:rPr>
                <w:sz w:val="22"/>
                <w:szCs w:val="22"/>
              </w:rPr>
            </w:pPr>
            <w:r w:rsidRPr="00997D17">
              <w:rPr>
                <w:sz w:val="22"/>
                <w:szCs w:val="22"/>
              </w:rPr>
              <w:t>Chanzo cha maji kikiathirika, chemsha au tibu maji ya kunywa.</w:t>
            </w:r>
          </w:p>
          <w:p w14:paraId="654B6415" w14:textId="1E0EFB8F" w:rsidR="002066E7" w:rsidRPr="00997D17" w:rsidRDefault="002066E7" w:rsidP="00FE4152">
            <w:pPr>
              <w:pStyle w:val="ListParagraph"/>
              <w:rPr>
                <w:sz w:val="22"/>
                <w:szCs w:val="22"/>
              </w:rPr>
            </w:pPr>
          </w:p>
        </w:tc>
      </w:tr>
      <w:tr w:rsidR="002066E7" w:rsidRPr="000343A2" w14:paraId="5E63A32F" w14:textId="77777777" w:rsidTr="002066E7">
        <w:tc>
          <w:tcPr>
            <w:tcW w:w="2278" w:type="dxa"/>
          </w:tcPr>
          <w:p w14:paraId="223775EF" w14:textId="77777777" w:rsidR="002066E7" w:rsidRPr="00997D17" w:rsidRDefault="002066E7" w:rsidP="00FE4152">
            <w:pPr>
              <w:pStyle w:val="ListParagraph"/>
              <w:rPr>
                <w:sz w:val="22"/>
                <w:szCs w:val="22"/>
              </w:rPr>
            </w:pPr>
          </w:p>
        </w:tc>
        <w:tc>
          <w:tcPr>
            <w:tcW w:w="2278" w:type="dxa"/>
          </w:tcPr>
          <w:p w14:paraId="44B40D64" w14:textId="6F2A4E8B"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A729EAD" w14:textId="4D50405C" w:rsidR="002066E7" w:rsidRPr="00997D17" w:rsidRDefault="00FE0A4D" w:rsidP="00FE4152">
            <w:pPr>
              <w:pStyle w:val="ListParagraph"/>
              <w:rPr>
                <w:sz w:val="22"/>
                <w:szCs w:val="22"/>
              </w:rPr>
            </w:pPr>
            <w:ins w:id="2475"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w:t>
              </w:r>
              <w:r>
                <w:rPr>
                  <w:sz w:val="22"/>
                  <w:szCs w:val="22"/>
                </w:rPr>
                <w:lastRenderedPageBreak/>
                <w:t>being organised; please follow the committee's instructions and look out for neighbours.</w:t>
              </w:r>
            </w:ins>
            <w:del w:id="247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A3E3B86" w14:textId="4E332AE5" w:rsidR="002066E7" w:rsidRPr="00997D17" w:rsidRDefault="00FE0A4D" w:rsidP="00FE4152">
            <w:pPr>
              <w:pStyle w:val="ListParagraph"/>
              <w:rPr>
                <w:sz w:val="22"/>
                <w:szCs w:val="22"/>
              </w:rPr>
            </w:pPr>
            <w:ins w:id="2477"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w:t>
              </w:r>
              <w:r>
                <w:rPr>
                  <w:sz w:val="22"/>
                  <w:szCs w:val="22"/>
                </w:rPr>
                <w:lastRenderedPageBreak/>
                <w:t>au magonjwa. Msaada unaandaliwa; tafadhali fuateni maelekezo ya kamati na muangaliane na majirani.</w:t>
              </w:r>
            </w:ins>
            <w:del w:id="247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238E6FBC" w14:textId="312DC5A3" w:rsidR="008C6B60" w:rsidRPr="00997D17" w:rsidRDefault="00FE0A4D" w:rsidP="00034217">
            <w:pPr>
              <w:pStyle w:val="ListBullet"/>
              <w:rPr>
                <w:sz w:val="22"/>
                <w:szCs w:val="22"/>
              </w:rPr>
            </w:pPr>
            <w:ins w:id="2479" w:author="Bonephace Kaijage" w:date="2026-10-14T06:04:00Z" w16du:dateUtc="2026-10-14T04:04:00Z">
              <w:r>
                <w:rPr>
                  <w:sz w:val="22"/>
                  <w:szCs w:val="22"/>
                </w:rPr>
                <w:lastRenderedPageBreak/>
                <w:t xml:space="preserve">Please move off the low ground now to the agreed safe place, helping anyone who cannot move alone; the water can rise faster than it looks. Return only when the </w:t>
              </w:r>
              <w:r>
                <w:rPr>
                  <w:sz w:val="22"/>
                  <w:szCs w:val="22"/>
                </w:rPr>
                <w:lastRenderedPageBreak/>
                <w:t>committee confirms it is safe.</w:t>
              </w:r>
            </w:ins>
            <w:del w:id="248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71E7D96E" w14:textId="53068912" w:rsidR="008C6B60" w:rsidRPr="00997D17" w:rsidRDefault="00034217" w:rsidP="00034217">
            <w:pPr>
              <w:pStyle w:val="ListBullet"/>
              <w:rPr>
                <w:sz w:val="22"/>
                <w:szCs w:val="22"/>
              </w:rPr>
            </w:pPr>
            <w:r w:rsidRPr="00997D17">
              <w:rPr>
                <w:sz w:val="22"/>
                <w:szCs w:val="22"/>
              </w:rPr>
              <w:t>Call 114 and 190. Keep the road clear for ambulances.</w:t>
            </w:r>
          </w:p>
          <w:p w14:paraId="545BC201" w14:textId="7CBDDAA5" w:rsidR="008C6B60" w:rsidRPr="00997D17" w:rsidRDefault="00034217" w:rsidP="00034217">
            <w:pPr>
              <w:pStyle w:val="ListBullet"/>
              <w:rPr>
                <w:sz w:val="22"/>
                <w:szCs w:val="22"/>
              </w:rPr>
            </w:pPr>
            <w:r w:rsidRPr="00997D17">
              <w:rPr>
                <w:sz w:val="22"/>
                <w:szCs w:val="22"/>
              </w:rPr>
              <w:t>Open the shelter and register every household. Note who is missing.</w:t>
            </w:r>
          </w:p>
          <w:p w14:paraId="0991F220" w14:textId="4EE4418A" w:rsidR="00F20E47" w:rsidRPr="00997D17" w:rsidRDefault="00034217" w:rsidP="00034217">
            <w:pPr>
              <w:pStyle w:val="ListBullet"/>
              <w:rPr>
                <w:sz w:val="22"/>
                <w:szCs w:val="22"/>
              </w:rPr>
            </w:pPr>
            <w:r w:rsidRPr="00997D17">
              <w:rPr>
                <w:sz w:val="22"/>
                <w:szCs w:val="22"/>
              </w:rPr>
              <w:t>Health team: injury first, then cholera if the water is dirty.</w:t>
            </w:r>
          </w:p>
          <w:p w14:paraId="5CF0E050" w14:textId="1FDA32C8"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3AEA7342" w14:textId="4F548AF6" w:rsidR="00F20E47" w:rsidRPr="00997D17" w:rsidRDefault="00F20E47" w:rsidP="00F20E47">
            <w:pPr>
              <w:pStyle w:val="ListBullet"/>
              <w:rPr>
                <w:sz w:val="22"/>
                <w:szCs w:val="22"/>
              </w:rPr>
            </w:pPr>
            <w:r w:rsidRPr="00997D17">
              <w:rPr>
                <w:sz w:val="22"/>
                <w:szCs w:val="22"/>
              </w:rPr>
              <w:t>Health team: prepare for injury, and for cholera if water is contaminated.</w:t>
            </w:r>
          </w:p>
          <w:p w14:paraId="307E5401" w14:textId="10DAF4B5" w:rsidR="002066E7" w:rsidRPr="00997D17" w:rsidRDefault="002066E7" w:rsidP="00FE4152">
            <w:pPr>
              <w:pStyle w:val="ListParagraph"/>
              <w:rPr>
                <w:sz w:val="22"/>
                <w:szCs w:val="22"/>
              </w:rPr>
            </w:pPr>
          </w:p>
        </w:tc>
        <w:tc>
          <w:tcPr>
            <w:tcW w:w="2279" w:type="dxa"/>
          </w:tcPr>
          <w:p w14:paraId="4331BE96" w14:textId="62CF6AF3" w:rsidR="008C6B60" w:rsidRPr="00997D17" w:rsidRDefault="00034217" w:rsidP="00034217">
            <w:pPr>
              <w:pStyle w:val="ListBullet"/>
              <w:rPr>
                <w:sz w:val="22"/>
                <w:szCs w:val="22"/>
                <w:lang w:val="sv-SE"/>
              </w:rPr>
            </w:pPr>
            <w:r w:rsidRPr="00997D17">
              <w:rPr>
                <w:sz w:val="22"/>
                <w:szCs w:val="22"/>
                <w:lang w:val="sv-SE"/>
              </w:rPr>
              <w:lastRenderedPageBreak/>
              <w:t>Hamisha bondeni sasa. Msirudi mpaka kamati iseme ni salama.</w:t>
            </w:r>
          </w:p>
          <w:p w14:paraId="71FD8915" w14:textId="19CC0BD2" w:rsidR="008C6B60" w:rsidRPr="00997D17" w:rsidRDefault="00034217" w:rsidP="00034217">
            <w:pPr>
              <w:pStyle w:val="ListBullet"/>
              <w:rPr>
                <w:sz w:val="22"/>
                <w:szCs w:val="22"/>
                <w:lang w:val="sv-SE"/>
              </w:rPr>
            </w:pPr>
            <w:r w:rsidRPr="00997D17">
              <w:rPr>
                <w:sz w:val="22"/>
                <w:szCs w:val="22"/>
                <w:lang w:val="sv-SE"/>
              </w:rPr>
              <w:t>Piga 114 na 190. Acha barabara wazi kwa magari ya wagonjwa.</w:t>
            </w:r>
          </w:p>
          <w:p w14:paraId="3B30B9F4" w14:textId="2549F797" w:rsidR="008C6B60" w:rsidRPr="00997D17" w:rsidRDefault="00034217" w:rsidP="00034217">
            <w:pPr>
              <w:pStyle w:val="ListBullet"/>
              <w:rPr>
                <w:sz w:val="22"/>
                <w:szCs w:val="22"/>
                <w:lang w:val="sv-SE"/>
              </w:rPr>
            </w:pPr>
            <w:r w:rsidRPr="00997D17">
              <w:rPr>
                <w:sz w:val="22"/>
                <w:szCs w:val="22"/>
                <w:lang w:val="sv-SE"/>
              </w:rPr>
              <w:lastRenderedPageBreak/>
              <w:t>Fungua makazi na sajili kila kaya. Andika aliyepotea.</w:t>
            </w:r>
          </w:p>
          <w:p w14:paraId="563A3EB6" w14:textId="62AF4C36" w:rsidR="00F20E47" w:rsidRPr="00997D17" w:rsidRDefault="00034217" w:rsidP="00034217">
            <w:pPr>
              <w:pStyle w:val="ListBullet"/>
              <w:rPr>
                <w:sz w:val="22"/>
                <w:szCs w:val="22"/>
                <w:lang w:val="sv-SE"/>
              </w:rPr>
            </w:pPr>
            <w:r w:rsidRPr="00997D17">
              <w:rPr>
                <w:sz w:val="22"/>
                <w:szCs w:val="22"/>
                <w:lang w:val="sv-SE"/>
              </w:rPr>
              <w:t>Timu ya afya: majeruhi kwanza, kisha kipindupindu maji yakiwa machafu.</w:t>
            </w:r>
          </w:p>
          <w:p w14:paraId="6401CC9D" w14:textId="34138232" w:rsidR="00F20E47" w:rsidRPr="00997D17" w:rsidRDefault="00F20E47" w:rsidP="00F20E47">
            <w:pPr>
              <w:pStyle w:val="ListBullet"/>
              <w:rPr>
                <w:sz w:val="22"/>
                <w:szCs w:val="22"/>
                <w:lang w:val="sv-SE"/>
              </w:rPr>
            </w:pPr>
            <w:r w:rsidRPr="00997D17">
              <w:rPr>
                <w:sz w:val="22"/>
                <w:szCs w:val="22"/>
                <w:lang w:val="sv-SE"/>
              </w:rPr>
              <w:t>Hesabu kila kaya. Fungua makazi na visajili wafikao.</w:t>
            </w:r>
          </w:p>
          <w:p w14:paraId="3CFA56FD" w14:textId="6AE7EA5F"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79697969" w14:textId="6B7685DD" w:rsidR="002066E7" w:rsidRPr="00997D17" w:rsidRDefault="002066E7" w:rsidP="00FE4152">
            <w:pPr>
              <w:pStyle w:val="ListParagraph"/>
              <w:rPr>
                <w:sz w:val="22"/>
                <w:szCs w:val="22"/>
                <w:lang w:val="sv-SE"/>
              </w:rPr>
            </w:pPr>
          </w:p>
        </w:tc>
      </w:tr>
    </w:tbl>
    <w:p w14:paraId="47C216D9" w14:textId="77777777" w:rsidR="00250A71" w:rsidRPr="008F12E3" w:rsidRDefault="00FE4152" w:rsidP="00FE4152">
      <w:pPr>
        <w:pStyle w:val="ListParagraph"/>
        <w:rPr>
          <w:sz w:val="22"/>
          <w:szCs w:val="22"/>
        </w:rPr>
      </w:pPr>
      <w:r w:rsidRPr="00997D17">
        <w:rPr>
          <w:sz w:val="22"/>
          <w:szCs w:val="22"/>
        </w:rPr>
        <w:lastRenderedPageBreak/>
        <w:t>Moshi Municipal Council — Halmashauri ya Manispaa ya Moshi (Moshi Urban / Moshi Mjini)</w:t>
      </w:r>
    </w:p>
    <w:p w14:paraId="77FACFBB" w14:textId="77777777" w:rsidR="00AB6CF2" w:rsidRDefault="00FE4152" w:rsidP="00FE4152">
      <w:pPr>
        <w:rPr>
          <w:sz w:val="22"/>
          <w:szCs w:val="22"/>
        </w:rPr>
      </w:pPr>
      <w:r w:rsidRPr="00997D17">
        <w:rPr>
          <w:sz w:val="22"/>
          <w:szCs w:val="22"/>
        </w:rPr>
        <w:t>10. LINDI REGION | MKOA WA LINDI</w:t>
      </w:r>
    </w:p>
    <w:p w14:paraId="5F68B09C" w14:textId="77777777" w:rsidR="00AB6CF2" w:rsidRDefault="00AB6CF2" w:rsidP="00AB6CF2">
      <w:pPr>
        <w:rPr>
          <w:color w:val="000000"/>
        </w:rPr>
      </w:pPr>
    </w:p>
    <w:p w14:paraId="5B32D352" w14:textId="77777777" w:rsidR="00AB6CF2" w:rsidRDefault="00AB6CF2" w:rsidP="00AB6CF2">
      <w:pPr>
        <w:pStyle w:val="Strong1"/>
        <w:jc w:val="both"/>
        <w:rPr>
          <w:color w:val="000000"/>
        </w:rPr>
      </w:pPr>
      <w:r w:rsidRPr="00AB6CF2">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B6CF2" w:rsidRPr="00AB6CF2" w14:paraId="2F7A07B1" w14:textId="77777777" w:rsidTr="00AB6CF2">
        <w:tc>
          <w:tcPr>
            <w:tcW w:w="3420" w:type="dxa"/>
            <w:shd w:val="clear" w:color="D9D9D9" w:fill="D9D9D9"/>
          </w:tcPr>
          <w:p w14:paraId="69BC18DE" w14:textId="66215A2D" w:rsidR="00AB6CF2" w:rsidRPr="00AB6CF2" w:rsidRDefault="00AB6CF2" w:rsidP="00AB6CF2">
            <w:pPr>
              <w:jc w:val="both"/>
              <w:rPr>
                <w:color w:val="000000"/>
              </w:rPr>
            </w:pPr>
            <w:r w:rsidRPr="00AB6CF2">
              <w:rPr>
                <w:color w:val="000000"/>
              </w:rPr>
              <w:t>AREA (EN)</w:t>
            </w:r>
          </w:p>
        </w:tc>
        <w:tc>
          <w:tcPr>
            <w:tcW w:w="3235" w:type="dxa"/>
            <w:shd w:val="clear" w:color="D9D9D9" w:fill="D9D9D9"/>
          </w:tcPr>
          <w:p w14:paraId="7012E9AB" w14:textId="288D6BAE" w:rsidR="00AB6CF2" w:rsidRPr="00AB6CF2" w:rsidRDefault="00AB6CF2" w:rsidP="00AB6CF2">
            <w:pPr>
              <w:jc w:val="both"/>
              <w:rPr>
                <w:color w:val="000000"/>
              </w:rPr>
            </w:pPr>
            <w:r w:rsidRPr="00AB6CF2">
              <w:rPr>
                <w:color w:val="000000"/>
              </w:rPr>
              <w:t>ENEO (SW)</w:t>
            </w:r>
          </w:p>
        </w:tc>
        <w:tc>
          <w:tcPr>
            <w:tcW w:w="3605" w:type="dxa"/>
            <w:shd w:val="clear" w:color="D9D9D9" w:fill="D9D9D9"/>
          </w:tcPr>
          <w:p w14:paraId="209B29FA" w14:textId="5468CB4D" w:rsidR="00AB6CF2" w:rsidRPr="00AB6CF2" w:rsidRDefault="00AB6CF2" w:rsidP="00AB6CF2">
            <w:pPr>
              <w:jc w:val="both"/>
              <w:rPr>
                <w:color w:val="000000"/>
              </w:rPr>
            </w:pPr>
            <w:r w:rsidRPr="00AB6CF2">
              <w:rPr>
                <w:color w:val="000000"/>
              </w:rPr>
              <w:t>RISK STATEMENT (EN)</w:t>
            </w:r>
          </w:p>
        </w:tc>
        <w:tc>
          <w:tcPr>
            <w:tcW w:w="3325" w:type="dxa"/>
            <w:shd w:val="clear" w:color="D9D9D9" w:fill="D9D9D9"/>
          </w:tcPr>
          <w:p w14:paraId="7BA6222D" w14:textId="534C21B0" w:rsidR="00AB6CF2" w:rsidRPr="00AB6CF2" w:rsidRDefault="00AB6CF2" w:rsidP="00AB6CF2">
            <w:pPr>
              <w:jc w:val="both"/>
              <w:rPr>
                <w:color w:val="000000"/>
              </w:rPr>
            </w:pPr>
            <w:r w:rsidRPr="00AB6CF2">
              <w:rPr>
                <w:color w:val="000000"/>
              </w:rPr>
              <w:t>TAMKO LA HATARI (SW)</w:t>
            </w:r>
          </w:p>
        </w:tc>
      </w:tr>
      <w:tr w:rsidR="00AB6CF2" w:rsidRPr="00AB6CF2" w14:paraId="402FF043" w14:textId="77777777" w:rsidTr="00AB6CF2">
        <w:tc>
          <w:tcPr>
            <w:tcW w:w="3420" w:type="dxa"/>
          </w:tcPr>
          <w:p w14:paraId="7785E824" w14:textId="2AB5392D" w:rsidR="00AB6CF2" w:rsidRPr="00AB6CF2" w:rsidRDefault="00AB6CF2" w:rsidP="00AB6CF2">
            <w:pPr>
              <w:pStyle w:val="ListParagraph"/>
              <w:numPr>
                <w:ilvl w:val="0"/>
                <w:numId w:val="1"/>
              </w:numPr>
              <w:jc w:val="both"/>
              <w:rPr>
                <w:color w:val="000000"/>
              </w:rPr>
            </w:pPr>
            <w:r w:rsidRPr="00AB6CF2">
              <w:rPr>
                <w:color w:val="000000"/>
              </w:rPr>
              <w:t>Lindi Municipal: Lindi Bay shore and Lukuledi estuary</w:t>
            </w:r>
          </w:p>
        </w:tc>
        <w:tc>
          <w:tcPr>
            <w:tcW w:w="3235" w:type="dxa"/>
          </w:tcPr>
          <w:p w14:paraId="67279AEC" w14:textId="055F3DD5" w:rsidR="00AB6CF2" w:rsidRPr="00AB6CF2" w:rsidRDefault="00AB6CF2" w:rsidP="00AB6CF2">
            <w:pPr>
              <w:pStyle w:val="ListParagraph"/>
              <w:numPr>
                <w:ilvl w:val="0"/>
                <w:numId w:val="1"/>
              </w:numPr>
              <w:jc w:val="both"/>
              <w:rPr>
                <w:color w:val="000000"/>
              </w:rPr>
            </w:pPr>
            <w:r w:rsidRPr="00AB6CF2">
              <w:rPr>
                <w:color w:val="000000"/>
              </w:rPr>
              <w:t>Manispaa ya Lindi: ufukwe wa ghuba ya Lindi na mlango wa Lukuledi</w:t>
            </w:r>
          </w:p>
        </w:tc>
        <w:tc>
          <w:tcPr>
            <w:tcW w:w="3605" w:type="dxa"/>
          </w:tcPr>
          <w:p w14:paraId="44268607" w14:textId="641D9DAD" w:rsidR="00AB6CF2" w:rsidRPr="00DC5789" w:rsidRDefault="00DC5789" w:rsidP="00DC5789">
            <w:pPr>
              <w:pStyle w:val="ListParagraph"/>
              <w:numPr>
                <w:ilvl w:val="0"/>
                <w:numId w:val="1"/>
              </w:numPr>
              <w:jc w:val="both"/>
              <w:rPr>
                <w:color w:val="000000"/>
              </w:rPr>
            </w:pPr>
            <w:r w:rsidRPr="00DC5789">
              <w:rPr>
                <w:color w:val="000000"/>
              </w:rPr>
              <w:t>This area is a low coastal town on Lindi Bay where storm tides and coastal erosion threaten the shoreline, and heavy rain floods low streets near the estuary.</w:t>
            </w:r>
          </w:p>
          <w:p w14:paraId="2FDC73F2" w14:textId="77777777" w:rsidR="000343A2" w:rsidRDefault="00DC5789" w:rsidP="00DC5789">
            <w:pPr>
              <w:pStyle w:val="ListParagraph"/>
              <w:numPr>
                <w:ilvl w:val="0"/>
                <w:numId w:val="1"/>
              </w:numPr>
              <w:jc w:val="both"/>
              <w:rPr>
                <w:ins w:id="2481" w:author="Bonephace Kaijage" w:date="2026-10-11T07:03:00Z" w16du:dateUtc="2026-10-11T04:03:00Z"/>
                <w:color w:val="000000"/>
              </w:rPr>
            </w:pPr>
            <w:r>
              <w:rPr>
                <w:color w:val="000000"/>
              </w:rPr>
              <w:t>For those living and trading here, it helps to</w:t>
            </w:r>
            <w:r w:rsidRPr="00DC5789">
              <w:rPr>
                <w:color w:val="000000"/>
              </w:rPr>
              <w:t xml:space="preserve"> build back from the shoreline, protect mangroves and keep drains to the sea clear.</w:t>
            </w:r>
          </w:p>
          <w:p w14:paraId="64951C97" w14:textId="1A04604B" w:rsidR="000343A2" w:rsidRDefault="00FE0A4D" w:rsidP="00DC5789">
            <w:pPr>
              <w:pStyle w:val="ListParagraph"/>
              <w:numPr>
                <w:ilvl w:val="0"/>
                <w:numId w:val="1"/>
              </w:numPr>
              <w:jc w:val="both"/>
              <w:rPr>
                <w:ins w:id="2482" w:author="Bonephace Kaijage" w:date="2026-10-11T07:03:00Z" w16du:dateUtc="2026-10-11T04:03:00Z"/>
                <w:color w:val="000000"/>
              </w:rPr>
            </w:pPr>
            <w:ins w:id="2483" w:author="Bonephace Kaijage" w:date="2026-10-14T05:56:00Z" w16du:dateUtc="2026-10-14T03:56:00Z">
              <w:r>
                <w:rPr>
                  <w:color w:val="000000"/>
                </w:rPr>
                <w:lastRenderedPageBreak/>
                <w:t>What raises the risk: building on the beach front or the estuary flats, cutting mangroves for poles or plots, and mining sand from the shore.</w:t>
              </w:r>
            </w:ins>
          </w:p>
          <w:p w14:paraId="70CAAD3A" w14:textId="77777777" w:rsidR="00FE0A4D" w:rsidRDefault="000343A2" w:rsidP="00DC5789">
            <w:pPr>
              <w:pStyle w:val="ListParagraph"/>
              <w:numPr>
                <w:ilvl w:val="0"/>
                <w:numId w:val="1"/>
              </w:numPr>
              <w:jc w:val="both"/>
              <w:rPr>
                <w:ins w:id="2484" w:author="Bonephace Kaijage" w:date="2026-10-14T05:59:00Z" w16du:dateUtc="2026-10-14T03:59:00Z"/>
                <w:color w:val="000000"/>
              </w:rPr>
            </w:pPr>
            <w:ins w:id="2485" w:author="Bonephace Kaijage" w:date="2026-10-11T07:03:00Z" w16du:dateUtc="2026-10-11T04:03:00Z">
              <w:r>
                <w:rPr>
                  <w:color w:val="000000"/>
                </w:rPr>
                <w:t>Know the higher ground inland that you will move to, and go when a storm-tide or strong-wind warning is given or when the low streets near the estuary start to fill; do not wait for the sea to reach the house.</w:t>
              </w:r>
            </w:ins>
          </w:p>
          <w:p w14:paraId="756F34A9" w14:textId="2A648089" w:rsidR="00AB6CF2" w:rsidRPr="00DC5789" w:rsidRDefault="00FE0A4D" w:rsidP="00DC5789">
            <w:pPr>
              <w:pStyle w:val="ListParagraph"/>
              <w:numPr>
                <w:ilvl w:val="0"/>
                <w:numId w:val="1"/>
              </w:numPr>
              <w:jc w:val="both"/>
              <w:rPr>
                <w:bCs/>
                <w:color w:val="000000"/>
              </w:rPr>
            </w:pPr>
            <w:ins w:id="2486" w:author="Bonephace Kaijage" w:date="2026-10-14T05:59:00Z" w16du:dateUtc="2026-10-14T03:59:00Z">
              <w:r>
                <w:rPr>
                  <w:color w:val="000000"/>
                </w:rPr>
                <w:t>Agree who will help anyone in the household who cannot move, see or hear a warning on their own.</w:t>
              </w:r>
            </w:ins>
          </w:p>
        </w:tc>
        <w:tc>
          <w:tcPr>
            <w:tcW w:w="3325" w:type="dxa"/>
          </w:tcPr>
          <w:p w14:paraId="0B7B6C81" w14:textId="05FF58A2" w:rsidR="00AB6CF2" w:rsidRPr="00DC5789" w:rsidRDefault="00DC5789" w:rsidP="00DC5789">
            <w:pPr>
              <w:pStyle w:val="ListParagraph"/>
              <w:numPr>
                <w:ilvl w:val="0"/>
                <w:numId w:val="1"/>
              </w:numPr>
              <w:jc w:val="both"/>
              <w:rPr>
                <w:color w:val="000000"/>
              </w:rPr>
            </w:pPr>
            <w:r w:rsidRPr="00DC5789">
              <w:rPr>
                <w:color w:val="000000"/>
              </w:rPr>
              <w:lastRenderedPageBreak/>
              <w:t>Eneo hili ni mji wa pwani wa chini kwenye ghuba ya Lindi ambapo mawimbi makubwa na mmomonyoko wa fukwe huhatarisha ufukwe, na mvua kubwa hufurika mitaa ya chini karibu na mlango wa mto.</w:t>
            </w:r>
          </w:p>
          <w:p w14:paraId="429AF5A6" w14:textId="77777777" w:rsidR="000343A2" w:rsidRDefault="00DC5789" w:rsidP="00DC5789">
            <w:pPr>
              <w:pStyle w:val="ListParagraph"/>
              <w:numPr>
                <w:ilvl w:val="0"/>
                <w:numId w:val="1"/>
              </w:numPr>
              <w:jc w:val="both"/>
              <w:rPr>
                <w:ins w:id="2487" w:author="Bonephace Kaijage" w:date="2026-10-11T07:03:00Z" w16du:dateUtc="2026-10-11T04:03:00Z"/>
                <w:color w:val="000000"/>
              </w:rPr>
            </w:pPr>
            <w:r>
              <w:rPr>
                <w:color w:val="000000"/>
              </w:rPr>
              <w:t>Kwa wanaoishi na kufanya biashara hapa, ni vyema</w:t>
            </w:r>
            <w:r w:rsidRPr="00DC5789">
              <w:rPr>
                <w:color w:val="000000"/>
              </w:rPr>
              <w:t xml:space="preserve"> </w:t>
            </w:r>
            <w:r w:rsidRPr="00DC5789">
              <w:rPr>
                <w:color w:val="000000"/>
              </w:rPr>
              <w:lastRenderedPageBreak/>
              <w:t>kujenga mbali na ufukwe, kulinda mikoko na kuweka mitaro inayoelekea baharini wazi.</w:t>
            </w:r>
          </w:p>
          <w:p w14:paraId="0F0DEAB2" w14:textId="7623B3B0" w:rsidR="000343A2" w:rsidRDefault="00FE0A4D" w:rsidP="00DC5789">
            <w:pPr>
              <w:pStyle w:val="ListParagraph"/>
              <w:numPr>
                <w:ilvl w:val="0"/>
                <w:numId w:val="1"/>
              </w:numPr>
              <w:jc w:val="both"/>
              <w:rPr>
                <w:ins w:id="2488" w:author="Bonephace Kaijage" w:date="2026-10-11T07:03:00Z" w16du:dateUtc="2026-10-11T04:03:00Z"/>
                <w:color w:val="000000"/>
              </w:rPr>
            </w:pPr>
            <w:ins w:id="2489" w:author="Bonephace Kaijage" w:date="2026-10-14T05:56:00Z" w16du:dateUtc="2026-10-14T03:56:00Z">
              <w:r>
                <w:rPr>
                  <w:color w:val="000000"/>
                </w:rPr>
                <w:t>Kinachoongeza hatari: kujenga ufukweni au kwenye tambarare za mlango wa mto, kukata mikoko kwa ajili ya nguzo au viwanja, na kuchimba mchanga ufukweni.</w:t>
              </w:r>
            </w:ins>
          </w:p>
          <w:p w14:paraId="6155E5EB" w14:textId="77777777" w:rsidR="00FE0A4D" w:rsidRDefault="000343A2" w:rsidP="00DC5789">
            <w:pPr>
              <w:pStyle w:val="ListParagraph"/>
              <w:numPr>
                <w:ilvl w:val="0"/>
                <w:numId w:val="1"/>
              </w:numPr>
              <w:jc w:val="both"/>
              <w:rPr>
                <w:ins w:id="2490" w:author="Bonephace Kaijage" w:date="2026-10-14T05:59:00Z" w16du:dateUtc="2026-10-14T03:59:00Z"/>
                <w:color w:val="000000"/>
              </w:rPr>
            </w:pPr>
            <w:ins w:id="2491" w:author="Bonephace Kaijage" w:date="2026-10-11T07:03:00Z" w16du:dateUtc="2026-10-11T04:03:00Z">
              <w:r>
                <w:rPr>
                  <w:color w:val="000000"/>
                </w:rPr>
                <w:t>Fahamu eneo la juu la ndani utakalohamia, na ondoka tahadhari ya mawimbi ya dhoruba au upepo mkali inapotolewa au mitaa ya chini karibu na mlango wa mto inapoanza kujaa; usisubiri bahari ifike nyumbani.</w:t>
              </w:r>
            </w:ins>
          </w:p>
          <w:p w14:paraId="46442AEF" w14:textId="37624E80" w:rsidR="00AB6CF2" w:rsidRPr="00DC5789" w:rsidRDefault="00FE0A4D" w:rsidP="00DC5789">
            <w:pPr>
              <w:pStyle w:val="ListParagraph"/>
              <w:numPr>
                <w:ilvl w:val="0"/>
                <w:numId w:val="1"/>
              </w:numPr>
              <w:jc w:val="both"/>
              <w:rPr>
                <w:bCs/>
                <w:color w:val="000000"/>
              </w:rPr>
            </w:pPr>
            <w:ins w:id="2492" w:author="Bonephace Kaijage" w:date="2026-10-14T05:59:00Z" w16du:dateUtc="2026-10-14T03:59:00Z">
              <w:r>
                <w:rPr>
                  <w:color w:val="000000"/>
                </w:rPr>
                <w:t>Kubalianeni nani atamsaidia yeyote katika kaya asiyeweza kuondoka, kuona au kusikia tahadhari peke yake.</w:t>
              </w:r>
            </w:ins>
          </w:p>
        </w:tc>
      </w:tr>
      <w:tr w:rsidR="00AB6CF2" w:rsidRPr="00AB6CF2" w14:paraId="143F71E6" w14:textId="77777777" w:rsidTr="00AB6CF2">
        <w:tc>
          <w:tcPr>
            <w:tcW w:w="3420" w:type="dxa"/>
          </w:tcPr>
          <w:p w14:paraId="0A21013A" w14:textId="1FCB03F9" w:rsidR="00AB6CF2" w:rsidRPr="00AB6CF2" w:rsidRDefault="00AB6CF2" w:rsidP="00AB6CF2">
            <w:pPr>
              <w:pStyle w:val="ListParagraph"/>
              <w:numPr>
                <w:ilvl w:val="0"/>
                <w:numId w:val="1"/>
              </w:numPr>
              <w:jc w:val="both"/>
              <w:rPr>
                <w:color w:val="000000"/>
              </w:rPr>
            </w:pPr>
            <w:r w:rsidRPr="00AB6CF2">
              <w:rPr>
                <w:color w:val="000000"/>
              </w:rPr>
              <w:lastRenderedPageBreak/>
              <w:t>Kilwa: coast, islands and the Matandu river</w:t>
            </w:r>
          </w:p>
        </w:tc>
        <w:tc>
          <w:tcPr>
            <w:tcW w:w="3235" w:type="dxa"/>
          </w:tcPr>
          <w:p w14:paraId="2F38BB1B" w14:textId="4A642C3E" w:rsidR="00AB6CF2" w:rsidRPr="00AB6CF2" w:rsidRDefault="00AB6CF2" w:rsidP="00AB6CF2">
            <w:pPr>
              <w:pStyle w:val="ListParagraph"/>
              <w:numPr>
                <w:ilvl w:val="0"/>
                <w:numId w:val="1"/>
              </w:numPr>
              <w:jc w:val="both"/>
              <w:rPr>
                <w:color w:val="000000"/>
                <w:lang w:val="sv-SE"/>
              </w:rPr>
            </w:pPr>
            <w:r w:rsidRPr="00AB6CF2">
              <w:rPr>
                <w:color w:val="000000"/>
                <w:lang w:val="sv-SE"/>
              </w:rPr>
              <w:t>Kilwa: pwani, visiwa na mto Matandu</w:t>
            </w:r>
          </w:p>
        </w:tc>
        <w:tc>
          <w:tcPr>
            <w:tcW w:w="3605" w:type="dxa"/>
          </w:tcPr>
          <w:p w14:paraId="49996479" w14:textId="2EF8A780" w:rsidR="00AB6CF2" w:rsidRPr="00DC5789" w:rsidRDefault="00DC5789" w:rsidP="00DC5789">
            <w:pPr>
              <w:pStyle w:val="ListParagraph"/>
              <w:numPr>
                <w:ilvl w:val="0"/>
                <w:numId w:val="1"/>
              </w:numPr>
              <w:jc w:val="both"/>
              <w:rPr>
                <w:color w:val="000000"/>
              </w:rPr>
            </w:pPr>
            <w:r w:rsidRPr="00DC5789">
              <w:rPr>
                <w:color w:val="000000"/>
              </w:rPr>
              <w:t>This area includes a long coastline and islands exposed to storm surge, strong winds and erosion, and the Matandu valley where rivers flood fields and roads.</w:t>
            </w:r>
          </w:p>
          <w:p w14:paraId="6BB94260" w14:textId="77777777" w:rsidR="000343A2" w:rsidRDefault="00DC5789" w:rsidP="00DC5789">
            <w:pPr>
              <w:pStyle w:val="ListParagraph"/>
              <w:numPr>
                <w:ilvl w:val="0"/>
                <w:numId w:val="1"/>
              </w:numPr>
              <w:jc w:val="both"/>
              <w:rPr>
                <w:ins w:id="2493" w:author="Bonephace Kaijage" w:date="2026-10-11T07:03:00Z" w16du:dateUtc="2026-10-11T04:03:00Z"/>
                <w:color w:val="000000"/>
              </w:rPr>
            </w:pPr>
            <w:r>
              <w:rPr>
                <w:color w:val="000000"/>
              </w:rPr>
              <w:t>For those living and fishing here, it helps to</w:t>
            </w:r>
            <w:r w:rsidRPr="00DC5789">
              <w:rPr>
                <w:color w:val="000000"/>
              </w:rPr>
              <w:t xml:space="preserve"> keep boats ashore when strong winds are forecast, protect mangroves and keep homes off river flood plains.</w:t>
            </w:r>
          </w:p>
          <w:p w14:paraId="1D5F3487" w14:textId="7A6166BC" w:rsidR="000343A2" w:rsidRDefault="00FE0A4D" w:rsidP="00DC5789">
            <w:pPr>
              <w:pStyle w:val="ListParagraph"/>
              <w:numPr>
                <w:ilvl w:val="0"/>
                <w:numId w:val="1"/>
              </w:numPr>
              <w:jc w:val="both"/>
              <w:rPr>
                <w:ins w:id="2494" w:author="Bonephace Kaijage" w:date="2026-10-11T07:03:00Z" w16du:dateUtc="2026-10-11T04:03:00Z"/>
                <w:color w:val="000000"/>
              </w:rPr>
            </w:pPr>
            <w:ins w:id="2495" w:author="Bonephace Kaijage" w:date="2026-10-14T05:56:00Z" w16du:dateUtc="2026-10-14T03:56:00Z">
              <w:r>
                <w:rPr>
                  <w:color w:val="000000"/>
                </w:rPr>
                <w:t>What raises the risk: putting to sea when strong winds are forecast, building on the beach or the island shore, cutting mangroves, and settling on the Matandu flood plain.</w:t>
              </w:r>
            </w:ins>
          </w:p>
          <w:p w14:paraId="76423D57" w14:textId="77777777" w:rsidR="00FE0A4D" w:rsidRDefault="000343A2" w:rsidP="00DC5789">
            <w:pPr>
              <w:pStyle w:val="ListParagraph"/>
              <w:numPr>
                <w:ilvl w:val="0"/>
                <w:numId w:val="1"/>
              </w:numPr>
              <w:jc w:val="both"/>
              <w:rPr>
                <w:ins w:id="2496" w:author="Bonephace Kaijage" w:date="2026-10-14T05:59:00Z" w16du:dateUtc="2026-10-14T03:59:00Z"/>
                <w:color w:val="000000"/>
              </w:rPr>
            </w:pPr>
            <w:ins w:id="2497" w:author="Bonephace Kaijage" w:date="2026-10-11T07:03:00Z" w16du:dateUtc="2026-10-11T04:03:00Z">
              <w:r>
                <w:rPr>
                  <w:color w:val="000000"/>
                </w:rPr>
                <w:lastRenderedPageBreak/>
                <w:t>Know the higher ground inland or on the island that your village will move to when a storm-surge warning is given, and the raised ground away from the Matandu when the river rises; move early, because island help can take long to arrive.</w:t>
              </w:r>
            </w:ins>
          </w:p>
          <w:p w14:paraId="2E6EB4A8" w14:textId="663817E8" w:rsidR="00AB6CF2" w:rsidRPr="00DC5789" w:rsidRDefault="00FE0A4D" w:rsidP="00DC5789">
            <w:pPr>
              <w:pStyle w:val="ListParagraph"/>
              <w:numPr>
                <w:ilvl w:val="0"/>
                <w:numId w:val="1"/>
              </w:numPr>
              <w:jc w:val="both"/>
              <w:rPr>
                <w:bCs/>
                <w:color w:val="000000"/>
              </w:rPr>
            </w:pPr>
            <w:ins w:id="2498" w:author="Bonephace Kaijage" w:date="2026-10-14T05:59:00Z" w16du:dateUtc="2026-10-14T03:59:00Z">
              <w:r>
                <w:rPr>
                  <w:color w:val="000000"/>
                </w:rPr>
                <w:t>Agree who will help anyone in the household who cannot move, see or hear a warning on their own.</w:t>
              </w:r>
            </w:ins>
          </w:p>
        </w:tc>
        <w:tc>
          <w:tcPr>
            <w:tcW w:w="3325" w:type="dxa"/>
          </w:tcPr>
          <w:p w14:paraId="3731524F" w14:textId="7D9622BF" w:rsidR="00AB6CF2" w:rsidRPr="00DC5789" w:rsidRDefault="00DC5789" w:rsidP="00DC5789">
            <w:pPr>
              <w:pStyle w:val="ListParagraph"/>
              <w:numPr>
                <w:ilvl w:val="0"/>
                <w:numId w:val="1"/>
              </w:numPr>
              <w:jc w:val="both"/>
              <w:rPr>
                <w:color w:val="000000"/>
              </w:rPr>
            </w:pPr>
            <w:r w:rsidRPr="00DC5789">
              <w:rPr>
                <w:color w:val="000000"/>
              </w:rPr>
              <w:lastRenderedPageBreak/>
              <w:t>Eneo hili linajumuisha pwani ndefu na visiwa vinavyoathiriwa na mawimbi makubwa, upepo mkali na mmomonyoko, na bonde la Matandu ambapo mito hufurika mashamba na barabara.</w:t>
            </w:r>
          </w:p>
          <w:p w14:paraId="0937BC3E" w14:textId="77777777" w:rsidR="000343A2" w:rsidRDefault="00DC5789" w:rsidP="00DC5789">
            <w:pPr>
              <w:pStyle w:val="ListParagraph"/>
              <w:numPr>
                <w:ilvl w:val="0"/>
                <w:numId w:val="1"/>
              </w:numPr>
              <w:jc w:val="both"/>
              <w:rPr>
                <w:ins w:id="2499" w:author="Bonephace Kaijage" w:date="2026-10-11T07:03:00Z" w16du:dateUtc="2026-10-11T04:03:00Z"/>
                <w:color w:val="000000"/>
              </w:rPr>
            </w:pPr>
            <w:r>
              <w:rPr>
                <w:color w:val="000000"/>
              </w:rPr>
              <w:t>Kwa wanaoishi na kuvua hapa, ni vyema</w:t>
            </w:r>
            <w:r w:rsidRPr="00DC5789">
              <w:rPr>
                <w:color w:val="000000"/>
              </w:rPr>
              <w:t xml:space="preserve"> kuweka vyombo ufukweni upepo mkali unapotabiriwa, kulinda mikoko na kujenga nje ya tambarare za mafuriko za mito.</w:t>
            </w:r>
          </w:p>
          <w:p w14:paraId="5B330058" w14:textId="5AB05451" w:rsidR="000343A2" w:rsidRDefault="00FE0A4D" w:rsidP="00DC5789">
            <w:pPr>
              <w:pStyle w:val="ListParagraph"/>
              <w:numPr>
                <w:ilvl w:val="0"/>
                <w:numId w:val="1"/>
              </w:numPr>
              <w:jc w:val="both"/>
              <w:rPr>
                <w:ins w:id="2500" w:author="Bonephace Kaijage" w:date="2026-10-11T07:03:00Z" w16du:dateUtc="2026-10-11T04:03:00Z"/>
                <w:color w:val="000000"/>
              </w:rPr>
            </w:pPr>
            <w:ins w:id="2501" w:author="Bonephace Kaijage" w:date="2026-10-14T05:57:00Z" w16du:dateUtc="2026-10-14T03:57:00Z">
              <w:r>
                <w:rPr>
                  <w:color w:val="000000"/>
                </w:rPr>
                <w:t xml:space="preserve">Kinachoongeza hatari: kwenda baharini upepo mkali unapotabiriwa, </w:t>
              </w:r>
              <w:r>
                <w:rPr>
                  <w:color w:val="000000"/>
                </w:rPr>
                <w:lastRenderedPageBreak/>
                <w:t>kujenga ufukweni au kando ya kisiwa, kukata mikoko, na kukaa kwenye tambarare ya mafuriko ya Matandu.</w:t>
              </w:r>
            </w:ins>
          </w:p>
          <w:p w14:paraId="6429C5A7" w14:textId="77777777" w:rsidR="00FE0A4D" w:rsidRDefault="000343A2" w:rsidP="00DC5789">
            <w:pPr>
              <w:pStyle w:val="ListParagraph"/>
              <w:numPr>
                <w:ilvl w:val="0"/>
                <w:numId w:val="1"/>
              </w:numPr>
              <w:jc w:val="both"/>
              <w:rPr>
                <w:ins w:id="2502" w:author="Bonephace Kaijage" w:date="2026-10-14T05:59:00Z" w16du:dateUtc="2026-10-14T03:59:00Z"/>
                <w:color w:val="000000"/>
              </w:rPr>
            </w:pPr>
            <w:ins w:id="2503" w:author="Bonephace Kaijage" w:date="2026-10-11T07:03:00Z" w16du:dateUtc="2026-10-11T04:03:00Z">
              <w:r>
                <w:rPr>
                  <w:color w:val="000000"/>
                </w:rPr>
                <w:t>Fahamu eneo la juu la ndani au kisiwani ambalo kijiji chenu kitahamia tahadhari ya mawimbi ya dhoruba inapotolewa, na eneo lililoinuka mbali na Matandu mto unapojaa; ondokeni mapema, kwani msaada visiwani huchukua muda kufika.</w:t>
              </w:r>
            </w:ins>
          </w:p>
          <w:p w14:paraId="68154D32" w14:textId="319078DA" w:rsidR="00AB6CF2" w:rsidRPr="00DC5789" w:rsidRDefault="00FE0A4D" w:rsidP="00DC5789">
            <w:pPr>
              <w:pStyle w:val="ListParagraph"/>
              <w:numPr>
                <w:ilvl w:val="0"/>
                <w:numId w:val="1"/>
              </w:numPr>
              <w:jc w:val="both"/>
              <w:rPr>
                <w:bCs/>
                <w:color w:val="000000"/>
              </w:rPr>
            </w:pPr>
            <w:ins w:id="2504" w:author="Bonephace Kaijage" w:date="2026-10-14T05:59:00Z" w16du:dateUtc="2026-10-14T03:59:00Z">
              <w:r>
                <w:rPr>
                  <w:color w:val="000000"/>
                </w:rPr>
                <w:t>Kubalianeni nani atamsaidia yeyote katika kaya asiyeweza kuondoka, kuona au kusikia tahadhari peke yake.</w:t>
              </w:r>
            </w:ins>
          </w:p>
        </w:tc>
      </w:tr>
      <w:tr w:rsidR="00AB6CF2" w:rsidRPr="00AB6CF2" w14:paraId="12816ADC" w14:textId="77777777" w:rsidTr="00AB6CF2">
        <w:tc>
          <w:tcPr>
            <w:tcW w:w="3420" w:type="dxa"/>
          </w:tcPr>
          <w:p w14:paraId="61014C42" w14:textId="6005D91B" w:rsidR="00AB6CF2" w:rsidRPr="00AB6CF2" w:rsidRDefault="00AB6CF2" w:rsidP="00AB6CF2">
            <w:pPr>
              <w:pStyle w:val="ListParagraph"/>
              <w:numPr>
                <w:ilvl w:val="0"/>
                <w:numId w:val="1"/>
              </w:numPr>
              <w:jc w:val="both"/>
              <w:rPr>
                <w:color w:val="000000"/>
              </w:rPr>
            </w:pPr>
            <w:r w:rsidRPr="00AB6CF2">
              <w:rPr>
                <w:color w:val="000000"/>
              </w:rPr>
              <w:lastRenderedPageBreak/>
              <w:t>Lindi DC: Lukuledi valley and coastal villages</w:t>
            </w:r>
          </w:p>
        </w:tc>
        <w:tc>
          <w:tcPr>
            <w:tcW w:w="3235" w:type="dxa"/>
          </w:tcPr>
          <w:p w14:paraId="09D779AA" w14:textId="5B66D8EB" w:rsidR="00AB6CF2" w:rsidRPr="00AB6CF2" w:rsidRDefault="00AB6CF2" w:rsidP="00AB6CF2">
            <w:pPr>
              <w:pStyle w:val="ListParagraph"/>
              <w:numPr>
                <w:ilvl w:val="0"/>
                <w:numId w:val="1"/>
              </w:numPr>
              <w:jc w:val="both"/>
              <w:rPr>
                <w:color w:val="000000"/>
                <w:lang w:val="sv-SE"/>
              </w:rPr>
            </w:pPr>
            <w:r w:rsidRPr="00AB6CF2">
              <w:rPr>
                <w:color w:val="000000"/>
                <w:lang w:val="sv-SE"/>
              </w:rPr>
              <w:t>Lindi DC: bonde la Lukuledi na vijiji vya pwani</w:t>
            </w:r>
          </w:p>
        </w:tc>
        <w:tc>
          <w:tcPr>
            <w:tcW w:w="3605" w:type="dxa"/>
          </w:tcPr>
          <w:p w14:paraId="5C7EBB7D" w14:textId="15F097C9" w:rsidR="00AB6CF2" w:rsidRPr="00DC5789" w:rsidRDefault="00DC5789" w:rsidP="00DC5789">
            <w:pPr>
              <w:pStyle w:val="ListParagraph"/>
              <w:numPr>
                <w:ilvl w:val="0"/>
                <w:numId w:val="1"/>
              </w:numPr>
              <w:jc w:val="both"/>
              <w:rPr>
                <w:color w:val="000000"/>
              </w:rPr>
            </w:pPr>
            <w:r w:rsidRPr="00DC5789">
              <w:rPr>
                <w:color w:val="000000"/>
              </w:rPr>
              <w:t>This area has coastal fishing villages and the Lukuledi river valley, where heavy rain floods farms and cuts rural roads, and dry spells damage crops.</w:t>
            </w:r>
          </w:p>
          <w:p w14:paraId="5F4BDA2C" w14:textId="77777777" w:rsidR="000343A2" w:rsidRDefault="00DC5789" w:rsidP="00DC5789">
            <w:pPr>
              <w:pStyle w:val="ListParagraph"/>
              <w:numPr>
                <w:ilvl w:val="0"/>
                <w:numId w:val="1"/>
              </w:numPr>
              <w:jc w:val="both"/>
              <w:rPr>
                <w:ins w:id="2505" w:author="Bonephace Kaijage" w:date="2026-10-11T07:03:00Z" w16du:dateUtc="2026-10-11T04:03:00Z"/>
                <w:color w:val="000000"/>
              </w:rPr>
            </w:pPr>
            <w:r>
              <w:rPr>
                <w:color w:val="000000"/>
              </w:rPr>
              <w:t>For those living and farming here, it helps to</w:t>
            </w:r>
            <w:r w:rsidRPr="00DC5789">
              <w:rPr>
                <w:color w:val="000000"/>
              </w:rPr>
              <w:t xml:space="preserve"> build on higher ground, keep stores above flood level and plant drought-tolerant crops such as cassava and sorghum.</w:t>
            </w:r>
          </w:p>
          <w:p w14:paraId="4ECD0CF1" w14:textId="2FD6E17D" w:rsidR="000343A2" w:rsidRDefault="00FE0A4D" w:rsidP="00DC5789">
            <w:pPr>
              <w:pStyle w:val="ListParagraph"/>
              <w:numPr>
                <w:ilvl w:val="0"/>
                <w:numId w:val="1"/>
              </w:numPr>
              <w:jc w:val="both"/>
              <w:rPr>
                <w:ins w:id="2506" w:author="Bonephace Kaijage" w:date="2026-10-11T07:03:00Z" w16du:dateUtc="2026-10-11T04:03:00Z"/>
                <w:color w:val="000000"/>
              </w:rPr>
            </w:pPr>
            <w:ins w:id="2507" w:author="Bonephace Kaijage" w:date="2026-10-14T05:56:00Z" w16du:dateUtc="2026-10-14T03:56:00Z">
              <w:r>
                <w:rPr>
                  <w:color w:val="000000"/>
                </w:rPr>
                <w:t>What raises the loss in both wet and dry years: building in the Lukuledi valley bottom, trying to cross flooded roads on foot or by motorcycle, and relying on one crop.</w:t>
              </w:r>
            </w:ins>
          </w:p>
          <w:p w14:paraId="54FD2F3A" w14:textId="77777777" w:rsidR="00FE0A4D" w:rsidRDefault="000343A2" w:rsidP="00DC5789">
            <w:pPr>
              <w:pStyle w:val="ListParagraph"/>
              <w:numPr>
                <w:ilvl w:val="0"/>
                <w:numId w:val="1"/>
              </w:numPr>
              <w:jc w:val="both"/>
              <w:rPr>
                <w:ins w:id="2508" w:author="Bonephace Kaijage" w:date="2026-10-14T05:59:00Z" w16du:dateUtc="2026-10-14T03:59:00Z"/>
                <w:color w:val="000000"/>
              </w:rPr>
            </w:pPr>
            <w:ins w:id="2509" w:author="Bonephace Kaijage" w:date="2026-10-11T07:03:00Z" w16du:dateUtc="2026-10-11T04:03:00Z">
              <w:r>
                <w:rPr>
                  <w:color w:val="000000"/>
                </w:rPr>
                <w:t xml:space="preserve">Know the higher ground and the dry route to it that your village will use when the Lukuledi rises, move stores and animals there before the </w:t>
              </w:r>
              <w:r>
                <w:rPr>
                  <w:color w:val="000000"/>
                </w:rPr>
                <w:lastRenderedPageBreak/>
                <w:t>roads close, and agree early where food will come from in a failed season.</w:t>
              </w:r>
            </w:ins>
          </w:p>
          <w:p w14:paraId="2A6321A3" w14:textId="1009B703" w:rsidR="00AB6CF2" w:rsidRPr="00DC5789" w:rsidRDefault="00FE0A4D" w:rsidP="00DC5789">
            <w:pPr>
              <w:pStyle w:val="ListParagraph"/>
              <w:numPr>
                <w:ilvl w:val="0"/>
                <w:numId w:val="1"/>
              </w:numPr>
              <w:jc w:val="both"/>
              <w:rPr>
                <w:bCs/>
                <w:color w:val="000000"/>
              </w:rPr>
            </w:pPr>
            <w:ins w:id="2510" w:author="Bonephace Kaijage" w:date="2026-10-14T05:59:00Z" w16du:dateUtc="2026-10-14T03:59:00Z">
              <w:r>
                <w:rPr>
                  <w:color w:val="000000"/>
                </w:rPr>
                <w:t>Agree who will help anyone in the household who cannot move, see or hear a warning on their own.</w:t>
              </w:r>
            </w:ins>
          </w:p>
        </w:tc>
        <w:tc>
          <w:tcPr>
            <w:tcW w:w="3325" w:type="dxa"/>
          </w:tcPr>
          <w:p w14:paraId="142D8CF0" w14:textId="24AA48F6" w:rsidR="00AB6CF2" w:rsidRPr="00DC5789" w:rsidRDefault="00DC5789" w:rsidP="00DC5789">
            <w:pPr>
              <w:pStyle w:val="ListParagraph"/>
              <w:numPr>
                <w:ilvl w:val="0"/>
                <w:numId w:val="1"/>
              </w:numPr>
              <w:jc w:val="both"/>
              <w:rPr>
                <w:color w:val="000000"/>
              </w:rPr>
            </w:pPr>
            <w:r w:rsidRPr="00DC5789">
              <w:rPr>
                <w:color w:val="000000"/>
              </w:rPr>
              <w:lastRenderedPageBreak/>
              <w:t>Eneo hili lina vijiji vya wavuvi vya pwani na bonde la mto Lukuledi, ambapo mvua kubwa hufurika mashamba na kukata barabara za vijijini, na vipindi vya ukavu huharibu mazao.</w:t>
            </w:r>
          </w:p>
          <w:p w14:paraId="0FFB84BE" w14:textId="77777777" w:rsidR="000343A2" w:rsidRDefault="00DC5789" w:rsidP="00DC5789">
            <w:pPr>
              <w:pStyle w:val="ListParagraph"/>
              <w:numPr>
                <w:ilvl w:val="0"/>
                <w:numId w:val="1"/>
              </w:numPr>
              <w:jc w:val="both"/>
              <w:rPr>
                <w:ins w:id="2511" w:author="Bonephace Kaijage" w:date="2026-10-11T07:03:00Z" w16du:dateUtc="2026-10-11T04:03:00Z"/>
                <w:color w:val="000000"/>
              </w:rPr>
            </w:pPr>
            <w:r>
              <w:rPr>
                <w:color w:val="000000"/>
              </w:rPr>
              <w:t>Kwa wanaoishi na kulima hapa, ni vyema</w:t>
            </w:r>
            <w:r w:rsidRPr="00DC5789">
              <w:rPr>
                <w:color w:val="000000"/>
              </w:rPr>
              <w:t xml:space="preserve"> kujenga sehemu za miinuko, kuhifadhi mali juu ya kiwango cha mafuriko na kupanda mazao yanayostahimili ukame kama mihogo na mtama.</w:t>
            </w:r>
          </w:p>
          <w:p w14:paraId="4F5D76BB" w14:textId="2BF917CD" w:rsidR="000343A2" w:rsidRDefault="00FE0A4D" w:rsidP="00DC5789">
            <w:pPr>
              <w:pStyle w:val="ListParagraph"/>
              <w:numPr>
                <w:ilvl w:val="0"/>
                <w:numId w:val="1"/>
              </w:numPr>
              <w:jc w:val="both"/>
              <w:rPr>
                <w:ins w:id="2512" w:author="Bonephace Kaijage" w:date="2026-10-11T07:03:00Z" w16du:dateUtc="2026-10-11T04:03:00Z"/>
                <w:color w:val="000000"/>
              </w:rPr>
            </w:pPr>
            <w:ins w:id="2513" w:author="Bonephace Kaijage" w:date="2026-10-14T05:56:00Z" w16du:dateUtc="2026-10-14T03:56:00Z">
              <w:r>
                <w:rPr>
                  <w:color w:val="000000"/>
                </w:rPr>
                <w:t xml:space="preserve">Kinachoongeza hasara katika miaka ya mvua nyingi na ya ukame: kujenga chini kabisa ya bonde la Lukuledi, kujaribu kuvuka barabara zilizofurika kwa miguu au </w:t>
              </w:r>
              <w:r>
                <w:rPr>
                  <w:color w:val="000000"/>
                </w:rPr>
                <w:lastRenderedPageBreak/>
                <w:t>pikipiki, na kutegemea zao moja.</w:t>
              </w:r>
            </w:ins>
          </w:p>
          <w:p w14:paraId="32F21F30" w14:textId="77777777" w:rsidR="00FE0A4D" w:rsidRDefault="000343A2" w:rsidP="00DC5789">
            <w:pPr>
              <w:pStyle w:val="ListParagraph"/>
              <w:numPr>
                <w:ilvl w:val="0"/>
                <w:numId w:val="1"/>
              </w:numPr>
              <w:jc w:val="both"/>
              <w:rPr>
                <w:ins w:id="2514" w:author="Bonephace Kaijage" w:date="2026-10-14T05:59:00Z" w16du:dateUtc="2026-10-14T03:59:00Z"/>
                <w:color w:val="000000"/>
              </w:rPr>
            </w:pPr>
            <w:ins w:id="2515" w:author="Bonephace Kaijage" w:date="2026-10-11T07:03:00Z" w16du:dateUtc="2026-10-11T04:03:00Z">
              <w:r>
                <w:rPr>
                  <w:color w:val="000000"/>
                </w:rPr>
                <w:t>Fahamu eneo la juu na njia kavu ya kufika huko ambayo kijiji chenu kitatumia Lukuledi inapojaa, hamisheni akiba na mifugo huko kabla barabara hazijafungwa, na kubalianeni mapema chakula kitatoka wapi msimu ukikosekana.</w:t>
              </w:r>
            </w:ins>
          </w:p>
          <w:p w14:paraId="380E2A81" w14:textId="0DA34D15" w:rsidR="00AB6CF2" w:rsidRPr="00DC5789" w:rsidRDefault="00FE0A4D" w:rsidP="00DC5789">
            <w:pPr>
              <w:pStyle w:val="ListParagraph"/>
              <w:numPr>
                <w:ilvl w:val="0"/>
                <w:numId w:val="1"/>
              </w:numPr>
              <w:jc w:val="both"/>
              <w:rPr>
                <w:bCs/>
                <w:color w:val="000000"/>
              </w:rPr>
            </w:pPr>
            <w:ins w:id="2516" w:author="Bonephace Kaijage" w:date="2026-10-14T05:59:00Z" w16du:dateUtc="2026-10-14T03:59:00Z">
              <w:r>
                <w:rPr>
                  <w:color w:val="000000"/>
                </w:rPr>
                <w:t>Kubalianeni nani atamsaidia yeyote katika kaya asiyeweza kuondoka, kuona au kusikia tahadhari peke yake.</w:t>
              </w:r>
            </w:ins>
          </w:p>
        </w:tc>
      </w:tr>
      <w:tr w:rsidR="00AB6CF2" w:rsidRPr="00AB6CF2" w14:paraId="4D2AD8AF" w14:textId="77777777" w:rsidTr="00AB6CF2">
        <w:tc>
          <w:tcPr>
            <w:tcW w:w="3420" w:type="dxa"/>
          </w:tcPr>
          <w:p w14:paraId="09ED4527" w14:textId="344122C3" w:rsidR="00AB6CF2" w:rsidRPr="00AB6CF2" w:rsidRDefault="00AB6CF2" w:rsidP="00AB6CF2">
            <w:pPr>
              <w:pStyle w:val="ListParagraph"/>
              <w:numPr>
                <w:ilvl w:val="0"/>
                <w:numId w:val="1"/>
              </w:numPr>
              <w:jc w:val="both"/>
              <w:rPr>
                <w:color w:val="000000"/>
              </w:rPr>
            </w:pPr>
            <w:r w:rsidRPr="00AB6CF2">
              <w:rPr>
                <w:color w:val="000000"/>
              </w:rPr>
              <w:lastRenderedPageBreak/>
              <w:t>Liwale: remote miombo and Selous edge</w:t>
            </w:r>
          </w:p>
        </w:tc>
        <w:tc>
          <w:tcPr>
            <w:tcW w:w="3235" w:type="dxa"/>
          </w:tcPr>
          <w:p w14:paraId="6E82AABA" w14:textId="41DF5B4C" w:rsidR="00AB6CF2" w:rsidRPr="00AB6CF2" w:rsidRDefault="00AB6CF2" w:rsidP="00AB6CF2">
            <w:pPr>
              <w:pStyle w:val="ListParagraph"/>
              <w:numPr>
                <w:ilvl w:val="0"/>
                <w:numId w:val="1"/>
              </w:numPr>
              <w:jc w:val="both"/>
              <w:rPr>
                <w:color w:val="000000"/>
              </w:rPr>
            </w:pPr>
            <w:r w:rsidRPr="00AB6CF2">
              <w:rPr>
                <w:color w:val="000000"/>
              </w:rPr>
              <w:t>Liwale: miombo ya mbali na pembezoni mwa Selous</w:t>
            </w:r>
          </w:p>
        </w:tc>
        <w:tc>
          <w:tcPr>
            <w:tcW w:w="3605" w:type="dxa"/>
          </w:tcPr>
          <w:p w14:paraId="203CE64A" w14:textId="254DC60D" w:rsidR="00AB6CF2" w:rsidRPr="00DC5789" w:rsidRDefault="00DC5789" w:rsidP="00DC5789">
            <w:pPr>
              <w:pStyle w:val="ListParagraph"/>
              <w:numPr>
                <w:ilvl w:val="0"/>
                <w:numId w:val="1"/>
              </w:numPr>
              <w:jc w:val="both"/>
              <w:rPr>
                <w:color w:val="000000"/>
              </w:rPr>
            </w:pPr>
            <w:r w:rsidRPr="00DC5789">
              <w:rPr>
                <w:color w:val="000000"/>
              </w:rPr>
              <w:t>This area is remote miombo country bordering the Nyerere (Selous) reserve, where wildlife raids crops, dry-season fires spread and rains cut roads for weeks.</w:t>
            </w:r>
          </w:p>
          <w:p w14:paraId="22211FAD" w14:textId="77777777" w:rsidR="000343A2" w:rsidRDefault="00DC5789" w:rsidP="00DC5789">
            <w:pPr>
              <w:pStyle w:val="ListParagraph"/>
              <w:numPr>
                <w:ilvl w:val="0"/>
                <w:numId w:val="1"/>
              </w:numPr>
              <w:jc w:val="both"/>
              <w:rPr>
                <w:ins w:id="2517" w:author="Bonephace Kaijage" w:date="2026-10-11T07:03:00Z" w16du:dateUtc="2026-10-11T04:03:00Z"/>
                <w:color w:val="000000"/>
              </w:rPr>
            </w:pPr>
            <w:r>
              <w:rPr>
                <w:color w:val="000000"/>
              </w:rPr>
              <w:t>For those living and farming here, it helps to</w:t>
            </w:r>
            <w:r w:rsidRPr="00DC5789">
              <w:rPr>
                <w:color w:val="000000"/>
              </w:rPr>
              <w:t xml:space="preserve"> use community deterrents against wildlife, keep fire breaks and keep food, water and medicine reserves before the rains.</w:t>
            </w:r>
          </w:p>
          <w:p w14:paraId="1912A74C" w14:textId="036C92AD" w:rsidR="000343A2" w:rsidRDefault="00FE0A4D" w:rsidP="00DC5789">
            <w:pPr>
              <w:pStyle w:val="ListParagraph"/>
              <w:numPr>
                <w:ilvl w:val="0"/>
                <w:numId w:val="1"/>
              </w:numPr>
              <w:jc w:val="both"/>
              <w:rPr>
                <w:ins w:id="2518" w:author="Bonephace Kaijage" w:date="2026-10-11T07:03:00Z" w16du:dateUtc="2026-10-11T04:03:00Z"/>
                <w:color w:val="000000"/>
              </w:rPr>
            </w:pPr>
            <w:ins w:id="2519" w:author="Bonephace Kaijage" w:date="2026-10-14T05:56:00Z" w16du:dateUtc="2026-10-14T03:56:00Z">
              <w:r>
                <w:rPr>
                  <w:color w:val="000000"/>
                </w:rPr>
                <w:t>What raises the risk: opening fields right against the reserve boundary, burning late in the dry season on windy days, and letting the household stores run down before the roads close.</w:t>
              </w:r>
            </w:ins>
          </w:p>
          <w:p w14:paraId="0169CF60" w14:textId="77777777" w:rsidR="00FE0A4D" w:rsidRDefault="000343A2" w:rsidP="00DC5789">
            <w:pPr>
              <w:pStyle w:val="ListParagraph"/>
              <w:numPr>
                <w:ilvl w:val="0"/>
                <w:numId w:val="1"/>
              </w:numPr>
              <w:jc w:val="both"/>
              <w:rPr>
                <w:ins w:id="2520" w:author="Bonephace Kaijage" w:date="2026-10-14T05:59:00Z" w16du:dateUtc="2026-10-14T03:59:00Z"/>
                <w:color w:val="000000"/>
              </w:rPr>
            </w:pPr>
            <w:ins w:id="2521" w:author="Bonephace Kaijage" w:date="2026-10-11T07:03:00Z" w16du:dateUtc="2026-10-11T04:03:00Z">
              <w:r>
                <w:rPr>
                  <w:color w:val="000000"/>
                </w:rPr>
                <w:t>Know the cleared open ground your village will move to if fire comes, and stock food, water and medicine before the rains cut the roads; if someone falls seriously ill, move them out before the rivers rise, not after.</w:t>
              </w:r>
            </w:ins>
          </w:p>
          <w:p w14:paraId="25DC9F4D" w14:textId="534537BE" w:rsidR="00AB6CF2" w:rsidRPr="00DC5789" w:rsidRDefault="00FE0A4D" w:rsidP="00DC5789">
            <w:pPr>
              <w:pStyle w:val="ListParagraph"/>
              <w:numPr>
                <w:ilvl w:val="0"/>
                <w:numId w:val="1"/>
              </w:numPr>
              <w:jc w:val="both"/>
              <w:rPr>
                <w:bCs/>
                <w:color w:val="000000"/>
              </w:rPr>
            </w:pPr>
            <w:ins w:id="2522" w:author="Bonephace Kaijage" w:date="2026-10-14T05:59:00Z" w16du:dateUtc="2026-10-14T03:59:00Z">
              <w:r>
                <w:rPr>
                  <w:color w:val="000000"/>
                </w:rPr>
                <w:lastRenderedPageBreak/>
                <w:t>Agree who will help anyone in the household who cannot move, see or hear a warning on their own.</w:t>
              </w:r>
            </w:ins>
          </w:p>
        </w:tc>
        <w:tc>
          <w:tcPr>
            <w:tcW w:w="3325" w:type="dxa"/>
          </w:tcPr>
          <w:p w14:paraId="781C0FC1" w14:textId="30391B1D" w:rsidR="00AB6CF2" w:rsidRPr="00DC5789" w:rsidRDefault="00DC5789" w:rsidP="00DC5789">
            <w:pPr>
              <w:pStyle w:val="ListParagraph"/>
              <w:numPr>
                <w:ilvl w:val="0"/>
                <w:numId w:val="1"/>
              </w:numPr>
              <w:jc w:val="both"/>
              <w:rPr>
                <w:color w:val="000000"/>
              </w:rPr>
            </w:pPr>
            <w:r w:rsidRPr="00DC5789">
              <w:rPr>
                <w:color w:val="000000"/>
              </w:rPr>
              <w:lastRenderedPageBreak/>
              <w:t>Eneo hili ni nchi ya miombo ya mbali inayopakana na hifadhi ya Nyerere (Selous), ambapo wanyamapori huvamia mazao, moto wa kiangazi husambaa na mvua hukata barabara kwa wiki kadhaa.</w:t>
            </w:r>
          </w:p>
          <w:p w14:paraId="16FBC638" w14:textId="77777777" w:rsidR="000343A2" w:rsidRDefault="00DC5789" w:rsidP="00DC5789">
            <w:pPr>
              <w:pStyle w:val="ListParagraph"/>
              <w:numPr>
                <w:ilvl w:val="0"/>
                <w:numId w:val="1"/>
              </w:numPr>
              <w:jc w:val="both"/>
              <w:rPr>
                <w:ins w:id="2523" w:author="Bonephace Kaijage" w:date="2026-10-11T07:03:00Z" w16du:dateUtc="2026-10-11T04:03:00Z"/>
                <w:color w:val="000000"/>
              </w:rPr>
            </w:pPr>
            <w:r>
              <w:rPr>
                <w:color w:val="000000"/>
              </w:rPr>
              <w:t>Kwa wanaoishi na kulima hapa, ni vyema</w:t>
            </w:r>
            <w:r w:rsidRPr="00DC5789">
              <w:rPr>
                <w:color w:val="000000"/>
              </w:rPr>
              <w:t xml:space="preserve"> kutumia mbinu za jamii kufukuza wanyama, kuweka njia za kuzuia moto na kuweka akiba ya chakula, maji na dawa kabla ya mvua.</w:t>
            </w:r>
          </w:p>
          <w:p w14:paraId="38EB68AC" w14:textId="74ABEE80" w:rsidR="000343A2" w:rsidRDefault="00FE0A4D" w:rsidP="00DC5789">
            <w:pPr>
              <w:pStyle w:val="ListParagraph"/>
              <w:numPr>
                <w:ilvl w:val="0"/>
                <w:numId w:val="1"/>
              </w:numPr>
              <w:jc w:val="both"/>
              <w:rPr>
                <w:ins w:id="2524" w:author="Bonephace Kaijage" w:date="2026-10-11T07:03:00Z" w16du:dateUtc="2026-10-11T04:03:00Z"/>
                <w:color w:val="000000"/>
              </w:rPr>
            </w:pPr>
            <w:ins w:id="2525" w:author="Bonephace Kaijage" w:date="2026-10-14T05:56:00Z" w16du:dateUtc="2026-10-14T03:56:00Z">
              <w:r>
                <w:rPr>
                  <w:color w:val="000000"/>
                </w:rPr>
                <w:t>Kinachoongeza hatari: kufungua mashamba moja kwa moja mpakani mwa hifadhi, kuchoma mwishoni mwa kiangazi siku za upepo, na kuacha akiba za kaya ziishe kabla barabara hazijafungwa.</w:t>
              </w:r>
            </w:ins>
          </w:p>
          <w:p w14:paraId="1FE56DB3" w14:textId="77777777" w:rsidR="00FE0A4D" w:rsidRDefault="000343A2" w:rsidP="00DC5789">
            <w:pPr>
              <w:pStyle w:val="ListParagraph"/>
              <w:numPr>
                <w:ilvl w:val="0"/>
                <w:numId w:val="1"/>
              </w:numPr>
              <w:jc w:val="both"/>
              <w:rPr>
                <w:ins w:id="2526" w:author="Bonephace Kaijage" w:date="2026-10-14T05:59:00Z" w16du:dateUtc="2026-10-14T03:59:00Z"/>
                <w:color w:val="000000"/>
              </w:rPr>
            </w:pPr>
            <w:ins w:id="2527" w:author="Bonephace Kaijage" w:date="2026-10-11T07:03:00Z" w16du:dateUtc="2026-10-11T04:03:00Z">
              <w:r>
                <w:rPr>
                  <w:color w:val="000000"/>
                </w:rPr>
                <w:t xml:space="preserve">Fahamu uwanja wazi uliosafishwa ambao kijiji chenu kitahamia moto </w:t>
              </w:r>
              <w:r>
                <w:rPr>
                  <w:color w:val="000000"/>
                </w:rPr>
                <w:lastRenderedPageBreak/>
                <w:t>ukija, na wekeni akiba ya chakula, maji na dawa kabla mvua haijakata barabara; mtu akiugua sana, mtoeni kabla mito haijajaa, si baadaye.</w:t>
              </w:r>
            </w:ins>
          </w:p>
          <w:p w14:paraId="1BD81F06" w14:textId="3FAE26EC" w:rsidR="00AB6CF2" w:rsidRPr="00DC5789" w:rsidRDefault="00FE0A4D" w:rsidP="00DC5789">
            <w:pPr>
              <w:pStyle w:val="ListParagraph"/>
              <w:numPr>
                <w:ilvl w:val="0"/>
                <w:numId w:val="1"/>
              </w:numPr>
              <w:jc w:val="both"/>
              <w:rPr>
                <w:bCs/>
                <w:color w:val="000000"/>
              </w:rPr>
            </w:pPr>
            <w:ins w:id="2528" w:author="Bonephace Kaijage" w:date="2026-10-14T05:59:00Z" w16du:dateUtc="2026-10-14T03:59:00Z">
              <w:r>
                <w:rPr>
                  <w:color w:val="000000"/>
                </w:rPr>
                <w:t>Kubalianeni nani atamsaidia yeyote katika kaya asiyeweza kuondoka, kuona au kusikia tahadhari peke yake.</w:t>
              </w:r>
            </w:ins>
          </w:p>
        </w:tc>
      </w:tr>
      <w:tr w:rsidR="00AB6CF2" w:rsidRPr="00AB6CF2" w14:paraId="6D19C27E" w14:textId="77777777" w:rsidTr="00AB6CF2">
        <w:tc>
          <w:tcPr>
            <w:tcW w:w="3420" w:type="dxa"/>
          </w:tcPr>
          <w:p w14:paraId="7FC7918E" w14:textId="6AB39BF4" w:rsidR="00AB6CF2" w:rsidRPr="00AB6CF2" w:rsidRDefault="00AB6CF2" w:rsidP="00AB6CF2">
            <w:pPr>
              <w:pStyle w:val="ListParagraph"/>
              <w:numPr>
                <w:ilvl w:val="0"/>
                <w:numId w:val="1"/>
              </w:numPr>
              <w:jc w:val="both"/>
              <w:rPr>
                <w:color w:val="000000"/>
              </w:rPr>
            </w:pPr>
            <w:r w:rsidRPr="00AB6CF2">
              <w:rPr>
                <w:color w:val="000000"/>
              </w:rPr>
              <w:lastRenderedPageBreak/>
              <w:t>Mtama: Rondo plateau and Lukuledi slopes</w:t>
            </w:r>
          </w:p>
        </w:tc>
        <w:tc>
          <w:tcPr>
            <w:tcW w:w="3235" w:type="dxa"/>
          </w:tcPr>
          <w:p w14:paraId="2627E894" w14:textId="0772DD26" w:rsidR="00AB6CF2" w:rsidRPr="00AB6CF2" w:rsidRDefault="00AB6CF2" w:rsidP="00AB6CF2">
            <w:pPr>
              <w:pStyle w:val="ListParagraph"/>
              <w:numPr>
                <w:ilvl w:val="0"/>
                <w:numId w:val="1"/>
              </w:numPr>
              <w:jc w:val="both"/>
              <w:rPr>
                <w:color w:val="000000"/>
                <w:lang w:val="sv-SE"/>
              </w:rPr>
            </w:pPr>
            <w:r w:rsidRPr="00AB6CF2">
              <w:rPr>
                <w:color w:val="000000"/>
                <w:lang w:val="sv-SE"/>
              </w:rPr>
              <w:t>Mtama: uwanda wa Rondo na miteremko ya Lukuledi</w:t>
            </w:r>
          </w:p>
        </w:tc>
        <w:tc>
          <w:tcPr>
            <w:tcW w:w="3605" w:type="dxa"/>
          </w:tcPr>
          <w:p w14:paraId="7F0F747C" w14:textId="1D545E99" w:rsidR="00AB6CF2" w:rsidRPr="00DC5789" w:rsidRDefault="00DC5789" w:rsidP="00DC5789">
            <w:pPr>
              <w:pStyle w:val="ListParagraph"/>
              <w:numPr>
                <w:ilvl w:val="0"/>
                <w:numId w:val="1"/>
              </w:numPr>
              <w:jc w:val="both"/>
              <w:rPr>
                <w:color w:val="000000"/>
              </w:rPr>
            </w:pPr>
            <w:r w:rsidRPr="00DC5789">
              <w:rPr>
                <w:color w:val="000000"/>
              </w:rPr>
              <w:t>This area has the Rondo plateau and its slopes, where run-off erodes farmland and gullies, and water is scarce on the plateau in the dry season.</w:t>
            </w:r>
          </w:p>
          <w:p w14:paraId="02292F9A" w14:textId="77777777" w:rsidR="000343A2" w:rsidRDefault="00DC5789" w:rsidP="00DC5789">
            <w:pPr>
              <w:pStyle w:val="ListParagraph"/>
              <w:numPr>
                <w:ilvl w:val="0"/>
                <w:numId w:val="1"/>
              </w:numPr>
              <w:jc w:val="both"/>
              <w:rPr>
                <w:ins w:id="2529" w:author="Bonephace Kaijage" w:date="2026-10-11T07:06:00Z" w16du:dateUtc="2026-10-11T04:06:00Z"/>
                <w:color w:val="000000"/>
              </w:rPr>
            </w:pPr>
            <w:r>
              <w:rPr>
                <w:color w:val="000000"/>
              </w:rPr>
              <w:t>For those living and farming here, it helps to</w:t>
            </w:r>
            <w:r w:rsidRPr="00DC5789">
              <w:rPr>
                <w:color w:val="000000"/>
              </w:rPr>
              <w:t xml:space="preserve"> keep trees and contour bunds on slopes, harvest rainwater and protect water sources.</w:t>
            </w:r>
          </w:p>
          <w:p w14:paraId="72F9C409" w14:textId="5826E1B9" w:rsidR="000343A2" w:rsidRDefault="00FE0A4D" w:rsidP="00DC5789">
            <w:pPr>
              <w:pStyle w:val="ListParagraph"/>
              <w:numPr>
                <w:ilvl w:val="0"/>
                <w:numId w:val="1"/>
              </w:numPr>
              <w:jc w:val="both"/>
              <w:rPr>
                <w:ins w:id="2530" w:author="Bonephace Kaijage" w:date="2026-10-11T07:06:00Z" w16du:dateUtc="2026-10-11T04:06:00Z"/>
                <w:color w:val="000000"/>
              </w:rPr>
            </w:pPr>
            <w:ins w:id="2531" w:author="Bonephace Kaijage" w:date="2026-10-14T05:56:00Z" w16du:dateUtc="2026-10-14T03:56:00Z">
              <w:r>
                <w:rPr>
                  <w:color w:val="000000"/>
                </w:rPr>
                <w:t>What raises the risk: clearing trees and bunds from the plateau slopes, farming right to the gully edges, and drawing water from unprotected sources in the dry season.</w:t>
              </w:r>
            </w:ins>
          </w:p>
          <w:p w14:paraId="0E477957" w14:textId="77777777" w:rsidR="00FE0A4D" w:rsidRDefault="000343A2" w:rsidP="00DC5789">
            <w:pPr>
              <w:pStyle w:val="ListParagraph"/>
              <w:numPr>
                <w:ilvl w:val="0"/>
                <w:numId w:val="1"/>
              </w:numPr>
              <w:jc w:val="both"/>
              <w:rPr>
                <w:ins w:id="2532" w:author="Bonephace Kaijage" w:date="2026-10-14T05:59:00Z" w16du:dateUtc="2026-10-14T03:59:00Z"/>
                <w:color w:val="000000"/>
              </w:rPr>
            </w:pPr>
            <w:ins w:id="2533" w:author="Bonephace Kaijage" w:date="2026-10-11T07:06:00Z" w16du:dateUtc="2026-10-11T04:06:00Z">
              <w:r>
                <w:rPr>
                  <w:color w:val="000000"/>
                </w:rPr>
                <w:t>Know the firm ground away from the gullies that your household will move to in a heavy storm, and agree early where water will come from when the plateau sources dry up.</w:t>
              </w:r>
            </w:ins>
          </w:p>
          <w:p w14:paraId="64123022" w14:textId="6706A531" w:rsidR="00AB6CF2" w:rsidRPr="00DC5789" w:rsidRDefault="00FE0A4D" w:rsidP="00DC5789">
            <w:pPr>
              <w:pStyle w:val="ListParagraph"/>
              <w:numPr>
                <w:ilvl w:val="0"/>
                <w:numId w:val="1"/>
              </w:numPr>
              <w:jc w:val="both"/>
              <w:rPr>
                <w:bCs/>
                <w:color w:val="000000"/>
              </w:rPr>
            </w:pPr>
            <w:ins w:id="2534" w:author="Bonephace Kaijage" w:date="2026-10-14T05:59:00Z" w16du:dateUtc="2026-10-14T03:59:00Z">
              <w:r>
                <w:rPr>
                  <w:color w:val="000000"/>
                </w:rPr>
                <w:t>Agree who will help anyone in the household who cannot move, see or hear a warning on their own.</w:t>
              </w:r>
            </w:ins>
          </w:p>
        </w:tc>
        <w:tc>
          <w:tcPr>
            <w:tcW w:w="3325" w:type="dxa"/>
          </w:tcPr>
          <w:p w14:paraId="2FE58FBE" w14:textId="309C71C0" w:rsidR="00AB6CF2" w:rsidRPr="00DC5789" w:rsidRDefault="00DC5789" w:rsidP="00DC5789">
            <w:pPr>
              <w:pStyle w:val="ListParagraph"/>
              <w:numPr>
                <w:ilvl w:val="0"/>
                <w:numId w:val="1"/>
              </w:numPr>
              <w:jc w:val="both"/>
              <w:rPr>
                <w:color w:val="000000"/>
              </w:rPr>
            </w:pPr>
            <w:r w:rsidRPr="00DC5789">
              <w:rPr>
                <w:color w:val="000000"/>
              </w:rPr>
              <w:t>Eneo hili lina uwanda wa Rondo na miteremko yake, ambapo maji ya mvua humomonyoa mashamba na makorongo, na maji ni haba uwandani wakati wa kiangazi.</w:t>
            </w:r>
          </w:p>
          <w:p w14:paraId="3352CCC6" w14:textId="77777777" w:rsidR="000343A2" w:rsidRDefault="00DC5789" w:rsidP="00DC5789">
            <w:pPr>
              <w:pStyle w:val="ListParagraph"/>
              <w:numPr>
                <w:ilvl w:val="0"/>
                <w:numId w:val="1"/>
              </w:numPr>
              <w:jc w:val="both"/>
              <w:rPr>
                <w:ins w:id="2535" w:author="Bonephace Kaijage" w:date="2026-10-11T07:06:00Z" w16du:dateUtc="2026-10-11T04:06:00Z"/>
                <w:color w:val="000000"/>
              </w:rPr>
            </w:pPr>
            <w:r>
              <w:rPr>
                <w:color w:val="000000"/>
              </w:rPr>
              <w:t>Kwa wanaoishi na kulima hapa, ni vyema</w:t>
            </w:r>
            <w:r w:rsidRPr="00DC5789">
              <w:rPr>
                <w:color w:val="000000"/>
              </w:rPr>
              <w:t xml:space="preserve"> kuacha miti na matuta ya kontua kwenye miteremko, kuvuna maji ya mvua na kulinda vyanzo vya maji.</w:t>
            </w:r>
          </w:p>
          <w:p w14:paraId="6988B948" w14:textId="4A164FF4" w:rsidR="000343A2" w:rsidRDefault="00FE0A4D" w:rsidP="00DC5789">
            <w:pPr>
              <w:pStyle w:val="ListParagraph"/>
              <w:numPr>
                <w:ilvl w:val="0"/>
                <w:numId w:val="1"/>
              </w:numPr>
              <w:jc w:val="both"/>
              <w:rPr>
                <w:ins w:id="2536" w:author="Bonephace Kaijage" w:date="2026-10-11T07:06:00Z" w16du:dateUtc="2026-10-11T04:06:00Z"/>
                <w:color w:val="000000"/>
              </w:rPr>
            </w:pPr>
            <w:ins w:id="2537" w:author="Bonephace Kaijage" w:date="2026-10-14T05:56:00Z" w16du:dateUtc="2026-10-14T03:56:00Z">
              <w:r>
                <w:rPr>
                  <w:color w:val="000000"/>
                </w:rPr>
                <w:t>Kinachoongeza hatari: kukata miti na matuta kwenye miteremko ya uwanda, kulima hadi kingo za makorongo, na kuchota maji kwenye vyanzo visivyolindwa wakati wa kiangazi.</w:t>
              </w:r>
            </w:ins>
          </w:p>
          <w:p w14:paraId="5AEBBB2B" w14:textId="77777777" w:rsidR="00FE0A4D" w:rsidRDefault="000343A2" w:rsidP="00DC5789">
            <w:pPr>
              <w:pStyle w:val="ListParagraph"/>
              <w:numPr>
                <w:ilvl w:val="0"/>
                <w:numId w:val="1"/>
              </w:numPr>
              <w:jc w:val="both"/>
              <w:rPr>
                <w:ins w:id="2538" w:author="Bonephace Kaijage" w:date="2026-10-14T05:59:00Z" w16du:dateUtc="2026-10-14T03:59:00Z"/>
                <w:color w:val="000000"/>
              </w:rPr>
            </w:pPr>
            <w:ins w:id="2539" w:author="Bonephace Kaijage" w:date="2026-10-11T07:06:00Z" w16du:dateUtc="2026-10-11T04:06:00Z">
              <w:r>
                <w:rPr>
                  <w:color w:val="000000"/>
                </w:rPr>
                <w:t>Fahamu eneo imara mbali na makorongo ambalo kaya yako itahamia wakati wa dhoruba kali, na kubalianeni mapema maji yatatoka wapi vyanzo vya uwandani vikikauka.</w:t>
              </w:r>
            </w:ins>
          </w:p>
          <w:p w14:paraId="28CD754D" w14:textId="20783B23" w:rsidR="00AB6CF2" w:rsidRPr="00DC5789" w:rsidRDefault="00FE0A4D" w:rsidP="00DC5789">
            <w:pPr>
              <w:pStyle w:val="ListParagraph"/>
              <w:numPr>
                <w:ilvl w:val="0"/>
                <w:numId w:val="1"/>
              </w:numPr>
              <w:jc w:val="both"/>
              <w:rPr>
                <w:bCs/>
                <w:color w:val="000000"/>
              </w:rPr>
            </w:pPr>
            <w:ins w:id="2540" w:author="Bonephace Kaijage" w:date="2026-10-14T05:59:00Z" w16du:dateUtc="2026-10-14T03:59:00Z">
              <w:r>
                <w:rPr>
                  <w:color w:val="000000"/>
                </w:rPr>
                <w:t xml:space="preserve">Kubalianeni nani atamsaidia yeyote katika kaya asiyeweza kuondoka, </w:t>
              </w:r>
              <w:r>
                <w:rPr>
                  <w:color w:val="000000"/>
                </w:rPr>
                <w:lastRenderedPageBreak/>
                <w:t>kuona au kusikia tahadhari peke yake.</w:t>
              </w:r>
            </w:ins>
          </w:p>
        </w:tc>
      </w:tr>
      <w:tr w:rsidR="00AB6CF2" w:rsidRPr="00AB6CF2" w14:paraId="30C9D66B" w14:textId="77777777" w:rsidTr="00AB6CF2">
        <w:tc>
          <w:tcPr>
            <w:tcW w:w="3420" w:type="dxa"/>
          </w:tcPr>
          <w:p w14:paraId="10474C78" w14:textId="62991384" w:rsidR="00AB6CF2" w:rsidRPr="00AB6CF2" w:rsidRDefault="00AB6CF2" w:rsidP="00AB6CF2">
            <w:pPr>
              <w:pStyle w:val="ListParagraph"/>
              <w:numPr>
                <w:ilvl w:val="0"/>
                <w:numId w:val="1"/>
              </w:numPr>
              <w:jc w:val="both"/>
              <w:rPr>
                <w:color w:val="000000"/>
              </w:rPr>
            </w:pPr>
            <w:r w:rsidRPr="00AB6CF2">
              <w:rPr>
                <w:color w:val="000000"/>
              </w:rPr>
              <w:lastRenderedPageBreak/>
              <w:t>Nachingwea: farmland plains</w:t>
            </w:r>
          </w:p>
        </w:tc>
        <w:tc>
          <w:tcPr>
            <w:tcW w:w="3235" w:type="dxa"/>
          </w:tcPr>
          <w:p w14:paraId="1A4D5244" w14:textId="258EACC2" w:rsidR="00AB6CF2" w:rsidRPr="00AB6CF2" w:rsidRDefault="00AB6CF2" w:rsidP="00AB6CF2">
            <w:pPr>
              <w:pStyle w:val="ListParagraph"/>
              <w:numPr>
                <w:ilvl w:val="0"/>
                <w:numId w:val="1"/>
              </w:numPr>
              <w:jc w:val="both"/>
              <w:rPr>
                <w:color w:val="000000"/>
              </w:rPr>
            </w:pPr>
            <w:r w:rsidRPr="00AB6CF2">
              <w:rPr>
                <w:color w:val="000000"/>
              </w:rPr>
              <w:t>Nachingwea: tambarare za mashamba</w:t>
            </w:r>
          </w:p>
        </w:tc>
        <w:tc>
          <w:tcPr>
            <w:tcW w:w="3605" w:type="dxa"/>
          </w:tcPr>
          <w:p w14:paraId="6491AA18" w14:textId="3EBD800A" w:rsidR="00AB6CF2" w:rsidRPr="00DC5789" w:rsidRDefault="00DC5789" w:rsidP="00DC5789">
            <w:pPr>
              <w:pStyle w:val="ListParagraph"/>
              <w:numPr>
                <w:ilvl w:val="0"/>
                <w:numId w:val="1"/>
              </w:numPr>
              <w:jc w:val="both"/>
              <w:rPr>
                <w:color w:val="000000"/>
              </w:rPr>
            </w:pPr>
            <w:r w:rsidRPr="00DC5789">
              <w:rPr>
                <w:color w:val="000000"/>
              </w:rPr>
              <w:t>This area is farmland plains producing cashew, sesame and food crops, where erratic rains and dry spells cause crop losses and heavy storms flood low fields.</w:t>
            </w:r>
          </w:p>
          <w:p w14:paraId="6C1E3308" w14:textId="77777777" w:rsidR="000343A2" w:rsidRDefault="00DC5789" w:rsidP="00DC5789">
            <w:pPr>
              <w:pStyle w:val="ListParagraph"/>
              <w:numPr>
                <w:ilvl w:val="0"/>
                <w:numId w:val="1"/>
              </w:numPr>
              <w:jc w:val="both"/>
              <w:rPr>
                <w:ins w:id="2541" w:author="Bonephace Kaijage" w:date="2026-10-11T07:06:00Z" w16du:dateUtc="2026-10-11T04:06:00Z"/>
                <w:color w:val="000000"/>
              </w:rPr>
            </w:pPr>
            <w:r>
              <w:rPr>
                <w:color w:val="000000"/>
              </w:rPr>
              <w:t>For those farming here, it helps to</w:t>
            </w:r>
            <w:r w:rsidRPr="00DC5789">
              <w:rPr>
                <w:color w:val="000000"/>
              </w:rPr>
              <w:t xml:space="preserve"> plant early-maturing and drought-tolerant varieties, keep household food reserves and keep field drains open.</w:t>
            </w:r>
          </w:p>
          <w:p w14:paraId="4306C583" w14:textId="680A3951" w:rsidR="000343A2" w:rsidRDefault="00FE0A4D" w:rsidP="00DC5789">
            <w:pPr>
              <w:pStyle w:val="ListParagraph"/>
              <w:numPr>
                <w:ilvl w:val="0"/>
                <w:numId w:val="1"/>
              </w:numPr>
              <w:jc w:val="both"/>
              <w:rPr>
                <w:ins w:id="2542" w:author="Bonephace Kaijage" w:date="2026-10-11T07:06:00Z" w16du:dateUtc="2026-10-11T04:06:00Z"/>
                <w:color w:val="000000"/>
              </w:rPr>
            </w:pPr>
            <w:ins w:id="2543" w:author="Bonephace Kaijage" w:date="2026-10-14T05:56:00Z" w16du:dateUtc="2026-10-14T03:56:00Z">
              <w:r>
                <w:rPr>
                  <w:color w:val="000000"/>
                </w:rPr>
                <w:t>What raises the loss in both wet and dry years: relying on one crop, selling the whole harvest at once, and building homes and stores in the low fields that flood.</w:t>
              </w:r>
            </w:ins>
          </w:p>
          <w:p w14:paraId="63E74A89" w14:textId="77777777" w:rsidR="00FE0A4D" w:rsidRDefault="000343A2" w:rsidP="00DC5789">
            <w:pPr>
              <w:pStyle w:val="ListParagraph"/>
              <w:numPr>
                <w:ilvl w:val="0"/>
                <w:numId w:val="1"/>
              </w:numPr>
              <w:jc w:val="both"/>
              <w:rPr>
                <w:ins w:id="2544" w:author="Bonephace Kaijage" w:date="2026-10-14T05:59:00Z" w16du:dateUtc="2026-10-14T03:59:00Z"/>
                <w:color w:val="000000"/>
              </w:rPr>
            </w:pPr>
            <w:ins w:id="2545" w:author="Bonephace Kaijage" w:date="2026-10-11T07:06:00Z" w16du:dateUtc="2026-10-11T04:06:00Z">
              <w:r>
                <w:rPr>
                  <w:color w:val="000000"/>
                </w:rPr>
                <w:t>Know the higher ground your household will move to when a heavy storm floods the low fields, and agree early, as a household and a village, where food will come from in a failed season; act before the stores are empty.</w:t>
              </w:r>
            </w:ins>
          </w:p>
          <w:p w14:paraId="2359B6CC" w14:textId="3B2361BB" w:rsidR="00AB6CF2" w:rsidRPr="00DC5789" w:rsidRDefault="00FE0A4D" w:rsidP="00DC5789">
            <w:pPr>
              <w:pStyle w:val="ListParagraph"/>
              <w:numPr>
                <w:ilvl w:val="0"/>
                <w:numId w:val="1"/>
              </w:numPr>
              <w:jc w:val="both"/>
              <w:rPr>
                <w:bCs/>
                <w:color w:val="000000"/>
              </w:rPr>
            </w:pPr>
            <w:ins w:id="2546" w:author="Bonephace Kaijage" w:date="2026-10-14T05:59:00Z" w16du:dateUtc="2026-10-14T03:59:00Z">
              <w:r>
                <w:rPr>
                  <w:color w:val="000000"/>
                </w:rPr>
                <w:t>Agree who will help anyone in the household who cannot move, see or hear a warning on their own.</w:t>
              </w:r>
            </w:ins>
          </w:p>
        </w:tc>
        <w:tc>
          <w:tcPr>
            <w:tcW w:w="3325" w:type="dxa"/>
          </w:tcPr>
          <w:p w14:paraId="104FAFB7" w14:textId="62A59136" w:rsidR="00AB6CF2" w:rsidRPr="00DC5789" w:rsidRDefault="00DC5789" w:rsidP="00DC5789">
            <w:pPr>
              <w:pStyle w:val="ListParagraph"/>
              <w:numPr>
                <w:ilvl w:val="0"/>
                <w:numId w:val="1"/>
              </w:numPr>
              <w:jc w:val="both"/>
              <w:rPr>
                <w:color w:val="000000"/>
              </w:rPr>
            </w:pPr>
            <w:r w:rsidRPr="00DC5789">
              <w:rPr>
                <w:color w:val="000000"/>
              </w:rPr>
              <w:t>Eneo hili ni tambarare za mashamba yanayozalisha korosho, ufuta na mazao ya chakula, ambapo mvua zisizo za uhakika na vipindi vya ukavu husababisha hasara ya mazao na dhoruba kubwa hufurika mashamba ya chini.</w:t>
            </w:r>
          </w:p>
          <w:p w14:paraId="3B185A99" w14:textId="77777777" w:rsidR="000343A2" w:rsidRDefault="00DC5789" w:rsidP="00DC5789">
            <w:pPr>
              <w:pStyle w:val="ListParagraph"/>
              <w:numPr>
                <w:ilvl w:val="0"/>
                <w:numId w:val="1"/>
              </w:numPr>
              <w:jc w:val="both"/>
              <w:rPr>
                <w:ins w:id="2547" w:author="Bonephace Kaijage" w:date="2026-10-11T07:06:00Z" w16du:dateUtc="2026-10-11T04:06:00Z"/>
                <w:color w:val="000000"/>
              </w:rPr>
            </w:pPr>
            <w:r>
              <w:rPr>
                <w:color w:val="000000"/>
              </w:rPr>
              <w:t>Kwa wanaolima hapa, ni vyema</w:t>
            </w:r>
            <w:r w:rsidRPr="00DC5789">
              <w:rPr>
                <w:color w:val="000000"/>
              </w:rPr>
              <w:t xml:space="preserve"> kupanda mbegu zinazokomaa mapema na kustahimili ukame, kuweka akiba ya chakula ya kaya na kuweka mifereji ya mashamba wazi.</w:t>
            </w:r>
          </w:p>
          <w:p w14:paraId="4ABE925C" w14:textId="6FABC025" w:rsidR="000343A2" w:rsidRDefault="00FE0A4D" w:rsidP="00DC5789">
            <w:pPr>
              <w:pStyle w:val="ListParagraph"/>
              <w:numPr>
                <w:ilvl w:val="0"/>
                <w:numId w:val="1"/>
              </w:numPr>
              <w:jc w:val="both"/>
              <w:rPr>
                <w:ins w:id="2548" w:author="Bonephace Kaijage" w:date="2026-10-11T07:06:00Z" w16du:dateUtc="2026-10-11T04:06:00Z"/>
                <w:color w:val="000000"/>
              </w:rPr>
            </w:pPr>
            <w:ins w:id="2549" w:author="Bonephace Kaijage" w:date="2026-10-14T05:56:00Z" w16du:dateUtc="2026-10-14T03:56:00Z">
              <w:r>
                <w:rPr>
                  <w:color w:val="000000"/>
                </w:rPr>
                <w:t>Kinachoongeza hasara katika miaka ya mvua nyingi na ya ukame: kutegemea zao moja, kuuza mavuno yote kwa mara moja, na kujenga nyumba na maghala kwenye mashamba ya chini yanayofurika.</w:t>
              </w:r>
            </w:ins>
          </w:p>
          <w:p w14:paraId="75651667" w14:textId="77777777" w:rsidR="00FE0A4D" w:rsidRDefault="000343A2" w:rsidP="00DC5789">
            <w:pPr>
              <w:pStyle w:val="ListParagraph"/>
              <w:numPr>
                <w:ilvl w:val="0"/>
                <w:numId w:val="1"/>
              </w:numPr>
              <w:jc w:val="both"/>
              <w:rPr>
                <w:ins w:id="2550" w:author="Bonephace Kaijage" w:date="2026-10-14T05:59:00Z" w16du:dateUtc="2026-10-14T03:59:00Z"/>
                <w:color w:val="000000"/>
              </w:rPr>
            </w:pPr>
            <w:ins w:id="2551" w:author="Bonephace Kaijage" w:date="2026-10-11T07:06:00Z" w16du:dateUtc="2026-10-11T04:06:00Z">
              <w:r>
                <w:rPr>
                  <w:color w:val="000000"/>
                </w:rPr>
                <w:t>Fahamu eneo la juu ambalo kaya yako itahamia dhoruba kali inapofurika mashamba ya chini, na kubalianeni mapema, kama kaya na kijiji, chakula kitatoka wapi msimu ukikosekana; chukueni hatua kabla akiba haijaisha.</w:t>
              </w:r>
            </w:ins>
          </w:p>
          <w:p w14:paraId="43C67D83" w14:textId="42195F29" w:rsidR="00AB6CF2" w:rsidRPr="00DC5789" w:rsidRDefault="00FE0A4D" w:rsidP="00DC5789">
            <w:pPr>
              <w:pStyle w:val="ListParagraph"/>
              <w:numPr>
                <w:ilvl w:val="0"/>
                <w:numId w:val="1"/>
              </w:numPr>
              <w:jc w:val="both"/>
              <w:rPr>
                <w:bCs/>
                <w:color w:val="000000"/>
              </w:rPr>
            </w:pPr>
            <w:ins w:id="2552" w:author="Bonephace Kaijage" w:date="2026-10-14T05:59:00Z" w16du:dateUtc="2026-10-14T03:59:00Z">
              <w:r>
                <w:rPr>
                  <w:color w:val="000000"/>
                </w:rPr>
                <w:t>Kubalianeni nani atamsaidia yeyote katika kaya asiyeweza kuondoka, kuona au kusikia tahadhari peke yake.</w:t>
              </w:r>
            </w:ins>
          </w:p>
        </w:tc>
      </w:tr>
      <w:tr w:rsidR="00AB6CF2" w:rsidRPr="00AB6CF2" w14:paraId="1A165757" w14:textId="77777777" w:rsidTr="00AB6CF2">
        <w:tc>
          <w:tcPr>
            <w:tcW w:w="3420" w:type="dxa"/>
          </w:tcPr>
          <w:p w14:paraId="4A3399D1" w14:textId="5F3BE0F7" w:rsidR="00AB6CF2" w:rsidRPr="00AB6CF2" w:rsidRDefault="00AB6CF2" w:rsidP="00AB6CF2">
            <w:pPr>
              <w:pStyle w:val="ListParagraph"/>
              <w:numPr>
                <w:ilvl w:val="0"/>
                <w:numId w:val="1"/>
              </w:numPr>
              <w:jc w:val="both"/>
              <w:rPr>
                <w:color w:val="000000"/>
              </w:rPr>
            </w:pPr>
            <w:r w:rsidRPr="00AB6CF2">
              <w:rPr>
                <w:color w:val="000000"/>
              </w:rPr>
              <w:lastRenderedPageBreak/>
              <w:t>Ruangwa: farmland and small-scale mining</w:t>
            </w:r>
          </w:p>
        </w:tc>
        <w:tc>
          <w:tcPr>
            <w:tcW w:w="3235" w:type="dxa"/>
          </w:tcPr>
          <w:p w14:paraId="38A0C3B0" w14:textId="17325A6B" w:rsidR="00AB6CF2" w:rsidRPr="00AB6CF2" w:rsidRDefault="00AB6CF2" w:rsidP="00AB6CF2">
            <w:pPr>
              <w:pStyle w:val="ListParagraph"/>
              <w:numPr>
                <w:ilvl w:val="0"/>
                <w:numId w:val="1"/>
              </w:numPr>
              <w:jc w:val="both"/>
              <w:rPr>
                <w:color w:val="000000"/>
              </w:rPr>
            </w:pPr>
            <w:r w:rsidRPr="00AB6CF2">
              <w:rPr>
                <w:color w:val="000000"/>
              </w:rPr>
              <w:t>Ruangwa: mashamba na uchimbaji mdogo</w:t>
            </w:r>
          </w:p>
        </w:tc>
        <w:tc>
          <w:tcPr>
            <w:tcW w:w="3605" w:type="dxa"/>
          </w:tcPr>
          <w:p w14:paraId="4016F4EC" w14:textId="43B7909D" w:rsidR="00AB6CF2" w:rsidRPr="00DC5789" w:rsidRDefault="00DC5789" w:rsidP="00DC5789">
            <w:pPr>
              <w:pStyle w:val="ListParagraph"/>
              <w:numPr>
                <w:ilvl w:val="0"/>
                <w:numId w:val="1"/>
              </w:numPr>
              <w:jc w:val="both"/>
              <w:rPr>
                <w:color w:val="000000"/>
              </w:rPr>
            </w:pPr>
            <w:r w:rsidRPr="00DC5789">
              <w:rPr>
                <w:color w:val="000000"/>
              </w:rPr>
              <w:t>This area combines farmland with small-scale gemstone and graphite mining, where pits collapse and flood in the rains and dry spells damage crops.</w:t>
            </w:r>
          </w:p>
          <w:p w14:paraId="53F62E92" w14:textId="77777777" w:rsidR="000343A2" w:rsidRDefault="00DC5789" w:rsidP="00DC5789">
            <w:pPr>
              <w:pStyle w:val="ListParagraph"/>
              <w:numPr>
                <w:ilvl w:val="0"/>
                <w:numId w:val="1"/>
              </w:numPr>
              <w:jc w:val="both"/>
              <w:rPr>
                <w:ins w:id="2553" w:author="Bonephace Kaijage" w:date="2026-10-11T07:06:00Z" w16du:dateUtc="2026-10-11T04:06:00Z"/>
                <w:color w:val="000000"/>
              </w:rPr>
            </w:pPr>
            <w:r>
              <w:rPr>
                <w:color w:val="000000"/>
              </w:rPr>
              <w:t>For those living, farming and mining here, it helps to</w:t>
            </w:r>
            <w:r w:rsidRPr="00DC5789">
              <w:rPr>
                <w:color w:val="000000"/>
              </w:rPr>
              <w:t xml:space="preserve"> fence or backfill pits, divert run-off away from pit mouths and plant drought-tolerant crops.</w:t>
            </w:r>
          </w:p>
          <w:p w14:paraId="1F31F330" w14:textId="6456CC47" w:rsidR="000343A2" w:rsidRDefault="00FE0A4D" w:rsidP="00DC5789">
            <w:pPr>
              <w:pStyle w:val="ListParagraph"/>
              <w:numPr>
                <w:ilvl w:val="0"/>
                <w:numId w:val="1"/>
              </w:numPr>
              <w:jc w:val="both"/>
              <w:rPr>
                <w:ins w:id="2554" w:author="Bonephace Kaijage" w:date="2026-10-11T07:06:00Z" w16du:dateUtc="2026-10-11T04:06:00Z"/>
                <w:color w:val="000000"/>
              </w:rPr>
            </w:pPr>
            <w:ins w:id="2555" w:author="Bonephace Kaijage" w:date="2026-10-14T05:56:00Z" w16du:dateUtc="2026-10-14T03:56:00Z">
              <w:r>
                <w:rPr>
                  <w:color w:val="000000"/>
                </w:rPr>
                <w:t>What raises the risk: digging pits without timbering, working them while rain is falling, building homes at the lip of old pits and relying on one crop.</w:t>
              </w:r>
            </w:ins>
          </w:p>
          <w:p w14:paraId="434AEC8F" w14:textId="77777777" w:rsidR="00FE0A4D" w:rsidRDefault="000343A2" w:rsidP="00DC5789">
            <w:pPr>
              <w:pStyle w:val="ListParagraph"/>
              <w:numPr>
                <w:ilvl w:val="0"/>
                <w:numId w:val="1"/>
              </w:numPr>
              <w:jc w:val="both"/>
              <w:rPr>
                <w:ins w:id="2556" w:author="Bonephace Kaijage" w:date="2026-10-14T05:59:00Z" w16du:dateUtc="2026-10-14T03:59:00Z"/>
                <w:color w:val="000000"/>
              </w:rPr>
            </w:pPr>
            <w:ins w:id="2557" w:author="Bonephace Kaijage" w:date="2026-10-11T07:06:00Z" w16du:dateUtc="2026-10-11T04:06:00Z">
              <w:r>
                <w:rPr>
                  <w:color w:val="000000"/>
                </w:rPr>
                <w:t>Keep everyone out of the pits once rain starts and know the firm ground away from them that your household will move to; in a dry year, agree early where food and water will come from.</w:t>
              </w:r>
            </w:ins>
          </w:p>
          <w:p w14:paraId="0A800BD6" w14:textId="2C61F45B" w:rsidR="00AB6CF2" w:rsidRPr="00DC5789" w:rsidRDefault="00FE0A4D" w:rsidP="00DC5789">
            <w:pPr>
              <w:pStyle w:val="ListParagraph"/>
              <w:numPr>
                <w:ilvl w:val="0"/>
                <w:numId w:val="1"/>
              </w:numPr>
              <w:jc w:val="both"/>
              <w:rPr>
                <w:bCs/>
                <w:color w:val="000000"/>
              </w:rPr>
            </w:pPr>
            <w:ins w:id="2558" w:author="Bonephace Kaijage" w:date="2026-10-14T05:59:00Z" w16du:dateUtc="2026-10-14T03:59:00Z">
              <w:r>
                <w:rPr>
                  <w:color w:val="000000"/>
                </w:rPr>
                <w:t>Agree who will help anyone in the household who cannot move, see or hear a warning on their own.</w:t>
              </w:r>
            </w:ins>
          </w:p>
        </w:tc>
        <w:tc>
          <w:tcPr>
            <w:tcW w:w="3325" w:type="dxa"/>
          </w:tcPr>
          <w:p w14:paraId="59213CAC" w14:textId="24EC6BAB" w:rsidR="00AB6CF2" w:rsidRPr="00DC5789" w:rsidRDefault="00DC5789" w:rsidP="00DC5789">
            <w:pPr>
              <w:pStyle w:val="ListParagraph"/>
              <w:numPr>
                <w:ilvl w:val="0"/>
                <w:numId w:val="1"/>
              </w:numPr>
              <w:jc w:val="both"/>
              <w:rPr>
                <w:color w:val="000000"/>
              </w:rPr>
            </w:pPr>
            <w:r w:rsidRPr="00DC5789">
              <w:rPr>
                <w:color w:val="000000"/>
              </w:rPr>
              <w:t>Eneo hili linachanganya mashamba na uchimbaji mdogo wa vito na kinywe, ambapo mashimo hubomoka na kujaa maji wakati wa mvua na vipindi vya ukavu huharibu mazao.</w:t>
            </w:r>
          </w:p>
          <w:p w14:paraId="1F420872" w14:textId="77777777" w:rsidR="000343A2" w:rsidRDefault="00DC5789" w:rsidP="00DC5789">
            <w:pPr>
              <w:pStyle w:val="ListParagraph"/>
              <w:numPr>
                <w:ilvl w:val="0"/>
                <w:numId w:val="1"/>
              </w:numPr>
              <w:jc w:val="both"/>
              <w:rPr>
                <w:ins w:id="2559" w:author="Bonephace Kaijage" w:date="2026-10-11T07:06:00Z" w16du:dateUtc="2026-10-11T04:06:00Z"/>
                <w:color w:val="000000"/>
              </w:rPr>
            </w:pPr>
            <w:r>
              <w:rPr>
                <w:color w:val="000000"/>
              </w:rPr>
              <w:t>Kwa wanaoishi, kulima na kuchimba hapa, ni vyema</w:t>
            </w:r>
            <w:r w:rsidRPr="00DC5789">
              <w:rPr>
                <w:color w:val="000000"/>
              </w:rPr>
              <w:t xml:space="preserve"> kuzungushia uzio au kufukia mashimo, kuelekeza maji mbali na midomo ya mashimo na kupanda mazao yanayostahimili ukame.</w:t>
            </w:r>
          </w:p>
          <w:p w14:paraId="2550F6E8" w14:textId="04D1B5EB" w:rsidR="000343A2" w:rsidRDefault="00FE0A4D" w:rsidP="00DC5789">
            <w:pPr>
              <w:pStyle w:val="ListParagraph"/>
              <w:numPr>
                <w:ilvl w:val="0"/>
                <w:numId w:val="1"/>
              </w:numPr>
              <w:jc w:val="both"/>
              <w:rPr>
                <w:ins w:id="2560" w:author="Bonephace Kaijage" w:date="2026-10-11T07:06:00Z" w16du:dateUtc="2026-10-11T04:06:00Z"/>
                <w:color w:val="000000"/>
              </w:rPr>
            </w:pPr>
            <w:ins w:id="2561" w:author="Bonephace Kaijage" w:date="2026-10-14T05:56:00Z" w16du:dateUtc="2026-10-14T03:56:00Z">
              <w:r>
                <w:rPr>
                  <w:color w:val="000000"/>
                </w:rPr>
                <w:t>Kinachoongeza hatari: kuchimba mashimo bila mihimili, kuyafanyia kazi mvua ikinyesha, kujenga nyumba kando ya mashimo ya zamani na kutegemea zao moja.</w:t>
              </w:r>
            </w:ins>
          </w:p>
          <w:p w14:paraId="14A27300" w14:textId="77777777" w:rsidR="00FE0A4D" w:rsidRDefault="000343A2" w:rsidP="00DC5789">
            <w:pPr>
              <w:pStyle w:val="ListParagraph"/>
              <w:numPr>
                <w:ilvl w:val="0"/>
                <w:numId w:val="1"/>
              </w:numPr>
              <w:jc w:val="both"/>
              <w:rPr>
                <w:ins w:id="2562" w:author="Bonephace Kaijage" w:date="2026-10-14T05:59:00Z" w16du:dateUtc="2026-10-14T03:59:00Z"/>
                <w:color w:val="000000"/>
              </w:rPr>
            </w:pPr>
            <w:ins w:id="2563" w:author="Bonephace Kaijage" w:date="2026-10-11T07:06:00Z" w16du:dateUtc="2026-10-11T04:06:00Z">
              <w:r>
                <w:rPr>
                  <w:color w:val="000000"/>
                </w:rPr>
                <w:t>Mtoe kila mtu mashimoni mara mvua inapoanza na fahamu eneo imara mbali nayo ambalo kaya yako itahamia; mwaka wa ukame, kubalianeni mapema chakula na maji vitatoka wapi.</w:t>
              </w:r>
            </w:ins>
          </w:p>
          <w:p w14:paraId="6D52BC7F" w14:textId="372294C7" w:rsidR="00AB6CF2" w:rsidRPr="00DC5789" w:rsidRDefault="00FE0A4D" w:rsidP="00DC5789">
            <w:pPr>
              <w:pStyle w:val="ListParagraph"/>
              <w:numPr>
                <w:ilvl w:val="0"/>
                <w:numId w:val="1"/>
              </w:numPr>
              <w:jc w:val="both"/>
              <w:rPr>
                <w:bCs/>
                <w:color w:val="000000"/>
              </w:rPr>
            </w:pPr>
            <w:ins w:id="2564" w:author="Bonephace Kaijage" w:date="2026-10-14T05:59:00Z" w16du:dateUtc="2026-10-14T03:59:00Z">
              <w:r>
                <w:rPr>
                  <w:color w:val="000000"/>
                </w:rPr>
                <w:t>Kubalianeni nani atamsaidia yeyote katika kaya asiyeweza kuondoka, kuona au kusikia tahadhari peke yake.</w:t>
              </w:r>
            </w:ins>
          </w:p>
        </w:tc>
      </w:tr>
    </w:tbl>
    <w:p w14:paraId="2DBE1E2F" w14:textId="77777777" w:rsidR="00FE0A4D" w:rsidRPr="00FE0A4D" w:rsidRDefault="00FE0A4D" w:rsidP="00FE0A4D">
      <w:pPr>
        <w:spacing w:after="120"/>
        <w:rPr>
          <w:ins w:id="2565" w:author="Bonephace Kaijage" w:date="2026-10-14T06:01:00Z" w16du:dateUtc="2026-10-14T04:01:00Z"/>
          <w:i/>
          <w:sz w:val="18"/>
          <w:rPrChange w:id="2566" w:author="Bonephace Kaijage" w:date="2026-10-14T06:01:00Z" w16du:dateUtc="2026-10-14T04:01:00Z">
            <w:rPr>
              <w:ins w:id="2567" w:author="Bonephace Kaijage" w:date="2026-10-14T06:01:00Z" w16du:dateUtc="2026-10-14T04:01:00Z"/>
            </w:rPr>
          </w:rPrChange>
        </w:rPr>
        <w:pPrChange w:id="2568" w:author="Bonephace Kaijage" w:date="2026-10-14T06:01:00Z" w16du:dateUtc="2026-10-14T04:01:00Z">
          <w:pPr>
            <w:jc w:val="both"/>
          </w:pPr>
        </w:pPrChange>
      </w:pPr>
      <w:ins w:id="2569" w:author="Bonephace Kaijage" w:date="2026-10-14T06:01:00Z" w16du:dateUtc="2026-10-14T04:01:00Z">
        <w:r w:rsidRPr="00FE0A4D">
          <w:rPr>
            <w:i/>
            <w:sz w:val="18"/>
            <w:rPrChange w:id="2570" w:author="Bonephace Kaijage" w:date="2026-10-14T06:01:00Z" w16du:dateUtc="2026-10-14T04:01:00Z">
              <w:rPr/>
            </w:rPrChange>
          </w:rPr>
          <w:t>Reviewed with the Ward/Shehia Disaster Management Committee on ________; next review ________.  |  Imepitiwa pamoja na Kamati ya Usimamizi wa Maafa ya Kata/Shehia tarehe ________; mapitio yajayo ________.</w:t>
        </w:r>
      </w:ins>
    </w:p>
    <w:p w14:paraId="6A424CF5" w14:textId="42D2D83B" w:rsidR="00AB6CF2" w:rsidRPr="00AB6CF2" w:rsidRDefault="00AB6CF2" w:rsidP="00AB6CF2">
      <w:pPr>
        <w:jc w:val="both"/>
        <w:rPr>
          <w:color w:val="000000"/>
        </w:rPr>
      </w:pPr>
    </w:p>
    <w:p w14:paraId="47E1D917" w14:textId="175D1D86" w:rsidR="00AB6CF2" w:rsidRPr="00997D17" w:rsidRDefault="00AB6CF2">
      <w:pPr>
        <w:pStyle w:val="ListParagraph"/>
        <w:rPr>
          <w:sz w:val="22"/>
          <w:szCs w:val="22"/>
        </w:rPr>
      </w:pPr>
    </w:p>
    <w:tbl>
      <w:tblPr>
        <w:tblStyle w:val="TableGrid"/>
        <w:tblW w:w="0" w:type="auto"/>
        <w:tblLook w:val="04A0" w:firstRow="1" w:lastRow="0" w:firstColumn="1" w:lastColumn="0" w:noHBand="0" w:noVBand="1"/>
      </w:tblPr>
      <w:tblGrid>
        <w:gridCol w:w="2232"/>
        <w:gridCol w:w="2192"/>
        <w:gridCol w:w="2230"/>
        <w:gridCol w:w="2211"/>
        <w:gridCol w:w="2272"/>
        <w:gridCol w:w="2533"/>
      </w:tblGrid>
      <w:tr w:rsidR="002066E7" w:rsidRPr="00997D17" w14:paraId="6B640CBF" w14:textId="77777777" w:rsidTr="002066E7">
        <w:trPr>
          <w:tblHeader/>
        </w:trPr>
        <w:tc>
          <w:tcPr>
            <w:tcW w:w="2278" w:type="dxa"/>
          </w:tcPr>
          <w:p w14:paraId="79D7E904" w14:textId="379DB08E" w:rsidR="002066E7" w:rsidRPr="00997D17" w:rsidRDefault="008C6B60" w:rsidP="00FE4152">
            <w:pPr>
              <w:pStyle w:val="ListParagraph"/>
              <w:rPr>
                <w:sz w:val="22"/>
                <w:szCs w:val="22"/>
              </w:rPr>
            </w:pPr>
            <w:r w:rsidRPr="00997D17">
              <w:rPr>
                <w:sz w:val="22"/>
                <w:szCs w:val="22"/>
              </w:rPr>
              <w:lastRenderedPageBreak/>
              <w:t>COUNCIL / HALMASHAURI</w:t>
            </w:r>
          </w:p>
        </w:tc>
        <w:tc>
          <w:tcPr>
            <w:tcW w:w="2278" w:type="dxa"/>
          </w:tcPr>
          <w:p w14:paraId="6B13397C" w14:textId="009A762A" w:rsidR="002066E7" w:rsidRPr="00997D17" w:rsidRDefault="002066E7" w:rsidP="00FE4152">
            <w:pPr>
              <w:pStyle w:val="ListParagraph"/>
              <w:rPr>
                <w:sz w:val="22"/>
                <w:szCs w:val="22"/>
              </w:rPr>
            </w:pPr>
            <w:r w:rsidRPr="00997D17">
              <w:rPr>
                <w:sz w:val="22"/>
                <w:szCs w:val="22"/>
              </w:rPr>
              <w:t>LEVEL / NGAZI</w:t>
            </w:r>
          </w:p>
        </w:tc>
        <w:tc>
          <w:tcPr>
            <w:tcW w:w="2278" w:type="dxa"/>
          </w:tcPr>
          <w:p w14:paraId="5B912DC6" w14:textId="40B3CCED" w:rsidR="002066E7" w:rsidRPr="00997D17" w:rsidRDefault="002066E7" w:rsidP="00FE4152">
            <w:pPr>
              <w:pStyle w:val="ListParagraph"/>
              <w:rPr>
                <w:sz w:val="22"/>
                <w:szCs w:val="22"/>
              </w:rPr>
            </w:pPr>
            <w:r w:rsidRPr="00997D17">
              <w:rPr>
                <w:sz w:val="22"/>
                <w:szCs w:val="22"/>
              </w:rPr>
              <w:t>IMPACT (EN)</w:t>
            </w:r>
          </w:p>
        </w:tc>
        <w:tc>
          <w:tcPr>
            <w:tcW w:w="2278" w:type="dxa"/>
          </w:tcPr>
          <w:p w14:paraId="6B95FC23" w14:textId="4CC96542" w:rsidR="002066E7" w:rsidRPr="00997D17" w:rsidRDefault="002066E7" w:rsidP="00FE4152">
            <w:pPr>
              <w:pStyle w:val="ListParagraph"/>
              <w:rPr>
                <w:sz w:val="22"/>
                <w:szCs w:val="22"/>
              </w:rPr>
            </w:pPr>
            <w:r w:rsidRPr="00997D17">
              <w:rPr>
                <w:sz w:val="22"/>
                <w:szCs w:val="22"/>
              </w:rPr>
              <w:t>ATHARI (SW)</w:t>
            </w:r>
          </w:p>
        </w:tc>
        <w:tc>
          <w:tcPr>
            <w:tcW w:w="2279" w:type="dxa"/>
          </w:tcPr>
          <w:p w14:paraId="73F6CA8A" w14:textId="653E6D04" w:rsidR="002066E7" w:rsidRPr="00997D17" w:rsidRDefault="002066E7" w:rsidP="00FE4152">
            <w:pPr>
              <w:pStyle w:val="ListParagraph"/>
              <w:rPr>
                <w:sz w:val="22"/>
                <w:szCs w:val="22"/>
              </w:rPr>
            </w:pPr>
            <w:r w:rsidRPr="00997D17">
              <w:rPr>
                <w:sz w:val="22"/>
                <w:szCs w:val="22"/>
              </w:rPr>
              <w:t>ACTION (EN)</w:t>
            </w:r>
          </w:p>
        </w:tc>
        <w:tc>
          <w:tcPr>
            <w:tcW w:w="2279" w:type="dxa"/>
          </w:tcPr>
          <w:p w14:paraId="5DC50BD7" w14:textId="26E91CB4" w:rsidR="002066E7" w:rsidRPr="00997D17" w:rsidRDefault="002066E7" w:rsidP="00FE4152">
            <w:pPr>
              <w:pStyle w:val="ListParagraph"/>
              <w:rPr>
                <w:sz w:val="22"/>
                <w:szCs w:val="22"/>
              </w:rPr>
            </w:pPr>
            <w:r w:rsidRPr="00997D17">
              <w:rPr>
                <w:sz w:val="22"/>
                <w:szCs w:val="22"/>
              </w:rPr>
              <w:t>HATUA (SW)</w:t>
            </w:r>
          </w:p>
        </w:tc>
      </w:tr>
      <w:tr w:rsidR="002066E7" w:rsidRPr="000343A2" w14:paraId="715FC8BE" w14:textId="77777777" w:rsidTr="002066E7">
        <w:tc>
          <w:tcPr>
            <w:tcW w:w="2278" w:type="dxa"/>
          </w:tcPr>
          <w:p w14:paraId="7849ECD3" w14:textId="57FEEE98" w:rsidR="002066E7" w:rsidRPr="00997D17" w:rsidRDefault="002066E7" w:rsidP="00FE4152">
            <w:pPr>
              <w:pStyle w:val="ListParagraph"/>
              <w:rPr>
                <w:sz w:val="22"/>
                <w:szCs w:val="22"/>
              </w:rPr>
            </w:pPr>
            <w:r w:rsidRPr="00997D17">
              <w:rPr>
                <w:sz w:val="22"/>
                <w:szCs w:val="22"/>
              </w:rPr>
              <w:t>Lindi Municipal Council</w:t>
            </w:r>
          </w:p>
        </w:tc>
        <w:tc>
          <w:tcPr>
            <w:tcW w:w="2278" w:type="dxa"/>
          </w:tcPr>
          <w:p w14:paraId="470F5B27" w14:textId="6A1428D0"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328D4CA" w14:textId="6D845021" w:rsidR="002066E7" w:rsidRPr="00997D17" w:rsidRDefault="008C6B60" w:rsidP="00FE4152">
            <w:pPr>
              <w:pStyle w:val="ListParagraph"/>
              <w:rPr>
                <w:sz w:val="22"/>
                <w:szCs w:val="22"/>
              </w:rPr>
            </w:pPr>
            <w:r w:rsidRPr="00997D17">
              <w:rPr>
                <w:sz w:val="22"/>
                <w:szCs w:val="22"/>
              </w:rPr>
              <w:t>coastal floods, large waves and strong winds, heavy Msimu rain, cholera, and boat accidents. A few roads slippery, a few low homes wet, and lightning where storms build.</w:t>
            </w:r>
          </w:p>
        </w:tc>
        <w:tc>
          <w:tcPr>
            <w:tcW w:w="2278" w:type="dxa"/>
          </w:tcPr>
          <w:p w14:paraId="40781942" w14:textId="73E2C14A"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A0BE9CF" w14:textId="4406B2CA" w:rsidR="008C6B60" w:rsidRPr="00997D17" w:rsidRDefault="00034217" w:rsidP="00F20E47">
            <w:pPr>
              <w:pStyle w:val="ListBullet"/>
              <w:rPr>
                <w:sz w:val="22"/>
                <w:szCs w:val="22"/>
              </w:rPr>
            </w:pPr>
            <w:r w:rsidRPr="00997D17">
              <w:rPr>
                <w:sz w:val="22"/>
                <w:szCs w:val="22"/>
              </w:rPr>
              <w:t>Check the forecast before any boat leaves. Life jacket on.</w:t>
            </w:r>
          </w:p>
          <w:p w14:paraId="66CFB341" w14:textId="0B94C3E5" w:rsidR="008C6B60" w:rsidRPr="00997D17" w:rsidRDefault="00034217" w:rsidP="00FE4152">
            <w:pPr>
              <w:pStyle w:val="ListParagraph"/>
              <w:rPr>
                <w:sz w:val="22"/>
                <w:szCs w:val="22"/>
              </w:rPr>
            </w:pPr>
            <w:r w:rsidRPr="00997D17">
              <w:rPr>
                <w:sz w:val="22"/>
                <w:szCs w:val="22"/>
              </w:rPr>
              <w:t>Bring small boats off the open water.</w:t>
            </w:r>
          </w:p>
          <w:p w14:paraId="6C5BDE44" w14:textId="61711FF1" w:rsidR="008C6B60" w:rsidRPr="00997D17" w:rsidRDefault="00034217" w:rsidP="00FE4152">
            <w:pPr>
              <w:pStyle w:val="ListParagraph"/>
              <w:rPr>
                <w:sz w:val="22"/>
                <w:szCs w:val="22"/>
              </w:rPr>
            </w:pPr>
            <w:r w:rsidRPr="00997D17">
              <w:rPr>
                <w:sz w:val="22"/>
                <w:szCs w:val="22"/>
              </w:rPr>
              <w:t>Landing site: listen for the warning and save 190.</w:t>
            </w:r>
          </w:p>
          <w:p w14:paraId="4C4582EE" w14:textId="6B4EB171" w:rsidR="00F20E47" w:rsidRPr="00997D17" w:rsidRDefault="00034217" w:rsidP="00F20E47">
            <w:pPr>
              <w:pStyle w:val="ListBullet"/>
              <w:rPr>
                <w:sz w:val="22"/>
                <w:szCs w:val="22"/>
              </w:rPr>
            </w:pPr>
            <w:r w:rsidRPr="00997D17">
              <w:rPr>
                <w:sz w:val="22"/>
                <w:szCs w:val="22"/>
              </w:rPr>
              <w:t>Do not swim out to rescue. Throw something that floats.</w:t>
            </w:r>
          </w:p>
          <w:p w14:paraId="62A66D14" w14:textId="25B394F3" w:rsidR="00F20E47" w:rsidRPr="00997D17" w:rsidRDefault="00F20E47" w:rsidP="00F20E47">
            <w:pPr>
              <w:pStyle w:val="ListBullet"/>
              <w:rPr>
                <w:sz w:val="22"/>
                <w:szCs w:val="22"/>
              </w:rPr>
            </w:pPr>
            <w:r w:rsidRPr="00997D17">
              <w:rPr>
                <w:sz w:val="22"/>
                <w:szCs w:val="22"/>
              </w:rPr>
              <w:t>Keep food, drinking water, cash, medicines and a torch. Save 190.</w:t>
            </w:r>
          </w:p>
          <w:p w14:paraId="62026A3B" w14:textId="11B23C91" w:rsidR="00F20E47" w:rsidRPr="00997D17" w:rsidRDefault="00F20E47" w:rsidP="00F20E47">
            <w:pPr>
              <w:pStyle w:val="ListBullet"/>
              <w:rPr>
                <w:sz w:val="22"/>
                <w:szCs w:val="22"/>
              </w:rPr>
            </w:pPr>
            <w:r w:rsidRPr="00997D17">
              <w:rPr>
                <w:sz w:val="22"/>
                <w:szCs w:val="22"/>
              </w:rPr>
              <w:t>Drive slowly with headlights on. Do not cross water flowing on the road.</w:t>
            </w:r>
          </w:p>
          <w:p w14:paraId="5A6DC494" w14:textId="7565EB57" w:rsidR="002066E7" w:rsidRPr="00997D17" w:rsidRDefault="002066E7" w:rsidP="00FE4152">
            <w:pPr>
              <w:pStyle w:val="ListParagraph"/>
              <w:rPr>
                <w:sz w:val="22"/>
                <w:szCs w:val="22"/>
              </w:rPr>
            </w:pPr>
          </w:p>
        </w:tc>
        <w:tc>
          <w:tcPr>
            <w:tcW w:w="2279" w:type="dxa"/>
          </w:tcPr>
          <w:p w14:paraId="51B2553F" w14:textId="4AF848A0" w:rsidR="008C6B60" w:rsidRPr="00997D17" w:rsidRDefault="00034217" w:rsidP="00F20E47">
            <w:pPr>
              <w:pStyle w:val="ListBullet"/>
              <w:rPr>
                <w:sz w:val="22"/>
                <w:szCs w:val="22"/>
              </w:rPr>
            </w:pPr>
            <w:r w:rsidRPr="00997D17">
              <w:rPr>
                <w:sz w:val="22"/>
                <w:szCs w:val="22"/>
              </w:rPr>
              <w:t>Angalia utabiri kabla ya chombo kuondoka. Vaa jaketi ya kujiokoa.</w:t>
            </w:r>
          </w:p>
          <w:p w14:paraId="7D7B8847" w14:textId="4FA6F3CB" w:rsidR="008C6B60" w:rsidRPr="00997D17" w:rsidRDefault="00034217" w:rsidP="00FE4152">
            <w:pPr>
              <w:pStyle w:val="ListParagraph"/>
              <w:rPr>
                <w:sz w:val="22"/>
                <w:szCs w:val="22"/>
              </w:rPr>
            </w:pPr>
            <w:r w:rsidRPr="00997D17">
              <w:rPr>
                <w:sz w:val="22"/>
                <w:szCs w:val="22"/>
              </w:rPr>
              <w:t>Rudisha vyombo vidogo kutoka maji ya wazi.</w:t>
            </w:r>
          </w:p>
          <w:p w14:paraId="2533350A" w14:textId="7D44D74B" w:rsidR="008C6B60" w:rsidRPr="00997D17" w:rsidRDefault="00034217" w:rsidP="00FE4152">
            <w:pPr>
              <w:pStyle w:val="ListParagraph"/>
              <w:rPr>
                <w:sz w:val="22"/>
                <w:szCs w:val="22"/>
                <w:lang w:val="sv-SE"/>
              </w:rPr>
            </w:pPr>
            <w:r w:rsidRPr="00997D17">
              <w:rPr>
                <w:sz w:val="22"/>
                <w:szCs w:val="22"/>
                <w:lang w:val="sv-SE"/>
              </w:rPr>
              <w:t>Mwalo: sikiliza onyo na hifadhi 190.</w:t>
            </w:r>
          </w:p>
          <w:p w14:paraId="3C5FA719" w14:textId="21A6B405" w:rsidR="00F20E47" w:rsidRPr="00997D17" w:rsidRDefault="00FE0A4D" w:rsidP="00F20E47">
            <w:pPr>
              <w:pStyle w:val="ListBullet"/>
              <w:rPr>
                <w:sz w:val="22"/>
                <w:szCs w:val="22"/>
                <w:lang w:val="sv-SE"/>
              </w:rPr>
            </w:pPr>
            <w:ins w:id="2571"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2572" w:author="Bonephace Kaijage" w:date="2026-10-14T06:15:00Z" w16du:dateUtc="2026-10-14T04:15:00Z">
              <w:r w:rsidR="00034217" w:rsidRPr="00997D17" w:rsidDel="00FE0A4D">
                <w:rPr>
                  <w:sz w:val="22"/>
                  <w:szCs w:val="22"/>
                  <w:lang w:val="sv-SE"/>
                </w:rPr>
                <w:delText>Usiogelee kuokoa. Rusha kitu kinachoelea.</w:delText>
              </w:r>
            </w:del>
          </w:p>
          <w:p w14:paraId="069995FC" w14:textId="4D1BA549" w:rsidR="00F20E47" w:rsidRPr="00997D17" w:rsidRDefault="00F20E47" w:rsidP="00F20E47">
            <w:pPr>
              <w:pStyle w:val="ListBullet"/>
              <w:rPr>
                <w:sz w:val="22"/>
                <w:szCs w:val="22"/>
                <w:lang w:val="sv-SE"/>
              </w:rPr>
            </w:pPr>
            <w:r w:rsidRPr="00997D17">
              <w:rPr>
                <w:sz w:val="22"/>
                <w:szCs w:val="22"/>
                <w:lang w:val="sv-SE"/>
              </w:rPr>
              <w:t>Weka chakula, maji ya kunywa, fedha, dawa na tochi. Hifadhi 190.</w:t>
            </w:r>
          </w:p>
          <w:p w14:paraId="08E48E3C" w14:textId="4331579B" w:rsidR="00F20E47" w:rsidRPr="00997D17" w:rsidRDefault="00F20E47" w:rsidP="00F20E47">
            <w:pPr>
              <w:pStyle w:val="ListBullet"/>
              <w:rPr>
                <w:sz w:val="22"/>
                <w:szCs w:val="22"/>
                <w:lang w:val="sv-SE"/>
              </w:rPr>
            </w:pPr>
            <w:r w:rsidRPr="00997D17">
              <w:rPr>
                <w:sz w:val="22"/>
                <w:szCs w:val="22"/>
                <w:lang w:val="sv-SE"/>
              </w:rPr>
              <w:t>Endesha taratibu ukiwasha taa. Usivuke maji yanayotiririka barabarani.</w:t>
            </w:r>
          </w:p>
          <w:p w14:paraId="401B462B" w14:textId="38A0B8F6" w:rsidR="002066E7" w:rsidRPr="00997D17" w:rsidRDefault="002066E7" w:rsidP="00FE4152">
            <w:pPr>
              <w:pStyle w:val="ListParagraph"/>
              <w:rPr>
                <w:sz w:val="22"/>
                <w:szCs w:val="22"/>
                <w:lang w:val="sv-SE"/>
              </w:rPr>
            </w:pPr>
          </w:p>
        </w:tc>
      </w:tr>
      <w:tr w:rsidR="002066E7" w:rsidRPr="00997D17" w14:paraId="27D44E76" w14:textId="77777777" w:rsidTr="002066E7">
        <w:tc>
          <w:tcPr>
            <w:tcW w:w="2278" w:type="dxa"/>
          </w:tcPr>
          <w:p w14:paraId="02A51B29" w14:textId="77777777" w:rsidR="002066E7" w:rsidRPr="00997D17" w:rsidRDefault="002066E7" w:rsidP="00FE4152">
            <w:pPr>
              <w:pStyle w:val="ListParagraph"/>
              <w:rPr>
                <w:sz w:val="22"/>
                <w:szCs w:val="22"/>
                <w:lang w:val="sv-SE"/>
              </w:rPr>
            </w:pPr>
          </w:p>
        </w:tc>
        <w:tc>
          <w:tcPr>
            <w:tcW w:w="2278" w:type="dxa"/>
          </w:tcPr>
          <w:p w14:paraId="130FAA5F" w14:textId="44498D65"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B07B403" w14:textId="4AD9FD8B" w:rsidR="002066E7" w:rsidRPr="00997D17" w:rsidRDefault="008C6B60" w:rsidP="00FE4152">
            <w:pPr>
              <w:pStyle w:val="ListParagraph"/>
              <w:rPr>
                <w:sz w:val="22"/>
                <w:szCs w:val="22"/>
              </w:rPr>
            </w:pPr>
            <w:r w:rsidRPr="00997D17">
              <w:rPr>
                <w:sz w:val="22"/>
                <w:szCs w:val="22"/>
              </w:rPr>
              <w:t xml:space="preserve">coastal floods, large waves and strong winds, heavy Msimu rain, cholera, and boat accidents. Roads, water points or houses at the named sites are now affected. Some </w:t>
            </w:r>
            <w:r w:rsidRPr="00997D17">
              <w:rPr>
                <w:sz w:val="22"/>
                <w:szCs w:val="22"/>
              </w:rPr>
              <w:lastRenderedPageBreak/>
              <w:t>journeys and classes are disrupted.</w:t>
            </w:r>
          </w:p>
        </w:tc>
        <w:tc>
          <w:tcPr>
            <w:tcW w:w="2278" w:type="dxa"/>
          </w:tcPr>
          <w:p w14:paraId="5191BC18" w14:textId="6D4019BE"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5D0590F1" w14:textId="427AAFD2" w:rsidR="008C6B60" w:rsidRPr="00997D17" w:rsidRDefault="00034217" w:rsidP="00F20E47">
            <w:pPr>
              <w:pStyle w:val="ListBullet"/>
              <w:rPr>
                <w:sz w:val="22"/>
                <w:szCs w:val="22"/>
              </w:rPr>
            </w:pPr>
            <w:r w:rsidRPr="00997D17">
              <w:rPr>
                <w:sz w:val="22"/>
                <w:szCs w:val="22"/>
              </w:rPr>
              <w:t>Stop fishing and crossings on this water.</w:t>
            </w:r>
          </w:p>
          <w:p w14:paraId="59C9C49F" w14:textId="13D4F1BD" w:rsidR="008C6B60" w:rsidRPr="00997D17" w:rsidRDefault="00FE0A4D" w:rsidP="00FE4152">
            <w:pPr>
              <w:pStyle w:val="ListParagraph"/>
              <w:rPr>
                <w:sz w:val="22"/>
                <w:szCs w:val="22"/>
              </w:rPr>
            </w:pPr>
            <w:ins w:id="2573" w:author="Bonephace Kaijage" w:date="2026-10-14T06:15:00Z" w16du:dateUtc="2026-10-14T04:15:00Z">
              <w:r>
                <w:rPr>
                  <w:sz w:val="22"/>
                  <w:szCs w:val="22"/>
                </w:rPr>
                <w:t xml:space="preserve">Help people off the low shore to the assembly point, starting with those who cannot move alone; waves and </w:t>
              </w:r>
              <w:r>
                <w:rPr>
                  <w:sz w:val="22"/>
                  <w:szCs w:val="22"/>
                </w:rPr>
                <w:lastRenderedPageBreak/>
                <w:t>the lake level can rise with little warning.</w:t>
              </w:r>
            </w:ins>
            <w:del w:id="2574" w:author="Bonephace Kaijage" w:date="2026-10-14T06:15:00Z" w16du:dateUtc="2026-10-14T04:15:00Z">
              <w:r w:rsidR="00034217" w:rsidRPr="00997D17" w:rsidDel="00FE0A4D">
                <w:rPr>
                  <w:sz w:val="22"/>
                  <w:szCs w:val="22"/>
                </w:rPr>
                <w:delText>Move people off the low shore to the assembly point.</w:delText>
              </w:r>
            </w:del>
          </w:p>
          <w:p w14:paraId="1D09A2AD" w14:textId="4033762A" w:rsidR="008C6B60" w:rsidRPr="00997D17" w:rsidRDefault="00034217" w:rsidP="00FE4152">
            <w:pPr>
              <w:pStyle w:val="ListParagraph"/>
              <w:rPr>
                <w:sz w:val="22"/>
                <w:szCs w:val="22"/>
              </w:rPr>
            </w:pPr>
            <w:r w:rsidRPr="00997D17">
              <w:rPr>
                <w:sz w:val="22"/>
                <w:szCs w:val="22"/>
              </w:rPr>
              <w:t>Marine police or the beach unit: account for boats still out.</w:t>
            </w:r>
          </w:p>
          <w:p w14:paraId="2101123B" w14:textId="3B5E8CDB" w:rsidR="00F20E47" w:rsidRPr="00997D17" w:rsidRDefault="00034217" w:rsidP="00F20E47">
            <w:pPr>
              <w:pStyle w:val="ListBullet"/>
              <w:rPr>
                <w:sz w:val="22"/>
                <w:szCs w:val="22"/>
              </w:rPr>
            </w:pPr>
            <w:r w:rsidRPr="00997D17">
              <w:rPr>
                <w:sz w:val="22"/>
                <w:szCs w:val="22"/>
              </w:rPr>
              <w:t>Boil water if shore wells are flooded.</w:t>
            </w:r>
          </w:p>
          <w:p w14:paraId="4B31EBAE" w14:textId="552B5650" w:rsidR="00F20E47" w:rsidRPr="00997D17" w:rsidRDefault="00F20E47" w:rsidP="00F20E47">
            <w:pPr>
              <w:pStyle w:val="ListBullet"/>
              <w:rPr>
                <w:sz w:val="22"/>
                <w:szCs w:val="22"/>
              </w:rPr>
            </w:pPr>
            <w:r w:rsidRPr="00997D17">
              <w:rPr>
                <w:sz w:val="22"/>
                <w:szCs w:val="22"/>
              </w:rPr>
              <w:t>Account for children, older people and persons with disability.</w:t>
            </w:r>
          </w:p>
          <w:p w14:paraId="2E5A871A" w14:textId="61FDCBC8" w:rsidR="00F20E47" w:rsidRPr="00997D17" w:rsidRDefault="00F20E47" w:rsidP="00F20E47">
            <w:pPr>
              <w:pStyle w:val="ListBullet"/>
              <w:rPr>
                <w:sz w:val="22"/>
                <w:szCs w:val="22"/>
              </w:rPr>
            </w:pPr>
            <w:r w:rsidRPr="00997D17">
              <w:rPr>
                <w:sz w:val="22"/>
                <w:szCs w:val="22"/>
              </w:rPr>
              <w:t>If the water source is affected, boil or treat drinking water.</w:t>
            </w:r>
          </w:p>
          <w:p w14:paraId="5EE9B8DD" w14:textId="7A9B2EAC" w:rsidR="002066E7" w:rsidRPr="00997D17" w:rsidRDefault="002066E7" w:rsidP="00FE4152">
            <w:pPr>
              <w:pStyle w:val="ListParagraph"/>
              <w:rPr>
                <w:sz w:val="22"/>
                <w:szCs w:val="22"/>
              </w:rPr>
            </w:pPr>
          </w:p>
        </w:tc>
        <w:tc>
          <w:tcPr>
            <w:tcW w:w="2279" w:type="dxa"/>
          </w:tcPr>
          <w:p w14:paraId="6A8B562D" w14:textId="1EA1FD44" w:rsidR="008C6B60" w:rsidRPr="00997D17" w:rsidRDefault="00034217" w:rsidP="00F20E47">
            <w:pPr>
              <w:pStyle w:val="ListBullet"/>
              <w:rPr>
                <w:sz w:val="22"/>
                <w:szCs w:val="22"/>
              </w:rPr>
            </w:pPr>
            <w:r w:rsidRPr="00997D17">
              <w:rPr>
                <w:sz w:val="22"/>
                <w:szCs w:val="22"/>
              </w:rPr>
              <w:lastRenderedPageBreak/>
              <w:t>Simamisha uvuvi na vivuko kwenye maji haya.</w:t>
            </w:r>
          </w:p>
          <w:p w14:paraId="0B3EEEC0" w14:textId="55F3A8AE" w:rsidR="008C6B60" w:rsidRPr="00997D17" w:rsidRDefault="00FE0A4D" w:rsidP="00FE4152">
            <w:pPr>
              <w:pStyle w:val="ListParagraph"/>
              <w:rPr>
                <w:sz w:val="22"/>
                <w:szCs w:val="22"/>
              </w:rPr>
            </w:pPr>
            <w:ins w:id="2575" w:author="Bonephace Kaijage" w:date="2026-10-14T06:16:00Z" w16du:dateUtc="2026-10-14T04:16:00Z">
              <w:r>
                <w:rPr>
                  <w:sz w:val="22"/>
                  <w:szCs w:val="22"/>
                </w:rPr>
                <w:t xml:space="preserve">Wasaidieni watu kuondoka ufuo wa chini kwenda kituoni, mkianza na wasioweza kuondoka peke yao; mawimbi na kina cha </w:t>
              </w:r>
              <w:r>
                <w:rPr>
                  <w:sz w:val="22"/>
                  <w:szCs w:val="22"/>
                </w:rPr>
                <w:lastRenderedPageBreak/>
                <w:t>ziwa vinaweza kupanda bila taarifa.</w:t>
              </w:r>
            </w:ins>
            <w:del w:id="2576" w:author="Bonephace Kaijage" w:date="2026-10-14T06:16:00Z" w16du:dateUtc="2026-10-14T04:16:00Z">
              <w:r w:rsidR="00034217" w:rsidRPr="00997D17" w:rsidDel="00FE0A4D">
                <w:rPr>
                  <w:sz w:val="22"/>
                  <w:szCs w:val="22"/>
                </w:rPr>
                <w:delText>Hamisha watu kutoka ufuo wa chini kwenda kituoni.</w:delText>
              </w:r>
            </w:del>
          </w:p>
          <w:p w14:paraId="7BB46754" w14:textId="571EA576" w:rsidR="008C6B60" w:rsidRPr="00997D17" w:rsidRDefault="00034217" w:rsidP="00FE4152">
            <w:pPr>
              <w:pStyle w:val="ListParagraph"/>
              <w:rPr>
                <w:sz w:val="22"/>
                <w:szCs w:val="22"/>
              </w:rPr>
            </w:pPr>
            <w:r w:rsidRPr="00997D17">
              <w:rPr>
                <w:sz w:val="22"/>
                <w:szCs w:val="22"/>
              </w:rPr>
              <w:t>Polisi wanamaji au kitengo cha mwalo: hakiki vyombo vilivyoko nje.</w:t>
            </w:r>
          </w:p>
          <w:p w14:paraId="247910CB" w14:textId="2104D2C5" w:rsidR="00F20E47" w:rsidRPr="00997D17" w:rsidRDefault="00034217" w:rsidP="00F20E47">
            <w:pPr>
              <w:pStyle w:val="ListBullet"/>
              <w:rPr>
                <w:sz w:val="22"/>
                <w:szCs w:val="22"/>
                <w:lang w:val="sv-SE"/>
              </w:rPr>
            </w:pPr>
            <w:r w:rsidRPr="00997D17">
              <w:rPr>
                <w:sz w:val="22"/>
                <w:szCs w:val="22"/>
                <w:lang w:val="sv-SE"/>
              </w:rPr>
              <w:t>Chemsha maji visima vya ufuo vikifurika.</w:t>
            </w:r>
          </w:p>
          <w:p w14:paraId="562E38BF" w14:textId="3AA0153A" w:rsidR="00F20E47" w:rsidRPr="00997D17" w:rsidRDefault="00FE0A4D" w:rsidP="00F20E47">
            <w:pPr>
              <w:pStyle w:val="ListBullet"/>
              <w:rPr>
                <w:sz w:val="22"/>
                <w:szCs w:val="22"/>
              </w:rPr>
            </w:pPr>
            <w:ins w:id="2577" w:author="Bonephace Kaijage" w:date="2026-10-14T06:15:00Z" w16du:dateUtc="2026-10-14T04:15:00Z">
              <w:r>
                <w:rPr>
                  <w:sz w:val="22"/>
                  <w:szCs w:val="22"/>
                </w:rPr>
                <w:t>Hakikisheni watoto, wazee na watu wenye ulemavu wote wako salama na wana mtu wa kuwasaidia.</w:t>
              </w:r>
            </w:ins>
            <w:del w:id="2578" w:author="Bonephace Kaijage" w:date="2026-10-14T06:15:00Z" w16du:dateUtc="2026-10-14T04:15:00Z">
              <w:r w:rsidR="00F20E47" w:rsidRPr="00997D17" w:rsidDel="00FE0A4D">
                <w:rPr>
                  <w:sz w:val="22"/>
                  <w:szCs w:val="22"/>
                </w:rPr>
                <w:delText>Hakiki watoto, wazee na watu wenye ulemavu.</w:delText>
              </w:r>
            </w:del>
          </w:p>
          <w:p w14:paraId="177FC4CF" w14:textId="1BAE0567" w:rsidR="00F20E47" w:rsidRPr="00997D17" w:rsidRDefault="00F20E47" w:rsidP="00F20E47">
            <w:pPr>
              <w:pStyle w:val="ListBullet"/>
              <w:rPr>
                <w:sz w:val="22"/>
                <w:szCs w:val="22"/>
              </w:rPr>
            </w:pPr>
            <w:r w:rsidRPr="00997D17">
              <w:rPr>
                <w:sz w:val="22"/>
                <w:szCs w:val="22"/>
              </w:rPr>
              <w:t>Chanzo cha maji kikiathirika, chemsha au tibu maji ya kunywa.</w:t>
            </w:r>
          </w:p>
          <w:p w14:paraId="4765CF73" w14:textId="33D54333" w:rsidR="002066E7" w:rsidRPr="00997D17" w:rsidRDefault="002066E7" w:rsidP="00FE4152">
            <w:pPr>
              <w:pStyle w:val="ListParagraph"/>
              <w:rPr>
                <w:sz w:val="22"/>
                <w:szCs w:val="22"/>
              </w:rPr>
            </w:pPr>
          </w:p>
        </w:tc>
      </w:tr>
      <w:tr w:rsidR="002066E7" w:rsidRPr="000343A2" w14:paraId="1C89945F" w14:textId="77777777" w:rsidTr="002066E7">
        <w:tc>
          <w:tcPr>
            <w:tcW w:w="2278" w:type="dxa"/>
          </w:tcPr>
          <w:p w14:paraId="16D2DCFC" w14:textId="77777777" w:rsidR="002066E7" w:rsidRPr="00997D17" w:rsidRDefault="002066E7" w:rsidP="00FE4152">
            <w:pPr>
              <w:pStyle w:val="ListParagraph"/>
              <w:rPr>
                <w:sz w:val="22"/>
                <w:szCs w:val="22"/>
              </w:rPr>
            </w:pPr>
          </w:p>
        </w:tc>
        <w:tc>
          <w:tcPr>
            <w:tcW w:w="2278" w:type="dxa"/>
          </w:tcPr>
          <w:p w14:paraId="32747A67" w14:textId="7B59AAF1"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39888681" w14:textId="278F9538" w:rsidR="002066E7" w:rsidRPr="00997D17" w:rsidRDefault="00FE0A4D" w:rsidP="00FE4152">
            <w:pPr>
              <w:pStyle w:val="ListParagraph"/>
              <w:rPr>
                <w:sz w:val="22"/>
                <w:szCs w:val="22"/>
              </w:rPr>
            </w:pPr>
            <w:ins w:id="2579"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580"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59CC879" w14:textId="183F7C56" w:rsidR="002066E7" w:rsidRPr="00997D17" w:rsidRDefault="00FE0A4D" w:rsidP="00FE4152">
            <w:pPr>
              <w:pStyle w:val="ListParagraph"/>
              <w:rPr>
                <w:sz w:val="22"/>
                <w:szCs w:val="22"/>
              </w:rPr>
            </w:pPr>
            <w:ins w:id="2581"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58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8AF160C" w14:textId="6239A61E" w:rsidR="008C6B60" w:rsidRPr="00997D17" w:rsidRDefault="00FE0A4D" w:rsidP="00F20E47">
            <w:pPr>
              <w:pStyle w:val="ListBullet"/>
              <w:rPr>
                <w:sz w:val="22"/>
                <w:szCs w:val="22"/>
              </w:rPr>
            </w:pPr>
            <w:ins w:id="2583"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584"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266B7C1F" w14:textId="62D1476C" w:rsidR="008C6B60" w:rsidRPr="00997D17" w:rsidRDefault="00034217" w:rsidP="00FE4152">
            <w:pPr>
              <w:pStyle w:val="ListParagraph"/>
              <w:rPr>
                <w:sz w:val="22"/>
                <w:szCs w:val="22"/>
              </w:rPr>
            </w:pPr>
            <w:r w:rsidRPr="00997D17">
              <w:rPr>
                <w:sz w:val="22"/>
                <w:szCs w:val="22"/>
              </w:rPr>
              <w:lastRenderedPageBreak/>
              <w:t>Call 114 and 190. Keep the road clear for ambulances.</w:t>
            </w:r>
          </w:p>
          <w:p w14:paraId="0F115A55" w14:textId="59341A74" w:rsidR="008C6B60" w:rsidRPr="00997D17" w:rsidRDefault="00034217" w:rsidP="00FE4152">
            <w:pPr>
              <w:pStyle w:val="ListParagraph"/>
              <w:rPr>
                <w:sz w:val="22"/>
                <w:szCs w:val="22"/>
              </w:rPr>
            </w:pPr>
            <w:r w:rsidRPr="00997D17">
              <w:rPr>
                <w:sz w:val="22"/>
                <w:szCs w:val="22"/>
              </w:rPr>
              <w:t>Open the shelter and register every household. Note who is missing.</w:t>
            </w:r>
          </w:p>
          <w:p w14:paraId="43DDC62E" w14:textId="5D0C79AF" w:rsidR="00F20E47" w:rsidRPr="00997D17" w:rsidRDefault="00034217" w:rsidP="00F20E47">
            <w:pPr>
              <w:pStyle w:val="ListBullet"/>
              <w:rPr>
                <w:sz w:val="22"/>
                <w:szCs w:val="22"/>
              </w:rPr>
            </w:pPr>
            <w:r w:rsidRPr="00997D17">
              <w:rPr>
                <w:sz w:val="22"/>
                <w:szCs w:val="22"/>
              </w:rPr>
              <w:t>Health team: injury first, then cholera if the water is dirty.</w:t>
            </w:r>
          </w:p>
          <w:p w14:paraId="1F93BA98" w14:textId="016A116B"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5399FDBE" w14:textId="55A85350" w:rsidR="00F20E47" w:rsidRPr="00997D17" w:rsidRDefault="00F20E47" w:rsidP="00F20E47">
            <w:pPr>
              <w:pStyle w:val="ListBullet"/>
              <w:rPr>
                <w:sz w:val="22"/>
                <w:szCs w:val="22"/>
              </w:rPr>
            </w:pPr>
            <w:r w:rsidRPr="00997D17">
              <w:rPr>
                <w:sz w:val="22"/>
                <w:szCs w:val="22"/>
              </w:rPr>
              <w:t>Health team: prepare for injury, and for cholera if water is contaminated.</w:t>
            </w:r>
          </w:p>
          <w:p w14:paraId="2AC399FB" w14:textId="5D2AF230" w:rsidR="002066E7" w:rsidRPr="00997D17" w:rsidRDefault="002066E7" w:rsidP="00FE4152">
            <w:pPr>
              <w:pStyle w:val="ListParagraph"/>
              <w:rPr>
                <w:sz w:val="22"/>
                <w:szCs w:val="22"/>
              </w:rPr>
            </w:pPr>
          </w:p>
        </w:tc>
        <w:tc>
          <w:tcPr>
            <w:tcW w:w="2279" w:type="dxa"/>
          </w:tcPr>
          <w:p w14:paraId="7BB29289" w14:textId="53EC91E4"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4FD3D862" w14:textId="2FD1A7FA" w:rsidR="008C6B60" w:rsidRPr="00997D17" w:rsidRDefault="00034217" w:rsidP="00FE4152">
            <w:pPr>
              <w:pStyle w:val="ListParagraph"/>
              <w:rPr>
                <w:sz w:val="22"/>
                <w:szCs w:val="22"/>
                <w:lang w:val="sv-SE"/>
              </w:rPr>
            </w:pPr>
            <w:r w:rsidRPr="00997D17">
              <w:rPr>
                <w:sz w:val="22"/>
                <w:szCs w:val="22"/>
                <w:lang w:val="sv-SE"/>
              </w:rPr>
              <w:t>Piga 114 na 190. Acha barabara wazi kwa magari ya wagonjwa.</w:t>
            </w:r>
          </w:p>
          <w:p w14:paraId="47B9ACC8" w14:textId="5EFE0D8B" w:rsidR="008C6B60" w:rsidRPr="00997D17" w:rsidRDefault="00034217" w:rsidP="00FE4152">
            <w:pPr>
              <w:pStyle w:val="ListParagraph"/>
              <w:rPr>
                <w:sz w:val="22"/>
                <w:szCs w:val="22"/>
                <w:lang w:val="sv-SE"/>
              </w:rPr>
            </w:pPr>
            <w:r w:rsidRPr="00997D17">
              <w:rPr>
                <w:sz w:val="22"/>
                <w:szCs w:val="22"/>
                <w:lang w:val="sv-SE"/>
              </w:rPr>
              <w:t>Fungua makazi na sajili kila kaya. Andika aliyepotea.</w:t>
            </w:r>
          </w:p>
          <w:p w14:paraId="084F7A52" w14:textId="4F1875F5" w:rsidR="00F20E4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p w14:paraId="64E39656" w14:textId="0A0B432D" w:rsidR="00F20E47" w:rsidRPr="00997D17" w:rsidRDefault="00F20E47" w:rsidP="00F20E47">
            <w:pPr>
              <w:pStyle w:val="ListBullet"/>
              <w:rPr>
                <w:sz w:val="22"/>
                <w:szCs w:val="22"/>
                <w:lang w:val="sv-SE"/>
              </w:rPr>
            </w:pPr>
            <w:r w:rsidRPr="00997D17">
              <w:rPr>
                <w:sz w:val="22"/>
                <w:szCs w:val="22"/>
                <w:lang w:val="sv-SE"/>
              </w:rPr>
              <w:lastRenderedPageBreak/>
              <w:t>Hesabu kila kaya. Fungua makazi na visajili wafikao.</w:t>
            </w:r>
          </w:p>
          <w:p w14:paraId="06A41D8F" w14:textId="610EA0FB"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2CF70BB9" w14:textId="6D1CD855" w:rsidR="002066E7" w:rsidRPr="00997D17" w:rsidRDefault="002066E7" w:rsidP="00FE4152">
            <w:pPr>
              <w:pStyle w:val="ListParagraph"/>
              <w:rPr>
                <w:sz w:val="22"/>
                <w:szCs w:val="22"/>
                <w:lang w:val="sv-SE"/>
              </w:rPr>
            </w:pPr>
          </w:p>
        </w:tc>
      </w:tr>
      <w:tr w:rsidR="002066E7" w:rsidRPr="000343A2" w14:paraId="2E33ACE1" w14:textId="77777777" w:rsidTr="002066E7">
        <w:tc>
          <w:tcPr>
            <w:tcW w:w="2278" w:type="dxa"/>
          </w:tcPr>
          <w:p w14:paraId="650DC405" w14:textId="5170D5EB" w:rsidR="002066E7" w:rsidRPr="00997D17" w:rsidRDefault="002066E7" w:rsidP="00FE4152">
            <w:pPr>
              <w:pStyle w:val="ListParagraph"/>
              <w:rPr>
                <w:sz w:val="22"/>
                <w:szCs w:val="22"/>
              </w:rPr>
            </w:pPr>
            <w:r w:rsidRPr="00997D17">
              <w:rPr>
                <w:sz w:val="22"/>
                <w:szCs w:val="22"/>
              </w:rPr>
              <w:lastRenderedPageBreak/>
              <w:t>Kilwa District Council</w:t>
            </w:r>
          </w:p>
        </w:tc>
        <w:tc>
          <w:tcPr>
            <w:tcW w:w="2278" w:type="dxa"/>
          </w:tcPr>
          <w:p w14:paraId="5C25E6E8" w14:textId="70CB7B93"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5182C1F" w14:textId="7A1B835C" w:rsidR="002066E7" w:rsidRPr="00997D17" w:rsidRDefault="008C6B60" w:rsidP="00FE4152">
            <w:pPr>
              <w:pStyle w:val="ListParagraph"/>
              <w:rPr>
                <w:sz w:val="22"/>
                <w:szCs w:val="22"/>
              </w:rPr>
            </w:pPr>
            <w:r w:rsidRPr="00997D17">
              <w:rPr>
                <w:sz w:val="22"/>
                <w:szCs w:val="22"/>
              </w:rPr>
              <w:t>large waves, strong winds, rare tsunami on the open coast, boat accidents, heavy rain, and cholera. A few roads slippery, a few low homes wet, and lightning where storms build.</w:t>
            </w:r>
          </w:p>
        </w:tc>
        <w:tc>
          <w:tcPr>
            <w:tcW w:w="2278" w:type="dxa"/>
          </w:tcPr>
          <w:p w14:paraId="7B6172EE" w14:textId="579CBEAE"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03E32975" w14:textId="49828FE5" w:rsidR="008C6B60" w:rsidRPr="00997D17" w:rsidRDefault="00034217" w:rsidP="00F20E47">
            <w:pPr>
              <w:pStyle w:val="ListBullet"/>
              <w:rPr>
                <w:sz w:val="22"/>
                <w:szCs w:val="22"/>
              </w:rPr>
            </w:pPr>
            <w:r w:rsidRPr="00997D17">
              <w:rPr>
                <w:sz w:val="22"/>
                <w:szCs w:val="22"/>
              </w:rPr>
              <w:t>Check the forecast before any boat leaves. Life jacket on.</w:t>
            </w:r>
          </w:p>
          <w:p w14:paraId="4DBAD5E5" w14:textId="4529C74A" w:rsidR="008C6B60" w:rsidRPr="00997D17" w:rsidRDefault="00034217" w:rsidP="00FE4152">
            <w:pPr>
              <w:pStyle w:val="ListParagraph"/>
              <w:rPr>
                <w:sz w:val="22"/>
                <w:szCs w:val="22"/>
              </w:rPr>
            </w:pPr>
            <w:r w:rsidRPr="00997D17">
              <w:rPr>
                <w:sz w:val="22"/>
                <w:szCs w:val="22"/>
              </w:rPr>
              <w:t>Bring small boats off the open water.</w:t>
            </w:r>
          </w:p>
          <w:p w14:paraId="5EFD6FA3" w14:textId="1E4184BF" w:rsidR="008C6B60" w:rsidRPr="00997D17" w:rsidRDefault="00034217" w:rsidP="00FE4152">
            <w:pPr>
              <w:pStyle w:val="ListParagraph"/>
              <w:rPr>
                <w:sz w:val="22"/>
                <w:szCs w:val="22"/>
              </w:rPr>
            </w:pPr>
            <w:r w:rsidRPr="00997D17">
              <w:rPr>
                <w:sz w:val="22"/>
                <w:szCs w:val="22"/>
              </w:rPr>
              <w:t>Landing site: listen for the warning and save 190.</w:t>
            </w:r>
          </w:p>
          <w:p w14:paraId="5DD8D9B4" w14:textId="37585CEC" w:rsidR="00F20E47" w:rsidRPr="00997D17" w:rsidRDefault="00034217" w:rsidP="00F20E47">
            <w:pPr>
              <w:pStyle w:val="ListBullet"/>
              <w:rPr>
                <w:sz w:val="22"/>
                <w:szCs w:val="22"/>
              </w:rPr>
            </w:pPr>
            <w:r w:rsidRPr="00997D17">
              <w:rPr>
                <w:sz w:val="22"/>
                <w:szCs w:val="22"/>
              </w:rPr>
              <w:t>Do not swim out to rescue. Throw something that floats.</w:t>
            </w:r>
          </w:p>
          <w:p w14:paraId="1084AF0A" w14:textId="4D3BD073" w:rsidR="00F20E47" w:rsidRPr="00997D17" w:rsidRDefault="00F20E47" w:rsidP="00F20E47">
            <w:pPr>
              <w:pStyle w:val="ListBullet"/>
              <w:rPr>
                <w:sz w:val="22"/>
                <w:szCs w:val="22"/>
              </w:rPr>
            </w:pPr>
            <w:r w:rsidRPr="00997D17">
              <w:rPr>
                <w:sz w:val="22"/>
                <w:szCs w:val="22"/>
              </w:rPr>
              <w:t xml:space="preserve">Keep food, drinking water, </w:t>
            </w:r>
            <w:r w:rsidRPr="00997D17">
              <w:rPr>
                <w:sz w:val="22"/>
                <w:szCs w:val="22"/>
              </w:rPr>
              <w:lastRenderedPageBreak/>
              <w:t>cash, medicines and a torch. Save 190.</w:t>
            </w:r>
          </w:p>
          <w:p w14:paraId="67DED9C5" w14:textId="6B553620" w:rsidR="00F20E47" w:rsidRPr="00997D17" w:rsidRDefault="00F20E47" w:rsidP="00F20E47">
            <w:pPr>
              <w:pStyle w:val="ListBullet"/>
              <w:rPr>
                <w:sz w:val="22"/>
                <w:szCs w:val="22"/>
              </w:rPr>
            </w:pPr>
            <w:r w:rsidRPr="00997D17">
              <w:rPr>
                <w:sz w:val="22"/>
                <w:szCs w:val="22"/>
              </w:rPr>
              <w:t>Drive slowly with headlights on. Do not cross water flowing on the road.</w:t>
            </w:r>
          </w:p>
          <w:p w14:paraId="64831436" w14:textId="0AB8A000" w:rsidR="002066E7" w:rsidRPr="00997D17" w:rsidRDefault="002066E7" w:rsidP="00FE4152">
            <w:pPr>
              <w:pStyle w:val="ListParagraph"/>
              <w:rPr>
                <w:sz w:val="22"/>
                <w:szCs w:val="22"/>
              </w:rPr>
            </w:pPr>
          </w:p>
        </w:tc>
        <w:tc>
          <w:tcPr>
            <w:tcW w:w="2279" w:type="dxa"/>
          </w:tcPr>
          <w:p w14:paraId="0CB3B529" w14:textId="78DAC789" w:rsidR="008C6B60" w:rsidRPr="00997D17" w:rsidRDefault="00034217" w:rsidP="00F20E47">
            <w:pPr>
              <w:pStyle w:val="ListBullet"/>
              <w:rPr>
                <w:sz w:val="22"/>
                <w:szCs w:val="22"/>
              </w:rPr>
            </w:pPr>
            <w:r w:rsidRPr="00997D17">
              <w:rPr>
                <w:sz w:val="22"/>
                <w:szCs w:val="22"/>
              </w:rPr>
              <w:lastRenderedPageBreak/>
              <w:t>Angalia utabiri kabla ya chombo kuondoka. Vaa jaketi ya kujiokoa.</w:t>
            </w:r>
          </w:p>
          <w:p w14:paraId="6D0B6B33" w14:textId="5185F2EE" w:rsidR="008C6B60" w:rsidRPr="00997D17" w:rsidRDefault="00034217" w:rsidP="00FE4152">
            <w:pPr>
              <w:pStyle w:val="ListParagraph"/>
              <w:rPr>
                <w:sz w:val="22"/>
                <w:szCs w:val="22"/>
              </w:rPr>
            </w:pPr>
            <w:r w:rsidRPr="00997D17">
              <w:rPr>
                <w:sz w:val="22"/>
                <w:szCs w:val="22"/>
              </w:rPr>
              <w:t>Rudisha vyombo vidogo kutoka maji ya wazi.</w:t>
            </w:r>
          </w:p>
          <w:p w14:paraId="60F105F5" w14:textId="21C0E1AF" w:rsidR="008C6B60" w:rsidRPr="00997D17" w:rsidRDefault="00034217" w:rsidP="00FE4152">
            <w:pPr>
              <w:pStyle w:val="ListParagraph"/>
              <w:rPr>
                <w:sz w:val="22"/>
                <w:szCs w:val="22"/>
                <w:lang w:val="sv-SE"/>
              </w:rPr>
            </w:pPr>
            <w:r w:rsidRPr="00997D17">
              <w:rPr>
                <w:sz w:val="22"/>
                <w:szCs w:val="22"/>
                <w:lang w:val="sv-SE"/>
              </w:rPr>
              <w:t>Mwalo: sikiliza onyo na hifadhi 190.</w:t>
            </w:r>
          </w:p>
          <w:p w14:paraId="58E62C56" w14:textId="058B2883" w:rsidR="00F20E47" w:rsidRPr="00997D17" w:rsidRDefault="00FE0A4D" w:rsidP="00F20E47">
            <w:pPr>
              <w:pStyle w:val="ListBullet"/>
              <w:rPr>
                <w:sz w:val="22"/>
                <w:szCs w:val="22"/>
                <w:lang w:val="sv-SE"/>
              </w:rPr>
            </w:pPr>
            <w:ins w:id="2585" w:author="Bonephace Kaijage" w:date="2026-10-14T06:15:00Z" w16du:dateUtc="2026-10-14T04:15:00Z">
              <w:r>
                <w:rPr>
                  <w:sz w:val="22"/>
                  <w:szCs w:val="22"/>
                  <w:lang w:val="sv-SE"/>
                </w:rPr>
                <w:t xml:space="preserve">Kumuokoa mtu majini, mtupie kitu kinachoelea au mnyooshee fimbo badala ya kuogelea kumfuata: maji </w:t>
              </w:r>
              <w:r>
                <w:rPr>
                  <w:sz w:val="22"/>
                  <w:szCs w:val="22"/>
                  <w:lang w:val="sv-SE"/>
                </w:rPr>
                <w:lastRenderedPageBreak/>
                <w:t>yanayotiririka humzamisha pia mwokoaji.</w:t>
              </w:r>
            </w:ins>
            <w:del w:id="2586" w:author="Bonephace Kaijage" w:date="2026-10-14T06:15:00Z" w16du:dateUtc="2026-10-14T04:15:00Z">
              <w:r w:rsidR="00034217" w:rsidRPr="00997D17" w:rsidDel="00FE0A4D">
                <w:rPr>
                  <w:sz w:val="22"/>
                  <w:szCs w:val="22"/>
                  <w:lang w:val="sv-SE"/>
                </w:rPr>
                <w:delText>Usiogelee kuokoa. Rusha kitu kinachoelea.</w:delText>
              </w:r>
            </w:del>
          </w:p>
          <w:p w14:paraId="55E85E13" w14:textId="4E6DDF56" w:rsidR="00F20E47" w:rsidRPr="00997D17" w:rsidRDefault="00F20E47" w:rsidP="00F20E47">
            <w:pPr>
              <w:pStyle w:val="ListBullet"/>
              <w:rPr>
                <w:sz w:val="22"/>
                <w:szCs w:val="22"/>
                <w:lang w:val="sv-SE"/>
              </w:rPr>
            </w:pPr>
            <w:r w:rsidRPr="00997D17">
              <w:rPr>
                <w:sz w:val="22"/>
                <w:szCs w:val="22"/>
                <w:lang w:val="sv-SE"/>
              </w:rPr>
              <w:t>Weka chakula, maji ya kunywa, fedha, dawa na tochi. Hifadhi 190.</w:t>
            </w:r>
          </w:p>
          <w:p w14:paraId="570E666E" w14:textId="5E7C7927" w:rsidR="00F20E47" w:rsidRPr="00997D17" w:rsidRDefault="00F20E47" w:rsidP="00F20E47">
            <w:pPr>
              <w:pStyle w:val="ListBullet"/>
              <w:rPr>
                <w:sz w:val="22"/>
                <w:szCs w:val="22"/>
                <w:lang w:val="sv-SE"/>
              </w:rPr>
            </w:pPr>
            <w:r w:rsidRPr="00997D17">
              <w:rPr>
                <w:sz w:val="22"/>
                <w:szCs w:val="22"/>
                <w:lang w:val="sv-SE"/>
              </w:rPr>
              <w:t>Endesha taratibu ukiwasha taa. Usivuke maji yanayotiririka barabarani.</w:t>
            </w:r>
          </w:p>
          <w:p w14:paraId="13AB5049" w14:textId="681DB750" w:rsidR="002066E7" w:rsidRPr="00997D17" w:rsidRDefault="002066E7" w:rsidP="00FE4152">
            <w:pPr>
              <w:pStyle w:val="ListParagraph"/>
              <w:rPr>
                <w:sz w:val="22"/>
                <w:szCs w:val="22"/>
                <w:lang w:val="sv-SE"/>
              </w:rPr>
            </w:pPr>
          </w:p>
        </w:tc>
      </w:tr>
      <w:tr w:rsidR="002066E7" w:rsidRPr="00997D17" w14:paraId="146876A2" w14:textId="77777777" w:rsidTr="002066E7">
        <w:tc>
          <w:tcPr>
            <w:tcW w:w="2278" w:type="dxa"/>
          </w:tcPr>
          <w:p w14:paraId="0F7BFB99" w14:textId="77777777" w:rsidR="002066E7" w:rsidRPr="00997D17" w:rsidRDefault="002066E7" w:rsidP="00FE4152">
            <w:pPr>
              <w:pStyle w:val="ListParagraph"/>
              <w:rPr>
                <w:sz w:val="22"/>
                <w:szCs w:val="22"/>
                <w:lang w:val="sv-SE"/>
              </w:rPr>
            </w:pPr>
          </w:p>
        </w:tc>
        <w:tc>
          <w:tcPr>
            <w:tcW w:w="2278" w:type="dxa"/>
          </w:tcPr>
          <w:p w14:paraId="226FD77A" w14:textId="2DEFD9CD"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37AA3452" w14:textId="71B0F926" w:rsidR="002066E7" w:rsidRPr="00997D17" w:rsidRDefault="008C6B60" w:rsidP="00FE4152">
            <w:pPr>
              <w:pStyle w:val="ListParagraph"/>
              <w:rPr>
                <w:sz w:val="22"/>
                <w:szCs w:val="22"/>
              </w:rPr>
            </w:pPr>
            <w:r w:rsidRPr="00997D17">
              <w:rPr>
                <w:sz w:val="22"/>
                <w:szCs w:val="22"/>
              </w:rPr>
              <w:t>large waves, strong winds, rare tsunami on the open coast, boat accidents, heavy rain, and cholera. Roads, water points or houses at the named sites are now affected. Some journeys and classes are disrupted.</w:t>
            </w:r>
          </w:p>
        </w:tc>
        <w:tc>
          <w:tcPr>
            <w:tcW w:w="2278" w:type="dxa"/>
          </w:tcPr>
          <w:p w14:paraId="17A5EED4" w14:textId="6599FCAF"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226E83C" w14:textId="16F135E5" w:rsidR="008C6B60" w:rsidRPr="00997D17" w:rsidRDefault="00034217" w:rsidP="00F20E47">
            <w:pPr>
              <w:pStyle w:val="ListBullet"/>
              <w:rPr>
                <w:sz w:val="22"/>
                <w:szCs w:val="22"/>
              </w:rPr>
            </w:pPr>
            <w:r w:rsidRPr="00997D17">
              <w:rPr>
                <w:sz w:val="22"/>
                <w:szCs w:val="22"/>
              </w:rPr>
              <w:t>Stop fishing and crossings on this water.</w:t>
            </w:r>
          </w:p>
          <w:p w14:paraId="71C9E246" w14:textId="285FE75A" w:rsidR="008C6B60" w:rsidRPr="00997D17" w:rsidRDefault="00FE0A4D" w:rsidP="00FE4152">
            <w:pPr>
              <w:pStyle w:val="ListParagraph"/>
              <w:rPr>
                <w:sz w:val="22"/>
                <w:szCs w:val="22"/>
              </w:rPr>
            </w:pPr>
            <w:ins w:id="2587"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2588" w:author="Bonephace Kaijage" w:date="2026-10-14T06:15:00Z" w16du:dateUtc="2026-10-14T04:15:00Z">
              <w:r w:rsidR="00034217" w:rsidRPr="00997D17" w:rsidDel="00FE0A4D">
                <w:rPr>
                  <w:sz w:val="22"/>
                  <w:szCs w:val="22"/>
                </w:rPr>
                <w:delText>Move people off the low shore to the assembly point.</w:delText>
              </w:r>
            </w:del>
          </w:p>
          <w:p w14:paraId="6CA14153" w14:textId="379ADD53" w:rsidR="008C6B60" w:rsidRPr="00997D17" w:rsidRDefault="00034217" w:rsidP="00FE4152">
            <w:pPr>
              <w:pStyle w:val="ListParagraph"/>
              <w:rPr>
                <w:sz w:val="22"/>
                <w:szCs w:val="22"/>
              </w:rPr>
            </w:pPr>
            <w:r w:rsidRPr="00997D17">
              <w:rPr>
                <w:sz w:val="22"/>
                <w:szCs w:val="22"/>
              </w:rPr>
              <w:t>Marine police or the beach unit: account for boats still out.</w:t>
            </w:r>
          </w:p>
          <w:p w14:paraId="2BFD6220" w14:textId="12864824" w:rsidR="00F20E47" w:rsidRPr="00997D17" w:rsidRDefault="00034217" w:rsidP="00F20E47">
            <w:pPr>
              <w:pStyle w:val="ListBullet"/>
              <w:rPr>
                <w:sz w:val="22"/>
                <w:szCs w:val="22"/>
              </w:rPr>
            </w:pPr>
            <w:r w:rsidRPr="00997D17">
              <w:rPr>
                <w:sz w:val="22"/>
                <w:szCs w:val="22"/>
              </w:rPr>
              <w:t>Boil water if shore wells are flooded.</w:t>
            </w:r>
          </w:p>
          <w:p w14:paraId="48E4234E" w14:textId="732B54BA" w:rsidR="00F20E47" w:rsidRPr="00997D17" w:rsidRDefault="00F20E47" w:rsidP="00F20E47">
            <w:pPr>
              <w:pStyle w:val="ListBullet"/>
              <w:rPr>
                <w:sz w:val="22"/>
                <w:szCs w:val="22"/>
              </w:rPr>
            </w:pPr>
            <w:r w:rsidRPr="00997D17">
              <w:rPr>
                <w:sz w:val="22"/>
                <w:szCs w:val="22"/>
              </w:rPr>
              <w:t>Account for children, older people and persons with disability.</w:t>
            </w:r>
          </w:p>
          <w:p w14:paraId="2145E7BF" w14:textId="11D84E46" w:rsidR="00F20E47" w:rsidRPr="00997D17" w:rsidRDefault="00F20E47" w:rsidP="00F20E47">
            <w:pPr>
              <w:pStyle w:val="ListBullet"/>
              <w:rPr>
                <w:sz w:val="22"/>
                <w:szCs w:val="22"/>
              </w:rPr>
            </w:pPr>
            <w:r w:rsidRPr="00997D17">
              <w:rPr>
                <w:sz w:val="22"/>
                <w:szCs w:val="22"/>
              </w:rPr>
              <w:lastRenderedPageBreak/>
              <w:t>If the water source is affected, boil or treat drinking water.</w:t>
            </w:r>
          </w:p>
          <w:p w14:paraId="53C807F7" w14:textId="605E6B44" w:rsidR="002066E7" w:rsidRPr="00997D17" w:rsidRDefault="002066E7" w:rsidP="00FE4152">
            <w:pPr>
              <w:pStyle w:val="ListParagraph"/>
              <w:rPr>
                <w:sz w:val="22"/>
                <w:szCs w:val="22"/>
              </w:rPr>
            </w:pPr>
          </w:p>
        </w:tc>
        <w:tc>
          <w:tcPr>
            <w:tcW w:w="2279" w:type="dxa"/>
          </w:tcPr>
          <w:p w14:paraId="482AE2E9" w14:textId="09313E5D" w:rsidR="008C6B60" w:rsidRPr="00997D17" w:rsidRDefault="00034217" w:rsidP="00F20E47">
            <w:pPr>
              <w:pStyle w:val="ListBullet"/>
              <w:rPr>
                <w:sz w:val="22"/>
                <w:szCs w:val="22"/>
              </w:rPr>
            </w:pPr>
            <w:r w:rsidRPr="00997D17">
              <w:rPr>
                <w:sz w:val="22"/>
                <w:szCs w:val="22"/>
              </w:rPr>
              <w:lastRenderedPageBreak/>
              <w:t>Simamisha uvuvi na vivuko kwenye maji haya.</w:t>
            </w:r>
          </w:p>
          <w:p w14:paraId="040E419A" w14:textId="78E84C2C" w:rsidR="008C6B60" w:rsidRPr="00997D17" w:rsidRDefault="00FE0A4D" w:rsidP="00FE4152">
            <w:pPr>
              <w:pStyle w:val="ListParagraph"/>
              <w:rPr>
                <w:sz w:val="22"/>
                <w:szCs w:val="22"/>
              </w:rPr>
            </w:pPr>
            <w:ins w:id="2589"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2590" w:author="Bonephace Kaijage" w:date="2026-10-14T06:16:00Z" w16du:dateUtc="2026-10-14T04:16:00Z">
              <w:r w:rsidR="00034217" w:rsidRPr="00997D17" w:rsidDel="00FE0A4D">
                <w:rPr>
                  <w:sz w:val="22"/>
                  <w:szCs w:val="22"/>
                </w:rPr>
                <w:delText>Hamisha watu kutoka ufuo wa chini kwenda kituoni.</w:delText>
              </w:r>
            </w:del>
          </w:p>
          <w:p w14:paraId="79646575" w14:textId="1A5C5D02" w:rsidR="008C6B60" w:rsidRPr="00997D17" w:rsidRDefault="00034217" w:rsidP="00FE4152">
            <w:pPr>
              <w:pStyle w:val="ListParagraph"/>
              <w:rPr>
                <w:sz w:val="22"/>
                <w:szCs w:val="22"/>
              </w:rPr>
            </w:pPr>
            <w:r w:rsidRPr="00997D17">
              <w:rPr>
                <w:sz w:val="22"/>
                <w:szCs w:val="22"/>
              </w:rPr>
              <w:t>Polisi wanamaji au kitengo cha mwalo: hakiki vyombo vilivyoko nje.</w:t>
            </w:r>
          </w:p>
          <w:p w14:paraId="48ACC31D" w14:textId="24EFCB10" w:rsidR="00F20E47" w:rsidRPr="00997D17" w:rsidRDefault="00034217" w:rsidP="00F20E47">
            <w:pPr>
              <w:pStyle w:val="ListBullet"/>
              <w:rPr>
                <w:sz w:val="22"/>
                <w:szCs w:val="22"/>
                <w:lang w:val="sv-SE"/>
              </w:rPr>
            </w:pPr>
            <w:r w:rsidRPr="00997D17">
              <w:rPr>
                <w:sz w:val="22"/>
                <w:szCs w:val="22"/>
                <w:lang w:val="sv-SE"/>
              </w:rPr>
              <w:t>Chemsha maji visima vya ufuo vikifurika.</w:t>
            </w:r>
          </w:p>
          <w:p w14:paraId="15AD61B3" w14:textId="30E62A78" w:rsidR="00F20E47" w:rsidRPr="00997D17" w:rsidRDefault="00FE0A4D" w:rsidP="00F20E47">
            <w:pPr>
              <w:pStyle w:val="ListBullet"/>
              <w:rPr>
                <w:sz w:val="22"/>
                <w:szCs w:val="22"/>
              </w:rPr>
            </w:pPr>
            <w:ins w:id="2591" w:author="Bonephace Kaijage" w:date="2026-10-14T06:15:00Z" w16du:dateUtc="2026-10-14T04:15:00Z">
              <w:r>
                <w:rPr>
                  <w:sz w:val="22"/>
                  <w:szCs w:val="22"/>
                </w:rPr>
                <w:t>Hakikisheni watoto, wazee na watu wenye ulemavu wote wako salama na wana mtu wa kuwasaidia.</w:t>
              </w:r>
            </w:ins>
            <w:del w:id="2592" w:author="Bonephace Kaijage" w:date="2026-10-14T06:15:00Z" w16du:dateUtc="2026-10-14T04:15:00Z">
              <w:r w:rsidR="00F20E47" w:rsidRPr="00997D17" w:rsidDel="00FE0A4D">
                <w:rPr>
                  <w:sz w:val="22"/>
                  <w:szCs w:val="22"/>
                </w:rPr>
                <w:delText>Hakiki watoto, wazee na watu wenye ulemavu.</w:delText>
              </w:r>
            </w:del>
          </w:p>
          <w:p w14:paraId="303295D4" w14:textId="1FAAABC7" w:rsidR="00F20E47" w:rsidRPr="00997D17" w:rsidRDefault="00F20E47" w:rsidP="00F20E47">
            <w:pPr>
              <w:pStyle w:val="ListBullet"/>
              <w:rPr>
                <w:sz w:val="22"/>
                <w:szCs w:val="22"/>
              </w:rPr>
            </w:pPr>
            <w:r w:rsidRPr="00997D17">
              <w:rPr>
                <w:sz w:val="22"/>
                <w:szCs w:val="22"/>
              </w:rPr>
              <w:lastRenderedPageBreak/>
              <w:t>Chanzo cha maji kikiathirika, chemsha au tibu maji ya kunywa.</w:t>
            </w:r>
          </w:p>
          <w:p w14:paraId="3BE67D7A" w14:textId="39B6ADB4" w:rsidR="002066E7" w:rsidRPr="00997D17" w:rsidRDefault="002066E7" w:rsidP="00FE4152">
            <w:pPr>
              <w:pStyle w:val="ListParagraph"/>
              <w:rPr>
                <w:sz w:val="22"/>
                <w:szCs w:val="22"/>
              </w:rPr>
            </w:pPr>
          </w:p>
        </w:tc>
      </w:tr>
      <w:tr w:rsidR="002066E7" w:rsidRPr="000343A2" w14:paraId="1A3A0A46" w14:textId="77777777" w:rsidTr="002066E7">
        <w:tc>
          <w:tcPr>
            <w:tcW w:w="2278" w:type="dxa"/>
          </w:tcPr>
          <w:p w14:paraId="069BD901" w14:textId="77777777" w:rsidR="002066E7" w:rsidRPr="00997D17" w:rsidRDefault="002066E7" w:rsidP="00FE4152">
            <w:pPr>
              <w:pStyle w:val="ListParagraph"/>
              <w:rPr>
                <w:sz w:val="22"/>
                <w:szCs w:val="22"/>
              </w:rPr>
            </w:pPr>
          </w:p>
        </w:tc>
        <w:tc>
          <w:tcPr>
            <w:tcW w:w="2278" w:type="dxa"/>
          </w:tcPr>
          <w:p w14:paraId="23E0BF07" w14:textId="25921D6C"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000D23D9" w14:textId="07DEBF63" w:rsidR="002066E7" w:rsidRPr="00997D17" w:rsidRDefault="00FE0A4D" w:rsidP="00FE4152">
            <w:pPr>
              <w:pStyle w:val="ListParagraph"/>
              <w:rPr>
                <w:sz w:val="22"/>
                <w:szCs w:val="22"/>
              </w:rPr>
            </w:pPr>
            <w:ins w:id="2593"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59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324E712" w14:textId="134C5F2A" w:rsidR="002066E7" w:rsidRPr="00997D17" w:rsidRDefault="00FE0A4D" w:rsidP="00FE4152">
            <w:pPr>
              <w:pStyle w:val="ListParagraph"/>
              <w:rPr>
                <w:sz w:val="22"/>
                <w:szCs w:val="22"/>
              </w:rPr>
            </w:pPr>
            <w:ins w:id="2595"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59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2EDB6922" w14:textId="10D53E9B" w:rsidR="008C6B60" w:rsidRPr="00997D17" w:rsidRDefault="00FE0A4D" w:rsidP="00F20E47">
            <w:pPr>
              <w:pStyle w:val="ListBullet"/>
              <w:rPr>
                <w:sz w:val="22"/>
                <w:szCs w:val="22"/>
              </w:rPr>
            </w:pPr>
            <w:ins w:id="2597"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598"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34F12B45" w14:textId="70F9E3DD" w:rsidR="008C6B60" w:rsidRPr="00997D17" w:rsidRDefault="00034217" w:rsidP="00FE4152">
            <w:pPr>
              <w:pStyle w:val="ListParagraph"/>
              <w:rPr>
                <w:sz w:val="22"/>
                <w:szCs w:val="22"/>
              </w:rPr>
            </w:pPr>
            <w:r w:rsidRPr="00997D17">
              <w:rPr>
                <w:sz w:val="22"/>
                <w:szCs w:val="22"/>
              </w:rPr>
              <w:t>Call 114 and 190. Keep the road clear for ambulances.</w:t>
            </w:r>
          </w:p>
          <w:p w14:paraId="1811FABB" w14:textId="5F47435D" w:rsidR="008C6B60" w:rsidRPr="00997D17" w:rsidRDefault="00034217" w:rsidP="00FE4152">
            <w:pPr>
              <w:pStyle w:val="ListParagraph"/>
              <w:rPr>
                <w:sz w:val="22"/>
                <w:szCs w:val="22"/>
              </w:rPr>
            </w:pPr>
            <w:r w:rsidRPr="00997D17">
              <w:rPr>
                <w:sz w:val="22"/>
                <w:szCs w:val="22"/>
              </w:rPr>
              <w:t>Open the shelter and register every household. Note who is missing.</w:t>
            </w:r>
          </w:p>
          <w:p w14:paraId="3866C5B7" w14:textId="5AA6D7AD" w:rsidR="00F20E47" w:rsidRPr="00997D17" w:rsidRDefault="00034217" w:rsidP="00F20E47">
            <w:pPr>
              <w:pStyle w:val="ListBullet"/>
              <w:rPr>
                <w:sz w:val="22"/>
                <w:szCs w:val="22"/>
              </w:rPr>
            </w:pPr>
            <w:r w:rsidRPr="00997D17">
              <w:rPr>
                <w:sz w:val="22"/>
                <w:szCs w:val="22"/>
              </w:rPr>
              <w:t>Health team: injury first, then cholera if the water is dirty.</w:t>
            </w:r>
          </w:p>
          <w:p w14:paraId="16DE4F5A" w14:textId="6996E63E"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261F5BF1" w14:textId="1C16E3C7" w:rsidR="00F20E47" w:rsidRPr="00997D17" w:rsidRDefault="00F20E47" w:rsidP="00F20E47">
            <w:pPr>
              <w:pStyle w:val="ListBullet"/>
              <w:rPr>
                <w:sz w:val="22"/>
                <w:szCs w:val="22"/>
              </w:rPr>
            </w:pPr>
            <w:r w:rsidRPr="00997D17">
              <w:rPr>
                <w:sz w:val="22"/>
                <w:szCs w:val="22"/>
              </w:rPr>
              <w:lastRenderedPageBreak/>
              <w:t>Health team: prepare for injury, and for cholera if water is contaminated.</w:t>
            </w:r>
          </w:p>
          <w:p w14:paraId="09C1499A" w14:textId="5D0BBB5A" w:rsidR="002066E7" w:rsidRPr="00997D17" w:rsidRDefault="002066E7" w:rsidP="00FE4152">
            <w:pPr>
              <w:pStyle w:val="ListParagraph"/>
              <w:rPr>
                <w:sz w:val="22"/>
                <w:szCs w:val="22"/>
              </w:rPr>
            </w:pPr>
          </w:p>
        </w:tc>
        <w:tc>
          <w:tcPr>
            <w:tcW w:w="2279" w:type="dxa"/>
          </w:tcPr>
          <w:p w14:paraId="185366E5" w14:textId="005D2072"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3DC10318" w14:textId="485AFC6D" w:rsidR="008C6B60" w:rsidRPr="00997D17" w:rsidRDefault="00034217" w:rsidP="00FE4152">
            <w:pPr>
              <w:pStyle w:val="ListParagraph"/>
              <w:rPr>
                <w:sz w:val="22"/>
                <w:szCs w:val="22"/>
                <w:lang w:val="sv-SE"/>
              </w:rPr>
            </w:pPr>
            <w:r w:rsidRPr="00997D17">
              <w:rPr>
                <w:sz w:val="22"/>
                <w:szCs w:val="22"/>
                <w:lang w:val="sv-SE"/>
              </w:rPr>
              <w:t>Piga 114 na 190. Acha barabara wazi kwa magari ya wagonjwa.</w:t>
            </w:r>
          </w:p>
          <w:p w14:paraId="16BF07AC" w14:textId="4A88A1C3" w:rsidR="008C6B60" w:rsidRPr="00997D17" w:rsidRDefault="00034217" w:rsidP="00FE4152">
            <w:pPr>
              <w:pStyle w:val="ListParagraph"/>
              <w:rPr>
                <w:sz w:val="22"/>
                <w:szCs w:val="22"/>
                <w:lang w:val="sv-SE"/>
              </w:rPr>
            </w:pPr>
            <w:r w:rsidRPr="00997D17">
              <w:rPr>
                <w:sz w:val="22"/>
                <w:szCs w:val="22"/>
                <w:lang w:val="sv-SE"/>
              </w:rPr>
              <w:t>Fungua makazi na sajili kila kaya. Andika aliyepotea.</w:t>
            </w:r>
          </w:p>
          <w:p w14:paraId="5AC990CE" w14:textId="3B9AD3BF" w:rsidR="00F20E4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p w14:paraId="02827D24" w14:textId="630772B8" w:rsidR="00F20E47" w:rsidRPr="00997D17" w:rsidRDefault="00F20E47" w:rsidP="00F20E47">
            <w:pPr>
              <w:pStyle w:val="ListBullet"/>
              <w:rPr>
                <w:sz w:val="22"/>
                <w:szCs w:val="22"/>
                <w:lang w:val="sv-SE"/>
              </w:rPr>
            </w:pPr>
            <w:r w:rsidRPr="00997D17">
              <w:rPr>
                <w:sz w:val="22"/>
                <w:szCs w:val="22"/>
                <w:lang w:val="sv-SE"/>
              </w:rPr>
              <w:t>Hesabu kila kaya. Fungua makazi na visajili wafikao.</w:t>
            </w:r>
          </w:p>
          <w:p w14:paraId="494D7F4E" w14:textId="3D19B711"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57315295" w14:textId="2FC8E6DD" w:rsidR="002066E7" w:rsidRPr="00997D17" w:rsidRDefault="002066E7" w:rsidP="00FE4152">
            <w:pPr>
              <w:pStyle w:val="ListParagraph"/>
              <w:rPr>
                <w:sz w:val="22"/>
                <w:szCs w:val="22"/>
                <w:lang w:val="sv-SE"/>
              </w:rPr>
            </w:pPr>
          </w:p>
        </w:tc>
      </w:tr>
      <w:tr w:rsidR="002066E7" w:rsidRPr="000343A2" w14:paraId="7726992D" w14:textId="77777777" w:rsidTr="002066E7">
        <w:tc>
          <w:tcPr>
            <w:tcW w:w="2278" w:type="dxa"/>
          </w:tcPr>
          <w:p w14:paraId="3FA8CF29" w14:textId="277F59E1" w:rsidR="002066E7" w:rsidRPr="00997D17" w:rsidRDefault="002066E7" w:rsidP="00FE4152">
            <w:pPr>
              <w:pStyle w:val="ListParagraph"/>
              <w:rPr>
                <w:sz w:val="22"/>
                <w:szCs w:val="22"/>
              </w:rPr>
            </w:pPr>
            <w:r w:rsidRPr="00997D17">
              <w:rPr>
                <w:sz w:val="22"/>
                <w:szCs w:val="22"/>
              </w:rPr>
              <w:t>Lindi District Council</w:t>
            </w:r>
          </w:p>
        </w:tc>
        <w:tc>
          <w:tcPr>
            <w:tcW w:w="2278" w:type="dxa"/>
          </w:tcPr>
          <w:p w14:paraId="4A20266B" w14:textId="5BA7DE2F"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4E6EBE7F" w14:textId="70F17EBE" w:rsidR="002066E7" w:rsidRPr="00997D17" w:rsidRDefault="008C6B60" w:rsidP="00FE4152">
            <w:pPr>
              <w:pStyle w:val="ListParagraph"/>
              <w:rPr>
                <w:sz w:val="22"/>
                <w:szCs w:val="22"/>
              </w:rPr>
            </w:pPr>
            <w:r w:rsidRPr="00997D17">
              <w:rPr>
                <w:sz w:val="22"/>
                <w:szCs w:val="22"/>
              </w:rPr>
              <w:t>coastal floods, large waves, heavy rain, boat accidents, and cholera. A few roads slippery, a few low homes wet, and lightning where storms build.</w:t>
            </w:r>
          </w:p>
        </w:tc>
        <w:tc>
          <w:tcPr>
            <w:tcW w:w="2278" w:type="dxa"/>
          </w:tcPr>
          <w:p w14:paraId="098EEFFF" w14:textId="1A768921"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075A652" w14:textId="25E3C03B" w:rsidR="008C6B60" w:rsidRPr="00997D17" w:rsidRDefault="00034217" w:rsidP="00F20E47">
            <w:pPr>
              <w:pStyle w:val="ListBullet"/>
              <w:rPr>
                <w:sz w:val="22"/>
                <w:szCs w:val="22"/>
              </w:rPr>
            </w:pPr>
            <w:r w:rsidRPr="00997D17">
              <w:rPr>
                <w:sz w:val="22"/>
                <w:szCs w:val="22"/>
              </w:rPr>
              <w:t>Check the forecast before any boat leaves. Life jacket on.</w:t>
            </w:r>
          </w:p>
          <w:p w14:paraId="49BA8BFB" w14:textId="4BD3BE80" w:rsidR="008C6B60" w:rsidRPr="00997D17" w:rsidRDefault="00034217" w:rsidP="00FE4152">
            <w:pPr>
              <w:pStyle w:val="ListParagraph"/>
              <w:rPr>
                <w:sz w:val="22"/>
                <w:szCs w:val="22"/>
              </w:rPr>
            </w:pPr>
            <w:r w:rsidRPr="00997D17">
              <w:rPr>
                <w:sz w:val="22"/>
                <w:szCs w:val="22"/>
              </w:rPr>
              <w:t>Bring small boats off the open water.</w:t>
            </w:r>
          </w:p>
          <w:p w14:paraId="49F8234D" w14:textId="58AECC08" w:rsidR="008C6B60" w:rsidRPr="00997D17" w:rsidRDefault="00034217" w:rsidP="00FE4152">
            <w:pPr>
              <w:pStyle w:val="ListParagraph"/>
              <w:rPr>
                <w:sz w:val="22"/>
                <w:szCs w:val="22"/>
              </w:rPr>
            </w:pPr>
            <w:r w:rsidRPr="00997D17">
              <w:rPr>
                <w:sz w:val="22"/>
                <w:szCs w:val="22"/>
              </w:rPr>
              <w:t>Landing site: listen for the warning and save 190.</w:t>
            </w:r>
          </w:p>
          <w:p w14:paraId="3F9ED351" w14:textId="6730B5B2" w:rsidR="00F20E47" w:rsidRPr="00997D17" w:rsidRDefault="00034217" w:rsidP="00F20E47">
            <w:pPr>
              <w:pStyle w:val="ListBullet"/>
              <w:rPr>
                <w:sz w:val="22"/>
                <w:szCs w:val="22"/>
              </w:rPr>
            </w:pPr>
            <w:r w:rsidRPr="00997D17">
              <w:rPr>
                <w:sz w:val="22"/>
                <w:szCs w:val="22"/>
              </w:rPr>
              <w:t>Do not swim out to rescue. Throw something that floats.</w:t>
            </w:r>
          </w:p>
          <w:p w14:paraId="49116EF2" w14:textId="3CDA230A" w:rsidR="00F20E47" w:rsidRPr="00997D17" w:rsidRDefault="00F20E47" w:rsidP="00F20E47">
            <w:pPr>
              <w:pStyle w:val="ListBullet"/>
              <w:rPr>
                <w:sz w:val="22"/>
                <w:szCs w:val="22"/>
              </w:rPr>
            </w:pPr>
            <w:r w:rsidRPr="00997D17">
              <w:rPr>
                <w:sz w:val="22"/>
                <w:szCs w:val="22"/>
              </w:rPr>
              <w:t>Keep food, drinking water, cash, medicines and a torch. Save 190.</w:t>
            </w:r>
          </w:p>
          <w:p w14:paraId="7FBEEE1A" w14:textId="5AC14FBC" w:rsidR="00F20E47" w:rsidRPr="00997D17" w:rsidRDefault="00F20E47" w:rsidP="00F20E47">
            <w:pPr>
              <w:pStyle w:val="ListBullet"/>
              <w:rPr>
                <w:sz w:val="22"/>
                <w:szCs w:val="22"/>
              </w:rPr>
            </w:pPr>
            <w:r w:rsidRPr="00997D17">
              <w:rPr>
                <w:sz w:val="22"/>
                <w:szCs w:val="22"/>
              </w:rPr>
              <w:t>Drive slowly with headlights on. Do not cross water flowing on the road.</w:t>
            </w:r>
          </w:p>
          <w:p w14:paraId="4B99C5A7" w14:textId="177F0A68" w:rsidR="002066E7" w:rsidRPr="00997D17" w:rsidRDefault="002066E7" w:rsidP="00FE4152">
            <w:pPr>
              <w:pStyle w:val="ListParagraph"/>
              <w:rPr>
                <w:sz w:val="22"/>
                <w:szCs w:val="22"/>
              </w:rPr>
            </w:pPr>
          </w:p>
        </w:tc>
        <w:tc>
          <w:tcPr>
            <w:tcW w:w="2279" w:type="dxa"/>
          </w:tcPr>
          <w:p w14:paraId="182CF25E" w14:textId="5D5E649A" w:rsidR="008C6B60" w:rsidRPr="00997D17" w:rsidRDefault="00034217" w:rsidP="00F20E47">
            <w:pPr>
              <w:pStyle w:val="ListBullet"/>
              <w:rPr>
                <w:sz w:val="22"/>
                <w:szCs w:val="22"/>
              </w:rPr>
            </w:pPr>
            <w:r w:rsidRPr="00997D17">
              <w:rPr>
                <w:sz w:val="22"/>
                <w:szCs w:val="22"/>
              </w:rPr>
              <w:t>Angalia utabiri kabla ya chombo kuondoka. Vaa jaketi ya kujiokoa.</w:t>
            </w:r>
          </w:p>
          <w:p w14:paraId="27505FCA" w14:textId="68C0BD65" w:rsidR="008C6B60" w:rsidRPr="00997D17" w:rsidRDefault="00034217" w:rsidP="00FE4152">
            <w:pPr>
              <w:pStyle w:val="ListParagraph"/>
              <w:rPr>
                <w:sz w:val="22"/>
                <w:szCs w:val="22"/>
              </w:rPr>
            </w:pPr>
            <w:r w:rsidRPr="00997D17">
              <w:rPr>
                <w:sz w:val="22"/>
                <w:szCs w:val="22"/>
              </w:rPr>
              <w:t>Rudisha vyombo vidogo kutoka maji ya wazi.</w:t>
            </w:r>
          </w:p>
          <w:p w14:paraId="70F9CB87" w14:textId="2C2C0613" w:rsidR="008C6B60" w:rsidRPr="00997D17" w:rsidRDefault="00034217" w:rsidP="00FE4152">
            <w:pPr>
              <w:pStyle w:val="ListParagraph"/>
              <w:rPr>
                <w:sz w:val="22"/>
                <w:szCs w:val="22"/>
                <w:lang w:val="sv-SE"/>
              </w:rPr>
            </w:pPr>
            <w:r w:rsidRPr="00997D17">
              <w:rPr>
                <w:sz w:val="22"/>
                <w:szCs w:val="22"/>
                <w:lang w:val="sv-SE"/>
              </w:rPr>
              <w:t>Mwalo: sikiliza onyo na hifadhi 190.</w:t>
            </w:r>
          </w:p>
          <w:p w14:paraId="5AFF0781" w14:textId="30A20F42" w:rsidR="00F20E47" w:rsidRPr="00997D17" w:rsidRDefault="00FE0A4D" w:rsidP="00F20E47">
            <w:pPr>
              <w:pStyle w:val="ListBullet"/>
              <w:rPr>
                <w:sz w:val="22"/>
                <w:szCs w:val="22"/>
                <w:lang w:val="sv-SE"/>
              </w:rPr>
            </w:pPr>
            <w:ins w:id="2599"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2600" w:author="Bonephace Kaijage" w:date="2026-10-14T06:15:00Z" w16du:dateUtc="2026-10-14T04:15:00Z">
              <w:r w:rsidR="00034217" w:rsidRPr="00997D17" w:rsidDel="00FE0A4D">
                <w:rPr>
                  <w:sz w:val="22"/>
                  <w:szCs w:val="22"/>
                  <w:lang w:val="sv-SE"/>
                </w:rPr>
                <w:delText>Usiogelee kuokoa. Rusha kitu kinachoelea.</w:delText>
              </w:r>
            </w:del>
          </w:p>
          <w:p w14:paraId="32EB3F58" w14:textId="05E9E58B" w:rsidR="00F20E47" w:rsidRPr="00997D17" w:rsidRDefault="00F20E47" w:rsidP="00F20E47">
            <w:pPr>
              <w:pStyle w:val="ListBullet"/>
              <w:rPr>
                <w:sz w:val="22"/>
                <w:szCs w:val="22"/>
                <w:lang w:val="sv-SE"/>
              </w:rPr>
            </w:pPr>
            <w:r w:rsidRPr="00997D17">
              <w:rPr>
                <w:sz w:val="22"/>
                <w:szCs w:val="22"/>
                <w:lang w:val="sv-SE"/>
              </w:rPr>
              <w:t>Weka chakula, maji ya kunywa, fedha, dawa na tochi. Hifadhi 190.</w:t>
            </w:r>
          </w:p>
          <w:p w14:paraId="1F172F02" w14:textId="57732FF9" w:rsidR="00F20E47" w:rsidRPr="00997D17" w:rsidRDefault="00F20E47" w:rsidP="00F20E47">
            <w:pPr>
              <w:pStyle w:val="ListBullet"/>
              <w:rPr>
                <w:sz w:val="22"/>
                <w:szCs w:val="22"/>
                <w:lang w:val="sv-SE"/>
              </w:rPr>
            </w:pPr>
            <w:r w:rsidRPr="00997D17">
              <w:rPr>
                <w:sz w:val="22"/>
                <w:szCs w:val="22"/>
                <w:lang w:val="sv-SE"/>
              </w:rPr>
              <w:t>Endesha taratibu ukiwasha taa. Usivuke maji yanayotiririka barabarani.</w:t>
            </w:r>
          </w:p>
          <w:p w14:paraId="65408476" w14:textId="7917BF6A" w:rsidR="002066E7" w:rsidRPr="00997D17" w:rsidRDefault="002066E7" w:rsidP="00FE4152">
            <w:pPr>
              <w:pStyle w:val="ListParagraph"/>
              <w:rPr>
                <w:sz w:val="22"/>
                <w:szCs w:val="22"/>
                <w:lang w:val="sv-SE"/>
              </w:rPr>
            </w:pPr>
          </w:p>
        </w:tc>
      </w:tr>
      <w:tr w:rsidR="002066E7" w:rsidRPr="00997D17" w14:paraId="542577D8" w14:textId="77777777" w:rsidTr="002066E7">
        <w:tc>
          <w:tcPr>
            <w:tcW w:w="2278" w:type="dxa"/>
          </w:tcPr>
          <w:p w14:paraId="1ECF4C49" w14:textId="77777777" w:rsidR="002066E7" w:rsidRPr="00997D17" w:rsidRDefault="002066E7" w:rsidP="00FE4152">
            <w:pPr>
              <w:pStyle w:val="ListParagraph"/>
              <w:rPr>
                <w:sz w:val="22"/>
                <w:szCs w:val="22"/>
                <w:lang w:val="sv-SE"/>
              </w:rPr>
            </w:pPr>
          </w:p>
        </w:tc>
        <w:tc>
          <w:tcPr>
            <w:tcW w:w="2278" w:type="dxa"/>
          </w:tcPr>
          <w:p w14:paraId="11AE4698" w14:textId="184EE034"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5D6DFED" w14:textId="5CB0A951" w:rsidR="002066E7" w:rsidRPr="00997D17" w:rsidRDefault="008C6B60" w:rsidP="00FE4152">
            <w:pPr>
              <w:pStyle w:val="ListParagraph"/>
              <w:rPr>
                <w:sz w:val="22"/>
                <w:szCs w:val="22"/>
              </w:rPr>
            </w:pPr>
            <w:r w:rsidRPr="00997D17">
              <w:rPr>
                <w:sz w:val="22"/>
                <w:szCs w:val="22"/>
              </w:rPr>
              <w:t xml:space="preserve">coastal floods, large waves, heavy rain, boat accidents, and </w:t>
            </w:r>
            <w:r w:rsidRPr="00997D17">
              <w:rPr>
                <w:sz w:val="22"/>
                <w:szCs w:val="22"/>
              </w:rPr>
              <w:lastRenderedPageBreak/>
              <w:t>cholera. Roads, water points or houses at the named sites are now affected. Some journeys and classes are disrupted.</w:t>
            </w:r>
          </w:p>
        </w:tc>
        <w:tc>
          <w:tcPr>
            <w:tcW w:w="2278" w:type="dxa"/>
          </w:tcPr>
          <w:p w14:paraId="7F597577" w14:textId="743B1079"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w:t>
            </w:r>
            <w:r w:rsidRPr="00997D17">
              <w:rPr>
                <w:sz w:val="22"/>
                <w:szCs w:val="22"/>
              </w:rPr>
              <w:lastRenderedPageBreak/>
              <w:t>yaliyotajwa yameathirika. Safari na masomo mengine yamesitishwa.</w:t>
            </w:r>
          </w:p>
        </w:tc>
        <w:tc>
          <w:tcPr>
            <w:tcW w:w="2279" w:type="dxa"/>
          </w:tcPr>
          <w:p w14:paraId="6239280B" w14:textId="5237B647" w:rsidR="008C6B60" w:rsidRPr="00997D17" w:rsidRDefault="00034217" w:rsidP="00F20E47">
            <w:pPr>
              <w:pStyle w:val="ListBullet"/>
              <w:rPr>
                <w:sz w:val="22"/>
                <w:szCs w:val="22"/>
              </w:rPr>
            </w:pPr>
            <w:r w:rsidRPr="00997D17">
              <w:rPr>
                <w:sz w:val="22"/>
                <w:szCs w:val="22"/>
              </w:rPr>
              <w:lastRenderedPageBreak/>
              <w:t>Stop fishing and crossings on this water.</w:t>
            </w:r>
          </w:p>
          <w:p w14:paraId="411ABE40" w14:textId="346B0C2B" w:rsidR="008C6B60" w:rsidRPr="00997D17" w:rsidRDefault="00FE0A4D" w:rsidP="00FE4152">
            <w:pPr>
              <w:pStyle w:val="ListParagraph"/>
              <w:rPr>
                <w:sz w:val="22"/>
                <w:szCs w:val="22"/>
              </w:rPr>
            </w:pPr>
            <w:ins w:id="2601" w:author="Bonephace Kaijage" w:date="2026-10-14T06:15:00Z" w16du:dateUtc="2026-10-14T04:15:00Z">
              <w:r>
                <w:rPr>
                  <w:sz w:val="22"/>
                  <w:szCs w:val="22"/>
                </w:rPr>
                <w:lastRenderedPageBreak/>
                <w:t>Help people off the low shore to the assembly point, starting with those who cannot move alone; waves and the lake level can rise with little warning.</w:t>
              </w:r>
            </w:ins>
            <w:del w:id="2602" w:author="Bonephace Kaijage" w:date="2026-10-14T06:15:00Z" w16du:dateUtc="2026-10-14T04:15:00Z">
              <w:r w:rsidR="00034217" w:rsidRPr="00997D17" w:rsidDel="00FE0A4D">
                <w:rPr>
                  <w:sz w:val="22"/>
                  <w:szCs w:val="22"/>
                </w:rPr>
                <w:delText>Move people off the low shore to the assembly point.</w:delText>
              </w:r>
            </w:del>
          </w:p>
          <w:p w14:paraId="62BBBC20" w14:textId="38D80DBF" w:rsidR="008C6B60" w:rsidRPr="00997D17" w:rsidRDefault="00034217" w:rsidP="00FE4152">
            <w:pPr>
              <w:pStyle w:val="ListParagraph"/>
              <w:rPr>
                <w:sz w:val="22"/>
                <w:szCs w:val="22"/>
              </w:rPr>
            </w:pPr>
            <w:r w:rsidRPr="00997D17">
              <w:rPr>
                <w:sz w:val="22"/>
                <w:szCs w:val="22"/>
              </w:rPr>
              <w:t>Marine police or the beach unit: account for boats still out.</w:t>
            </w:r>
          </w:p>
          <w:p w14:paraId="3F6E2FC4" w14:textId="7799C9C4" w:rsidR="00F20E47" w:rsidRPr="00997D17" w:rsidRDefault="00034217" w:rsidP="00F20E47">
            <w:pPr>
              <w:pStyle w:val="ListBullet"/>
              <w:rPr>
                <w:sz w:val="22"/>
                <w:szCs w:val="22"/>
              </w:rPr>
            </w:pPr>
            <w:r w:rsidRPr="00997D17">
              <w:rPr>
                <w:sz w:val="22"/>
                <w:szCs w:val="22"/>
              </w:rPr>
              <w:t>Boil water if shore wells are flooded.</w:t>
            </w:r>
          </w:p>
          <w:p w14:paraId="7361E710" w14:textId="0DEA54EA" w:rsidR="00F20E47" w:rsidRPr="00997D17" w:rsidRDefault="00F20E47" w:rsidP="00F20E47">
            <w:pPr>
              <w:pStyle w:val="ListBullet"/>
              <w:rPr>
                <w:sz w:val="22"/>
                <w:szCs w:val="22"/>
              </w:rPr>
            </w:pPr>
            <w:r w:rsidRPr="00997D17">
              <w:rPr>
                <w:sz w:val="22"/>
                <w:szCs w:val="22"/>
              </w:rPr>
              <w:t>Account for children, older people and persons with disability.</w:t>
            </w:r>
          </w:p>
          <w:p w14:paraId="2EA52B49" w14:textId="117A5847" w:rsidR="00F20E47" w:rsidRPr="00997D17" w:rsidRDefault="00F20E47" w:rsidP="00F20E47">
            <w:pPr>
              <w:pStyle w:val="ListBullet"/>
              <w:rPr>
                <w:sz w:val="22"/>
                <w:szCs w:val="22"/>
              </w:rPr>
            </w:pPr>
            <w:r w:rsidRPr="00997D17">
              <w:rPr>
                <w:sz w:val="22"/>
                <w:szCs w:val="22"/>
              </w:rPr>
              <w:t>If the water source is affected, boil or treat drinking water.</w:t>
            </w:r>
          </w:p>
          <w:p w14:paraId="25FC456D" w14:textId="71C85D03" w:rsidR="002066E7" w:rsidRPr="00997D17" w:rsidRDefault="002066E7" w:rsidP="00FE4152">
            <w:pPr>
              <w:pStyle w:val="ListParagraph"/>
              <w:rPr>
                <w:sz w:val="22"/>
                <w:szCs w:val="22"/>
              </w:rPr>
            </w:pPr>
          </w:p>
        </w:tc>
        <w:tc>
          <w:tcPr>
            <w:tcW w:w="2279" w:type="dxa"/>
          </w:tcPr>
          <w:p w14:paraId="0C76367C" w14:textId="28F8BB66" w:rsidR="008C6B60" w:rsidRPr="00997D17" w:rsidRDefault="00034217" w:rsidP="00F20E47">
            <w:pPr>
              <w:pStyle w:val="ListBullet"/>
              <w:rPr>
                <w:sz w:val="22"/>
                <w:szCs w:val="22"/>
              </w:rPr>
            </w:pPr>
            <w:r w:rsidRPr="00997D17">
              <w:rPr>
                <w:sz w:val="22"/>
                <w:szCs w:val="22"/>
              </w:rPr>
              <w:lastRenderedPageBreak/>
              <w:t>Simamisha uvuvi na vivuko kwenye maji haya.</w:t>
            </w:r>
          </w:p>
          <w:p w14:paraId="7263B9C8" w14:textId="7C812456" w:rsidR="008C6B60" w:rsidRPr="00997D17" w:rsidRDefault="00FE0A4D" w:rsidP="00FE4152">
            <w:pPr>
              <w:pStyle w:val="ListParagraph"/>
              <w:rPr>
                <w:sz w:val="22"/>
                <w:szCs w:val="22"/>
              </w:rPr>
            </w:pPr>
            <w:ins w:id="2603" w:author="Bonephace Kaijage" w:date="2026-10-14T06:16:00Z" w16du:dateUtc="2026-10-14T04:16:00Z">
              <w:r>
                <w:rPr>
                  <w:sz w:val="22"/>
                  <w:szCs w:val="22"/>
                </w:rPr>
                <w:lastRenderedPageBreak/>
                <w:t>Wasaidieni watu kuondoka ufuo wa chini kwenda kituoni, mkianza na wasioweza kuondoka peke yao; mawimbi na kina cha ziwa vinaweza kupanda bila taarifa.</w:t>
              </w:r>
            </w:ins>
            <w:del w:id="2604" w:author="Bonephace Kaijage" w:date="2026-10-14T06:16:00Z" w16du:dateUtc="2026-10-14T04:16:00Z">
              <w:r w:rsidR="00034217" w:rsidRPr="00997D17" w:rsidDel="00FE0A4D">
                <w:rPr>
                  <w:sz w:val="22"/>
                  <w:szCs w:val="22"/>
                </w:rPr>
                <w:delText>Hamisha watu kutoka ufuo wa chini kwenda kituoni.</w:delText>
              </w:r>
            </w:del>
          </w:p>
          <w:p w14:paraId="4E9B43C7" w14:textId="1600BB66" w:rsidR="008C6B60" w:rsidRPr="00997D17" w:rsidRDefault="00034217" w:rsidP="00FE4152">
            <w:pPr>
              <w:pStyle w:val="ListParagraph"/>
              <w:rPr>
                <w:sz w:val="22"/>
                <w:szCs w:val="22"/>
              </w:rPr>
            </w:pPr>
            <w:r w:rsidRPr="00997D17">
              <w:rPr>
                <w:sz w:val="22"/>
                <w:szCs w:val="22"/>
              </w:rPr>
              <w:t>Polisi wanamaji au kitengo cha mwalo: hakiki vyombo vilivyoko nje.</w:t>
            </w:r>
          </w:p>
          <w:p w14:paraId="6E837881" w14:textId="720AA9EE" w:rsidR="00F20E47" w:rsidRPr="00997D17" w:rsidRDefault="00034217" w:rsidP="00F20E47">
            <w:pPr>
              <w:pStyle w:val="ListBullet"/>
              <w:rPr>
                <w:sz w:val="22"/>
                <w:szCs w:val="22"/>
                <w:lang w:val="sv-SE"/>
              </w:rPr>
            </w:pPr>
            <w:r w:rsidRPr="00997D17">
              <w:rPr>
                <w:sz w:val="22"/>
                <w:szCs w:val="22"/>
                <w:lang w:val="sv-SE"/>
              </w:rPr>
              <w:t>Chemsha maji visima vya ufuo vikifurika.</w:t>
            </w:r>
          </w:p>
          <w:p w14:paraId="1F883390" w14:textId="5338C85D" w:rsidR="00F20E47" w:rsidRPr="00997D17" w:rsidRDefault="00FE0A4D" w:rsidP="00F20E47">
            <w:pPr>
              <w:pStyle w:val="ListBullet"/>
              <w:rPr>
                <w:sz w:val="22"/>
                <w:szCs w:val="22"/>
              </w:rPr>
            </w:pPr>
            <w:ins w:id="2605" w:author="Bonephace Kaijage" w:date="2026-10-14T06:15:00Z" w16du:dateUtc="2026-10-14T04:15:00Z">
              <w:r>
                <w:rPr>
                  <w:sz w:val="22"/>
                  <w:szCs w:val="22"/>
                </w:rPr>
                <w:t>Hakikisheni watoto, wazee na watu wenye ulemavu wote wako salama na wana mtu wa kuwasaidia.</w:t>
              </w:r>
            </w:ins>
            <w:del w:id="2606" w:author="Bonephace Kaijage" w:date="2026-10-14T06:15:00Z" w16du:dateUtc="2026-10-14T04:15:00Z">
              <w:r w:rsidR="00F20E47" w:rsidRPr="00997D17" w:rsidDel="00FE0A4D">
                <w:rPr>
                  <w:sz w:val="22"/>
                  <w:szCs w:val="22"/>
                </w:rPr>
                <w:delText>Hakiki watoto, wazee na watu wenye ulemavu.</w:delText>
              </w:r>
            </w:del>
          </w:p>
          <w:p w14:paraId="260BE060" w14:textId="30AB8CD5" w:rsidR="00F20E47" w:rsidRPr="00997D17" w:rsidRDefault="00F20E47" w:rsidP="00F20E47">
            <w:pPr>
              <w:pStyle w:val="ListBullet"/>
              <w:rPr>
                <w:sz w:val="22"/>
                <w:szCs w:val="22"/>
              </w:rPr>
            </w:pPr>
            <w:r w:rsidRPr="00997D17">
              <w:rPr>
                <w:sz w:val="22"/>
                <w:szCs w:val="22"/>
              </w:rPr>
              <w:t>Chanzo cha maji kikiathirika, chemsha au tibu maji ya kunywa.</w:t>
            </w:r>
          </w:p>
          <w:p w14:paraId="5A002F5A" w14:textId="6BEAB418" w:rsidR="002066E7" w:rsidRPr="00997D17" w:rsidRDefault="002066E7" w:rsidP="00FE4152">
            <w:pPr>
              <w:pStyle w:val="ListParagraph"/>
              <w:rPr>
                <w:sz w:val="22"/>
                <w:szCs w:val="22"/>
              </w:rPr>
            </w:pPr>
          </w:p>
        </w:tc>
      </w:tr>
      <w:tr w:rsidR="002066E7" w:rsidRPr="000343A2" w14:paraId="02C520F6" w14:textId="77777777" w:rsidTr="002066E7">
        <w:tc>
          <w:tcPr>
            <w:tcW w:w="2278" w:type="dxa"/>
          </w:tcPr>
          <w:p w14:paraId="3C7385BE" w14:textId="77777777" w:rsidR="002066E7" w:rsidRPr="00997D17" w:rsidRDefault="002066E7" w:rsidP="00FE4152">
            <w:pPr>
              <w:pStyle w:val="ListParagraph"/>
              <w:rPr>
                <w:sz w:val="22"/>
                <w:szCs w:val="22"/>
              </w:rPr>
            </w:pPr>
          </w:p>
        </w:tc>
        <w:tc>
          <w:tcPr>
            <w:tcW w:w="2278" w:type="dxa"/>
          </w:tcPr>
          <w:p w14:paraId="36DE8F8F" w14:textId="29FF1E26"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3362A02" w14:textId="2F2D3BAD" w:rsidR="002066E7" w:rsidRPr="00997D17" w:rsidRDefault="00FE0A4D" w:rsidP="00FE4152">
            <w:pPr>
              <w:pStyle w:val="ListParagraph"/>
              <w:rPr>
                <w:sz w:val="22"/>
                <w:szCs w:val="22"/>
              </w:rPr>
            </w:pPr>
            <w:ins w:id="2607"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being organised; please follow the </w:t>
              </w:r>
              <w:r>
                <w:rPr>
                  <w:sz w:val="22"/>
                  <w:szCs w:val="22"/>
                </w:rPr>
                <w:lastRenderedPageBreak/>
                <w:t>committee's instructions and look out for neighbours.</w:t>
              </w:r>
            </w:ins>
            <w:del w:id="260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FF64607" w14:textId="21DD6794" w:rsidR="002066E7" w:rsidRPr="00997D17" w:rsidRDefault="00FE0A4D" w:rsidP="00FE4152">
            <w:pPr>
              <w:pStyle w:val="ListParagraph"/>
              <w:rPr>
                <w:sz w:val="22"/>
                <w:szCs w:val="22"/>
              </w:rPr>
            </w:pPr>
            <w:ins w:id="2609"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au magonjwa. Msaada </w:t>
              </w:r>
              <w:r>
                <w:rPr>
                  <w:sz w:val="22"/>
                  <w:szCs w:val="22"/>
                </w:rPr>
                <w:lastRenderedPageBreak/>
                <w:t>unaandaliwa; tafadhali fuateni maelekezo ya kamati na muangaliane na majirani.</w:t>
              </w:r>
            </w:ins>
            <w:del w:id="2610"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B4EDC9F" w14:textId="34B67666" w:rsidR="008C6B60" w:rsidRPr="00997D17" w:rsidRDefault="00FE0A4D" w:rsidP="00F20E47">
            <w:pPr>
              <w:pStyle w:val="ListBullet"/>
              <w:rPr>
                <w:sz w:val="22"/>
                <w:szCs w:val="22"/>
              </w:rPr>
            </w:pPr>
            <w:ins w:id="2611" w:author="Bonephace Kaijage" w:date="2026-10-14T06:04:00Z" w16du:dateUtc="2026-10-14T04:04:00Z">
              <w:r>
                <w:rPr>
                  <w:sz w:val="22"/>
                  <w:szCs w:val="22"/>
                </w:rPr>
                <w:lastRenderedPageBreak/>
                <w:t xml:space="preserve">Please move off the low ground now to the agreed safe place, helping anyone who cannot move alone; the water can rise faster than it looks. Return only </w:t>
              </w:r>
              <w:r>
                <w:rPr>
                  <w:sz w:val="22"/>
                  <w:szCs w:val="22"/>
                </w:rPr>
                <w:lastRenderedPageBreak/>
                <w:t>when the committee confirms it is safe.</w:t>
              </w:r>
            </w:ins>
            <w:del w:id="261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30909EC6" w14:textId="66555904" w:rsidR="008C6B60" w:rsidRPr="00997D17" w:rsidRDefault="00034217" w:rsidP="00FE4152">
            <w:pPr>
              <w:pStyle w:val="ListParagraph"/>
              <w:rPr>
                <w:sz w:val="22"/>
                <w:szCs w:val="22"/>
              </w:rPr>
            </w:pPr>
            <w:r w:rsidRPr="00997D17">
              <w:rPr>
                <w:sz w:val="22"/>
                <w:szCs w:val="22"/>
              </w:rPr>
              <w:t>Call 114 and 190. Keep the road clear for ambulances.</w:t>
            </w:r>
          </w:p>
          <w:p w14:paraId="0F3F70C1" w14:textId="324305B8" w:rsidR="008C6B60" w:rsidRPr="00997D17" w:rsidRDefault="00034217" w:rsidP="00FE4152">
            <w:pPr>
              <w:pStyle w:val="ListParagraph"/>
              <w:rPr>
                <w:sz w:val="22"/>
                <w:szCs w:val="22"/>
              </w:rPr>
            </w:pPr>
            <w:r w:rsidRPr="00997D17">
              <w:rPr>
                <w:sz w:val="22"/>
                <w:szCs w:val="22"/>
              </w:rPr>
              <w:t>Open the shelter and register every household. Note who is missing.</w:t>
            </w:r>
          </w:p>
          <w:p w14:paraId="7A050641" w14:textId="237947E8" w:rsidR="00F20E47" w:rsidRPr="00997D17" w:rsidRDefault="00034217" w:rsidP="00F20E47">
            <w:pPr>
              <w:pStyle w:val="ListBullet"/>
              <w:rPr>
                <w:sz w:val="22"/>
                <w:szCs w:val="22"/>
              </w:rPr>
            </w:pPr>
            <w:r w:rsidRPr="00997D17">
              <w:rPr>
                <w:sz w:val="22"/>
                <w:szCs w:val="22"/>
              </w:rPr>
              <w:t>Health team: injury first, then cholera if the water is dirty.</w:t>
            </w:r>
          </w:p>
          <w:p w14:paraId="4EE54DCB" w14:textId="4DE64E3F"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0B811EE9" w14:textId="738B9547" w:rsidR="00F20E47" w:rsidRPr="00997D17" w:rsidRDefault="00F20E47" w:rsidP="00F20E47">
            <w:pPr>
              <w:pStyle w:val="ListBullet"/>
              <w:rPr>
                <w:sz w:val="22"/>
                <w:szCs w:val="22"/>
              </w:rPr>
            </w:pPr>
            <w:r w:rsidRPr="00997D17">
              <w:rPr>
                <w:sz w:val="22"/>
                <w:szCs w:val="22"/>
              </w:rPr>
              <w:t>Health team: prepare for injury, and for cholera if water is contaminated.</w:t>
            </w:r>
          </w:p>
          <w:p w14:paraId="45E92FF8" w14:textId="2336E1CC" w:rsidR="002066E7" w:rsidRPr="00997D17" w:rsidRDefault="002066E7" w:rsidP="00FE4152">
            <w:pPr>
              <w:pStyle w:val="ListParagraph"/>
              <w:rPr>
                <w:sz w:val="22"/>
                <w:szCs w:val="22"/>
              </w:rPr>
            </w:pPr>
          </w:p>
        </w:tc>
        <w:tc>
          <w:tcPr>
            <w:tcW w:w="2279" w:type="dxa"/>
          </w:tcPr>
          <w:p w14:paraId="68043ED1" w14:textId="65878932"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1D2D3EC4" w14:textId="786EDA3C" w:rsidR="008C6B60" w:rsidRPr="00997D17" w:rsidRDefault="00034217" w:rsidP="00FE4152">
            <w:pPr>
              <w:pStyle w:val="ListParagraph"/>
              <w:rPr>
                <w:sz w:val="22"/>
                <w:szCs w:val="22"/>
                <w:lang w:val="sv-SE"/>
              </w:rPr>
            </w:pPr>
            <w:r w:rsidRPr="00997D17">
              <w:rPr>
                <w:sz w:val="22"/>
                <w:szCs w:val="22"/>
                <w:lang w:val="sv-SE"/>
              </w:rPr>
              <w:t>Piga 114 na 190. Acha barabara wazi kwa magari ya wagonjwa.</w:t>
            </w:r>
          </w:p>
          <w:p w14:paraId="4CA8B761" w14:textId="405A9186" w:rsidR="008C6B60" w:rsidRPr="00997D17" w:rsidRDefault="00034217" w:rsidP="00FE4152">
            <w:pPr>
              <w:pStyle w:val="ListParagraph"/>
              <w:rPr>
                <w:sz w:val="22"/>
                <w:szCs w:val="22"/>
                <w:lang w:val="sv-SE"/>
              </w:rPr>
            </w:pPr>
            <w:r w:rsidRPr="00997D17">
              <w:rPr>
                <w:sz w:val="22"/>
                <w:szCs w:val="22"/>
                <w:lang w:val="sv-SE"/>
              </w:rPr>
              <w:t>Fungua makazi na sajili kila kaya. Andika aliyepotea.</w:t>
            </w:r>
          </w:p>
          <w:p w14:paraId="3D64337B" w14:textId="6E295CC0" w:rsidR="00F20E47" w:rsidRPr="00997D17" w:rsidRDefault="00034217" w:rsidP="00F20E47">
            <w:pPr>
              <w:pStyle w:val="ListBullet"/>
              <w:rPr>
                <w:sz w:val="22"/>
                <w:szCs w:val="22"/>
                <w:lang w:val="sv-SE"/>
              </w:rPr>
            </w:pPr>
            <w:r w:rsidRPr="00997D17">
              <w:rPr>
                <w:sz w:val="22"/>
                <w:szCs w:val="22"/>
                <w:lang w:val="sv-SE"/>
              </w:rPr>
              <w:lastRenderedPageBreak/>
              <w:t>Timu ya afya: majeruhi kwanza, kisha kipindupindu maji yakiwa machafu.</w:t>
            </w:r>
          </w:p>
          <w:p w14:paraId="5613873F" w14:textId="463853C7" w:rsidR="00F20E47" w:rsidRPr="00997D17" w:rsidRDefault="00F20E47" w:rsidP="00F20E47">
            <w:pPr>
              <w:pStyle w:val="ListBullet"/>
              <w:rPr>
                <w:sz w:val="22"/>
                <w:szCs w:val="22"/>
                <w:lang w:val="sv-SE"/>
              </w:rPr>
            </w:pPr>
            <w:r w:rsidRPr="00997D17">
              <w:rPr>
                <w:sz w:val="22"/>
                <w:szCs w:val="22"/>
                <w:lang w:val="sv-SE"/>
              </w:rPr>
              <w:t>Hesabu kila kaya. Fungua makazi na visajili wafikao.</w:t>
            </w:r>
          </w:p>
          <w:p w14:paraId="73F96CC1" w14:textId="42CE1309"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1DE20421" w14:textId="79F2D59A" w:rsidR="002066E7" w:rsidRPr="00997D17" w:rsidRDefault="002066E7" w:rsidP="00FE4152">
            <w:pPr>
              <w:pStyle w:val="ListParagraph"/>
              <w:rPr>
                <w:sz w:val="22"/>
                <w:szCs w:val="22"/>
                <w:lang w:val="sv-SE"/>
              </w:rPr>
            </w:pPr>
          </w:p>
        </w:tc>
      </w:tr>
      <w:tr w:rsidR="002066E7" w:rsidRPr="000343A2" w14:paraId="79C51FF6" w14:textId="77777777" w:rsidTr="002066E7">
        <w:tc>
          <w:tcPr>
            <w:tcW w:w="2278" w:type="dxa"/>
          </w:tcPr>
          <w:p w14:paraId="5F8E2EF8" w14:textId="0FCA8032" w:rsidR="002066E7" w:rsidRPr="00997D17" w:rsidRDefault="002066E7" w:rsidP="00FE4152">
            <w:pPr>
              <w:pStyle w:val="ListParagraph"/>
              <w:rPr>
                <w:sz w:val="22"/>
                <w:szCs w:val="22"/>
              </w:rPr>
            </w:pPr>
            <w:r w:rsidRPr="00997D17">
              <w:rPr>
                <w:sz w:val="22"/>
                <w:szCs w:val="22"/>
              </w:rPr>
              <w:lastRenderedPageBreak/>
              <w:t>Liwale District Council</w:t>
            </w:r>
          </w:p>
        </w:tc>
        <w:tc>
          <w:tcPr>
            <w:tcW w:w="2278" w:type="dxa"/>
          </w:tcPr>
          <w:p w14:paraId="6CACC360" w14:textId="66A4ACC4"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AD01E34" w14:textId="1EF3A0B4" w:rsidR="002066E7" w:rsidRPr="00997D17" w:rsidRDefault="008C6B60" w:rsidP="00FE4152">
            <w:pPr>
              <w:pStyle w:val="ListParagraph"/>
              <w:rPr>
                <w:sz w:val="22"/>
                <w:szCs w:val="22"/>
              </w:rPr>
            </w:pPr>
            <w:r w:rsidRPr="00997D17">
              <w:rPr>
                <w:sz w:val="22"/>
                <w:szCs w:val="22"/>
              </w:rPr>
              <w:t>dry-season drought and wildfire in the Selous woodland, wet-season floods, and human–wildlife conflict. A few roads slippery, a few low homes wet, and lightning where storms build.</w:t>
            </w:r>
          </w:p>
        </w:tc>
        <w:tc>
          <w:tcPr>
            <w:tcW w:w="2278" w:type="dxa"/>
          </w:tcPr>
          <w:p w14:paraId="5D23931F" w14:textId="6745E9C8"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3ED5951" w14:textId="571B39BB" w:rsidR="008C6B60" w:rsidRPr="00997D17" w:rsidRDefault="00034217" w:rsidP="00F20E47">
            <w:pPr>
              <w:pStyle w:val="ListBullet"/>
              <w:rPr>
                <w:sz w:val="22"/>
                <w:szCs w:val="22"/>
              </w:rPr>
            </w:pPr>
            <w:r w:rsidRPr="00997D17">
              <w:rPr>
                <w:sz w:val="22"/>
                <w:szCs w:val="22"/>
              </w:rPr>
              <w:t>Warn villages on the edge. Escort children at dawn and dusk.</w:t>
            </w:r>
          </w:p>
          <w:p w14:paraId="4315F4BD" w14:textId="12F62F0A" w:rsidR="008C6B60" w:rsidRPr="00997D17" w:rsidRDefault="00034217" w:rsidP="00FE4152">
            <w:pPr>
              <w:pStyle w:val="ListParagraph"/>
              <w:rPr>
                <w:sz w:val="22"/>
                <w:szCs w:val="22"/>
              </w:rPr>
            </w:pPr>
            <w:r w:rsidRPr="00997D17">
              <w:rPr>
                <w:sz w:val="22"/>
                <w:szCs w:val="22"/>
              </w:rPr>
              <w:t>Keep livestock in the boma. Report tracks to the wildlife officer.</w:t>
            </w:r>
          </w:p>
          <w:p w14:paraId="049B7D8E" w14:textId="3FB552C0" w:rsidR="008C6B60" w:rsidRPr="00997D17" w:rsidRDefault="00034217" w:rsidP="00FE4152">
            <w:pPr>
              <w:pStyle w:val="ListParagraph"/>
              <w:rPr>
                <w:sz w:val="22"/>
                <w:szCs w:val="22"/>
              </w:rPr>
            </w:pPr>
            <w:r w:rsidRPr="00997D17">
              <w:rPr>
                <w:sz w:val="22"/>
                <w:szCs w:val="22"/>
              </w:rPr>
              <w:t>Do not approach or crowd the animal. Save 190.</w:t>
            </w:r>
          </w:p>
          <w:p w14:paraId="259C35B8" w14:textId="364548BB" w:rsidR="00F20E47" w:rsidRPr="00997D17" w:rsidRDefault="00034217" w:rsidP="00F20E47">
            <w:pPr>
              <w:pStyle w:val="ListBullet"/>
              <w:rPr>
                <w:sz w:val="22"/>
                <w:szCs w:val="22"/>
              </w:rPr>
            </w:pPr>
            <w:r w:rsidRPr="00997D17">
              <w:rPr>
                <w:sz w:val="22"/>
                <w:szCs w:val="22"/>
              </w:rPr>
              <w:lastRenderedPageBreak/>
              <w:t>Agree the indoor shelter now, before it is dark.</w:t>
            </w:r>
          </w:p>
          <w:p w14:paraId="59C8F431" w14:textId="0D4CE621" w:rsidR="00F20E47" w:rsidRPr="00997D17" w:rsidRDefault="00F20E47" w:rsidP="00F20E47">
            <w:pPr>
              <w:pStyle w:val="ListBullet"/>
              <w:rPr>
                <w:sz w:val="22"/>
                <w:szCs w:val="22"/>
              </w:rPr>
            </w:pPr>
            <w:r w:rsidRPr="00997D17">
              <w:rPr>
                <w:sz w:val="22"/>
                <w:szCs w:val="22"/>
              </w:rPr>
              <w:t>Keep food, drinking water, cash, medicines and a torch. Save 190.</w:t>
            </w:r>
          </w:p>
          <w:p w14:paraId="5EC15E95" w14:textId="3B56746A" w:rsidR="00F20E47" w:rsidRPr="00997D17" w:rsidRDefault="00F20E47" w:rsidP="00F20E47">
            <w:pPr>
              <w:pStyle w:val="ListBullet"/>
              <w:rPr>
                <w:sz w:val="22"/>
                <w:szCs w:val="22"/>
              </w:rPr>
            </w:pPr>
            <w:r w:rsidRPr="00997D17">
              <w:rPr>
                <w:sz w:val="22"/>
                <w:szCs w:val="22"/>
              </w:rPr>
              <w:t>Drive slowly with headlights on. Do not cross water flowing on the road.</w:t>
            </w:r>
          </w:p>
          <w:p w14:paraId="38CFEB1F" w14:textId="5A2529CC" w:rsidR="002066E7" w:rsidRPr="00997D17" w:rsidRDefault="002066E7" w:rsidP="00FE4152">
            <w:pPr>
              <w:pStyle w:val="ListParagraph"/>
              <w:rPr>
                <w:sz w:val="22"/>
                <w:szCs w:val="22"/>
              </w:rPr>
            </w:pPr>
          </w:p>
        </w:tc>
        <w:tc>
          <w:tcPr>
            <w:tcW w:w="2279" w:type="dxa"/>
          </w:tcPr>
          <w:p w14:paraId="5F129E08" w14:textId="00809896" w:rsidR="008C6B60" w:rsidRPr="00997D17" w:rsidRDefault="00034217" w:rsidP="00F20E47">
            <w:pPr>
              <w:pStyle w:val="ListBullet"/>
              <w:rPr>
                <w:sz w:val="22"/>
                <w:szCs w:val="22"/>
              </w:rPr>
            </w:pPr>
            <w:r w:rsidRPr="00997D17">
              <w:rPr>
                <w:sz w:val="22"/>
                <w:szCs w:val="22"/>
              </w:rPr>
              <w:lastRenderedPageBreak/>
              <w:t>Onya vijiji vya ukingoni. Wisindikize watoto alfajiri na jioni.</w:t>
            </w:r>
          </w:p>
          <w:p w14:paraId="4C91CC93" w14:textId="6BEDD73D" w:rsidR="008C6B60" w:rsidRPr="00997D17" w:rsidRDefault="00034217" w:rsidP="00FE4152">
            <w:pPr>
              <w:pStyle w:val="ListParagraph"/>
              <w:rPr>
                <w:sz w:val="22"/>
                <w:szCs w:val="22"/>
              </w:rPr>
            </w:pPr>
            <w:r w:rsidRPr="00997D17">
              <w:rPr>
                <w:sz w:val="22"/>
                <w:szCs w:val="22"/>
              </w:rPr>
              <w:t>Weka mifugo zizini. Ripoti nyayo kwa afisa wanyamapori.</w:t>
            </w:r>
          </w:p>
          <w:p w14:paraId="19FDC80B" w14:textId="79E5654E" w:rsidR="008C6B60" w:rsidRPr="00997D17" w:rsidRDefault="00034217" w:rsidP="00FE4152">
            <w:pPr>
              <w:pStyle w:val="ListParagraph"/>
              <w:rPr>
                <w:sz w:val="22"/>
                <w:szCs w:val="22"/>
              </w:rPr>
            </w:pPr>
            <w:r w:rsidRPr="00997D17">
              <w:rPr>
                <w:sz w:val="22"/>
                <w:szCs w:val="22"/>
              </w:rPr>
              <w:t>Usikaribie wala kumzunguka mnyama. Hifadhi 190.</w:t>
            </w:r>
          </w:p>
          <w:p w14:paraId="0E05CFDF" w14:textId="07D5A918" w:rsidR="00F20E47" w:rsidRPr="00997D17" w:rsidRDefault="00034217" w:rsidP="00F20E47">
            <w:pPr>
              <w:pStyle w:val="ListBullet"/>
              <w:rPr>
                <w:sz w:val="22"/>
                <w:szCs w:val="22"/>
                <w:lang w:val="sv-SE"/>
              </w:rPr>
            </w:pPr>
            <w:r w:rsidRPr="00997D17">
              <w:rPr>
                <w:sz w:val="22"/>
                <w:szCs w:val="22"/>
                <w:lang w:val="sv-SE"/>
              </w:rPr>
              <w:lastRenderedPageBreak/>
              <w:t>Kubalianeni makazi ya ndani sasa, kabla ya giza.</w:t>
            </w:r>
          </w:p>
          <w:p w14:paraId="155407AB" w14:textId="53B6EEEE" w:rsidR="00F20E47" w:rsidRPr="00997D17" w:rsidRDefault="00F20E47" w:rsidP="00F20E47">
            <w:pPr>
              <w:pStyle w:val="ListBullet"/>
              <w:rPr>
                <w:sz w:val="22"/>
                <w:szCs w:val="22"/>
                <w:lang w:val="sv-SE"/>
              </w:rPr>
            </w:pPr>
            <w:r w:rsidRPr="00997D17">
              <w:rPr>
                <w:sz w:val="22"/>
                <w:szCs w:val="22"/>
                <w:lang w:val="sv-SE"/>
              </w:rPr>
              <w:t>Weka chakula, maji ya kunywa, fedha, dawa na tochi. Hifadhi 190.</w:t>
            </w:r>
          </w:p>
          <w:p w14:paraId="0BDD742C" w14:textId="49BE68CB" w:rsidR="00F20E47" w:rsidRPr="00997D17" w:rsidRDefault="00F20E47" w:rsidP="00F20E47">
            <w:pPr>
              <w:pStyle w:val="ListBullet"/>
              <w:rPr>
                <w:sz w:val="22"/>
                <w:szCs w:val="22"/>
                <w:lang w:val="sv-SE"/>
              </w:rPr>
            </w:pPr>
            <w:r w:rsidRPr="00997D17">
              <w:rPr>
                <w:sz w:val="22"/>
                <w:szCs w:val="22"/>
                <w:lang w:val="sv-SE"/>
              </w:rPr>
              <w:t>Endesha taratibu ukiwasha taa. Usivuke maji yanayotiririka barabarani.</w:t>
            </w:r>
          </w:p>
          <w:p w14:paraId="1B7BDC74" w14:textId="2BF90910" w:rsidR="002066E7" w:rsidRPr="00997D17" w:rsidRDefault="002066E7" w:rsidP="00FE4152">
            <w:pPr>
              <w:pStyle w:val="ListParagraph"/>
              <w:rPr>
                <w:sz w:val="22"/>
                <w:szCs w:val="22"/>
                <w:lang w:val="sv-SE"/>
              </w:rPr>
            </w:pPr>
          </w:p>
        </w:tc>
      </w:tr>
      <w:tr w:rsidR="002066E7" w:rsidRPr="00997D17" w14:paraId="47CBE621" w14:textId="77777777" w:rsidTr="002066E7">
        <w:tc>
          <w:tcPr>
            <w:tcW w:w="2278" w:type="dxa"/>
          </w:tcPr>
          <w:p w14:paraId="1A6807B2" w14:textId="77777777" w:rsidR="002066E7" w:rsidRPr="00997D17" w:rsidRDefault="002066E7" w:rsidP="00FE4152">
            <w:pPr>
              <w:pStyle w:val="ListParagraph"/>
              <w:rPr>
                <w:sz w:val="22"/>
                <w:szCs w:val="22"/>
                <w:lang w:val="sv-SE"/>
              </w:rPr>
            </w:pPr>
          </w:p>
        </w:tc>
        <w:tc>
          <w:tcPr>
            <w:tcW w:w="2278" w:type="dxa"/>
          </w:tcPr>
          <w:p w14:paraId="23FBFDB9" w14:textId="67EBA29A"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154175AE" w14:textId="72257E32" w:rsidR="002066E7" w:rsidRPr="00997D17" w:rsidRDefault="008C6B60" w:rsidP="00FE4152">
            <w:pPr>
              <w:pStyle w:val="ListParagraph"/>
              <w:rPr>
                <w:sz w:val="22"/>
                <w:szCs w:val="22"/>
              </w:rPr>
            </w:pPr>
            <w:r w:rsidRPr="00997D17">
              <w:rPr>
                <w:sz w:val="22"/>
                <w:szCs w:val="22"/>
              </w:rPr>
              <w:t>dry-season drought and wildfire in the Selous woodland, wet-season floods, and human–wildlife conflict. Roads, water points or houses at the named sites are now affected. Some journeys and classes are disrupted.</w:t>
            </w:r>
          </w:p>
        </w:tc>
        <w:tc>
          <w:tcPr>
            <w:tcW w:w="2278" w:type="dxa"/>
          </w:tcPr>
          <w:p w14:paraId="0B4C5507" w14:textId="48949FE7"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DE998DD" w14:textId="57EE0FE7" w:rsidR="008C6B60" w:rsidRPr="00997D17" w:rsidRDefault="00034217" w:rsidP="00F20E47">
            <w:pPr>
              <w:pStyle w:val="ListBullet"/>
              <w:rPr>
                <w:sz w:val="22"/>
                <w:szCs w:val="22"/>
              </w:rPr>
            </w:pPr>
            <w:r w:rsidRPr="00997D17">
              <w:rPr>
                <w:sz w:val="22"/>
                <w:szCs w:val="22"/>
              </w:rPr>
              <w:t>Move people indoors. The ranger and the ward officer take the village road.</w:t>
            </w:r>
          </w:p>
          <w:p w14:paraId="689C5D21" w14:textId="047915DB" w:rsidR="008C6B60" w:rsidRPr="00997D17" w:rsidRDefault="00034217" w:rsidP="00FE4152">
            <w:pPr>
              <w:pStyle w:val="ListParagraph"/>
              <w:rPr>
                <w:sz w:val="22"/>
                <w:szCs w:val="22"/>
              </w:rPr>
            </w:pPr>
            <w:r w:rsidRPr="00997D17">
              <w:rPr>
                <w:sz w:val="22"/>
                <w:szCs w:val="22"/>
              </w:rPr>
              <w:t>Do not drive the animal with a crowd.</w:t>
            </w:r>
          </w:p>
          <w:p w14:paraId="0E6C5593" w14:textId="5182DAF0" w:rsidR="008C6B60" w:rsidRPr="00997D17" w:rsidRDefault="00034217" w:rsidP="00FE4152">
            <w:pPr>
              <w:pStyle w:val="ListParagraph"/>
              <w:rPr>
                <w:sz w:val="22"/>
                <w:szCs w:val="22"/>
              </w:rPr>
            </w:pPr>
            <w:r w:rsidRPr="00997D17">
              <w:rPr>
                <w:sz w:val="22"/>
                <w:szCs w:val="22"/>
              </w:rPr>
              <w:t>Account for herders still in the pasture.</w:t>
            </w:r>
          </w:p>
          <w:p w14:paraId="092D6A73" w14:textId="7BE0B0D0" w:rsidR="00F20E47" w:rsidRPr="00997D17" w:rsidRDefault="00034217" w:rsidP="00F20E47">
            <w:pPr>
              <w:pStyle w:val="ListBullet"/>
              <w:rPr>
                <w:sz w:val="22"/>
                <w:szCs w:val="22"/>
              </w:rPr>
            </w:pPr>
            <w:r w:rsidRPr="00997D17">
              <w:rPr>
                <w:sz w:val="22"/>
                <w:szCs w:val="22"/>
              </w:rPr>
              <w:t>Clinic ready for bites and crush injury.</w:t>
            </w:r>
          </w:p>
          <w:p w14:paraId="36CDEE22" w14:textId="15356100" w:rsidR="00F20E47" w:rsidRPr="00997D17" w:rsidRDefault="00F20E47" w:rsidP="00F20E47">
            <w:pPr>
              <w:pStyle w:val="ListBullet"/>
              <w:rPr>
                <w:sz w:val="22"/>
                <w:szCs w:val="22"/>
              </w:rPr>
            </w:pPr>
            <w:r w:rsidRPr="00997D17">
              <w:rPr>
                <w:sz w:val="22"/>
                <w:szCs w:val="22"/>
              </w:rPr>
              <w:t>Account for children, older people and persons with disability.</w:t>
            </w:r>
          </w:p>
          <w:p w14:paraId="41D6D2D8" w14:textId="69637917" w:rsidR="00F20E47" w:rsidRPr="00997D17" w:rsidRDefault="00F20E47" w:rsidP="00F20E47">
            <w:pPr>
              <w:pStyle w:val="ListBullet"/>
              <w:rPr>
                <w:sz w:val="22"/>
                <w:szCs w:val="22"/>
              </w:rPr>
            </w:pPr>
            <w:r w:rsidRPr="00997D17">
              <w:rPr>
                <w:sz w:val="22"/>
                <w:szCs w:val="22"/>
              </w:rPr>
              <w:t>If the water source is affected, boil or treat drinking water.</w:t>
            </w:r>
          </w:p>
          <w:p w14:paraId="0A66A598" w14:textId="3BD6FDE3" w:rsidR="002066E7" w:rsidRPr="00997D17" w:rsidRDefault="002066E7" w:rsidP="00FE4152">
            <w:pPr>
              <w:pStyle w:val="ListParagraph"/>
              <w:rPr>
                <w:sz w:val="22"/>
                <w:szCs w:val="22"/>
              </w:rPr>
            </w:pPr>
          </w:p>
        </w:tc>
        <w:tc>
          <w:tcPr>
            <w:tcW w:w="2279" w:type="dxa"/>
          </w:tcPr>
          <w:p w14:paraId="5B60A751" w14:textId="7FE069B4" w:rsidR="008C6B60" w:rsidRPr="00997D17" w:rsidRDefault="00034217" w:rsidP="00F20E47">
            <w:pPr>
              <w:pStyle w:val="ListBullet"/>
              <w:rPr>
                <w:sz w:val="22"/>
                <w:szCs w:val="22"/>
              </w:rPr>
            </w:pPr>
            <w:r w:rsidRPr="00997D17">
              <w:rPr>
                <w:sz w:val="22"/>
                <w:szCs w:val="22"/>
              </w:rPr>
              <w:t>Waingize watu ndani. Askari wa wanyamapori na afisa wa kata wachukue barabara ya kijiji.</w:t>
            </w:r>
          </w:p>
          <w:p w14:paraId="5ECF88E1" w14:textId="51961324" w:rsidR="008C6B60" w:rsidRPr="00997D17" w:rsidRDefault="00034217" w:rsidP="00FE4152">
            <w:pPr>
              <w:pStyle w:val="ListParagraph"/>
              <w:rPr>
                <w:sz w:val="22"/>
                <w:szCs w:val="22"/>
              </w:rPr>
            </w:pPr>
            <w:r w:rsidRPr="00997D17">
              <w:rPr>
                <w:sz w:val="22"/>
                <w:szCs w:val="22"/>
              </w:rPr>
              <w:t>Usimfukuze mnyama na umati.</w:t>
            </w:r>
          </w:p>
          <w:p w14:paraId="05E1C973" w14:textId="2D761ED4" w:rsidR="008C6B60" w:rsidRPr="00997D17" w:rsidRDefault="00034217" w:rsidP="00FE4152">
            <w:pPr>
              <w:pStyle w:val="ListParagraph"/>
              <w:rPr>
                <w:sz w:val="22"/>
                <w:szCs w:val="22"/>
              </w:rPr>
            </w:pPr>
            <w:r w:rsidRPr="00997D17">
              <w:rPr>
                <w:sz w:val="22"/>
                <w:szCs w:val="22"/>
              </w:rPr>
              <w:t>Hakiki wafugaji waliobaki malishoni.</w:t>
            </w:r>
          </w:p>
          <w:p w14:paraId="59BD76A6" w14:textId="6183F9B0" w:rsidR="00F20E47" w:rsidRPr="00997D17" w:rsidRDefault="00034217" w:rsidP="00F20E47">
            <w:pPr>
              <w:pStyle w:val="ListBullet"/>
              <w:rPr>
                <w:sz w:val="22"/>
                <w:szCs w:val="22"/>
                <w:lang w:val="sv-SE"/>
              </w:rPr>
            </w:pPr>
            <w:r w:rsidRPr="00997D17">
              <w:rPr>
                <w:sz w:val="22"/>
                <w:szCs w:val="22"/>
                <w:lang w:val="sv-SE"/>
              </w:rPr>
              <w:t>Kliniki iwe tayari kwa majeraha.</w:t>
            </w:r>
          </w:p>
          <w:p w14:paraId="72482958" w14:textId="67E4A4F4" w:rsidR="00F20E47" w:rsidRPr="00997D17" w:rsidRDefault="00FE0A4D" w:rsidP="00F20E47">
            <w:pPr>
              <w:pStyle w:val="ListBullet"/>
              <w:rPr>
                <w:sz w:val="22"/>
                <w:szCs w:val="22"/>
              </w:rPr>
            </w:pPr>
            <w:ins w:id="2613" w:author="Bonephace Kaijage" w:date="2026-10-14T06:15:00Z" w16du:dateUtc="2026-10-14T04:15:00Z">
              <w:r>
                <w:rPr>
                  <w:sz w:val="22"/>
                  <w:szCs w:val="22"/>
                </w:rPr>
                <w:t>Hakikisheni watoto, wazee na watu wenye ulemavu wote wako salama na wana mtu wa kuwasaidia.</w:t>
              </w:r>
            </w:ins>
            <w:del w:id="2614" w:author="Bonephace Kaijage" w:date="2026-10-14T06:15:00Z" w16du:dateUtc="2026-10-14T04:15:00Z">
              <w:r w:rsidR="00F20E47" w:rsidRPr="00997D17" w:rsidDel="00FE0A4D">
                <w:rPr>
                  <w:sz w:val="22"/>
                  <w:szCs w:val="22"/>
                </w:rPr>
                <w:delText>Hakiki watoto, wazee na watu wenye ulemavu.</w:delText>
              </w:r>
            </w:del>
          </w:p>
          <w:p w14:paraId="0D60F67D" w14:textId="5BDCC3BE" w:rsidR="00F20E47" w:rsidRPr="00997D17" w:rsidRDefault="00F20E47" w:rsidP="00F20E47">
            <w:pPr>
              <w:pStyle w:val="ListBullet"/>
              <w:rPr>
                <w:sz w:val="22"/>
                <w:szCs w:val="22"/>
              </w:rPr>
            </w:pPr>
            <w:r w:rsidRPr="00997D17">
              <w:rPr>
                <w:sz w:val="22"/>
                <w:szCs w:val="22"/>
              </w:rPr>
              <w:t>Chanzo cha maji kikiathirika, chemsha au tibu maji ya kunywa.</w:t>
            </w:r>
          </w:p>
          <w:p w14:paraId="1EEB669A" w14:textId="6A1D9EC6" w:rsidR="002066E7" w:rsidRPr="00997D17" w:rsidRDefault="002066E7" w:rsidP="00FE4152">
            <w:pPr>
              <w:pStyle w:val="ListParagraph"/>
              <w:rPr>
                <w:sz w:val="22"/>
                <w:szCs w:val="22"/>
              </w:rPr>
            </w:pPr>
          </w:p>
        </w:tc>
      </w:tr>
      <w:tr w:rsidR="002066E7" w:rsidRPr="000343A2" w14:paraId="092CA51F" w14:textId="77777777" w:rsidTr="002066E7">
        <w:tc>
          <w:tcPr>
            <w:tcW w:w="2278" w:type="dxa"/>
          </w:tcPr>
          <w:p w14:paraId="74486510" w14:textId="77777777" w:rsidR="002066E7" w:rsidRPr="00997D17" w:rsidRDefault="002066E7" w:rsidP="00FE4152">
            <w:pPr>
              <w:pStyle w:val="ListParagraph"/>
              <w:rPr>
                <w:sz w:val="22"/>
                <w:szCs w:val="22"/>
              </w:rPr>
            </w:pPr>
          </w:p>
        </w:tc>
        <w:tc>
          <w:tcPr>
            <w:tcW w:w="2278" w:type="dxa"/>
          </w:tcPr>
          <w:p w14:paraId="185A184B" w14:textId="5FEE83B4"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5362A3ED" w14:textId="7F819867" w:rsidR="002066E7" w:rsidRPr="00997D17" w:rsidRDefault="00FE0A4D" w:rsidP="00FE4152">
            <w:pPr>
              <w:pStyle w:val="ListParagraph"/>
              <w:rPr>
                <w:sz w:val="22"/>
                <w:szCs w:val="22"/>
              </w:rPr>
            </w:pPr>
            <w:ins w:id="261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61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A379B29" w14:textId="33E6846D" w:rsidR="002066E7" w:rsidRPr="00997D17" w:rsidRDefault="00FE0A4D" w:rsidP="00FE4152">
            <w:pPr>
              <w:pStyle w:val="ListParagraph"/>
              <w:rPr>
                <w:sz w:val="22"/>
                <w:szCs w:val="22"/>
              </w:rPr>
            </w:pPr>
            <w:ins w:id="261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61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C8AE764" w14:textId="4355A88E" w:rsidR="008C6B60" w:rsidRPr="00997D17" w:rsidRDefault="00FE0A4D" w:rsidP="00F20E47">
            <w:pPr>
              <w:pStyle w:val="ListBullet"/>
              <w:rPr>
                <w:sz w:val="22"/>
                <w:szCs w:val="22"/>
              </w:rPr>
            </w:pPr>
            <w:ins w:id="2619"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62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17B61BF5" w14:textId="7D7FD086" w:rsidR="008C6B60" w:rsidRPr="00997D17" w:rsidRDefault="00034217" w:rsidP="00FE4152">
            <w:pPr>
              <w:pStyle w:val="ListParagraph"/>
              <w:rPr>
                <w:sz w:val="22"/>
                <w:szCs w:val="22"/>
              </w:rPr>
            </w:pPr>
            <w:r w:rsidRPr="00997D17">
              <w:rPr>
                <w:sz w:val="22"/>
                <w:szCs w:val="22"/>
              </w:rPr>
              <w:t>Call 114 and 190. Keep the road clear for ambulances.</w:t>
            </w:r>
          </w:p>
          <w:p w14:paraId="0596A26C" w14:textId="768DD2FB" w:rsidR="008C6B60" w:rsidRPr="00997D17" w:rsidRDefault="00034217" w:rsidP="00FE4152">
            <w:pPr>
              <w:pStyle w:val="ListParagraph"/>
              <w:rPr>
                <w:sz w:val="22"/>
                <w:szCs w:val="22"/>
              </w:rPr>
            </w:pPr>
            <w:r w:rsidRPr="00997D17">
              <w:rPr>
                <w:sz w:val="22"/>
                <w:szCs w:val="22"/>
              </w:rPr>
              <w:t>Open the shelter and register every household. Note who is missing.</w:t>
            </w:r>
          </w:p>
          <w:p w14:paraId="73CA7492" w14:textId="730BE281" w:rsidR="00F20E47" w:rsidRPr="00997D17" w:rsidRDefault="00034217" w:rsidP="00F20E47">
            <w:pPr>
              <w:pStyle w:val="ListBullet"/>
              <w:rPr>
                <w:sz w:val="22"/>
                <w:szCs w:val="22"/>
              </w:rPr>
            </w:pPr>
            <w:r w:rsidRPr="00997D17">
              <w:rPr>
                <w:sz w:val="22"/>
                <w:szCs w:val="22"/>
              </w:rPr>
              <w:t>Health team: injury first, then cholera if the water is dirty.</w:t>
            </w:r>
          </w:p>
          <w:p w14:paraId="0D4EA07D" w14:textId="1C6F83B9"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614AB265" w14:textId="09AAAFD3" w:rsidR="00F20E47" w:rsidRPr="00997D17" w:rsidRDefault="00F20E47" w:rsidP="00F20E47">
            <w:pPr>
              <w:pStyle w:val="ListBullet"/>
              <w:rPr>
                <w:sz w:val="22"/>
                <w:szCs w:val="22"/>
              </w:rPr>
            </w:pPr>
            <w:r w:rsidRPr="00997D17">
              <w:rPr>
                <w:sz w:val="22"/>
                <w:szCs w:val="22"/>
              </w:rPr>
              <w:t>Health team: prepare for injury, and for cholera if water is contaminated.</w:t>
            </w:r>
          </w:p>
          <w:p w14:paraId="12482221" w14:textId="7D1D1F67" w:rsidR="002066E7" w:rsidRPr="00997D17" w:rsidRDefault="002066E7" w:rsidP="00FE4152">
            <w:pPr>
              <w:pStyle w:val="ListParagraph"/>
              <w:rPr>
                <w:sz w:val="22"/>
                <w:szCs w:val="22"/>
              </w:rPr>
            </w:pPr>
          </w:p>
        </w:tc>
        <w:tc>
          <w:tcPr>
            <w:tcW w:w="2279" w:type="dxa"/>
          </w:tcPr>
          <w:p w14:paraId="536D2F8C" w14:textId="7A8C51A4"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2AA6E092" w14:textId="49F7F1D9" w:rsidR="008C6B60" w:rsidRPr="00997D17" w:rsidRDefault="00034217" w:rsidP="00FE4152">
            <w:pPr>
              <w:pStyle w:val="ListParagraph"/>
              <w:rPr>
                <w:sz w:val="22"/>
                <w:szCs w:val="22"/>
                <w:lang w:val="sv-SE"/>
              </w:rPr>
            </w:pPr>
            <w:r w:rsidRPr="00997D17">
              <w:rPr>
                <w:sz w:val="22"/>
                <w:szCs w:val="22"/>
                <w:lang w:val="sv-SE"/>
              </w:rPr>
              <w:t>Piga 114 na 190. Acha barabara wazi kwa magari ya wagonjwa.</w:t>
            </w:r>
          </w:p>
          <w:p w14:paraId="6B7841D1" w14:textId="28EC579A" w:rsidR="008C6B60" w:rsidRPr="00997D17" w:rsidRDefault="00034217" w:rsidP="00FE4152">
            <w:pPr>
              <w:pStyle w:val="ListParagraph"/>
              <w:rPr>
                <w:sz w:val="22"/>
                <w:szCs w:val="22"/>
                <w:lang w:val="sv-SE"/>
              </w:rPr>
            </w:pPr>
            <w:r w:rsidRPr="00997D17">
              <w:rPr>
                <w:sz w:val="22"/>
                <w:szCs w:val="22"/>
                <w:lang w:val="sv-SE"/>
              </w:rPr>
              <w:t>Fungua makazi na sajili kila kaya. Andika aliyepotea.</w:t>
            </w:r>
          </w:p>
          <w:p w14:paraId="5AE2D333" w14:textId="51E9A76F" w:rsidR="00F20E4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p w14:paraId="3C8C6865" w14:textId="718DD1CA" w:rsidR="00F20E47" w:rsidRPr="00997D17" w:rsidRDefault="00F20E47" w:rsidP="00F20E47">
            <w:pPr>
              <w:pStyle w:val="ListBullet"/>
              <w:rPr>
                <w:sz w:val="22"/>
                <w:szCs w:val="22"/>
                <w:lang w:val="sv-SE"/>
              </w:rPr>
            </w:pPr>
            <w:r w:rsidRPr="00997D17">
              <w:rPr>
                <w:sz w:val="22"/>
                <w:szCs w:val="22"/>
                <w:lang w:val="sv-SE"/>
              </w:rPr>
              <w:t>Hesabu kila kaya. Fungua makazi na visajili wafikao.</w:t>
            </w:r>
          </w:p>
          <w:p w14:paraId="30637A61" w14:textId="735AA604"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7452023C" w14:textId="68B6302F" w:rsidR="002066E7" w:rsidRPr="00997D17" w:rsidRDefault="002066E7" w:rsidP="00FE4152">
            <w:pPr>
              <w:pStyle w:val="ListParagraph"/>
              <w:rPr>
                <w:sz w:val="22"/>
                <w:szCs w:val="22"/>
                <w:lang w:val="sv-SE"/>
              </w:rPr>
            </w:pPr>
          </w:p>
        </w:tc>
      </w:tr>
      <w:tr w:rsidR="002066E7" w:rsidRPr="000343A2" w14:paraId="7F09CCEF" w14:textId="77777777" w:rsidTr="002066E7">
        <w:tc>
          <w:tcPr>
            <w:tcW w:w="2278" w:type="dxa"/>
          </w:tcPr>
          <w:p w14:paraId="10C74A57" w14:textId="6CE91435" w:rsidR="002066E7" w:rsidRPr="00997D17" w:rsidRDefault="002066E7" w:rsidP="00FE4152">
            <w:pPr>
              <w:pStyle w:val="ListParagraph"/>
              <w:rPr>
                <w:sz w:val="22"/>
                <w:szCs w:val="22"/>
              </w:rPr>
            </w:pPr>
            <w:r w:rsidRPr="00997D17">
              <w:rPr>
                <w:sz w:val="22"/>
                <w:szCs w:val="22"/>
              </w:rPr>
              <w:lastRenderedPageBreak/>
              <w:t>Mtama District Council</w:t>
            </w:r>
          </w:p>
        </w:tc>
        <w:tc>
          <w:tcPr>
            <w:tcW w:w="2278" w:type="dxa"/>
          </w:tcPr>
          <w:p w14:paraId="487BA84C" w14:textId="44B924D2"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4AF44A65" w14:textId="455953F7" w:rsidR="002066E7" w:rsidRPr="00997D17" w:rsidRDefault="008C6B60" w:rsidP="00FE4152">
            <w:pPr>
              <w:pStyle w:val="ListParagraph"/>
              <w:rPr>
                <w:sz w:val="22"/>
                <w:szCs w:val="22"/>
              </w:rPr>
            </w:pPr>
            <w:r w:rsidRPr="00997D17">
              <w:rPr>
                <w:sz w:val="22"/>
                <w:szCs w:val="22"/>
              </w:rPr>
              <w:t>coastal and river floods, heavy Msimu rain, strong winds, and cholera. A few roads slippery, a few low homes wet, and lightning where storms build.</w:t>
            </w:r>
          </w:p>
        </w:tc>
        <w:tc>
          <w:tcPr>
            <w:tcW w:w="2278" w:type="dxa"/>
          </w:tcPr>
          <w:p w14:paraId="18D6D5EB" w14:textId="330482E8"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9EC163F" w14:textId="40493869" w:rsidR="008C6B60" w:rsidRPr="00997D17" w:rsidRDefault="00034217" w:rsidP="00F20E47">
            <w:pPr>
              <w:pStyle w:val="ListBullet"/>
              <w:rPr>
                <w:sz w:val="22"/>
                <w:szCs w:val="22"/>
              </w:rPr>
            </w:pPr>
            <w:r w:rsidRPr="00997D17">
              <w:rPr>
                <w:sz w:val="22"/>
                <w:szCs w:val="22"/>
              </w:rPr>
              <w:t>Walk the low ground before the rain. Clear drains and culverts.</w:t>
            </w:r>
          </w:p>
          <w:p w14:paraId="258D6E91" w14:textId="5DF4FB44" w:rsidR="008C6B60" w:rsidRPr="00997D17" w:rsidRDefault="00FE0A4D" w:rsidP="00FE4152">
            <w:pPr>
              <w:pStyle w:val="ListParagraph"/>
              <w:rPr>
                <w:sz w:val="22"/>
                <w:szCs w:val="22"/>
              </w:rPr>
            </w:pPr>
            <w:ins w:id="2621"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2622" w:author="Bonephace Kaijage" w:date="2026-10-14T06:18:00Z" w16du:dateUtc="2026-10-14T04:18:00Z">
              <w:r w:rsidR="00034217" w:rsidRPr="00997D17" w:rsidDel="00FE0A4D">
                <w:rPr>
                  <w:sz w:val="22"/>
                  <w:szCs w:val="22"/>
                </w:rPr>
                <w:delText>Households on this ground raise food, documents and the children.</w:delText>
              </w:r>
            </w:del>
          </w:p>
          <w:p w14:paraId="0E435A26" w14:textId="38AE0C56" w:rsidR="008C6B60" w:rsidRPr="00997D17" w:rsidRDefault="00FE0A4D" w:rsidP="00FE4152">
            <w:pPr>
              <w:pStyle w:val="ListParagraph"/>
              <w:rPr>
                <w:sz w:val="22"/>
                <w:szCs w:val="22"/>
              </w:rPr>
            </w:pPr>
            <w:ins w:id="2623"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2624" w:author="Bonephace Kaijage" w:date="2026-10-14T06:14:00Z" w16du:dateUtc="2026-10-14T04:14:00Z">
              <w:r w:rsidR="00034217" w:rsidRPr="00997D17" w:rsidDel="00FE0A4D">
                <w:rPr>
                  <w:sz w:val="22"/>
                  <w:szCs w:val="22"/>
                </w:rPr>
                <w:delText>Save 190 and the ward chair number. Keep a torch and drinking water.</w:delText>
              </w:r>
            </w:del>
          </w:p>
          <w:p w14:paraId="06307A6C" w14:textId="6651E0EB" w:rsidR="00F20E47" w:rsidRPr="00997D17" w:rsidRDefault="00034217" w:rsidP="00F20E47">
            <w:pPr>
              <w:pStyle w:val="ListBullet"/>
              <w:rPr>
                <w:sz w:val="22"/>
                <w:szCs w:val="22"/>
              </w:rPr>
            </w:pPr>
            <w:r w:rsidRPr="00997D17">
              <w:rPr>
                <w:sz w:val="22"/>
                <w:szCs w:val="22"/>
              </w:rPr>
              <w:t>Do not drive or walk through water on the road. Headlights on, slow down.</w:t>
            </w:r>
          </w:p>
          <w:p w14:paraId="6BFA88C7" w14:textId="055E1BB4" w:rsidR="00F20E47" w:rsidRPr="00997D17" w:rsidRDefault="00F20E47" w:rsidP="00F20E47">
            <w:pPr>
              <w:pStyle w:val="ListBullet"/>
              <w:rPr>
                <w:sz w:val="22"/>
                <w:szCs w:val="22"/>
              </w:rPr>
            </w:pPr>
            <w:r w:rsidRPr="00997D17">
              <w:rPr>
                <w:sz w:val="22"/>
                <w:szCs w:val="22"/>
              </w:rPr>
              <w:t>Keep food, drinking water, cash, medicines and a torch. Save 190.</w:t>
            </w:r>
          </w:p>
          <w:p w14:paraId="32B53C87" w14:textId="6DDFD4BE" w:rsidR="00F20E47" w:rsidRPr="00997D17" w:rsidRDefault="00F20E47" w:rsidP="00F20E47">
            <w:pPr>
              <w:pStyle w:val="ListBullet"/>
              <w:rPr>
                <w:sz w:val="22"/>
                <w:szCs w:val="22"/>
              </w:rPr>
            </w:pPr>
            <w:r w:rsidRPr="00997D17">
              <w:rPr>
                <w:sz w:val="22"/>
                <w:szCs w:val="22"/>
              </w:rPr>
              <w:t xml:space="preserve">Drive slowly with headlights on. Do not cross </w:t>
            </w:r>
            <w:r w:rsidRPr="00997D17">
              <w:rPr>
                <w:sz w:val="22"/>
                <w:szCs w:val="22"/>
              </w:rPr>
              <w:lastRenderedPageBreak/>
              <w:t>water flowing on the road.</w:t>
            </w:r>
          </w:p>
          <w:p w14:paraId="04D947F4" w14:textId="065980F7" w:rsidR="002066E7" w:rsidRPr="00997D17" w:rsidRDefault="002066E7" w:rsidP="00FE4152">
            <w:pPr>
              <w:pStyle w:val="ListParagraph"/>
              <w:rPr>
                <w:sz w:val="22"/>
                <w:szCs w:val="22"/>
              </w:rPr>
            </w:pPr>
          </w:p>
        </w:tc>
        <w:tc>
          <w:tcPr>
            <w:tcW w:w="2279" w:type="dxa"/>
          </w:tcPr>
          <w:p w14:paraId="53127349" w14:textId="0A716B7C" w:rsidR="008C6B60" w:rsidRPr="00997D17" w:rsidRDefault="00034217" w:rsidP="00F20E47">
            <w:pPr>
              <w:pStyle w:val="ListBullet"/>
              <w:rPr>
                <w:sz w:val="22"/>
                <w:szCs w:val="22"/>
                <w:lang w:val="sv-SE"/>
              </w:rPr>
            </w:pPr>
            <w:r w:rsidRPr="00997D17">
              <w:rPr>
                <w:sz w:val="22"/>
                <w:szCs w:val="22"/>
                <w:lang w:val="sv-SE"/>
              </w:rPr>
              <w:lastRenderedPageBreak/>
              <w:t>Tembea bondeni kabla ya mvua. Safisha mitaro na makalavati.</w:t>
            </w:r>
          </w:p>
          <w:p w14:paraId="23E9DC62" w14:textId="4802DFE1" w:rsidR="008C6B60" w:rsidRPr="00997D17" w:rsidRDefault="00FE0A4D" w:rsidP="00FE4152">
            <w:pPr>
              <w:pStyle w:val="ListParagraph"/>
              <w:rPr>
                <w:sz w:val="22"/>
                <w:szCs w:val="22"/>
                <w:lang w:val="sv-SE"/>
              </w:rPr>
            </w:pPr>
            <w:ins w:id="2625" w:author="Bonephace Kaijage" w:date="2026-10-14T06:18:00Z" w16du:dateUtc="2026-10-14T04:18:00Z">
              <w:r>
                <w:rPr>
                  <w:sz w:val="22"/>
                  <w:szCs w:val="22"/>
                  <w:lang w:val="sv-SE"/>
                </w:rPr>
                <w:t>Kaya za maeneo yaliyotajwa: wekeni chakula, nyaraka na watoto juu ya sakafu, kwa sababu maji hapa yanaweza kuingia nyumbani bila taarifa.</w:t>
              </w:r>
            </w:ins>
            <w:del w:id="2626" w:author="Bonephace Kaijage" w:date="2026-10-14T06:18:00Z" w16du:dateUtc="2026-10-14T04:18:00Z">
              <w:r w:rsidR="00034217" w:rsidRPr="00997D17" w:rsidDel="00FE0A4D">
                <w:rPr>
                  <w:sz w:val="22"/>
                  <w:szCs w:val="22"/>
                  <w:lang w:val="sv-SE"/>
                </w:rPr>
                <w:delText>Kaya za eneo hili zipandishe chakula, nyaraka na watoto.</w:delText>
              </w:r>
            </w:del>
          </w:p>
          <w:p w14:paraId="06A6D6F0" w14:textId="41B73E3B" w:rsidR="008C6B60" w:rsidRPr="00997D17" w:rsidRDefault="00034217" w:rsidP="00FE4152">
            <w:pPr>
              <w:pStyle w:val="ListParagraph"/>
              <w:rPr>
                <w:sz w:val="22"/>
                <w:szCs w:val="22"/>
                <w:lang w:val="sv-SE"/>
              </w:rPr>
            </w:pPr>
            <w:r w:rsidRPr="00997D17">
              <w:rPr>
                <w:sz w:val="22"/>
                <w:szCs w:val="22"/>
                <w:lang w:val="sv-SE"/>
              </w:rPr>
              <w:t>Hifadhi 190 na namba ya mwenyekiti wa kata. Weka tochi na maji ya kunywa.</w:t>
            </w:r>
          </w:p>
          <w:p w14:paraId="57B0054B" w14:textId="4F59F94A" w:rsidR="00F20E47" w:rsidRPr="00997D17" w:rsidRDefault="00034217" w:rsidP="00F20E47">
            <w:pPr>
              <w:pStyle w:val="ListBullet"/>
              <w:rPr>
                <w:sz w:val="22"/>
                <w:szCs w:val="22"/>
                <w:lang w:val="sv-SE"/>
              </w:rPr>
            </w:pPr>
            <w:r w:rsidRPr="00997D17">
              <w:rPr>
                <w:sz w:val="22"/>
                <w:szCs w:val="22"/>
                <w:lang w:val="sv-SE"/>
              </w:rPr>
              <w:t>Usiendeshe wala kutembea kwenye maji barabarani. Washa taa, punguza mwendo.</w:t>
            </w:r>
          </w:p>
          <w:p w14:paraId="0F5E7750" w14:textId="3613EE03" w:rsidR="00F20E47" w:rsidRPr="00997D17" w:rsidRDefault="00F20E47" w:rsidP="00F20E47">
            <w:pPr>
              <w:pStyle w:val="ListBullet"/>
              <w:rPr>
                <w:sz w:val="22"/>
                <w:szCs w:val="22"/>
                <w:lang w:val="sv-SE"/>
              </w:rPr>
            </w:pPr>
            <w:r w:rsidRPr="00997D17">
              <w:rPr>
                <w:sz w:val="22"/>
                <w:szCs w:val="22"/>
                <w:lang w:val="sv-SE"/>
              </w:rPr>
              <w:t>Weka chakula, maji ya kunywa, fedha, dawa na tochi. Hifadhi 190.</w:t>
            </w:r>
          </w:p>
          <w:p w14:paraId="2567049F" w14:textId="7C28FBFC" w:rsidR="00F20E47" w:rsidRPr="00997D17" w:rsidRDefault="00F20E47" w:rsidP="00F20E47">
            <w:pPr>
              <w:pStyle w:val="ListBullet"/>
              <w:rPr>
                <w:sz w:val="22"/>
                <w:szCs w:val="22"/>
                <w:lang w:val="sv-SE"/>
              </w:rPr>
            </w:pPr>
            <w:r w:rsidRPr="00997D17">
              <w:rPr>
                <w:sz w:val="22"/>
                <w:szCs w:val="22"/>
                <w:lang w:val="sv-SE"/>
              </w:rPr>
              <w:t>Endesha taratibu ukiwasha taa. Usivuke maji yanayotiririka barabarani.</w:t>
            </w:r>
          </w:p>
          <w:p w14:paraId="1EAA1C3B" w14:textId="359EBA8A" w:rsidR="002066E7" w:rsidRPr="00997D17" w:rsidRDefault="002066E7" w:rsidP="00FE4152">
            <w:pPr>
              <w:pStyle w:val="ListParagraph"/>
              <w:rPr>
                <w:sz w:val="22"/>
                <w:szCs w:val="22"/>
                <w:lang w:val="sv-SE"/>
              </w:rPr>
            </w:pPr>
          </w:p>
        </w:tc>
      </w:tr>
      <w:tr w:rsidR="002066E7" w:rsidRPr="00997D17" w14:paraId="3EAEACE9" w14:textId="77777777" w:rsidTr="002066E7">
        <w:tc>
          <w:tcPr>
            <w:tcW w:w="2278" w:type="dxa"/>
          </w:tcPr>
          <w:p w14:paraId="3607F44C" w14:textId="77777777" w:rsidR="002066E7" w:rsidRPr="00997D17" w:rsidRDefault="002066E7" w:rsidP="00FE4152">
            <w:pPr>
              <w:pStyle w:val="ListParagraph"/>
              <w:rPr>
                <w:sz w:val="22"/>
                <w:szCs w:val="22"/>
                <w:lang w:val="sv-SE"/>
              </w:rPr>
            </w:pPr>
          </w:p>
        </w:tc>
        <w:tc>
          <w:tcPr>
            <w:tcW w:w="2278" w:type="dxa"/>
          </w:tcPr>
          <w:p w14:paraId="6A33CAAB" w14:textId="64FC9280"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FF2F1C3" w14:textId="1AC2AE70" w:rsidR="002066E7" w:rsidRPr="00997D17" w:rsidRDefault="008C6B60" w:rsidP="00FE4152">
            <w:pPr>
              <w:pStyle w:val="ListParagraph"/>
              <w:rPr>
                <w:sz w:val="22"/>
                <w:szCs w:val="22"/>
              </w:rPr>
            </w:pPr>
            <w:r w:rsidRPr="00997D17">
              <w:rPr>
                <w:sz w:val="22"/>
                <w:szCs w:val="22"/>
              </w:rPr>
              <w:t>coastal and river floods, heavy Msimu rain, strong winds, and cholera. Roads, water points or houses at the named sites are now affected. Some journeys and classes are disrupted.</w:t>
            </w:r>
          </w:p>
        </w:tc>
        <w:tc>
          <w:tcPr>
            <w:tcW w:w="2278" w:type="dxa"/>
          </w:tcPr>
          <w:p w14:paraId="0631B869" w14:textId="68AC36F3"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9E9C1A5" w14:textId="0216BA55" w:rsidR="008C6B60" w:rsidRPr="00997D17" w:rsidRDefault="00034217" w:rsidP="00F20E47">
            <w:pPr>
              <w:pStyle w:val="ListBullet"/>
              <w:rPr>
                <w:sz w:val="22"/>
                <w:szCs w:val="22"/>
              </w:rPr>
            </w:pPr>
            <w:r w:rsidRPr="00997D17">
              <w:rPr>
                <w:sz w:val="22"/>
                <w:szCs w:val="22"/>
              </w:rPr>
              <w:t>Move households off the low ground to the ward assembly point.</w:t>
            </w:r>
          </w:p>
          <w:p w14:paraId="49F8B42D" w14:textId="696782A6" w:rsidR="008C6B60" w:rsidRPr="00997D17" w:rsidRDefault="00034217" w:rsidP="00FE4152">
            <w:pPr>
              <w:pStyle w:val="ListParagraph"/>
              <w:rPr>
                <w:sz w:val="22"/>
                <w:szCs w:val="22"/>
              </w:rPr>
            </w:pPr>
            <w:r w:rsidRPr="00997D17">
              <w:rPr>
                <w:sz w:val="22"/>
                <w:szCs w:val="22"/>
              </w:rPr>
              <w:t>Close and mark the flooded road or bridge. Divert traffic.</w:t>
            </w:r>
          </w:p>
          <w:p w14:paraId="58A35B52" w14:textId="564A07AF" w:rsidR="008C6B60" w:rsidRPr="00997D17" w:rsidRDefault="00FE0A4D" w:rsidP="00FE4152">
            <w:pPr>
              <w:pStyle w:val="ListParagraph"/>
              <w:rPr>
                <w:sz w:val="22"/>
                <w:szCs w:val="22"/>
              </w:rPr>
            </w:pPr>
            <w:ins w:id="2627" w:author="Bonephace Kaijage" w:date="2026-10-14T06:11:00Z" w16du:dateUtc="2026-10-14T04:11:00Z">
              <w:r>
                <w:rPr>
                  <w:sz w:val="22"/>
                  <w:szCs w:val="22"/>
                </w:rPr>
                <w:t>Check that school children, older people and anyone with a disability are accounted for before dark, so that no one is searched for in the night.</w:t>
              </w:r>
            </w:ins>
            <w:del w:id="2628" w:author="Bonephace Kaijage" w:date="2026-10-14T06:11:00Z" w16du:dateUtc="2026-10-14T04:11:00Z">
              <w:r w:rsidR="00034217" w:rsidRPr="00997D17" w:rsidDel="00FE0A4D">
                <w:rPr>
                  <w:sz w:val="22"/>
                  <w:szCs w:val="22"/>
                </w:rPr>
                <w:delText>Account for school children and older people before dark.</w:delText>
              </w:r>
            </w:del>
          </w:p>
          <w:p w14:paraId="7C41F58A" w14:textId="376E5E26" w:rsidR="00F20E47" w:rsidRPr="00997D17" w:rsidRDefault="00FE0A4D" w:rsidP="00F20E47">
            <w:pPr>
              <w:pStyle w:val="ListBullet"/>
              <w:rPr>
                <w:sz w:val="22"/>
                <w:szCs w:val="22"/>
              </w:rPr>
            </w:pPr>
            <w:ins w:id="2629" w:author="Bonephace Kaijage" w:date="2026-10-14T06:14:00Z" w16du:dateUtc="2026-10-14T04:14:00Z">
              <w:r>
                <w:rPr>
                  <w:sz w:val="22"/>
                  <w:szCs w:val="22"/>
                </w:rPr>
                <w:t>Boil or treat drinking water, because floods carry waste into wells; tell the clinic early if anyone has diarrhoea.</w:t>
              </w:r>
            </w:ins>
            <w:del w:id="2630" w:author="Bonephace Kaijage" w:date="2026-10-14T06:14:00Z" w16du:dateUtc="2026-10-14T04:14:00Z">
              <w:r w:rsidR="00034217" w:rsidRPr="00997D17" w:rsidDel="00FE0A4D">
                <w:rPr>
                  <w:sz w:val="22"/>
                  <w:szCs w:val="22"/>
                </w:rPr>
                <w:delText>Boil drinking water. The clinic watches for diarrhoea.</w:delText>
              </w:r>
            </w:del>
          </w:p>
          <w:p w14:paraId="00F15DB8" w14:textId="46A517A3" w:rsidR="00F20E47" w:rsidRPr="00997D17" w:rsidRDefault="00F20E47" w:rsidP="00F20E47">
            <w:pPr>
              <w:pStyle w:val="ListBullet"/>
              <w:rPr>
                <w:sz w:val="22"/>
                <w:szCs w:val="22"/>
              </w:rPr>
            </w:pPr>
            <w:r w:rsidRPr="00997D17">
              <w:rPr>
                <w:sz w:val="22"/>
                <w:szCs w:val="22"/>
              </w:rPr>
              <w:t>Account for children, older people and persons with disability.</w:t>
            </w:r>
          </w:p>
          <w:p w14:paraId="02731397" w14:textId="13C32AED" w:rsidR="00F20E47" w:rsidRPr="00997D17" w:rsidRDefault="00F20E47" w:rsidP="00F20E47">
            <w:pPr>
              <w:pStyle w:val="ListBullet"/>
              <w:rPr>
                <w:sz w:val="22"/>
                <w:szCs w:val="22"/>
              </w:rPr>
            </w:pPr>
            <w:r w:rsidRPr="00997D17">
              <w:rPr>
                <w:sz w:val="22"/>
                <w:szCs w:val="22"/>
              </w:rPr>
              <w:t>If the water source is affected, boil or treat drinking water.</w:t>
            </w:r>
          </w:p>
          <w:p w14:paraId="3C7C3D35" w14:textId="4688A01B" w:rsidR="002066E7" w:rsidRPr="00997D17" w:rsidRDefault="002066E7" w:rsidP="00FE4152">
            <w:pPr>
              <w:pStyle w:val="ListParagraph"/>
              <w:rPr>
                <w:sz w:val="22"/>
                <w:szCs w:val="22"/>
              </w:rPr>
            </w:pPr>
          </w:p>
        </w:tc>
        <w:tc>
          <w:tcPr>
            <w:tcW w:w="2279" w:type="dxa"/>
          </w:tcPr>
          <w:p w14:paraId="6DAD8090" w14:textId="7FA1A9FD" w:rsidR="008C6B60" w:rsidRPr="00997D17" w:rsidRDefault="00034217" w:rsidP="00F20E47">
            <w:pPr>
              <w:pStyle w:val="ListBullet"/>
              <w:rPr>
                <w:sz w:val="22"/>
                <w:szCs w:val="22"/>
                <w:lang w:val="sv-SE"/>
              </w:rPr>
            </w:pPr>
            <w:r w:rsidRPr="00997D17">
              <w:rPr>
                <w:sz w:val="22"/>
                <w:szCs w:val="22"/>
                <w:lang w:val="sv-SE"/>
              </w:rPr>
              <w:lastRenderedPageBreak/>
              <w:t>Hamisha kaya kutoka bondeni kwenda kituo cha kata.</w:t>
            </w:r>
          </w:p>
          <w:p w14:paraId="4B4B35C1" w14:textId="2EDFC13C" w:rsidR="008C6B60" w:rsidRPr="00997D17" w:rsidRDefault="00034217" w:rsidP="00FE4152">
            <w:pPr>
              <w:pStyle w:val="ListParagraph"/>
              <w:rPr>
                <w:sz w:val="22"/>
                <w:szCs w:val="22"/>
                <w:lang w:val="sv-SE"/>
              </w:rPr>
            </w:pPr>
            <w:r w:rsidRPr="00997D17">
              <w:rPr>
                <w:sz w:val="22"/>
                <w:szCs w:val="22"/>
                <w:lang w:val="sv-SE"/>
              </w:rPr>
              <w:t>Funga na weka alama barabara au daraja. Elekeza magari.</w:t>
            </w:r>
          </w:p>
          <w:p w14:paraId="5CA6E65A" w14:textId="6611D2AD" w:rsidR="008C6B60" w:rsidRPr="00997D17" w:rsidRDefault="00FE0A4D" w:rsidP="00FE4152">
            <w:pPr>
              <w:pStyle w:val="ListParagraph"/>
              <w:rPr>
                <w:sz w:val="22"/>
                <w:szCs w:val="22"/>
                <w:lang w:val="sv-SE"/>
              </w:rPr>
            </w:pPr>
            <w:ins w:id="2631" w:author="Bonephace Kaijage" w:date="2026-10-14T06:11:00Z" w16du:dateUtc="2026-10-14T04:11:00Z">
              <w:r>
                <w:rPr>
                  <w:sz w:val="22"/>
                  <w:szCs w:val="22"/>
                  <w:lang w:val="sv-SE"/>
                </w:rPr>
                <w:t>Hakikisheni watoto wa shule, wazee na watu wenye ulemavu wote wamepatikana kabla ya giza, ili asitafutwe mtu usiku.</w:t>
              </w:r>
            </w:ins>
            <w:del w:id="2632" w:author="Bonephace Kaijage" w:date="2026-10-14T06:11:00Z" w16du:dateUtc="2026-10-14T04:11:00Z">
              <w:r w:rsidR="00034217" w:rsidRPr="00997D17" w:rsidDel="00FE0A4D">
                <w:rPr>
                  <w:sz w:val="22"/>
                  <w:szCs w:val="22"/>
                  <w:lang w:val="sv-SE"/>
                </w:rPr>
                <w:delText>Hakiki watoto wa shule na wazee kabla ya giza.</w:delText>
              </w:r>
            </w:del>
          </w:p>
          <w:p w14:paraId="767B406F" w14:textId="741BFE6E" w:rsidR="00F20E47" w:rsidRPr="00997D17" w:rsidRDefault="00034217" w:rsidP="00F20E47">
            <w:pPr>
              <w:pStyle w:val="ListBullet"/>
              <w:rPr>
                <w:sz w:val="22"/>
                <w:szCs w:val="22"/>
                <w:lang w:val="sv-SE"/>
              </w:rPr>
            </w:pPr>
            <w:r w:rsidRPr="00997D17">
              <w:rPr>
                <w:sz w:val="22"/>
                <w:szCs w:val="22"/>
                <w:lang w:val="sv-SE"/>
              </w:rPr>
              <w:t>Chemsha maji ya kunywa. Kliniki iangalie kuhara.</w:t>
            </w:r>
          </w:p>
          <w:p w14:paraId="1C025451" w14:textId="4BB45DA3" w:rsidR="00F20E47" w:rsidRPr="00997D17" w:rsidRDefault="00FE0A4D" w:rsidP="00F20E47">
            <w:pPr>
              <w:pStyle w:val="ListBullet"/>
              <w:rPr>
                <w:sz w:val="22"/>
                <w:szCs w:val="22"/>
              </w:rPr>
            </w:pPr>
            <w:ins w:id="2633" w:author="Bonephace Kaijage" w:date="2026-10-14T06:15:00Z" w16du:dateUtc="2026-10-14T04:15:00Z">
              <w:r>
                <w:rPr>
                  <w:sz w:val="22"/>
                  <w:szCs w:val="22"/>
                </w:rPr>
                <w:t>Hakikisheni watoto, wazee na watu wenye ulemavu wote wako salama na wana mtu wa kuwasaidia.</w:t>
              </w:r>
            </w:ins>
            <w:del w:id="2634" w:author="Bonephace Kaijage" w:date="2026-10-14T06:15:00Z" w16du:dateUtc="2026-10-14T04:15:00Z">
              <w:r w:rsidR="00F20E47" w:rsidRPr="00997D17" w:rsidDel="00FE0A4D">
                <w:rPr>
                  <w:sz w:val="22"/>
                  <w:szCs w:val="22"/>
                </w:rPr>
                <w:delText>Hakiki watoto, wazee na watu wenye ulemavu.</w:delText>
              </w:r>
            </w:del>
          </w:p>
          <w:p w14:paraId="6D42F87D" w14:textId="3D43BB56" w:rsidR="00F20E47" w:rsidRPr="00997D17" w:rsidRDefault="00F20E47" w:rsidP="00F20E47">
            <w:pPr>
              <w:pStyle w:val="ListBullet"/>
              <w:rPr>
                <w:sz w:val="22"/>
                <w:szCs w:val="22"/>
              </w:rPr>
            </w:pPr>
            <w:r w:rsidRPr="00997D17">
              <w:rPr>
                <w:sz w:val="22"/>
                <w:szCs w:val="22"/>
              </w:rPr>
              <w:t>Chanzo cha maji kikiathirika, chemsha au tibu maji ya kunywa.</w:t>
            </w:r>
          </w:p>
          <w:p w14:paraId="0544E26A" w14:textId="73CF281E" w:rsidR="002066E7" w:rsidRPr="00997D17" w:rsidRDefault="002066E7" w:rsidP="00FE4152">
            <w:pPr>
              <w:pStyle w:val="ListParagraph"/>
              <w:rPr>
                <w:sz w:val="22"/>
                <w:szCs w:val="22"/>
              </w:rPr>
            </w:pPr>
          </w:p>
        </w:tc>
      </w:tr>
      <w:tr w:rsidR="002066E7" w:rsidRPr="000343A2" w14:paraId="3B10AF3B" w14:textId="77777777" w:rsidTr="002066E7">
        <w:tc>
          <w:tcPr>
            <w:tcW w:w="2278" w:type="dxa"/>
          </w:tcPr>
          <w:p w14:paraId="4E2C4D85" w14:textId="77777777" w:rsidR="002066E7" w:rsidRPr="00997D17" w:rsidRDefault="002066E7" w:rsidP="00FE4152">
            <w:pPr>
              <w:pStyle w:val="ListParagraph"/>
              <w:rPr>
                <w:sz w:val="22"/>
                <w:szCs w:val="22"/>
              </w:rPr>
            </w:pPr>
          </w:p>
        </w:tc>
        <w:tc>
          <w:tcPr>
            <w:tcW w:w="2278" w:type="dxa"/>
          </w:tcPr>
          <w:p w14:paraId="14A6D038" w14:textId="5D66214A"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5E8EB335" w14:textId="611BD75D" w:rsidR="002066E7" w:rsidRPr="00997D17" w:rsidRDefault="00FE0A4D" w:rsidP="00FE4152">
            <w:pPr>
              <w:pStyle w:val="ListParagraph"/>
              <w:rPr>
                <w:sz w:val="22"/>
                <w:szCs w:val="22"/>
              </w:rPr>
            </w:pPr>
            <w:ins w:id="263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63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37DE14E" w14:textId="568C430E" w:rsidR="002066E7" w:rsidRPr="00997D17" w:rsidRDefault="00FE0A4D" w:rsidP="00FE4152">
            <w:pPr>
              <w:pStyle w:val="ListParagraph"/>
              <w:rPr>
                <w:sz w:val="22"/>
                <w:szCs w:val="22"/>
              </w:rPr>
            </w:pPr>
            <w:ins w:id="263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63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651E220" w14:textId="790E5F26" w:rsidR="008C6B60" w:rsidRPr="00997D17" w:rsidRDefault="00FE0A4D" w:rsidP="00F20E47">
            <w:pPr>
              <w:pStyle w:val="ListBullet"/>
              <w:rPr>
                <w:sz w:val="22"/>
                <w:szCs w:val="22"/>
              </w:rPr>
            </w:pPr>
            <w:ins w:id="2639"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64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795A90AE" w14:textId="50B9FE27" w:rsidR="008C6B60" w:rsidRPr="00997D17" w:rsidRDefault="00034217" w:rsidP="00FE4152">
            <w:pPr>
              <w:pStyle w:val="ListParagraph"/>
              <w:rPr>
                <w:sz w:val="22"/>
                <w:szCs w:val="22"/>
              </w:rPr>
            </w:pPr>
            <w:r w:rsidRPr="00997D17">
              <w:rPr>
                <w:sz w:val="22"/>
                <w:szCs w:val="22"/>
              </w:rPr>
              <w:t>Call 114 and 190. Keep the road clear for ambulances.</w:t>
            </w:r>
          </w:p>
          <w:p w14:paraId="59CAE868" w14:textId="6E6D1864" w:rsidR="008C6B60" w:rsidRPr="00997D17" w:rsidRDefault="00034217" w:rsidP="00FE4152">
            <w:pPr>
              <w:pStyle w:val="ListParagraph"/>
              <w:rPr>
                <w:sz w:val="22"/>
                <w:szCs w:val="22"/>
              </w:rPr>
            </w:pPr>
            <w:r w:rsidRPr="00997D17">
              <w:rPr>
                <w:sz w:val="22"/>
                <w:szCs w:val="22"/>
              </w:rPr>
              <w:t>Open the shelter and register every household. Note who is missing.</w:t>
            </w:r>
          </w:p>
          <w:p w14:paraId="7B785308" w14:textId="427552C2" w:rsidR="00F20E47" w:rsidRPr="00997D17" w:rsidRDefault="00034217" w:rsidP="00F20E47">
            <w:pPr>
              <w:pStyle w:val="ListBullet"/>
              <w:rPr>
                <w:sz w:val="22"/>
                <w:szCs w:val="22"/>
              </w:rPr>
            </w:pPr>
            <w:r w:rsidRPr="00997D17">
              <w:rPr>
                <w:sz w:val="22"/>
                <w:szCs w:val="22"/>
              </w:rPr>
              <w:t>Health team: injury first, then cholera if the water is dirty.</w:t>
            </w:r>
          </w:p>
          <w:p w14:paraId="3D8BE181" w14:textId="3A56E855"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4D02E41F" w14:textId="02F65CFF" w:rsidR="00F20E47" w:rsidRPr="00997D17" w:rsidRDefault="00F20E47" w:rsidP="00F20E47">
            <w:pPr>
              <w:pStyle w:val="ListBullet"/>
              <w:rPr>
                <w:sz w:val="22"/>
                <w:szCs w:val="22"/>
              </w:rPr>
            </w:pPr>
            <w:r w:rsidRPr="00997D17">
              <w:rPr>
                <w:sz w:val="22"/>
                <w:szCs w:val="22"/>
              </w:rPr>
              <w:t>Health team: prepare for injury, and for cholera if water is contaminated.</w:t>
            </w:r>
          </w:p>
          <w:p w14:paraId="2F393A24" w14:textId="331BCFE2" w:rsidR="002066E7" w:rsidRPr="00997D17" w:rsidRDefault="002066E7" w:rsidP="00FE4152">
            <w:pPr>
              <w:pStyle w:val="ListParagraph"/>
              <w:rPr>
                <w:sz w:val="22"/>
                <w:szCs w:val="22"/>
              </w:rPr>
            </w:pPr>
          </w:p>
        </w:tc>
        <w:tc>
          <w:tcPr>
            <w:tcW w:w="2279" w:type="dxa"/>
          </w:tcPr>
          <w:p w14:paraId="6388A3E6" w14:textId="293D130B"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299D2691" w14:textId="3885B11A" w:rsidR="008C6B60" w:rsidRPr="00997D17" w:rsidRDefault="00034217" w:rsidP="00FE4152">
            <w:pPr>
              <w:pStyle w:val="ListParagraph"/>
              <w:rPr>
                <w:sz w:val="22"/>
                <w:szCs w:val="22"/>
                <w:lang w:val="sv-SE"/>
              </w:rPr>
            </w:pPr>
            <w:r w:rsidRPr="00997D17">
              <w:rPr>
                <w:sz w:val="22"/>
                <w:szCs w:val="22"/>
                <w:lang w:val="sv-SE"/>
              </w:rPr>
              <w:t>Piga 114 na 190. Acha barabara wazi kwa magari ya wagonjwa.</w:t>
            </w:r>
          </w:p>
          <w:p w14:paraId="201421ED" w14:textId="0C2FAC1B" w:rsidR="008C6B60" w:rsidRPr="00997D17" w:rsidRDefault="00034217" w:rsidP="00FE4152">
            <w:pPr>
              <w:pStyle w:val="ListParagraph"/>
              <w:rPr>
                <w:sz w:val="22"/>
                <w:szCs w:val="22"/>
                <w:lang w:val="sv-SE"/>
              </w:rPr>
            </w:pPr>
            <w:r w:rsidRPr="00997D17">
              <w:rPr>
                <w:sz w:val="22"/>
                <w:szCs w:val="22"/>
                <w:lang w:val="sv-SE"/>
              </w:rPr>
              <w:t>Fungua makazi na sajili kila kaya. Andika aliyepotea.</w:t>
            </w:r>
          </w:p>
          <w:p w14:paraId="29457829" w14:textId="04A928EB" w:rsidR="00F20E4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p w14:paraId="79C4548A" w14:textId="7BEC1B41" w:rsidR="00F20E47" w:rsidRPr="00997D17" w:rsidRDefault="00F20E47" w:rsidP="00F20E47">
            <w:pPr>
              <w:pStyle w:val="ListBullet"/>
              <w:rPr>
                <w:sz w:val="22"/>
                <w:szCs w:val="22"/>
                <w:lang w:val="sv-SE"/>
              </w:rPr>
            </w:pPr>
            <w:r w:rsidRPr="00997D17">
              <w:rPr>
                <w:sz w:val="22"/>
                <w:szCs w:val="22"/>
                <w:lang w:val="sv-SE"/>
              </w:rPr>
              <w:t>Hesabu kila kaya. Fungua makazi na visajili wafikao.</w:t>
            </w:r>
          </w:p>
          <w:p w14:paraId="12E70A06" w14:textId="44783297"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41783186" w14:textId="2BDE86D3" w:rsidR="002066E7" w:rsidRPr="00997D17" w:rsidRDefault="002066E7" w:rsidP="00FE4152">
            <w:pPr>
              <w:pStyle w:val="ListParagraph"/>
              <w:rPr>
                <w:sz w:val="22"/>
                <w:szCs w:val="22"/>
                <w:lang w:val="sv-SE"/>
              </w:rPr>
            </w:pPr>
          </w:p>
        </w:tc>
      </w:tr>
      <w:tr w:rsidR="002066E7" w:rsidRPr="000343A2" w14:paraId="55A2DE6D" w14:textId="77777777" w:rsidTr="002066E7">
        <w:tc>
          <w:tcPr>
            <w:tcW w:w="2278" w:type="dxa"/>
          </w:tcPr>
          <w:p w14:paraId="0A1F4434" w14:textId="6C0943D8" w:rsidR="002066E7" w:rsidRPr="00997D17" w:rsidRDefault="002066E7" w:rsidP="00FE4152">
            <w:pPr>
              <w:pStyle w:val="ListParagraph"/>
              <w:rPr>
                <w:sz w:val="22"/>
                <w:szCs w:val="22"/>
              </w:rPr>
            </w:pPr>
            <w:r w:rsidRPr="00997D17">
              <w:rPr>
                <w:sz w:val="22"/>
                <w:szCs w:val="22"/>
              </w:rPr>
              <w:t>Nachingwea District Council</w:t>
            </w:r>
          </w:p>
        </w:tc>
        <w:tc>
          <w:tcPr>
            <w:tcW w:w="2278" w:type="dxa"/>
          </w:tcPr>
          <w:p w14:paraId="6C88233A" w14:textId="3A7C9E72"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DBC6BF2" w14:textId="155F88B4" w:rsidR="002066E7" w:rsidRPr="00997D17" w:rsidRDefault="008C6B60" w:rsidP="00FE4152">
            <w:pPr>
              <w:pStyle w:val="ListParagraph"/>
              <w:rPr>
                <w:sz w:val="22"/>
                <w:szCs w:val="22"/>
              </w:rPr>
            </w:pPr>
            <w:r w:rsidRPr="00997D17">
              <w:rPr>
                <w:sz w:val="22"/>
                <w:szCs w:val="22"/>
              </w:rPr>
              <w:t>drought in the dry months, wet-season floods, wildfire, and strong winds. A few roads slippery, a few low homes wet, and lightning where storms build.</w:t>
            </w:r>
          </w:p>
        </w:tc>
        <w:tc>
          <w:tcPr>
            <w:tcW w:w="2278" w:type="dxa"/>
          </w:tcPr>
          <w:p w14:paraId="0085F0C5" w14:textId="27942BC4"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4601DCEF" w14:textId="7C507900" w:rsidR="008C6B60" w:rsidRPr="00997D17" w:rsidRDefault="00034217" w:rsidP="00F20E47">
            <w:pPr>
              <w:pStyle w:val="ListBullet"/>
              <w:rPr>
                <w:sz w:val="22"/>
                <w:szCs w:val="22"/>
              </w:rPr>
            </w:pPr>
            <w:r w:rsidRPr="00997D17">
              <w:rPr>
                <w:sz w:val="22"/>
                <w:szCs w:val="22"/>
              </w:rPr>
              <w:t>Walk the low ground before the rain. Clear drains and culverts.</w:t>
            </w:r>
          </w:p>
          <w:p w14:paraId="2D9064D9" w14:textId="70520E19" w:rsidR="008C6B60" w:rsidRPr="00997D17" w:rsidRDefault="00FE0A4D" w:rsidP="00FE4152">
            <w:pPr>
              <w:pStyle w:val="ListParagraph"/>
              <w:rPr>
                <w:sz w:val="22"/>
                <w:szCs w:val="22"/>
              </w:rPr>
            </w:pPr>
            <w:ins w:id="2641"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2642" w:author="Bonephace Kaijage" w:date="2026-10-14T06:18:00Z" w16du:dateUtc="2026-10-14T04:18:00Z">
              <w:r w:rsidR="00034217" w:rsidRPr="00997D17" w:rsidDel="00FE0A4D">
                <w:rPr>
                  <w:sz w:val="22"/>
                  <w:szCs w:val="22"/>
                </w:rPr>
                <w:delText>Households on this ground raise food, documents and the children.</w:delText>
              </w:r>
            </w:del>
          </w:p>
          <w:p w14:paraId="316991EF" w14:textId="537DE507" w:rsidR="008C6B60" w:rsidRPr="00997D17" w:rsidRDefault="00FE0A4D" w:rsidP="00FE4152">
            <w:pPr>
              <w:pStyle w:val="ListParagraph"/>
              <w:rPr>
                <w:sz w:val="22"/>
                <w:szCs w:val="22"/>
              </w:rPr>
            </w:pPr>
            <w:ins w:id="2643"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2644" w:author="Bonephace Kaijage" w:date="2026-10-14T06:14:00Z" w16du:dateUtc="2026-10-14T04:14:00Z">
              <w:r w:rsidR="00034217" w:rsidRPr="00997D17" w:rsidDel="00FE0A4D">
                <w:rPr>
                  <w:sz w:val="22"/>
                  <w:szCs w:val="22"/>
                </w:rPr>
                <w:delText>Save 190 and the ward chair number. Keep a torch and drinking water.</w:delText>
              </w:r>
            </w:del>
          </w:p>
          <w:p w14:paraId="0854EFDC" w14:textId="242A7510" w:rsidR="00F20E47" w:rsidRPr="00997D17" w:rsidRDefault="00034217" w:rsidP="00F20E47">
            <w:pPr>
              <w:pStyle w:val="ListBullet"/>
              <w:rPr>
                <w:sz w:val="22"/>
                <w:szCs w:val="22"/>
              </w:rPr>
            </w:pPr>
            <w:r w:rsidRPr="00997D17">
              <w:rPr>
                <w:sz w:val="22"/>
                <w:szCs w:val="22"/>
              </w:rPr>
              <w:t>Do not drive or walk through water on the road. Headlights on, slow down.</w:t>
            </w:r>
          </w:p>
          <w:p w14:paraId="53CD2E7E" w14:textId="017D6B8C" w:rsidR="00F20E47" w:rsidRPr="00997D17" w:rsidRDefault="00F20E47" w:rsidP="00F20E47">
            <w:pPr>
              <w:pStyle w:val="ListBullet"/>
              <w:rPr>
                <w:sz w:val="22"/>
                <w:szCs w:val="22"/>
              </w:rPr>
            </w:pPr>
            <w:r w:rsidRPr="00997D17">
              <w:rPr>
                <w:sz w:val="22"/>
                <w:szCs w:val="22"/>
              </w:rPr>
              <w:t>Keep food, drinking water, cash, medicines and a torch. Save 190.</w:t>
            </w:r>
          </w:p>
          <w:p w14:paraId="0F0F2901" w14:textId="53A4C6B5" w:rsidR="00F20E47" w:rsidRPr="00997D17" w:rsidRDefault="00F20E47" w:rsidP="00F20E47">
            <w:pPr>
              <w:pStyle w:val="ListBullet"/>
              <w:rPr>
                <w:sz w:val="22"/>
                <w:szCs w:val="22"/>
              </w:rPr>
            </w:pPr>
            <w:r w:rsidRPr="00997D17">
              <w:rPr>
                <w:sz w:val="22"/>
                <w:szCs w:val="22"/>
              </w:rPr>
              <w:t xml:space="preserve">Drive slowly with headlights on. Do not cross </w:t>
            </w:r>
            <w:r w:rsidRPr="00997D17">
              <w:rPr>
                <w:sz w:val="22"/>
                <w:szCs w:val="22"/>
              </w:rPr>
              <w:lastRenderedPageBreak/>
              <w:t>water flowing on the road.</w:t>
            </w:r>
          </w:p>
          <w:p w14:paraId="2D725E7B" w14:textId="4393902F" w:rsidR="002066E7" w:rsidRPr="00997D17" w:rsidRDefault="002066E7" w:rsidP="00FE4152">
            <w:pPr>
              <w:pStyle w:val="ListParagraph"/>
              <w:rPr>
                <w:sz w:val="22"/>
                <w:szCs w:val="22"/>
              </w:rPr>
            </w:pPr>
          </w:p>
        </w:tc>
        <w:tc>
          <w:tcPr>
            <w:tcW w:w="2279" w:type="dxa"/>
          </w:tcPr>
          <w:p w14:paraId="1468CBA8" w14:textId="39D50E75" w:rsidR="008C6B60" w:rsidRPr="00997D17" w:rsidRDefault="00034217" w:rsidP="00F20E47">
            <w:pPr>
              <w:pStyle w:val="ListBullet"/>
              <w:rPr>
                <w:sz w:val="22"/>
                <w:szCs w:val="22"/>
                <w:lang w:val="sv-SE"/>
              </w:rPr>
            </w:pPr>
            <w:r w:rsidRPr="00997D17">
              <w:rPr>
                <w:sz w:val="22"/>
                <w:szCs w:val="22"/>
                <w:lang w:val="sv-SE"/>
              </w:rPr>
              <w:lastRenderedPageBreak/>
              <w:t>Tembea bondeni kabla ya mvua. Safisha mitaro na makalavati.</w:t>
            </w:r>
          </w:p>
          <w:p w14:paraId="719680E5" w14:textId="1F0E7419" w:rsidR="008C6B60" w:rsidRPr="00997D17" w:rsidRDefault="00FE0A4D" w:rsidP="00FE4152">
            <w:pPr>
              <w:pStyle w:val="ListParagraph"/>
              <w:rPr>
                <w:sz w:val="22"/>
                <w:szCs w:val="22"/>
                <w:lang w:val="sv-SE"/>
              </w:rPr>
            </w:pPr>
            <w:ins w:id="2645" w:author="Bonephace Kaijage" w:date="2026-10-14T06:18:00Z" w16du:dateUtc="2026-10-14T04:18:00Z">
              <w:r>
                <w:rPr>
                  <w:sz w:val="22"/>
                  <w:szCs w:val="22"/>
                  <w:lang w:val="sv-SE"/>
                </w:rPr>
                <w:t>Kaya za maeneo yaliyotajwa: wekeni chakula, nyaraka na watoto juu ya sakafu, kwa sababu maji hapa yanaweza kuingia nyumbani bila taarifa.</w:t>
              </w:r>
            </w:ins>
            <w:del w:id="2646" w:author="Bonephace Kaijage" w:date="2026-10-14T06:18:00Z" w16du:dateUtc="2026-10-14T04:18:00Z">
              <w:r w:rsidR="00034217" w:rsidRPr="00997D17" w:rsidDel="00FE0A4D">
                <w:rPr>
                  <w:sz w:val="22"/>
                  <w:szCs w:val="22"/>
                  <w:lang w:val="sv-SE"/>
                </w:rPr>
                <w:delText>Kaya za eneo hili zipandishe chakula, nyaraka na watoto.</w:delText>
              </w:r>
            </w:del>
          </w:p>
          <w:p w14:paraId="4A4540BC" w14:textId="3BA1429C" w:rsidR="008C6B60" w:rsidRPr="00997D17" w:rsidRDefault="00034217" w:rsidP="00FE4152">
            <w:pPr>
              <w:pStyle w:val="ListParagraph"/>
              <w:rPr>
                <w:sz w:val="22"/>
                <w:szCs w:val="22"/>
                <w:lang w:val="sv-SE"/>
              </w:rPr>
            </w:pPr>
            <w:r w:rsidRPr="00997D17">
              <w:rPr>
                <w:sz w:val="22"/>
                <w:szCs w:val="22"/>
                <w:lang w:val="sv-SE"/>
              </w:rPr>
              <w:t>Hifadhi 190 na namba ya mwenyekiti wa kata. Weka tochi na maji ya kunywa.</w:t>
            </w:r>
          </w:p>
          <w:p w14:paraId="24A9AAE1" w14:textId="74480240" w:rsidR="00F20E47" w:rsidRPr="00997D17" w:rsidRDefault="00034217" w:rsidP="00F20E47">
            <w:pPr>
              <w:pStyle w:val="ListBullet"/>
              <w:rPr>
                <w:sz w:val="22"/>
                <w:szCs w:val="22"/>
                <w:lang w:val="sv-SE"/>
              </w:rPr>
            </w:pPr>
            <w:r w:rsidRPr="00997D17">
              <w:rPr>
                <w:sz w:val="22"/>
                <w:szCs w:val="22"/>
                <w:lang w:val="sv-SE"/>
              </w:rPr>
              <w:t>Usiendeshe wala kutembea kwenye maji barabarani. Washa taa, punguza mwendo.</w:t>
            </w:r>
          </w:p>
          <w:p w14:paraId="41D419E9" w14:textId="00F2CF99" w:rsidR="00F20E47" w:rsidRPr="00997D17" w:rsidRDefault="00F20E47" w:rsidP="00F20E47">
            <w:pPr>
              <w:pStyle w:val="ListBullet"/>
              <w:rPr>
                <w:sz w:val="22"/>
                <w:szCs w:val="22"/>
                <w:lang w:val="sv-SE"/>
              </w:rPr>
            </w:pPr>
            <w:r w:rsidRPr="00997D17">
              <w:rPr>
                <w:sz w:val="22"/>
                <w:szCs w:val="22"/>
                <w:lang w:val="sv-SE"/>
              </w:rPr>
              <w:t>Weka chakula, maji ya kunywa, fedha, dawa na tochi. Hifadhi 190.</w:t>
            </w:r>
          </w:p>
          <w:p w14:paraId="324741AB" w14:textId="72AF0BDE" w:rsidR="00F20E47" w:rsidRPr="00997D17" w:rsidRDefault="00F20E47" w:rsidP="00F20E47">
            <w:pPr>
              <w:pStyle w:val="ListBullet"/>
              <w:rPr>
                <w:sz w:val="22"/>
                <w:szCs w:val="22"/>
                <w:lang w:val="sv-SE"/>
              </w:rPr>
            </w:pPr>
            <w:r w:rsidRPr="00997D17">
              <w:rPr>
                <w:sz w:val="22"/>
                <w:szCs w:val="22"/>
                <w:lang w:val="sv-SE"/>
              </w:rPr>
              <w:t>Endesha taratibu ukiwasha taa. Usivuke maji yanayotiririka barabarani.</w:t>
            </w:r>
          </w:p>
          <w:p w14:paraId="179F4EE8" w14:textId="7E12CCC9" w:rsidR="002066E7" w:rsidRPr="00997D17" w:rsidRDefault="002066E7" w:rsidP="00FE4152">
            <w:pPr>
              <w:pStyle w:val="ListParagraph"/>
              <w:rPr>
                <w:sz w:val="22"/>
                <w:szCs w:val="22"/>
                <w:lang w:val="sv-SE"/>
              </w:rPr>
            </w:pPr>
          </w:p>
        </w:tc>
      </w:tr>
      <w:tr w:rsidR="002066E7" w:rsidRPr="00997D17" w14:paraId="0EA9AD19" w14:textId="77777777" w:rsidTr="002066E7">
        <w:tc>
          <w:tcPr>
            <w:tcW w:w="2278" w:type="dxa"/>
          </w:tcPr>
          <w:p w14:paraId="643BF05F" w14:textId="77777777" w:rsidR="002066E7" w:rsidRPr="00997D17" w:rsidRDefault="002066E7" w:rsidP="00FE4152">
            <w:pPr>
              <w:pStyle w:val="ListParagraph"/>
              <w:rPr>
                <w:sz w:val="22"/>
                <w:szCs w:val="22"/>
                <w:lang w:val="sv-SE"/>
              </w:rPr>
            </w:pPr>
          </w:p>
        </w:tc>
        <w:tc>
          <w:tcPr>
            <w:tcW w:w="2278" w:type="dxa"/>
          </w:tcPr>
          <w:p w14:paraId="6A815CE7" w14:textId="354457EF"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FD5F570" w14:textId="206A9E10" w:rsidR="002066E7" w:rsidRPr="00997D17" w:rsidRDefault="008C6B60" w:rsidP="00FE4152">
            <w:pPr>
              <w:pStyle w:val="ListParagraph"/>
              <w:rPr>
                <w:sz w:val="22"/>
                <w:szCs w:val="22"/>
              </w:rPr>
            </w:pPr>
            <w:r w:rsidRPr="00997D17">
              <w:rPr>
                <w:sz w:val="22"/>
                <w:szCs w:val="22"/>
              </w:rPr>
              <w:t>drought in the dry months, wet-season floods, wildfire, and strong winds. Roads, water points or houses at the named sites are now affected. Some journeys and classes are disrupted.</w:t>
            </w:r>
          </w:p>
        </w:tc>
        <w:tc>
          <w:tcPr>
            <w:tcW w:w="2278" w:type="dxa"/>
          </w:tcPr>
          <w:p w14:paraId="4E35BCA1" w14:textId="3CAE28A3"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0521ECC" w14:textId="416FF8EC" w:rsidR="008C6B60" w:rsidRPr="00997D17" w:rsidRDefault="00034217" w:rsidP="00F20E47">
            <w:pPr>
              <w:pStyle w:val="ListBullet"/>
              <w:rPr>
                <w:sz w:val="22"/>
                <w:szCs w:val="22"/>
              </w:rPr>
            </w:pPr>
            <w:r w:rsidRPr="00997D17">
              <w:rPr>
                <w:sz w:val="22"/>
                <w:szCs w:val="22"/>
              </w:rPr>
              <w:t>Move households off the low ground to the ward assembly point.</w:t>
            </w:r>
          </w:p>
          <w:p w14:paraId="37D8C39F" w14:textId="39538F3C" w:rsidR="008C6B60" w:rsidRPr="00997D17" w:rsidRDefault="00034217" w:rsidP="00FE4152">
            <w:pPr>
              <w:pStyle w:val="ListParagraph"/>
              <w:rPr>
                <w:sz w:val="22"/>
                <w:szCs w:val="22"/>
              </w:rPr>
            </w:pPr>
            <w:r w:rsidRPr="00997D17">
              <w:rPr>
                <w:sz w:val="22"/>
                <w:szCs w:val="22"/>
              </w:rPr>
              <w:t>Close and mark the flooded road or bridge. Divert traffic.</w:t>
            </w:r>
          </w:p>
          <w:p w14:paraId="441F5E37" w14:textId="38044F6F" w:rsidR="008C6B60" w:rsidRPr="00997D17" w:rsidRDefault="00FE0A4D" w:rsidP="00FE4152">
            <w:pPr>
              <w:pStyle w:val="ListParagraph"/>
              <w:rPr>
                <w:sz w:val="22"/>
                <w:szCs w:val="22"/>
              </w:rPr>
            </w:pPr>
            <w:ins w:id="2647" w:author="Bonephace Kaijage" w:date="2026-10-14T06:11:00Z" w16du:dateUtc="2026-10-14T04:11:00Z">
              <w:r>
                <w:rPr>
                  <w:sz w:val="22"/>
                  <w:szCs w:val="22"/>
                </w:rPr>
                <w:t>Check that school children, older people and anyone with a disability are accounted for before dark, so that no one is searched for in the night.</w:t>
              </w:r>
            </w:ins>
            <w:del w:id="2648" w:author="Bonephace Kaijage" w:date="2026-10-14T06:11:00Z" w16du:dateUtc="2026-10-14T04:11:00Z">
              <w:r w:rsidR="00034217" w:rsidRPr="00997D17" w:rsidDel="00FE0A4D">
                <w:rPr>
                  <w:sz w:val="22"/>
                  <w:szCs w:val="22"/>
                </w:rPr>
                <w:delText>Account for school children and older people before dark.</w:delText>
              </w:r>
            </w:del>
          </w:p>
          <w:p w14:paraId="5AFED0FF" w14:textId="5BF0885B" w:rsidR="00F20E47" w:rsidRPr="00997D17" w:rsidRDefault="00FE0A4D" w:rsidP="00F20E47">
            <w:pPr>
              <w:pStyle w:val="ListBullet"/>
              <w:rPr>
                <w:sz w:val="22"/>
                <w:szCs w:val="22"/>
              </w:rPr>
            </w:pPr>
            <w:ins w:id="2649" w:author="Bonephace Kaijage" w:date="2026-10-14T06:14:00Z" w16du:dateUtc="2026-10-14T04:14:00Z">
              <w:r>
                <w:rPr>
                  <w:sz w:val="22"/>
                  <w:szCs w:val="22"/>
                </w:rPr>
                <w:t>Boil or treat drinking water, because floods carry waste into wells; tell the clinic early if anyone has diarrhoea.</w:t>
              </w:r>
            </w:ins>
            <w:del w:id="2650" w:author="Bonephace Kaijage" w:date="2026-10-14T06:14:00Z" w16du:dateUtc="2026-10-14T04:14:00Z">
              <w:r w:rsidR="00034217" w:rsidRPr="00997D17" w:rsidDel="00FE0A4D">
                <w:rPr>
                  <w:sz w:val="22"/>
                  <w:szCs w:val="22"/>
                </w:rPr>
                <w:delText>Boil drinking water. The clinic watches for diarrhoea.</w:delText>
              </w:r>
            </w:del>
          </w:p>
          <w:p w14:paraId="571F86C7" w14:textId="6F826B83" w:rsidR="00F20E47" w:rsidRPr="00997D17" w:rsidRDefault="00F20E47" w:rsidP="00F20E47">
            <w:pPr>
              <w:pStyle w:val="ListBullet"/>
              <w:rPr>
                <w:sz w:val="22"/>
                <w:szCs w:val="22"/>
              </w:rPr>
            </w:pPr>
            <w:r w:rsidRPr="00997D17">
              <w:rPr>
                <w:sz w:val="22"/>
                <w:szCs w:val="22"/>
              </w:rPr>
              <w:t>Account for children, older people and persons with disability.</w:t>
            </w:r>
          </w:p>
          <w:p w14:paraId="78E6625A" w14:textId="3957FD1F" w:rsidR="00F20E47" w:rsidRPr="00997D17" w:rsidRDefault="00F20E47" w:rsidP="00F20E47">
            <w:pPr>
              <w:pStyle w:val="ListBullet"/>
              <w:rPr>
                <w:sz w:val="22"/>
                <w:szCs w:val="22"/>
              </w:rPr>
            </w:pPr>
            <w:r w:rsidRPr="00997D17">
              <w:rPr>
                <w:sz w:val="22"/>
                <w:szCs w:val="22"/>
              </w:rPr>
              <w:t>If the water source is affected, boil or treat drinking water.</w:t>
            </w:r>
          </w:p>
          <w:p w14:paraId="7E923889" w14:textId="79637E04" w:rsidR="002066E7" w:rsidRPr="00997D17" w:rsidRDefault="002066E7" w:rsidP="00FE4152">
            <w:pPr>
              <w:pStyle w:val="ListParagraph"/>
              <w:rPr>
                <w:sz w:val="22"/>
                <w:szCs w:val="22"/>
              </w:rPr>
            </w:pPr>
          </w:p>
        </w:tc>
        <w:tc>
          <w:tcPr>
            <w:tcW w:w="2279" w:type="dxa"/>
          </w:tcPr>
          <w:p w14:paraId="74EE27DE" w14:textId="4E43F639" w:rsidR="008C6B60" w:rsidRPr="00997D17" w:rsidRDefault="00034217" w:rsidP="00F20E47">
            <w:pPr>
              <w:pStyle w:val="ListBullet"/>
              <w:rPr>
                <w:sz w:val="22"/>
                <w:szCs w:val="22"/>
                <w:lang w:val="sv-SE"/>
              </w:rPr>
            </w:pPr>
            <w:r w:rsidRPr="00997D17">
              <w:rPr>
                <w:sz w:val="22"/>
                <w:szCs w:val="22"/>
                <w:lang w:val="sv-SE"/>
              </w:rPr>
              <w:lastRenderedPageBreak/>
              <w:t>Hamisha kaya kutoka bondeni kwenda kituo cha kata.</w:t>
            </w:r>
          </w:p>
          <w:p w14:paraId="12913EBE" w14:textId="49154264" w:rsidR="008C6B60" w:rsidRPr="00997D17" w:rsidRDefault="00034217" w:rsidP="00FE4152">
            <w:pPr>
              <w:pStyle w:val="ListParagraph"/>
              <w:rPr>
                <w:sz w:val="22"/>
                <w:szCs w:val="22"/>
                <w:lang w:val="sv-SE"/>
              </w:rPr>
            </w:pPr>
            <w:r w:rsidRPr="00997D17">
              <w:rPr>
                <w:sz w:val="22"/>
                <w:szCs w:val="22"/>
                <w:lang w:val="sv-SE"/>
              </w:rPr>
              <w:t>Funga na weka alama barabara au daraja. Elekeza magari.</w:t>
            </w:r>
          </w:p>
          <w:p w14:paraId="2866936A" w14:textId="6BEC9DB5" w:rsidR="008C6B60" w:rsidRPr="00997D17" w:rsidRDefault="00FE0A4D" w:rsidP="00FE4152">
            <w:pPr>
              <w:pStyle w:val="ListParagraph"/>
              <w:rPr>
                <w:sz w:val="22"/>
                <w:szCs w:val="22"/>
                <w:lang w:val="sv-SE"/>
              </w:rPr>
            </w:pPr>
            <w:ins w:id="2651" w:author="Bonephace Kaijage" w:date="2026-10-14T06:11:00Z" w16du:dateUtc="2026-10-14T04:11:00Z">
              <w:r>
                <w:rPr>
                  <w:sz w:val="22"/>
                  <w:szCs w:val="22"/>
                  <w:lang w:val="sv-SE"/>
                </w:rPr>
                <w:t>Hakikisheni watoto wa shule, wazee na watu wenye ulemavu wote wamepatikana kabla ya giza, ili asitafutwe mtu usiku.</w:t>
              </w:r>
            </w:ins>
            <w:del w:id="2652" w:author="Bonephace Kaijage" w:date="2026-10-14T06:11:00Z" w16du:dateUtc="2026-10-14T04:11:00Z">
              <w:r w:rsidR="00034217" w:rsidRPr="00997D17" w:rsidDel="00FE0A4D">
                <w:rPr>
                  <w:sz w:val="22"/>
                  <w:szCs w:val="22"/>
                  <w:lang w:val="sv-SE"/>
                </w:rPr>
                <w:delText>Hakiki watoto wa shule na wazee kabla ya giza.</w:delText>
              </w:r>
            </w:del>
          </w:p>
          <w:p w14:paraId="34D1D36B" w14:textId="40743D9F" w:rsidR="00F20E47" w:rsidRPr="00997D17" w:rsidRDefault="00034217" w:rsidP="00F20E47">
            <w:pPr>
              <w:pStyle w:val="ListBullet"/>
              <w:rPr>
                <w:sz w:val="22"/>
                <w:szCs w:val="22"/>
                <w:lang w:val="sv-SE"/>
              </w:rPr>
            </w:pPr>
            <w:r w:rsidRPr="00997D17">
              <w:rPr>
                <w:sz w:val="22"/>
                <w:szCs w:val="22"/>
                <w:lang w:val="sv-SE"/>
              </w:rPr>
              <w:t>Chemsha maji ya kunywa. Kliniki iangalie kuhara.</w:t>
            </w:r>
          </w:p>
          <w:p w14:paraId="0E0DED67" w14:textId="7D249259" w:rsidR="00F20E47" w:rsidRPr="00997D17" w:rsidRDefault="00FE0A4D" w:rsidP="00F20E47">
            <w:pPr>
              <w:pStyle w:val="ListBullet"/>
              <w:rPr>
                <w:sz w:val="22"/>
                <w:szCs w:val="22"/>
              </w:rPr>
            </w:pPr>
            <w:ins w:id="2653" w:author="Bonephace Kaijage" w:date="2026-10-14T06:15:00Z" w16du:dateUtc="2026-10-14T04:15:00Z">
              <w:r>
                <w:rPr>
                  <w:sz w:val="22"/>
                  <w:szCs w:val="22"/>
                </w:rPr>
                <w:t>Hakikisheni watoto, wazee na watu wenye ulemavu wote wako salama na wana mtu wa kuwasaidia.</w:t>
              </w:r>
            </w:ins>
            <w:del w:id="2654" w:author="Bonephace Kaijage" w:date="2026-10-14T06:15:00Z" w16du:dateUtc="2026-10-14T04:15:00Z">
              <w:r w:rsidR="00F20E47" w:rsidRPr="00997D17" w:rsidDel="00FE0A4D">
                <w:rPr>
                  <w:sz w:val="22"/>
                  <w:szCs w:val="22"/>
                </w:rPr>
                <w:delText>Hakiki watoto, wazee na watu wenye ulemavu.</w:delText>
              </w:r>
            </w:del>
          </w:p>
          <w:p w14:paraId="0E1F7D17" w14:textId="690E8490" w:rsidR="00F20E47" w:rsidRPr="00997D17" w:rsidRDefault="00F20E47" w:rsidP="00F20E47">
            <w:pPr>
              <w:pStyle w:val="ListBullet"/>
              <w:rPr>
                <w:sz w:val="22"/>
                <w:szCs w:val="22"/>
              </w:rPr>
            </w:pPr>
            <w:r w:rsidRPr="00997D17">
              <w:rPr>
                <w:sz w:val="22"/>
                <w:szCs w:val="22"/>
              </w:rPr>
              <w:t>Chanzo cha maji kikiathirika, chemsha au tibu maji ya kunywa.</w:t>
            </w:r>
          </w:p>
          <w:p w14:paraId="4A8FEDFC" w14:textId="468C4428" w:rsidR="002066E7" w:rsidRPr="00997D17" w:rsidRDefault="002066E7" w:rsidP="00FE4152">
            <w:pPr>
              <w:pStyle w:val="ListParagraph"/>
              <w:rPr>
                <w:sz w:val="22"/>
                <w:szCs w:val="22"/>
              </w:rPr>
            </w:pPr>
          </w:p>
        </w:tc>
      </w:tr>
      <w:tr w:rsidR="002066E7" w:rsidRPr="000343A2" w14:paraId="1E12ADCE" w14:textId="77777777" w:rsidTr="002066E7">
        <w:tc>
          <w:tcPr>
            <w:tcW w:w="2278" w:type="dxa"/>
          </w:tcPr>
          <w:p w14:paraId="1E6255AD" w14:textId="77777777" w:rsidR="002066E7" w:rsidRPr="00997D17" w:rsidRDefault="002066E7" w:rsidP="00FE4152">
            <w:pPr>
              <w:pStyle w:val="ListParagraph"/>
              <w:rPr>
                <w:sz w:val="22"/>
                <w:szCs w:val="22"/>
              </w:rPr>
            </w:pPr>
          </w:p>
        </w:tc>
        <w:tc>
          <w:tcPr>
            <w:tcW w:w="2278" w:type="dxa"/>
          </w:tcPr>
          <w:p w14:paraId="3D7D8D2A" w14:textId="371F8D31"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49D4A65" w14:textId="259FA507" w:rsidR="002066E7" w:rsidRPr="00997D17" w:rsidRDefault="00FE0A4D" w:rsidP="00FE4152">
            <w:pPr>
              <w:pStyle w:val="ListParagraph"/>
              <w:rPr>
                <w:sz w:val="22"/>
                <w:szCs w:val="22"/>
              </w:rPr>
            </w:pPr>
            <w:ins w:id="265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65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13BB8C4" w14:textId="05F0D58A" w:rsidR="002066E7" w:rsidRPr="00997D17" w:rsidRDefault="00FE0A4D" w:rsidP="00FE4152">
            <w:pPr>
              <w:pStyle w:val="ListParagraph"/>
              <w:rPr>
                <w:sz w:val="22"/>
                <w:szCs w:val="22"/>
              </w:rPr>
            </w:pPr>
            <w:ins w:id="265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65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5193197" w14:textId="3ECC7533" w:rsidR="008C6B60" w:rsidRPr="00997D17" w:rsidRDefault="00FE0A4D" w:rsidP="00F20E47">
            <w:pPr>
              <w:pStyle w:val="ListBullet"/>
              <w:rPr>
                <w:sz w:val="22"/>
                <w:szCs w:val="22"/>
              </w:rPr>
            </w:pPr>
            <w:ins w:id="2659"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66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466B6EB2" w14:textId="2A230240" w:rsidR="008C6B60" w:rsidRPr="00997D17" w:rsidRDefault="00034217" w:rsidP="00FE4152">
            <w:pPr>
              <w:pStyle w:val="ListParagraph"/>
              <w:rPr>
                <w:sz w:val="22"/>
                <w:szCs w:val="22"/>
              </w:rPr>
            </w:pPr>
            <w:r w:rsidRPr="00997D17">
              <w:rPr>
                <w:sz w:val="22"/>
                <w:szCs w:val="22"/>
              </w:rPr>
              <w:t>Call 114 and 190. Keep the road clear for ambulances.</w:t>
            </w:r>
          </w:p>
          <w:p w14:paraId="02203BDA" w14:textId="3075BFBD" w:rsidR="008C6B60" w:rsidRPr="00997D17" w:rsidRDefault="00034217" w:rsidP="00FE4152">
            <w:pPr>
              <w:pStyle w:val="ListParagraph"/>
              <w:rPr>
                <w:sz w:val="22"/>
                <w:szCs w:val="22"/>
              </w:rPr>
            </w:pPr>
            <w:r w:rsidRPr="00997D17">
              <w:rPr>
                <w:sz w:val="22"/>
                <w:szCs w:val="22"/>
              </w:rPr>
              <w:t>Open the shelter and register every household. Note who is missing.</w:t>
            </w:r>
          </w:p>
          <w:p w14:paraId="3BC6CE04" w14:textId="10217E0A" w:rsidR="00F20E47" w:rsidRPr="00997D17" w:rsidRDefault="00034217" w:rsidP="00F20E47">
            <w:pPr>
              <w:pStyle w:val="ListBullet"/>
              <w:rPr>
                <w:sz w:val="22"/>
                <w:szCs w:val="22"/>
              </w:rPr>
            </w:pPr>
            <w:r w:rsidRPr="00997D17">
              <w:rPr>
                <w:sz w:val="22"/>
                <w:szCs w:val="22"/>
              </w:rPr>
              <w:t>Health team: injury first, then cholera if the water is dirty.</w:t>
            </w:r>
          </w:p>
          <w:p w14:paraId="5254F549" w14:textId="2052BFF9"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62CE44BA" w14:textId="1E2F7594" w:rsidR="00F20E47" w:rsidRPr="00997D17" w:rsidRDefault="00F20E47" w:rsidP="00F20E47">
            <w:pPr>
              <w:pStyle w:val="ListBullet"/>
              <w:rPr>
                <w:sz w:val="22"/>
                <w:szCs w:val="22"/>
              </w:rPr>
            </w:pPr>
            <w:r w:rsidRPr="00997D17">
              <w:rPr>
                <w:sz w:val="22"/>
                <w:szCs w:val="22"/>
              </w:rPr>
              <w:t>Health team: prepare for injury, and for cholera if water is contaminated.</w:t>
            </w:r>
          </w:p>
          <w:p w14:paraId="1B2C1A43" w14:textId="219B6DC1" w:rsidR="002066E7" w:rsidRPr="00997D17" w:rsidRDefault="002066E7" w:rsidP="00FE4152">
            <w:pPr>
              <w:pStyle w:val="ListParagraph"/>
              <w:rPr>
                <w:sz w:val="22"/>
                <w:szCs w:val="22"/>
              </w:rPr>
            </w:pPr>
          </w:p>
        </w:tc>
        <w:tc>
          <w:tcPr>
            <w:tcW w:w="2279" w:type="dxa"/>
          </w:tcPr>
          <w:p w14:paraId="2B59F228" w14:textId="712EB811"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3BC28E64" w14:textId="5E49DA70" w:rsidR="008C6B60" w:rsidRPr="00997D17" w:rsidRDefault="00034217" w:rsidP="00FE4152">
            <w:pPr>
              <w:pStyle w:val="ListParagraph"/>
              <w:rPr>
                <w:sz w:val="22"/>
                <w:szCs w:val="22"/>
                <w:lang w:val="sv-SE"/>
              </w:rPr>
            </w:pPr>
            <w:r w:rsidRPr="00997D17">
              <w:rPr>
                <w:sz w:val="22"/>
                <w:szCs w:val="22"/>
                <w:lang w:val="sv-SE"/>
              </w:rPr>
              <w:t>Piga 114 na 190. Acha barabara wazi kwa magari ya wagonjwa.</w:t>
            </w:r>
          </w:p>
          <w:p w14:paraId="176035BA" w14:textId="10631F42" w:rsidR="008C6B60" w:rsidRPr="00997D17" w:rsidRDefault="00034217" w:rsidP="00FE4152">
            <w:pPr>
              <w:pStyle w:val="ListParagraph"/>
              <w:rPr>
                <w:sz w:val="22"/>
                <w:szCs w:val="22"/>
                <w:lang w:val="sv-SE"/>
              </w:rPr>
            </w:pPr>
            <w:r w:rsidRPr="00997D17">
              <w:rPr>
                <w:sz w:val="22"/>
                <w:szCs w:val="22"/>
                <w:lang w:val="sv-SE"/>
              </w:rPr>
              <w:t>Fungua makazi na sajili kila kaya. Andika aliyepotea.</w:t>
            </w:r>
          </w:p>
          <w:p w14:paraId="7D85D803" w14:textId="7C3F259B" w:rsidR="00F20E4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p w14:paraId="71C42EC9" w14:textId="0E43C32B" w:rsidR="00F20E47" w:rsidRPr="00997D17" w:rsidRDefault="00F20E47" w:rsidP="00F20E47">
            <w:pPr>
              <w:pStyle w:val="ListBullet"/>
              <w:rPr>
                <w:sz w:val="22"/>
                <w:szCs w:val="22"/>
                <w:lang w:val="sv-SE"/>
              </w:rPr>
            </w:pPr>
            <w:r w:rsidRPr="00997D17">
              <w:rPr>
                <w:sz w:val="22"/>
                <w:szCs w:val="22"/>
                <w:lang w:val="sv-SE"/>
              </w:rPr>
              <w:t>Hesabu kila kaya. Fungua makazi na visajili wafikao.</w:t>
            </w:r>
          </w:p>
          <w:p w14:paraId="7FC51BB7" w14:textId="47C540A1"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05F834EA" w14:textId="58A2FCB2" w:rsidR="002066E7" w:rsidRPr="00997D17" w:rsidRDefault="002066E7" w:rsidP="00FE4152">
            <w:pPr>
              <w:pStyle w:val="ListParagraph"/>
              <w:rPr>
                <w:sz w:val="22"/>
                <w:szCs w:val="22"/>
                <w:lang w:val="sv-SE"/>
              </w:rPr>
            </w:pPr>
          </w:p>
        </w:tc>
      </w:tr>
      <w:tr w:rsidR="002066E7" w:rsidRPr="000343A2" w14:paraId="02214924" w14:textId="77777777" w:rsidTr="002066E7">
        <w:tc>
          <w:tcPr>
            <w:tcW w:w="2278" w:type="dxa"/>
          </w:tcPr>
          <w:p w14:paraId="4DA28589" w14:textId="3092EA5A" w:rsidR="002066E7" w:rsidRPr="00997D17" w:rsidRDefault="002066E7" w:rsidP="00FE4152">
            <w:pPr>
              <w:pStyle w:val="ListParagraph"/>
              <w:rPr>
                <w:sz w:val="22"/>
                <w:szCs w:val="22"/>
              </w:rPr>
            </w:pPr>
            <w:r w:rsidRPr="00997D17">
              <w:rPr>
                <w:sz w:val="22"/>
                <w:szCs w:val="22"/>
              </w:rPr>
              <w:t>Ruangwa District Council</w:t>
            </w:r>
          </w:p>
        </w:tc>
        <w:tc>
          <w:tcPr>
            <w:tcW w:w="2278" w:type="dxa"/>
          </w:tcPr>
          <w:p w14:paraId="6EE9C078" w14:textId="0F355B3C"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1889A46C" w14:textId="009203F8" w:rsidR="002066E7" w:rsidRPr="00997D17" w:rsidRDefault="008C6B60" w:rsidP="00FE4152">
            <w:pPr>
              <w:pStyle w:val="ListParagraph"/>
              <w:rPr>
                <w:sz w:val="22"/>
                <w:szCs w:val="22"/>
              </w:rPr>
            </w:pPr>
            <w:r w:rsidRPr="00997D17">
              <w:rPr>
                <w:sz w:val="22"/>
                <w:szCs w:val="22"/>
              </w:rPr>
              <w:t>drought, wet-season floods, wildfire, and strong winds. A few roads slippery, a few low homes wet, and lightning where storms build.</w:t>
            </w:r>
          </w:p>
        </w:tc>
        <w:tc>
          <w:tcPr>
            <w:tcW w:w="2278" w:type="dxa"/>
          </w:tcPr>
          <w:p w14:paraId="73757B34" w14:textId="5ECC9801"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41BF9C82" w14:textId="202C2282" w:rsidR="008C6B60" w:rsidRPr="00997D17" w:rsidRDefault="00034217" w:rsidP="00F20E47">
            <w:pPr>
              <w:pStyle w:val="ListBullet"/>
              <w:rPr>
                <w:sz w:val="22"/>
                <w:szCs w:val="22"/>
              </w:rPr>
            </w:pPr>
            <w:r w:rsidRPr="00997D17">
              <w:rPr>
                <w:sz w:val="22"/>
                <w:szCs w:val="22"/>
              </w:rPr>
              <w:t>Walk the low ground before the rain. Clear drains and culverts.</w:t>
            </w:r>
          </w:p>
          <w:p w14:paraId="3C153A55" w14:textId="7FE7255C" w:rsidR="008C6B60" w:rsidRPr="00997D17" w:rsidRDefault="00FE0A4D" w:rsidP="00FE4152">
            <w:pPr>
              <w:pStyle w:val="ListParagraph"/>
              <w:rPr>
                <w:sz w:val="22"/>
                <w:szCs w:val="22"/>
              </w:rPr>
            </w:pPr>
            <w:ins w:id="2661"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2662" w:author="Bonephace Kaijage" w:date="2026-10-14T06:18:00Z" w16du:dateUtc="2026-10-14T04:18:00Z">
              <w:r w:rsidR="00034217" w:rsidRPr="00997D17" w:rsidDel="00FE0A4D">
                <w:rPr>
                  <w:sz w:val="22"/>
                  <w:szCs w:val="22"/>
                </w:rPr>
                <w:delText>Households on this ground raise food, documents and the children.</w:delText>
              </w:r>
            </w:del>
          </w:p>
          <w:p w14:paraId="5BB0897C" w14:textId="21087FBE" w:rsidR="008C6B60" w:rsidRPr="00997D17" w:rsidRDefault="00FE0A4D" w:rsidP="00FE4152">
            <w:pPr>
              <w:pStyle w:val="ListParagraph"/>
              <w:rPr>
                <w:sz w:val="22"/>
                <w:szCs w:val="22"/>
              </w:rPr>
            </w:pPr>
            <w:ins w:id="2663"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2664" w:author="Bonephace Kaijage" w:date="2026-10-14T06:14:00Z" w16du:dateUtc="2026-10-14T04:14:00Z">
              <w:r w:rsidR="00034217" w:rsidRPr="00997D17" w:rsidDel="00FE0A4D">
                <w:rPr>
                  <w:sz w:val="22"/>
                  <w:szCs w:val="22"/>
                </w:rPr>
                <w:delText>Save 190 and the ward chair number. Keep a torch and drinking water.</w:delText>
              </w:r>
            </w:del>
          </w:p>
          <w:p w14:paraId="57B8D136" w14:textId="4D1A21DF" w:rsidR="00F20E47" w:rsidRPr="00997D17" w:rsidRDefault="00034217" w:rsidP="00F20E47">
            <w:pPr>
              <w:pStyle w:val="ListBullet"/>
              <w:rPr>
                <w:sz w:val="22"/>
                <w:szCs w:val="22"/>
              </w:rPr>
            </w:pPr>
            <w:r w:rsidRPr="00997D17">
              <w:rPr>
                <w:sz w:val="22"/>
                <w:szCs w:val="22"/>
              </w:rPr>
              <w:t>Do not drive or walk through water on the road. Headlights on, slow down.</w:t>
            </w:r>
          </w:p>
          <w:p w14:paraId="1B1256EC" w14:textId="299D4DF0" w:rsidR="00F20E47" w:rsidRPr="00997D17" w:rsidRDefault="00F20E47" w:rsidP="00F20E47">
            <w:pPr>
              <w:pStyle w:val="ListBullet"/>
              <w:rPr>
                <w:sz w:val="22"/>
                <w:szCs w:val="22"/>
              </w:rPr>
            </w:pPr>
            <w:r w:rsidRPr="00997D17">
              <w:rPr>
                <w:sz w:val="22"/>
                <w:szCs w:val="22"/>
              </w:rPr>
              <w:t>Keep food, drinking water, cash, medicines and a torch. Save 190.</w:t>
            </w:r>
          </w:p>
          <w:p w14:paraId="7A6F9421" w14:textId="2592A436" w:rsidR="00F20E47" w:rsidRPr="00997D17" w:rsidRDefault="00F20E47" w:rsidP="00F20E47">
            <w:pPr>
              <w:pStyle w:val="ListBullet"/>
              <w:rPr>
                <w:sz w:val="22"/>
                <w:szCs w:val="22"/>
              </w:rPr>
            </w:pPr>
            <w:r w:rsidRPr="00997D17">
              <w:rPr>
                <w:sz w:val="22"/>
                <w:szCs w:val="22"/>
              </w:rPr>
              <w:t xml:space="preserve">Drive slowly with headlights on. Do not cross </w:t>
            </w:r>
            <w:r w:rsidRPr="00997D17">
              <w:rPr>
                <w:sz w:val="22"/>
                <w:szCs w:val="22"/>
              </w:rPr>
              <w:lastRenderedPageBreak/>
              <w:t>water flowing on the road.</w:t>
            </w:r>
          </w:p>
          <w:p w14:paraId="7D046E07" w14:textId="12C3BE7E" w:rsidR="002066E7" w:rsidRPr="00997D17" w:rsidRDefault="002066E7" w:rsidP="00FE4152">
            <w:pPr>
              <w:pStyle w:val="ListParagraph"/>
              <w:rPr>
                <w:sz w:val="22"/>
                <w:szCs w:val="22"/>
              </w:rPr>
            </w:pPr>
          </w:p>
        </w:tc>
        <w:tc>
          <w:tcPr>
            <w:tcW w:w="2279" w:type="dxa"/>
          </w:tcPr>
          <w:p w14:paraId="4D83BC4E" w14:textId="4F19F5A8" w:rsidR="008C6B60" w:rsidRPr="00997D17" w:rsidRDefault="00034217" w:rsidP="00F20E47">
            <w:pPr>
              <w:pStyle w:val="ListBullet"/>
              <w:rPr>
                <w:sz w:val="22"/>
                <w:szCs w:val="22"/>
                <w:lang w:val="sv-SE"/>
              </w:rPr>
            </w:pPr>
            <w:r w:rsidRPr="00997D17">
              <w:rPr>
                <w:sz w:val="22"/>
                <w:szCs w:val="22"/>
                <w:lang w:val="sv-SE"/>
              </w:rPr>
              <w:lastRenderedPageBreak/>
              <w:t>Tembea bondeni kabla ya mvua. Safisha mitaro na makalavati.</w:t>
            </w:r>
          </w:p>
          <w:p w14:paraId="7B1E7DB9" w14:textId="1D012C99" w:rsidR="008C6B60" w:rsidRPr="00997D17" w:rsidRDefault="00FE0A4D" w:rsidP="00FE4152">
            <w:pPr>
              <w:pStyle w:val="ListParagraph"/>
              <w:rPr>
                <w:sz w:val="22"/>
                <w:szCs w:val="22"/>
                <w:lang w:val="sv-SE"/>
              </w:rPr>
            </w:pPr>
            <w:ins w:id="2665" w:author="Bonephace Kaijage" w:date="2026-10-14T06:18:00Z" w16du:dateUtc="2026-10-14T04:18:00Z">
              <w:r>
                <w:rPr>
                  <w:sz w:val="22"/>
                  <w:szCs w:val="22"/>
                  <w:lang w:val="sv-SE"/>
                </w:rPr>
                <w:t>Kaya za maeneo yaliyotajwa: wekeni chakula, nyaraka na watoto juu ya sakafu, kwa sababu maji hapa yanaweza kuingia nyumbani bila taarifa.</w:t>
              </w:r>
            </w:ins>
            <w:del w:id="2666" w:author="Bonephace Kaijage" w:date="2026-10-14T06:18:00Z" w16du:dateUtc="2026-10-14T04:18:00Z">
              <w:r w:rsidR="00034217" w:rsidRPr="00997D17" w:rsidDel="00FE0A4D">
                <w:rPr>
                  <w:sz w:val="22"/>
                  <w:szCs w:val="22"/>
                  <w:lang w:val="sv-SE"/>
                </w:rPr>
                <w:delText>Kaya za eneo hili zipandishe chakula, nyaraka na watoto.</w:delText>
              </w:r>
            </w:del>
          </w:p>
          <w:p w14:paraId="71720C1A" w14:textId="45BCD209" w:rsidR="008C6B60" w:rsidRPr="00997D17" w:rsidRDefault="00034217" w:rsidP="00FE4152">
            <w:pPr>
              <w:pStyle w:val="ListParagraph"/>
              <w:rPr>
                <w:sz w:val="22"/>
                <w:szCs w:val="22"/>
                <w:lang w:val="sv-SE"/>
              </w:rPr>
            </w:pPr>
            <w:r w:rsidRPr="00997D17">
              <w:rPr>
                <w:sz w:val="22"/>
                <w:szCs w:val="22"/>
                <w:lang w:val="sv-SE"/>
              </w:rPr>
              <w:t>Hifadhi 190 na namba ya mwenyekiti wa kata. Weka tochi na maji ya kunywa.</w:t>
            </w:r>
          </w:p>
          <w:p w14:paraId="510ABA31" w14:textId="5F339992" w:rsidR="00F20E47" w:rsidRPr="00997D17" w:rsidRDefault="00034217" w:rsidP="00F20E47">
            <w:pPr>
              <w:pStyle w:val="ListBullet"/>
              <w:rPr>
                <w:sz w:val="22"/>
                <w:szCs w:val="22"/>
                <w:lang w:val="sv-SE"/>
              </w:rPr>
            </w:pPr>
            <w:r w:rsidRPr="00997D17">
              <w:rPr>
                <w:sz w:val="22"/>
                <w:szCs w:val="22"/>
                <w:lang w:val="sv-SE"/>
              </w:rPr>
              <w:t>Usiendeshe wala kutembea kwenye maji barabarani. Washa taa, punguza mwendo.</w:t>
            </w:r>
          </w:p>
          <w:p w14:paraId="4314E109" w14:textId="1309EEB0" w:rsidR="00F20E47" w:rsidRPr="00997D17" w:rsidRDefault="00F20E47" w:rsidP="00F20E47">
            <w:pPr>
              <w:pStyle w:val="ListBullet"/>
              <w:rPr>
                <w:sz w:val="22"/>
                <w:szCs w:val="22"/>
                <w:lang w:val="sv-SE"/>
              </w:rPr>
            </w:pPr>
            <w:r w:rsidRPr="00997D17">
              <w:rPr>
                <w:sz w:val="22"/>
                <w:szCs w:val="22"/>
                <w:lang w:val="sv-SE"/>
              </w:rPr>
              <w:t>Weka chakula, maji ya kunywa, fedha, dawa na tochi. Hifadhi 190.</w:t>
            </w:r>
          </w:p>
          <w:p w14:paraId="2090E2F0" w14:textId="715ED871" w:rsidR="00F20E47" w:rsidRPr="00997D17" w:rsidRDefault="00F20E47" w:rsidP="00F20E47">
            <w:pPr>
              <w:pStyle w:val="ListBullet"/>
              <w:rPr>
                <w:sz w:val="22"/>
                <w:szCs w:val="22"/>
                <w:lang w:val="sv-SE"/>
              </w:rPr>
            </w:pPr>
            <w:r w:rsidRPr="00997D17">
              <w:rPr>
                <w:sz w:val="22"/>
                <w:szCs w:val="22"/>
                <w:lang w:val="sv-SE"/>
              </w:rPr>
              <w:t>Endesha taratibu ukiwasha taa. Usivuke maji yanayotiririka barabarani.</w:t>
            </w:r>
          </w:p>
          <w:p w14:paraId="2DFDF15D" w14:textId="7F16964C" w:rsidR="002066E7" w:rsidRPr="00997D17" w:rsidRDefault="002066E7" w:rsidP="00FE4152">
            <w:pPr>
              <w:pStyle w:val="ListParagraph"/>
              <w:rPr>
                <w:sz w:val="22"/>
                <w:szCs w:val="22"/>
                <w:lang w:val="sv-SE"/>
              </w:rPr>
            </w:pPr>
          </w:p>
        </w:tc>
      </w:tr>
      <w:tr w:rsidR="002066E7" w:rsidRPr="00997D17" w14:paraId="6DFC24DD" w14:textId="77777777" w:rsidTr="002066E7">
        <w:tc>
          <w:tcPr>
            <w:tcW w:w="2278" w:type="dxa"/>
          </w:tcPr>
          <w:p w14:paraId="51FFA113" w14:textId="77777777" w:rsidR="002066E7" w:rsidRPr="00997D17" w:rsidRDefault="002066E7" w:rsidP="00FE4152">
            <w:pPr>
              <w:pStyle w:val="ListParagraph"/>
              <w:rPr>
                <w:sz w:val="22"/>
                <w:szCs w:val="22"/>
                <w:lang w:val="sv-SE"/>
              </w:rPr>
            </w:pPr>
          </w:p>
        </w:tc>
        <w:tc>
          <w:tcPr>
            <w:tcW w:w="2278" w:type="dxa"/>
          </w:tcPr>
          <w:p w14:paraId="56D33C2E" w14:textId="1DBEFED5"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00B89F3C" w14:textId="0139260D" w:rsidR="002066E7" w:rsidRPr="00997D17" w:rsidRDefault="008C6B60" w:rsidP="00FE4152">
            <w:pPr>
              <w:pStyle w:val="ListParagraph"/>
              <w:rPr>
                <w:sz w:val="22"/>
                <w:szCs w:val="22"/>
              </w:rPr>
            </w:pPr>
            <w:r w:rsidRPr="00997D17">
              <w:rPr>
                <w:sz w:val="22"/>
                <w:szCs w:val="22"/>
              </w:rPr>
              <w:t>drought, wet-season floods, wildfire, and strong winds. Roads, water points or houses at the named sites are now affected. Some journeys and classes are disrupted.</w:t>
            </w:r>
          </w:p>
        </w:tc>
        <w:tc>
          <w:tcPr>
            <w:tcW w:w="2278" w:type="dxa"/>
          </w:tcPr>
          <w:p w14:paraId="45C17133" w14:textId="1B5F6C91"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AAE17F4" w14:textId="217AC764" w:rsidR="008C6B60" w:rsidRPr="00997D17" w:rsidRDefault="00034217" w:rsidP="00F20E47">
            <w:pPr>
              <w:pStyle w:val="ListBullet"/>
              <w:rPr>
                <w:sz w:val="22"/>
                <w:szCs w:val="22"/>
              </w:rPr>
            </w:pPr>
            <w:r w:rsidRPr="00997D17">
              <w:rPr>
                <w:sz w:val="22"/>
                <w:szCs w:val="22"/>
              </w:rPr>
              <w:t>Move households off the low ground to the ward assembly point.</w:t>
            </w:r>
          </w:p>
          <w:p w14:paraId="729F86B1" w14:textId="77350620" w:rsidR="008C6B60" w:rsidRPr="00997D17" w:rsidRDefault="00034217" w:rsidP="00FE4152">
            <w:pPr>
              <w:pStyle w:val="ListParagraph"/>
              <w:rPr>
                <w:sz w:val="22"/>
                <w:szCs w:val="22"/>
              </w:rPr>
            </w:pPr>
            <w:r w:rsidRPr="00997D17">
              <w:rPr>
                <w:sz w:val="22"/>
                <w:szCs w:val="22"/>
              </w:rPr>
              <w:t>Close and mark the flooded road or bridge. Divert traffic.</w:t>
            </w:r>
          </w:p>
          <w:p w14:paraId="13E77D8D" w14:textId="7D260FB6" w:rsidR="008C6B60" w:rsidRPr="00997D17" w:rsidRDefault="00FE0A4D" w:rsidP="00FE4152">
            <w:pPr>
              <w:pStyle w:val="ListParagraph"/>
              <w:rPr>
                <w:sz w:val="22"/>
                <w:szCs w:val="22"/>
              </w:rPr>
            </w:pPr>
            <w:ins w:id="2667" w:author="Bonephace Kaijage" w:date="2026-10-14T06:11:00Z" w16du:dateUtc="2026-10-14T04:11:00Z">
              <w:r>
                <w:rPr>
                  <w:sz w:val="22"/>
                  <w:szCs w:val="22"/>
                </w:rPr>
                <w:t>Check that school children, older people and anyone with a disability are accounted for before dark, so that no one is searched for in the night.</w:t>
              </w:r>
            </w:ins>
            <w:del w:id="2668" w:author="Bonephace Kaijage" w:date="2026-10-14T06:11:00Z" w16du:dateUtc="2026-10-14T04:11:00Z">
              <w:r w:rsidR="00034217" w:rsidRPr="00997D17" w:rsidDel="00FE0A4D">
                <w:rPr>
                  <w:sz w:val="22"/>
                  <w:szCs w:val="22"/>
                </w:rPr>
                <w:delText>Account for school children and older people before dark.</w:delText>
              </w:r>
            </w:del>
          </w:p>
          <w:p w14:paraId="701E7E17" w14:textId="0EE5D254" w:rsidR="00F20E47" w:rsidRPr="00997D17" w:rsidRDefault="00FE0A4D" w:rsidP="00F20E47">
            <w:pPr>
              <w:pStyle w:val="ListBullet"/>
              <w:rPr>
                <w:sz w:val="22"/>
                <w:szCs w:val="22"/>
              </w:rPr>
            </w:pPr>
            <w:ins w:id="2669" w:author="Bonephace Kaijage" w:date="2026-10-14T06:14:00Z" w16du:dateUtc="2026-10-14T04:14:00Z">
              <w:r>
                <w:rPr>
                  <w:sz w:val="22"/>
                  <w:szCs w:val="22"/>
                </w:rPr>
                <w:t>Boil or treat drinking water, because floods carry waste into wells; tell the clinic early if anyone has diarrhoea.</w:t>
              </w:r>
            </w:ins>
            <w:del w:id="2670" w:author="Bonephace Kaijage" w:date="2026-10-14T06:14:00Z" w16du:dateUtc="2026-10-14T04:14:00Z">
              <w:r w:rsidR="00034217" w:rsidRPr="00997D17" w:rsidDel="00FE0A4D">
                <w:rPr>
                  <w:sz w:val="22"/>
                  <w:szCs w:val="22"/>
                </w:rPr>
                <w:delText>Boil drinking water. The clinic watches for diarrhoea.</w:delText>
              </w:r>
            </w:del>
          </w:p>
          <w:p w14:paraId="6D5D9EF0" w14:textId="3BA73E25" w:rsidR="00F20E47" w:rsidRPr="00997D17" w:rsidRDefault="00F20E47" w:rsidP="00F20E47">
            <w:pPr>
              <w:pStyle w:val="ListBullet"/>
              <w:rPr>
                <w:sz w:val="22"/>
                <w:szCs w:val="22"/>
              </w:rPr>
            </w:pPr>
            <w:r w:rsidRPr="00997D17">
              <w:rPr>
                <w:sz w:val="22"/>
                <w:szCs w:val="22"/>
              </w:rPr>
              <w:t>Account for children, older people and persons with disability.</w:t>
            </w:r>
          </w:p>
          <w:p w14:paraId="3D1EF7BA" w14:textId="68125DC7" w:rsidR="00F20E47" w:rsidRPr="00997D17" w:rsidRDefault="00F20E47" w:rsidP="00F20E47">
            <w:pPr>
              <w:pStyle w:val="ListBullet"/>
              <w:rPr>
                <w:sz w:val="22"/>
                <w:szCs w:val="22"/>
              </w:rPr>
            </w:pPr>
            <w:r w:rsidRPr="00997D17">
              <w:rPr>
                <w:sz w:val="22"/>
                <w:szCs w:val="22"/>
              </w:rPr>
              <w:t>If the water source is affected, boil or treat drinking water.</w:t>
            </w:r>
          </w:p>
          <w:p w14:paraId="29209868" w14:textId="1A07ED15" w:rsidR="002066E7" w:rsidRPr="00997D17" w:rsidRDefault="002066E7" w:rsidP="00FE4152">
            <w:pPr>
              <w:pStyle w:val="ListParagraph"/>
              <w:rPr>
                <w:sz w:val="22"/>
                <w:szCs w:val="22"/>
              </w:rPr>
            </w:pPr>
          </w:p>
        </w:tc>
        <w:tc>
          <w:tcPr>
            <w:tcW w:w="2279" w:type="dxa"/>
          </w:tcPr>
          <w:p w14:paraId="18237983" w14:textId="3A4BC5A4" w:rsidR="008C6B60" w:rsidRPr="00997D17" w:rsidRDefault="00034217" w:rsidP="00F20E47">
            <w:pPr>
              <w:pStyle w:val="ListBullet"/>
              <w:rPr>
                <w:sz w:val="22"/>
                <w:szCs w:val="22"/>
                <w:lang w:val="sv-SE"/>
              </w:rPr>
            </w:pPr>
            <w:r w:rsidRPr="00997D17">
              <w:rPr>
                <w:sz w:val="22"/>
                <w:szCs w:val="22"/>
                <w:lang w:val="sv-SE"/>
              </w:rPr>
              <w:lastRenderedPageBreak/>
              <w:t>Hamisha kaya kutoka bondeni kwenda kituo cha kata.</w:t>
            </w:r>
          </w:p>
          <w:p w14:paraId="2C6D6D6E" w14:textId="34C9D7F4" w:rsidR="008C6B60" w:rsidRPr="00997D17" w:rsidRDefault="00034217" w:rsidP="00FE4152">
            <w:pPr>
              <w:pStyle w:val="ListParagraph"/>
              <w:rPr>
                <w:sz w:val="22"/>
                <w:szCs w:val="22"/>
                <w:lang w:val="sv-SE"/>
              </w:rPr>
            </w:pPr>
            <w:r w:rsidRPr="00997D17">
              <w:rPr>
                <w:sz w:val="22"/>
                <w:szCs w:val="22"/>
                <w:lang w:val="sv-SE"/>
              </w:rPr>
              <w:t>Funga na weka alama barabara au daraja. Elekeza magari.</w:t>
            </w:r>
          </w:p>
          <w:p w14:paraId="499F10A4" w14:textId="01DF3BD9" w:rsidR="008C6B60" w:rsidRPr="00997D17" w:rsidRDefault="00FE0A4D" w:rsidP="00FE4152">
            <w:pPr>
              <w:pStyle w:val="ListParagraph"/>
              <w:rPr>
                <w:sz w:val="22"/>
                <w:szCs w:val="22"/>
                <w:lang w:val="sv-SE"/>
              </w:rPr>
            </w:pPr>
            <w:ins w:id="2671" w:author="Bonephace Kaijage" w:date="2026-10-14T06:11:00Z" w16du:dateUtc="2026-10-14T04:11:00Z">
              <w:r>
                <w:rPr>
                  <w:sz w:val="22"/>
                  <w:szCs w:val="22"/>
                  <w:lang w:val="sv-SE"/>
                </w:rPr>
                <w:t>Hakikisheni watoto wa shule, wazee na watu wenye ulemavu wote wamepatikana kabla ya giza, ili asitafutwe mtu usiku.</w:t>
              </w:r>
            </w:ins>
            <w:del w:id="2672" w:author="Bonephace Kaijage" w:date="2026-10-14T06:11:00Z" w16du:dateUtc="2026-10-14T04:11:00Z">
              <w:r w:rsidR="00034217" w:rsidRPr="00997D17" w:rsidDel="00FE0A4D">
                <w:rPr>
                  <w:sz w:val="22"/>
                  <w:szCs w:val="22"/>
                  <w:lang w:val="sv-SE"/>
                </w:rPr>
                <w:delText>Hakiki watoto wa shule na wazee kabla ya giza.</w:delText>
              </w:r>
            </w:del>
          </w:p>
          <w:p w14:paraId="24D4DBA3" w14:textId="6F3FC3FF" w:rsidR="00F20E47" w:rsidRPr="00997D17" w:rsidRDefault="00034217" w:rsidP="00F20E47">
            <w:pPr>
              <w:pStyle w:val="ListBullet"/>
              <w:rPr>
                <w:sz w:val="22"/>
                <w:szCs w:val="22"/>
                <w:lang w:val="sv-SE"/>
              </w:rPr>
            </w:pPr>
            <w:r w:rsidRPr="00997D17">
              <w:rPr>
                <w:sz w:val="22"/>
                <w:szCs w:val="22"/>
                <w:lang w:val="sv-SE"/>
              </w:rPr>
              <w:t>Chemsha maji ya kunywa. Kliniki iangalie kuhara.</w:t>
            </w:r>
          </w:p>
          <w:p w14:paraId="730A2A40" w14:textId="0BFFD935" w:rsidR="00F20E47" w:rsidRPr="00997D17" w:rsidRDefault="00FE0A4D" w:rsidP="00F20E47">
            <w:pPr>
              <w:pStyle w:val="ListBullet"/>
              <w:rPr>
                <w:sz w:val="22"/>
                <w:szCs w:val="22"/>
              </w:rPr>
            </w:pPr>
            <w:ins w:id="2673" w:author="Bonephace Kaijage" w:date="2026-10-14T06:15:00Z" w16du:dateUtc="2026-10-14T04:15:00Z">
              <w:r>
                <w:rPr>
                  <w:sz w:val="22"/>
                  <w:szCs w:val="22"/>
                </w:rPr>
                <w:t>Hakikisheni watoto, wazee na watu wenye ulemavu wote wako salama na wana mtu wa kuwasaidia.</w:t>
              </w:r>
            </w:ins>
            <w:del w:id="2674" w:author="Bonephace Kaijage" w:date="2026-10-14T06:15:00Z" w16du:dateUtc="2026-10-14T04:15:00Z">
              <w:r w:rsidR="00F20E47" w:rsidRPr="00997D17" w:rsidDel="00FE0A4D">
                <w:rPr>
                  <w:sz w:val="22"/>
                  <w:szCs w:val="22"/>
                </w:rPr>
                <w:delText>Hakiki watoto, wazee na watu wenye ulemavu.</w:delText>
              </w:r>
            </w:del>
          </w:p>
          <w:p w14:paraId="11488D4D" w14:textId="27618B21" w:rsidR="00F20E47" w:rsidRPr="00997D17" w:rsidRDefault="00F20E47" w:rsidP="00F20E47">
            <w:pPr>
              <w:pStyle w:val="ListBullet"/>
              <w:rPr>
                <w:sz w:val="22"/>
                <w:szCs w:val="22"/>
              </w:rPr>
            </w:pPr>
            <w:r w:rsidRPr="00997D17">
              <w:rPr>
                <w:sz w:val="22"/>
                <w:szCs w:val="22"/>
              </w:rPr>
              <w:t>Chanzo cha maji kikiathirika, chemsha au tibu maji ya kunywa.</w:t>
            </w:r>
          </w:p>
          <w:p w14:paraId="62839BC8" w14:textId="75A33581" w:rsidR="002066E7" w:rsidRPr="00997D17" w:rsidRDefault="002066E7" w:rsidP="00FE4152">
            <w:pPr>
              <w:pStyle w:val="ListParagraph"/>
              <w:rPr>
                <w:sz w:val="22"/>
                <w:szCs w:val="22"/>
              </w:rPr>
            </w:pPr>
          </w:p>
        </w:tc>
      </w:tr>
      <w:tr w:rsidR="002066E7" w:rsidRPr="000343A2" w14:paraId="453D9DA4" w14:textId="77777777" w:rsidTr="002066E7">
        <w:tc>
          <w:tcPr>
            <w:tcW w:w="2278" w:type="dxa"/>
          </w:tcPr>
          <w:p w14:paraId="7D1F30FC" w14:textId="77777777" w:rsidR="002066E7" w:rsidRPr="00997D17" w:rsidRDefault="002066E7" w:rsidP="00FE4152">
            <w:pPr>
              <w:pStyle w:val="ListParagraph"/>
              <w:rPr>
                <w:sz w:val="22"/>
                <w:szCs w:val="22"/>
              </w:rPr>
            </w:pPr>
          </w:p>
        </w:tc>
        <w:tc>
          <w:tcPr>
            <w:tcW w:w="2278" w:type="dxa"/>
          </w:tcPr>
          <w:p w14:paraId="30A739BF" w14:textId="4CFC5B4E"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A5F1427" w14:textId="00088CB4" w:rsidR="002066E7" w:rsidRPr="00997D17" w:rsidRDefault="00FE0A4D" w:rsidP="00FE4152">
            <w:pPr>
              <w:pStyle w:val="ListParagraph"/>
              <w:rPr>
                <w:sz w:val="22"/>
                <w:szCs w:val="22"/>
              </w:rPr>
            </w:pPr>
            <w:ins w:id="267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67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C94E5BF" w14:textId="45FEB372" w:rsidR="002066E7" w:rsidRPr="00997D17" w:rsidRDefault="00FE0A4D" w:rsidP="00FE4152">
            <w:pPr>
              <w:pStyle w:val="ListParagraph"/>
              <w:rPr>
                <w:sz w:val="22"/>
                <w:szCs w:val="22"/>
              </w:rPr>
            </w:pPr>
            <w:ins w:id="267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67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48FBC0E" w14:textId="09689C78" w:rsidR="008C6B60" w:rsidRPr="00997D17" w:rsidRDefault="00FE0A4D" w:rsidP="00F20E47">
            <w:pPr>
              <w:pStyle w:val="ListBullet"/>
              <w:rPr>
                <w:sz w:val="22"/>
                <w:szCs w:val="22"/>
              </w:rPr>
            </w:pPr>
            <w:ins w:id="2679"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68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713BD8B8" w14:textId="31E364D2" w:rsidR="008C6B60" w:rsidRPr="00997D17" w:rsidRDefault="00034217" w:rsidP="00FE4152">
            <w:pPr>
              <w:pStyle w:val="ListParagraph"/>
              <w:rPr>
                <w:sz w:val="22"/>
                <w:szCs w:val="22"/>
              </w:rPr>
            </w:pPr>
            <w:r w:rsidRPr="00997D17">
              <w:rPr>
                <w:sz w:val="22"/>
                <w:szCs w:val="22"/>
              </w:rPr>
              <w:t>Call 114 and 190. Keep the road clear for ambulances.</w:t>
            </w:r>
          </w:p>
          <w:p w14:paraId="3C5D852E" w14:textId="3398D57C" w:rsidR="008C6B60" w:rsidRPr="00997D17" w:rsidRDefault="00034217" w:rsidP="00FE4152">
            <w:pPr>
              <w:pStyle w:val="ListParagraph"/>
              <w:rPr>
                <w:sz w:val="22"/>
                <w:szCs w:val="22"/>
              </w:rPr>
            </w:pPr>
            <w:r w:rsidRPr="00997D17">
              <w:rPr>
                <w:sz w:val="22"/>
                <w:szCs w:val="22"/>
              </w:rPr>
              <w:t>Open the shelter and register every household. Note who is missing.</w:t>
            </w:r>
          </w:p>
          <w:p w14:paraId="28FD33A6" w14:textId="61B859F3" w:rsidR="00F20E47" w:rsidRPr="00997D17" w:rsidRDefault="00034217" w:rsidP="00F20E47">
            <w:pPr>
              <w:pStyle w:val="ListBullet"/>
              <w:rPr>
                <w:sz w:val="22"/>
                <w:szCs w:val="22"/>
              </w:rPr>
            </w:pPr>
            <w:r w:rsidRPr="00997D17">
              <w:rPr>
                <w:sz w:val="22"/>
                <w:szCs w:val="22"/>
              </w:rPr>
              <w:t>Health team: injury first, then cholera if the water is dirty.</w:t>
            </w:r>
          </w:p>
          <w:p w14:paraId="39E8905C" w14:textId="29F6DEBB" w:rsidR="00F20E47" w:rsidRPr="00997D17" w:rsidRDefault="00F20E47" w:rsidP="00F20E47">
            <w:pPr>
              <w:pStyle w:val="ListBullet"/>
              <w:rPr>
                <w:sz w:val="22"/>
                <w:szCs w:val="22"/>
              </w:rPr>
            </w:pPr>
            <w:r w:rsidRPr="00997D17">
              <w:rPr>
                <w:sz w:val="22"/>
                <w:szCs w:val="22"/>
              </w:rPr>
              <w:t>Account for every household. Open the shelter and register arrivals.</w:t>
            </w:r>
          </w:p>
          <w:p w14:paraId="60F1AD70" w14:textId="32977C6D" w:rsidR="00F20E47" w:rsidRPr="00997D17" w:rsidRDefault="00F20E47" w:rsidP="00F20E47">
            <w:pPr>
              <w:pStyle w:val="ListBullet"/>
              <w:rPr>
                <w:sz w:val="22"/>
                <w:szCs w:val="22"/>
              </w:rPr>
            </w:pPr>
            <w:r w:rsidRPr="00997D17">
              <w:rPr>
                <w:sz w:val="22"/>
                <w:szCs w:val="22"/>
              </w:rPr>
              <w:t>Health team: prepare for injury, and for cholera if water is contaminated.</w:t>
            </w:r>
          </w:p>
          <w:p w14:paraId="073EB877" w14:textId="7ECB8672" w:rsidR="002066E7" w:rsidRPr="00997D17" w:rsidRDefault="002066E7" w:rsidP="00FE4152">
            <w:pPr>
              <w:pStyle w:val="ListParagraph"/>
              <w:rPr>
                <w:sz w:val="22"/>
                <w:szCs w:val="22"/>
              </w:rPr>
            </w:pPr>
          </w:p>
        </w:tc>
        <w:tc>
          <w:tcPr>
            <w:tcW w:w="2279" w:type="dxa"/>
          </w:tcPr>
          <w:p w14:paraId="253AFC94" w14:textId="063CE8AE"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740A2113" w14:textId="2C42E410" w:rsidR="008C6B60" w:rsidRPr="00997D17" w:rsidRDefault="00034217" w:rsidP="00FE4152">
            <w:pPr>
              <w:pStyle w:val="ListParagraph"/>
              <w:rPr>
                <w:sz w:val="22"/>
                <w:szCs w:val="22"/>
                <w:lang w:val="sv-SE"/>
              </w:rPr>
            </w:pPr>
            <w:r w:rsidRPr="00997D17">
              <w:rPr>
                <w:sz w:val="22"/>
                <w:szCs w:val="22"/>
                <w:lang w:val="sv-SE"/>
              </w:rPr>
              <w:t>Piga 114 na 190. Acha barabara wazi kwa magari ya wagonjwa.</w:t>
            </w:r>
          </w:p>
          <w:p w14:paraId="7D9C0F86" w14:textId="6FB5186D" w:rsidR="008C6B60" w:rsidRPr="00997D17" w:rsidRDefault="00034217" w:rsidP="00FE4152">
            <w:pPr>
              <w:pStyle w:val="ListParagraph"/>
              <w:rPr>
                <w:sz w:val="22"/>
                <w:szCs w:val="22"/>
                <w:lang w:val="sv-SE"/>
              </w:rPr>
            </w:pPr>
            <w:r w:rsidRPr="00997D17">
              <w:rPr>
                <w:sz w:val="22"/>
                <w:szCs w:val="22"/>
                <w:lang w:val="sv-SE"/>
              </w:rPr>
              <w:t>Fungua makazi na sajili kila kaya. Andika aliyepotea.</w:t>
            </w:r>
          </w:p>
          <w:p w14:paraId="022401C2" w14:textId="1E5C4E9A" w:rsidR="00F20E4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p w14:paraId="2D58EAEE" w14:textId="47397BCF" w:rsidR="00F20E47" w:rsidRPr="00997D17" w:rsidRDefault="00F20E47" w:rsidP="00F20E47">
            <w:pPr>
              <w:pStyle w:val="ListBullet"/>
              <w:rPr>
                <w:sz w:val="22"/>
                <w:szCs w:val="22"/>
                <w:lang w:val="sv-SE"/>
              </w:rPr>
            </w:pPr>
            <w:r w:rsidRPr="00997D17">
              <w:rPr>
                <w:sz w:val="22"/>
                <w:szCs w:val="22"/>
                <w:lang w:val="sv-SE"/>
              </w:rPr>
              <w:t>Hesabu kila kaya. Fungua makazi na visajili wafikao.</w:t>
            </w:r>
          </w:p>
          <w:p w14:paraId="2016EFA4" w14:textId="2AF426B8" w:rsidR="00F20E47" w:rsidRPr="00997D17" w:rsidRDefault="00F20E47" w:rsidP="00F20E47">
            <w:pPr>
              <w:pStyle w:val="ListBullet"/>
              <w:rPr>
                <w:sz w:val="22"/>
                <w:szCs w:val="22"/>
                <w:lang w:val="sv-SE"/>
              </w:rPr>
            </w:pPr>
            <w:r w:rsidRPr="00997D17">
              <w:rPr>
                <w:sz w:val="22"/>
                <w:szCs w:val="22"/>
                <w:lang w:val="sv-SE"/>
              </w:rPr>
              <w:t>Timu ya afya: jiandae kwa majeruhi, na kipindupindu maji yakichafuka.</w:t>
            </w:r>
          </w:p>
          <w:p w14:paraId="0C376C2C" w14:textId="034F9BC1" w:rsidR="002066E7" w:rsidRPr="00997D17" w:rsidRDefault="002066E7" w:rsidP="00FE4152">
            <w:pPr>
              <w:pStyle w:val="ListParagraph"/>
              <w:rPr>
                <w:sz w:val="22"/>
                <w:szCs w:val="22"/>
                <w:lang w:val="sv-SE"/>
              </w:rPr>
            </w:pPr>
          </w:p>
        </w:tc>
      </w:tr>
    </w:tbl>
    <w:p w14:paraId="7EC1F972" w14:textId="77777777" w:rsidR="00250A71" w:rsidRPr="008F12E3" w:rsidRDefault="00FE4152" w:rsidP="00FE4152">
      <w:pPr>
        <w:pStyle w:val="ListParagraph"/>
        <w:rPr>
          <w:sz w:val="22"/>
          <w:szCs w:val="22"/>
        </w:rPr>
      </w:pPr>
      <w:r w:rsidRPr="00997D17">
        <w:rPr>
          <w:sz w:val="22"/>
          <w:szCs w:val="22"/>
        </w:rPr>
        <w:t>Lindi Municipal Council — Halmashauri ya Manispaa ya Lindi (Lindi Urban / Lindi Mjini)</w:t>
      </w:r>
    </w:p>
    <w:p w14:paraId="7F47DB29" w14:textId="77777777" w:rsidR="00AB6CF2" w:rsidRDefault="00FE4152" w:rsidP="00FE4152">
      <w:pPr>
        <w:rPr>
          <w:sz w:val="22"/>
          <w:szCs w:val="22"/>
        </w:rPr>
      </w:pPr>
      <w:r w:rsidRPr="00997D17">
        <w:rPr>
          <w:sz w:val="22"/>
          <w:szCs w:val="22"/>
        </w:rPr>
        <w:t>11. MANYARA REGION | MKOA WA MANYARA</w:t>
      </w:r>
    </w:p>
    <w:p w14:paraId="52044E01" w14:textId="77777777" w:rsidR="00AB6CF2" w:rsidRDefault="00AB6CF2" w:rsidP="00AB6CF2">
      <w:pPr>
        <w:rPr>
          <w:color w:val="000000"/>
        </w:rPr>
      </w:pPr>
    </w:p>
    <w:p w14:paraId="22F2ACFC" w14:textId="77777777" w:rsidR="00AB6CF2" w:rsidRDefault="00AB6CF2" w:rsidP="00AB6CF2">
      <w:pPr>
        <w:pStyle w:val="Strong1"/>
        <w:jc w:val="both"/>
        <w:rPr>
          <w:color w:val="000000"/>
        </w:rPr>
      </w:pPr>
      <w:r w:rsidRPr="00AB6CF2">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B6CF2" w:rsidRPr="00AB6CF2" w14:paraId="4EF3CF62" w14:textId="77777777" w:rsidTr="00AB6CF2">
        <w:tc>
          <w:tcPr>
            <w:tcW w:w="3420" w:type="dxa"/>
            <w:shd w:val="clear" w:color="D9D9D9" w:fill="D9D9D9"/>
          </w:tcPr>
          <w:p w14:paraId="21043899" w14:textId="55BDB4FD" w:rsidR="00AB6CF2" w:rsidRPr="00AB6CF2" w:rsidRDefault="00AB6CF2" w:rsidP="00AB6CF2">
            <w:pPr>
              <w:jc w:val="both"/>
              <w:rPr>
                <w:color w:val="000000"/>
              </w:rPr>
            </w:pPr>
            <w:r w:rsidRPr="00AB6CF2">
              <w:rPr>
                <w:color w:val="000000"/>
              </w:rPr>
              <w:t>AREA (EN)</w:t>
            </w:r>
          </w:p>
        </w:tc>
        <w:tc>
          <w:tcPr>
            <w:tcW w:w="3235" w:type="dxa"/>
            <w:shd w:val="clear" w:color="D9D9D9" w:fill="D9D9D9"/>
          </w:tcPr>
          <w:p w14:paraId="39FC1BFA" w14:textId="69D53BAE" w:rsidR="00AB6CF2" w:rsidRPr="00AB6CF2" w:rsidRDefault="00AB6CF2" w:rsidP="00AB6CF2">
            <w:pPr>
              <w:jc w:val="both"/>
              <w:rPr>
                <w:color w:val="000000"/>
              </w:rPr>
            </w:pPr>
            <w:r w:rsidRPr="00AB6CF2">
              <w:rPr>
                <w:color w:val="000000"/>
              </w:rPr>
              <w:t>ENEO (SW)</w:t>
            </w:r>
          </w:p>
        </w:tc>
        <w:tc>
          <w:tcPr>
            <w:tcW w:w="3605" w:type="dxa"/>
            <w:shd w:val="clear" w:color="D9D9D9" w:fill="D9D9D9"/>
          </w:tcPr>
          <w:p w14:paraId="17CA09DC" w14:textId="345F6006" w:rsidR="00AB6CF2" w:rsidRPr="00AB6CF2" w:rsidRDefault="00AB6CF2" w:rsidP="00AB6CF2">
            <w:pPr>
              <w:jc w:val="both"/>
              <w:rPr>
                <w:color w:val="000000"/>
              </w:rPr>
            </w:pPr>
            <w:r w:rsidRPr="00AB6CF2">
              <w:rPr>
                <w:color w:val="000000"/>
              </w:rPr>
              <w:t>RISK STATEMENT (EN)</w:t>
            </w:r>
          </w:p>
        </w:tc>
        <w:tc>
          <w:tcPr>
            <w:tcW w:w="3325" w:type="dxa"/>
            <w:shd w:val="clear" w:color="D9D9D9" w:fill="D9D9D9"/>
          </w:tcPr>
          <w:p w14:paraId="3CE8EDB3" w14:textId="49F3898A" w:rsidR="00AB6CF2" w:rsidRPr="00AB6CF2" w:rsidRDefault="00AB6CF2" w:rsidP="00AB6CF2">
            <w:pPr>
              <w:jc w:val="both"/>
              <w:rPr>
                <w:color w:val="000000"/>
              </w:rPr>
            </w:pPr>
            <w:r w:rsidRPr="00AB6CF2">
              <w:rPr>
                <w:color w:val="000000"/>
              </w:rPr>
              <w:t>TAMKO LA HATARI (SW)</w:t>
            </w:r>
          </w:p>
        </w:tc>
      </w:tr>
      <w:tr w:rsidR="00AB6CF2" w:rsidRPr="00AB6CF2" w14:paraId="3FFB3C98" w14:textId="77777777" w:rsidTr="00AB6CF2">
        <w:tc>
          <w:tcPr>
            <w:tcW w:w="3420" w:type="dxa"/>
          </w:tcPr>
          <w:p w14:paraId="7A67B6E5" w14:textId="1EF0584A" w:rsidR="00AB6CF2" w:rsidRPr="00AB6CF2" w:rsidRDefault="00AB6CF2" w:rsidP="00AB6CF2">
            <w:pPr>
              <w:pStyle w:val="ListParagraph"/>
              <w:numPr>
                <w:ilvl w:val="0"/>
                <w:numId w:val="1"/>
              </w:numPr>
              <w:jc w:val="both"/>
              <w:rPr>
                <w:color w:val="000000"/>
              </w:rPr>
            </w:pPr>
            <w:r w:rsidRPr="00AB6CF2">
              <w:rPr>
                <w:color w:val="000000"/>
              </w:rPr>
              <w:t>Babati Town: Lake Babati shore and town streams</w:t>
            </w:r>
          </w:p>
        </w:tc>
        <w:tc>
          <w:tcPr>
            <w:tcW w:w="3235" w:type="dxa"/>
          </w:tcPr>
          <w:p w14:paraId="77E0564A" w14:textId="0577CA9B" w:rsidR="00AB6CF2" w:rsidRPr="00AB6CF2" w:rsidRDefault="00AB6CF2" w:rsidP="00AB6CF2">
            <w:pPr>
              <w:pStyle w:val="ListParagraph"/>
              <w:numPr>
                <w:ilvl w:val="0"/>
                <w:numId w:val="1"/>
              </w:numPr>
              <w:jc w:val="both"/>
              <w:rPr>
                <w:color w:val="000000"/>
              </w:rPr>
            </w:pPr>
            <w:r w:rsidRPr="00AB6CF2">
              <w:rPr>
                <w:color w:val="000000"/>
              </w:rPr>
              <w:t>Mji wa Babati: ufukwe wa Ziwa Babati na vijito vya mjini</w:t>
            </w:r>
          </w:p>
        </w:tc>
        <w:tc>
          <w:tcPr>
            <w:tcW w:w="3605" w:type="dxa"/>
          </w:tcPr>
          <w:p w14:paraId="7D436127" w14:textId="07FE0D31" w:rsidR="00AB6CF2" w:rsidRPr="00DC5789" w:rsidRDefault="00DC5789" w:rsidP="00DC5789">
            <w:pPr>
              <w:pStyle w:val="ListParagraph"/>
              <w:numPr>
                <w:ilvl w:val="0"/>
                <w:numId w:val="1"/>
              </w:numPr>
              <w:jc w:val="both"/>
              <w:rPr>
                <w:color w:val="000000"/>
              </w:rPr>
            </w:pPr>
            <w:r w:rsidRPr="00DC5789">
              <w:rPr>
                <w:color w:val="000000"/>
              </w:rPr>
              <w:t>This area surrounds Lake Babati, which rises and floods nearby streets and farms in wet years, and town streams flash-flood after storms on the surrounding hills.</w:t>
            </w:r>
          </w:p>
          <w:p w14:paraId="77DE8A9A" w14:textId="77777777" w:rsidR="000343A2" w:rsidRDefault="00DC5789" w:rsidP="00DC5789">
            <w:pPr>
              <w:pStyle w:val="ListParagraph"/>
              <w:numPr>
                <w:ilvl w:val="0"/>
                <w:numId w:val="1"/>
              </w:numPr>
              <w:jc w:val="both"/>
              <w:rPr>
                <w:ins w:id="2681" w:author="Bonephace Kaijage" w:date="2026-10-11T07:07:00Z" w16du:dateUtc="2026-10-11T04:07:00Z"/>
                <w:color w:val="000000"/>
              </w:rPr>
            </w:pPr>
            <w:r>
              <w:rPr>
                <w:color w:val="000000"/>
              </w:rPr>
              <w:t>For those living and trading here, it helps to</w:t>
            </w:r>
            <w:r w:rsidRPr="00DC5789">
              <w:rPr>
                <w:color w:val="000000"/>
              </w:rPr>
              <w:t xml:space="preserve"> build above the lake's highest known level, keep stream channels clear and keep goods off the floor.</w:t>
            </w:r>
          </w:p>
          <w:p w14:paraId="33041311" w14:textId="3D6E82F4" w:rsidR="000343A2" w:rsidRDefault="00FE0A4D" w:rsidP="00DC5789">
            <w:pPr>
              <w:pStyle w:val="ListParagraph"/>
              <w:numPr>
                <w:ilvl w:val="0"/>
                <w:numId w:val="1"/>
              </w:numPr>
              <w:jc w:val="both"/>
              <w:rPr>
                <w:ins w:id="2682" w:author="Bonephace Kaijage" w:date="2026-10-11T07:07:00Z" w16du:dateUtc="2026-10-11T04:07:00Z"/>
                <w:color w:val="000000"/>
              </w:rPr>
            </w:pPr>
            <w:ins w:id="2683" w:author="Bonephace Kaijage" w:date="2026-10-14T05:56:00Z" w16du:dateUtc="2026-10-14T03:56:00Z">
              <w:r>
                <w:rPr>
                  <w:color w:val="000000"/>
                </w:rPr>
                <w:t>What raises the risk: building new houses or stores on the lake flats that were under water in the last wet year, and blocking the town streams with plots or waste.</w:t>
              </w:r>
            </w:ins>
          </w:p>
          <w:p w14:paraId="09E3F84A" w14:textId="77777777" w:rsidR="00FE0A4D" w:rsidRDefault="000343A2" w:rsidP="00DC5789">
            <w:pPr>
              <w:pStyle w:val="ListParagraph"/>
              <w:numPr>
                <w:ilvl w:val="0"/>
                <w:numId w:val="1"/>
              </w:numPr>
              <w:jc w:val="both"/>
              <w:rPr>
                <w:ins w:id="2684" w:author="Bonephace Kaijage" w:date="2026-10-14T05:59:00Z" w16du:dateUtc="2026-10-14T03:59:00Z"/>
                <w:color w:val="000000"/>
              </w:rPr>
            </w:pPr>
            <w:ins w:id="2685" w:author="Bonephace Kaijage" w:date="2026-10-11T07:07:00Z" w16du:dateUtc="2026-10-11T04:07:00Z">
              <w:r>
                <w:rPr>
                  <w:color w:val="000000"/>
                </w:rPr>
                <w:t>Know the higher street away from the lake and the streams that you will move to, and go when the lake creeps past its usual edge or heavy rain is reported on the hills; the streams rise within the hour.</w:t>
              </w:r>
            </w:ins>
          </w:p>
          <w:p w14:paraId="745B52AF" w14:textId="09B8E728" w:rsidR="00AB6CF2" w:rsidRPr="00DC5789" w:rsidRDefault="00FE0A4D" w:rsidP="00DC5789">
            <w:pPr>
              <w:pStyle w:val="ListParagraph"/>
              <w:numPr>
                <w:ilvl w:val="0"/>
                <w:numId w:val="1"/>
              </w:numPr>
              <w:jc w:val="both"/>
              <w:rPr>
                <w:bCs/>
                <w:color w:val="000000"/>
              </w:rPr>
            </w:pPr>
            <w:ins w:id="2686" w:author="Bonephace Kaijage" w:date="2026-10-14T05:59:00Z" w16du:dateUtc="2026-10-14T03:59:00Z">
              <w:r>
                <w:rPr>
                  <w:color w:val="000000"/>
                </w:rPr>
                <w:t>Agree who will help anyone in the household who cannot move, see or hear a warning on their own.</w:t>
              </w:r>
            </w:ins>
          </w:p>
        </w:tc>
        <w:tc>
          <w:tcPr>
            <w:tcW w:w="3325" w:type="dxa"/>
          </w:tcPr>
          <w:p w14:paraId="77B24650" w14:textId="1409AD4B" w:rsidR="00AB6CF2" w:rsidRPr="00DC5789" w:rsidRDefault="00DC5789" w:rsidP="00DC5789">
            <w:pPr>
              <w:pStyle w:val="ListParagraph"/>
              <w:numPr>
                <w:ilvl w:val="0"/>
                <w:numId w:val="1"/>
              </w:numPr>
              <w:jc w:val="both"/>
              <w:rPr>
                <w:color w:val="000000"/>
              </w:rPr>
            </w:pPr>
            <w:r w:rsidRPr="00DC5789">
              <w:rPr>
                <w:color w:val="000000"/>
              </w:rPr>
              <w:t>Eneo hili linazunguka Ziwa Babati linalojaa na kufurika mitaa na mashamba jirani katika miaka ya mvua nyingi, na vijito vya mjini hufurika ghafla baada ya dhoruba milimani.</w:t>
            </w:r>
          </w:p>
          <w:p w14:paraId="3E9C1B13" w14:textId="77777777" w:rsidR="000343A2" w:rsidRDefault="00DC5789" w:rsidP="00DC5789">
            <w:pPr>
              <w:pStyle w:val="ListParagraph"/>
              <w:numPr>
                <w:ilvl w:val="0"/>
                <w:numId w:val="1"/>
              </w:numPr>
              <w:jc w:val="both"/>
              <w:rPr>
                <w:ins w:id="2687" w:author="Bonephace Kaijage" w:date="2026-10-11T07:07:00Z" w16du:dateUtc="2026-10-11T04:07:00Z"/>
                <w:color w:val="000000"/>
              </w:rPr>
            </w:pPr>
            <w:r>
              <w:rPr>
                <w:color w:val="000000"/>
              </w:rPr>
              <w:t>Kwa wanaoishi na kufanya biashara hapa, ni vyema</w:t>
            </w:r>
            <w:r w:rsidRPr="00DC5789">
              <w:rPr>
                <w:color w:val="000000"/>
              </w:rPr>
              <w:t xml:space="preserve"> kujenga juu ya kina cha juu kabisa cha ziwa kinachojulikana, kuweka mikondo ya vijito wazi na kuhifadhi bidhaa juu ya sakafu.</w:t>
            </w:r>
          </w:p>
          <w:p w14:paraId="5272C010" w14:textId="227E497F" w:rsidR="000343A2" w:rsidRDefault="00FE0A4D" w:rsidP="00DC5789">
            <w:pPr>
              <w:pStyle w:val="ListParagraph"/>
              <w:numPr>
                <w:ilvl w:val="0"/>
                <w:numId w:val="1"/>
              </w:numPr>
              <w:jc w:val="both"/>
              <w:rPr>
                <w:ins w:id="2688" w:author="Bonephace Kaijage" w:date="2026-10-11T07:07:00Z" w16du:dateUtc="2026-10-11T04:07:00Z"/>
                <w:color w:val="000000"/>
              </w:rPr>
            </w:pPr>
            <w:ins w:id="2689" w:author="Bonephace Kaijage" w:date="2026-10-14T05:56:00Z" w16du:dateUtc="2026-10-14T03:56:00Z">
              <w:r>
                <w:rPr>
                  <w:color w:val="000000"/>
                </w:rPr>
                <w:t>Kinachoongeza hatari: kujenga nyumba au maduka mapya kwenye tambarare za ziwa zilizokuwa chini ya maji mwaka wa mvua nyingi uliopita, na kuziba vijito vya mjini kwa viwanja au taka.</w:t>
              </w:r>
            </w:ins>
          </w:p>
          <w:p w14:paraId="375AAC1D" w14:textId="77777777" w:rsidR="00FE0A4D" w:rsidRDefault="000343A2" w:rsidP="00DC5789">
            <w:pPr>
              <w:pStyle w:val="ListParagraph"/>
              <w:numPr>
                <w:ilvl w:val="0"/>
                <w:numId w:val="1"/>
              </w:numPr>
              <w:jc w:val="both"/>
              <w:rPr>
                <w:ins w:id="2690" w:author="Bonephace Kaijage" w:date="2026-10-14T05:59:00Z" w16du:dateUtc="2026-10-14T03:59:00Z"/>
                <w:color w:val="000000"/>
              </w:rPr>
            </w:pPr>
            <w:ins w:id="2691" w:author="Bonephace Kaijage" w:date="2026-10-11T07:07:00Z" w16du:dateUtc="2026-10-11T04:07:00Z">
              <w:r>
                <w:rPr>
                  <w:color w:val="000000"/>
                </w:rPr>
                <w:t>Fahamu mtaa wa juu mbali na ziwa na vijito utakaohamia, na ondoka ziwa linapovuka ukingo wake wa kawaida au mvua kubwa inaporipotiwa milimani; vijito hujaa ndani ya saa moja.</w:t>
              </w:r>
            </w:ins>
          </w:p>
          <w:p w14:paraId="6E8002E0" w14:textId="2C899460" w:rsidR="00AB6CF2" w:rsidRPr="00DC5789" w:rsidRDefault="00FE0A4D" w:rsidP="00DC5789">
            <w:pPr>
              <w:pStyle w:val="ListParagraph"/>
              <w:numPr>
                <w:ilvl w:val="0"/>
                <w:numId w:val="1"/>
              </w:numPr>
              <w:jc w:val="both"/>
              <w:rPr>
                <w:bCs/>
                <w:color w:val="000000"/>
              </w:rPr>
            </w:pPr>
            <w:ins w:id="2692" w:author="Bonephace Kaijage" w:date="2026-10-14T05:59:00Z" w16du:dateUtc="2026-10-14T03:59:00Z">
              <w:r>
                <w:rPr>
                  <w:color w:val="000000"/>
                </w:rPr>
                <w:t xml:space="preserve">Kubalianeni nani atamsaidia yeyote katika kaya asiyeweza kuondoka, </w:t>
              </w:r>
              <w:r>
                <w:rPr>
                  <w:color w:val="000000"/>
                </w:rPr>
                <w:lastRenderedPageBreak/>
                <w:t>kuona au kusikia tahadhari peke yake.</w:t>
              </w:r>
            </w:ins>
          </w:p>
        </w:tc>
      </w:tr>
      <w:tr w:rsidR="00AB6CF2" w:rsidRPr="00AB6CF2" w14:paraId="0DD62F1B" w14:textId="77777777" w:rsidTr="00AB6CF2">
        <w:tc>
          <w:tcPr>
            <w:tcW w:w="3420" w:type="dxa"/>
          </w:tcPr>
          <w:p w14:paraId="24505861" w14:textId="6DFA5DB3" w:rsidR="00AB6CF2" w:rsidRPr="00AB6CF2" w:rsidRDefault="00AB6CF2" w:rsidP="00AB6CF2">
            <w:pPr>
              <w:pStyle w:val="ListParagraph"/>
              <w:numPr>
                <w:ilvl w:val="0"/>
                <w:numId w:val="1"/>
              </w:numPr>
              <w:jc w:val="both"/>
              <w:rPr>
                <w:color w:val="000000"/>
              </w:rPr>
            </w:pPr>
            <w:r w:rsidRPr="00AB6CF2">
              <w:rPr>
                <w:color w:val="000000"/>
              </w:rPr>
              <w:lastRenderedPageBreak/>
              <w:t>Mbulu Town: highland town and steep valleys</w:t>
            </w:r>
          </w:p>
        </w:tc>
        <w:tc>
          <w:tcPr>
            <w:tcW w:w="3235" w:type="dxa"/>
          </w:tcPr>
          <w:p w14:paraId="395B4DD1" w14:textId="38E98A66" w:rsidR="00AB6CF2" w:rsidRPr="00AB6CF2" w:rsidRDefault="00AB6CF2" w:rsidP="00AB6CF2">
            <w:pPr>
              <w:pStyle w:val="ListParagraph"/>
              <w:numPr>
                <w:ilvl w:val="0"/>
                <w:numId w:val="1"/>
              </w:numPr>
              <w:jc w:val="both"/>
              <w:rPr>
                <w:color w:val="000000"/>
                <w:lang w:val="sv-SE"/>
              </w:rPr>
            </w:pPr>
            <w:r w:rsidRPr="00AB6CF2">
              <w:rPr>
                <w:color w:val="000000"/>
                <w:lang w:val="sv-SE"/>
              </w:rPr>
              <w:t>Mji wa Mbulu: mji wa nyanda za juu na mabonde makali</w:t>
            </w:r>
          </w:p>
        </w:tc>
        <w:tc>
          <w:tcPr>
            <w:tcW w:w="3605" w:type="dxa"/>
          </w:tcPr>
          <w:p w14:paraId="321987AB" w14:textId="46487DF7" w:rsidR="00AB6CF2" w:rsidRPr="00DC5789" w:rsidRDefault="00DC5789" w:rsidP="00DC5789">
            <w:pPr>
              <w:pStyle w:val="ListParagraph"/>
              <w:numPr>
                <w:ilvl w:val="0"/>
                <w:numId w:val="1"/>
              </w:numPr>
              <w:jc w:val="both"/>
              <w:rPr>
                <w:color w:val="000000"/>
              </w:rPr>
            </w:pPr>
            <w:r w:rsidRPr="00DC5789">
              <w:rPr>
                <w:color w:val="000000"/>
              </w:rPr>
              <w:t>This area is a cool highland town where steep slopes erode and slide in heavy rain, and hailstorms and strong winds damage roofs and crops.</w:t>
            </w:r>
          </w:p>
          <w:p w14:paraId="570C0562" w14:textId="77777777" w:rsidR="000343A2" w:rsidRDefault="00DC5789" w:rsidP="00DC5789">
            <w:pPr>
              <w:pStyle w:val="ListParagraph"/>
              <w:numPr>
                <w:ilvl w:val="0"/>
                <w:numId w:val="1"/>
              </w:numPr>
              <w:jc w:val="both"/>
              <w:rPr>
                <w:ins w:id="2693" w:author="Bonephace Kaijage" w:date="2026-10-11T07:07:00Z" w16du:dateUtc="2026-10-11T04:07:00Z"/>
                <w:color w:val="000000"/>
              </w:rPr>
            </w:pPr>
            <w:r>
              <w:rPr>
                <w:color w:val="000000"/>
              </w:rPr>
              <w:t>For those living and building here, it helps to</w:t>
            </w:r>
            <w:r w:rsidRPr="00DC5789">
              <w:rPr>
                <w:color w:val="000000"/>
              </w:rPr>
              <w:t xml:space="preserve"> keep slopes planted, build away from steep cuts and gullies and fix roofs firmly.</w:t>
            </w:r>
          </w:p>
          <w:p w14:paraId="7DF44E74" w14:textId="59F0BF1C" w:rsidR="000343A2" w:rsidRDefault="00FE0A4D" w:rsidP="00DC5789">
            <w:pPr>
              <w:pStyle w:val="ListParagraph"/>
              <w:numPr>
                <w:ilvl w:val="0"/>
                <w:numId w:val="1"/>
              </w:numPr>
              <w:jc w:val="both"/>
              <w:rPr>
                <w:ins w:id="2694" w:author="Bonephace Kaijage" w:date="2026-10-11T07:07:00Z" w16du:dateUtc="2026-10-11T04:07:00Z"/>
                <w:color w:val="000000"/>
              </w:rPr>
            </w:pPr>
            <w:ins w:id="2695" w:author="Bonephace Kaijage" w:date="2026-10-14T05:56:00Z" w16du:dateUtc="2026-10-14T03:56:00Z">
              <w:r>
                <w:rPr>
                  <w:color w:val="000000"/>
                </w:rPr>
                <w:t>What raises the risk: cutting into the slope behind a house, clearing the trees above it, and leaving roofs loosely fixed before the windy season.</w:t>
              </w:r>
            </w:ins>
          </w:p>
          <w:p w14:paraId="73D9CE30" w14:textId="77777777" w:rsidR="00FE0A4D" w:rsidRDefault="000343A2" w:rsidP="00DC5789">
            <w:pPr>
              <w:pStyle w:val="ListParagraph"/>
              <w:numPr>
                <w:ilvl w:val="0"/>
                <w:numId w:val="1"/>
              </w:numPr>
              <w:jc w:val="both"/>
              <w:rPr>
                <w:ins w:id="2696" w:author="Bonephace Kaijage" w:date="2026-10-14T05:59:00Z" w16du:dateUtc="2026-10-14T03:59:00Z"/>
                <w:color w:val="000000"/>
              </w:rPr>
            </w:pPr>
            <w:ins w:id="2697" w:author="Bonephace Kaijage" w:date="2026-10-11T07:07:00Z" w16du:dateUtc="2026-10-11T04:07:00Z">
              <w:r>
                <w:rPr>
                  <w:color w:val="000000"/>
                </w:rPr>
                <w:t>Agree with neighbours on a safe place off the slope, and move there when cracks open or water runs muddy during heavy rain; shelter in a solid building when hail or strong wind is forecast.</w:t>
              </w:r>
            </w:ins>
          </w:p>
          <w:p w14:paraId="7EC516D3" w14:textId="05C7ED1E" w:rsidR="00AB6CF2" w:rsidRPr="00DC5789" w:rsidRDefault="00FE0A4D" w:rsidP="00DC5789">
            <w:pPr>
              <w:pStyle w:val="ListParagraph"/>
              <w:numPr>
                <w:ilvl w:val="0"/>
                <w:numId w:val="1"/>
              </w:numPr>
              <w:jc w:val="both"/>
              <w:rPr>
                <w:bCs/>
                <w:color w:val="000000"/>
              </w:rPr>
            </w:pPr>
            <w:ins w:id="2698" w:author="Bonephace Kaijage" w:date="2026-10-14T05:59:00Z" w16du:dateUtc="2026-10-14T03:59:00Z">
              <w:r>
                <w:rPr>
                  <w:color w:val="000000"/>
                </w:rPr>
                <w:t>Agree who will help anyone in the household who cannot move, see or hear a warning on their own.</w:t>
              </w:r>
            </w:ins>
          </w:p>
        </w:tc>
        <w:tc>
          <w:tcPr>
            <w:tcW w:w="3325" w:type="dxa"/>
          </w:tcPr>
          <w:p w14:paraId="47971BA6" w14:textId="041FF3D3" w:rsidR="00AB6CF2" w:rsidRPr="00DC5789" w:rsidRDefault="00DC5789" w:rsidP="00DC5789">
            <w:pPr>
              <w:pStyle w:val="ListParagraph"/>
              <w:numPr>
                <w:ilvl w:val="0"/>
                <w:numId w:val="1"/>
              </w:numPr>
              <w:jc w:val="both"/>
              <w:rPr>
                <w:color w:val="000000"/>
              </w:rPr>
            </w:pPr>
            <w:r w:rsidRPr="00DC5789">
              <w:rPr>
                <w:color w:val="000000"/>
              </w:rPr>
              <w:t>Eneo hili ni mji wa nyanda za juu wenye baridi ambapo miteremko mikali humomonyoka na kuporomoka wakati wa mvua kubwa, na mvua ya mawe na upepo mkali huharibu paa na mazao.</w:t>
            </w:r>
          </w:p>
          <w:p w14:paraId="29B9B1DB" w14:textId="77777777" w:rsidR="000343A2" w:rsidRDefault="00DC5789" w:rsidP="00DC5789">
            <w:pPr>
              <w:pStyle w:val="ListParagraph"/>
              <w:numPr>
                <w:ilvl w:val="0"/>
                <w:numId w:val="1"/>
              </w:numPr>
              <w:jc w:val="both"/>
              <w:rPr>
                <w:ins w:id="2699" w:author="Bonephace Kaijage" w:date="2026-10-11T07:07:00Z" w16du:dateUtc="2026-10-11T04:07:00Z"/>
                <w:color w:val="000000"/>
              </w:rPr>
            </w:pPr>
            <w:r>
              <w:rPr>
                <w:color w:val="000000"/>
              </w:rPr>
              <w:t>Kwa wanaoishi na kujenga hapa, ni vyema</w:t>
            </w:r>
            <w:r w:rsidRPr="00DC5789">
              <w:rPr>
                <w:color w:val="000000"/>
              </w:rPr>
              <w:t xml:space="preserve"> kuacha mimea kwenye miteremko, kujenga mbali na miinuko mikali na makorongo na kufunga paa imara.</w:t>
            </w:r>
          </w:p>
          <w:p w14:paraId="2A6BF6CB" w14:textId="5711F51A" w:rsidR="000343A2" w:rsidRDefault="00FE0A4D" w:rsidP="00DC5789">
            <w:pPr>
              <w:pStyle w:val="ListParagraph"/>
              <w:numPr>
                <w:ilvl w:val="0"/>
                <w:numId w:val="1"/>
              </w:numPr>
              <w:jc w:val="both"/>
              <w:rPr>
                <w:ins w:id="2700" w:author="Bonephace Kaijage" w:date="2026-10-11T07:07:00Z" w16du:dateUtc="2026-10-11T04:07:00Z"/>
                <w:color w:val="000000"/>
              </w:rPr>
            </w:pPr>
            <w:ins w:id="2701" w:author="Bonephace Kaijage" w:date="2026-10-14T05:56:00Z" w16du:dateUtc="2026-10-14T03:56:00Z">
              <w:r>
                <w:rPr>
                  <w:color w:val="000000"/>
                </w:rPr>
                <w:t>Kinachoongeza hatari: kuchimba mteremko nyuma ya nyumba, kukata miti juu yake, na kuacha paa zisizofungwa imara kabla ya msimu wa upepo.</w:t>
              </w:r>
            </w:ins>
          </w:p>
          <w:p w14:paraId="77871336" w14:textId="77777777" w:rsidR="00FE0A4D" w:rsidRDefault="000343A2" w:rsidP="00DC5789">
            <w:pPr>
              <w:pStyle w:val="ListParagraph"/>
              <w:numPr>
                <w:ilvl w:val="0"/>
                <w:numId w:val="1"/>
              </w:numPr>
              <w:jc w:val="both"/>
              <w:rPr>
                <w:ins w:id="2702" w:author="Bonephace Kaijage" w:date="2026-10-14T05:59:00Z" w16du:dateUtc="2026-10-14T03:59:00Z"/>
                <w:color w:val="000000"/>
              </w:rPr>
            </w:pPr>
            <w:ins w:id="2703" w:author="Bonephace Kaijage" w:date="2026-10-11T07:07:00Z" w16du:dateUtc="2026-10-11T04:07:00Z">
              <w:r>
                <w:rPr>
                  <w:color w:val="000000"/>
                </w:rPr>
                <w:t>Kubalianeni na majirani eneo salama nje ya mteremko, na hamieni huko nyufa zikifunguka au maji ya matope yakitiririka wakati wa mvua kubwa; jikingeni kwenye jengo imara mvua ya mawe au upepo mkali unapotabiriwa.</w:t>
              </w:r>
            </w:ins>
          </w:p>
          <w:p w14:paraId="6A099CED" w14:textId="13F903EB" w:rsidR="00AB6CF2" w:rsidRPr="00DC5789" w:rsidRDefault="00FE0A4D" w:rsidP="00DC5789">
            <w:pPr>
              <w:pStyle w:val="ListParagraph"/>
              <w:numPr>
                <w:ilvl w:val="0"/>
                <w:numId w:val="1"/>
              </w:numPr>
              <w:jc w:val="both"/>
              <w:rPr>
                <w:bCs/>
                <w:color w:val="000000"/>
              </w:rPr>
            </w:pPr>
            <w:ins w:id="2704" w:author="Bonephace Kaijage" w:date="2026-10-14T05:59:00Z" w16du:dateUtc="2026-10-14T03:59:00Z">
              <w:r>
                <w:rPr>
                  <w:color w:val="000000"/>
                </w:rPr>
                <w:t>Kubalianeni nani atamsaidia yeyote katika kaya asiyeweza kuondoka, kuona au kusikia tahadhari peke yake.</w:t>
              </w:r>
            </w:ins>
          </w:p>
        </w:tc>
      </w:tr>
      <w:tr w:rsidR="00AB6CF2" w:rsidRPr="00AB6CF2" w14:paraId="415A538C" w14:textId="77777777" w:rsidTr="00AB6CF2">
        <w:tc>
          <w:tcPr>
            <w:tcW w:w="3420" w:type="dxa"/>
          </w:tcPr>
          <w:p w14:paraId="6CD9CDB6" w14:textId="5AC03A62" w:rsidR="00AB6CF2" w:rsidRPr="00AB6CF2" w:rsidRDefault="00AB6CF2" w:rsidP="00AB6CF2">
            <w:pPr>
              <w:pStyle w:val="ListParagraph"/>
              <w:numPr>
                <w:ilvl w:val="0"/>
                <w:numId w:val="1"/>
              </w:numPr>
              <w:jc w:val="both"/>
              <w:rPr>
                <w:color w:val="000000"/>
              </w:rPr>
            </w:pPr>
            <w:r w:rsidRPr="00AB6CF2">
              <w:rPr>
                <w:color w:val="000000"/>
              </w:rPr>
              <w:t>Babati DC: Rift escarpment and Lake Manyara edge</w:t>
            </w:r>
          </w:p>
        </w:tc>
        <w:tc>
          <w:tcPr>
            <w:tcW w:w="3235" w:type="dxa"/>
          </w:tcPr>
          <w:p w14:paraId="7AB5B414" w14:textId="1B8CAE40" w:rsidR="00AB6CF2" w:rsidRPr="00AB6CF2" w:rsidRDefault="00AB6CF2" w:rsidP="00AB6CF2">
            <w:pPr>
              <w:pStyle w:val="ListParagraph"/>
              <w:numPr>
                <w:ilvl w:val="0"/>
                <w:numId w:val="1"/>
              </w:numPr>
              <w:jc w:val="both"/>
              <w:rPr>
                <w:color w:val="000000"/>
              </w:rPr>
            </w:pPr>
            <w:r w:rsidRPr="00AB6CF2">
              <w:rPr>
                <w:color w:val="000000"/>
              </w:rPr>
              <w:t>Babati DC: ukingo wa Bonde la Ufa na pembezoni mwa Ziwa Manyara</w:t>
            </w:r>
          </w:p>
        </w:tc>
        <w:tc>
          <w:tcPr>
            <w:tcW w:w="3605" w:type="dxa"/>
          </w:tcPr>
          <w:p w14:paraId="31E82901" w14:textId="621264DE" w:rsidR="00AB6CF2" w:rsidRPr="00DC5789" w:rsidRDefault="00DC5789" w:rsidP="00DC5789">
            <w:pPr>
              <w:pStyle w:val="ListParagraph"/>
              <w:numPr>
                <w:ilvl w:val="0"/>
                <w:numId w:val="1"/>
              </w:numPr>
              <w:jc w:val="both"/>
              <w:rPr>
                <w:color w:val="000000"/>
              </w:rPr>
            </w:pPr>
            <w:r w:rsidRPr="00DC5789">
              <w:rPr>
                <w:color w:val="000000"/>
              </w:rPr>
              <w:t>This area runs from the Rift escarpment, where flash floods and debris flows rush down gullies, to the Lake Manyara edge where floods and wildlife affect farms.</w:t>
            </w:r>
          </w:p>
          <w:p w14:paraId="4052B43E" w14:textId="77777777" w:rsidR="000343A2" w:rsidRDefault="00DC5789" w:rsidP="00DC5789">
            <w:pPr>
              <w:pStyle w:val="ListParagraph"/>
              <w:numPr>
                <w:ilvl w:val="0"/>
                <w:numId w:val="1"/>
              </w:numPr>
              <w:jc w:val="both"/>
              <w:rPr>
                <w:ins w:id="2705" w:author="Bonephace Kaijage" w:date="2026-10-11T07:07:00Z" w16du:dateUtc="2026-10-11T04:07:00Z"/>
                <w:color w:val="000000"/>
              </w:rPr>
            </w:pPr>
            <w:r>
              <w:rPr>
                <w:color w:val="000000"/>
              </w:rPr>
              <w:lastRenderedPageBreak/>
              <w:t>For those living and farming here, it helps to</w:t>
            </w:r>
            <w:r w:rsidRPr="00DC5789">
              <w:rPr>
                <w:color w:val="000000"/>
              </w:rPr>
              <w:t xml:space="preserve"> keep homes off gully mouths and flood channels, keep trees on slopes and use community deterrents against wildlife.</w:t>
            </w:r>
          </w:p>
          <w:p w14:paraId="14ADA7DA" w14:textId="57A6B500" w:rsidR="000343A2" w:rsidRDefault="00FE0A4D" w:rsidP="00DC5789">
            <w:pPr>
              <w:pStyle w:val="ListParagraph"/>
              <w:numPr>
                <w:ilvl w:val="0"/>
                <w:numId w:val="1"/>
              </w:numPr>
              <w:jc w:val="both"/>
              <w:rPr>
                <w:ins w:id="2706" w:author="Bonephace Kaijage" w:date="2026-10-11T07:07:00Z" w16du:dateUtc="2026-10-11T04:07:00Z"/>
                <w:color w:val="000000"/>
              </w:rPr>
            </w:pPr>
            <w:ins w:id="2707" w:author="Bonephace Kaijage" w:date="2026-10-14T05:56:00Z" w16du:dateUtc="2026-10-14T03:56:00Z">
              <w:r>
                <w:rPr>
                  <w:color w:val="000000"/>
                </w:rPr>
                <w:t>What raises the risk: building below the gully mouths because the ground is flat and fertile, clearing the escarpment slopes, and farming right to the lake edge.</w:t>
              </w:r>
            </w:ins>
          </w:p>
          <w:p w14:paraId="5BDAAA31" w14:textId="77777777" w:rsidR="00FE0A4D" w:rsidRDefault="000343A2" w:rsidP="00DC5789">
            <w:pPr>
              <w:pStyle w:val="ListParagraph"/>
              <w:numPr>
                <w:ilvl w:val="0"/>
                <w:numId w:val="1"/>
              </w:numPr>
              <w:jc w:val="both"/>
              <w:rPr>
                <w:ins w:id="2708" w:author="Bonephace Kaijage" w:date="2026-10-14T05:59:00Z" w16du:dateUtc="2026-10-14T03:59:00Z"/>
                <w:color w:val="000000"/>
              </w:rPr>
            </w:pPr>
            <w:ins w:id="2709" w:author="Bonephace Kaijage" w:date="2026-10-11T07:07:00Z" w16du:dateUtc="2026-10-11T04:07:00Z">
              <w:r>
                <w:rPr>
                  <w:color w:val="000000"/>
                </w:rPr>
                <w:t>Know the firm ground to the side of the gully that your household will move to, and go when heavy rain starts on the escarpment above, even if it is dry where you are; debris flows come without warning.</w:t>
              </w:r>
            </w:ins>
          </w:p>
          <w:p w14:paraId="27CA51F0" w14:textId="6EBFFD61" w:rsidR="00AB6CF2" w:rsidRPr="00DC5789" w:rsidRDefault="00FE0A4D" w:rsidP="00DC5789">
            <w:pPr>
              <w:pStyle w:val="ListParagraph"/>
              <w:numPr>
                <w:ilvl w:val="0"/>
                <w:numId w:val="1"/>
              </w:numPr>
              <w:jc w:val="both"/>
              <w:rPr>
                <w:bCs/>
                <w:color w:val="000000"/>
              </w:rPr>
            </w:pPr>
            <w:ins w:id="2710" w:author="Bonephace Kaijage" w:date="2026-10-14T05:59:00Z" w16du:dateUtc="2026-10-14T03:59:00Z">
              <w:r>
                <w:rPr>
                  <w:color w:val="000000"/>
                </w:rPr>
                <w:t>Agree who will help anyone in the household who cannot move, see or hear a warning on their own.</w:t>
              </w:r>
            </w:ins>
          </w:p>
        </w:tc>
        <w:tc>
          <w:tcPr>
            <w:tcW w:w="3325" w:type="dxa"/>
          </w:tcPr>
          <w:p w14:paraId="7F5AAED3" w14:textId="0CD66036" w:rsidR="00AB6CF2" w:rsidRPr="00DC5789" w:rsidRDefault="00DC5789" w:rsidP="00DC5789">
            <w:pPr>
              <w:pStyle w:val="ListParagraph"/>
              <w:numPr>
                <w:ilvl w:val="0"/>
                <w:numId w:val="1"/>
              </w:numPr>
              <w:jc w:val="both"/>
              <w:rPr>
                <w:color w:val="000000"/>
              </w:rPr>
            </w:pPr>
            <w:r w:rsidRPr="00DC5789">
              <w:rPr>
                <w:color w:val="000000"/>
              </w:rPr>
              <w:lastRenderedPageBreak/>
              <w:t xml:space="preserve">Eneo hili linaanzia ukingo wa Bonde la Ufa, ambapo mafuriko ya ghafla na matope hushuka kwa kasi kwenye makorongo, hadi pembezoni mwa Ziwa </w:t>
            </w:r>
            <w:r w:rsidRPr="00DC5789">
              <w:rPr>
                <w:color w:val="000000"/>
              </w:rPr>
              <w:lastRenderedPageBreak/>
              <w:t>Manyara ambapo mafuriko na wanyamapori huathiri mashamba.</w:t>
            </w:r>
          </w:p>
          <w:p w14:paraId="103A1418" w14:textId="77777777" w:rsidR="000343A2" w:rsidRDefault="00DC5789" w:rsidP="00DC5789">
            <w:pPr>
              <w:pStyle w:val="ListParagraph"/>
              <w:numPr>
                <w:ilvl w:val="0"/>
                <w:numId w:val="1"/>
              </w:numPr>
              <w:jc w:val="both"/>
              <w:rPr>
                <w:ins w:id="2711" w:author="Bonephace Kaijage" w:date="2026-10-11T07:07:00Z" w16du:dateUtc="2026-10-11T04:07:00Z"/>
                <w:color w:val="000000"/>
              </w:rPr>
            </w:pPr>
            <w:r>
              <w:rPr>
                <w:color w:val="000000"/>
              </w:rPr>
              <w:t>Kwa wanaoishi na kulima hapa, ni vyema</w:t>
            </w:r>
            <w:r w:rsidRPr="00DC5789">
              <w:rPr>
                <w:color w:val="000000"/>
              </w:rPr>
              <w:t xml:space="preserve"> kujenga mbali na midomo ya makorongo na njia za mafuriko, kuacha miti kwenye miteremko na kutumia mbinu za jamii kufukuza wanyama.</w:t>
            </w:r>
          </w:p>
          <w:p w14:paraId="63F9531B" w14:textId="47C0F9B5" w:rsidR="000343A2" w:rsidRDefault="00FE0A4D" w:rsidP="00DC5789">
            <w:pPr>
              <w:pStyle w:val="ListParagraph"/>
              <w:numPr>
                <w:ilvl w:val="0"/>
                <w:numId w:val="1"/>
              </w:numPr>
              <w:jc w:val="both"/>
              <w:rPr>
                <w:ins w:id="2712" w:author="Bonephace Kaijage" w:date="2026-10-11T07:07:00Z" w16du:dateUtc="2026-10-11T04:07:00Z"/>
                <w:color w:val="000000"/>
              </w:rPr>
            </w:pPr>
            <w:ins w:id="2713" w:author="Bonephace Kaijage" w:date="2026-10-14T05:56:00Z" w16du:dateUtc="2026-10-14T03:56:00Z">
              <w:r>
                <w:rPr>
                  <w:color w:val="000000"/>
                </w:rPr>
                <w:t>Kinachoongeza hatari: kujenga chini ya midomo ya makorongo kwa sababu ardhi ni tambarare na yenye rutuba, kukata miti kwenye miteremko ya ukingo, na kulima hadi ukingo wa ziwa.</w:t>
              </w:r>
            </w:ins>
          </w:p>
          <w:p w14:paraId="7C88B26C" w14:textId="77777777" w:rsidR="00FE0A4D" w:rsidRDefault="000343A2" w:rsidP="00DC5789">
            <w:pPr>
              <w:pStyle w:val="ListParagraph"/>
              <w:numPr>
                <w:ilvl w:val="0"/>
                <w:numId w:val="1"/>
              </w:numPr>
              <w:jc w:val="both"/>
              <w:rPr>
                <w:ins w:id="2714" w:author="Bonephace Kaijage" w:date="2026-10-14T05:59:00Z" w16du:dateUtc="2026-10-14T03:59:00Z"/>
                <w:color w:val="000000"/>
              </w:rPr>
            </w:pPr>
            <w:ins w:id="2715" w:author="Bonephace Kaijage" w:date="2026-10-11T07:07:00Z" w16du:dateUtc="2026-10-11T04:07:00Z">
              <w:r>
                <w:rPr>
                  <w:color w:val="000000"/>
                </w:rPr>
                <w:t>Fahamu eneo imara pembeni mwa korongo ambalo kaya yako itahamia, na ondoka mvua kubwa inapoanza kwenye ukingo juu yako, hata kama ulipo ni kavu; matope na mawe hushuka bila taarifa.</w:t>
              </w:r>
            </w:ins>
          </w:p>
          <w:p w14:paraId="17B6229B" w14:textId="2331D82A" w:rsidR="00AB6CF2" w:rsidRPr="00DC5789" w:rsidRDefault="00FE0A4D" w:rsidP="00DC5789">
            <w:pPr>
              <w:pStyle w:val="ListParagraph"/>
              <w:numPr>
                <w:ilvl w:val="0"/>
                <w:numId w:val="1"/>
              </w:numPr>
              <w:jc w:val="both"/>
              <w:rPr>
                <w:bCs/>
                <w:color w:val="000000"/>
              </w:rPr>
            </w:pPr>
            <w:ins w:id="2716" w:author="Bonephace Kaijage" w:date="2026-10-14T05:59:00Z" w16du:dateUtc="2026-10-14T03:59:00Z">
              <w:r>
                <w:rPr>
                  <w:color w:val="000000"/>
                </w:rPr>
                <w:t>Kubalianeni nani atamsaidia yeyote katika kaya asiyeweza kuondoka, kuona au kusikia tahadhari peke yake.</w:t>
              </w:r>
            </w:ins>
          </w:p>
        </w:tc>
      </w:tr>
      <w:tr w:rsidR="00AB6CF2" w:rsidRPr="00AB6CF2" w14:paraId="64FD0E65" w14:textId="77777777" w:rsidTr="00AB6CF2">
        <w:tc>
          <w:tcPr>
            <w:tcW w:w="3420" w:type="dxa"/>
          </w:tcPr>
          <w:p w14:paraId="41440763" w14:textId="5F522FB3" w:rsidR="00AB6CF2" w:rsidRPr="00AB6CF2" w:rsidRDefault="00AB6CF2" w:rsidP="00AB6CF2">
            <w:pPr>
              <w:pStyle w:val="ListParagraph"/>
              <w:numPr>
                <w:ilvl w:val="0"/>
                <w:numId w:val="1"/>
              </w:numPr>
              <w:jc w:val="both"/>
              <w:rPr>
                <w:color w:val="000000"/>
              </w:rPr>
            </w:pPr>
            <w:r w:rsidRPr="00AB6CF2">
              <w:rPr>
                <w:color w:val="000000"/>
              </w:rPr>
              <w:lastRenderedPageBreak/>
              <w:t>Hanang: Mount Hanang slopes and Katesh</w:t>
            </w:r>
          </w:p>
        </w:tc>
        <w:tc>
          <w:tcPr>
            <w:tcW w:w="3235" w:type="dxa"/>
          </w:tcPr>
          <w:p w14:paraId="69DC3F86" w14:textId="6EFCD691" w:rsidR="00AB6CF2" w:rsidRPr="00AB6CF2" w:rsidRDefault="00AB6CF2" w:rsidP="00AB6CF2">
            <w:pPr>
              <w:pStyle w:val="ListParagraph"/>
              <w:numPr>
                <w:ilvl w:val="0"/>
                <w:numId w:val="1"/>
              </w:numPr>
              <w:jc w:val="both"/>
              <w:rPr>
                <w:color w:val="000000"/>
                <w:lang w:val="sv-SE"/>
              </w:rPr>
            </w:pPr>
            <w:r w:rsidRPr="00AB6CF2">
              <w:rPr>
                <w:color w:val="000000"/>
                <w:lang w:val="sv-SE"/>
              </w:rPr>
              <w:t>Hanang: miteremko ya Mlima Hanang na Katesh</w:t>
            </w:r>
          </w:p>
        </w:tc>
        <w:tc>
          <w:tcPr>
            <w:tcW w:w="3605" w:type="dxa"/>
          </w:tcPr>
          <w:p w14:paraId="76A22768" w14:textId="78C2FFC3" w:rsidR="00AB6CF2" w:rsidRPr="00DC5789" w:rsidRDefault="00DC5789" w:rsidP="00DC5789">
            <w:pPr>
              <w:pStyle w:val="ListParagraph"/>
              <w:numPr>
                <w:ilvl w:val="0"/>
                <w:numId w:val="1"/>
              </w:numPr>
              <w:jc w:val="both"/>
              <w:rPr>
                <w:color w:val="000000"/>
              </w:rPr>
            </w:pPr>
            <w:r w:rsidRPr="00DC5789">
              <w:rPr>
                <w:color w:val="000000"/>
              </w:rPr>
              <w:t>This area lies below Mount Hanang, where intense rain can send mudflows and debris down the slopes into Katesh and nearby villages, as happened in December 2023.</w:t>
            </w:r>
          </w:p>
          <w:p w14:paraId="65CD1A2D" w14:textId="77777777" w:rsidR="000343A2" w:rsidRDefault="00DC5789" w:rsidP="00DC5789">
            <w:pPr>
              <w:pStyle w:val="ListParagraph"/>
              <w:numPr>
                <w:ilvl w:val="0"/>
                <w:numId w:val="1"/>
              </w:numPr>
              <w:jc w:val="both"/>
              <w:rPr>
                <w:ins w:id="2717" w:author="Bonephace Kaijage" w:date="2026-10-11T07:07:00Z" w16du:dateUtc="2026-10-11T04:07:00Z"/>
                <w:color w:val="000000"/>
              </w:rPr>
            </w:pPr>
            <w:r>
              <w:rPr>
                <w:color w:val="000000"/>
              </w:rPr>
              <w:t>For those living and building here, it helps to</w:t>
            </w:r>
            <w:r w:rsidRPr="00DC5789">
              <w:rPr>
                <w:color w:val="000000"/>
              </w:rPr>
              <w:t xml:space="preserve"> keep homes and markets away from gully mouths and drainage paths </w:t>
            </w:r>
            <w:r w:rsidRPr="00DC5789">
              <w:rPr>
                <w:color w:val="000000"/>
              </w:rPr>
              <w:lastRenderedPageBreak/>
              <w:t>below the mountain and to keep trees on the slopes.</w:t>
            </w:r>
          </w:p>
          <w:p w14:paraId="1FA663EE" w14:textId="76278056" w:rsidR="000343A2" w:rsidRDefault="00FE0A4D" w:rsidP="00DC5789">
            <w:pPr>
              <w:pStyle w:val="ListParagraph"/>
              <w:numPr>
                <w:ilvl w:val="0"/>
                <w:numId w:val="1"/>
              </w:numPr>
              <w:jc w:val="both"/>
              <w:rPr>
                <w:ins w:id="2718" w:author="Bonephace Kaijage" w:date="2026-10-11T07:07:00Z" w16du:dateUtc="2026-10-11T04:07:00Z"/>
                <w:color w:val="000000"/>
              </w:rPr>
            </w:pPr>
            <w:ins w:id="2719" w:author="Bonephace Kaijage" w:date="2026-10-14T05:57:00Z" w16du:dateUtc="2026-10-14T03:57:00Z">
              <w:r>
                <w:rPr>
                  <w:color w:val="000000"/>
                </w:rPr>
                <w:t>What raises the risk: rebuilding in the paths that the December 2023 mudflow followed, clearing the remaining forest on the mountain, and cutting plots into the lower slopes; for new building choose ground outside those paths, and for houses already there agree the way out and move at the first heavy rain on the mountain.</w:t>
              </w:r>
            </w:ins>
          </w:p>
          <w:p w14:paraId="5D68AD69" w14:textId="77777777" w:rsidR="00FE0A4D" w:rsidRDefault="000343A2" w:rsidP="00DC5789">
            <w:pPr>
              <w:pStyle w:val="ListParagraph"/>
              <w:numPr>
                <w:ilvl w:val="0"/>
                <w:numId w:val="1"/>
              </w:numPr>
              <w:jc w:val="both"/>
              <w:rPr>
                <w:ins w:id="2720" w:author="Bonephace Kaijage" w:date="2026-10-14T05:59:00Z" w16du:dateUtc="2026-10-14T03:59:00Z"/>
                <w:color w:val="000000"/>
              </w:rPr>
            </w:pPr>
            <w:ins w:id="2721" w:author="Bonephace Kaijage" w:date="2026-10-11T07:07:00Z" w16du:dateUtc="2026-10-11T04:07:00Z">
              <w:r>
                <w:rPr>
                  <w:color w:val="000000"/>
                </w:rPr>
                <w:t>Know the firm ground to the side of the drainage paths that your household will move to, and go the moment heavy rain is reported on Mount Hanang, even at night; do not wait to see the water.</w:t>
              </w:r>
            </w:ins>
          </w:p>
          <w:p w14:paraId="417DDA5C" w14:textId="13D17B20" w:rsidR="00AB6CF2" w:rsidRPr="00DC5789" w:rsidRDefault="00FE0A4D" w:rsidP="00DC5789">
            <w:pPr>
              <w:pStyle w:val="ListParagraph"/>
              <w:numPr>
                <w:ilvl w:val="0"/>
                <w:numId w:val="1"/>
              </w:numPr>
              <w:jc w:val="both"/>
              <w:rPr>
                <w:bCs/>
                <w:color w:val="000000"/>
              </w:rPr>
            </w:pPr>
            <w:ins w:id="2722" w:author="Bonephace Kaijage" w:date="2026-10-14T05:59:00Z" w16du:dateUtc="2026-10-14T03:59:00Z">
              <w:r>
                <w:rPr>
                  <w:color w:val="000000"/>
                </w:rPr>
                <w:t>Agree who will help anyone in the household who cannot move, see or hear a warning on their own.</w:t>
              </w:r>
            </w:ins>
          </w:p>
        </w:tc>
        <w:tc>
          <w:tcPr>
            <w:tcW w:w="3325" w:type="dxa"/>
          </w:tcPr>
          <w:p w14:paraId="5B4F4B71" w14:textId="5BA08039" w:rsidR="00AB6CF2" w:rsidRPr="00DC5789" w:rsidRDefault="00DC5789" w:rsidP="00DC5789">
            <w:pPr>
              <w:pStyle w:val="ListParagraph"/>
              <w:numPr>
                <w:ilvl w:val="0"/>
                <w:numId w:val="1"/>
              </w:numPr>
              <w:jc w:val="both"/>
              <w:rPr>
                <w:color w:val="000000"/>
              </w:rPr>
            </w:pPr>
            <w:r w:rsidRPr="00DC5789">
              <w:rPr>
                <w:color w:val="000000"/>
              </w:rPr>
              <w:lastRenderedPageBreak/>
              <w:t>Eneo hili liko chini ya Mlima Hanang, ambapo mvua kubwa inaweza kushusha matope na mawe kutoka miteremkoni hadi Katesh na vijiji jirani, kama ilivyotokea Desemba 2023.</w:t>
            </w:r>
          </w:p>
          <w:p w14:paraId="145E5C4B" w14:textId="77777777" w:rsidR="000343A2" w:rsidRDefault="00DC5789" w:rsidP="00DC5789">
            <w:pPr>
              <w:pStyle w:val="ListParagraph"/>
              <w:numPr>
                <w:ilvl w:val="0"/>
                <w:numId w:val="1"/>
              </w:numPr>
              <w:jc w:val="both"/>
              <w:rPr>
                <w:ins w:id="2723" w:author="Bonephace Kaijage" w:date="2026-10-11T07:07:00Z" w16du:dateUtc="2026-10-11T04:07:00Z"/>
                <w:color w:val="000000"/>
              </w:rPr>
            </w:pPr>
            <w:r>
              <w:rPr>
                <w:color w:val="000000"/>
              </w:rPr>
              <w:t>Kwa wanaoishi na kujenga hapa, ni vyema</w:t>
            </w:r>
            <w:r w:rsidRPr="00DC5789">
              <w:rPr>
                <w:color w:val="000000"/>
              </w:rPr>
              <w:t xml:space="preserve"> kujenga nyumba na masoko mbali na midomo ya makorongo </w:t>
            </w:r>
            <w:r w:rsidRPr="00DC5789">
              <w:rPr>
                <w:color w:val="000000"/>
              </w:rPr>
              <w:lastRenderedPageBreak/>
              <w:t>na njia za maji chini ya mlima na kuacha miti kwenye miteremko.</w:t>
            </w:r>
          </w:p>
          <w:p w14:paraId="4B4C4496" w14:textId="7E33B878" w:rsidR="000343A2" w:rsidRDefault="00FE0A4D" w:rsidP="00DC5789">
            <w:pPr>
              <w:pStyle w:val="ListParagraph"/>
              <w:numPr>
                <w:ilvl w:val="0"/>
                <w:numId w:val="1"/>
              </w:numPr>
              <w:jc w:val="both"/>
              <w:rPr>
                <w:ins w:id="2724" w:author="Bonephace Kaijage" w:date="2026-10-11T07:07:00Z" w16du:dateUtc="2026-10-11T04:07:00Z"/>
                <w:color w:val="000000"/>
              </w:rPr>
            </w:pPr>
            <w:ins w:id="2725" w:author="Bonephace Kaijage" w:date="2026-10-14T05:58:00Z" w16du:dateUtc="2026-10-14T03:58:00Z">
              <w:r>
                <w:rPr>
                  <w:color w:val="000000"/>
                </w:rPr>
                <w:t>Kinachoongeza hatari: kujenga upya kwenye njia zilizopitiwa na matope ya Desemba 2023, kukata msitu uliobaki mlimani, na kuchonga viwanja kwenye miteremko ya chini; kwa ujenzi mpya chagueni ardhi nje ya njia hizo, na kwa nyumba zilizopo tayari kubalianeni njia ya kutokea na ondokeni mvua kubwa ya kwanza inaponyesha mlimani.</w:t>
              </w:r>
            </w:ins>
          </w:p>
          <w:p w14:paraId="06C7BF06" w14:textId="77777777" w:rsidR="00FE0A4D" w:rsidRDefault="000343A2" w:rsidP="00DC5789">
            <w:pPr>
              <w:pStyle w:val="ListParagraph"/>
              <w:numPr>
                <w:ilvl w:val="0"/>
                <w:numId w:val="1"/>
              </w:numPr>
              <w:jc w:val="both"/>
              <w:rPr>
                <w:ins w:id="2726" w:author="Bonephace Kaijage" w:date="2026-10-14T05:59:00Z" w16du:dateUtc="2026-10-14T03:59:00Z"/>
                <w:color w:val="000000"/>
              </w:rPr>
            </w:pPr>
            <w:ins w:id="2727" w:author="Bonephace Kaijage" w:date="2026-10-11T07:07:00Z" w16du:dateUtc="2026-10-11T04:07:00Z">
              <w:r>
                <w:rPr>
                  <w:color w:val="000000"/>
                </w:rPr>
                <w:t>Fahamu eneo imara pembeni mwa njia za maji ambalo kaya yako itahamia, na ondoka mara mvua kubwa inaporipotiwa Mlima Hanang, hata usiku; usisubiri kuona maji.</w:t>
              </w:r>
            </w:ins>
          </w:p>
          <w:p w14:paraId="142EDDBB" w14:textId="37F8075F" w:rsidR="00AB6CF2" w:rsidRPr="00DC5789" w:rsidRDefault="00FE0A4D" w:rsidP="00DC5789">
            <w:pPr>
              <w:pStyle w:val="ListParagraph"/>
              <w:numPr>
                <w:ilvl w:val="0"/>
                <w:numId w:val="1"/>
              </w:numPr>
              <w:jc w:val="both"/>
              <w:rPr>
                <w:bCs/>
                <w:color w:val="000000"/>
              </w:rPr>
            </w:pPr>
            <w:ins w:id="2728" w:author="Bonephace Kaijage" w:date="2026-10-14T05:59:00Z" w16du:dateUtc="2026-10-14T03:59:00Z">
              <w:r>
                <w:rPr>
                  <w:color w:val="000000"/>
                </w:rPr>
                <w:t>Kubalianeni nani atamsaidia yeyote katika kaya asiyeweza kuondoka, kuona au kusikia tahadhari peke yake.</w:t>
              </w:r>
            </w:ins>
          </w:p>
        </w:tc>
      </w:tr>
      <w:tr w:rsidR="00AB6CF2" w:rsidRPr="00AB6CF2" w14:paraId="35A41D51" w14:textId="77777777" w:rsidTr="00AB6CF2">
        <w:tc>
          <w:tcPr>
            <w:tcW w:w="3420" w:type="dxa"/>
          </w:tcPr>
          <w:p w14:paraId="5B1E331F" w14:textId="6A523851" w:rsidR="00AB6CF2" w:rsidRPr="00AB6CF2" w:rsidRDefault="00AB6CF2" w:rsidP="00AB6CF2">
            <w:pPr>
              <w:pStyle w:val="ListParagraph"/>
              <w:numPr>
                <w:ilvl w:val="0"/>
                <w:numId w:val="1"/>
              </w:numPr>
              <w:jc w:val="both"/>
              <w:rPr>
                <w:color w:val="000000"/>
              </w:rPr>
            </w:pPr>
            <w:r w:rsidRPr="00AB6CF2">
              <w:rPr>
                <w:color w:val="000000"/>
              </w:rPr>
              <w:lastRenderedPageBreak/>
              <w:t>Kiteto: dry rangeland and farmland frontier</w:t>
            </w:r>
          </w:p>
        </w:tc>
        <w:tc>
          <w:tcPr>
            <w:tcW w:w="3235" w:type="dxa"/>
          </w:tcPr>
          <w:p w14:paraId="309C24D3" w14:textId="6F477781" w:rsidR="00AB6CF2" w:rsidRPr="00AB6CF2" w:rsidRDefault="00AB6CF2" w:rsidP="00AB6CF2">
            <w:pPr>
              <w:pStyle w:val="ListParagraph"/>
              <w:numPr>
                <w:ilvl w:val="0"/>
                <w:numId w:val="1"/>
              </w:numPr>
              <w:jc w:val="both"/>
              <w:rPr>
                <w:color w:val="000000"/>
                <w:lang w:val="sv-SE"/>
              </w:rPr>
            </w:pPr>
            <w:r w:rsidRPr="00AB6CF2">
              <w:rPr>
                <w:color w:val="000000"/>
                <w:lang w:val="sv-SE"/>
              </w:rPr>
              <w:t>Kiteto: nyika kame na mipaka ya mashamba</w:t>
            </w:r>
          </w:p>
        </w:tc>
        <w:tc>
          <w:tcPr>
            <w:tcW w:w="3605" w:type="dxa"/>
          </w:tcPr>
          <w:p w14:paraId="73E24613" w14:textId="5A96B89A" w:rsidR="00AB6CF2" w:rsidRPr="00DC5789" w:rsidRDefault="00DC5789" w:rsidP="00DC5789">
            <w:pPr>
              <w:pStyle w:val="ListParagraph"/>
              <w:numPr>
                <w:ilvl w:val="0"/>
                <w:numId w:val="1"/>
              </w:numPr>
              <w:jc w:val="both"/>
              <w:rPr>
                <w:color w:val="000000"/>
              </w:rPr>
            </w:pPr>
            <w:r w:rsidRPr="00DC5789">
              <w:rPr>
                <w:color w:val="000000"/>
              </w:rPr>
              <w:t>This area is semi-arid rangeland where drought kills pasture and livestock and expanding farms on grazing land cause conflict between farmers and herders.</w:t>
            </w:r>
          </w:p>
          <w:p w14:paraId="64463A75" w14:textId="77777777" w:rsidR="000343A2" w:rsidRDefault="00DC5789" w:rsidP="00DC5789">
            <w:pPr>
              <w:pStyle w:val="ListParagraph"/>
              <w:numPr>
                <w:ilvl w:val="0"/>
                <w:numId w:val="1"/>
              </w:numPr>
              <w:jc w:val="both"/>
              <w:rPr>
                <w:ins w:id="2729" w:author="Bonephace Kaijage" w:date="2026-10-11T07:07:00Z" w16du:dateUtc="2026-10-11T04:07:00Z"/>
                <w:color w:val="000000"/>
              </w:rPr>
            </w:pPr>
            <w:r>
              <w:rPr>
                <w:color w:val="000000"/>
              </w:rPr>
              <w:t>For those living, farming and herding here, it helps to</w:t>
            </w:r>
            <w:r w:rsidRPr="00DC5789">
              <w:rPr>
                <w:color w:val="000000"/>
              </w:rPr>
              <w:t xml:space="preserve"> follow village land-use plans and agreed livestock routes, protect water points and sell livestock early in drought.</w:t>
            </w:r>
          </w:p>
          <w:p w14:paraId="55459BDE" w14:textId="159CB996" w:rsidR="000343A2" w:rsidRDefault="00FE0A4D" w:rsidP="00DC5789">
            <w:pPr>
              <w:pStyle w:val="ListParagraph"/>
              <w:numPr>
                <w:ilvl w:val="0"/>
                <w:numId w:val="1"/>
              </w:numPr>
              <w:jc w:val="both"/>
              <w:rPr>
                <w:ins w:id="2730" w:author="Bonephace Kaijage" w:date="2026-10-11T07:07:00Z" w16du:dateUtc="2026-10-11T04:07:00Z"/>
                <w:color w:val="000000"/>
              </w:rPr>
            </w:pPr>
            <w:ins w:id="2731" w:author="Bonephace Kaijage" w:date="2026-10-14T05:56:00Z" w16du:dateUtc="2026-10-14T03:56:00Z">
              <w:r>
                <w:rPr>
                  <w:color w:val="000000"/>
                </w:rPr>
                <w:t xml:space="preserve">What raises the loss and to conflict: opening farms across </w:t>
              </w:r>
              <w:r>
                <w:rPr>
                  <w:color w:val="000000"/>
                </w:rPr>
                <w:lastRenderedPageBreak/>
                <w:t>the agreed livestock routes, keeping more animals than the dry-season pasture can carry, and holding on to weak stock hoping for rain.</w:t>
              </w:r>
            </w:ins>
          </w:p>
          <w:p w14:paraId="3FBF1B25" w14:textId="77777777" w:rsidR="00FE0A4D" w:rsidRDefault="000343A2" w:rsidP="00DC5789">
            <w:pPr>
              <w:pStyle w:val="ListParagraph"/>
              <w:numPr>
                <w:ilvl w:val="0"/>
                <w:numId w:val="1"/>
              </w:numPr>
              <w:jc w:val="both"/>
              <w:rPr>
                <w:ins w:id="2732" w:author="Bonephace Kaijage" w:date="2026-10-14T05:59:00Z" w16du:dateUtc="2026-10-14T03:59:00Z"/>
                <w:color w:val="000000"/>
              </w:rPr>
            </w:pPr>
            <w:ins w:id="2733" w:author="Bonephace Kaijage" w:date="2026-10-11T07:07:00Z" w16du:dateUtc="2026-10-11T04:07:00Z">
              <w:r>
                <w:rPr>
                  <w:color w:val="000000"/>
                </w:rPr>
                <w:t>Agree early, with the village and the neighbouring villages, where the herds and the families will move in a drought year, and move before the animals weaken; settle disputes through the committee, not at the water point.</w:t>
              </w:r>
            </w:ins>
          </w:p>
          <w:p w14:paraId="713D7017" w14:textId="218137E1" w:rsidR="00AB6CF2" w:rsidRPr="00DC5789" w:rsidRDefault="00FE0A4D" w:rsidP="00DC5789">
            <w:pPr>
              <w:pStyle w:val="ListParagraph"/>
              <w:numPr>
                <w:ilvl w:val="0"/>
                <w:numId w:val="1"/>
              </w:numPr>
              <w:jc w:val="both"/>
              <w:rPr>
                <w:bCs/>
                <w:color w:val="000000"/>
              </w:rPr>
            </w:pPr>
            <w:ins w:id="2734" w:author="Bonephace Kaijage" w:date="2026-10-14T05:59:00Z" w16du:dateUtc="2026-10-14T03:59:00Z">
              <w:r>
                <w:rPr>
                  <w:color w:val="000000"/>
                </w:rPr>
                <w:t>Agree who will help anyone in the household who cannot move, see or hear a warning on their own.</w:t>
              </w:r>
            </w:ins>
          </w:p>
        </w:tc>
        <w:tc>
          <w:tcPr>
            <w:tcW w:w="3325" w:type="dxa"/>
          </w:tcPr>
          <w:p w14:paraId="06B032F8" w14:textId="215E981B" w:rsidR="00AB6CF2" w:rsidRPr="00DC5789" w:rsidRDefault="00DC5789" w:rsidP="00DC5789">
            <w:pPr>
              <w:pStyle w:val="ListParagraph"/>
              <w:numPr>
                <w:ilvl w:val="0"/>
                <w:numId w:val="1"/>
              </w:numPr>
              <w:jc w:val="both"/>
              <w:rPr>
                <w:color w:val="000000"/>
              </w:rPr>
            </w:pPr>
            <w:r w:rsidRPr="00DC5789">
              <w:rPr>
                <w:color w:val="000000"/>
              </w:rPr>
              <w:lastRenderedPageBreak/>
              <w:t>Eneo hili ni nyika kame ambapo ukame huua malisho na mifugo na upanuzi wa mashamba kwenye maeneo ya malisho husababisha migogoro kati ya wakulima na wafugaji.</w:t>
            </w:r>
          </w:p>
          <w:p w14:paraId="50D40575" w14:textId="77777777" w:rsidR="000343A2" w:rsidRDefault="00DC5789" w:rsidP="00DC5789">
            <w:pPr>
              <w:pStyle w:val="ListParagraph"/>
              <w:numPr>
                <w:ilvl w:val="0"/>
                <w:numId w:val="1"/>
              </w:numPr>
              <w:jc w:val="both"/>
              <w:rPr>
                <w:ins w:id="2735" w:author="Bonephace Kaijage" w:date="2026-10-11T07:07:00Z" w16du:dateUtc="2026-10-11T04:07:00Z"/>
                <w:color w:val="000000"/>
              </w:rPr>
            </w:pPr>
            <w:r>
              <w:rPr>
                <w:color w:val="000000"/>
              </w:rPr>
              <w:t>Kwa wanaoishi, kulima na kufuga hapa, ni vyema</w:t>
            </w:r>
            <w:r w:rsidRPr="00DC5789">
              <w:rPr>
                <w:color w:val="000000"/>
              </w:rPr>
              <w:t xml:space="preserve"> kufuata mipango ya matumizi ya ardhi ya vijiji na njia za mifugo zilizokubaliwa, kulinda </w:t>
            </w:r>
            <w:r w:rsidRPr="00DC5789">
              <w:rPr>
                <w:color w:val="000000"/>
              </w:rPr>
              <w:lastRenderedPageBreak/>
              <w:t>vyanzo vya maji na kuuza mifugo mapema wakati wa ukame.</w:t>
            </w:r>
          </w:p>
          <w:p w14:paraId="300F51B2" w14:textId="0EC636A3" w:rsidR="000343A2" w:rsidRDefault="00FE0A4D" w:rsidP="00DC5789">
            <w:pPr>
              <w:pStyle w:val="ListParagraph"/>
              <w:numPr>
                <w:ilvl w:val="0"/>
                <w:numId w:val="1"/>
              </w:numPr>
              <w:jc w:val="both"/>
              <w:rPr>
                <w:ins w:id="2736" w:author="Bonephace Kaijage" w:date="2026-10-11T07:07:00Z" w16du:dateUtc="2026-10-11T04:07:00Z"/>
                <w:color w:val="000000"/>
              </w:rPr>
            </w:pPr>
            <w:ins w:id="2737" w:author="Bonephace Kaijage" w:date="2026-10-14T05:56:00Z" w16du:dateUtc="2026-10-14T03:56:00Z">
              <w:r>
                <w:rPr>
                  <w:color w:val="000000"/>
                </w:rPr>
                <w:t>Kinachoongeza hasara na migogoro: kufungua mashamba kwenye njia za mifugo zilizokubaliwa, kuweka mifugo mingi kuliko malisho ya kiangazi yanavyoweza kubeba, na kung'ang'ania mifugo dhaifu kwa matumaini ya mvua.</w:t>
              </w:r>
            </w:ins>
          </w:p>
          <w:p w14:paraId="1ECB9C29" w14:textId="77777777" w:rsidR="00FE0A4D" w:rsidRDefault="000343A2" w:rsidP="00DC5789">
            <w:pPr>
              <w:pStyle w:val="ListParagraph"/>
              <w:numPr>
                <w:ilvl w:val="0"/>
                <w:numId w:val="1"/>
              </w:numPr>
              <w:jc w:val="both"/>
              <w:rPr>
                <w:ins w:id="2738" w:author="Bonephace Kaijage" w:date="2026-10-14T05:59:00Z" w16du:dateUtc="2026-10-14T03:59:00Z"/>
                <w:color w:val="000000"/>
              </w:rPr>
            </w:pPr>
            <w:ins w:id="2739" w:author="Bonephace Kaijage" w:date="2026-10-11T07:07:00Z" w16du:dateUtc="2026-10-11T04:07:00Z">
              <w:r>
                <w:rPr>
                  <w:color w:val="000000"/>
                </w:rPr>
                <w:t>Kubalianeni mapema, na kijiji na vijiji jirani, mifugo na familia zitahamia wapi mwaka wa ukame, na hamieni kabla mifugo haijadhoofika; maleteni migogoro kwenye kamati, si kwenye vyanzo vya maji.</w:t>
              </w:r>
            </w:ins>
          </w:p>
          <w:p w14:paraId="5D022075" w14:textId="04328AD1" w:rsidR="00AB6CF2" w:rsidRPr="00DC5789" w:rsidRDefault="00FE0A4D" w:rsidP="00DC5789">
            <w:pPr>
              <w:pStyle w:val="ListParagraph"/>
              <w:numPr>
                <w:ilvl w:val="0"/>
                <w:numId w:val="1"/>
              </w:numPr>
              <w:jc w:val="both"/>
              <w:rPr>
                <w:bCs/>
                <w:color w:val="000000"/>
              </w:rPr>
            </w:pPr>
            <w:ins w:id="2740" w:author="Bonephace Kaijage" w:date="2026-10-14T05:59:00Z" w16du:dateUtc="2026-10-14T03:59:00Z">
              <w:r>
                <w:rPr>
                  <w:color w:val="000000"/>
                </w:rPr>
                <w:t>Kubalianeni nani atamsaidia yeyote katika kaya asiyeweza kuondoka, kuona au kusikia tahadhari peke yake.</w:t>
              </w:r>
            </w:ins>
          </w:p>
        </w:tc>
      </w:tr>
      <w:tr w:rsidR="00AB6CF2" w:rsidRPr="00AB6CF2" w14:paraId="25CF40AF" w14:textId="77777777" w:rsidTr="00AB6CF2">
        <w:tc>
          <w:tcPr>
            <w:tcW w:w="3420" w:type="dxa"/>
          </w:tcPr>
          <w:p w14:paraId="74058D15" w14:textId="17791277" w:rsidR="00AB6CF2" w:rsidRPr="00AB6CF2" w:rsidRDefault="00AB6CF2" w:rsidP="00AB6CF2">
            <w:pPr>
              <w:pStyle w:val="ListParagraph"/>
              <w:numPr>
                <w:ilvl w:val="0"/>
                <w:numId w:val="1"/>
              </w:numPr>
              <w:jc w:val="both"/>
              <w:rPr>
                <w:color w:val="000000"/>
              </w:rPr>
            </w:pPr>
            <w:r w:rsidRPr="00AB6CF2">
              <w:rPr>
                <w:color w:val="000000"/>
              </w:rPr>
              <w:lastRenderedPageBreak/>
              <w:t>Mbulu DC: highland farms and Yaeda valley</w:t>
            </w:r>
          </w:p>
        </w:tc>
        <w:tc>
          <w:tcPr>
            <w:tcW w:w="3235" w:type="dxa"/>
          </w:tcPr>
          <w:p w14:paraId="1402449C" w14:textId="1AC628BD" w:rsidR="00AB6CF2" w:rsidRPr="00AB6CF2" w:rsidRDefault="00AB6CF2" w:rsidP="00AB6CF2">
            <w:pPr>
              <w:pStyle w:val="ListParagraph"/>
              <w:numPr>
                <w:ilvl w:val="0"/>
                <w:numId w:val="1"/>
              </w:numPr>
              <w:jc w:val="both"/>
              <w:rPr>
                <w:color w:val="000000"/>
                <w:lang w:val="sv-SE"/>
              </w:rPr>
            </w:pPr>
            <w:r w:rsidRPr="00AB6CF2">
              <w:rPr>
                <w:color w:val="000000"/>
                <w:lang w:val="sv-SE"/>
              </w:rPr>
              <w:t>Mbulu DC: mashamba ya nyanda za juu na bonde la Yaeda</w:t>
            </w:r>
          </w:p>
        </w:tc>
        <w:tc>
          <w:tcPr>
            <w:tcW w:w="3605" w:type="dxa"/>
          </w:tcPr>
          <w:p w14:paraId="63C199EB" w14:textId="541537B3" w:rsidR="00AB6CF2" w:rsidRPr="00DC5789" w:rsidRDefault="00DC5789" w:rsidP="00DC5789">
            <w:pPr>
              <w:pStyle w:val="ListParagraph"/>
              <w:numPr>
                <w:ilvl w:val="0"/>
                <w:numId w:val="1"/>
              </w:numPr>
              <w:jc w:val="both"/>
              <w:rPr>
                <w:color w:val="000000"/>
              </w:rPr>
            </w:pPr>
            <w:r w:rsidRPr="00DC5789">
              <w:rPr>
                <w:color w:val="000000"/>
              </w:rPr>
              <w:t>This area has steep, intensively farmed highlands prone to erosion and landslides, and the dry Yaeda valley below where drought and flash floods affect herders.</w:t>
            </w:r>
          </w:p>
          <w:p w14:paraId="6E53D205" w14:textId="77777777" w:rsidR="000343A2" w:rsidRDefault="00DC5789" w:rsidP="00DC5789">
            <w:pPr>
              <w:pStyle w:val="ListParagraph"/>
              <w:numPr>
                <w:ilvl w:val="0"/>
                <w:numId w:val="1"/>
              </w:numPr>
              <w:jc w:val="both"/>
              <w:rPr>
                <w:ins w:id="2741" w:author="Bonephace Kaijage" w:date="2026-10-11T07:07:00Z" w16du:dateUtc="2026-10-11T04:07:00Z"/>
                <w:color w:val="000000"/>
              </w:rPr>
            </w:pPr>
            <w:r>
              <w:rPr>
                <w:color w:val="000000"/>
              </w:rPr>
              <w:t>For those living and farming here, it helps to</w:t>
            </w:r>
            <w:r w:rsidRPr="00DC5789">
              <w:rPr>
                <w:color w:val="000000"/>
              </w:rPr>
              <w:t xml:space="preserve"> keep terraces and trees on slopes, build away from gullies and plan water and grazing for dry years.</w:t>
            </w:r>
          </w:p>
          <w:p w14:paraId="280D4316" w14:textId="326F8EA8" w:rsidR="000343A2" w:rsidRDefault="00FE0A4D" w:rsidP="00DC5789">
            <w:pPr>
              <w:pStyle w:val="ListParagraph"/>
              <w:numPr>
                <w:ilvl w:val="0"/>
                <w:numId w:val="1"/>
              </w:numPr>
              <w:jc w:val="both"/>
              <w:rPr>
                <w:ins w:id="2742" w:author="Bonephace Kaijage" w:date="2026-10-11T07:07:00Z" w16du:dateUtc="2026-10-11T04:07:00Z"/>
                <w:color w:val="000000"/>
              </w:rPr>
            </w:pPr>
            <w:ins w:id="2743" w:author="Bonephace Kaijage" w:date="2026-10-14T05:56:00Z" w16du:dateUtc="2026-10-14T03:56:00Z">
              <w:r>
                <w:rPr>
                  <w:color w:val="000000"/>
                </w:rPr>
                <w:t xml:space="preserve">What raises the risk: opening new fields on the steepest slopes, cutting into the slope </w:t>
              </w:r>
              <w:r>
                <w:rPr>
                  <w:color w:val="000000"/>
                </w:rPr>
                <w:lastRenderedPageBreak/>
                <w:t>behind a house, and camping in the dry Yaeda river beds.</w:t>
              </w:r>
            </w:ins>
          </w:p>
          <w:p w14:paraId="16C13110" w14:textId="77777777" w:rsidR="00FE0A4D" w:rsidRDefault="000343A2" w:rsidP="00DC5789">
            <w:pPr>
              <w:pStyle w:val="ListParagraph"/>
              <w:numPr>
                <w:ilvl w:val="0"/>
                <w:numId w:val="1"/>
              </w:numPr>
              <w:jc w:val="both"/>
              <w:rPr>
                <w:ins w:id="2744" w:author="Bonephace Kaijage" w:date="2026-10-14T05:59:00Z" w16du:dateUtc="2026-10-14T03:59:00Z"/>
                <w:color w:val="000000"/>
              </w:rPr>
            </w:pPr>
            <w:ins w:id="2745" w:author="Bonephace Kaijage" w:date="2026-10-11T07:07:00Z" w16du:dateUtc="2026-10-11T04:07:00Z">
              <w:r>
                <w:rPr>
                  <w:color w:val="000000"/>
                </w:rPr>
                <w:t>In the highlands, agree with neighbours on a safe place off the slope and move there when cracks open or water runs muddy; in the Yaeda valley, know the raised ground away from the river beds and agree early where the herd will go in a dry year.</w:t>
              </w:r>
            </w:ins>
          </w:p>
          <w:p w14:paraId="360ED064" w14:textId="0C83FAE6" w:rsidR="00AB6CF2" w:rsidRPr="00DC5789" w:rsidRDefault="00FE0A4D" w:rsidP="00DC5789">
            <w:pPr>
              <w:pStyle w:val="ListParagraph"/>
              <w:numPr>
                <w:ilvl w:val="0"/>
                <w:numId w:val="1"/>
              </w:numPr>
              <w:jc w:val="both"/>
              <w:rPr>
                <w:bCs/>
                <w:color w:val="000000"/>
              </w:rPr>
            </w:pPr>
            <w:ins w:id="2746" w:author="Bonephace Kaijage" w:date="2026-10-14T05:59:00Z" w16du:dateUtc="2026-10-14T03:59:00Z">
              <w:r>
                <w:rPr>
                  <w:color w:val="000000"/>
                </w:rPr>
                <w:t>Agree who will help anyone in the household who cannot move, see or hear a warning on their own.</w:t>
              </w:r>
            </w:ins>
          </w:p>
        </w:tc>
        <w:tc>
          <w:tcPr>
            <w:tcW w:w="3325" w:type="dxa"/>
          </w:tcPr>
          <w:p w14:paraId="32369D44" w14:textId="58CA5F6B" w:rsidR="00AB6CF2" w:rsidRPr="00DC5789" w:rsidRDefault="00DC5789" w:rsidP="00DC5789">
            <w:pPr>
              <w:pStyle w:val="ListParagraph"/>
              <w:numPr>
                <w:ilvl w:val="0"/>
                <w:numId w:val="1"/>
              </w:numPr>
              <w:jc w:val="both"/>
              <w:rPr>
                <w:color w:val="000000"/>
              </w:rPr>
            </w:pPr>
            <w:r w:rsidRPr="00DC5789">
              <w:rPr>
                <w:color w:val="000000"/>
              </w:rPr>
              <w:lastRenderedPageBreak/>
              <w:t>Eneo hili lina nyanda za juu zenye miteremko mikali na kilimo kingi zinazokumbwa na mmomonyoko na maporomoko, na bonde kame la Yaeda ambapo ukame na mafuriko ya ghafla huathiri wafugaji.</w:t>
            </w:r>
          </w:p>
          <w:p w14:paraId="5C01623A" w14:textId="77777777" w:rsidR="000343A2" w:rsidRDefault="00DC5789" w:rsidP="00DC5789">
            <w:pPr>
              <w:pStyle w:val="ListParagraph"/>
              <w:numPr>
                <w:ilvl w:val="0"/>
                <w:numId w:val="1"/>
              </w:numPr>
              <w:jc w:val="both"/>
              <w:rPr>
                <w:ins w:id="2747" w:author="Bonephace Kaijage" w:date="2026-10-11T07:07:00Z" w16du:dateUtc="2026-10-11T04:07:00Z"/>
                <w:color w:val="000000"/>
              </w:rPr>
            </w:pPr>
            <w:r>
              <w:rPr>
                <w:color w:val="000000"/>
              </w:rPr>
              <w:t>Kwa wanaoishi na kulima hapa, ni vyema</w:t>
            </w:r>
            <w:r w:rsidRPr="00DC5789">
              <w:rPr>
                <w:color w:val="000000"/>
              </w:rPr>
              <w:t xml:space="preserve"> kutunza matuta na miti kwenye miteremko, kujenga mbali na makorongo na kupanga maji na malisho kwa miaka ya ukame.</w:t>
            </w:r>
          </w:p>
          <w:p w14:paraId="09753C34" w14:textId="5A86ADAD" w:rsidR="000343A2" w:rsidRDefault="00FE0A4D" w:rsidP="00DC5789">
            <w:pPr>
              <w:pStyle w:val="ListParagraph"/>
              <w:numPr>
                <w:ilvl w:val="0"/>
                <w:numId w:val="1"/>
              </w:numPr>
              <w:jc w:val="both"/>
              <w:rPr>
                <w:ins w:id="2748" w:author="Bonephace Kaijage" w:date="2026-10-11T07:07:00Z" w16du:dateUtc="2026-10-11T04:07:00Z"/>
                <w:color w:val="000000"/>
              </w:rPr>
            </w:pPr>
            <w:ins w:id="2749" w:author="Bonephace Kaijage" w:date="2026-10-14T05:56:00Z" w16du:dateUtc="2026-10-14T03:56:00Z">
              <w:r>
                <w:rPr>
                  <w:color w:val="000000"/>
                </w:rPr>
                <w:t xml:space="preserve">Kinachoongeza hatari: kufungua mashamba </w:t>
              </w:r>
              <w:r>
                <w:rPr>
                  <w:color w:val="000000"/>
                </w:rPr>
                <w:lastRenderedPageBreak/>
                <w:t>mapya kwenye miteremko mikali zaidi, kuchimba mteremko nyuma ya nyumba, na kupiga kambi kwenye mikondo mikavu ya mito ya Yaeda.</w:t>
              </w:r>
            </w:ins>
          </w:p>
          <w:p w14:paraId="4342BEE8" w14:textId="77777777" w:rsidR="00FE0A4D" w:rsidRDefault="000343A2" w:rsidP="00DC5789">
            <w:pPr>
              <w:pStyle w:val="ListParagraph"/>
              <w:numPr>
                <w:ilvl w:val="0"/>
                <w:numId w:val="1"/>
              </w:numPr>
              <w:jc w:val="both"/>
              <w:rPr>
                <w:ins w:id="2750" w:author="Bonephace Kaijage" w:date="2026-10-14T05:59:00Z" w16du:dateUtc="2026-10-14T03:59:00Z"/>
                <w:color w:val="000000"/>
              </w:rPr>
            </w:pPr>
            <w:ins w:id="2751" w:author="Bonephace Kaijage" w:date="2026-10-11T07:07:00Z" w16du:dateUtc="2026-10-11T04:07:00Z">
              <w:r>
                <w:rPr>
                  <w:color w:val="000000"/>
                </w:rPr>
                <w:t>Nyanda za juu, kubalianeni na majirani eneo salama nje ya mteremko na hamieni huko nyufa zikifunguka au maji ya matope yakitiririka; bonde la Yaeda, fahamu eneo lililoinuka mbali na mikondo ya mito na kubalianeni mapema mifugo itaenda wapi mwaka wa ukame.</w:t>
              </w:r>
            </w:ins>
          </w:p>
          <w:p w14:paraId="715D5D3F" w14:textId="72A2B2CE" w:rsidR="00AB6CF2" w:rsidRPr="00DC5789" w:rsidRDefault="00FE0A4D" w:rsidP="00DC5789">
            <w:pPr>
              <w:pStyle w:val="ListParagraph"/>
              <w:numPr>
                <w:ilvl w:val="0"/>
                <w:numId w:val="1"/>
              </w:numPr>
              <w:jc w:val="both"/>
              <w:rPr>
                <w:bCs/>
                <w:color w:val="000000"/>
              </w:rPr>
            </w:pPr>
            <w:ins w:id="2752" w:author="Bonephace Kaijage" w:date="2026-10-14T05:59:00Z" w16du:dateUtc="2026-10-14T03:59:00Z">
              <w:r>
                <w:rPr>
                  <w:color w:val="000000"/>
                </w:rPr>
                <w:t>Kubalianeni nani atamsaidia yeyote katika kaya asiyeweza kuondoka, kuona au kusikia tahadhari peke yake.</w:t>
              </w:r>
            </w:ins>
          </w:p>
        </w:tc>
      </w:tr>
      <w:tr w:rsidR="00AB6CF2" w:rsidRPr="00AB6CF2" w14:paraId="4947776F" w14:textId="77777777" w:rsidTr="00AB6CF2">
        <w:tc>
          <w:tcPr>
            <w:tcW w:w="3420" w:type="dxa"/>
          </w:tcPr>
          <w:p w14:paraId="1AF14AB9" w14:textId="4B7C1CC0" w:rsidR="00AB6CF2" w:rsidRPr="00AB6CF2" w:rsidRDefault="00AB6CF2" w:rsidP="00AB6CF2">
            <w:pPr>
              <w:pStyle w:val="ListParagraph"/>
              <w:numPr>
                <w:ilvl w:val="0"/>
                <w:numId w:val="1"/>
              </w:numPr>
              <w:jc w:val="both"/>
              <w:rPr>
                <w:color w:val="000000"/>
              </w:rPr>
            </w:pPr>
            <w:r w:rsidRPr="00AB6CF2">
              <w:rPr>
                <w:color w:val="000000"/>
              </w:rPr>
              <w:lastRenderedPageBreak/>
              <w:t>Simanjiro: Maasai steppe and mining areas</w:t>
            </w:r>
          </w:p>
        </w:tc>
        <w:tc>
          <w:tcPr>
            <w:tcW w:w="3235" w:type="dxa"/>
          </w:tcPr>
          <w:p w14:paraId="35CC6A2F" w14:textId="7367BDF3" w:rsidR="00AB6CF2" w:rsidRPr="00AB6CF2" w:rsidRDefault="00AB6CF2" w:rsidP="00AB6CF2">
            <w:pPr>
              <w:pStyle w:val="ListParagraph"/>
              <w:numPr>
                <w:ilvl w:val="0"/>
                <w:numId w:val="1"/>
              </w:numPr>
              <w:jc w:val="both"/>
              <w:rPr>
                <w:color w:val="000000"/>
              </w:rPr>
            </w:pPr>
            <w:r w:rsidRPr="00AB6CF2">
              <w:rPr>
                <w:color w:val="000000"/>
              </w:rPr>
              <w:t>Simanjiro: nyika ya Kimasai na maeneo ya uchimbaji</w:t>
            </w:r>
          </w:p>
        </w:tc>
        <w:tc>
          <w:tcPr>
            <w:tcW w:w="3605" w:type="dxa"/>
          </w:tcPr>
          <w:p w14:paraId="06855107" w14:textId="1464360B" w:rsidR="00AB6CF2" w:rsidRPr="00DC5789" w:rsidRDefault="00DC5789" w:rsidP="00DC5789">
            <w:pPr>
              <w:pStyle w:val="ListParagraph"/>
              <w:numPr>
                <w:ilvl w:val="0"/>
                <w:numId w:val="1"/>
              </w:numPr>
              <w:jc w:val="both"/>
              <w:rPr>
                <w:color w:val="000000"/>
              </w:rPr>
            </w:pPr>
            <w:r w:rsidRPr="00DC5789">
              <w:rPr>
                <w:color w:val="000000"/>
              </w:rPr>
              <w:t>This area is dry Maasai steppe where drought hits pasture and water, and the Mirerani tanzanite mines where shafts flood and collapse in heavy rain.</w:t>
            </w:r>
          </w:p>
          <w:p w14:paraId="546F6FE1" w14:textId="77777777" w:rsidR="000343A2" w:rsidRDefault="00DC5789" w:rsidP="00DC5789">
            <w:pPr>
              <w:pStyle w:val="ListParagraph"/>
              <w:numPr>
                <w:ilvl w:val="0"/>
                <w:numId w:val="1"/>
              </w:numPr>
              <w:jc w:val="both"/>
              <w:rPr>
                <w:ins w:id="2753" w:author="Bonephace Kaijage" w:date="2026-10-11T07:07:00Z" w16du:dateUtc="2026-10-11T04:07:00Z"/>
                <w:color w:val="000000"/>
              </w:rPr>
            </w:pPr>
            <w:r>
              <w:rPr>
                <w:color w:val="000000"/>
              </w:rPr>
              <w:t>For those herding and mining here, it helps to</w:t>
            </w:r>
            <w:r w:rsidRPr="00DC5789">
              <w:rPr>
                <w:color w:val="000000"/>
              </w:rPr>
              <w:t xml:space="preserve"> protect dry-season grazing and water points, and keep mine shafts drained, supported and fenced.</w:t>
            </w:r>
          </w:p>
          <w:p w14:paraId="449AA3BC" w14:textId="4EB60D7F" w:rsidR="000343A2" w:rsidRDefault="00FE0A4D" w:rsidP="00DC5789">
            <w:pPr>
              <w:pStyle w:val="ListParagraph"/>
              <w:numPr>
                <w:ilvl w:val="0"/>
                <w:numId w:val="1"/>
              </w:numPr>
              <w:jc w:val="both"/>
              <w:rPr>
                <w:ins w:id="2754" w:author="Bonephace Kaijage" w:date="2026-10-11T07:07:00Z" w16du:dateUtc="2026-10-11T04:07:00Z"/>
                <w:color w:val="000000"/>
              </w:rPr>
            </w:pPr>
            <w:ins w:id="2755" w:author="Bonephace Kaijage" w:date="2026-10-14T05:56:00Z" w16du:dateUtc="2026-10-14T03:56:00Z">
              <w:r>
                <w:rPr>
                  <w:color w:val="000000"/>
                </w:rPr>
                <w:t>What raises the risk: working the shafts while rain is falling, digging without timbering, crowding houses at the shaft mouths, and keeping more animals than the dry-season water can serve.</w:t>
              </w:r>
            </w:ins>
          </w:p>
          <w:p w14:paraId="66BC5EEE" w14:textId="77777777" w:rsidR="00FE0A4D" w:rsidRDefault="000343A2" w:rsidP="00DC5789">
            <w:pPr>
              <w:pStyle w:val="ListParagraph"/>
              <w:numPr>
                <w:ilvl w:val="0"/>
                <w:numId w:val="1"/>
              </w:numPr>
              <w:jc w:val="both"/>
              <w:rPr>
                <w:ins w:id="2756" w:author="Bonephace Kaijage" w:date="2026-10-14T05:59:00Z" w16du:dateUtc="2026-10-14T03:59:00Z"/>
                <w:color w:val="000000"/>
              </w:rPr>
            </w:pPr>
            <w:ins w:id="2757" w:author="Bonephace Kaijage" w:date="2026-10-11T07:07:00Z" w16du:dateUtc="2026-10-11T04:07:00Z">
              <w:r>
                <w:rPr>
                  <w:color w:val="000000"/>
                </w:rPr>
                <w:lastRenderedPageBreak/>
                <w:t>Keep everyone out of the shafts once rain starts and know the firm ground away from them that your household will move to; on the steppe, agree early where the herds and families will go in a drought year, and move before the animals weaken.</w:t>
              </w:r>
            </w:ins>
          </w:p>
          <w:p w14:paraId="7E1251C8" w14:textId="6392CFB0" w:rsidR="00AB6CF2" w:rsidRPr="00DC5789" w:rsidRDefault="00FE0A4D" w:rsidP="00DC5789">
            <w:pPr>
              <w:pStyle w:val="ListParagraph"/>
              <w:numPr>
                <w:ilvl w:val="0"/>
                <w:numId w:val="1"/>
              </w:numPr>
              <w:jc w:val="both"/>
              <w:rPr>
                <w:bCs/>
                <w:color w:val="000000"/>
              </w:rPr>
            </w:pPr>
            <w:ins w:id="2758" w:author="Bonephace Kaijage" w:date="2026-10-14T05:59:00Z" w16du:dateUtc="2026-10-14T03:59:00Z">
              <w:r>
                <w:rPr>
                  <w:color w:val="000000"/>
                </w:rPr>
                <w:t>Agree who will help anyone in the household who cannot move, see or hear a warning on their own.</w:t>
              </w:r>
            </w:ins>
          </w:p>
        </w:tc>
        <w:tc>
          <w:tcPr>
            <w:tcW w:w="3325" w:type="dxa"/>
          </w:tcPr>
          <w:p w14:paraId="07F1C1CC" w14:textId="595A7665" w:rsidR="00AB6CF2" w:rsidRPr="00DC5789" w:rsidRDefault="00DC5789" w:rsidP="00DC5789">
            <w:pPr>
              <w:pStyle w:val="ListParagraph"/>
              <w:numPr>
                <w:ilvl w:val="0"/>
                <w:numId w:val="1"/>
              </w:numPr>
              <w:jc w:val="both"/>
              <w:rPr>
                <w:color w:val="000000"/>
              </w:rPr>
            </w:pPr>
            <w:r w:rsidRPr="00DC5789">
              <w:rPr>
                <w:color w:val="000000"/>
              </w:rPr>
              <w:lastRenderedPageBreak/>
              <w:t>Eneo hili ni nyika kame ya Kimasai ambapo ukame huathiri malisho na maji, na migodi ya tanzanite ya Mirerani ambapo mashimo hujaa maji na kubomoka wakati wa mvua kubwa.</w:t>
            </w:r>
          </w:p>
          <w:p w14:paraId="12BC138E" w14:textId="77777777" w:rsidR="000343A2" w:rsidRDefault="00DC5789" w:rsidP="00DC5789">
            <w:pPr>
              <w:pStyle w:val="ListParagraph"/>
              <w:numPr>
                <w:ilvl w:val="0"/>
                <w:numId w:val="1"/>
              </w:numPr>
              <w:jc w:val="both"/>
              <w:rPr>
                <w:ins w:id="2759" w:author="Bonephace Kaijage" w:date="2026-10-11T07:07:00Z" w16du:dateUtc="2026-10-11T04:07:00Z"/>
                <w:color w:val="000000"/>
              </w:rPr>
            </w:pPr>
            <w:r>
              <w:rPr>
                <w:color w:val="000000"/>
              </w:rPr>
              <w:t>Kwa wanaofuga na kuchimba hapa, ni vyema</w:t>
            </w:r>
            <w:r w:rsidRPr="00DC5789">
              <w:rPr>
                <w:color w:val="000000"/>
              </w:rPr>
              <w:t xml:space="preserve"> kulinda malisho ya kiangazi na vyanzo vya maji, na kuweka mashimo ya migodi bila maji, yaliyoimarishwa na kuzungushiwa uzio.</w:t>
            </w:r>
          </w:p>
          <w:p w14:paraId="3D4D1DA4" w14:textId="192EF510" w:rsidR="000343A2" w:rsidRDefault="00FE0A4D" w:rsidP="00DC5789">
            <w:pPr>
              <w:pStyle w:val="ListParagraph"/>
              <w:numPr>
                <w:ilvl w:val="0"/>
                <w:numId w:val="1"/>
              </w:numPr>
              <w:jc w:val="both"/>
              <w:rPr>
                <w:ins w:id="2760" w:author="Bonephace Kaijage" w:date="2026-10-11T07:07:00Z" w16du:dateUtc="2026-10-11T04:07:00Z"/>
                <w:color w:val="000000"/>
              </w:rPr>
            </w:pPr>
            <w:ins w:id="2761" w:author="Bonephace Kaijage" w:date="2026-10-14T05:56:00Z" w16du:dateUtc="2026-10-14T03:56:00Z">
              <w:r>
                <w:rPr>
                  <w:color w:val="000000"/>
                </w:rPr>
                <w:t xml:space="preserve">Kinachoongeza hatari: kufanya kazi mashimoni mvua ikinyesha, kuchimba bila mihimili, kusongamanisha nyumba </w:t>
              </w:r>
              <w:r>
                <w:rPr>
                  <w:color w:val="000000"/>
                </w:rPr>
                <w:lastRenderedPageBreak/>
                <w:t>kwenye midomo ya mashimo, na kuweka mifugo mingi kuliko maji ya kiangazi yanavyoweza kuhudumia.</w:t>
              </w:r>
            </w:ins>
          </w:p>
          <w:p w14:paraId="4F6A83C5" w14:textId="77777777" w:rsidR="00FE0A4D" w:rsidRDefault="000343A2" w:rsidP="00DC5789">
            <w:pPr>
              <w:pStyle w:val="ListParagraph"/>
              <w:numPr>
                <w:ilvl w:val="0"/>
                <w:numId w:val="1"/>
              </w:numPr>
              <w:jc w:val="both"/>
              <w:rPr>
                <w:ins w:id="2762" w:author="Bonephace Kaijage" w:date="2026-10-14T05:59:00Z" w16du:dateUtc="2026-10-14T03:59:00Z"/>
                <w:color w:val="000000"/>
              </w:rPr>
            </w:pPr>
            <w:ins w:id="2763" w:author="Bonephace Kaijage" w:date="2026-10-11T07:07:00Z" w16du:dateUtc="2026-10-11T04:07:00Z">
              <w:r>
                <w:rPr>
                  <w:color w:val="000000"/>
                </w:rPr>
                <w:t>Mtoe kila mtu mashimoni mara mvua inapoanza na fahamu eneo imara mbali nayo ambalo kaya yako itahamia; nyikani, kubalianeni mapema mifugo na familia zitaenda wapi mwaka wa ukame, na hamieni kabla mifugo haijadhoofika.</w:t>
              </w:r>
            </w:ins>
          </w:p>
          <w:p w14:paraId="1FD85527" w14:textId="444E0C49" w:rsidR="00AB6CF2" w:rsidRPr="00DC5789" w:rsidRDefault="00FE0A4D" w:rsidP="00DC5789">
            <w:pPr>
              <w:pStyle w:val="ListParagraph"/>
              <w:numPr>
                <w:ilvl w:val="0"/>
                <w:numId w:val="1"/>
              </w:numPr>
              <w:jc w:val="both"/>
              <w:rPr>
                <w:bCs/>
                <w:color w:val="000000"/>
              </w:rPr>
            </w:pPr>
            <w:ins w:id="2764" w:author="Bonephace Kaijage" w:date="2026-10-14T05:59:00Z" w16du:dateUtc="2026-10-14T03:59:00Z">
              <w:r>
                <w:rPr>
                  <w:color w:val="000000"/>
                </w:rPr>
                <w:t>Kubalianeni nani atamsaidia yeyote katika kaya asiyeweza kuondoka, kuona au kusikia tahadhari peke yake.</w:t>
              </w:r>
            </w:ins>
          </w:p>
        </w:tc>
      </w:tr>
    </w:tbl>
    <w:p w14:paraId="2FB65C09" w14:textId="77777777" w:rsidR="00FE0A4D" w:rsidRPr="00FE0A4D" w:rsidRDefault="00FE0A4D" w:rsidP="00FE0A4D">
      <w:pPr>
        <w:spacing w:after="120"/>
        <w:rPr>
          <w:ins w:id="2765" w:author="Bonephace Kaijage" w:date="2026-10-14T06:01:00Z" w16du:dateUtc="2026-10-14T04:01:00Z"/>
          <w:i/>
          <w:sz w:val="18"/>
          <w:rPrChange w:id="2766" w:author="Bonephace Kaijage" w:date="2026-10-14T06:01:00Z" w16du:dateUtc="2026-10-14T04:01:00Z">
            <w:rPr>
              <w:ins w:id="2767" w:author="Bonephace Kaijage" w:date="2026-10-14T06:01:00Z" w16du:dateUtc="2026-10-14T04:01:00Z"/>
            </w:rPr>
          </w:rPrChange>
        </w:rPr>
        <w:pPrChange w:id="2768" w:author="Bonephace Kaijage" w:date="2026-10-14T06:01:00Z" w16du:dateUtc="2026-10-14T04:01:00Z">
          <w:pPr>
            <w:jc w:val="both"/>
          </w:pPr>
        </w:pPrChange>
      </w:pPr>
      <w:ins w:id="2769" w:author="Bonephace Kaijage" w:date="2026-10-14T06:01:00Z" w16du:dateUtc="2026-10-14T04:01:00Z">
        <w:r w:rsidRPr="00FE0A4D">
          <w:rPr>
            <w:i/>
            <w:sz w:val="18"/>
            <w:rPrChange w:id="2770"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4B0508B0" w14:textId="0D206B05" w:rsidR="00AB6CF2" w:rsidRPr="00AB6CF2" w:rsidRDefault="00AB6CF2" w:rsidP="00AB6CF2">
      <w:pPr>
        <w:jc w:val="both"/>
        <w:rPr>
          <w:color w:val="000000"/>
        </w:rPr>
      </w:pPr>
    </w:p>
    <w:p w14:paraId="52E30E39" w14:textId="377628B9" w:rsidR="00AB6CF2" w:rsidRPr="00997D17" w:rsidRDefault="00AB6CF2">
      <w:pPr>
        <w:pStyle w:val="ListParagraph"/>
        <w:rPr>
          <w:sz w:val="22"/>
          <w:szCs w:val="22"/>
        </w:rPr>
      </w:pPr>
    </w:p>
    <w:tbl>
      <w:tblPr>
        <w:tblStyle w:val="TableGrid"/>
        <w:tblW w:w="0" w:type="auto"/>
        <w:tblLook w:val="04A0" w:firstRow="1" w:lastRow="0" w:firstColumn="1" w:lastColumn="0" w:noHBand="0" w:noVBand="1"/>
      </w:tblPr>
      <w:tblGrid>
        <w:gridCol w:w="2176"/>
        <w:gridCol w:w="2088"/>
        <w:gridCol w:w="2173"/>
        <w:gridCol w:w="2130"/>
        <w:gridCol w:w="2570"/>
        <w:gridCol w:w="2533"/>
      </w:tblGrid>
      <w:tr w:rsidR="002066E7" w:rsidRPr="00997D17" w14:paraId="50A6778E" w14:textId="77777777" w:rsidTr="002066E7">
        <w:trPr>
          <w:tblHeader/>
        </w:trPr>
        <w:tc>
          <w:tcPr>
            <w:tcW w:w="2278" w:type="dxa"/>
          </w:tcPr>
          <w:p w14:paraId="6FBB7677" w14:textId="19BE514A" w:rsidR="002066E7" w:rsidRPr="00997D17" w:rsidRDefault="008C6B60" w:rsidP="00FE4152">
            <w:pPr>
              <w:pStyle w:val="ListParagraph"/>
              <w:rPr>
                <w:sz w:val="22"/>
                <w:szCs w:val="22"/>
              </w:rPr>
            </w:pPr>
            <w:r w:rsidRPr="00997D17">
              <w:rPr>
                <w:sz w:val="22"/>
                <w:szCs w:val="22"/>
              </w:rPr>
              <w:t>COUNCIL / HALMASHAURI</w:t>
            </w:r>
          </w:p>
        </w:tc>
        <w:tc>
          <w:tcPr>
            <w:tcW w:w="2278" w:type="dxa"/>
          </w:tcPr>
          <w:p w14:paraId="05BCA294" w14:textId="73138ED8" w:rsidR="002066E7" w:rsidRPr="00997D17" w:rsidRDefault="002066E7" w:rsidP="00FE4152">
            <w:pPr>
              <w:pStyle w:val="ListParagraph"/>
              <w:rPr>
                <w:sz w:val="22"/>
                <w:szCs w:val="22"/>
              </w:rPr>
            </w:pPr>
            <w:r w:rsidRPr="00997D17">
              <w:rPr>
                <w:sz w:val="22"/>
                <w:szCs w:val="22"/>
              </w:rPr>
              <w:t>LEVEL / NGAZI</w:t>
            </w:r>
          </w:p>
        </w:tc>
        <w:tc>
          <w:tcPr>
            <w:tcW w:w="2278" w:type="dxa"/>
          </w:tcPr>
          <w:p w14:paraId="30B5B83F" w14:textId="505BE5AF" w:rsidR="002066E7" w:rsidRPr="00997D17" w:rsidRDefault="002066E7" w:rsidP="00FE4152">
            <w:pPr>
              <w:pStyle w:val="ListParagraph"/>
              <w:rPr>
                <w:sz w:val="22"/>
                <w:szCs w:val="22"/>
              </w:rPr>
            </w:pPr>
            <w:r w:rsidRPr="00997D17">
              <w:rPr>
                <w:sz w:val="22"/>
                <w:szCs w:val="22"/>
              </w:rPr>
              <w:t>IMPACT (EN)</w:t>
            </w:r>
          </w:p>
        </w:tc>
        <w:tc>
          <w:tcPr>
            <w:tcW w:w="2278" w:type="dxa"/>
          </w:tcPr>
          <w:p w14:paraId="466A105E" w14:textId="70875618" w:rsidR="002066E7" w:rsidRPr="00997D17" w:rsidRDefault="002066E7" w:rsidP="00FE4152">
            <w:pPr>
              <w:pStyle w:val="ListParagraph"/>
              <w:rPr>
                <w:sz w:val="22"/>
                <w:szCs w:val="22"/>
              </w:rPr>
            </w:pPr>
            <w:r w:rsidRPr="00997D17">
              <w:rPr>
                <w:sz w:val="22"/>
                <w:szCs w:val="22"/>
              </w:rPr>
              <w:t>ATHARI (SW)</w:t>
            </w:r>
          </w:p>
        </w:tc>
        <w:tc>
          <w:tcPr>
            <w:tcW w:w="2279" w:type="dxa"/>
          </w:tcPr>
          <w:p w14:paraId="6E02CAED" w14:textId="12FEC9A9" w:rsidR="002066E7" w:rsidRPr="00997D17" w:rsidRDefault="002066E7" w:rsidP="00FE4152">
            <w:pPr>
              <w:pStyle w:val="ListParagraph"/>
              <w:rPr>
                <w:sz w:val="22"/>
                <w:szCs w:val="22"/>
              </w:rPr>
            </w:pPr>
            <w:r w:rsidRPr="00997D17">
              <w:rPr>
                <w:sz w:val="22"/>
                <w:szCs w:val="22"/>
              </w:rPr>
              <w:t>ACTION (EN)</w:t>
            </w:r>
          </w:p>
        </w:tc>
        <w:tc>
          <w:tcPr>
            <w:tcW w:w="2279" w:type="dxa"/>
          </w:tcPr>
          <w:p w14:paraId="7C2FCBB2" w14:textId="538B2472" w:rsidR="002066E7" w:rsidRPr="00997D17" w:rsidRDefault="002066E7" w:rsidP="00FE4152">
            <w:pPr>
              <w:pStyle w:val="ListParagraph"/>
              <w:rPr>
                <w:sz w:val="22"/>
                <w:szCs w:val="22"/>
              </w:rPr>
            </w:pPr>
            <w:r w:rsidRPr="00997D17">
              <w:rPr>
                <w:sz w:val="22"/>
                <w:szCs w:val="22"/>
              </w:rPr>
              <w:t>HATUA (SW)</w:t>
            </w:r>
          </w:p>
        </w:tc>
      </w:tr>
      <w:tr w:rsidR="002066E7" w:rsidRPr="00997D17" w14:paraId="0882A8C7" w14:textId="77777777" w:rsidTr="002066E7">
        <w:tc>
          <w:tcPr>
            <w:tcW w:w="2278" w:type="dxa"/>
          </w:tcPr>
          <w:p w14:paraId="1D456139" w14:textId="1C021144" w:rsidR="002066E7" w:rsidRPr="00997D17" w:rsidRDefault="002066E7" w:rsidP="00FE4152">
            <w:pPr>
              <w:pStyle w:val="ListParagraph"/>
              <w:rPr>
                <w:sz w:val="22"/>
                <w:szCs w:val="22"/>
              </w:rPr>
            </w:pPr>
            <w:r w:rsidRPr="00997D17">
              <w:rPr>
                <w:sz w:val="22"/>
                <w:szCs w:val="22"/>
              </w:rPr>
              <w:t>Babati Town Council</w:t>
            </w:r>
          </w:p>
        </w:tc>
        <w:tc>
          <w:tcPr>
            <w:tcW w:w="2278" w:type="dxa"/>
          </w:tcPr>
          <w:p w14:paraId="09AF8AFF" w14:textId="165D2E1B"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E741076" w14:textId="25D82959" w:rsidR="002066E7" w:rsidRPr="00997D17" w:rsidRDefault="008C6B60" w:rsidP="00FE4152">
            <w:pPr>
              <w:pStyle w:val="ListParagraph"/>
              <w:rPr>
                <w:sz w:val="22"/>
                <w:szCs w:val="22"/>
              </w:rPr>
            </w:pPr>
            <w:r w:rsidRPr="00997D17">
              <w:rPr>
                <w:sz w:val="22"/>
                <w:szCs w:val="22"/>
              </w:rPr>
              <w:t>Lake Babati floods, drought on the surrounding plain, strong winds, and flash floods. A few roads slippery, a few low homes wet, and lightning where storms build.</w:t>
            </w:r>
          </w:p>
        </w:tc>
        <w:tc>
          <w:tcPr>
            <w:tcW w:w="2278" w:type="dxa"/>
          </w:tcPr>
          <w:p w14:paraId="35A83EB5" w14:textId="39AB968E"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627F28B" w14:textId="784A80A6" w:rsidR="008C6B60" w:rsidRPr="00997D17" w:rsidRDefault="00034217" w:rsidP="00F20E47">
            <w:pPr>
              <w:pStyle w:val="ListBullet"/>
              <w:rPr>
                <w:sz w:val="22"/>
                <w:szCs w:val="22"/>
              </w:rPr>
            </w:pPr>
            <w:r w:rsidRPr="00997D17">
              <w:rPr>
                <w:sz w:val="22"/>
                <w:szCs w:val="22"/>
              </w:rPr>
              <w:t>Check the forecast before any boat leaves. Life jacket on.</w:t>
            </w:r>
          </w:p>
          <w:p w14:paraId="3C2773C1" w14:textId="08861F65" w:rsidR="008C6B60" w:rsidRPr="00997D17" w:rsidRDefault="00034217" w:rsidP="00F20E47">
            <w:pPr>
              <w:pStyle w:val="ListBullet"/>
              <w:rPr>
                <w:sz w:val="22"/>
                <w:szCs w:val="22"/>
              </w:rPr>
            </w:pPr>
            <w:r w:rsidRPr="00997D17">
              <w:rPr>
                <w:sz w:val="22"/>
                <w:szCs w:val="22"/>
              </w:rPr>
              <w:t>Bring small boats off the open water.</w:t>
            </w:r>
          </w:p>
          <w:p w14:paraId="51A7DEE7" w14:textId="6F27E124" w:rsidR="008C6B60" w:rsidRPr="00997D17" w:rsidRDefault="00034217" w:rsidP="00F20E47">
            <w:pPr>
              <w:pStyle w:val="ListBullet"/>
              <w:rPr>
                <w:sz w:val="22"/>
                <w:szCs w:val="22"/>
              </w:rPr>
            </w:pPr>
            <w:r w:rsidRPr="00997D17">
              <w:rPr>
                <w:sz w:val="22"/>
                <w:szCs w:val="22"/>
              </w:rPr>
              <w:t>Landing site: listen for the warning and save 190.</w:t>
            </w:r>
          </w:p>
          <w:p w14:paraId="127A764E" w14:textId="40CF65BC"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17DFC67A" w14:textId="6C6C9E10" w:rsidR="008C6B60" w:rsidRPr="00997D17" w:rsidRDefault="00034217" w:rsidP="00F20E47">
            <w:pPr>
              <w:pStyle w:val="ListBullet"/>
              <w:rPr>
                <w:sz w:val="22"/>
                <w:szCs w:val="22"/>
              </w:rPr>
            </w:pPr>
            <w:r w:rsidRPr="00997D17">
              <w:rPr>
                <w:sz w:val="22"/>
                <w:szCs w:val="22"/>
              </w:rPr>
              <w:t>Angalia utabiri kabla ya chombo kuondoka. Vaa jaketi ya kujiokoa.</w:t>
            </w:r>
          </w:p>
          <w:p w14:paraId="3BDCDC4D" w14:textId="6C4A4C1D" w:rsidR="008C6B60" w:rsidRPr="00997D17" w:rsidRDefault="00034217" w:rsidP="00F20E47">
            <w:pPr>
              <w:pStyle w:val="ListBullet"/>
              <w:rPr>
                <w:sz w:val="22"/>
                <w:szCs w:val="22"/>
              </w:rPr>
            </w:pPr>
            <w:r w:rsidRPr="00997D17">
              <w:rPr>
                <w:sz w:val="22"/>
                <w:szCs w:val="22"/>
              </w:rPr>
              <w:t>Rudisha vyombo vidogo kutoka maji ya wazi.</w:t>
            </w:r>
          </w:p>
          <w:p w14:paraId="44BCAE2A" w14:textId="13AAD9DE" w:rsidR="008C6B60" w:rsidRPr="00997D17" w:rsidRDefault="00034217" w:rsidP="00F20E47">
            <w:pPr>
              <w:pStyle w:val="ListBullet"/>
              <w:rPr>
                <w:sz w:val="22"/>
                <w:szCs w:val="22"/>
                <w:lang w:val="sv-SE"/>
              </w:rPr>
            </w:pPr>
            <w:r w:rsidRPr="00997D17">
              <w:rPr>
                <w:sz w:val="22"/>
                <w:szCs w:val="22"/>
                <w:lang w:val="sv-SE"/>
              </w:rPr>
              <w:t>Mwalo: sikiliza onyo na hifadhi 190.</w:t>
            </w:r>
          </w:p>
          <w:p w14:paraId="7F194BEC" w14:textId="3844CA89" w:rsidR="002066E7" w:rsidRPr="00997D17" w:rsidRDefault="00FE0A4D" w:rsidP="00F20E47">
            <w:pPr>
              <w:pStyle w:val="ListBullet"/>
              <w:rPr>
                <w:sz w:val="22"/>
                <w:szCs w:val="22"/>
                <w:lang w:val="sv-SE"/>
              </w:rPr>
            </w:pPr>
            <w:ins w:id="2771" w:author="Bonephace Kaijage" w:date="2026-10-14T06:15:00Z" w16du:dateUtc="2026-10-14T04:15:00Z">
              <w:r>
                <w:rPr>
                  <w:sz w:val="22"/>
                  <w:szCs w:val="22"/>
                  <w:lang w:val="sv-SE"/>
                </w:rPr>
                <w:t xml:space="preserve">Kumuokoa mtu majini, mtupie kitu kinachoelea au mnyooshee fimbo badala ya kuogelea kumfuata: maji </w:t>
              </w:r>
              <w:r>
                <w:rPr>
                  <w:sz w:val="22"/>
                  <w:szCs w:val="22"/>
                  <w:lang w:val="sv-SE"/>
                </w:rPr>
                <w:lastRenderedPageBreak/>
                <w:t>yanayotiririka humzamisha pia mwokoaji.</w:t>
              </w:r>
            </w:ins>
            <w:del w:id="2772"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11D6971A" w14:textId="77777777" w:rsidTr="002066E7">
        <w:tc>
          <w:tcPr>
            <w:tcW w:w="2278" w:type="dxa"/>
          </w:tcPr>
          <w:p w14:paraId="1791A081" w14:textId="77777777" w:rsidR="002066E7" w:rsidRPr="00997D17" w:rsidRDefault="002066E7" w:rsidP="00FE4152">
            <w:pPr>
              <w:pStyle w:val="ListParagraph"/>
              <w:rPr>
                <w:sz w:val="22"/>
                <w:szCs w:val="22"/>
                <w:lang w:val="sv-SE"/>
              </w:rPr>
            </w:pPr>
          </w:p>
        </w:tc>
        <w:tc>
          <w:tcPr>
            <w:tcW w:w="2278" w:type="dxa"/>
          </w:tcPr>
          <w:p w14:paraId="48C72FE8" w14:textId="5F7D93AF"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1C85B638" w14:textId="007B9D6B" w:rsidR="002066E7" w:rsidRPr="00997D17" w:rsidRDefault="008C6B60" w:rsidP="00FE4152">
            <w:pPr>
              <w:pStyle w:val="ListParagraph"/>
              <w:rPr>
                <w:sz w:val="22"/>
                <w:szCs w:val="22"/>
              </w:rPr>
            </w:pPr>
            <w:r w:rsidRPr="00997D17">
              <w:rPr>
                <w:sz w:val="22"/>
                <w:szCs w:val="22"/>
              </w:rPr>
              <w:t>Lake Babati floods, drought on the surrounding plain, strong winds, and flash floods. Roads, water points or houses at the named sites are now affected. Some journeys and classes are disrupted.</w:t>
            </w:r>
          </w:p>
        </w:tc>
        <w:tc>
          <w:tcPr>
            <w:tcW w:w="2278" w:type="dxa"/>
          </w:tcPr>
          <w:p w14:paraId="50AC3B24" w14:textId="7FABD607"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8E80F30" w14:textId="165B8B04" w:rsidR="008C6B60" w:rsidRPr="00997D17" w:rsidRDefault="00034217" w:rsidP="00F20E47">
            <w:pPr>
              <w:pStyle w:val="ListBullet"/>
              <w:rPr>
                <w:sz w:val="22"/>
                <w:szCs w:val="22"/>
              </w:rPr>
            </w:pPr>
            <w:r w:rsidRPr="00997D17">
              <w:rPr>
                <w:sz w:val="22"/>
                <w:szCs w:val="22"/>
              </w:rPr>
              <w:t>Stop fishing and crossings on this water.</w:t>
            </w:r>
          </w:p>
          <w:p w14:paraId="2E003330" w14:textId="725F0036" w:rsidR="008C6B60" w:rsidRPr="00997D17" w:rsidRDefault="00FE0A4D" w:rsidP="00F20E47">
            <w:pPr>
              <w:pStyle w:val="ListBullet"/>
              <w:rPr>
                <w:sz w:val="22"/>
                <w:szCs w:val="22"/>
              </w:rPr>
            </w:pPr>
            <w:ins w:id="2773"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2774" w:author="Bonephace Kaijage" w:date="2026-10-14T06:15:00Z" w16du:dateUtc="2026-10-14T04:15:00Z">
              <w:r w:rsidR="00034217" w:rsidRPr="00997D17" w:rsidDel="00FE0A4D">
                <w:rPr>
                  <w:sz w:val="22"/>
                  <w:szCs w:val="22"/>
                </w:rPr>
                <w:delText>Move people off the low shore to the assembly point.</w:delText>
              </w:r>
            </w:del>
          </w:p>
          <w:p w14:paraId="3C7737F7" w14:textId="5AFBCFCD" w:rsidR="008C6B60" w:rsidRPr="00997D17" w:rsidRDefault="00034217" w:rsidP="00F20E47">
            <w:pPr>
              <w:pStyle w:val="ListBullet"/>
              <w:rPr>
                <w:sz w:val="22"/>
                <w:szCs w:val="22"/>
              </w:rPr>
            </w:pPr>
            <w:r w:rsidRPr="00997D17">
              <w:rPr>
                <w:sz w:val="22"/>
                <w:szCs w:val="22"/>
              </w:rPr>
              <w:t>Marine police or the beach unit: account for boats still out.</w:t>
            </w:r>
          </w:p>
          <w:p w14:paraId="7A65A1C7" w14:textId="3BB3CDA1"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42498A23" w14:textId="05DE728E" w:rsidR="008C6B60" w:rsidRPr="00997D17" w:rsidRDefault="00034217" w:rsidP="00F20E47">
            <w:pPr>
              <w:pStyle w:val="ListBullet"/>
              <w:rPr>
                <w:sz w:val="22"/>
                <w:szCs w:val="22"/>
              </w:rPr>
            </w:pPr>
            <w:r w:rsidRPr="00997D17">
              <w:rPr>
                <w:sz w:val="22"/>
                <w:szCs w:val="22"/>
              </w:rPr>
              <w:t>Simamisha uvuvi na vivuko kwenye maji haya.</w:t>
            </w:r>
          </w:p>
          <w:p w14:paraId="6E45BB59" w14:textId="3F1425F8" w:rsidR="008C6B60" w:rsidRPr="00997D17" w:rsidRDefault="00FE0A4D" w:rsidP="00F20E47">
            <w:pPr>
              <w:pStyle w:val="ListBullet"/>
              <w:rPr>
                <w:sz w:val="22"/>
                <w:szCs w:val="22"/>
              </w:rPr>
            </w:pPr>
            <w:ins w:id="2775"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2776" w:author="Bonephace Kaijage" w:date="2026-10-14T06:16:00Z" w16du:dateUtc="2026-10-14T04:16:00Z">
              <w:r w:rsidR="00034217" w:rsidRPr="00997D17" w:rsidDel="00FE0A4D">
                <w:rPr>
                  <w:sz w:val="22"/>
                  <w:szCs w:val="22"/>
                </w:rPr>
                <w:delText>Hamisha watu kutoka ufuo wa chini kwenda kituoni.</w:delText>
              </w:r>
            </w:del>
          </w:p>
          <w:p w14:paraId="6FFAD950" w14:textId="31419E34" w:rsidR="008C6B60" w:rsidRPr="00997D17" w:rsidRDefault="00034217" w:rsidP="00F20E47">
            <w:pPr>
              <w:pStyle w:val="ListBullet"/>
              <w:rPr>
                <w:sz w:val="22"/>
                <w:szCs w:val="22"/>
              </w:rPr>
            </w:pPr>
            <w:r w:rsidRPr="00997D17">
              <w:rPr>
                <w:sz w:val="22"/>
                <w:szCs w:val="22"/>
              </w:rPr>
              <w:t>Polisi wanamaji au kitengo cha mwalo: hakiki vyombo vilivyoko nje.</w:t>
            </w:r>
          </w:p>
          <w:p w14:paraId="27FC36FF" w14:textId="01ACFF4D"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66368AFA" w14:textId="77777777" w:rsidTr="002066E7">
        <w:tc>
          <w:tcPr>
            <w:tcW w:w="2278" w:type="dxa"/>
          </w:tcPr>
          <w:p w14:paraId="706F7857" w14:textId="77777777" w:rsidR="002066E7" w:rsidRPr="00997D17" w:rsidRDefault="002066E7" w:rsidP="00FE4152">
            <w:pPr>
              <w:pStyle w:val="ListParagraph"/>
              <w:rPr>
                <w:sz w:val="22"/>
                <w:szCs w:val="22"/>
                <w:lang w:val="sv-SE"/>
              </w:rPr>
            </w:pPr>
          </w:p>
        </w:tc>
        <w:tc>
          <w:tcPr>
            <w:tcW w:w="2278" w:type="dxa"/>
          </w:tcPr>
          <w:p w14:paraId="7F688EC6" w14:textId="4C24C030"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693A34CB" w14:textId="5812335F" w:rsidR="002066E7" w:rsidRPr="00997D17" w:rsidRDefault="00FE0A4D" w:rsidP="00FE4152">
            <w:pPr>
              <w:pStyle w:val="ListParagraph"/>
              <w:rPr>
                <w:sz w:val="22"/>
                <w:szCs w:val="22"/>
              </w:rPr>
            </w:pPr>
            <w:ins w:id="2777"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being organised; please follow the committee's instructions and </w:t>
              </w:r>
              <w:r>
                <w:rPr>
                  <w:sz w:val="22"/>
                  <w:szCs w:val="22"/>
                </w:rPr>
                <w:lastRenderedPageBreak/>
                <w:t>look out for neighbours.</w:t>
              </w:r>
            </w:ins>
            <w:del w:id="277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9083B1D" w14:textId="6AC5560E" w:rsidR="002066E7" w:rsidRPr="00997D17" w:rsidRDefault="00FE0A4D" w:rsidP="00FE4152">
            <w:pPr>
              <w:pStyle w:val="ListParagraph"/>
              <w:rPr>
                <w:sz w:val="22"/>
                <w:szCs w:val="22"/>
              </w:rPr>
            </w:pPr>
            <w:ins w:id="2779"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au magonjwa. Msaada unaandaliwa; tafadhali fuateni maelekezo ya </w:t>
              </w:r>
              <w:r>
                <w:rPr>
                  <w:sz w:val="22"/>
                  <w:szCs w:val="22"/>
                </w:rPr>
                <w:lastRenderedPageBreak/>
                <w:t>kamati na muangaliane na majirani.</w:t>
              </w:r>
            </w:ins>
            <w:del w:id="2780"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66562A7" w14:textId="05DC6EF2" w:rsidR="008C6B60" w:rsidRPr="00997D17" w:rsidRDefault="00FE0A4D" w:rsidP="00F20E47">
            <w:pPr>
              <w:pStyle w:val="ListBullet"/>
              <w:rPr>
                <w:sz w:val="22"/>
                <w:szCs w:val="22"/>
              </w:rPr>
            </w:pPr>
            <w:ins w:id="2781" w:author="Bonephace Kaijage" w:date="2026-10-14T06:04:00Z" w16du:dateUtc="2026-10-14T04:04:00Z">
              <w:r>
                <w:rPr>
                  <w:sz w:val="22"/>
                  <w:szCs w:val="22"/>
                </w:rPr>
                <w:lastRenderedPageBreak/>
                <w:t>Please move off the low ground now to the agreed safe place, helping anyone who cannot move alone; the water can rise faster than it looks. Return only when the committee confirms it is safe.</w:t>
              </w:r>
            </w:ins>
            <w:del w:id="278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0C45F8EA" w14:textId="5233308A" w:rsidR="008C6B60" w:rsidRPr="00997D17" w:rsidRDefault="00034217" w:rsidP="00F20E47">
            <w:pPr>
              <w:pStyle w:val="ListBullet"/>
              <w:rPr>
                <w:sz w:val="22"/>
                <w:szCs w:val="22"/>
              </w:rPr>
            </w:pPr>
            <w:r w:rsidRPr="00997D17">
              <w:rPr>
                <w:sz w:val="22"/>
                <w:szCs w:val="22"/>
              </w:rPr>
              <w:t>Call 114 and 190. Keep the road clear for ambulances.</w:t>
            </w:r>
          </w:p>
          <w:p w14:paraId="6434E2C1" w14:textId="155E3962" w:rsidR="008C6B60" w:rsidRPr="00997D17" w:rsidRDefault="00034217" w:rsidP="00F20E47">
            <w:pPr>
              <w:pStyle w:val="ListBullet"/>
              <w:rPr>
                <w:sz w:val="22"/>
                <w:szCs w:val="22"/>
              </w:rPr>
            </w:pPr>
            <w:r w:rsidRPr="00997D17">
              <w:rPr>
                <w:sz w:val="22"/>
                <w:szCs w:val="22"/>
              </w:rPr>
              <w:lastRenderedPageBreak/>
              <w:t>Open the shelter and register every household. Note who is missing.</w:t>
            </w:r>
          </w:p>
          <w:p w14:paraId="4BD0D2E7" w14:textId="6209B158"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1007EBF2" w14:textId="0114F6D1"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02911FA9" w14:textId="5D9DF29A"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67886CBC" w14:textId="78DAA727"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2537BC10" w14:textId="263DEDCC" w:rsidR="002066E7" w:rsidRPr="00997D17" w:rsidRDefault="00034217" w:rsidP="00F20E47">
            <w:pPr>
              <w:pStyle w:val="ListBullet"/>
              <w:rPr>
                <w:sz w:val="22"/>
                <w:szCs w:val="22"/>
                <w:lang w:val="sv-SE"/>
              </w:rPr>
            </w:pPr>
            <w:r w:rsidRPr="00997D17">
              <w:rPr>
                <w:sz w:val="22"/>
                <w:szCs w:val="22"/>
                <w:lang w:val="sv-SE"/>
              </w:rPr>
              <w:t xml:space="preserve">Timu ya afya: majeruhi kwanza, kisha kipindupindu </w:t>
            </w:r>
            <w:r w:rsidRPr="00997D17">
              <w:rPr>
                <w:sz w:val="22"/>
                <w:szCs w:val="22"/>
                <w:lang w:val="sv-SE"/>
              </w:rPr>
              <w:lastRenderedPageBreak/>
              <w:t>maji yakiwa machafu.</w:t>
            </w:r>
          </w:p>
        </w:tc>
      </w:tr>
      <w:tr w:rsidR="002066E7" w:rsidRPr="000343A2" w14:paraId="03C16701" w14:textId="77777777" w:rsidTr="002066E7">
        <w:tc>
          <w:tcPr>
            <w:tcW w:w="2278" w:type="dxa"/>
          </w:tcPr>
          <w:p w14:paraId="557E7881" w14:textId="6C65F1A0" w:rsidR="002066E7" w:rsidRPr="00997D17" w:rsidRDefault="002066E7" w:rsidP="00FE4152">
            <w:pPr>
              <w:pStyle w:val="ListParagraph"/>
              <w:rPr>
                <w:sz w:val="22"/>
                <w:szCs w:val="22"/>
              </w:rPr>
            </w:pPr>
            <w:r w:rsidRPr="00997D17">
              <w:rPr>
                <w:sz w:val="22"/>
                <w:szCs w:val="22"/>
              </w:rPr>
              <w:lastRenderedPageBreak/>
              <w:t>Mbulu Town Council</w:t>
            </w:r>
          </w:p>
        </w:tc>
        <w:tc>
          <w:tcPr>
            <w:tcW w:w="2278" w:type="dxa"/>
          </w:tcPr>
          <w:p w14:paraId="6FE1C4FA" w14:textId="1DF376B2"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434E9C09" w14:textId="40C7816B" w:rsidR="002066E7" w:rsidRPr="00997D17" w:rsidRDefault="008C6B60" w:rsidP="00FE4152">
            <w:pPr>
              <w:pStyle w:val="ListParagraph"/>
              <w:rPr>
                <w:sz w:val="22"/>
                <w:szCs w:val="22"/>
              </w:rPr>
            </w:pPr>
            <w:r w:rsidRPr="00997D17">
              <w:rPr>
                <w:sz w:val="22"/>
                <w:szCs w:val="22"/>
              </w:rPr>
              <w:t>heavy rain and landslides on the Mbulu highlands, and a dry season on the lower slopes. A few roads slippery, a few low homes wet, and lightning where storms build.</w:t>
            </w:r>
          </w:p>
        </w:tc>
        <w:tc>
          <w:tcPr>
            <w:tcW w:w="2278" w:type="dxa"/>
          </w:tcPr>
          <w:p w14:paraId="39C4F0CB" w14:textId="22F407B9"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50D5D5E1" w14:textId="7932A0D5" w:rsidR="008C6B60" w:rsidRPr="00997D17" w:rsidRDefault="00034217" w:rsidP="00F20E47">
            <w:pPr>
              <w:pStyle w:val="ListBullet"/>
              <w:rPr>
                <w:sz w:val="22"/>
                <w:szCs w:val="22"/>
              </w:rPr>
            </w:pPr>
            <w:r w:rsidRPr="00997D17">
              <w:rPr>
                <w:sz w:val="22"/>
                <w:szCs w:val="22"/>
              </w:rPr>
              <w:t>Walk the low ground before the rain. Clear drains and culverts.</w:t>
            </w:r>
          </w:p>
          <w:p w14:paraId="24A4F5DB" w14:textId="3C560BB2" w:rsidR="008C6B60" w:rsidRPr="00997D17" w:rsidRDefault="00FE0A4D" w:rsidP="00F20E47">
            <w:pPr>
              <w:pStyle w:val="ListBullet"/>
              <w:rPr>
                <w:sz w:val="22"/>
                <w:szCs w:val="22"/>
              </w:rPr>
            </w:pPr>
            <w:ins w:id="2783"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2784" w:author="Bonephace Kaijage" w:date="2026-10-14T06:18:00Z" w16du:dateUtc="2026-10-14T04:18:00Z">
              <w:r w:rsidR="00034217" w:rsidRPr="00997D17" w:rsidDel="00FE0A4D">
                <w:rPr>
                  <w:sz w:val="22"/>
                  <w:szCs w:val="22"/>
                </w:rPr>
                <w:delText>Households on this ground raise food, documents and the children.</w:delText>
              </w:r>
            </w:del>
          </w:p>
          <w:p w14:paraId="17758507" w14:textId="3EFF5C9A" w:rsidR="008C6B60" w:rsidRPr="00997D17" w:rsidRDefault="00FE0A4D" w:rsidP="00F20E47">
            <w:pPr>
              <w:pStyle w:val="ListBullet"/>
              <w:rPr>
                <w:sz w:val="22"/>
                <w:szCs w:val="22"/>
              </w:rPr>
            </w:pPr>
            <w:ins w:id="2785"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2786" w:author="Bonephace Kaijage" w:date="2026-10-14T06:14:00Z" w16du:dateUtc="2026-10-14T04:14:00Z">
              <w:r w:rsidR="00034217" w:rsidRPr="00997D17" w:rsidDel="00FE0A4D">
                <w:rPr>
                  <w:sz w:val="22"/>
                  <w:szCs w:val="22"/>
                </w:rPr>
                <w:delText>Save 190 and the ward chair number. Keep a torch and drinking water.</w:delText>
              </w:r>
            </w:del>
          </w:p>
          <w:p w14:paraId="53566852" w14:textId="42B594C7" w:rsidR="002066E7" w:rsidRPr="00997D17" w:rsidRDefault="00034217" w:rsidP="00F20E47">
            <w:pPr>
              <w:pStyle w:val="ListBullet"/>
              <w:rPr>
                <w:sz w:val="22"/>
                <w:szCs w:val="22"/>
              </w:rPr>
            </w:pPr>
            <w:r w:rsidRPr="00997D17">
              <w:rPr>
                <w:sz w:val="22"/>
                <w:szCs w:val="22"/>
              </w:rPr>
              <w:t>Do not drive or walk through water on the road. Headlights on, slow down.</w:t>
            </w:r>
          </w:p>
        </w:tc>
        <w:tc>
          <w:tcPr>
            <w:tcW w:w="2279" w:type="dxa"/>
          </w:tcPr>
          <w:p w14:paraId="1B00E6EE" w14:textId="27015BC8" w:rsidR="008C6B60" w:rsidRPr="00997D17" w:rsidRDefault="00034217" w:rsidP="00F20E47">
            <w:pPr>
              <w:pStyle w:val="ListBullet"/>
              <w:rPr>
                <w:sz w:val="22"/>
                <w:szCs w:val="22"/>
                <w:lang w:val="sv-SE"/>
              </w:rPr>
            </w:pPr>
            <w:r w:rsidRPr="00997D17">
              <w:rPr>
                <w:sz w:val="22"/>
                <w:szCs w:val="22"/>
                <w:lang w:val="sv-SE"/>
              </w:rPr>
              <w:t>Tembea bondeni kabla ya mvua. Safisha mitaro na makalavati.</w:t>
            </w:r>
          </w:p>
          <w:p w14:paraId="251DF94E" w14:textId="6DBD7DAF" w:rsidR="008C6B60" w:rsidRPr="00997D17" w:rsidRDefault="00FE0A4D" w:rsidP="00F20E47">
            <w:pPr>
              <w:pStyle w:val="ListBullet"/>
              <w:rPr>
                <w:sz w:val="22"/>
                <w:szCs w:val="22"/>
              </w:rPr>
            </w:pPr>
            <w:ins w:id="2787" w:author="Bonephace Kaijage" w:date="2026-10-14T06:18:00Z" w16du:dateUtc="2026-10-14T04:18:00Z">
              <w:r>
                <w:rPr>
                  <w:sz w:val="22"/>
                  <w:szCs w:val="22"/>
                </w:rPr>
                <w:t>Kaya za maeneo yaliyotajwa: wekeni chakula, nyaraka na watoto juu ya sakafu, kwa sababu maji hapa yanaweza kuingia nyumbani bila taarifa.</w:t>
              </w:r>
            </w:ins>
            <w:del w:id="2788" w:author="Bonephace Kaijage" w:date="2026-10-14T06:18:00Z" w16du:dateUtc="2026-10-14T04:18:00Z">
              <w:r w:rsidR="00034217" w:rsidRPr="00997D17" w:rsidDel="00FE0A4D">
                <w:rPr>
                  <w:sz w:val="22"/>
                  <w:szCs w:val="22"/>
                </w:rPr>
                <w:delText>Kaya za eneo hili zipandishe chakula, nyaraka na watoto.</w:delText>
              </w:r>
            </w:del>
          </w:p>
          <w:p w14:paraId="1FE92049" w14:textId="1B1E65C6" w:rsidR="008C6B60" w:rsidRPr="00997D17" w:rsidRDefault="00034217" w:rsidP="00F20E47">
            <w:pPr>
              <w:pStyle w:val="ListBullet"/>
              <w:rPr>
                <w:sz w:val="22"/>
                <w:szCs w:val="22"/>
                <w:lang w:val="sv-SE"/>
              </w:rPr>
            </w:pPr>
            <w:r w:rsidRPr="00997D17">
              <w:rPr>
                <w:sz w:val="22"/>
                <w:szCs w:val="22"/>
                <w:lang w:val="sv-SE"/>
              </w:rPr>
              <w:t>Hifadhi 190 na namba ya mwenyekiti wa kata. Weka tochi na maji ya kunywa.</w:t>
            </w:r>
          </w:p>
          <w:p w14:paraId="34ED040E" w14:textId="5BF1E177" w:rsidR="002066E7" w:rsidRPr="00997D17" w:rsidRDefault="00034217"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7FB328DC" w14:textId="77777777" w:rsidTr="002066E7">
        <w:tc>
          <w:tcPr>
            <w:tcW w:w="2278" w:type="dxa"/>
          </w:tcPr>
          <w:p w14:paraId="2D9943A4" w14:textId="77777777" w:rsidR="002066E7" w:rsidRPr="00997D17" w:rsidRDefault="002066E7" w:rsidP="00FE4152">
            <w:pPr>
              <w:pStyle w:val="ListParagraph"/>
              <w:rPr>
                <w:sz w:val="22"/>
                <w:szCs w:val="22"/>
                <w:lang w:val="sv-SE"/>
              </w:rPr>
            </w:pPr>
          </w:p>
        </w:tc>
        <w:tc>
          <w:tcPr>
            <w:tcW w:w="2278" w:type="dxa"/>
          </w:tcPr>
          <w:p w14:paraId="6BC4BFD8" w14:textId="47EA2290"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600B66E" w14:textId="40CA4A4A" w:rsidR="002066E7" w:rsidRPr="00997D17" w:rsidRDefault="008C6B60" w:rsidP="00FE4152">
            <w:pPr>
              <w:pStyle w:val="ListParagraph"/>
              <w:rPr>
                <w:sz w:val="22"/>
                <w:szCs w:val="22"/>
              </w:rPr>
            </w:pPr>
            <w:r w:rsidRPr="00997D17">
              <w:rPr>
                <w:sz w:val="22"/>
                <w:szCs w:val="22"/>
              </w:rPr>
              <w:t xml:space="preserve">heavy rain and landslides on the Mbulu highlands, </w:t>
            </w:r>
            <w:r w:rsidRPr="00997D17">
              <w:rPr>
                <w:sz w:val="22"/>
                <w:szCs w:val="22"/>
              </w:rPr>
              <w:lastRenderedPageBreak/>
              <w:t>and a dry season on the lower slopes. Roads, water points or houses at the named sites are now affected. Some journeys and classes are disrupted.</w:t>
            </w:r>
          </w:p>
        </w:tc>
        <w:tc>
          <w:tcPr>
            <w:tcW w:w="2278" w:type="dxa"/>
          </w:tcPr>
          <w:p w14:paraId="146388A2" w14:textId="6BCBE495"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w:t>
            </w:r>
            <w:r w:rsidRPr="00997D17">
              <w:rPr>
                <w:sz w:val="22"/>
                <w:szCs w:val="22"/>
              </w:rPr>
              <w:lastRenderedPageBreak/>
              <w:t>yaliyotajwa yameathirika. Safari na masomo mengine yamesitishwa.</w:t>
            </w:r>
          </w:p>
        </w:tc>
        <w:tc>
          <w:tcPr>
            <w:tcW w:w="2279" w:type="dxa"/>
          </w:tcPr>
          <w:p w14:paraId="779E06FE" w14:textId="2A63101A" w:rsidR="008C6B60" w:rsidRPr="00997D17" w:rsidRDefault="00034217" w:rsidP="00F20E47">
            <w:pPr>
              <w:pStyle w:val="ListBullet"/>
              <w:rPr>
                <w:sz w:val="22"/>
                <w:szCs w:val="22"/>
              </w:rPr>
            </w:pPr>
            <w:r w:rsidRPr="00997D17">
              <w:rPr>
                <w:sz w:val="22"/>
                <w:szCs w:val="22"/>
              </w:rPr>
              <w:lastRenderedPageBreak/>
              <w:t xml:space="preserve">Move households off the low ground to </w:t>
            </w:r>
            <w:r w:rsidRPr="00997D17">
              <w:rPr>
                <w:sz w:val="22"/>
                <w:szCs w:val="22"/>
              </w:rPr>
              <w:lastRenderedPageBreak/>
              <w:t>the ward assembly point.</w:t>
            </w:r>
          </w:p>
          <w:p w14:paraId="1CC9AB52" w14:textId="4746F361" w:rsidR="008C6B60" w:rsidRPr="00997D17" w:rsidRDefault="00034217" w:rsidP="00F20E47">
            <w:pPr>
              <w:pStyle w:val="ListBullet"/>
              <w:rPr>
                <w:sz w:val="22"/>
                <w:szCs w:val="22"/>
              </w:rPr>
            </w:pPr>
            <w:r w:rsidRPr="00997D17">
              <w:rPr>
                <w:sz w:val="22"/>
                <w:szCs w:val="22"/>
              </w:rPr>
              <w:t>Close and mark the flooded road or bridge. Divert traffic.</w:t>
            </w:r>
          </w:p>
          <w:p w14:paraId="3B29D00F" w14:textId="7C907489" w:rsidR="008C6B60" w:rsidRPr="00997D17" w:rsidRDefault="00FE0A4D" w:rsidP="00F20E47">
            <w:pPr>
              <w:pStyle w:val="ListBullet"/>
              <w:rPr>
                <w:sz w:val="22"/>
                <w:szCs w:val="22"/>
              </w:rPr>
            </w:pPr>
            <w:ins w:id="2789" w:author="Bonephace Kaijage" w:date="2026-10-14T06:11:00Z" w16du:dateUtc="2026-10-14T04:11:00Z">
              <w:r>
                <w:rPr>
                  <w:sz w:val="22"/>
                  <w:szCs w:val="22"/>
                </w:rPr>
                <w:t>Check that school children, older people and anyone with a disability are accounted for before dark, so that no one is searched for in the night.</w:t>
              </w:r>
            </w:ins>
            <w:del w:id="2790" w:author="Bonephace Kaijage" w:date="2026-10-14T06:11:00Z" w16du:dateUtc="2026-10-14T04:11:00Z">
              <w:r w:rsidR="00034217" w:rsidRPr="00997D17" w:rsidDel="00FE0A4D">
                <w:rPr>
                  <w:sz w:val="22"/>
                  <w:szCs w:val="22"/>
                </w:rPr>
                <w:delText>Account for school children and older people before dark.</w:delText>
              </w:r>
            </w:del>
          </w:p>
          <w:p w14:paraId="497D6D44" w14:textId="6FA2F0BD" w:rsidR="002066E7" w:rsidRPr="00997D17" w:rsidRDefault="00FE0A4D" w:rsidP="00F20E47">
            <w:pPr>
              <w:pStyle w:val="ListBullet"/>
              <w:rPr>
                <w:sz w:val="22"/>
                <w:szCs w:val="22"/>
              </w:rPr>
            </w:pPr>
            <w:ins w:id="2791" w:author="Bonephace Kaijage" w:date="2026-10-14T06:14:00Z" w16du:dateUtc="2026-10-14T04:14:00Z">
              <w:r>
                <w:rPr>
                  <w:sz w:val="22"/>
                  <w:szCs w:val="22"/>
                </w:rPr>
                <w:t>Boil or treat drinking water, because floods carry waste into wells; tell the clinic early if anyone has diarrhoea.</w:t>
              </w:r>
            </w:ins>
            <w:del w:id="2792" w:author="Bonephace Kaijage" w:date="2026-10-14T06:14:00Z" w16du:dateUtc="2026-10-14T04:14:00Z">
              <w:r w:rsidR="00034217" w:rsidRPr="00997D17" w:rsidDel="00FE0A4D">
                <w:rPr>
                  <w:sz w:val="22"/>
                  <w:szCs w:val="22"/>
                </w:rPr>
                <w:delText>Boil drinking water. The clinic watches for diarrhoea.</w:delText>
              </w:r>
            </w:del>
          </w:p>
        </w:tc>
        <w:tc>
          <w:tcPr>
            <w:tcW w:w="2279" w:type="dxa"/>
          </w:tcPr>
          <w:p w14:paraId="4242203F" w14:textId="7B7FEA50" w:rsidR="008C6B60" w:rsidRPr="00997D17" w:rsidRDefault="00034217" w:rsidP="00F20E47">
            <w:pPr>
              <w:pStyle w:val="ListBullet"/>
              <w:rPr>
                <w:sz w:val="22"/>
                <w:szCs w:val="22"/>
                <w:lang w:val="sv-SE"/>
              </w:rPr>
            </w:pPr>
            <w:r w:rsidRPr="00997D17">
              <w:rPr>
                <w:sz w:val="22"/>
                <w:szCs w:val="22"/>
                <w:lang w:val="sv-SE"/>
              </w:rPr>
              <w:lastRenderedPageBreak/>
              <w:t xml:space="preserve">Hamisha kaya kutoka bondeni </w:t>
            </w:r>
            <w:r w:rsidRPr="00997D17">
              <w:rPr>
                <w:sz w:val="22"/>
                <w:szCs w:val="22"/>
                <w:lang w:val="sv-SE"/>
              </w:rPr>
              <w:lastRenderedPageBreak/>
              <w:t>kwenda kituo cha kata.</w:t>
            </w:r>
          </w:p>
          <w:p w14:paraId="7A74FFF8" w14:textId="2798D20E" w:rsidR="008C6B60" w:rsidRPr="00997D17" w:rsidRDefault="00034217" w:rsidP="00F20E47">
            <w:pPr>
              <w:pStyle w:val="ListBullet"/>
              <w:rPr>
                <w:sz w:val="22"/>
                <w:szCs w:val="22"/>
                <w:lang w:val="sv-SE"/>
              </w:rPr>
            </w:pPr>
            <w:r w:rsidRPr="00997D17">
              <w:rPr>
                <w:sz w:val="22"/>
                <w:szCs w:val="22"/>
                <w:lang w:val="sv-SE"/>
              </w:rPr>
              <w:t>Funga na weka alama barabara au daraja. Elekeza magari.</w:t>
            </w:r>
          </w:p>
          <w:p w14:paraId="3595AF64" w14:textId="6CE9DEB0" w:rsidR="008C6B60" w:rsidRPr="00997D17" w:rsidRDefault="00FE0A4D" w:rsidP="00F20E47">
            <w:pPr>
              <w:pStyle w:val="ListBullet"/>
              <w:rPr>
                <w:sz w:val="22"/>
                <w:szCs w:val="22"/>
              </w:rPr>
            </w:pPr>
            <w:ins w:id="2793" w:author="Bonephace Kaijage" w:date="2026-10-14T06:11:00Z" w16du:dateUtc="2026-10-14T04:11:00Z">
              <w:r>
                <w:rPr>
                  <w:sz w:val="22"/>
                  <w:szCs w:val="22"/>
                </w:rPr>
                <w:t>Hakikisheni watoto wa shule, wazee na watu wenye ulemavu wote wamepatikana kabla ya giza, ili asitafutwe mtu usiku.</w:t>
              </w:r>
            </w:ins>
            <w:del w:id="2794" w:author="Bonephace Kaijage" w:date="2026-10-14T06:11:00Z" w16du:dateUtc="2026-10-14T04:11:00Z">
              <w:r w:rsidR="00034217" w:rsidRPr="00997D17" w:rsidDel="00FE0A4D">
                <w:rPr>
                  <w:sz w:val="22"/>
                  <w:szCs w:val="22"/>
                </w:rPr>
                <w:delText>Hakiki watoto wa shule na wazee kabla ya giza.</w:delText>
              </w:r>
            </w:del>
          </w:p>
          <w:p w14:paraId="6BD5AF4E" w14:textId="3B2A927F" w:rsidR="002066E7" w:rsidRPr="00997D17" w:rsidRDefault="00034217" w:rsidP="00F20E47">
            <w:pPr>
              <w:pStyle w:val="ListBullet"/>
              <w:rPr>
                <w:sz w:val="22"/>
                <w:szCs w:val="22"/>
                <w:lang w:val="sv-SE"/>
              </w:rPr>
            </w:pPr>
            <w:r w:rsidRPr="00997D17">
              <w:rPr>
                <w:sz w:val="22"/>
                <w:szCs w:val="22"/>
                <w:lang w:val="sv-SE"/>
              </w:rPr>
              <w:t>Chemsha maji ya kunywa. Kliniki iangalie kuhara.</w:t>
            </w:r>
          </w:p>
        </w:tc>
      </w:tr>
      <w:tr w:rsidR="002066E7" w:rsidRPr="000343A2" w14:paraId="662AD829" w14:textId="77777777" w:rsidTr="002066E7">
        <w:tc>
          <w:tcPr>
            <w:tcW w:w="2278" w:type="dxa"/>
          </w:tcPr>
          <w:p w14:paraId="173384EC" w14:textId="77777777" w:rsidR="002066E7" w:rsidRPr="00997D17" w:rsidRDefault="002066E7" w:rsidP="00FE4152">
            <w:pPr>
              <w:pStyle w:val="ListParagraph"/>
              <w:rPr>
                <w:sz w:val="22"/>
                <w:szCs w:val="22"/>
                <w:lang w:val="sv-SE"/>
              </w:rPr>
            </w:pPr>
          </w:p>
        </w:tc>
        <w:tc>
          <w:tcPr>
            <w:tcW w:w="2278" w:type="dxa"/>
          </w:tcPr>
          <w:p w14:paraId="2E7F1519" w14:textId="2116260F"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5C591EDF" w14:textId="1BB07CAC" w:rsidR="002066E7" w:rsidRPr="00997D17" w:rsidRDefault="00FE0A4D" w:rsidP="00FE4152">
            <w:pPr>
              <w:pStyle w:val="ListParagraph"/>
              <w:rPr>
                <w:sz w:val="22"/>
                <w:szCs w:val="22"/>
              </w:rPr>
            </w:pPr>
            <w:ins w:id="279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79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2023317" w14:textId="04DACF2D" w:rsidR="002066E7" w:rsidRPr="00997D17" w:rsidRDefault="00FE0A4D" w:rsidP="00FE4152">
            <w:pPr>
              <w:pStyle w:val="ListParagraph"/>
              <w:rPr>
                <w:sz w:val="22"/>
                <w:szCs w:val="22"/>
              </w:rPr>
            </w:pPr>
            <w:ins w:id="279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79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F793FEB" w14:textId="2C6469A5" w:rsidR="008C6B60" w:rsidRPr="00997D17" w:rsidRDefault="00FE0A4D" w:rsidP="00F20E47">
            <w:pPr>
              <w:pStyle w:val="ListBullet"/>
              <w:rPr>
                <w:sz w:val="22"/>
                <w:szCs w:val="22"/>
              </w:rPr>
            </w:pPr>
            <w:ins w:id="2799"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80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76008D3B" w14:textId="2169BAEA" w:rsidR="008C6B60" w:rsidRPr="00997D17" w:rsidRDefault="00034217" w:rsidP="00F20E47">
            <w:pPr>
              <w:pStyle w:val="ListBullet"/>
              <w:rPr>
                <w:sz w:val="22"/>
                <w:szCs w:val="22"/>
              </w:rPr>
            </w:pPr>
            <w:r w:rsidRPr="00997D17">
              <w:rPr>
                <w:sz w:val="22"/>
                <w:szCs w:val="22"/>
              </w:rPr>
              <w:t>Call 114 and 190. Keep the road clear for ambulances.</w:t>
            </w:r>
          </w:p>
          <w:p w14:paraId="6EC5CEB8" w14:textId="267D0B67" w:rsidR="008C6B60" w:rsidRPr="00997D17" w:rsidRDefault="00034217" w:rsidP="00F20E47">
            <w:pPr>
              <w:pStyle w:val="ListBullet"/>
              <w:rPr>
                <w:sz w:val="22"/>
                <w:szCs w:val="22"/>
              </w:rPr>
            </w:pPr>
            <w:r w:rsidRPr="00997D17">
              <w:rPr>
                <w:sz w:val="22"/>
                <w:szCs w:val="22"/>
              </w:rPr>
              <w:t>Open the shelter and register every household. Note who is missing.</w:t>
            </w:r>
          </w:p>
          <w:p w14:paraId="096EF0A5" w14:textId="60B754BD" w:rsidR="002066E7" w:rsidRPr="00997D17" w:rsidRDefault="00034217" w:rsidP="00F20E47">
            <w:pPr>
              <w:pStyle w:val="ListBullet"/>
              <w:rPr>
                <w:sz w:val="22"/>
                <w:szCs w:val="22"/>
              </w:rPr>
            </w:pPr>
            <w:r w:rsidRPr="00997D17">
              <w:rPr>
                <w:sz w:val="22"/>
                <w:szCs w:val="22"/>
              </w:rPr>
              <w:lastRenderedPageBreak/>
              <w:t>Health team: injury first, then cholera if the water is dirty.</w:t>
            </w:r>
          </w:p>
        </w:tc>
        <w:tc>
          <w:tcPr>
            <w:tcW w:w="2279" w:type="dxa"/>
          </w:tcPr>
          <w:p w14:paraId="21F0588B" w14:textId="0EE1BE84"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3064B621" w14:textId="6134BBB4"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357E9AFC" w14:textId="284C57FC"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0012A404" w14:textId="67881030"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36679BE7" w14:textId="77777777" w:rsidTr="002066E7">
        <w:tc>
          <w:tcPr>
            <w:tcW w:w="2278" w:type="dxa"/>
          </w:tcPr>
          <w:p w14:paraId="14B38B45" w14:textId="650CF478" w:rsidR="002066E7" w:rsidRPr="00997D17" w:rsidRDefault="002066E7" w:rsidP="00FE4152">
            <w:pPr>
              <w:pStyle w:val="ListParagraph"/>
              <w:rPr>
                <w:sz w:val="22"/>
                <w:szCs w:val="22"/>
              </w:rPr>
            </w:pPr>
            <w:r w:rsidRPr="00997D17">
              <w:rPr>
                <w:sz w:val="22"/>
                <w:szCs w:val="22"/>
              </w:rPr>
              <w:t>Babati District Council</w:t>
            </w:r>
          </w:p>
        </w:tc>
        <w:tc>
          <w:tcPr>
            <w:tcW w:w="2278" w:type="dxa"/>
          </w:tcPr>
          <w:p w14:paraId="46F2862C" w14:textId="3D0B7DEE"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611210FC" w14:textId="07A7DEEA" w:rsidR="002066E7" w:rsidRPr="00997D17" w:rsidRDefault="008C6B60" w:rsidP="00FE4152">
            <w:pPr>
              <w:pStyle w:val="ListParagraph"/>
              <w:rPr>
                <w:sz w:val="22"/>
                <w:szCs w:val="22"/>
              </w:rPr>
            </w:pPr>
            <w:r w:rsidRPr="00997D17">
              <w:rPr>
                <w:sz w:val="22"/>
                <w:szCs w:val="22"/>
              </w:rPr>
              <w:t>drought, Lake Babati floods, strong winds, wildfire, and human–wildlife conflict toward Tarangire. A few roads slippery, a few low homes wet, and lightning where storms build.</w:t>
            </w:r>
          </w:p>
        </w:tc>
        <w:tc>
          <w:tcPr>
            <w:tcW w:w="2278" w:type="dxa"/>
          </w:tcPr>
          <w:p w14:paraId="0D228CEF" w14:textId="28615068"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83A1624" w14:textId="1CE49395" w:rsidR="008C6B60" w:rsidRPr="00997D17" w:rsidRDefault="00034217" w:rsidP="00F20E47">
            <w:pPr>
              <w:pStyle w:val="ListBullet"/>
              <w:rPr>
                <w:sz w:val="22"/>
                <w:szCs w:val="22"/>
              </w:rPr>
            </w:pPr>
            <w:r w:rsidRPr="00997D17">
              <w:rPr>
                <w:sz w:val="22"/>
                <w:szCs w:val="22"/>
              </w:rPr>
              <w:t>Warn villages on the edge. Escort children at dawn and dusk.</w:t>
            </w:r>
          </w:p>
          <w:p w14:paraId="4A05BC36" w14:textId="491968A2" w:rsidR="008C6B60" w:rsidRPr="00997D17" w:rsidRDefault="00034217" w:rsidP="00F20E47">
            <w:pPr>
              <w:pStyle w:val="ListBullet"/>
              <w:rPr>
                <w:sz w:val="22"/>
                <w:szCs w:val="22"/>
              </w:rPr>
            </w:pPr>
            <w:r w:rsidRPr="00997D17">
              <w:rPr>
                <w:sz w:val="22"/>
                <w:szCs w:val="22"/>
              </w:rPr>
              <w:t>Keep livestock in the boma. Report tracks to the wildlife officer.</w:t>
            </w:r>
          </w:p>
          <w:p w14:paraId="2DE32B1F" w14:textId="38BCE45F" w:rsidR="008C6B60" w:rsidRPr="00997D17" w:rsidRDefault="00034217" w:rsidP="00F20E47">
            <w:pPr>
              <w:pStyle w:val="ListBullet"/>
              <w:rPr>
                <w:sz w:val="22"/>
                <w:szCs w:val="22"/>
              </w:rPr>
            </w:pPr>
            <w:r w:rsidRPr="00997D17">
              <w:rPr>
                <w:sz w:val="22"/>
                <w:szCs w:val="22"/>
              </w:rPr>
              <w:t>Do not approach or crowd the animal. Save 190.</w:t>
            </w:r>
          </w:p>
          <w:p w14:paraId="01856A32" w14:textId="13C7682B" w:rsidR="002066E7" w:rsidRPr="00997D17" w:rsidRDefault="00034217" w:rsidP="00F20E47">
            <w:pPr>
              <w:pStyle w:val="ListBullet"/>
              <w:rPr>
                <w:sz w:val="22"/>
                <w:szCs w:val="22"/>
              </w:rPr>
            </w:pPr>
            <w:r w:rsidRPr="00997D17">
              <w:rPr>
                <w:sz w:val="22"/>
                <w:szCs w:val="22"/>
              </w:rPr>
              <w:t>Agree the indoor shelter now, before it is dark.</w:t>
            </w:r>
          </w:p>
        </w:tc>
        <w:tc>
          <w:tcPr>
            <w:tcW w:w="2279" w:type="dxa"/>
          </w:tcPr>
          <w:p w14:paraId="4D3922A9" w14:textId="1E717A0D" w:rsidR="008C6B60" w:rsidRPr="00997D17" w:rsidRDefault="00034217" w:rsidP="00F20E47">
            <w:pPr>
              <w:pStyle w:val="ListBullet"/>
              <w:rPr>
                <w:sz w:val="22"/>
                <w:szCs w:val="22"/>
              </w:rPr>
            </w:pPr>
            <w:r w:rsidRPr="00997D17">
              <w:rPr>
                <w:sz w:val="22"/>
                <w:szCs w:val="22"/>
              </w:rPr>
              <w:t>Onya vijiji vya ukingoni. Wisindikize watoto alfajiri na jioni.</w:t>
            </w:r>
          </w:p>
          <w:p w14:paraId="50E2971B" w14:textId="5337EB8A" w:rsidR="008C6B60" w:rsidRPr="00997D17" w:rsidRDefault="00034217" w:rsidP="00F20E47">
            <w:pPr>
              <w:pStyle w:val="ListBullet"/>
              <w:rPr>
                <w:sz w:val="22"/>
                <w:szCs w:val="22"/>
              </w:rPr>
            </w:pPr>
            <w:r w:rsidRPr="00997D17">
              <w:rPr>
                <w:sz w:val="22"/>
                <w:szCs w:val="22"/>
              </w:rPr>
              <w:t>Weka mifugo zizini. Ripoti nyayo kwa afisa wanyamapori.</w:t>
            </w:r>
          </w:p>
          <w:p w14:paraId="67C9E50B" w14:textId="65F5F9F0" w:rsidR="008C6B60" w:rsidRPr="00997D17" w:rsidRDefault="00034217" w:rsidP="00F20E47">
            <w:pPr>
              <w:pStyle w:val="ListBullet"/>
              <w:rPr>
                <w:sz w:val="22"/>
                <w:szCs w:val="22"/>
              </w:rPr>
            </w:pPr>
            <w:r w:rsidRPr="00997D17">
              <w:rPr>
                <w:sz w:val="22"/>
                <w:szCs w:val="22"/>
              </w:rPr>
              <w:t>Usikaribie wala kumzunguka mnyama. Hifadhi 190.</w:t>
            </w:r>
          </w:p>
          <w:p w14:paraId="7647AA92" w14:textId="2D573795" w:rsidR="002066E7" w:rsidRPr="00997D17" w:rsidRDefault="00034217" w:rsidP="00F20E47">
            <w:pPr>
              <w:pStyle w:val="ListBullet"/>
              <w:rPr>
                <w:sz w:val="22"/>
                <w:szCs w:val="22"/>
                <w:lang w:val="sv-SE"/>
              </w:rPr>
            </w:pPr>
            <w:r w:rsidRPr="00997D17">
              <w:rPr>
                <w:sz w:val="22"/>
                <w:szCs w:val="22"/>
                <w:lang w:val="sv-SE"/>
              </w:rPr>
              <w:t>Kubalianeni makazi ya ndani sasa, kabla ya giza.</w:t>
            </w:r>
          </w:p>
        </w:tc>
      </w:tr>
      <w:tr w:rsidR="002066E7" w:rsidRPr="000343A2" w14:paraId="2260D8F8" w14:textId="77777777" w:rsidTr="002066E7">
        <w:tc>
          <w:tcPr>
            <w:tcW w:w="2278" w:type="dxa"/>
          </w:tcPr>
          <w:p w14:paraId="3FD4AB7C" w14:textId="77777777" w:rsidR="002066E7" w:rsidRPr="00997D17" w:rsidRDefault="002066E7" w:rsidP="00FE4152">
            <w:pPr>
              <w:pStyle w:val="ListParagraph"/>
              <w:rPr>
                <w:sz w:val="22"/>
                <w:szCs w:val="22"/>
                <w:lang w:val="sv-SE"/>
              </w:rPr>
            </w:pPr>
          </w:p>
        </w:tc>
        <w:tc>
          <w:tcPr>
            <w:tcW w:w="2278" w:type="dxa"/>
          </w:tcPr>
          <w:p w14:paraId="5CC38139" w14:textId="6FA37554"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34144FE" w14:textId="1EC38120" w:rsidR="002066E7" w:rsidRPr="00997D17" w:rsidRDefault="008C6B60" w:rsidP="00FE4152">
            <w:pPr>
              <w:pStyle w:val="ListParagraph"/>
              <w:rPr>
                <w:sz w:val="22"/>
                <w:szCs w:val="22"/>
              </w:rPr>
            </w:pPr>
            <w:r w:rsidRPr="00997D17">
              <w:rPr>
                <w:sz w:val="22"/>
                <w:szCs w:val="22"/>
              </w:rPr>
              <w:t>drought, Lake Babati floods, strong winds, wildfire, and human–wildlife conflict toward Tarangire. Roads, water points or houses at the named sites are now affected. Some journeys and classes are disrupted.</w:t>
            </w:r>
          </w:p>
        </w:tc>
        <w:tc>
          <w:tcPr>
            <w:tcW w:w="2278" w:type="dxa"/>
          </w:tcPr>
          <w:p w14:paraId="0A00A396" w14:textId="459BA7C6"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30710CE" w14:textId="31869444" w:rsidR="008C6B60" w:rsidRPr="00997D17" w:rsidRDefault="00034217" w:rsidP="00F20E47">
            <w:pPr>
              <w:pStyle w:val="ListBullet"/>
              <w:rPr>
                <w:sz w:val="22"/>
                <w:szCs w:val="22"/>
              </w:rPr>
            </w:pPr>
            <w:r w:rsidRPr="00997D17">
              <w:rPr>
                <w:sz w:val="22"/>
                <w:szCs w:val="22"/>
              </w:rPr>
              <w:t>Move people indoors. The ranger and the ward officer take the village road.</w:t>
            </w:r>
          </w:p>
          <w:p w14:paraId="7417E884" w14:textId="03BA4C69" w:rsidR="008C6B60" w:rsidRPr="00997D17" w:rsidRDefault="00034217" w:rsidP="00F20E47">
            <w:pPr>
              <w:pStyle w:val="ListBullet"/>
              <w:rPr>
                <w:sz w:val="22"/>
                <w:szCs w:val="22"/>
              </w:rPr>
            </w:pPr>
            <w:r w:rsidRPr="00997D17">
              <w:rPr>
                <w:sz w:val="22"/>
                <w:szCs w:val="22"/>
              </w:rPr>
              <w:t>Do not drive the animal with a crowd.</w:t>
            </w:r>
          </w:p>
          <w:p w14:paraId="3679BA25" w14:textId="58A800AF" w:rsidR="008C6B60" w:rsidRPr="00997D17" w:rsidRDefault="00034217" w:rsidP="00F20E47">
            <w:pPr>
              <w:pStyle w:val="ListBullet"/>
              <w:rPr>
                <w:sz w:val="22"/>
                <w:szCs w:val="22"/>
              </w:rPr>
            </w:pPr>
            <w:r w:rsidRPr="00997D17">
              <w:rPr>
                <w:sz w:val="22"/>
                <w:szCs w:val="22"/>
              </w:rPr>
              <w:t>Account for herders still in the pasture.</w:t>
            </w:r>
          </w:p>
          <w:p w14:paraId="559066C4" w14:textId="684DC395" w:rsidR="002066E7" w:rsidRPr="00997D17" w:rsidRDefault="00034217" w:rsidP="00F20E47">
            <w:pPr>
              <w:pStyle w:val="ListBullet"/>
              <w:rPr>
                <w:sz w:val="22"/>
                <w:szCs w:val="22"/>
              </w:rPr>
            </w:pPr>
            <w:r w:rsidRPr="00997D17">
              <w:rPr>
                <w:sz w:val="22"/>
                <w:szCs w:val="22"/>
              </w:rPr>
              <w:t>Clinic ready for bites and crush injury.</w:t>
            </w:r>
          </w:p>
        </w:tc>
        <w:tc>
          <w:tcPr>
            <w:tcW w:w="2279" w:type="dxa"/>
          </w:tcPr>
          <w:p w14:paraId="4673AA0F" w14:textId="00410F7F" w:rsidR="008C6B60" w:rsidRPr="00997D17" w:rsidRDefault="00034217" w:rsidP="00F20E47">
            <w:pPr>
              <w:pStyle w:val="ListBullet"/>
              <w:rPr>
                <w:sz w:val="22"/>
                <w:szCs w:val="22"/>
              </w:rPr>
            </w:pPr>
            <w:r w:rsidRPr="00997D17">
              <w:rPr>
                <w:sz w:val="22"/>
                <w:szCs w:val="22"/>
              </w:rPr>
              <w:t>Waingize watu ndani. Askari wa wanyamapori na afisa wa kata wachukue barabara ya kijiji.</w:t>
            </w:r>
          </w:p>
          <w:p w14:paraId="36FBC150" w14:textId="1547C939" w:rsidR="008C6B60" w:rsidRPr="00997D17" w:rsidRDefault="00034217" w:rsidP="00F20E47">
            <w:pPr>
              <w:pStyle w:val="ListBullet"/>
              <w:rPr>
                <w:sz w:val="22"/>
                <w:szCs w:val="22"/>
                <w:lang w:val="sv-SE"/>
              </w:rPr>
            </w:pPr>
            <w:r w:rsidRPr="00997D17">
              <w:rPr>
                <w:sz w:val="22"/>
                <w:szCs w:val="22"/>
                <w:lang w:val="sv-SE"/>
              </w:rPr>
              <w:t>Usimfukuze mnyama na umati.</w:t>
            </w:r>
          </w:p>
          <w:p w14:paraId="2743E314" w14:textId="46F77A45" w:rsidR="008C6B60" w:rsidRPr="00997D17" w:rsidRDefault="00034217" w:rsidP="00F20E47">
            <w:pPr>
              <w:pStyle w:val="ListBullet"/>
              <w:rPr>
                <w:sz w:val="22"/>
                <w:szCs w:val="22"/>
              </w:rPr>
            </w:pPr>
            <w:r w:rsidRPr="00997D17">
              <w:rPr>
                <w:sz w:val="22"/>
                <w:szCs w:val="22"/>
              </w:rPr>
              <w:t>Hakiki wafugaji waliobaki malishoni.</w:t>
            </w:r>
          </w:p>
          <w:p w14:paraId="1FC34CAA" w14:textId="561FDB55" w:rsidR="002066E7" w:rsidRPr="00997D17" w:rsidRDefault="00034217" w:rsidP="00F20E47">
            <w:pPr>
              <w:pStyle w:val="ListBullet"/>
              <w:rPr>
                <w:sz w:val="22"/>
                <w:szCs w:val="22"/>
                <w:lang w:val="sv-SE"/>
              </w:rPr>
            </w:pPr>
            <w:r w:rsidRPr="00997D17">
              <w:rPr>
                <w:sz w:val="22"/>
                <w:szCs w:val="22"/>
                <w:lang w:val="sv-SE"/>
              </w:rPr>
              <w:t>Kliniki iwe tayari kwa majeraha.</w:t>
            </w:r>
          </w:p>
        </w:tc>
      </w:tr>
      <w:tr w:rsidR="002066E7" w:rsidRPr="000343A2" w14:paraId="5FA1AB96" w14:textId="77777777" w:rsidTr="002066E7">
        <w:tc>
          <w:tcPr>
            <w:tcW w:w="2278" w:type="dxa"/>
          </w:tcPr>
          <w:p w14:paraId="7870794F" w14:textId="77777777" w:rsidR="002066E7" w:rsidRPr="00997D17" w:rsidRDefault="002066E7" w:rsidP="00FE4152">
            <w:pPr>
              <w:pStyle w:val="ListParagraph"/>
              <w:rPr>
                <w:sz w:val="22"/>
                <w:szCs w:val="22"/>
                <w:lang w:val="sv-SE"/>
              </w:rPr>
            </w:pPr>
          </w:p>
        </w:tc>
        <w:tc>
          <w:tcPr>
            <w:tcW w:w="2278" w:type="dxa"/>
          </w:tcPr>
          <w:p w14:paraId="0DEAB607" w14:textId="15C433C6"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0055D46F" w14:textId="3D80C60C" w:rsidR="002066E7" w:rsidRPr="00997D17" w:rsidRDefault="00FE0A4D" w:rsidP="00FE4152">
            <w:pPr>
              <w:pStyle w:val="ListParagraph"/>
              <w:rPr>
                <w:sz w:val="22"/>
                <w:szCs w:val="22"/>
              </w:rPr>
            </w:pPr>
            <w:ins w:id="2801" w:author="Bonephace Kaijage" w:date="2026-10-14T06:20:00Z" w16du:dateUtc="2026-10-14T04:20:00Z">
              <w:r>
                <w:rPr>
                  <w:sz w:val="22"/>
                  <w:szCs w:val="22"/>
                </w:rPr>
                <w:t xml:space="preserve">Conditions at the sites named in Know Your Risk are now life-threatening: houses damaged, people </w:t>
              </w:r>
              <w:r>
                <w:rPr>
                  <w:sz w:val="22"/>
                  <w:szCs w:val="22"/>
                </w:rPr>
                <w:lastRenderedPageBreak/>
                <w:t>cut off, and a real risk of drowning, injury or disease. Help is being organised; please follow the committee's instructions and look out for neighbours.</w:t>
              </w:r>
            </w:ins>
            <w:del w:id="2802"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7C3480A" w14:textId="29B7DCFE" w:rsidR="002066E7" w:rsidRPr="00997D17" w:rsidRDefault="00FE0A4D" w:rsidP="00FE4152">
            <w:pPr>
              <w:pStyle w:val="ListParagraph"/>
              <w:rPr>
                <w:sz w:val="22"/>
                <w:szCs w:val="22"/>
              </w:rPr>
            </w:pPr>
            <w:ins w:id="2803" w:author="Bonephace Kaijage" w:date="2026-10-14T06:23:00Z" w16du:dateUtc="2026-10-14T04:23:00Z">
              <w:r>
                <w:rPr>
                  <w:sz w:val="22"/>
                  <w:szCs w:val="22"/>
                </w:rPr>
                <w:lastRenderedPageBreak/>
                <w:t xml:space="preserve">Hali katika maeneo yaliyotajwa kwenye Fahamu Hatari sasa ni hatari kwa maisha: nyumba zimeharibika, watu </w:t>
              </w:r>
              <w:r>
                <w:rPr>
                  <w:sz w:val="22"/>
                  <w:szCs w:val="22"/>
                </w:rPr>
                <w:lastRenderedPageBreak/>
                <w:t>wamekatwa, na kuna hatari halisi ya kuzama, kujeruhiwa au magonjwa. Msaada unaandaliwa; tafadhali fuateni maelekezo ya kamati na muangaliane na majirani.</w:t>
              </w:r>
            </w:ins>
            <w:del w:id="280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267754C" w14:textId="5CB9FC73" w:rsidR="008C6B60" w:rsidRPr="00997D17" w:rsidRDefault="00FE0A4D" w:rsidP="00F20E47">
            <w:pPr>
              <w:pStyle w:val="ListBullet"/>
              <w:rPr>
                <w:sz w:val="22"/>
                <w:szCs w:val="22"/>
              </w:rPr>
            </w:pPr>
            <w:ins w:id="2805" w:author="Bonephace Kaijage" w:date="2026-10-14T06:04:00Z" w16du:dateUtc="2026-10-14T04:04:00Z">
              <w:r>
                <w:rPr>
                  <w:sz w:val="22"/>
                  <w:szCs w:val="22"/>
                </w:rPr>
                <w:lastRenderedPageBreak/>
                <w:t xml:space="preserve">Please move off the low ground now to the agreed safe place, helping anyone who cannot move alone; the </w:t>
              </w:r>
              <w:r>
                <w:rPr>
                  <w:sz w:val="22"/>
                  <w:szCs w:val="22"/>
                </w:rPr>
                <w:lastRenderedPageBreak/>
                <w:t>water can rise faster than it looks. Return only when the committee confirms it is safe.</w:t>
              </w:r>
            </w:ins>
            <w:del w:id="2806"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59826260" w14:textId="1F928605" w:rsidR="008C6B60" w:rsidRPr="00997D17" w:rsidRDefault="00034217" w:rsidP="00F20E47">
            <w:pPr>
              <w:pStyle w:val="ListBullet"/>
              <w:rPr>
                <w:sz w:val="22"/>
                <w:szCs w:val="22"/>
              </w:rPr>
            </w:pPr>
            <w:r w:rsidRPr="00997D17">
              <w:rPr>
                <w:sz w:val="22"/>
                <w:szCs w:val="22"/>
              </w:rPr>
              <w:t>Call 114 and 190. Keep the road clear for ambulances.</w:t>
            </w:r>
          </w:p>
          <w:p w14:paraId="2A45D2C5" w14:textId="6424D0F2" w:rsidR="008C6B60" w:rsidRPr="00997D17" w:rsidRDefault="00034217" w:rsidP="00F20E47">
            <w:pPr>
              <w:pStyle w:val="ListBullet"/>
              <w:rPr>
                <w:sz w:val="22"/>
                <w:szCs w:val="22"/>
              </w:rPr>
            </w:pPr>
            <w:r w:rsidRPr="00997D17">
              <w:rPr>
                <w:sz w:val="22"/>
                <w:szCs w:val="22"/>
              </w:rPr>
              <w:t>Open the shelter and register every household. Note who is missing.</w:t>
            </w:r>
          </w:p>
          <w:p w14:paraId="19AF9DCD" w14:textId="44CC5687"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4D059048" w14:textId="67CB08C6"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7927F520" w14:textId="2746D23D" w:rsidR="008C6B60" w:rsidRPr="00997D17" w:rsidRDefault="00034217" w:rsidP="00F20E47">
            <w:pPr>
              <w:pStyle w:val="ListBullet"/>
              <w:rPr>
                <w:sz w:val="22"/>
                <w:szCs w:val="22"/>
                <w:lang w:val="sv-SE"/>
              </w:rPr>
            </w:pPr>
            <w:r w:rsidRPr="00997D17">
              <w:rPr>
                <w:sz w:val="22"/>
                <w:szCs w:val="22"/>
                <w:lang w:val="sv-SE"/>
              </w:rPr>
              <w:t xml:space="preserve">Piga 114 na 190. Acha barabara wazi </w:t>
            </w:r>
            <w:r w:rsidRPr="00997D17">
              <w:rPr>
                <w:sz w:val="22"/>
                <w:szCs w:val="22"/>
                <w:lang w:val="sv-SE"/>
              </w:rPr>
              <w:lastRenderedPageBreak/>
              <w:t>kwa magari ya wagonjwa.</w:t>
            </w:r>
          </w:p>
          <w:p w14:paraId="7F001E74" w14:textId="7E0AB73A"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01456E36" w14:textId="13758329"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1F568C22" w14:textId="77777777" w:rsidTr="002066E7">
        <w:tc>
          <w:tcPr>
            <w:tcW w:w="2278" w:type="dxa"/>
          </w:tcPr>
          <w:p w14:paraId="58408C82" w14:textId="3A306E5F" w:rsidR="002066E7" w:rsidRPr="00997D17" w:rsidRDefault="002066E7" w:rsidP="00FE4152">
            <w:pPr>
              <w:pStyle w:val="ListParagraph"/>
              <w:rPr>
                <w:sz w:val="22"/>
                <w:szCs w:val="22"/>
              </w:rPr>
            </w:pPr>
            <w:r w:rsidRPr="00997D17">
              <w:rPr>
                <w:sz w:val="22"/>
                <w:szCs w:val="22"/>
              </w:rPr>
              <w:lastRenderedPageBreak/>
              <w:t>Hanang District Council</w:t>
            </w:r>
          </w:p>
        </w:tc>
        <w:tc>
          <w:tcPr>
            <w:tcW w:w="2278" w:type="dxa"/>
          </w:tcPr>
          <w:p w14:paraId="3F5B3590" w14:textId="6F06FA71"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922A317" w14:textId="11C75092" w:rsidR="002066E7" w:rsidRPr="00997D17" w:rsidRDefault="008C6B60" w:rsidP="00FE4152">
            <w:pPr>
              <w:pStyle w:val="ListParagraph"/>
              <w:rPr>
                <w:sz w:val="22"/>
                <w:szCs w:val="22"/>
              </w:rPr>
            </w:pPr>
            <w:r w:rsidRPr="00997D17">
              <w:rPr>
                <w:sz w:val="22"/>
                <w:szCs w:val="22"/>
              </w:rPr>
              <w:t>drought, strong winds, flash floods on the Hanang slopes, and wildfire. A few roads slippery, a few low homes wet, and lightning where storms build.</w:t>
            </w:r>
          </w:p>
        </w:tc>
        <w:tc>
          <w:tcPr>
            <w:tcW w:w="2278" w:type="dxa"/>
          </w:tcPr>
          <w:p w14:paraId="30D771AA" w14:textId="62D49D88"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9EB093E" w14:textId="05EF7F4E" w:rsidR="008C6B60" w:rsidRPr="00997D17" w:rsidRDefault="00034217" w:rsidP="00F20E47">
            <w:pPr>
              <w:pStyle w:val="ListBullet"/>
              <w:rPr>
                <w:sz w:val="22"/>
                <w:szCs w:val="22"/>
              </w:rPr>
            </w:pPr>
            <w:r w:rsidRPr="00997D17">
              <w:rPr>
                <w:sz w:val="22"/>
                <w:szCs w:val="22"/>
              </w:rPr>
              <w:t>Walk the low ground before the rain. Clear drains and culverts.</w:t>
            </w:r>
          </w:p>
          <w:p w14:paraId="4B7D0DB7" w14:textId="1B163375" w:rsidR="008C6B60" w:rsidRPr="00997D17" w:rsidRDefault="00FE0A4D" w:rsidP="00F20E47">
            <w:pPr>
              <w:pStyle w:val="ListBullet"/>
              <w:rPr>
                <w:sz w:val="22"/>
                <w:szCs w:val="22"/>
              </w:rPr>
            </w:pPr>
            <w:ins w:id="2807"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2808" w:author="Bonephace Kaijage" w:date="2026-10-14T06:18:00Z" w16du:dateUtc="2026-10-14T04:18:00Z">
              <w:r w:rsidR="00034217" w:rsidRPr="00997D17" w:rsidDel="00FE0A4D">
                <w:rPr>
                  <w:sz w:val="22"/>
                  <w:szCs w:val="22"/>
                </w:rPr>
                <w:delText>Households on this ground raise food, documents and the children.</w:delText>
              </w:r>
            </w:del>
          </w:p>
          <w:p w14:paraId="3EEC52B1" w14:textId="1B19C574" w:rsidR="008C6B60" w:rsidRPr="00997D17" w:rsidRDefault="00FE0A4D" w:rsidP="00F20E47">
            <w:pPr>
              <w:pStyle w:val="ListBullet"/>
              <w:rPr>
                <w:sz w:val="22"/>
                <w:szCs w:val="22"/>
              </w:rPr>
            </w:pPr>
            <w:ins w:id="2809" w:author="Bonephace Kaijage" w:date="2026-10-14T06:14:00Z" w16du:dateUtc="2026-10-14T04:14:00Z">
              <w:r>
                <w:rPr>
                  <w:sz w:val="22"/>
                  <w:szCs w:val="22"/>
                </w:rPr>
                <w:t xml:space="preserve">Save 190 and the ward chair's number, and keep a torch and drinking water ready, so that help can be called and the household </w:t>
              </w:r>
              <w:r>
                <w:rPr>
                  <w:sz w:val="22"/>
                  <w:szCs w:val="22"/>
                </w:rPr>
                <w:lastRenderedPageBreak/>
                <w:t>can manage a night without power.</w:t>
              </w:r>
            </w:ins>
            <w:del w:id="2810" w:author="Bonephace Kaijage" w:date="2026-10-14T06:14:00Z" w16du:dateUtc="2026-10-14T04:14:00Z">
              <w:r w:rsidR="00034217" w:rsidRPr="00997D17" w:rsidDel="00FE0A4D">
                <w:rPr>
                  <w:sz w:val="22"/>
                  <w:szCs w:val="22"/>
                </w:rPr>
                <w:delText>Save 190 and the ward chair number. Keep a torch and drinking water.</w:delText>
              </w:r>
            </w:del>
          </w:p>
          <w:p w14:paraId="54304519" w14:textId="0A3B9B21" w:rsidR="002066E7" w:rsidRPr="00997D17" w:rsidRDefault="00034217" w:rsidP="00F20E47">
            <w:pPr>
              <w:pStyle w:val="ListBullet"/>
              <w:rPr>
                <w:sz w:val="22"/>
                <w:szCs w:val="22"/>
              </w:rPr>
            </w:pPr>
            <w:r w:rsidRPr="00997D17">
              <w:rPr>
                <w:sz w:val="22"/>
                <w:szCs w:val="22"/>
              </w:rPr>
              <w:t>Do not drive or walk through water on the road. Headlights on, slow down.</w:t>
            </w:r>
          </w:p>
        </w:tc>
        <w:tc>
          <w:tcPr>
            <w:tcW w:w="2279" w:type="dxa"/>
          </w:tcPr>
          <w:p w14:paraId="2A255468" w14:textId="40E4CC83" w:rsidR="008C6B60" w:rsidRPr="00997D17" w:rsidRDefault="00034217" w:rsidP="00F20E47">
            <w:pPr>
              <w:pStyle w:val="ListBullet"/>
              <w:rPr>
                <w:sz w:val="22"/>
                <w:szCs w:val="22"/>
                <w:lang w:val="sv-SE"/>
              </w:rPr>
            </w:pPr>
            <w:r w:rsidRPr="00997D17">
              <w:rPr>
                <w:sz w:val="22"/>
                <w:szCs w:val="22"/>
                <w:lang w:val="sv-SE"/>
              </w:rPr>
              <w:lastRenderedPageBreak/>
              <w:t>Tembea bondeni kabla ya mvua. Safisha mitaro na makalavati.</w:t>
            </w:r>
          </w:p>
          <w:p w14:paraId="7D20E522" w14:textId="277503D0" w:rsidR="008C6B60" w:rsidRPr="00997D17" w:rsidRDefault="00FE0A4D" w:rsidP="00F20E47">
            <w:pPr>
              <w:pStyle w:val="ListBullet"/>
              <w:rPr>
                <w:sz w:val="22"/>
                <w:szCs w:val="22"/>
              </w:rPr>
            </w:pPr>
            <w:ins w:id="2811" w:author="Bonephace Kaijage" w:date="2026-10-14T06:18:00Z" w16du:dateUtc="2026-10-14T04:18:00Z">
              <w:r>
                <w:rPr>
                  <w:sz w:val="22"/>
                  <w:szCs w:val="22"/>
                </w:rPr>
                <w:t>Kaya za maeneo yaliyotajwa: wekeni chakula, nyaraka na watoto juu ya sakafu, kwa sababu maji hapa yanaweza kuingia nyumbani bila taarifa.</w:t>
              </w:r>
            </w:ins>
            <w:del w:id="2812" w:author="Bonephace Kaijage" w:date="2026-10-14T06:18:00Z" w16du:dateUtc="2026-10-14T04:18:00Z">
              <w:r w:rsidR="00034217" w:rsidRPr="00997D17" w:rsidDel="00FE0A4D">
                <w:rPr>
                  <w:sz w:val="22"/>
                  <w:szCs w:val="22"/>
                </w:rPr>
                <w:delText>Kaya za eneo hili zipandishe chakula, nyaraka na watoto.</w:delText>
              </w:r>
            </w:del>
          </w:p>
          <w:p w14:paraId="00553EED" w14:textId="7AB9162F" w:rsidR="008C6B60" w:rsidRPr="00997D17" w:rsidRDefault="00034217" w:rsidP="00F20E47">
            <w:pPr>
              <w:pStyle w:val="ListBullet"/>
              <w:rPr>
                <w:sz w:val="22"/>
                <w:szCs w:val="22"/>
                <w:lang w:val="sv-SE"/>
              </w:rPr>
            </w:pPr>
            <w:r w:rsidRPr="00997D17">
              <w:rPr>
                <w:sz w:val="22"/>
                <w:szCs w:val="22"/>
                <w:lang w:val="sv-SE"/>
              </w:rPr>
              <w:t>Hifadhi 190 na namba ya mwenyekiti wa kata. Weka tochi na maji ya kunywa.</w:t>
            </w:r>
          </w:p>
          <w:p w14:paraId="5AD7AEB7" w14:textId="539AB119" w:rsidR="002066E7" w:rsidRPr="00997D17" w:rsidRDefault="00034217" w:rsidP="00F20E47">
            <w:pPr>
              <w:pStyle w:val="ListBullet"/>
              <w:rPr>
                <w:sz w:val="22"/>
                <w:szCs w:val="22"/>
                <w:lang w:val="sv-SE"/>
              </w:rPr>
            </w:pPr>
            <w:r w:rsidRPr="00997D17">
              <w:rPr>
                <w:sz w:val="22"/>
                <w:szCs w:val="22"/>
                <w:lang w:val="sv-SE"/>
              </w:rPr>
              <w:t xml:space="preserve">Usiendeshe wala kutembea kwenye maji barabarani. </w:t>
            </w:r>
            <w:r w:rsidRPr="00997D17">
              <w:rPr>
                <w:sz w:val="22"/>
                <w:szCs w:val="22"/>
                <w:lang w:val="sv-SE"/>
              </w:rPr>
              <w:lastRenderedPageBreak/>
              <w:t>Washa taa, punguza mwendo.</w:t>
            </w:r>
          </w:p>
        </w:tc>
      </w:tr>
      <w:tr w:rsidR="002066E7" w:rsidRPr="000343A2" w14:paraId="455134E8" w14:textId="77777777" w:rsidTr="002066E7">
        <w:tc>
          <w:tcPr>
            <w:tcW w:w="2278" w:type="dxa"/>
          </w:tcPr>
          <w:p w14:paraId="564AAC2C" w14:textId="77777777" w:rsidR="002066E7" w:rsidRPr="00997D17" w:rsidRDefault="002066E7" w:rsidP="00FE4152">
            <w:pPr>
              <w:pStyle w:val="ListParagraph"/>
              <w:rPr>
                <w:sz w:val="22"/>
                <w:szCs w:val="22"/>
                <w:lang w:val="sv-SE"/>
              </w:rPr>
            </w:pPr>
          </w:p>
        </w:tc>
        <w:tc>
          <w:tcPr>
            <w:tcW w:w="2278" w:type="dxa"/>
          </w:tcPr>
          <w:p w14:paraId="09BBFA31" w14:textId="016DD2C0"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0B79D3FD" w14:textId="3B9A451F" w:rsidR="002066E7" w:rsidRPr="00997D17" w:rsidRDefault="008C6B60" w:rsidP="00FE4152">
            <w:pPr>
              <w:pStyle w:val="ListParagraph"/>
              <w:rPr>
                <w:sz w:val="22"/>
                <w:szCs w:val="22"/>
              </w:rPr>
            </w:pPr>
            <w:r w:rsidRPr="00997D17">
              <w:rPr>
                <w:sz w:val="22"/>
                <w:szCs w:val="22"/>
              </w:rPr>
              <w:t>drought, strong winds, flash floods on the Hanang slopes, and wildfire. Roads, water points or houses at the named sites are now affected. Some journeys and classes are disrupted.</w:t>
            </w:r>
          </w:p>
        </w:tc>
        <w:tc>
          <w:tcPr>
            <w:tcW w:w="2278" w:type="dxa"/>
          </w:tcPr>
          <w:p w14:paraId="5BC64E80" w14:textId="3417F579"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FDD9599" w14:textId="4DB00E81" w:rsidR="008C6B60" w:rsidRPr="00997D17" w:rsidRDefault="00034217" w:rsidP="00F20E47">
            <w:pPr>
              <w:pStyle w:val="ListBullet"/>
              <w:rPr>
                <w:sz w:val="22"/>
                <w:szCs w:val="22"/>
              </w:rPr>
            </w:pPr>
            <w:r w:rsidRPr="00997D17">
              <w:rPr>
                <w:sz w:val="22"/>
                <w:szCs w:val="22"/>
              </w:rPr>
              <w:t>Move households off the low ground to the ward assembly point.</w:t>
            </w:r>
          </w:p>
          <w:p w14:paraId="625B7275" w14:textId="2682D2FB" w:rsidR="008C6B60" w:rsidRPr="00997D17" w:rsidRDefault="00034217" w:rsidP="00F20E47">
            <w:pPr>
              <w:pStyle w:val="ListBullet"/>
              <w:rPr>
                <w:sz w:val="22"/>
                <w:szCs w:val="22"/>
              </w:rPr>
            </w:pPr>
            <w:r w:rsidRPr="00997D17">
              <w:rPr>
                <w:sz w:val="22"/>
                <w:szCs w:val="22"/>
              </w:rPr>
              <w:t>Close and mark the flooded road or bridge. Divert traffic.</w:t>
            </w:r>
          </w:p>
          <w:p w14:paraId="470A0B13" w14:textId="1D341B47" w:rsidR="008C6B60" w:rsidRPr="00997D17" w:rsidRDefault="00FE0A4D" w:rsidP="00F20E47">
            <w:pPr>
              <w:pStyle w:val="ListBullet"/>
              <w:rPr>
                <w:sz w:val="22"/>
                <w:szCs w:val="22"/>
              </w:rPr>
            </w:pPr>
            <w:ins w:id="2813" w:author="Bonephace Kaijage" w:date="2026-10-14T06:12:00Z" w16du:dateUtc="2026-10-14T04:12:00Z">
              <w:r>
                <w:rPr>
                  <w:sz w:val="22"/>
                  <w:szCs w:val="22"/>
                </w:rPr>
                <w:t>Check that school children, older people and anyone with a disability are accounted for before dark, so that no one is searched for in the night.</w:t>
              </w:r>
            </w:ins>
            <w:del w:id="2814" w:author="Bonephace Kaijage" w:date="2026-10-14T06:12:00Z" w16du:dateUtc="2026-10-14T04:12:00Z">
              <w:r w:rsidR="00034217" w:rsidRPr="00997D17" w:rsidDel="00FE0A4D">
                <w:rPr>
                  <w:sz w:val="22"/>
                  <w:szCs w:val="22"/>
                </w:rPr>
                <w:delText>Account for school children and older people before dark.</w:delText>
              </w:r>
            </w:del>
          </w:p>
          <w:p w14:paraId="61BE6A2D" w14:textId="348970D2" w:rsidR="002066E7" w:rsidRPr="00997D17" w:rsidRDefault="00FE0A4D" w:rsidP="00F20E47">
            <w:pPr>
              <w:pStyle w:val="ListBullet"/>
              <w:rPr>
                <w:sz w:val="22"/>
                <w:szCs w:val="22"/>
              </w:rPr>
            </w:pPr>
            <w:ins w:id="2815" w:author="Bonephace Kaijage" w:date="2026-10-14T06:14:00Z" w16du:dateUtc="2026-10-14T04:14:00Z">
              <w:r>
                <w:rPr>
                  <w:sz w:val="22"/>
                  <w:szCs w:val="22"/>
                </w:rPr>
                <w:t>Boil or treat drinking water, because floods carry waste into wells; tell the clinic early if anyone has diarrhoea.</w:t>
              </w:r>
            </w:ins>
            <w:del w:id="2816" w:author="Bonephace Kaijage" w:date="2026-10-14T06:14:00Z" w16du:dateUtc="2026-10-14T04:14:00Z">
              <w:r w:rsidR="00034217" w:rsidRPr="00997D17" w:rsidDel="00FE0A4D">
                <w:rPr>
                  <w:sz w:val="22"/>
                  <w:szCs w:val="22"/>
                </w:rPr>
                <w:delText>Boil drinking water. The clinic watches for diarrhoea.</w:delText>
              </w:r>
            </w:del>
          </w:p>
        </w:tc>
        <w:tc>
          <w:tcPr>
            <w:tcW w:w="2279" w:type="dxa"/>
          </w:tcPr>
          <w:p w14:paraId="7FC9F93A" w14:textId="3C5EBFE8" w:rsidR="008C6B60" w:rsidRPr="00997D17" w:rsidRDefault="00034217" w:rsidP="00F20E47">
            <w:pPr>
              <w:pStyle w:val="ListBullet"/>
              <w:rPr>
                <w:sz w:val="22"/>
                <w:szCs w:val="22"/>
                <w:lang w:val="sv-SE"/>
              </w:rPr>
            </w:pPr>
            <w:r w:rsidRPr="00997D17">
              <w:rPr>
                <w:sz w:val="22"/>
                <w:szCs w:val="22"/>
                <w:lang w:val="sv-SE"/>
              </w:rPr>
              <w:t>Hamisha kaya kutoka bondeni kwenda kituo cha kata.</w:t>
            </w:r>
          </w:p>
          <w:p w14:paraId="65F282CB" w14:textId="643396B8" w:rsidR="008C6B60" w:rsidRPr="00997D17" w:rsidRDefault="00034217" w:rsidP="00F20E47">
            <w:pPr>
              <w:pStyle w:val="ListBullet"/>
              <w:rPr>
                <w:sz w:val="22"/>
                <w:szCs w:val="22"/>
                <w:lang w:val="sv-SE"/>
              </w:rPr>
            </w:pPr>
            <w:r w:rsidRPr="00997D17">
              <w:rPr>
                <w:sz w:val="22"/>
                <w:szCs w:val="22"/>
                <w:lang w:val="sv-SE"/>
              </w:rPr>
              <w:t>Funga na weka alama barabara au daraja. Elekeza magari.</w:t>
            </w:r>
          </w:p>
          <w:p w14:paraId="7AF41539" w14:textId="73F51B01" w:rsidR="008C6B60" w:rsidRPr="00997D17" w:rsidRDefault="00FE0A4D" w:rsidP="00F20E47">
            <w:pPr>
              <w:pStyle w:val="ListBullet"/>
              <w:rPr>
                <w:sz w:val="22"/>
                <w:szCs w:val="22"/>
              </w:rPr>
            </w:pPr>
            <w:ins w:id="2817" w:author="Bonephace Kaijage" w:date="2026-10-14T06:12:00Z" w16du:dateUtc="2026-10-14T04:12:00Z">
              <w:r>
                <w:rPr>
                  <w:sz w:val="22"/>
                  <w:szCs w:val="22"/>
                </w:rPr>
                <w:t>Hakikisheni watoto wa shule, wazee na watu wenye ulemavu wote wamepatikana kabla ya giza, ili asitafutwe mtu usiku.</w:t>
              </w:r>
            </w:ins>
            <w:del w:id="2818" w:author="Bonephace Kaijage" w:date="2026-10-14T06:12:00Z" w16du:dateUtc="2026-10-14T04:12:00Z">
              <w:r w:rsidR="00034217" w:rsidRPr="00997D17" w:rsidDel="00FE0A4D">
                <w:rPr>
                  <w:sz w:val="22"/>
                  <w:szCs w:val="22"/>
                </w:rPr>
                <w:delText>Hakiki watoto wa shule na wazee kabla ya giza.</w:delText>
              </w:r>
            </w:del>
          </w:p>
          <w:p w14:paraId="60FC2CD8" w14:textId="609E74DF" w:rsidR="002066E7" w:rsidRPr="00997D17" w:rsidRDefault="00034217" w:rsidP="00F20E47">
            <w:pPr>
              <w:pStyle w:val="ListBullet"/>
              <w:rPr>
                <w:sz w:val="22"/>
                <w:szCs w:val="22"/>
                <w:lang w:val="sv-SE"/>
              </w:rPr>
            </w:pPr>
            <w:r w:rsidRPr="00997D17">
              <w:rPr>
                <w:sz w:val="22"/>
                <w:szCs w:val="22"/>
                <w:lang w:val="sv-SE"/>
              </w:rPr>
              <w:t>Chemsha maji ya kunywa. Kliniki iangalie kuhara.</w:t>
            </w:r>
          </w:p>
        </w:tc>
      </w:tr>
      <w:tr w:rsidR="002066E7" w:rsidRPr="000343A2" w14:paraId="3FBB4045" w14:textId="77777777" w:rsidTr="002066E7">
        <w:tc>
          <w:tcPr>
            <w:tcW w:w="2278" w:type="dxa"/>
          </w:tcPr>
          <w:p w14:paraId="57678B56" w14:textId="77777777" w:rsidR="002066E7" w:rsidRPr="00997D17" w:rsidRDefault="002066E7" w:rsidP="00FE4152">
            <w:pPr>
              <w:pStyle w:val="ListParagraph"/>
              <w:rPr>
                <w:sz w:val="22"/>
                <w:szCs w:val="22"/>
                <w:lang w:val="sv-SE"/>
              </w:rPr>
            </w:pPr>
          </w:p>
        </w:tc>
        <w:tc>
          <w:tcPr>
            <w:tcW w:w="2278" w:type="dxa"/>
          </w:tcPr>
          <w:p w14:paraId="3A594107" w14:textId="6BAA9E7D"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0D207AC5" w14:textId="2EDC022A" w:rsidR="002066E7" w:rsidRPr="00997D17" w:rsidRDefault="00FE0A4D" w:rsidP="00FE4152">
            <w:pPr>
              <w:pStyle w:val="ListParagraph"/>
              <w:rPr>
                <w:sz w:val="22"/>
                <w:szCs w:val="22"/>
              </w:rPr>
            </w:pPr>
            <w:ins w:id="2819"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being </w:t>
              </w:r>
              <w:r>
                <w:rPr>
                  <w:sz w:val="22"/>
                  <w:szCs w:val="22"/>
                </w:rPr>
                <w:lastRenderedPageBreak/>
                <w:t>organised; please follow the committee's instructions and look out for neighbours.</w:t>
              </w:r>
            </w:ins>
            <w:del w:id="2820"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2128726" w14:textId="29C95ADB" w:rsidR="002066E7" w:rsidRPr="00997D17" w:rsidRDefault="00FE0A4D" w:rsidP="00FE4152">
            <w:pPr>
              <w:pStyle w:val="ListParagraph"/>
              <w:rPr>
                <w:sz w:val="22"/>
                <w:szCs w:val="22"/>
              </w:rPr>
            </w:pPr>
            <w:ins w:id="2821"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au </w:t>
              </w:r>
              <w:r>
                <w:rPr>
                  <w:sz w:val="22"/>
                  <w:szCs w:val="22"/>
                </w:rPr>
                <w:lastRenderedPageBreak/>
                <w:t>magonjwa. Msaada unaandaliwa; tafadhali fuateni maelekezo ya kamati na muangaliane na majirani.</w:t>
              </w:r>
            </w:ins>
            <w:del w:id="282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01F8189" w14:textId="1136CE8D" w:rsidR="008C6B60" w:rsidRPr="00997D17" w:rsidRDefault="00FE0A4D" w:rsidP="00F20E47">
            <w:pPr>
              <w:pStyle w:val="ListBullet"/>
              <w:rPr>
                <w:sz w:val="22"/>
                <w:szCs w:val="22"/>
              </w:rPr>
            </w:pPr>
            <w:ins w:id="2823" w:author="Bonephace Kaijage" w:date="2026-10-14T06:04:00Z" w16du:dateUtc="2026-10-14T04:04:00Z">
              <w:r>
                <w:rPr>
                  <w:sz w:val="22"/>
                  <w:szCs w:val="22"/>
                </w:rPr>
                <w:lastRenderedPageBreak/>
                <w:t xml:space="preserve">Please move off the low ground now to the agreed safe place, helping anyone who cannot move alone; the water can rise faster than it looks. Return only when the </w:t>
              </w:r>
              <w:r>
                <w:rPr>
                  <w:sz w:val="22"/>
                  <w:szCs w:val="22"/>
                </w:rPr>
                <w:lastRenderedPageBreak/>
                <w:t>committee confirms it is safe.</w:t>
              </w:r>
            </w:ins>
            <w:del w:id="2824"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6541D13B" w14:textId="70096CED" w:rsidR="008C6B60" w:rsidRPr="00997D17" w:rsidRDefault="00034217" w:rsidP="00F20E47">
            <w:pPr>
              <w:pStyle w:val="ListBullet"/>
              <w:rPr>
                <w:sz w:val="22"/>
                <w:szCs w:val="22"/>
              </w:rPr>
            </w:pPr>
            <w:r w:rsidRPr="00997D17">
              <w:rPr>
                <w:sz w:val="22"/>
                <w:szCs w:val="22"/>
              </w:rPr>
              <w:t>Call 114 and 190. Keep the road clear for ambulances.</w:t>
            </w:r>
          </w:p>
          <w:p w14:paraId="31AE8FCD" w14:textId="2BA3A77D" w:rsidR="008C6B60" w:rsidRPr="00997D17" w:rsidRDefault="00034217" w:rsidP="00F20E47">
            <w:pPr>
              <w:pStyle w:val="ListBullet"/>
              <w:rPr>
                <w:sz w:val="22"/>
                <w:szCs w:val="22"/>
              </w:rPr>
            </w:pPr>
            <w:r w:rsidRPr="00997D17">
              <w:rPr>
                <w:sz w:val="22"/>
                <w:szCs w:val="22"/>
              </w:rPr>
              <w:t>Open the shelter and register every household. Note who is missing.</w:t>
            </w:r>
          </w:p>
          <w:p w14:paraId="0BD77D65" w14:textId="5109F05E"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26903A69" w14:textId="7905EF01"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375CB757" w14:textId="1889B9F1"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3F059E39" w14:textId="374CE0C3" w:rsidR="008C6B60" w:rsidRPr="00997D17" w:rsidRDefault="00034217" w:rsidP="00F20E47">
            <w:pPr>
              <w:pStyle w:val="ListBullet"/>
              <w:rPr>
                <w:sz w:val="22"/>
                <w:szCs w:val="22"/>
                <w:lang w:val="sv-SE"/>
              </w:rPr>
            </w:pPr>
            <w:r w:rsidRPr="00997D17">
              <w:rPr>
                <w:sz w:val="22"/>
                <w:szCs w:val="22"/>
                <w:lang w:val="sv-SE"/>
              </w:rPr>
              <w:lastRenderedPageBreak/>
              <w:t>Fungua makazi na sajili kila kaya. Andika aliyepotea.</w:t>
            </w:r>
          </w:p>
          <w:p w14:paraId="64F25532" w14:textId="0441D59D"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789FFF3B" w14:textId="77777777" w:rsidTr="002066E7">
        <w:tc>
          <w:tcPr>
            <w:tcW w:w="2278" w:type="dxa"/>
          </w:tcPr>
          <w:p w14:paraId="0D9D807E" w14:textId="4FCB2CA3" w:rsidR="002066E7" w:rsidRPr="00997D17" w:rsidRDefault="002066E7" w:rsidP="00FE4152">
            <w:pPr>
              <w:pStyle w:val="ListParagraph"/>
              <w:rPr>
                <w:sz w:val="22"/>
                <w:szCs w:val="22"/>
              </w:rPr>
            </w:pPr>
            <w:r w:rsidRPr="00997D17">
              <w:rPr>
                <w:sz w:val="22"/>
                <w:szCs w:val="22"/>
              </w:rPr>
              <w:lastRenderedPageBreak/>
              <w:t>Kiteto District Council</w:t>
            </w:r>
          </w:p>
        </w:tc>
        <w:tc>
          <w:tcPr>
            <w:tcW w:w="2278" w:type="dxa"/>
          </w:tcPr>
          <w:p w14:paraId="6E572B0D" w14:textId="407C36D7"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11B844A" w14:textId="6C804F85" w:rsidR="002066E7" w:rsidRPr="00997D17" w:rsidRDefault="008C6B60" w:rsidP="00FE4152">
            <w:pPr>
              <w:pStyle w:val="ListParagraph"/>
              <w:rPr>
                <w:sz w:val="22"/>
                <w:szCs w:val="22"/>
              </w:rPr>
            </w:pPr>
            <w:r w:rsidRPr="00997D17">
              <w:rPr>
                <w:sz w:val="22"/>
                <w:szCs w:val="22"/>
              </w:rPr>
              <w:t>drought on the Maasai steppe, strong winds, wildfire, flash floods, and human–wildlife conflict. A few roads slippery, a few low homes wet, and lightning where storms build.</w:t>
            </w:r>
          </w:p>
        </w:tc>
        <w:tc>
          <w:tcPr>
            <w:tcW w:w="2278" w:type="dxa"/>
          </w:tcPr>
          <w:p w14:paraId="37AEDA62" w14:textId="357C3D10"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E98B516" w14:textId="32641E75" w:rsidR="008C6B60" w:rsidRPr="00997D17" w:rsidRDefault="00034217" w:rsidP="00F20E47">
            <w:pPr>
              <w:pStyle w:val="ListBullet"/>
              <w:rPr>
                <w:sz w:val="22"/>
                <w:szCs w:val="22"/>
              </w:rPr>
            </w:pPr>
            <w:r w:rsidRPr="00997D17">
              <w:rPr>
                <w:sz w:val="22"/>
                <w:szCs w:val="22"/>
              </w:rPr>
              <w:t>Warn villages on the edge. Escort children at dawn and dusk.</w:t>
            </w:r>
          </w:p>
          <w:p w14:paraId="77C3E072" w14:textId="510750F4" w:rsidR="008C6B60" w:rsidRPr="00997D17" w:rsidRDefault="00034217" w:rsidP="00F20E47">
            <w:pPr>
              <w:pStyle w:val="ListBullet"/>
              <w:rPr>
                <w:sz w:val="22"/>
                <w:szCs w:val="22"/>
              </w:rPr>
            </w:pPr>
            <w:r w:rsidRPr="00997D17">
              <w:rPr>
                <w:sz w:val="22"/>
                <w:szCs w:val="22"/>
              </w:rPr>
              <w:t>Keep livestock in the boma. Report tracks to the wildlife officer.</w:t>
            </w:r>
          </w:p>
          <w:p w14:paraId="2FC2D283" w14:textId="0A5127AE" w:rsidR="008C6B60" w:rsidRPr="00997D17" w:rsidRDefault="00034217" w:rsidP="00F20E47">
            <w:pPr>
              <w:pStyle w:val="ListBullet"/>
              <w:rPr>
                <w:sz w:val="22"/>
                <w:szCs w:val="22"/>
              </w:rPr>
            </w:pPr>
            <w:r w:rsidRPr="00997D17">
              <w:rPr>
                <w:sz w:val="22"/>
                <w:szCs w:val="22"/>
              </w:rPr>
              <w:t>Do not approach or crowd the animal. Save 190.</w:t>
            </w:r>
          </w:p>
          <w:p w14:paraId="49FCB0BA" w14:textId="593D1AEA" w:rsidR="002066E7" w:rsidRPr="00997D17" w:rsidRDefault="00034217" w:rsidP="00F20E47">
            <w:pPr>
              <w:pStyle w:val="ListBullet"/>
              <w:rPr>
                <w:sz w:val="22"/>
                <w:szCs w:val="22"/>
              </w:rPr>
            </w:pPr>
            <w:r w:rsidRPr="00997D17">
              <w:rPr>
                <w:sz w:val="22"/>
                <w:szCs w:val="22"/>
              </w:rPr>
              <w:t>Agree the indoor shelter now, before it is dark.</w:t>
            </w:r>
          </w:p>
        </w:tc>
        <w:tc>
          <w:tcPr>
            <w:tcW w:w="2279" w:type="dxa"/>
          </w:tcPr>
          <w:p w14:paraId="75829AEE" w14:textId="2D70EC01" w:rsidR="008C6B60" w:rsidRPr="00997D17" w:rsidRDefault="00034217" w:rsidP="00F20E47">
            <w:pPr>
              <w:pStyle w:val="ListBullet"/>
              <w:rPr>
                <w:sz w:val="22"/>
                <w:szCs w:val="22"/>
              </w:rPr>
            </w:pPr>
            <w:r w:rsidRPr="00997D17">
              <w:rPr>
                <w:sz w:val="22"/>
                <w:szCs w:val="22"/>
              </w:rPr>
              <w:t>Onya vijiji vya ukingoni. Wisindikize watoto alfajiri na jioni.</w:t>
            </w:r>
          </w:p>
          <w:p w14:paraId="48A678D4" w14:textId="78A8171E" w:rsidR="008C6B60" w:rsidRPr="00997D17" w:rsidRDefault="00034217" w:rsidP="00F20E47">
            <w:pPr>
              <w:pStyle w:val="ListBullet"/>
              <w:rPr>
                <w:sz w:val="22"/>
                <w:szCs w:val="22"/>
              </w:rPr>
            </w:pPr>
            <w:r w:rsidRPr="00997D17">
              <w:rPr>
                <w:sz w:val="22"/>
                <w:szCs w:val="22"/>
              </w:rPr>
              <w:t>Weka mifugo zizini. Ripoti nyayo kwa afisa wanyamapori.</w:t>
            </w:r>
          </w:p>
          <w:p w14:paraId="11267820" w14:textId="0546BFB3" w:rsidR="008C6B60" w:rsidRPr="00997D17" w:rsidRDefault="00034217" w:rsidP="00F20E47">
            <w:pPr>
              <w:pStyle w:val="ListBullet"/>
              <w:rPr>
                <w:sz w:val="22"/>
                <w:szCs w:val="22"/>
              </w:rPr>
            </w:pPr>
            <w:r w:rsidRPr="00997D17">
              <w:rPr>
                <w:sz w:val="22"/>
                <w:szCs w:val="22"/>
              </w:rPr>
              <w:t>Usikaribie wala kumzunguka mnyama. Hifadhi 190.</w:t>
            </w:r>
          </w:p>
          <w:p w14:paraId="7E14A236" w14:textId="3622B4B8" w:rsidR="002066E7" w:rsidRPr="00997D17" w:rsidRDefault="00034217" w:rsidP="00F20E47">
            <w:pPr>
              <w:pStyle w:val="ListBullet"/>
              <w:rPr>
                <w:sz w:val="22"/>
                <w:szCs w:val="22"/>
                <w:lang w:val="sv-SE"/>
              </w:rPr>
            </w:pPr>
            <w:r w:rsidRPr="00997D17">
              <w:rPr>
                <w:sz w:val="22"/>
                <w:szCs w:val="22"/>
                <w:lang w:val="sv-SE"/>
              </w:rPr>
              <w:t>Kubalianeni makazi ya ndani sasa, kabla ya giza.</w:t>
            </w:r>
          </w:p>
        </w:tc>
      </w:tr>
      <w:tr w:rsidR="002066E7" w:rsidRPr="000343A2" w14:paraId="4E7AE7F9" w14:textId="77777777" w:rsidTr="002066E7">
        <w:tc>
          <w:tcPr>
            <w:tcW w:w="2278" w:type="dxa"/>
          </w:tcPr>
          <w:p w14:paraId="2D0F5FF7" w14:textId="77777777" w:rsidR="002066E7" w:rsidRPr="00997D17" w:rsidRDefault="002066E7" w:rsidP="00FE4152">
            <w:pPr>
              <w:pStyle w:val="ListParagraph"/>
              <w:rPr>
                <w:sz w:val="22"/>
                <w:szCs w:val="22"/>
                <w:lang w:val="sv-SE"/>
              </w:rPr>
            </w:pPr>
          </w:p>
        </w:tc>
        <w:tc>
          <w:tcPr>
            <w:tcW w:w="2278" w:type="dxa"/>
          </w:tcPr>
          <w:p w14:paraId="41E13F00" w14:textId="451E4DB9"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93ACCA5" w14:textId="11944C2F" w:rsidR="002066E7" w:rsidRPr="00997D17" w:rsidRDefault="008C6B60" w:rsidP="00FE4152">
            <w:pPr>
              <w:pStyle w:val="ListParagraph"/>
              <w:rPr>
                <w:sz w:val="22"/>
                <w:szCs w:val="22"/>
              </w:rPr>
            </w:pPr>
            <w:r w:rsidRPr="00997D17">
              <w:rPr>
                <w:sz w:val="22"/>
                <w:szCs w:val="22"/>
              </w:rPr>
              <w:t xml:space="preserve">drought on the Maasai steppe, strong winds, wildfire, flash floods, and human–wildlife conflict. Roads, water points or houses at the named sites are now affected. Some journeys and </w:t>
            </w:r>
            <w:r w:rsidRPr="00997D17">
              <w:rPr>
                <w:sz w:val="22"/>
                <w:szCs w:val="22"/>
              </w:rPr>
              <w:lastRenderedPageBreak/>
              <w:t>classes are disrupted.</w:t>
            </w:r>
          </w:p>
        </w:tc>
        <w:tc>
          <w:tcPr>
            <w:tcW w:w="2278" w:type="dxa"/>
          </w:tcPr>
          <w:p w14:paraId="5FC9DA7D" w14:textId="5B643809"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112CD5D0" w14:textId="62CB54B9" w:rsidR="008C6B60" w:rsidRPr="00997D17" w:rsidRDefault="00034217" w:rsidP="00F20E47">
            <w:pPr>
              <w:pStyle w:val="ListBullet"/>
              <w:rPr>
                <w:sz w:val="22"/>
                <w:szCs w:val="22"/>
              </w:rPr>
            </w:pPr>
            <w:r w:rsidRPr="00997D17">
              <w:rPr>
                <w:sz w:val="22"/>
                <w:szCs w:val="22"/>
              </w:rPr>
              <w:t>Move people indoors. The ranger and the ward officer take the village road.</w:t>
            </w:r>
          </w:p>
          <w:p w14:paraId="7D9AF0A8" w14:textId="5A272EF1" w:rsidR="008C6B60" w:rsidRPr="00997D17" w:rsidRDefault="00034217" w:rsidP="00F20E47">
            <w:pPr>
              <w:pStyle w:val="ListBullet"/>
              <w:rPr>
                <w:sz w:val="22"/>
                <w:szCs w:val="22"/>
              </w:rPr>
            </w:pPr>
            <w:r w:rsidRPr="00997D17">
              <w:rPr>
                <w:sz w:val="22"/>
                <w:szCs w:val="22"/>
              </w:rPr>
              <w:t>Do not drive the animal with a crowd.</w:t>
            </w:r>
          </w:p>
          <w:p w14:paraId="3150EA99" w14:textId="4BC97EA6" w:rsidR="008C6B60" w:rsidRPr="00997D17" w:rsidRDefault="00034217" w:rsidP="00F20E47">
            <w:pPr>
              <w:pStyle w:val="ListBullet"/>
              <w:rPr>
                <w:sz w:val="22"/>
                <w:szCs w:val="22"/>
              </w:rPr>
            </w:pPr>
            <w:r w:rsidRPr="00997D17">
              <w:rPr>
                <w:sz w:val="22"/>
                <w:szCs w:val="22"/>
              </w:rPr>
              <w:t>Account for herders still in the pasture.</w:t>
            </w:r>
          </w:p>
          <w:p w14:paraId="5DCFD3B0" w14:textId="59547DD1" w:rsidR="002066E7" w:rsidRPr="00997D17" w:rsidRDefault="00034217" w:rsidP="00F20E47">
            <w:pPr>
              <w:pStyle w:val="ListBullet"/>
              <w:rPr>
                <w:sz w:val="22"/>
                <w:szCs w:val="22"/>
              </w:rPr>
            </w:pPr>
            <w:r w:rsidRPr="00997D17">
              <w:rPr>
                <w:sz w:val="22"/>
                <w:szCs w:val="22"/>
              </w:rPr>
              <w:t>Clinic ready for bites and crush injury.</w:t>
            </w:r>
          </w:p>
        </w:tc>
        <w:tc>
          <w:tcPr>
            <w:tcW w:w="2279" w:type="dxa"/>
          </w:tcPr>
          <w:p w14:paraId="34F90E7D" w14:textId="4F2B7564" w:rsidR="008C6B60" w:rsidRPr="00997D17" w:rsidRDefault="00034217" w:rsidP="00F20E47">
            <w:pPr>
              <w:pStyle w:val="ListBullet"/>
              <w:rPr>
                <w:sz w:val="22"/>
                <w:szCs w:val="22"/>
              </w:rPr>
            </w:pPr>
            <w:r w:rsidRPr="00997D17">
              <w:rPr>
                <w:sz w:val="22"/>
                <w:szCs w:val="22"/>
              </w:rPr>
              <w:t>Waingize watu ndani. Askari wa wanyamapori na afisa wa kata wachukue barabara ya kijiji.</w:t>
            </w:r>
          </w:p>
          <w:p w14:paraId="0D8713D3" w14:textId="21DB029F" w:rsidR="008C6B60" w:rsidRPr="00997D17" w:rsidRDefault="00034217" w:rsidP="00F20E47">
            <w:pPr>
              <w:pStyle w:val="ListBullet"/>
              <w:rPr>
                <w:sz w:val="22"/>
                <w:szCs w:val="22"/>
                <w:lang w:val="sv-SE"/>
              </w:rPr>
            </w:pPr>
            <w:r w:rsidRPr="00997D17">
              <w:rPr>
                <w:sz w:val="22"/>
                <w:szCs w:val="22"/>
                <w:lang w:val="sv-SE"/>
              </w:rPr>
              <w:t>Usimfukuze mnyama na umati.</w:t>
            </w:r>
          </w:p>
          <w:p w14:paraId="12AEC133" w14:textId="26D392D5" w:rsidR="008C6B60" w:rsidRPr="00997D17" w:rsidRDefault="00034217" w:rsidP="00F20E47">
            <w:pPr>
              <w:pStyle w:val="ListBullet"/>
              <w:rPr>
                <w:sz w:val="22"/>
                <w:szCs w:val="22"/>
              </w:rPr>
            </w:pPr>
            <w:r w:rsidRPr="00997D17">
              <w:rPr>
                <w:sz w:val="22"/>
                <w:szCs w:val="22"/>
              </w:rPr>
              <w:t>Hakiki wafugaji waliobaki malishoni.</w:t>
            </w:r>
          </w:p>
          <w:p w14:paraId="08F8DE75" w14:textId="3C6D29CB" w:rsidR="002066E7" w:rsidRPr="00997D17" w:rsidRDefault="00034217" w:rsidP="00F20E47">
            <w:pPr>
              <w:pStyle w:val="ListBullet"/>
              <w:rPr>
                <w:sz w:val="22"/>
                <w:szCs w:val="22"/>
                <w:lang w:val="sv-SE"/>
              </w:rPr>
            </w:pPr>
            <w:r w:rsidRPr="00997D17">
              <w:rPr>
                <w:sz w:val="22"/>
                <w:szCs w:val="22"/>
                <w:lang w:val="sv-SE"/>
              </w:rPr>
              <w:lastRenderedPageBreak/>
              <w:t>Kliniki iwe tayari kwa majeraha.</w:t>
            </w:r>
          </w:p>
        </w:tc>
      </w:tr>
      <w:tr w:rsidR="002066E7" w:rsidRPr="000343A2" w14:paraId="49707F9B" w14:textId="77777777" w:rsidTr="002066E7">
        <w:tc>
          <w:tcPr>
            <w:tcW w:w="2278" w:type="dxa"/>
          </w:tcPr>
          <w:p w14:paraId="5C222182" w14:textId="77777777" w:rsidR="002066E7" w:rsidRPr="00997D17" w:rsidRDefault="002066E7" w:rsidP="00FE4152">
            <w:pPr>
              <w:pStyle w:val="ListParagraph"/>
              <w:rPr>
                <w:sz w:val="22"/>
                <w:szCs w:val="22"/>
                <w:lang w:val="sv-SE"/>
              </w:rPr>
            </w:pPr>
          </w:p>
        </w:tc>
        <w:tc>
          <w:tcPr>
            <w:tcW w:w="2278" w:type="dxa"/>
          </w:tcPr>
          <w:p w14:paraId="246C6134" w14:textId="6AE19566"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6CD9CDB9" w14:textId="7A0629F0" w:rsidR="002066E7" w:rsidRPr="00997D17" w:rsidRDefault="00FE0A4D" w:rsidP="00FE4152">
            <w:pPr>
              <w:pStyle w:val="ListParagraph"/>
              <w:rPr>
                <w:sz w:val="22"/>
                <w:szCs w:val="22"/>
              </w:rPr>
            </w:pPr>
            <w:ins w:id="282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82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AB61722" w14:textId="0D23D93B" w:rsidR="002066E7" w:rsidRPr="00997D17" w:rsidRDefault="00FE0A4D" w:rsidP="00FE4152">
            <w:pPr>
              <w:pStyle w:val="ListParagraph"/>
              <w:rPr>
                <w:sz w:val="22"/>
                <w:szCs w:val="22"/>
              </w:rPr>
            </w:pPr>
            <w:ins w:id="282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82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DF84B86" w14:textId="290A1B10" w:rsidR="008C6B60" w:rsidRPr="00997D17" w:rsidRDefault="00FE0A4D" w:rsidP="00F20E47">
            <w:pPr>
              <w:pStyle w:val="ListBullet"/>
              <w:rPr>
                <w:sz w:val="22"/>
                <w:szCs w:val="22"/>
              </w:rPr>
            </w:pPr>
            <w:ins w:id="2829"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83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12E019F8" w14:textId="03975A6A" w:rsidR="008C6B60" w:rsidRPr="00997D17" w:rsidRDefault="00034217" w:rsidP="00F20E47">
            <w:pPr>
              <w:pStyle w:val="ListBullet"/>
              <w:rPr>
                <w:sz w:val="22"/>
                <w:szCs w:val="22"/>
              </w:rPr>
            </w:pPr>
            <w:r w:rsidRPr="00997D17">
              <w:rPr>
                <w:sz w:val="22"/>
                <w:szCs w:val="22"/>
              </w:rPr>
              <w:t>Call 114 and 190. Keep the road clear for ambulances.</w:t>
            </w:r>
          </w:p>
          <w:p w14:paraId="50A7237E" w14:textId="67596775" w:rsidR="008C6B60" w:rsidRPr="00997D17" w:rsidRDefault="00034217" w:rsidP="00F20E47">
            <w:pPr>
              <w:pStyle w:val="ListBullet"/>
              <w:rPr>
                <w:sz w:val="22"/>
                <w:szCs w:val="22"/>
              </w:rPr>
            </w:pPr>
            <w:r w:rsidRPr="00997D17">
              <w:rPr>
                <w:sz w:val="22"/>
                <w:szCs w:val="22"/>
              </w:rPr>
              <w:t>Open the shelter and register every household. Note who is missing.</w:t>
            </w:r>
          </w:p>
          <w:p w14:paraId="36A266F8" w14:textId="7CB1F82A"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4179C220" w14:textId="20C9069E"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185A9B1B" w14:textId="02896F47"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16B205D4" w14:textId="31033779"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0F54F610" w14:textId="70689D74"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1FC5C6F1" w14:textId="77777777" w:rsidTr="002066E7">
        <w:tc>
          <w:tcPr>
            <w:tcW w:w="2278" w:type="dxa"/>
          </w:tcPr>
          <w:p w14:paraId="7BDC3532" w14:textId="43388D13" w:rsidR="002066E7" w:rsidRPr="00997D17" w:rsidRDefault="002066E7" w:rsidP="00FE4152">
            <w:pPr>
              <w:pStyle w:val="ListParagraph"/>
              <w:rPr>
                <w:sz w:val="22"/>
                <w:szCs w:val="22"/>
              </w:rPr>
            </w:pPr>
            <w:r w:rsidRPr="00997D17">
              <w:rPr>
                <w:sz w:val="22"/>
                <w:szCs w:val="22"/>
              </w:rPr>
              <w:t>Mbulu District Council</w:t>
            </w:r>
          </w:p>
        </w:tc>
        <w:tc>
          <w:tcPr>
            <w:tcW w:w="2278" w:type="dxa"/>
          </w:tcPr>
          <w:p w14:paraId="49F1C1D7" w14:textId="6B88ECA3"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5AA6268D" w14:textId="7376E74C" w:rsidR="002066E7" w:rsidRPr="00997D17" w:rsidRDefault="008C6B60" w:rsidP="00FE4152">
            <w:pPr>
              <w:pStyle w:val="ListParagraph"/>
              <w:rPr>
                <w:sz w:val="22"/>
                <w:szCs w:val="22"/>
              </w:rPr>
            </w:pPr>
            <w:r w:rsidRPr="00997D17">
              <w:rPr>
                <w:sz w:val="22"/>
                <w:szCs w:val="22"/>
              </w:rPr>
              <w:t>heavy rain and landslides on the highlands, drought on the lower plains, and strong winds. A few roads slippery, a few low homes wet, and lightning where storms build.</w:t>
            </w:r>
          </w:p>
        </w:tc>
        <w:tc>
          <w:tcPr>
            <w:tcW w:w="2278" w:type="dxa"/>
          </w:tcPr>
          <w:p w14:paraId="3321DA12" w14:textId="5C4CCB8C"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F3E7BB9" w14:textId="18996245" w:rsidR="008C6B60" w:rsidRPr="00997D17" w:rsidRDefault="00034217" w:rsidP="00F20E47">
            <w:pPr>
              <w:pStyle w:val="ListBullet"/>
              <w:rPr>
                <w:sz w:val="22"/>
                <w:szCs w:val="22"/>
              </w:rPr>
            </w:pPr>
            <w:r w:rsidRPr="00997D17">
              <w:rPr>
                <w:sz w:val="22"/>
                <w:szCs w:val="22"/>
              </w:rPr>
              <w:t>Check water points and pasture. Tell herders where water remains.</w:t>
            </w:r>
          </w:p>
          <w:p w14:paraId="67823152" w14:textId="0C6A9BA7" w:rsidR="008C6B60" w:rsidRPr="00997D17" w:rsidRDefault="00034217" w:rsidP="00F20E47">
            <w:pPr>
              <w:pStyle w:val="ListBullet"/>
              <w:rPr>
                <w:sz w:val="22"/>
                <w:szCs w:val="22"/>
              </w:rPr>
            </w:pPr>
            <w:r w:rsidRPr="00997D17">
              <w:rPr>
                <w:sz w:val="22"/>
                <w:szCs w:val="22"/>
              </w:rPr>
              <w:t>Store grain. Do not wait for the rain to start.</w:t>
            </w:r>
          </w:p>
          <w:p w14:paraId="242E1C03" w14:textId="286EFA2B" w:rsidR="008C6B60" w:rsidRPr="00997D17" w:rsidRDefault="00034217" w:rsidP="00F20E47">
            <w:pPr>
              <w:pStyle w:val="ListBullet"/>
              <w:rPr>
                <w:sz w:val="22"/>
                <w:szCs w:val="22"/>
              </w:rPr>
            </w:pPr>
            <w:r w:rsidRPr="00997D17">
              <w:rPr>
                <w:sz w:val="22"/>
                <w:szCs w:val="22"/>
              </w:rPr>
              <w:t>The council inspects boreholes and agrees the trucking point.</w:t>
            </w:r>
          </w:p>
          <w:p w14:paraId="34B7BF21" w14:textId="01C90B9D" w:rsidR="002066E7" w:rsidRPr="00997D17" w:rsidRDefault="00034217" w:rsidP="00F20E47">
            <w:pPr>
              <w:pStyle w:val="ListBullet"/>
              <w:rPr>
                <w:sz w:val="22"/>
                <w:szCs w:val="22"/>
              </w:rPr>
            </w:pPr>
            <w:r w:rsidRPr="00997D17">
              <w:rPr>
                <w:sz w:val="22"/>
                <w:szCs w:val="22"/>
              </w:rPr>
              <w:t>Save 190. Clinic: watch for weakness in children.</w:t>
            </w:r>
          </w:p>
        </w:tc>
        <w:tc>
          <w:tcPr>
            <w:tcW w:w="2279" w:type="dxa"/>
          </w:tcPr>
          <w:p w14:paraId="48980F75" w14:textId="5F2EFBA9" w:rsidR="008C6B60" w:rsidRPr="00997D17" w:rsidRDefault="00034217" w:rsidP="00F20E47">
            <w:pPr>
              <w:pStyle w:val="ListBullet"/>
              <w:rPr>
                <w:sz w:val="22"/>
                <w:szCs w:val="22"/>
              </w:rPr>
            </w:pPr>
            <w:r w:rsidRPr="00997D17">
              <w:rPr>
                <w:sz w:val="22"/>
                <w:szCs w:val="22"/>
              </w:rPr>
              <w:t>Kagua visima na malisho. Waambie wafugaji maji yalipo.</w:t>
            </w:r>
          </w:p>
          <w:p w14:paraId="68C7DDED" w14:textId="56DC2D0A" w:rsidR="008C6B60" w:rsidRPr="00997D17" w:rsidRDefault="00034217" w:rsidP="00F20E47">
            <w:pPr>
              <w:pStyle w:val="ListBullet"/>
              <w:rPr>
                <w:sz w:val="22"/>
                <w:szCs w:val="22"/>
              </w:rPr>
            </w:pPr>
            <w:r w:rsidRPr="00997D17">
              <w:rPr>
                <w:sz w:val="22"/>
                <w:szCs w:val="22"/>
              </w:rPr>
              <w:t>Hifadhi nafaka. Usisubiri mvua ianze.</w:t>
            </w:r>
          </w:p>
          <w:p w14:paraId="63690B89" w14:textId="66136190" w:rsidR="008C6B60" w:rsidRPr="00997D17" w:rsidRDefault="00034217" w:rsidP="00F20E47">
            <w:pPr>
              <w:pStyle w:val="ListBullet"/>
              <w:rPr>
                <w:sz w:val="22"/>
                <w:szCs w:val="22"/>
                <w:lang w:val="sv-SE"/>
              </w:rPr>
            </w:pPr>
            <w:r w:rsidRPr="00997D17">
              <w:rPr>
                <w:sz w:val="22"/>
                <w:szCs w:val="22"/>
                <w:lang w:val="sv-SE"/>
              </w:rPr>
              <w:t>Halmashauri ikague visima na ikubali kituo cha maji.</w:t>
            </w:r>
          </w:p>
          <w:p w14:paraId="082C1F9F" w14:textId="69A23BF6" w:rsidR="002066E7" w:rsidRPr="00997D17" w:rsidRDefault="00034217" w:rsidP="00F20E47">
            <w:pPr>
              <w:pStyle w:val="ListBullet"/>
              <w:rPr>
                <w:sz w:val="22"/>
                <w:szCs w:val="22"/>
                <w:lang w:val="sv-SE"/>
              </w:rPr>
            </w:pPr>
            <w:r w:rsidRPr="00997D17">
              <w:rPr>
                <w:sz w:val="22"/>
                <w:szCs w:val="22"/>
                <w:lang w:val="sv-SE"/>
              </w:rPr>
              <w:t>Hifadhi 190. Kliniki: angalia udhaifu kwa watoto.</w:t>
            </w:r>
          </w:p>
        </w:tc>
      </w:tr>
      <w:tr w:rsidR="002066E7" w:rsidRPr="000343A2" w14:paraId="658F87E8" w14:textId="77777777" w:rsidTr="002066E7">
        <w:tc>
          <w:tcPr>
            <w:tcW w:w="2278" w:type="dxa"/>
          </w:tcPr>
          <w:p w14:paraId="016DDD87" w14:textId="77777777" w:rsidR="002066E7" w:rsidRPr="00997D17" w:rsidRDefault="002066E7" w:rsidP="00FE4152">
            <w:pPr>
              <w:pStyle w:val="ListParagraph"/>
              <w:rPr>
                <w:sz w:val="22"/>
                <w:szCs w:val="22"/>
                <w:lang w:val="sv-SE"/>
              </w:rPr>
            </w:pPr>
          </w:p>
        </w:tc>
        <w:tc>
          <w:tcPr>
            <w:tcW w:w="2278" w:type="dxa"/>
          </w:tcPr>
          <w:p w14:paraId="6ED82C94" w14:textId="54D002E5"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6330DDE" w14:textId="2869FD40" w:rsidR="002066E7" w:rsidRPr="00997D17" w:rsidRDefault="008C6B60" w:rsidP="00FE4152">
            <w:pPr>
              <w:pStyle w:val="ListParagraph"/>
              <w:rPr>
                <w:sz w:val="22"/>
                <w:szCs w:val="22"/>
              </w:rPr>
            </w:pPr>
            <w:r w:rsidRPr="00997D17">
              <w:rPr>
                <w:sz w:val="22"/>
                <w:szCs w:val="22"/>
              </w:rPr>
              <w:t>heavy rain and landslides on the highlands, drought on the lower plains, and strong winds. Roads, water points or houses at the named sites are now affected. Some journeys and classes are disrupted.</w:t>
            </w:r>
          </w:p>
        </w:tc>
        <w:tc>
          <w:tcPr>
            <w:tcW w:w="2278" w:type="dxa"/>
          </w:tcPr>
          <w:p w14:paraId="1FA7FCCE" w14:textId="034EC96E"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487F7A4" w14:textId="1C56C1B9" w:rsidR="008C6B60" w:rsidRPr="00997D17" w:rsidRDefault="00034217" w:rsidP="00F20E47">
            <w:pPr>
              <w:pStyle w:val="ListBullet"/>
              <w:rPr>
                <w:sz w:val="22"/>
                <w:szCs w:val="22"/>
              </w:rPr>
            </w:pPr>
            <w:r w:rsidRPr="00997D17">
              <w:rPr>
                <w:sz w:val="22"/>
                <w:szCs w:val="22"/>
              </w:rPr>
              <w:t>Ration the remaining water. Drinking first, not brick-making.</w:t>
            </w:r>
          </w:p>
          <w:p w14:paraId="39424B24" w14:textId="48F3BCA5" w:rsidR="008C6B60" w:rsidRPr="00997D17" w:rsidRDefault="00034217" w:rsidP="00F20E47">
            <w:pPr>
              <w:pStyle w:val="ListBullet"/>
              <w:rPr>
                <w:sz w:val="22"/>
                <w:szCs w:val="22"/>
              </w:rPr>
            </w:pPr>
            <w:r w:rsidRPr="00997D17">
              <w:rPr>
                <w:sz w:val="22"/>
                <w:szCs w:val="22"/>
              </w:rPr>
              <w:t>Move livestock to the agreed reserve pasture.</w:t>
            </w:r>
          </w:p>
          <w:p w14:paraId="001D414F" w14:textId="0988A4ED" w:rsidR="008C6B60" w:rsidRPr="00997D17" w:rsidRDefault="00034217" w:rsidP="00F20E47">
            <w:pPr>
              <w:pStyle w:val="ListBullet"/>
              <w:rPr>
                <w:sz w:val="22"/>
                <w:szCs w:val="22"/>
              </w:rPr>
            </w:pPr>
            <w:r w:rsidRPr="00997D17">
              <w:rPr>
                <w:sz w:val="22"/>
                <w:szCs w:val="22"/>
              </w:rPr>
              <w:t>School and clinic: watch for malnutrition and report today.</w:t>
            </w:r>
          </w:p>
          <w:p w14:paraId="0A9A27C2" w14:textId="5D3637AF" w:rsidR="002066E7" w:rsidRPr="00997D17" w:rsidRDefault="00034217" w:rsidP="00F20E47">
            <w:pPr>
              <w:pStyle w:val="ListBullet"/>
              <w:rPr>
                <w:sz w:val="22"/>
                <w:szCs w:val="22"/>
              </w:rPr>
            </w:pPr>
            <w:r w:rsidRPr="00997D17">
              <w:rPr>
                <w:sz w:val="22"/>
                <w:szCs w:val="22"/>
              </w:rPr>
              <w:t>Request water trucking. Do not drink from a dry pan.</w:t>
            </w:r>
          </w:p>
        </w:tc>
        <w:tc>
          <w:tcPr>
            <w:tcW w:w="2279" w:type="dxa"/>
          </w:tcPr>
          <w:p w14:paraId="38A51CFA" w14:textId="0820FE15" w:rsidR="008C6B60" w:rsidRPr="00997D17" w:rsidRDefault="00034217" w:rsidP="00F20E47">
            <w:pPr>
              <w:pStyle w:val="ListBullet"/>
              <w:rPr>
                <w:sz w:val="22"/>
                <w:szCs w:val="22"/>
              </w:rPr>
            </w:pPr>
            <w:r w:rsidRPr="00997D17">
              <w:rPr>
                <w:sz w:val="22"/>
                <w:szCs w:val="22"/>
              </w:rPr>
              <w:t>Gawa maji yaliyobaki. Kunywa kwanza, si kutengeneza matofali.</w:t>
            </w:r>
          </w:p>
          <w:p w14:paraId="3703D7EC" w14:textId="0B8428D1" w:rsidR="008C6B60" w:rsidRPr="00997D17" w:rsidRDefault="00034217" w:rsidP="00F20E47">
            <w:pPr>
              <w:pStyle w:val="ListBullet"/>
              <w:rPr>
                <w:sz w:val="22"/>
                <w:szCs w:val="22"/>
              </w:rPr>
            </w:pPr>
            <w:r w:rsidRPr="00997D17">
              <w:rPr>
                <w:sz w:val="22"/>
                <w:szCs w:val="22"/>
              </w:rPr>
              <w:t>Hamisha mifugo kwenda malisho ya akiba yaliyokubaliwa.</w:t>
            </w:r>
          </w:p>
          <w:p w14:paraId="12BB1828" w14:textId="790C241A" w:rsidR="008C6B60" w:rsidRPr="00997D17" w:rsidRDefault="00034217" w:rsidP="00F20E47">
            <w:pPr>
              <w:pStyle w:val="ListBullet"/>
              <w:rPr>
                <w:sz w:val="22"/>
                <w:szCs w:val="22"/>
                <w:lang w:val="sv-SE"/>
              </w:rPr>
            </w:pPr>
            <w:r w:rsidRPr="00997D17">
              <w:rPr>
                <w:sz w:val="22"/>
                <w:szCs w:val="22"/>
                <w:lang w:val="sv-SE"/>
              </w:rPr>
              <w:t>Shule na kliniki: angalieni utapiamlo na ripoti leo.</w:t>
            </w:r>
          </w:p>
          <w:p w14:paraId="56F3E470" w14:textId="4DD0B928" w:rsidR="002066E7" w:rsidRPr="00997D17" w:rsidRDefault="00034217" w:rsidP="00F20E47">
            <w:pPr>
              <w:pStyle w:val="ListBullet"/>
              <w:rPr>
                <w:sz w:val="22"/>
                <w:szCs w:val="22"/>
                <w:lang w:val="sv-SE"/>
              </w:rPr>
            </w:pPr>
            <w:r w:rsidRPr="00997D17">
              <w:rPr>
                <w:sz w:val="22"/>
                <w:szCs w:val="22"/>
                <w:lang w:val="sv-SE"/>
              </w:rPr>
              <w:t>Omba maji ya magari. Usinywe kutoka bwawa lililokauka.</w:t>
            </w:r>
          </w:p>
        </w:tc>
      </w:tr>
      <w:tr w:rsidR="002066E7" w:rsidRPr="000343A2" w14:paraId="5CFD5124" w14:textId="77777777" w:rsidTr="002066E7">
        <w:tc>
          <w:tcPr>
            <w:tcW w:w="2278" w:type="dxa"/>
          </w:tcPr>
          <w:p w14:paraId="4E5DCCB6" w14:textId="77777777" w:rsidR="002066E7" w:rsidRPr="00997D17" w:rsidRDefault="002066E7" w:rsidP="00FE4152">
            <w:pPr>
              <w:pStyle w:val="ListParagraph"/>
              <w:rPr>
                <w:sz w:val="22"/>
                <w:szCs w:val="22"/>
                <w:lang w:val="sv-SE"/>
              </w:rPr>
            </w:pPr>
          </w:p>
        </w:tc>
        <w:tc>
          <w:tcPr>
            <w:tcW w:w="2278" w:type="dxa"/>
          </w:tcPr>
          <w:p w14:paraId="7F833E80" w14:textId="7007DFB4"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6901B347" w14:textId="32A7DA48" w:rsidR="002066E7" w:rsidRPr="00997D17" w:rsidRDefault="00FE0A4D" w:rsidP="00FE4152">
            <w:pPr>
              <w:pStyle w:val="ListParagraph"/>
              <w:rPr>
                <w:sz w:val="22"/>
                <w:szCs w:val="22"/>
              </w:rPr>
            </w:pPr>
            <w:ins w:id="2831"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832"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1479186" w14:textId="69B4062E" w:rsidR="002066E7" w:rsidRPr="00997D17" w:rsidRDefault="00FE0A4D" w:rsidP="00FE4152">
            <w:pPr>
              <w:pStyle w:val="ListParagraph"/>
              <w:rPr>
                <w:sz w:val="22"/>
                <w:szCs w:val="22"/>
              </w:rPr>
            </w:pPr>
            <w:ins w:id="2833"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83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3BE69D3" w14:textId="02FF9B59" w:rsidR="008C6B60" w:rsidRPr="00997D17" w:rsidRDefault="00FE0A4D" w:rsidP="00F20E47">
            <w:pPr>
              <w:pStyle w:val="ListBullet"/>
              <w:rPr>
                <w:sz w:val="22"/>
                <w:szCs w:val="22"/>
              </w:rPr>
            </w:pPr>
            <w:ins w:id="2835"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836"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63D40634" w14:textId="639E3C26" w:rsidR="008C6B60" w:rsidRPr="00997D17" w:rsidRDefault="00034217" w:rsidP="00F20E47">
            <w:pPr>
              <w:pStyle w:val="ListBullet"/>
              <w:rPr>
                <w:sz w:val="22"/>
                <w:szCs w:val="22"/>
              </w:rPr>
            </w:pPr>
            <w:r w:rsidRPr="00997D17">
              <w:rPr>
                <w:sz w:val="22"/>
                <w:szCs w:val="22"/>
              </w:rPr>
              <w:t>Call 114 and 190. Keep the road clear for ambulances.</w:t>
            </w:r>
          </w:p>
          <w:p w14:paraId="66379DFB" w14:textId="03B8F0D1" w:rsidR="008C6B60" w:rsidRPr="00997D17" w:rsidRDefault="00034217" w:rsidP="00F20E47">
            <w:pPr>
              <w:pStyle w:val="ListBullet"/>
              <w:rPr>
                <w:sz w:val="22"/>
                <w:szCs w:val="22"/>
              </w:rPr>
            </w:pPr>
            <w:r w:rsidRPr="00997D17">
              <w:rPr>
                <w:sz w:val="22"/>
                <w:szCs w:val="22"/>
              </w:rPr>
              <w:t>Open the shelter and register every household. Note who is missing.</w:t>
            </w:r>
          </w:p>
          <w:p w14:paraId="31A67648" w14:textId="09F72E2D"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445C70C7" w14:textId="789AFDD6"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4AD9F076" w14:textId="09AA4908"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3ADC10FC" w14:textId="443DA7C6"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5A146F43" w14:textId="7C4FB8C0"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358DCB33" w14:textId="77777777" w:rsidTr="002066E7">
        <w:tc>
          <w:tcPr>
            <w:tcW w:w="2278" w:type="dxa"/>
          </w:tcPr>
          <w:p w14:paraId="7D1EB488" w14:textId="3D2F32AC" w:rsidR="002066E7" w:rsidRPr="00997D17" w:rsidRDefault="002066E7" w:rsidP="00FE4152">
            <w:pPr>
              <w:pStyle w:val="ListParagraph"/>
              <w:rPr>
                <w:sz w:val="22"/>
                <w:szCs w:val="22"/>
              </w:rPr>
            </w:pPr>
            <w:r w:rsidRPr="00997D17">
              <w:rPr>
                <w:sz w:val="22"/>
                <w:szCs w:val="22"/>
              </w:rPr>
              <w:lastRenderedPageBreak/>
              <w:t>Simanjiro District Council</w:t>
            </w:r>
          </w:p>
        </w:tc>
        <w:tc>
          <w:tcPr>
            <w:tcW w:w="2278" w:type="dxa"/>
          </w:tcPr>
          <w:p w14:paraId="1E00B92C" w14:textId="56B7C1A1"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1CCC98E4" w14:textId="4AD345E3" w:rsidR="002066E7" w:rsidRPr="00997D17" w:rsidRDefault="008C6B60" w:rsidP="00FE4152">
            <w:pPr>
              <w:pStyle w:val="ListParagraph"/>
              <w:rPr>
                <w:sz w:val="22"/>
                <w:szCs w:val="22"/>
              </w:rPr>
            </w:pPr>
            <w:r w:rsidRPr="00997D17">
              <w:rPr>
                <w:sz w:val="22"/>
                <w:szCs w:val="22"/>
              </w:rPr>
              <w:t>drought, wildfire, flash floods, human–wildlife conflict, and tanzanite pit collapse at Mererani. A few roads slippery, a few low homes wet, and lightning where storms build.</w:t>
            </w:r>
          </w:p>
        </w:tc>
        <w:tc>
          <w:tcPr>
            <w:tcW w:w="2278" w:type="dxa"/>
          </w:tcPr>
          <w:p w14:paraId="70121660" w14:textId="2743D9B9"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4D32F2E8" w14:textId="69CC2E3B" w:rsidR="008C6B60" w:rsidRPr="00997D17" w:rsidRDefault="00034217" w:rsidP="00F20E47">
            <w:pPr>
              <w:pStyle w:val="ListBullet"/>
              <w:rPr>
                <w:sz w:val="22"/>
                <w:szCs w:val="22"/>
              </w:rPr>
            </w:pPr>
            <w:r w:rsidRPr="00997D17">
              <w:rPr>
                <w:sz w:val="22"/>
                <w:szCs w:val="22"/>
              </w:rPr>
              <w:t>Count every worker before the shift. No one enters a wet or cracked pit.</w:t>
            </w:r>
          </w:p>
          <w:p w14:paraId="5602CD58" w14:textId="4E9576CC" w:rsidR="008C6B60" w:rsidRPr="00997D17" w:rsidRDefault="00034217" w:rsidP="00F20E47">
            <w:pPr>
              <w:pStyle w:val="ListBullet"/>
              <w:rPr>
                <w:sz w:val="22"/>
                <w:szCs w:val="22"/>
              </w:rPr>
            </w:pPr>
            <w:r w:rsidRPr="00997D17">
              <w:rPr>
                <w:sz w:val="22"/>
                <w:szCs w:val="22"/>
              </w:rPr>
              <w:t>Clear drainage around the shaft.</w:t>
            </w:r>
          </w:p>
          <w:p w14:paraId="5FB0B7C8" w14:textId="7F5F7752" w:rsidR="008C6B60" w:rsidRPr="00997D17" w:rsidRDefault="00034217" w:rsidP="00F20E47">
            <w:pPr>
              <w:pStyle w:val="ListBullet"/>
              <w:rPr>
                <w:sz w:val="22"/>
                <w:szCs w:val="22"/>
              </w:rPr>
            </w:pPr>
            <w:r w:rsidRPr="00997D17">
              <w:rPr>
                <w:sz w:val="22"/>
                <w:szCs w:val="22"/>
              </w:rPr>
              <w:t>The owner keeps the surface register and saves 114 and 190.</w:t>
            </w:r>
          </w:p>
          <w:p w14:paraId="00F15FE2" w14:textId="77925244" w:rsidR="002066E7" w:rsidRPr="00997D17" w:rsidRDefault="00034217" w:rsidP="00F20E47">
            <w:pPr>
              <w:pStyle w:val="ListBullet"/>
              <w:rPr>
                <w:sz w:val="22"/>
                <w:szCs w:val="22"/>
              </w:rPr>
            </w:pPr>
            <w:r w:rsidRPr="00997D17">
              <w:rPr>
                <w:sz w:val="22"/>
                <w:szCs w:val="22"/>
              </w:rPr>
              <w:t>Mark the unsafe hole so children do not play at the edge.</w:t>
            </w:r>
          </w:p>
        </w:tc>
        <w:tc>
          <w:tcPr>
            <w:tcW w:w="2279" w:type="dxa"/>
          </w:tcPr>
          <w:p w14:paraId="58B1C691" w14:textId="775CA84D" w:rsidR="008C6B60" w:rsidRPr="00997D17" w:rsidRDefault="00034217" w:rsidP="00F20E47">
            <w:pPr>
              <w:pStyle w:val="ListBullet"/>
              <w:rPr>
                <w:sz w:val="22"/>
                <w:szCs w:val="22"/>
              </w:rPr>
            </w:pPr>
            <w:r w:rsidRPr="00997D17">
              <w:rPr>
                <w:sz w:val="22"/>
                <w:szCs w:val="22"/>
              </w:rPr>
              <w:t>Hesabu kila mfanyakazi kabla ya zamu. Asingie shimo lililo na maji au ufa.</w:t>
            </w:r>
          </w:p>
          <w:p w14:paraId="347C3E5C" w14:textId="0FD43394" w:rsidR="008C6B60" w:rsidRPr="00997D17" w:rsidRDefault="00034217" w:rsidP="00F20E47">
            <w:pPr>
              <w:pStyle w:val="ListBullet"/>
              <w:rPr>
                <w:sz w:val="22"/>
                <w:szCs w:val="22"/>
              </w:rPr>
            </w:pPr>
            <w:r w:rsidRPr="00997D17">
              <w:rPr>
                <w:sz w:val="22"/>
                <w:szCs w:val="22"/>
              </w:rPr>
              <w:t>Safisha mifereji kuzunguka shimo.</w:t>
            </w:r>
          </w:p>
          <w:p w14:paraId="18BBE75A" w14:textId="47B00C9A" w:rsidR="008C6B60" w:rsidRPr="00997D17" w:rsidRDefault="00034217" w:rsidP="00F20E47">
            <w:pPr>
              <w:pStyle w:val="ListBullet"/>
              <w:rPr>
                <w:sz w:val="22"/>
                <w:szCs w:val="22"/>
              </w:rPr>
            </w:pPr>
            <w:r w:rsidRPr="00997D17">
              <w:rPr>
                <w:sz w:val="22"/>
                <w:szCs w:val="22"/>
              </w:rPr>
              <w:t>Mmiliki ashike daftari la juu na ahifadhi 114 na 190.</w:t>
            </w:r>
          </w:p>
          <w:p w14:paraId="46F81015" w14:textId="025057A3" w:rsidR="002066E7" w:rsidRPr="00997D17" w:rsidRDefault="00034217" w:rsidP="00F20E47">
            <w:pPr>
              <w:pStyle w:val="ListBullet"/>
              <w:rPr>
                <w:sz w:val="22"/>
                <w:szCs w:val="22"/>
              </w:rPr>
            </w:pPr>
            <w:r w:rsidRPr="00997D17">
              <w:rPr>
                <w:sz w:val="22"/>
                <w:szCs w:val="22"/>
              </w:rPr>
              <w:t>Weka alama shimo lisilo salama ili watoto wasicheze ukingoni.</w:t>
            </w:r>
          </w:p>
        </w:tc>
      </w:tr>
      <w:tr w:rsidR="002066E7" w:rsidRPr="00997D17" w14:paraId="3CC7FB28" w14:textId="77777777" w:rsidTr="002066E7">
        <w:tc>
          <w:tcPr>
            <w:tcW w:w="2278" w:type="dxa"/>
          </w:tcPr>
          <w:p w14:paraId="1BB9331B" w14:textId="77777777" w:rsidR="002066E7" w:rsidRPr="00997D17" w:rsidRDefault="002066E7" w:rsidP="00FE4152">
            <w:pPr>
              <w:pStyle w:val="ListParagraph"/>
              <w:rPr>
                <w:sz w:val="22"/>
                <w:szCs w:val="22"/>
              </w:rPr>
            </w:pPr>
          </w:p>
        </w:tc>
        <w:tc>
          <w:tcPr>
            <w:tcW w:w="2278" w:type="dxa"/>
          </w:tcPr>
          <w:p w14:paraId="2AEA428A" w14:textId="19C64AA9"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80776A8" w14:textId="7E67BA63" w:rsidR="002066E7" w:rsidRPr="00997D17" w:rsidRDefault="008C6B60" w:rsidP="00FE4152">
            <w:pPr>
              <w:pStyle w:val="ListParagraph"/>
              <w:rPr>
                <w:sz w:val="22"/>
                <w:szCs w:val="22"/>
              </w:rPr>
            </w:pPr>
            <w:r w:rsidRPr="00997D17">
              <w:rPr>
                <w:sz w:val="22"/>
                <w:szCs w:val="22"/>
              </w:rPr>
              <w:t>drought, wildfire, flash floods, human–wildlife conflict, and tanzanite pit collapse at Mererani. Roads, water points or houses at the named sites are now affected. Some journeys and classes are disrupted.</w:t>
            </w:r>
          </w:p>
        </w:tc>
        <w:tc>
          <w:tcPr>
            <w:tcW w:w="2278" w:type="dxa"/>
          </w:tcPr>
          <w:p w14:paraId="515FF2A8" w14:textId="30832243"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BB9CE7E" w14:textId="0266017E" w:rsidR="008C6B60" w:rsidRPr="00997D17" w:rsidRDefault="00034217" w:rsidP="00F20E47">
            <w:pPr>
              <w:pStyle w:val="ListBullet"/>
              <w:rPr>
                <w:sz w:val="22"/>
                <w:szCs w:val="22"/>
              </w:rPr>
            </w:pPr>
            <w:r w:rsidRPr="00997D17">
              <w:rPr>
                <w:sz w:val="22"/>
                <w:szCs w:val="22"/>
              </w:rPr>
              <w:t>Stop the shift. Bring every worker to the surface and count them.</w:t>
            </w:r>
          </w:p>
          <w:p w14:paraId="49CE861C" w14:textId="13426CCB" w:rsidR="008C6B60" w:rsidRPr="00997D17" w:rsidRDefault="00034217" w:rsidP="00F20E47">
            <w:pPr>
              <w:pStyle w:val="ListBullet"/>
              <w:rPr>
                <w:sz w:val="22"/>
                <w:szCs w:val="22"/>
              </w:rPr>
            </w:pPr>
            <w:r w:rsidRPr="00997D17">
              <w:rPr>
                <w:sz w:val="22"/>
                <w:szCs w:val="22"/>
              </w:rPr>
              <w:t>Close and mark the unsafe shaft. Do not pump blindly into a flooded pit.</w:t>
            </w:r>
          </w:p>
          <w:p w14:paraId="60E4B6B0" w14:textId="1DA6C699" w:rsidR="008C6B60" w:rsidRPr="00997D17" w:rsidRDefault="00034217" w:rsidP="00F20E47">
            <w:pPr>
              <w:pStyle w:val="ListBullet"/>
              <w:rPr>
                <w:sz w:val="22"/>
                <w:szCs w:val="22"/>
              </w:rPr>
            </w:pPr>
            <w:r w:rsidRPr="00997D17">
              <w:rPr>
                <w:sz w:val="22"/>
                <w:szCs w:val="22"/>
              </w:rPr>
              <w:t>Move the crowd back from the edge.</w:t>
            </w:r>
          </w:p>
          <w:p w14:paraId="68ECF8F6" w14:textId="631D0316" w:rsidR="002066E7" w:rsidRPr="00997D17" w:rsidRDefault="00034217" w:rsidP="00F20E47">
            <w:pPr>
              <w:pStyle w:val="ListBullet"/>
              <w:rPr>
                <w:sz w:val="22"/>
                <w:szCs w:val="22"/>
              </w:rPr>
            </w:pPr>
            <w:r w:rsidRPr="00997D17">
              <w:rPr>
                <w:sz w:val="22"/>
                <w:szCs w:val="22"/>
              </w:rPr>
              <w:t>Clinic: prepare for crush injury. Call 114 if anyone is missing.</w:t>
            </w:r>
          </w:p>
        </w:tc>
        <w:tc>
          <w:tcPr>
            <w:tcW w:w="2279" w:type="dxa"/>
          </w:tcPr>
          <w:p w14:paraId="5133C8D8" w14:textId="50444084" w:rsidR="008C6B60" w:rsidRPr="00997D17" w:rsidRDefault="00034217" w:rsidP="00F20E47">
            <w:pPr>
              <w:pStyle w:val="ListBullet"/>
              <w:rPr>
                <w:sz w:val="22"/>
                <w:szCs w:val="22"/>
              </w:rPr>
            </w:pPr>
            <w:r w:rsidRPr="00997D17">
              <w:rPr>
                <w:sz w:val="22"/>
                <w:szCs w:val="22"/>
              </w:rPr>
              <w:t>Simamisha zamu. Walete wafanyakazi wote juu na uwahisabu.</w:t>
            </w:r>
          </w:p>
          <w:p w14:paraId="6556E62C" w14:textId="762C8124" w:rsidR="008C6B60" w:rsidRPr="00997D17" w:rsidRDefault="00034217" w:rsidP="00F20E47">
            <w:pPr>
              <w:pStyle w:val="ListBullet"/>
              <w:rPr>
                <w:sz w:val="22"/>
                <w:szCs w:val="22"/>
                <w:lang w:val="sv-SE"/>
              </w:rPr>
            </w:pPr>
            <w:r w:rsidRPr="00997D17">
              <w:rPr>
                <w:sz w:val="22"/>
                <w:szCs w:val="22"/>
                <w:lang w:val="sv-SE"/>
              </w:rPr>
              <w:t>Funga na weka alama shimo. Usisukumie maji bila mpango.</w:t>
            </w:r>
          </w:p>
          <w:p w14:paraId="27F9A898" w14:textId="0C7FF219" w:rsidR="008C6B60" w:rsidRPr="00997D17" w:rsidRDefault="00034217" w:rsidP="00F20E47">
            <w:pPr>
              <w:pStyle w:val="ListBullet"/>
              <w:rPr>
                <w:sz w:val="22"/>
                <w:szCs w:val="22"/>
                <w:lang w:val="sv-SE"/>
              </w:rPr>
            </w:pPr>
            <w:r w:rsidRPr="00997D17">
              <w:rPr>
                <w:sz w:val="22"/>
                <w:szCs w:val="22"/>
                <w:lang w:val="sv-SE"/>
              </w:rPr>
              <w:t>Rudisha umati nyuma kutoka ukingoni.</w:t>
            </w:r>
          </w:p>
          <w:p w14:paraId="6617DEB7" w14:textId="3887E4B2" w:rsidR="002066E7" w:rsidRPr="00997D17" w:rsidRDefault="00034217" w:rsidP="00F20E47">
            <w:pPr>
              <w:pStyle w:val="ListBullet"/>
              <w:rPr>
                <w:sz w:val="22"/>
                <w:szCs w:val="22"/>
              </w:rPr>
            </w:pPr>
            <w:r w:rsidRPr="00997D17">
              <w:rPr>
                <w:sz w:val="22"/>
                <w:szCs w:val="22"/>
                <w:lang w:val="sv-SE"/>
              </w:rPr>
              <w:t xml:space="preserve">Kliniki: jiandae kwa majeruhi wa kubanwa. </w:t>
            </w:r>
            <w:r w:rsidRPr="00997D17">
              <w:rPr>
                <w:sz w:val="22"/>
                <w:szCs w:val="22"/>
              </w:rPr>
              <w:t>Piga 114 akipotea mtu.</w:t>
            </w:r>
          </w:p>
        </w:tc>
      </w:tr>
      <w:tr w:rsidR="002066E7" w:rsidRPr="000343A2" w14:paraId="61639CE8" w14:textId="77777777" w:rsidTr="002066E7">
        <w:tc>
          <w:tcPr>
            <w:tcW w:w="2278" w:type="dxa"/>
          </w:tcPr>
          <w:p w14:paraId="5EFAFDDA" w14:textId="77777777" w:rsidR="002066E7" w:rsidRPr="00997D17" w:rsidRDefault="002066E7" w:rsidP="00FE4152">
            <w:pPr>
              <w:pStyle w:val="ListParagraph"/>
              <w:rPr>
                <w:sz w:val="22"/>
                <w:szCs w:val="22"/>
              </w:rPr>
            </w:pPr>
          </w:p>
        </w:tc>
        <w:tc>
          <w:tcPr>
            <w:tcW w:w="2278" w:type="dxa"/>
          </w:tcPr>
          <w:p w14:paraId="5DE9899B" w14:textId="6419EA13"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6350F159" w14:textId="611F4173" w:rsidR="002066E7" w:rsidRPr="00997D17" w:rsidRDefault="00FE0A4D" w:rsidP="00FE4152">
            <w:pPr>
              <w:pStyle w:val="ListParagraph"/>
              <w:rPr>
                <w:sz w:val="22"/>
                <w:szCs w:val="22"/>
              </w:rPr>
            </w:pPr>
            <w:ins w:id="2837" w:author="Bonephace Kaijage" w:date="2026-10-14T06:20:00Z" w16du:dateUtc="2026-10-14T04:20:00Z">
              <w:r>
                <w:rPr>
                  <w:sz w:val="22"/>
                  <w:szCs w:val="22"/>
                </w:rPr>
                <w:t xml:space="preserve">Conditions at the sites named in Know Your Risk are now life-threatening: houses damaged, people cut off, and a real </w:t>
              </w:r>
              <w:r>
                <w:rPr>
                  <w:sz w:val="22"/>
                  <w:szCs w:val="22"/>
                </w:rPr>
                <w:lastRenderedPageBreak/>
                <w:t>risk of drowning, injury or disease. Help is being organised; please follow the committee's instructions and look out for neighbours.</w:t>
              </w:r>
            </w:ins>
            <w:del w:id="283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347CEB5" w14:textId="6C9E3B55" w:rsidR="002066E7" w:rsidRPr="00997D17" w:rsidRDefault="00FE0A4D" w:rsidP="00FE4152">
            <w:pPr>
              <w:pStyle w:val="ListParagraph"/>
              <w:rPr>
                <w:sz w:val="22"/>
                <w:szCs w:val="22"/>
              </w:rPr>
            </w:pPr>
            <w:ins w:id="2839" w:author="Bonephace Kaijage" w:date="2026-10-14T06:23:00Z" w16du:dateUtc="2026-10-14T04:23:00Z">
              <w:r>
                <w:rPr>
                  <w:sz w:val="22"/>
                  <w:szCs w:val="22"/>
                </w:rPr>
                <w:lastRenderedPageBreak/>
                <w:t xml:space="preserve">Hali katika maeneo yaliyotajwa kwenye Fahamu Hatari sasa ni hatari kwa maisha: nyumba zimeharibika, watu wamekatwa, na </w:t>
              </w:r>
              <w:r>
                <w:rPr>
                  <w:sz w:val="22"/>
                  <w:szCs w:val="22"/>
                </w:rPr>
                <w:lastRenderedPageBreak/>
                <w:t>kuna hatari halisi ya kuzama, kujeruhiwa au magonjwa. Msaada unaandaliwa; tafadhali fuateni maelekezo ya kamati na muangaliane na majirani.</w:t>
              </w:r>
            </w:ins>
            <w:del w:id="2840"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8C7316B" w14:textId="0838F64E" w:rsidR="008C6B60" w:rsidRPr="00997D17" w:rsidRDefault="00FE0A4D" w:rsidP="00F20E47">
            <w:pPr>
              <w:pStyle w:val="ListBullet"/>
              <w:rPr>
                <w:sz w:val="22"/>
                <w:szCs w:val="22"/>
              </w:rPr>
            </w:pPr>
            <w:ins w:id="2841" w:author="Bonephace Kaijage" w:date="2026-10-14T06:04:00Z" w16du:dateUtc="2026-10-14T04:04:00Z">
              <w:r>
                <w:rPr>
                  <w:sz w:val="22"/>
                  <w:szCs w:val="22"/>
                </w:rPr>
                <w:lastRenderedPageBreak/>
                <w:t xml:space="preserve">Please move off the low ground now to the agreed safe place, helping anyone who cannot move alone; the water can rise faster </w:t>
              </w:r>
              <w:r>
                <w:rPr>
                  <w:sz w:val="22"/>
                  <w:szCs w:val="22"/>
                </w:rPr>
                <w:lastRenderedPageBreak/>
                <w:t>than it looks. Return only when the committee confirms it is safe.</w:t>
              </w:r>
            </w:ins>
            <w:del w:id="284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111DC6C8" w14:textId="3344543B" w:rsidR="008C6B60" w:rsidRPr="00997D17" w:rsidRDefault="00034217" w:rsidP="00F20E47">
            <w:pPr>
              <w:pStyle w:val="ListBullet"/>
              <w:rPr>
                <w:sz w:val="22"/>
                <w:szCs w:val="22"/>
              </w:rPr>
            </w:pPr>
            <w:r w:rsidRPr="00997D17">
              <w:rPr>
                <w:sz w:val="22"/>
                <w:szCs w:val="22"/>
              </w:rPr>
              <w:t>Call 114 and 190. Keep the road clear for ambulances.</w:t>
            </w:r>
          </w:p>
          <w:p w14:paraId="7874704F" w14:textId="083937FE" w:rsidR="008C6B60" w:rsidRPr="00997D17" w:rsidRDefault="00034217" w:rsidP="00F20E47">
            <w:pPr>
              <w:pStyle w:val="ListBullet"/>
              <w:rPr>
                <w:sz w:val="22"/>
                <w:szCs w:val="22"/>
              </w:rPr>
            </w:pPr>
            <w:r w:rsidRPr="00997D17">
              <w:rPr>
                <w:sz w:val="22"/>
                <w:szCs w:val="22"/>
              </w:rPr>
              <w:t>Open the shelter and register every household. Note who is missing.</w:t>
            </w:r>
          </w:p>
          <w:p w14:paraId="64D1B464" w14:textId="442FD999"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20C0B9FA" w14:textId="0BC2BD85"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79170E60" w14:textId="538BD1B5" w:rsidR="008C6B60" w:rsidRPr="00997D17" w:rsidRDefault="00034217" w:rsidP="00F20E47">
            <w:pPr>
              <w:pStyle w:val="ListBullet"/>
              <w:rPr>
                <w:sz w:val="22"/>
                <w:szCs w:val="22"/>
                <w:lang w:val="sv-SE"/>
              </w:rPr>
            </w:pPr>
            <w:r w:rsidRPr="00997D17">
              <w:rPr>
                <w:sz w:val="22"/>
                <w:szCs w:val="22"/>
                <w:lang w:val="sv-SE"/>
              </w:rPr>
              <w:t xml:space="preserve">Piga 114 na 190. Acha barabara wazi </w:t>
            </w:r>
            <w:r w:rsidRPr="00997D17">
              <w:rPr>
                <w:sz w:val="22"/>
                <w:szCs w:val="22"/>
                <w:lang w:val="sv-SE"/>
              </w:rPr>
              <w:lastRenderedPageBreak/>
              <w:t>kwa magari ya wagonjwa.</w:t>
            </w:r>
          </w:p>
          <w:p w14:paraId="1032F9DC" w14:textId="2C287F0F"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5C025AD6" w14:textId="7F48FB04"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bl>
    <w:p w14:paraId="3B4455FD" w14:textId="77777777" w:rsidR="00250A71" w:rsidRPr="008F12E3" w:rsidRDefault="00FE4152" w:rsidP="00FE4152">
      <w:pPr>
        <w:pStyle w:val="ListParagraph"/>
        <w:rPr>
          <w:sz w:val="22"/>
          <w:szCs w:val="22"/>
        </w:rPr>
      </w:pPr>
      <w:r w:rsidRPr="00997D17">
        <w:rPr>
          <w:sz w:val="22"/>
          <w:szCs w:val="22"/>
        </w:rPr>
        <w:lastRenderedPageBreak/>
        <w:t>Babati Town Council — Halmashauri ya Mji wa Babati (Babati Town / Mji wa Babati)</w:t>
      </w:r>
    </w:p>
    <w:p w14:paraId="1E07DEED" w14:textId="77777777" w:rsidR="00AB6CF2" w:rsidRDefault="00FE4152" w:rsidP="00FE4152">
      <w:pPr>
        <w:rPr>
          <w:sz w:val="22"/>
          <w:szCs w:val="22"/>
        </w:rPr>
      </w:pPr>
      <w:r w:rsidRPr="00997D17">
        <w:rPr>
          <w:sz w:val="22"/>
          <w:szCs w:val="22"/>
        </w:rPr>
        <w:t>12. MARA REGION | MKOA WA MARA</w:t>
      </w:r>
    </w:p>
    <w:p w14:paraId="4B2241D2" w14:textId="77777777" w:rsidR="00AB6CF2" w:rsidRDefault="00AB6CF2" w:rsidP="00AB6CF2">
      <w:pPr>
        <w:rPr>
          <w:color w:val="000000"/>
        </w:rPr>
      </w:pPr>
    </w:p>
    <w:p w14:paraId="5872918B" w14:textId="77777777" w:rsidR="00AB6CF2" w:rsidRDefault="00AB6CF2" w:rsidP="00AB6CF2">
      <w:pPr>
        <w:pStyle w:val="Strong1"/>
        <w:jc w:val="both"/>
        <w:rPr>
          <w:color w:val="000000"/>
        </w:rPr>
      </w:pPr>
      <w:r w:rsidRPr="00AB6CF2">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B6CF2" w:rsidRPr="00AB6CF2" w14:paraId="6C4D7CA6" w14:textId="77777777" w:rsidTr="00AB6CF2">
        <w:tc>
          <w:tcPr>
            <w:tcW w:w="3420" w:type="dxa"/>
            <w:shd w:val="clear" w:color="D9D9D9" w:fill="D9D9D9"/>
          </w:tcPr>
          <w:p w14:paraId="4AC719F3" w14:textId="71B6614F" w:rsidR="00AB6CF2" w:rsidRPr="00AB6CF2" w:rsidRDefault="00AB6CF2" w:rsidP="00AB6CF2">
            <w:pPr>
              <w:jc w:val="both"/>
              <w:rPr>
                <w:color w:val="000000"/>
              </w:rPr>
            </w:pPr>
            <w:r w:rsidRPr="00AB6CF2">
              <w:rPr>
                <w:color w:val="000000"/>
              </w:rPr>
              <w:t>AREA (EN)</w:t>
            </w:r>
          </w:p>
        </w:tc>
        <w:tc>
          <w:tcPr>
            <w:tcW w:w="3235" w:type="dxa"/>
            <w:shd w:val="clear" w:color="D9D9D9" w:fill="D9D9D9"/>
          </w:tcPr>
          <w:p w14:paraId="533B604F" w14:textId="7CC00E47" w:rsidR="00AB6CF2" w:rsidRPr="00AB6CF2" w:rsidRDefault="00AB6CF2" w:rsidP="00AB6CF2">
            <w:pPr>
              <w:jc w:val="both"/>
              <w:rPr>
                <w:color w:val="000000"/>
              </w:rPr>
            </w:pPr>
            <w:r w:rsidRPr="00AB6CF2">
              <w:rPr>
                <w:color w:val="000000"/>
              </w:rPr>
              <w:t>ENEO (SW)</w:t>
            </w:r>
          </w:p>
        </w:tc>
        <w:tc>
          <w:tcPr>
            <w:tcW w:w="3605" w:type="dxa"/>
            <w:shd w:val="clear" w:color="D9D9D9" w:fill="D9D9D9"/>
          </w:tcPr>
          <w:p w14:paraId="27EA9928" w14:textId="6EF0C049" w:rsidR="00AB6CF2" w:rsidRPr="00AB6CF2" w:rsidRDefault="00AB6CF2" w:rsidP="00AB6CF2">
            <w:pPr>
              <w:jc w:val="both"/>
              <w:rPr>
                <w:color w:val="000000"/>
              </w:rPr>
            </w:pPr>
            <w:r w:rsidRPr="00AB6CF2">
              <w:rPr>
                <w:color w:val="000000"/>
              </w:rPr>
              <w:t>RISK STATEMENT (EN)</w:t>
            </w:r>
          </w:p>
        </w:tc>
        <w:tc>
          <w:tcPr>
            <w:tcW w:w="3325" w:type="dxa"/>
            <w:shd w:val="clear" w:color="D9D9D9" w:fill="D9D9D9"/>
          </w:tcPr>
          <w:p w14:paraId="6E0260EE" w14:textId="250DB286" w:rsidR="00AB6CF2" w:rsidRPr="00AB6CF2" w:rsidRDefault="00AB6CF2" w:rsidP="00AB6CF2">
            <w:pPr>
              <w:jc w:val="both"/>
              <w:rPr>
                <w:color w:val="000000"/>
              </w:rPr>
            </w:pPr>
            <w:r w:rsidRPr="00AB6CF2">
              <w:rPr>
                <w:color w:val="000000"/>
              </w:rPr>
              <w:t>TAMKO LA HATARI (SW)</w:t>
            </w:r>
          </w:p>
        </w:tc>
      </w:tr>
      <w:tr w:rsidR="00AB6CF2" w:rsidRPr="00AB6CF2" w14:paraId="0B6606FB" w14:textId="77777777" w:rsidTr="00AB6CF2">
        <w:tc>
          <w:tcPr>
            <w:tcW w:w="3420" w:type="dxa"/>
          </w:tcPr>
          <w:p w14:paraId="73B3E59C" w14:textId="198677DA" w:rsidR="00AB6CF2" w:rsidRPr="00AB6CF2" w:rsidRDefault="00AB6CF2" w:rsidP="00AB6CF2">
            <w:pPr>
              <w:pStyle w:val="ListParagraph"/>
              <w:numPr>
                <w:ilvl w:val="0"/>
                <w:numId w:val="1"/>
              </w:numPr>
              <w:jc w:val="both"/>
              <w:rPr>
                <w:color w:val="000000"/>
              </w:rPr>
            </w:pPr>
            <w:r w:rsidRPr="00AB6CF2">
              <w:rPr>
                <w:color w:val="000000"/>
              </w:rPr>
              <w:t>Musoma Municipal: Lake Victoria shore and low streets</w:t>
            </w:r>
          </w:p>
        </w:tc>
        <w:tc>
          <w:tcPr>
            <w:tcW w:w="3235" w:type="dxa"/>
          </w:tcPr>
          <w:p w14:paraId="577C94DF" w14:textId="56B0B060" w:rsidR="00AB6CF2" w:rsidRPr="00AB6CF2" w:rsidRDefault="00AB6CF2" w:rsidP="00AB6CF2">
            <w:pPr>
              <w:pStyle w:val="ListParagraph"/>
              <w:numPr>
                <w:ilvl w:val="0"/>
                <w:numId w:val="1"/>
              </w:numPr>
              <w:jc w:val="both"/>
              <w:rPr>
                <w:color w:val="000000"/>
              </w:rPr>
            </w:pPr>
            <w:r w:rsidRPr="00AB6CF2">
              <w:rPr>
                <w:color w:val="000000"/>
              </w:rPr>
              <w:t>Manispaa ya Musoma: ufukwe wa Ziwa Victoria na mitaa ya chini</w:t>
            </w:r>
          </w:p>
        </w:tc>
        <w:tc>
          <w:tcPr>
            <w:tcW w:w="3605" w:type="dxa"/>
          </w:tcPr>
          <w:p w14:paraId="6DD05714" w14:textId="248FD647" w:rsidR="00AB6CF2" w:rsidRPr="00DC5789" w:rsidRDefault="00DC5789" w:rsidP="00DC5789">
            <w:pPr>
              <w:pStyle w:val="ListParagraph"/>
              <w:numPr>
                <w:ilvl w:val="0"/>
                <w:numId w:val="1"/>
              </w:numPr>
              <w:jc w:val="both"/>
              <w:rPr>
                <w:color w:val="000000"/>
              </w:rPr>
            </w:pPr>
            <w:r w:rsidRPr="00DC5789">
              <w:rPr>
                <w:color w:val="000000"/>
              </w:rPr>
              <w:t>This area is a lakeshore town where heavy storms flood low streets and landing sites, lake storms capsize boats and lightning strikes are frequent.</w:t>
            </w:r>
          </w:p>
          <w:p w14:paraId="12526C9D" w14:textId="77777777" w:rsidR="000343A2" w:rsidRDefault="00DC5789" w:rsidP="00DC5789">
            <w:pPr>
              <w:pStyle w:val="ListParagraph"/>
              <w:numPr>
                <w:ilvl w:val="0"/>
                <w:numId w:val="1"/>
              </w:numPr>
              <w:jc w:val="both"/>
              <w:rPr>
                <w:ins w:id="2843" w:author="Bonephace Kaijage" w:date="2026-10-11T07:08:00Z" w16du:dateUtc="2026-10-11T04:08:00Z"/>
                <w:color w:val="000000"/>
              </w:rPr>
            </w:pPr>
            <w:r>
              <w:rPr>
                <w:color w:val="000000"/>
              </w:rPr>
              <w:t>For those living, fishing and trading here, it helps to</w:t>
            </w:r>
            <w:r w:rsidRPr="00DC5789">
              <w:rPr>
                <w:color w:val="000000"/>
              </w:rPr>
              <w:t xml:space="preserve"> keep drains open, build above known flood marks, wear life jackets on the lake and fit lightning arresters on public buildings.</w:t>
            </w:r>
          </w:p>
          <w:p w14:paraId="2BC229F3" w14:textId="4200C04C" w:rsidR="000343A2" w:rsidRDefault="00FE0A4D" w:rsidP="00DC5789">
            <w:pPr>
              <w:pStyle w:val="ListParagraph"/>
              <w:numPr>
                <w:ilvl w:val="0"/>
                <w:numId w:val="1"/>
              </w:numPr>
              <w:jc w:val="both"/>
              <w:rPr>
                <w:ins w:id="2844" w:author="Bonephace Kaijage" w:date="2026-10-11T07:08:00Z" w16du:dateUtc="2026-10-11T04:08:00Z"/>
                <w:color w:val="000000"/>
              </w:rPr>
            </w:pPr>
            <w:ins w:id="2845" w:author="Bonephace Kaijage" w:date="2026-10-14T05:56:00Z" w16du:dateUtc="2026-10-14T03:56:00Z">
              <w:r>
                <w:rPr>
                  <w:color w:val="000000"/>
                </w:rPr>
                <w:t>What raises the risk: building on the low lakeshore flats and landing sites, filling drains with waste, going out in overloaded or unlit boats and sheltering under trees when thunder starts.</w:t>
              </w:r>
            </w:ins>
          </w:p>
          <w:p w14:paraId="2DDE949B" w14:textId="77777777" w:rsidR="00FE0A4D" w:rsidRDefault="000343A2" w:rsidP="00DC5789">
            <w:pPr>
              <w:pStyle w:val="ListParagraph"/>
              <w:numPr>
                <w:ilvl w:val="0"/>
                <w:numId w:val="1"/>
              </w:numPr>
              <w:jc w:val="both"/>
              <w:rPr>
                <w:ins w:id="2846" w:author="Bonephace Kaijage" w:date="2026-10-14T05:59:00Z" w16du:dateUtc="2026-10-14T03:59:00Z"/>
                <w:color w:val="000000"/>
              </w:rPr>
            </w:pPr>
            <w:ins w:id="2847" w:author="Bonephace Kaijage" w:date="2026-10-11T07:08:00Z" w16du:dateUtc="2026-10-11T04:08:00Z">
              <w:r>
                <w:rPr>
                  <w:color w:val="000000"/>
                </w:rPr>
                <w:lastRenderedPageBreak/>
                <w:t>Know the higher street away from the shore that you will move to when the low streets flood, return to a sheltered landing as soon as clouds build over the lake, and get into a solid building when thunder is heard.</w:t>
              </w:r>
            </w:ins>
          </w:p>
          <w:p w14:paraId="61680AF2" w14:textId="4EF7C6D7" w:rsidR="00AB6CF2" w:rsidRPr="00DC5789" w:rsidRDefault="00FE0A4D" w:rsidP="00DC5789">
            <w:pPr>
              <w:pStyle w:val="ListParagraph"/>
              <w:numPr>
                <w:ilvl w:val="0"/>
                <w:numId w:val="1"/>
              </w:numPr>
              <w:jc w:val="both"/>
              <w:rPr>
                <w:bCs/>
                <w:color w:val="000000"/>
              </w:rPr>
            </w:pPr>
            <w:ins w:id="2848" w:author="Bonephace Kaijage" w:date="2026-10-14T05:59:00Z" w16du:dateUtc="2026-10-14T03:59:00Z">
              <w:r>
                <w:rPr>
                  <w:color w:val="000000"/>
                </w:rPr>
                <w:t>Agree who will help anyone in the household who cannot move, see or hear a warning on their own.</w:t>
              </w:r>
            </w:ins>
          </w:p>
        </w:tc>
        <w:tc>
          <w:tcPr>
            <w:tcW w:w="3325" w:type="dxa"/>
          </w:tcPr>
          <w:p w14:paraId="03BB755E" w14:textId="5008CCC0" w:rsidR="00AB6CF2" w:rsidRPr="00DC5789" w:rsidRDefault="00DC5789" w:rsidP="00DC5789">
            <w:pPr>
              <w:pStyle w:val="ListParagraph"/>
              <w:numPr>
                <w:ilvl w:val="0"/>
                <w:numId w:val="1"/>
              </w:numPr>
              <w:jc w:val="both"/>
              <w:rPr>
                <w:color w:val="000000"/>
              </w:rPr>
            </w:pPr>
            <w:r w:rsidRPr="00DC5789">
              <w:rPr>
                <w:color w:val="000000"/>
              </w:rPr>
              <w:lastRenderedPageBreak/>
              <w:t>Eneo hili ni mji wa ufukweni ambapo dhoruba kubwa hufurika mitaa ya chini na mialo, dhoruba za ziwani hupindua vyombo na radi hupiga mara kwa mara.</w:t>
            </w:r>
          </w:p>
          <w:p w14:paraId="7EBCF43E" w14:textId="77777777" w:rsidR="000343A2" w:rsidRDefault="00DC5789" w:rsidP="00DC5789">
            <w:pPr>
              <w:pStyle w:val="ListParagraph"/>
              <w:numPr>
                <w:ilvl w:val="0"/>
                <w:numId w:val="1"/>
              </w:numPr>
              <w:jc w:val="both"/>
              <w:rPr>
                <w:ins w:id="2849" w:author="Bonephace Kaijage" w:date="2026-10-11T07:08:00Z" w16du:dateUtc="2026-10-11T04:08:00Z"/>
                <w:color w:val="000000"/>
              </w:rPr>
            </w:pPr>
            <w:r>
              <w:rPr>
                <w:color w:val="000000"/>
              </w:rPr>
              <w:t>Kwa wanaoishi, kuvua na kufanya biashara hapa, ni vyema</w:t>
            </w:r>
            <w:r w:rsidRPr="00DC5789">
              <w:rPr>
                <w:color w:val="000000"/>
              </w:rPr>
              <w:t xml:space="preserve"> kuweka mitaro wazi, kujenga juu ya alama za mafuriko zinazojulikana, kuvaa maboya ziwani na kuweka vizuia radi kwenye majengo ya umma.</w:t>
            </w:r>
          </w:p>
          <w:p w14:paraId="4ED731AA" w14:textId="2CC9B105" w:rsidR="000343A2" w:rsidRDefault="00FE0A4D" w:rsidP="00DC5789">
            <w:pPr>
              <w:pStyle w:val="ListParagraph"/>
              <w:numPr>
                <w:ilvl w:val="0"/>
                <w:numId w:val="1"/>
              </w:numPr>
              <w:jc w:val="both"/>
              <w:rPr>
                <w:ins w:id="2850" w:author="Bonephace Kaijage" w:date="2026-10-11T07:08:00Z" w16du:dateUtc="2026-10-11T04:08:00Z"/>
                <w:color w:val="000000"/>
              </w:rPr>
            </w:pPr>
            <w:ins w:id="2851" w:author="Bonephace Kaijage" w:date="2026-10-14T05:56:00Z" w16du:dateUtc="2026-10-14T03:56:00Z">
              <w:r>
                <w:rPr>
                  <w:color w:val="000000"/>
                </w:rPr>
                <w:t xml:space="preserve">Kinachoongeza hatari: kujenga kwenye tambarare za chini za ufukweni na mialo, kujaza mitaro taka, kutoka ziwani kwa vyombo vilivyojaa kupita kiasi au </w:t>
              </w:r>
              <w:r>
                <w:rPr>
                  <w:color w:val="000000"/>
                </w:rPr>
                <w:lastRenderedPageBreak/>
                <w:t>visivyo na taa na kujikinga chini ya miti ngurumo zinapoanza.</w:t>
              </w:r>
            </w:ins>
          </w:p>
          <w:p w14:paraId="538B0027" w14:textId="77777777" w:rsidR="00FE0A4D" w:rsidRDefault="000343A2" w:rsidP="00DC5789">
            <w:pPr>
              <w:pStyle w:val="ListParagraph"/>
              <w:numPr>
                <w:ilvl w:val="0"/>
                <w:numId w:val="1"/>
              </w:numPr>
              <w:jc w:val="both"/>
              <w:rPr>
                <w:ins w:id="2852" w:author="Bonephace Kaijage" w:date="2026-10-14T05:59:00Z" w16du:dateUtc="2026-10-14T03:59:00Z"/>
                <w:color w:val="000000"/>
              </w:rPr>
            </w:pPr>
            <w:ins w:id="2853" w:author="Bonephace Kaijage" w:date="2026-10-11T07:08:00Z" w16du:dateUtc="2026-10-11T04:08:00Z">
              <w:r>
                <w:rPr>
                  <w:color w:val="000000"/>
                </w:rPr>
                <w:t>Fahamu mtaa wa juu mbali na ufukwe utakaohamia mitaa ya chini inapofurika, rudi kwenye mwalo uliokingwa mara mawingu yanapojengeka juu ya ziwa, na ingia kwenye jengo imara ngurumo zinaposikika.</w:t>
              </w:r>
            </w:ins>
          </w:p>
          <w:p w14:paraId="6F78E13E" w14:textId="1691B3A9" w:rsidR="00AB6CF2" w:rsidRPr="00DC5789" w:rsidRDefault="00FE0A4D" w:rsidP="00DC5789">
            <w:pPr>
              <w:pStyle w:val="ListParagraph"/>
              <w:numPr>
                <w:ilvl w:val="0"/>
                <w:numId w:val="1"/>
              </w:numPr>
              <w:jc w:val="both"/>
              <w:rPr>
                <w:bCs/>
                <w:color w:val="000000"/>
              </w:rPr>
            </w:pPr>
            <w:ins w:id="2854" w:author="Bonephace Kaijage" w:date="2026-10-14T05:59:00Z" w16du:dateUtc="2026-10-14T03:59:00Z">
              <w:r>
                <w:rPr>
                  <w:color w:val="000000"/>
                </w:rPr>
                <w:t>Kubalianeni nani atamsaidia yeyote katika kaya asiyeweza kuondoka, kuona au kusikia tahadhari peke yake.</w:t>
              </w:r>
            </w:ins>
          </w:p>
        </w:tc>
      </w:tr>
      <w:tr w:rsidR="00AB6CF2" w:rsidRPr="00AB6CF2" w14:paraId="058BEE82" w14:textId="77777777" w:rsidTr="00AB6CF2">
        <w:tc>
          <w:tcPr>
            <w:tcW w:w="3420" w:type="dxa"/>
          </w:tcPr>
          <w:p w14:paraId="64267D9C" w14:textId="1FC58966" w:rsidR="00AB6CF2" w:rsidRPr="00AB6CF2" w:rsidRDefault="00AB6CF2" w:rsidP="00AB6CF2">
            <w:pPr>
              <w:pStyle w:val="ListParagraph"/>
              <w:numPr>
                <w:ilvl w:val="0"/>
                <w:numId w:val="1"/>
              </w:numPr>
              <w:jc w:val="both"/>
              <w:rPr>
                <w:color w:val="000000"/>
              </w:rPr>
            </w:pPr>
            <w:r w:rsidRPr="00AB6CF2">
              <w:rPr>
                <w:color w:val="000000"/>
              </w:rPr>
              <w:lastRenderedPageBreak/>
              <w:t>Bunda Town: town streams and the highway corridor</w:t>
            </w:r>
          </w:p>
        </w:tc>
        <w:tc>
          <w:tcPr>
            <w:tcW w:w="3235" w:type="dxa"/>
          </w:tcPr>
          <w:p w14:paraId="33ADACE1" w14:textId="7834E0EC" w:rsidR="00AB6CF2" w:rsidRPr="00AB6CF2" w:rsidRDefault="00AB6CF2" w:rsidP="00AB6CF2">
            <w:pPr>
              <w:pStyle w:val="ListParagraph"/>
              <w:numPr>
                <w:ilvl w:val="0"/>
                <w:numId w:val="1"/>
              </w:numPr>
              <w:jc w:val="both"/>
              <w:rPr>
                <w:color w:val="000000"/>
                <w:lang w:val="sv-SE"/>
              </w:rPr>
            </w:pPr>
            <w:r w:rsidRPr="00AB6CF2">
              <w:rPr>
                <w:color w:val="000000"/>
                <w:lang w:val="sv-SE"/>
              </w:rPr>
              <w:t>Mji wa Bunda: vijito vya mjini na ukanda wa barabara kuu</w:t>
            </w:r>
          </w:p>
        </w:tc>
        <w:tc>
          <w:tcPr>
            <w:tcW w:w="3605" w:type="dxa"/>
          </w:tcPr>
          <w:p w14:paraId="1395584C" w14:textId="4EB33338" w:rsidR="00AB6CF2" w:rsidRPr="00DC5789" w:rsidRDefault="00DC5789" w:rsidP="00DC5789">
            <w:pPr>
              <w:pStyle w:val="ListParagraph"/>
              <w:numPr>
                <w:ilvl w:val="0"/>
                <w:numId w:val="1"/>
              </w:numPr>
              <w:jc w:val="both"/>
              <w:rPr>
                <w:color w:val="000000"/>
              </w:rPr>
            </w:pPr>
            <w:r w:rsidRPr="00DC5789">
              <w:rPr>
                <w:color w:val="000000"/>
              </w:rPr>
              <w:t>This area is a growing town on the Mwanza–Musoma highway where storm run-off floods streets and roadside settlements, and traffic brings accident risk.</w:t>
            </w:r>
          </w:p>
          <w:p w14:paraId="65AB7E0D" w14:textId="77777777" w:rsidR="000343A2" w:rsidRDefault="00DC5789" w:rsidP="00DC5789">
            <w:pPr>
              <w:pStyle w:val="ListParagraph"/>
              <w:numPr>
                <w:ilvl w:val="0"/>
                <w:numId w:val="1"/>
              </w:numPr>
              <w:jc w:val="both"/>
              <w:rPr>
                <w:ins w:id="2855" w:author="Bonephace Kaijage" w:date="2026-10-11T07:08:00Z" w16du:dateUtc="2026-10-11T04:08:00Z"/>
                <w:color w:val="000000"/>
              </w:rPr>
            </w:pPr>
            <w:r>
              <w:rPr>
                <w:color w:val="000000"/>
              </w:rPr>
              <w:t>For those living and trading here, it helps to</w:t>
            </w:r>
            <w:r w:rsidRPr="00DC5789">
              <w:rPr>
                <w:color w:val="000000"/>
              </w:rPr>
              <w:t xml:space="preserve"> keep drains and road culverts clear, trade outside the road reserve and keep goods above flood level.</w:t>
            </w:r>
          </w:p>
          <w:p w14:paraId="17B7DEF9" w14:textId="6DCCD414" w:rsidR="000343A2" w:rsidRDefault="00FE0A4D" w:rsidP="00DC5789">
            <w:pPr>
              <w:pStyle w:val="ListParagraph"/>
              <w:numPr>
                <w:ilvl w:val="0"/>
                <w:numId w:val="1"/>
              </w:numPr>
              <w:jc w:val="both"/>
              <w:rPr>
                <w:ins w:id="2856" w:author="Bonephace Kaijage" w:date="2026-10-11T07:08:00Z" w16du:dateUtc="2026-10-11T04:08:00Z"/>
                <w:color w:val="000000"/>
              </w:rPr>
            </w:pPr>
            <w:ins w:id="2857" w:author="Bonephace Kaijage" w:date="2026-10-14T05:56:00Z" w16du:dateUtc="2026-10-14T03:56:00Z">
              <w:r>
                <w:rPr>
                  <w:color w:val="000000"/>
                </w:rPr>
                <w:t>What raises the risk: setting up stalls and houses inside the road reserve, blocking the culverts with waste or structures, and crossing the highway with goods where vehicles cannot see.</w:t>
              </w:r>
            </w:ins>
          </w:p>
          <w:p w14:paraId="722FE409" w14:textId="77777777" w:rsidR="00FE0A4D" w:rsidRDefault="000343A2" w:rsidP="00DC5789">
            <w:pPr>
              <w:pStyle w:val="ListParagraph"/>
              <w:numPr>
                <w:ilvl w:val="0"/>
                <w:numId w:val="1"/>
              </w:numPr>
              <w:jc w:val="both"/>
              <w:rPr>
                <w:ins w:id="2858" w:author="Bonephace Kaijage" w:date="2026-10-14T05:59:00Z" w16du:dateUtc="2026-10-14T03:59:00Z"/>
                <w:color w:val="000000"/>
              </w:rPr>
            </w:pPr>
            <w:ins w:id="2859" w:author="Bonephace Kaijage" w:date="2026-10-11T07:08:00Z" w16du:dateUtc="2026-10-11T04:08:00Z">
              <w:r>
                <w:rPr>
                  <w:color w:val="000000"/>
                </w:rPr>
                <w:t>Know the higher ground away from the stream and the highway that you will move to when storm water rises, and leave the roadside before it is flooded; keep children off the road edge in rain and at night.</w:t>
              </w:r>
            </w:ins>
          </w:p>
          <w:p w14:paraId="28CDFA19" w14:textId="324C2A2D" w:rsidR="00AB6CF2" w:rsidRPr="00DC5789" w:rsidRDefault="00FE0A4D" w:rsidP="00DC5789">
            <w:pPr>
              <w:pStyle w:val="ListParagraph"/>
              <w:numPr>
                <w:ilvl w:val="0"/>
                <w:numId w:val="1"/>
              </w:numPr>
              <w:jc w:val="both"/>
              <w:rPr>
                <w:bCs/>
                <w:color w:val="000000"/>
              </w:rPr>
            </w:pPr>
            <w:ins w:id="2860" w:author="Bonephace Kaijage" w:date="2026-10-14T05:59:00Z" w16du:dateUtc="2026-10-14T03:59:00Z">
              <w:r>
                <w:rPr>
                  <w:color w:val="000000"/>
                </w:rPr>
                <w:lastRenderedPageBreak/>
                <w:t>Agree who will help anyone in the household who cannot move, see or hear a warning on their own.</w:t>
              </w:r>
            </w:ins>
          </w:p>
        </w:tc>
        <w:tc>
          <w:tcPr>
            <w:tcW w:w="3325" w:type="dxa"/>
          </w:tcPr>
          <w:p w14:paraId="442CB117" w14:textId="69F45C32" w:rsidR="00AB6CF2" w:rsidRPr="00DC5789" w:rsidRDefault="00DC5789" w:rsidP="00DC5789">
            <w:pPr>
              <w:pStyle w:val="ListParagraph"/>
              <w:numPr>
                <w:ilvl w:val="0"/>
                <w:numId w:val="1"/>
              </w:numPr>
              <w:jc w:val="both"/>
              <w:rPr>
                <w:color w:val="000000"/>
              </w:rPr>
            </w:pPr>
            <w:r w:rsidRPr="00DC5789">
              <w:rPr>
                <w:color w:val="000000"/>
              </w:rPr>
              <w:lastRenderedPageBreak/>
              <w:t>Eneo hili ni mji unaokua kando ya barabara kuu ya Mwanza–Musoma ambapo maji ya dhoruba hufurika mitaa na makazi ya kando ya barabara, na magari huleta hatari ya ajali.</w:t>
            </w:r>
          </w:p>
          <w:p w14:paraId="4EF9C20F" w14:textId="77777777" w:rsidR="000343A2" w:rsidRDefault="00DC5789" w:rsidP="00DC5789">
            <w:pPr>
              <w:pStyle w:val="ListParagraph"/>
              <w:numPr>
                <w:ilvl w:val="0"/>
                <w:numId w:val="1"/>
              </w:numPr>
              <w:jc w:val="both"/>
              <w:rPr>
                <w:ins w:id="2861" w:author="Bonephace Kaijage" w:date="2026-10-11T07:08:00Z" w16du:dateUtc="2026-10-11T04:08:00Z"/>
                <w:color w:val="000000"/>
              </w:rPr>
            </w:pPr>
            <w:r>
              <w:rPr>
                <w:color w:val="000000"/>
              </w:rPr>
              <w:t>Kwa wanaoishi na kufanya biashara hapa, ni vyema</w:t>
            </w:r>
            <w:r w:rsidRPr="00DC5789">
              <w:rPr>
                <w:color w:val="000000"/>
              </w:rPr>
              <w:t xml:space="preserve"> kuweka mitaro na makalavati ya barabara wazi, kufanya biashara nje ya hifadhi ya barabara na kuhifadhi bidhaa juu ya kiwango cha mafuriko.</w:t>
            </w:r>
          </w:p>
          <w:p w14:paraId="5512A7B9" w14:textId="6A94BEF6" w:rsidR="000343A2" w:rsidRDefault="00FE0A4D" w:rsidP="00DC5789">
            <w:pPr>
              <w:pStyle w:val="ListParagraph"/>
              <w:numPr>
                <w:ilvl w:val="0"/>
                <w:numId w:val="1"/>
              </w:numPr>
              <w:jc w:val="both"/>
              <w:rPr>
                <w:ins w:id="2862" w:author="Bonephace Kaijage" w:date="2026-10-11T07:08:00Z" w16du:dateUtc="2026-10-11T04:08:00Z"/>
                <w:color w:val="000000"/>
              </w:rPr>
            </w:pPr>
            <w:ins w:id="2863" w:author="Bonephace Kaijage" w:date="2026-10-14T05:56:00Z" w16du:dateUtc="2026-10-14T03:56:00Z">
              <w:r>
                <w:rPr>
                  <w:color w:val="000000"/>
                </w:rPr>
                <w:t>Kinachoongeza hatari: kuweka vibanda na nyumba ndani ya hifadhi ya barabara, kuziba makalavati kwa taka au majengo, na kuvuka barabara kuu na mizigo mahali magari hayawezi kuona.</w:t>
              </w:r>
            </w:ins>
          </w:p>
          <w:p w14:paraId="6766428F" w14:textId="77777777" w:rsidR="00FE0A4D" w:rsidRDefault="000343A2" w:rsidP="00DC5789">
            <w:pPr>
              <w:pStyle w:val="ListParagraph"/>
              <w:numPr>
                <w:ilvl w:val="0"/>
                <w:numId w:val="1"/>
              </w:numPr>
              <w:jc w:val="both"/>
              <w:rPr>
                <w:ins w:id="2864" w:author="Bonephace Kaijage" w:date="2026-10-14T05:59:00Z" w16du:dateUtc="2026-10-14T03:59:00Z"/>
                <w:color w:val="000000"/>
              </w:rPr>
            </w:pPr>
            <w:ins w:id="2865" w:author="Bonephace Kaijage" w:date="2026-10-11T07:08:00Z" w16du:dateUtc="2026-10-11T04:08:00Z">
              <w:r>
                <w:rPr>
                  <w:color w:val="000000"/>
                </w:rPr>
                <w:t xml:space="preserve">Fahamu eneo la juu mbali na kijito na barabara kuu </w:t>
              </w:r>
              <w:r>
                <w:rPr>
                  <w:color w:val="000000"/>
                </w:rPr>
                <w:lastRenderedPageBreak/>
                <w:t>utakalohamia maji ya dhoruba yanapopanda, na ondoka kando ya barabara kabla haijafurika; waweke watoto mbali na ukingo wa barabara wakati wa mvua na usiku.</w:t>
              </w:r>
            </w:ins>
          </w:p>
          <w:p w14:paraId="01005A11" w14:textId="591447EE" w:rsidR="00AB6CF2" w:rsidRPr="00DC5789" w:rsidRDefault="00FE0A4D" w:rsidP="00DC5789">
            <w:pPr>
              <w:pStyle w:val="ListParagraph"/>
              <w:numPr>
                <w:ilvl w:val="0"/>
                <w:numId w:val="1"/>
              </w:numPr>
              <w:jc w:val="both"/>
              <w:rPr>
                <w:bCs/>
                <w:color w:val="000000"/>
              </w:rPr>
            </w:pPr>
            <w:ins w:id="2866" w:author="Bonephace Kaijage" w:date="2026-10-14T05:59:00Z" w16du:dateUtc="2026-10-14T03:59:00Z">
              <w:r>
                <w:rPr>
                  <w:color w:val="000000"/>
                </w:rPr>
                <w:t>Kubalianeni nani atamsaidia yeyote katika kaya asiyeweza kuondoka, kuona au kusikia tahadhari peke yake.</w:t>
              </w:r>
            </w:ins>
          </w:p>
        </w:tc>
      </w:tr>
      <w:tr w:rsidR="00AB6CF2" w:rsidRPr="00AB6CF2" w14:paraId="7F9FA9BD" w14:textId="77777777" w:rsidTr="00AB6CF2">
        <w:tc>
          <w:tcPr>
            <w:tcW w:w="3420" w:type="dxa"/>
          </w:tcPr>
          <w:p w14:paraId="6449AAC5" w14:textId="2F696816" w:rsidR="00AB6CF2" w:rsidRPr="00AB6CF2" w:rsidRDefault="00AB6CF2" w:rsidP="00AB6CF2">
            <w:pPr>
              <w:pStyle w:val="ListParagraph"/>
              <w:numPr>
                <w:ilvl w:val="0"/>
                <w:numId w:val="1"/>
              </w:numPr>
              <w:jc w:val="both"/>
              <w:rPr>
                <w:color w:val="000000"/>
              </w:rPr>
            </w:pPr>
            <w:r w:rsidRPr="00AB6CF2">
              <w:rPr>
                <w:color w:val="000000"/>
              </w:rPr>
              <w:lastRenderedPageBreak/>
              <w:t>Tarime Town: hillside town and border trade</w:t>
            </w:r>
          </w:p>
        </w:tc>
        <w:tc>
          <w:tcPr>
            <w:tcW w:w="3235" w:type="dxa"/>
          </w:tcPr>
          <w:p w14:paraId="79294015" w14:textId="79CAF03A" w:rsidR="00AB6CF2" w:rsidRPr="00AB6CF2" w:rsidRDefault="00AB6CF2" w:rsidP="00AB6CF2">
            <w:pPr>
              <w:pStyle w:val="ListParagraph"/>
              <w:numPr>
                <w:ilvl w:val="0"/>
                <w:numId w:val="1"/>
              </w:numPr>
              <w:jc w:val="both"/>
              <w:rPr>
                <w:color w:val="000000"/>
              </w:rPr>
            </w:pPr>
            <w:r w:rsidRPr="00AB6CF2">
              <w:rPr>
                <w:color w:val="000000"/>
              </w:rPr>
              <w:t>Mji wa Tarime: mji wa milimani na biashara ya mpakani</w:t>
            </w:r>
          </w:p>
        </w:tc>
        <w:tc>
          <w:tcPr>
            <w:tcW w:w="3605" w:type="dxa"/>
          </w:tcPr>
          <w:p w14:paraId="68671FC3" w14:textId="68CCA255" w:rsidR="00AB6CF2" w:rsidRPr="00DC5789" w:rsidRDefault="00DC5789" w:rsidP="00DC5789">
            <w:pPr>
              <w:pStyle w:val="ListParagraph"/>
              <w:numPr>
                <w:ilvl w:val="0"/>
                <w:numId w:val="1"/>
              </w:numPr>
              <w:jc w:val="both"/>
              <w:rPr>
                <w:color w:val="000000"/>
              </w:rPr>
            </w:pPr>
            <w:r w:rsidRPr="00DC5789">
              <w:rPr>
                <w:color w:val="000000"/>
              </w:rPr>
              <w:t>This area is a hilly, high-rainfall town near the Kenya border where heavy storms cause flash floods and erosion, and busy cross-border trade can spread disease.</w:t>
            </w:r>
          </w:p>
          <w:p w14:paraId="044127B3" w14:textId="77777777" w:rsidR="000343A2" w:rsidRDefault="00DC5789" w:rsidP="00DC5789">
            <w:pPr>
              <w:pStyle w:val="ListParagraph"/>
              <w:numPr>
                <w:ilvl w:val="0"/>
                <w:numId w:val="1"/>
              </w:numPr>
              <w:jc w:val="both"/>
              <w:rPr>
                <w:ins w:id="2867" w:author="Bonephace Kaijage" w:date="2026-10-11T07:08:00Z" w16du:dateUtc="2026-10-11T04:08:00Z"/>
                <w:color w:val="000000"/>
              </w:rPr>
            </w:pPr>
            <w:r>
              <w:rPr>
                <w:color w:val="000000"/>
              </w:rPr>
              <w:t>For those living and trading here, it helps to</w:t>
            </w:r>
            <w:r w:rsidRPr="00DC5789">
              <w:rPr>
                <w:color w:val="000000"/>
              </w:rPr>
              <w:t xml:space="preserve"> keep slopes planted, build away from gullies and use safe water, latrines and hand-washing.</w:t>
            </w:r>
          </w:p>
          <w:p w14:paraId="619A24CA" w14:textId="21B8E542" w:rsidR="000343A2" w:rsidRDefault="00FE0A4D" w:rsidP="00DC5789">
            <w:pPr>
              <w:pStyle w:val="ListParagraph"/>
              <w:numPr>
                <w:ilvl w:val="0"/>
                <w:numId w:val="1"/>
              </w:numPr>
              <w:jc w:val="both"/>
              <w:rPr>
                <w:ins w:id="2868" w:author="Bonephace Kaijage" w:date="2026-10-11T07:08:00Z" w16du:dateUtc="2026-10-11T04:08:00Z"/>
                <w:color w:val="000000"/>
              </w:rPr>
            </w:pPr>
            <w:ins w:id="2869" w:author="Bonephace Kaijage" w:date="2026-10-14T05:56:00Z" w16du:dateUtc="2026-10-14T03:56:00Z">
              <w:r>
                <w:rPr>
                  <w:color w:val="000000"/>
                </w:rPr>
                <w:t>What raises the risk: cutting plots into the hillside gullies, tipping waste into the drains, and drinking untreated water or hiding cases of diarrhoea when trade is busy.</w:t>
              </w:r>
            </w:ins>
          </w:p>
          <w:p w14:paraId="15924183" w14:textId="77777777" w:rsidR="00FE0A4D" w:rsidRDefault="000343A2" w:rsidP="00DC5789">
            <w:pPr>
              <w:pStyle w:val="ListParagraph"/>
              <w:numPr>
                <w:ilvl w:val="0"/>
                <w:numId w:val="1"/>
              </w:numPr>
              <w:jc w:val="both"/>
              <w:rPr>
                <w:ins w:id="2870" w:author="Bonephace Kaijage" w:date="2026-10-14T05:59:00Z" w16du:dateUtc="2026-10-14T03:59:00Z"/>
                <w:color w:val="000000"/>
              </w:rPr>
            </w:pPr>
            <w:ins w:id="2871" w:author="Bonephace Kaijage" w:date="2026-10-11T07:08:00Z" w16du:dateUtc="2026-10-11T04:08:00Z">
              <w:r>
                <w:rPr>
                  <w:color w:val="000000"/>
                </w:rPr>
                <w:t>Know the firm ground above the gullies that your household will move to in a heavy storm, and go when the stream rises towards the road; report unusual illness crossing the border the same day.</w:t>
              </w:r>
            </w:ins>
          </w:p>
          <w:p w14:paraId="3E8C5187" w14:textId="26E80540" w:rsidR="00AB6CF2" w:rsidRPr="00DC5789" w:rsidRDefault="00FE0A4D" w:rsidP="00DC5789">
            <w:pPr>
              <w:pStyle w:val="ListParagraph"/>
              <w:numPr>
                <w:ilvl w:val="0"/>
                <w:numId w:val="1"/>
              </w:numPr>
              <w:jc w:val="both"/>
              <w:rPr>
                <w:bCs/>
                <w:color w:val="000000"/>
              </w:rPr>
            </w:pPr>
            <w:ins w:id="2872" w:author="Bonephace Kaijage" w:date="2026-10-14T05:59:00Z" w16du:dateUtc="2026-10-14T03:59:00Z">
              <w:r>
                <w:rPr>
                  <w:color w:val="000000"/>
                </w:rPr>
                <w:t>Agree who will help anyone in the household who cannot move, see or hear a warning on their own.</w:t>
              </w:r>
            </w:ins>
          </w:p>
        </w:tc>
        <w:tc>
          <w:tcPr>
            <w:tcW w:w="3325" w:type="dxa"/>
          </w:tcPr>
          <w:p w14:paraId="183C19D3" w14:textId="2A733D48" w:rsidR="00AB6CF2" w:rsidRPr="00DC5789" w:rsidRDefault="00DC5789" w:rsidP="00DC5789">
            <w:pPr>
              <w:pStyle w:val="ListParagraph"/>
              <w:numPr>
                <w:ilvl w:val="0"/>
                <w:numId w:val="1"/>
              </w:numPr>
              <w:jc w:val="both"/>
              <w:rPr>
                <w:color w:val="000000"/>
              </w:rPr>
            </w:pPr>
            <w:r w:rsidRPr="00DC5789">
              <w:rPr>
                <w:color w:val="000000"/>
              </w:rPr>
              <w:t>Eneo hili ni mji wa milimani wenye mvua nyingi karibu na mpaka wa Kenya ambapo dhoruba kubwa husababisha mafuriko ya ghafla na mmomonyoko, na biashara ya mpakani inaweza kusambaza magonjwa.</w:t>
            </w:r>
          </w:p>
          <w:p w14:paraId="0F049082" w14:textId="77777777" w:rsidR="000343A2" w:rsidRDefault="00DC5789" w:rsidP="00DC5789">
            <w:pPr>
              <w:pStyle w:val="ListParagraph"/>
              <w:numPr>
                <w:ilvl w:val="0"/>
                <w:numId w:val="1"/>
              </w:numPr>
              <w:jc w:val="both"/>
              <w:rPr>
                <w:ins w:id="2873" w:author="Bonephace Kaijage" w:date="2026-10-11T07:08:00Z" w16du:dateUtc="2026-10-11T04:08:00Z"/>
                <w:color w:val="000000"/>
              </w:rPr>
            </w:pPr>
            <w:r>
              <w:rPr>
                <w:color w:val="000000"/>
              </w:rPr>
              <w:t>Kwa wanaoishi na kufanya biashara hapa, ni vyema</w:t>
            </w:r>
            <w:r w:rsidRPr="00DC5789">
              <w:rPr>
                <w:color w:val="000000"/>
              </w:rPr>
              <w:t xml:space="preserve"> kuacha mimea kwenye miteremko, kujenga mbali na makorongo na kutumia maji salama, vyoo na kunawa mikono.</w:t>
            </w:r>
          </w:p>
          <w:p w14:paraId="58A52DA0" w14:textId="27F90244" w:rsidR="000343A2" w:rsidRDefault="00FE0A4D" w:rsidP="00DC5789">
            <w:pPr>
              <w:pStyle w:val="ListParagraph"/>
              <w:numPr>
                <w:ilvl w:val="0"/>
                <w:numId w:val="1"/>
              </w:numPr>
              <w:jc w:val="both"/>
              <w:rPr>
                <w:ins w:id="2874" w:author="Bonephace Kaijage" w:date="2026-10-11T07:08:00Z" w16du:dateUtc="2026-10-11T04:08:00Z"/>
                <w:color w:val="000000"/>
              </w:rPr>
            </w:pPr>
            <w:ins w:id="2875" w:author="Bonephace Kaijage" w:date="2026-10-14T05:56:00Z" w16du:dateUtc="2026-10-14T03:56:00Z">
              <w:r>
                <w:rPr>
                  <w:color w:val="000000"/>
                </w:rPr>
                <w:t>Kinachoongeza hatari: kuchonga viwanja kwenye makorongo ya milimani, kutupa taka kwenye mitaro, na kunywa maji yasiyotibiwa au kuficha wagonjwa wa kuharisha biashara ikiwa nyingi.</w:t>
              </w:r>
            </w:ins>
          </w:p>
          <w:p w14:paraId="55C10D3B" w14:textId="77777777" w:rsidR="00FE0A4D" w:rsidRDefault="000343A2" w:rsidP="00DC5789">
            <w:pPr>
              <w:pStyle w:val="ListParagraph"/>
              <w:numPr>
                <w:ilvl w:val="0"/>
                <w:numId w:val="1"/>
              </w:numPr>
              <w:jc w:val="both"/>
              <w:rPr>
                <w:ins w:id="2876" w:author="Bonephace Kaijage" w:date="2026-10-14T05:59:00Z" w16du:dateUtc="2026-10-14T03:59:00Z"/>
                <w:color w:val="000000"/>
              </w:rPr>
            </w:pPr>
            <w:ins w:id="2877" w:author="Bonephace Kaijage" w:date="2026-10-11T07:08:00Z" w16du:dateUtc="2026-10-11T04:08:00Z">
              <w:r>
                <w:rPr>
                  <w:color w:val="000000"/>
                </w:rPr>
                <w:t xml:space="preserve">Fahamu eneo imara juu ya makorongo ambalo kaya yako itahamia wakati wa dhoruba kali, na ondoka kijito kinapopanda kuelekea barabarani; ripoti ugonjwa usio wa kawaida </w:t>
              </w:r>
              <w:r>
                <w:rPr>
                  <w:color w:val="000000"/>
                </w:rPr>
                <w:lastRenderedPageBreak/>
                <w:t>unaovuka mpaka siku hiyo hiyo.</w:t>
              </w:r>
            </w:ins>
          </w:p>
          <w:p w14:paraId="2820711A" w14:textId="6A2571D7" w:rsidR="00AB6CF2" w:rsidRPr="00DC5789" w:rsidRDefault="00FE0A4D" w:rsidP="00DC5789">
            <w:pPr>
              <w:pStyle w:val="ListParagraph"/>
              <w:numPr>
                <w:ilvl w:val="0"/>
                <w:numId w:val="1"/>
              </w:numPr>
              <w:jc w:val="both"/>
              <w:rPr>
                <w:bCs/>
                <w:color w:val="000000"/>
              </w:rPr>
            </w:pPr>
            <w:ins w:id="2878" w:author="Bonephace Kaijage" w:date="2026-10-14T05:59:00Z" w16du:dateUtc="2026-10-14T03:59:00Z">
              <w:r>
                <w:rPr>
                  <w:color w:val="000000"/>
                </w:rPr>
                <w:t>Kubalianeni nani atamsaidia yeyote katika kaya asiyeweza kuondoka, kuona au kusikia tahadhari peke yake.</w:t>
              </w:r>
            </w:ins>
          </w:p>
        </w:tc>
      </w:tr>
      <w:tr w:rsidR="00AB6CF2" w:rsidRPr="00AB6CF2" w14:paraId="641584EB" w14:textId="77777777" w:rsidTr="00AB6CF2">
        <w:tc>
          <w:tcPr>
            <w:tcW w:w="3420" w:type="dxa"/>
          </w:tcPr>
          <w:p w14:paraId="2B3FB9D0" w14:textId="2D110F11" w:rsidR="00AB6CF2" w:rsidRPr="00AB6CF2" w:rsidRDefault="00AB6CF2" w:rsidP="00AB6CF2">
            <w:pPr>
              <w:pStyle w:val="ListParagraph"/>
              <w:numPr>
                <w:ilvl w:val="0"/>
                <w:numId w:val="1"/>
              </w:numPr>
              <w:jc w:val="both"/>
              <w:rPr>
                <w:color w:val="000000"/>
              </w:rPr>
            </w:pPr>
            <w:r w:rsidRPr="00AB6CF2">
              <w:rPr>
                <w:color w:val="000000"/>
              </w:rPr>
              <w:lastRenderedPageBreak/>
              <w:t>Bunda DC: Serengeti edge and lakeshore</w:t>
            </w:r>
          </w:p>
        </w:tc>
        <w:tc>
          <w:tcPr>
            <w:tcW w:w="3235" w:type="dxa"/>
          </w:tcPr>
          <w:p w14:paraId="46C827AB" w14:textId="027BCC0E" w:rsidR="00AB6CF2" w:rsidRPr="00AB6CF2" w:rsidRDefault="00AB6CF2" w:rsidP="00AB6CF2">
            <w:pPr>
              <w:pStyle w:val="ListParagraph"/>
              <w:numPr>
                <w:ilvl w:val="0"/>
                <w:numId w:val="1"/>
              </w:numPr>
              <w:jc w:val="both"/>
              <w:rPr>
                <w:color w:val="000000"/>
                <w:lang w:val="sv-SE"/>
              </w:rPr>
            </w:pPr>
            <w:r w:rsidRPr="00AB6CF2">
              <w:rPr>
                <w:color w:val="000000"/>
                <w:lang w:val="sv-SE"/>
              </w:rPr>
              <w:t>Bunda DC: pembezoni mwa Serengeti na ufukwe</w:t>
            </w:r>
          </w:p>
        </w:tc>
        <w:tc>
          <w:tcPr>
            <w:tcW w:w="3605" w:type="dxa"/>
          </w:tcPr>
          <w:p w14:paraId="358E2634" w14:textId="2F3BB151" w:rsidR="00AB6CF2" w:rsidRPr="00DC5789" w:rsidRDefault="00DC5789" w:rsidP="00DC5789">
            <w:pPr>
              <w:pStyle w:val="ListParagraph"/>
              <w:numPr>
                <w:ilvl w:val="0"/>
                <w:numId w:val="1"/>
              </w:numPr>
              <w:jc w:val="both"/>
              <w:rPr>
                <w:color w:val="000000"/>
              </w:rPr>
            </w:pPr>
            <w:r w:rsidRPr="00DC5789">
              <w:rPr>
                <w:color w:val="000000"/>
              </w:rPr>
              <w:t>This area borders the Serengeti and Lake Victoria, where elephants raid crops, lake storms affect fishers and dry spells damage cotton and food crops.</w:t>
            </w:r>
          </w:p>
          <w:p w14:paraId="08B10E04" w14:textId="77777777" w:rsidR="000343A2" w:rsidRDefault="00DC5789" w:rsidP="00DC5789">
            <w:pPr>
              <w:pStyle w:val="ListParagraph"/>
              <w:numPr>
                <w:ilvl w:val="0"/>
                <w:numId w:val="1"/>
              </w:numPr>
              <w:jc w:val="both"/>
              <w:rPr>
                <w:ins w:id="2879" w:author="Bonephace Kaijage" w:date="2026-10-11T07:08:00Z" w16du:dateUtc="2026-10-11T04:08:00Z"/>
                <w:color w:val="000000"/>
              </w:rPr>
            </w:pPr>
            <w:r>
              <w:rPr>
                <w:color w:val="000000"/>
              </w:rPr>
              <w:t>For those living, farming and fishing here, it helps to</w:t>
            </w:r>
            <w:r w:rsidRPr="00DC5789">
              <w:rPr>
                <w:color w:val="000000"/>
              </w:rPr>
              <w:t xml:space="preserve"> use community deterrents against wildlife, wear life jackets and plant drought-tolerant crops.</w:t>
            </w:r>
          </w:p>
          <w:p w14:paraId="62234A18" w14:textId="104A301A" w:rsidR="000343A2" w:rsidRDefault="00FE0A4D" w:rsidP="00DC5789">
            <w:pPr>
              <w:pStyle w:val="ListParagraph"/>
              <w:numPr>
                <w:ilvl w:val="0"/>
                <w:numId w:val="1"/>
              </w:numPr>
              <w:jc w:val="both"/>
              <w:rPr>
                <w:ins w:id="2880" w:author="Bonephace Kaijage" w:date="2026-10-11T07:08:00Z" w16du:dateUtc="2026-10-11T04:08:00Z"/>
                <w:color w:val="000000"/>
              </w:rPr>
            </w:pPr>
            <w:ins w:id="2881" w:author="Bonephace Kaijage" w:date="2026-10-14T05:56:00Z" w16du:dateUtc="2026-10-14T03:56:00Z">
              <w:r>
                <w:rPr>
                  <w:color w:val="000000"/>
                </w:rPr>
                <w:t>What raises the risk: opening fields and settling right against the park boundary, going out in overloaded boats when the sky is building, and relying on one crop.</w:t>
              </w:r>
            </w:ins>
          </w:p>
          <w:p w14:paraId="76AC72CA" w14:textId="77777777" w:rsidR="00FE0A4D" w:rsidRDefault="000343A2" w:rsidP="00DC5789">
            <w:pPr>
              <w:pStyle w:val="ListParagraph"/>
              <w:numPr>
                <w:ilvl w:val="0"/>
                <w:numId w:val="1"/>
              </w:numPr>
              <w:jc w:val="both"/>
              <w:rPr>
                <w:ins w:id="2882" w:author="Bonephace Kaijage" w:date="2026-10-14T05:59:00Z" w16du:dateUtc="2026-10-14T03:59:00Z"/>
                <w:color w:val="000000"/>
              </w:rPr>
            </w:pPr>
            <w:ins w:id="2883" w:author="Bonephace Kaijage" w:date="2026-10-11T07:08:00Z" w16du:dateUtc="2026-10-11T04:08:00Z">
              <w:r>
                <w:rPr>
                  <w:color w:val="000000"/>
                </w:rPr>
                <w:t>Know the sheltered landing you will run to when a storm builds over the lake, and the safe village gathering place if elephants or buffalo come into the fields at night; in a dry year, agree early where food will come from.</w:t>
              </w:r>
            </w:ins>
          </w:p>
          <w:p w14:paraId="07A6B36D" w14:textId="50BCA372" w:rsidR="00AB6CF2" w:rsidRPr="00DC5789" w:rsidRDefault="00FE0A4D" w:rsidP="00DC5789">
            <w:pPr>
              <w:pStyle w:val="ListParagraph"/>
              <w:numPr>
                <w:ilvl w:val="0"/>
                <w:numId w:val="1"/>
              </w:numPr>
              <w:jc w:val="both"/>
              <w:rPr>
                <w:bCs/>
                <w:color w:val="000000"/>
              </w:rPr>
            </w:pPr>
            <w:ins w:id="2884" w:author="Bonephace Kaijage" w:date="2026-10-14T05:59:00Z" w16du:dateUtc="2026-10-14T03:59:00Z">
              <w:r>
                <w:rPr>
                  <w:color w:val="000000"/>
                </w:rPr>
                <w:t>Agree who will help anyone in the household who cannot move, see or hear a warning on their own.</w:t>
              </w:r>
            </w:ins>
          </w:p>
        </w:tc>
        <w:tc>
          <w:tcPr>
            <w:tcW w:w="3325" w:type="dxa"/>
          </w:tcPr>
          <w:p w14:paraId="3B5A8CAD" w14:textId="329752F6" w:rsidR="00AB6CF2" w:rsidRPr="00DC5789" w:rsidRDefault="00DC5789" w:rsidP="00DC5789">
            <w:pPr>
              <w:pStyle w:val="ListParagraph"/>
              <w:numPr>
                <w:ilvl w:val="0"/>
                <w:numId w:val="1"/>
              </w:numPr>
              <w:jc w:val="both"/>
              <w:rPr>
                <w:color w:val="000000"/>
              </w:rPr>
            </w:pPr>
            <w:r w:rsidRPr="00DC5789">
              <w:rPr>
                <w:color w:val="000000"/>
              </w:rPr>
              <w:t>Eneo hili linapakana na Serengeti na Ziwa Victoria, ambapo tembo huvamia mazao, dhoruba za ziwani huathiri wavuvi na vipindi vya ukavu huharibu pamba na mazao ya chakula.</w:t>
            </w:r>
          </w:p>
          <w:p w14:paraId="25FB80A3" w14:textId="77777777" w:rsidR="000343A2" w:rsidRDefault="00DC5789" w:rsidP="00DC5789">
            <w:pPr>
              <w:pStyle w:val="ListParagraph"/>
              <w:numPr>
                <w:ilvl w:val="0"/>
                <w:numId w:val="1"/>
              </w:numPr>
              <w:jc w:val="both"/>
              <w:rPr>
                <w:ins w:id="2885" w:author="Bonephace Kaijage" w:date="2026-10-11T07:08:00Z" w16du:dateUtc="2026-10-11T04:08:00Z"/>
                <w:color w:val="000000"/>
              </w:rPr>
            </w:pPr>
            <w:r>
              <w:rPr>
                <w:color w:val="000000"/>
              </w:rPr>
              <w:t>Kwa wanaoishi, kulima na kuvua hapa, ni vyema</w:t>
            </w:r>
            <w:r w:rsidRPr="00DC5789">
              <w:rPr>
                <w:color w:val="000000"/>
              </w:rPr>
              <w:t xml:space="preserve"> kutumia mbinu za jamii kufukuza wanyama, kuvaa maboya ya kujiokoa na kupanda mazao yanayostahimili ukame.</w:t>
            </w:r>
          </w:p>
          <w:p w14:paraId="7F2400E0" w14:textId="1141E04F" w:rsidR="000343A2" w:rsidRDefault="00FE0A4D" w:rsidP="00DC5789">
            <w:pPr>
              <w:pStyle w:val="ListParagraph"/>
              <w:numPr>
                <w:ilvl w:val="0"/>
                <w:numId w:val="1"/>
              </w:numPr>
              <w:jc w:val="both"/>
              <w:rPr>
                <w:ins w:id="2886" w:author="Bonephace Kaijage" w:date="2026-10-11T07:08:00Z" w16du:dateUtc="2026-10-11T04:08:00Z"/>
                <w:color w:val="000000"/>
              </w:rPr>
            </w:pPr>
            <w:ins w:id="2887" w:author="Bonephace Kaijage" w:date="2026-10-14T05:56:00Z" w16du:dateUtc="2026-10-14T03:56:00Z">
              <w:r>
                <w:rPr>
                  <w:color w:val="000000"/>
                </w:rPr>
                <w:t>Kinachoongeza hatari: kufungua mashamba na kukaa moja kwa moja mpakani mwa hifadhi, kutoka ziwani kwa vyombo vilivyojaa anga linapojengeka, na kutegemea zao moja.</w:t>
              </w:r>
            </w:ins>
          </w:p>
          <w:p w14:paraId="2DFA053B" w14:textId="77777777" w:rsidR="00FE0A4D" w:rsidRDefault="000343A2" w:rsidP="00DC5789">
            <w:pPr>
              <w:pStyle w:val="ListParagraph"/>
              <w:numPr>
                <w:ilvl w:val="0"/>
                <w:numId w:val="1"/>
              </w:numPr>
              <w:jc w:val="both"/>
              <w:rPr>
                <w:ins w:id="2888" w:author="Bonephace Kaijage" w:date="2026-10-14T05:59:00Z" w16du:dateUtc="2026-10-14T03:59:00Z"/>
                <w:color w:val="000000"/>
              </w:rPr>
            </w:pPr>
            <w:ins w:id="2889" w:author="Bonephace Kaijage" w:date="2026-10-11T07:08:00Z" w16du:dateUtc="2026-10-11T04:08:00Z">
              <w:r>
                <w:rPr>
                  <w:color w:val="000000"/>
                </w:rPr>
                <w:t>Fahamu mwalo uliokingwa utakaokimbilia dhoruba inapojengeka ziwani, na mahali salama pa kukusanyika kijijini tembo au nyati wakiingia mashambani usiku; mwaka wa ukame, kubalianeni mapema chakula kitatoka wapi.</w:t>
              </w:r>
            </w:ins>
          </w:p>
          <w:p w14:paraId="213E0A15" w14:textId="6BA78292" w:rsidR="00AB6CF2" w:rsidRPr="00DC5789" w:rsidRDefault="00FE0A4D" w:rsidP="00DC5789">
            <w:pPr>
              <w:pStyle w:val="ListParagraph"/>
              <w:numPr>
                <w:ilvl w:val="0"/>
                <w:numId w:val="1"/>
              </w:numPr>
              <w:jc w:val="both"/>
              <w:rPr>
                <w:bCs/>
                <w:color w:val="000000"/>
              </w:rPr>
            </w:pPr>
            <w:ins w:id="2890" w:author="Bonephace Kaijage" w:date="2026-10-14T05:59:00Z" w16du:dateUtc="2026-10-14T03:59:00Z">
              <w:r>
                <w:rPr>
                  <w:color w:val="000000"/>
                </w:rPr>
                <w:t xml:space="preserve">Kubalianeni nani atamsaidia yeyote katika kaya asiyeweza kuondoka, </w:t>
              </w:r>
              <w:r>
                <w:rPr>
                  <w:color w:val="000000"/>
                </w:rPr>
                <w:lastRenderedPageBreak/>
                <w:t>kuona au kusikia tahadhari peke yake.</w:t>
              </w:r>
            </w:ins>
          </w:p>
        </w:tc>
      </w:tr>
      <w:tr w:rsidR="00AB6CF2" w:rsidRPr="00AB6CF2" w14:paraId="5F54FDE5" w14:textId="77777777" w:rsidTr="00AB6CF2">
        <w:tc>
          <w:tcPr>
            <w:tcW w:w="3420" w:type="dxa"/>
          </w:tcPr>
          <w:p w14:paraId="28991B8A" w14:textId="77DD7C99" w:rsidR="00AB6CF2" w:rsidRPr="00AB6CF2" w:rsidRDefault="00AB6CF2" w:rsidP="00AB6CF2">
            <w:pPr>
              <w:pStyle w:val="ListParagraph"/>
              <w:numPr>
                <w:ilvl w:val="0"/>
                <w:numId w:val="1"/>
              </w:numPr>
              <w:jc w:val="both"/>
              <w:rPr>
                <w:color w:val="000000"/>
              </w:rPr>
            </w:pPr>
            <w:r w:rsidRPr="00AB6CF2">
              <w:rPr>
                <w:color w:val="000000"/>
              </w:rPr>
              <w:lastRenderedPageBreak/>
              <w:t>Butiama: farmland and seasonal rivers</w:t>
            </w:r>
          </w:p>
        </w:tc>
        <w:tc>
          <w:tcPr>
            <w:tcW w:w="3235" w:type="dxa"/>
          </w:tcPr>
          <w:p w14:paraId="14C253C1" w14:textId="0702046E" w:rsidR="00AB6CF2" w:rsidRPr="00AB6CF2" w:rsidRDefault="00AB6CF2" w:rsidP="00AB6CF2">
            <w:pPr>
              <w:pStyle w:val="ListParagraph"/>
              <w:numPr>
                <w:ilvl w:val="0"/>
                <w:numId w:val="1"/>
              </w:numPr>
              <w:jc w:val="both"/>
              <w:rPr>
                <w:color w:val="000000"/>
                <w:lang w:val="sv-SE"/>
              </w:rPr>
            </w:pPr>
            <w:r w:rsidRPr="00AB6CF2">
              <w:rPr>
                <w:color w:val="000000"/>
                <w:lang w:val="sv-SE"/>
              </w:rPr>
              <w:t>Butiama: mashamba na mito ya msimu</w:t>
            </w:r>
          </w:p>
        </w:tc>
        <w:tc>
          <w:tcPr>
            <w:tcW w:w="3605" w:type="dxa"/>
          </w:tcPr>
          <w:p w14:paraId="2A02F7EF" w14:textId="50D96673" w:rsidR="00AB6CF2" w:rsidRPr="00DC5789" w:rsidRDefault="00DC5789" w:rsidP="00DC5789">
            <w:pPr>
              <w:pStyle w:val="ListParagraph"/>
              <w:numPr>
                <w:ilvl w:val="0"/>
                <w:numId w:val="1"/>
              </w:numPr>
              <w:jc w:val="both"/>
              <w:rPr>
                <w:color w:val="000000"/>
              </w:rPr>
            </w:pPr>
            <w:r w:rsidRPr="00DC5789">
              <w:rPr>
                <w:color w:val="000000"/>
              </w:rPr>
              <w:t>This area has farmland crossed by seasonal rivers that flood crossings after storms, and erratic rains that cause crop losses.</w:t>
            </w:r>
          </w:p>
          <w:p w14:paraId="620C74E7" w14:textId="77777777" w:rsidR="000343A2" w:rsidRDefault="00DC5789" w:rsidP="00DC5789">
            <w:pPr>
              <w:pStyle w:val="ListParagraph"/>
              <w:numPr>
                <w:ilvl w:val="0"/>
                <w:numId w:val="1"/>
              </w:numPr>
              <w:jc w:val="both"/>
              <w:rPr>
                <w:ins w:id="2891" w:author="Bonephace Kaijage" w:date="2026-10-11T07:09:00Z" w16du:dateUtc="2026-10-11T04:09:00Z"/>
                <w:color w:val="000000"/>
              </w:rPr>
            </w:pPr>
            <w:r>
              <w:rPr>
                <w:color w:val="000000"/>
              </w:rPr>
              <w:t>For those living and farming here, it helps to</w:t>
            </w:r>
            <w:r w:rsidRPr="00DC5789">
              <w:rPr>
                <w:color w:val="000000"/>
              </w:rPr>
              <w:t xml:space="preserve"> know the low crossings on your route, keep stores above flood level and keep household food reserves.</w:t>
            </w:r>
          </w:p>
          <w:p w14:paraId="40749389" w14:textId="3ABAB294" w:rsidR="000343A2" w:rsidRDefault="00FE0A4D" w:rsidP="00DC5789">
            <w:pPr>
              <w:pStyle w:val="ListParagraph"/>
              <w:numPr>
                <w:ilvl w:val="0"/>
                <w:numId w:val="1"/>
              </w:numPr>
              <w:jc w:val="both"/>
              <w:rPr>
                <w:ins w:id="2892" w:author="Bonephace Kaijage" w:date="2026-10-11T07:09:00Z" w16du:dateUtc="2026-10-11T04:09:00Z"/>
                <w:color w:val="000000"/>
              </w:rPr>
            </w:pPr>
            <w:ins w:id="2893" w:author="Bonephace Kaijage" w:date="2026-10-14T05:57:00Z" w16du:dateUtc="2026-10-14T03:57:00Z">
              <w:r>
                <w:rPr>
                  <w:color w:val="000000"/>
                </w:rPr>
                <w:t>What raises the risk: trying to cross a flooded drift on foot, by motorcycle or with cattle, building in the river bends, and relying on one crop.</w:t>
              </w:r>
            </w:ins>
          </w:p>
          <w:p w14:paraId="50DB2B8C" w14:textId="77777777" w:rsidR="00FE0A4D" w:rsidRDefault="000343A2" w:rsidP="00DC5789">
            <w:pPr>
              <w:pStyle w:val="ListParagraph"/>
              <w:numPr>
                <w:ilvl w:val="0"/>
                <w:numId w:val="1"/>
              </w:numPr>
              <w:jc w:val="both"/>
              <w:rPr>
                <w:ins w:id="2894" w:author="Bonephace Kaijage" w:date="2026-10-14T05:59:00Z" w16du:dateUtc="2026-10-14T03:59:00Z"/>
                <w:color w:val="000000"/>
              </w:rPr>
            </w:pPr>
            <w:ins w:id="2895" w:author="Bonephace Kaijage" w:date="2026-10-11T07:09:00Z" w16du:dateUtc="2026-10-11T04:09:00Z">
              <w:r>
                <w:rPr>
                  <w:color w:val="000000"/>
                </w:rPr>
                <w:t>Know the dry route and the raised ground your household will use when the rivers rise, and wait on the safe side of a crossing until the water drops; in a dry year, agree early where food will come from.</w:t>
              </w:r>
            </w:ins>
          </w:p>
          <w:p w14:paraId="7E13C5B0" w14:textId="03227786" w:rsidR="00AB6CF2" w:rsidRPr="00DC5789" w:rsidRDefault="00FE0A4D" w:rsidP="00DC5789">
            <w:pPr>
              <w:pStyle w:val="ListParagraph"/>
              <w:numPr>
                <w:ilvl w:val="0"/>
                <w:numId w:val="1"/>
              </w:numPr>
              <w:jc w:val="both"/>
              <w:rPr>
                <w:bCs/>
                <w:color w:val="000000"/>
              </w:rPr>
            </w:pPr>
            <w:ins w:id="2896" w:author="Bonephace Kaijage" w:date="2026-10-14T05:59:00Z" w16du:dateUtc="2026-10-14T03:59:00Z">
              <w:r>
                <w:rPr>
                  <w:color w:val="000000"/>
                </w:rPr>
                <w:t>Agree who will help anyone in the household who cannot move, see or hear a warning on their own.</w:t>
              </w:r>
            </w:ins>
          </w:p>
        </w:tc>
        <w:tc>
          <w:tcPr>
            <w:tcW w:w="3325" w:type="dxa"/>
          </w:tcPr>
          <w:p w14:paraId="590F46AA" w14:textId="592C208F" w:rsidR="00AB6CF2" w:rsidRPr="00DC5789" w:rsidRDefault="00DC5789" w:rsidP="00DC5789">
            <w:pPr>
              <w:pStyle w:val="ListParagraph"/>
              <w:numPr>
                <w:ilvl w:val="0"/>
                <w:numId w:val="1"/>
              </w:numPr>
              <w:jc w:val="both"/>
              <w:rPr>
                <w:color w:val="000000"/>
              </w:rPr>
            </w:pPr>
            <w:r w:rsidRPr="00DC5789">
              <w:rPr>
                <w:color w:val="000000"/>
              </w:rPr>
              <w:t>Eneo hili lina mashamba yanayokatizwa na mito ya msimu inayofurika vivuko baada ya dhoruba, na mvua zisizo za uhakika zinazosababisha hasara ya mazao.</w:t>
            </w:r>
          </w:p>
          <w:p w14:paraId="2860D6E3" w14:textId="77777777" w:rsidR="000343A2" w:rsidRDefault="00DC5789" w:rsidP="00DC5789">
            <w:pPr>
              <w:pStyle w:val="ListParagraph"/>
              <w:numPr>
                <w:ilvl w:val="0"/>
                <w:numId w:val="1"/>
              </w:numPr>
              <w:jc w:val="both"/>
              <w:rPr>
                <w:ins w:id="2897" w:author="Bonephace Kaijage" w:date="2026-10-11T07:09:00Z" w16du:dateUtc="2026-10-11T04:09:00Z"/>
                <w:color w:val="000000"/>
              </w:rPr>
            </w:pPr>
            <w:r>
              <w:rPr>
                <w:color w:val="000000"/>
              </w:rPr>
              <w:t>Kwa wanaoishi na kulima hapa, ni vyema</w:t>
            </w:r>
            <w:r w:rsidRPr="00DC5789">
              <w:rPr>
                <w:color w:val="000000"/>
              </w:rPr>
              <w:t xml:space="preserve"> kujua vivuko vya chini kwenye njia zenu, kuhifadhi mali juu ya kiwango cha mafuriko na kuweka akiba ya chakula ya kaya.</w:t>
            </w:r>
          </w:p>
          <w:p w14:paraId="4C4FCB8D" w14:textId="6A192969" w:rsidR="000343A2" w:rsidRDefault="00FE0A4D" w:rsidP="00DC5789">
            <w:pPr>
              <w:pStyle w:val="ListParagraph"/>
              <w:numPr>
                <w:ilvl w:val="0"/>
                <w:numId w:val="1"/>
              </w:numPr>
              <w:jc w:val="both"/>
              <w:rPr>
                <w:ins w:id="2898" w:author="Bonephace Kaijage" w:date="2026-10-11T07:09:00Z" w16du:dateUtc="2026-10-11T04:09:00Z"/>
                <w:color w:val="000000"/>
              </w:rPr>
            </w:pPr>
            <w:ins w:id="2899" w:author="Bonephace Kaijage" w:date="2026-10-14T05:56:00Z" w16du:dateUtc="2026-10-14T03:56:00Z">
              <w:r>
                <w:rPr>
                  <w:color w:val="000000"/>
                </w:rPr>
                <w:t>Kinachoongeza hatari: kujaribu kuvuka kivuko kilichofurika kwa miguu, pikipiki au na ng'ombe, kujenga kwenye mikunjo ya mto, na kutegemea zao moja.</w:t>
              </w:r>
            </w:ins>
          </w:p>
          <w:p w14:paraId="04E0A3D9" w14:textId="77777777" w:rsidR="00FE0A4D" w:rsidRDefault="000343A2" w:rsidP="00DC5789">
            <w:pPr>
              <w:pStyle w:val="ListParagraph"/>
              <w:numPr>
                <w:ilvl w:val="0"/>
                <w:numId w:val="1"/>
              </w:numPr>
              <w:jc w:val="both"/>
              <w:rPr>
                <w:ins w:id="2900" w:author="Bonephace Kaijage" w:date="2026-10-14T05:59:00Z" w16du:dateUtc="2026-10-14T03:59:00Z"/>
                <w:color w:val="000000"/>
              </w:rPr>
            </w:pPr>
            <w:ins w:id="2901" w:author="Bonephace Kaijage" w:date="2026-10-11T07:09:00Z" w16du:dateUtc="2026-10-11T04:09:00Z">
              <w:r>
                <w:rPr>
                  <w:color w:val="000000"/>
                </w:rPr>
                <w:t>Fahamu njia kavu na eneo lililoinuka ambalo kaya yako itatumia mito inapojaa, na subiri upande salama wa kivuko hadi maji yapungue; mwaka wa ukame, kubalianeni mapema chakula kitatoka wapi.</w:t>
              </w:r>
            </w:ins>
          </w:p>
          <w:p w14:paraId="5793E214" w14:textId="38FA6771" w:rsidR="00AB6CF2" w:rsidRPr="00DC5789" w:rsidRDefault="00FE0A4D" w:rsidP="00DC5789">
            <w:pPr>
              <w:pStyle w:val="ListParagraph"/>
              <w:numPr>
                <w:ilvl w:val="0"/>
                <w:numId w:val="1"/>
              </w:numPr>
              <w:jc w:val="both"/>
              <w:rPr>
                <w:bCs/>
                <w:color w:val="000000"/>
              </w:rPr>
            </w:pPr>
            <w:ins w:id="2902" w:author="Bonephace Kaijage" w:date="2026-10-14T05:59:00Z" w16du:dateUtc="2026-10-14T03:59:00Z">
              <w:r>
                <w:rPr>
                  <w:color w:val="000000"/>
                </w:rPr>
                <w:t>Kubalianeni nani atamsaidia yeyote katika kaya asiyeweza kuondoka, kuona au kusikia tahadhari peke yake.</w:t>
              </w:r>
            </w:ins>
          </w:p>
        </w:tc>
      </w:tr>
      <w:tr w:rsidR="00AB6CF2" w:rsidRPr="00AB6CF2" w14:paraId="52687B87" w14:textId="77777777" w:rsidTr="00AB6CF2">
        <w:tc>
          <w:tcPr>
            <w:tcW w:w="3420" w:type="dxa"/>
          </w:tcPr>
          <w:p w14:paraId="5A9D11DB" w14:textId="13A20B36" w:rsidR="00AB6CF2" w:rsidRPr="00AB6CF2" w:rsidRDefault="00AB6CF2" w:rsidP="00AB6CF2">
            <w:pPr>
              <w:pStyle w:val="ListParagraph"/>
              <w:numPr>
                <w:ilvl w:val="0"/>
                <w:numId w:val="1"/>
              </w:numPr>
              <w:jc w:val="both"/>
              <w:rPr>
                <w:color w:val="000000"/>
              </w:rPr>
            </w:pPr>
            <w:r w:rsidRPr="00AB6CF2">
              <w:rPr>
                <w:color w:val="000000"/>
              </w:rPr>
              <w:t>Musoma DC: lakeshore villages and the Mara wetlands</w:t>
            </w:r>
          </w:p>
        </w:tc>
        <w:tc>
          <w:tcPr>
            <w:tcW w:w="3235" w:type="dxa"/>
          </w:tcPr>
          <w:p w14:paraId="56C2EC54" w14:textId="4A94E165" w:rsidR="00AB6CF2" w:rsidRPr="00AB6CF2" w:rsidRDefault="00AB6CF2" w:rsidP="00AB6CF2">
            <w:pPr>
              <w:pStyle w:val="ListParagraph"/>
              <w:numPr>
                <w:ilvl w:val="0"/>
                <w:numId w:val="1"/>
              </w:numPr>
              <w:jc w:val="both"/>
              <w:rPr>
                <w:color w:val="000000"/>
              </w:rPr>
            </w:pPr>
            <w:r w:rsidRPr="00AB6CF2">
              <w:rPr>
                <w:color w:val="000000"/>
              </w:rPr>
              <w:t>Musoma DC: vijiji vya ufukweni na ardhioevu ya Mara</w:t>
            </w:r>
          </w:p>
        </w:tc>
        <w:tc>
          <w:tcPr>
            <w:tcW w:w="3605" w:type="dxa"/>
          </w:tcPr>
          <w:p w14:paraId="6D3E809B" w14:textId="5DF86FE3" w:rsidR="00AB6CF2" w:rsidRPr="00DC5789" w:rsidRDefault="00DC5789" w:rsidP="00DC5789">
            <w:pPr>
              <w:pStyle w:val="ListParagraph"/>
              <w:numPr>
                <w:ilvl w:val="0"/>
                <w:numId w:val="1"/>
              </w:numPr>
              <w:jc w:val="both"/>
              <w:rPr>
                <w:color w:val="000000"/>
              </w:rPr>
            </w:pPr>
            <w:r w:rsidRPr="00DC5789">
              <w:rPr>
                <w:color w:val="000000"/>
              </w:rPr>
              <w:t>This area has lakeshore fishing villages and the Mara river wetlands, which flood farms and villages in wet years, and cholera spreads where water is unsafe.</w:t>
            </w:r>
          </w:p>
          <w:p w14:paraId="06F0E871" w14:textId="77777777" w:rsidR="000343A2" w:rsidRDefault="00DC5789" w:rsidP="00DC5789">
            <w:pPr>
              <w:pStyle w:val="ListParagraph"/>
              <w:numPr>
                <w:ilvl w:val="0"/>
                <w:numId w:val="1"/>
              </w:numPr>
              <w:jc w:val="both"/>
              <w:rPr>
                <w:ins w:id="2903" w:author="Bonephace Kaijage" w:date="2026-10-11T07:09:00Z" w16du:dateUtc="2026-10-11T04:09:00Z"/>
                <w:color w:val="000000"/>
              </w:rPr>
            </w:pPr>
            <w:r>
              <w:rPr>
                <w:color w:val="000000"/>
              </w:rPr>
              <w:lastRenderedPageBreak/>
              <w:t>For those living and fishing here, it helps to</w:t>
            </w:r>
            <w:r w:rsidRPr="00DC5789">
              <w:rPr>
                <w:color w:val="000000"/>
              </w:rPr>
              <w:t xml:space="preserve"> keep homes above the wetland margin, use latrines and boil or treat drinking water.</w:t>
            </w:r>
          </w:p>
          <w:p w14:paraId="4202E758" w14:textId="2C345626" w:rsidR="000343A2" w:rsidRDefault="00FE0A4D" w:rsidP="00DC5789">
            <w:pPr>
              <w:pStyle w:val="ListParagraph"/>
              <w:numPr>
                <w:ilvl w:val="0"/>
                <w:numId w:val="1"/>
              </w:numPr>
              <w:jc w:val="both"/>
              <w:rPr>
                <w:ins w:id="2904" w:author="Bonephace Kaijage" w:date="2026-10-11T07:09:00Z" w16du:dateUtc="2026-10-11T04:09:00Z"/>
                <w:color w:val="000000"/>
              </w:rPr>
            </w:pPr>
            <w:ins w:id="2905" w:author="Bonephace Kaijage" w:date="2026-10-14T05:56:00Z" w16du:dateUtc="2026-10-14T03:56:00Z">
              <w:r>
                <w:rPr>
                  <w:color w:val="000000"/>
                </w:rPr>
                <w:t>What raises the risk: settling on the wetland margin because the soil is rich, drawing drinking water from the lake edge after a flood, and hiding cases of diarrhoea.</w:t>
              </w:r>
            </w:ins>
          </w:p>
          <w:p w14:paraId="52B2D661" w14:textId="77777777" w:rsidR="00FE0A4D" w:rsidRDefault="000343A2" w:rsidP="00DC5789">
            <w:pPr>
              <w:pStyle w:val="ListParagraph"/>
              <w:numPr>
                <w:ilvl w:val="0"/>
                <w:numId w:val="1"/>
              </w:numPr>
              <w:jc w:val="both"/>
              <w:rPr>
                <w:ins w:id="2906" w:author="Bonephace Kaijage" w:date="2026-10-14T05:59:00Z" w16du:dateUtc="2026-10-14T03:59:00Z"/>
                <w:color w:val="000000"/>
              </w:rPr>
            </w:pPr>
            <w:ins w:id="2907" w:author="Bonephace Kaijage" w:date="2026-10-11T07:09:00Z" w16du:dateUtc="2026-10-11T04:09:00Z">
              <w:r>
                <w:rPr>
                  <w:color w:val="000000"/>
                </w:rPr>
                <w:t>Know the higher ground your village will move to when the Mara wetlands spread, move stores and animals there early, and report the first case of watery diarrhoea the same day.</w:t>
              </w:r>
            </w:ins>
          </w:p>
          <w:p w14:paraId="0EF13054" w14:textId="31D73ADB" w:rsidR="00AB6CF2" w:rsidRPr="00DC5789" w:rsidRDefault="00FE0A4D" w:rsidP="00DC5789">
            <w:pPr>
              <w:pStyle w:val="ListParagraph"/>
              <w:numPr>
                <w:ilvl w:val="0"/>
                <w:numId w:val="1"/>
              </w:numPr>
              <w:jc w:val="both"/>
              <w:rPr>
                <w:bCs/>
                <w:color w:val="000000"/>
              </w:rPr>
            </w:pPr>
            <w:ins w:id="2908" w:author="Bonephace Kaijage" w:date="2026-10-14T05:59:00Z" w16du:dateUtc="2026-10-14T03:59:00Z">
              <w:r>
                <w:rPr>
                  <w:color w:val="000000"/>
                </w:rPr>
                <w:t>Agree who will help anyone in the household who cannot move, see or hear a warning on their own.</w:t>
              </w:r>
            </w:ins>
          </w:p>
        </w:tc>
        <w:tc>
          <w:tcPr>
            <w:tcW w:w="3325" w:type="dxa"/>
          </w:tcPr>
          <w:p w14:paraId="68A9F361" w14:textId="3EED1A88" w:rsidR="00AB6CF2" w:rsidRPr="00DC5789" w:rsidRDefault="00DC5789" w:rsidP="00DC5789">
            <w:pPr>
              <w:pStyle w:val="ListParagraph"/>
              <w:numPr>
                <w:ilvl w:val="0"/>
                <w:numId w:val="1"/>
              </w:numPr>
              <w:jc w:val="both"/>
              <w:rPr>
                <w:color w:val="000000"/>
              </w:rPr>
            </w:pPr>
            <w:r w:rsidRPr="00DC5789">
              <w:rPr>
                <w:color w:val="000000"/>
              </w:rPr>
              <w:lastRenderedPageBreak/>
              <w:t xml:space="preserve">Eneo hili lina vijiji vya wavuvi vya ufukweni na ardhioevu ya mto Mara inayofurika mashamba na vijiji katika miaka ya mvua nyingi, na kipindupindu </w:t>
            </w:r>
            <w:r w:rsidRPr="00DC5789">
              <w:rPr>
                <w:color w:val="000000"/>
              </w:rPr>
              <w:lastRenderedPageBreak/>
              <w:t>husambaa pasipo maji salama.</w:t>
            </w:r>
          </w:p>
          <w:p w14:paraId="0AB41DA8" w14:textId="77777777" w:rsidR="000343A2" w:rsidRDefault="00DC5789" w:rsidP="00DC5789">
            <w:pPr>
              <w:pStyle w:val="ListParagraph"/>
              <w:numPr>
                <w:ilvl w:val="0"/>
                <w:numId w:val="1"/>
              </w:numPr>
              <w:jc w:val="both"/>
              <w:rPr>
                <w:ins w:id="2909" w:author="Bonephace Kaijage" w:date="2026-10-11T07:09:00Z" w16du:dateUtc="2026-10-11T04:09:00Z"/>
                <w:color w:val="000000"/>
              </w:rPr>
            </w:pPr>
            <w:r>
              <w:rPr>
                <w:color w:val="000000"/>
              </w:rPr>
              <w:t>Kwa wanaoishi na kuvua hapa, ni vyema</w:t>
            </w:r>
            <w:r w:rsidRPr="00DC5789">
              <w:rPr>
                <w:color w:val="000000"/>
              </w:rPr>
              <w:t xml:space="preserve"> kujenga juu ya kingo za ardhioevu, kutumia vyoo na kuchemsha au kutibu maji ya kunywa.</w:t>
            </w:r>
          </w:p>
          <w:p w14:paraId="1AC873F8" w14:textId="32FFDD4A" w:rsidR="000343A2" w:rsidRDefault="00FE0A4D" w:rsidP="00DC5789">
            <w:pPr>
              <w:pStyle w:val="ListParagraph"/>
              <w:numPr>
                <w:ilvl w:val="0"/>
                <w:numId w:val="1"/>
              </w:numPr>
              <w:jc w:val="both"/>
              <w:rPr>
                <w:ins w:id="2910" w:author="Bonephace Kaijage" w:date="2026-10-11T07:09:00Z" w16du:dateUtc="2026-10-11T04:09:00Z"/>
                <w:color w:val="000000"/>
              </w:rPr>
            </w:pPr>
            <w:ins w:id="2911" w:author="Bonephace Kaijage" w:date="2026-10-14T05:56:00Z" w16du:dateUtc="2026-10-14T03:56:00Z">
              <w:r>
                <w:rPr>
                  <w:color w:val="000000"/>
                </w:rPr>
                <w:t>Kinachoongeza hatari: kukaa kwenye kingo za ardhioevu kwa sababu udongo una rutuba, kuchota maji ya kunywa ukingoni mwa ziwa baada ya mafuriko, na kuficha wagonjwa wa kuharisha.</w:t>
              </w:r>
            </w:ins>
          </w:p>
          <w:p w14:paraId="0BB393F8" w14:textId="77777777" w:rsidR="00FE0A4D" w:rsidRDefault="000343A2" w:rsidP="00DC5789">
            <w:pPr>
              <w:pStyle w:val="ListParagraph"/>
              <w:numPr>
                <w:ilvl w:val="0"/>
                <w:numId w:val="1"/>
              </w:numPr>
              <w:jc w:val="both"/>
              <w:rPr>
                <w:ins w:id="2912" w:author="Bonephace Kaijage" w:date="2026-10-14T05:59:00Z" w16du:dateUtc="2026-10-14T03:59:00Z"/>
                <w:color w:val="000000"/>
              </w:rPr>
            </w:pPr>
            <w:ins w:id="2913" w:author="Bonephace Kaijage" w:date="2026-10-11T07:09:00Z" w16du:dateUtc="2026-10-11T04:09:00Z">
              <w:r>
                <w:rPr>
                  <w:color w:val="000000"/>
                </w:rPr>
                <w:t>Fahamu eneo la juu ambalo kijiji chenu kitahamia ardhioevu ya Mara inapotanuka, hamisheni akiba na mifugo huko mapema, na ripoti mgonjwa wa kwanza wa kuharisha maji siku hiyo hiyo.</w:t>
              </w:r>
            </w:ins>
          </w:p>
          <w:p w14:paraId="55D7C9E0" w14:textId="034046BF" w:rsidR="00AB6CF2" w:rsidRPr="00DC5789" w:rsidRDefault="00FE0A4D" w:rsidP="00DC5789">
            <w:pPr>
              <w:pStyle w:val="ListParagraph"/>
              <w:numPr>
                <w:ilvl w:val="0"/>
                <w:numId w:val="1"/>
              </w:numPr>
              <w:jc w:val="both"/>
              <w:rPr>
                <w:bCs/>
                <w:color w:val="000000"/>
              </w:rPr>
            </w:pPr>
            <w:ins w:id="2914" w:author="Bonephace Kaijage" w:date="2026-10-14T05:59:00Z" w16du:dateUtc="2026-10-14T03:59:00Z">
              <w:r>
                <w:rPr>
                  <w:color w:val="000000"/>
                </w:rPr>
                <w:t>Kubalianeni nani atamsaidia yeyote katika kaya asiyeweza kuondoka, kuona au kusikia tahadhari peke yake.</w:t>
              </w:r>
            </w:ins>
          </w:p>
        </w:tc>
      </w:tr>
      <w:tr w:rsidR="00AB6CF2" w:rsidRPr="00AB6CF2" w14:paraId="4B2A92AA" w14:textId="77777777" w:rsidTr="00AB6CF2">
        <w:tc>
          <w:tcPr>
            <w:tcW w:w="3420" w:type="dxa"/>
          </w:tcPr>
          <w:p w14:paraId="0D57CC21" w14:textId="3C755D21" w:rsidR="00AB6CF2" w:rsidRPr="00AB6CF2" w:rsidRDefault="00AB6CF2" w:rsidP="00AB6CF2">
            <w:pPr>
              <w:pStyle w:val="ListParagraph"/>
              <w:numPr>
                <w:ilvl w:val="0"/>
                <w:numId w:val="1"/>
              </w:numPr>
              <w:jc w:val="both"/>
              <w:rPr>
                <w:color w:val="000000"/>
              </w:rPr>
            </w:pPr>
            <w:r w:rsidRPr="00AB6CF2">
              <w:rPr>
                <w:color w:val="000000"/>
              </w:rPr>
              <w:lastRenderedPageBreak/>
              <w:t>Rorya: lakeshore, islands and Kenya border</w:t>
            </w:r>
          </w:p>
        </w:tc>
        <w:tc>
          <w:tcPr>
            <w:tcW w:w="3235" w:type="dxa"/>
          </w:tcPr>
          <w:p w14:paraId="7C3EB88B" w14:textId="7D82981F" w:rsidR="00AB6CF2" w:rsidRPr="00AB6CF2" w:rsidRDefault="00AB6CF2" w:rsidP="00AB6CF2">
            <w:pPr>
              <w:pStyle w:val="ListParagraph"/>
              <w:numPr>
                <w:ilvl w:val="0"/>
                <w:numId w:val="1"/>
              </w:numPr>
              <w:jc w:val="both"/>
              <w:rPr>
                <w:color w:val="000000"/>
              </w:rPr>
            </w:pPr>
            <w:r w:rsidRPr="00AB6CF2">
              <w:rPr>
                <w:color w:val="000000"/>
              </w:rPr>
              <w:t>Rorya: ufukwe, visiwa na mpaka wa Kenya</w:t>
            </w:r>
          </w:p>
        </w:tc>
        <w:tc>
          <w:tcPr>
            <w:tcW w:w="3605" w:type="dxa"/>
          </w:tcPr>
          <w:p w14:paraId="0107D82F" w14:textId="38193908" w:rsidR="00AB6CF2" w:rsidRPr="00DC5789" w:rsidRDefault="00DC5789" w:rsidP="00DC5789">
            <w:pPr>
              <w:pStyle w:val="ListParagraph"/>
              <w:numPr>
                <w:ilvl w:val="0"/>
                <w:numId w:val="1"/>
              </w:numPr>
              <w:jc w:val="both"/>
              <w:rPr>
                <w:color w:val="000000"/>
              </w:rPr>
            </w:pPr>
            <w:r w:rsidRPr="00DC5789">
              <w:rPr>
                <w:color w:val="000000"/>
              </w:rPr>
              <w:t>This area has a long lakeshore and islands where storms capsize boats and lightning strikes fishers, and border villages where disease can spread with movement.</w:t>
            </w:r>
          </w:p>
          <w:p w14:paraId="586AEBDA" w14:textId="77777777" w:rsidR="000343A2" w:rsidRDefault="00DC5789" w:rsidP="00DC5789">
            <w:pPr>
              <w:pStyle w:val="ListParagraph"/>
              <w:numPr>
                <w:ilvl w:val="0"/>
                <w:numId w:val="1"/>
              </w:numPr>
              <w:jc w:val="both"/>
              <w:rPr>
                <w:ins w:id="2915" w:author="Bonephace Kaijage" w:date="2026-10-11T07:09:00Z" w16du:dateUtc="2026-10-11T04:09:00Z"/>
                <w:color w:val="000000"/>
              </w:rPr>
            </w:pPr>
            <w:r>
              <w:rPr>
                <w:color w:val="000000"/>
              </w:rPr>
              <w:t>For those fishing and living here, it helps to</w:t>
            </w:r>
            <w:r w:rsidRPr="00DC5789">
              <w:rPr>
                <w:color w:val="000000"/>
              </w:rPr>
              <w:t xml:space="preserve"> wear life jackets, return to shore before storms build and report unusual illness early.</w:t>
            </w:r>
          </w:p>
          <w:p w14:paraId="6F173B4D" w14:textId="35D0DF3F" w:rsidR="000343A2" w:rsidRDefault="00FE0A4D" w:rsidP="00DC5789">
            <w:pPr>
              <w:pStyle w:val="ListParagraph"/>
              <w:numPr>
                <w:ilvl w:val="0"/>
                <w:numId w:val="1"/>
              </w:numPr>
              <w:jc w:val="both"/>
              <w:rPr>
                <w:ins w:id="2916" w:author="Bonephace Kaijage" w:date="2026-10-11T07:09:00Z" w16du:dateUtc="2026-10-11T04:09:00Z"/>
                <w:color w:val="000000"/>
              </w:rPr>
            </w:pPr>
            <w:ins w:id="2917" w:author="Bonephace Kaijage" w:date="2026-10-14T05:56:00Z" w16du:dateUtc="2026-10-14T03:56:00Z">
              <w:r>
                <w:rPr>
                  <w:color w:val="000000"/>
                </w:rPr>
                <w:t xml:space="preserve">What raises the risk: going out in overloaded or unlit boats, </w:t>
              </w:r>
              <w:r>
                <w:rPr>
                  <w:color w:val="000000"/>
                </w:rPr>
                <w:lastRenderedPageBreak/>
                <w:t>fishing on when clouds build over the lake, sheltering under trees when thunder starts, and hiding illness that arrives with border movement.</w:t>
              </w:r>
            </w:ins>
          </w:p>
          <w:p w14:paraId="0188938E" w14:textId="77777777" w:rsidR="00FE0A4D" w:rsidRDefault="000343A2" w:rsidP="00DC5789">
            <w:pPr>
              <w:pStyle w:val="ListParagraph"/>
              <w:numPr>
                <w:ilvl w:val="0"/>
                <w:numId w:val="1"/>
              </w:numPr>
              <w:jc w:val="both"/>
              <w:rPr>
                <w:ins w:id="2918" w:author="Bonephace Kaijage" w:date="2026-10-14T05:59:00Z" w16du:dateUtc="2026-10-14T03:59:00Z"/>
                <w:color w:val="000000"/>
              </w:rPr>
            </w:pPr>
            <w:ins w:id="2919" w:author="Bonephace Kaijage" w:date="2026-10-11T07:09:00Z" w16du:dateUtc="2026-10-11T04:09:00Z">
              <w:r>
                <w:rPr>
                  <w:color w:val="000000"/>
                </w:rPr>
                <w:t>Know the sheltered landing you will run to when a storm builds and the solid building you will shelter in from lightning; on the islands, agree early who will carry a sick person to the mainland and by which boat.</w:t>
              </w:r>
            </w:ins>
          </w:p>
          <w:p w14:paraId="0D3AB34C" w14:textId="6F914FDA" w:rsidR="00AB6CF2" w:rsidRPr="00DC5789" w:rsidRDefault="00FE0A4D" w:rsidP="00DC5789">
            <w:pPr>
              <w:pStyle w:val="ListParagraph"/>
              <w:numPr>
                <w:ilvl w:val="0"/>
                <w:numId w:val="1"/>
              </w:numPr>
              <w:jc w:val="both"/>
              <w:rPr>
                <w:bCs/>
                <w:color w:val="000000"/>
              </w:rPr>
            </w:pPr>
            <w:ins w:id="2920" w:author="Bonephace Kaijage" w:date="2026-10-14T05:59:00Z" w16du:dateUtc="2026-10-14T03:59:00Z">
              <w:r>
                <w:rPr>
                  <w:color w:val="000000"/>
                </w:rPr>
                <w:t>Agree who will help anyone in the household who cannot move, see or hear a warning on their own.</w:t>
              </w:r>
            </w:ins>
          </w:p>
        </w:tc>
        <w:tc>
          <w:tcPr>
            <w:tcW w:w="3325" w:type="dxa"/>
          </w:tcPr>
          <w:p w14:paraId="186D36E8" w14:textId="01E50B5A" w:rsidR="00AB6CF2" w:rsidRPr="00DC5789" w:rsidRDefault="00DC5789" w:rsidP="00DC5789">
            <w:pPr>
              <w:pStyle w:val="ListParagraph"/>
              <w:numPr>
                <w:ilvl w:val="0"/>
                <w:numId w:val="1"/>
              </w:numPr>
              <w:jc w:val="both"/>
              <w:rPr>
                <w:color w:val="000000"/>
              </w:rPr>
            </w:pPr>
            <w:r w:rsidRPr="00DC5789">
              <w:rPr>
                <w:color w:val="000000"/>
              </w:rPr>
              <w:lastRenderedPageBreak/>
              <w:t>Eneo hili lina ufukwe mrefu na visiwa ambapo dhoruba hupindua vyombo na radi huwapiga wavuvi, na vijiji vya mpakani ambapo magonjwa yanaweza kusambaa kwa mwingiliano.</w:t>
            </w:r>
          </w:p>
          <w:p w14:paraId="536A9E47" w14:textId="77777777" w:rsidR="000343A2" w:rsidRDefault="00DC5789" w:rsidP="00DC5789">
            <w:pPr>
              <w:pStyle w:val="ListParagraph"/>
              <w:numPr>
                <w:ilvl w:val="0"/>
                <w:numId w:val="1"/>
              </w:numPr>
              <w:jc w:val="both"/>
              <w:rPr>
                <w:ins w:id="2921" w:author="Bonephace Kaijage" w:date="2026-10-11T07:09:00Z" w16du:dateUtc="2026-10-11T04:09:00Z"/>
                <w:color w:val="000000"/>
              </w:rPr>
            </w:pPr>
            <w:r>
              <w:rPr>
                <w:color w:val="000000"/>
              </w:rPr>
              <w:t>Kwa wanaovua na kuishi hapa, ni vyema</w:t>
            </w:r>
            <w:r w:rsidRPr="00DC5789">
              <w:rPr>
                <w:color w:val="000000"/>
              </w:rPr>
              <w:t xml:space="preserve"> kuvaa maboya ya kujiokoa, kurudi ufukweni kabla dhoruba haijaanza na kutoa taarifa </w:t>
            </w:r>
            <w:r w:rsidRPr="00DC5789">
              <w:rPr>
                <w:color w:val="000000"/>
              </w:rPr>
              <w:lastRenderedPageBreak/>
              <w:t>mapema za magonjwa yasiyo ya kawaida.</w:t>
            </w:r>
          </w:p>
          <w:p w14:paraId="050DD83F" w14:textId="13B53A3A" w:rsidR="000343A2" w:rsidRDefault="00FE0A4D" w:rsidP="00DC5789">
            <w:pPr>
              <w:pStyle w:val="ListParagraph"/>
              <w:numPr>
                <w:ilvl w:val="0"/>
                <w:numId w:val="1"/>
              </w:numPr>
              <w:jc w:val="both"/>
              <w:rPr>
                <w:ins w:id="2922" w:author="Bonephace Kaijage" w:date="2026-10-11T07:09:00Z" w16du:dateUtc="2026-10-11T04:09:00Z"/>
                <w:color w:val="000000"/>
              </w:rPr>
            </w:pPr>
            <w:ins w:id="2923" w:author="Bonephace Kaijage" w:date="2026-10-14T05:56:00Z" w16du:dateUtc="2026-10-14T03:56:00Z">
              <w:r>
                <w:rPr>
                  <w:color w:val="000000"/>
                </w:rPr>
                <w:t>Kinachoongeza hatari: kutoka ziwani kwa vyombo vilivyojaa kupita kiasi au visivyo na taa, kuendelea kuvua mawingu yanapojengeka juu ya ziwa, kujikinga chini ya miti ngurumo zinapoanza, na kuficha ugonjwa unaokuja na mwingiliano wa mpakani.</w:t>
              </w:r>
            </w:ins>
          </w:p>
          <w:p w14:paraId="1179E39F" w14:textId="77777777" w:rsidR="00FE0A4D" w:rsidRDefault="000343A2" w:rsidP="00DC5789">
            <w:pPr>
              <w:pStyle w:val="ListParagraph"/>
              <w:numPr>
                <w:ilvl w:val="0"/>
                <w:numId w:val="1"/>
              </w:numPr>
              <w:jc w:val="both"/>
              <w:rPr>
                <w:ins w:id="2924" w:author="Bonephace Kaijage" w:date="2026-10-14T05:59:00Z" w16du:dateUtc="2026-10-14T03:59:00Z"/>
                <w:color w:val="000000"/>
              </w:rPr>
            </w:pPr>
            <w:ins w:id="2925" w:author="Bonephace Kaijage" w:date="2026-10-11T07:09:00Z" w16du:dateUtc="2026-10-11T04:09:00Z">
              <w:r>
                <w:rPr>
                  <w:color w:val="000000"/>
                </w:rPr>
                <w:t>Fahamu mwalo uliokingwa utakaokimbilia dhoruba inapojengeka na jengo imara mtakalojikinga na radi; visiwani, kubalianeni mapema nani atambeba mgonjwa hadi bara na kwa chombo gani.</w:t>
              </w:r>
            </w:ins>
          </w:p>
          <w:p w14:paraId="1FFD1565" w14:textId="0C1E1099" w:rsidR="00AB6CF2" w:rsidRPr="00DC5789" w:rsidRDefault="00FE0A4D" w:rsidP="00DC5789">
            <w:pPr>
              <w:pStyle w:val="ListParagraph"/>
              <w:numPr>
                <w:ilvl w:val="0"/>
                <w:numId w:val="1"/>
              </w:numPr>
              <w:jc w:val="both"/>
              <w:rPr>
                <w:bCs/>
                <w:color w:val="000000"/>
              </w:rPr>
            </w:pPr>
            <w:ins w:id="2926" w:author="Bonephace Kaijage" w:date="2026-10-14T05:59:00Z" w16du:dateUtc="2026-10-14T03:59:00Z">
              <w:r>
                <w:rPr>
                  <w:color w:val="000000"/>
                </w:rPr>
                <w:t>Kubalianeni nani atamsaidia yeyote katika kaya asiyeweza kuondoka, kuona au kusikia tahadhari peke yake.</w:t>
              </w:r>
            </w:ins>
          </w:p>
        </w:tc>
      </w:tr>
      <w:tr w:rsidR="00AB6CF2" w:rsidRPr="00AB6CF2" w14:paraId="5803C6A0" w14:textId="77777777" w:rsidTr="00AB6CF2">
        <w:tc>
          <w:tcPr>
            <w:tcW w:w="3420" w:type="dxa"/>
          </w:tcPr>
          <w:p w14:paraId="3B496ED5" w14:textId="79DF4C67" w:rsidR="00AB6CF2" w:rsidRPr="00AB6CF2" w:rsidRDefault="00AB6CF2" w:rsidP="00AB6CF2">
            <w:pPr>
              <w:pStyle w:val="ListParagraph"/>
              <w:numPr>
                <w:ilvl w:val="0"/>
                <w:numId w:val="1"/>
              </w:numPr>
              <w:jc w:val="both"/>
              <w:rPr>
                <w:color w:val="000000"/>
              </w:rPr>
            </w:pPr>
            <w:r w:rsidRPr="00AB6CF2">
              <w:rPr>
                <w:color w:val="000000"/>
              </w:rPr>
              <w:lastRenderedPageBreak/>
              <w:t>Serengeti: villages next to the national park</w:t>
            </w:r>
          </w:p>
        </w:tc>
        <w:tc>
          <w:tcPr>
            <w:tcW w:w="3235" w:type="dxa"/>
          </w:tcPr>
          <w:p w14:paraId="0B2DAA83" w14:textId="0682F3F2" w:rsidR="00AB6CF2" w:rsidRPr="00AB6CF2" w:rsidRDefault="00AB6CF2" w:rsidP="00AB6CF2">
            <w:pPr>
              <w:pStyle w:val="ListParagraph"/>
              <w:numPr>
                <w:ilvl w:val="0"/>
                <w:numId w:val="1"/>
              </w:numPr>
              <w:jc w:val="both"/>
              <w:rPr>
                <w:color w:val="000000"/>
                <w:lang w:val="sv-SE"/>
              </w:rPr>
            </w:pPr>
            <w:r w:rsidRPr="00AB6CF2">
              <w:rPr>
                <w:color w:val="000000"/>
                <w:lang w:val="sv-SE"/>
              </w:rPr>
              <w:t>Serengeti: vijiji jirani na hifadhi ya taifa</w:t>
            </w:r>
          </w:p>
        </w:tc>
        <w:tc>
          <w:tcPr>
            <w:tcW w:w="3605" w:type="dxa"/>
          </w:tcPr>
          <w:p w14:paraId="1F9E80D5" w14:textId="5CFC9241" w:rsidR="00AB6CF2" w:rsidRPr="00DC5789" w:rsidRDefault="00DC5789" w:rsidP="00DC5789">
            <w:pPr>
              <w:pStyle w:val="ListParagraph"/>
              <w:numPr>
                <w:ilvl w:val="0"/>
                <w:numId w:val="1"/>
              </w:numPr>
              <w:jc w:val="both"/>
              <w:rPr>
                <w:color w:val="000000"/>
              </w:rPr>
            </w:pPr>
            <w:r w:rsidRPr="00DC5789">
              <w:rPr>
                <w:color w:val="000000"/>
              </w:rPr>
              <w:t>This area borders Serengeti National Park, where wildlife raids crops and attacks people, dry-season fires spread from grassland and drought affects herds.</w:t>
            </w:r>
          </w:p>
          <w:p w14:paraId="4871E1D2" w14:textId="77777777" w:rsidR="000343A2" w:rsidRDefault="00DC5789" w:rsidP="00DC5789">
            <w:pPr>
              <w:pStyle w:val="ListParagraph"/>
              <w:numPr>
                <w:ilvl w:val="0"/>
                <w:numId w:val="1"/>
              </w:numPr>
              <w:jc w:val="both"/>
              <w:rPr>
                <w:ins w:id="2927" w:author="Bonephace Kaijage" w:date="2026-10-11T07:09:00Z" w16du:dateUtc="2026-10-11T04:09:00Z"/>
                <w:color w:val="000000"/>
              </w:rPr>
            </w:pPr>
            <w:r>
              <w:rPr>
                <w:color w:val="000000"/>
              </w:rPr>
              <w:t>For those living, farming and herding here, it helps to</w:t>
            </w:r>
            <w:r w:rsidRPr="00DC5789">
              <w:rPr>
                <w:color w:val="000000"/>
              </w:rPr>
              <w:t xml:space="preserve"> use community deterrents, keep fire breaks and plan grazing and water for dry years.</w:t>
            </w:r>
          </w:p>
          <w:p w14:paraId="64175D0D" w14:textId="06E27BA8" w:rsidR="000343A2" w:rsidRDefault="00FE0A4D" w:rsidP="00DC5789">
            <w:pPr>
              <w:pStyle w:val="ListParagraph"/>
              <w:numPr>
                <w:ilvl w:val="0"/>
                <w:numId w:val="1"/>
              </w:numPr>
              <w:jc w:val="both"/>
              <w:rPr>
                <w:ins w:id="2928" w:author="Bonephace Kaijage" w:date="2026-10-11T07:09:00Z" w16du:dateUtc="2026-10-11T04:09:00Z"/>
                <w:color w:val="000000"/>
              </w:rPr>
            </w:pPr>
            <w:ins w:id="2929" w:author="Bonephace Kaijage" w:date="2026-10-14T05:56:00Z" w16du:dateUtc="2026-10-14T03:56:00Z">
              <w:r>
                <w:rPr>
                  <w:color w:val="000000"/>
                </w:rPr>
                <w:t xml:space="preserve">What raises the risk: settling and farming right against the park boundary, walking alone at night where wildlife moves, burning grass on windy days, and keeping more animals </w:t>
              </w:r>
              <w:r>
                <w:rPr>
                  <w:color w:val="000000"/>
                </w:rPr>
                <w:lastRenderedPageBreak/>
                <w:t>than the dry-season pasture can carry.</w:t>
              </w:r>
            </w:ins>
          </w:p>
          <w:p w14:paraId="67FA8AFB" w14:textId="77777777" w:rsidR="00FE0A4D" w:rsidRDefault="000343A2" w:rsidP="00DC5789">
            <w:pPr>
              <w:pStyle w:val="ListParagraph"/>
              <w:numPr>
                <w:ilvl w:val="0"/>
                <w:numId w:val="1"/>
              </w:numPr>
              <w:jc w:val="both"/>
              <w:rPr>
                <w:ins w:id="2930" w:author="Bonephace Kaijage" w:date="2026-10-14T05:59:00Z" w16du:dateUtc="2026-10-14T03:59:00Z"/>
                <w:color w:val="000000"/>
              </w:rPr>
            </w:pPr>
            <w:ins w:id="2931" w:author="Bonephace Kaijage" w:date="2026-10-11T07:09:00Z" w16du:dateUtc="2026-10-11T04:09:00Z">
              <w:r>
                <w:rPr>
                  <w:color w:val="000000"/>
                </w:rPr>
                <w:t>Know the cleared open ground your village will move to if fire comes and the safe gathering place if dangerous animals enter the village; in a drought year, agree early where the herds will go and move before they weaken.</w:t>
              </w:r>
            </w:ins>
          </w:p>
          <w:p w14:paraId="71F321DA" w14:textId="11B29C9F" w:rsidR="00AB6CF2" w:rsidRPr="00DC5789" w:rsidRDefault="00FE0A4D" w:rsidP="00DC5789">
            <w:pPr>
              <w:pStyle w:val="ListParagraph"/>
              <w:numPr>
                <w:ilvl w:val="0"/>
                <w:numId w:val="1"/>
              </w:numPr>
              <w:jc w:val="both"/>
              <w:rPr>
                <w:bCs/>
                <w:color w:val="000000"/>
              </w:rPr>
            </w:pPr>
            <w:ins w:id="2932" w:author="Bonephace Kaijage" w:date="2026-10-14T05:59:00Z" w16du:dateUtc="2026-10-14T03:59:00Z">
              <w:r>
                <w:rPr>
                  <w:color w:val="000000"/>
                </w:rPr>
                <w:t>Agree who will help anyone in the household who cannot move, see or hear a warning on their own.</w:t>
              </w:r>
            </w:ins>
          </w:p>
        </w:tc>
        <w:tc>
          <w:tcPr>
            <w:tcW w:w="3325" w:type="dxa"/>
          </w:tcPr>
          <w:p w14:paraId="5B358FF3" w14:textId="5F6B7A5F" w:rsidR="00AB6CF2" w:rsidRPr="00DC5789" w:rsidRDefault="00DC5789" w:rsidP="00DC5789">
            <w:pPr>
              <w:pStyle w:val="ListParagraph"/>
              <w:numPr>
                <w:ilvl w:val="0"/>
                <w:numId w:val="1"/>
              </w:numPr>
              <w:jc w:val="both"/>
              <w:rPr>
                <w:color w:val="000000"/>
              </w:rPr>
            </w:pPr>
            <w:r w:rsidRPr="00DC5789">
              <w:rPr>
                <w:color w:val="000000"/>
              </w:rPr>
              <w:lastRenderedPageBreak/>
              <w:t>Eneo hili linapakana na Hifadhi ya Taifa Serengeti, ambapo wanyamapori huvamia mazao na kushambulia watu, moto wa kiangazi husambaa kutoka nyasi na ukame huathiri mifugo.</w:t>
            </w:r>
          </w:p>
          <w:p w14:paraId="432EB1C6" w14:textId="77777777" w:rsidR="000343A2" w:rsidRDefault="00DC5789" w:rsidP="00DC5789">
            <w:pPr>
              <w:pStyle w:val="ListParagraph"/>
              <w:numPr>
                <w:ilvl w:val="0"/>
                <w:numId w:val="1"/>
              </w:numPr>
              <w:jc w:val="both"/>
              <w:rPr>
                <w:ins w:id="2933" w:author="Bonephace Kaijage" w:date="2026-10-11T07:09:00Z" w16du:dateUtc="2026-10-11T04:09:00Z"/>
                <w:color w:val="000000"/>
              </w:rPr>
            </w:pPr>
            <w:r>
              <w:rPr>
                <w:color w:val="000000"/>
              </w:rPr>
              <w:t>Kwa wanaoishi, kulima na kufuga hapa, ni vyema</w:t>
            </w:r>
            <w:r w:rsidRPr="00DC5789">
              <w:rPr>
                <w:color w:val="000000"/>
              </w:rPr>
              <w:t xml:space="preserve"> kutumia mbinu za jamii, kuweka njia za kuzuia moto na kupanga malisho na maji kwa miaka ya ukame.</w:t>
            </w:r>
          </w:p>
          <w:p w14:paraId="0E99F94C" w14:textId="783A461A" w:rsidR="000343A2" w:rsidRDefault="00FE0A4D" w:rsidP="00DC5789">
            <w:pPr>
              <w:pStyle w:val="ListParagraph"/>
              <w:numPr>
                <w:ilvl w:val="0"/>
                <w:numId w:val="1"/>
              </w:numPr>
              <w:jc w:val="both"/>
              <w:rPr>
                <w:ins w:id="2934" w:author="Bonephace Kaijage" w:date="2026-10-11T07:09:00Z" w16du:dateUtc="2026-10-11T04:09:00Z"/>
                <w:color w:val="000000"/>
              </w:rPr>
            </w:pPr>
            <w:ins w:id="2935" w:author="Bonephace Kaijage" w:date="2026-10-14T05:56:00Z" w16du:dateUtc="2026-10-14T03:56:00Z">
              <w:r>
                <w:rPr>
                  <w:color w:val="000000"/>
                </w:rPr>
                <w:t xml:space="preserve">Kinachoongeza hatari: kukaa na kulima moja kwa </w:t>
              </w:r>
              <w:r>
                <w:rPr>
                  <w:color w:val="000000"/>
                </w:rPr>
                <w:lastRenderedPageBreak/>
                <w:t>moja mpakani mwa hifadhi, kutembea peke yako usiku mahali wanyama hupita, kuchoma nyasi siku za upepo, na kuweka mifugo mingi kuliko malisho ya kiangazi yanavyoweza kubeba.</w:t>
              </w:r>
            </w:ins>
          </w:p>
          <w:p w14:paraId="0CB5FB57" w14:textId="77777777" w:rsidR="00FE0A4D" w:rsidRDefault="000343A2" w:rsidP="00DC5789">
            <w:pPr>
              <w:pStyle w:val="ListParagraph"/>
              <w:numPr>
                <w:ilvl w:val="0"/>
                <w:numId w:val="1"/>
              </w:numPr>
              <w:jc w:val="both"/>
              <w:rPr>
                <w:ins w:id="2936" w:author="Bonephace Kaijage" w:date="2026-10-14T05:59:00Z" w16du:dateUtc="2026-10-14T03:59:00Z"/>
                <w:color w:val="000000"/>
              </w:rPr>
            </w:pPr>
            <w:ins w:id="2937" w:author="Bonephace Kaijage" w:date="2026-10-11T07:09:00Z" w16du:dateUtc="2026-10-11T04:09:00Z">
              <w:r>
                <w:rPr>
                  <w:color w:val="000000"/>
                </w:rPr>
                <w:t>Fahamu uwanja wazi uliosafishwa ambao kijiji chenu kitahamia moto ukija na mahali salama pa kukusanyika wanyama hatari wakiingia kijijini; mwaka wa ukame, kubalianeni mapema mifugo itaenda wapi na hamieni kabla haijadhoofika.</w:t>
              </w:r>
            </w:ins>
          </w:p>
          <w:p w14:paraId="1766A63A" w14:textId="3C77F273" w:rsidR="00AB6CF2" w:rsidRPr="00DC5789" w:rsidRDefault="00FE0A4D" w:rsidP="00DC5789">
            <w:pPr>
              <w:pStyle w:val="ListParagraph"/>
              <w:numPr>
                <w:ilvl w:val="0"/>
                <w:numId w:val="1"/>
              </w:numPr>
              <w:jc w:val="both"/>
              <w:rPr>
                <w:bCs/>
                <w:color w:val="000000"/>
              </w:rPr>
            </w:pPr>
            <w:ins w:id="2938" w:author="Bonephace Kaijage" w:date="2026-10-14T05:59:00Z" w16du:dateUtc="2026-10-14T03:59:00Z">
              <w:r>
                <w:rPr>
                  <w:color w:val="000000"/>
                </w:rPr>
                <w:t>Kubalianeni nani atamsaidia yeyote katika kaya asiyeweza kuondoka, kuona au kusikia tahadhari peke yake.</w:t>
              </w:r>
            </w:ins>
          </w:p>
        </w:tc>
      </w:tr>
      <w:tr w:rsidR="00AB6CF2" w:rsidRPr="00AB6CF2" w14:paraId="421D1B8A" w14:textId="77777777" w:rsidTr="00AB6CF2">
        <w:tc>
          <w:tcPr>
            <w:tcW w:w="3420" w:type="dxa"/>
          </w:tcPr>
          <w:p w14:paraId="23E7D3E0" w14:textId="3BF11786" w:rsidR="00AB6CF2" w:rsidRPr="00AB6CF2" w:rsidRDefault="00AB6CF2" w:rsidP="00AB6CF2">
            <w:pPr>
              <w:pStyle w:val="ListParagraph"/>
              <w:numPr>
                <w:ilvl w:val="0"/>
                <w:numId w:val="1"/>
              </w:numPr>
              <w:jc w:val="both"/>
              <w:rPr>
                <w:color w:val="000000"/>
              </w:rPr>
            </w:pPr>
            <w:r w:rsidRPr="00AB6CF2">
              <w:rPr>
                <w:color w:val="000000"/>
              </w:rPr>
              <w:lastRenderedPageBreak/>
              <w:t>Tarime DC: high-rainfall hills and mining areas</w:t>
            </w:r>
          </w:p>
        </w:tc>
        <w:tc>
          <w:tcPr>
            <w:tcW w:w="3235" w:type="dxa"/>
          </w:tcPr>
          <w:p w14:paraId="0FB7F37F" w14:textId="2B203C1C" w:rsidR="00AB6CF2" w:rsidRPr="00AB6CF2" w:rsidRDefault="00AB6CF2" w:rsidP="00AB6CF2">
            <w:pPr>
              <w:pStyle w:val="ListParagraph"/>
              <w:numPr>
                <w:ilvl w:val="0"/>
                <w:numId w:val="1"/>
              </w:numPr>
              <w:jc w:val="both"/>
              <w:rPr>
                <w:color w:val="000000"/>
              </w:rPr>
            </w:pPr>
            <w:r w:rsidRPr="00AB6CF2">
              <w:rPr>
                <w:color w:val="000000"/>
              </w:rPr>
              <w:t>Tarime DC: milima yenye mvua nyingi na maeneo ya uchimbaji</w:t>
            </w:r>
          </w:p>
        </w:tc>
        <w:tc>
          <w:tcPr>
            <w:tcW w:w="3605" w:type="dxa"/>
          </w:tcPr>
          <w:p w14:paraId="38F26DCE" w14:textId="38693D06" w:rsidR="00AB6CF2" w:rsidRPr="00DC5789" w:rsidRDefault="00DC5789" w:rsidP="00DC5789">
            <w:pPr>
              <w:pStyle w:val="ListParagraph"/>
              <w:numPr>
                <w:ilvl w:val="0"/>
                <w:numId w:val="1"/>
              </w:numPr>
              <w:jc w:val="both"/>
              <w:rPr>
                <w:color w:val="000000"/>
              </w:rPr>
            </w:pPr>
            <w:r w:rsidRPr="00DC5789">
              <w:rPr>
                <w:color w:val="000000"/>
              </w:rPr>
              <w:t>This area has high-rainfall hills where storms cause landslides, flash floods and lightning, and gold-mining areas (such as Nyamongo) where pits collapse and water is polluted.</w:t>
            </w:r>
          </w:p>
          <w:p w14:paraId="08EF24DD" w14:textId="77777777" w:rsidR="000343A2" w:rsidRDefault="00DC5789" w:rsidP="00DC5789">
            <w:pPr>
              <w:pStyle w:val="ListParagraph"/>
              <w:numPr>
                <w:ilvl w:val="0"/>
                <w:numId w:val="1"/>
              </w:numPr>
              <w:jc w:val="both"/>
              <w:rPr>
                <w:ins w:id="2939" w:author="Bonephace Kaijage" w:date="2026-10-11T07:09:00Z" w16du:dateUtc="2026-10-11T04:09:00Z"/>
                <w:color w:val="000000"/>
              </w:rPr>
            </w:pPr>
            <w:r>
              <w:rPr>
                <w:color w:val="000000"/>
              </w:rPr>
              <w:t>For those living, farming and mining here, it helps to</w:t>
            </w:r>
            <w:r w:rsidRPr="00DC5789">
              <w:rPr>
                <w:color w:val="000000"/>
              </w:rPr>
              <w:t xml:space="preserve"> keep slopes planted, fence or backfill pits and keep processing away from drinking-water sources.</w:t>
            </w:r>
          </w:p>
          <w:p w14:paraId="36CFE8A2" w14:textId="16AF4411" w:rsidR="000343A2" w:rsidRDefault="00FE0A4D" w:rsidP="00DC5789">
            <w:pPr>
              <w:pStyle w:val="ListParagraph"/>
              <w:numPr>
                <w:ilvl w:val="0"/>
                <w:numId w:val="1"/>
              </w:numPr>
              <w:jc w:val="both"/>
              <w:rPr>
                <w:ins w:id="2940" w:author="Bonephace Kaijage" w:date="2026-10-11T07:09:00Z" w16du:dateUtc="2026-10-11T04:09:00Z"/>
                <w:color w:val="000000"/>
              </w:rPr>
            </w:pPr>
            <w:ins w:id="2941" w:author="Bonephace Kaijage" w:date="2026-10-14T05:56:00Z" w16du:dateUtc="2026-10-14T03:56:00Z">
              <w:r>
                <w:rPr>
                  <w:color w:val="000000"/>
                </w:rPr>
                <w:t xml:space="preserve">What raises the risk: digging pits without timbering, working them while rain is falling, washing ore in the streams people drink from, sheltering under trees when thunder </w:t>
              </w:r>
              <w:r>
                <w:rPr>
                  <w:color w:val="000000"/>
                </w:rPr>
                <w:lastRenderedPageBreak/>
                <w:t>starts, and cutting plots into the wet slopes.</w:t>
              </w:r>
            </w:ins>
          </w:p>
          <w:p w14:paraId="03549313" w14:textId="77777777" w:rsidR="00FE0A4D" w:rsidRDefault="000343A2" w:rsidP="00DC5789">
            <w:pPr>
              <w:pStyle w:val="ListParagraph"/>
              <w:numPr>
                <w:ilvl w:val="0"/>
                <w:numId w:val="1"/>
              </w:numPr>
              <w:jc w:val="both"/>
              <w:rPr>
                <w:ins w:id="2942" w:author="Bonephace Kaijage" w:date="2026-10-14T05:59:00Z" w16du:dateUtc="2026-10-14T03:59:00Z"/>
                <w:color w:val="000000"/>
              </w:rPr>
            </w:pPr>
            <w:ins w:id="2943" w:author="Bonephace Kaijage" w:date="2026-10-11T07:09:00Z" w16du:dateUtc="2026-10-11T04:09:00Z">
              <w:r>
                <w:rPr>
                  <w:color w:val="000000"/>
                </w:rPr>
                <w:t>Keep everyone out of the pits once rain starts and know the firm ground away from the pits and gullies that your household will move to; agree with neighbours on a safe place off the slope and go there when cracks open.</w:t>
              </w:r>
            </w:ins>
          </w:p>
          <w:p w14:paraId="1F050EAE" w14:textId="5E9AE13E" w:rsidR="00AB6CF2" w:rsidRPr="00DC5789" w:rsidRDefault="00FE0A4D" w:rsidP="00DC5789">
            <w:pPr>
              <w:pStyle w:val="ListParagraph"/>
              <w:numPr>
                <w:ilvl w:val="0"/>
                <w:numId w:val="1"/>
              </w:numPr>
              <w:jc w:val="both"/>
              <w:rPr>
                <w:bCs/>
                <w:color w:val="000000"/>
              </w:rPr>
            </w:pPr>
            <w:ins w:id="2944" w:author="Bonephace Kaijage" w:date="2026-10-14T05:59:00Z" w16du:dateUtc="2026-10-14T03:59:00Z">
              <w:r>
                <w:rPr>
                  <w:color w:val="000000"/>
                </w:rPr>
                <w:t>Agree who will help anyone in the household who cannot move, see or hear a warning on their own.</w:t>
              </w:r>
            </w:ins>
          </w:p>
        </w:tc>
        <w:tc>
          <w:tcPr>
            <w:tcW w:w="3325" w:type="dxa"/>
          </w:tcPr>
          <w:p w14:paraId="09D28F86" w14:textId="3FB813FA" w:rsidR="00AB6CF2" w:rsidRPr="00DC5789" w:rsidRDefault="00DC5789" w:rsidP="00DC5789">
            <w:pPr>
              <w:pStyle w:val="ListParagraph"/>
              <w:numPr>
                <w:ilvl w:val="0"/>
                <w:numId w:val="1"/>
              </w:numPr>
              <w:jc w:val="both"/>
              <w:rPr>
                <w:color w:val="000000"/>
              </w:rPr>
            </w:pPr>
            <w:r w:rsidRPr="00DC5789">
              <w:rPr>
                <w:color w:val="000000"/>
              </w:rPr>
              <w:lastRenderedPageBreak/>
              <w:t>Eneo hili lina milima yenye mvua nyingi ambapo dhoruba husababisha maporomoko, mafuriko ya ghafla na radi, na maeneo ya uchimbaji wa dhahabu (kama Nyamongo) ambapo mashimo hubomoka na maji huchafuliwa.</w:t>
            </w:r>
          </w:p>
          <w:p w14:paraId="6D4906DF" w14:textId="77777777" w:rsidR="000343A2" w:rsidRDefault="00DC5789" w:rsidP="00DC5789">
            <w:pPr>
              <w:pStyle w:val="ListParagraph"/>
              <w:numPr>
                <w:ilvl w:val="0"/>
                <w:numId w:val="1"/>
              </w:numPr>
              <w:jc w:val="both"/>
              <w:rPr>
                <w:ins w:id="2945" w:author="Bonephace Kaijage" w:date="2026-10-11T07:09:00Z" w16du:dateUtc="2026-10-11T04:09:00Z"/>
                <w:color w:val="000000"/>
              </w:rPr>
            </w:pPr>
            <w:r>
              <w:rPr>
                <w:color w:val="000000"/>
              </w:rPr>
              <w:t>Kwa wanaoishi, kulima na kuchimba hapa, ni vyema</w:t>
            </w:r>
            <w:r w:rsidRPr="00DC5789">
              <w:rPr>
                <w:color w:val="000000"/>
              </w:rPr>
              <w:t xml:space="preserve"> kuacha mimea kwenye miteremko, kuzungushia uzio au kufukia mashimo na kuchenjua mbali na vyanzo vya maji ya kunywa.</w:t>
            </w:r>
          </w:p>
          <w:p w14:paraId="0CA3D241" w14:textId="26B15E9F" w:rsidR="000343A2" w:rsidRDefault="00FE0A4D" w:rsidP="00DC5789">
            <w:pPr>
              <w:pStyle w:val="ListParagraph"/>
              <w:numPr>
                <w:ilvl w:val="0"/>
                <w:numId w:val="1"/>
              </w:numPr>
              <w:jc w:val="both"/>
              <w:rPr>
                <w:ins w:id="2946" w:author="Bonephace Kaijage" w:date="2026-10-11T07:09:00Z" w16du:dateUtc="2026-10-11T04:09:00Z"/>
                <w:color w:val="000000"/>
              </w:rPr>
            </w:pPr>
            <w:ins w:id="2947" w:author="Bonephace Kaijage" w:date="2026-10-14T05:56:00Z" w16du:dateUtc="2026-10-14T03:56:00Z">
              <w:r>
                <w:rPr>
                  <w:color w:val="000000"/>
                </w:rPr>
                <w:lastRenderedPageBreak/>
                <w:t>Kinachoongeza hatari: kuchimba mashimo bila mihimili, kuyafanyia kazi mvua ikinyesha, kuosha mawe ya madini kwenye vijito ambavyo watu hunywa, kujikinga chini ya miti ngurumo zinapoanza, na kuchonga viwanja kwenye miteremko yenye unyevu.</w:t>
              </w:r>
            </w:ins>
          </w:p>
          <w:p w14:paraId="3EFB3E7F" w14:textId="77777777" w:rsidR="00FE0A4D" w:rsidRDefault="000343A2" w:rsidP="00DC5789">
            <w:pPr>
              <w:pStyle w:val="ListParagraph"/>
              <w:numPr>
                <w:ilvl w:val="0"/>
                <w:numId w:val="1"/>
              </w:numPr>
              <w:jc w:val="both"/>
              <w:rPr>
                <w:ins w:id="2948" w:author="Bonephace Kaijage" w:date="2026-10-14T05:59:00Z" w16du:dateUtc="2026-10-14T03:59:00Z"/>
                <w:color w:val="000000"/>
              </w:rPr>
            </w:pPr>
            <w:ins w:id="2949" w:author="Bonephace Kaijage" w:date="2026-10-11T07:09:00Z" w16du:dateUtc="2026-10-11T04:09:00Z">
              <w:r>
                <w:rPr>
                  <w:color w:val="000000"/>
                </w:rPr>
                <w:t>Mtoe kila mtu mashimoni mara mvua inapoanza na fahamu eneo imara mbali na mashimo na makorongo ambalo kaya yako itahamia; kubalianeni na majirani eneo salama nje ya mteremko na nendeni huko nyufa zikifunguka.</w:t>
              </w:r>
            </w:ins>
          </w:p>
          <w:p w14:paraId="2010DDE3" w14:textId="47996BDF" w:rsidR="00AB6CF2" w:rsidRPr="00DC5789" w:rsidRDefault="00FE0A4D" w:rsidP="00DC5789">
            <w:pPr>
              <w:pStyle w:val="ListParagraph"/>
              <w:numPr>
                <w:ilvl w:val="0"/>
                <w:numId w:val="1"/>
              </w:numPr>
              <w:jc w:val="both"/>
              <w:rPr>
                <w:bCs/>
                <w:color w:val="000000"/>
              </w:rPr>
            </w:pPr>
            <w:ins w:id="2950" w:author="Bonephace Kaijage" w:date="2026-10-14T05:59:00Z" w16du:dateUtc="2026-10-14T03:59:00Z">
              <w:r>
                <w:rPr>
                  <w:color w:val="000000"/>
                </w:rPr>
                <w:t>Kubalianeni nani atamsaidia yeyote katika kaya asiyeweza kuondoka, kuona au kusikia tahadhari peke yake.</w:t>
              </w:r>
            </w:ins>
          </w:p>
        </w:tc>
      </w:tr>
    </w:tbl>
    <w:p w14:paraId="3999296D" w14:textId="77777777" w:rsidR="00FE0A4D" w:rsidRPr="00FE0A4D" w:rsidRDefault="00FE0A4D" w:rsidP="00FE0A4D">
      <w:pPr>
        <w:spacing w:after="120"/>
        <w:rPr>
          <w:ins w:id="2951" w:author="Bonephace Kaijage" w:date="2026-10-14T06:01:00Z" w16du:dateUtc="2026-10-14T04:01:00Z"/>
          <w:i/>
          <w:sz w:val="18"/>
          <w:rPrChange w:id="2952" w:author="Bonephace Kaijage" w:date="2026-10-14T06:01:00Z" w16du:dateUtc="2026-10-14T04:01:00Z">
            <w:rPr>
              <w:ins w:id="2953" w:author="Bonephace Kaijage" w:date="2026-10-14T06:01:00Z" w16du:dateUtc="2026-10-14T04:01:00Z"/>
            </w:rPr>
          </w:rPrChange>
        </w:rPr>
        <w:pPrChange w:id="2954" w:author="Bonephace Kaijage" w:date="2026-10-14T06:01:00Z" w16du:dateUtc="2026-10-14T04:01:00Z">
          <w:pPr>
            <w:jc w:val="both"/>
          </w:pPr>
        </w:pPrChange>
      </w:pPr>
      <w:ins w:id="2955" w:author="Bonephace Kaijage" w:date="2026-10-14T06:01:00Z" w16du:dateUtc="2026-10-14T04:01:00Z">
        <w:r w:rsidRPr="00FE0A4D">
          <w:rPr>
            <w:i/>
            <w:sz w:val="18"/>
            <w:rPrChange w:id="2956"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1BEE403B" w14:textId="43734E8C" w:rsidR="00AB6CF2" w:rsidRPr="00AB6CF2" w:rsidRDefault="00AB6CF2" w:rsidP="00AB6CF2">
      <w:pPr>
        <w:jc w:val="both"/>
        <w:rPr>
          <w:color w:val="000000"/>
        </w:rPr>
      </w:pPr>
    </w:p>
    <w:p w14:paraId="3E46617B" w14:textId="6D817EE6" w:rsidR="00AB6CF2" w:rsidRPr="00997D17" w:rsidRDefault="00AB6CF2">
      <w:pPr>
        <w:pStyle w:val="ListParagraph"/>
        <w:rPr>
          <w:sz w:val="22"/>
          <w:szCs w:val="22"/>
        </w:rPr>
      </w:pPr>
    </w:p>
    <w:tbl>
      <w:tblPr>
        <w:tblStyle w:val="TableGrid"/>
        <w:tblW w:w="0" w:type="auto"/>
        <w:tblLook w:val="04A0" w:firstRow="1" w:lastRow="0" w:firstColumn="1" w:lastColumn="0" w:noHBand="0" w:noVBand="1"/>
      </w:tblPr>
      <w:tblGrid>
        <w:gridCol w:w="2236"/>
        <w:gridCol w:w="2199"/>
        <w:gridCol w:w="2234"/>
        <w:gridCol w:w="2217"/>
        <w:gridCol w:w="2251"/>
        <w:gridCol w:w="2533"/>
      </w:tblGrid>
      <w:tr w:rsidR="002066E7" w:rsidRPr="00997D17" w14:paraId="48274BFC" w14:textId="77777777" w:rsidTr="002066E7">
        <w:trPr>
          <w:tblHeader/>
        </w:trPr>
        <w:tc>
          <w:tcPr>
            <w:tcW w:w="2278" w:type="dxa"/>
          </w:tcPr>
          <w:p w14:paraId="41270A95" w14:textId="120898EB" w:rsidR="002066E7" w:rsidRPr="00997D17" w:rsidRDefault="008C6B60" w:rsidP="00FE4152">
            <w:pPr>
              <w:pStyle w:val="ListParagraph"/>
              <w:rPr>
                <w:sz w:val="22"/>
                <w:szCs w:val="22"/>
              </w:rPr>
            </w:pPr>
            <w:r w:rsidRPr="00997D17">
              <w:rPr>
                <w:sz w:val="22"/>
                <w:szCs w:val="22"/>
              </w:rPr>
              <w:t>COUNCIL / HALMASHAURI</w:t>
            </w:r>
          </w:p>
        </w:tc>
        <w:tc>
          <w:tcPr>
            <w:tcW w:w="2278" w:type="dxa"/>
          </w:tcPr>
          <w:p w14:paraId="11CDD477" w14:textId="4222E1AE" w:rsidR="002066E7" w:rsidRPr="00997D17" w:rsidRDefault="002066E7" w:rsidP="00FE4152">
            <w:pPr>
              <w:pStyle w:val="ListParagraph"/>
              <w:rPr>
                <w:sz w:val="22"/>
                <w:szCs w:val="22"/>
              </w:rPr>
            </w:pPr>
            <w:r w:rsidRPr="00997D17">
              <w:rPr>
                <w:sz w:val="22"/>
                <w:szCs w:val="22"/>
              </w:rPr>
              <w:t>LEVEL / NGAZI</w:t>
            </w:r>
          </w:p>
        </w:tc>
        <w:tc>
          <w:tcPr>
            <w:tcW w:w="2278" w:type="dxa"/>
          </w:tcPr>
          <w:p w14:paraId="205CA702" w14:textId="4F38AB40" w:rsidR="002066E7" w:rsidRPr="00997D17" w:rsidRDefault="002066E7" w:rsidP="00FE4152">
            <w:pPr>
              <w:pStyle w:val="ListParagraph"/>
              <w:rPr>
                <w:sz w:val="22"/>
                <w:szCs w:val="22"/>
              </w:rPr>
            </w:pPr>
            <w:r w:rsidRPr="00997D17">
              <w:rPr>
                <w:sz w:val="22"/>
                <w:szCs w:val="22"/>
              </w:rPr>
              <w:t>IMPACT (EN)</w:t>
            </w:r>
          </w:p>
        </w:tc>
        <w:tc>
          <w:tcPr>
            <w:tcW w:w="2278" w:type="dxa"/>
          </w:tcPr>
          <w:p w14:paraId="1D7FC009" w14:textId="4C0E8453" w:rsidR="002066E7" w:rsidRPr="00997D17" w:rsidRDefault="002066E7" w:rsidP="00FE4152">
            <w:pPr>
              <w:pStyle w:val="ListParagraph"/>
              <w:rPr>
                <w:sz w:val="22"/>
                <w:szCs w:val="22"/>
              </w:rPr>
            </w:pPr>
            <w:r w:rsidRPr="00997D17">
              <w:rPr>
                <w:sz w:val="22"/>
                <w:szCs w:val="22"/>
              </w:rPr>
              <w:t>ATHARI (SW)</w:t>
            </w:r>
          </w:p>
        </w:tc>
        <w:tc>
          <w:tcPr>
            <w:tcW w:w="2279" w:type="dxa"/>
          </w:tcPr>
          <w:p w14:paraId="48F6D79C" w14:textId="63F74854" w:rsidR="002066E7" w:rsidRPr="00997D17" w:rsidRDefault="002066E7" w:rsidP="00FE4152">
            <w:pPr>
              <w:pStyle w:val="ListParagraph"/>
              <w:rPr>
                <w:sz w:val="22"/>
                <w:szCs w:val="22"/>
              </w:rPr>
            </w:pPr>
            <w:r w:rsidRPr="00997D17">
              <w:rPr>
                <w:sz w:val="22"/>
                <w:szCs w:val="22"/>
              </w:rPr>
              <w:t>ACTION (EN)</w:t>
            </w:r>
          </w:p>
        </w:tc>
        <w:tc>
          <w:tcPr>
            <w:tcW w:w="2279" w:type="dxa"/>
          </w:tcPr>
          <w:p w14:paraId="40BA5A4E" w14:textId="209EB91A" w:rsidR="002066E7" w:rsidRPr="00997D17" w:rsidRDefault="002066E7" w:rsidP="00FE4152">
            <w:pPr>
              <w:pStyle w:val="ListParagraph"/>
              <w:rPr>
                <w:sz w:val="22"/>
                <w:szCs w:val="22"/>
              </w:rPr>
            </w:pPr>
            <w:r w:rsidRPr="00997D17">
              <w:rPr>
                <w:sz w:val="22"/>
                <w:szCs w:val="22"/>
              </w:rPr>
              <w:t>HATUA (SW)</w:t>
            </w:r>
          </w:p>
        </w:tc>
      </w:tr>
      <w:tr w:rsidR="002066E7" w:rsidRPr="00997D17" w14:paraId="0A2586E0" w14:textId="77777777" w:rsidTr="002066E7">
        <w:tc>
          <w:tcPr>
            <w:tcW w:w="2278" w:type="dxa"/>
          </w:tcPr>
          <w:p w14:paraId="269AE0BC" w14:textId="042FD438" w:rsidR="002066E7" w:rsidRPr="00997D17" w:rsidRDefault="002066E7" w:rsidP="00FE4152">
            <w:pPr>
              <w:pStyle w:val="ListParagraph"/>
              <w:rPr>
                <w:sz w:val="22"/>
                <w:szCs w:val="22"/>
              </w:rPr>
            </w:pPr>
            <w:r w:rsidRPr="00997D17">
              <w:rPr>
                <w:sz w:val="22"/>
                <w:szCs w:val="22"/>
              </w:rPr>
              <w:t>Musoma Municipal Council</w:t>
            </w:r>
          </w:p>
        </w:tc>
        <w:tc>
          <w:tcPr>
            <w:tcW w:w="2278" w:type="dxa"/>
          </w:tcPr>
          <w:p w14:paraId="1EAC4C23" w14:textId="39ED1D8B"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52F1AB43" w14:textId="019EECA1" w:rsidR="002066E7" w:rsidRPr="00997D17" w:rsidRDefault="008C6B60" w:rsidP="00FE4152">
            <w:pPr>
              <w:pStyle w:val="ListParagraph"/>
              <w:rPr>
                <w:sz w:val="22"/>
                <w:szCs w:val="22"/>
              </w:rPr>
            </w:pPr>
            <w:r w:rsidRPr="00997D17">
              <w:rPr>
                <w:sz w:val="22"/>
                <w:szCs w:val="22"/>
              </w:rPr>
              <w:t>Lake Victoria floods and large waves, heavy rain, boat accidents, and cholera. A few roads slippery, a few low homes wet, and lightning where storms build.</w:t>
            </w:r>
          </w:p>
        </w:tc>
        <w:tc>
          <w:tcPr>
            <w:tcW w:w="2278" w:type="dxa"/>
          </w:tcPr>
          <w:p w14:paraId="1C440D4C" w14:textId="1B8ED7ED"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25B8374F" w14:textId="0C798EFC" w:rsidR="008C6B60" w:rsidRPr="00997D17" w:rsidRDefault="00034217" w:rsidP="00F20E47">
            <w:pPr>
              <w:pStyle w:val="ListBullet"/>
              <w:rPr>
                <w:sz w:val="22"/>
                <w:szCs w:val="22"/>
              </w:rPr>
            </w:pPr>
            <w:r w:rsidRPr="00997D17">
              <w:rPr>
                <w:sz w:val="22"/>
                <w:szCs w:val="22"/>
              </w:rPr>
              <w:t>Check the forecast before any boat leaves. Life jacket on.</w:t>
            </w:r>
          </w:p>
          <w:p w14:paraId="3FF132EC" w14:textId="77A67614" w:rsidR="008C6B60" w:rsidRPr="00997D17" w:rsidRDefault="00034217" w:rsidP="00F20E47">
            <w:pPr>
              <w:pStyle w:val="ListBullet"/>
              <w:rPr>
                <w:sz w:val="22"/>
                <w:szCs w:val="22"/>
              </w:rPr>
            </w:pPr>
            <w:r w:rsidRPr="00997D17">
              <w:rPr>
                <w:sz w:val="22"/>
                <w:szCs w:val="22"/>
              </w:rPr>
              <w:t>Bring small boats off the open water.</w:t>
            </w:r>
          </w:p>
          <w:p w14:paraId="39B62395" w14:textId="2F2C06B1" w:rsidR="008C6B60" w:rsidRPr="00997D17" w:rsidRDefault="00034217" w:rsidP="00F20E47">
            <w:pPr>
              <w:pStyle w:val="ListBullet"/>
              <w:rPr>
                <w:sz w:val="22"/>
                <w:szCs w:val="22"/>
              </w:rPr>
            </w:pPr>
            <w:r w:rsidRPr="00997D17">
              <w:rPr>
                <w:sz w:val="22"/>
                <w:szCs w:val="22"/>
              </w:rPr>
              <w:t xml:space="preserve">Landing site: listen for the </w:t>
            </w:r>
            <w:r w:rsidRPr="00997D17">
              <w:rPr>
                <w:sz w:val="22"/>
                <w:szCs w:val="22"/>
              </w:rPr>
              <w:lastRenderedPageBreak/>
              <w:t>warning and save 190.</w:t>
            </w:r>
          </w:p>
          <w:p w14:paraId="79BEDBEC" w14:textId="527F8531"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2D069DB8" w14:textId="18BDEBFC" w:rsidR="008C6B60" w:rsidRPr="00997D17" w:rsidRDefault="00034217" w:rsidP="00F20E47">
            <w:pPr>
              <w:pStyle w:val="ListBullet"/>
              <w:rPr>
                <w:sz w:val="22"/>
                <w:szCs w:val="22"/>
              </w:rPr>
            </w:pPr>
            <w:r w:rsidRPr="00997D17">
              <w:rPr>
                <w:sz w:val="22"/>
                <w:szCs w:val="22"/>
              </w:rPr>
              <w:lastRenderedPageBreak/>
              <w:t>Angalia utabiri kabla ya chombo kuondoka. Vaa jaketi ya kujiokoa.</w:t>
            </w:r>
          </w:p>
          <w:p w14:paraId="532D2378" w14:textId="728FA284" w:rsidR="008C6B60" w:rsidRPr="00997D17" w:rsidRDefault="00034217" w:rsidP="00F20E47">
            <w:pPr>
              <w:pStyle w:val="ListBullet"/>
              <w:rPr>
                <w:sz w:val="22"/>
                <w:szCs w:val="22"/>
              </w:rPr>
            </w:pPr>
            <w:r w:rsidRPr="00997D17">
              <w:rPr>
                <w:sz w:val="22"/>
                <w:szCs w:val="22"/>
              </w:rPr>
              <w:t>Rudisha vyombo vidogo kutoka maji ya wazi.</w:t>
            </w:r>
          </w:p>
          <w:p w14:paraId="4667594F" w14:textId="2B3D360C" w:rsidR="008C6B60" w:rsidRPr="00997D17" w:rsidRDefault="00034217" w:rsidP="00F20E47">
            <w:pPr>
              <w:pStyle w:val="ListBullet"/>
              <w:rPr>
                <w:sz w:val="22"/>
                <w:szCs w:val="22"/>
                <w:lang w:val="sv-SE"/>
              </w:rPr>
            </w:pPr>
            <w:r w:rsidRPr="00997D17">
              <w:rPr>
                <w:sz w:val="22"/>
                <w:szCs w:val="22"/>
                <w:lang w:val="sv-SE"/>
              </w:rPr>
              <w:t>Mwalo: sikiliza onyo na hifadhi 190.</w:t>
            </w:r>
          </w:p>
          <w:p w14:paraId="2A07D93B" w14:textId="1961773E" w:rsidR="002066E7" w:rsidRPr="00997D17" w:rsidRDefault="00FE0A4D" w:rsidP="00F20E47">
            <w:pPr>
              <w:pStyle w:val="ListBullet"/>
              <w:rPr>
                <w:sz w:val="22"/>
                <w:szCs w:val="22"/>
              </w:rPr>
            </w:pPr>
            <w:ins w:id="2957" w:author="Bonephace Kaijage" w:date="2026-10-14T06:15:00Z" w16du:dateUtc="2026-10-14T04:15:00Z">
              <w:r>
                <w:rPr>
                  <w:sz w:val="22"/>
                  <w:szCs w:val="22"/>
                  <w:lang w:val="sv-SE"/>
                </w:rPr>
                <w:lastRenderedPageBreak/>
                <w:t>Kumuokoa mtu majini, mtupie kitu kinachoelea au mnyooshee fimbo badala ya kuogelea kumfuata: maji yanayotiririka humzamisha pia mwokoaji.</w:t>
              </w:r>
            </w:ins>
            <w:del w:id="2958"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74F13288" w14:textId="77777777" w:rsidTr="002066E7">
        <w:tc>
          <w:tcPr>
            <w:tcW w:w="2278" w:type="dxa"/>
          </w:tcPr>
          <w:p w14:paraId="5CB3FC11" w14:textId="77777777" w:rsidR="002066E7" w:rsidRPr="00997D17" w:rsidRDefault="002066E7" w:rsidP="00FE4152">
            <w:pPr>
              <w:pStyle w:val="ListParagraph"/>
              <w:rPr>
                <w:sz w:val="22"/>
                <w:szCs w:val="22"/>
              </w:rPr>
            </w:pPr>
          </w:p>
        </w:tc>
        <w:tc>
          <w:tcPr>
            <w:tcW w:w="2278" w:type="dxa"/>
          </w:tcPr>
          <w:p w14:paraId="7FD9F6F5" w14:textId="7CCCDCA0"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7E40C96" w14:textId="0D010BC1" w:rsidR="002066E7" w:rsidRPr="00997D17" w:rsidRDefault="008C6B60" w:rsidP="00FE4152">
            <w:pPr>
              <w:pStyle w:val="ListParagraph"/>
              <w:rPr>
                <w:sz w:val="22"/>
                <w:szCs w:val="22"/>
              </w:rPr>
            </w:pPr>
            <w:r w:rsidRPr="00997D17">
              <w:rPr>
                <w:sz w:val="22"/>
                <w:szCs w:val="22"/>
              </w:rPr>
              <w:t>Lake Victoria floods and large waves, heavy rain, boat accidents, and cholera. Roads, water points or houses at the named sites are now affected. Some journeys and classes are disrupted.</w:t>
            </w:r>
          </w:p>
        </w:tc>
        <w:tc>
          <w:tcPr>
            <w:tcW w:w="2278" w:type="dxa"/>
          </w:tcPr>
          <w:p w14:paraId="32C3D2CD" w14:textId="5895E3F7"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5CFFCA8" w14:textId="6F1EDAC0" w:rsidR="008C6B60" w:rsidRPr="00997D17" w:rsidRDefault="00034217" w:rsidP="00F20E47">
            <w:pPr>
              <w:pStyle w:val="ListBullet"/>
              <w:rPr>
                <w:sz w:val="22"/>
                <w:szCs w:val="22"/>
              </w:rPr>
            </w:pPr>
            <w:r w:rsidRPr="00997D17">
              <w:rPr>
                <w:sz w:val="22"/>
                <w:szCs w:val="22"/>
              </w:rPr>
              <w:t>Stop fishing and crossings on this water.</w:t>
            </w:r>
          </w:p>
          <w:p w14:paraId="33938933" w14:textId="01CB5124" w:rsidR="008C6B60" w:rsidRPr="00997D17" w:rsidRDefault="00FE0A4D" w:rsidP="00F20E47">
            <w:pPr>
              <w:pStyle w:val="ListBullet"/>
              <w:rPr>
                <w:sz w:val="22"/>
                <w:szCs w:val="22"/>
              </w:rPr>
            </w:pPr>
            <w:ins w:id="2959"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2960" w:author="Bonephace Kaijage" w:date="2026-10-14T06:15:00Z" w16du:dateUtc="2026-10-14T04:15:00Z">
              <w:r w:rsidR="00034217" w:rsidRPr="00997D17" w:rsidDel="00FE0A4D">
                <w:rPr>
                  <w:sz w:val="22"/>
                  <w:szCs w:val="22"/>
                </w:rPr>
                <w:delText>Move people off the low shore to the assembly point.</w:delText>
              </w:r>
            </w:del>
          </w:p>
          <w:p w14:paraId="1E72DC5E" w14:textId="67DC50D2" w:rsidR="008C6B60" w:rsidRPr="00997D17" w:rsidRDefault="00034217" w:rsidP="00F20E47">
            <w:pPr>
              <w:pStyle w:val="ListBullet"/>
              <w:rPr>
                <w:sz w:val="22"/>
                <w:szCs w:val="22"/>
              </w:rPr>
            </w:pPr>
            <w:r w:rsidRPr="00997D17">
              <w:rPr>
                <w:sz w:val="22"/>
                <w:szCs w:val="22"/>
              </w:rPr>
              <w:t>Marine police or the beach unit: account for boats still out.</w:t>
            </w:r>
          </w:p>
          <w:p w14:paraId="1D7AC310" w14:textId="7727DB2F"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6B413F6F" w14:textId="49ADF68B" w:rsidR="008C6B60" w:rsidRPr="00997D17" w:rsidRDefault="00034217" w:rsidP="00F20E47">
            <w:pPr>
              <w:pStyle w:val="ListBullet"/>
              <w:rPr>
                <w:sz w:val="22"/>
                <w:szCs w:val="22"/>
              </w:rPr>
            </w:pPr>
            <w:r w:rsidRPr="00997D17">
              <w:rPr>
                <w:sz w:val="22"/>
                <w:szCs w:val="22"/>
              </w:rPr>
              <w:t>Simamisha uvuvi na vivuko kwenye maji haya.</w:t>
            </w:r>
          </w:p>
          <w:p w14:paraId="39C8EA97" w14:textId="67748E8A" w:rsidR="008C6B60" w:rsidRPr="00997D17" w:rsidRDefault="00FE0A4D" w:rsidP="00F20E47">
            <w:pPr>
              <w:pStyle w:val="ListBullet"/>
              <w:rPr>
                <w:sz w:val="22"/>
                <w:szCs w:val="22"/>
              </w:rPr>
            </w:pPr>
            <w:ins w:id="2961"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2962" w:author="Bonephace Kaijage" w:date="2026-10-14T06:16:00Z" w16du:dateUtc="2026-10-14T04:16:00Z">
              <w:r w:rsidR="00034217" w:rsidRPr="00997D17" w:rsidDel="00FE0A4D">
                <w:rPr>
                  <w:sz w:val="22"/>
                  <w:szCs w:val="22"/>
                </w:rPr>
                <w:delText>Hamisha watu kutoka ufuo wa chini kwenda kituoni.</w:delText>
              </w:r>
            </w:del>
          </w:p>
          <w:p w14:paraId="062C98E1" w14:textId="5C9372F5" w:rsidR="008C6B60" w:rsidRPr="00997D17" w:rsidRDefault="00034217" w:rsidP="00F20E47">
            <w:pPr>
              <w:pStyle w:val="ListBullet"/>
              <w:rPr>
                <w:sz w:val="22"/>
                <w:szCs w:val="22"/>
              </w:rPr>
            </w:pPr>
            <w:r w:rsidRPr="00997D17">
              <w:rPr>
                <w:sz w:val="22"/>
                <w:szCs w:val="22"/>
              </w:rPr>
              <w:t>Polisi wanamaji au kitengo cha mwalo: hakiki vyombo vilivyoko nje.</w:t>
            </w:r>
          </w:p>
          <w:p w14:paraId="099A0652" w14:textId="7066032C"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1D697E6F" w14:textId="77777777" w:rsidTr="002066E7">
        <w:tc>
          <w:tcPr>
            <w:tcW w:w="2278" w:type="dxa"/>
          </w:tcPr>
          <w:p w14:paraId="642C74D4" w14:textId="77777777" w:rsidR="002066E7" w:rsidRPr="00997D17" w:rsidRDefault="002066E7" w:rsidP="00FE4152">
            <w:pPr>
              <w:pStyle w:val="ListParagraph"/>
              <w:rPr>
                <w:sz w:val="22"/>
                <w:szCs w:val="22"/>
                <w:lang w:val="sv-SE"/>
              </w:rPr>
            </w:pPr>
          </w:p>
        </w:tc>
        <w:tc>
          <w:tcPr>
            <w:tcW w:w="2278" w:type="dxa"/>
          </w:tcPr>
          <w:p w14:paraId="188AD8BD" w14:textId="244382BD"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21A97778" w14:textId="40B6FD90" w:rsidR="002066E7" w:rsidRPr="00997D17" w:rsidRDefault="00FE0A4D" w:rsidP="00FE4152">
            <w:pPr>
              <w:pStyle w:val="ListParagraph"/>
              <w:rPr>
                <w:sz w:val="22"/>
                <w:szCs w:val="22"/>
              </w:rPr>
            </w:pPr>
            <w:ins w:id="2963" w:author="Bonephace Kaijage" w:date="2026-10-14T06:20:00Z" w16du:dateUtc="2026-10-14T04:20:00Z">
              <w:r>
                <w:rPr>
                  <w:sz w:val="22"/>
                  <w:szCs w:val="22"/>
                </w:rPr>
                <w:t xml:space="preserve">Conditions at the sites named in Know Your Risk are now life-threatening: houses damaged, people cut off, and a real risk of </w:t>
              </w:r>
              <w:r>
                <w:rPr>
                  <w:sz w:val="22"/>
                  <w:szCs w:val="22"/>
                </w:rPr>
                <w:lastRenderedPageBreak/>
                <w:t>drowning, injury or disease. Help is being organised; please follow the committee's instructions and look out for neighbours.</w:t>
              </w:r>
            </w:ins>
            <w:del w:id="296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D5901E5" w14:textId="080A0B0D" w:rsidR="002066E7" w:rsidRPr="00997D17" w:rsidRDefault="00FE0A4D" w:rsidP="00FE4152">
            <w:pPr>
              <w:pStyle w:val="ListParagraph"/>
              <w:rPr>
                <w:sz w:val="22"/>
                <w:szCs w:val="22"/>
              </w:rPr>
            </w:pPr>
            <w:ins w:id="2965" w:author="Bonephace Kaijage" w:date="2026-10-14T06:23:00Z" w16du:dateUtc="2026-10-14T04:23:00Z">
              <w:r>
                <w:rPr>
                  <w:sz w:val="22"/>
                  <w:szCs w:val="22"/>
                </w:rPr>
                <w:lastRenderedPageBreak/>
                <w:t xml:space="preserve">Hali katika maeneo yaliyotajwa kwenye Fahamu Hatari sasa ni hatari kwa maisha: nyumba zimeharibika, watu wamekatwa, na </w:t>
              </w:r>
              <w:r>
                <w:rPr>
                  <w:sz w:val="22"/>
                  <w:szCs w:val="22"/>
                </w:rPr>
                <w:lastRenderedPageBreak/>
                <w:t>kuna hatari halisi ya kuzama, kujeruhiwa au magonjwa. Msaada unaandaliwa; tafadhali fuateni maelekezo ya kamati na muangaliane na majirani.</w:t>
              </w:r>
            </w:ins>
            <w:del w:id="296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56C2303" w14:textId="442FED3D" w:rsidR="008C6B60" w:rsidRPr="00997D17" w:rsidRDefault="00FE0A4D" w:rsidP="00F20E47">
            <w:pPr>
              <w:pStyle w:val="ListBullet"/>
              <w:rPr>
                <w:sz w:val="22"/>
                <w:szCs w:val="22"/>
              </w:rPr>
            </w:pPr>
            <w:ins w:id="2967" w:author="Bonephace Kaijage" w:date="2026-10-14T06:04:00Z" w16du:dateUtc="2026-10-14T04:04:00Z">
              <w:r>
                <w:rPr>
                  <w:sz w:val="22"/>
                  <w:szCs w:val="22"/>
                </w:rPr>
                <w:lastRenderedPageBreak/>
                <w:t xml:space="preserve">Please move off the low ground now to the agreed safe place, helping anyone who cannot move </w:t>
              </w:r>
              <w:r>
                <w:rPr>
                  <w:sz w:val="22"/>
                  <w:szCs w:val="22"/>
                </w:rPr>
                <w:lastRenderedPageBreak/>
                <w:t>alone; the water can rise faster than it looks. Return only when the committee confirms it is safe.</w:t>
              </w:r>
            </w:ins>
            <w:del w:id="2968"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7DD4CA14" w14:textId="7788219C" w:rsidR="008C6B60" w:rsidRPr="00997D17" w:rsidRDefault="00034217" w:rsidP="00F20E47">
            <w:pPr>
              <w:pStyle w:val="ListBullet"/>
              <w:rPr>
                <w:sz w:val="22"/>
                <w:szCs w:val="22"/>
              </w:rPr>
            </w:pPr>
            <w:r w:rsidRPr="00997D17">
              <w:rPr>
                <w:sz w:val="22"/>
                <w:szCs w:val="22"/>
              </w:rPr>
              <w:t>Call 114 and 190. Keep the road clear for ambulances.</w:t>
            </w:r>
          </w:p>
          <w:p w14:paraId="67EF390E" w14:textId="55C1D942" w:rsidR="008C6B60" w:rsidRPr="00997D17" w:rsidRDefault="00034217" w:rsidP="00F20E47">
            <w:pPr>
              <w:pStyle w:val="ListBullet"/>
              <w:rPr>
                <w:sz w:val="22"/>
                <w:szCs w:val="22"/>
              </w:rPr>
            </w:pPr>
            <w:r w:rsidRPr="00997D17">
              <w:rPr>
                <w:sz w:val="22"/>
                <w:szCs w:val="22"/>
              </w:rPr>
              <w:t>Open the shelter and register every household. Note who is missing.</w:t>
            </w:r>
          </w:p>
          <w:p w14:paraId="5AAA9D15" w14:textId="2D0D4047"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35F56574" w14:textId="5672A691"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51FFDAF7" w14:textId="784327B9" w:rsidR="008C6B60" w:rsidRPr="00997D17" w:rsidRDefault="00034217" w:rsidP="00F20E47">
            <w:pPr>
              <w:pStyle w:val="ListBullet"/>
              <w:rPr>
                <w:sz w:val="22"/>
                <w:szCs w:val="22"/>
                <w:lang w:val="sv-SE"/>
              </w:rPr>
            </w:pPr>
            <w:r w:rsidRPr="00997D17">
              <w:rPr>
                <w:sz w:val="22"/>
                <w:szCs w:val="22"/>
                <w:lang w:val="sv-SE"/>
              </w:rPr>
              <w:t xml:space="preserve">Piga 114 na 190. Acha barabara wazi </w:t>
            </w:r>
            <w:r w:rsidRPr="00997D17">
              <w:rPr>
                <w:sz w:val="22"/>
                <w:szCs w:val="22"/>
                <w:lang w:val="sv-SE"/>
              </w:rPr>
              <w:lastRenderedPageBreak/>
              <w:t>kwa magari ya wagonjwa.</w:t>
            </w:r>
          </w:p>
          <w:p w14:paraId="4E976913" w14:textId="1E7D9AE9"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5E59283C" w14:textId="20410E7E"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134FC5F5" w14:textId="77777777" w:rsidTr="002066E7">
        <w:tc>
          <w:tcPr>
            <w:tcW w:w="2278" w:type="dxa"/>
          </w:tcPr>
          <w:p w14:paraId="73242CBB" w14:textId="37B45D3A" w:rsidR="002066E7" w:rsidRPr="00997D17" w:rsidRDefault="002066E7" w:rsidP="00FE4152">
            <w:pPr>
              <w:pStyle w:val="ListParagraph"/>
              <w:rPr>
                <w:sz w:val="22"/>
                <w:szCs w:val="22"/>
              </w:rPr>
            </w:pPr>
            <w:r w:rsidRPr="00997D17">
              <w:rPr>
                <w:sz w:val="22"/>
                <w:szCs w:val="22"/>
              </w:rPr>
              <w:lastRenderedPageBreak/>
              <w:t>Bunda Town Council</w:t>
            </w:r>
          </w:p>
        </w:tc>
        <w:tc>
          <w:tcPr>
            <w:tcW w:w="2278" w:type="dxa"/>
          </w:tcPr>
          <w:p w14:paraId="4DD4FBEB" w14:textId="1D693AA9"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7ED1351E" w14:textId="1F32CB9B" w:rsidR="002066E7" w:rsidRPr="00997D17" w:rsidRDefault="008C6B60" w:rsidP="00FE4152">
            <w:pPr>
              <w:pStyle w:val="ListParagraph"/>
              <w:rPr>
                <w:sz w:val="22"/>
                <w:szCs w:val="22"/>
              </w:rPr>
            </w:pPr>
            <w:r w:rsidRPr="00997D17">
              <w:rPr>
                <w:sz w:val="22"/>
                <w:szCs w:val="22"/>
              </w:rPr>
              <w:t>lake floods, large waves, boat accidents, and heavy rain. A few roads slippery, a few low homes wet, and lightning where storms build.</w:t>
            </w:r>
          </w:p>
        </w:tc>
        <w:tc>
          <w:tcPr>
            <w:tcW w:w="2278" w:type="dxa"/>
          </w:tcPr>
          <w:p w14:paraId="3AEFBC6E" w14:textId="3FA7F262"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0F5D9A59" w14:textId="76087A87" w:rsidR="008C6B60" w:rsidRPr="00997D17" w:rsidRDefault="00034217" w:rsidP="00F20E47">
            <w:pPr>
              <w:pStyle w:val="ListBullet"/>
              <w:rPr>
                <w:sz w:val="22"/>
                <w:szCs w:val="22"/>
              </w:rPr>
            </w:pPr>
            <w:r w:rsidRPr="00997D17">
              <w:rPr>
                <w:sz w:val="22"/>
                <w:szCs w:val="22"/>
              </w:rPr>
              <w:t>Check the forecast before any boat leaves. Life jacket on.</w:t>
            </w:r>
          </w:p>
          <w:p w14:paraId="64C7A79B" w14:textId="55886AF7" w:rsidR="008C6B60" w:rsidRPr="00997D17" w:rsidRDefault="00034217" w:rsidP="00F20E47">
            <w:pPr>
              <w:pStyle w:val="ListBullet"/>
              <w:rPr>
                <w:sz w:val="22"/>
                <w:szCs w:val="22"/>
              </w:rPr>
            </w:pPr>
            <w:r w:rsidRPr="00997D17">
              <w:rPr>
                <w:sz w:val="22"/>
                <w:szCs w:val="22"/>
              </w:rPr>
              <w:t>Bring small boats off the open water.</w:t>
            </w:r>
          </w:p>
          <w:p w14:paraId="77182E16" w14:textId="5A36F582" w:rsidR="008C6B60" w:rsidRPr="00997D17" w:rsidRDefault="00034217" w:rsidP="00F20E47">
            <w:pPr>
              <w:pStyle w:val="ListBullet"/>
              <w:rPr>
                <w:sz w:val="22"/>
                <w:szCs w:val="22"/>
              </w:rPr>
            </w:pPr>
            <w:r w:rsidRPr="00997D17">
              <w:rPr>
                <w:sz w:val="22"/>
                <w:szCs w:val="22"/>
              </w:rPr>
              <w:t>Landing site: listen for the warning and save 190.</w:t>
            </w:r>
          </w:p>
          <w:p w14:paraId="1A1C9D9B" w14:textId="76D80BCF"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63051027" w14:textId="05AF0B27" w:rsidR="008C6B60" w:rsidRPr="00997D17" w:rsidRDefault="00034217" w:rsidP="00F20E47">
            <w:pPr>
              <w:pStyle w:val="ListBullet"/>
              <w:rPr>
                <w:sz w:val="22"/>
                <w:szCs w:val="22"/>
              </w:rPr>
            </w:pPr>
            <w:r w:rsidRPr="00997D17">
              <w:rPr>
                <w:sz w:val="22"/>
                <w:szCs w:val="22"/>
              </w:rPr>
              <w:t>Angalia utabiri kabla ya chombo kuondoka. Vaa jaketi ya kujiokoa.</w:t>
            </w:r>
          </w:p>
          <w:p w14:paraId="25353F92" w14:textId="1A8DF109" w:rsidR="008C6B60" w:rsidRPr="00997D17" w:rsidRDefault="00034217" w:rsidP="00F20E47">
            <w:pPr>
              <w:pStyle w:val="ListBullet"/>
              <w:rPr>
                <w:sz w:val="22"/>
                <w:szCs w:val="22"/>
              </w:rPr>
            </w:pPr>
            <w:r w:rsidRPr="00997D17">
              <w:rPr>
                <w:sz w:val="22"/>
                <w:szCs w:val="22"/>
              </w:rPr>
              <w:t>Rudisha vyombo vidogo kutoka maji ya wazi.</w:t>
            </w:r>
          </w:p>
          <w:p w14:paraId="22107C93" w14:textId="79D815A2" w:rsidR="008C6B60" w:rsidRPr="00997D17" w:rsidRDefault="00034217" w:rsidP="00F20E47">
            <w:pPr>
              <w:pStyle w:val="ListBullet"/>
              <w:rPr>
                <w:sz w:val="22"/>
                <w:szCs w:val="22"/>
                <w:lang w:val="sv-SE"/>
              </w:rPr>
            </w:pPr>
            <w:r w:rsidRPr="00997D17">
              <w:rPr>
                <w:sz w:val="22"/>
                <w:szCs w:val="22"/>
                <w:lang w:val="sv-SE"/>
              </w:rPr>
              <w:t>Mwalo: sikiliza onyo na hifadhi 190.</w:t>
            </w:r>
          </w:p>
          <w:p w14:paraId="56D70E63" w14:textId="60D4CA08" w:rsidR="002066E7" w:rsidRPr="00997D17" w:rsidRDefault="00FE0A4D" w:rsidP="00F20E47">
            <w:pPr>
              <w:pStyle w:val="ListBullet"/>
              <w:rPr>
                <w:sz w:val="22"/>
                <w:szCs w:val="22"/>
                <w:lang w:val="sv-SE"/>
              </w:rPr>
            </w:pPr>
            <w:ins w:id="2969" w:author="Bonephace Kaijage" w:date="2026-10-14T06:15:00Z" w16du:dateUtc="2026-10-14T04:15:00Z">
              <w:r>
                <w:rPr>
                  <w:sz w:val="22"/>
                  <w:szCs w:val="22"/>
                  <w:lang w:val="sv-SE"/>
                </w:rPr>
                <w:t xml:space="preserve">Kumuokoa mtu majini, mtupie kitu kinachoelea au mnyooshee fimbo badala ya kuogelea kumfuata: maji yanayotiririka </w:t>
              </w:r>
              <w:r>
                <w:rPr>
                  <w:sz w:val="22"/>
                  <w:szCs w:val="22"/>
                  <w:lang w:val="sv-SE"/>
                </w:rPr>
                <w:lastRenderedPageBreak/>
                <w:t>humzamisha pia mwokoaji.</w:t>
              </w:r>
            </w:ins>
            <w:del w:id="2970"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0F490A65" w14:textId="77777777" w:rsidTr="002066E7">
        <w:tc>
          <w:tcPr>
            <w:tcW w:w="2278" w:type="dxa"/>
          </w:tcPr>
          <w:p w14:paraId="766A013F" w14:textId="77777777" w:rsidR="002066E7" w:rsidRPr="00997D17" w:rsidRDefault="002066E7" w:rsidP="00FE4152">
            <w:pPr>
              <w:pStyle w:val="ListParagraph"/>
              <w:rPr>
                <w:sz w:val="22"/>
                <w:szCs w:val="22"/>
                <w:lang w:val="sv-SE"/>
              </w:rPr>
            </w:pPr>
          </w:p>
        </w:tc>
        <w:tc>
          <w:tcPr>
            <w:tcW w:w="2278" w:type="dxa"/>
          </w:tcPr>
          <w:p w14:paraId="5BBEC565" w14:textId="13F90B92"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40A7A91B" w14:textId="133C7840" w:rsidR="002066E7" w:rsidRPr="00997D17" w:rsidRDefault="008C6B60" w:rsidP="00FE4152">
            <w:pPr>
              <w:pStyle w:val="ListParagraph"/>
              <w:rPr>
                <w:sz w:val="22"/>
                <w:szCs w:val="22"/>
              </w:rPr>
            </w:pPr>
            <w:r w:rsidRPr="00997D17">
              <w:rPr>
                <w:sz w:val="22"/>
                <w:szCs w:val="22"/>
              </w:rPr>
              <w:t>lake floods, large waves, boat accidents, and heavy rain. Roads, water points or houses at the named sites are now affected. Some journeys and classes are disrupted.</w:t>
            </w:r>
          </w:p>
        </w:tc>
        <w:tc>
          <w:tcPr>
            <w:tcW w:w="2278" w:type="dxa"/>
          </w:tcPr>
          <w:p w14:paraId="7B0F3C7C" w14:textId="08E264A6"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825F393" w14:textId="6EF69FD1" w:rsidR="008C6B60" w:rsidRPr="00997D17" w:rsidRDefault="00034217" w:rsidP="00F20E47">
            <w:pPr>
              <w:pStyle w:val="ListBullet"/>
              <w:rPr>
                <w:sz w:val="22"/>
                <w:szCs w:val="22"/>
              </w:rPr>
            </w:pPr>
            <w:r w:rsidRPr="00997D17">
              <w:rPr>
                <w:sz w:val="22"/>
                <w:szCs w:val="22"/>
              </w:rPr>
              <w:t>Stop fishing and crossings on this water.</w:t>
            </w:r>
          </w:p>
          <w:p w14:paraId="1B15A74D" w14:textId="107FB93D" w:rsidR="008C6B60" w:rsidRPr="00997D17" w:rsidRDefault="00FE0A4D" w:rsidP="00F20E47">
            <w:pPr>
              <w:pStyle w:val="ListBullet"/>
              <w:rPr>
                <w:sz w:val="22"/>
                <w:szCs w:val="22"/>
              </w:rPr>
            </w:pPr>
            <w:ins w:id="2971"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2972" w:author="Bonephace Kaijage" w:date="2026-10-14T06:15:00Z" w16du:dateUtc="2026-10-14T04:15:00Z">
              <w:r w:rsidR="00034217" w:rsidRPr="00997D17" w:rsidDel="00FE0A4D">
                <w:rPr>
                  <w:sz w:val="22"/>
                  <w:szCs w:val="22"/>
                </w:rPr>
                <w:delText>Move people off the low shore to the assembly point.</w:delText>
              </w:r>
            </w:del>
          </w:p>
          <w:p w14:paraId="688CAFAF" w14:textId="16B2EC1D" w:rsidR="008C6B60" w:rsidRPr="00997D17" w:rsidRDefault="00034217" w:rsidP="00F20E47">
            <w:pPr>
              <w:pStyle w:val="ListBullet"/>
              <w:rPr>
                <w:sz w:val="22"/>
                <w:szCs w:val="22"/>
              </w:rPr>
            </w:pPr>
            <w:r w:rsidRPr="00997D17">
              <w:rPr>
                <w:sz w:val="22"/>
                <w:szCs w:val="22"/>
              </w:rPr>
              <w:t>Marine police or the beach unit: account for boats still out.</w:t>
            </w:r>
          </w:p>
          <w:p w14:paraId="12904C6C" w14:textId="7A3BE48A"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5ED85893" w14:textId="4019EAB8" w:rsidR="008C6B60" w:rsidRPr="00997D17" w:rsidRDefault="00034217" w:rsidP="00F20E47">
            <w:pPr>
              <w:pStyle w:val="ListBullet"/>
              <w:rPr>
                <w:sz w:val="22"/>
                <w:szCs w:val="22"/>
              </w:rPr>
            </w:pPr>
            <w:r w:rsidRPr="00997D17">
              <w:rPr>
                <w:sz w:val="22"/>
                <w:szCs w:val="22"/>
              </w:rPr>
              <w:t>Simamisha uvuvi na vivuko kwenye maji haya.</w:t>
            </w:r>
          </w:p>
          <w:p w14:paraId="01CE19B8" w14:textId="2CC05FBC" w:rsidR="008C6B60" w:rsidRPr="00997D17" w:rsidRDefault="00FE0A4D" w:rsidP="00F20E47">
            <w:pPr>
              <w:pStyle w:val="ListBullet"/>
              <w:rPr>
                <w:sz w:val="22"/>
                <w:szCs w:val="22"/>
              </w:rPr>
            </w:pPr>
            <w:ins w:id="2973"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2974" w:author="Bonephace Kaijage" w:date="2026-10-14T06:16:00Z" w16du:dateUtc="2026-10-14T04:16:00Z">
              <w:r w:rsidR="00034217" w:rsidRPr="00997D17" w:rsidDel="00FE0A4D">
                <w:rPr>
                  <w:sz w:val="22"/>
                  <w:szCs w:val="22"/>
                </w:rPr>
                <w:delText>Hamisha watu kutoka ufuo wa chini kwenda kituoni.</w:delText>
              </w:r>
            </w:del>
          </w:p>
          <w:p w14:paraId="2CD850CD" w14:textId="4B3C95BD" w:rsidR="008C6B60" w:rsidRPr="00997D17" w:rsidRDefault="00034217" w:rsidP="00F20E47">
            <w:pPr>
              <w:pStyle w:val="ListBullet"/>
              <w:rPr>
                <w:sz w:val="22"/>
                <w:szCs w:val="22"/>
              </w:rPr>
            </w:pPr>
            <w:r w:rsidRPr="00997D17">
              <w:rPr>
                <w:sz w:val="22"/>
                <w:szCs w:val="22"/>
              </w:rPr>
              <w:t>Polisi wanamaji au kitengo cha mwalo: hakiki vyombo vilivyoko nje.</w:t>
            </w:r>
          </w:p>
          <w:p w14:paraId="44D089F3" w14:textId="0B602DFF"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7A5121B1" w14:textId="77777777" w:rsidTr="002066E7">
        <w:tc>
          <w:tcPr>
            <w:tcW w:w="2278" w:type="dxa"/>
          </w:tcPr>
          <w:p w14:paraId="00207360" w14:textId="77777777" w:rsidR="002066E7" w:rsidRPr="00997D17" w:rsidRDefault="002066E7" w:rsidP="00FE4152">
            <w:pPr>
              <w:pStyle w:val="ListParagraph"/>
              <w:rPr>
                <w:sz w:val="22"/>
                <w:szCs w:val="22"/>
                <w:lang w:val="sv-SE"/>
              </w:rPr>
            </w:pPr>
          </w:p>
        </w:tc>
        <w:tc>
          <w:tcPr>
            <w:tcW w:w="2278" w:type="dxa"/>
          </w:tcPr>
          <w:p w14:paraId="77F6E391" w14:textId="23644080"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55852CA2" w14:textId="3B140ABC" w:rsidR="002066E7" w:rsidRPr="00997D17" w:rsidRDefault="00FE0A4D" w:rsidP="00FE4152">
            <w:pPr>
              <w:pStyle w:val="ListParagraph"/>
              <w:rPr>
                <w:sz w:val="22"/>
                <w:szCs w:val="22"/>
              </w:rPr>
            </w:pPr>
            <w:ins w:id="297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97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10E2DEC" w14:textId="2473E458" w:rsidR="002066E7" w:rsidRPr="00997D17" w:rsidRDefault="00FE0A4D" w:rsidP="00FE4152">
            <w:pPr>
              <w:pStyle w:val="ListParagraph"/>
              <w:rPr>
                <w:sz w:val="22"/>
                <w:szCs w:val="22"/>
              </w:rPr>
            </w:pPr>
            <w:ins w:id="2977" w:author="Bonephace Kaijage" w:date="2026-10-14T06:23:00Z" w16du:dateUtc="2026-10-14T04:23:00Z">
              <w:r>
                <w:rPr>
                  <w:sz w:val="22"/>
                  <w:szCs w:val="22"/>
                </w:rPr>
                <w:t xml:space="preserve">Hali katika maeneo yaliyotajwa kwenye Fahamu Hatari sasa ni hatari kwa maisha: nyumba zimeharibika, watu wamekatwa, na kuna hatari halisi ya kuzama, kujeruhiwa au magonjwa. Msaada unaandaliwa; tafadhali fuateni maelekezo ya </w:t>
              </w:r>
              <w:r>
                <w:rPr>
                  <w:sz w:val="22"/>
                  <w:szCs w:val="22"/>
                </w:rPr>
                <w:lastRenderedPageBreak/>
                <w:t>kamati na muangaliane na majirani.</w:t>
              </w:r>
            </w:ins>
            <w:del w:id="297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C0E5D62" w14:textId="71F6C816" w:rsidR="008C6B60" w:rsidRPr="00997D17" w:rsidRDefault="00FE0A4D" w:rsidP="00F20E47">
            <w:pPr>
              <w:pStyle w:val="ListBullet"/>
              <w:rPr>
                <w:sz w:val="22"/>
                <w:szCs w:val="22"/>
              </w:rPr>
            </w:pPr>
            <w:ins w:id="2979" w:author="Bonephace Kaijage" w:date="2026-10-14T06:04:00Z" w16du:dateUtc="2026-10-14T04:04:00Z">
              <w:r>
                <w:rPr>
                  <w:sz w:val="22"/>
                  <w:szCs w:val="22"/>
                </w:rPr>
                <w:lastRenderedPageBreak/>
                <w:t xml:space="preserve">Please move off the low ground now to the agreed safe place, helping anyone who cannot move alone; the water can rise faster than it looks. Return only when the committee </w:t>
              </w:r>
              <w:r>
                <w:rPr>
                  <w:sz w:val="22"/>
                  <w:szCs w:val="22"/>
                </w:rPr>
                <w:lastRenderedPageBreak/>
                <w:t>confirms it is safe.</w:t>
              </w:r>
            </w:ins>
            <w:del w:id="298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0A376658" w14:textId="741EF0C5" w:rsidR="008C6B60" w:rsidRPr="00997D17" w:rsidRDefault="00034217" w:rsidP="00F20E47">
            <w:pPr>
              <w:pStyle w:val="ListBullet"/>
              <w:rPr>
                <w:sz w:val="22"/>
                <w:szCs w:val="22"/>
              </w:rPr>
            </w:pPr>
            <w:r w:rsidRPr="00997D17">
              <w:rPr>
                <w:sz w:val="22"/>
                <w:szCs w:val="22"/>
              </w:rPr>
              <w:t>Call 114 and 190. Keep the road clear for ambulances.</w:t>
            </w:r>
          </w:p>
          <w:p w14:paraId="53F59234" w14:textId="58688B44" w:rsidR="008C6B60" w:rsidRPr="00997D17" w:rsidRDefault="00034217" w:rsidP="00F20E47">
            <w:pPr>
              <w:pStyle w:val="ListBullet"/>
              <w:rPr>
                <w:sz w:val="22"/>
                <w:szCs w:val="22"/>
              </w:rPr>
            </w:pPr>
            <w:r w:rsidRPr="00997D17">
              <w:rPr>
                <w:sz w:val="22"/>
                <w:szCs w:val="22"/>
              </w:rPr>
              <w:t>Open the shelter and register every household. Note who is missing.</w:t>
            </w:r>
          </w:p>
          <w:p w14:paraId="4804A63A" w14:textId="2E87AA73"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42A2E4D9" w14:textId="721FC69D"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648CFC26" w14:textId="2A1E7E05"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419A8013" w14:textId="081A405B"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7569E3B2" w14:textId="5CE7F9B2" w:rsidR="002066E7" w:rsidRPr="00997D17" w:rsidRDefault="00034217" w:rsidP="00F20E47">
            <w:pPr>
              <w:pStyle w:val="ListBullet"/>
              <w:rPr>
                <w:sz w:val="22"/>
                <w:szCs w:val="22"/>
                <w:lang w:val="sv-SE"/>
              </w:rPr>
            </w:pPr>
            <w:r w:rsidRPr="00997D17">
              <w:rPr>
                <w:sz w:val="22"/>
                <w:szCs w:val="22"/>
                <w:lang w:val="sv-SE"/>
              </w:rPr>
              <w:t xml:space="preserve">Timu ya afya: majeruhi kwanza, kisha kipindupindu </w:t>
            </w:r>
            <w:r w:rsidRPr="00997D17">
              <w:rPr>
                <w:sz w:val="22"/>
                <w:szCs w:val="22"/>
                <w:lang w:val="sv-SE"/>
              </w:rPr>
              <w:lastRenderedPageBreak/>
              <w:t>maji yakiwa machafu.</w:t>
            </w:r>
          </w:p>
        </w:tc>
      </w:tr>
      <w:tr w:rsidR="002066E7" w:rsidRPr="00997D17" w14:paraId="2772CD10" w14:textId="77777777" w:rsidTr="002066E7">
        <w:tc>
          <w:tcPr>
            <w:tcW w:w="2278" w:type="dxa"/>
          </w:tcPr>
          <w:p w14:paraId="15867139" w14:textId="01D745B5" w:rsidR="002066E7" w:rsidRPr="00997D17" w:rsidRDefault="002066E7" w:rsidP="00FE4152">
            <w:pPr>
              <w:pStyle w:val="ListParagraph"/>
              <w:rPr>
                <w:sz w:val="22"/>
                <w:szCs w:val="22"/>
              </w:rPr>
            </w:pPr>
            <w:r w:rsidRPr="00997D17">
              <w:rPr>
                <w:sz w:val="22"/>
                <w:szCs w:val="22"/>
              </w:rPr>
              <w:lastRenderedPageBreak/>
              <w:t>Tarime Town Council</w:t>
            </w:r>
          </w:p>
        </w:tc>
        <w:tc>
          <w:tcPr>
            <w:tcW w:w="2278" w:type="dxa"/>
          </w:tcPr>
          <w:p w14:paraId="61B25D2A" w14:textId="3A99EF52"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12ACFCB6" w14:textId="6CC8E6E0" w:rsidR="002066E7" w:rsidRPr="00997D17" w:rsidRDefault="008C6B60" w:rsidP="00FE4152">
            <w:pPr>
              <w:pStyle w:val="ListParagraph"/>
              <w:rPr>
                <w:sz w:val="22"/>
                <w:szCs w:val="22"/>
              </w:rPr>
            </w:pPr>
            <w:r w:rsidRPr="00997D17">
              <w:rPr>
                <w:sz w:val="22"/>
                <w:szCs w:val="22"/>
              </w:rPr>
              <w:t>heavy rain, mine accidents, and floods on valleys above the lake. A few roads slippery, a few low homes wet, and lightning where storms build.</w:t>
            </w:r>
          </w:p>
        </w:tc>
        <w:tc>
          <w:tcPr>
            <w:tcW w:w="2278" w:type="dxa"/>
          </w:tcPr>
          <w:p w14:paraId="11678D8A" w14:textId="3897541A"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3F1A27AD" w14:textId="53F542E9" w:rsidR="008C6B60" w:rsidRPr="00997D17" w:rsidRDefault="00034217" w:rsidP="00F20E47">
            <w:pPr>
              <w:pStyle w:val="ListBullet"/>
              <w:rPr>
                <w:sz w:val="22"/>
                <w:szCs w:val="22"/>
              </w:rPr>
            </w:pPr>
            <w:r w:rsidRPr="00997D17">
              <w:rPr>
                <w:sz w:val="22"/>
                <w:szCs w:val="22"/>
              </w:rPr>
              <w:t>Check the forecast before any boat leaves. Life jacket on.</w:t>
            </w:r>
          </w:p>
          <w:p w14:paraId="2D117D51" w14:textId="50D90A51" w:rsidR="008C6B60" w:rsidRPr="00997D17" w:rsidRDefault="00034217" w:rsidP="00F20E47">
            <w:pPr>
              <w:pStyle w:val="ListBullet"/>
              <w:rPr>
                <w:sz w:val="22"/>
                <w:szCs w:val="22"/>
              </w:rPr>
            </w:pPr>
            <w:r w:rsidRPr="00997D17">
              <w:rPr>
                <w:sz w:val="22"/>
                <w:szCs w:val="22"/>
              </w:rPr>
              <w:t>Bring small boats off the open water.</w:t>
            </w:r>
          </w:p>
          <w:p w14:paraId="373E9611" w14:textId="57E540F6" w:rsidR="008C6B60" w:rsidRPr="00997D17" w:rsidRDefault="00034217" w:rsidP="00F20E47">
            <w:pPr>
              <w:pStyle w:val="ListBullet"/>
              <w:rPr>
                <w:sz w:val="22"/>
                <w:szCs w:val="22"/>
              </w:rPr>
            </w:pPr>
            <w:r w:rsidRPr="00997D17">
              <w:rPr>
                <w:sz w:val="22"/>
                <w:szCs w:val="22"/>
              </w:rPr>
              <w:t>Landing site: listen for the warning and save 190.</w:t>
            </w:r>
          </w:p>
          <w:p w14:paraId="4CAD9C2E" w14:textId="606DDF59"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51661213" w14:textId="0C980569" w:rsidR="008C6B60" w:rsidRPr="00997D17" w:rsidRDefault="00034217" w:rsidP="00F20E47">
            <w:pPr>
              <w:pStyle w:val="ListBullet"/>
              <w:rPr>
                <w:sz w:val="22"/>
                <w:szCs w:val="22"/>
              </w:rPr>
            </w:pPr>
            <w:r w:rsidRPr="00997D17">
              <w:rPr>
                <w:sz w:val="22"/>
                <w:szCs w:val="22"/>
              </w:rPr>
              <w:t>Angalia utabiri kabla ya chombo kuondoka. Vaa jaketi ya kujiokoa.</w:t>
            </w:r>
          </w:p>
          <w:p w14:paraId="76EAD45D" w14:textId="04F4BCFA" w:rsidR="008C6B60" w:rsidRPr="00997D17" w:rsidRDefault="00034217" w:rsidP="00F20E47">
            <w:pPr>
              <w:pStyle w:val="ListBullet"/>
              <w:rPr>
                <w:sz w:val="22"/>
                <w:szCs w:val="22"/>
              </w:rPr>
            </w:pPr>
            <w:r w:rsidRPr="00997D17">
              <w:rPr>
                <w:sz w:val="22"/>
                <w:szCs w:val="22"/>
              </w:rPr>
              <w:t>Rudisha vyombo vidogo kutoka maji ya wazi.</w:t>
            </w:r>
          </w:p>
          <w:p w14:paraId="5CAA7F09" w14:textId="42DAB1CD" w:rsidR="008C6B60" w:rsidRPr="00997D17" w:rsidRDefault="00034217" w:rsidP="00F20E47">
            <w:pPr>
              <w:pStyle w:val="ListBullet"/>
              <w:rPr>
                <w:sz w:val="22"/>
                <w:szCs w:val="22"/>
                <w:lang w:val="sv-SE"/>
              </w:rPr>
            </w:pPr>
            <w:r w:rsidRPr="00997D17">
              <w:rPr>
                <w:sz w:val="22"/>
                <w:szCs w:val="22"/>
                <w:lang w:val="sv-SE"/>
              </w:rPr>
              <w:t>Mwalo: sikiliza onyo na hifadhi 190.</w:t>
            </w:r>
          </w:p>
          <w:p w14:paraId="3B4D81A1" w14:textId="5FBE3354" w:rsidR="002066E7" w:rsidRPr="00997D17" w:rsidRDefault="00FE0A4D" w:rsidP="00F20E47">
            <w:pPr>
              <w:pStyle w:val="ListBullet"/>
              <w:rPr>
                <w:sz w:val="22"/>
                <w:szCs w:val="22"/>
              </w:rPr>
            </w:pPr>
            <w:ins w:id="2981"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2982"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55FAEC7B" w14:textId="77777777" w:rsidTr="002066E7">
        <w:tc>
          <w:tcPr>
            <w:tcW w:w="2278" w:type="dxa"/>
          </w:tcPr>
          <w:p w14:paraId="7A31B4E7" w14:textId="77777777" w:rsidR="002066E7" w:rsidRPr="00997D17" w:rsidRDefault="002066E7" w:rsidP="00FE4152">
            <w:pPr>
              <w:pStyle w:val="ListParagraph"/>
              <w:rPr>
                <w:sz w:val="22"/>
                <w:szCs w:val="22"/>
              </w:rPr>
            </w:pPr>
          </w:p>
        </w:tc>
        <w:tc>
          <w:tcPr>
            <w:tcW w:w="2278" w:type="dxa"/>
          </w:tcPr>
          <w:p w14:paraId="5FF5F6CE" w14:textId="2318DEEA"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A0A2475" w14:textId="2DFB29C9" w:rsidR="002066E7" w:rsidRPr="00997D17" w:rsidRDefault="008C6B60" w:rsidP="00FE4152">
            <w:pPr>
              <w:pStyle w:val="ListParagraph"/>
              <w:rPr>
                <w:sz w:val="22"/>
                <w:szCs w:val="22"/>
              </w:rPr>
            </w:pPr>
            <w:r w:rsidRPr="00997D17">
              <w:rPr>
                <w:sz w:val="22"/>
                <w:szCs w:val="22"/>
              </w:rPr>
              <w:t xml:space="preserve">heavy rain, mine accidents, and floods on valleys above the lake. </w:t>
            </w:r>
            <w:r w:rsidRPr="00997D17">
              <w:rPr>
                <w:sz w:val="22"/>
                <w:szCs w:val="22"/>
              </w:rPr>
              <w:lastRenderedPageBreak/>
              <w:t>Roads, water points or houses at the named sites are now affected. Some journeys and classes are disrupted.</w:t>
            </w:r>
          </w:p>
        </w:tc>
        <w:tc>
          <w:tcPr>
            <w:tcW w:w="2278" w:type="dxa"/>
          </w:tcPr>
          <w:p w14:paraId="7225A4B9" w14:textId="763DB32E"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yaliyotajwa </w:t>
            </w:r>
            <w:r w:rsidRPr="00997D17">
              <w:rPr>
                <w:sz w:val="22"/>
                <w:szCs w:val="22"/>
              </w:rPr>
              <w:lastRenderedPageBreak/>
              <w:t>yameathirika. Safari na masomo mengine yamesitishwa.</w:t>
            </w:r>
          </w:p>
        </w:tc>
        <w:tc>
          <w:tcPr>
            <w:tcW w:w="2279" w:type="dxa"/>
          </w:tcPr>
          <w:p w14:paraId="56307DE0" w14:textId="2FE59B85" w:rsidR="008C6B60" w:rsidRPr="00997D17" w:rsidRDefault="00034217" w:rsidP="00F20E47">
            <w:pPr>
              <w:pStyle w:val="ListBullet"/>
              <w:rPr>
                <w:sz w:val="22"/>
                <w:szCs w:val="22"/>
              </w:rPr>
            </w:pPr>
            <w:r w:rsidRPr="00997D17">
              <w:rPr>
                <w:sz w:val="22"/>
                <w:szCs w:val="22"/>
              </w:rPr>
              <w:lastRenderedPageBreak/>
              <w:t>Stop fishing and crossings on this water.</w:t>
            </w:r>
          </w:p>
          <w:p w14:paraId="19E17726" w14:textId="77D5AFA2" w:rsidR="008C6B60" w:rsidRPr="00997D17" w:rsidRDefault="00FE0A4D" w:rsidP="00F20E47">
            <w:pPr>
              <w:pStyle w:val="ListBullet"/>
              <w:rPr>
                <w:sz w:val="22"/>
                <w:szCs w:val="22"/>
              </w:rPr>
            </w:pPr>
            <w:ins w:id="2983" w:author="Bonephace Kaijage" w:date="2026-10-14T06:15:00Z" w16du:dateUtc="2026-10-14T04:15:00Z">
              <w:r>
                <w:rPr>
                  <w:sz w:val="22"/>
                  <w:szCs w:val="22"/>
                </w:rPr>
                <w:lastRenderedPageBreak/>
                <w:t>Help people off the low shore to the assembly point, starting with those who cannot move alone; waves and the lake level can rise with little warning.</w:t>
              </w:r>
            </w:ins>
            <w:del w:id="2984" w:author="Bonephace Kaijage" w:date="2026-10-14T06:15:00Z" w16du:dateUtc="2026-10-14T04:15:00Z">
              <w:r w:rsidR="00034217" w:rsidRPr="00997D17" w:rsidDel="00FE0A4D">
                <w:rPr>
                  <w:sz w:val="22"/>
                  <w:szCs w:val="22"/>
                </w:rPr>
                <w:delText>Move people off the low shore to the assembly point.</w:delText>
              </w:r>
            </w:del>
          </w:p>
          <w:p w14:paraId="3B01E333" w14:textId="23D38EF6" w:rsidR="008C6B60" w:rsidRPr="00997D17" w:rsidRDefault="00034217" w:rsidP="00F20E47">
            <w:pPr>
              <w:pStyle w:val="ListBullet"/>
              <w:rPr>
                <w:sz w:val="22"/>
                <w:szCs w:val="22"/>
              </w:rPr>
            </w:pPr>
            <w:r w:rsidRPr="00997D17">
              <w:rPr>
                <w:sz w:val="22"/>
                <w:szCs w:val="22"/>
              </w:rPr>
              <w:t>Marine police or the beach unit: account for boats still out.</w:t>
            </w:r>
          </w:p>
          <w:p w14:paraId="292D2FBD" w14:textId="1AE3999E"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138B3DD8" w14:textId="2A9DB4EB" w:rsidR="008C6B60" w:rsidRPr="00997D17" w:rsidRDefault="00034217" w:rsidP="00F20E47">
            <w:pPr>
              <w:pStyle w:val="ListBullet"/>
              <w:rPr>
                <w:sz w:val="22"/>
                <w:szCs w:val="22"/>
              </w:rPr>
            </w:pPr>
            <w:r w:rsidRPr="00997D17">
              <w:rPr>
                <w:sz w:val="22"/>
                <w:szCs w:val="22"/>
              </w:rPr>
              <w:lastRenderedPageBreak/>
              <w:t>Simamisha uvuvi na vivuko kwenye maji haya.</w:t>
            </w:r>
          </w:p>
          <w:p w14:paraId="5540C741" w14:textId="15538BB5" w:rsidR="008C6B60" w:rsidRPr="00997D17" w:rsidRDefault="00FE0A4D" w:rsidP="00F20E47">
            <w:pPr>
              <w:pStyle w:val="ListBullet"/>
              <w:rPr>
                <w:sz w:val="22"/>
                <w:szCs w:val="22"/>
              </w:rPr>
            </w:pPr>
            <w:ins w:id="2985" w:author="Bonephace Kaijage" w:date="2026-10-14T06:16:00Z" w16du:dateUtc="2026-10-14T04:16:00Z">
              <w:r>
                <w:rPr>
                  <w:sz w:val="22"/>
                  <w:szCs w:val="22"/>
                </w:rPr>
                <w:lastRenderedPageBreak/>
                <w:t>Wasaidieni watu kuondoka ufuo wa chini kwenda kituoni, mkianza na wasioweza kuondoka peke yao; mawimbi na kina cha ziwa vinaweza kupanda bila taarifa.</w:t>
              </w:r>
            </w:ins>
            <w:del w:id="2986" w:author="Bonephace Kaijage" w:date="2026-10-14T06:16:00Z" w16du:dateUtc="2026-10-14T04:16:00Z">
              <w:r w:rsidR="00034217" w:rsidRPr="00997D17" w:rsidDel="00FE0A4D">
                <w:rPr>
                  <w:sz w:val="22"/>
                  <w:szCs w:val="22"/>
                </w:rPr>
                <w:delText>Hamisha watu kutoka ufuo wa chini kwenda kituoni.</w:delText>
              </w:r>
            </w:del>
          </w:p>
          <w:p w14:paraId="0947C506" w14:textId="0DB7894F" w:rsidR="008C6B60" w:rsidRPr="00997D17" w:rsidRDefault="00034217" w:rsidP="00F20E47">
            <w:pPr>
              <w:pStyle w:val="ListBullet"/>
              <w:rPr>
                <w:sz w:val="22"/>
                <w:szCs w:val="22"/>
              </w:rPr>
            </w:pPr>
            <w:r w:rsidRPr="00997D17">
              <w:rPr>
                <w:sz w:val="22"/>
                <w:szCs w:val="22"/>
              </w:rPr>
              <w:t>Polisi wanamaji au kitengo cha mwalo: hakiki vyombo vilivyoko nje.</w:t>
            </w:r>
          </w:p>
          <w:p w14:paraId="458D3A1B" w14:textId="1282D0FD"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161F62B0" w14:textId="77777777" w:rsidTr="002066E7">
        <w:tc>
          <w:tcPr>
            <w:tcW w:w="2278" w:type="dxa"/>
          </w:tcPr>
          <w:p w14:paraId="164F2040" w14:textId="77777777" w:rsidR="002066E7" w:rsidRPr="00997D17" w:rsidRDefault="002066E7" w:rsidP="00FE4152">
            <w:pPr>
              <w:pStyle w:val="ListParagraph"/>
              <w:rPr>
                <w:sz w:val="22"/>
                <w:szCs w:val="22"/>
                <w:lang w:val="sv-SE"/>
              </w:rPr>
            </w:pPr>
          </w:p>
        </w:tc>
        <w:tc>
          <w:tcPr>
            <w:tcW w:w="2278" w:type="dxa"/>
          </w:tcPr>
          <w:p w14:paraId="7494EA80" w14:textId="0CF05B77"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0FF513A2" w14:textId="30E49BF4" w:rsidR="002066E7" w:rsidRPr="00997D17" w:rsidRDefault="00FE0A4D" w:rsidP="00FE4152">
            <w:pPr>
              <w:pStyle w:val="ListParagraph"/>
              <w:rPr>
                <w:sz w:val="22"/>
                <w:szCs w:val="22"/>
              </w:rPr>
            </w:pPr>
            <w:ins w:id="2987"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298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7FEED51" w14:textId="45E443EE" w:rsidR="002066E7" w:rsidRPr="00997D17" w:rsidRDefault="00FE0A4D" w:rsidP="00FE4152">
            <w:pPr>
              <w:pStyle w:val="ListParagraph"/>
              <w:rPr>
                <w:sz w:val="22"/>
                <w:szCs w:val="22"/>
              </w:rPr>
            </w:pPr>
            <w:ins w:id="2989"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2990"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6D4252C" w14:textId="3E5A036E" w:rsidR="008C6B60" w:rsidRPr="00997D17" w:rsidRDefault="00FE0A4D" w:rsidP="00F20E47">
            <w:pPr>
              <w:pStyle w:val="ListBullet"/>
              <w:rPr>
                <w:sz w:val="22"/>
                <w:szCs w:val="22"/>
              </w:rPr>
            </w:pPr>
            <w:ins w:id="2991"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299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763B9FFE" w14:textId="683B13C4" w:rsidR="008C6B60" w:rsidRPr="00997D17" w:rsidRDefault="00034217" w:rsidP="00F20E47">
            <w:pPr>
              <w:pStyle w:val="ListBullet"/>
              <w:rPr>
                <w:sz w:val="22"/>
                <w:szCs w:val="22"/>
              </w:rPr>
            </w:pPr>
            <w:r w:rsidRPr="00997D17">
              <w:rPr>
                <w:sz w:val="22"/>
                <w:szCs w:val="22"/>
              </w:rPr>
              <w:t>Call 114 and 190. Keep the road clear for ambulances.</w:t>
            </w:r>
          </w:p>
          <w:p w14:paraId="08C37DBA" w14:textId="637FA6DD" w:rsidR="008C6B60" w:rsidRPr="00997D17" w:rsidRDefault="00034217" w:rsidP="00F20E47">
            <w:pPr>
              <w:pStyle w:val="ListBullet"/>
              <w:rPr>
                <w:sz w:val="22"/>
                <w:szCs w:val="22"/>
              </w:rPr>
            </w:pPr>
            <w:r w:rsidRPr="00997D17">
              <w:rPr>
                <w:sz w:val="22"/>
                <w:szCs w:val="22"/>
              </w:rPr>
              <w:lastRenderedPageBreak/>
              <w:t>Open the shelter and register every household. Note who is missing.</w:t>
            </w:r>
          </w:p>
          <w:p w14:paraId="19E3107F" w14:textId="0880BB94"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016C72D7" w14:textId="624C350B"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63EAACAD" w14:textId="169FD11C"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453F64AF" w14:textId="23370EA8"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36FCAA55" w14:textId="5A024DBA"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2D54638D" w14:textId="77777777" w:rsidTr="002066E7">
        <w:tc>
          <w:tcPr>
            <w:tcW w:w="2278" w:type="dxa"/>
          </w:tcPr>
          <w:p w14:paraId="4D19AB51" w14:textId="7827E995" w:rsidR="002066E7" w:rsidRPr="00997D17" w:rsidRDefault="002066E7" w:rsidP="00FE4152">
            <w:pPr>
              <w:pStyle w:val="ListParagraph"/>
              <w:rPr>
                <w:sz w:val="22"/>
                <w:szCs w:val="22"/>
              </w:rPr>
            </w:pPr>
            <w:r w:rsidRPr="00997D17">
              <w:rPr>
                <w:sz w:val="22"/>
                <w:szCs w:val="22"/>
              </w:rPr>
              <w:t>Bunda District Council</w:t>
            </w:r>
          </w:p>
        </w:tc>
        <w:tc>
          <w:tcPr>
            <w:tcW w:w="2278" w:type="dxa"/>
          </w:tcPr>
          <w:p w14:paraId="6CCE10CC" w14:textId="2E38E015"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867622A" w14:textId="1FB29CC8" w:rsidR="002066E7" w:rsidRPr="00997D17" w:rsidRDefault="008C6B60" w:rsidP="00FE4152">
            <w:pPr>
              <w:pStyle w:val="ListParagraph"/>
              <w:rPr>
                <w:sz w:val="22"/>
                <w:szCs w:val="22"/>
              </w:rPr>
            </w:pPr>
            <w:r w:rsidRPr="00997D17">
              <w:rPr>
                <w:sz w:val="22"/>
                <w:szCs w:val="22"/>
              </w:rPr>
              <w:t>Lake Victoria floods, large waves, boat accidents, heavy rain, and cholera. A few roads slippery, a few low homes wet, and lightning where storms build.</w:t>
            </w:r>
          </w:p>
        </w:tc>
        <w:tc>
          <w:tcPr>
            <w:tcW w:w="2278" w:type="dxa"/>
          </w:tcPr>
          <w:p w14:paraId="712DA911" w14:textId="789347B2"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3989CFB6" w14:textId="570ACC0C" w:rsidR="008C6B60" w:rsidRPr="00997D17" w:rsidRDefault="00034217" w:rsidP="00F20E47">
            <w:pPr>
              <w:pStyle w:val="ListBullet"/>
              <w:rPr>
                <w:sz w:val="22"/>
                <w:szCs w:val="22"/>
              </w:rPr>
            </w:pPr>
            <w:r w:rsidRPr="00997D17">
              <w:rPr>
                <w:sz w:val="22"/>
                <w:szCs w:val="22"/>
              </w:rPr>
              <w:t>Check the forecast before any boat leaves. Life jacket on.</w:t>
            </w:r>
          </w:p>
          <w:p w14:paraId="4ABB6349" w14:textId="215A421B" w:rsidR="008C6B60" w:rsidRPr="00997D17" w:rsidRDefault="00034217" w:rsidP="00F20E47">
            <w:pPr>
              <w:pStyle w:val="ListBullet"/>
              <w:rPr>
                <w:sz w:val="22"/>
                <w:szCs w:val="22"/>
              </w:rPr>
            </w:pPr>
            <w:r w:rsidRPr="00997D17">
              <w:rPr>
                <w:sz w:val="22"/>
                <w:szCs w:val="22"/>
              </w:rPr>
              <w:t>Bring small boats off the open water.</w:t>
            </w:r>
          </w:p>
          <w:p w14:paraId="5E236A62" w14:textId="7EBA04B2" w:rsidR="008C6B60" w:rsidRPr="00997D17" w:rsidRDefault="00034217" w:rsidP="00F20E47">
            <w:pPr>
              <w:pStyle w:val="ListBullet"/>
              <w:rPr>
                <w:sz w:val="22"/>
                <w:szCs w:val="22"/>
              </w:rPr>
            </w:pPr>
            <w:r w:rsidRPr="00997D17">
              <w:rPr>
                <w:sz w:val="22"/>
                <w:szCs w:val="22"/>
              </w:rPr>
              <w:t>Landing site: listen for the warning and save 190.</w:t>
            </w:r>
          </w:p>
          <w:p w14:paraId="7FBBD9C6" w14:textId="2AFBAF06"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479A3B42" w14:textId="17847936" w:rsidR="008C6B60" w:rsidRPr="00997D17" w:rsidRDefault="00034217" w:rsidP="00F20E47">
            <w:pPr>
              <w:pStyle w:val="ListBullet"/>
              <w:rPr>
                <w:sz w:val="22"/>
                <w:szCs w:val="22"/>
              </w:rPr>
            </w:pPr>
            <w:r w:rsidRPr="00997D17">
              <w:rPr>
                <w:sz w:val="22"/>
                <w:szCs w:val="22"/>
              </w:rPr>
              <w:t>Angalia utabiri kabla ya chombo kuondoka. Vaa jaketi ya kujiokoa.</w:t>
            </w:r>
          </w:p>
          <w:p w14:paraId="6F3507CD" w14:textId="140C7F67" w:rsidR="008C6B60" w:rsidRPr="00997D17" w:rsidRDefault="00034217" w:rsidP="00F20E47">
            <w:pPr>
              <w:pStyle w:val="ListBullet"/>
              <w:rPr>
                <w:sz w:val="22"/>
                <w:szCs w:val="22"/>
              </w:rPr>
            </w:pPr>
            <w:r w:rsidRPr="00997D17">
              <w:rPr>
                <w:sz w:val="22"/>
                <w:szCs w:val="22"/>
              </w:rPr>
              <w:t>Rudisha vyombo vidogo kutoka maji ya wazi.</w:t>
            </w:r>
          </w:p>
          <w:p w14:paraId="22AE1FFF" w14:textId="59345D4E" w:rsidR="008C6B60" w:rsidRPr="00997D17" w:rsidRDefault="00034217" w:rsidP="00F20E47">
            <w:pPr>
              <w:pStyle w:val="ListBullet"/>
              <w:rPr>
                <w:sz w:val="22"/>
                <w:szCs w:val="22"/>
                <w:lang w:val="sv-SE"/>
              </w:rPr>
            </w:pPr>
            <w:r w:rsidRPr="00997D17">
              <w:rPr>
                <w:sz w:val="22"/>
                <w:szCs w:val="22"/>
                <w:lang w:val="sv-SE"/>
              </w:rPr>
              <w:t>Mwalo: sikiliza onyo na hifadhi 190.</w:t>
            </w:r>
          </w:p>
          <w:p w14:paraId="649E70A5" w14:textId="5F11EE70" w:rsidR="002066E7" w:rsidRPr="00997D17" w:rsidRDefault="00FE0A4D" w:rsidP="00F20E47">
            <w:pPr>
              <w:pStyle w:val="ListBullet"/>
              <w:rPr>
                <w:sz w:val="22"/>
                <w:szCs w:val="22"/>
              </w:rPr>
            </w:pPr>
            <w:ins w:id="2993"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2994"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50BADC48" w14:textId="77777777" w:rsidTr="002066E7">
        <w:tc>
          <w:tcPr>
            <w:tcW w:w="2278" w:type="dxa"/>
          </w:tcPr>
          <w:p w14:paraId="197BEA7F" w14:textId="77777777" w:rsidR="002066E7" w:rsidRPr="00997D17" w:rsidRDefault="002066E7" w:rsidP="00FE4152">
            <w:pPr>
              <w:pStyle w:val="ListParagraph"/>
              <w:rPr>
                <w:sz w:val="22"/>
                <w:szCs w:val="22"/>
              </w:rPr>
            </w:pPr>
          </w:p>
        </w:tc>
        <w:tc>
          <w:tcPr>
            <w:tcW w:w="2278" w:type="dxa"/>
          </w:tcPr>
          <w:p w14:paraId="41DFCE8C" w14:textId="63262D25"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4203A47B" w14:textId="58248353" w:rsidR="002066E7" w:rsidRPr="00997D17" w:rsidRDefault="008C6B60" w:rsidP="00FE4152">
            <w:pPr>
              <w:pStyle w:val="ListParagraph"/>
              <w:rPr>
                <w:sz w:val="22"/>
                <w:szCs w:val="22"/>
              </w:rPr>
            </w:pPr>
            <w:r w:rsidRPr="00997D17">
              <w:rPr>
                <w:sz w:val="22"/>
                <w:szCs w:val="22"/>
              </w:rPr>
              <w:t xml:space="preserve">Lake Victoria floods, large waves, boat accidents, heavy rain, and cholera. Roads, water points or houses at the named sites are now affected. Some journeys and </w:t>
            </w:r>
            <w:r w:rsidRPr="00997D17">
              <w:rPr>
                <w:sz w:val="22"/>
                <w:szCs w:val="22"/>
              </w:rPr>
              <w:lastRenderedPageBreak/>
              <w:t>classes are disrupted.</w:t>
            </w:r>
          </w:p>
        </w:tc>
        <w:tc>
          <w:tcPr>
            <w:tcW w:w="2278" w:type="dxa"/>
          </w:tcPr>
          <w:p w14:paraId="20C9D16F" w14:textId="1BE7B2F2"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08EC6816" w14:textId="6EEDC1D6" w:rsidR="008C6B60" w:rsidRPr="00997D17" w:rsidRDefault="00034217" w:rsidP="00F20E47">
            <w:pPr>
              <w:pStyle w:val="ListBullet"/>
              <w:rPr>
                <w:sz w:val="22"/>
                <w:szCs w:val="22"/>
              </w:rPr>
            </w:pPr>
            <w:r w:rsidRPr="00997D17">
              <w:rPr>
                <w:sz w:val="22"/>
                <w:szCs w:val="22"/>
              </w:rPr>
              <w:t>Stop fishing and crossings on this water.</w:t>
            </w:r>
          </w:p>
          <w:p w14:paraId="7217194C" w14:textId="680F146C" w:rsidR="008C6B60" w:rsidRPr="00997D17" w:rsidRDefault="00FE0A4D" w:rsidP="00F20E47">
            <w:pPr>
              <w:pStyle w:val="ListBullet"/>
              <w:rPr>
                <w:sz w:val="22"/>
                <w:szCs w:val="22"/>
              </w:rPr>
            </w:pPr>
            <w:ins w:id="2995" w:author="Bonephace Kaijage" w:date="2026-10-14T06:15:00Z" w16du:dateUtc="2026-10-14T04:15:00Z">
              <w:r>
                <w:rPr>
                  <w:sz w:val="22"/>
                  <w:szCs w:val="22"/>
                </w:rPr>
                <w:t xml:space="preserve">Help people off the low shore to the assembly point, starting with those who cannot move alone; waves </w:t>
              </w:r>
              <w:r>
                <w:rPr>
                  <w:sz w:val="22"/>
                  <w:szCs w:val="22"/>
                </w:rPr>
                <w:lastRenderedPageBreak/>
                <w:t>and the lake level can rise with little warning.</w:t>
              </w:r>
            </w:ins>
            <w:del w:id="2996" w:author="Bonephace Kaijage" w:date="2026-10-14T06:15:00Z" w16du:dateUtc="2026-10-14T04:15:00Z">
              <w:r w:rsidR="00034217" w:rsidRPr="00997D17" w:rsidDel="00FE0A4D">
                <w:rPr>
                  <w:sz w:val="22"/>
                  <w:szCs w:val="22"/>
                </w:rPr>
                <w:delText>Move people off the low shore to the assembly point.</w:delText>
              </w:r>
            </w:del>
          </w:p>
          <w:p w14:paraId="59771F23" w14:textId="0C2A1ECA" w:rsidR="008C6B60" w:rsidRPr="00997D17" w:rsidRDefault="00034217" w:rsidP="00F20E47">
            <w:pPr>
              <w:pStyle w:val="ListBullet"/>
              <w:rPr>
                <w:sz w:val="22"/>
                <w:szCs w:val="22"/>
              </w:rPr>
            </w:pPr>
            <w:r w:rsidRPr="00997D17">
              <w:rPr>
                <w:sz w:val="22"/>
                <w:szCs w:val="22"/>
              </w:rPr>
              <w:t>Marine police or the beach unit: account for boats still out.</w:t>
            </w:r>
          </w:p>
          <w:p w14:paraId="7974657D" w14:textId="64E22C49"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7EDAC309" w14:textId="0299FD42" w:rsidR="008C6B60" w:rsidRPr="00997D17" w:rsidRDefault="00034217" w:rsidP="00F20E47">
            <w:pPr>
              <w:pStyle w:val="ListBullet"/>
              <w:rPr>
                <w:sz w:val="22"/>
                <w:szCs w:val="22"/>
              </w:rPr>
            </w:pPr>
            <w:r w:rsidRPr="00997D17">
              <w:rPr>
                <w:sz w:val="22"/>
                <w:szCs w:val="22"/>
              </w:rPr>
              <w:lastRenderedPageBreak/>
              <w:t>Simamisha uvuvi na vivuko kwenye maji haya.</w:t>
            </w:r>
          </w:p>
          <w:p w14:paraId="2B2E0DB8" w14:textId="03B76BDE" w:rsidR="008C6B60" w:rsidRPr="00997D17" w:rsidRDefault="00FE0A4D" w:rsidP="00F20E47">
            <w:pPr>
              <w:pStyle w:val="ListBullet"/>
              <w:rPr>
                <w:sz w:val="22"/>
                <w:szCs w:val="22"/>
              </w:rPr>
            </w:pPr>
            <w:ins w:id="2997" w:author="Bonephace Kaijage" w:date="2026-10-14T06:16:00Z" w16du:dateUtc="2026-10-14T04:16:00Z">
              <w:r>
                <w:rPr>
                  <w:sz w:val="22"/>
                  <w:szCs w:val="22"/>
                </w:rPr>
                <w:t xml:space="preserve">Wasaidieni watu kuondoka ufuo wa chini kwenda kituoni, mkianza na wasioweza kuondoka peke yao; mawimbi na </w:t>
              </w:r>
              <w:r>
                <w:rPr>
                  <w:sz w:val="22"/>
                  <w:szCs w:val="22"/>
                </w:rPr>
                <w:lastRenderedPageBreak/>
                <w:t>kina cha ziwa vinaweza kupanda bila taarifa.</w:t>
              </w:r>
            </w:ins>
            <w:del w:id="2998" w:author="Bonephace Kaijage" w:date="2026-10-14T06:16:00Z" w16du:dateUtc="2026-10-14T04:16:00Z">
              <w:r w:rsidR="00034217" w:rsidRPr="00997D17" w:rsidDel="00FE0A4D">
                <w:rPr>
                  <w:sz w:val="22"/>
                  <w:szCs w:val="22"/>
                </w:rPr>
                <w:delText>Hamisha watu kutoka ufuo wa chini kwenda kituoni.</w:delText>
              </w:r>
            </w:del>
          </w:p>
          <w:p w14:paraId="12186254" w14:textId="2E3939C2" w:rsidR="008C6B60" w:rsidRPr="00997D17" w:rsidRDefault="00034217" w:rsidP="00F20E47">
            <w:pPr>
              <w:pStyle w:val="ListBullet"/>
              <w:rPr>
                <w:sz w:val="22"/>
                <w:szCs w:val="22"/>
              </w:rPr>
            </w:pPr>
            <w:r w:rsidRPr="00997D17">
              <w:rPr>
                <w:sz w:val="22"/>
                <w:szCs w:val="22"/>
              </w:rPr>
              <w:t>Polisi wanamaji au kitengo cha mwalo: hakiki vyombo vilivyoko nje.</w:t>
            </w:r>
          </w:p>
          <w:p w14:paraId="01666845" w14:textId="41FA0222"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0F1C74C7" w14:textId="77777777" w:rsidTr="002066E7">
        <w:tc>
          <w:tcPr>
            <w:tcW w:w="2278" w:type="dxa"/>
          </w:tcPr>
          <w:p w14:paraId="2BA19F5C" w14:textId="77777777" w:rsidR="002066E7" w:rsidRPr="00997D17" w:rsidRDefault="002066E7" w:rsidP="00FE4152">
            <w:pPr>
              <w:pStyle w:val="ListParagraph"/>
              <w:rPr>
                <w:sz w:val="22"/>
                <w:szCs w:val="22"/>
                <w:lang w:val="sv-SE"/>
              </w:rPr>
            </w:pPr>
          </w:p>
        </w:tc>
        <w:tc>
          <w:tcPr>
            <w:tcW w:w="2278" w:type="dxa"/>
          </w:tcPr>
          <w:p w14:paraId="726B4C42" w14:textId="0FA122DD"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95976E4" w14:textId="1E06B486" w:rsidR="002066E7" w:rsidRPr="00997D17" w:rsidRDefault="00FE0A4D" w:rsidP="00FE4152">
            <w:pPr>
              <w:pStyle w:val="ListParagraph"/>
              <w:rPr>
                <w:sz w:val="22"/>
                <w:szCs w:val="22"/>
              </w:rPr>
            </w:pPr>
            <w:ins w:id="2999"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000"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832C67F" w14:textId="6AC5EEF0" w:rsidR="002066E7" w:rsidRPr="00997D17" w:rsidRDefault="00FE0A4D" w:rsidP="00FE4152">
            <w:pPr>
              <w:pStyle w:val="ListParagraph"/>
              <w:rPr>
                <w:sz w:val="22"/>
                <w:szCs w:val="22"/>
              </w:rPr>
            </w:pPr>
            <w:ins w:id="3001"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00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B27EEFC" w14:textId="2AC92571" w:rsidR="008C6B60" w:rsidRPr="00997D17" w:rsidRDefault="00FE0A4D" w:rsidP="00F20E47">
            <w:pPr>
              <w:pStyle w:val="ListBullet"/>
              <w:rPr>
                <w:sz w:val="22"/>
                <w:szCs w:val="22"/>
              </w:rPr>
            </w:pPr>
            <w:ins w:id="3003"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004"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1FAB8554" w14:textId="0A2360AC" w:rsidR="008C6B60" w:rsidRPr="00997D17" w:rsidRDefault="00034217" w:rsidP="00F20E47">
            <w:pPr>
              <w:pStyle w:val="ListBullet"/>
              <w:rPr>
                <w:sz w:val="22"/>
                <w:szCs w:val="22"/>
              </w:rPr>
            </w:pPr>
            <w:r w:rsidRPr="00997D17">
              <w:rPr>
                <w:sz w:val="22"/>
                <w:szCs w:val="22"/>
              </w:rPr>
              <w:t>Call 114 and 190. Keep the road clear for ambulances.</w:t>
            </w:r>
          </w:p>
          <w:p w14:paraId="6F8A8321" w14:textId="63910F79" w:rsidR="008C6B60" w:rsidRPr="00997D17" w:rsidRDefault="00034217" w:rsidP="00F20E47">
            <w:pPr>
              <w:pStyle w:val="ListBullet"/>
              <w:rPr>
                <w:sz w:val="22"/>
                <w:szCs w:val="22"/>
              </w:rPr>
            </w:pPr>
            <w:r w:rsidRPr="00997D17">
              <w:rPr>
                <w:sz w:val="22"/>
                <w:szCs w:val="22"/>
              </w:rPr>
              <w:t>Open the shelter and register every household. Note who is missing.</w:t>
            </w:r>
          </w:p>
          <w:p w14:paraId="6EF5BC6B" w14:textId="09DEFDA6" w:rsidR="002066E7" w:rsidRPr="00997D17" w:rsidRDefault="00034217" w:rsidP="00F20E47">
            <w:pPr>
              <w:pStyle w:val="ListBullet"/>
              <w:rPr>
                <w:sz w:val="22"/>
                <w:szCs w:val="22"/>
              </w:rPr>
            </w:pPr>
            <w:r w:rsidRPr="00997D17">
              <w:rPr>
                <w:sz w:val="22"/>
                <w:szCs w:val="22"/>
              </w:rPr>
              <w:t xml:space="preserve">Health team: injury first, then </w:t>
            </w:r>
            <w:r w:rsidRPr="00997D17">
              <w:rPr>
                <w:sz w:val="22"/>
                <w:szCs w:val="22"/>
              </w:rPr>
              <w:lastRenderedPageBreak/>
              <w:t>cholera if the water is dirty.</w:t>
            </w:r>
          </w:p>
        </w:tc>
        <w:tc>
          <w:tcPr>
            <w:tcW w:w="2279" w:type="dxa"/>
          </w:tcPr>
          <w:p w14:paraId="41526F55" w14:textId="2FB773DF"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36F982CB" w14:textId="0CB6DF5D"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3F8AD6BD" w14:textId="468A5162"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644A3D3F" w14:textId="7A7EF759"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20D78697" w14:textId="77777777" w:rsidTr="002066E7">
        <w:tc>
          <w:tcPr>
            <w:tcW w:w="2278" w:type="dxa"/>
          </w:tcPr>
          <w:p w14:paraId="51B8B66E" w14:textId="54216B2A" w:rsidR="002066E7" w:rsidRPr="00997D17" w:rsidRDefault="002066E7" w:rsidP="00FE4152">
            <w:pPr>
              <w:pStyle w:val="ListParagraph"/>
              <w:rPr>
                <w:sz w:val="22"/>
                <w:szCs w:val="22"/>
              </w:rPr>
            </w:pPr>
            <w:r w:rsidRPr="00997D17">
              <w:rPr>
                <w:sz w:val="22"/>
                <w:szCs w:val="22"/>
              </w:rPr>
              <w:t>Butiama District Council</w:t>
            </w:r>
          </w:p>
        </w:tc>
        <w:tc>
          <w:tcPr>
            <w:tcW w:w="2278" w:type="dxa"/>
          </w:tcPr>
          <w:p w14:paraId="363B8662" w14:textId="211907FF"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49F3113" w14:textId="453B4180" w:rsidR="002066E7" w:rsidRPr="00997D17" w:rsidRDefault="008C6B60" w:rsidP="00FE4152">
            <w:pPr>
              <w:pStyle w:val="ListParagraph"/>
              <w:rPr>
                <w:sz w:val="22"/>
                <w:szCs w:val="22"/>
              </w:rPr>
            </w:pPr>
            <w:r w:rsidRPr="00997D17">
              <w:rPr>
                <w:sz w:val="22"/>
                <w:szCs w:val="22"/>
              </w:rPr>
              <w:t>lake-edge floods, heavy rain, boat accidents, and cholera. A few roads slippery, a few low homes wet, and lightning where storms build.</w:t>
            </w:r>
          </w:p>
        </w:tc>
        <w:tc>
          <w:tcPr>
            <w:tcW w:w="2278" w:type="dxa"/>
          </w:tcPr>
          <w:p w14:paraId="0A2A66B8" w14:textId="51D43C3D"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D844771" w14:textId="0EBB2F85" w:rsidR="008C6B60" w:rsidRPr="00997D17" w:rsidRDefault="00034217" w:rsidP="00F20E47">
            <w:pPr>
              <w:pStyle w:val="ListBullet"/>
              <w:rPr>
                <w:sz w:val="22"/>
                <w:szCs w:val="22"/>
              </w:rPr>
            </w:pPr>
            <w:r w:rsidRPr="00997D17">
              <w:rPr>
                <w:sz w:val="22"/>
                <w:szCs w:val="22"/>
              </w:rPr>
              <w:t>Check the forecast before any boat leaves. Life jacket on.</w:t>
            </w:r>
          </w:p>
          <w:p w14:paraId="00675306" w14:textId="203DB0F0" w:rsidR="008C6B60" w:rsidRPr="00997D17" w:rsidRDefault="00034217" w:rsidP="00F20E47">
            <w:pPr>
              <w:pStyle w:val="ListBullet"/>
              <w:rPr>
                <w:sz w:val="22"/>
                <w:szCs w:val="22"/>
              </w:rPr>
            </w:pPr>
            <w:r w:rsidRPr="00997D17">
              <w:rPr>
                <w:sz w:val="22"/>
                <w:szCs w:val="22"/>
              </w:rPr>
              <w:t>Bring small boats off the open water.</w:t>
            </w:r>
          </w:p>
          <w:p w14:paraId="7C9DC2E5" w14:textId="657CC33B" w:rsidR="008C6B60" w:rsidRPr="00997D17" w:rsidRDefault="00034217" w:rsidP="00F20E47">
            <w:pPr>
              <w:pStyle w:val="ListBullet"/>
              <w:rPr>
                <w:sz w:val="22"/>
                <w:szCs w:val="22"/>
              </w:rPr>
            </w:pPr>
            <w:r w:rsidRPr="00997D17">
              <w:rPr>
                <w:sz w:val="22"/>
                <w:szCs w:val="22"/>
              </w:rPr>
              <w:t>Landing site: listen for the warning and save 190.</w:t>
            </w:r>
          </w:p>
          <w:p w14:paraId="17B358E5" w14:textId="75E50C2A"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4AA4F8AA" w14:textId="6918581A" w:rsidR="008C6B60" w:rsidRPr="00997D17" w:rsidRDefault="00034217" w:rsidP="00F20E47">
            <w:pPr>
              <w:pStyle w:val="ListBullet"/>
              <w:rPr>
                <w:sz w:val="22"/>
                <w:szCs w:val="22"/>
              </w:rPr>
            </w:pPr>
            <w:r w:rsidRPr="00997D17">
              <w:rPr>
                <w:sz w:val="22"/>
                <w:szCs w:val="22"/>
              </w:rPr>
              <w:t>Angalia utabiri kabla ya chombo kuondoka. Vaa jaketi ya kujiokoa.</w:t>
            </w:r>
          </w:p>
          <w:p w14:paraId="1787B82E" w14:textId="125434EB" w:rsidR="008C6B60" w:rsidRPr="00997D17" w:rsidRDefault="00034217" w:rsidP="00F20E47">
            <w:pPr>
              <w:pStyle w:val="ListBullet"/>
              <w:rPr>
                <w:sz w:val="22"/>
                <w:szCs w:val="22"/>
              </w:rPr>
            </w:pPr>
            <w:r w:rsidRPr="00997D17">
              <w:rPr>
                <w:sz w:val="22"/>
                <w:szCs w:val="22"/>
              </w:rPr>
              <w:t>Rudisha vyombo vidogo kutoka maji ya wazi.</w:t>
            </w:r>
          </w:p>
          <w:p w14:paraId="4DD0971E" w14:textId="7378E500" w:rsidR="008C6B60" w:rsidRPr="00997D17" w:rsidRDefault="00034217" w:rsidP="00F20E47">
            <w:pPr>
              <w:pStyle w:val="ListBullet"/>
              <w:rPr>
                <w:sz w:val="22"/>
                <w:szCs w:val="22"/>
                <w:lang w:val="sv-SE"/>
              </w:rPr>
            </w:pPr>
            <w:r w:rsidRPr="00997D17">
              <w:rPr>
                <w:sz w:val="22"/>
                <w:szCs w:val="22"/>
                <w:lang w:val="sv-SE"/>
              </w:rPr>
              <w:t>Mwalo: sikiliza onyo na hifadhi 190.</w:t>
            </w:r>
          </w:p>
          <w:p w14:paraId="5665F792" w14:textId="4E3C4A68" w:rsidR="002066E7" w:rsidRPr="00997D17" w:rsidRDefault="00FE0A4D" w:rsidP="00F20E47">
            <w:pPr>
              <w:pStyle w:val="ListBullet"/>
              <w:rPr>
                <w:sz w:val="22"/>
                <w:szCs w:val="22"/>
              </w:rPr>
            </w:pPr>
            <w:ins w:id="3005"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3006"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6524E9B7" w14:textId="77777777" w:rsidTr="002066E7">
        <w:tc>
          <w:tcPr>
            <w:tcW w:w="2278" w:type="dxa"/>
          </w:tcPr>
          <w:p w14:paraId="07530D93" w14:textId="77777777" w:rsidR="002066E7" w:rsidRPr="00997D17" w:rsidRDefault="002066E7" w:rsidP="00FE4152">
            <w:pPr>
              <w:pStyle w:val="ListParagraph"/>
              <w:rPr>
                <w:sz w:val="22"/>
                <w:szCs w:val="22"/>
              </w:rPr>
            </w:pPr>
          </w:p>
        </w:tc>
        <w:tc>
          <w:tcPr>
            <w:tcW w:w="2278" w:type="dxa"/>
          </w:tcPr>
          <w:p w14:paraId="183C7528" w14:textId="76B2754B"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2672E36" w14:textId="71DA2172" w:rsidR="002066E7" w:rsidRPr="00997D17" w:rsidRDefault="008C6B60" w:rsidP="00FE4152">
            <w:pPr>
              <w:pStyle w:val="ListParagraph"/>
              <w:rPr>
                <w:sz w:val="22"/>
                <w:szCs w:val="22"/>
              </w:rPr>
            </w:pPr>
            <w:r w:rsidRPr="00997D17">
              <w:rPr>
                <w:sz w:val="22"/>
                <w:szCs w:val="22"/>
              </w:rPr>
              <w:t>lake-edge floods, heavy rain, boat accidents, and cholera. Roads, water points or houses at the named sites are now affected. Some journeys and classes are disrupted.</w:t>
            </w:r>
          </w:p>
        </w:tc>
        <w:tc>
          <w:tcPr>
            <w:tcW w:w="2278" w:type="dxa"/>
          </w:tcPr>
          <w:p w14:paraId="2B64ADAD" w14:textId="75BAB838"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C0168EC" w14:textId="7F9B423B" w:rsidR="008C6B60" w:rsidRPr="00997D17" w:rsidRDefault="00034217" w:rsidP="00F20E47">
            <w:pPr>
              <w:pStyle w:val="ListBullet"/>
              <w:rPr>
                <w:sz w:val="22"/>
                <w:szCs w:val="22"/>
              </w:rPr>
            </w:pPr>
            <w:r w:rsidRPr="00997D17">
              <w:rPr>
                <w:sz w:val="22"/>
                <w:szCs w:val="22"/>
              </w:rPr>
              <w:t>Stop fishing and crossings on this water.</w:t>
            </w:r>
          </w:p>
          <w:p w14:paraId="4F5DC27C" w14:textId="094418C5" w:rsidR="008C6B60" w:rsidRPr="00997D17" w:rsidRDefault="00FE0A4D" w:rsidP="00F20E47">
            <w:pPr>
              <w:pStyle w:val="ListBullet"/>
              <w:rPr>
                <w:sz w:val="22"/>
                <w:szCs w:val="22"/>
              </w:rPr>
            </w:pPr>
            <w:ins w:id="3007"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3008" w:author="Bonephace Kaijage" w:date="2026-10-14T06:15:00Z" w16du:dateUtc="2026-10-14T04:15:00Z">
              <w:r w:rsidR="00034217" w:rsidRPr="00997D17" w:rsidDel="00FE0A4D">
                <w:rPr>
                  <w:sz w:val="22"/>
                  <w:szCs w:val="22"/>
                </w:rPr>
                <w:delText>Move people off the low shore to the assembly point.</w:delText>
              </w:r>
            </w:del>
          </w:p>
          <w:p w14:paraId="6627053F" w14:textId="167B042A" w:rsidR="008C6B60" w:rsidRPr="00997D17" w:rsidRDefault="00034217" w:rsidP="00F20E47">
            <w:pPr>
              <w:pStyle w:val="ListBullet"/>
              <w:rPr>
                <w:sz w:val="22"/>
                <w:szCs w:val="22"/>
              </w:rPr>
            </w:pPr>
            <w:r w:rsidRPr="00997D17">
              <w:rPr>
                <w:sz w:val="22"/>
                <w:szCs w:val="22"/>
              </w:rPr>
              <w:t xml:space="preserve">Marine police or the beach unit: </w:t>
            </w:r>
            <w:r w:rsidRPr="00997D17">
              <w:rPr>
                <w:sz w:val="22"/>
                <w:szCs w:val="22"/>
              </w:rPr>
              <w:lastRenderedPageBreak/>
              <w:t>account for boats still out.</w:t>
            </w:r>
          </w:p>
          <w:p w14:paraId="50679A71" w14:textId="38CE96A4"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5F780A34" w14:textId="0C7F5472" w:rsidR="008C6B60" w:rsidRPr="00997D17" w:rsidRDefault="00034217" w:rsidP="00F20E47">
            <w:pPr>
              <w:pStyle w:val="ListBullet"/>
              <w:rPr>
                <w:sz w:val="22"/>
                <w:szCs w:val="22"/>
              </w:rPr>
            </w:pPr>
            <w:r w:rsidRPr="00997D17">
              <w:rPr>
                <w:sz w:val="22"/>
                <w:szCs w:val="22"/>
              </w:rPr>
              <w:lastRenderedPageBreak/>
              <w:t>Simamisha uvuvi na vivuko kwenye maji haya.</w:t>
            </w:r>
          </w:p>
          <w:p w14:paraId="0D0CA0D3" w14:textId="776E7A1B" w:rsidR="008C6B60" w:rsidRPr="00997D17" w:rsidRDefault="00FE0A4D" w:rsidP="00F20E47">
            <w:pPr>
              <w:pStyle w:val="ListBullet"/>
              <w:rPr>
                <w:sz w:val="22"/>
                <w:szCs w:val="22"/>
              </w:rPr>
            </w:pPr>
            <w:ins w:id="3009"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3010" w:author="Bonephace Kaijage" w:date="2026-10-14T06:16:00Z" w16du:dateUtc="2026-10-14T04:16:00Z">
              <w:r w:rsidR="00034217" w:rsidRPr="00997D17" w:rsidDel="00FE0A4D">
                <w:rPr>
                  <w:sz w:val="22"/>
                  <w:szCs w:val="22"/>
                </w:rPr>
                <w:delText>Hamisha watu kutoka ufuo wa chini kwenda kituoni.</w:delText>
              </w:r>
            </w:del>
          </w:p>
          <w:p w14:paraId="7F754CC0" w14:textId="060D1E87" w:rsidR="008C6B60" w:rsidRPr="00997D17" w:rsidRDefault="00034217" w:rsidP="00F20E47">
            <w:pPr>
              <w:pStyle w:val="ListBullet"/>
              <w:rPr>
                <w:sz w:val="22"/>
                <w:szCs w:val="22"/>
              </w:rPr>
            </w:pPr>
            <w:r w:rsidRPr="00997D17">
              <w:rPr>
                <w:sz w:val="22"/>
                <w:szCs w:val="22"/>
              </w:rPr>
              <w:t>Polisi wanamaji au kitengo cha mwalo: hakiki vyombo vilivyoko nje.</w:t>
            </w:r>
          </w:p>
          <w:p w14:paraId="319CBDAA" w14:textId="2B06022E" w:rsidR="002066E7" w:rsidRPr="00997D17" w:rsidRDefault="00034217" w:rsidP="00F20E47">
            <w:pPr>
              <w:pStyle w:val="ListBullet"/>
              <w:rPr>
                <w:sz w:val="22"/>
                <w:szCs w:val="22"/>
                <w:lang w:val="sv-SE"/>
              </w:rPr>
            </w:pPr>
            <w:r w:rsidRPr="00997D17">
              <w:rPr>
                <w:sz w:val="22"/>
                <w:szCs w:val="22"/>
                <w:lang w:val="sv-SE"/>
              </w:rPr>
              <w:lastRenderedPageBreak/>
              <w:t>Chemsha maji visima vya ufuo vikifurika.</w:t>
            </w:r>
          </w:p>
        </w:tc>
      </w:tr>
      <w:tr w:rsidR="002066E7" w:rsidRPr="000343A2" w14:paraId="79FDE468" w14:textId="77777777" w:rsidTr="002066E7">
        <w:tc>
          <w:tcPr>
            <w:tcW w:w="2278" w:type="dxa"/>
          </w:tcPr>
          <w:p w14:paraId="5426EBD8" w14:textId="77777777" w:rsidR="002066E7" w:rsidRPr="00997D17" w:rsidRDefault="002066E7" w:rsidP="00FE4152">
            <w:pPr>
              <w:pStyle w:val="ListParagraph"/>
              <w:rPr>
                <w:sz w:val="22"/>
                <w:szCs w:val="22"/>
                <w:lang w:val="sv-SE"/>
              </w:rPr>
            </w:pPr>
          </w:p>
        </w:tc>
        <w:tc>
          <w:tcPr>
            <w:tcW w:w="2278" w:type="dxa"/>
          </w:tcPr>
          <w:p w14:paraId="7432998E" w14:textId="1D57F16B"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5439BF7E" w14:textId="0C707932" w:rsidR="002066E7" w:rsidRPr="00997D17" w:rsidRDefault="00FE0A4D" w:rsidP="00FE4152">
            <w:pPr>
              <w:pStyle w:val="ListParagraph"/>
              <w:rPr>
                <w:sz w:val="22"/>
                <w:szCs w:val="22"/>
              </w:rPr>
            </w:pPr>
            <w:ins w:id="3011"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012"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674159F" w14:textId="6753C73F" w:rsidR="002066E7" w:rsidRPr="00997D17" w:rsidRDefault="00FE0A4D" w:rsidP="00FE4152">
            <w:pPr>
              <w:pStyle w:val="ListParagraph"/>
              <w:rPr>
                <w:sz w:val="22"/>
                <w:szCs w:val="22"/>
              </w:rPr>
            </w:pPr>
            <w:ins w:id="3013"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01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F63ABC3" w14:textId="13EFB181" w:rsidR="008C6B60" w:rsidRPr="00997D17" w:rsidRDefault="00FE0A4D" w:rsidP="00F20E47">
            <w:pPr>
              <w:pStyle w:val="ListBullet"/>
              <w:rPr>
                <w:sz w:val="22"/>
                <w:szCs w:val="22"/>
              </w:rPr>
            </w:pPr>
            <w:ins w:id="3015"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016"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4978DC6A" w14:textId="58A808D3" w:rsidR="008C6B60" w:rsidRPr="00997D17" w:rsidRDefault="00034217" w:rsidP="00F20E47">
            <w:pPr>
              <w:pStyle w:val="ListBullet"/>
              <w:rPr>
                <w:sz w:val="22"/>
                <w:szCs w:val="22"/>
              </w:rPr>
            </w:pPr>
            <w:r w:rsidRPr="00997D17">
              <w:rPr>
                <w:sz w:val="22"/>
                <w:szCs w:val="22"/>
              </w:rPr>
              <w:t>Call 114 and 190. Keep the road clear for ambulances.</w:t>
            </w:r>
          </w:p>
          <w:p w14:paraId="47A925A8" w14:textId="352A1C3E" w:rsidR="008C6B60" w:rsidRPr="00997D17" w:rsidRDefault="00034217" w:rsidP="00F20E47">
            <w:pPr>
              <w:pStyle w:val="ListBullet"/>
              <w:rPr>
                <w:sz w:val="22"/>
                <w:szCs w:val="22"/>
              </w:rPr>
            </w:pPr>
            <w:r w:rsidRPr="00997D17">
              <w:rPr>
                <w:sz w:val="22"/>
                <w:szCs w:val="22"/>
              </w:rPr>
              <w:t>Open the shelter and register every household. Note who is missing.</w:t>
            </w:r>
          </w:p>
          <w:p w14:paraId="6E6E4E39" w14:textId="70294045"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3A30D54B" w14:textId="2D670C17"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2FA76C18" w14:textId="095154BC"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7A70F308" w14:textId="14581972"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18BBDC44" w14:textId="0DC9A90D"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4E88D46B" w14:textId="77777777" w:rsidTr="002066E7">
        <w:tc>
          <w:tcPr>
            <w:tcW w:w="2278" w:type="dxa"/>
          </w:tcPr>
          <w:p w14:paraId="1C306378" w14:textId="5E61249B" w:rsidR="002066E7" w:rsidRPr="00997D17" w:rsidRDefault="002066E7" w:rsidP="00FE4152">
            <w:pPr>
              <w:pStyle w:val="ListParagraph"/>
              <w:rPr>
                <w:sz w:val="22"/>
                <w:szCs w:val="22"/>
              </w:rPr>
            </w:pPr>
            <w:r w:rsidRPr="00997D17">
              <w:rPr>
                <w:sz w:val="22"/>
                <w:szCs w:val="22"/>
              </w:rPr>
              <w:t>Musoma District Council</w:t>
            </w:r>
          </w:p>
        </w:tc>
        <w:tc>
          <w:tcPr>
            <w:tcW w:w="2278" w:type="dxa"/>
          </w:tcPr>
          <w:p w14:paraId="0764A579" w14:textId="4FC63B1B"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B2CD33F" w14:textId="0D46376A" w:rsidR="002066E7" w:rsidRPr="00997D17" w:rsidRDefault="008C6B60" w:rsidP="00FE4152">
            <w:pPr>
              <w:pStyle w:val="ListParagraph"/>
              <w:rPr>
                <w:sz w:val="22"/>
                <w:szCs w:val="22"/>
              </w:rPr>
            </w:pPr>
            <w:r w:rsidRPr="00997D17">
              <w:rPr>
                <w:sz w:val="22"/>
                <w:szCs w:val="22"/>
              </w:rPr>
              <w:t xml:space="preserve">lake floods, large waves, boat accidents, and heavy rain. A few </w:t>
            </w:r>
            <w:r w:rsidRPr="00997D17">
              <w:rPr>
                <w:sz w:val="22"/>
                <w:szCs w:val="22"/>
              </w:rPr>
              <w:lastRenderedPageBreak/>
              <w:t>roads slippery, a few low homes wet, and lightning where storms build.</w:t>
            </w:r>
          </w:p>
        </w:tc>
        <w:tc>
          <w:tcPr>
            <w:tcW w:w="2278" w:type="dxa"/>
          </w:tcPr>
          <w:p w14:paraId="41B0EBE2" w14:textId="7F68F9F7" w:rsidR="002066E7" w:rsidRPr="00997D17" w:rsidRDefault="008C6B60" w:rsidP="00FE4152">
            <w:pPr>
              <w:pStyle w:val="ListParagraph"/>
              <w:rPr>
                <w:sz w:val="22"/>
                <w:szCs w:val="22"/>
              </w:rPr>
            </w:pPr>
            <w:r w:rsidRPr="00997D17">
              <w:rPr>
                <w:sz w:val="22"/>
                <w:szCs w:val="22"/>
              </w:rPr>
              <w:lastRenderedPageBreak/>
              <w:t xml:space="preserve">Dalili za mwanzo kwenye eneo lililotajwa. Barabara chache kuteleza, </w:t>
            </w:r>
            <w:r w:rsidRPr="00997D17">
              <w:rPr>
                <w:sz w:val="22"/>
                <w:szCs w:val="22"/>
              </w:rPr>
              <w:lastRenderedPageBreak/>
              <w:t>nyumba chache za bondeni kulowa, na radi dhoruba inapojengeka.</w:t>
            </w:r>
          </w:p>
        </w:tc>
        <w:tc>
          <w:tcPr>
            <w:tcW w:w="2279" w:type="dxa"/>
          </w:tcPr>
          <w:p w14:paraId="3700322A" w14:textId="6A309DA9" w:rsidR="008C6B60" w:rsidRPr="00997D17" w:rsidRDefault="00034217" w:rsidP="00F20E47">
            <w:pPr>
              <w:pStyle w:val="ListBullet"/>
              <w:rPr>
                <w:sz w:val="22"/>
                <w:szCs w:val="22"/>
              </w:rPr>
            </w:pPr>
            <w:r w:rsidRPr="00997D17">
              <w:rPr>
                <w:sz w:val="22"/>
                <w:szCs w:val="22"/>
              </w:rPr>
              <w:lastRenderedPageBreak/>
              <w:t>Check the forecast before any boat leaves. Life jacket on.</w:t>
            </w:r>
          </w:p>
          <w:p w14:paraId="688EDB08" w14:textId="0C3A5081" w:rsidR="008C6B60" w:rsidRPr="00997D17" w:rsidRDefault="00034217" w:rsidP="00F20E47">
            <w:pPr>
              <w:pStyle w:val="ListBullet"/>
              <w:rPr>
                <w:sz w:val="22"/>
                <w:szCs w:val="22"/>
              </w:rPr>
            </w:pPr>
            <w:r w:rsidRPr="00997D17">
              <w:rPr>
                <w:sz w:val="22"/>
                <w:szCs w:val="22"/>
              </w:rPr>
              <w:lastRenderedPageBreak/>
              <w:t>Bring small boats off the open water.</w:t>
            </w:r>
          </w:p>
          <w:p w14:paraId="7BC1EA96" w14:textId="0D585832" w:rsidR="008C6B60" w:rsidRPr="00997D17" w:rsidRDefault="00034217" w:rsidP="00F20E47">
            <w:pPr>
              <w:pStyle w:val="ListBullet"/>
              <w:rPr>
                <w:sz w:val="22"/>
                <w:szCs w:val="22"/>
              </w:rPr>
            </w:pPr>
            <w:r w:rsidRPr="00997D17">
              <w:rPr>
                <w:sz w:val="22"/>
                <w:szCs w:val="22"/>
              </w:rPr>
              <w:t>Landing site: listen for the warning and save 190.</w:t>
            </w:r>
          </w:p>
          <w:p w14:paraId="3B560855" w14:textId="4C7DC598"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53053530" w14:textId="25C9731B" w:rsidR="008C6B60" w:rsidRPr="00997D17" w:rsidRDefault="00034217" w:rsidP="00F20E47">
            <w:pPr>
              <w:pStyle w:val="ListBullet"/>
              <w:rPr>
                <w:sz w:val="22"/>
                <w:szCs w:val="22"/>
              </w:rPr>
            </w:pPr>
            <w:r w:rsidRPr="00997D17">
              <w:rPr>
                <w:sz w:val="22"/>
                <w:szCs w:val="22"/>
              </w:rPr>
              <w:lastRenderedPageBreak/>
              <w:t>Angalia utabiri kabla ya chombo kuondoka. Vaa jaketi ya kujiokoa.</w:t>
            </w:r>
          </w:p>
          <w:p w14:paraId="7EF0DDAD" w14:textId="207C5A78" w:rsidR="008C6B60" w:rsidRPr="00997D17" w:rsidRDefault="00034217" w:rsidP="00F20E47">
            <w:pPr>
              <w:pStyle w:val="ListBullet"/>
              <w:rPr>
                <w:sz w:val="22"/>
                <w:szCs w:val="22"/>
              </w:rPr>
            </w:pPr>
            <w:r w:rsidRPr="00997D17">
              <w:rPr>
                <w:sz w:val="22"/>
                <w:szCs w:val="22"/>
              </w:rPr>
              <w:lastRenderedPageBreak/>
              <w:t>Rudisha vyombo vidogo kutoka maji ya wazi.</w:t>
            </w:r>
          </w:p>
          <w:p w14:paraId="1E15202A" w14:textId="78ED8516" w:rsidR="008C6B60" w:rsidRPr="00997D17" w:rsidRDefault="00034217" w:rsidP="00F20E47">
            <w:pPr>
              <w:pStyle w:val="ListBullet"/>
              <w:rPr>
                <w:sz w:val="22"/>
                <w:szCs w:val="22"/>
                <w:lang w:val="sv-SE"/>
              </w:rPr>
            </w:pPr>
            <w:r w:rsidRPr="00997D17">
              <w:rPr>
                <w:sz w:val="22"/>
                <w:szCs w:val="22"/>
                <w:lang w:val="sv-SE"/>
              </w:rPr>
              <w:t>Mwalo: sikiliza onyo na hifadhi 190.</w:t>
            </w:r>
          </w:p>
          <w:p w14:paraId="6E8A6670" w14:textId="51476550" w:rsidR="002066E7" w:rsidRPr="00997D17" w:rsidRDefault="00FE0A4D" w:rsidP="00F20E47">
            <w:pPr>
              <w:pStyle w:val="ListBullet"/>
              <w:rPr>
                <w:sz w:val="22"/>
                <w:szCs w:val="22"/>
              </w:rPr>
            </w:pPr>
            <w:ins w:id="3017"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3018"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51E00EB1" w14:textId="77777777" w:rsidTr="002066E7">
        <w:tc>
          <w:tcPr>
            <w:tcW w:w="2278" w:type="dxa"/>
          </w:tcPr>
          <w:p w14:paraId="7249DEEA" w14:textId="77777777" w:rsidR="002066E7" w:rsidRPr="00997D17" w:rsidRDefault="002066E7" w:rsidP="00FE4152">
            <w:pPr>
              <w:pStyle w:val="ListParagraph"/>
              <w:rPr>
                <w:sz w:val="22"/>
                <w:szCs w:val="22"/>
              </w:rPr>
            </w:pPr>
          </w:p>
        </w:tc>
        <w:tc>
          <w:tcPr>
            <w:tcW w:w="2278" w:type="dxa"/>
          </w:tcPr>
          <w:p w14:paraId="16F9B33E" w14:textId="2FF74F15"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045E0B4C" w14:textId="78E30D1B" w:rsidR="002066E7" w:rsidRPr="00997D17" w:rsidRDefault="008C6B60" w:rsidP="00FE4152">
            <w:pPr>
              <w:pStyle w:val="ListParagraph"/>
              <w:rPr>
                <w:sz w:val="22"/>
                <w:szCs w:val="22"/>
              </w:rPr>
            </w:pPr>
            <w:r w:rsidRPr="00997D17">
              <w:rPr>
                <w:sz w:val="22"/>
                <w:szCs w:val="22"/>
              </w:rPr>
              <w:t>lake floods, large waves, boat accidents, and heavy rain. Roads, water points or houses at the named sites are now affected. Some journeys and classes are disrupted.</w:t>
            </w:r>
          </w:p>
        </w:tc>
        <w:tc>
          <w:tcPr>
            <w:tcW w:w="2278" w:type="dxa"/>
          </w:tcPr>
          <w:p w14:paraId="26E417CF" w14:textId="32CE5954"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9FC44E6" w14:textId="7B209D5D" w:rsidR="008C6B60" w:rsidRPr="00997D17" w:rsidRDefault="00034217" w:rsidP="00F20E47">
            <w:pPr>
              <w:pStyle w:val="ListBullet"/>
              <w:rPr>
                <w:sz w:val="22"/>
                <w:szCs w:val="22"/>
              </w:rPr>
            </w:pPr>
            <w:r w:rsidRPr="00997D17">
              <w:rPr>
                <w:sz w:val="22"/>
                <w:szCs w:val="22"/>
              </w:rPr>
              <w:t>Stop fishing and crossings on this water.</w:t>
            </w:r>
          </w:p>
          <w:p w14:paraId="21E2AD83" w14:textId="34854817" w:rsidR="008C6B60" w:rsidRPr="00997D17" w:rsidRDefault="00FE0A4D" w:rsidP="00F20E47">
            <w:pPr>
              <w:pStyle w:val="ListBullet"/>
              <w:rPr>
                <w:sz w:val="22"/>
                <w:szCs w:val="22"/>
              </w:rPr>
            </w:pPr>
            <w:ins w:id="3019"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3020" w:author="Bonephace Kaijage" w:date="2026-10-14T06:15:00Z" w16du:dateUtc="2026-10-14T04:15:00Z">
              <w:r w:rsidR="00034217" w:rsidRPr="00997D17" w:rsidDel="00FE0A4D">
                <w:rPr>
                  <w:sz w:val="22"/>
                  <w:szCs w:val="22"/>
                </w:rPr>
                <w:delText>Move people off the low shore to the assembly point.</w:delText>
              </w:r>
            </w:del>
          </w:p>
          <w:p w14:paraId="4E7781CC" w14:textId="39CB9AAF" w:rsidR="008C6B60" w:rsidRPr="00997D17" w:rsidRDefault="00034217" w:rsidP="00F20E47">
            <w:pPr>
              <w:pStyle w:val="ListBullet"/>
              <w:rPr>
                <w:sz w:val="22"/>
                <w:szCs w:val="22"/>
              </w:rPr>
            </w:pPr>
            <w:r w:rsidRPr="00997D17">
              <w:rPr>
                <w:sz w:val="22"/>
                <w:szCs w:val="22"/>
              </w:rPr>
              <w:t>Marine police or the beach unit: account for boats still out.</w:t>
            </w:r>
          </w:p>
          <w:p w14:paraId="177238B1" w14:textId="593EECC1"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2047EAB0" w14:textId="467048A0" w:rsidR="008C6B60" w:rsidRPr="00997D17" w:rsidRDefault="00034217" w:rsidP="00F20E47">
            <w:pPr>
              <w:pStyle w:val="ListBullet"/>
              <w:rPr>
                <w:sz w:val="22"/>
                <w:szCs w:val="22"/>
              </w:rPr>
            </w:pPr>
            <w:r w:rsidRPr="00997D17">
              <w:rPr>
                <w:sz w:val="22"/>
                <w:szCs w:val="22"/>
              </w:rPr>
              <w:t>Simamisha uvuvi na vivuko kwenye maji haya.</w:t>
            </w:r>
          </w:p>
          <w:p w14:paraId="4B56754F" w14:textId="50EB0C76" w:rsidR="008C6B60" w:rsidRPr="00997D17" w:rsidRDefault="00FE0A4D" w:rsidP="00F20E47">
            <w:pPr>
              <w:pStyle w:val="ListBullet"/>
              <w:rPr>
                <w:sz w:val="22"/>
                <w:szCs w:val="22"/>
              </w:rPr>
            </w:pPr>
            <w:ins w:id="3021"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3022" w:author="Bonephace Kaijage" w:date="2026-10-14T06:16:00Z" w16du:dateUtc="2026-10-14T04:16:00Z">
              <w:r w:rsidR="00034217" w:rsidRPr="00997D17" w:rsidDel="00FE0A4D">
                <w:rPr>
                  <w:sz w:val="22"/>
                  <w:szCs w:val="22"/>
                </w:rPr>
                <w:delText>Hamisha watu kutoka ufuo wa chini kwenda kituoni.</w:delText>
              </w:r>
            </w:del>
          </w:p>
          <w:p w14:paraId="64093D78" w14:textId="4661A2A2" w:rsidR="008C6B60" w:rsidRPr="00997D17" w:rsidRDefault="00034217" w:rsidP="00F20E47">
            <w:pPr>
              <w:pStyle w:val="ListBullet"/>
              <w:rPr>
                <w:sz w:val="22"/>
                <w:szCs w:val="22"/>
              </w:rPr>
            </w:pPr>
            <w:r w:rsidRPr="00997D17">
              <w:rPr>
                <w:sz w:val="22"/>
                <w:szCs w:val="22"/>
              </w:rPr>
              <w:t>Polisi wanamaji au kitengo cha mwalo: hakiki vyombo vilivyoko nje.</w:t>
            </w:r>
          </w:p>
          <w:p w14:paraId="13F5A5A3" w14:textId="2DBD7FF6"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2DD43B01" w14:textId="77777777" w:rsidTr="002066E7">
        <w:tc>
          <w:tcPr>
            <w:tcW w:w="2278" w:type="dxa"/>
          </w:tcPr>
          <w:p w14:paraId="1BA08A26" w14:textId="77777777" w:rsidR="002066E7" w:rsidRPr="00997D17" w:rsidRDefault="002066E7" w:rsidP="00FE4152">
            <w:pPr>
              <w:pStyle w:val="ListParagraph"/>
              <w:rPr>
                <w:sz w:val="22"/>
                <w:szCs w:val="22"/>
                <w:lang w:val="sv-SE"/>
              </w:rPr>
            </w:pPr>
          </w:p>
        </w:tc>
        <w:tc>
          <w:tcPr>
            <w:tcW w:w="2278" w:type="dxa"/>
          </w:tcPr>
          <w:p w14:paraId="78E09238" w14:textId="61717574"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5A5653F2" w14:textId="0390A856" w:rsidR="002066E7" w:rsidRPr="00997D17" w:rsidRDefault="00FE0A4D" w:rsidP="00FE4152">
            <w:pPr>
              <w:pStyle w:val="ListParagraph"/>
              <w:rPr>
                <w:sz w:val="22"/>
                <w:szCs w:val="22"/>
              </w:rPr>
            </w:pPr>
            <w:ins w:id="3023" w:author="Bonephace Kaijage" w:date="2026-10-14T06:20:00Z" w16du:dateUtc="2026-10-14T04:20:00Z">
              <w:r>
                <w:rPr>
                  <w:sz w:val="22"/>
                  <w:szCs w:val="22"/>
                </w:rPr>
                <w:t xml:space="preserve">Conditions at the sites named in </w:t>
              </w:r>
              <w:r>
                <w:rPr>
                  <w:sz w:val="22"/>
                  <w:szCs w:val="22"/>
                </w:rPr>
                <w:lastRenderedPageBreak/>
                <w:t>Know Your Risk are now life-threatening: houses damaged, people cut off, and a real risk of drowning, injury or disease. Help is being organised; please follow the committee's instructions and look out for neighbours.</w:t>
              </w:r>
            </w:ins>
            <w:del w:id="302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CDF5071" w14:textId="74D7DFE3" w:rsidR="002066E7" w:rsidRPr="00997D17" w:rsidRDefault="00FE0A4D" w:rsidP="00FE4152">
            <w:pPr>
              <w:pStyle w:val="ListParagraph"/>
              <w:rPr>
                <w:sz w:val="22"/>
                <w:szCs w:val="22"/>
              </w:rPr>
            </w:pPr>
            <w:ins w:id="3025" w:author="Bonephace Kaijage" w:date="2026-10-14T06:23:00Z" w16du:dateUtc="2026-10-14T04:23:00Z">
              <w:r>
                <w:rPr>
                  <w:sz w:val="22"/>
                  <w:szCs w:val="22"/>
                </w:rPr>
                <w:lastRenderedPageBreak/>
                <w:t xml:space="preserve">Hali katika maeneo yaliyotajwa kwenye </w:t>
              </w:r>
              <w:r>
                <w:rPr>
                  <w:sz w:val="22"/>
                  <w:szCs w:val="22"/>
                </w:rPr>
                <w:lastRenderedPageBreak/>
                <w:t>Fahamu Hatari sasa ni hatari kwa maisha: nyumba zimeharibika, watu wamekatwa, na kuna hatari halisi ya kuzama, kujeruhiwa au magonjwa. Msaada unaandaliwa; tafadhali fuateni maelekezo ya kamati na muangaliane na majirani.</w:t>
              </w:r>
            </w:ins>
            <w:del w:id="302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85671CA" w14:textId="62BA940E" w:rsidR="008C6B60" w:rsidRPr="00997D17" w:rsidRDefault="00FE0A4D" w:rsidP="00F20E47">
            <w:pPr>
              <w:pStyle w:val="ListBullet"/>
              <w:rPr>
                <w:sz w:val="22"/>
                <w:szCs w:val="22"/>
              </w:rPr>
            </w:pPr>
            <w:ins w:id="3027" w:author="Bonephace Kaijage" w:date="2026-10-14T06:04:00Z" w16du:dateUtc="2026-10-14T04:04:00Z">
              <w:r>
                <w:rPr>
                  <w:sz w:val="22"/>
                  <w:szCs w:val="22"/>
                </w:rPr>
                <w:lastRenderedPageBreak/>
                <w:t xml:space="preserve">Please move off the low ground </w:t>
              </w:r>
              <w:r>
                <w:rPr>
                  <w:sz w:val="22"/>
                  <w:szCs w:val="22"/>
                </w:rPr>
                <w:lastRenderedPageBreak/>
                <w:t>now to the agreed safe place, helping anyone who cannot move alone; the water can rise faster than it looks. Return only when the committee confirms it is safe.</w:t>
              </w:r>
            </w:ins>
            <w:del w:id="3028"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7298D3D5" w14:textId="354B98C6" w:rsidR="008C6B60" w:rsidRPr="00997D17" w:rsidRDefault="00034217" w:rsidP="00F20E47">
            <w:pPr>
              <w:pStyle w:val="ListBullet"/>
              <w:rPr>
                <w:sz w:val="22"/>
                <w:szCs w:val="22"/>
              </w:rPr>
            </w:pPr>
            <w:r w:rsidRPr="00997D17">
              <w:rPr>
                <w:sz w:val="22"/>
                <w:szCs w:val="22"/>
              </w:rPr>
              <w:t>Call 114 and 190. Keep the road clear for ambulances.</w:t>
            </w:r>
          </w:p>
          <w:p w14:paraId="606BAC41" w14:textId="584087FF" w:rsidR="008C6B60" w:rsidRPr="00997D17" w:rsidRDefault="00034217" w:rsidP="00F20E47">
            <w:pPr>
              <w:pStyle w:val="ListBullet"/>
              <w:rPr>
                <w:sz w:val="22"/>
                <w:szCs w:val="22"/>
              </w:rPr>
            </w:pPr>
            <w:r w:rsidRPr="00997D17">
              <w:rPr>
                <w:sz w:val="22"/>
                <w:szCs w:val="22"/>
              </w:rPr>
              <w:t>Open the shelter and register every household. Note who is missing.</w:t>
            </w:r>
          </w:p>
          <w:p w14:paraId="5E1DDD9C" w14:textId="3ADF0C48"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47FA8765" w14:textId="4EC6A1FF" w:rsidR="008C6B60" w:rsidRPr="00997D17" w:rsidRDefault="00034217" w:rsidP="00F20E47">
            <w:pPr>
              <w:pStyle w:val="ListBullet"/>
              <w:rPr>
                <w:sz w:val="22"/>
                <w:szCs w:val="22"/>
                <w:lang w:val="sv-SE"/>
              </w:rPr>
            </w:pPr>
            <w:r w:rsidRPr="00997D17">
              <w:rPr>
                <w:sz w:val="22"/>
                <w:szCs w:val="22"/>
                <w:lang w:val="sv-SE"/>
              </w:rPr>
              <w:lastRenderedPageBreak/>
              <w:t xml:space="preserve">Hamisha bondeni sasa. Msirudi </w:t>
            </w:r>
            <w:r w:rsidRPr="00997D17">
              <w:rPr>
                <w:sz w:val="22"/>
                <w:szCs w:val="22"/>
                <w:lang w:val="sv-SE"/>
              </w:rPr>
              <w:lastRenderedPageBreak/>
              <w:t>mpaka kamati iseme ni salama.</w:t>
            </w:r>
          </w:p>
          <w:p w14:paraId="51123B8C" w14:textId="3053022E"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1F8F2745" w14:textId="174B0958"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3ACB8C5A" w14:textId="35D14088"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6F5BEDF4" w14:textId="77777777" w:rsidTr="002066E7">
        <w:tc>
          <w:tcPr>
            <w:tcW w:w="2278" w:type="dxa"/>
          </w:tcPr>
          <w:p w14:paraId="41E854D4" w14:textId="4007A766" w:rsidR="002066E7" w:rsidRPr="00997D17" w:rsidRDefault="002066E7" w:rsidP="00FE4152">
            <w:pPr>
              <w:pStyle w:val="ListParagraph"/>
              <w:rPr>
                <w:sz w:val="22"/>
                <w:szCs w:val="22"/>
              </w:rPr>
            </w:pPr>
            <w:r w:rsidRPr="00997D17">
              <w:rPr>
                <w:sz w:val="22"/>
                <w:szCs w:val="22"/>
              </w:rPr>
              <w:lastRenderedPageBreak/>
              <w:t>Rorya District Council</w:t>
            </w:r>
          </w:p>
        </w:tc>
        <w:tc>
          <w:tcPr>
            <w:tcW w:w="2278" w:type="dxa"/>
          </w:tcPr>
          <w:p w14:paraId="090B1D17" w14:textId="00ADBE3D"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0A67A731" w14:textId="69606103" w:rsidR="002066E7" w:rsidRPr="00997D17" w:rsidRDefault="008C6B60" w:rsidP="00FE4152">
            <w:pPr>
              <w:pStyle w:val="ListParagraph"/>
              <w:rPr>
                <w:sz w:val="22"/>
                <w:szCs w:val="22"/>
              </w:rPr>
            </w:pPr>
            <w:r w:rsidRPr="00997D17">
              <w:rPr>
                <w:sz w:val="22"/>
                <w:szCs w:val="22"/>
              </w:rPr>
              <w:t>lake floods, large waves, boat accidents, and human–wildlife conflict on the Mara River. A few roads slippery, a few low homes wet, and lightning where storms build.</w:t>
            </w:r>
          </w:p>
        </w:tc>
        <w:tc>
          <w:tcPr>
            <w:tcW w:w="2278" w:type="dxa"/>
          </w:tcPr>
          <w:p w14:paraId="4585C03E" w14:textId="2C0C1BD5"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47A2B590" w14:textId="5E87DED2" w:rsidR="008C6B60" w:rsidRPr="00997D17" w:rsidRDefault="00034217" w:rsidP="00F20E47">
            <w:pPr>
              <w:pStyle w:val="ListBullet"/>
              <w:rPr>
                <w:sz w:val="22"/>
                <w:szCs w:val="22"/>
              </w:rPr>
            </w:pPr>
            <w:r w:rsidRPr="00997D17">
              <w:rPr>
                <w:sz w:val="22"/>
                <w:szCs w:val="22"/>
              </w:rPr>
              <w:t>Warn villages on the edge. Escort children at dawn and dusk.</w:t>
            </w:r>
          </w:p>
          <w:p w14:paraId="7B892580" w14:textId="3B4934DD" w:rsidR="008C6B60" w:rsidRPr="00997D17" w:rsidRDefault="00034217" w:rsidP="00F20E47">
            <w:pPr>
              <w:pStyle w:val="ListBullet"/>
              <w:rPr>
                <w:sz w:val="22"/>
                <w:szCs w:val="22"/>
              </w:rPr>
            </w:pPr>
            <w:r w:rsidRPr="00997D17">
              <w:rPr>
                <w:sz w:val="22"/>
                <w:szCs w:val="22"/>
              </w:rPr>
              <w:t>Keep livestock in the boma. Report tracks to the wildlife officer.</w:t>
            </w:r>
          </w:p>
          <w:p w14:paraId="17BCA1EE" w14:textId="3013D913" w:rsidR="008C6B60" w:rsidRPr="00997D17" w:rsidRDefault="00034217" w:rsidP="00F20E47">
            <w:pPr>
              <w:pStyle w:val="ListBullet"/>
              <w:rPr>
                <w:sz w:val="22"/>
                <w:szCs w:val="22"/>
              </w:rPr>
            </w:pPr>
            <w:r w:rsidRPr="00997D17">
              <w:rPr>
                <w:sz w:val="22"/>
                <w:szCs w:val="22"/>
              </w:rPr>
              <w:t xml:space="preserve">Do not approach or crowd the </w:t>
            </w:r>
            <w:r w:rsidRPr="00997D17">
              <w:rPr>
                <w:sz w:val="22"/>
                <w:szCs w:val="22"/>
              </w:rPr>
              <w:lastRenderedPageBreak/>
              <w:t>animal. Save 190.</w:t>
            </w:r>
          </w:p>
          <w:p w14:paraId="372CE244" w14:textId="129D667E" w:rsidR="002066E7" w:rsidRPr="00997D17" w:rsidRDefault="00034217" w:rsidP="00F20E47">
            <w:pPr>
              <w:pStyle w:val="ListBullet"/>
              <w:rPr>
                <w:sz w:val="22"/>
                <w:szCs w:val="22"/>
              </w:rPr>
            </w:pPr>
            <w:r w:rsidRPr="00997D17">
              <w:rPr>
                <w:sz w:val="22"/>
                <w:szCs w:val="22"/>
              </w:rPr>
              <w:t>Agree the indoor shelter now, before it is dark.</w:t>
            </w:r>
          </w:p>
        </w:tc>
        <w:tc>
          <w:tcPr>
            <w:tcW w:w="2279" w:type="dxa"/>
          </w:tcPr>
          <w:p w14:paraId="3174817F" w14:textId="14FD587B" w:rsidR="008C6B60" w:rsidRPr="00997D17" w:rsidRDefault="00034217" w:rsidP="00F20E47">
            <w:pPr>
              <w:pStyle w:val="ListBullet"/>
              <w:rPr>
                <w:sz w:val="22"/>
                <w:szCs w:val="22"/>
              </w:rPr>
            </w:pPr>
            <w:r w:rsidRPr="00997D17">
              <w:rPr>
                <w:sz w:val="22"/>
                <w:szCs w:val="22"/>
              </w:rPr>
              <w:lastRenderedPageBreak/>
              <w:t>Onya vijiji vya ukingoni. Wisindikize watoto alfajiri na jioni.</w:t>
            </w:r>
          </w:p>
          <w:p w14:paraId="46708D90" w14:textId="429AF9B2" w:rsidR="008C6B60" w:rsidRPr="00997D17" w:rsidRDefault="00034217" w:rsidP="00F20E47">
            <w:pPr>
              <w:pStyle w:val="ListBullet"/>
              <w:rPr>
                <w:sz w:val="22"/>
                <w:szCs w:val="22"/>
              </w:rPr>
            </w:pPr>
            <w:r w:rsidRPr="00997D17">
              <w:rPr>
                <w:sz w:val="22"/>
                <w:szCs w:val="22"/>
              </w:rPr>
              <w:t>Weka mifugo zizini. Ripoti nyayo kwa afisa wanyamapori.</w:t>
            </w:r>
          </w:p>
          <w:p w14:paraId="2AC54756" w14:textId="50C8CDB8" w:rsidR="008C6B60" w:rsidRPr="00997D17" w:rsidRDefault="00034217" w:rsidP="00F20E47">
            <w:pPr>
              <w:pStyle w:val="ListBullet"/>
              <w:rPr>
                <w:sz w:val="22"/>
                <w:szCs w:val="22"/>
              </w:rPr>
            </w:pPr>
            <w:r w:rsidRPr="00997D17">
              <w:rPr>
                <w:sz w:val="22"/>
                <w:szCs w:val="22"/>
              </w:rPr>
              <w:t>Usikaribie wala kumzunguka mnyama. Hifadhi 190.</w:t>
            </w:r>
          </w:p>
          <w:p w14:paraId="4FF11914" w14:textId="19505734" w:rsidR="002066E7" w:rsidRPr="00997D17" w:rsidRDefault="00034217" w:rsidP="00F20E47">
            <w:pPr>
              <w:pStyle w:val="ListBullet"/>
              <w:rPr>
                <w:sz w:val="22"/>
                <w:szCs w:val="22"/>
                <w:lang w:val="sv-SE"/>
              </w:rPr>
            </w:pPr>
            <w:r w:rsidRPr="00997D17">
              <w:rPr>
                <w:sz w:val="22"/>
                <w:szCs w:val="22"/>
                <w:lang w:val="sv-SE"/>
              </w:rPr>
              <w:lastRenderedPageBreak/>
              <w:t>Kubalianeni makazi ya ndani sasa, kabla ya giza.</w:t>
            </w:r>
          </w:p>
        </w:tc>
      </w:tr>
      <w:tr w:rsidR="002066E7" w:rsidRPr="000343A2" w14:paraId="2BEE512E" w14:textId="77777777" w:rsidTr="002066E7">
        <w:tc>
          <w:tcPr>
            <w:tcW w:w="2278" w:type="dxa"/>
          </w:tcPr>
          <w:p w14:paraId="34C493BD" w14:textId="77777777" w:rsidR="002066E7" w:rsidRPr="00997D17" w:rsidRDefault="002066E7" w:rsidP="00FE4152">
            <w:pPr>
              <w:pStyle w:val="ListParagraph"/>
              <w:rPr>
                <w:sz w:val="22"/>
                <w:szCs w:val="22"/>
                <w:lang w:val="sv-SE"/>
              </w:rPr>
            </w:pPr>
          </w:p>
        </w:tc>
        <w:tc>
          <w:tcPr>
            <w:tcW w:w="2278" w:type="dxa"/>
          </w:tcPr>
          <w:p w14:paraId="74649B4A" w14:textId="5B99F1B8"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2A659B9" w14:textId="220828D9" w:rsidR="002066E7" w:rsidRPr="00997D17" w:rsidRDefault="008C6B60" w:rsidP="00FE4152">
            <w:pPr>
              <w:pStyle w:val="ListParagraph"/>
              <w:rPr>
                <w:sz w:val="22"/>
                <w:szCs w:val="22"/>
              </w:rPr>
            </w:pPr>
            <w:r w:rsidRPr="00997D17">
              <w:rPr>
                <w:sz w:val="22"/>
                <w:szCs w:val="22"/>
              </w:rPr>
              <w:t>lake floods, large waves, boat accidents, and human–wildlife conflict on the Mara River. Roads, water points or houses at the named sites are now affected. Some journeys and classes are disrupted.</w:t>
            </w:r>
          </w:p>
        </w:tc>
        <w:tc>
          <w:tcPr>
            <w:tcW w:w="2278" w:type="dxa"/>
          </w:tcPr>
          <w:p w14:paraId="52CCE127" w14:textId="4A62FEBA"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5E79670" w14:textId="1A27A7EE" w:rsidR="008C6B60" w:rsidRPr="00997D17" w:rsidRDefault="00034217" w:rsidP="00F20E47">
            <w:pPr>
              <w:pStyle w:val="ListBullet"/>
              <w:rPr>
                <w:sz w:val="22"/>
                <w:szCs w:val="22"/>
              </w:rPr>
            </w:pPr>
            <w:r w:rsidRPr="00997D17">
              <w:rPr>
                <w:sz w:val="22"/>
                <w:szCs w:val="22"/>
              </w:rPr>
              <w:t>Move people indoors. The ranger and the ward officer take the village road.</w:t>
            </w:r>
          </w:p>
          <w:p w14:paraId="5C312A04" w14:textId="124B4D5F" w:rsidR="008C6B60" w:rsidRPr="00997D17" w:rsidRDefault="00034217" w:rsidP="00F20E47">
            <w:pPr>
              <w:pStyle w:val="ListBullet"/>
              <w:rPr>
                <w:sz w:val="22"/>
                <w:szCs w:val="22"/>
              </w:rPr>
            </w:pPr>
            <w:r w:rsidRPr="00997D17">
              <w:rPr>
                <w:sz w:val="22"/>
                <w:szCs w:val="22"/>
              </w:rPr>
              <w:t>Do not drive the animal with a crowd.</w:t>
            </w:r>
          </w:p>
          <w:p w14:paraId="721ED61F" w14:textId="5BF23DA2" w:rsidR="008C6B60" w:rsidRPr="00997D17" w:rsidRDefault="00034217" w:rsidP="00F20E47">
            <w:pPr>
              <w:pStyle w:val="ListBullet"/>
              <w:rPr>
                <w:sz w:val="22"/>
                <w:szCs w:val="22"/>
              </w:rPr>
            </w:pPr>
            <w:r w:rsidRPr="00997D17">
              <w:rPr>
                <w:sz w:val="22"/>
                <w:szCs w:val="22"/>
              </w:rPr>
              <w:t>Account for herders still in the pasture.</w:t>
            </w:r>
          </w:p>
          <w:p w14:paraId="18E671EF" w14:textId="05E3D9DF" w:rsidR="002066E7" w:rsidRPr="00997D17" w:rsidRDefault="00034217" w:rsidP="00F20E47">
            <w:pPr>
              <w:pStyle w:val="ListBullet"/>
              <w:rPr>
                <w:sz w:val="22"/>
                <w:szCs w:val="22"/>
              </w:rPr>
            </w:pPr>
            <w:r w:rsidRPr="00997D17">
              <w:rPr>
                <w:sz w:val="22"/>
                <w:szCs w:val="22"/>
              </w:rPr>
              <w:t>Clinic ready for bites and crush injury.</w:t>
            </w:r>
          </w:p>
        </w:tc>
        <w:tc>
          <w:tcPr>
            <w:tcW w:w="2279" w:type="dxa"/>
          </w:tcPr>
          <w:p w14:paraId="132DF570" w14:textId="13D038AB" w:rsidR="008C6B60" w:rsidRPr="00997D17" w:rsidRDefault="00034217" w:rsidP="00F20E47">
            <w:pPr>
              <w:pStyle w:val="ListBullet"/>
              <w:rPr>
                <w:sz w:val="22"/>
                <w:szCs w:val="22"/>
              </w:rPr>
            </w:pPr>
            <w:r w:rsidRPr="00997D17">
              <w:rPr>
                <w:sz w:val="22"/>
                <w:szCs w:val="22"/>
              </w:rPr>
              <w:t>Waingize watu ndani. Askari wa wanyamapori na afisa wa kata wachukue barabara ya kijiji.</w:t>
            </w:r>
          </w:p>
          <w:p w14:paraId="1D0DA719" w14:textId="39721007" w:rsidR="008C6B60" w:rsidRPr="00997D17" w:rsidRDefault="00034217" w:rsidP="00F20E47">
            <w:pPr>
              <w:pStyle w:val="ListBullet"/>
              <w:rPr>
                <w:sz w:val="22"/>
                <w:szCs w:val="22"/>
                <w:lang w:val="sv-SE"/>
              </w:rPr>
            </w:pPr>
            <w:r w:rsidRPr="00997D17">
              <w:rPr>
                <w:sz w:val="22"/>
                <w:szCs w:val="22"/>
                <w:lang w:val="sv-SE"/>
              </w:rPr>
              <w:t>Usimfukuze mnyama na umati.</w:t>
            </w:r>
          </w:p>
          <w:p w14:paraId="5DC8AB98" w14:textId="40A793E5" w:rsidR="008C6B60" w:rsidRPr="00997D17" w:rsidRDefault="00034217" w:rsidP="00F20E47">
            <w:pPr>
              <w:pStyle w:val="ListBullet"/>
              <w:rPr>
                <w:sz w:val="22"/>
                <w:szCs w:val="22"/>
              </w:rPr>
            </w:pPr>
            <w:r w:rsidRPr="00997D17">
              <w:rPr>
                <w:sz w:val="22"/>
                <w:szCs w:val="22"/>
              </w:rPr>
              <w:t>Hakiki wafugaji waliobaki malishoni.</w:t>
            </w:r>
          </w:p>
          <w:p w14:paraId="5BAD8C5A" w14:textId="20FFED5C" w:rsidR="002066E7" w:rsidRPr="00997D17" w:rsidRDefault="00034217" w:rsidP="00F20E47">
            <w:pPr>
              <w:pStyle w:val="ListBullet"/>
              <w:rPr>
                <w:sz w:val="22"/>
                <w:szCs w:val="22"/>
                <w:lang w:val="sv-SE"/>
              </w:rPr>
            </w:pPr>
            <w:r w:rsidRPr="00997D17">
              <w:rPr>
                <w:sz w:val="22"/>
                <w:szCs w:val="22"/>
                <w:lang w:val="sv-SE"/>
              </w:rPr>
              <w:t>Kliniki iwe tayari kwa majeraha.</w:t>
            </w:r>
          </w:p>
        </w:tc>
      </w:tr>
      <w:tr w:rsidR="002066E7" w:rsidRPr="000343A2" w14:paraId="24DF8DEF" w14:textId="77777777" w:rsidTr="002066E7">
        <w:tc>
          <w:tcPr>
            <w:tcW w:w="2278" w:type="dxa"/>
          </w:tcPr>
          <w:p w14:paraId="70AD2E8B" w14:textId="77777777" w:rsidR="002066E7" w:rsidRPr="00997D17" w:rsidRDefault="002066E7" w:rsidP="00FE4152">
            <w:pPr>
              <w:pStyle w:val="ListParagraph"/>
              <w:rPr>
                <w:sz w:val="22"/>
                <w:szCs w:val="22"/>
                <w:lang w:val="sv-SE"/>
              </w:rPr>
            </w:pPr>
          </w:p>
        </w:tc>
        <w:tc>
          <w:tcPr>
            <w:tcW w:w="2278" w:type="dxa"/>
          </w:tcPr>
          <w:p w14:paraId="3EDF8CB9" w14:textId="59796785"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2126635C" w14:textId="2D710BC1" w:rsidR="002066E7" w:rsidRPr="00997D17" w:rsidRDefault="00FE0A4D" w:rsidP="00FE4152">
            <w:pPr>
              <w:pStyle w:val="ListParagraph"/>
              <w:rPr>
                <w:sz w:val="22"/>
                <w:szCs w:val="22"/>
              </w:rPr>
            </w:pPr>
            <w:ins w:id="3029"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030"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8BE8534" w14:textId="1679401B" w:rsidR="002066E7" w:rsidRPr="00997D17" w:rsidRDefault="00FE0A4D" w:rsidP="00FE4152">
            <w:pPr>
              <w:pStyle w:val="ListParagraph"/>
              <w:rPr>
                <w:sz w:val="22"/>
                <w:szCs w:val="22"/>
              </w:rPr>
            </w:pPr>
            <w:ins w:id="3031"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03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6DD3561" w14:textId="5996D963" w:rsidR="008C6B60" w:rsidRPr="00997D17" w:rsidRDefault="00FE0A4D" w:rsidP="00F20E47">
            <w:pPr>
              <w:pStyle w:val="ListBullet"/>
              <w:rPr>
                <w:sz w:val="22"/>
                <w:szCs w:val="22"/>
              </w:rPr>
            </w:pPr>
            <w:ins w:id="3033"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034"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4070C860" w14:textId="7ACBD2AD" w:rsidR="008C6B60" w:rsidRPr="00997D17" w:rsidRDefault="00034217" w:rsidP="00F20E47">
            <w:pPr>
              <w:pStyle w:val="ListBullet"/>
              <w:rPr>
                <w:sz w:val="22"/>
                <w:szCs w:val="22"/>
              </w:rPr>
            </w:pPr>
            <w:r w:rsidRPr="00997D17">
              <w:rPr>
                <w:sz w:val="22"/>
                <w:szCs w:val="22"/>
              </w:rPr>
              <w:t xml:space="preserve">Call 114 and 190. Keep the </w:t>
            </w:r>
            <w:r w:rsidRPr="00997D17">
              <w:rPr>
                <w:sz w:val="22"/>
                <w:szCs w:val="22"/>
              </w:rPr>
              <w:lastRenderedPageBreak/>
              <w:t>road clear for ambulances.</w:t>
            </w:r>
          </w:p>
          <w:p w14:paraId="0FD73870" w14:textId="4EEEDC70" w:rsidR="008C6B60" w:rsidRPr="00997D17" w:rsidRDefault="00034217" w:rsidP="00F20E47">
            <w:pPr>
              <w:pStyle w:val="ListBullet"/>
              <w:rPr>
                <w:sz w:val="22"/>
                <w:szCs w:val="22"/>
              </w:rPr>
            </w:pPr>
            <w:r w:rsidRPr="00997D17">
              <w:rPr>
                <w:sz w:val="22"/>
                <w:szCs w:val="22"/>
              </w:rPr>
              <w:t>Open the shelter and register every household. Note who is missing.</w:t>
            </w:r>
          </w:p>
          <w:p w14:paraId="2009125B" w14:textId="52409332"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18E0C045" w14:textId="654B1491"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17B99F90" w14:textId="7DEB68C1"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5AC5337C" w14:textId="74379653"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1711E735" w14:textId="6C3E5788"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24AF3656" w14:textId="77777777" w:rsidTr="002066E7">
        <w:tc>
          <w:tcPr>
            <w:tcW w:w="2278" w:type="dxa"/>
          </w:tcPr>
          <w:p w14:paraId="2F54CDB6" w14:textId="2E013C3B" w:rsidR="002066E7" w:rsidRPr="00997D17" w:rsidRDefault="002066E7" w:rsidP="00FE4152">
            <w:pPr>
              <w:pStyle w:val="ListParagraph"/>
              <w:rPr>
                <w:sz w:val="22"/>
                <w:szCs w:val="22"/>
              </w:rPr>
            </w:pPr>
            <w:r w:rsidRPr="00997D17">
              <w:rPr>
                <w:sz w:val="22"/>
                <w:szCs w:val="22"/>
              </w:rPr>
              <w:t>Serengeti District Council</w:t>
            </w:r>
          </w:p>
        </w:tc>
        <w:tc>
          <w:tcPr>
            <w:tcW w:w="2278" w:type="dxa"/>
          </w:tcPr>
          <w:p w14:paraId="63648852" w14:textId="00707423"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2CE9D63" w14:textId="07F2C4B5" w:rsidR="002066E7" w:rsidRPr="00997D17" w:rsidRDefault="008C6B60" w:rsidP="00FE4152">
            <w:pPr>
              <w:pStyle w:val="ListParagraph"/>
              <w:rPr>
                <w:sz w:val="22"/>
                <w:szCs w:val="22"/>
              </w:rPr>
            </w:pPr>
            <w:r w:rsidRPr="00997D17">
              <w:rPr>
                <w:sz w:val="22"/>
                <w:szCs w:val="22"/>
              </w:rPr>
              <w:t>drought, wildfire, flash floods on the Mara, and human–wildlife conflict. A few roads slippery, a few low homes wet, and lightning where storms build.</w:t>
            </w:r>
          </w:p>
        </w:tc>
        <w:tc>
          <w:tcPr>
            <w:tcW w:w="2278" w:type="dxa"/>
          </w:tcPr>
          <w:p w14:paraId="6B78B282" w14:textId="149FA616"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3839EB92" w14:textId="54ACF774" w:rsidR="008C6B60" w:rsidRPr="00997D17" w:rsidRDefault="00034217" w:rsidP="00F20E47">
            <w:pPr>
              <w:pStyle w:val="ListBullet"/>
              <w:rPr>
                <w:sz w:val="22"/>
                <w:szCs w:val="22"/>
              </w:rPr>
            </w:pPr>
            <w:r w:rsidRPr="00997D17">
              <w:rPr>
                <w:sz w:val="22"/>
                <w:szCs w:val="22"/>
              </w:rPr>
              <w:t>Warn villages on the edge. Escort children at dawn and dusk.</w:t>
            </w:r>
          </w:p>
          <w:p w14:paraId="57E2A6A1" w14:textId="6994674B" w:rsidR="008C6B60" w:rsidRPr="00997D17" w:rsidRDefault="00034217" w:rsidP="00F20E47">
            <w:pPr>
              <w:pStyle w:val="ListBullet"/>
              <w:rPr>
                <w:sz w:val="22"/>
                <w:szCs w:val="22"/>
              </w:rPr>
            </w:pPr>
            <w:r w:rsidRPr="00997D17">
              <w:rPr>
                <w:sz w:val="22"/>
                <w:szCs w:val="22"/>
              </w:rPr>
              <w:t>Keep livestock in the boma. Report tracks to the wildlife officer.</w:t>
            </w:r>
          </w:p>
          <w:p w14:paraId="266E15F0" w14:textId="56E99F38" w:rsidR="008C6B60" w:rsidRPr="00997D17" w:rsidRDefault="00034217" w:rsidP="00F20E47">
            <w:pPr>
              <w:pStyle w:val="ListBullet"/>
              <w:rPr>
                <w:sz w:val="22"/>
                <w:szCs w:val="22"/>
              </w:rPr>
            </w:pPr>
            <w:r w:rsidRPr="00997D17">
              <w:rPr>
                <w:sz w:val="22"/>
                <w:szCs w:val="22"/>
              </w:rPr>
              <w:t>Do not approach or crowd the animal. Save 190.</w:t>
            </w:r>
          </w:p>
          <w:p w14:paraId="10651360" w14:textId="75C40C38" w:rsidR="002066E7" w:rsidRPr="00997D17" w:rsidRDefault="00034217" w:rsidP="00F20E47">
            <w:pPr>
              <w:pStyle w:val="ListBullet"/>
              <w:rPr>
                <w:sz w:val="22"/>
                <w:szCs w:val="22"/>
              </w:rPr>
            </w:pPr>
            <w:r w:rsidRPr="00997D17">
              <w:rPr>
                <w:sz w:val="22"/>
                <w:szCs w:val="22"/>
              </w:rPr>
              <w:t>Agree the indoor shelter now, before it is dark.</w:t>
            </w:r>
          </w:p>
        </w:tc>
        <w:tc>
          <w:tcPr>
            <w:tcW w:w="2279" w:type="dxa"/>
          </w:tcPr>
          <w:p w14:paraId="029EA8C8" w14:textId="478B40F7" w:rsidR="008C6B60" w:rsidRPr="00997D17" w:rsidRDefault="00034217" w:rsidP="00F20E47">
            <w:pPr>
              <w:pStyle w:val="ListBullet"/>
              <w:rPr>
                <w:sz w:val="22"/>
                <w:szCs w:val="22"/>
              </w:rPr>
            </w:pPr>
            <w:r w:rsidRPr="00997D17">
              <w:rPr>
                <w:sz w:val="22"/>
                <w:szCs w:val="22"/>
              </w:rPr>
              <w:t>Onya vijiji vya ukingoni. Wisindikize watoto alfajiri na jioni.</w:t>
            </w:r>
          </w:p>
          <w:p w14:paraId="584127B0" w14:textId="2088DA59" w:rsidR="008C6B60" w:rsidRPr="00997D17" w:rsidRDefault="00034217" w:rsidP="00F20E47">
            <w:pPr>
              <w:pStyle w:val="ListBullet"/>
              <w:rPr>
                <w:sz w:val="22"/>
                <w:szCs w:val="22"/>
              </w:rPr>
            </w:pPr>
            <w:r w:rsidRPr="00997D17">
              <w:rPr>
                <w:sz w:val="22"/>
                <w:szCs w:val="22"/>
              </w:rPr>
              <w:t>Weka mifugo zizini. Ripoti nyayo kwa afisa wanyamapori.</w:t>
            </w:r>
          </w:p>
          <w:p w14:paraId="4AB0227F" w14:textId="0CEEB3C5" w:rsidR="008C6B60" w:rsidRPr="00997D17" w:rsidRDefault="00034217" w:rsidP="00F20E47">
            <w:pPr>
              <w:pStyle w:val="ListBullet"/>
              <w:rPr>
                <w:sz w:val="22"/>
                <w:szCs w:val="22"/>
              </w:rPr>
            </w:pPr>
            <w:r w:rsidRPr="00997D17">
              <w:rPr>
                <w:sz w:val="22"/>
                <w:szCs w:val="22"/>
              </w:rPr>
              <w:t>Usikaribie wala kumzunguka mnyama. Hifadhi 190.</w:t>
            </w:r>
          </w:p>
          <w:p w14:paraId="10A4FDF4" w14:textId="2C21FB08" w:rsidR="002066E7" w:rsidRPr="00997D17" w:rsidRDefault="00034217" w:rsidP="00F20E47">
            <w:pPr>
              <w:pStyle w:val="ListBullet"/>
              <w:rPr>
                <w:sz w:val="22"/>
                <w:szCs w:val="22"/>
                <w:lang w:val="sv-SE"/>
              </w:rPr>
            </w:pPr>
            <w:r w:rsidRPr="00997D17">
              <w:rPr>
                <w:sz w:val="22"/>
                <w:szCs w:val="22"/>
                <w:lang w:val="sv-SE"/>
              </w:rPr>
              <w:t>Kubalianeni makazi ya ndani sasa, kabla ya giza.</w:t>
            </w:r>
          </w:p>
        </w:tc>
      </w:tr>
      <w:tr w:rsidR="002066E7" w:rsidRPr="000343A2" w14:paraId="58C33868" w14:textId="77777777" w:rsidTr="002066E7">
        <w:tc>
          <w:tcPr>
            <w:tcW w:w="2278" w:type="dxa"/>
          </w:tcPr>
          <w:p w14:paraId="70C439A9" w14:textId="77777777" w:rsidR="002066E7" w:rsidRPr="00997D17" w:rsidRDefault="002066E7" w:rsidP="00FE4152">
            <w:pPr>
              <w:pStyle w:val="ListParagraph"/>
              <w:rPr>
                <w:sz w:val="22"/>
                <w:szCs w:val="22"/>
                <w:lang w:val="sv-SE"/>
              </w:rPr>
            </w:pPr>
          </w:p>
        </w:tc>
        <w:tc>
          <w:tcPr>
            <w:tcW w:w="2278" w:type="dxa"/>
          </w:tcPr>
          <w:p w14:paraId="32E4FFFB" w14:textId="7368A7C8"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163D1621" w14:textId="333A4D6B" w:rsidR="002066E7" w:rsidRPr="00997D17" w:rsidRDefault="008C6B60" w:rsidP="00FE4152">
            <w:pPr>
              <w:pStyle w:val="ListParagraph"/>
              <w:rPr>
                <w:sz w:val="22"/>
                <w:szCs w:val="22"/>
              </w:rPr>
            </w:pPr>
            <w:r w:rsidRPr="00997D17">
              <w:rPr>
                <w:sz w:val="22"/>
                <w:szCs w:val="22"/>
              </w:rPr>
              <w:t xml:space="preserve">drought, wildfire, flash floods on the Mara, and human–wildlife conflict. Roads, water points or houses at the named sites are now affected. Some journeys and </w:t>
            </w:r>
            <w:r w:rsidRPr="00997D17">
              <w:rPr>
                <w:sz w:val="22"/>
                <w:szCs w:val="22"/>
              </w:rPr>
              <w:lastRenderedPageBreak/>
              <w:t>classes are disrupted.</w:t>
            </w:r>
          </w:p>
        </w:tc>
        <w:tc>
          <w:tcPr>
            <w:tcW w:w="2278" w:type="dxa"/>
          </w:tcPr>
          <w:p w14:paraId="4086B094" w14:textId="71D22951"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49DA102A" w14:textId="05C6EE8C" w:rsidR="008C6B60" w:rsidRPr="00997D17" w:rsidRDefault="00034217" w:rsidP="00F20E47">
            <w:pPr>
              <w:pStyle w:val="ListBullet"/>
              <w:rPr>
                <w:sz w:val="22"/>
                <w:szCs w:val="22"/>
              </w:rPr>
            </w:pPr>
            <w:r w:rsidRPr="00997D17">
              <w:rPr>
                <w:sz w:val="22"/>
                <w:szCs w:val="22"/>
              </w:rPr>
              <w:t>Move people indoors. The ranger and the ward officer take the village road.</w:t>
            </w:r>
          </w:p>
          <w:p w14:paraId="35721042" w14:textId="6F2D879E" w:rsidR="008C6B60" w:rsidRPr="00997D17" w:rsidRDefault="00034217" w:rsidP="00F20E47">
            <w:pPr>
              <w:pStyle w:val="ListBullet"/>
              <w:rPr>
                <w:sz w:val="22"/>
                <w:szCs w:val="22"/>
              </w:rPr>
            </w:pPr>
            <w:r w:rsidRPr="00997D17">
              <w:rPr>
                <w:sz w:val="22"/>
                <w:szCs w:val="22"/>
              </w:rPr>
              <w:t>Do not drive the animal with a crowd.</w:t>
            </w:r>
          </w:p>
          <w:p w14:paraId="6FCFB19A" w14:textId="09104363" w:rsidR="008C6B60" w:rsidRPr="00997D17" w:rsidRDefault="00034217" w:rsidP="00F20E47">
            <w:pPr>
              <w:pStyle w:val="ListBullet"/>
              <w:rPr>
                <w:sz w:val="22"/>
                <w:szCs w:val="22"/>
              </w:rPr>
            </w:pPr>
            <w:r w:rsidRPr="00997D17">
              <w:rPr>
                <w:sz w:val="22"/>
                <w:szCs w:val="22"/>
              </w:rPr>
              <w:lastRenderedPageBreak/>
              <w:t>Account for herders still in the pasture.</w:t>
            </w:r>
          </w:p>
          <w:p w14:paraId="0A30E746" w14:textId="2617C794" w:rsidR="002066E7" w:rsidRPr="00997D17" w:rsidRDefault="00034217" w:rsidP="00F20E47">
            <w:pPr>
              <w:pStyle w:val="ListBullet"/>
              <w:rPr>
                <w:sz w:val="22"/>
                <w:szCs w:val="22"/>
              </w:rPr>
            </w:pPr>
            <w:r w:rsidRPr="00997D17">
              <w:rPr>
                <w:sz w:val="22"/>
                <w:szCs w:val="22"/>
              </w:rPr>
              <w:t>Clinic ready for bites and crush injury.</w:t>
            </w:r>
          </w:p>
        </w:tc>
        <w:tc>
          <w:tcPr>
            <w:tcW w:w="2279" w:type="dxa"/>
          </w:tcPr>
          <w:p w14:paraId="71F6B3FE" w14:textId="17A94B10" w:rsidR="008C6B60" w:rsidRPr="00997D17" w:rsidRDefault="00034217" w:rsidP="00F20E47">
            <w:pPr>
              <w:pStyle w:val="ListBullet"/>
              <w:rPr>
                <w:sz w:val="22"/>
                <w:szCs w:val="22"/>
              </w:rPr>
            </w:pPr>
            <w:r w:rsidRPr="00997D17">
              <w:rPr>
                <w:sz w:val="22"/>
                <w:szCs w:val="22"/>
              </w:rPr>
              <w:lastRenderedPageBreak/>
              <w:t>Waingize watu ndani. Askari wa wanyamapori na afisa wa kata wachukue barabara ya kijiji.</w:t>
            </w:r>
          </w:p>
          <w:p w14:paraId="36BDE4EB" w14:textId="3574BF73" w:rsidR="008C6B60" w:rsidRPr="00997D17" w:rsidRDefault="00034217" w:rsidP="00F20E47">
            <w:pPr>
              <w:pStyle w:val="ListBullet"/>
              <w:rPr>
                <w:sz w:val="22"/>
                <w:szCs w:val="22"/>
                <w:lang w:val="sv-SE"/>
              </w:rPr>
            </w:pPr>
            <w:r w:rsidRPr="00997D17">
              <w:rPr>
                <w:sz w:val="22"/>
                <w:szCs w:val="22"/>
                <w:lang w:val="sv-SE"/>
              </w:rPr>
              <w:t>Usimfukuze mnyama na umati.</w:t>
            </w:r>
          </w:p>
          <w:p w14:paraId="66017FD9" w14:textId="13EBF8F5" w:rsidR="008C6B60" w:rsidRPr="00997D17" w:rsidRDefault="00034217" w:rsidP="00F20E47">
            <w:pPr>
              <w:pStyle w:val="ListBullet"/>
              <w:rPr>
                <w:sz w:val="22"/>
                <w:szCs w:val="22"/>
              </w:rPr>
            </w:pPr>
            <w:r w:rsidRPr="00997D17">
              <w:rPr>
                <w:sz w:val="22"/>
                <w:szCs w:val="22"/>
              </w:rPr>
              <w:t>Hakiki wafugaji waliobaki malishoni.</w:t>
            </w:r>
          </w:p>
          <w:p w14:paraId="1125232D" w14:textId="34EFF190" w:rsidR="002066E7" w:rsidRPr="00997D17" w:rsidRDefault="00034217" w:rsidP="00F20E47">
            <w:pPr>
              <w:pStyle w:val="ListBullet"/>
              <w:rPr>
                <w:sz w:val="22"/>
                <w:szCs w:val="22"/>
                <w:lang w:val="sv-SE"/>
              </w:rPr>
            </w:pPr>
            <w:r w:rsidRPr="00997D17">
              <w:rPr>
                <w:sz w:val="22"/>
                <w:szCs w:val="22"/>
                <w:lang w:val="sv-SE"/>
              </w:rPr>
              <w:lastRenderedPageBreak/>
              <w:t>Kliniki iwe tayari kwa majeraha.</w:t>
            </w:r>
          </w:p>
        </w:tc>
      </w:tr>
      <w:tr w:rsidR="002066E7" w:rsidRPr="000343A2" w14:paraId="0CC823B9" w14:textId="77777777" w:rsidTr="002066E7">
        <w:tc>
          <w:tcPr>
            <w:tcW w:w="2278" w:type="dxa"/>
          </w:tcPr>
          <w:p w14:paraId="5457DD6C" w14:textId="77777777" w:rsidR="002066E7" w:rsidRPr="00997D17" w:rsidRDefault="002066E7" w:rsidP="00FE4152">
            <w:pPr>
              <w:pStyle w:val="ListParagraph"/>
              <w:rPr>
                <w:sz w:val="22"/>
                <w:szCs w:val="22"/>
                <w:lang w:val="sv-SE"/>
              </w:rPr>
            </w:pPr>
          </w:p>
        </w:tc>
        <w:tc>
          <w:tcPr>
            <w:tcW w:w="2278" w:type="dxa"/>
          </w:tcPr>
          <w:p w14:paraId="49D66ACD" w14:textId="30889EA5"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1CC09E6" w14:textId="02299116" w:rsidR="002066E7" w:rsidRPr="00997D17" w:rsidRDefault="00FE0A4D" w:rsidP="00FE4152">
            <w:pPr>
              <w:pStyle w:val="ListParagraph"/>
              <w:rPr>
                <w:sz w:val="22"/>
                <w:szCs w:val="22"/>
              </w:rPr>
            </w:pPr>
            <w:ins w:id="303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03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BA484B6" w14:textId="4CDC1FDD" w:rsidR="002066E7" w:rsidRPr="00997D17" w:rsidRDefault="00FE0A4D" w:rsidP="00FE4152">
            <w:pPr>
              <w:pStyle w:val="ListParagraph"/>
              <w:rPr>
                <w:sz w:val="22"/>
                <w:szCs w:val="22"/>
              </w:rPr>
            </w:pPr>
            <w:ins w:id="3037"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03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8554BF8" w14:textId="2D46DF98" w:rsidR="008C6B60" w:rsidRPr="00997D17" w:rsidRDefault="00FE0A4D" w:rsidP="00F20E47">
            <w:pPr>
              <w:pStyle w:val="ListBullet"/>
              <w:rPr>
                <w:sz w:val="22"/>
                <w:szCs w:val="22"/>
              </w:rPr>
            </w:pPr>
            <w:ins w:id="3039"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04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11E253F7" w14:textId="2D9CDA84" w:rsidR="008C6B60" w:rsidRPr="00997D17" w:rsidRDefault="00034217" w:rsidP="00F20E47">
            <w:pPr>
              <w:pStyle w:val="ListBullet"/>
              <w:rPr>
                <w:sz w:val="22"/>
                <w:szCs w:val="22"/>
              </w:rPr>
            </w:pPr>
            <w:r w:rsidRPr="00997D17">
              <w:rPr>
                <w:sz w:val="22"/>
                <w:szCs w:val="22"/>
              </w:rPr>
              <w:t>Call 114 and 190. Keep the road clear for ambulances.</w:t>
            </w:r>
          </w:p>
          <w:p w14:paraId="6BB2EFA6" w14:textId="0E2AC545" w:rsidR="008C6B60" w:rsidRPr="00997D17" w:rsidRDefault="00034217" w:rsidP="00F20E47">
            <w:pPr>
              <w:pStyle w:val="ListBullet"/>
              <w:rPr>
                <w:sz w:val="22"/>
                <w:szCs w:val="22"/>
              </w:rPr>
            </w:pPr>
            <w:r w:rsidRPr="00997D17">
              <w:rPr>
                <w:sz w:val="22"/>
                <w:szCs w:val="22"/>
              </w:rPr>
              <w:t>Open the shelter and register every household. Note who is missing.</w:t>
            </w:r>
          </w:p>
          <w:p w14:paraId="018410E3" w14:textId="0D946311"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75551397" w14:textId="4657B9B4"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5AA2E82D" w14:textId="66129F97"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6528529C" w14:textId="4045660B"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428894FA" w14:textId="6297A21A"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0F935AB0" w14:textId="77777777" w:rsidTr="002066E7">
        <w:tc>
          <w:tcPr>
            <w:tcW w:w="2278" w:type="dxa"/>
          </w:tcPr>
          <w:p w14:paraId="750F3A88" w14:textId="380E2D6E" w:rsidR="002066E7" w:rsidRPr="00997D17" w:rsidRDefault="002066E7" w:rsidP="00FE4152">
            <w:pPr>
              <w:pStyle w:val="ListParagraph"/>
              <w:rPr>
                <w:sz w:val="22"/>
                <w:szCs w:val="22"/>
              </w:rPr>
            </w:pPr>
            <w:r w:rsidRPr="00997D17">
              <w:rPr>
                <w:sz w:val="22"/>
                <w:szCs w:val="22"/>
              </w:rPr>
              <w:t>Tarime District Council</w:t>
            </w:r>
          </w:p>
        </w:tc>
        <w:tc>
          <w:tcPr>
            <w:tcW w:w="2278" w:type="dxa"/>
          </w:tcPr>
          <w:p w14:paraId="64457ACD" w14:textId="12F19939"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5884ED01" w14:textId="3F17C35C" w:rsidR="002066E7" w:rsidRPr="00997D17" w:rsidRDefault="008C6B60" w:rsidP="00FE4152">
            <w:pPr>
              <w:pStyle w:val="ListParagraph"/>
              <w:rPr>
                <w:sz w:val="22"/>
                <w:szCs w:val="22"/>
              </w:rPr>
            </w:pPr>
            <w:r w:rsidRPr="00997D17">
              <w:rPr>
                <w:sz w:val="22"/>
                <w:szCs w:val="22"/>
              </w:rPr>
              <w:t xml:space="preserve">heavy rain, artisanal and large-scale mining accidents, </w:t>
            </w:r>
            <w:r w:rsidRPr="00997D17">
              <w:rPr>
                <w:sz w:val="22"/>
                <w:szCs w:val="22"/>
              </w:rPr>
              <w:lastRenderedPageBreak/>
              <w:t>and valley floods. A few roads slippery, a few low homes wet, and lightning where storms build.</w:t>
            </w:r>
          </w:p>
        </w:tc>
        <w:tc>
          <w:tcPr>
            <w:tcW w:w="2278" w:type="dxa"/>
          </w:tcPr>
          <w:p w14:paraId="7E8513BB" w14:textId="76ACAF81" w:rsidR="002066E7" w:rsidRPr="00997D17" w:rsidRDefault="008C6B60" w:rsidP="00FE4152">
            <w:pPr>
              <w:pStyle w:val="ListParagraph"/>
              <w:rPr>
                <w:sz w:val="22"/>
                <w:szCs w:val="22"/>
              </w:rPr>
            </w:pPr>
            <w:r w:rsidRPr="00997D17">
              <w:rPr>
                <w:sz w:val="22"/>
                <w:szCs w:val="22"/>
              </w:rPr>
              <w:lastRenderedPageBreak/>
              <w:t xml:space="preserve">Dalili za mwanzo kwenye eneo lililotajwa. Barabara </w:t>
            </w:r>
            <w:r w:rsidRPr="00997D17">
              <w:rPr>
                <w:sz w:val="22"/>
                <w:szCs w:val="22"/>
              </w:rPr>
              <w:lastRenderedPageBreak/>
              <w:t>chache kuteleza, nyumba chache za bondeni kulowa, na radi dhoruba inapojengeka.</w:t>
            </w:r>
          </w:p>
        </w:tc>
        <w:tc>
          <w:tcPr>
            <w:tcW w:w="2279" w:type="dxa"/>
          </w:tcPr>
          <w:p w14:paraId="7D1DD28A" w14:textId="2A4B67DC" w:rsidR="008C6B60" w:rsidRPr="00997D17" w:rsidRDefault="00034217" w:rsidP="00F20E47">
            <w:pPr>
              <w:pStyle w:val="ListBullet"/>
              <w:rPr>
                <w:sz w:val="22"/>
                <w:szCs w:val="22"/>
              </w:rPr>
            </w:pPr>
            <w:r w:rsidRPr="00997D17">
              <w:rPr>
                <w:sz w:val="22"/>
                <w:szCs w:val="22"/>
              </w:rPr>
              <w:lastRenderedPageBreak/>
              <w:t xml:space="preserve">Count every worker before the shift. No one </w:t>
            </w:r>
            <w:r w:rsidRPr="00997D17">
              <w:rPr>
                <w:sz w:val="22"/>
                <w:szCs w:val="22"/>
              </w:rPr>
              <w:lastRenderedPageBreak/>
              <w:t>enters a wet or cracked pit.</w:t>
            </w:r>
          </w:p>
          <w:p w14:paraId="634D7C31" w14:textId="7F30EC3C" w:rsidR="008C6B60" w:rsidRPr="00997D17" w:rsidRDefault="00034217" w:rsidP="00F20E47">
            <w:pPr>
              <w:pStyle w:val="ListBullet"/>
              <w:rPr>
                <w:sz w:val="22"/>
                <w:szCs w:val="22"/>
              </w:rPr>
            </w:pPr>
            <w:r w:rsidRPr="00997D17">
              <w:rPr>
                <w:sz w:val="22"/>
                <w:szCs w:val="22"/>
              </w:rPr>
              <w:t>Clear drainage around the shaft.</w:t>
            </w:r>
          </w:p>
          <w:p w14:paraId="26705136" w14:textId="4597216B" w:rsidR="008C6B60" w:rsidRPr="00997D17" w:rsidRDefault="00034217" w:rsidP="00F20E47">
            <w:pPr>
              <w:pStyle w:val="ListBullet"/>
              <w:rPr>
                <w:sz w:val="22"/>
                <w:szCs w:val="22"/>
              </w:rPr>
            </w:pPr>
            <w:r w:rsidRPr="00997D17">
              <w:rPr>
                <w:sz w:val="22"/>
                <w:szCs w:val="22"/>
              </w:rPr>
              <w:t>The owner keeps the surface register and saves 114 and 190.</w:t>
            </w:r>
          </w:p>
          <w:p w14:paraId="5252DB01" w14:textId="1593EB25" w:rsidR="002066E7" w:rsidRPr="00997D17" w:rsidRDefault="00034217" w:rsidP="00F20E47">
            <w:pPr>
              <w:pStyle w:val="ListBullet"/>
              <w:rPr>
                <w:sz w:val="22"/>
                <w:szCs w:val="22"/>
              </w:rPr>
            </w:pPr>
            <w:r w:rsidRPr="00997D17">
              <w:rPr>
                <w:sz w:val="22"/>
                <w:szCs w:val="22"/>
              </w:rPr>
              <w:t>Mark the unsafe hole so children do not play at the edge.</w:t>
            </w:r>
          </w:p>
        </w:tc>
        <w:tc>
          <w:tcPr>
            <w:tcW w:w="2279" w:type="dxa"/>
          </w:tcPr>
          <w:p w14:paraId="34D6D1AC" w14:textId="2098B2B1" w:rsidR="008C6B60" w:rsidRPr="00997D17" w:rsidRDefault="00034217" w:rsidP="00F20E47">
            <w:pPr>
              <w:pStyle w:val="ListBullet"/>
              <w:rPr>
                <w:sz w:val="22"/>
                <w:szCs w:val="22"/>
              </w:rPr>
            </w:pPr>
            <w:r w:rsidRPr="00997D17">
              <w:rPr>
                <w:sz w:val="22"/>
                <w:szCs w:val="22"/>
              </w:rPr>
              <w:lastRenderedPageBreak/>
              <w:t xml:space="preserve">Hesabu kila mfanyakazi kabla ya zamu. Asingie </w:t>
            </w:r>
            <w:r w:rsidRPr="00997D17">
              <w:rPr>
                <w:sz w:val="22"/>
                <w:szCs w:val="22"/>
              </w:rPr>
              <w:lastRenderedPageBreak/>
              <w:t>shimo lililo na maji au ufa.</w:t>
            </w:r>
          </w:p>
          <w:p w14:paraId="392BAB91" w14:textId="6F33582C" w:rsidR="008C6B60" w:rsidRPr="00997D17" w:rsidRDefault="00034217" w:rsidP="00F20E47">
            <w:pPr>
              <w:pStyle w:val="ListBullet"/>
              <w:rPr>
                <w:sz w:val="22"/>
                <w:szCs w:val="22"/>
              </w:rPr>
            </w:pPr>
            <w:r w:rsidRPr="00997D17">
              <w:rPr>
                <w:sz w:val="22"/>
                <w:szCs w:val="22"/>
              </w:rPr>
              <w:t>Safisha mifereji kuzunguka shimo.</w:t>
            </w:r>
          </w:p>
          <w:p w14:paraId="4A3CCE26" w14:textId="39916D2E" w:rsidR="008C6B60" w:rsidRPr="00997D17" w:rsidRDefault="00034217" w:rsidP="00F20E47">
            <w:pPr>
              <w:pStyle w:val="ListBullet"/>
              <w:rPr>
                <w:sz w:val="22"/>
                <w:szCs w:val="22"/>
              </w:rPr>
            </w:pPr>
            <w:r w:rsidRPr="00997D17">
              <w:rPr>
                <w:sz w:val="22"/>
                <w:szCs w:val="22"/>
              </w:rPr>
              <w:t>Mmiliki ashike daftari la juu na ahifadhi 114 na 190.</w:t>
            </w:r>
          </w:p>
          <w:p w14:paraId="4FA888C2" w14:textId="44E719D9" w:rsidR="002066E7" w:rsidRPr="00997D17" w:rsidRDefault="00034217" w:rsidP="00F20E47">
            <w:pPr>
              <w:pStyle w:val="ListBullet"/>
              <w:rPr>
                <w:sz w:val="22"/>
                <w:szCs w:val="22"/>
              </w:rPr>
            </w:pPr>
            <w:r w:rsidRPr="00997D17">
              <w:rPr>
                <w:sz w:val="22"/>
                <w:szCs w:val="22"/>
              </w:rPr>
              <w:t>Weka alama shimo lisilo salama ili watoto wasicheze ukingoni.</w:t>
            </w:r>
          </w:p>
        </w:tc>
      </w:tr>
      <w:tr w:rsidR="002066E7" w:rsidRPr="00997D17" w14:paraId="290BD1B8" w14:textId="77777777" w:rsidTr="002066E7">
        <w:tc>
          <w:tcPr>
            <w:tcW w:w="2278" w:type="dxa"/>
          </w:tcPr>
          <w:p w14:paraId="230ACE1B" w14:textId="77777777" w:rsidR="002066E7" w:rsidRPr="00997D17" w:rsidRDefault="002066E7" w:rsidP="00FE4152">
            <w:pPr>
              <w:pStyle w:val="ListParagraph"/>
              <w:rPr>
                <w:sz w:val="22"/>
                <w:szCs w:val="22"/>
              </w:rPr>
            </w:pPr>
          </w:p>
        </w:tc>
        <w:tc>
          <w:tcPr>
            <w:tcW w:w="2278" w:type="dxa"/>
          </w:tcPr>
          <w:p w14:paraId="7091B62D" w14:textId="582634CA"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2106CA6B" w14:textId="7FA9D793" w:rsidR="002066E7" w:rsidRPr="00997D17" w:rsidRDefault="008C6B60" w:rsidP="00FE4152">
            <w:pPr>
              <w:pStyle w:val="ListParagraph"/>
              <w:rPr>
                <w:sz w:val="22"/>
                <w:szCs w:val="22"/>
              </w:rPr>
            </w:pPr>
            <w:r w:rsidRPr="00997D17">
              <w:rPr>
                <w:sz w:val="22"/>
                <w:szCs w:val="22"/>
              </w:rPr>
              <w:t>heavy rain, artisanal and large-scale mining accidents, and valley floods. Roads, water points or houses at the named sites are now affected. Some journeys and classes are disrupted.</w:t>
            </w:r>
          </w:p>
        </w:tc>
        <w:tc>
          <w:tcPr>
            <w:tcW w:w="2278" w:type="dxa"/>
          </w:tcPr>
          <w:p w14:paraId="1C903E45" w14:textId="314499EB"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7A8E563" w14:textId="166EA8C9" w:rsidR="008C6B60" w:rsidRPr="00997D17" w:rsidRDefault="00034217" w:rsidP="00F20E47">
            <w:pPr>
              <w:pStyle w:val="ListBullet"/>
              <w:rPr>
                <w:sz w:val="22"/>
                <w:szCs w:val="22"/>
              </w:rPr>
            </w:pPr>
            <w:r w:rsidRPr="00997D17">
              <w:rPr>
                <w:sz w:val="22"/>
                <w:szCs w:val="22"/>
              </w:rPr>
              <w:t>Stop the shift. Bring every worker to the surface and count them.</w:t>
            </w:r>
          </w:p>
          <w:p w14:paraId="2E23848E" w14:textId="7E19F0E8" w:rsidR="008C6B60" w:rsidRPr="00997D17" w:rsidRDefault="00034217" w:rsidP="00F20E47">
            <w:pPr>
              <w:pStyle w:val="ListBullet"/>
              <w:rPr>
                <w:sz w:val="22"/>
                <w:szCs w:val="22"/>
              </w:rPr>
            </w:pPr>
            <w:r w:rsidRPr="00997D17">
              <w:rPr>
                <w:sz w:val="22"/>
                <w:szCs w:val="22"/>
              </w:rPr>
              <w:t>Close and mark the unsafe shaft. Do not pump blindly into a flooded pit.</w:t>
            </w:r>
          </w:p>
          <w:p w14:paraId="73AC0031" w14:textId="4913E255" w:rsidR="008C6B60" w:rsidRPr="00997D17" w:rsidRDefault="00034217" w:rsidP="00F20E47">
            <w:pPr>
              <w:pStyle w:val="ListBullet"/>
              <w:rPr>
                <w:sz w:val="22"/>
                <w:szCs w:val="22"/>
              </w:rPr>
            </w:pPr>
            <w:r w:rsidRPr="00997D17">
              <w:rPr>
                <w:sz w:val="22"/>
                <w:szCs w:val="22"/>
              </w:rPr>
              <w:t>Move the crowd back from the edge.</w:t>
            </w:r>
          </w:p>
          <w:p w14:paraId="64B196E9" w14:textId="6A934702" w:rsidR="002066E7" w:rsidRPr="00997D17" w:rsidRDefault="00034217" w:rsidP="00F20E47">
            <w:pPr>
              <w:pStyle w:val="ListBullet"/>
              <w:rPr>
                <w:sz w:val="22"/>
                <w:szCs w:val="22"/>
              </w:rPr>
            </w:pPr>
            <w:r w:rsidRPr="00997D17">
              <w:rPr>
                <w:sz w:val="22"/>
                <w:szCs w:val="22"/>
              </w:rPr>
              <w:t>Clinic: prepare for crush injury. Call 114 if anyone is missing.</w:t>
            </w:r>
          </w:p>
        </w:tc>
        <w:tc>
          <w:tcPr>
            <w:tcW w:w="2279" w:type="dxa"/>
          </w:tcPr>
          <w:p w14:paraId="1398D352" w14:textId="469DA233" w:rsidR="008C6B60" w:rsidRPr="00997D17" w:rsidRDefault="00034217" w:rsidP="00F20E47">
            <w:pPr>
              <w:pStyle w:val="ListBullet"/>
              <w:rPr>
                <w:sz w:val="22"/>
                <w:szCs w:val="22"/>
              </w:rPr>
            </w:pPr>
            <w:r w:rsidRPr="00997D17">
              <w:rPr>
                <w:sz w:val="22"/>
                <w:szCs w:val="22"/>
              </w:rPr>
              <w:t>Simamisha zamu. Walete wafanyakazi wote juu na uwahisabu.</w:t>
            </w:r>
          </w:p>
          <w:p w14:paraId="4B302560" w14:textId="2B3D4FBB" w:rsidR="008C6B60" w:rsidRPr="00997D17" w:rsidRDefault="00034217" w:rsidP="00F20E47">
            <w:pPr>
              <w:pStyle w:val="ListBullet"/>
              <w:rPr>
                <w:sz w:val="22"/>
                <w:szCs w:val="22"/>
                <w:lang w:val="sv-SE"/>
              </w:rPr>
            </w:pPr>
            <w:r w:rsidRPr="00997D17">
              <w:rPr>
                <w:sz w:val="22"/>
                <w:szCs w:val="22"/>
                <w:lang w:val="sv-SE"/>
              </w:rPr>
              <w:t>Funga na weka alama shimo. Usisukumie maji bila mpango.</w:t>
            </w:r>
          </w:p>
          <w:p w14:paraId="30A83969" w14:textId="2CFBDC7F" w:rsidR="008C6B60" w:rsidRPr="00997D17" w:rsidRDefault="00034217" w:rsidP="00F20E47">
            <w:pPr>
              <w:pStyle w:val="ListBullet"/>
              <w:rPr>
                <w:sz w:val="22"/>
                <w:szCs w:val="22"/>
                <w:lang w:val="sv-SE"/>
              </w:rPr>
            </w:pPr>
            <w:r w:rsidRPr="00997D17">
              <w:rPr>
                <w:sz w:val="22"/>
                <w:szCs w:val="22"/>
                <w:lang w:val="sv-SE"/>
              </w:rPr>
              <w:t>Rudisha umati nyuma kutoka ukingoni.</w:t>
            </w:r>
          </w:p>
          <w:p w14:paraId="0BF74B2E" w14:textId="17E8A68A" w:rsidR="002066E7" w:rsidRPr="00997D17" w:rsidRDefault="00034217" w:rsidP="00F20E47">
            <w:pPr>
              <w:pStyle w:val="ListBullet"/>
              <w:rPr>
                <w:sz w:val="22"/>
                <w:szCs w:val="22"/>
              </w:rPr>
            </w:pPr>
            <w:r w:rsidRPr="00997D17">
              <w:rPr>
                <w:sz w:val="22"/>
                <w:szCs w:val="22"/>
                <w:lang w:val="sv-SE"/>
              </w:rPr>
              <w:t xml:space="preserve">Kliniki: jiandae kwa majeruhi wa kubanwa. </w:t>
            </w:r>
            <w:r w:rsidRPr="00997D17">
              <w:rPr>
                <w:sz w:val="22"/>
                <w:szCs w:val="22"/>
              </w:rPr>
              <w:t>Piga 114 akipotea mtu.</w:t>
            </w:r>
          </w:p>
        </w:tc>
      </w:tr>
      <w:tr w:rsidR="002066E7" w:rsidRPr="000343A2" w14:paraId="3FD8606C" w14:textId="77777777" w:rsidTr="002066E7">
        <w:tc>
          <w:tcPr>
            <w:tcW w:w="2278" w:type="dxa"/>
          </w:tcPr>
          <w:p w14:paraId="4579478D" w14:textId="77777777" w:rsidR="002066E7" w:rsidRPr="00997D17" w:rsidRDefault="002066E7" w:rsidP="00FE4152">
            <w:pPr>
              <w:pStyle w:val="ListParagraph"/>
              <w:rPr>
                <w:sz w:val="22"/>
                <w:szCs w:val="22"/>
              </w:rPr>
            </w:pPr>
          </w:p>
        </w:tc>
        <w:tc>
          <w:tcPr>
            <w:tcW w:w="2278" w:type="dxa"/>
          </w:tcPr>
          <w:p w14:paraId="58BABF8B" w14:textId="6FD19CB5"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0F5310BD" w14:textId="62C2DA65" w:rsidR="002066E7" w:rsidRPr="00997D17" w:rsidRDefault="00FE0A4D" w:rsidP="00FE4152">
            <w:pPr>
              <w:pStyle w:val="ListParagraph"/>
              <w:rPr>
                <w:sz w:val="22"/>
                <w:szCs w:val="22"/>
              </w:rPr>
            </w:pPr>
            <w:ins w:id="3041" w:author="Bonephace Kaijage" w:date="2026-10-14T06:20:00Z" w16du:dateUtc="2026-10-14T04:20:00Z">
              <w:r>
                <w:rPr>
                  <w:sz w:val="22"/>
                  <w:szCs w:val="22"/>
                </w:rPr>
                <w:t xml:space="preserve">Conditions at the sites named in Know Your Risk are now life-threatening: houses damaged, people cut off, and a </w:t>
              </w:r>
              <w:r>
                <w:rPr>
                  <w:sz w:val="22"/>
                  <w:szCs w:val="22"/>
                </w:rPr>
                <w:lastRenderedPageBreak/>
                <w:t>real risk of drowning, injury or disease. Help is being organised; please follow the committee's instructions and look out for neighbours.</w:t>
              </w:r>
            </w:ins>
            <w:del w:id="3042"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0B5E2F4" w14:textId="2CBE86D7" w:rsidR="002066E7" w:rsidRPr="00997D17" w:rsidRDefault="00FE0A4D" w:rsidP="00FE4152">
            <w:pPr>
              <w:pStyle w:val="ListParagraph"/>
              <w:rPr>
                <w:sz w:val="22"/>
                <w:szCs w:val="22"/>
              </w:rPr>
            </w:pPr>
            <w:ins w:id="3043" w:author="Bonephace Kaijage" w:date="2026-10-14T06:23:00Z" w16du:dateUtc="2026-10-14T04:23:00Z">
              <w:r>
                <w:rPr>
                  <w:sz w:val="22"/>
                  <w:szCs w:val="22"/>
                </w:rPr>
                <w:lastRenderedPageBreak/>
                <w:t xml:space="preserve">Hali katika maeneo yaliyotajwa kwenye Fahamu Hatari sasa ni hatari kwa maisha: nyumba zimeharibika, watu </w:t>
              </w:r>
              <w:r>
                <w:rPr>
                  <w:sz w:val="22"/>
                  <w:szCs w:val="22"/>
                </w:rPr>
                <w:lastRenderedPageBreak/>
                <w:t>wamekatwa, na kuna hatari halisi ya kuzama, kujeruhiwa au magonjwa. Msaada unaandaliwa; tafadhali fuateni maelekezo ya kamati na muangaliane na majirani.</w:t>
              </w:r>
            </w:ins>
            <w:del w:id="304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0F8C1F6" w14:textId="00A4AB55" w:rsidR="008C6B60" w:rsidRPr="00997D17" w:rsidRDefault="00FE0A4D" w:rsidP="00F20E47">
            <w:pPr>
              <w:pStyle w:val="ListBullet"/>
              <w:rPr>
                <w:sz w:val="22"/>
                <w:szCs w:val="22"/>
              </w:rPr>
            </w:pPr>
            <w:ins w:id="3045" w:author="Bonephace Kaijage" w:date="2026-10-14T06:04:00Z" w16du:dateUtc="2026-10-14T04:04:00Z">
              <w:r>
                <w:rPr>
                  <w:sz w:val="22"/>
                  <w:szCs w:val="22"/>
                </w:rPr>
                <w:lastRenderedPageBreak/>
                <w:t xml:space="preserve">Please move off the low ground now to the agreed safe place, helping anyone who </w:t>
              </w:r>
              <w:r>
                <w:rPr>
                  <w:sz w:val="22"/>
                  <w:szCs w:val="22"/>
                </w:rPr>
                <w:lastRenderedPageBreak/>
                <w:t>cannot move alone; the water can rise faster than it looks. Return only when the committee confirms it is safe.</w:t>
              </w:r>
            </w:ins>
            <w:del w:id="3046"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0531F168" w14:textId="41840C19" w:rsidR="008C6B60" w:rsidRPr="00997D17" w:rsidRDefault="00034217" w:rsidP="00F20E47">
            <w:pPr>
              <w:pStyle w:val="ListBullet"/>
              <w:rPr>
                <w:sz w:val="22"/>
                <w:szCs w:val="22"/>
              </w:rPr>
            </w:pPr>
            <w:r w:rsidRPr="00997D17">
              <w:rPr>
                <w:sz w:val="22"/>
                <w:szCs w:val="22"/>
              </w:rPr>
              <w:t>Call 114 and 190. Keep the road clear for ambulances.</w:t>
            </w:r>
          </w:p>
          <w:p w14:paraId="678D6836" w14:textId="49EBE0EA" w:rsidR="008C6B60" w:rsidRPr="00997D17" w:rsidRDefault="00034217" w:rsidP="00F20E47">
            <w:pPr>
              <w:pStyle w:val="ListBullet"/>
              <w:rPr>
                <w:sz w:val="22"/>
                <w:szCs w:val="22"/>
              </w:rPr>
            </w:pPr>
            <w:r w:rsidRPr="00997D17">
              <w:rPr>
                <w:sz w:val="22"/>
                <w:szCs w:val="22"/>
              </w:rPr>
              <w:t>Open the shelter and register every household. Note who is missing.</w:t>
            </w:r>
          </w:p>
          <w:p w14:paraId="5CD05845" w14:textId="64BF4835"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58FA3C22" w14:textId="13AA1F4A"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785E7A13" w14:textId="24E59775" w:rsidR="008C6B60" w:rsidRPr="00997D17" w:rsidRDefault="00034217" w:rsidP="00F20E47">
            <w:pPr>
              <w:pStyle w:val="ListBullet"/>
              <w:rPr>
                <w:sz w:val="22"/>
                <w:szCs w:val="22"/>
                <w:lang w:val="sv-SE"/>
              </w:rPr>
            </w:pPr>
            <w:r w:rsidRPr="00997D17">
              <w:rPr>
                <w:sz w:val="22"/>
                <w:szCs w:val="22"/>
                <w:lang w:val="sv-SE"/>
              </w:rPr>
              <w:t xml:space="preserve">Piga 114 na 190. Acha barabara wazi </w:t>
            </w:r>
            <w:r w:rsidRPr="00997D17">
              <w:rPr>
                <w:sz w:val="22"/>
                <w:szCs w:val="22"/>
                <w:lang w:val="sv-SE"/>
              </w:rPr>
              <w:lastRenderedPageBreak/>
              <w:t>kwa magari ya wagonjwa.</w:t>
            </w:r>
          </w:p>
          <w:p w14:paraId="111D8A02" w14:textId="182C44A1"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3FD740A9" w14:textId="562895D3"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bl>
    <w:p w14:paraId="3AD794A6" w14:textId="77777777" w:rsidR="00250A71" w:rsidRPr="008F12E3" w:rsidRDefault="00FE4152" w:rsidP="00FE4152">
      <w:pPr>
        <w:pStyle w:val="ListParagraph"/>
        <w:rPr>
          <w:sz w:val="22"/>
          <w:szCs w:val="22"/>
        </w:rPr>
      </w:pPr>
      <w:r w:rsidRPr="00997D17">
        <w:rPr>
          <w:sz w:val="22"/>
          <w:szCs w:val="22"/>
        </w:rPr>
        <w:lastRenderedPageBreak/>
        <w:t>Musoma Municipal Council — Halmashauri ya Manispaa ya Musoma (Musoma Urban / Musoma Mjini)</w:t>
      </w:r>
    </w:p>
    <w:p w14:paraId="2FE9AFAF" w14:textId="77777777" w:rsidR="00AB6CF2" w:rsidRDefault="00FE4152" w:rsidP="00FE4152">
      <w:pPr>
        <w:rPr>
          <w:sz w:val="22"/>
          <w:szCs w:val="22"/>
        </w:rPr>
      </w:pPr>
      <w:r w:rsidRPr="00997D17">
        <w:rPr>
          <w:sz w:val="22"/>
          <w:szCs w:val="22"/>
        </w:rPr>
        <w:t>13. MBEYA REGION | MKOA WA MBEYA</w:t>
      </w:r>
    </w:p>
    <w:p w14:paraId="3283FA6B" w14:textId="77777777" w:rsidR="00AB6CF2" w:rsidRDefault="00AB6CF2" w:rsidP="00AB6CF2">
      <w:pPr>
        <w:rPr>
          <w:color w:val="000000"/>
        </w:rPr>
      </w:pPr>
    </w:p>
    <w:p w14:paraId="58D4704B" w14:textId="77777777" w:rsidR="00AB6CF2" w:rsidRDefault="00AB6CF2" w:rsidP="00AB6CF2">
      <w:pPr>
        <w:pStyle w:val="Strong1"/>
        <w:jc w:val="both"/>
        <w:rPr>
          <w:color w:val="000000"/>
        </w:rPr>
      </w:pPr>
      <w:r w:rsidRPr="00AB6CF2">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B6CF2" w:rsidRPr="00AB6CF2" w14:paraId="133306BD" w14:textId="77777777" w:rsidTr="00AB6CF2">
        <w:tc>
          <w:tcPr>
            <w:tcW w:w="3420" w:type="dxa"/>
            <w:shd w:val="clear" w:color="D9D9D9" w:fill="D9D9D9"/>
          </w:tcPr>
          <w:p w14:paraId="7D58EB8D" w14:textId="7A397691" w:rsidR="00AB6CF2" w:rsidRPr="00AB6CF2" w:rsidRDefault="00AB6CF2" w:rsidP="00AB6CF2">
            <w:pPr>
              <w:jc w:val="both"/>
              <w:rPr>
                <w:color w:val="000000"/>
              </w:rPr>
            </w:pPr>
            <w:r w:rsidRPr="00AB6CF2">
              <w:rPr>
                <w:color w:val="000000"/>
              </w:rPr>
              <w:t>AREA (EN)</w:t>
            </w:r>
          </w:p>
        </w:tc>
        <w:tc>
          <w:tcPr>
            <w:tcW w:w="3235" w:type="dxa"/>
            <w:shd w:val="clear" w:color="D9D9D9" w:fill="D9D9D9"/>
          </w:tcPr>
          <w:p w14:paraId="575188F7" w14:textId="09867F68" w:rsidR="00AB6CF2" w:rsidRPr="00AB6CF2" w:rsidRDefault="00AB6CF2" w:rsidP="00AB6CF2">
            <w:pPr>
              <w:jc w:val="both"/>
              <w:rPr>
                <w:color w:val="000000"/>
              </w:rPr>
            </w:pPr>
            <w:r w:rsidRPr="00AB6CF2">
              <w:rPr>
                <w:color w:val="000000"/>
              </w:rPr>
              <w:t>ENEO (SW)</w:t>
            </w:r>
          </w:p>
        </w:tc>
        <w:tc>
          <w:tcPr>
            <w:tcW w:w="3605" w:type="dxa"/>
            <w:shd w:val="clear" w:color="D9D9D9" w:fill="D9D9D9"/>
          </w:tcPr>
          <w:p w14:paraId="6E005899" w14:textId="07D26D76" w:rsidR="00AB6CF2" w:rsidRPr="00AB6CF2" w:rsidRDefault="00AB6CF2" w:rsidP="00AB6CF2">
            <w:pPr>
              <w:jc w:val="both"/>
              <w:rPr>
                <w:color w:val="000000"/>
              </w:rPr>
            </w:pPr>
            <w:r w:rsidRPr="00AB6CF2">
              <w:rPr>
                <w:color w:val="000000"/>
              </w:rPr>
              <w:t>RISK STATEMENT (EN)</w:t>
            </w:r>
          </w:p>
        </w:tc>
        <w:tc>
          <w:tcPr>
            <w:tcW w:w="3325" w:type="dxa"/>
            <w:shd w:val="clear" w:color="D9D9D9" w:fill="D9D9D9"/>
          </w:tcPr>
          <w:p w14:paraId="1E53E2DD" w14:textId="2EBDEF95" w:rsidR="00AB6CF2" w:rsidRPr="00AB6CF2" w:rsidRDefault="00AB6CF2" w:rsidP="00AB6CF2">
            <w:pPr>
              <w:jc w:val="both"/>
              <w:rPr>
                <w:color w:val="000000"/>
              </w:rPr>
            </w:pPr>
            <w:r w:rsidRPr="00AB6CF2">
              <w:rPr>
                <w:color w:val="000000"/>
              </w:rPr>
              <w:t>TAMKO LA HATARI (SW)</w:t>
            </w:r>
          </w:p>
        </w:tc>
      </w:tr>
      <w:tr w:rsidR="00AB6CF2" w:rsidRPr="00AB6CF2" w14:paraId="19FB82DA" w14:textId="77777777" w:rsidTr="00AB6CF2">
        <w:tc>
          <w:tcPr>
            <w:tcW w:w="3420" w:type="dxa"/>
          </w:tcPr>
          <w:p w14:paraId="27963AF5" w14:textId="479CE4F2" w:rsidR="00AB6CF2" w:rsidRPr="00AB6CF2" w:rsidRDefault="00AB6CF2" w:rsidP="00AB6CF2">
            <w:pPr>
              <w:pStyle w:val="ListParagraph"/>
              <w:numPr>
                <w:ilvl w:val="0"/>
                <w:numId w:val="1"/>
              </w:numPr>
              <w:jc w:val="both"/>
              <w:rPr>
                <w:color w:val="000000"/>
              </w:rPr>
            </w:pPr>
            <w:r w:rsidRPr="00AB6CF2">
              <w:rPr>
                <w:color w:val="000000"/>
              </w:rPr>
              <w:t>Mbeya City: valley-floor streets and hillside settlements</w:t>
            </w:r>
          </w:p>
        </w:tc>
        <w:tc>
          <w:tcPr>
            <w:tcW w:w="3235" w:type="dxa"/>
          </w:tcPr>
          <w:p w14:paraId="4960889E" w14:textId="6907EC22" w:rsidR="00AB6CF2" w:rsidRPr="00AB6CF2" w:rsidRDefault="00AB6CF2" w:rsidP="00AB6CF2">
            <w:pPr>
              <w:pStyle w:val="ListParagraph"/>
              <w:numPr>
                <w:ilvl w:val="0"/>
                <w:numId w:val="1"/>
              </w:numPr>
              <w:jc w:val="both"/>
              <w:rPr>
                <w:color w:val="000000"/>
                <w:lang w:val="sv-SE"/>
              </w:rPr>
            </w:pPr>
            <w:r w:rsidRPr="00AB6CF2">
              <w:rPr>
                <w:color w:val="000000"/>
                <w:lang w:val="sv-SE"/>
              </w:rPr>
              <w:t>Jiji la Mbeya: mitaa ya mabondeni na makazi ya milimani</w:t>
            </w:r>
          </w:p>
        </w:tc>
        <w:tc>
          <w:tcPr>
            <w:tcW w:w="3605" w:type="dxa"/>
          </w:tcPr>
          <w:p w14:paraId="2B0CDEB4" w14:textId="1D1D4C05" w:rsidR="00AB6CF2" w:rsidRPr="00DC5789" w:rsidRDefault="00DC5789" w:rsidP="00DC5789">
            <w:pPr>
              <w:pStyle w:val="ListParagraph"/>
              <w:numPr>
                <w:ilvl w:val="0"/>
                <w:numId w:val="1"/>
              </w:numPr>
              <w:jc w:val="both"/>
              <w:rPr>
                <w:color w:val="000000"/>
              </w:rPr>
            </w:pPr>
            <w:r w:rsidRPr="00DC5789">
              <w:rPr>
                <w:color w:val="000000"/>
              </w:rPr>
              <w:t>This area is a city in a highland valley where run-off from the Mbeya range floods low streets and cuts gullies through hillside settlements, and the region lies in an active earthquake zone.</w:t>
            </w:r>
          </w:p>
          <w:p w14:paraId="0D7A093A" w14:textId="77777777" w:rsidR="000343A2" w:rsidRDefault="00DC5789" w:rsidP="00DC5789">
            <w:pPr>
              <w:pStyle w:val="ListParagraph"/>
              <w:numPr>
                <w:ilvl w:val="0"/>
                <w:numId w:val="1"/>
              </w:numPr>
              <w:jc w:val="both"/>
              <w:rPr>
                <w:ins w:id="3047" w:author="Bonephace Kaijage" w:date="2026-10-11T07:10:00Z" w16du:dateUtc="2026-10-11T04:10:00Z"/>
                <w:color w:val="000000"/>
              </w:rPr>
            </w:pPr>
            <w:r>
              <w:rPr>
                <w:color w:val="000000"/>
              </w:rPr>
              <w:t>For those living and building here, it helps to</w:t>
            </w:r>
            <w:r w:rsidRPr="00DC5789">
              <w:rPr>
                <w:color w:val="000000"/>
              </w:rPr>
              <w:t xml:space="preserve"> keep streams and drains clear, avoid building on steep slopes and </w:t>
            </w:r>
            <w:r w:rsidRPr="00DC5789">
              <w:rPr>
                <w:color w:val="000000"/>
              </w:rPr>
              <w:lastRenderedPageBreak/>
              <w:t>stream banks, and build to earthquake-resistant standards.</w:t>
            </w:r>
          </w:p>
          <w:p w14:paraId="05DB9304" w14:textId="5DB6B929" w:rsidR="000343A2" w:rsidRDefault="00FE0A4D" w:rsidP="00DC5789">
            <w:pPr>
              <w:pStyle w:val="ListParagraph"/>
              <w:numPr>
                <w:ilvl w:val="0"/>
                <w:numId w:val="1"/>
              </w:numPr>
              <w:jc w:val="both"/>
              <w:rPr>
                <w:ins w:id="3048" w:author="Bonephace Kaijage" w:date="2026-10-11T07:10:00Z" w16du:dateUtc="2026-10-11T04:10:00Z"/>
                <w:color w:val="000000"/>
              </w:rPr>
            </w:pPr>
            <w:ins w:id="3049" w:author="Bonephace Kaijage" w:date="2026-10-14T05:56:00Z" w16du:dateUtc="2026-10-14T03:56:00Z">
              <w:r>
                <w:rPr>
                  <w:color w:val="000000"/>
                </w:rPr>
                <w:t>What raises the risk: cutting plots into the hillside gullies, taking up plots inside the stream reserves, filling drains with waste and putting up unreinforced block walls.</w:t>
              </w:r>
            </w:ins>
          </w:p>
          <w:p w14:paraId="2ADE447B" w14:textId="77777777" w:rsidR="00FE0A4D" w:rsidRDefault="000343A2" w:rsidP="00DC5789">
            <w:pPr>
              <w:pStyle w:val="ListParagraph"/>
              <w:numPr>
                <w:ilvl w:val="0"/>
                <w:numId w:val="1"/>
              </w:numPr>
              <w:jc w:val="both"/>
              <w:rPr>
                <w:ins w:id="3050" w:author="Bonephace Kaijage" w:date="2026-10-14T05:59:00Z" w16du:dateUtc="2026-10-14T03:59:00Z"/>
                <w:color w:val="000000"/>
              </w:rPr>
            </w:pPr>
            <w:ins w:id="3051" w:author="Bonephace Kaijage" w:date="2026-10-11T07:10:00Z" w16du:dateUtc="2026-10-11T04:10:00Z">
              <w:r>
                <w:rPr>
                  <w:color w:val="000000"/>
                </w:rPr>
                <w:t>Know the firm ground above the gullies and the higher street away from the stream that you will move to, and go when the stream rises towards the road; if the ground shakes, get out into the open away from walls and stay out until the tremors stop.</w:t>
              </w:r>
            </w:ins>
          </w:p>
          <w:p w14:paraId="1765F768" w14:textId="2BF5DE07" w:rsidR="00AB6CF2" w:rsidRPr="00DC5789" w:rsidRDefault="00FE0A4D" w:rsidP="00DC5789">
            <w:pPr>
              <w:pStyle w:val="ListParagraph"/>
              <w:numPr>
                <w:ilvl w:val="0"/>
                <w:numId w:val="1"/>
              </w:numPr>
              <w:jc w:val="both"/>
              <w:rPr>
                <w:bCs/>
                <w:color w:val="000000"/>
              </w:rPr>
            </w:pPr>
            <w:ins w:id="3052" w:author="Bonephace Kaijage" w:date="2026-10-14T05:59:00Z" w16du:dateUtc="2026-10-14T03:59:00Z">
              <w:r>
                <w:rPr>
                  <w:color w:val="000000"/>
                </w:rPr>
                <w:t>Agree who will help anyone in the household who cannot move, see or hear a warning on their own.</w:t>
              </w:r>
            </w:ins>
          </w:p>
        </w:tc>
        <w:tc>
          <w:tcPr>
            <w:tcW w:w="3325" w:type="dxa"/>
          </w:tcPr>
          <w:p w14:paraId="0C925A5E" w14:textId="30CCEFB4" w:rsidR="00AB6CF2" w:rsidRPr="00DC5789" w:rsidRDefault="00DC5789" w:rsidP="00DC5789">
            <w:pPr>
              <w:pStyle w:val="ListParagraph"/>
              <w:numPr>
                <w:ilvl w:val="0"/>
                <w:numId w:val="1"/>
              </w:numPr>
              <w:jc w:val="both"/>
              <w:rPr>
                <w:color w:val="000000"/>
              </w:rPr>
            </w:pPr>
            <w:r w:rsidRPr="00DC5789">
              <w:rPr>
                <w:color w:val="000000"/>
              </w:rPr>
              <w:lastRenderedPageBreak/>
              <w:t>Eneo hili ni jiji lililo kwenye bonde la nyanda za juu ambapo maji kutoka safu ya milima ya Mbeya hufurika mitaa ya chini na kuchimba makorongo kwenye makazi ya milimani, na mkoa uko katika ukanda hai wa matetemeko.</w:t>
            </w:r>
          </w:p>
          <w:p w14:paraId="6CA96988" w14:textId="77777777" w:rsidR="000343A2" w:rsidRDefault="00DC5789" w:rsidP="00DC5789">
            <w:pPr>
              <w:pStyle w:val="ListParagraph"/>
              <w:numPr>
                <w:ilvl w:val="0"/>
                <w:numId w:val="1"/>
              </w:numPr>
              <w:jc w:val="both"/>
              <w:rPr>
                <w:ins w:id="3053" w:author="Bonephace Kaijage" w:date="2026-10-11T07:10:00Z" w16du:dateUtc="2026-10-11T04:10:00Z"/>
                <w:color w:val="000000"/>
              </w:rPr>
            </w:pPr>
            <w:r>
              <w:rPr>
                <w:color w:val="000000"/>
              </w:rPr>
              <w:lastRenderedPageBreak/>
              <w:t>Kwa wanaoishi na kujenga hapa, ni vyema</w:t>
            </w:r>
            <w:r w:rsidRPr="00DC5789">
              <w:rPr>
                <w:color w:val="000000"/>
              </w:rPr>
              <w:t xml:space="preserve"> kuweka vijito na mitaro wazi, kuepuka kujenga kwenye miteremko mikali na kingo za vijito, na kujenga kwa viwango vinavyostahimili matetemeko.</w:t>
            </w:r>
          </w:p>
          <w:p w14:paraId="2383B3D2" w14:textId="472B29CF" w:rsidR="000343A2" w:rsidRDefault="00FE0A4D" w:rsidP="00DC5789">
            <w:pPr>
              <w:pStyle w:val="ListParagraph"/>
              <w:numPr>
                <w:ilvl w:val="0"/>
                <w:numId w:val="1"/>
              </w:numPr>
              <w:jc w:val="both"/>
              <w:rPr>
                <w:ins w:id="3054" w:author="Bonephace Kaijage" w:date="2026-10-11T07:10:00Z" w16du:dateUtc="2026-10-11T04:10:00Z"/>
                <w:color w:val="000000"/>
              </w:rPr>
            </w:pPr>
            <w:ins w:id="3055" w:author="Bonephace Kaijage" w:date="2026-10-14T05:56:00Z" w16du:dateUtc="2026-10-14T03:56:00Z">
              <w:r>
                <w:rPr>
                  <w:color w:val="000000"/>
                </w:rPr>
                <w:t>Kinachoongeza hatari: kuchonga viwanja kwenye makorongo ya milimani, kuchukua viwanja ndani ya hifadhi za vijito, kujaza mitaro taka na kujenga kuta za matofali zisizoimarishwa.</w:t>
              </w:r>
            </w:ins>
          </w:p>
          <w:p w14:paraId="296E6696" w14:textId="77777777" w:rsidR="00FE0A4D" w:rsidRDefault="000343A2" w:rsidP="00DC5789">
            <w:pPr>
              <w:pStyle w:val="ListParagraph"/>
              <w:numPr>
                <w:ilvl w:val="0"/>
                <w:numId w:val="1"/>
              </w:numPr>
              <w:jc w:val="both"/>
              <w:rPr>
                <w:ins w:id="3056" w:author="Bonephace Kaijage" w:date="2026-10-14T05:59:00Z" w16du:dateUtc="2026-10-14T03:59:00Z"/>
                <w:color w:val="000000"/>
              </w:rPr>
            </w:pPr>
            <w:ins w:id="3057" w:author="Bonephace Kaijage" w:date="2026-10-11T07:10:00Z" w16du:dateUtc="2026-10-11T04:10:00Z">
              <w:r>
                <w:rPr>
                  <w:color w:val="000000"/>
                </w:rPr>
                <w:t>Fahamu eneo imara juu ya makorongo na mtaa wa juu mbali na kijito utakaohamia, na ondoka kijito kinapopanda kuelekea barabarani; ardhi ikitikisika, toka nje uwanjani mbali na kuta na kaa huko hadi mitikisiko ikome.</w:t>
              </w:r>
            </w:ins>
          </w:p>
          <w:p w14:paraId="3DD11ABC" w14:textId="0B6257B2" w:rsidR="00AB6CF2" w:rsidRPr="00DC5789" w:rsidRDefault="00FE0A4D" w:rsidP="00DC5789">
            <w:pPr>
              <w:pStyle w:val="ListParagraph"/>
              <w:numPr>
                <w:ilvl w:val="0"/>
                <w:numId w:val="1"/>
              </w:numPr>
              <w:jc w:val="both"/>
              <w:rPr>
                <w:bCs/>
                <w:color w:val="000000"/>
              </w:rPr>
            </w:pPr>
            <w:ins w:id="3058" w:author="Bonephace Kaijage" w:date="2026-10-14T05:59:00Z" w16du:dateUtc="2026-10-14T03:59:00Z">
              <w:r>
                <w:rPr>
                  <w:color w:val="000000"/>
                </w:rPr>
                <w:t>Kubalianeni nani atamsaidia yeyote katika kaya asiyeweza kuondoka, kuona au kusikia tahadhari peke yake.</w:t>
              </w:r>
            </w:ins>
          </w:p>
        </w:tc>
      </w:tr>
      <w:tr w:rsidR="00AB6CF2" w:rsidRPr="00AB6CF2" w14:paraId="134D4108" w14:textId="77777777" w:rsidTr="00AB6CF2">
        <w:tc>
          <w:tcPr>
            <w:tcW w:w="3420" w:type="dxa"/>
          </w:tcPr>
          <w:p w14:paraId="60D7B5E4" w14:textId="6EEB3D4F" w:rsidR="00AB6CF2" w:rsidRPr="00AB6CF2" w:rsidRDefault="00AB6CF2" w:rsidP="00AB6CF2">
            <w:pPr>
              <w:pStyle w:val="ListParagraph"/>
              <w:numPr>
                <w:ilvl w:val="0"/>
                <w:numId w:val="1"/>
              </w:numPr>
              <w:jc w:val="both"/>
              <w:rPr>
                <w:color w:val="000000"/>
              </w:rPr>
            </w:pPr>
            <w:r w:rsidRPr="00AB6CF2">
              <w:rPr>
                <w:color w:val="000000"/>
              </w:rPr>
              <w:lastRenderedPageBreak/>
              <w:t>Busokelo: steep Rungwe slopes and Lake Nyasa catchment</w:t>
            </w:r>
          </w:p>
        </w:tc>
        <w:tc>
          <w:tcPr>
            <w:tcW w:w="3235" w:type="dxa"/>
          </w:tcPr>
          <w:p w14:paraId="4E69DDB8" w14:textId="519BFB68" w:rsidR="00AB6CF2" w:rsidRPr="00AB6CF2" w:rsidRDefault="00AB6CF2" w:rsidP="00AB6CF2">
            <w:pPr>
              <w:pStyle w:val="ListParagraph"/>
              <w:numPr>
                <w:ilvl w:val="0"/>
                <w:numId w:val="1"/>
              </w:numPr>
              <w:jc w:val="both"/>
              <w:rPr>
                <w:color w:val="000000"/>
                <w:lang w:val="sv-SE"/>
              </w:rPr>
            </w:pPr>
            <w:r w:rsidRPr="00AB6CF2">
              <w:rPr>
                <w:color w:val="000000"/>
                <w:lang w:val="sv-SE"/>
              </w:rPr>
              <w:t>Busokelo: miteremko mikali ya Rungwe na bonde la Ziwa Nyasa</w:t>
            </w:r>
          </w:p>
        </w:tc>
        <w:tc>
          <w:tcPr>
            <w:tcW w:w="3605" w:type="dxa"/>
          </w:tcPr>
          <w:p w14:paraId="655E7C50" w14:textId="5F4E5C69" w:rsidR="00AB6CF2" w:rsidRPr="00DC5789" w:rsidRDefault="00DC5789" w:rsidP="00DC5789">
            <w:pPr>
              <w:pStyle w:val="ListParagraph"/>
              <w:numPr>
                <w:ilvl w:val="0"/>
                <w:numId w:val="1"/>
              </w:numPr>
              <w:jc w:val="both"/>
              <w:rPr>
                <w:color w:val="000000"/>
              </w:rPr>
            </w:pPr>
            <w:r w:rsidRPr="00DC5789">
              <w:rPr>
                <w:color w:val="000000"/>
              </w:rPr>
              <w:t>This area has steep, very high-rainfall slopes where saturated soils slide, rivers rise fast and roads wash out.</w:t>
            </w:r>
          </w:p>
          <w:p w14:paraId="5C8AC6D4" w14:textId="77777777" w:rsidR="000343A2" w:rsidRDefault="00DC5789" w:rsidP="00DC5789">
            <w:pPr>
              <w:pStyle w:val="ListParagraph"/>
              <w:numPr>
                <w:ilvl w:val="0"/>
                <w:numId w:val="1"/>
              </w:numPr>
              <w:jc w:val="both"/>
              <w:rPr>
                <w:ins w:id="3059" w:author="Bonephace Kaijage" w:date="2026-10-11T07:10:00Z" w16du:dateUtc="2026-10-11T04:10:00Z"/>
                <w:color w:val="000000"/>
              </w:rPr>
            </w:pPr>
            <w:r>
              <w:rPr>
                <w:color w:val="000000"/>
              </w:rPr>
              <w:t>For those living and farming here, it helps to</w:t>
            </w:r>
            <w:r w:rsidRPr="00DC5789">
              <w:rPr>
                <w:color w:val="000000"/>
              </w:rPr>
              <w:t xml:space="preserve"> keep trees and terraces on slopes, build away from steep cuts and stream banks and watch for cracks in the ground after heavy rain.</w:t>
            </w:r>
          </w:p>
          <w:p w14:paraId="72D4C9E4" w14:textId="3D278695" w:rsidR="000343A2" w:rsidRDefault="00FE0A4D" w:rsidP="00DC5789">
            <w:pPr>
              <w:pStyle w:val="ListParagraph"/>
              <w:numPr>
                <w:ilvl w:val="0"/>
                <w:numId w:val="1"/>
              </w:numPr>
              <w:jc w:val="both"/>
              <w:rPr>
                <w:ins w:id="3060" w:author="Bonephace Kaijage" w:date="2026-10-11T07:10:00Z" w16du:dateUtc="2026-10-11T04:10:00Z"/>
                <w:color w:val="000000"/>
              </w:rPr>
            </w:pPr>
            <w:ins w:id="3061" w:author="Bonephace Kaijage" w:date="2026-10-14T05:58:00Z" w16du:dateUtc="2026-10-14T03:58:00Z">
              <w:r>
                <w:rPr>
                  <w:color w:val="000000"/>
                </w:rPr>
                <w:t xml:space="preserve">What raises the risk: cutting into the slope behind a house, </w:t>
              </w:r>
              <w:r>
                <w:rPr>
                  <w:color w:val="000000"/>
                </w:rPr>
                <w:lastRenderedPageBreak/>
                <w:t>clearing the trees above it, and farming right down to the stream bank; for rebuilding after a slide choose ground off that slope, and for houses still on it agree the way out and watch the cracks.</w:t>
              </w:r>
            </w:ins>
          </w:p>
          <w:p w14:paraId="4408C623" w14:textId="77777777" w:rsidR="00FE0A4D" w:rsidRDefault="000343A2" w:rsidP="00DC5789">
            <w:pPr>
              <w:pStyle w:val="ListParagraph"/>
              <w:numPr>
                <w:ilvl w:val="0"/>
                <w:numId w:val="1"/>
              </w:numPr>
              <w:jc w:val="both"/>
              <w:rPr>
                <w:ins w:id="3062" w:author="Bonephace Kaijage" w:date="2026-10-14T05:59:00Z" w16du:dateUtc="2026-10-14T03:59:00Z"/>
                <w:color w:val="000000"/>
              </w:rPr>
            </w:pPr>
            <w:ins w:id="3063" w:author="Bonephace Kaijage" w:date="2026-10-11T07:10:00Z" w16du:dateUtc="2026-10-11T04:10:00Z">
              <w:r>
                <w:rPr>
                  <w:color w:val="000000"/>
                </w:rPr>
                <w:t>Agree with neighbours on a safe place off the slope, and move there when cracks open, trees lean, springs turn muddy or the rain has not stopped for a day; do not wait for the ground to move.</w:t>
              </w:r>
            </w:ins>
          </w:p>
          <w:p w14:paraId="4E6BB947" w14:textId="1FA61278" w:rsidR="00AB6CF2" w:rsidRPr="00DC5789" w:rsidRDefault="00FE0A4D" w:rsidP="00DC5789">
            <w:pPr>
              <w:pStyle w:val="ListParagraph"/>
              <w:numPr>
                <w:ilvl w:val="0"/>
                <w:numId w:val="1"/>
              </w:numPr>
              <w:jc w:val="both"/>
              <w:rPr>
                <w:bCs/>
                <w:color w:val="000000"/>
              </w:rPr>
            </w:pPr>
            <w:ins w:id="3064" w:author="Bonephace Kaijage" w:date="2026-10-14T05:59:00Z" w16du:dateUtc="2026-10-14T03:59:00Z">
              <w:r>
                <w:rPr>
                  <w:color w:val="000000"/>
                </w:rPr>
                <w:t>Agree who will help anyone in the household who cannot move, see or hear a warning on their own.</w:t>
              </w:r>
            </w:ins>
          </w:p>
        </w:tc>
        <w:tc>
          <w:tcPr>
            <w:tcW w:w="3325" w:type="dxa"/>
          </w:tcPr>
          <w:p w14:paraId="7506A458" w14:textId="6E230DDD" w:rsidR="00AB6CF2" w:rsidRPr="00DC5789" w:rsidRDefault="00DC5789" w:rsidP="00DC5789">
            <w:pPr>
              <w:pStyle w:val="ListParagraph"/>
              <w:numPr>
                <w:ilvl w:val="0"/>
                <w:numId w:val="1"/>
              </w:numPr>
              <w:jc w:val="both"/>
              <w:rPr>
                <w:color w:val="000000"/>
              </w:rPr>
            </w:pPr>
            <w:r w:rsidRPr="00DC5789">
              <w:rPr>
                <w:color w:val="000000"/>
              </w:rPr>
              <w:lastRenderedPageBreak/>
              <w:t>Eneo hili lina miteremko mikali yenye mvua nyingi sana ambapo udongo uliojaa maji huporomoka, mito hujaa haraka na barabara husombwa.</w:t>
            </w:r>
          </w:p>
          <w:p w14:paraId="0D112319" w14:textId="77777777" w:rsidR="000343A2" w:rsidRDefault="00DC5789" w:rsidP="00DC5789">
            <w:pPr>
              <w:pStyle w:val="ListParagraph"/>
              <w:numPr>
                <w:ilvl w:val="0"/>
                <w:numId w:val="1"/>
              </w:numPr>
              <w:jc w:val="both"/>
              <w:rPr>
                <w:ins w:id="3065" w:author="Bonephace Kaijage" w:date="2026-10-11T07:10:00Z" w16du:dateUtc="2026-10-11T04:10:00Z"/>
                <w:color w:val="000000"/>
              </w:rPr>
            </w:pPr>
            <w:r>
              <w:rPr>
                <w:color w:val="000000"/>
              </w:rPr>
              <w:t>Kwa wanaoishi na kulima hapa, ni vyema</w:t>
            </w:r>
            <w:r w:rsidRPr="00DC5789">
              <w:rPr>
                <w:color w:val="000000"/>
              </w:rPr>
              <w:t xml:space="preserve"> kuacha miti na matuta kwenye miteremko, kujenga mbali na miinuko mikali na kingo za vijito na kuangalia nyufa </w:t>
            </w:r>
            <w:r w:rsidRPr="00DC5789">
              <w:rPr>
                <w:color w:val="000000"/>
              </w:rPr>
              <w:lastRenderedPageBreak/>
              <w:t>ardhini baada ya mvua kubwa.</w:t>
            </w:r>
          </w:p>
          <w:p w14:paraId="68D1736B" w14:textId="2A09BEA2" w:rsidR="000343A2" w:rsidRDefault="00FE0A4D" w:rsidP="00DC5789">
            <w:pPr>
              <w:pStyle w:val="ListParagraph"/>
              <w:numPr>
                <w:ilvl w:val="0"/>
                <w:numId w:val="1"/>
              </w:numPr>
              <w:jc w:val="both"/>
              <w:rPr>
                <w:ins w:id="3066" w:author="Bonephace Kaijage" w:date="2026-10-11T07:10:00Z" w16du:dateUtc="2026-10-11T04:10:00Z"/>
                <w:color w:val="000000"/>
              </w:rPr>
            </w:pPr>
            <w:ins w:id="3067" w:author="Bonephace Kaijage" w:date="2026-10-14T05:58:00Z" w16du:dateUtc="2026-10-14T03:58:00Z">
              <w:r>
                <w:rPr>
                  <w:color w:val="000000"/>
                </w:rPr>
                <w:t>Kinachoongeza hatari: kuchimba mteremko nyuma ya nyumba, kukata miti juu yake, na kulima hadi ukingo wa kijito; kwa kujenga upya baada ya maporomoko chagueni ardhi nje ya mteremko huo, na kwa nyumba zilizo bado juu yake kubalianeni njia ya kutokea na fuatilieni nyufa.</w:t>
              </w:r>
            </w:ins>
          </w:p>
          <w:p w14:paraId="69B44CFB" w14:textId="77777777" w:rsidR="00FE0A4D" w:rsidRDefault="000343A2" w:rsidP="00DC5789">
            <w:pPr>
              <w:pStyle w:val="ListParagraph"/>
              <w:numPr>
                <w:ilvl w:val="0"/>
                <w:numId w:val="1"/>
              </w:numPr>
              <w:jc w:val="both"/>
              <w:rPr>
                <w:ins w:id="3068" w:author="Bonephace Kaijage" w:date="2026-10-14T05:59:00Z" w16du:dateUtc="2026-10-14T03:59:00Z"/>
                <w:color w:val="000000"/>
              </w:rPr>
            </w:pPr>
            <w:ins w:id="3069" w:author="Bonephace Kaijage" w:date="2026-10-11T07:10:00Z" w16du:dateUtc="2026-10-11T04:10:00Z">
              <w:r>
                <w:rPr>
                  <w:color w:val="000000"/>
                </w:rPr>
                <w:t>Kubalianeni na majirani eneo salama nje ya mteremko, na hamieni huko nyufa zikifunguka, miti ikiinama, chemchemi zikitoa matope au mvua ikiwa haijakoma kwa siku nzima; msisubiri ardhi ianze kusogea.</w:t>
              </w:r>
            </w:ins>
          </w:p>
          <w:p w14:paraId="15AFC60B" w14:textId="44FA1C9D" w:rsidR="00AB6CF2" w:rsidRPr="00DC5789" w:rsidRDefault="00FE0A4D" w:rsidP="00DC5789">
            <w:pPr>
              <w:pStyle w:val="ListParagraph"/>
              <w:numPr>
                <w:ilvl w:val="0"/>
                <w:numId w:val="1"/>
              </w:numPr>
              <w:jc w:val="both"/>
              <w:rPr>
                <w:bCs/>
                <w:color w:val="000000"/>
              </w:rPr>
            </w:pPr>
            <w:ins w:id="3070" w:author="Bonephace Kaijage" w:date="2026-10-14T05:59:00Z" w16du:dateUtc="2026-10-14T03:59:00Z">
              <w:r>
                <w:rPr>
                  <w:color w:val="000000"/>
                </w:rPr>
                <w:t>Kubalianeni nani atamsaidia yeyote katika kaya asiyeweza kuondoka, kuona au kusikia tahadhari peke yake.</w:t>
              </w:r>
            </w:ins>
          </w:p>
        </w:tc>
      </w:tr>
      <w:tr w:rsidR="00AB6CF2" w:rsidRPr="00AB6CF2" w14:paraId="77478211" w14:textId="77777777" w:rsidTr="00AB6CF2">
        <w:tc>
          <w:tcPr>
            <w:tcW w:w="3420" w:type="dxa"/>
          </w:tcPr>
          <w:p w14:paraId="15C489C1" w14:textId="35EE50D6" w:rsidR="00AB6CF2" w:rsidRPr="00AB6CF2" w:rsidRDefault="00AB6CF2" w:rsidP="00AB6CF2">
            <w:pPr>
              <w:pStyle w:val="ListParagraph"/>
              <w:numPr>
                <w:ilvl w:val="0"/>
                <w:numId w:val="1"/>
              </w:numPr>
              <w:jc w:val="both"/>
              <w:rPr>
                <w:color w:val="000000"/>
              </w:rPr>
            </w:pPr>
            <w:r w:rsidRPr="00AB6CF2">
              <w:rPr>
                <w:color w:val="000000"/>
              </w:rPr>
              <w:lastRenderedPageBreak/>
              <w:t>Chunya: dry miombo and gold-mining areas</w:t>
            </w:r>
          </w:p>
        </w:tc>
        <w:tc>
          <w:tcPr>
            <w:tcW w:w="3235" w:type="dxa"/>
          </w:tcPr>
          <w:p w14:paraId="2FE56D48" w14:textId="12A0015B" w:rsidR="00AB6CF2" w:rsidRPr="00AB6CF2" w:rsidRDefault="00AB6CF2" w:rsidP="00AB6CF2">
            <w:pPr>
              <w:pStyle w:val="ListParagraph"/>
              <w:numPr>
                <w:ilvl w:val="0"/>
                <w:numId w:val="1"/>
              </w:numPr>
              <w:jc w:val="both"/>
              <w:rPr>
                <w:color w:val="000000"/>
              </w:rPr>
            </w:pPr>
            <w:r w:rsidRPr="00AB6CF2">
              <w:rPr>
                <w:color w:val="000000"/>
              </w:rPr>
              <w:t>Chunya: miombo kame na maeneo ya uchimbaji wa dhahabu</w:t>
            </w:r>
          </w:p>
        </w:tc>
        <w:tc>
          <w:tcPr>
            <w:tcW w:w="3605" w:type="dxa"/>
          </w:tcPr>
          <w:p w14:paraId="3FB4E680" w14:textId="22C463CE" w:rsidR="00AB6CF2" w:rsidRPr="00DC5789" w:rsidRDefault="00DC5789" w:rsidP="00DC5789">
            <w:pPr>
              <w:pStyle w:val="ListParagraph"/>
              <w:numPr>
                <w:ilvl w:val="0"/>
                <w:numId w:val="1"/>
              </w:numPr>
              <w:jc w:val="both"/>
              <w:rPr>
                <w:color w:val="000000"/>
              </w:rPr>
            </w:pPr>
            <w:r w:rsidRPr="00DC5789">
              <w:rPr>
                <w:color w:val="000000"/>
              </w:rPr>
              <w:t>This area is hot, dry miombo country with many artisanal gold mines, where pits collapse and flood in the rains, fires spread in the dry season and water is scarce.</w:t>
            </w:r>
          </w:p>
          <w:p w14:paraId="2B2634F3" w14:textId="77777777" w:rsidR="000343A2" w:rsidRDefault="00DC5789" w:rsidP="00DC5789">
            <w:pPr>
              <w:pStyle w:val="ListParagraph"/>
              <w:numPr>
                <w:ilvl w:val="0"/>
                <w:numId w:val="1"/>
              </w:numPr>
              <w:jc w:val="both"/>
              <w:rPr>
                <w:ins w:id="3071" w:author="Bonephace Kaijage" w:date="2026-10-11T07:10:00Z" w16du:dateUtc="2026-10-11T04:10:00Z"/>
                <w:color w:val="000000"/>
              </w:rPr>
            </w:pPr>
            <w:r>
              <w:rPr>
                <w:color w:val="000000"/>
              </w:rPr>
              <w:t>For those living and mining here, it helps to</w:t>
            </w:r>
            <w:r w:rsidRPr="00DC5789">
              <w:rPr>
                <w:color w:val="000000"/>
              </w:rPr>
              <w:t xml:space="preserve"> support and fence pits, divert run-off from pit mouths, keep fire breaks and protect drinking-water sources from mercury.</w:t>
            </w:r>
          </w:p>
          <w:p w14:paraId="2B978DE9" w14:textId="3E8C6F5A" w:rsidR="000343A2" w:rsidRDefault="00FE0A4D" w:rsidP="00DC5789">
            <w:pPr>
              <w:pStyle w:val="ListParagraph"/>
              <w:numPr>
                <w:ilvl w:val="0"/>
                <w:numId w:val="1"/>
              </w:numPr>
              <w:jc w:val="both"/>
              <w:rPr>
                <w:ins w:id="3072" w:author="Bonephace Kaijage" w:date="2026-10-11T07:10:00Z" w16du:dateUtc="2026-10-11T04:10:00Z"/>
                <w:color w:val="000000"/>
              </w:rPr>
            </w:pPr>
            <w:ins w:id="3073" w:author="Bonephace Kaijage" w:date="2026-10-14T05:56:00Z" w16du:dateUtc="2026-10-14T03:56:00Z">
              <w:r>
                <w:rPr>
                  <w:color w:val="000000"/>
                </w:rPr>
                <w:t xml:space="preserve">What raises the risk: digging pits without timbering, working them while rain is falling, </w:t>
              </w:r>
              <w:r>
                <w:rPr>
                  <w:color w:val="000000"/>
                </w:rPr>
                <w:lastRenderedPageBreak/>
                <w:t>washing ore in the streams people drink from, and burning the bush on windy days.</w:t>
              </w:r>
            </w:ins>
          </w:p>
          <w:p w14:paraId="10E7DC98" w14:textId="77777777" w:rsidR="00FE0A4D" w:rsidRDefault="000343A2" w:rsidP="00DC5789">
            <w:pPr>
              <w:pStyle w:val="ListParagraph"/>
              <w:numPr>
                <w:ilvl w:val="0"/>
                <w:numId w:val="1"/>
              </w:numPr>
              <w:jc w:val="both"/>
              <w:rPr>
                <w:ins w:id="3074" w:author="Bonephace Kaijage" w:date="2026-10-14T05:59:00Z" w16du:dateUtc="2026-10-14T03:59:00Z"/>
                <w:color w:val="000000"/>
              </w:rPr>
            </w:pPr>
            <w:ins w:id="3075" w:author="Bonephace Kaijage" w:date="2026-10-11T07:10:00Z" w16du:dateUtc="2026-10-11T04:10:00Z">
              <w:r>
                <w:rPr>
                  <w:color w:val="000000"/>
                </w:rPr>
                <w:t>Keep everyone out of the pits once rain starts and know the firm ground away from them that your household will move to; know the cleared open ground your settlement will move to if fire comes, and agree early where water will come from in the dry months.</w:t>
              </w:r>
            </w:ins>
          </w:p>
          <w:p w14:paraId="0F9E3787" w14:textId="2A0664AC" w:rsidR="00AB6CF2" w:rsidRPr="00DC5789" w:rsidRDefault="00FE0A4D" w:rsidP="00DC5789">
            <w:pPr>
              <w:pStyle w:val="ListParagraph"/>
              <w:numPr>
                <w:ilvl w:val="0"/>
                <w:numId w:val="1"/>
              </w:numPr>
              <w:jc w:val="both"/>
              <w:rPr>
                <w:bCs/>
                <w:color w:val="000000"/>
              </w:rPr>
            </w:pPr>
            <w:ins w:id="3076" w:author="Bonephace Kaijage" w:date="2026-10-14T05:59:00Z" w16du:dateUtc="2026-10-14T03:59:00Z">
              <w:r>
                <w:rPr>
                  <w:color w:val="000000"/>
                </w:rPr>
                <w:t>Agree who will help anyone in the household who cannot move, see or hear a warning on their own.</w:t>
              </w:r>
            </w:ins>
          </w:p>
        </w:tc>
        <w:tc>
          <w:tcPr>
            <w:tcW w:w="3325" w:type="dxa"/>
          </w:tcPr>
          <w:p w14:paraId="7A0F548C" w14:textId="20B0CADB" w:rsidR="00AB6CF2" w:rsidRPr="00DC5789" w:rsidRDefault="00DC5789" w:rsidP="00DC5789">
            <w:pPr>
              <w:pStyle w:val="ListParagraph"/>
              <w:numPr>
                <w:ilvl w:val="0"/>
                <w:numId w:val="1"/>
              </w:numPr>
              <w:jc w:val="both"/>
              <w:rPr>
                <w:color w:val="000000"/>
              </w:rPr>
            </w:pPr>
            <w:r w:rsidRPr="00DC5789">
              <w:rPr>
                <w:color w:val="000000"/>
              </w:rPr>
              <w:lastRenderedPageBreak/>
              <w:t>Eneo hili ni nchi ya miombo yenye joto na ukame yenye migodi mingi midogo ya dhahabu, ambapo mashimo hubomoka na kujaa maji wakati wa mvua, moto husambaa kiangazi na maji ni haba.</w:t>
            </w:r>
          </w:p>
          <w:p w14:paraId="40C0516B" w14:textId="77777777" w:rsidR="000343A2" w:rsidRDefault="00DC5789" w:rsidP="00DC5789">
            <w:pPr>
              <w:pStyle w:val="ListParagraph"/>
              <w:numPr>
                <w:ilvl w:val="0"/>
                <w:numId w:val="1"/>
              </w:numPr>
              <w:jc w:val="both"/>
              <w:rPr>
                <w:ins w:id="3077" w:author="Bonephace Kaijage" w:date="2026-10-11T07:10:00Z" w16du:dateUtc="2026-10-11T04:10:00Z"/>
                <w:color w:val="000000"/>
              </w:rPr>
            </w:pPr>
            <w:r>
              <w:rPr>
                <w:color w:val="000000"/>
              </w:rPr>
              <w:t>Kwa wanaoishi na kuchimba hapa, ni vyema</w:t>
            </w:r>
            <w:r w:rsidRPr="00DC5789">
              <w:rPr>
                <w:color w:val="000000"/>
              </w:rPr>
              <w:t xml:space="preserve"> kuimarisha na kuzungushia uzio mashimo, kuelekeza maji mbali na midomo ya mashimo, kuweka njia za </w:t>
            </w:r>
            <w:r w:rsidRPr="00DC5789">
              <w:rPr>
                <w:color w:val="000000"/>
              </w:rPr>
              <w:lastRenderedPageBreak/>
              <w:t>kuzuia moto na kulinda vyanzo vya maji ya kunywa dhidi ya zebaki.</w:t>
            </w:r>
          </w:p>
          <w:p w14:paraId="00328877" w14:textId="7919CE04" w:rsidR="000343A2" w:rsidRDefault="00FE0A4D" w:rsidP="00DC5789">
            <w:pPr>
              <w:pStyle w:val="ListParagraph"/>
              <w:numPr>
                <w:ilvl w:val="0"/>
                <w:numId w:val="1"/>
              </w:numPr>
              <w:jc w:val="both"/>
              <w:rPr>
                <w:ins w:id="3078" w:author="Bonephace Kaijage" w:date="2026-10-11T07:10:00Z" w16du:dateUtc="2026-10-11T04:10:00Z"/>
                <w:color w:val="000000"/>
              </w:rPr>
            </w:pPr>
            <w:ins w:id="3079" w:author="Bonephace Kaijage" w:date="2026-10-14T05:56:00Z" w16du:dateUtc="2026-10-14T03:56:00Z">
              <w:r>
                <w:rPr>
                  <w:color w:val="000000"/>
                </w:rPr>
                <w:t>Kinachoongeza hatari: kuchimba mashimo bila mihimili, kuyafanyia kazi mvua ikinyesha, kuosha mawe ya madini kwenye vijito ambavyo watu hunywa, na kuchoma pori siku za upepo.</w:t>
              </w:r>
            </w:ins>
          </w:p>
          <w:p w14:paraId="060D6D96" w14:textId="77777777" w:rsidR="00FE0A4D" w:rsidRDefault="000343A2" w:rsidP="00DC5789">
            <w:pPr>
              <w:pStyle w:val="ListParagraph"/>
              <w:numPr>
                <w:ilvl w:val="0"/>
                <w:numId w:val="1"/>
              </w:numPr>
              <w:jc w:val="both"/>
              <w:rPr>
                <w:ins w:id="3080" w:author="Bonephace Kaijage" w:date="2026-10-14T05:59:00Z" w16du:dateUtc="2026-10-14T03:59:00Z"/>
                <w:color w:val="000000"/>
              </w:rPr>
            </w:pPr>
            <w:ins w:id="3081" w:author="Bonephace Kaijage" w:date="2026-10-11T07:10:00Z" w16du:dateUtc="2026-10-11T04:10:00Z">
              <w:r>
                <w:rPr>
                  <w:color w:val="000000"/>
                </w:rPr>
                <w:t>Mtoe kila mtu mashimoni mara mvua inapoanza na fahamu eneo imara mbali nayo ambalo kaya yako itahamia; fahamu uwanja wazi uliosafishwa ambao makazi yenu yatahamia moto ukija, na kubalianeni mapema maji yatatoka wapi miezi ya kiangazi.</w:t>
              </w:r>
            </w:ins>
          </w:p>
          <w:p w14:paraId="43C4FDC0" w14:textId="4C31D79A" w:rsidR="00AB6CF2" w:rsidRPr="00DC5789" w:rsidRDefault="00FE0A4D" w:rsidP="00DC5789">
            <w:pPr>
              <w:pStyle w:val="ListParagraph"/>
              <w:numPr>
                <w:ilvl w:val="0"/>
                <w:numId w:val="1"/>
              </w:numPr>
              <w:jc w:val="both"/>
              <w:rPr>
                <w:bCs/>
                <w:color w:val="000000"/>
              </w:rPr>
            </w:pPr>
            <w:ins w:id="3082" w:author="Bonephace Kaijage" w:date="2026-10-14T05:59:00Z" w16du:dateUtc="2026-10-14T03:59:00Z">
              <w:r>
                <w:rPr>
                  <w:color w:val="000000"/>
                </w:rPr>
                <w:t>Kubalianeni nani atamsaidia yeyote katika kaya asiyeweza kuondoka, kuona au kusikia tahadhari peke yake.</w:t>
              </w:r>
            </w:ins>
          </w:p>
        </w:tc>
      </w:tr>
      <w:tr w:rsidR="00AB6CF2" w:rsidRPr="00AB6CF2" w14:paraId="6911E023" w14:textId="77777777" w:rsidTr="00AB6CF2">
        <w:tc>
          <w:tcPr>
            <w:tcW w:w="3420" w:type="dxa"/>
          </w:tcPr>
          <w:p w14:paraId="0D55C5C8" w14:textId="059CAD21" w:rsidR="00AB6CF2" w:rsidRPr="00AB6CF2" w:rsidRDefault="00AB6CF2" w:rsidP="00AB6CF2">
            <w:pPr>
              <w:pStyle w:val="ListParagraph"/>
              <w:numPr>
                <w:ilvl w:val="0"/>
                <w:numId w:val="1"/>
              </w:numPr>
              <w:jc w:val="both"/>
              <w:rPr>
                <w:color w:val="000000"/>
              </w:rPr>
            </w:pPr>
            <w:r w:rsidRPr="00AB6CF2">
              <w:rPr>
                <w:color w:val="000000"/>
              </w:rPr>
              <w:lastRenderedPageBreak/>
              <w:t>Kyela: Lake Nyasa flood plain and river deltas</w:t>
            </w:r>
          </w:p>
        </w:tc>
        <w:tc>
          <w:tcPr>
            <w:tcW w:w="3235" w:type="dxa"/>
          </w:tcPr>
          <w:p w14:paraId="2E914A05" w14:textId="66AA6DC1" w:rsidR="00AB6CF2" w:rsidRPr="00AB6CF2" w:rsidRDefault="00AB6CF2" w:rsidP="00AB6CF2">
            <w:pPr>
              <w:pStyle w:val="ListParagraph"/>
              <w:numPr>
                <w:ilvl w:val="0"/>
                <w:numId w:val="1"/>
              </w:numPr>
              <w:jc w:val="both"/>
              <w:rPr>
                <w:color w:val="000000"/>
                <w:lang w:val="sv-SE"/>
              </w:rPr>
            </w:pPr>
            <w:r w:rsidRPr="00AB6CF2">
              <w:rPr>
                <w:color w:val="000000"/>
                <w:lang w:val="sv-SE"/>
              </w:rPr>
              <w:t>Kyela: tambarare ya mafuriko ya Ziwa Nyasa na delta za mito</w:t>
            </w:r>
          </w:p>
        </w:tc>
        <w:tc>
          <w:tcPr>
            <w:tcW w:w="3605" w:type="dxa"/>
          </w:tcPr>
          <w:p w14:paraId="70B41F43" w14:textId="443253F4" w:rsidR="00AB6CF2" w:rsidRPr="00DC5789" w:rsidRDefault="00DC5789" w:rsidP="00DC5789">
            <w:pPr>
              <w:pStyle w:val="ListParagraph"/>
              <w:numPr>
                <w:ilvl w:val="0"/>
                <w:numId w:val="1"/>
              </w:numPr>
              <w:jc w:val="both"/>
              <w:rPr>
                <w:color w:val="000000"/>
              </w:rPr>
            </w:pPr>
            <w:r w:rsidRPr="00DC5789">
              <w:rPr>
                <w:color w:val="000000"/>
              </w:rPr>
              <w:t>This area is a low, very wet flood plain where the Kiwira, Songwe and Lufilyo rivers overflow into rice fields and villages, and malaria and cholera rise after floods.</w:t>
            </w:r>
          </w:p>
          <w:p w14:paraId="3E3C040F" w14:textId="77777777" w:rsidR="000343A2" w:rsidRDefault="00DC5789" w:rsidP="00DC5789">
            <w:pPr>
              <w:pStyle w:val="ListParagraph"/>
              <w:numPr>
                <w:ilvl w:val="0"/>
                <w:numId w:val="1"/>
              </w:numPr>
              <w:jc w:val="both"/>
              <w:rPr>
                <w:ins w:id="3083" w:author="Bonephace Kaijage" w:date="2026-10-11T07:10:00Z" w16du:dateUtc="2026-10-11T04:10:00Z"/>
                <w:color w:val="000000"/>
              </w:rPr>
            </w:pPr>
            <w:r>
              <w:rPr>
                <w:color w:val="000000"/>
              </w:rPr>
              <w:t>For those living and farming here, it helps to</w:t>
            </w:r>
            <w:r w:rsidRPr="00DC5789">
              <w:rPr>
                <w:color w:val="000000"/>
              </w:rPr>
              <w:t xml:space="preserve"> build on raised plinths, keep homes and stores off river banks, sleep under treated nets and use safe water.</w:t>
            </w:r>
          </w:p>
          <w:p w14:paraId="532C9AC6" w14:textId="0C97AE7C" w:rsidR="000343A2" w:rsidRDefault="00FE0A4D" w:rsidP="00DC5789">
            <w:pPr>
              <w:pStyle w:val="ListParagraph"/>
              <w:numPr>
                <w:ilvl w:val="0"/>
                <w:numId w:val="1"/>
              </w:numPr>
              <w:jc w:val="both"/>
              <w:rPr>
                <w:ins w:id="3084" w:author="Bonephace Kaijage" w:date="2026-10-11T07:10:00Z" w16du:dateUtc="2026-10-11T04:10:00Z"/>
                <w:color w:val="000000"/>
              </w:rPr>
            </w:pPr>
            <w:ins w:id="3085" w:author="Bonephace Kaijage" w:date="2026-10-14T05:56:00Z" w16du:dateUtc="2026-10-14T03:56:00Z">
              <w:r>
                <w:rPr>
                  <w:color w:val="000000"/>
                </w:rPr>
                <w:t xml:space="preserve">What raises the risk: building permanent houses on the river banks and delta flats, blocking the natural drainage with bunds and roads, drawing </w:t>
              </w:r>
              <w:r>
                <w:rPr>
                  <w:color w:val="000000"/>
                </w:rPr>
                <w:lastRenderedPageBreak/>
                <w:t>water from the flooded wells and hiding cases of diarrhoea.</w:t>
              </w:r>
            </w:ins>
          </w:p>
          <w:p w14:paraId="54E6B152" w14:textId="77777777" w:rsidR="00FE0A4D" w:rsidRDefault="000343A2" w:rsidP="00DC5789">
            <w:pPr>
              <w:pStyle w:val="ListParagraph"/>
              <w:numPr>
                <w:ilvl w:val="0"/>
                <w:numId w:val="1"/>
              </w:numPr>
              <w:jc w:val="both"/>
              <w:rPr>
                <w:ins w:id="3086" w:author="Bonephace Kaijage" w:date="2026-10-14T05:59:00Z" w16du:dateUtc="2026-10-14T03:59:00Z"/>
                <w:color w:val="000000"/>
              </w:rPr>
            </w:pPr>
            <w:ins w:id="3087" w:author="Bonephace Kaijage" w:date="2026-10-11T07:10:00Z" w16du:dateUtc="2026-10-11T04:10:00Z">
              <w:r>
                <w:rPr>
                  <w:color w:val="000000"/>
                </w:rPr>
                <w:t>Know the raised ground and the dry route to it that your village will use when the Kiwira, Songwe or Lufilyo rise, move stores and animals there before the water reaches the fields, and report the first case of watery diarrhoea the same day.</w:t>
              </w:r>
            </w:ins>
          </w:p>
          <w:p w14:paraId="16D17CC8" w14:textId="312D6B76" w:rsidR="00AB6CF2" w:rsidRPr="00DC5789" w:rsidRDefault="00FE0A4D" w:rsidP="00DC5789">
            <w:pPr>
              <w:pStyle w:val="ListParagraph"/>
              <w:numPr>
                <w:ilvl w:val="0"/>
                <w:numId w:val="1"/>
              </w:numPr>
              <w:jc w:val="both"/>
              <w:rPr>
                <w:bCs/>
                <w:color w:val="000000"/>
              </w:rPr>
            </w:pPr>
            <w:ins w:id="3088" w:author="Bonephace Kaijage" w:date="2026-10-14T05:59:00Z" w16du:dateUtc="2026-10-14T03:59:00Z">
              <w:r>
                <w:rPr>
                  <w:color w:val="000000"/>
                </w:rPr>
                <w:t>Agree who will help anyone in the household who cannot move, see or hear a warning on their own.</w:t>
              </w:r>
            </w:ins>
          </w:p>
        </w:tc>
        <w:tc>
          <w:tcPr>
            <w:tcW w:w="3325" w:type="dxa"/>
          </w:tcPr>
          <w:p w14:paraId="5C68CAF9" w14:textId="11078074" w:rsidR="00AB6CF2" w:rsidRPr="00DC5789" w:rsidRDefault="00DC5789" w:rsidP="00DC5789">
            <w:pPr>
              <w:pStyle w:val="ListParagraph"/>
              <w:numPr>
                <w:ilvl w:val="0"/>
                <w:numId w:val="1"/>
              </w:numPr>
              <w:jc w:val="both"/>
              <w:rPr>
                <w:color w:val="000000"/>
              </w:rPr>
            </w:pPr>
            <w:r w:rsidRPr="00DC5789">
              <w:rPr>
                <w:color w:val="000000"/>
              </w:rPr>
              <w:lastRenderedPageBreak/>
              <w:t>Eneo hili ni tambarare ya chini yenye mvua nyingi sana ambapo mito Kiwira, Songwe na Lufilyo hufurika mashamba ya mpunga na vijiji, na malaria na kipindupindu huongezeka baada ya mafuriko.</w:t>
            </w:r>
          </w:p>
          <w:p w14:paraId="406F03A1" w14:textId="77777777" w:rsidR="000343A2" w:rsidRDefault="00DC5789" w:rsidP="00DC5789">
            <w:pPr>
              <w:pStyle w:val="ListParagraph"/>
              <w:numPr>
                <w:ilvl w:val="0"/>
                <w:numId w:val="1"/>
              </w:numPr>
              <w:jc w:val="both"/>
              <w:rPr>
                <w:ins w:id="3089" w:author="Bonephace Kaijage" w:date="2026-10-11T07:10:00Z" w16du:dateUtc="2026-10-11T04:10:00Z"/>
                <w:color w:val="000000"/>
              </w:rPr>
            </w:pPr>
            <w:r>
              <w:rPr>
                <w:color w:val="000000"/>
              </w:rPr>
              <w:t>Kwa wanaoishi na kulima hapa, ni vyema</w:t>
            </w:r>
            <w:r w:rsidRPr="00DC5789">
              <w:rPr>
                <w:color w:val="000000"/>
              </w:rPr>
              <w:t xml:space="preserve"> kujenga kwenye misingi iliyoinuliwa, kujenga mbali na kingo za mito, kulala ndani ya vyandarua vyenye dawa na kutumia maji salama.</w:t>
            </w:r>
          </w:p>
          <w:p w14:paraId="3B7532AD" w14:textId="4E39A421" w:rsidR="000343A2" w:rsidRDefault="00FE0A4D" w:rsidP="00DC5789">
            <w:pPr>
              <w:pStyle w:val="ListParagraph"/>
              <w:numPr>
                <w:ilvl w:val="0"/>
                <w:numId w:val="1"/>
              </w:numPr>
              <w:jc w:val="both"/>
              <w:rPr>
                <w:ins w:id="3090" w:author="Bonephace Kaijage" w:date="2026-10-11T07:10:00Z" w16du:dateUtc="2026-10-11T04:10:00Z"/>
                <w:color w:val="000000"/>
              </w:rPr>
            </w:pPr>
            <w:ins w:id="3091" w:author="Bonephace Kaijage" w:date="2026-10-14T05:56:00Z" w16du:dateUtc="2026-10-14T03:56:00Z">
              <w:r>
                <w:rPr>
                  <w:color w:val="000000"/>
                </w:rPr>
                <w:lastRenderedPageBreak/>
                <w:t>Kinachoongeza hatari: kujenga nyumba za kudumu kwenye kingo za mito na tambarare za delta, kuziba njia ya asili ya maji kwa matuta na barabara, kuchota maji kwenye visima vilivyofurika na kuficha wagonjwa wa kuharisha.</w:t>
              </w:r>
            </w:ins>
          </w:p>
          <w:p w14:paraId="72CD4DD3" w14:textId="77777777" w:rsidR="00FE0A4D" w:rsidRDefault="000343A2" w:rsidP="00DC5789">
            <w:pPr>
              <w:pStyle w:val="ListParagraph"/>
              <w:numPr>
                <w:ilvl w:val="0"/>
                <w:numId w:val="1"/>
              </w:numPr>
              <w:jc w:val="both"/>
              <w:rPr>
                <w:ins w:id="3092" w:author="Bonephace Kaijage" w:date="2026-10-14T05:59:00Z" w16du:dateUtc="2026-10-14T03:59:00Z"/>
                <w:color w:val="000000"/>
              </w:rPr>
            </w:pPr>
            <w:ins w:id="3093" w:author="Bonephace Kaijage" w:date="2026-10-11T07:10:00Z" w16du:dateUtc="2026-10-11T04:10:00Z">
              <w:r>
                <w:rPr>
                  <w:color w:val="000000"/>
                </w:rPr>
                <w:t>Fahamu eneo lililoinuka na njia kavu ya kufika huko ambayo kijiji chenu kitatumia Kiwira, Songwe au Lufilyo inapojaa, hamisheni akiba na mifugo huko kabla maji hayajafika mashambani, na ripoti mgonjwa wa kwanza wa kuharisha maji siku hiyo hiyo.</w:t>
              </w:r>
            </w:ins>
          </w:p>
          <w:p w14:paraId="7DACCBC2" w14:textId="492F98C1" w:rsidR="00AB6CF2" w:rsidRPr="00DC5789" w:rsidRDefault="00FE0A4D" w:rsidP="00DC5789">
            <w:pPr>
              <w:pStyle w:val="ListParagraph"/>
              <w:numPr>
                <w:ilvl w:val="0"/>
                <w:numId w:val="1"/>
              </w:numPr>
              <w:jc w:val="both"/>
              <w:rPr>
                <w:bCs/>
                <w:color w:val="000000"/>
              </w:rPr>
            </w:pPr>
            <w:ins w:id="3094" w:author="Bonephace Kaijage" w:date="2026-10-14T05:59:00Z" w16du:dateUtc="2026-10-14T03:59:00Z">
              <w:r>
                <w:rPr>
                  <w:color w:val="000000"/>
                </w:rPr>
                <w:t>Kubalianeni nani atamsaidia yeyote katika kaya asiyeweza kuondoka, kuona au kusikia tahadhari peke yake.</w:t>
              </w:r>
            </w:ins>
          </w:p>
        </w:tc>
      </w:tr>
      <w:tr w:rsidR="00AB6CF2" w:rsidRPr="00AB6CF2" w14:paraId="5CC2FFAF" w14:textId="77777777" w:rsidTr="00AB6CF2">
        <w:tc>
          <w:tcPr>
            <w:tcW w:w="3420" w:type="dxa"/>
          </w:tcPr>
          <w:p w14:paraId="6DD098EC" w14:textId="7AE9CEB4" w:rsidR="00AB6CF2" w:rsidRPr="00AB6CF2" w:rsidRDefault="00AB6CF2" w:rsidP="00AB6CF2">
            <w:pPr>
              <w:pStyle w:val="ListParagraph"/>
              <w:numPr>
                <w:ilvl w:val="0"/>
                <w:numId w:val="1"/>
              </w:numPr>
              <w:jc w:val="both"/>
              <w:rPr>
                <w:color w:val="000000"/>
              </w:rPr>
            </w:pPr>
            <w:r w:rsidRPr="00AB6CF2">
              <w:rPr>
                <w:color w:val="000000"/>
              </w:rPr>
              <w:lastRenderedPageBreak/>
              <w:t>Mbarali: Usangu plains and irrigation schemes</w:t>
            </w:r>
          </w:p>
        </w:tc>
        <w:tc>
          <w:tcPr>
            <w:tcW w:w="3235" w:type="dxa"/>
          </w:tcPr>
          <w:p w14:paraId="76877963" w14:textId="76ABD3A3" w:rsidR="00AB6CF2" w:rsidRPr="00AB6CF2" w:rsidRDefault="00AB6CF2" w:rsidP="00AB6CF2">
            <w:pPr>
              <w:pStyle w:val="ListParagraph"/>
              <w:numPr>
                <w:ilvl w:val="0"/>
                <w:numId w:val="1"/>
              </w:numPr>
              <w:jc w:val="both"/>
              <w:rPr>
                <w:color w:val="000000"/>
                <w:lang w:val="sv-SE"/>
              </w:rPr>
            </w:pPr>
            <w:r w:rsidRPr="00AB6CF2">
              <w:rPr>
                <w:color w:val="000000"/>
                <w:lang w:val="sv-SE"/>
              </w:rPr>
              <w:t>Mbarali: tambarare za Usangu na skimu za umwagiliaji</w:t>
            </w:r>
          </w:p>
        </w:tc>
        <w:tc>
          <w:tcPr>
            <w:tcW w:w="3605" w:type="dxa"/>
          </w:tcPr>
          <w:p w14:paraId="7B520CFD" w14:textId="5413CDDB" w:rsidR="00AB6CF2" w:rsidRPr="00DC5789" w:rsidRDefault="00DC5789" w:rsidP="00DC5789">
            <w:pPr>
              <w:pStyle w:val="ListParagraph"/>
              <w:numPr>
                <w:ilvl w:val="0"/>
                <w:numId w:val="1"/>
              </w:numPr>
              <w:jc w:val="both"/>
              <w:rPr>
                <w:color w:val="000000"/>
              </w:rPr>
            </w:pPr>
            <w:r w:rsidRPr="00DC5789">
              <w:rPr>
                <w:color w:val="000000"/>
              </w:rPr>
              <w:t>This area covers the Usangu plains, where rivers flood irrigated rice in wet years, water is fought over in dry years and herders and farmers compete for land.</w:t>
            </w:r>
          </w:p>
          <w:p w14:paraId="22F2487C" w14:textId="77777777" w:rsidR="000343A2" w:rsidRDefault="00DC5789" w:rsidP="00DC5789">
            <w:pPr>
              <w:pStyle w:val="ListParagraph"/>
              <w:numPr>
                <w:ilvl w:val="0"/>
                <w:numId w:val="1"/>
              </w:numPr>
              <w:jc w:val="both"/>
              <w:rPr>
                <w:ins w:id="3095" w:author="Bonephace Kaijage" w:date="2026-10-11T07:13:00Z" w16du:dateUtc="2026-10-11T04:13:00Z"/>
                <w:color w:val="000000"/>
              </w:rPr>
            </w:pPr>
            <w:r>
              <w:rPr>
                <w:color w:val="000000"/>
              </w:rPr>
              <w:t>For those farming and herding here, it helps to</w:t>
            </w:r>
            <w:r w:rsidRPr="00DC5789">
              <w:rPr>
                <w:color w:val="000000"/>
              </w:rPr>
              <w:t xml:space="preserve"> maintain canals, share water by agreed schedules and follow village land-use plans and livestock routes.</w:t>
            </w:r>
          </w:p>
          <w:p w14:paraId="23879FB9" w14:textId="6D70D346" w:rsidR="000343A2" w:rsidRDefault="00FE0A4D" w:rsidP="00DC5789">
            <w:pPr>
              <w:pStyle w:val="ListParagraph"/>
              <w:numPr>
                <w:ilvl w:val="0"/>
                <w:numId w:val="1"/>
              </w:numPr>
              <w:jc w:val="both"/>
              <w:rPr>
                <w:ins w:id="3096" w:author="Bonephace Kaijage" w:date="2026-10-11T07:13:00Z" w16du:dateUtc="2026-10-11T04:13:00Z"/>
                <w:color w:val="000000"/>
              </w:rPr>
            </w:pPr>
            <w:ins w:id="3097" w:author="Bonephace Kaijage" w:date="2026-10-14T05:56:00Z" w16du:dateUtc="2026-10-14T03:56:00Z">
              <w:r>
                <w:rPr>
                  <w:color w:val="000000"/>
                </w:rPr>
                <w:t xml:space="preserve">What raises the risk and to the quarrels in a dry year: building homes and stores on the flood plain, taking water out of turn, and driving herds onto </w:t>
              </w:r>
              <w:r>
                <w:rPr>
                  <w:color w:val="000000"/>
                </w:rPr>
                <w:lastRenderedPageBreak/>
                <w:t>cropped fields or cutting fields across the livestock routes.</w:t>
              </w:r>
            </w:ins>
          </w:p>
          <w:p w14:paraId="2E044D62" w14:textId="77777777" w:rsidR="00FE0A4D" w:rsidRDefault="000343A2" w:rsidP="00DC5789">
            <w:pPr>
              <w:pStyle w:val="ListParagraph"/>
              <w:numPr>
                <w:ilvl w:val="0"/>
                <w:numId w:val="1"/>
              </w:numPr>
              <w:jc w:val="both"/>
              <w:rPr>
                <w:ins w:id="3098" w:author="Bonephace Kaijage" w:date="2026-10-14T05:59:00Z" w16du:dateUtc="2026-10-14T03:59:00Z"/>
                <w:color w:val="000000"/>
              </w:rPr>
            </w:pPr>
            <w:ins w:id="3099" w:author="Bonephace Kaijage" w:date="2026-10-11T07:13:00Z" w16du:dateUtc="2026-10-11T04:13:00Z">
              <w:r>
                <w:rPr>
                  <w:color w:val="000000"/>
                </w:rPr>
                <w:t>Know the higher ground your household will move to when the Great Ruaha and its tributaries spread over the plains, and agree early, between farmers and herders, where the herds will water in a failed season; settle it before the dry months, not during them.</w:t>
              </w:r>
            </w:ins>
          </w:p>
          <w:p w14:paraId="4648BB48" w14:textId="76197733" w:rsidR="00AB6CF2" w:rsidRPr="00DC5789" w:rsidRDefault="00FE0A4D" w:rsidP="00DC5789">
            <w:pPr>
              <w:pStyle w:val="ListParagraph"/>
              <w:numPr>
                <w:ilvl w:val="0"/>
                <w:numId w:val="1"/>
              </w:numPr>
              <w:jc w:val="both"/>
              <w:rPr>
                <w:bCs/>
                <w:color w:val="000000"/>
              </w:rPr>
            </w:pPr>
            <w:ins w:id="3100" w:author="Bonephace Kaijage" w:date="2026-10-14T05:59:00Z" w16du:dateUtc="2026-10-14T03:59:00Z">
              <w:r>
                <w:rPr>
                  <w:color w:val="000000"/>
                </w:rPr>
                <w:t>Agree who will help anyone in the household who cannot move, see or hear a warning on their own.</w:t>
              </w:r>
            </w:ins>
          </w:p>
        </w:tc>
        <w:tc>
          <w:tcPr>
            <w:tcW w:w="3325" w:type="dxa"/>
          </w:tcPr>
          <w:p w14:paraId="4E8A83C9" w14:textId="2B87617B" w:rsidR="00AB6CF2" w:rsidRPr="00DC5789" w:rsidRDefault="00DC5789" w:rsidP="00DC5789">
            <w:pPr>
              <w:pStyle w:val="ListParagraph"/>
              <w:numPr>
                <w:ilvl w:val="0"/>
                <w:numId w:val="1"/>
              </w:numPr>
              <w:jc w:val="both"/>
              <w:rPr>
                <w:color w:val="000000"/>
              </w:rPr>
            </w:pPr>
            <w:r w:rsidRPr="00DC5789">
              <w:rPr>
                <w:color w:val="000000"/>
              </w:rPr>
              <w:lastRenderedPageBreak/>
              <w:t>Eneo hili linajumuisha tambarare za Usangu, ambapo mito hufurika mpunga wa umwagiliaji katika miaka ya mvua nyingi, maji hugombaniwa katika miaka ya ukame na wafugaji na wakulima hushindania ardhi.</w:t>
            </w:r>
          </w:p>
          <w:p w14:paraId="6DB945AF" w14:textId="77777777" w:rsidR="000343A2" w:rsidRDefault="00DC5789" w:rsidP="00DC5789">
            <w:pPr>
              <w:pStyle w:val="ListParagraph"/>
              <w:numPr>
                <w:ilvl w:val="0"/>
                <w:numId w:val="1"/>
              </w:numPr>
              <w:jc w:val="both"/>
              <w:rPr>
                <w:ins w:id="3101" w:author="Bonephace Kaijage" w:date="2026-10-11T07:13:00Z" w16du:dateUtc="2026-10-11T04:13:00Z"/>
                <w:color w:val="000000"/>
              </w:rPr>
            </w:pPr>
            <w:r>
              <w:rPr>
                <w:color w:val="000000"/>
              </w:rPr>
              <w:t>Kwa wanaolima na kufuga hapa, ni vyema</w:t>
            </w:r>
            <w:r w:rsidRPr="00DC5789">
              <w:rPr>
                <w:color w:val="000000"/>
              </w:rPr>
              <w:t xml:space="preserve"> kutunza mifereji, kugawana maji kwa ratiba zilizokubaliwa na kufuata mipango ya matumizi ya ardhi ya vijiji na njia za mifugo.</w:t>
            </w:r>
          </w:p>
          <w:p w14:paraId="32BBD7E3" w14:textId="0FCA731D" w:rsidR="000343A2" w:rsidRDefault="00FE0A4D" w:rsidP="00DC5789">
            <w:pPr>
              <w:pStyle w:val="ListParagraph"/>
              <w:numPr>
                <w:ilvl w:val="0"/>
                <w:numId w:val="1"/>
              </w:numPr>
              <w:jc w:val="both"/>
              <w:rPr>
                <w:ins w:id="3102" w:author="Bonephace Kaijage" w:date="2026-10-11T07:13:00Z" w16du:dateUtc="2026-10-11T04:13:00Z"/>
                <w:color w:val="000000"/>
              </w:rPr>
            </w:pPr>
            <w:ins w:id="3103" w:author="Bonephace Kaijage" w:date="2026-10-14T05:56:00Z" w16du:dateUtc="2026-10-14T03:56:00Z">
              <w:r>
                <w:rPr>
                  <w:color w:val="000000"/>
                </w:rPr>
                <w:lastRenderedPageBreak/>
                <w:t>Kinachoongeza hatari na migogoro mwaka wa ukame: kujenga nyumba na maghala kwenye tambarare ya mafuriko, kuchukua maji nje ya zamu, na kuingiza mifugo kwenye mashamba yenye mazao au kulima kuvuka njia za mifugo.</w:t>
              </w:r>
            </w:ins>
          </w:p>
          <w:p w14:paraId="4F3658FF" w14:textId="77777777" w:rsidR="00FE0A4D" w:rsidRDefault="000343A2" w:rsidP="00DC5789">
            <w:pPr>
              <w:pStyle w:val="ListParagraph"/>
              <w:numPr>
                <w:ilvl w:val="0"/>
                <w:numId w:val="1"/>
              </w:numPr>
              <w:jc w:val="both"/>
              <w:rPr>
                <w:ins w:id="3104" w:author="Bonephace Kaijage" w:date="2026-10-14T05:59:00Z" w16du:dateUtc="2026-10-14T03:59:00Z"/>
                <w:color w:val="000000"/>
              </w:rPr>
            </w:pPr>
            <w:ins w:id="3105" w:author="Bonephace Kaijage" w:date="2026-10-11T07:13:00Z" w16du:dateUtc="2026-10-11T04:13:00Z">
              <w:r>
                <w:rPr>
                  <w:color w:val="000000"/>
                </w:rPr>
                <w:t>Fahamu eneo la juu ambalo kaya yako itahamia Ruaha Mkuu na vijito vyake vinapotapakaa tambarareni, na kubalianeni mapema, wakulima na wafugaji, mifugo itanyweshwa wapi msimu ukikosekana; maamuzi yafanyike kabla ya miezi ya kiangazi, si katikati yake.</w:t>
              </w:r>
            </w:ins>
          </w:p>
          <w:p w14:paraId="6F459DC8" w14:textId="73011164" w:rsidR="00AB6CF2" w:rsidRPr="00DC5789" w:rsidRDefault="00FE0A4D" w:rsidP="00DC5789">
            <w:pPr>
              <w:pStyle w:val="ListParagraph"/>
              <w:numPr>
                <w:ilvl w:val="0"/>
                <w:numId w:val="1"/>
              </w:numPr>
              <w:jc w:val="both"/>
              <w:rPr>
                <w:bCs/>
                <w:color w:val="000000"/>
              </w:rPr>
            </w:pPr>
            <w:ins w:id="3106" w:author="Bonephace Kaijage" w:date="2026-10-14T05:59:00Z" w16du:dateUtc="2026-10-14T03:59:00Z">
              <w:r>
                <w:rPr>
                  <w:color w:val="000000"/>
                </w:rPr>
                <w:t>Kubalianeni nani atamsaidia yeyote katika kaya asiyeweza kuondoka, kuona au kusikia tahadhari peke yake.</w:t>
              </w:r>
            </w:ins>
          </w:p>
        </w:tc>
      </w:tr>
      <w:tr w:rsidR="00AB6CF2" w:rsidRPr="00AB6CF2" w14:paraId="6C765820" w14:textId="77777777" w:rsidTr="00AB6CF2">
        <w:tc>
          <w:tcPr>
            <w:tcW w:w="3420" w:type="dxa"/>
          </w:tcPr>
          <w:p w14:paraId="3FD7CA7F" w14:textId="3C613E48" w:rsidR="00AB6CF2" w:rsidRPr="00AB6CF2" w:rsidRDefault="00AB6CF2" w:rsidP="00AB6CF2">
            <w:pPr>
              <w:pStyle w:val="ListParagraph"/>
              <w:numPr>
                <w:ilvl w:val="0"/>
                <w:numId w:val="1"/>
              </w:numPr>
              <w:jc w:val="both"/>
              <w:rPr>
                <w:color w:val="000000"/>
              </w:rPr>
            </w:pPr>
            <w:r w:rsidRPr="00AB6CF2">
              <w:rPr>
                <w:color w:val="000000"/>
              </w:rPr>
              <w:lastRenderedPageBreak/>
              <w:t>Mbeya DC: highland farms and the Mbeya range</w:t>
            </w:r>
          </w:p>
        </w:tc>
        <w:tc>
          <w:tcPr>
            <w:tcW w:w="3235" w:type="dxa"/>
          </w:tcPr>
          <w:p w14:paraId="54802F85" w14:textId="799F19CF" w:rsidR="00AB6CF2" w:rsidRPr="00AB6CF2" w:rsidRDefault="00AB6CF2" w:rsidP="00AB6CF2">
            <w:pPr>
              <w:pStyle w:val="ListParagraph"/>
              <w:numPr>
                <w:ilvl w:val="0"/>
                <w:numId w:val="1"/>
              </w:numPr>
              <w:jc w:val="both"/>
              <w:rPr>
                <w:color w:val="000000"/>
              </w:rPr>
            </w:pPr>
            <w:r w:rsidRPr="00AB6CF2">
              <w:rPr>
                <w:color w:val="000000"/>
              </w:rPr>
              <w:t>Mbeya DC: mashamba ya nyanda za juu na safu ya milima ya Mbeya</w:t>
            </w:r>
          </w:p>
        </w:tc>
        <w:tc>
          <w:tcPr>
            <w:tcW w:w="3605" w:type="dxa"/>
          </w:tcPr>
          <w:p w14:paraId="45405546" w14:textId="3C27637B" w:rsidR="00AB6CF2" w:rsidRPr="00DC5789" w:rsidRDefault="00DC5789" w:rsidP="00DC5789">
            <w:pPr>
              <w:pStyle w:val="ListParagraph"/>
              <w:numPr>
                <w:ilvl w:val="0"/>
                <w:numId w:val="1"/>
              </w:numPr>
              <w:jc w:val="both"/>
              <w:rPr>
                <w:color w:val="000000"/>
              </w:rPr>
            </w:pPr>
            <w:r w:rsidRPr="00DC5789">
              <w:rPr>
                <w:color w:val="000000"/>
              </w:rPr>
              <w:t>This area has steep highland farms where heavy rain causes landslides and gullies, and hailstorms and frost damage crops.</w:t>
            </w:r>
          </w:p>
          <w:p w14:paraId="365169B8" w14:textId="77777777" w:rsidR="000343A2" w:rsidRDefault="00DC5789" w:rsidP="00DC5789">
            <w:pPr>
              <w:pStyle w:val="ListParagraph"/>
              <w:numPr>
                <w:ilvl w:val="0"/>
                <w:numId w:val="1"/>
              </w:numPr>
              <w:jc w:val="both"/>
              <w:rPr>
                <w:ins w:id="3107" w:author="Bonephace Kaijage" w:date="2026-10-11T07:13:00Z" w16du:dateUtc="2026-10-11T04:13:00Z"/>
                <w:color w:val="000000"/>
              </w:rPr>
            </w:pPr>
            <w:r>
              <w:rPr>
                <w:color w:val="000000"/>
              </w:rPr>
              <w:t>For those living and farming here, it helps to</w:t>
            </w:r>
            <w:r w:rsidRPr="00DC5789">
              <w:rPr>
                <w:color w:val="000000"/>
              </w:rPr>
              <w:t xml:space="preserve"> keep terraces and trees on slopes, build away from gullies and steep cuts and fix roofs firmly.</w:t>
            </w:r>
          </w:p>
          <w:p w14:paraId="0F408468" w14:textId="2152323B" w:rsidR="000343A2" w:rsidRDefault="00FE0A4D" w:rsidP="00DC5789">
            <w:pPr>
              <w:pStyle w:val="ListParagraph"/>
              <w:numPr>
                <w:ilvl w:val="0"/>
                <w:numId w:val="1"/>
              </w:numPr>
              <w:jc w:val="both"/>
              <w:rPr>
                <w:ins w:id="3108" w:author="Bonephace Kaijage" w:date="2026-10-11T07:13:00Z" w16du:dateUtc="2026-10-11T04:13:00Z"/>
                <w:color w:val="000000"/>
              </w:rPr>
            </w:pPr>
            <w:ins w:id="3109" w:author="Bonephace Kaijage" w:date="2026-10-14T05:56:00Z" w16du:dateUtc="2026-10-14T03:56:00Z">
              <w:r>
                <w:rPr>
                  <w:color w:val="000000"/>
                </w:rPr>
                <w:t>What raises the risk: opening new fields on the steepest slopes, cutting into the slope behind a house and building below gully mouths.</w:t>
              </w:r>
            </w:ins>
          </w:p>
          <w:p w14:paraId="5CA77FBA" w14:textId="77777777" w:rsidR="00FE0A4D" w:rsidRDefault="000343A2" w:rsidP="00DC5789">
            <w:pPr>
              <w:pStyle w:val="ListParagraph"/>
              <w:numPr>
                <w:ilvl w:val="0"/>
                <w:numId w:val="1"/>
              </w:numPr>
              <w:jc w:val="both"/>
              <w:rPr>
                <w:ins w:id="3110" w:author="Bonephace Kaijage" w:date="2026-10-14T05:59:00Z" w16du:dateUtc="2026-10-14T03:59:00Z"/>
                <w:color w:val="000000"/>
              </w:rPr>
            </w:pPr>
            <w:ins w:id="3111" w:author="Bonephace Kaijage" w:date="2026-10-11T07:13:00Z" w16du:dateUtc="2026-10-11T04:13:00Z">
              <w:r>
                <w:rPr>
                  <w:color w:val="000000"/>
                </w:rPr>
                <w:lastRenderedPageBreak/>
                <w:t>Agree with neighbours on a safe place off the slope, and move there when cracks open above the houses or water runs muddy during heavy rain; when hail or a storm is forecast, get children and animals under a solid roof early.</w:t>
              </w:r>
            </w:ins>
          </w:p>
          <w:p w14:paraId="54ABE2CC" w14:textId="20DBDDFC" w:rsidR="00AB6CF2" w:rsidRPr="00DC5789" w:rsidRDefault="00FE0A4D" w:rsidP="00DC5789">
            <w:pPr>
              <w:pStyle w:val="ListParagraph"/>
              <w:numPr>
                <w:ilvl w:val="0"/>
                <w:numId w:val="1"/>
              </w:numPr>
              <w:jc w:val="both"/>
              <w:rPr>
                <w:bCs/>
                <w:color w:val="000000"/>
              </w:rPr>
            </w:pPr>
            <w:ins w:id="3112" w:author="Bonephace Kaijage" w:date="2026-10-14T05:59:00Z" w16du:dateUtc="2026-10-14T03:59:00Z">
              <w:r>
                <w:rPr>
                  <w:color w:val="000000"/>
                </w:rPr>
                <w:t>Agree who will help anyone in the household who cannot move, see or hear a warning on their own.</w:t>
              </w:r>
            </w:ins>
          </w:p>
        </w:tc>
        <w:tc>
          <w:tcPr>
            <w:tcW w:w="3325" w:type="dxa"/>
          </w:tcPr>
          <w:p w14:paraId="0D420A4A" w14:textId="545CF8AE" w:rsidR="00AB6CF2" w:rsidRPr="00DC5789" w:rsidRDefault="00DC5789" w:rsidP="00DC5789">
            <w:pPr>
              <w:pStyle w:val="ListParagraph"/>
              <w:numPr>
                <w:ilvl w:val="0"/>
                <w:numId w:val="1"/>
              </w:numPr>
              <w:jc w:val="both"/>
              <w:rPr>
                <w:color w:val="000000"/>
              </w:rPr>
            </w:pPr>
            <w:r w:rsidRPr="00DC5789">
              <w:rPr>
                <w:color w:val="000000"/>
              </w:rPr>
              <w:lastRenderedPageBreak/>
              <w:t>Eneo hili lina mashamba ya nyanda za juu yenye miteremko mikali ambapo mvua kubwa husababisha maporomoko na makorongo, na mvua ya mawe na baridi kali huharibu mazao.</w:t>
            </w:r>
          </w:p>
          <w:p w14:paraId="6A41C6CF" w14:textId="77777777" w:rsidR="000343A2" w:rsidRDefault="00DC5789" w:rsidP="00DC5789">
            <w:pPr>
              <w:pStyle w:val="ListParagraph"/>
              <w:numPr>
                <w:ilvl w:val="0"/>
                <w:numId w:val="1"/>
              </w:numPr>
              <w:jc w:val="both"/>
              <w:rPr>
                <w:ins w:id="3113" w:author="Bonephace Kaijage" w:date="2026-10-11T07:13:00Z" w16du:dateUtc="2026-10-11T04:13:00Z"/>
                <w:color w:val="000000"/>
              </w:rPr>
            </w:pPr>
            <w:r>
              <w:rPr>
                <w:color w:val="000000"/>
              </w:rPr>
              <w:t>Kwa wanaoishi na kulima hapa, ni vyema</w:t>
            </w:r>
            <w:r w:rsidRPr="00DC5789">
              <w:rPr>
                <w:color w:val="000000"/>
              </w:rPr>
              <w:t xml:space="preserve"> kutunza matuta na miti kwenye miteremko, kujenga mbali na makorongo na miinuko mikali na kufunga paa imara.</w:t>
            </w:r>
          </w:p>
          <w:p w14:paraId="3754A2FE" w14:textId="4D030885" w:rsidR="000343A2" w:rsidRDefault="00FE0A4D" w:rsidP="00DC5789">
            <w:pPr>
              <w:pStyle w:val="ListParagraph"/>
              <w:numPr>
                <w:ilvl w:val="0"/>
                <w:numId w:val="1"/>
              </w:numPr>
              <w:jc w:val="both"/>
              <w:rPr>
                <w:ins w:id="3114" w:author="Bonephace Kaijage" w:date="2026-10-11T07:13:00Z" w16du:dateUtc="2026-10-11T04:13:00Z"/>
                <w:color w:val="000000"/>
              </w:rPr>
            </w:pPr>
            <w:ins w:id="3115" w:author="Bonephace Kaijage" w:date="2026-10-14T05:56:00Z" w16du:dateUtc="2026-10-14T03:56:00Z">
              <w:r>
                <w:rPr>
                  <w:color w:val="000000"/>
                </w:rPr>
                <w:lastRenderedPageBreak/>
                <w:t>Kinachoongeza hatari: kufungua mashamba mapya kwenye miteremko mikali zaidi, kuchimba mteremko nyuma ya nyumba na kujenga chini ya midomo ya makorongo.</w:t>
              </w:r>
            </w:ins>
          </w:p>
          <w:p w14:paraId="7F4BD004" w14:textId="77777777" w:rsidR="00FE0A4D" w:rsidRDefault="000343A2" w:rsidP="00DC5789">
            <w:pPr>
              <w:pStyle w:val="ListParagraph"/>
              <w:numPr>
                <w:ilvl w:val="0"/>
                <w:numId w:val="1"/>
              </w:numPr>
              <w:jc w:val="both"/>
              <w:rPr>
                <w:ins w:id="3116" w:author="Bonephace Kaijage" w:date="2026-10-14T05:59:00Z" w16du:dateUtc="2026-10-14T03:59:00Z"/>
                <w:color w:val="000000"/>
              </w:rPr>
            </w:pPr>
            <w:ins w:id="3117" w:author="Bonephace Kaijage" w:date="2026-10-11T07:13:00Z" w16du:dateUtc="2026-10-11T04:13:00Z">
              <w:r>
                <w:rPr>
                  <w:color w:val="000000"/>
                </w:rPr>
                <w:t>Kubalianeni na majirani eneo salama nje ya mteremko, na hamieni huko nyufa zikifunguka juu ya nyumba au maji yakitiririka ya matope wakati wa mvua kubwa; mvua ya mawe au dhoruba ikitabiriwa, waweke watoto na mifugo chini ya paa imara mapema.</w:t>
              </w:r>
            </w:ins>
          </w:p>
          <w:p w14:paraId="61289203" w14:textId="1A7825E9" w:rsidR="00AB6CF2" w:rsidRPr="00DC5789" w:rsidRDefault="00FE0A4D" w:rsidP="00DC5789">
            <w:pPr>
              <w:pStyle w:val="ListParagraph"/>
              <w:numPr>
                <w:ilvl w:val="0"/>
                <w:numId w:val="1"/>
              </w:numPr>
              <w:jc w:val="both"/>
              <w:rPr>
                <w:bCs/>
                <w:color w:val="000000"/>
              </w:rPr>
            </w:pPr>
            <w:ins w:id="3118" w:author="Bonephace Kaijage" w:date="2026-10-14T05:59:00Z" w16du:dateUtc="2026-10-14T03:59:00Z">
              <w:r>
                <w:rPr>
                  <w:color w:val="000000"/>
                </w:rPr>
                <w:t>Kubalianeni nani atamsaidia yeyote katika kaya asiyeweza kuondoka, kuona au kusikia tahadhari peke yake.</w:t>
              </w:r>
            </w:ins>
          </w:p>
        </w:tc>
      </w:tr>
      <w:tr w:rsidR="00AB6CF2" w:rsidRPr="00AB6CF2" w14:paraId="3F820653" w14:textId="77777777" w:rsidTr="00AB6CF2">
        <w:tc>
          <w:tcPr>
            <w:tcW w:w="3420" w:type="dxa"/>
          </w:tcPr>
          <w:p w14:paraId="131FB811" w14:textId="57E75986" w:rsidR="00AB6CF2" w:rsidRPr="00AB6CF2" w:rsidRDefault="00AB6CF2" w:rsidP="00AB6CF2">
            <w:pPr>
              <w:pStyle w:val="ListParagraph"/>
              <w:numPr>
                <w:ilvl w:val="0"/>
                <w:numId w:val="1"/>
              </w:numPr>
              <w:jc w:val="both"/>
              <w:rPr>
                <w:color w:val="000000"/>
              </w:rPr>
            </w:pPr>
            <w:r w:rsidRPr="00AB6CF2">
              <w:rPr>
                <w:color w:val="000000"/>
              </w:rPr>
              <w:lastRenderedPageBreak/>
              <w:t>Rungwe: Tukuyu and the Rungwe volcanic slopes</w:t>
            </w:r>
          </w:p>
        </w:tc>
        <w:tc>
          <w:tcPr>
            <w:tcW w:w="3235" w:type="dxa"/>
          </w:tcPr>
          <w:p w14:paraId="42E52224" w14:textId="61624CF5" w:rsidR="00AB6CF2" w:rsidRPr="00AB6CF2" w:rsidRDefault="00AB6CF2" w:rsidP="00AB6CF2">
            <w:pPr>
              <w:pStyle w:val="ListParagraph"/>
              <w:numPr>
                <w:ilvl w:val="0"/>
                <w:numId w:val="1"/>
              </w:numPr>
              <w:jc w:val="both"/>
              <w:rPr>
                <w:color w:val="000000"/>
                <w:lang w:val="sv-SE"/>
              </w:rPr>
            </w:pPr>
            <w:r w:rsidRPr="00AB6CF2">
              <w:rPr>
                <w:color w:val="000000"/>
                <w:lang w:val="sv-SE"/>
              </w:rPr>
              <w:t>Rungwe: Tukuyu na miteremko ya volkano ya Rungwe</w:t>
            </w:r>
          </w:p>
        </w:tc>
        <w:tc>
          <w:tcPr>
            <w:tcW w:w="3605" w:type="dxa"/>
          </w:tcPr>
          <w:p w14:paraId="31A9473E" w14:textId="1CBBC6B8" w:rsidR="00AB6CF2" w:rsidRPr="00DC5789" w:rsidRDefault="00DC5789" w:rsidP="00DC5789">
            <w:pPr>
              <w:pStyle w:val="ListParagraph"/>
              <w:numPr>
                <w:ilvl w:val="0"/>
                <w:numId w:val="1"/>
              </w:numPr>
              <w:jc w:val="both"/>
              <w:rPr>
                <w:color w:val="000000"/>
              </w:rPr>
            </w:pPr>
            <w:r w:rsidRPr="00DC5789">
              <w:rPr>
                <w:color w:val="000000"/>
              </w:rPr>
              <w:t>This area lies on the high-rainfall slopes of the Rungwe volcano, where landslides, flash floods and earth tremors occur and the volcano is monitored.</w:t>
            </w:r>
          </w:p>
          <w:p w14:paraId="0EE5333B" w14:textId="77777777" w:rsidR="000343A2" w:rsidRDefault="00DC5789" w:rsidP="00DC5789">
            <w:pPr>
              <w:pStyle w:val="ListParagraph"/>
              <w:numPr>
                <w:ilvl w:val="0"/>
                <w:numId w:val="1"/>
              </w:numPr>
              <w:jc w:val="both"/>
              <w:rPr>
                <w:ins w:id="3119" w:author="Bonephace Kaijage" w:date="2026-10-11T07:13:00Z" w16du:dateUtc="2026-10-11T04:13:00Z"/>
                <w:color w:val="000000"/>
              </w:rPr>
            </w:pPr>
            <w:r>
              <w:rPr>
                <w:color w:val="000000"/>
              </w:rPr>
              <w:t>For those living and farming here, it helps to</w:t>
            </w:r>
            <w:r w:rsidRPr="00DC5789">
              <w:rPr>
                <w:color w:val="000000"/>
              </w:rPr>
              <w:t xml:space="preserve"> keep slopes planted, build away from steep cuts and river banks, build to earthquake-resistant standards and follow official guidance.</w:t>
            </w:r>
          </w:p>
          <w:p w14:paraId="1934F3AA" w14:textId="013C7177" w:rsidR="000343A2" w:rsidRDefault="00FE0A4D" w:rsidP="00DC5789">
            <w:pPr>
              <w:pStyle w:val="ListParagraph"/>
              <w:numPr>
                <w:ilvl w:val="0"/>
                <w:numId w:val="1"/>
              </w:numPr>
              <w:jc w:val="both"/>
              <w:rPr>
                <w:ins w:id="3120" w:author="Bonephace Kaijage" w:date="2026-10-11T07:13:00Z" w16du:dateUtc="2026-10-11T04:13:00Z"/>
                <w:color w:val="000000"/>
              </w:rPr>
            </w:pPr>
            <w:ins w:id="3121" w:author="Bonephace Kaijage" w:date="2026-10-14T05:56:00Z" w16du:dateUtc="2026-10-14T03:56:00Z">
              <w:r>
                <w:rPr>
                  <w:color w:val="000000"/>
                </w:rPr>
                <w:t>What raises the risk: cutting into the slope behind a house, clearing the trees above it, farming right to the river bank and putting up heavy unreinforced walls.</w:t>
              </w:r>
            </w:ins>
          </w:p>
          <w:p w14:paraId="27887B1F" w14:textId="77777777" w:rsidR="00FE0A4D" w:rsidRDefault="000343A2" w:rsidP="00DC5789">
            <w:pPr>
              <w:pStyle w:val="ListParagraph"/>
              <w:numPr>
                <w:ilvl w:val="0"/>
                <w:numId w:val="1"/>
              </w:numPr>
              <w:jc w:val="both"/>
              <w:rPr>
                <w:ins w:id="3122" w:author="Bonephace Kaijage" w:date="2026-10-14T05:59:00Z" w16du:dateUtc="2026-10-14T03:59:00Z"/>
                <w:color w:val="000000"/>
              </w:rPr>
            </w:pPr>
            <w:ins w:id="3123" w:author="Bonephace Kaijage" w:date="2026-10-11T07:13:00Z" w16du:dateUtc="2026-10-11T04:13:00Z">
              <w:r>
                <w:rPr>
                  <w:color w:val="000000"/>
                </w:rPr>
                <w:lastRenderedPageBreak/>
                <w:t>Agree with neighbours on a safe place off the slope and away from the river, and move there when cracks open, trees lean or the river rises fast; if the ground shakes or the volcano alert is raised, follow the committee's instructions at once and do not return until told.</w:t>
              </w:r>
            </w:ins>
          </w:p>
          <w:p w14:paraId="6B5BA13B" w14:textId="39E80BA2" w:rsidR="00AB6CF2" w:rsidRPr="00DC5789" w:rsidRDefault="00FE0A4D" w:rsidP="00DC5789">
            <w:pPr>
              <w:pStyle w:val="ListParagraph"/>
              <w:numPr>
                <w:ilvl w:val="0"/>
                <w:numId w:val="1"/>
              </w:numPr>
              <w:jc w:val="both"/>
              <w:rPr>
                <w:bCs/>
                <w:color w:val="000000"/>
              </w:rPr>
            </w:pPr>
            <w:ins w:id="3124" w:author="Bonephace Kaijage" w:date="2026-10-14T05:59:00Z" w16du:dateUtc="2026-10-14T03:59:00Z">
              <w:r>
                <w:rPr>
                  <w:color w:val="000000"/>
                </w:rPr>
                <w:t>Agree who will help anyone in the household who cannot move, see or hear a warning on their own.</w:t>
              </w:r>
            </w:ins>
          </w:p>
        </w:tc>
        <w:tc>
          <w:tcPr>
            <w:tcW w:w="3325" w:type="dxa"/>
          </w:tcPr>
          <w:p w14:paraId="06FD1B78" w14:textId="5613347F" w:rsidR="00AB6CF2" w:rsidRPr="00DC5789" w:rsidRDefault="00DC5789" w:rsidP="00DC5789">
            <w:pPr>
              <w:pStyle w:val="ListParagraph"/>
              <w:numPr>
                <w:ilvl w:val="0"/>
                <w:numId w:val="1"/>
              </w:numPr>
              <w:jc w:val="both"/>
              <w:rPr>
                <w:color w:val="000000"/>
              </w:rPr>
            </w:pPr>
            <w:r w:rsidRPr="00DC5789">
              <w:rPr>
                <w:color w:val="000000"/>
              </w:rPr>
              <w:lastRenderedPageBreak/>
              <w:t>Eneo hili liko kwenye miteremko yenye mvua nyingi ya volkano ya Rungwe, ambapo maporomoko, mafuriko ya ghafla na mitikisiko ya ardhi hutokea na volkano hufuatiliwa.</w:t>
            </w:r>
          </w:p>
          <w:p w14:paraId="628BBD32" w14:textId="77777777" w:rsidR="000343A2" w:rsidRDefault="00DC5789" w:rsidP="00DC5789">
            <w:pPr>
              <w:pStyle w:val="ListParagraph"/>
              <w:numPr>
                <w:ilvl w:val="0"/>
                <w:numId w:val="1"/>
              </w:numPr>
              <w:jc w:val="both"/>
              <w:rPr>
                <w:ins w:id="3125" w:author="Bonephace Kaijage" w:date="2026-10-11T07:13:00Z" w16du:dateUtc="2026-10-11T04:13:00Z"/>
                <w:color w:val="000000"/>
              </w:rPr>
            </w:pPr>
            <w:r>
              <w:rPr>
                <w:color w:val="000000"/>
              </w:rPr>
              <w:t>Kwa wanaoishi na kulima hapa, ni vyema</w:t>
            </w:r>
            <w:r w:rsidRPr="00DC5789">
              <w:rPr>
                <w:color w:val="000000"/>
              </w:rPr>
              <w:t xml:space="preserve"> kuacha mimea kwenye miteremko, kujenga mbali na miinuko mikali na kingo za mito, kujenga kwa viwango vinavyostahimili matetemeko na kufuata maelekezo rasmi.</w:t>
            </w:r>
          </w:p>
          <w:p w14:paraId="055982AD" w14:textId="38EE2AEC" w:rsidR="000343A2" w:rsidRDefault="00FE0A4D" w:rsidP="00DC5789">
            <w:pPr>
              <w:pStyle w:val="ListParagraph"/>
              <w:numPr>
                <w:ilvl w:val="0"/>
                <w:numId w:val="1"/>
              </w:numPr>
              <w:jc w:val="both"/>
              <w:rPr>
                <w:ins w:id="3126" w:author="Bonephace Kaijage" w:date="2026-10-11T07:13:00Z" w16du:dateUtc="2026-10-11T04:13:00Z"/>
                <w:color w:val="000000"/>
              </w:rPr>
            </w:pPr>
            <w:ins w:id="3127" w:author="Bonephace Kaijage" w:date="2026-10-14T05:56:00Z" w16du:dateUtc="2026-10-14T03:56:00Z">
              <w:r>
                <w:rPr>
                  <w:color w:val="000000"/>
                </w:rPr>
                <w:t xml:space="preserve">Kinachoongeza hatari: kuchimba mteremko nyuma ya nyumba, kukata </w:t>
              </w:r>
              <w:r>
                <w:rPr>
                  <w:color w:val="000000"/>
                </w:rPr>
                <w:lastRenderedPageBreak/>
                <w:t>miti juu yake, kulima hadi ukingo wa mto na kujenga kuta nzito zisizoimarishwa.</w:t>
              </w:r>
            </w:ins>
          </w:p>
          <w:p w14:paraId="7809AB94" w14:textId="77777777" w:rsidR="00FE0A4D" w:rsidRDefault="000343A2" w:rsidP="00DC5789">
            <w:pPr>
              <w:pStyle w:val="ListParagraph"/>
              <w:numPr>
                <w:ilvl w:val="0"/>
                <w:numId w:val="1"/>
              </w:numPr>
              <w:jc w:val="both"/>
              <w:rPr>
                <w:ins w:id="3128" w:author="Bonephace Kaijage" w:date="2026-10-14T05:59:00Z" w16du:dateUtc="2026-10-14T03:59:00Z"/>
                <w:color w:val="000000"/>
              </w:rPr>
            </w:pPr>
            <w:ins w:id="3129" w:author="Bonephace Kaijage" w:date="2026-10-11T07:13:00Z" w16du:dateUtc="2026-10-11T04:13:00Z">
              <w:r>
                <w:rPr>
                  <w:color w:val="000000"/>
                </w:rPr>
                <w:t>Kubalianeni na majirani eneo salama nje ya mteremko na mbali na mto, na hamieni huko nyufa zikifunguka, miti ikiinama au mto ukipanda kwa kasi; ardhi ikitikisika au tahadhari ya volkano ikitolewa, fuateni maelekezo ya kamati mara moja na msirudi hadi mtakapoambiwa.</w:t>
              </w:r>
            </w:ins>
          </w:p>
          <w:p w14:paraId="354552B0" w14:textId="260854D6" w:rsidR="00AB6CF2" w:rsidRPr="00DC5789" w:rsidRDefault="00FE0A4D" w:rsidP="00DC5789">
            <w:pPr>
              <w:pStyle w:val="ListParagraph"/>
              <w:numPr>
                <w:ilvl w:val="0"/>
                <w:numId w:val="1"/>
              </w:numPr>
              <w:jc w:val="both"/>
              <w:rPr>
                <w:bCs/>
                <w:color w:val="000000"/>
              </w:rPr>
            </w:pPr>
            <w:ins w:id="3130" w:author="Bonephace Kaijage" w:date="2026-10-14T05:59:00Z" w16du:dateUtc="2026-10-14T03:59:00Z">
              <w:r>
                <w:rPr>
                  <w:color w:val="000000"/>
                </w:rPr>
                <w:t>Kubalianeni nani atamsaidia yeyote katika kaya asiyeweza kuondoka, kuona au kusikia tahadhari peke yake.</w:t>
              </w:r>
            </w:ins>
          </w:p>
        </w:tc>
      </w:tr>
    </w:tbl>
    <w:p w14:paraId="3B6F9215" w14:textId="77777777" w:rsidR="00FE0A4D" w:rsidRPr="00FE0A4D" w:rsidRDefault="00FE0A4D" w:rsidP="00FE0A4D">
      <w:pPr>
        <w:spacing w:after="120"/>
        <w:rPr>
          <w:ins w:id="3131" w:author="Bonephace Kaijage" w:date="2026-10-14T06:01:00Z" w16du:dateUtc="2026-10-14T04:01:00Z"/>
          <w:i/>
          <w:sz w:val="18"/>
          <w:rPrChange w:id="3132" w:author="Bonephace Kaijage" w:date="2026-10-14T06:01:00Z" w16du:dateUtc="2026-10-14T04:01:00Z">
            <w:rPr>
              <w:ins w:id="3133" w:author="Bonephace Kaijage" w:date="2026-10-14T06:01:00Z" w16du:dateUtc="2026-10-14T04:01:00Z"/>
            </w:rPr>
          </w:rPrChange>
        </w:rPr>
        <w:pPrChange w:id="3134" w:author="Bonephace Kaijage" w:date="2026-10-14T06:01:00Z" w16du:dateUtc="2026-10-14T04:01:00Z">
          <w:pPr>
            <w:jc w:val="both"/>
          </w:pPr>
        </w:pPrChange>
      </w:pPr>
      <w:ins w:id="3135" w:author="Bonephace Kaijage" w:date="2026-10-14T06:01:00Z" w16du:dateUtc="2026-10-14T04:01:00Z">
        <w:r w:rsidRPr="00FE0A4D">
          <w:rPr>
            <w:i/>
            <w:sz w:val="18"/>
            <w:rPrChange w:id="3136"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1901F1C7" w14:textId="2EEFAA93" w:rsidR="00AB6CF2" w:rsidRPr="00AB6CF2" w:rsidRDefault="00AB6CF2" w:rsidP="00AB6CF2">
      <w:pPr>
        <w:jc w:val="both"/>
        <w:rPr>
          <w:color w:val="000000"/>
        </w:rPr>
      </w:pPr>
    </w:p>
    <w:p w14:paraId="68E4DE29" w14:textId="0406EEC0" w:rsidR="00AB6CF2" w:rsidRPr="00997D17" w:rsidRDefault="00AB6CF2">
      <w:pPr>
        <w:pStyle w:val="ListParagraph"/>
        <w:rPr>
          <w:sz w:val="22"/>
          <w:szCs w:val="22"/>
        </w:rPr>
      </w:pPr>
    </w:p>
    <w:tbl>
      <w:tblPr>
        <w:tblStyle w:val="TableGrid"/>
        <w:tblW w:w="0" w:type="auto"/>
        <w:tblLook w:val="04A0" w:firstRow="1" w:lastRow="0" w:firstColumn="1" w:lastColumn="0" w:noHBand="0" w:noVBand="1"/>
      </w:tblPr>
      <w:tblGrid>
        <w:gridCol w:w="2176"/>
        <w:gridCol w:w="2088"/>
        <w:gridCol w:w="2173"/>
        <w:gridCol w:w="2130"/>
        <w:gridCol w:w="2570"/>
        <w:gridCol w:w="2533"/>
      </w:tblGrid>
      <w:tr w:rsidR="002066E7" w:rsidRPr="00997D17" w14:paraId="28A5C001" w14:textId="77777777" w:rsidTr="002066E7">
        <w:trPr>
          <w:tblHeader/>
        </w:trPr>
        <w:tc>
          <w:tcPr>
            <w:tcW w:w="2278" w:type="dxa"/>
          </w:tcPr>
          <w:p w14:paraId="0A3E4226" w14:textId="60822E91" w:rsidR="002066E7" w:rsidRPr="00997D17" w:rsidRDefault="008C6B60" w:rsidP="00FE4152">
            <w:pPr>
              <w:pStyle w:val="ListParagraph"/>
              <w:rPr>
                <w:sz w:val="22"/>
                <w:szCs w:val="22"/>
              </w:rPr>
            </w:pPr>
            <w:r w:rsidRPr="00997D17">
              <w:rPr>
                <w:sz w:val="22"/>
                <w:szCs w:val="22"/>
              </w:rPr>
              <w:t>COUNCIL / HALMASHAURI</w:t>
            </w:r>
          </w:p>
        </w:tc>
        <w:tc>
          <w:tcPr>
            <w:tcW w:w="2278" w:type="dxa"/>
          </w:tcPr>
          <w:p w14:paraId="117C6487" w14:textId="594817E6" w:rsidR="002066E7" w:rsidRPr="00997D17" w:rsidRDefault="002066E7" w:rsidP="00FE4152">
            <w:pPr>
              <w:pStyle w:val="ListParagraph"/>
              <w:rPr>
                <w:sz w:val="22"/>
                <w:szCs w:val="22"/>
              </w:rPr>
            </w:pPr>
            <w:r w:rsidRPr="00997D17">
              <w:rPr>
                <w:sz w:val="22"/>
                <w:szCs w:val="22"/>
              </w:rPr>
              <w:t>LEVEL / NGAZI</w:t>
            </w:r>
          </w:p>
        </w:tc>
        <w:tc>
          <w:tcPr>
            <w:tcW w:w="2278" w:type="dxa"/>
          </w:tcPr>
          <w:p w14:paraId="6C2955C6" w14:textId="3DC9B682" w:rsidR="002066E7" w:rsidRPr="00997D17" w:rsidRDefault="002066E7" w:rsidP="00FE4152">
            <w:pPr>
              <w:pStyle w:val="ListParagraph"/>
              <w:rPr>
                <w:sz w:val="22"/>
                <w:szCs w:val="22"/>
              </w:rPr>
            </w:pPr>
            <w:r w:rsidRPr="00997D17">
              <w:rPr>
                <w:sz w:val="22"/>
                <w:szCs w:val="22"/>
              </w:rPr>
              <w:t>IMPACT (EN)</w:t>
            </w:r>
          </w:p>
        </w:tc>
        <w:tc>
          <w:tcPr>
            <w:tcW w:w="2278" w:type="dxa"/>
          </w:tcPr>
          <w:p w14:paraId="08CC78C1" w14:textId="7E6B7EE7" w:rsidR="002066E7" w:rsidRPr="00997D17" w:rsidRDefault="002066E7" w:rsidP="00FE4152">
            <w:pPr>
              <w:pStyle w:val="ListParagraph"/>
              <w:rPr>
                <w:sz w:val="22"/>
                <w:szCs w:val="22"/>
              </w:rPr>
            </w:pPr>
            <w:r w:rsidRPr="00997D17">
              <w:rPr>
                <w:sz w:val="22"/>
                <w:szCs w:val="22"/>
              </w:rPr>
              <w:t>ATHARI (SW)</w:t>
            </w:r>
          </w:p>
        </w:tc>
        <w:tc>
          <w:tcPr>
            <w:tcW w:w="2279" w:type="dxa"/>
          </w:tcPr>
          <w:p w14:paraId="27414647" w14:textId="7CF05069" w:rsidR="002066E7" w:rsidRPr="00997D17" w:rsidRDefault="002066E7" w:rsidP="00FE4152">
            <w:pPr>
              <w:pStyle w:val="ListParagraph"/>
              <w:rPr>
                <w:sz w:val="22"/>
                <w:szCs w:val="22"/>
              </w:rPr>
            </w:pPr>
            <w:r w:rsidRPr="00997D17">
              <w:rPr>
                <w:sz w:val="22"/>
                <w:szCs w:val="22"/>
              </w:rPr>
              <w:t>ACTION (EN)</w:t>
            </w:r>
          </w:p>
        </w:tc>
        <w:tc>
          <w:tcPr>
            <w:tcW w:w="2279" w:type="dxa"/>
          </w:tcPr>
          <w:p w14:paraId="0E31D42F" w14:textId="2A49CCF3" w:rsidR="002066E7" w:rsidRPr="00997D17" w:rsidRDefault="002066E7" w:rsidP="00FE4152">
            <w:pPr>
              <w:pStyle w:val="ListParagraph"/>
              <w:rPr>
                <w:sz w:val="22"/>
                <w:szCs w:val="22"/>
              </w:rPr>
            </w:pPr>
            <w:r w:rsidRPr="00997D17">
              <w:rPr>
                <w:sz w:val="22"/>
                <w:szCs w:val="22"/>
              </w:rPr>
              <w:t>HATUA (SW)</w:t>
            </w:r>
          </w:p>
        </w:tc>
      </w:tr>
      <w:tr w:rsidR="002066E7" w:rsidRPr="000343A2" w14:paraId="40A165D4" w14:textId="77777777" w:rsidTr="002066E7">
        <w:tc>
          <w:tcPr>
            <w:tcW w:w="2278" w:type="dxa"/>
          </w:tcPr>
          <w:p w14:paraId="79C3B14A" w14:textId="6C48430B" w:rsidR="002066E7" w:rsidRPr="00997D17" w:rsidRDefault="002066E7" w:rsidP="00FE4152">
            <w:pPr>
              <w:pStyle w:val="ListParagraph"/>
              <w:rPr>
                <w:sz w:val="22"/>
                <w:szCs w:val="22"/>
              </w:rPr>
            </w:pPr>
            <w:r w:rsidRPr="00997D17">
              <w:rPr>
                <w:sz w:val="22"/>
                <w:szCs w:val="22"/>
              </w:rPr>
              <w:t>Mbeya City Council</w:t>
            </w:r>
          </w:p>
        </w:tc>
        <w:tc>
          <w:tcPr>
            <w:tcW w:w="2278" w:type="dxa"/>
          </w:tcPr>
          <w:p w14:paraId="6375564C" w14:textId="2B40E2C0"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77C8989" w14:textId="4F2A60B9" w:rsidR="002066E7" w:rsidRPr="00997D17" w:rsidRDefault="008C6B60" w:rsidP="00FE4152">
            <w:pPr>
              <w:pStyle w:val="ListParagraph"/>
              <w:rPr>
                <w:sz w:val="22"/>
                <w:szCs w:val="22"/>
              </w:rPr>
            </w:pPr>
            <w:r w:rsidRPr="00997D17">
              <w:rPr>
                <w:sz w:val="22"/>
                <w:szCs w:val="22"/>
              </w:rPr>
              <w:t>heavy rain and floods on the Meta and Sisimba, landslides on the Poroto edge, earthquake on the Rukwa Rift, and strong winds. A few roads slippery, a few low homes wet, and lightning where storms build.</w:t>
            </w:r>
          </w:p>
        </w:tc>
        <w:tc>
          <w:tcPr>
            <w:tcW w:w="2278" w:type="dxa"/>
          </w:tcPr>
          <w:p w14:paraId="6FB52422" w14:textId="137DBA19"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48EDDE27" w14:textId="5374CF4D" w:rsidR="008C6B60" w:rsidRPr="00997D17" w:rsidRDefault="00034217" w:rsidP="00F20E47">
            <w:pPr>
              <w:pStyle w:val="ListBullet"/>
              <w:rPr>
                <w:sz w:val="22"/>
                <w:szCs w:val="22"/>
              </w:rPr>
            </w:pPr>
            <w:r w:rsidRPr="00997D17">
              <w:rPr>
                <w:sz w:val="22"/>
                <w:szCs w:val="22"/>
              </w:rPr>
              <w:t>Walk the low ground before the rain. Clear drains and culverts.</w:t>
            </w:r>
          </w:p>
          <w:p w14:paraId="39D30C0E" w14:textId="1CC65A6A" w:rsidR="008C6B60" w:rsidRPr="00997D17" w:rsidRDefault="00FE0A4D" w:rsidP="00F20E47">
            <w:pPr>
              <w:pStyle w:val="ListBullet"/>
              <w:rPr>
                <w:sz w:val="22"/>
                <w:szCs w:val="22"/>
              </w:rPr>
            </w:pPr>
            <w:ins w:id="3137"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3138" w:author="Bonephace Kaijage" w:date="2026-10-14T06:18:00Z" w16du:dateUtc="2026-10-14T04:18:00Z">
              <w:r w:rsidR="00034217" w:rsidRPr="00997D17" w:rsidDel="00FE0A4D">
                <w:rPr>
                  <w:sz w:val="22"/>
                  <w:szCs w:val="22"/>
                </w:rPr>
                <w:delText>Households on this ground raise food, documents and the children.</w:delText>
              </w:r>
            </w:del>
          </w:p>
          <w:p w14:paraId="4E9F93DC" w14:textId="5688D6CE" w:rsidR="008C6B60" w:rsidRPr="00997D17" w:rsidRDefault="00FE0A4D" w:rsidP="00F20E47">
            <w:pPr>
              <w:pStyle w:val="ListBullet"/>
              <w:rPr>
                <w:sz w:val="22"/>
                <w:szCs w:val="22"/>
              </w:rPr>
            </w:pPr>
            <w:ins w:id="3139" w:author="Bonephace Kaijage" w:date="2026-10-14T06:14:00Z" w16du:dateUtc="2026-10-14T04:14:00Z">
              <w:r>
                <w:rPr>
                  <w:sz w:val="22"/>
                  <w:szCs w:val="22"/>
                </w:rPr>
                <w:lastRenderedPageBreak/>
                <w:t>Save 190 and the ward chair's number, and keep a torch and drinking water ready, so that help can be called and the household can manage a night without power.</w:t>
              </w:r>
            </w:ins>
            <w:del w:id="3140" w:author="Bonephace Kaijage" w:date="2026-10-14T06:14:00Z" w16du:dateUtc="2026-10-14T04:14:00Z">
              <w:r w:rsidR="00034217" w:rsidRPr="00997D17" w:rsidDel="00FE0A4D">
                <w:rPr>
                  <w:sz w:val="22"/>
                  <w:szCs w:val="22"/>
                </w:rPr>
                <w:delText>Save 190 and the ward chair number. Keep a torch and drinking water.</w:delText>
              </w:r>
            </w:del>
          </w:p>
          <w:p w14:paraId="1338249D" w14:textId="04D77C47" w:rsidR="002066E7" w:rsidRPr="00997D17" w:rsidRDefault="00034217" w:rsidP="00F20E47">
            <w:pPr>
              <w:pStyle w:val="ListBullet"/>
              <w:rPr>
                <w:sz w:val="22"/>
                <w:szCs w:val="22"/>
              </w:rPr>
            </w:pPr>
            <w:r w:rsidRPr="00997D17">
              <w:rPr>
                <w:sz w:val="22"/>
                <w:szCs w:val="22"/>
              </w:rPr>
              <w:t>Do not drive or walk through water on the road. Headlights on, slow down.</w:t>
            </w:r>
          </w:p>
        </w:tc>
        <w:tc>
          <w:tcPr>
            <w:tcW w:w="2279" w:type="dxa"/>
          </w:tcPr>
          <w:p w14:paraId="5E360D6B" w14:textId="51A55AD3" w:rsidR="008C6B60" w:rsidRPr="00997D17" w:rsidRDefault="00034217" w:rsidP="00F20E47">
            <w:pPr>
              <w:pStyle w:val="ListBullet"/>
              <w:rPr>
                <w:sz w:val="22"/>
                <w:szCs w:val="22"/>
                <w:lang w:val="sv-SE"/>
              </w:rPr>
            </w:pPr>
            <w:r w:rsidRPr="00997D17">
              <w:rPr>
                <w:sz w:val="22"/>
                <w:szCs w:val="22"/>
                <w:lang w:val="sv-SE"/>
              </w:rPr>
              <w:lastRenderedPageBreak/>
              <w:t>Tembea bondeni kabla ya mvua. Safisha mitaro na makalavati.</w:t>
            </w:r>
          </w:p>
          <w:p w14:paraId="533B0FC5" w14:textId="612EFCBA" w:rsidR="008C6B60" w:rsidRPr="00997D17" w:rsidRDefault="00FE0A4D" w:rsidP="00F20E47">
            <w:pPr>
              <w:pStyle w:val="ListBullet"/>
              <w:rPr>
                <w:sz w:val="22"/>
                <w:szCs w:val="22"/>
              </w:rPr>
            </w:pPr>
            <w:ins w:id="3141" w:author="Bonephace Kaijage" w:date="2026-10-14T06:18:00Z" w16du:dateUtc="2026-10-14T04:18:00Z">
              <w:r>
                <w:rPr>
                  <w:sz w:val="22"/>
                  <w:szCs w:val="22"/>
                </w:rPr>
                <w:t>Kaya za maeneo yaliyotajwa: wekeni chakula, nyaraka na watoto juu ya sakafu, kwa sababu maji hapa yanaweza kuingia nyumbani bila taarifa.</w:t>
              </w:r>
            </w:ins>
            <w:del w:id="3142" w:author="Bonephace Kaijage" w:date="2026-10-14T06:18:00Z" w16du:dateUtc="2026-10-14T04:18:00Z">
              <w:r w:rsidR="00034217" w:rsidRPr="00997D17" w:rsidDel="00FE0A4D">
                <w:rPr>
                  <w:sz w:val="22"/>
                  <w:szCs w:val="22"/>
                </w:rPr>
                <w:delText>Kaya za eneo hili zipandishe chakula, nyaraka na watoto.</w:delText>
              </w:r>
            </w:del>
          </w:p>
          <w:p w14:paraId="67493A3F" w14:textId="24ED7655" w:rsidR="008C6B60" w:rsidRPr="00997D17" w:rsidRDefault="00034217" w:rsidP="00F20E47">
            <w:pPr>
              <w:pStyle w:val="ListBullet"/>
              <w:rPr>
                <w:sz w:val="22"/>
                <w:szCs w:val="22"/>
                <w:lang w:val="sv-SE"/>
              </w:rPr>
            </w:pPr>
            <w:r w:rsidRPr="00997D17">
              <w:rPr>
                <w:sz w:val="22"/>
                <w:szCs w:val="22"/>
                <w:lang w:val="sv-SE"/>
              </w:rPr>
              <w:t xml:space="preserve">Hifadhi 190 na namba ya </w:t>
            </w:r>
            <w:r w:rsidRPr="00997D17">
              <w:rPr>
                <w:sz w:val="22"/>
                <w:szCs w:val="22"/>
                <w:lang w:val="sv-SE"/>
              </w:rPr>
              <w:lastRenderedPageBreak/>
              <w:t>mwenyekiti wa kata. Weka tochi na maji ya kunywa.</w:t>
            </w:r>
          </w:p>
          <w:p w14:paraId="6BE1630A" w14:textId="12C14826" w:rsidR="002066E7" w:rsidRPr="00997D17" w:rsidRDefault="00034217"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1CF4A16B" w14:textId="77777777" w:rsidTr="002066E7">
        <w:tc>
          <w:tcPr>
            <w:tcW w:w="2278" w:type="dxa"/>
          </w:tcPr>
          <w:p w14:paraId="0ACC3EC6" w14:textId="77777777" w:rsidR="002066E7" w:rsidRPr="00997D17" w:rsidRDefault="002066E7" w:rsidP="00FE4152">
            <w:pPr>
              <w:pStyle w:val="ListParagraph"/>
              <w:rPr>
                <w:sz w:val="22"/>
                <w:szCs w:val="22"/>
                <w:lang w:val="sv-SE"/>
              </w:rPr>
            </w:pPr>
          </w:p>
        </w:tc>
        <w:tc>
          <w:tcPr>
            <w:tcW w:w="2278" w:type="dxa"/>
          </w:tcPr>
          <w:p w14:paraId="5890F3B7" w14:textId="00F7F13B"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4BE29FC0" w14:textId="1746B884" w:rsidR="002066E7" w:rsidRPr="00997D17" w:rsidRDefault="008C6B60" w:rsidP="00FE4152">
            <w:pPr>
              <w:pStyle w:val="ListParagraph"/>
              <w:rPr>
                <w:sz w:val="22"/>
                <w:szCs w:val="22"/>
              </w:rPr>
            </w:pPr>
            <w:r w:rsidRPr="00997D17">
              <w:rPr>
                <w:sz w:val="22"/>
                <w:szCs w:val="22"/>
              </w:rPr>
              <w:t>heavy rain and floods on the Meta and Sisimba, landslides on the Poroto edge, earthquake on the Rukwa Rift, and strong winds. Roads, water points or houses at the named sites are now affected. Some journeys and classes are disrupted.</w:t>
            </w:r>
          </w:p>
        </w:tc>
        <w:tc>
          <w:tcPr>
            <w:tcW w:w="2278" w:type="dxa"/>
          </w:tcPr>
          <w:p w14:paraId="501774A5" w14:textId="0D7909E7"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869CD94" w14:textId="4EC21F6F" w:rsidR="008C6B60" w:rsidRPr="00997D17" w:rsidRDefault="00034217" w:rsidP="00F20E47">
            <w:pPr>
              <w:pStyle w:val="ListBullet"/>
              <w:rPr>
                <w:sz w:val="22"/>
                <w:szCs w:val="22"/>
              </w:rPr>
            </w:pPr>
            <w:r w:rsidRPr="00997D17">
              <w:rPr>
                <w:sz w:val="22"/>
                <w:szCs w:val="22"/>
              </w:rPr>
              <w:t>Move households off the low ground to the ward assembly point.</w:t>
            </w:r>
          </w:p>
          <w:p w14:paraId="74698AF1" w14:textId="1C538D62" w:rsidR="008C6B60" w:rsidRPr="00997D17" w:rsidRDefault="00034217" w:rsidP="00F20E47">
            <w:pPr>
              <w:pStyle w:val="ListBullet"/>
              <w:rPr>
                <w:sz w:val="22"/>
                <w:szCs w:val="22"/>
              </w:rPr>
            </w:pPr>
            <w:r w:rsidRPr="00997D17">
              <w:rPr>
                <w:sz w:val="22"/>
                <w:szCs w:val="22"/>
              </w:rPr>
              <w:t>Close and mark the flooded road or bridge. Divert traffic.</w:t>
            </w:r>
          </w:p>
          <w:p w14:paraId="0ED21812" w14:textId="05426C35" w:rsidR="008C6B60" w:rsidRPr="00997D17" w:rsidRDefault="00FE0A4D" w:rsidP="00F20E47">
            <w:pPr>
              <w:pStyle w:val="ListBullet"/>
              <w:rPr>
                <w:sz w:val="22"/>
                <w:szCs w:val="22"/>
              </w:rPr>
            </w:pPr>
            <w:ins w:id="3143" w:author="Bonephace Kaijage" w:date="2026-10-14T06:12:00Z" w16du:dateUtc="2026-10-14T04:12:00Z">
              <w:r>
                <w:rPr>
                  <w:sz w:val="22"/>
                  <w:szCs w:val="22"/>
                </w:rPr>
                <w:t>Check that school children, older people and anyone with a disability are accounted for before dark, so that no one is searched for in the night.</w:t>
              </w:r>
            </w:ins>
            <w:del w:id="3144" w:author="Bonephace Kaijage" w:date="2026-10-14T06:12:00Z" w16du:dateUtc="2026-10-14T04:12:00Z">
              <w:r w:rsidR="00034217" w:rsidRPr="00997D17" w:rsidDel="00FE0A4D">
                <w:rPr>
                  <w:sz w:val="22"/>
                  <w:szCs w:val="22"/>
                </w:rPr>
                <w:delText>Account for school children and older people before dark.</w:delText>
              </w:r>
            </w:del>
          </w:p>
          <w:p w14:paraId="2EE2CD5C" w14:textId="1A78A8FE" w:rsidR="002066E7" w:rsidRPr="00997D17" w:rsidRDefault="00FE0A4D" w:rsidP="00F20E47">
            <w:pPr>
              <w:pStyle w:val="ListBullet"/>
              <w:rPr>
                <w:sz w:val="22"/>
                <w:szCs w:val="22"/>
              </w:rPr>
            </w:pPr>
            <w:ins w:id="3145" w:author="Bonephace Kaijage" w:date="2026-10-14T06:14:00Z" w16du:dateUtc="2026-10-14T04:14:00Z">
              <w:r>
                <w:rPr>
                  <w:sz w:val="22"/>
                  <w:szCs w:val="22"/>
                </w:rPr>
                <w:t>Boil or treat drinking water, because floods carry waste into wells; tell the clinic early if anyone has diarrhoea.</w:t>
              </w:r>
            </w:ins>
            <w:del w:id="3146" w:author="Bonephace Kaijage" w:date="2026-10-14T06:14:00Z" w16du:dateUtc="2026-10-14T04:14:00Z">
              <w:r w:rsidR="00034217" w:rsidRPr="00997D17" w:rsidDel="00FE0A4D">
                <w:rPr>
                  <w:sz w:val="22"/>
                  <w:szCs w:val="22"/>
                </w:rPr>
                <w:delText>Boil drinking water. The clinic watches for diarrhoea.</w:delText>
              </w:r>
            </w:del>
          </w:p>
        </w:tc>
        <w:tc>
          <w:tcPr>
            <w:tcW w:w="2279" w:type="dxa"/>
          </w:tcPr>
          <w:p w14:paraId="15385F81" w14:textId="168B91DA" w:rsidR="008C6B60" w:rsidRPr="00997D17" w:rsidRDefault="00034217" w:rsidP="00F20E47">
            <w:pPr>
              <w:pStyle w:val="ListBullet"/>
              <w:rPr>
                <w:sz w:val="22"/>
                <w:szCs w:val="22"/>
                <w:lang w:val="sv-SE"/>
              </w:rPr>
            </w:pPr>
            <w:r w:rsidRPr="00997D17">
              <w:rPr>
                <w:sz w:val="22"/>
                <w:szCs w:val="22"/>
                <w:lang w:val="sv-SE"/>
              </w:rPr>
              <w:t>Hamisha kaya kutoka bondeni kwenda kituo cha kata.</w:t>
            </w:r>
          </w:p>
          <w:p w14:paraId="63576BFA" w14:textId="244B8ABE" w:rsidR="008C6B60" w:rsidRPr="00997D17" w:rsidRDefault="00034217" w:rsidP="00F20E47">
            <w:pPr>
              <w:pStyle w:val="ListBullet"/>
              <w:rPr>
                <w:sz w:val="22"/>
                <w:szCs w:val="22"/>
                <w:lang w:val="sv-SE"/>
              </w:rPr>
            </w:pPr>
            <w:r w:rsidRPr="00997D17">
              <w:rPr>
                <w:sz w:val="22"/>
                <w:szCs w:val="22"/>
                <w:lang w:val="sv-SE"/>
              </w:rPr>
              <w:t>Funga na weka alama barabara au daraja. Elekeza magari.</w:t>
            </w:r>
          </w:p>
          <w:p w14:paraId="55FD14E4" w14:textId="40B73775" w:rsidR="008C6B60" w:rsidRPr="00997D17" w:rsidRDefault="00FE0A4D" w:rsidP="00F20E47">
            <w:pPr>
              <w:pStyle w:val="ListBullet"/>
              <w:rPr>
                <w:sz w:val="22"/>
                <w:szCs w:val="22"/>
              </w:rPr>
            </w:pPr>
            <w:ins w:id="3147" w:author="Bonephace Kaijage" w:date="2026-10-14T06:12:00Z" w16du:dateUtc="2026-10-14T04:12:00Z">
              <w:r>
                <w:rPr>
                  <w:sz w:val="22"/>
                  <w:szCs w:val="22"/>
                </w:rPr>
                <w:t>Hakikisheni watoto wa shule, wazee na watu wenye ulemavu wote wamepatikana kabla ya giza, ili asitafutwe mtu usiku.</w:t>
              </w:r>
            </w:ins>
            <w:del w:id="3148" w:author="Bonephace Kaijage" w:date="2026-10-14T06:12:00Z" w16du:dateUtc="2026-10-14T04:12:00Z">
              <w:r w:rsidR="00034217" w:rsidRPr="00997D17" w:rsidDel="00FE0A4D">
                <w:rPr>
                  <w:sz w:val="22"/>
                  <w:szCs w:val="22"/>
                </w:rPr>
                <w:delText>Hakiki watoto wa shule na wazee kabla ya giza.</w:delText>
              </w:r>
            </w:del>
          </w:p>
          <w:p w14:paraId="4DED2015" w14:textId="719535B8" w:rsidR="002066E7" w:rsidRPr="00997D17" w:rsidRDefault="00034217" w:rsidP="00F20E47">
            <w:pPr>
              <w:pStyle w:val="ListBullet"/>
              <w:rPr>
                <w:sz w:val="22"/>
                <w:szCs w:val="22"/>
                <w:lang w:val="sv-SE"/>
              </w:rPr>
            </w:pPr>
            <w:r w:rsidRPr="00997D17">
              <w:rPr>
                <w:sz w:val="22"/>
                <w:szCs w:val="22"/>
                <w:lang w:val="sv-SE"/>
              </w:rPr>
              <w:t>Chemsha maji ya kunywa. Kliniki iangalie kuhara.</w:t>
            </w:r>
          </w:p>
        </w:tc>
      </w:tr>
      <w:tr w:rsidR="002066E7" w:rsidRPr="000343A2" w14:paraId="516FB19E" w14:textId="77777777" w:rsidTr="002066E7">
        <w:tc>
          <w:tcPr>
            <w:tcW w:w="2278" w:type="dxa"/>
          </w:tcPr>
          <w:p w14:paraId="6FE14CE7" w14:textId="77777777" w:rsidR="002066E7" w:rsidRPr="00997D17" w:rsidRDefault="002066E7" w:rsidP="00FE4152">
            <w:pPr>
              <w:pStyle w:val="ListParagraph"/>
              <w:rPr>
                <w:sz w:val="22"/>
                <w:szCs w:val="22"/>
                <w:lang w:val="sv-SE"/>
              </w:rPr>
            </w:pPr>
          </w:p>
        </w:tc>
        <w:tc>
          <w:tcPr>
            <w:tcW w:w="2278" w:type="dxa"/>
          </w:tcPr>
          <w:p w14:paraId="31501B40" w14:textId="3BD2D6BD"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69323E4A" w14:textId="28FBD990" w:rsidR="002066E7" w:rsidRPr="00997D17" w:rsidRDefault="00FE0A4D" w:rsidP="00FE4152">
            <w:pPr>
              <w:pStyle w:val="ListParagraph"/>
              <w:rPr>
                <w:sz w:val="22"/>
                <w:szCs w:val="22"/>
              </w:rPr>
            </w:pPr>
            <w:ins w:id="3149" w:author="Bonephace Kaijage" w:date="2026-10-14T06:20:00Z" w16du:dateUtc="2026-10-14T04:20:00Z">
              <w:r>
                <w:rPr>
                  <w:sz w:val="22"/>
                  <w:szCs w:val="22"/>
                </w:rPr>
                <w:t xml:space="preserve">Conditions at the sites named in Know Your Risk are </w:t>
              </w:r>
              <w:r>
                <w:rPr>
                  <w:sz w:val="22"/>
                  <w:szCs w:val="22"/>
                </w:rPr>
                <w:lastRenderedPageBreak/>
                <w:t>now life-threatening: houses damaged, people cut off, and a real risk of drowning, injury or disease. Help is being organised; please follow the committee's instructions and look out for neighbours.</w:t>
              </w:r>
            </w:ins>
            <w:del w:id="3150"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78C8722" w14:textId="01D0B8C0" w:rsidR="002066E7" w:rsidRPr="00997D17" w:rsidRDefault="00FE0A4D" w:rsidP="00FE4152">
            <w:pPr>
              <w:pStyle w:val="ListParagraph"/>
              <w:rPr>
                <w:sz w:val="22"/>
                <w:szCs w:val="22"/>
              </w:rPr>
            </w:pPr>
            <w:ins w:id="3151" w:author="Bonephace Kaijage" w:date="2026-10-14T06:23:00Z" w16du:dateUtc="2026-10-14T04:23:00Z">
              <w:r>
                <w:rPr>
                  <w:sz w:val="22"/>
                  <w:szCs w:val="22"/>
                </w:rPr>
                <w:lastRenderedPageBreak/>
                <w:t xml:space="preserve">Hali katika maeneo yaliyotajwa kwenye Fahamu Hatari </w:t>
              </w:r>
              <w:r>
                <w:rPr>
                  <w:sz w:val="22"/>
                  <w:szCs w:val="22"/>
                </w:rPr>
                <w:lastRenderedPageBreak/>
                <w:t>sasa ni hatari kwa maisha: nyumba zimeharibika, watu wamekatwa, na kuna hatari halisi ya kuzama, kujeruhiwa au magonjwa. Msaada unaandaliwa; tafadhali fuateni maelekezo ya kamati na muangaliane na majirani.</w:t>
              </w:r>
            </w:ins>
            <w:del w:id="315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236D5E97" w14:textId="63561E29" w:rsidR="008C6B60" w:rsidRPr="00997D17" w:rsidRDefault="00FE0A4D" w:rsidP="00F20E47">
            <w:pPr>
              <w:pStyle w:val="ListBullet"/>
              <w:rPr>
                <w:sz w:val="22"/>
                <w:szCs w:val="22"/>
              </w:rPr>
            </w:pPr>
            <w:ins w:id="3153" w:author="Bonephace Kaijage" w:date="2026-10-14T06:04:00Z" w16du:dateUtc="2026-10-14T04:04:00Z">
              <w:r>
                <w:rPr>
                  <w:sz w:val="22"/>
                  <w:szCs w:val="22"/>
                </w:rPr>
                <w:lastRenderedPageBreak/>
                <w:t xml:space="preserve">Please move off the low ground now to the agreed safe </w:t>
              </w:r>
              <w:r>
                <w:rPr>
                  <w:sz w:val="22"/>
                  <w:szCs w:val="22"/>
                </w:rPr>
                <w:lastRenderedPageBreak/>
                <w:t>place, helping anyone who cannot move alone; the water can rise faster than it looks. Return only when the committee confirms it is safe.</w:t>
              </w:r>
            </w:ins>
            <w:del w:id="3154"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6BED2406" w14:textId="58DB6089" w:rsidR="008C6B60" w:rsidRPr="00997D17" w:rsidRDefault="00034217" w:rsidP="00F20E47">
            <w:pPr>
              <w:pStyle w:val="ListBullet"/>
              <w:rPr>
                <w:sz w:val="22"/>
                <w:szCs w:val="22"/>
              </w:rPr>
            </w:pPr>
            <w:r w:rsidRPr="00997D17">
              <w:rPr>
                <w:sz w:val="22"/>
                <w:szCs w:val="22"/>
              </w:rPr>
              <w:t>Call 114 and 190. Keep the road clear for ambulances.</w:t>
            </w:r>
          </w:p>
          <w:p w14:paraId="2A6DA63B" w14:textId="47D9A30A" w:rsidR="008C6B60" w:rsidRPr="00997D17" w:rsidRDefault="00034217" w:rsidP="00F20E47">
            <w:pPr>
              <w:pStyle w:val="ListBullet"/>
              <w:rPr>
                <w:sz w:val="22"/>
                <w:szCs w:val="22"/>
              </w:rPr>
            </w:pPr>
            <w:r w:rsidRPr="00997D17">
              <w:rPr>
                <w:sz w:val="22"/>
                <w:szCs w:val="22"/>
              </w:rPr>
              <w:t>Open the shelter and register every household. Note who is missing.</w:t>
            </w:r>
          </w:p>
          <w:p w14:paraId="7528EC8E" w14:textId="473BA72D"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0368C82D" w14:textId="6CEE9993" w:rsidR="008C6B60" w:rsidRPr="00997D17" w:rsidRDefault="00034217" w:rsidP="00F20E47">
            <w:pPr>
              <w:pStyle w:val="ListBullet"/>
              <w:rPr>
                <w:sz w:val="22"/>
                <w:szCs w:val="22"/>
                <w:lang w:val="sv-SE"/>
              </w:rPr>
            </w:pPr>
            <w:r w:rsidRPr="00997D17">
              <w:rPr>
                <w:sz w:val="22"/>
                <w:szCs w:val="22"/>
                <w:lang w:val="sv-SE"/>
              </w:rPr>
              <w:lastRenderedPageBreak/>
              <w:t xml:space="preserve">Hamisha bondeni sasa. Msirudi </w:t>
            </w:r>
            <w:r w:rsidRPr="00997D17">
              <w:rPr>
                <w:sz w:val="22"/>
                <w:szCs w:val="22"/>
                <w:lang w:val="sv-SE"/>
              </w:rPr>
              <w:lastRenderedPageBreak/>
              <w:t>mpaka kamati iseme ni salama.</w:t>
            </w:r>
          </w:p>
          <w:p w14:paraId="147C8A80" w14:textId="7A9B0D05"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307B0C9D" w14:textId="6A8913A0"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3E07EF2F" w14:textId="77C46248"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4FB6BC22" w14:textId="77777777" w:rsidTr="002066E7">
        <w:tc>
          <w:tcPr>
            <w:tcW w:w="2278" w:type="dxa"/>
          </w:tcPr>
          <w:p w14:paraId="44FDE88B" w14:textId="5071A382" w:rsidR="002066E7" w:rsidRPr="00997D17" w:rsidRDefault="002066E7" w:rsidP="00FE4152">
            <w:pPr>
              <w:pStyle w:val="ListParagraph"/>
              <w:rPr>
                <w:sz w:val="22"/>
                <w:szCs w:val="22"/>
              </w:rPr>
            </w:pPr>
            <w:r w:rsidRPr="00997D17">
              <w:rPr>
                <w:sz w:val="22"/>
                <w:szCs w:val="22"/>
              </w:rPr>
              <w:lastRenderedPageBreak/>
              <w:t>Busokelo District Council</w:t>
            </w:r>
          </w:p>
        </w:tc>
        <w:tc>
          <w:tcPr>
            <w:tcW w:w="2278" w:type="dxa"/>
          </w:tcPr>
          <w:p w14:paraId="5BCEF6C9" w14:textId="329AA22C"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DDE5224" w14:textId="22612389" w:rsidR="002066E7" w:rsidRPr="00997D17" w:rsidRDefault="008C6B60" w:rsidP="00FE4152">
            <w:pPr>
              <w:pStyle w:val="ListParagraph"/>
              <w:rPr>
                <w:sz w:val="22"/>
                <w:szCs w:val="22"/>
              </w:rPr>
            </w:pPr>
            <w:r w:rsidRPr="00997D17">
              <w:rPr>
                <w:sz w:val="22"/>
                <w:szCs w:val="22"/>
              </w:rPr>
              <w:t>heavy rain and landslides on the Rungwe slopes, and valley floods. A few roads slippery, a few low homes wet, and lightning where storms build.</w:t>
            </w:r>
          </w:p>
        </w:tc>
        <w:tc>
          <w:tcPr>
            <w:tcW w:w="2278" w:type="dxa"/>
          </w:tcPr>
          <w:p w14:paraId="4501EFBE" w14:textId="3795E618"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4853D8F8" w14:textId="1F2EC49F" w:rsidR="008C6B60" w:rsidRPr="00997D17" w:rsidRDefault="00034217" w:rsidP="00F20E47">
            <w:pPr>
              <w:pStyle w:val="ListBullet"/>
              <w:rPr>
                <w:sz w:val="22"/>
                <w:szCs w:val="22"/>
              </w:rPr>
            </w:pPr>
            <w:r w:rsidRPr="00997D17">
              <w:rPr>
                <w:sz w:val="22"/>
                <w:szCs w:val="22"/>
              </w:rPr>
              <w:t>Walk the low ground before the rain. Clear drains and culverts.</w:t>
            </w:r>
          </w:p>
          <w:p w14:paraId="41598EA7" w14:textId="06CF0477" w:rsidR="008C6B60" w:rsidRPr="00997D17" w:rsidRDefault="00FE0A4D" w:rsidP="00F20E47">
            <w:pPr>
              <w:pStyle w:val="ListBullet"/>
              <w:rPr>
                <w:sz w:val="22"/>
                <w:szCs w:val="22"/>
              </w:rPr>
            </w:pPr>
            <w:ins w:id="3155"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3156" w:author="Bonephace Kaijage" w:date="2026-10-14T06:18:00Z" w16du:dateUtc="2026-10-14T04:18:00Z">
              <w:r w:rsidR="00034217" w:rsidRPr="00997D17" w:rsidDel="00FE0A4D">
                <w:rPr>
                  <w:sz w:val="22"/>
                  <w:szCs w:val="22"/>
                </w:rPr>
                <w:delText>Households on this ground raise food, documents and the children.</w:delText>
              </w:r>
            </w:del>
          </w:p>
          <w:p w14:paraId="742143BA" w14:textId="3EBA0399" w:rsidR="008C6B60" w:rsidRPr="00997D17" w:rsidRDefault="00FE0A4D" w:rsidP="00F20E47">
            <w:pPr>
              <w:pStyle w:val="ListBullet"/>
              <w:rPr>
                <w:sz w:val="22"/>
                <w:szCs w:val="22"/>
              </w:rPr>
            </w:pPr>
            <w:ins w:id="3157" w:author="Bonephace Kaijage" w:date="2026-10-14T06:14:00Z" w16du:dateUtc="2026-10-14T04:14:00Z">
              <w:r>
                <w:rPr>
                  <w:sz w:val="22"/>
                  <w:szCs w:val="22"/>
                </w:rPr>
                <w:t xml:space="preserve">Save 190 and the ward chair's number, and keep a torch and drinking water ready, so that </w:t>
              </w:r>
              <w:r>
                <w:rPr>
                  <w:sz w:val="22"/>
                  <w:szCs w:val="22"/>
                </w:rPr>
                <w:lastRenderedPageBreak/>
                <w:t>help can be called and the household can manage a night without power.</w:t>
              </w:r>
            </w:ins>
            <w:del w:id="3158" w:author="Bonephace Kaijage" w:date="2026-10-14T06:14:00Z" w16du:dateUtc="2026-10-14T04:14:00Z">
              <w:r w:rsidR="00034217" w:rsidRPr="00997D17" w:rsidDel="00FE0A4D">
                <w:rPr>
                  <w:sz w:val="22"/>
                  <w:szCs w:val="22"/>
                </w:rPr>
                <w:delText>Save 190 and the ward chair number. Keep a torch and drinking water.</w:delText>
              </w:r>
            </w:del>
          </w:p>
          <w:p w14:paraId="76571C7E" w14:textId="2B7D83BA" w:rsidR="002066E7" w:rsidRPr="00997D17" w:rsidRDefault="00034217" w:rsidP="00F20E47">
            <w:pPr>
              <w:pStyle w:val="ListBullet"/>
              <w:rPr>
                <w:sz w:val="22"/>
                <w:szCs w:val="22"/>
              </w:rPr>
            </w:pPr>
            <w:r w:rsidRPr="00997D17">
              <w:rPr>
                <w:sz w:val="22"/>
                <w:szCs w:val="22"/>
              </w:rPr>
              <w:t>Do not drive or walk through water on the road. Headlights on, slow down.</w:t>
            </w:r>
          </w:p>
        </w:tc>
        <w:tc>
          <w:tcPr>
            <w:tcW w:w="2279" w:type="dxa"/>
          </w:tcPr>
          <w:p w14:paraId="775B5F35" w14:textId="0CF787FB" w:rsidR="008C6B60" w:rsidRPr="00997D17" w:rsidRDefault="00034217" w:rsidP="00F20E47">
            <w:pPr>
              <w:pStyle w:val="ListBullet"/>
              <w:rPr>
                <w:sz w:val="22"/>
                <w:szCs w:val="22"/>
                <w:lang w:val="sv-SE"/>
              </w:rPr>
            </w:pPr>
            <w:r w:rsidRPr="00997D17">
              <w:rPr>
                <w:sz w:val="22"/>
                <w:szCs w:val="22"/>
                <w:lang w:val="sv-SE"/>
              </w:rPr>
              <w:lastRenderedPageBreak/>
              <w:t>Tembea bondeni kabla ya mvua. Safisha mitaro na makalavati.</w:t>
            </w:r>
          </w:p>
          <w:p w14:paraId="19552A5B" w14:textId="4D3E030C" w:rsidR="008C6B60" w:rsidRPr="00997D17" w:rsidRDefault="00FE0A4D" w:rsidP="00F20E47">
            <w:pPr>
              <w:pStyle w:val="ListBullet"/>
              <w:rPr>
                <w:sz w:val="22"/>
                <w:szCs w:val="22"/>
              </w:rPr>
            </w:pPr>
            <w:ins w:id="3159" w:author="Bonephace Kaijage" w:date="2026-10-14T06:18:00Z" w16du:dateUtc="2026-10-14T04:18:00Z">
              <w:r>
                <w:rPr>
                  <w:sz w:val="22"/>
                  <w:szCs w:val="22"/>
                </w:rPr>
                <w:t>Kaya za maeneo yaliyotajwa: wekeni chakula, nyaraka na watoto juu ya sakafu, kwa sababu maji hapa yanaweza kuingia nyumbani bila taarifa.</w:t>
              </w:r>
            </w:ins>
            <w:del w:id="3160" w:author="Bonephace Kaijage" w:date="2026-10-14T06:18:00Z" w16du:dateUtc="2026-10-14T04:18:00Z">
              <w:r w:rsidR="00034217" w:rsidRPr="00997D17" w:rsidDel="00FE0A4D">
                <w:rPr>
                  <w:sz w:val="22"/>
                  <w:szCs w:val="22"/>
                </w:rPr>
                <w:delText>Kaya za eneo hili zipandishe chakula, nyaraka na watoto.</w:delText>
              </w:r>
            </w:del>
          </w:p>
          <w:p w14:paraId="784D9ACE" w14:textId="2F0F4EB7" w:rsidR="008C6B60" w:rsidRPr="00997D17" w:rsidRDefault="00034217" w:rsidP="00F20E47">
            <w:pPr>
              <w:pStyle w:val="ListBullet"/>
              <w:rPr>
                <w:sz w:val="22"/>
                <w:szCs w:val="22"/>
                <w:lang w:val="sv-SE"/>
              </w:rPr>
            </w:pPr>
            <w:r w:rsidRPr="00997D17">
              <w:rPr>
                <w:sz w:val="22"/>
                <w:szCs w:val="22"/>
                <w:lang w:val="sv-SE"/>
              </w:rPr>
              <w:t>Hifadhi 190 na namba ya mwenyekiti wa kata. Weka tochi na maji ya kunywa.</w:t>
            </w:r>
          </w:p>
          <w:p w14:paraId="06ED1120" w14:textId="607FF816" w:rsidR="002066E7" w:rsidRPr="00997D17" w:rsidRDefault="00034217" w:rsidP="00F20E47">
            <w:pPr>
              <w:pStyle w:val="ListBullet"/>
              <w:rPr>
                <w:sz w:val="22"/>
                <w:szCs w:val="22"/>
                <w:lang w:val="sv-SE"/>
              </w:rPr>
            </w:pPr>
            <w:r w:rsidRPr="00997D17">
              <w:rPr>
                <w:sz w:val="22"/>
                <w:szCs w:val="22"/>
                <w:lang w:val="sv-SE"/>
              </w:rPr>
              <w:lastRenderedPageBreak/>
              <w:t>Usiendeshe wala kutembea kwenye maji barabarani. Washa taa, punguza mwendo.</w:t>
            </w:r>
          </w:p>
        </w:tc>
      </w:tr>
      <w:tr w:rsidR="002066E7" w:rsidRPr="000343A2" w14:paraId="276948FA" w14:textId="77777777" w:rsidTr="002066E7">
        <w:tc>
          <w:tcPr>
            <w:tcW w:w="2278" w:type="dxa"/>
          </w:tcPr>
          <w:p w14:paraId="305C5771" w14:textId="77777777" w:rsidR="002066E7" w:rsidRPr="00997D17" w:rsidRDefault="002066E7" w:rsidP="00FE4152">
            <w:pPr>
              <w:pStyle w:val="ListParagraph"/>
              <w:rPr>
                <w:sz w:val="22"/>
                <w:szCs w:val="22"/>
                <w:lang w:val="sv-SE"/>
              </w:rPr>
            </w:pPr>
          </w:p>
        </w:tc>
        <w:tc>
          <w:tcPr>
            <w:tcW w:w="2278" w:type="dxa"/>
          </w:tcPr>
          <w:p w14:paraId="619363E3" w14:textId="64D3AD6E"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E6BF37F" w14:textId="483278E2" w:rsidR="002066E7" w:rsidRPr="00997D17" w:rsidRDefault="008C6B60" w:rsidP="00FE4152">
            <w:pPr>
              <w:pStyle w:val="ListParagraph"/>
              <w:rPr>
                <w:sz w:val="22"/>
                <w:szCs w:val="22"/>
              </w:rPr>
            </w:pPr>
            <w:r w:rsidRPr="00997D17">
              <w:rPr>
                <w:sz w:val="22"/>
                <w:szCs w:val="22"/>
              </w:rPr>
              <w:t>heavy rain and landslides on the Rungwe slopes, and valley floods. Roads, water points or houses at the named sites are now affected. Some journeys and classes are disrupted.</w:t>
            </w:r>
          </w:p>
        </w:tc>
        <w:tc>
          <w:tcPr>
            <w:tcW w:w="2278" w:type="dxa"/>
          </w:tcPr>
          <w:p w14:paraId="3E694EE4" w14:textId="61F0C039"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7C16445" w14:textId="1E4D4CB5" w:rsidR="008C6B60" w:rsidRPr="00997D17" w:rsidRDefault="00034217" w:rsidP="00F20E47">
            <w:pPr>
              <w:pStyle w:val="ListBullet"/>
              <w:rPr>
                <w:sz w:val="22"/>
                <w:szCs w:val="22"/>
              </w:rPr>
            </w:pPr>
            <w:r w:rsidRPr="00997D17">
              <w:rPr>
                <w:sz w:val="22"/>
                <w:szCs w:val="22"/>
              </w:rPr>
              <w:t>Move households off the low ground to the ward assembly point.</w:t>
            </w:r>
          </w:p>
          <w:p w14:paraId="574050D3" w14:textId="714A4080" w:rsidR="008C6B60" w:rsidRPr="00997D17" w:rsidRDefault="00034217" w:rsidP="00F20E47">
            <w:pPr>
              <w:pStyle w:val="ListBullet"/>
              <w:rPr>
                <w:sz w:val="22"/>
                <w:szCs w:val="22"/>
              </w:rPr>
            </w:pPr>
            <w:r w:rsidRPr="00997D17">
              <w:rPr>
                <w:sz w:val="22"/>
                <w:szCs w:val="22"/>
              </w:rPr>
              <w:t>Close and mark the flooded road or bridge. Divert traffic.</w:t>
            </w:r>
          </w:p>
          <w:p w14:paraId="3FD16504" w14:textId="1652718E" w:rsidR="008C6B60" w:rsidRPr="00997D17" w:rsidRDefault="00FE0A4D" w:rsidP="00F20E47">
            <w:pPr>
              <w:pStyle w:val="ListBullet"/>
              <w:rPr>
                <w:sz w:val="22"/>
                <w:szCs w:val="22"/>
              </w:rPr>
            </w:pPr>
            <w:ins w:id="3161" w:author="Bonephace Kaijage" w:date="2026-10-14T06:12:00Z" w16du:dateUtc="2026-10-14T04:12:00Z">
              <w:r>
                <w:rPr>
                  <w:sz w:val="22"/>
                  <w:szCs w:val="22"/>
                </w:rPr>
                <w:t>Check that school children, older people and anyone with a disability are accounted for before dark, so that no one is searched for in the night.</w:t>
              </w:r>
            </w:ins>
            <w:del w:id="3162" w:author="Bonephace Kaijage" w:date="2026-10-14T06:12:00Z" w16du:dateUtc="2026-10-14T04:12:00Z">
              <w:r w:rsidR="00034217" w:rsidRPr="00997D17" w:rsidDel="00FE0A4D">
                <w:rPr>
                  <w:sz w:val="22"/>
                  <w:szCs w:val="22"/>
                </w:rPr>
                <w:delText>Account for school children and older people before dark.</w:delText>
              </w:r>
            </w:del>
          </w:p>
          <w:p w14:paraId="69044F20" w14:textId="1699560A" w:rsidR="002066E7" w:rsidRPr="00997D17" w:rsidRDefault="00FE0A4D" w:rsidP="00F20E47">
            <w:pPr>
              <w:pStyle w:val="ListBullet"/>
              <w:rPr>
                <w:sz w:val="22"/>
                <w:szCs w:val="22"/>
              </w:rPr>
            </w:pPr>
            <w:ins w:id="3163" w:author="Bonephace Kaijage" w:date="2026-10-14T06:14:00Z" w16du:dateUtc="2026-10-14T04:14:00Z">
              <w:r>
                <w:rPr>
                  <w:sz w:val="22"/>
                  <w:szCs w:val="22"/>
                </w:rPr>
                <w:t>Boil or treat drinking water, because floods carry waste into wells; tell the clinic early if anyone has diarrhoea.</w:t>
              </w:r>
            </w:ins>
            <w:del w:id="3164" w:author="Bonephace Kaijage" w:date="2026-10-14T06:14:00Z" w16du:dateUtc="2026-10-14T04:14:00Z">
              <w:r w:rsidR="00034217" w:rsidRPr="00997D17" w:rsidDel="00FE0A4D">
                <w:rPr>
                  <w:sz w:val="22"/>
                  <w:szCs w:val="22"/>
                </w:rPr>
                <w:delText>Boil drinking water. The clinic watches for diarrhoea.</w:delText>
              </w:r>
            </w:del>
          </w:p>
        </w:tc>
        <w:tc>
          <w:tcPr>
            <w:tcW w:w="2279" w:type="dxa"/>
          </w:tcPr>
          <w:p w14:paraId="638110FD" w14:textId="302F421A" w:rsidR="008C6B60" w:rsidRPr="00997D17" w:rsidRDefault="00034217" w:rsidP="00F20E47">
            <w:pPr>
              <w:pStyle w:val="ListBullet"/>
              <w:rPr>
                <w:sz w:val="22"/>
                <w:szCs w:val="22"/>
                <w:lang w:val="sv-SE"/>
              </w:rPr>
            </w:pPr>
            <w:r w:rsidRPr="00997D17">
              <w:rPr>
                <w:sz w:val="22"/>
                <w:szCs w:val="22"/>
                <w:lang w:val="sv-SE"/>
              </w:rPr>
              <w:t>Hamisha kaya kutoka bondeni kwenda kituo cha kata.</w:t>
            </w:r>
          </w:p>
          <w:p w14:paraId="62D3CED4" w14:textId="60CC94AD" w:rsidR="008C6B60" w:rsidRPr="00997D17" w:rsidRDefault="00034217" w:rsidP="00F20E47">
            <w:pPr>
              <w:pStyle w:val="ListBullet"/>
              <w:rPr>
                <w:sz w:val="22"/>
                <w:szCs w:val="22"/>
                <w:lang w:val="sv-SE"/>
              </w:rPr>
            </w:pPr>
            <w:r w:rsidRPr="00997D17">
              <w:rPr>
                <w:sz w:val="22"/>
                <w:szCs w:val="22"/>
                <w:lang w:val="sv-SE"/>
              </w:rPr>
              <w:t>Funga na weka alama barabara au daraja. Elekeza magari.</w:t>
            </w:r>
          </w:p>
          <w:p w14:paraId="45DA68F8" w14:textId="35AB95A8" w:rsidR="008C6B60" w:rsidRPr="00997D17" w:rsidRDefault="00FE0A4D" w:rsidP="00F20E47">
            <w:pPr>
              <w:pStyle w:val="ListBullet"/>
              <w:rPr>
                <w:sz w:val="22"/>
                <w:szCs w:val="22"/>
              </w:rPr>
            </w:pPr>
            <w:ins w:id="3165" w:author="Bonephace Kaijage" w:date="2026-10-14T06:12:00Z" w16du:dateUtc="2026-10-14T04:12:00Z">
              <w:r>
                <w:rPr>
                  <w:sz w:val="22"/>
                  <w:szCs w:val="22"/>
                </w:rPr>
                <w:t>Hakikisheni watoto wa shule, wazee na watu wenye ulemavu wote wamepatikana kabla ya giza, ili asitafutwe mtu usiku.</w:t>
              </w:r>
            </w:ins>
            <w:del w:id="3166" w:author="Bonephace Kaijage" w:date="2026-10-14T06:12:00Z" w16du:dateUtc="2026-10-14T04:12:00Z">
              <w:r w:rsidR="00034217" w:rsidRPr="00997D17" w:rsidDel="00FE0A4D">
                <w:rPr>
                  <w:sz w:val="22"/>
                  <w:szCs w:val="22"/>
                </w:rPr>
                <w:delText>Hakiki watoto wa shule na wazee kabla ya giza.</w:delText>
              </w:r>
            </w:del>
          </w:p>
          <w:p w14:paraId="655C77B5" w14:textId="2E1E82EB" w:rsidR="002066E7" w:rsidRPr="00997D17" w:rsidRDefault="00034217" w:rsidP="00F20E47">
            <w:pPr>
              <w:pStyle w:val="ListBullet"/>
              <w:rPr>
                <w:sz w:val="22"/>
                <w:szCs w:val="22"/>
                <w:lang w:val="sv-SE"/>
              </w:rPr>
            </w:pPr>
            <w:r w:rsidRPr="00997D17">
              <w:rPr>
                <w:sz w:val="22"/>
                <w:szCs w:val="22"/>
                <w:lang w:val="sv-SE"/>
              </w:rPr>
              <w:t>Chemsha maji ya kunywa. Kliniki iangalie kuhara.</w:t>
            </w:r>
          </w:p>
        </w:tc>
      </w:tr>
      <w:tr w:rsidR="002066E7" w:rsidRPr="000343A2" w14:paraId="717420F5" w14:textId="77777777" w:rsidTr="002066E7">
        <w:tc>
          <w:tcPr>
            <w:tcW w:w="2278" w:type="dxa"/>
          </w:tcPr>
          <w:p w14:paraId="0D2159B8" w14:textId="77777777" w:rsidR="002066E7" w:rsidRPr="00997D17" w:rsidRDefault="002066E7" w:rsidP="00FE4152">
            <w:pPr>
              <w:pStyle w:val="ListParagraph"/>
              <w:rPr>
                <w:sz w:val="22"/>
                <w:szCs w:val="22"/>
                <w:lang w:val="sv-SE"/>
              </w:rPr>
            </w:pPr>
          </w:p>
        </w:tc>
        <w:tc>
          <w:tcPr>
            <w:tcW w:w="2278" w:type="dxa"/>
          </w:tcPr>
          <w:p w14:paraId="537B927A" w14:textId="7B610179"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6AF39B9" w14:textId="67A8F802" w:rsidR="002066E7" w:rsidRPr="00997D17" w:rsidRDefault="00FE0A4D" w:rsidP="00FE4152">
            <w:pPr>
              <w:pStyle w:val="ListParagraph"/>
              <w:rPr>
                <w:sz w:val="22"/>
                <w:szCs w:val="22"/>
              </w:rPr>
            </w:pPr>
            <w:ins w:id="3167" w:author="Bonephace Kaijage" w:date="2026-10-14T06:20:00Z" w16du:dateUtc="2026-10-14T04:20:00Z">
              <w:r>
                <w:rPr>
                  <w:sz w:val="22"/>
                  <w:szCs w:val="22"/>
                </w:rPr>
                <w:t xml:space="preserve">Conditions at the sites named in Know Your Risk are now life-threatening: houses damaged, people cut off, and a real risk of drowning, </w:t>
              </w:r>
              <w:r>
                <w:rPr>
                  <w:sz w:val="22"/>
                  <w:szCs w:val="22"/>
                </w:rPr>
                <w:lastRenderedPageBreak/>
                <w:t>injury or disease. Help is being organised; please follow the committee's instructions and look out for neighbours.</w:t>
              </w:r>
            </w:ins>
            <w:del w:id="316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B463B28" w14:textId="520BE1A3" w:rsidR="002066E7" w:rsidRPr="00997D17" w:rsidRDefault="00FE0A4D" w:rsidP="00FE4152">
            <w:pPr>
              <w:pStyle w:val="ListParagraph"/>
              <w:rPr>
                <w:sz w:val="22"/>
                <w:szCs w:val="22"/>
              </w:rPr>
            </w:pPr>
            <w:ins w:id="3169"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w:t>
              </w:r>
              <w:r>
                <w:rPr>
                  <w:sz w:val="22"/>
                  <w:szCs w:val="22"/>
                </w:rPr>
                <w:lastRenderedPageBreak/>
                <w:t>ya kuzama, kujeruhiwa au magonjwa. Msaada unaandaliwa; tafadhali fuateni maelekezo ya kamati na muangaliane na majirani.</w:t>
              </w:r>
            </w:ins>
            <w:del w:id="3170"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CEC16DA" w14:textId="39781B99" w:rsidR="008C6B60" w:rsidRPr="00997D17" w:rsidRDefault="00FE0A4D" w:rsidP="00F20E47">
            <w:pPr>
              <w:pStyle w:val="ListBullet"/>
              <w:rPr>
                <w:sz w:val="22"/>
                <w:szCs w:val="22"/>
              </w:rPr>
            </w:pPr>
            <w:ins w:id="3171" w:author="Bonephace Kaijage" w:date="2026-10-14T06:04:00Z" w16du:dateUtc="2026-10-14T04:04:00Z">
              <w:r>
                <w:rPr>
                  <w:sz w:val="22"/>
                  <w:szCs w:val="22"/>
                </w:rPr>
                <w:lastRenderedPageBreak/>
                <w:t xml:space="preserve">Please move off the low ground now to the agreed safe place, helping anyone who cannot move alone; the water can rise faster than it looks. Return </w:t>
              </w:r>
              <w:r>
                <w:rPr>
                  <w:sz w:val="22"/>
                  <w:szCs w:val="22"/>
                </w:rPr>
                <w:lastRenderedPageBreak/>
                <w:t>only when the committee confirms it is safe.</w:t>
              </w:r>
            </w:ins>
            <w:del w:id="317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10BB54F9" w14:textId="260808EE" w:rsidR="008C6B60" w:rsidRPr="00997D17" w:rsidRDefault="00034217" w:rsidP="00F20E47">
            <w:pPr>
              <w:pStyle w:val="ListBullet"/>
              <w:rPr>
                <w:sz w:val="22"/>
                <w:szCs w:val="22"/>
              </w:rPr>
            </w:pPr>
            <w:r w:rsidRPr="00997D17">
              <w:rPr>
                <w:sz w:val="22"/>
                <w:szCs w:val="22"/>
              </w:rPr>
              <w:t>Call 114 and 190. Keep the road clear for ambulances.</w:t>
            </w:r>
          </w:p>
          <w:p w14:paraId="04A1B09B" w14:textId="6D310990" w:rsidR="008C6B60" w:rsidRPr="00997D17" w:rsidRDefault="00034217" w:rsidP="00F20E47">
            <w:pPr>
              <w:pStyle w:val="ListBullet"/>
              <w:rPr>
                <w:sz w:val="22"/>
                <w:szCs w:val="22"/>
              </w:rPr>
            </w:pPr>
            <w:r w:rsidRPr="00997D17">
              <w:rPr>
                <w:sz w:val="22"/>
                <w:szCs w:val="22"/>
              </w:rPr>
              <w:t>Open the shelter and register every household. Note who is missing.</w:t>
            </w:r>
          </w:p>
          <w:p w14:paraId="60585C46" w14:textId="3BA892E9"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27AC299E" w14:textId="4D234C4B"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39B3DEE5" w14:textId="5C09EDC6"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35C35C50" w14:textId="33F95EEC" w:rsidR="008C6B60" w:rsidRPr="00997D17" w:rsidRDefault="00034217" w:rsidP="00F20E47">
            <w:pPr>
              <w:pStyle w:val="ListBullet"/>
              <w:rPr>
                <w:sz w:val="22"/>
                <w:szCs w:val="22"/>
                <w:lang w:val="sv-SE"/>
              </w:rPr>
            </w:pPr>
            <w:r w:rsidRPr="00997D17">
              <w:rPr>
                <w:sz w:val="22"/>
                <w:szCs w:val="22"/>
                <w:lang w:val="sv-SE"/>
              </w:rPr>
              <w:lastRenderedPageBreak/>
              <w:t>Fungua makazi na sajili kila kaya. Andika aliyepotea.</w:t>
            </w:r>
          </w:p>
          <w:p w14:paraId="38D8D51A" w14:textId="2B782AD0"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2E271B80" w14:textId="77777777" w:rsidTr="002066E7">
        <w:tc>
          <w:tcPr>
            <w:tcW w:w="2278" w:type="dxa"/>
          </w:tcPr>
          <w:p w14:paraId="0F214108" w14:textId="354983FC" w:rsidR="002066E7" w:rsidRPr="00997D17" w:rsidRDefault="002066E7" w:rsidP="00FE4152">
            <w:pPr>
              <w:pStyle w:val="ListParagraph"/>
              <w:rPr>
                <w:sz w:val="22"/>
                <w:szCs w:val="22"/>
              </w:rPr>
            </w:pPr>
            <w:r w:rsidRPr="00997D17">
              <w:rPr>
                <w:sz w:val="22"/>
                <w:szCs w:val="22"/>
              </w:rPr>
              <w:lastRenderedPageBreak/>
              <w:t>Chunya District Council</w:t>
            </w:r>
          </w:p>
        </w:tc>
        <w:tc>
          <w:tcPr>
            <w:tcW w:w="2278" w:type="dxa"/>
          </w:tcPr>
          <w:p w14:paraId="09C88449" w14:textId="6059227A"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6C8796B8" w14:textId="16D9A82E" w:rsidR="002066E7" w:rsidRPr="00997D17" w:rsidRDefault="008C6B60" w:rsidP="00FE4152">
            <w:pPr>
              <w:pStyle w:val="ListParagraph"/>
              <w:rPr>
                <w:sz w:val="22"/>
                <w:szCs w:val="22"/>
              </w:rPr>
            </w:pPr>
            <w:r w:rsidRPr="00997D17">
              <w:rPr>
                <w:sz w:val="22"/>
                <w:szCs w:val="22"/>
              </w:rPr>
              <w:t>gold-pit collapse and flooded shafts, heavy rain, floods toward Lake Rukwa, and wildfire. A few roads slippery, a few low homes wet, and lightning where storms build.</w:t>
            </w:r>
          </w:p>
        </w:tc>
        <w:tc>
          <w:tcPr>
            <w:tcW w:w="2278" w:type="dxa"/>
          </w:tcPr>
          <w:p w14:paraId="28AE0582" w14:textId="546FBA72"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7347DA1F" w14:textId="3033431A" w:rsidR="008C6B60" w:rsidRPr="00997D17" w:rsidRDefault="00034217" w:rsidP="00F20E47">
            <w:pPr>
              <w:pStyle w:val="ListBullet"/>
              <w:rPr>
                <w:sz w:val="22"/>
                <w:szCs w:val="22"/>
              </w:rPr>
            </w:pPr>
            <w:r w:rsidRPr="00997D17">
              <w:rPr>
                <w:sz w:val="22"/>
                <w:szCs w:val="22"/>
              </w:rPr>
              <w:t>Count every worker before the shift. No one enters a wet or cracked pit.</w:t>
            </w:r>
          </w:p>
          <w:p w14:paraId="41680453" w14:textId="19D924B8" w:rsidR="008C6B60" w:rsidRPr="00997D17" w:rsidRDefault="00034217" w:rsidP="00F20E47">
            <w:pPr>
              <w:pStyle w:val="ListBullet"/>
              <w:rPr>
                <w:sz w:val="22"/>
                <w:szCs w:val="22"/>
              </w:rPr>
            </w:pPr>
            <w:r w:rsidRPr="00997D17">
              <w:rPr>
                <w:sz w:val="22"/>
                <w:szCs w:val="22"/>
              </w:rPr>
              <w:t>Clear drainage around the shaft.</w:t>
            </w:r>
          </w:p>
          <w:p w14:paraId="54CC36F9" w14:textId="6E7CBBED" w:rsidR="008C6B60" w:rsidRPr="00997D17" w:rsidRDefault="00034217" w:rsidP="00F20E47">
            <w:pPr>
              <w:pStyle w:val="ListBullet"/>
              <w:rPr>
                <w:sz w:val="22"/>
                <w:szCs w:val="22"/>
              </w:rPr>
            </w:pPr>
            <w:r w:rsidRPr="00997D17">
              <w:rPr>
                <w:sz w:val="22"/>
                <w:szCs w:val="22"/>
              </w:rPr>
              <w:t>The owner keeps the surface register and saves 114 and 190.</w:t>
            </w:r>
          </w:p>
          <w:p w14:paraId="37161F06" w14:textId="096B0CDD" w:rsidR="002066E7" w:rsidRPr="00997D17" w:rsidRDefault="00034217" w:rsidP="00F20E47">
            <w:pPr>
              <w:pStyle w:val="ListBullet"/>
              <w:rPr>
                <w:sz w:val="22"/>
                <w:szCs w:val="22"/>
              </w:rPr>
            </w:pPr>
            <w:r w:rsidRPr="00997D17">
              <w:rPr>
                <w:sz w:val="22"/>
                <w:szCs w:val="22"/>
              </w:rPr>
              <w:t>Mark the unsafe hole so children do not play at the edge.</w:t>
            </w:r>
          </w:p>
        </w:tc>
        <w:tc>
          <w:tcPr>
            <w:tcW w:w="2279" w:type="dxa"/>
          </w:tcPr>
          <w:p w14:paraId="7C0212DA" w14:textId="2B77E416" w:rsidR="008C6B60" w:rsidRPr="00997D17" w:rsidRDefault="00034217" w:rsidP="00F20E47">
            <w:pPr>
              <w:pStyle w:val="ListBullet"/>
              <w:rPr>
                <w:sz w:val="22"/>
                <w:szCs w:val="22"/>
              </w:rPr>
            </w:pPr>
            <w:r w:rsidRPr="00997D17">
              <w:rPr>
                <w:sz w:val="22"/>
                <w:szCs w:val="22"/>
              </w:rPr>
              <w:t>Hesabu kila mfanyakazi kabla ya zamu. Asingie shimo lililo na maji au ufa.</w:t>
            </w:r>
          </w:p>
          <w:p w14:paraId="12F15365" w14:textId="1557798E" w:rsidR="008C6B60" w:rsidRPr="00997D17" w:rsidRDefault="00034217" w:rsidP="00F20E47">
            <w:pPr>
              <w:pStyle w:val="ListBullet"/>
              <w:rPr>
                <w:sz w:val="22"/>
                <w:szCs w:val="22"/>
              </w:rPr>
            </w:pPr>
            <w:r w:rsidRPr="00997D17">
              <w:rPr>
                <w:sz w:val="22"/>
                <w:szCs w:val="22"/>
              </w:rPr>
              <w:t>Safisha mifereji kuzunguka shimo.</w:t>
            </w:r>
          </w:p>
          <w:p w14:paraId="106F815C" w14:textId="1FEE5901" w:rsidR="008C6B60" w:rsidRPr="00997D17" w:rsidRDefault="00034217" w:rsidP="00F20E47">
            <w:pPr>
              <w:pStyle w:val="ListBullet"/>
              <w:rPr>
                <w:sz w:val="22"/>
                <w:szCs w:val="22"/>
              </w:rPr>
            </w:pPr>
            <w:r w:rsidRPr="00997D17">
              <w:rPr>
                <w:sz w:val="22"/>
                <w:szCs w:val="22"/>
              </w:rPr>
              <w:t>Mmiliki ashike daftari la juu na ahifadhi 114 na 190.</w:t>
            </w:r>
          </w:p>
          <w:p w14:paraId="66B0F801" w14:textId="47A7829F" w:rsidR="002066E7" w:rsidRPr="00997D17" w:rsidRDefault="00034217" w:rsidP="00F20E47">
            <w:pPr>
              <w:pStyle w:val="ListBullet"/>
              <w:rPr>
                <w:sz w:val="22"/>
                <w:szCs w:val="22"/>
              </w:rPr>
            </w:pPr>
            <w:r w:rsidRPr="00997D17">
              <w:rPr>
                <w:sz w:val="22"/>
                <w:szCs w:val="22"/>
              </w:rPr>
              <w:t>Weka alama shimo lisilo salama ili watoto wasicheze ukingoni.</w:t>
            </w:r>
          </w:p>
        </w:tc>
      </w:tr>
      <w:tr w:rsidR="002066E7" w:rsidRPr="00997D17" w14:paraId="084EEE4B" w14:textId="77777777" w:rsidTr="002066E7">
        <w:tc>
          <w:tcPr>
            <w:tcW w:w="2278" w:type="dxa"/>
          </w:tcPr>
          <w:p w14:paraId="2D56CEE0" w14:textId="77777777" w:rsidR="002066E7" w:rsidRPr="00997D17" w:rsidRDefault="002066E7" w:rsidP="00FE4152">
            <w:pPr>
              <w:pStyle w:val="ListParagraph"/>
              <w:rPr>
                <w:sz w:val="22"/>
                <w:szCs w:val="22"/>
              </w:rPr>
            </w:pPr>
          </w:p>
        </w:tc>
        <w:tc>
          <w:tcPr>
            <w:tcW w:w="2278" w:type="dxa"/>
          </w:tcPr>
          <w:p w14:paraId="764B24E3" w14:textId="02F2D756"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3BD31D8A" w14:textId="1D0E9A50" w:rsidR="002066E7" w:rsidRPr="00997D17" w:rsidRDefault="008C6B60" w:rsidP="00FE4152">
            <w:pPr>
              <w:pStyle w:val="ListParagraph"/>
              <w:rPr>
                <w:sz w:val="22"/>
                <w:szCs w:val="22"/>
              </w:rPr>
            </w:pPr>
            <w:r w:rsidRPr="00997D17">
              <w:rPr>
                <w:sz w:val="22"/>
                <w:szCs w:val="22"/>
              </w:rPr>
              <w:t xml:space="preserve">gold-pit collapse and flooded shafts, heavy rain, floods toward Lake Rukwa, and wildfire. Roads, water points or houses at the named sites are </w:t>
            </w:r>
            <w:r w:rsidRPr="00997D17">
              <w:rPr>
                <w:sz w:val="22"/>
                <w:szCs w:val="22"/>
              </w:rPr>
              <w:lastRenderedPageBreak/>
              <w:t>now affected. Some journeys and classes are disrupted.</w:t>
            </w:r>
          </w:p>
        </w:tc>
        <w:tc>
          <w:tcPr>
            <w:tcW w:w="2278" w:type="dxa"/>
          </w:tcPr>
          <w:p w14:paraId="2D210163" w14:textId="1D36E4BA" w:rsidR="002066E7" w:rsidRPr="00997D17" w:rsidRDefault="008C6B60" w:rsidP="00FE4152">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13CB4959" w14:textId="56A93956" w:rsidR="008C6B60" w:rsidRPr="00997D17" w:rsidRDefault="00034217" w:rsidP="00F20E47">
            <w:pPr>
              <w:pStyle w:val="ListBullet"/>
              <w:rPr>
                <w:sz w:val="22"/>
                <w:szCs w:val="22"/>
              </w:rPr>
            </w:pPr>
            <w:r w:rsidRPr="00997D17">
              <w:rPr>
                <w:sz w:val="22"/>
                <w:szCs w:val="22"/>
              </w:rPr>
              <w:t>Stop the shift. Bring every worker to the surface and count them.</w:t>
            </w:r>
          </w:p>
          <w:p w14:paraId="6B526083" w14:textId="4A2A847E" w:rsidR="008C6B60" w:rsidRPr="00997D17" w:rsidRDefault="00034217" w:rsidP="00F20E47">
            <w:pPr>
              <w:pStyle w:val="ListBullet"/>
              <w:rPr>
                <w:sz w:val="22"/>
                <w:szCs w:val="22"/>
              </w:rPr>
            </w:pPr>
            <w:r w:rsidRPr="00997D17">
              <w:rPr>
                <w:sz w:val="22"/>
                <w:szCs w:val="22"/>
              </w:rPr>
              <w:t>Close and mark the unsafe shaft. Do not pump blindly into a flooded pit.</w:t>
            </w:r>
          </w:p>
          <w:p w14:paraId="7D8E1322" w14:textId="462BECBE" w:rsidR="008C6B60" w:rsidRPr="00997D17" w:rsidRDefault="00034217" w:rsidP="00F20E47">
            <w:pPr>
              <w:pStyle w:val="ListBullet"/>
              <w:rPr>
                <w:sz w:val="22"/>
                <w:szCs w:val="22"/>
              </w:rPr>
            </w:pPr>
            <w:r w:rsidRPr="00997D17">
              <w:rPr>
                <w:sz w:val="22"/>
                <w:szCs w:val="22"/>
              </w:rPr>
              <w:lastRenderedPageBreak/>
              <w:t>Move the crowd back from the edge.</w:t>
            </w:r>
          </w:p>
          <w:p w14:paraId="663F0D07" w14:textId="3434D00C" w:rsidR="002066E7" w:rsidRPr="00997D17" w:rsidRDefault="00034217" w:rsidP="00F20E47">
            <w:pPr>
              <w:pStyle w:val="ListBullet"/>
              <w:rPr>
                <w:sz w:val="22"/>
                <w:szCs w:val="22"/>
              </w:rPr>
            </w:pPr>
            <w:r w:rsidRPr="00997D17">
              <w:rPr>
                <w:sz w:val="22"/>
                <w:szCs w:val="22"/>
              </w:rPr>
              <w:t>Clinic: prepare for crush injury. Call 114 if anyone is missing.</w:t>
            </w:r>
          </w:p>
        </w:tc>
        <w:tc>
          <w:tcPr>
            <w:tcW w:w="2279" w:type="dxa"/>
          </w:tcPr>
          <w:p w14:paraId="14362454" w14:textId="436EBE1A" w:rsidR="008C6B60" w:rsidRPr="00997D17" w:rsidRDefault="00034217" w:rsidP="00F20E47">
            <w:pPr>
              <w:pStyle w:val="ListBullet"/>
              <w:rPr>
                <w:sz w:val="22"/>
                <w:szCs w:val="22"/>
              </w:rPr>
            </w:pPr>
            <w:r w:rsidRPr="00997D17">
              <w:rPr>
                <w:sz w:val="22"/>
                <w:szCs w:val="22"/>
              </w:rPr>
              <w:lastRenderedPageBreak/>
              <w:t>Simamisha zamu. Walete wafanyakazi wote juu na uwahisabu.</w:t>
            </w:r>
          </w:p>
          <w:p w14:paraId="66FE2E90" w14:textId="618FA0E6" w:rsidR="008C6B60" w:rsidRPr="00997D17" w:rsidRDefault="00034217" w:rsidP="00F20E47">
            <w:pPr>
              <w:pStyle w:val="ListBullet"/>
              <w:rPr>
                <w:sz w:val="22"/>
                <w:szCs w:val="22"/>
                <w:lang w:val="sv-SE"/>
              </w:rPr>
            </w:pPr>
            <w:r w:rsidRPr="00997D17">
              <w:rPr>
                <w:sz w:val="22"/>
                <w:szCs w:val="22"/>
                <w:lang w:val="sv-SE"/>
              </w:rPr>
              <w:t>Funga na weka alama shimo. Usisukumie maji bila mpango.</w:t>
            </w:r>
          </w:p>
          <w:p w14:paraId="70307B9F" w14:textId="065EE889" w:rsidR="008C6B60" w:rsidRPr="00997D17" w:rsidRDefault="00034217" w:rsidP="00F20E47">
            <w:pPr>
              <w:pStyle w:val="ListBullet"/>
              <w:rPr>
                <w:sz w:val="22"/>
                <w:szCs w:val="22"/>
                <w:lang w:val="sv-SE"/>
              </w:rPr>
            </w:pPr>
            <w:r w:rsidRPr="00997D17">
              <w:rPr>
                <w:sz w:val="22"/>
                <w:szCs w:val="22"/>
                <w:lang w:val="sv-SE"/>
              </w:rPr>
              <w:lastRenderedPageBreak/>
              <w:t>Rudisha umati nyuma kutoka ukingoni.</w:t>
            </w:r>
          </w:p>
          <w:p w14:paraId="1BE3AC1F" w14:textId="10CD8182" w:rsidR="002066E7" w:rsidRPr="00997D17" w:rsidRDefault="00034217" w:rsidP="00F20E47">
            <w:pPr>
              <w:pStyle w:val="ListBullet"/>
              <w:rPr>
                <w:sz w:val="22"/>
                <w:szCs w:val="22"/>
              </w:rPr>
            </w:pPr>
            <w:r w:rsidRPr="00997D17">
              <w:rPr>
                <w:sz w:val="22"/>
                <w:szCs w:val="22"/>
                <w:lang w:val="sv-SE"/>
              </w:rPr>
              <w:t xml:space="preserve">Kliniki: jiandae kwa majeruhi wa kubanwa. </w:t>
            </w:r>
            <w:r w:rsidRPr="00997D17">
              <w:rPr>
                <w:sz w:val="22"/>
                <w:szCs w:val="22"/>
              </w:rPr>
              <w:t>Piga 114 akipotea mtu.</w:t>
            </w:r>
          </w:p>
        </w:tc>
      </w:tr>
      <w:tr w:rsidR="002066E7" w:rsidRPr="000343A2" w14:paraId="7B6F4AD6" w14:textId="77777777" w:rsidTr="002066E7">
        <w:tc>
          <w:tcPr>
            <w:tcW w:w="2278" w:type="dxa"/>
          </w:tcPr>
          <w:p w14:paraId="57185C3B" w14:textId="77777777" w:rsidR="002066E7" w:rsidRPr="00997D17" w:rsidRDefault="002066E7" w:rsidP="00FE4152">
            <w:pPr>
              <w:pStyle w:val="ListParagraph"/>
              <w:rPr>
                <w:sz w:val="22"/>
                <w:szCs w:val="22"/>
              </w:rPr>
            </w:pPr>
          </w:p>
        </w:tc>
        <w:tc>
          <w:tcPr>
            <w:tcW w:w="2278" w:type="dxa"/>
          </w:tcPr>
          <w:p w14:paraId="5C972AFC" w14:textId="427B2D4D"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2E58E070" w14:textId="0E612611" w:rsidR="002066E7" w:rsidRPr="00997D17" w:rsidRDefault="00FE0A4D" w:rsidP="00FE4152">
            <w:pPr>
              <w:pStyle w:val="ListParagraph"/>
              <w:rPr>
                <w:sz w:val="22"/>
                <w:szCs w:val="22"/>
              </w:rPr>
            </w:pPr>
            <w:ins w:id="3173"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17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2A6E8D4" w14:textId="0FE9872D" w:rsidR="002066E7" w:rsidRPr="00997D17" w:rsidRDefault="00FE0A4D" w:rsidP="00FE4152">
            <w:pPr>
              <w:pStyle w:val="ListParagraph"/>
              <w:rPr>
                <w:sz w:val="22"/>
                <w:szCs w:val="22"/>
              </w:rPr>
            </w:pPr>
            <w:ins w:id="3175"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17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1D04459" w14:textId="3378A639" w:rsidR="008C6B60" w:rsidRPr="00997D17" w:rsidRDefault="00FE0A4D" w:rsidP="00F20E47">
            <w:pPr>
              <w:pStyle w:val="ListBullet"/>
              <w:rPr>
                <w:sz w:val="22"/>
                <w:szCs w:val="22"/>
              </w:rPr>
            </w:pPr>
            <w:ins w:id="3177"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178"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7F81D3E6" w14:textId="42F6535C" w:rsidR="008C6B60" w:rsidRPr="00997D17" w:rsidRDefault="00034217" w:rsidP="00F20E47">
            <w:pPr>
              <w:pStyle w:val="ListBullet"/>
              <w:rPr>
                <w:sz w:val="22"/>
                <w:szCs w:val="22"/>
              </w:rPr>
            </w:pPr>
            <w:r w:rsidRPr="00997D17">
              <w:rPr>
                <w:sz w:val="22"/>
                <w:szCs w:val="22"/>
              </w:rPr>
              <w:t>Call 114 and 190. Keep the road clear for ambulances.</w:t>
            </w:r>
          </w:p>
          <w:p w14:paraId="66B9ED66" w14:textId="45284C8D" w:rsidR="008C6B60" w:rsidRPr="00997D17" w:rsidRDefault="00034217" w:rsidP="00F20E47">
            <w:pPr>
              <w:pStyle w:val="ListBullet"/>
              <w:rPr>
                <w:sz w:val="22"/>
                <w:szCs w:val="22"/>
              </w:rPr>
            </w:pPr>
            <w:r w:rsidRPr="00997D17">
              <w:rPr>
                <w:sz w:val="22"/>
                <w:szCs w:val="22"/>
              </w:rPr>
              <w:t>Open the shelter and register every household. Note who is missing.</w:t>
            </w:r>
          </w:p>
          <w:p w14:paraId="783ED312" w14:textId="4537B227"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3CAAC216" w14:textId="7D2C019A"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456A5059" w14:textId="539DE580"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01824937" w14:textId="4E40CA62"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1D345360" w14:textId="096BFD96"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46C3FF13" w14:textId="77777777" w:rsidTr="002066E7">
        <w:tc>
          <w:tcPr>
            <w:tcW w:w="2278" w:type="dxa"/>
          </w:tcPr>
          <w:p w14:paraId="7796E016" w14:textId="4A8E7978" w:rsidR="002066E7" w:rsidRPr="00997D17" w:rsidRDefault="002066E7" w:rsidP="00FE4152">
            <w:pPr>
              <w:pStyle w:val="ListParagraph"/>
              <w:rPr>
                <w:sz w:val="22"/>
                <w:szCs w:val="22"/>
              </w:rPr>
            </w:pPr>
            <w:r w:rsidRPr="00997D17">
              <w:rPr>
                <w:sz w:val="22"/>
                <w:szCs w:val="22"/>
              </w:rPr>
              <w:t>Kyela District Council</w:t>
            </w:r>
          </w:p>
        </w:tc>
        <w:tc>
          <w:tcPr>
            <w:tcW w:w="2278" w:type="dxa"/>
          </w:tcPr>
          <w:p w14:paraId="721F9F01" w14:textId="56D6CFC0"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4223E2AC" w14:textId="528794A7" w:rsidR="002066E7" w:rsidRPr="00997D17" w:rsidRDefault="008C6B60" w:rsidP="00FE4152">
            <w:pPr>
              <w:pStyle w:val="ListParagraph"/>
              <w:rPr>
                <w:sz w:val="22"/>
                <w:szCs w:val="22"/>
              </w:rPr>
            </w:pPr>
            <w:r w:rsidRPr="00997D17">
              <w:rPr>
                <w:sz w:val="22"/>
                <w:szCs w:val="22"/>
              </w:rPr>
              <w:t xml:space="preserve">Lake Nyasa floods and large waves, Kiwira river floods, heavy rain, earthquake, and boat accidents. A few roads slippery, a few low homes </w:t>
            </w:r>
            <w:r w:rsidRPr="00997D17">
              <w:rPr>
                <w:sz w:val="22"/>
                <w:szCs w:val="22"/>
              </w:rPr>
              <w:lastRenderedPageBreak/>
              <w:t>wet, and lightning where storms build.</w:t>
            </w:r>
          </w:p>
        </w:tc>
        <w:tc>
          <w:tcPr>
            <w:tcW w:w="2278" w:type="dxa"/>
          </w:tcPr>
          <w:p w14:paraId="75BBBD51" w14:textId="66477301" w:rsidR="002066E7" w:rsidRPr="00997D17" w:rsidRDefault="008C6B60" w:rsidP="00FE4152">
            <w:pPr>
              <w:pStyle w:val="ListParagraph"/>
              <w:rPr>
                <w:sz w:val="22"/>
                <w:szCs w:val="22"/>
              </w:rPr>
            </w:pPr>
            <w:r w:rsidRPr="00997D17">
              <w:rPr>
                <w:sz w:val="22"/>
                <w:szCs w:val="22"/>
              </w:rPr>
              <w:lastRenderedPageBreak/>
              <w:t>Dalili za mwanzo kwenye eneo lililotajwa. Barabara chache kuteleza, nyumba chache za bondeni kulowa, na radi dhoruba inapojengeka.</w:t>
            </w:r>
          </w:p>
        </w:tc>
        <w:tc>
          <w:tcPr>
            <w:tcW w:w="2279" w:type="dxa"/>
          </w:tcPr>
          <w:p w14:paraId="37F625C1" w14:textId="1017D257" w:rsidR="008C6B60" w:rsidRPr="00997D17" w:rsidRDefault="00034217" w:rsidP="00F20E47">
            <w:pPr>
              <w:pStyle w:val="ListBullet"/>
              <w:rPr>
                <w:sz w:val="22"/>
                <w:szCs w:val="22"/>
              </w:rPr>
            </w:pPr>
            <w:r w:rsidRPr="00997D17">
              <w:rPr>
                <w:sz w:val="22"/>
                <w:szCs w:val="22"/>
              </w:rPr>
              <w:t>Check the forecast before any boat leaves. Life jacket on.</w:t>
            </w:r>
          </w:p>
          <w:p w14:paraId="6E392274" w14:textId="2E7FE7EB" w:rsidR="008C6B60" w:rsidRPr="00997D17" w:rsidRDefault="00034217" w:rsidP="00F20E47">
            <w:pPr>
              <w:pStyle w:val="ListBullet"/>
              <w:rPr>
                <w:sz w:val="22"/>
                <w:szCs w:val="22"/>
              </w:rPr>
            </w:pPr>
            <w:r w:rsidRPr="00997D17">
              <w:rPr>
                <w:sz w:val="22"/>
                <w:szCs w:val="22"/>
              </w:rPr>
              <w:t>Bring small boats off the open water.</w:t>
            </w:r>
          </w:p>
          <w:p w14:paraId="0AEAF8A8" w14:textId="677B701D" w:rsidR="008C6B60" w:rsidRPr="00997D17" w:rsidRDefault="00034217" w:rsidP="00F20E47">
            <w:pPr>
              <w:pStyle w:val="ListBullet"/>
              <w:rPr>
                <w:sz w:val="22"/>
                <w:szCs w:val="22"/>
              </w:rPr>
            </w:pPr>
            <w:r w:rsidRPr="00997D17">
              <w:rPr>
                <w:sz w:val="22"/>
                <w:szCs w:val="22"/>
              </w:rPr>
              <w:t>Landing site: listen for the warning and save 190.</w:t>
            </w:r>
          </w:p>
          <w:p w14:paraId="3E5ACEA7" w14:textId="7360A081" w:rsidR="002066E7" w:rsidRPr="00997D17" w:rsidRDefault="00034217" w:rsidP="00F20E47">
            <w:pPr>
              <w:pStyle w:val="ListBullet"/>
              <w:rPr>
                <w:sz w:val="22"/>
                <w:szCs w:val="22"/>
              </w:rPr>
            </w:pPr>
            <w:r w:rsidRPr="00997D17">
              <w:rPr>
                <w:sz w:val="22"/>
                <w:szCs w:val="22"/>
              </w:rPr>
              <w:lastRenderedPageBreak/>
              <w:t>Do not swim out to rescue. Throw something that floats.</w:t>
            </w:r>
          </w:p>
        </w:tc>
        <w:tc>
          <w:tcPr>
            <w:tcW w:w="2279" w:type="dxa"/>
          </w:tcPr>
          <w:p w14:paraId="73BEE4C6" w14:textId="0DF42FBD" w:rsidR="008C6B60" w:rsidRPr="00997D17" w:rsidRDefault="00034217" w:rsidP="00F20E47">
            <w:pPr>
              <w:pStyle w:val="ListBullet"/>
              <w:rPr>
                <w:sz w:val="22"/>
                <w:szCs w:val="22"/>
              </w:rPr>
            </w:pPr>
            <w:r w:rsidRPr="00997D17">
              <w:rPr>
                <w:sz w:val="22"/>
                <w:szCs w:val="22"/>
              </w:rPr>
              <w:lastRenderedPageBreak/>
              <w:t>Angalia utabiri kabla ya chombo kuondoka. Vaa jaketi ya kujiokoa.</w:t>
            </w:r>
          </w:p>
          <w:p w14:paraId="36729696" w14:textId="5D0F7C76" w:rsidR="008C6B60" w:rsidRPr="00997D17" w:rsidRDefault="00034217" w:rsidP="00F20E47">
            <w:pPr>
              <w:pStyle w:val="ListBullet"/>
              <w:rPr>
                <w:sz w:val="22"/>
                <w:szCs w:val="22"/>
              </w:rPr>
            </w:pPr>
            <w:r w:rsidRPr="00997D17">
              <w:rPr>
                <w:sz w:val="22"/>
                <w:szCs w:val="22"/>
              </w:rPr>
              <w:t>Rudisha vyombo vidogo kutoka maji ya wazi.</w:t>
            </w:r>
          </w:p>
          <w:p w14:paraId="78D4D045" w14:textId="04768F26" w:rsidR="008C6B60" w:rsidRPr="00997D17" w:rsidRDefault="00034217" w:rsidP="00F20E47">
            <w:pPr>
              <w:pStyle w:val="ListBullet"/>
              <w:rPr>
                <w:sz w:val="22"/>
                <w:szCs w:val="22"/>
                <w:lang w:val="sv-SE"/>
              </w:rPr>
            </w:pPr>
            <w:r w:rsidRPr="00997D17">
              <w:rPr>
                <w:sz w:val="22"/>
                <w:szCs w:val="22"/>
                <w:lang w:val="sv-SE"/>
              </w:rPr>
              <w:t>Mwalo: sikiliza onyo na hifadhi 190.</w:t>
            </w:r>
          </w:p>
          <w:p w14:paraId="3CB6AAD2" w14:textId="08754E1B" w:rsidR="002066E7" w:rsidRPr="00997D17" w:rsidRDefault="00FE0A4D" w:rsidP="00F20E47">
            <w:pPr>
              <w:pStyle w:val="ListBullet"/>
              <w:rPr>
                <w:sz w:val="22"/>
                <w:szCs w:val="22"/>
              </w:rPr>
            </w:pPr>
            <w:ins w:id="3179" w:author="Bonephace Kaijage" w:date="2026-10-14T06:15:00Z" w16du:dateUtc="2026-10-14T04:15:00Z">
              <w:r>
                <w:rPr>
                  <w:sz w:val="22"/>
                  <w:szCs w:val="22"/>
                  <w:lang w:val="sv-SE"/>
                </w:rPr>
                <w:lastRenderedPageBreak/>
                <w:t>Kumuokoa mtu majini, mtupie kitu kinachoelea au mnyooshee fimbo badala ya kuogelea kumfuata: maji yanayotiririka humzamisha pia mwokoaji.</w:t>
              </w:r>
            </w:ins>
            <w:del w:id="3180"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7C1407A6" w14:textId="77777777" w:rsidTr="002066E7">
        <w:tc>
          <w:tcPr>
            <w:tcW w:w="2278" w:type="dxa"/>
          </w:tcPr>
          <w:p w14:paraId="681D4C00" w14:textId="77777777" w:rsidR="002066E7" w:rsidRPr="00997D17" w:rsidRDefault="002066E7" w:rsidP="00FE4152">
            <w:pPr>
              <w:pStyle w:val="ListParagraph"/>
              <w:rPr>
                <w:sz w:val="22"/>
                <w:szCs w:val="22"/>
              </w:rPr>
            </w:pPr>
          </w:p>
        </w:tc>
        <w:tc>
          <w:tcPr>
            <w:tcW w:w="2278" w:type="dxa"/>
          </w:tcPr>
          <w:p w14:paraId="46F97C82" w14:textId="351DF785"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C2A5F44" w14:textId="56AFF094" w:rsidR="002066E7" w:rsidRPr="00997D17" w:rsidRDefault="008C6B60" w:rsidP="00FE4152">
            <w:pPr>
              <w:pStyle w:val="ListParagraph"/>
              <w:rPr>
                <w:sz w:val="22"/>
                <w:szCs w:val="22"/>
              </w:rPr>
            </w:pPr>
            <w:r w:rsidRPr="00997D17">
              <w:rPr>
                <w:sz w:val="22"/>
                <w:szCs w:val="22"/>
              </w:rPr>
              <w:t>Lake Nyasa floods and large waves, Kiwira river floods, heavy rain, earthquake, and boat accidents. Roads, water points or houses at the named sites are now affected. Some journeys and classes are disrupted.</w:t>
            </w:r>
          </w:p>
        </w:tc>
        <w:tc>
          <w:tcPr>
            <w:tcW w:w="2278" w:type="dxa"/>
          </w:tcPr>
          <w:p w14:paraId="30959DF4" w14:textId="2F20FCA3"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B9A79D9" w14:textId="128BE8E1" w:rsidR="008C6B60" w:rsidRPr="00997D17" w:rsidRDefault="00034217" w:rsidP="00F20E47">
            <w:pPr>
              <w:pStyle w:val="ListBullet"/>
              <w:rPr>
                <w:sz w:val="22"/>
                <w:szCs w:val="22"/>
              </w:rPr>
            </w:pPr>
            <w:r w:rsidRPr="00997D17">
              <w:rPr>
                <w:sz w:val="22"/>
                <w:szCs w:val="22"/>
              </w:rPr>
              <w:t>Stop fishing and crossings on this water.</w:t>
            </w:r>
          </w:p>
          <w:p w14:paraId="76DD2C03" w14:textId="31C2C5A1" w:rsidR="008C6B60" w:rsidRPr="00997D17" w:rsidRDefault="00FE0A4D" w:rsidP="00F20E47">
            <w:pPr>
              <w:pStyle w:val="ListBullet"/>
              <w:rPr>
                <w:sz w:val="22"/>
                <w:szCs w:val="22"/>
              </w:rPr>
            </w:pPr>
            <w:ins w:id="3181"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3182" w:author="Bonephace Kaijage" w:date="2026-10-14T06:15:00Z" w16du:dateUtc="2026-10-14T04:15:00Z">
              <w:r w:rsidR="00034217" w:rsidRPr="00997D17" w:rsidDel="00FE0A4D">
                <w:rPr>
                  <w:sz w:val="22"/>
                  <w:szCs w:val="22"/>
                </w:rPr>
                <w:delText>Move people off the low shore to the assembly point.</w:delText>
              </w:r>
            </w:del>
          </w:p>
          <w:p w14:paraId="5FB49C0B" w14:textId="3C84762F" w:rsidR="008C6B60" w:rsidRPr="00997D17" w:rsidRDefault="00034217" w:rsidP="00F20E47">
            <w:pPr>
              <w:pStyle w:val="ListBullet"/>
              <w:rPr>
                <w:sz w:val="22"/>
                <w:szCs w:val="22"/>
              </w:rPr>
            </w:pPr>
            <w:r w:rsidRPr="00997D17">
              <w:rPr>
                <w:sz w:val="22"/>
                <w:szCs w:val="22"/>
              </w:rPr>
              <w:t>Marine police or the beach unit: account for boats still out.</w:t>
            </w:r>
          </w:p>
          <w:p w14:paraId="76D962FE" w14:textId="3BA2FC3C"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4EA66052" w14:textId="5C2768B2" w:rsidR="008C6B60" w:rsidRPr="00997D17" w:rsidRDefault="00034217" w:rsidP="00F20E47">
            <w:pPr>
              <w:pStyle w:val="ListBullet"/>
              <w:rPr>
                <w:sz w:val="22"/>
                <w:szCs w:val="22"/>
              </w:rPr>
            </w:pPr>
            <w:r w:rsidRPr="00997D17">
              <w:rPr>
                <w:sz w:val="22"/>
                <w:szCs w:val="22"/>
              </w:rPr>
              <w:t>Simamisha uvuvi na vivuko kwenye maji haya.</w:t>
            </w:r>
          </w:p>
          <w:p w14:paraId="6752A29E" w14:textId="026A5ED6" w:rsidR="008C6B60" w:rsidRPr="00997D17" w:rsidRDefault="00FE0A4D" w:rsidP="00F20E47">
            <w:pPr>
              <w:pStyle w:val="ListBullet"/>
              <w:rPr>
                <w:sz w:val="22"/>
                <w:szCs w:val="22"/>
              </w:rPr>
            </w:pPr>
            <w:ins w:id="3183"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3184" w:author="Bonephace Kaijage" w:date="2026-10-14T06:16:00Z" w16du:dateUtc="2026-10-14T04:16:00Z">
              <w:r w:rsidR="00034217" w:rsidRPr="00997D17" w:rsidDel="00FE0A4D">
                <w:rPr>
                  <w:sz w:val="22"/>
                  <w:szCs w:val="22"/>
                </w:rPr>
                <w:delText>Hamisha watu kutoka ufuo wa chini kwenda kituoni.</w:delText>
              </w:r>
            </w:del>
          </w:p>
          <w:p w14:paraId="687D722B" w14:textId="73294F1A" w:rsidR="008C6B60" w:rsidRPr="00997D17" w:rsidRDefault="00034217" w:rsidP="00F20E47">
            <w:pPr>
              <w:pStyle w:val="ListBullet"/>
              <w:rPr>
                <w:sz w:val="22"/>
                <w:szCs w:val="22"/>
              </w:rPr>
            </w:pPr>
            <w:r w:rsidRPr="00997D17">
              <w:rPr>
                <w:sz w:val="22"/>
                <w:szCs w:val="22"/>
              </w:rPr>
              <w:t>Polisi wanamaji au kitengo cha mwalo: hakiki vyombo vilivyoko nje.</w:t>
            </w:r>
          </w:p>
          <w:p w14:paraId="0CB7A3D0" w14:textId="4DBE2D6A"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1E6DE6CE" w14:textId="77777777" w:rsidTr="002066E7">
        <w:tc>
          <w:tcPr>
            <w:tcW w:w="2278" w:type="dxa"/>
          </w:tcPr>
          <w:p w14:paraId="27766823" w14:textId="77777777" w:rsidR="002066E7" w:rsidRPr="00997D17" w:rsidRDefault="002066E7" w:rsidP="00FE4152">
            <w:pPr>
              <w:pStyle w:val="ListParagraph"/>
              <w:rPr>
                <w:sz w:val="22"/>
                <w:szCs w:val="22"/>
                <w:lang w:val="sv-SE"/>
              </w:rPr>
            </w:pPr>
          </w:p>
        </w:tc>
        <w:tc>
          <w:tcPr>
            <w:tcW w:w="2278" w:type="dxa"/>
          </w:tcPr>
          <w:p w14:paraId="0485D1DF" w14:textId="594877F4"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CD1129C" w14:textId="0F1F7FB3" w:rsidR="002066E7" w:rsidRPr="00997D17" w:rsidRDefault="00FE0A4D" w:rsidP="00FE4152">
            <w:pPr>
              <w:pStyle w:val="ListParagraph"/>
              <w:rPr>
                <w:sz w:val="22"/>
                <w:szCs w:val="22"/>
              </w:rPr>
            </w:pPr>
            <w:ins w:id="3185" w:author="Bonephace Kaijage" w:date="2026-10-14T06:20:00Z" w16du:dateUtc="2026-10-14T04:20:00Z">
              <w:r>
                <w:rPr>
                  <w:sz w:val="22"/>
                  <w:szCs w:val="22"/>
                </w:rPr>
                <w:t xml:space="preserve">Conditions at the sites named in Know Your Risk are now life-threatening: houses damaged, people cut off, and a real risk of drowning, </w:t>
              </w:r>
              <w:r>
                <w:rPr>
                  <w:sz w:val="22"/>
                  <w:szCs w:val="22"/>
                </w:rPr>
                <w:lastRenderedPageBreak/>
                <w:t>injury or disease. Help is being organised; please follow the committee's instructions and look out for neighbours.</w:t>
              </w:r>
            </w:ins>
            <w:del w:id="318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BC39FCC" w14:textId="62CBD32C" w:rsidR="002066E7" w:rsidRPr="00997D17" w:rsidRDefault="00FE0A4D" w:rsidP="00FE4152">
            <w:pPr>
              <w:pStyle w:val="ListParagraph"/>
              <w:rPr>
                <w:sz w:val="22"/>
                <w:szCs w:val="22"/>
              </w:rPr>
            </w:pPr>
            <w:ins w:id="3187"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w:t>
              </w:r>
              <w:r>
                <w:rPr>
                  <w:sz w:val="22"/>
                  <w:szCs w:val="22"/>
                </w:rPr>
                <w:lastRenderedPageBreak/>
                <w:t>ya kuzama, kujeruhiwa au magonjwa. Msaada unaandaliwa; tafadhali fuateni maelekezo ya kamati na muangaliane na majirani.</w:t>
              </w:r>
            </w:ins>
            <w:del w:id="3188"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84E36B4" w14:textId="72FC4E11" w:rsidR="008C6B60" w:rsidRPr="00997D17" w:rsidRDefault="00FE0A4D" w:rsidP="00F20E47">
            <w:pPr>
              <w:pStyle w:val="ListBullet"/>
              <w:rPr>
                <w:sz w:val="22"/>
                <w:szCs w:val="22"/>
              </w:rPr>
            </w:pPr>
            <w:ins w:id="3189" w:author="Bonephace Kaijage" w:date="2026-10-14T06:04:00Z" w16du:dateUtc="2026-10-14T04:04:00Z">
              <w:r>
                <w:rPr>
                  <w:sz w:val="22"/>
                  <w:szCs w:val="22"/>
                </w:rPr>
                <w:lastRenderedPageBreak/>
                <w:t xml:space="preserve">Please move off the low ground now to the agreed safe place, helping anyone who cannot move alone; the water can rise faster than it looks. Return </w:t>
              </w:r>
              <w:r>
                <w:rPr>
                  <w:sz w:val="22"/>
                  <w:szCs w:val="22"/>
                </w:rPr>
                <w:lastRenderedPageBreak/>
                <w:t>only when the committee confirms it is safe.</w:t>
              </w:r>
            </w:ins>
            <w:del w:id="319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2D56EAEE" w14:textId="17F13A7D" w:rsidR="008C6B60" w:rsidRPr="00997D17" w:rsidRDefault="00034217" w:rsidP="00F20E47">
            <w:pPr>
              <w:pStyle w:val="ListBullet"/>
              <w:rPr>
                <w:sz w:val="22"/>
                <w:szCs w:val="22"/>
              </w:rPr>
            </w:pPr>
            <w:r w:rsidRPr="00997D17">
              <w:rPr>
                <w:sz w:val="22"/>
                <w:szCs w:val="22"/>
              </w:rPr>
              <w:t>Call 114 and 190. Keep the road clear for ambulances.</w:t>
            </w:r>
          </w:p>
          <w:p w14:paraId="0533F8FB" w14:textId="4C511D2D" w:rsidR="008C6B60" w:rsidRPr="00997D17" w:rsidRDefault="00034217" w:rsidP="00F20E47">
            <w:pPr>
              <w:pStyle w:val="ListBullet"/>
              <w:rPr>
                <w:sz w:val="22"/>
                <w:szCs w:val="22"/>
              </w:rPr>
            </w:pPr>
            <w:r w:rsidRPr="00997D17">
              <w:rPr>
                <w:sz w:val="22"/>
                <w:szCs w:val="22"/>
              </w:rPr>
              <w:t>Open the shelter and register every household. Note who is missing.</w:t>
            </w:r>
          </w:p>
          <w:p w14:paraId="3AD626A2" w14:textId="4C538F2B"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69BEDD1A" w14:textId="1CF56C1A"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43CFF90C" w14:textId="6BB32B2F"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2D217A14" w14:textId="54033345" w:rsidR="008C6B60" w:rsidRPr="00997D17" w:rsidRDefault="00034217" w:rsidP="00F20E47">
            <w:pPr>
              <w:pStyle w:val="ListBullet"/>
              <w:rPr>
                <w:sz w:val="22"/>
                <w:szCs w:val="22"/>
                <w:lang w:val="sv-SE"/>
              </w:rPr>
            </w:pPr>
            <w:r w:rsidRPr="00997D17">
              <w:rPr>
                <w:sz w:val="22"/>
                <w:szCs w:val="22"/>
                <w:lang w:val="sv-SE"/>
              </w:rPr>
              <w:lastRenderedPageBreak/>
              <w:t>Fungua makazi na sajili kila kaya. Andika aliyepotea.</w:t>
            </w:r>
          </w:p>
          <w:p w14:paraId="4494E04E" w14:textId="4461AB64"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5DF6E08E" w14:textId="77777777" w:rsidTr="002066E7">
        <w:tc>
          <w:tcPr>
            <w:tcW w:w="2278" w:type="dxa"/>
          </w:tcPr>
          <w:p w14:paraId="793C37D6" w14:textId="49B88C96" w:rsidR="002066E7" w:rsidRPr="00997D17" w:rsidRDefault="002066E7" w:rsidP="00FE4152">
            <w:pPr>
              <w:pStyle w:val="ListParagraph"/>
              <w:rPr>
                <w:sz w:val="22"/>
                <w:szCs w:val="22"/>
              </w:rPr>
            </w:pPr>
            <w:r w:rsidRPr="00997D17">
              <w:rPr>
                <w:sz w:val="22"/>
                <w:szCs w:val="22"/>
              </w:rPr>
              <w:lastRenderedPageBreak/>
              <w:t>Mbarali District Council</w:t>
            </w:r>
          </w:p>
        </w:tc>
        <w:tc>
          <w:tcPr>
            <w:tcW w:w="2278" w:type="dxa"/>
          </w:tcPr>
          <w:p w14:paraId="16370621" w14:textId="47F642D7"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57F2DD5A" w14:textId="5EA2D0FD" w:rsidR="002066E7" w:rsidRPr="00997D17" w:rsidRDefault="008C6B60" w:rsidP="00FE4152">
            <w:pPr>
              <w:pStyle w:val="ListParagraph"/>
              <w:rPr>
                <w:sz w:val="22"/>
                <w:szCs w:val="22"/>
              </w:rPr>
            </w:pPr>
            <w:r w:rsidRPr="00997D17">
              <w:rPr>
                <w:sz w:val="22"/>
                <w:szCs w:val="22"/>
              </w:rPr>
              <w:t>Great Ruaha floods on the Usangu plain, heavy rain, and a hard dry season when irrigation fails. A few roads slippery, a few low homes wet, and lightning where storms build.</w:t>
            </w:r>
          </w:p>
        </w:tc>
        <w:tc>
          <w:tcPr>
            <w:tcW w:w="2278" w:type="dxa"/>
          </w:tcPr>
          <w:p w14:paraId="1B22BCD5" w14:textId="38F44746"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7150F2A5" w14:textId="79018BD9" w:rsidR="008C6B60" w:rsidRPr="00997D17" w:rsidRDefault="00034217" w:rsidP="00F20E47">
            <w:pPr>
              <w:pStyle w:val="ListBullet"/>
              <w:rPr>
                <w:sz w:val="22"/>
                <w:szCs w:val="22"/>
              </w:rPr>
            </w:pPr>
            <w:r w:rsidRPr="00997D17">
              <w:rPr>
                <w:sz w:val="22"/>
                <w:szCs w:val="22"/>
              </w:rPr>
              <w:t>Walk the low ground before the rain. Clear drains and culverts.</w:t>
            </w:r>
          </w:p>
          <w:p w14:paraId="56034628" w14:textId="4961E323" w:rsidR="008C6B60" w:rsidRPr="00997D17" w:rsidRDefault="00FE0A4D" w:rsidP="00F20E47">
            <w:pPr>
              <w:pStyle w:val="ListBullet"/>
              <w:rPr>
                <w:sz w:val="22"/>
                <w:szCs w:val="22"/>
              </w:rPr>
            </w:pPr>
            <w:ins w:id="3191"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3192" w:author="Bonephace Kaijage" w:date="2026-10-14T06:18:00Z" w16du:dateUtc="2026-10-14T04:18:00Z">
              <w:r w:rsidR="00034217" w:rsidRPr="00997D17" w:rsidDel="00FE0A4D">
                <w:rPr>
                  <w:sz w:val="22"/>
                  <w:szCs w:val="22"/>
                </w:rPr>
                <w:delText>Households on this ground raise food, documents and the children.</w:delText>
              </w:r>
            </w:del>
          </w:p>
          <w:p w14:paraId="6BEA092C" w14:textId="2AE1577D" w:rsidR="008C6B60" w:rsidRPr="00997D17" w:rsidRDefault="00FE0A4D" w:rsidP="00F20E47">
            <w:pPr>
              <w:pStyle w:val="ListBullet"/>
              <w:rPr>
                <w:sz w:val="22"/>
                <w:szCs w:val="22"/>
              </w:rPr>
            </w:pPr>
            <w:ins w:id="3193"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194" w:author="Bonephace Kaijage" w:date="2026-10-14T06:14:00Z" w16du:dateUtc="2026-10-14T04:14:00Z">
              <w:r w:rsidR="00034217" w:rsidRPr="00997D17" w:rsidDel="00FE0A4D">
                <w:rPr>
                  <w:sz w:val="22"/>
                  <w:szCs w:val="22"/>
                </w:rPr>
                <w:delText>Save 190 and the ward chair number. Keep a torch and drinking water.</w:delText>
              </w:r>
            </w:del>
          </w:p>
          <w:p w14:paraId="1EB309E1" w14:textId="3921338C" w:rsidR="002066E7" w:rsidRPr="00997D17" w:rsidRDefault="00034217" w:rsidP="00F20E47">
            <w:pPr>
              <w:pStyle w:val="ListBullet"/>
              <w:rPr>
                <w:sz w:val="22"/>
                <w:szCs w:val="22"/>
              </w:rPr>
            </w:pPr>
            <w:r w:rsidRPr="00997D17">
              <w:rPr>
                <w:sz w:val="22"/>
                <w:szCs w:val="22"/>
              </w:rPr>
              <w:lastRenderedPageBreak/>
              <w:t>Do not drive or walk through water on the road. Headlights on, slow down.</w:t>
            </w:r>
          </w:p>
        </w:tc>
        <w:tc>
          <w:tcPr>
            <w:tcW w:w="2279" w:type="dxa"/>
          </w:tcPr>
          <w:p w14:paraId="74304A33" w14:textId="650F45CE" w:rsidR="008C6B60" w:rsidRPr="00997D17" w:rsidRDefault="00034217" w:rsidP="00F20E47">
            <w:pPr>
              <w:pStyle w:val="ListBullet"/>
              <w:rPr>
                <w:sz w:val="22"/>
                <w:szCs w:val="22"/>
                <w:lang w:val="sv-SE"/>
              </w:rPr>
            </w:pPr>
            <w:r w:rsidRPr="00997D17">
              <w:rPr>
                <w:sz w:val="22"/>
                <w:szCs w:val="22"/>
                <w:lang w:val="sv-SE"/>
              </w:rPr>
              <w:lastRenderedPageBreak/>
              <w:t>Tembea bondeni kabla ya mvua. Safisha mitaro na makalavati.</w:t>
            </w:r>
          </w:p>
          <w:p w14:paraId="14E08FE6" w14:textId="78FBD967" w:rsidR="008C6B60" w:rsidRPr="00997D17" w:rsidRDefault="00FE0A4D" w:rsidP="00F20E47">
            <w:pPr>
              <w:pStyle w:val="ListBullet"/>
              <w:rPr>
                <w:sz w:val="22"/>
                <w:szCs w:val="22"/>
              </w:rPr>
            </w:pPr>
            <w:ins w:id="3195" w:author="Bonephace Kaijage" w:date="2026-10-14T06:18:00Z" w16du:dateUtc="2026-10-14T04:18:00Z">
              <w:r>
                <w:rPr>
                  <w:sz w:val="22"/>
                  <w:szCs w:val="22"/>
                </w:rPr>
                <w:t>Kaya za maeneo yaliyotajwa: wekeni chakula, nyaraka na watoto juu ya sakafu, kwa sababu maji hapa yanaweza kuingia nyumbani bila taarifa.</w:t>
              </w:r>
            </w:ins>
            <w:del w:id="3196" w:author="Bonephace Kaijage" w:date="2026-10-14T06:18:00Z" w16du:dateUtc="2026-10-14T04:18:00Z">
              <w:r w:rsidR="00034217" w:rsidRPr="00997D17" w:rsidDel="00FE0A4D">
                <w:rPr>
                  <w:sz w:val="22"/>
                  <w:szCs w:val="22"/>
                </w:rPr>
                <w:delText>Kaya za eneo hili zipandishe chakula, nyaraka na watoto.</w:delText>
              </w:r>
            </w:del>
          </w:p>
          <w:p w14:paraId="5B2262D1" w14:textId="4D4CB6D1" w:rsidR="008C6B60" w:rsidRPr="00997D17" w:rsidRDefault="00034217" w:rsidP="00F20E47">
            <w:pPr>
              <w:pStyle w:val="ListBullet"/>
              <w:rPr>
                <w:sz w:val="22"/>
                <w:szCs w:val="22"/>
                <w:lang w:val="sv-SE"/>
              </w:rPr>
            </w:pPr>
            <w:r w:rsidRPr="00997D17">
              <w:rPr>
                <w:sz w:val="22"/>
                <w:szCs w:val="22"/>
                <w:lang w:val="sv-SE"/>
              </w:rPr>
              <w:t>Hifadhi 190 na namba ya mwenyekiti wa kata. Weka tochi na maji ya kunywa.</w:t>
            </w:r>
          </w:p>
          <w:p w14:paraId="558EAFB0" w14:textId="28305EDB" w:rsidR="002066E7" w:rsidRPr="00997D17" w:rsidRDefault="00034217"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51512078" w14:textId="77777777" w:rsidTr="002066E7">
        <w:tc>
          <w:tcPr>
            <w:tcW w:w="2278" w:type="dxa"/>
          </w:tcPr>
          <w:p w14:paraId="63119DD2" w14:textId="77777777" w:rsidR="002066E7" w:rsidRPr="00997D17" w:rsidRDefault="002066E7" w:rsidP="00FE4152">
            <w:pPr>
              <w:pStyle w:val="ListParagraph"/>
              <w:rPr>
                <w:sz w:val="22"/>
                <w:szCs w:val="22"/>
                <w:lang w:val="sv-SE"/>
              </w:rPr>
            </w:pPr>
          </w:p>
        </w:tc>
        <w:tc>
          <w:tcPr>
            <w:tcW w:w="2278" w:type="dxa"/>
          </w:tcPr>
          <w:p w14:paraId="35E07342" w14:textId="0013C33D"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EB26904" w14:textId="6DC1855E" w:rsidR="002066E7" w:rsidRPr="00997D17" w:rsidRDefault="008C6B60" w:rsidP="00FE4152">
            <w:pPr>
              <w:pStyle w:val="ListParagraph"/>
              <w:rPr>
                <w:sz w:val="22"/>
                <w:szCs w:val="22"/>
              </w:rPr>
            </w:pPr>
            <w:r w:rsidRPr="00997D17">
              <w:rPr>
                <w:sz w:val="22"/>
                <w:szCs w:val="22"/>
              </w:rPr>
              <w:t>Great Ruaha floods on the Usangu plain, heavy rain, and a hard dry season when irrigation fails. Roads, water points or houses at the named sites are now affected. Some journeys and classes are disrupted.</w:t>
            </w:r>
          </w:p>
        </w:tc>
        <w:tc>
          <w:tcPr>
            <w:tcW w:w="2278" w:type="dxa"/>
          </w:tcPr>
          <w:p w14:paraId="1D73A794" w14:textId="3CF68072"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3EAC171B" w14:textId="26B19086" w:rsidR="008C6B60" w:rsidRPr="00997D17" w:rsidRDefault="00034217" w:rsidP="00F20E47">
            <w:pPr>
              <w:pStyle w:val="ListBullet"/>
              <w:rPr>
                <w:sz w:val="22"/>
                <w:szCs w:val="22"/>
              </w:rPr>
            </w:pPr>
            <w:r w:rsidRPr="00997D17">
              <w:rPr>
                <w:sz w:val="22"/>
                <w:szCs w:val="22"/>
              </w:rPr>
              <w:t>Move households off the low ground to the ward assembly point.</w:t>
            </w:r>
          </w:p>
          <w:p w14:paraId="5F00BF39" w14:textId="3E14B4CE" w:rsidR="008C6B60" w:rsidRPr="00997D17" w:rsidRDefault="00034217" w:rsidP="00F20E47">
            <w:pPr>
              <w:pStyle w:val="ListBullet"/>
              <w:rPr>
                <w:sz w:val="22"/>
                <w:szCs w:val="22"/>
              </w:rPr>
            </w:pPr>
            <w:r w:rsidRPr="00997D17">
              <w:rPr>
                <w:sz w:val="22"/>
                <w:szCs w:val="22"/>
              </w:rPr>
              <w:t>Close and mark the flooded road or bridge. Divert traffic.</w:t>
            </w:r>
          </w:p>
          <w:p w14:paraId="46B97C1D" w14:textId="179E7311" w:rsidR="008C6B60" w:rsidRPr="00997D17" w:rsidRDefault="00FE0A4D" w:rsidP="00F20E47">
            <w:pPr>
              <w:pStyle w:val="ListBullet"/>
              <w:rPr>
                <w:sz w:val="22"/>
                <w:szCs w:val="22"/>
              </w:rPr>
            </w:pPr>
            <w:ins w:id="3197" w:author="Bonephace Kaijage" w:date="2026-10-14T06:12:00Z" w16du:dateUtc="2026-10-14T04:12:00Z">
              <w:r>
                <w:rPr>
                  <w:sz w:val="22"/>
                  <w:szCs w:val="22"/>
                </w:rPr>
                <w:t>Check that school children, older people and anyone with a disability are accounted for before dark, so that no one is searched for in the night.</w:t>
              </w:r>
            </w:ins>
            <w:del w:id="3198" w:author="Bonephace Kaijage" w:date="2026-10-14T06:12:00Z" w16du:dateUtc="2026-10-14T04:12:00Z">
              <w:r w:rsidR="00034217" w:rsidRPr="00997D17" w:rsidDel="00FE0A4D">
                <w:rPr>
                  <w:sz w:val="22"/>
                  <w:szCs w:val="22"/>
                </w:rPr>
                <w:delText>Account for school children and older people before dark.</w:delText>
              </w:r>
            </w:del>
          </w:p>
          <w:p w14:paraId="78F0AC9B" w14:textId="156D1928" w:rsidR="002066E7" w:rsidRPr="00997D17" w:rsidRDefault="00FE0A4D" w:rsidP="00F20E47">
            <w:pPr>
              <w:pStyle w:val="ListBullet"/>
              <w:rPr>
                <w:sz w:val="22"/>
                <w:szCs w:val="22"/>
              </w:rPr>
            </w:pPr>
            <w:ins w:id="3199" w:author="Bonephace Kaijage" w:date="2026-10-14T06:14:00Z" w16du:dateUtc="2026-10-14T04:14:00Z">
              <w:r>
                <w:rPr>
                  <w:sz w:val="22"/>
                  <w:szCs w:val="22"/>
                </w:rPr>
                <w:t>Boil or treat drinking water, because floods carry waste into wells; tell the clinic early if anyone has diarrhoea.</w:t>
              </w:r>
            </w:ins>
            <w:del w:id="3200" w:author="Bonephace Kaijage" w:date="2026-10-14T06:14:00Z" w16du:dateUtc="2026-10-14T04:14:00Z">
              <w:r w:rsidR="00034217" w:rsidRPr="00997D17" w:rsidDel="00FE0A4D">
                <w:rPr>
                  <w:sz w:val="22"/>
                  <w:szCs w:val="22"/>
                </w:rPr>
                <w:delText>Boil drinking water. The clinic watches for diarrhoea.</w:delText>
              </w:r>
            </w:del>
          </w:p>
        </w:tc>
        <w:tc>
          <w:tcPr>
            <w:tcW w:w="2279" w:type="dxa"/>
          </w:tcPr>
          <w:p w14:paraId="728A4588" w14:textId="5FBFD327" w:rsidR="008C6B60" w:rsidRPr="00997D17" w:rsidRDefault="00034217" w:rsidP="00F20E47">
            <w:pPr>
              <w:pStyle w:val="ListBullet"/>
              <w:rPr>
                <w:sz w:val="22"/>
                <w:szCs w:val="22"/>
                <w:lang w:val="sv-SE"/>
              </w:rPr>
            </w:pPr>
            <w:r w:rsidRPr="00997D17">
              <w:rPr>
                <w:sz w:val="22"/>
                <w:szCs w:val="22"/>
                <w:lang w:val="sv-SE"/>
              </w:rPr>
              <w:t>Hamisha kaya kutoka bondeni kwenda kituo cha kata.</w:t>
            </w:r>
          </w:p>
          <w:p w14:paraId="660100E3" w14:textId="70FDAF84" w:rsidR="008C6B60" w:rsidRPr="00997D17" w:rsidRDefault="00034217" w:rsidP="00F20E47">
            <w:pPr>
              <w:pStyle w:val="ListBullet"/>
              <w:rPr>
                <w:sz w:val="22"/>
                <w:szCs w:val="22"/>
                <w:lang w:val="sv-SE"/>
              </w:rPr>
            </w:pPr>
            <w:r w:rsidRPr="00997D17">
              <w:rPr>
                <w:sz w:val="22"/>
                <w:szCs w:val="22"/>
                <w:lang w:val="sv-SE"/>
              </w:rPr>
              <w:t>Funga na weka alama barabara au daraja. Elekeza magari.</w:t>
            </w:r>
          </w:p>
          <w:p w14:paraId="4685695C" w14:textId="08E2A91E" w:rsidR="008C6B60" w:rsidRPr="00997D17" w:rsidRDefault="00FE0A4D" w:rsidP="00F20E47">
            <w:pPr>
              <w:pStyle w:val="ListBullet"/>
              <w:rPr>
                <w:sz w:val="22"/>
                <w:szCs w:val="22"/>
              </w:rPr>
            </w:pPr>
            <w:ins w:id="3201" w:author="Bonephace Kaijage" w:date="2026-10-14T06:12:00Z" w16du:dateUtc="2026-10-14T04:12:00Z">
              <w:r>
                <w:rPr>
                  <w:sz w:val="22"/>
                  <w:szCs w:val="22"/>
                </w:rPr>
                <w:t>Hakikisheni watoto wa shule, wazee na watu wenye ulemavu wote wamepatikana kabla ya giza, ili asitafutwe mtu usiku.</w:t>
              </w:r>
            </w:ins>
            <w:del w:id="3202" w:author="Bonephace Kaijage" w:date="2026-10-14T06:12:00Z" w16du:dateUtc="2026-10-14T04:12:00Z">
              <w:r w:rsidR="00034217" w:rsidRPr="00997D17" w:rsidDel="00FE0A4D">
                <w:rPr>
                  <w:sz w:val="22"/>
                  <w:szCs w:val="22"/>
                </w:rPr>
                <w:delText>Hakiki watoto wa shule na wazee kabla ya giza.</w:delText>
              </w:r>
            </w:del>
          </w:p>
          <w:p w14:paraId="441AC054" w14:textId="662E14F0" w:rsidR="002066E7" w:rsidRPr="00997D17" w:rsidRDefault="00034217" w:rsidP="00F20E47">
            <w:pPr>
              <w:pStyle w:val="ListBullet"/>
              <w:rPr>
                <w:sz w:val="22"/>
                <w:szCs w:val="22"/>
                <w:lang w:val="sv-SE"/>
              </w:rPr>
            </w:pPr>
            <w:r w:rsidRPr="00997D17">
              <w:rPr>
                <w:sz w:val="22"/>
                <w:szCs w:val="22"/>
                <w:lang w:val="sv-SE"/>
              </w:rPr>
              <w:t>Chemsha maji ya kunywa. Kliniki iangalie kuhara.</w:t>
            </w:r>
          </w:p>
        </w:tc>
      </w:tr>
      <w:tr w:rsidR="002066E7" w:rsidRPr="000343A2" w14:paraId="2B0FC5EA" w14:textId="77777777" w:rsidTr="002066E7">
        <w:tc>
          <w:tcPr>
            <w:tcW w:w="2278" w:type="dxa"/>
          </w:tcPr>
          <w:p w14:paraId="30578026" w14:textId="77777777" w:rsidR="002066E7" w:rsidRPr="00997D17" w:rsidRDefault="002066E7" w:rsidP="00FE4152">
            <w:pPr>
              <w:pStyle w:val="ListParagraph"/>
              <w:rPr>
                <w:sz w:val="22"/>
                <w:szCs w:val="22"/>
                <w:lang w:val="sv-SE"/>
              </w:rPr>
            </w:pPr>
          </w:p>
        </w:tc>
        <w:tc>
          <w:tcPr>
            <w:tcW w:w="2278" w:type="dxa"/>
          </w:tcPr>
          <w:p w14:paraId="27DC0281" w14:textId="04E17A5C"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3E58DA64" w14:textId="66DE4314" w:rsidR="002066E7" w:rsidRPr="00997D17" w:rsidRDefault="00FE0A4D" w:rsidP="00FE4152">
            <w:pPr>
              <w:pStyle w:val="ListParagraph"/>
              <w:rPr>
                <w:sz w:val="22"/>
                <w:szCs w:val="22"/>
              </w:rPr>
            </w:pPr>
            <w:ins w:id="3203"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being organised; please follow the </w:t>
              </w:r>
              <w:r>
                <w:rPr>
                  <w:sz w:val="22"/>
                  <w:szCs w:val="22"/>
                </w:rPr>
                <w:lastRenderedPageBreak/>
                <w:t>committee's instructions and look out for neighbours.</w:t>
              </w:r>
            </w:ins>
            <w:del w:id="320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1BF0BC3" w14:textId="063DCA85" w:rsidR="002066E7" w:rsidRPr="00997D17" w:rsidRDefault="00FE0A4D" w:rsidP="00FE4152">
            <w:pPr>
              <w:pStyle w:val="ListParagraph"/>
              <w:rPr>
                <w:sz w:val="22"/>
                <w:szCs w:val="22"/>
              </w:rPr>
            </w:pPr>
            <w:ins w:id="3205"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au magonjwa. Msaada unaandaliwa; </w:t>
              </w:r>
              <w:r>
                <w:rPr>
                  <w:sz w:val="22"/>
                  <w:szCs w:val="22"/>
                </w:rPr>
                <w:lastRenderedPageBreak/>
                <w:t>tafadhali fuateni maelekezo ya kamati na muangaliane na majirani.</w:t>
              </w:r>
            </w:ins>
            <w:del w:id="320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1B22191" w14:textId="7B921381" w:rsidR="008C6B60" w:rsidRPr="00997D17" w:rsidRDefault="00FE0A4D" w:rsidP="00F20E47">
            <w:pPr>
              <w:pStyle w:val="ListBullet"/>
              <w:rPr>
                <w:sz w:val="22"/>
                <w:szCs w:val="22"/>
              </w:rPr>
            </w:pPr>
            <w:ins w:id="3207" w:author="Bonephace Kaijage" w:date="2026-10-14T06:04:00Z" w16du:dateUtc="2026-10-14T04:04:00Z">
              <w:r>
                <w:rPr>
                  <w:sz w:val="22"/>
                  <w:szCs w:val="22"/>
                </w:rPr>
                <w:lastRenderedPageBreak/>
                <w:t>Please move off the low ground now to the agreed safe place, helping anyone who cannot move alone; the water can rise faster than it looks. Return only when the committee confirms it is safe.</w:t>
              </w:r>
            </w:ins>
            <w:del w:id="3208"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4BDEE949" w14:textId="6B53B111" w:rsidR="008C6B60" w:rsidRPr="00997D17" w:rsidRDefault="00034217" w:rsidP="00F20E47">
            <w:pPr>
              <w:pStyle w:val="ListBullet"/>
              <w:rPr>
                <w:sz w:val="22"/>
                <w:szCs w:val="22"/>
              </w:rPr>
            </w:pPr>
            <w:r w:rsidRPr="00997D17">
              <w:rPr>
                <w:sz w:val="22"/>
                <w:szCs w:val="22"/>
              </w:rPr>
              <w:lastRenderedPageBreak/>
              <w:t>Call 114 and 190. Keep the road clear for ambulances.</w:t>
            </w:r>
          </w:p>
          <w:p w14:paraId="747D3CD6" w14:textId="5A3183E6" w:rsidR="008C6B60" w:rsidRPr="00997D17" w:rsidRDefault="00034217" w:rsidP="00F20E47">
            <w:pPr>
              <w:pStyle w:val="ListBullet"/>
              <w:rPr>
                <w:sz w:val="22"/>
                <w:szCs w:val="22"/>
              </w:rPr>
            </w:pPr>
            <w:r w:rsidRPr="00997D17">
              <w:rPr>
                <w:sz w:val="22"/>
                <w:szCs w:val="22"/>
              </w:rPr>
              <w:t>Open the shelter and register every household. Note who is missing.</w:t>
            </w:r>
          </w:p>
          <w:p w14:paraId="49332516" w14:textId="21026D29"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4E9B66D3" w14:textId="49DF0795"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20F25B3D" w14:textId="11AC8B3C"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653F55CB" w14:textId="21C145D4"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4A229089" w14:textId="4314926C" w:rsidR="002066E7" w:rsidRPr="00997D17" w:rsidRDefault="00034217" w:rsidP="00F20E47">
            <w:pPr>
              <w:pStyle w:val="ListBullet"/>
              <w:rPr>
                <w:sz w:val="22"/>
                <w:szCs w:val="22"/>
                <w:lang w:val="sv-SE"/>
              </w:rPr>
            </w:pPr>
            <w:r w:rsidRPr="00997D17">
              <w:rPr>
                <w:sz w:val="22"/>
                <w:szCs w:val="22"/>
                <w:lang w:val="sv-SE"/>
              </w:rPr>
              <w:lastRenderedPageBreak/>
              <w:t>Timu ya afya: majeruhi kwanza, kisha kipindupindu maji yakiwa machafu.</w:t>
            </w:r>
          </w:p>
        </w:tc>
      </w:tr>
      <w:tr w:rsidR="002066E7" w:rsidRPr="000343A2" w14:paraId="79A0F15C" w14:textId="77777777" w:rsidTr="002066E7">
        <w:tc>
          <w:tcPr>
            <w:tcW w:w="2278" w:type="dxa"/>
          </w:tcPr>
          <w:p w14:paraId="17287C4D" w14:textId="325194EA" w:rsidR="002066E7" w:rsidRPr="00997D17" w:rsidRDefault="002066E7" w:rsidP="00FE4152">
            <w:pPr>
              <w:pStyle w:val="ListParagraph"/>
              <w:rPr>
                <w:sz w:val="22"/>
                <w:szCs w:val="22"/>
              </w:rPr>
            </w:pPr>
            <w:r w:rsidRPr="00997D17">
              <w:rPr>
                <w:sz w:val="22"/>
                <w:szCs w:val="22"/>
              </w:rPr>
              <w:lastRenderedPageBreak/>
              <w:t>Mbeya District Council</w:t>
            </w:r>
          </w:p>
        </w:tc>
        <w:tc>
          <w:tcPr>
            <w:tcW w:w="2278" w:type="dxa"/>
          </w:tcPr>
          <w:p w14:paraId="073544BB" w14:textId="7ECAA28E"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19A7A99" w14:textId="5180840D" w:rsidR="002066E7" w:rsidRPr="00997D17" w:rsidRDefault="008C6B60" w:rsidP="00FE4152">
            <w:pPr>
              <w:pStyle w:val="ListParagraph"/>
              <w:rPr>
                <w:sz w:val="22"/>
                <w:szCs w:val="22"/>
              </w:rPr>
            </w:pPr>
            <w:r w:rsidRPr="00997D17">
              <w:rPr>
                <w:sz w:val="22"/>
                <w:szCs w:val="22"/>
              </w:rPr>
              <w:t>heavy rain, landslides, valley floods, and earthquake. A few roads slippery, a few low homes wet, and lightning where storms build.</w:t>
            </w:r>
          </w:p>
        </w:tc>
        <w:tc>
          <w:tcPr>
            <w:tcW w:w="2278" w:type="dxa"/>
          </w:tcPr>
          <w:p w14:paraId="3E5E100E" w14:textId="7D0F2704"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C9CFCDD" w14:textId="0F3876AD" w:rsidR="008C6B60" w:rsidRPr="00997D17" w:rsidRDefault="00034217" w:rsidP="00F20E47">
            <w:pPr>
              <w:pStyle w:val="ListBullet"/>
              <w:rPr>
                <w:sz w:val="22"/>
                <w:szCs w:val="22"/>
              </w:rPr>
            </w:pPr>
            <w:r w:rsidRPr="00997D17">
              <w:rPr>
                <w:sz w:val="22"/>
                <w:szCs w:val="22"/>
              </w:rPr>
              <w:t>Walk the low ground before the rain. Clear drains and culverts.</w:t>
            </w:r>
          </w:p>
          <w:p w14:paraId="020A4CF6" w14:textId="0163D3D3" w:rsidR="008C6B60" w:rsidRPr="00997D17" w:rsidRDefault="00FE0A4D" w:rsidP="00F20E47">
            <w:pPr>
              <w:pStyle w:val="ListBullet"/>
              <w:rPr>
                <w:sz w:val="22"/>
                <w:szCs w:val="22"/>
              </w:rPr>
            </w:pPr>
            <w:ins w:id="3209"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3210" w:author="Bonephace Kaijage" w:date="2026-10-14T06:18:00Z" w16du:dateUtc="2026-10-14T04:18:00Z">
              <w:r w:rsidR="00034217" w:rsidRPr="00997D17" w:rsidDel="00FE0A4D">
                <w:rPr>
                  <w:sz w:val="22"/>
                  <w:szCs w:val="22"/>
                </w:rPr>
                <w:delText>Households on this ground raise food, documents and the children.</w:delText>
              </w:r>
            </w:del>
          </w:p>
          <w:p w14:paraId="3E9DD935" w14:textId="3C34DB67" w:rsidR="008C6B60" w:rsidRPr="00997D17" w:rsidRDefault="00FE0A4D" w:rsidP="00F20E47">
            <w:pPr>
              <w:pStyle w:val="ListBullet"/>
              <w:rPr>
                <w:sz w:val="22"/>
                <w:szCs w:val="22"/>
              </w:rPr>
            </w:pPr>
            <w:ins w:id="3211"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212" w:author="Bonephace Kaijage" w:date="2026-10-14T06:14:00Z" w16du:dateUtc="2026-10-14T04:14:00Z">
              <w:r w:rsidR="00034217" w:rsidRPr="00997D17" w:rsidDel="00FE0A4D">
                <w:rPr>
                  <w:sz w:val="22"/>
                  <w:szCs w:val="22"/>
                </w:rPr>
                <w:delText>Save 190 and the ward chair number. Keep a torch and drinking water.</w:delText>
              </w:r>
            </w:del>
          </w:p>
          <w:p w14:paraId="399AC613" w14:textId="677B1AF8" w:rsidR="002066E7" w:rsidRPr="00997D17" w:rsidRDefault="00034217" w:rsidP="00F20E47">
            <w:pPr>
              <w:pStyle w:val="ListBullet"/>
              <w:rPr>
                <w:sz w:val="22"/>
                <w:szCs w:val="22"/>
              </w:rPr>
            </w:pPr>
            <w:r w:rsidRPr="00997D17">
              <w:rPr>
                <w:sz w:val="22"/>
                <w:szCs w:val="22"/>
              </w:rPr>
              <w:t>Do not drive or walk through water on the road. Headlights on, slow down.</w:t>
            </w:r>
          </w:p>
        </w:tc>
        <w:tc>
          <w:tcPr>
            <w:tcW w:w="2279" w:type="dxa"/>
          </w:tcPr>
          <w:p w14:paraId="2C5AE1AC" w14:textId="725C0FD6" w:rsidR="008C6B60" w:rsidRPr="00997D17" w:rsidRDefault="00034217" w:rsidP="00F20E47">
            <w:pPr>
              <w:pStyle w:val="ListBullet"/>
              <w:rPr>
                <w:sz w:val="22"/>
                <w:szCs w:val="22"/>
                <w:lang w:val="sv-SE"/>
              </w:rPr>
            </w:pPr>
            <w:r w:rsidRPr="00997D17">
              <w:rPr>
                <w:sz w:val="22"/>
                <w:szCs w:val="22"/>
                <w:lang w:val="sv-SE"/>
              </w:rPr>
              <w:t>Tembea bondeni kabla ya mvua. Safisha mitaro na makalavati.</w:t>
            </w:r>
          </w:p>
          <w:p w14:paraId="7EC0862A" w14:textId="424EDD64" w:rsidR="008C6B60" w:rsidRPr="00997D17" w:rsidRDefault="00FE0A4D" w:rsidP="00F20E47">
            <w:pPr>
              <w:pStyle w:val="ListBullet"/>
              <w:rPr>
                <w:sz w:val="22"/>
                <w:szCs w:val="22"/>
              </w:rPr>
            </w:pPr>
            <w:ins w:id="3213" w:author="Bonephace Kaijage" w:date="2026-10-14T06:18:00Z" w16du:dateUtc="2026-10-14T04:18:00Z">
              <w:r>
                <w:rPr>
                  <w:sz w:val="22"/>
                  <w:szCs w:val="22"/>
                </w:rPr>
                <w:t>Kaya za maeneo yaliyotajwa: wekeni chakula, nyaraka na watoto juu ya sakafu, kwa sababu maji hapa yanaweza kuingia nyumbani bila taarifa.</w:t>
              </w:r>
            </w:ins>
            <w:del w:id="3214" w:author="Bonephace Kaijage" w:date="2026-10-14T06:18:00Z" w16du:dateUtc="2026-10-14T04:18:00Z">
              <w:r w:rsidR="00034217" w:rsidRPr="00997D17" w:rsidDel="00FE0A4D">
                <w:rPr>
                  <w:sz w:val="22"/>
                  <w:szCs w:val="22"/>
                </w:rPr>
                <w:delText>Kaya za eneo hili zipandishe chakula, nyaraka na watoto.</w:delText>
              </w:r>
            </w:del>
          </w:p>
          <w:p w14:paraId="710C2D98" w14:textId="34BB6B58" w:rsidR="008C6B60" w:rsidRPr="00997D17" w:rsidRDefault="00034217" w:rsidP="00F20E47">
            <w:pPr>
              <w:pStyle w:val="ListBullet"/>
              <w:rPr>
                <w:sz w:val="22"/>
                <w:szCs w:val="22"/>
                <w:lang w:val="sv-SE"/>
              </w:rPr>
            </w:pPr>
            <w:r w:rsidRPr="00997D17">
              <w:rPr>
                <w:sz w:val="22"/>
                <w:szCs w:val="22"/>
                <w:lang w:val="sv-SE"/>
              </w:rPr>
              <w:t>Hifadhi 190 na namba ya mwenyekiti wa kata. Weka tochi na maji ya kunywa.</w:t>
            </w:r>
          </w:p>
          <w:p w14:paraId="01AD8A58" w14:textId="67DB8460" w:rsidR="002066E7" w:rsidRPr="00997D17" w:rsidRDefault="00034217"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0673458E" w14:textId="77777777" w:rsidTr="002066E7">
        <w:tc>
          <w:tcPr>
            <w:tcW w:w="2278" w:type="dxa"/>
          </w:tcPr>
          <w:p w14:paraId="2E585AC0" w14:textId="77777777" w:rsidR="002066E7" w:rsidRPr="00997D17" w:rsidRDefault="002066E7" w:rsidP="00FE4152">
            <w:pPr>
              <w:pStyle w:val="ListParagraph"/>
              <w:rPr>
                <w:sz w:val="22"/>
                <w:szCs w:val="22"/>
                <w:lang w:val="sv-SE"/>
              </w:rPr>
            </w:pPr>
          </w:p>
        </w:tc>
        <w:tc>
          <w:tcPr>
            <w:tcW w:w="2278" w:type="dxa"/>
          </w:tcPr>
          <w:p w14:paraId="0E9E39C4" w14:textId="6D49381F"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71AC8A7" w14:textId="2515EB31" w:rsidR="002066E7" w:rsidRPr="00997D17" w:rsidRDefault="008C6B60" w:rsidP="00FE4152">
            <w:pPr>
              <w:pStyle w:val="ListParagraph"/>
              <w:rPr>
                <w:sz w:val="22"/>
                <w:szCs w:val="22"/>
              </w:rPr>
            </w:pPr>
            <w:r w:rsidRPr="00997D17">
              <w:rPr>
                <w:sz w:val="22"/>
                <w:szCs w:val="22"/>
              </w:rPr>
              <w:t>heavy rain, landslides, valley floods, and earthquake. Roads, water points or houses at the named sites are now affected. Some journeys and classes are disrupted.</w:t>
            </w:r>
          </w:p>
        </w:tc>
        <w:tc>
          <w:tcPr>
            <w:tcW w:w="2278" w:type="dxa"/>
          </w:tcPr>
          <w:p w14:paraId="09908E35" w14:textId="0F2B7B25"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0A06364" w14:textId="1792A4D8" w:rsidR="008C6B60" w:rsidRPr="00997D17" w:rsidRDefault="00034217" w:rsidP="00F20E47">
            <w:pPr>
              <w:pStyle w:val="ListBullet"/>
              <w:rPr>
                <w:sz w:val="22"/>
                <w:szCs w:val="22"/>
              </w:rPr>
            </w:pPr>
            <w:r w:rsidRPr="00997D17">
              <w:rPr>
                <w:sz w:val="22"/>
                <w:szCs w:val="22"/>
              </w:rPr>
              <w:t>Move households off the low ground to the ward assembly point.</w:t>
            </w:r>
          </w:p>
          <w:p w14:paraId="4D03B965" w14:textId="4DC87584" w:rsidR="008C6B60" w:rsidRPr="00997D17" w:rsidRDefault="00034217" w:rsidP="00F20E47">
            <w:pPr>
              <w:pStyle w:val="ListBullet"/>
              <w:rPr>
                <w:sz w:val="22"/>
                <w:szCs w:val="22"/>
              </w:rPr>
            </w:pPr>
            <w:r w:rsidRPr="00997D17">
              <w:rPr>
                <w:sz w:val="22"/>
                <w:szCs w:val="22"/>
              </w:rPr>
              <w:t>Close and mark the flooded road or bridge. Divert traffic.</w:t>
            </w:r>
          </w:p>
          <w:p w14:paraId="5B96902B" w14:textId="08E60F96" w:rsidR="008C6B60" w:rsidRPr="00997D17" w:rsidRDefault="00FE0A4D" w:rsidP="00F20E47">
            <w:pPr>
              <w:pStyle w:val="ListBullet"/>
              <w:rPr>
                <w:sz w:val="22"/>
                <w:szCs w:val="22"/>
              </w:rPr>
            </w:pPr>
            <w:ins w:id="3215" w:author="Bonephace Kaijage" w:date="2026-10-14T06:12:00Z" w16du:dateUtc="2026-10-14T04:12:00Z">
              <w:r>
                <w:rPr>
                  <w:sz w:val="22"/>
                  <w:szCs w:val="22"/>
                </w:rPr>
                <w:t>Check that school children, older people and anyone with a disability are accounted for before dark, so that no one is searched for in the night.</w:t>
              </w:r>
            </w:ins>
            <w:del w:id="3216" w:author="Bonephace Kaijage" w:date="2026-10-14T06:12:00Z" w16du:dateUtc="2026-10-14T04:12:00Z">
              <w:r w:rsidR="00034217" w:rsidRPr="00997D17" w:rsidDel="00FE0A4D">
                <w:rPr>
                  <w:sz w:val="22"/>
                  <w:szCs w:val="22"/>
                </w:rPr>
                <w:delText>Account for school children and older people before dark.</w:delText>
              </w:r>
            </w:del>
          </w:p>
          <w:p w14:paraId="09AC2B13" w14:textId="5843D375" w:rsidR="002066E7" w:rsidRPr="00997D17" w:rsidRDefault="00FE0A4D" w:rsidP="00F20E47">
            <w:pPr>
              <w:pStyle w:val="ListBullet"/>
              <w:rPr>
                <w:sz w:val="22"/>
                <w:szCs w:val="22"/>
              </w:rPr>
            </w:pPr>
            <w:ins w:id="3217" w:author="Bonephace Kaijage" w:date="2026-10-14T06:14:00Z" w16du:dateUtc="2026-10-14T04:14:00Z">
              <w:r>
                <w:rPr>
                  <w:sz w:val="22"/>
                  <w:szCs w:val="22"/>
                </w:rPr>
                <w:t>Boil or treat drinking water, because floods carry waste into wells; tell the clinic early if anyone has diarrhoea.</w:t>
              </w:r>
            </w:ins>
            <w:del w:id="3218" w:author="Bonephace Kaijage" w:date="2026-10-14T06:14:00Z" w16du:dateUtc="2026-10-14T04:14:00Z">
              <w:r w:rsidR="00034217" w:rsidRPr="00997D17" w:rsidDel="00FE0A4D">
                <w:rPr>
                  <w:sz w:val="22"/>
                  <w:szCs w:val="22"/>
                </w:rPr>
                <w:delText>Boil drinking water. The clinic watches for diarrhoea.</w:delText>
              </w:r>
            </w:del>
          </w:p>
        </w:tc>
        <w:tc>
          <w:tcPr>
            <w:tcW w:w="2279" w:type="dxa"/>
          </w:tcPr>
          <w:p w14:paraId="3BC2B187" w14:textId="0EA727EC" w:rsidR="008C6B60" w:rsidRPr="00997D17" w:rsidRDefault="00034217" w:rsidP="00F20E47">
            <w:pPr>
              <w:pStyle w:val="ListBullet"/>
              <w:rPr>
                <w:sz w:val="22"/>
                <w:szCs w:val="22"/>
                <w:lang w:val="sv-SE"/>
              </w:rPr>
            </w:pPr>
            <w:r w:rsidRPr="00997D17">
              <w:rPr>
                <w:sz w:val="22"/>
                <w:szCs w:val="22"/>
                <w:lang w:val="sv-SE"/>
              </w:rPr>
              <w:t>Hamisha kaya kutoka bondeni kwenda kituo cha kata.</w:t>
            </w:r>
          </w:p>
          <w:p w14:paraId="134B1417" w14:textId="22F3D471" w:rsidR="008C6B60" w:rsidRPr="00997D17" w:rsidRDefault="00034217" w:rsidP="00F20E47">
            <w:pPr>
              <w:pStyle w:val="ListBullet"/>
              <w:rPr>
                <w:sz w:val="22"/>
                <w:szCs w:val="22"/>
                <w:lang w:val="sv-SE"/>
              </w:rPr>
            </w:pPr>
            <w:r w:rsidRPr="00997D17">
              <w:rPr>
                <w:sz w:val="22"/>
                <w:szCs w:val="22"/>
                <w:lang w:val="sv-SE"/>
              </w:rPr>
              <w:t>Funga na weka alama barabara au daraja. Elekeza magari.</w:t>
            </w:r>
          </w:p>
          <w:p w14:paraId="58F3775F" w14:textId="3425D53E" w:rsidR="008C6B60" w:rsidRPr="00997D17" w:rsidRDefault="00FE0A4D" w:rsidP="00F20E47">
            <w:pPr>
              <w:pStyle w:val="ListBullet"/>
              <w:rPr>
                <w:sz w:val="22"/>
                <w:szCs w:val="22"/>
              </w:rPr>
            </w:pPr>
            <w:ins w:id="3219" w:author="Bonephace Kaijage" w:date="2026-10-14T06:12:00Z" w16du:dateUtc="2026-10-14T04:12:00Z">
              <w:r>
                <w:rPr>
                  <w:sz w:val="22"/>
                  <w:szCs w:val="22"/>
                </w:rPr>
                <w:t>Hakikisheni watoto wa shule, wazee na watu wenye ulemavu wote wamepatikana kabla ya giza, ili asitafutwe mtu usiku.</w:t>
              </w:r>
            </w:ins>
            <w:del w:id="3220" w:author="Bonephace Kaijage" w:date="2026-10-14T06:12:00Z" w16du:dateUtc="2026-10-14T04:12:00Z">
              <w:r w:rsidR="00034217" w:rsidRPr="00997D17" w:rsidDel="00FE0A4D">
                <w:rPr>
                  <w:sz w:val="22"/>
                  <w:szCs w:val="22"/>
                </w:rPr>
                <w:delText>Hakiki watoto wa shule na wazee kabla ya giza.</w:delText>
              </w:r>
            </w:del>
          </w:p>
          <w:p w14:paraId="2CFD24A3" w14:textId="14B27D0D" w:rsidR="002066E7" w:rsidRPr="00997D17" w:rsidRDefault="00034217" w:rsidP="00F20E47">
            <w:pPr>
              <w:pStyle w:val="ListBullet"/>
              <w:rPr>
                <w:sz w:val="22"/>
                <w:szCs w:val="22"/>
                <w:lang w:val="sv-SE"/>
              </w:rPr>
            </w:pPr>
            <w:r w:rsidRPr="00997D17">
              <w:rPr>
                <w:sz w:val="22"/>
                <w:szCs w:val="22"/>
                <w:lang w:val="sv-SE"/>
              </w:rPr>
              <w:t>Chemsha maji ya kunywa. Kliniki iangalie kuhara.</w:t>
            </w:r>
          </w:p>
        </w:tc>
      </w:tr>
      <w:tr w:rsidR="002066E7" w:rsidRPr="000343A2" w14:paraId="18ED1AA0" w14:textId="77777777" w:rsidTr="002066E7">
        <w:tc>
          <w:tcPr>
            <w:tcW w:w="2278" w:type="dxa"/>
          </w:tcPr>
          <w:p w14:paraId="0F3FFEE1" w14:textId="77777777" w:rsidR="002066E7" w:rsidRPr="00997D17" w:rsidRDefault="002066E7" w:rsidP="00FE4152">
            <w:pPr>
              <w:pStyle w:val="ListParagraph"/>
              <w:rPr>
                <w:sz w:val="22"/>
                <w:szCs w:val="22"/>
                <w:lang w:val="sv-SE"/>
              </w:rPr>
            </w:pPr>
          </w:p>
        </w:tc>
        <w:tc>
          <w:tcPr>
            <w:tcW w:w="2278" w:type="dxa"/>
          </w:tcPr>
          <w:p w14:paraId="2521AA3F" w14:textId="1A211C5D"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78D08AF" w14:textId="247DBC69" w:rsidR="002066E7" w:rsidRPr="00997D17" w:rsidRDefault="00FE0A4D" w:rsidP="00FE4152">
            <w:pPr>
              <w:pStyle w:val="ListParagraph"/>
              <w:rPr>
                <w:sz w:val="22"/>
                <w:szCs w:val="22"/>
              </w:rPr>
            </w:pPr>
            <w:ins w:id="3221"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222"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892D43A" w14:textId="0CC37FBB" w:rsidR="002066E7" w:rsidRPr="00997D17" w:rsidRDefault="00FE0A4D" w:rsidP="00FE4152">
            <w:pPr>
              <w:pStyle w:val="ListParagraph"/>
              <w:rPr>
                <w:sz w:val="22"/>
                <w:szCs w:val="22"/>
              </w:rPr>
            </w:pPr>
            <w:ins w:id="3223" w:author="Bonephace Kaijage" w:date="2026-10-14T06:23:00Z" w16du:dateUtc="2026-10-14T04:23:00Z">
              <w:r>
                <w:rPr>
                  <w:sz w:val="22"/>
                  <w:szCs w:val="22"/>
                </w:rPr>
                <w:t xml:space="preserve">Hali katika maeneo yaliyotajwa kwenye Fahamu Hatari sasa ni hatari kwa maisha: nyumba zimeharibika, watu wamekatwa, na kuna hatari halisi ya kuzama, kujeruhiwa au magonjwa. Msaada unaandaliwa; tafadhali fuateni maelekezo ya kamati na </w:t>
              </w:r>
              <w:r>
                <w:rPr>
                  <w:sz w:val="22"/>
                  <w:szCs w:val="22"/>
                </w:rPr>
                <w:lastRenderedPageBreak/>
                <w:t>muangaliane na majirani.</w:t>
              </w:r>
            </w:ins>
            <w:del w:id="3224"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87444AA" w14:textId="4A63E9AF" w:rsidR="008C6B60" w:rsidRPr="00997D17" w:rsidRDefault="00FE0A4D" w:rsidP="00F20E47">
            <w:pPr>
              <w:pStyle w:val="ListBullet"/>
              <w:rPr>
                <w:sz w:val="22"/>
                <w:szCs w:val="22"/>
              </w:rPr>
            </w:pPr>
            <w:ins w:id="3225" w:author="Bonephace Kaijage" w:date="2026-10-14T06:04:00Z" w16du:dateUtc="2026-10-14T04:04:00Z">
              <w:r>
                <w:rPr>
                  <w:sz w:val="22"/>
                  <w:szCs w:val="22"/>
                </w:rPr>
                <w:lastRenderedPageBreak/>
                <w:t>Please move off the low ground now to the agreed safe place, helping anyone who cannot move alone; the water can rise faster than it looks. Return only when the committee confirms it is safe.</w:t>
              </w:r>
            </w:ins>
            <w:del w:id="3226"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1EEA9E3B" w14:textId="2AB708FB" w:rsidR="008C6B60" w:rsidRPr="00997D17" w:rsidRDefault="00034217" w:rsidP="00F20E47">
            <w:pPr>
              <w:pStyle w:val="ListBullet"/>
              <w:rPr>
                <w:sz w:val="22"/>
                <w:szCs w:val="22"/>
              </w:rPr>
            </w:pPr>
            <w:r w:rsidRPr="00997D17">
              <w:rPr>
                <w:sz w:val="22"/>
                <w:szCs w:val="22"/>
              </w:rPr>
              <w:t>Call 114 and 190. Keep the road clear for ambulances.</w:t>
            </w:r>
          </w:p>
          <w:p w14:paraId="03580C73" w14:textId="1AAD71BF" w:rsidR="008C6B60" w:rsidRPr="00997D17" w:rsidRDefault="00034217" w:rsidP="00F20E47">
            <w:pPr>
              <w:pStyle w:val="ListBullet"/>
              <w:rPr>
                <w:sz w:val="22"/>
                <w:szCs w:val="22"/>
              </w:rPr>
            </w:pPr>
            <w:r w:rsidRPr="00997D17">
              <w:rPr>
                <w:sz w:val="22"/>
                <w:szCs w:val="22"/>
              </w:rPr>
              <w:t xml:space="preserve">Open the shelter and register every </w:t>
            </w:r>
            <w:r w:rsidRPr="00997D17">
              <w:rPr>
                <w:sz w:val="22"/>
                <w:szCs w:val="22"/>
              </w:rPr>
              <w:lastRenderedPageBreak/>
              <w:t>household. Note who is missing.</w:t>
            </w:r>
          </w:p>
          <w:p w14:paraId="53E486D1" w14:textId="68FA52D3"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1DC9DE97" w14:textId="023C1320"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44679991" w14:textId="4ED44383"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72087235" w14:textId="5E5462C1"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0114E04A" w14:textId="28845650"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5FD55B54" w14:textId="77777777" w:rsidTr="002066E7">
        <w:tc>
          <w:tcPr>
            <w:tcW w:w="2278" w:type="dxa"/>
          </w:tcPr>
          <w:p w14:paraId="5B233841" w14:textId="63859B72" w:rsidR="002066E7" w:rsidRPr="00997D17" w:rsidRDefault="002066E7" w:rsidP="00FE4152">
            <w:pPr>
              <w:pStyle w:val="ListParagraph"/>
              <w:rPr>
                <w:sz w:val="22"/>
                <w:szCs w:val="22"/>
              </w:rPr>
            </w:pPr>
            <w:r w:rsidRPr="00997D17">
              <w:rPr>
                <w:sz w:val="22"/>
                <w:szCs w:val="22"/>
              </w:rPr>
              <w:t>Rungwe District Council</w:t>
            </w:r>
          </w:p>
        </w:tc>
        <w:tc>
          <w:tcPr>
            <w:tcW w:w="2278" w:type="dxa"/>
          </w:tcPr>
          <w:p w14:paraId="7131E991" w14:textId="17A94C7E"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2DA6101" w14:textId="4335D51E" w:rsidR="002066E7" w:rsidRPr="00997D17" w:rsidRDefault="008C6B60" w:rsidP="00FE4152">
            <w:pPr>
              <w:pStyle w:val="ListParagraph"/>
              <w:rPr>
                <w:sz w:val="22"/>
                <w:szCs w:val="22"/>
              </w:rPr>
            </w:pPr>
            <w:r w:rsidRPr="00997D17">
              <w:rPr>
                <w:sz w:val="22"/>
                <w:szCs w:val="22"/>
              </w:rPr>
              <w:t>heavy rain and landslides on Mount Rungwe, Kiwira floods, and earthquake. A few roads slippery, a few low homes wet, and lightning where storms build.</w:t>
            </w:r>
          </w:p>
        </w:tc>
        <w:tc>
          <w:tcPr>
            <w:tcW w:w="2278" w:type="dxa"/>
          </w:tcPr>
          <w:p w14:paraId="2EC82A9F" w14:textId="715C0138"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49157F00" w14:textId="4DA712E3" w:rsidR="008C6B60" w:rsidRPr="00997D17" w:rsidRDefault="00034217" w:rsidP="00F20E47">
            <w:pPr>
              <w:pStyle w:val="ListBullet"/>
              <w:rPr>
                <w:sz w:val="22"/>
                <w:szCs w:val="22"/>
              </w:rPr>
            </w:pPr>
            <w:r w:rsidRPr="00997D17">
              <w:rPr>
                <w:sz w:val="22"/>
                <w:szCs w:val="22"/>
              </w:rPr>
              <w:t>Walk the low ground before the rain. Clear drains and culverts.</w:t>
            </w:r>
          </w:p>
          <w:p w14:paraId="59BA09E1" w14:textId="40DD93BE" w:rsidR="008C6B60" w:rsidRPr="00997D17" w:rsidRDefault="00FE0A4D" w:rsidP="00F20E47">
            <w:pPr>
              <w:pStyle w:val="ListBullet"/>
              <w:rPr>
                <w:sz w:val="22"/>
                <w:szCs w:val="22"/>
              </w:rPr>
            </w:pPr>
            <w:ins w:id="3227"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3228" w:author="Bonephace Kaijage" w:date="2026-10-14T06:18:00Z" w16du:dateUtc="2026-10-14T04:18:00Z">
              <w:r w:rsidR="00034217" w:rsidRPr="00997D17" w:rsidDel="00FE0A4D">
                <w:rPr>
                  <w:sz w:val="22"/>
                  <w:szCs w:val="22"/>
                </w:rPr>
                <w:delText>Households on this ground raise food, documents and the children.</w:delText>
              </w:r>
            </w:del>
          </w:p>
          <w:p w14:paraId="67E4F674" w14:textId="4B944CF2" w:rsidR="008C6B60" w:rsidRPr="00997D17" w:rsidRDefault="00FE0A4D" w:rsidP="00F20E47">
            <w:pPr>
              <w:pStyle w:val="ListBullet"/>
              <w:rPr>
                <w:sz w:val="22"/>
                <w:szCs w:val="22"/>
              </w:rPr>
            </w:pPr>
            <w:ins w:id="3229"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230" w:author="Bonephace Kaijage" w:date="2026-10-14T06:14:00Z" w16du:dateUtc="2026-10-14T04:14:00Z">
              <w:r w:rsidR="00034217" w:rsidRPr="00997D17" w:rsidDel="00FE0A4D">
                <w:rPr>
                  <w:sz w:val="22"/>
                  <w:szCs w:val="22"/>
                </w:rPr>
                <w:delText>Save 190 and the ward chair number. Keep a torch and drinking water.</w:delText>
              </w:r>
            </w:del>
          </w:p>
          <w:p w14:paraId="5017E5A2" w14:textId="44C3B5F7" w:rsidR="002066E7" w:rsidRPr="00997D17" w:rsidRDefault="00034217" w:rsidP="00F20E47">
            <w:pPr>
              <w:pStyle w:val="ListBullet"/>
              <w:rPr>
                <w:sz w:val="22"/>
                <w:szCs w:val="22"/>
              </w:rPr>
            </w:pPr>
            <w:r w:rsidRPr="00997D17">
              <w:rPr>
                <w:sz w:val="22"/>
                <w:szCs w:val="22"/>
              </w:rPr>
              <w:t>Do not drive or walk through water on the road. Headlights on, slow down.</w:t>
            </w:r>
          </w:p>
        </w:tc>
        <w:tc>
          <w:tcPr>
            <w:tcW w:w="2279" w:type="dxa"/>
          </w:tcPr>
          <w:p w14:paraId="1E0668F8" w14:textId="6727666B" w:rsidR="008C6B60" w:rsidRPr="00997D17" w:rsidRDefault="00034217" w:rsidP="00F20E47">
            <w:pPr>
              <w:pStyle w:val="ListBullet"/>
              <w:rPr>
                <w:sz w:val="22"/>
                <w:szCs w:val="22"/>
                <w:lang w:val="sv-SE"/>
              </w:rPr>
            </w:pPr>
            <w:r w:rsidRPr="00997D17">
              <w:rPr>
                <w:sz w:val="22"/>
                <w:szCs w:val="22"/>
                <w:lang w:val="sv-SE"/>
              </w:rPr>
              <w:t>Tembea bondeni kabla ya mvua. Safisha mitaro na makalavati.</w:t>
            </w:r>
          </w:p>
          <w:p w14:paraId="4D94ED65" w14:textId="4CC7DA5A" w:rsidR="008C6B60" w:rsidRPr="00997D17" w:rsidRDefault="00FE0A4D" w:rsidP="00F20E47">
            <w:pPr>
              <w:pStyle w:val="ListBullet"/>
              <w:rPr>
                <w:sz w:val="22"/>
                <w:szCs w:val="22"/>
              </w:rPr>
            </w:pPr>
            <w:ins w:id="3231" w:author="Bonephace Kaijage" w:date="2026-10-14T06:18:00Z" w16du:dateUtc="2026-10-14T04:18:00Z">
              <w:r>
                <w:rPr>
                  <w:sz w:val="22"/>
                  <w:szCs w:val="22"/>
                </w:rPr>
                <w:t>Kaya za maeneo yaliyotajwa: wekeni chakula, nyaraka na watoto juu ya sakafu, kwa sababu maji hapa yanaweza kuingia nyumbani bila taarifa.</w:t>
              </w:r>
            </w:ins>
            <w:del w:id="3232" w:author="Bonephace Kaijage" w:date="2026-10-14T06:18:00Z" w16du:dateUtc="2026-10-14T04:18:00Z">
              <w:r w:rsidR="00034217" w:rsidRPr="00997D17" w:rsidDel="00FE0A4D">
                <w:rPr>
                  <w:sz w:val="22"/>
                  <w:szCs w:val="22"/>
                </w:rPr>
                <w:delText>Kaya za eneo hili zipandishe chakula, nyaraka na watoto.</w:delText>
              </w:r>
            </w:del>
          </w:p>
          <w:p w14:paraId="4AE2DC5B" w14:textId="1D5405E8" w:rsidR="008C6B60" w:rsidRPr="00997D17" w:rsidRDefault="00034217" w:rsidP="00F20E47">
            <w:pPr>
              <w:pStyle w:val="ListBullet"/>
              <w:rPr>
                <w:sz w:val="22"/>
                <w:szCs w:val="22"/>
                <w:lang w:val="sv-SE"/>
              </w:rPr>
            </w:pPr>
            <w:r w:rsidRPr="00997D17">
              <w:rPr>
                <w:sz w:val="22"/>
                <w:szCs w:val="22"/>
                <w:lang w:val="sv-SE"/>
              </w:rPr>
              <w:t>Hifadhi 190 na namba ya mwenyekiti wa kata. Weka tochi na maji ya kunywa.</w:t>
            </w:r>
          </w:p>
          <w:p w14:paraId="3FD169D1" w14:textId="5095ADD4" w:rsidR="002066E7" w:rsidRPr="00997D17" w:rsidRDefault="00034217"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27FE87A5" w14:textId="77777777" w:rsidTr="002066E7">
        <w:tc>
          <w:tcPr>
            <w:tcW w:w="2278" w:type="dxa"/>
          </w:tcPr>
          <w:p w14:paraId="171D8EA5" w14:textId="77777777" w:rsidR="002066E7" w:rsidRPr="00997D17" w:rsidRDefault="002066E7" w:rsidP="00FE4152">
            <w:pPr>
              <w:pStyle w:val="ListParagraph"/>
              <w:rPr>
                <w:sz w:val="22"/>
                <w:szCs w:val="22"/>
                <w:lang w:val="sv-SE"/>
              </w:rPr>
            </w:pPr>
          </w:p>
        </w:tc>
        <w:tc>
          <w:tcPr>
            <w:tcW w:w="2278" w:type="dxa"/>
          </w:tcPr>
          <w:p w14:paraId="63F5FD59" w14:textId="758C2105"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F051C04" w14:textId="387DC31D" w:rsidR="002066E7" w:rsidRPr="00997D17" w:rsidRDefault="008C6B60" w:rsidP="00FE4152">
            <w:pPr>
              <w:pStyle w:val="ListParagraph"/>
              <w:rPr>
                <w:sz w:val="22"/>
                <w:szCs w:val="22"/>
              </w:rPr>
            </w:pPr>
            <w:r w:rsidRPr="00997D17">
              <w:rPr>
                <w:sz w:val="22"/>
                <w:szCs w:val="22"/>
              </w:rPr>
              <w:t xml:space="preserve">heavy rain and landslides on Mount Rungwe, Kiwira floods, and earthquake. Roads, </w:t>
            </w:r>
            <w:r w:rsidRPr="00997D17">
              <w:rPr>
                <w:sz w:val="22"/>
                <w:szCs w:val="22"/>
              </w:rPr>
              <w:lastRenderedPageBreak/>
              <w:t>water points or houses at the named sites are now affected. Some journeys and classes are disrupted.</w:t>
            </w:r>
          </w:p>
        </w:tc>
        <w:tc>
          <w:tcPr>
            <w:tcW w:w="2278" w:type="dxa"/>
          </w:tcPr>
          <w:p w14:paraId="3210B9BE" w14:textId="2E8F98A5"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yaliyotajwa yameathirika. </w:t>
            </w:r>
            <w:r w:rsidRPr="00997D17">
              <w:rPr>
                <w:sz w:val="22"/>
                <w:szCs w:val="22"/>
              </w:rPr>
              <w:lastRenderedPageBreak/>
              <w:t>Safari na masomo mengine yamesitishwa.</w:t>
            </w:r>
          </w:p>
        </w:tc>
        <w:tc>
          <w:tcPr>
            <w:tcW w:w="2279" w:type="dxa"/>
          </w:tcPr>
          <w:p w14:paraId="01359BE6" w14:textId="754B24C0" w:rsidR="008C6B60" w:rsidRPr="00997D17" w:rsidRDefault="00034217" w:rsidP="00F20E47">
            <w:pPr>
              <w:pStyle w:val="ListBullet"/>
              <w:rPr>
                <w:sz w:val="22"/>
                <w:szCs w:val="22"/>
              </w:rPr>
            </w:pPr>
            <w:r w:rsidRPr="00997D17">
              <w:rPr>
                <w:sz w:val="22"/>
                <w:szCs w:val="22"/>
              </w:rPr>
              <w:lastRenderedPageBreak/>
              <w:t>Move households off the low ground to the ward assembly point.</w:t>
            </w:r>
          </w:p>
          <w:p w14:paraId="2709F73A" w14:textId="192F62FA" w:rsidR="008C6B60" w:rsidRPr="00997D17" w:rsidRDefault="00034217" w:rsidP="00F20E47">
            <w:pPr>
              <w:pStyle w:val="ListBullet"/>
              <w:rPr>
                <w:sz w:val="22"/>
                <w:szCs w:val="22"/>
              </w:rPr>
            </w:pPr>
            <w:r w:rsidRPr="00997D17">
              <w:rPr>
                <w:sz w:val="22"/>
                <w:szCs w:val="22"/>
              </w:rPr>
              <w:lastRenderedPageBreak/>
              <w:t>Close and mark the flooded road or bridge. Divert traffic.</w:t>
            </w:r>
          </w:p>
          <w:p w14:paraId="6EAB71E3" w14:textId="07534860" w:rsidR="008C6B60" w:rsidRPr="00997D17" w:rsidRDefault="00FE0A4D" w:rsidP="00F20E47">
            <w:pPr>
              <w:pStyle w:val="ListBullet"/>
              <w:rPr>
                <w:sz w:val="22"/>
                <w:szCs w:val="22"/>
              </w:rPr>
            </w:pPr>
            <w:ins w:id="3233" w:author="Bonephace Kaijage" w:date="2026-10-14T06:12:00Z" w16du:dateUtc="2026-10-14T04:12:00Z">
              <w:r>
                <w:rPr>
                  <w:sz w:val="22"/>
                  <w:szCs w:val="22"/>
                </w:rPr>
                <w:t>Check that school children, older people and anyone with a disability are accounted for before dark, so that no one is searched for in the night.</w:t>
              </w:r>
            </w:ins>
            <w:del w:id="3234" w:author="Bonephace Kaijage" w:date="2026-10-14T06:12:00Z" w16du:dateUtc="2026-10-14T04:12:00Z">
              <w:r w:rsidR="00034217" w:rsidRPr="00997D17" w:rsidDel="00FE0A4D">
                <w:rPr>
                  <w:sz w:val="22"/>
                  <w:szCs w:val="22"/>
                </w:rPr>
                <w:delText>Account for school children and older people before dark.</w:delText>
              </w:r>
            </w:del>
          </w:p>
          <w:p w14:paraId="46B28444" w14:textId="4DFA915D" w:rsidR="002066E7" w:rsidRPr="00997D17" w:rsidRDefault="00FE0A4D" w:rsidP="00F20E47">
            <w:pPr>
              <w:pStyle w:val="ListBullet"/>
              <w:rPr>
                <w:sz w:val="22"/>
                <w:szCs w:val="22"/>
              </w:rPr>
            </w:pPr>
            <w:ins w:id="3235" w:author="Bonephace Kaijage" w:date="2026-10-14T06:14:00Z" w16du:dateUtc="2026-10-14T04:14:00Z">
              <w:r>
                <w:rPr>
                  <w:sz w:val="22"/>
                  <w:szCs w:val="22"/>
                </w:rPr>
                <w:t>Boil or treat drinking water, because floods carry waste into wells; tell the clinic early if anyone has diarrhoea.</w:t>
              </w:r>
            </w:ins>
            <w:del w:id="3236" w:author="Bonephace Kaijage" w:date="2026-10-14T06:14:00Z" w16du:dateUtc="2026-10-14T04:14:00Z">
              <w:r w:rsidR="00034217" w:rsidRPr="00997D17" w:rsidDel="00FE0A4D">
                <w:rPr>
                  <w:sz w:val="22"/>
                  <w:szCs w:val="22"/>
                </w:rPr>
                <w:delText>Boil drinking water. The clinic watches for diarrhoea.</w:delText>
              </w:r>
            </w:del>
          </w:p>
        </w:tc>
        <w:tc>
          <w:tcPr>
            <w:tcW w:w="2279" w:type="dxa"/>
          </w:tcPr>
          <w:p w14:paraId="122E564B" w14:textId="12CBBC94" w:rsidR="008C6B60" w:rsidRPr="00997D17" w:rsidRDefault="00034217" w:rsidP="00F20E47">
            <w:pPr>
              <w:pStyle w:val="ListBullet"/>
              <w:rPr>
                <w:sz w:val="22"/>
                <w:szCs w:val="22"/>
                <w:lang w:val="sv-SE"/>
              </w:rPr>
            </w:pPr>
            <w:r w:rsidRPr="00997D17">
              <w:rPr>
                <w:sz w:val="22"/>
                <w:szCs w:val="22"/>
                <w:lang w:val="sv-SE"/>
              </w:rPr>
              <w:lastRenderedPageBreak/>
              <w:t>Hamisha kaya kutoka bondeni kwenda kituo cha kata.</w:t>
            </w:r>
          </w:p>
          <w:p w14:paraId="25C7A77A" w14:textId="13D6561B" w:rsidR="008C6B60" w:rsidRPr="00997D17" w:rsidRDefault="00034217" w:rsidP="00F20E47">
            <w:pPr>
              <w:pStyle w:val="ListBullet"/>
              <w:rPr>
                <w:sz w:val="22"/>
                <w:szCs w:val="22"/>
                <w:lang w:val="sv-SE"/>
              </w:rPr>
            </w:pPr>
            <w:r w:rsidRPr="00997D17">
              <w:rPr>
                <w:sz w:val="22"/>
                <w:szCs w:val="22"/>
                <w:lang w:val="sv-SE"/>
              </w:rPr>
              <w:lastRenderedPageBreak/>
              <w:t>Funga na weka alama barabara au daraja. Elekeza magari.</w:t>
            </w:r>
          </w:p>
          <w:p w14:paraId="3A6AB2DF" w14:textId="6B81EE3B" w:rsidR="008C6B60" w:rsidRPr="00997D17" w:rsidRDefault="00FE0A4D" w:rsidP="00F20E47">
            <w:pPr>
              <w:pStyle w:val="ListBullet"/>
              <w:rPr>
                <w:sz w:val="22"/>
                <w:szCs w:val="22"/>
              </w:rPr>
            </w:pPr>
            <w:ins w:id="3237" w:author="Bonephace Kaijage" w:date="2026-10-14T06:12:00Z" w16du:dateUtc="2026-10-14T04:12:00Z">
              <w:r>
                <w:rPr>
                  <w:sz w:val="22"/>
                  <w:szCs w:val="22"/>
                </w:rPr>
                <w:t>Hakikisheni watoto wa shule, wazee na watu wenye ulemavu wote wamepatikana kabla ya giza, ili asitafutwe mtu usiku.</w:t>
              </w:r>
            </w:ins>
            <w:del w:id="3238" w:author="Bonephace Kaijage" w:date="2026-10-14T06:12:00Z" w16du:dateUtc="2026-10-14T04:12:00Z">
              <w:r w:rsidR="00034217" w:rsidRPr="00997D17" w:rsidDel="00FE0A4D">
                <w:rPr>
                  <w:sz w:val="22"/>
                  <w:szCs w:val="22"/>
                </w:rPr>
                <w:delText>Hakiki watoto wa shule na wazee kabla ya giza.</w:delText>
              </w:r>
            </w:del>
          </w:p>
          <w:p w14:paraId="4989012A" w14:textId="000D8B10" w:rsidR="002066E7" w:rsidRPr="00997D17" w:rsidRDefault="00034217" w:rsidP="00F20E47">
            <w:pPr>
              <w:pStyle w:val="ListBullet"/>
              <w:rPr>
                <w:sz w:val="22"/>
                <w:szCs w:val="22"/>
                <w:lang w:val="sv-SE"/>
              </w:rPr>
            </w:pPr>
            <w:r w:rsidRPr="00997D17">
              <w:rPr>
                <w:sz w:val="22"/>
                <w:szCs w:val="22"/>
                <w:lang w:val="sv-SE"/>
              </w:rPr>
              <w:t>Chemsha maji ya kunywa. Kliniki iangalie kuhara.</w:t>
            </w:r>
          </w:p>
        </w:tc>
      </w:tr>
      <w:tr w:rsidR="002066E7" w:rsidRPr="000343A2" w14:paraId="6BFE8CD7" w14:textId="77777777" w:rsidTr="002066E7">
        <w:tc>
          <w:tcPr>
            <w:tcW w:w="2278" w:type="dxa"/>
          </w:tcPr>
          <w:p w14:paraId="6AA6812E" w14:textId="77777777" w:rsidR="002066E7" w:rsidRPr="00997D17" w:rsidRDefault="002066E7" w:rsidP="00FE4152">
            <w:pPr>
              <w:pStyle w:val="ListParagraph"/>
              <w:rPr>
                <w:sz w:val="22"/>
                <w:szCs w:val="22"/>
                <w:lang w:val="sv-SE"/>
              </w:rPr>
            </w:pPr>
          </w:p>
        </w:tc>
        <w:tc>
          <w:tcPr>
            <w:tcW w:w="2278" w:type="dxa"/>
          </w:tcPr>
          <w:p w14:paraId="10B6C36A" w14:textId="1E5BD36A"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E737D18" w14:textId="70235EA2" w:rsidR="002066E7" w:rsidRPr="00997D17" w:rsidRDefault="00FE0A4D" w:rsidP="00FE4152">
            <w:pPr>
              <w:pStyle w:val="ListParagraph"/>
              <w:rPr>
                <w:sz w:val="22"/>
                <w:szCs w:val="22"/>
              </w:rPr>
            </w:pPr>
            <w:ins w:id="3239"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240"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F92D56A" w14:textId="55CAB66C" w:rsidR="002066E7" w:rsidRPr="00997D17" w:rsidRDefault="00FE0A4D" w:rsidP="00FE4152">
            <w:pPr>
              <w:pStyle w:val="ListParagraph"/>
              <w:rPr>
                <w:sz w:val="22"/>
                <w:szCs w:val="22"/>
              </w:rPr>
            </w:pPr>
            <w:ins w:id="3241"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24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FEAC835" w14:textId="45B1C209" w:rsidR="008C6B60" w:rsidRPr="00997D17" w:rsidRDefault="00FE0A4D" w:rsidP="00F20E47">
            <w:pPr>
              <w:pStyle w:val="ListBullet"/>
              <w:rPr>
                <w:sz w:val="22"/>
                <w:szCs w:val="22"/>
              </w:rPr>
            </w:pPr>
            <w:ins w:id="3243"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244"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672655B6" w14:textId="4E19CD3C" w:rsidR="008C6B60" w:rsidRPr="00997D17" w:rsidRDefault="00034217" w:rsidP="00F20E47">
            <w:pPr>
              <w:pStyle w:val="ListBullet"/>
              <w:rPr>
                <w:sz w:val="22"/>
                <w:szCs w:val="22"/>
              </w:rPr>
            </w:pPr>
            <w:r w:rsidRPr="00997D17">
              <w:rPr>
                <w:sz w:val="22"/>
                <w:szCs w:val="22"/>
              </w:rPr>
              <w:t>Call 114 and 190. Keep the road clear for ambulances.</w:t>
            </w:r>
          </w:p>
          <w:p w14:paraId="27F84676" w14:textId="00E9F6C8" w:rsidR="008C6B60" w:rsidRPr="00997D17" w:rsidRDefault="00034217" w:rsidP="00F20E47">
            <w:pPr>
              <w:pStyle w:val="ListBullet"/>
              <w:rPr>
                <w:sz w:val="22"/>
                <w:szCs w:val="22"/>
              </w:rPr>
            </w:pPr>
            <w:r w:rsidRPr="00997D17">
              <w:rPr>
                <w:sz w:val="22"/>
                <w:szCs w:val="22"/>
              </w:rPr>
              <w:t>Open the shelter and register every household. Note who is missing.</w:t>
            </w:r>
          </w:p>
          <w:p w14:paraId="7F121939" w14:textId="48C70A6A" w:rsidR="002066E7" w:rsidRPr="00997D17" w:rsidRDefault="00034217" w:rsidP="00F20E47">
            <w:pPr>
              <w:pStyle w:val="ListBullet"/>
              <w:rPr>
                <w:sz w:val="22"/>
                <w:szCs w:val="22"/>
              </w:rPr>
            </w:pPr>
            <w:r w:rsidRPr="00997D17">
              <w:rPr>
                <w:sz w:val="22"/>
                <w:szCs w:val="22"/>
              </w:rPr>
              <w:lastRenderedPageBreak/>
              <w:t>Health team: injury first, then cholera if the water is dirty.</w:t>
            </w:r>
          </w:p>
        </w:tc>
        <w:tc>
          <w:tcPr>
            <w:tcW w:w="2279" w:type="dxa"/>
          </w:tcPr>
          <w:p w14:paraId="36DE7F41" w14:textId="482A9ABA"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6565AEFE" w14:textId="055AC5A7"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0F214179" w14:textId="41DF75B8"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745E981D" w14:textId="772D932C"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bl>
    <w:p w14:paraId="2D967CB9" w14:textId="77777777" w:rsidR="00250A71" w:rsidRPr="008F12E3" w:rsidRDefault="00FE4152" w:rsidP="00FE4152">
      <w:pPr>
        <w:pStyle w:val="ListParagraph"/>
        <w:rPr>
          <w:sz w:val="22"/>
          <w:szCs w:val="22"/>
        </w:rPr>
      </w:pPr>
      <w:r w:rsidRPr="00997D17">
        <w:rPr>
          <w:sz w:val="22"/>
          <w:szCs w:val="22"/>
        </w:rPr>
        <w:t>Mbeya City Council — Halmashauri ya Jiji la Mbeya (Mbeya City / Jiji la Mbeya)</w:t>
      </w:r>
    </w:p>
    <w:p w14:paraId="018D8D94" w14:textId="77777777" w:rsidR="00AB6CF2" w:rsidRDefault="00FE4152" w:rsidP="00FE4152">
      <w:pPr>
        <w:rPr>
          <w:sz w:val="22"/>
          <w:szCs w:val="22"/>
        </w:rPr>
      </w:pPr>
      <w:r w:rsidRPr="00997D17">
        <w:rPr>
          <w:sz w:val="22"/>
          <w:szCs w:val="22"/>
        </w:rPr>
        <w:t>14. MOROGORO REGION | MKOA WA MOROGORO</w:t>
      </w:r>
    </w:p>
    <w:p w14:paraId="3DE1A54D" w14:textId="77777777" w:rsidR="00AB6CF2" w:rsidRDefault="00AB6CF2" w:rsidP="00AB6CF2">
      <w:pPr>
        <w:rPr>
          <w:color w:val="000000"/>
        </w:rPr>
      </w:pPr>
    </w:p>
    <w:p w14:paraId="599FF22A" w14:textId="77777777" w:rsidR="00AB6CF2" w:rsidRDefault="00AB6CF2" w:rsidP="00AB6CF2">
      <w:pPr>
        <w:pStyle w:val="Strong1"/>
        <w:jc w:val="both"/>
        <w:rPr>
          <w:color w:val="000000"/>
        </w:rPr>
      </w:pPr>
      <w:r w:rsidRPr="00AB6CF2">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B6CF2" w:rsidRPr="00AB6CF2" w14:paraId="7959EE65" w14:textId="77777777" w:rsidTr="00AB6CF2">
        <w:tc>
          <w:tcPr>
            <w:tcW w:w="3420" w:type="dxa"/>
            <w:shd w:val="clear" w:color="D9D9D9" w:fill="D9D9D9"/>
          </w:tcPr>
          <w:p w14:paraId="4C5E618B" w14:textId="062CB4B6" w:rsidR="00AB6CF2" w:rsidRPr="00AB6CF2" w:rsidRDefault="00AB6CF2" w:rsidP="00AB6CF2">
            <w:pPr>
              <w:jc w:val="both"/>
              <w:rPr>
                <w:color w:val="000000"/>
              </w:rPr>
            </w:pPr>
            <w:r w:rsidRPr="00AB6CF2">
              <w:rPr>
                <w:color w:val="000000"/>
              </w:rPr>
              <w:t>AREA (EN)</w:t>
            </w:r>
          </w:p>
        </w:tc>
        <w:tc>
          <w:tcPr>
            <w:tcW w:w="3235" w:type="dxa"/>
            <w:shd w:val="clear" w:color="D9D9D9" w:fill="D9D9D9"/>
          </w:tcPr>
          <w:p w14:paraId="5BD0E929" w14:textId="7C1D5772" w:rsidR="00AB6CF2" w:rsidRPr="00AB6CF2" w:rsidRDefault="00AB6CF2" w:rsidP="00AB6CF2">
            <w:pPr>
              <w:jc w:val="both"/>
              <w:rPr>
                <w:color w:val="000000"/>
              </w:rPr>
            </w:pPr>
            <w:r w:rsidRPr="00AB6CF2">
              <w:rPr>
                <w:color w:val="000000"/>
              </w:rPr>
              <w:t>ENEO (SW)</w:t>
            </w:r>
          </w:p>
        </w:tc>
        <w:tc>
          <w:tcPr>
            <w:tcW w:w="3605" w:type="dxa"/>
            <w:shd w:val="clear" w:color="D9D9D9" w:fill="D9D9D9"/>
          </w:tcPr>
          <w:p w14:paraId="788DB7A9" w14:textId="0CB0AC80" w:rsidR="00AB6CF2" w:rsidRPr="00AB6CF2" w:rsidRDefault="00AB6CF2" w:rsidP="00AB6CF2">
            <w:pPr>
              <w:jc w:val="both"/>
              <w:rPr>
                <w:color w:val="000000"/>
              </w:rPr>
            </w:pPr>
            <w:r w:rsidRPr="00AB6CF2">
              <w:rPr>
                <w:color w:val="000000"/>
              </w:rPr>
              <w:t>RISK STATEMENT (EN)</w:t>
            </w:r>
          </w:p>
        </w:tc>
        <w:tc>
          <w:tcPr>
            <w:tcW w:w="3325" w:type="dxa"/>
            <w:shd w:val="clear" w:color="D9D9D9" w:fill="D9D9D9"/>
          </w:tcPr>
          <w:p w14:paraId="6FCBD291" w14:textId="70D6562E" w:rsidR="00AB6CF2" w:rsidRPr="00AB6CF2" w:rsidRDefault="00AB6CF2" w:rsidP="00AB6CF2">
            <w:pPr>
              <w:jc w:val="both"/>
              <w:rPr>
                <w:color w:val="000000"/>
              </w:rPr>
            </w:pPr>
            <w:r w:rsidRPr="00AB6CF2">
              <w:rPr>
                <w:color w:val="000000"/>
              </w:rPr>
              <w:t>TAMKO LA HATARI (SW)</w:t>
            </w:r>
          </w:p>
        </w:tc>
      </w:tr>
      <w:tr w:rsidR="00AB6CF2" w:rsidRPr="00AB6CF2" w14:paraId="754C74F1" w14:textId="77777777" w:rsidTr="00AB6CF2">
        <w:tc>
          <w:tcPr>
            <w:tcW w:w="3420" w:type="dxa"/>
          </w:tcPr>
          <w:p w14:paraId="0A1BA449" w14:textId="69B51EF1" w:rsidR="00AB6CF2" w:rsidRPr="00AB6CF2" w:rsidRDefault="00AB6CF2" w:rsidP="00AB6CF2">
            <w:pPr>
              <w:pStyle w:val="ListParagraph"/>
              <w:numPr>
                <w:ilvl w:val="0"/>
                <w:numId w:val="1"/>
              </w:numPr>
              <w:jc w:val="both"/>
              <w:rPr>
                <w:color w:val="000000"/>
              </w:rPr>
            </w:pPr>
            <w:r w:rsidRPr="00AB6CF2">
              <w:rPr>
                <w:color w:val="000000"/>
              </w:rPr>
              <w:t>Morogoro Municipal: Uluguru foothills and the Morogoro river</w:t>
            </w:r>
          </w:p>
        </w:tc>
        <w:tc>
          <w:tcPr>
            <w:tcW w:w="3235" w:type="dxa"/>
          </w:tcPr>
          <w:p w14:paraId="617A4747" w14:textId="6470E3AF" w:rsidR="00AB6CF2" w:rsidRPr="00AB6CF2" w:rsidRDefault="00AB6CF2" w:rsidP="00AB6CF2">
            <w:pPr>
              <w:pStyle w:val="ListParagraph"/>
              <w:numPr>
                <w:ilvl w:val="0"/>
                <w:numId w:val="1"/>
              </w:numPr>
              <w:jc w:val="both"/>
              <w:rPr>
                <w:color w:val="000000"/>
                <w:lang w:val="sv-SE"/>
              </w:rPr>
            </w:pPr>
            <w:r w:rsidRPr="00AB6CF2">
              <w:rPr>
                <w:color w:val="000000"/>
                <w:lang w:val="sv-SE"/>
              </w:rPr>
              <w:t>Manispaa ya Morogoro: vilima vya Uluguru na mto Morogoro</w:t>
            </w:r>
          </w:p>
        </w:tc>
        <w:tc>
          <w:tcPr>
            <w:tcW w:w="3605" w:type="dxa"/>
          </w:tcPr>
          <w:p w14:paraId="046D714F" w14:textId="5220BC20" w:rsidR="00AB6CF2" w:rsidRPr="00DC5789" w:rsidRDefault="00DC5789" w:rsidP="00DC5789">
            <w:pPr>
              <w:pStyle w:val="ListParagraph"/>
              <w:numPr>
                <w:ilvl w:val="0"/>
                <w:numId w:val="1"/>
              </w:numPr>
              <w:jc w:val="both"/>
              <w:rPr>
                <w:color w:val="000000"/>
              </w:rPr>
            </w:pPr>
            <w:r w:rsidRPr="00DC5789">
              <w:rPr>
                <w:color w:val="000000"/>
              </w:rPr>
              <w:t>This area lies at the foot of the Uluguru mountains, where storms send flash floods and debris down the Morogoro and Kikundi rivers into low streets and riverside settlements.</w:t>
            </w:r>
          </w:p>
          <w:p w14:paraId="054871B1" w14:textId="77777777" w:rsidR="000343A2" w:rsidRDefault="00DC5789" w:rsidP="00DC5789">
            <w:pPr>
              <w:pStyle w:val="ListParagraph"/>
              <w:numPr>
                <w:ilvl w:val="0"/>
                <w:numId w:val="1"/>
              </w:numPr>
              <w:jc w:val="both"/>
              <w:rPr>
                <w:ins w:id="3245" w:author="Bonephace Kaijage" w:date="2026-10-11T07:15:00Z" w16du:dateUtc="2026-10-11T04:15:00Z"/>
                <w:color w:val="000000"/>
              </w:rPr>
            </w:pPr>
            <w:r>
              <w:rPr>
                <w:color w:val="000000"/>
              </w:rPr>
              <w:t>For those living and trading here, it helps to</w:t>
            </w:r>
            <w:r w:rsidRPr="00DC5789">
              <w:rPr>
                <w:color w:val="000000"/>
              </w:rPr>
              <w:t xml:space="preserve"> build back from river banks, keep drains and culverts clear and keep goods above the highest known flood mark.</w:t>
            </w:r>
          </w:p>
          <w:p w14:paraId="3D8C96AD" w14:textId="009E3BEB" w:rsidR="000343A2" w:rsidRDefault="00FE0A4D" w:rsidP="00DC5789">
            <w:pPr>
              <w:pStyle w:val="ListParagraph"/>
              <w:numPr>
                <w:ilvl w:val="0"/>
                <w:numId w:val="1"/>
              </w:numPr>
              <w:jc w:val="both"/>
              <w:rPr>
                <w:ins w:id="3246" w:author="Bonephace Kaijage" w:date="2026-10-11T07:15:00Z" w16du:dateUtc="2026-10-11T04:15:00Z"/>
                <w:color w:val="000000"/>
              </w:rPr>
            </w:pPr>
            <w:ins w:id="3247" w:author="Bonephace Kaijage" w:date="2026-10-14T05:56:00Z" w16du:dateUtc="2026-10-14T03:56:00Z">
              <w:r>
                <w:rPr>
                  <w:color w:val="000000"/>
                </w:rPr>
                <w:t>What raises the risk: building new houses or stores inside the Morogoro and Kikundi river reserves, cutting plots into the Uluguru foothills and tipping waste into the channels.</w:t>
              </w:r>
            </w:ins>
          </w:p>
          <w:p w14:paraId="5315821D" w14:textId="77777777" w:rsidR="00FE0A4D" w:rsidRDefault="000343A2" w:rsidP="00DC5789">
            <w:pPr>
              <w:pStyle w:val="ListParagraph"/>
              <w:numPr>
                <w:ilvl w:val="0"/>
                <w:numId w:val="1"/>
              </w:numPr>
              <w:jc w:val="both"/>
              <w:rPr>
                <w:ins w:id="3248" w:author="Bonephace Kaijage" w:date="2026-10-14T05:59:00Z" w16du:dateUtc="2026-10-14T03:59:00Z"/>
                <w:color w:val="000000"/>
              </w:rPr>
            </w:pPr>
            <w:ins w:id="3249" w:author="Bonephace Kaijage" w:date="2026-10-11T07:15:00Z" w16du:dateUtc="2026-10-11T04:15:00Z">
              <w:r>
                <w:rPr>
                  <w:color w:val="000000"/>
                </w:rPr>
                <w:t>Know the higher ground away from the river that you will move to, and go when heavy rain is reported on the Ulugurus above the town, before the river reaches the road; do not try to cross flowing water.</w:t>
              </w:r>
            </w:ins>
          </w:p>
          <w:p w14:paraId="2B0D68ED" w14:textId="7B2D61BB" w:rsidR="00AB6CF2" w:rsidRPr="00DC5789" w:rsidRDefault="00FE0A4D" w:rsidP="00DC5789">
            <w:pPr>
              <w:pStyle w:val="ListParagraph"/>
              <w:numPr>
                <w:ilvl w:val="0"/>
                <w:numId w:val="1"/>
              </w:numPr>
              <w:jc w:val="both"/>
              <w:rPr>
                <w:bCs/>
                <w:color w:val="000000"/>
              </w:rPr>
            </w:pPr>
            <w:ins w:id="3250" w:author="Bonephace Kaijage" w:date="2026-10-14T05:59:00Z" w16du:dateUtc="2026-10-14T03:59:00Z">
              <w:r>
                <w:rPr>
                  <w:color w:val="000000"/>
                </w:rPr>
                <w:t>Agree who will help anyone in the household who cannot move, see or hear a warning on their own.</w:t>
              </w:r>
            </w:ins>
          </w:p>
        </w:tc>
        <w:tc>
          <w:tcPr>
            <w:tcW w:w="3325" w:type="dxa"/>
          </w:tcPr>
          <w:p w14:paraId="03699D8E" w14:textId="443039B3" w:rsidR="00AB6CF2" w:rsidRPr="00DC5789" w:rsidRDefault="00DC5789" w:rsidP="00DC5789">
            <w:pPr>
              <w:pStyle w:val="ListParagraph"/>
              <w:numPr>
                <w:ilvl w:val="0"/>
                <w:numId w:val="1"/>
              </w:numPr>
              <w:jc w:val="both"/>
              <w:rPr>
                <w:color w:val="000000"/>
              </w:rPr>
            </w:pPr>
            <w:r w:rsidRPr="00DC5789">
              <w:rPr>
                <w:color w:val="000000"/>
              </w:rPr>
              <w:t>Eneo hili liko chini ya milima ya Uluguru, ambapo dhoruba hupeleka mafuriko ya ghafla na mawe kwenye mito Morogoro na Kikundi hadi mitaa ya chini na makazi ya kando ya mito.</w:t>
            </w:r>
          </w:p>
          <w:p w14:paraId="5C88C47E" w14:textId="77777777" w:rsidR="000343A2" w:rsidRDefault="00DC5789" w:rsidP="00DC5789">
            <w:pPr>
              <w:pStyle w:val="ListParagraph"/>
              <w:numPr>
                <w:ilvl w:val="0"/>
                <w:numId w:val="1"/>
              </w:numPr>
              <w:jc w:val="both"/>
              <w:rPr>
                <w:ins w:id="3251" w:author="Bonephace Kaijage" w:date="2026-10-11T07:15:00Z" w16du:dateUtc="2026-10-11T04:15:00Z"/>
                <w:color w:val="000000"/>
              </w:rPr>
            </w:pPr>
            <w:r>
              <w:rPr>
                <w:color w:val="000000"/>
              </w:rPr>
              <w:t>Kwa wanaoishi na kufanya biashara hapa, ni vyema</w:t>
            </w:r>
            <w:r w:rsidRPr="00DC5789">
              <w:rPr>
                <w:color w:val="000000"/>
              </w:rPr>
              <w:t xml:space="preserve"> kujenga mbali na kingo za mito, kuweka mitaro na makalavati wazi na kuhifadhi bidhaa juu ya alama ya juu ya mafuriko inayojulikana.</w:t>
            </w:r>
          </w:p>
          <w:p w14:paraId="0A4EEB82" w14:textId="6822EDC6" w:rsidR="000343A2" w:rsidRDefault="00FE0A4D" w:rsidP="00DC5789">
            <w:pPr>
              <w:pStyle w:val="ListParagraph"/>
              <w:numPr>
                <w:ilvl w:val="0"/>
                <w:numId w:val="1"/>
              </w:numPr>
              <w:jc w:val="both"/>
              <w:rPr>
                <w:ins w:id="3252" w:author="Bonephace Kaijage" w:date="2026-10-11T07:15:00Z" w16du:dateUtc="2026-10-11T04:15:00Z"/>
                <w:color w:val="000000"/>
              </w:rPr>
            </w:pPr>
            <w:ins w:id="3253" w:author="Bonephace Kaijage" w:date="2026-10-14T05:56:00Z" w16du:dateUtc="2026-10-14T03:56:00Z">
              <w:r>
                <w:rPr>
                  <w:color w:val="000000"/>
                </w:rPr>
                <w:t>Kinachoongeza hatari: kujenga nyumba au maduka mapya ndani ya hifadhi za mito Morogoro na Kikundi, kuchonga viwanja kwenye vilima vya Uluguru na kutupa taka kwenye mikondo.</w:t>
              </w:r>
            </w:ins>
          </w:p>
          <w:p w14:paraId="2612C7C7" w14:textId="77777777" w:rsidR="00FE0A4D" w:rsidRDefault="000343A2" w:rsidP="00DC5789">
            <w:pPr>
              <w:pStyle w:val="ListParagraph"/>
              <w:numPr>
                <w:ilvl w:val="0"/>
                <w:numId w:val="1"/>
              </w:numPr>
              <w:jc w:val="both"/>
              <w:rPr>
                <w:ins w:id="3254" w:author="Bonephace Kaijage" w:date="2026-10-14T05:59:00Z" w16du:dateUtc="2026-10-14T03:59:00Z"/>
                <w:color w:val="000000"/>
              </w:rPr>
            </w:pPr>
            <w:ins w:id="3255" w:author="Bonephace Kaijage" w:date="2026-10-11T07:15:00Z" w16du:dateUtc="2026-10-11T04:15:00Z">
              <w:r>
                <w:rPr>
                  <w:color w:val="000000"/>
                </w:rPr>
                <w:t>Fahamu eneo la juu mbali na mto utakalohamia, na ondoka mvua kubwa inaporipotiwa Uluguru juu ya mji, kabla mto haujafika barabarani; usijaribu kuvuka maji yanayotiririka.</w:t>
              </w:r>
            </w:ins>
          </w:p>
          <w:p w14:paraId="3C7F28C9" w14:textId="3986DCAF" w:rsidR="00AB6CF2" w:rsidRPr="00DC5789" w:rsidRDefault="00FE0A4D" w:rsidP="00DC5789">
            <w:pPr>
              <w:pStyle w:val="ListParagraph"/>
              <w:numPr>
                <w:ilvl w:val="0"/>
                <w:numId w:val="1"/>
              </w:numPr>
              <w:jc w:val="both"/>
              <w:rPr>
                <w:bCs/>
                <w:color w:val="000000"/>
              </w:rPr>
            </w:pPr>
            <w:ins w:id="3256" w:author="Bonephace Kaijage" w:date="2026-10-14T05:59:00Z" w16du:dateUtc="2026-10-14T03:59:00Z">
              <w:r>
                <w:rPr>
                  <w:color w:val="000000"/>
                </w:rPr>
                <w:lastRenderedPageBreak/>
                <w:t>Kubalianeni nani atamsaidia yeyote katika kaya asiyeweza kuondoka, kuona au kusikia tahadhari peke yake.</w:t>
              </w:r>
            </w:ins>
          </w:p>
        </w:tc>
      </w:tr>
      <w:tr w:rsidR="00AB6CF2" w:rsidRPr="00AB6CF2" w14:paraId="212192C2" w14:textId="77777777" w:rsidTr="00AB6CF2">
        <w:tc>
          <w:tcPr>
            <w:tcW w:w="3420" w:type="dxa"/>
          </w:tcPr>
          <w:p w14:paraId="112F3E29" w14:textId="37CDFF96" w:rsidR="00AB6CF2" w:rsidRPr="00AB6CF2" w:rsidRDefault="00AB6CF2" w:rsidP="00AB6CF2">
            <w:pPr>
              <w:pStyle w:val="ListParagraph"/>
              <w:numPr>
                <w:ilvl w:val="0"/>
                <w:numId w:val="1"/>
              </w:numPr>
              <w:jc w:val="both"/>
              <w:rPr>
                <w:color w:val="000000"/>
              </w:rPr>
            </w:pPr>
            <w:r w:rsidRPr="00AB6CF2">
              <w:rPr>
                <w:color w:val="000000"/>
              </w:rPr>
              <w:lastRenderedPageBreak/>
              <w:t>Ifakara Town: Kilombero flood plain</w:t>
            </w:r>
          </w:p>
        </w:tc>
        <w:tc>
          <w:tcPr>
            <w:tcW w:w="3235" w:type="dxa"/>
          </w:tcPr>
          <w:p w14:paraId="5C706111" w14:textId="74D2F455" w:rsidR="00AB6CF2" w:rsidRPr="00AB6CF2" w:rsidRDefault="00AB6CF2" w:rsidP="00AB6CF2">
            <w:pPr>
              <w:pStyle w:val="ListParagraph"/>
              <w:numPr>
                <w:ilvl w:val="0"/>
                <w:numId w:val="1"/>
              </w:numPr>
              <w:jc w:val="both"/>
              <w:rPr>
                <w:color w:val="000000"/>
                <w:lang w:val="sv-SE"/>
              </w:rPr>
            </w:pPr>
            <w:r w:rsidRPr="00AB6CF2">
              <w:rPr>
                <w:color w:val="000000"/>
                <w:lang w:val="sv-SE"/>
              </w:rPr>
              <w:t>Mji wa Ifakara: tambarare ya mafuriko ya Kilombero</w:t>
            </w:r>
          </w:p>
        </w:tc>
        <w:tc>
          <w:tcPr>
            <w:tcW w:w="3605" w:type="dxa"/>
          </w:tcPr>
          <w:p w14:paraId="0AF089FB" w14:textId="1EAD49DF" w:rsidR="00AB6CF2" w:rsidRPr="00DC5789" w:rsidRDefault="00DC5789" w:rsidP="00DC5789">
            <w:pPr>
              <w:pStyle w:val="ListParagraph"/>
              <w:numPr>
                <w:ilvl w:val="0"/>
                <w:numId w:val="1"/>
              </w:numPr>
              <w:jc w:val="both"/>
              <w:rPr>
                <w:color w:val="000000"/>
              </w:rPr>
            </w:pPr>
            <w:r w:rsidRPr="00DC5789">
              <w:rPr>
                <w:color w:val="000000"/>
              </w:rPr>
              <w:t>This area is a town on the Kilombero flood plain, where the river spreads over low streets and fields in wet years and malaria and cholera rise after floods.</w:t>
            </w:r>
          </w:p>
          <w:p w14:paraId="7E179EE1" w14:textId="77777777" w:rsidR="000343A2" w:rsidRDefault="00DC5789" w:rsidP="00DC5789">
            <w:pPr>
              <w:pStyle w:val="ListParagraph"/>
              <w:numPr>
                <w:ilvl w:val="0"/>
                <w:numId w:val="1"/>
              </w:numPr>
              <w:jc w:val="both"/>
              <w:rPr>
                <w:ins w:id="3257" w:author="Bonephace Kaijage" w:date="2026-10-11T07:14:00Z" w16du:dateUtc="2026-10-11T04:14:00Z"/>
                <w:color w:val="000000"/>
              </w:rPr>
            </w:pPr>
            <w:r>
              <w:rPr>
                <w:color w:val="000000"/>
              </w:rPr>
              <w:t>For those living and trading here, it helps to</w:t>
            </w:r>
            <w:r w:rsidRPr="00DC5789">
              <w:rPr>
                <w:color w:val="000000"/>
              </w:rPr>
              <w:t xml:space="preserve"> build on raised plinths, keep drains open, sleep under treated nets and treat drinking water.</w:t>
            </w:r>
          </w:p>
          <w:p w14:paraId="3A4B51E8" w14:textId="669D1EDF" w:rsidR="000343A2" w:rsidRDefault="00FE0A4D" w:rsidP="00DC5789">
            <w:pPr>
              <w:pStyle w:val="ListParagraph"/>
              <w:numPr>
                <w:ilvl w:val="0"/>
                <w:numId w:val="1"/>
              </w:numPr>
              <w:jc w:val="both"/>
              <w:rPr>
                <w:ins w:id="3258" w:author="Bonephace Kaijage" w:date="2026-10-11T07:14:00Z" w16du:dateUtc="2026-10-11T04:14:00Z"/>
                <w:color w:val="000000"/>
              </w:rPr>
            </w:pPr>
            <w:ins w:id="3259" w:author="Bonephace Kaijage" w:date="2026-10-14T05:57:00Z" w16du:dateUtc="2026-10-14T03:57:00Z">
              <w:r>
                <w:rPr>
                  <w:color w:val="000000"/>
                </w:rPr>
                <w:t>What raises the risk: extending the town onto the lowest parts of the flood plain, blocking drains with waste, drawing water from flooded wells and hiding cases of diarrhoea.</w:t>
              </w:r>
            </w:ins>
          </w:p>
          <w:p w14:paraId="2286AD2B" w14:textId="77777777" w:rsidR="00FE0A4D" w:rsidRDefault="000343A2" w:rsidP="00DC5789">
            <w:pPr>
              <w:pStyle w:val="ListParagraph"/>
              <w:numPr>
                <w:ilvl w:val="0"/>
                <w:numId w:val="1"/>
              </w:numPr>
              <w:jc w:val="both"/>
              <w:rPr>
                <w:ins w:id="3260" w:author="Bonephace Kaijage" w:date="2026-10-14T05:59:00Z" w16du:dateUtc="2026-10-14T03:59:00Z"/>
                <w:color w:val="000000"/>
              </w:rPr>
            </w:pPr>
            <w:ins w:id="3261" w:author="Bonephace Kaijage" w:date="2026-10-11T07:14:00Z" w16du:dateUtc="2026-10-11T04:14:00Z">
              <w:r>
                <w:rPr>
                  <w:color w:val="000000"/>
                </w:rPr>
                <w:t>Know the higher street or school ground that is your assembly point, move there with children and the elderly when the Kilombero spreads towards the town, and report the first case of watery diarrhoea the same day.</w:t>
              </w:r>
            </w:ins>
          </w:p>
          <w:p w14:paraId="5E48AF87" w14:textId="23AE07B1" w:rsidR="00AB6CF2" w:rsidRPr="00DC5789" w:rsidRDefault="00FE0A4D" w:rsidP="00DC5789">
            <w:pPr>
              <w:pStyle w:val="ListParagraph"/>
              <w:numPr>
                <w:ilvl w:val="0"/>
                <w:numId w:val="1"/>
              </w:numPr>
              <w:jc w:val="both"/>
              <w:rPr>
                <w:bCs/>
                <w:color w:val="000000"/>
              </w:rPr>
            </w:pPr>
            <w:ins w:id="3262" w:author="Bonephace Kaijage" w:date="2026-10-14T05:59:00Z" w16du:dateUtc="2026-10-14T03:59:00Z">
              <w:r>
                <w:rPr>
                  <w:color w:val="000000"/>
                </w:rPr>
                <w:t>Agree who will help anyone in the household who cannot move, see or hear a warning on their own.</w:t>
              </w:r>
            </w:ins>
          </w:p>
        </w:tc>
        <w:tc>
          <w:tcPr>
            <w:tcW w:w="3325" w:type="dxa"/>
          </w:tcPr>
          <w:p w14:paraId="3DD0B543" w14:textId="519261B4" w:rsidR="00AB6CF2" w:rsidRPr="00DC5789" w:rsidRDefault="00DC5789" w:rsidP="00DC5789">
            <w:pPr>
              <w:pStyle w:val="ListParagraph"/>
              <w:numPr>
                <w:ilvl w:val="0"/>
                <w:numId w:val="1"/>
              </w:numPr>
              <w:jc w:val="both"/>
              <w:rPr>
                <w:color w:val="000000"/>
              </w:rPr>
            </w:pPr>
            <w:r w:rsidRPr="00DC5789">
              <w:rPr>
                <w:color w:val="000000"/>
              </w:rPr>
              <w:t>Eneo hili ni mji ulio kwenye tambarare ya mafuriko ya Kilombero, ambapo mto hutanuka kwenye mitaa ya chini na mashamba katika miaka ya mvua nyingi na malaria na kipindupindu huongezeka baada ya mafuriko.</w:t>
            </w:r>
          </w:p>
          <w:p w14:paraId="2F031137" w14:textId="77777777" w:rsidR="000343A2" w:rsidRDefault="00DC5789" w:rsidP="00DC5789">
            <w:pPr>
              <w:pStyle w:val="ListParagraph"/>
              <w:numPr>
                <w:ilvl w:val="0"/>
                <w:numId w:val="1"/>
              </w:numPr>
              <w:jc w:val="both"/>
              <w:rPr>
                <w:ins w:id="3263" w:author="Bonephace Kaijage" w:date="2026-10-11T07:14:00Z" w16du:dateUtc="2026-10-11T04:14:00Z"/>
                <w:color w:val="000000"/>
              </w:rPr>
            </w:pPr>
            <w:r>
              <w:rPr>
                <w:color w:val="000000"/>
              </w:rPr>
              <w:t>Kwa wanaoishi na kufanya biashara hapa, ni vyema</w:t>
            </w:r>
            <w:r w:rsidRPr="00DC5789">
              <w:rPr>
                <w:color w:val="000000"/>
              </w:rPr>
              <w:t xml:space="preserve"> kujenga kwenye misingi iliyoinuliwa, kuweka mitaro wazi, kulala ndani ya vyandarua vyenye dawa na kutibu maji ya kunywa.</w:t>
            </w:r>
          </w:p>
          <w:p w14:paraId="6E940533" w14:textId="2D154B52" w:rsidR="000343A2" w:rsidRDefault="00FE0A4D" w:rsidP="00DC5789">
            <w:pPr>
              <w:pStyle w:val="ListParagraph"/>
              <w:numPr>
                <w:ilvl w:val="0"/>
                <w:numId w:val="1"/>
              </w:numPr>
              <w:jc w:val="both"/>
              <w:rPr>
                <w:ins w:id="3264" w:author="Bonephace Kaijage" w:date="2026-10-11T07:14:00Z" w16du:dateUtc="2026-10-11T04:14:00Z"/>
                <w:color w:val="000000"/>
              </w:rPr>
            </w:pPr>
            <w:ins w:id="3265" w:author="Bonephace Kaijage" w:date="2026-10-14T05:56:00Z" w16du:dateUtc="2026-10-14T03:56:00Z">
              <w:r>
                <w:rPr>
                  <w:color w:val="000000"/>
                </w:rPr>
                <w:t>Kinachoongeza hatari: kupanua mji hadi sehemu za chini kabisa za tambarare ya mafuriko, kuziba mitaro kwa taka, kuchota maji kwenye visima vilivyofurika na kuficha wagonjwa wa kuharisha.</w:t>
              </w:r>
            </w:ins>
          </w:p>
          <w:p w14:paraId="02E57583" w14:textId="77777777" w:rsidR="00FE0A4D" w:rsidRDefault="000343A2" w:rsidP="00DC5789">
            <w:pPr>
              <w:pStyle w:val="ListParagraph"/>
              <w:numPr>
                <w:ilvl w:val="0"/>
                <w:numId w:val="1"/>
              </w:numPr>
              <w:jc w:val="both"/>
              <w:rPr>
                <w:ins w:id="3266" w:author="Bonephace Kaijage" w:date="2026-10-14T05:59:00Z" w16du:dateUtc="2026-10-14T03:59:00Z"/>
                <w:color w:val="000000"/>
              </w:rPr>
            </w:pPr>
            <w:ins w:id="3267" w:author="Bonephace Kaijage" w:date="2026-10-11T07:14:00Z" w16du:dateUtc="2026-10-11T04:14:00Z">
              <w:r>
                <w:rPr>
                  <w:color w:val="000000"/>
                </w:rPr>
                <w:t>Fahamu mtaa wa juu au uwanja wa shule ambao ni kituo chenu cha kukusanyika, hamieni huko na watoto na wazee Kilombero inapotapakaa kuelekea mjini, na ripoti mgonjwa wa kwanza wa kuharisha maji siku hiyo hiyo.</w:t>
              </w:r>
            </w:ins>
          </w:p>
          <w:p w14:paraId="2582AC88" w14:textId="37D9D40B" w:rsidR="00AB6CF2" w:rsidRPr="00DC5789" w:rsidRDefault="00FE0A4D" w:rsidP="00DC5789">
            <w:pPr>
              <w:pStyle w:val="ListParagraph"/>
              <w:numPr>
                <w:ilvl w:val="0"/>
                <w:numId w:val="1"/>
              </w:numPr>
              <w:jc w:val="both"/>
              <w:rPr>
                <w:bCs/>
                <w:color w:val="000000"/>
              </w:rPr>
            </w:pPr>
            <w:ins w:id="3268" w:author="Bonephace Kaijage" w:date="2026-10-14T05:59:00Z" w16du:dateUtc="2026-10-14T03:59:00Z">
              <w:r>
                <w:rPr>
                  <w:color w:val="000000"/>
                </w:rPr>
                <w:t xml:space="preserve">Kubalianeni nani atamsaidia yeyote katika kaya asiyeweza kuondoka, </w:t>
              </w:r>
              <w:r>
                <w:rPr>
                  <w:color w:val="000000"/>
                </w:rPr>
                <w:lastRenderedPageBreak/>
                <w:t>kuona au kusikia tahadhari peke yake.</w:t>
              </w:r>
            </w:ins>
          </w:p>
        </w:tc>
      </w:tr>
      <w:tr w:rsidR="00AB6CF2" w:rsidRPr="00AB6CF2" w14:paraId="1D6D96E5" w14:textId="77777777" w:rsidTr="00AB6CF2">
        <w:tc>
          <w:tcPr>
            <w:tcW w:w="3420" w:type="dxa"/>
          </w:tcPr>
          <w:p w14:paraId="2007DC8B" w14:textId="42AEAFE4" w:rsidR="00AB6CF2" w:rsidRPr="00AB6CF2" w:rsidRDefault="00AB6CF2" w:rsidP="00AB6CF2">
            <w:pPr>
              <w:pStyle w:val="ListParagraph"/>
              <w:numPr>
                <w:ilvl w:val="0"/>
                <w:numId w:val="1"/>
              </w:numPr>
              <w:jc w:val="both"/>
              <w:rPr>
                <w:color w:val="000000"/>
              </w:rPr>
            </w:pPr>
            <w:r w:rsidRPr="00AB6CF2">
              <w:rPr>
                <w:color w:val="000000"/>
              </w:rPr>
              <w:lastRenderedPageBreak/>
              <w:t>Gairo: dry hills and the highway corridor</w:t>
            </w:r>
          </w:p>
        </w:tc>
        <w:tc>
          <w:tcPr>
            <w:tcW w:w="3235" w:type="dxa"/>
          </w:tcPr>
          <w:p w14:paraId="68A47F95" w14:textId="429E9B1D" w:rsidR="00AB6CF2" w:rsidRPr="00AB6CF2" w:rsidRDefault="00AB6CF2" w:rsidP="00AB6CF2">
            <w:pPr>
              <w:pStyle w:val="ListParagraph"/>
              <w:numPr>
                <w:ilvl w:val="0"/>
                <w:numId w:val="1"/>
              </w:numPr>
              <w:jc w:val="both"/>
              <w:rPr>
                <w:color w:val="000000"/>
                <w:lang w:val="sv-SE"/>
              </w:rPr>
            </w:pPr>
            <w:r w:rsidRPr="00AB6CF2">
              <w:rPr>
                <w:color w:val="000000"/>
                <w:lang w:val="sv-SE"/>
              </w:rPr>
              <w:t>Gairo: milima kame na ukanda wa barabara kuu</w:t>
            </w:r>
          </w:p>
        </w:tc>
        <w:tc>
          <w:tcPr>
            <w:tcW w:w="3605" w:type="dxa"/>
          </w:tcPr>
          <w:p w14:paraId="19556F61" w14:textId="681EFA8E" w:rsidR="00AB6CF2" w:rsidRPr="00DC5789" w:rsidRDefault="00DC5789" w:rsidP="00DC5789">
            <w:pPr>
              <w:pStyle w:val="ListParagraph"/>
              <w:numPr>
                <w:ilvl w:val="0"/>
                <w:numId w:val="1"/>
              </w:numPr>
              <w:jc w:val="both"/>
              <w:rPr>
                <w:color w:val="000000"/>
              </w:rPr>
            </w:pPr>
            <w:r w:rsidRPr="00DC5789">
              <w:rPr>
                <w:color w:val="000000"/>
              </w:rPr>
              <w:t>This area is dry, eroded hill country on the Dar–Dodoma highway, where drought damages crops and storms send flash floods down gullies onto the road and town.</w:t>
            </w:r>
          </w:p>
          <w:p w14:paraId="7221AA8C" w14:textId="77777777" w:rsidR="000343A2" w:rsidRDefault="00DC5789" w:rsidP="00DC5789">
            <w:pPr>
              <w:pStyle w:val="ListParagraph"/>
              <w:numPr>
                <w:ilvl w:val="0"/>
                <w:numId w:val="1"/>
              </w:numPr>
              <w:jc w:val="both"/>
              <w:rPr>
                <w:ins w:id="3269" w:author="Bonephace Kaijage" w:date="2026-10-11T07:14:00Z" w16du:dateUtc="2026-10-11T04:14:00Z"/>
                <w:color w:val="000000"/>
              </w:rPr>
            </w:pPr>
            <w:r>
              <w:rPr>
                <w:color w:val="000000"/>
              </w:rPr>
              <w:t>For those living and farming here, it helps to</w:t>
            </w:r>
            <w:r w:rsidRPr="00DC5789">
              <w:rPr>
                <w:color w:val="000000"/>
              </w:rPr>
              <w:t xml:space="preserve"> keep trees and contour bunds on slopes, build away from gullies and plant drought-tolerant crops.</w:t>
            </w:r>
          </w:p>
          <w:p w14:paraId="4B7DA475" w14:textId="3ED22BB7" w:rsidR="000343A2" w:rsidRDefault="00FE0A4D" w:rsidP="00DC5789">
            <w:pPr>
              <w:pStyle w:val="ListParagraph"/>
              <w:numPr>
                <w:ilvl w:val="0"/>
                <w:numId w:val="1"/>
              </w:numPr>
              <w:jc w:val="both"/>
              <w:rPr>
                <w:ins w:id="3270" w:author="Bonephace Kaijage" w:date="2026-10-11T07:14:00Z" w16du:dateUtc="2026-10-11T04:14:00Z"/>
                <w:color w:val="000000"/>
              </w:rPr>
            </w:pPr>
            <w:ins w:id="3271" w:author="Bonephace Kaijage" w:date="2026-10-14T05:56:00Z" w16du:dateUtc="2026-10-14T03:56:00Z">
              <w:r>
                <w:rPr>
                  <w:color w:val="000000"/>
                </w:rPr>
                <w:t>What raises the risk and to the loss when the rains fail: building at the gully mouths along the highway, clearing the last trees from the hills and relying on maize alone.</w:t>
              </w:r>
            </w:ins>
          </w:p>
          <w:p w14:paraId="6D2A192D" w14:textId="77777777" w:rsidR="00FE0A4D" w:rsidRDefault="000343A2" w:rsidP="00DC5789">
            <w:pPr>
              <w:pStyle w:val="ListParagraph"/>
              <w:numPr>
                <w:ilvl w:val="0"/>
                <w:numId w:val="1"/>
              </w:numPr>
              <w:jc w:val="both"/>
              <w:rPr>
                <w:ins w:id="3272" w:author="Bonephace Kaijage" w:date="2026-10-14T05:59:00Z" w16du:dateUtc="2026-10-14T03:59:00Z"/>
                <w:color w:val="000000"/>
              </w:rPr>
            </w:pPr>
            <w:ins w:id="3273" w:author="Bonephace Kaijage" w:date="2026-10-11T07:14:00Z" w16du:dateUtc="2026-10-11T04:14:00Z">
              <w:r>
                <w:rPr>
                  <w:color w:val="000000"/>
                </w:rPr>
                <w:t>Know the firm ground away from the gullies that your household will move to when a storm breaks on the hills, keep off the road where it crosses the gullies, and agree early where food and water will come from in a failed season.</w:t>
              </w:r>
            </w:ins>
          </w:p>
          <w:p w14:paraId="09BF7516" w14:textId="0314B4C2" w:rsidR="00AB6CF2" w:rsidRPr="00DC5789" w:rsidRDefault="00FE0A4D" w:rsidP="00DC5789">
            <w:pPr>
              <w:pStyle w:val="ListParagraph"/>
              <w:numPr>
                <w:ilvl w:val="0"/>
                <w:numId w:val="1"/>
              </w:numPr>
              <w:jc w:val="both"/>
              <w:rPr>
                <w:bCs/>
                <w:color w:val="000000"/>
              </w:rPr>
            </w:pPr>
            <w:ins w:id="3274" w:author="Bonephace Kaijage" w:date="2026-10-14T05:59:00Z" w16du:dateUtc="2026-10-14T03:59:00Z">
              <w:r>
                <w:rPr>
                  <w:color w:val="000000"/>
                </w:rPr>
                <w:t>Agree who will help anyone in the household who cannot move, see or hear a warning on their own.</w:t>
              </w:r>
            </w:ins>
          </w:p>
        </w:tc>
        <w:tc>
          <w:tcPr>
            <w:tcW w:w="3325" w:type="dxa"/>
          </w:tcPr>
          <w:p w14:paraId="10DDEE67" w14:textId="10FB40BB" w:rsidR="00AB6CF2" w:rsidRPr="00DC5789" w:rsidRDefault="00DC5789" w:rsidP="00DC5789">
            <w:pPr>
              <w:pStyle w:val="ListParagraph"/>
              <w:numPr>
                <w:ilvl w:val="0"/>
                <w:numId w:val="1"/>
              </w:numPr>
              <w:jc w:val="both"/>
              <w:rPr>
                <w:color w:val="000000"/>
              </w:rPr>
            </w:pPr>
            <w:r w:rsidRPr="00DC5789">
              <w:rPr>
                <w:color w:val="000000"/>
              </w:rPr>
              <w:t>Eneo hili ni nchi ya milima kame iliyomomonyoka kando ya barabara kuu ya Dar–Dodoma, ambapo ukame huharibu mazao na dhoruba hupeleka mafuriko ya ghafla kwenye makorongo hadi barabarani na mjini.</w:t>
            </w:r>
          </w:p>
          <w:p w14:paraId="2D160679" w14:textId="77777777" w:rsidR="000343A2" w:rsidRDefault="00DC5789" w:rsidP="00DC5789">
            <w:pPr>
              <w:pStyle w:val="ListParagraph"/>
              <w:numPr>
                <w:ilvl w:val="0"/>
                <w:numId w:val="1"/>
              </w:numPr>
              <w:jc w:val="both"/>
              <w:rPr>
                <w:ins w:id="3275" w:author="Bonephace Kaijage" w:date="2026-10-11T07:14:00Z" w16du:dateUtc="2026-10-11T04:14:00Z"/>
                <w:color w:val="000000"/>
              </w:rPr>
            </w:pPr>
            <w:r>
              <w:rPr>
                <w:color w:val="000000"/>
              </w:rPr>
              <w:t>Kwa wanaoishi na kulima hapa, ni vyema</w:t>
            </w:r>
            <w:r w:rsidRPr="00DC5789">
              <w:rPr>
                <w:color w:val="000000"/>
              </w:rPr>
              <w:t xml:space="preserve"> kuacha miti na matuta ya kontua kwenye miteremko, kujenga mbali na makorongo na kupanda mazao yanayostahimili ukame.</w:t>
            </w:r>
          </w:p>
          <w:p w14:paraId="2F030454" w14:textId="06067F46" w:rsidR="000343A2" w:rsidRDefault="00FE0A4D" w:rsidP="00DC5789">
            <w:pPr>
              <w:pStyle w:val="ListParagraph"/>
              <w:numPr>
                <w:ilvl w:val="0"/>
                <w:numId w:val="1"/>
              </w:numPr>
              <w:jc w:val="both"/>
              <w:rPr>
                <w:ins w:id="3276" w:author="Bonephace Kaijage" w:date="2026-10-11T07:14:00Z" w16du:dateUtc="2026-10-11T04:14:00Z"/>
                <w:color w:val="000000"/>
              </w:rPr>
            </w:pPr>
            <w:ins w:id="3277" w:author="Bonephace Kaijage" w:date="2026-10-14T05:56:00Z" w16du:dateUtc="2026-10-14T03:56:00Z">
              <w:r>
                <w:rPr>
                  <w:color w:val="000000"/>
                </w:rPr>
                <w:t>Kinachoongeza hatari na hasara mvua zikikosekana: kujenga kwenye midomo ya makorongo kando ya barabara kuu, kukata miti ya mwisho milimani na kutegemea mahindi pekee.</w:t>
              </w:r>
            </w:ins>
          </w:p>
          <w:p w14:paraId="2D84BE86" w14:textId="77777777" w:rsidR="00FE0A4D" w:rsidRDefault="000343A2" w:rsidP="00DC5789">
            <w:pPr>
              <w:pStyle w:val="ListParagraph"/>
              <w:numPr>
                <w:ilvl w:val="0"/>
                <w:numId w:val="1"/>
              </w:numPr>
              <w:jc w:val="both"/>
              <w:rPr>
                <w:ins w:id="3278" w:author="Bonephace Kaijage" w:date="2026-10-14T05:59:00Z" w16du:dateUtc="2026-10-14T03:59:00Z"/>
                <w:color w:val="000000"/>
              </w:rPr>
            </w:pPr>
            <w:ins w:id="3279" w:author="Bonephace Kaijage" w:date="2026-10-11T07:14:00Z" w16du:dateUtc="2026-10-11T04:14:00Z">
              <w:r>
                <w:rPr>
                  <w:color w:val="000000"/>
                </w:rPr>
                <w:t>Fahamu eneo imara mbali na makorongo ambalo kaya yako itahamia dhoruba inapoanza milimani, kaeni mbali na barabara inapovuka makorongo, na kubalianeni mapema chakula na maji vitatoka wapi msimu ukikosekana.</w:t>
              </w:r>
            </w:ins>
          </w:p>
          <w:p w14:paraId="10FB8D6F" w14:textId="588DD905" w:rsidR="00AB6CF2" w:rsidRPr="00DC5789" w:rsidRDefault="00FE0A4D" w:rsidP="00DC5789">
            <w:pPr>
              <w:pStyle w:val="ListParagraph"/>
              <w:numPr>
                <w:ilvl w:val="0"/>
                <w:numId w:val="1"/>
              </w:numPr>
              <w:jc w:val="both"/>
              <w:rPr>
                <w:bCs/>
                <w:color w:val="000000"/>
              </w:rPr>
            </w:pPr>
            <w:ins w:id="3280" w:author="Bonephace Kaijage" w:date="2026-10-14T05:59:00Z" w16du:dateUtc="2026-10-14T03:59:00Z">
              <w:r>
                <w:rPr>
                  <w:color w:val="000000"/>
                </w:rPr>
                <w:t>Kubalianeni nani atamsaidia yeyote katika kaya asiyeweza kuondoka, kuona au kusikia tahadhari peke yake.</w:t>
              </w:r>
            </w:ins>
          </w:p>
        </w:tc>
      </w:tr>
      <w:tr w:rsidR="00AB6CF2" w:rsidRPr="00AB6CF2" w14:paraId="3821EEB0" w14:textId="77777777" w:rsidTr="00AB6CF2">
        <w:tc>
          <w:tcPr>
            <w:tcW w:w="3420" w:type="dxa"/>
          </w:tcPr>
          <w:p w14:paraId="1042922E" w14:textId="276B3345" w:rsidR="00AB6CF2" w:rsidRPr="00AB6CF2" w:rsidRDefault="00AB6CF2" w:rsidP="00AB6CF2">
            <w:pPr>
              <w:pStyle w:val="ListParagraph"/>
              <w:numPr>
                <w:ilvl w:val="0"/>
                <w:numId w:val="1"/>
              </w:numPr>
              <w:jc w:val="both"/>
              <w:rPr>
                <w:color w:val="000000"/>
              </w:rPr>
            </w:pPr>
            <w:r w:rsidRPr="00AB6CF2">
              <w:rPr>
                <w:color w:val="000000"/>
              </w:rPr>
              <w:t>Kilombero: valley rice farms and Udzungwa edge</w:t>
            </w:r>
          </w:p>
        </w:tc>
        <w:tc>
          <w:tcPr>
            <w:tcW w:w="3235" w:type="dxa"/>
          </w:tcPr>
          <w:p w14:paraId="64EEB105" w14:textId="569AA147" w:rsidR="00AB6CF2" w:rsidRPr="00AB6CF2" w:rsidRDefault="00AB6CF2" w:rsidP="00AB6CF2">
            <w:pPr>
              <w:pStyle w:val="ListParagraph"/>
              <w:numPr>
                <w:ilvl w:val="0"/>
                <w:numId w:val="1"/>
              </w:numPr>
              <w:jc w:val="both"/>
              <w:rPr>
                <w:color w:val="000000"/>
                <w:lang w:val="sv-SE"/>
              </w:rPr>
            </w:pPr>
            <w:r w:rsidRPr="00AB6CF2">
              <w:rPr>
                <w:color w:val="000000"/>
                <w:lang w:val="sv-SE"/>
              </w:rPr>
              <w:t xml:space="preserve">Kilombero: mashamba ya mpunga ya bonde na </w:t>
            </w:r>
            <w:r w:rsidRPr="00AB6CF2">
              <w:rPr>
                <w:color w:val="000000"/>
                <w:lang w:val="sv-SE"/>
              </w:rPr>
              <w:lastRenderedPageBreak/>
              <w:t>pembezoni mwa Udzungwa</w:t>
            </w:r>
          </w:p>
        </w:tc>
        <w:tc>
          <w:tcPr>
            <w:tcW w:w="3605" w:type="dxa"/>
          </w:tcPr>
          <w:p w14:paraId="4507E2B8" w14:textId="77C47671" w:rsidR="00AB6CF2" w:rsidRPr="00DC5789" w:rsidRDefault="00DC5789" w:rsidP="00DC5789">
            <w:pPr>
              <w:pStyle w:val="ListParagraph"/>
              <w:numPr>
                <w:ilvl w:val="0"/>
                <w:numId w:val="1"/>
              </w:numPr>
              <w:jc w:val="both"/>
              <w:rPr>
                <w:color w:val="000000"/>
              </w:rPr>
            </w:pPr>
            <w:r w:rsidRPr="00DC5789">
              <w:rPr>
                <w:color w:val="000000"/>
              </w:rPr>
              <w:lastRenderedPageBreak/>
              <w:t xml:space="preserve">This area covers the Kilombero valley, where rivers </w:t>
            </w:r>
            <w:r w:rsidRPr="00DC5789">
              <w:rPr>
                <w:color w:val="000000"/>
              </w:rPr>
              <w:lastRenderedPageBreak/>
              <w:t>from the Udzungwa flood rice and sugar farms and cut roads, and wildlife from the park raids crops.</w:t>
            </w:r>
          </w:p>
          <w:p w14:paraId="578DCBCB" w14:textId="77777777" w:rsidR="000343A2" w:rsidRDefault="00DC5789" w:rsidP="00DC5789">
            <w:pPr>
              <w:pStyle w:val="ListParagraph"/>
              <w:numPr>
                <w:ilvl w:val="0"/>
                <w:numId w:val="1"/>
              </w:numPr>
              <w:jc w:val="both"/>
              <w:rPr>
                <w:ins w:id="3281" w:author="Bonephace Kaijage" w:date="2026-10-11T07:14:00Z" w16du:dateUtc="2026-10-11T04:14:00Z"/>
                <w:color w:val="000000"/>
              </w:rPr>
            </w:pPr>
            <w:r>
              <w:rPr>
                <w:color w:val="000000"/>
              </w:rPr>
              <w:t>For those living and farming here, it helps to</w:t>
            </w:r>
            <w:r w:rsidRPr="00DC5789">
              <w:rPr>
                <w:color w:val="000000"/>
              </w:rPr>
              <w:t xml:space="preserve"> keep homes and stores on higher ground, use the flood plain seasonally and use community deterrents against wildlife.</w:t>
            </w:r>
          </w:p>
          <w:p w14:paraId="470DAE85" w14:textId="2BC6BAE3" w:rsidR="000343A2" w:rsidRDefault="00FE0A4D" w:rsidP="00DC5789">
            <w:pPr>
              <w:pStyle w:val="ListParagraph"/>
              <w:numPr>
                <w:ilvl w:val="0"/>
                <w:numId w:val="1"/>
              </w:numPr>
              <w:jc w:val="both"/>
              <w:rPr>
                <w:ins w:id="3282" w:author="Bonephace Kaijage" w:date="2026-10-11T07:14:00Z" w16du:dateUtc="2026-10-11T04:14:00Z"/>
                <w:color w:val="000000"/>
              </w:rPr>
            </w:pPr>
            <w:ins w:id="3283" w:author="Bonephace Kaijage" w:date="2026-10-14T05:56:00Z" w16du:dateUtc="2026-10-14T03:56:00Z">
              <w:r>
                <w:rPr>
                  <w:color w:val="000000"/>
                </w:rPr>
                <w:t>What raises the risk: building permanent houses and stores on the flood plain, blocking the natural outflow with bunds and roads, and farming right up to the park boundary.</w:t>
              </w:r>
            </w:ins>
          </w:p>
          <w:p w14:paraId="1C18EC6E" w14:textId="77777777" w:rsidR="00FE0A4D" w:rsidRDefault="000343A2" w:rsidP="00DC5789">
            <w:pPr>
              <w:pStyle w:val="ListParagraph"/>
              <w:numPr>
                <w:ilvl w:val="0"/>
                <w:numId w:val="1"/>
              </w:numPr>
              <w:jc w:val="both"/>
              <w:rPr>
                <w:ins w:id="3284" w:author="Bonephace Kaijage" w:date="2026-10-14T05:59:00Z" w16du:dateUtc="2026-10-14T03:59:00Z"/>
                <w:color w:val="000000"/>
              </w:rPr>
            </w:pPr>
            <w:ins w:id="3285" w:author="Bonephace Kaijage" w:date="2026-10-11T07:14:00Z" w16du:dateUtc="2026-10-11T04:14:00Z">
              <w:r>
                <w:rPr>
                  <w:color w:val="000000"/>
                </w:rPr>
                <w:t>Know the raised ground and the dry route to it that your village will use when the rivers from the Udzungwa rise, and move people, stores and animals there before the water reaches the fields.</w:t>
              </w:r>
            </w:ins>
          </w:p>
          <w:p w14:paraId="340A0381" w14:textId="0332EFC9" w:rsidR="00AB6CF2" w:rsidRPr="00DC5789" w:rsidRDefault="00FE0A4D" w:rsidP="00DC5789">
            <w:pPr>
              <w:pStyle w:val="ListParagraph"/>
              <w:numPr>
                <w:ilvl w:val="0"/>
                <w:numId w:val="1"/>
              </w:numPr>
              <w:jc w:val="both"/>
              <w:rPr>
                <w:bCs/>
                <w:color w:val="000000"/>
              </w:rPr>
            </w:pPr>
            <w:ins w:id="3286" w:author="Bonephace Kaijage" w:date="2026-10-14T05:59:00Z" w16du:dateUtc="2026-10-14T03:59:00Z">
              <w:r>
                <w:rPr>
                  <w:color w:val="000000"/>
                </w:rPr>
                <w:t>Agree who will help anyone in the household who cannot move, see or hear a warning on their own.</w:t>
              </w:r>
            </w:ins>
          </w:p>
        </w:tc>
        <w:tc>
          <w:tcPr>
            <w:tcW w:w="3325" w:type="dxa"/>
          </w:tcPr>
          <w:p w14:paraId="09624776" w14:textId="02A27C1F" w:rsidR="00AB6CF2" w:rsidRPr="00DC5789" w:rsidRDefault="00DC5789" w:rsidP="00DC5789">
            <w:pPr>
              <w:pStyle w:val="ListParagraph"/>
              <w:numPr>
                <w:ilvl w:val="0"/>
                <w:numId w:val="1"/>
              </w:numPr>
              <w:jc w:val="both"/>
              <w:rPr>
                <w:color w:val="000000"/>
              </w:rPr>
            </w:pPr>
            <w:r w:rsidRPr="00DC5789">
              <w:rPr>
                <w:color w:val="000000"/>
              </w:rPr>
              <w:lastRenderedPageBreak/>
              <w:t xml:space="preserve">Eneo hili linajumuisha bonde la Kilombero, </w:t>
            </w:r>
            <w:r w:rsidRPr="00DC5789">
              <w:rPr>
                <w:color w:val="000000"/>
              </w:rPr>
              <w:lastRenderedPageBreak/>
              <w:t>ambapo mito kutoka Udzungwa hufurika mashamba ya mpunga na miwa na kukata barabara, na wanyamapori kutoka hifadhi huvamia mazao.</w:t>
            </w:r>
          </w:p>
          <w:p w14:paraId="053D6934" w14:textId="77777777" w:rsidR="000343A2" w:rsidRDefault="00DC5789" w:rsidP="00DC5789">
            <w:pPr>
              <w:pStyle w:val="ListParagraph"/>
              <w:numPr>
                <w:ilvl w:val="0"/>
                <w:numId w:val="1"/>
              </w:numPr>
              <w:jc w:val="both"/>
              <w:rPr>
                <w:ins w:id="3287" w:author="Bonephace Kaijage" w:date="2026-10-11T07:14:00Z" w16du:dateUtc="2026-10-11T04:14:00Z"/>
                <w:color w:val="000000"/>
              </w:rPr>
            </w:pPr>
            <w:r>
              <w:rPr>
                <w:color w:val="000000"/>
              </w:rPr>
              <w:t>Kwa wanaoishi na kulima hapa, ni vyema</w:t>
            </w:r>
            <w:r w:rsidRPr="00DC5789">
              <w:rPr>
                <w:color w:val="000000"/>
              </w:rPr>
              <w:t xml:space="preserve"> kujenga makazi na maghala sehemu za miinuko, kutumia tambarare kwa msimu na kutumia mbinu za jamii kufukuza wanyama.</w:t>
            </w:r>
          </w:p>
          <w:p w14:paraId="49A3804D" w14:textId="483A2260" w:rsidR="000343A2" w:rsidRDefault="00FE0A4D" w:rsidP="00DC5789">
            <w:pPr>
              <w:pStyle w:val="ListParagraph"/>
              <w:numPr>
                <w:ilvl w:val="0"/>
                <w:numId w:val="1"/>
              </w:numPr>
              <w:jc w:val="both"/>
              <w:rPr>
                <w:ins w:id="3288" w:author="Bonephace Kaijage" w:date="2026-10-11T07:14:00Z" w16du:dateUtc="2026-10-11T04:14:00Z"/>
                <w:color w:val="000000"/>
              </w:rPr>
            </w:pPr>
            <w:ins w:id="3289" w:author="Bonephace Kaijage" w:date="2026-10-14T05:56:00Z" w16du:dateUtc="2026-10-14T03:56:00Z">
              <w:r>
                <w:rPr>
                  <w:color w:val="000000"/>
                </w:rPr>
                <w:t>Kinachoongeza hatari: kujenga nyumba na maghala ya kudumu kwenye tambarare ya mafuriko, kuziba njia ya asili ya maji kwa matuta na barabara, na kulima hadi mpakani mwa hifadhi.</w:t>
              </w:r>
            </w:ins>
          </w:p>
          <w:p w14:paraId="45251579" w14:textId="77777777" w:rsidR="00FE0A4D" w:rsidRDefault="000343A2" w:rsidP="00DC5789">
            <w:pPr>
              <w:pStyle w:val="ListParagraph"/>
              <w:numPr>
                <w:ilvl w:val="0"/>
                <w:numId w:val="1"/>
              </w:numPr>
              <w:jc w:val="both"/>
              <w:rPr>
                <w:ins w:id="3290" w:author="Bonephace Kaijage" w:date="2026-10-14T05:59:00Z" w16du:dateUtc="2026-10-14T03:59:00Z"/>
                <w:color w:val="000000"/>
              </w:rPr>
            </w:pPr>
            <w:ins w:id="3291" w:author="Bonephace Kaijage" w:date="2026-10-11T07:14:00Z" w16du:dateUtc="2026-10-11T04:14:00Z">
              <w:r>
                <w:rPr>
                  <w:color w:val="000000"/>
                </w:rPr>
                <w:t>Fahamu eneo lililoinuka na njia kavu ya kufika huko ambayo kijiji chenu kitatumia mito kutoka Udzungwa inapojaa, na hamisheni watu, akiba na mifugo huko kabla maji hayajafika mashambani.</w:t>
              </w:r>
            </w:ins>
          </w:p>
          <w:p w14:paraId="7F353AE9" w14:textId="3AB5978D" w:rsidR="00AB6CF2" w:rsidRPr="00DC5789" w:rsidRDefault="00FE0A4D" w:rsidP="00DC5789">
            <w:pPr>
              <w:pStyle w:val="ListParagraph"/>
              <w:numPr>
                <w:ilvl w:val="0"/>
                <w:numId w:val="1"/>
              </w:numPr>
              <w:jc w:val="both"/>
              <w:rPr>
                <w:bCs/>
                <w:color w:val="000000"/>
              </w:rPr>
            </w:pPr>
            <w:ins w:id="3292" w:author="Bonephace Kaijage" w:date="2026-10-14T05:59:00Z" w16du:dateUtc="2026-10-14T03:59:00Z">
              <w:r>
                <w:rPr>
                  <w:color w:val="000000"/>
                </w:rPr>
                <w:t>Kubalianeni nani atamsaidia yeyote katika kaya asiyeweza kuondoka, kuona au kusikia tahadhari peke yake.</w:t>
              </w:r>
            </w:ins>
          </w:p>
        </w:tc>
      </w:tr>
      <w:tr w:rsidR="00AB6CF2" w:rsidRPr="00AB6CF2" w14:paraId="58C58F44" w14:textId="77777777" w:rsidTr="00AB6CF2">
        <w:tc>
          <w:tcPr>
            <w:tcW w:w="3420" w:type="dxa"/>
          </w:tcPr>
          <w:p w14:paraId="08CE9B1A" w14:textId="771175E5" w:rsidR="00AB6CF2" w:rsidRPr="00AB6CF2" w:rsidRDefault="00AB6CF2" w:rsidP="00AB6CF2">
            <w:pPr>
              <w:pStyle w:val="ListParagraph"/>
              <w:numPr>
                <w:ilvl w:val="0"/>
                <w:numId w:val="1"/>
              </w:numPr>
              <w:jc w:val="both"/>
              <w:rPr>
                <w:color w:val="000000"/>
              </w:rPr>
            </w:pPr>
            <w:r w:rsidRPr="00AB6CF2">
              <w:rPr>
                <w:color w:val="000000"/>
              </w:rPr>
              <w:lastRenderedPageBreak/>
              <w:t>Kilosa: Mkondoa river and the railway corridor</w:t>
            </w:r>
          </w:p>
        </w:tc>
        <w:tc>
          <w:tcPr>
            <w:tcW w:w="3235" w:type="dxa"/>
          </w:tcPr>
          <w:p w14:paraId="7920DAA8" w14:textId="73E4B9AA" w:rsidR="00AB6CF2" w:rsidRPr="00AB6CF2" w:rsidRDefault="00AB6CF2" w:rsidP="00AB6CF2">
            <w:pPr>
              <w:pStyle w:val="ListParagraph"/>
              <w:numPr>
                <w:ilvl w:val="0"/>
                <w:numId w:val="1"/>
              </w:numPr>
              <w:jc w:val="both"/>
              <w:rPr>
                <w:color w:val="000000"/>
                <w:lang w:val="sv-SE"/>
              </w:rPr>
            </w:pPr>
            <w:r w:rsidRPr="00AB6CF2">
              <w:rPr>
                <w:color w:val="000000"/>
                <w:lang w:val="sv-SE"/>
              </w:rPr>
              <w:t>Kilosa: mto Mkondoa na ukanda wa reli</w:t>
            </w:r>
          </w:p>
        </w:tc>
        <w:tc>
          <w:tcPr>
            <w:tcW w:w="3605" w:type="dxa"/>
          </w:tcPr>
          <w:p w14:paraId="33D17ADD" w14:textId="44FFC44D" w:rsidR="00AB6CF2" w:rsidRPr="00DC5789" w:rsidRDefault="00DC5789" w:rsidP="00DC5789">
            <w:pPr>
              <w:pStyle w:val="ListParagraph"/>
              <w:numPr>
                <w:ilvl w:val="0"/>
                <w:numId w:val="1"/>
              </w:numPr>
              <w:jc w:val="both"/>
              <w:rPr>
                <w:color w:val="000000"/>
              </w:rPr>
            </w:pPr>
            <w:r w:rsidRPr="00DC5789">
              <w:rPr>
                <w:color w:val="000000"/>
              </w:rPr>
              <w:t>This area has the Mkondoa river, which floods Kilosa town, farms and the Central Line railway in heavy rains, and dry plains where farmer–herder conflict occurs.</w:t>
            </w:r>
          </w:p>
          <w:p w14:paraId="719AE8F2" w14:textId="77777777" w:rsidR="000343A2" w:rsidRDefault="00DC5789" w:rsidP="00DC5789">
            <w:pPr>
              <w:pStyle w:val="ListParagraph"/>
              <w:numPr>
                <w:ilvl w:val="0"/>
                <w:numId w:val="1"/>
              </w:numPr>
              <w:jc w:val="both"/>
              <w:rPr>
                <w:ins w:id="3293" w:author="Bonephace Kaijage" w:date="2026-10-11T07:14:00Z" w16du:dateUtc="2026-10-11T04:14:00Z"/>
                <w:color w:val="000000"/>
              </w:rPr>
            </w:pPr>
            <w:r>
              <w:rPr>
                <w:color w:val="000000"/>
              </w:rPr>
              <w:t>For those living and farming here, it helps to</w:t>
            </w:r>
            <w:r w:rsidRPr="00DC5789">
              <w:rPr>
                <w:color w:val="000000"/>
              </w:rPr>
              <w:t xml:space="preserve"> build above </w:t>
            </w:r>
            <w:r w:rsidRPr="00DC5789">
              <w:rPr>
                <w:color w:val="000000"/>
              </w:rPr>
              <w:lastRenderedPageBreak/>
              <w:t>known flood marks, keep off the railway during floods and follow agreed land-use plans and livestock routes.</w:t>
            </w:r>
          </w:p>
          <w:p w14:paraId="7248000B" w14:textId="25D334BF" w:rsidR="000343A2" w:rsidRDefault="00FE0A4D" w:rsidP="00DC5789">
            <w:pPr>
              <w:pStyle w:val="ListParagraph"/>
              <w:numPr>
                <w:ilvl w:val="0"/>
                <w:numId w:val="1"/>
              </w:numPr>
              <w:jc w:val="both"/>
              <w:rPr>
                <w:ins w:id="3294" w:author="Bonephace Kaijage" w:date="2026-10-11T07:14:00Z" w16du:dateUtc="2026-10-11T04:14:00Z"/>
                <w:color w:val="000000"/>
              </w:rPr>
            </w:pPr>
            <w:ins w:id="3295" w:author="Bonephace Kaijage" w:date="2026-10-14T05:56:00Z" w16du:dateUtc="2026-10-14T03:56:00Z">
              <w:r>
                <w:rPr>
                  <w:color w:val="000000"/>
                </w:rPr>
                <w:t>What raises the risk: building new houses below the known flood marks of the Mkondoa, blocking its channel with plots and waste, and driving herds onto cropped fields.</w:t>
              </w:r>
            </w:ins>
          </w:p>
          <w:p w14:paraId="542250B3" w14:textId="77777777" w:rsidR="00FE0A4D" w:rsidRDefault="000343A2" w:rsidP="00DC5789">
            <w:pPr>
              <w:pStyle w:val="ListParagraph"/>
              <w:numPr>
                <w:ilvl w:val="0"/>
                <w:numId w:val="1"/>
              </w:numPr>
              <w:jc w:val="both"/>
              <w:rPr>
                <w:ins w:id="3296" w:author="Bonephace Kaijage" w:date="2026-10-14T05:59:00Z" w16du:dateUtc="2026-10-14T03:59:00Z"/>
                <w:color w:val="000000"/>
              </w:rPr>
            </w:pPr>
            <w:ins w:id="3297" w:author="Bonephace Kaijage" w:date="2026-10-11T07:14:00Z" w16du:dateUtc="2026-10-11T04:14:00Z">
              <w:r>
                <w:rPr>
                  <w:color w:val="000000"/>
                </w:rPr>
                <w:t>Know the high ground away from the Mkondoa that your household will move to, and go when heavy rain is reported upstream, before the river reaches the town; settle grazing and water arrangements between farmers and herders before the dry months.</w:t>
              </w:r>
            </w:ins>
          </w:p>
          <w:p w14:paraId="7C71514B" w14:textId="437EBD64" w:rsidR="00AB6CF2" w:rsidRPr="00DC5789" w:rsidRDefault="00FE0A4D" w:rsidP="00DC5789">
            <w:pPr>
              <w:pStyle w:val="ListParagraph"/>
              <w:numPr>
                <w:ilvl w:val="0"/>
                <w:numId w:val="1"/>
              </w:numPr>
              <w:jc w:val="both"/>
              <w:rPr>
                <w:bCs/>
                <w:color w:val="000000"/>
              </w:rPr>
            </w:pPr>
            <w:ins w:id="3298" w:author="Bonephace Kaijage" w:date="2026-10-14T05:59:00Z" w16du:dateUtc="2026-10-14T03:59:00Z">
              <w:r>
                <w:rPr>
                  <w:color w:val="000000"/>
                </w:rPr>
                <w:t>Agree who will help anyone in the household who cannot move, see or hear a warning on their own.</w:t>
              </w:r>
            </w:ins>
          </w:p>
        </w:tc>
        <w:tc>
          <w:tcPr>
            <w:tcW w:w="3325" w:type="dxa"/>
          </w:tcPr>
          <w:p w14:paraId="1B564668" w14:textId="2988FFF6" w:rsidR="00AB6CF2" w:rsidRPr="00DC5789" w:rsidRDefault="00DC5789" w:rsidP="00DC5789">
            <w:pPr>
              <w:pStyle w:val="ListParagraph"/>
              <w:numPr>
                <w:ilvl w:val="0"/>
                <w:numId w:val="1"/>
              </w:numPr>
              <w:jc w:val="both"/>
              <w:rPr>
                <w:color w:val="000000"/>
              </w:rPr>
            </w:pPr>
            <w:r w:rsidRPr="00DC5789">
              <w:rPr>
                <w:color w:val="000000"/>
              </w:rPr>
              <w:lastRenderedPageBreak/>
              <w:t>Eneo hili lina mto Mkondoa unaofurika mji wa Kilosa, mashamba na reli ya kati wakati wa mvua kubwa, na tambarare kame ambapo migogoro ya wakulima na wafugaji hutokea.</w:t>
            </w:r>
          </w:p>
          <w:p w14:paraId="39B85855" w14:textId="77777777" w:rsidR="000343A2" w:rsidRDefault="00DC5789" w:rsidP="00DC5789">
            <w:pPr>
              <w:pStyle w:val="ListParagraph"/>
              <w:numPr>
                <w:ilvl w:val="0"/>
                <w:numId w:val="1"/>
              </w:numPr>
              <w:jc w:val="both"/>
              <w:rPr>
                <w:ins w:id="3299" w:author="Bonephace Kaijage" w:date="2026-10-11T07:14:00Z" w16du:dateUtc="2026-10-11T04:14:00Z"/>
                <w:color w:val="000000"/>
              </w:rPr>
            </w:pPr>
            <w:r>
              <w:rPr>
                <w:color w:val="000000"/>
              </w:rPr>
              <w:lastRenderedPageBreak/>
              <w:t>Kwa wanaoishi na kulima hapa, ni vyema</w:t>
            </w:r>
            <w:r w:rsidRPr="00DC5789">
              <w:rPr>
                <w:color w:val="000000"/>
              </w:rPr>
              <w:t xml:space="preserve"> kujenga juu ya alama za mafuriko zinazojulikana, kukaa mbali na reli wakati wa mafuriko na kufuata mipango ya matumizi ya ardhi na njia za mifugo.</w:t>
            </w:r>
          </w:p>
          <w:p w14:paraId="509E2F56" w14:textId="0BBC1E1C" w:rsidR="000343A2" w:rsidRDefault="00FE0A4D" w:rsidP="00DC5789">
            <w:pPr>
              <w:pStyle w:val="ListParagraph"/>
              <w:numPr>
                <w:ilvl w:val="0"/>
                <w:numId w:val="1"/>
              </w:numPr>
              <w:jc w:val="both"/>
              <w:rPr>
                <w:ins w:id="3300" w:author="Bonephace Kaijage" w:date="2026-10-11T07:14:00Z" w16du:dateUtc="2026-10-11T04:14:00Z"/>
                <w:color w:val="000000"/>
              </w:rPr>
            </w:pPr>
            <w:ins w:id="3301" w:author="Bonephace Kaijage" w:date="2026-10-14T05:56:00Z" w16du:dateUtc="2026-10-14T03:56:00Z">
              <w:r>
                <w:rPr>
                  <w:color w:val="000000"/>
                </w:rPr>
                <w:t>Kinachoongeza hatari: kujenga nyumba mpya chini ya alama za mafuriko zinazojulikana za Mkondoa, kuziba mkondo wake kwa viwanja na taka, na kuingiza mifugo kwenye mashamba yenye mazao.</w:t>
              </w:r>
            </w:ins>
          </w:p>
          <w:p w14:paraId="2955A26A" w14:textId="77777777" w:rsidR="00FE0A4D" w:rsidRDefault="000343A2" w:rsidP="00DC5789">
            <w:pPr>
              <w:pStyle w:val="ListParagraph"/>
              <w:numPr>
                <w:ilvl w:val="0"/>
                <w:numId w:val="1"/>
              </w:numPr>
              <w:jc w:val="both"/>
              <w:rPr>
                <w:ins w:id="3302" w:author="Bonephace Kaijage" w:date="2026-10-14T05:59:00Z" w16du:dateUtc="2026-10-14T03:59:00Z"/>
                <w:color w:val="000000"/>
              </w:rPr>
            </w:pPr>
            <w:ins w:id="3303" w:author="Bonephace Kaijage" w:date="2026-10-11T07:14:00Z" w16du:dateUtc="2026-10-11T04:14:00Z">
              <w:r>
                <w:rPr>
                  <w:color w:val="000000"/>
                </w:rPr>
                <w:t>Fahamu eneo la juu mbali na Mkondoa ambalo kaya yako itahamia, na ondoka mvua kubwa inaporipotiwa juu ya mto, kabla mto haujafika mjini; kubalianeni, wakulima na wafugaji, kuhusu malisho na maji kabla ya miezi ya kiangazi.</w:t>
              </w:r>
            </w:ins>
          </w:p>
          <w:p w14:paraId="2248AA9A" w14:textId="55448D5B" w:rsidR="00AB6CF2" w:rsidRPr="00DC5789" w:rsidRDefault="00FE0A4D" w:rsidP="00DC5789">
            <w:pPr>
              <w:pStyle w:val="ListParagraph"/>
              <w:numPr>
                <w:ilvl w:val="0"/>
                <w:numId w:val="1"/>
              </w:numPr>
              <w:jc w:val="both"/>
              <w:rPr>
                <w:bCs/>
                <w:color w:val="000000"/>
              </w:rPr>
            </w:pPr>
            <w:ins w:id="3304" w:author="Bonephace Kaijage" w:date="2026-10-14T05:59:00Z" w16du:dateUtc="2026-10-14T03:59:00Z">
              <w:r>
                <w:rPr>
                  <w:color w:val="000000"/>
                </w:rPr>
                <w:t>Kubalianeni nani atamsaidia yeyote katika kaya asiyeweza kuondoka, kuona au kusikia tahadhari peke yake.</w:t>
              </w:r>
            </w:ins>
          </w:p>
        </w:tc>
      </w:tr>
      <w:tr w:rsidR="00AB6CF2" w:rsidRPr="00AB6CF2" w14:paraId="7FB7E0B0" w14:textId="77777777" w:rsidTr="00AB6CF2">
        <w:tc>
          <w:tcPr>
            <w:tcW w:w="3420" w:type="dxa"/>
          </w:tcPr>
          <w:p w14:paraId="2E15FBD2" w14:textId="312D266C" w:rsidR="00AB6CF2" w:rsidRPr="00AB6CF2" w:rsidRDefault="00AB6CF2" w:rsidP="00AB6CF2">
            <w:pPr>
              <w:pStyle w:val="ListParagraph"/>
              <w:numPr>
                <w:ilvl w:val="0"/>
                <w:numId w:val="1"/>
              </w:numPr>
              <w:jc w:val="both"/>
              <w:rPr>
                <w:color w:val="000000"/>
              </w:rPr>
            </w:pPr>
            <w:r w:rsidRPr="00AB6CF2">
              <w:rPr>
                <w:color w:val="000000"/>
              </w:rPr>
              <w:lastRenderedPageBreak/>
              <w:t>Malinyi: remote Kilombero wetlands</w:t>
            </w:r>
          </w:p>
        </w:tc>
        <w:tc>
          <w:tcPr>
            <w:tcW w:w="3235" w:type="dxa"/>
          </w:tcPr>
          <w:p w14:paraId="1C6A7225" w14:textId="2C27D07B" w:rsidR="00AB6CF2" w:rsidRPr="00AB6CF2" w:rsidRDefault="00AB6CF2" w:rsidP="00AB6CF2">
            <w:pPr>
              <w:pStyle w:val="ListParagraph"/>
              <w:numPr>
                <w:ilvl w:val="0"/>
                <w:numId w:val="1"/>
              </w:numPr>
              <w:jc w:val="both"/>
              <w:rPr>
                <w:color w:val="000000"/>
                <w:lang w:val="sv-SE"/>
              </w:rPr>
            </w:pPr>
            <w:r w:rsidRPr="00AB6CF2">
              <w:rPr>
                <w:color w:val="000000"/>
                <w:lang w:val="sv-SE"/>
              </w:rPr>
              <w:t>Malinyi: ardhioevu ya mbali ya Kilombero</w:t>
            </w:r>
          </w:p>
        </w:tc>
        <w:tc>
          <w:tcPr>
            <w:tcW w:w="3605" w:type="dxa"/>
          </w:tcPr>
          <w:p w14:paraId="7AAD54AF" w14:textId="4F1BE502" w:rsidR="00AB6CF2" w:rsidRPr="00DC5789" w:rsidRDefault="00DC5789" w:rsidP="00DC5789">
            <w:pPr>
              <w:pStyle w:val="ListParagraph"/>
              <w:numPr>
                <w:ilvl w:val="0"/>
                <w:numId w:val="1"/>
              </w:numPr>
              <w:jc w:val="both"/>
              <w:rPr>
                <w:color w:val="000000"/>
              </w:rPr>
            </w:pPr>
            <w:r w:rsidRPr="00DC5789">
              <w:rPr>
                <w:color w:val="000000"/>
              </w:rPr>
              <w:t>This area is remote wetland and flood plain where villages are cut off for weeks in the rains and help can take a long time to arrive.</w:t>
            </w:r>
          </w:p>
          <w:p w14:paraId="114C290F" w14:textId="77777777" w:rsidR="000343A2" w:rsidRDefault="00DC5789" w:rsidP="00DC5789">
            <w:pPr>
              <w:pStyle w:val="ListParagraph"/>
              <w:numPr>
                <w:ilvl w:val="0"/>
                <w:numId w:val="1"/>
              </w:numPr>
              <w:jc w:val="both"/>
              <w:rPr>
                <w:ins w:id="3305" w:author="Bonephace Kaijage" w:date="2026-10-11T07:15:00Z" w16du:dateUtc="2026-10-11T04:15:00Z"/>
                <w:color w:val="000000"/>
              </w:rPr>
            </w:pPr>
            <w:r>
              <w:rPr>
                <w:color w:val="000000"/>
              </w:rPr>
              <w:t>For those living and farming here, it helps to</w:t>
            </w:r>
            <w:r w:rsidRPr="00DC5789">
              <w:rPr>
                <w:color w:val="000000"/>
              </w:rPr>
              <w:t xml:space="preserve"> build on raised ground, keep food, water and medicine reserves before the rains and travel by water only in safe conditions.</w:t>
            </w:r>
          </w:p>
          <w:p w14:paraId="0F927A24" w14:textId="7AB64AA6" w:rsidR="000343A2" w:rsidRDefault="00FE0A4D" w:rsidP="00DC5789">
            <w:pPr>
              <w:pStyle w:val="ListParagraph"/>
              <w:numPr>
                <w:ilvl w:val="0"/>
                <w:numId w:val="1"/>
              </w:numPr>
              <w:jc w:val="both"/>
              <w:rPr>
                <w:ins w:id="3306" w:author="Bonephace Kaijage" w:date="2026-10-11T07:15:00Z" w16du:dateUtc="2026-10-11T04:15:00Z"/>
                <w:color w:val="000000"/>
              </w:rPr>
            </w:pPr>
            <w:ins w:id="3307" w:author="Bonephace Kaijage" w:date="2026-10-14T05:56:00Z" w16du:dateUtc="2026-10-14T03:56:00Z">
              <w:r>
                <w:rPr>
                  <w:color w:val="000000"/>
                </w:rPr>
                <w:lastRenderedPageBreak/>
                <w:t>What raises the risk: settling on the lowest ground of the wetland, letting household reserves run out before the rains, and crossing swollen channels in loaded canoes.</w:t>
              </w:r>
            </w:ins>
          </w:p>
          <w:p w14:paraId="2413AAE0" w14:textId="77777777" w:rsidR="00FE0A4D" w:rsidRDefault="000343A2" w:rsidP="00DC5789">
            <w:pPr>
              <w:pStyle w:val="ListParagraph"/>
              <w:numPr>
                <w:ilvl w:val="0"/>
                <w:numId w:val="1"/>
              </w:numPr>
              <w:jc w:val="both"/>
              <w:rPr>
                <w:ins w:id="3308" w:author="Bonephace Kaijage" w:date="2026-10-14T05:59:00Z" w16du:dateUtc="2026-10-14T03:59:00Z"/>
                <w:color w:val="000000"/>
              </w:rPr>
            </w:pPr>
            <w:ins w:id="3309" w:author="Bonephace Kaijage" w:date="2026-10-11T07:15:00Z" w16du:dateUtc="2026-10-11T04:15:00Z">
              <w:r>
                <w:rPr>
                  <w:color w:val="000000"/>
                </w:rPr>
                <w:t>Know the raised ground your village will move to when the water spreads and the household that holds the radio or phone for calling help; move stores, medicine and animals there before the roads close, because help may take weeks.</w:t>
              </w:r>
            </w:ins>
          </w:p>
          <w:p w14:paraId="3AA9BA87" w14:textId="218F1B02" w:rsidR="00AB6CF2" w:rsidRPr="00DC5789" w:rsidRDefault="00FE0A4D" w:rsidP="00DC5789">
            <w:pPr>
              <w:pStyle w:val="ListParagraph"/>
              <w:numPr>
                <w:ilvl w:val="0"/>
                <w:numId w:val="1"/>
              </w:numPr>
              <w:jc w:val="both"/>
              <w:rPr>
                <w:bCs/>
                <w:color w:val="000000"/>
              </w:rPr>
            </w:pPr>
            <w:ins w:id="3310" w:author="Bonephace Kaijage" w:date="2026-10-14T05:59:00Z" w16du:dateUtc="2026-10-14T03:59:00Z">
              <w:r>
                <w:rPr>
                  <w:color w:val="000000"/>
                </w:rPr>
                <w:t>Agree who will help anyone in the household who cannot move, see or hear a warning on their own.</w:t>
              </w:r>
            </w:ins>
          </w:p>
        </w:tc>
        <w:tc>
          <w:tcPr>
            <w:tcW w:w="3325" w:type="dxa"/>
          </w:tcPr>
          <w:p w14:paraId="462E82DE" w14:textId="59B2E36F" w:rsidR="00AB6CF2" w:rsidRPr="00DC5789" w:rsidRDefault="00DC5789" w:rsidP="00DC5789">
            <w:pPr>
              <w:pStyle w:val="ListParagraph"/>
              <w:numPr>
                <w:ilvl w:val="0"/>
                <w:numId w:val="1"/>
              </w:numPr>
              <w:jc w:val="both"/>
              <w:rPr>
                <w:color w:val="000000"/>
              </w:rPr>
            </w:pPr>
            <w:r w:rsidRPr="00DC5789">
              <w:rPr>
                <w:color w:val="000000"/>
              </w:rPr>
              <w:lastRenderedPageBreak/>
              <w:t>Eneo hili ni ardhioevu ya mbali na tambarare ya mafuriko ambapo vijiji hutengwa kwa wiki kadhaa wakati wa mvua na msaada unaweza kuchukua muda mrefu kufika.</w:t>
            </w:r>
          </w:p>
          <w:p w14:paraId="0B56AF8B" w14:textId="77777777" w:rsidR="000343A2" w:rsidRDefault="00DC5789" w:rsidP="00DC5789">
            <w:pPr>
              <w:pStyle w:val="ListParagraph"/>
              <w:numPr>
                <w:ilvl w:val="0"/>
                <w:numId w:val="1"/>
              </w:numPr>
              <w:jc w:val="both"/>
              <w:rPr>
                <w:ins w:id="3311" w:author="Bonephace Kaijage" w:date="2026-10-11T07:15:00Z" w16du:dateUtc="2026-10-11T04:15:00Z"/>
                <w:color w:val="000000"/>
              </w:rPr>
            </w:pPr>
            <w:r>
              <w:rPr>
                <w:color w:val="000000"/>
              </w:rPr>
              <w:t>Kwa wanaoishi na kulima hapa, ni vyema</w:t>
            </w:r>
            <w:r w:rsidRPr="00DC5789">
              <w:rPr>
                <w:color w:val="000000"/>
              </w:rPr>
              <w:t xml:space="preserve"> kujenga sehemu zilizoinuka, kuweka akiba ya chakula, </w:t>
            </w:r>
            <w:r w:rsidRPr="00DC5789">
              <w:rPr>
                <w:color w:val="000000"/>
              </w:rPr>
              <w:lastRenderedPageBreak/>
              <w:t>maji na dawa kabla ya mvua na kusafiri majini katika hali salama tu.</w:t>
            </w:r>
          </w:p>
          <w:p w14:paraId="6729CA03" w14:textId="3A608CEC" w:rsidR="000343A2" w:rsidRDefault="00FE0A4D" w:rsidP="00DC5789">
            <w:pPr>
              <w:pStyle w:val="ListParagraph"/>
              <w:numPr>
                <w:ilvl w:val="0"/>
                <w:numId w:val="1"/>
              </w:numPr>
              <w:jc w:val="both"/>
              <w:rPr>
                <w:ins w:id="3312" w:author="Bonephace Kaijage" w:date="2026-10-11T07:15:00Z" w16du:dateUtc="2026-10-11T04:15:00Z"/>
                <w:color w:val="000000"/>
              </w:rPr>
            </w:pPr>
            <w:ins w:id="3313" w:author="Bonephace Kaijage" w:date="2026-10-14T05:56:00Z" w16du:dateUtc="2026-10-14T03:56:00Z">
              <w:r>
                <w:rPr>
                  <w:color w:val="000000"/>
                </w:rPr>
                <w:t>Kinachoongeza hatari: kukaa kwenye ardhi ya chini kabisa ya ardhioevu, kuacha akiba za kaya ziishe kabla ya mvua, na kuvuka mikondo iliyojaa kwa mitumbwi iliyojaa.</w:t>
              </w:r>
            </w:ins>
          </w:p>
          <w:p w14:paraId="05D324A1" w14:textId="77777777" w:rsidR="00FE0A4D" w:rsidRDefault="000343A2" w:rsidP="00DC5789">
            <w:pPr>
              <w:pStyle w:val="ListParagraph"/>
              <w:numPr>
                <w:ilvl w:val="0"/>
                <w:numId w:val="1"/>
              </w:numPr>
              <w:jc w:val="both"/>
              <w:rPr>
                <w:ins w:id="3314" w:author="Bonephace Kaijage" w:date="2026-10-14T05:59:00Z" w16du:dateUtc="2026-10-14T03:59:00Z"/>
                <w:color w:val="000000"/>
              </w:rPr>
            </w:pPr>
            <w:ins w:id="3315" w:author="Bonephace Kaijage" w:date="2026-10-11T07:15:00Z" w16du:dateUtc="2026-10-11T04:15:00Z">
              <w:r>
                <w:rPr>
                  <w:color w:val="000000"/>
                </w:rPr>
                <w:t>Fahamu eneo lililoinuka ambalo kijiji chenu kitahamia maji yanapotapakaa na kaya inayoshikilia redio au simu ya kuita msaada; hamisheni akiba, dawa na mifugo huko kabla barabara hazijafungwa, kwa sababu msaada unaweza kuchukua wiki.</w:t>
              </w:r>
            </w:ins>
          </w:p>
          <w:p w14:paraId="1C6592A7" w14:textId="1030F468" w:rsidR="00AB6CF2" w:rsidRPr="00DC5789" w:rsidRDefault="00FE0A4D" w:rsidP="00DC5789">
            <w:pPr>
              <w:pStyle w:val="ListParagraph"/>
              <w:numPr>
                <w:ilvl w:val="0"/>
                <w:numId w:val="1"/>
              </w:numPr>
              <w:jc w:val="both"/>
              <w:rPr>
                <w:bCs/>
                <w:color w:val="000000"/>
              </w:rPr>
            </w:pPr>
            <w:ins w:id="3316" w:author="Bonephace Kaijage" w:date="2026-10-14T05:59:00Z" w16du:dateUtc="2026-10-14T03:59:00Z">
              <w:r>
                <w:rPr>
                  <w:color w:val="000000"/>
                </w:rPr>
                <w:t>Kubalianeni nani atamsaidia yeyote katika kaya asiyeweza kuondoka, kuona au kusikia tahadhari peke yake.</w:t>
              </w:r>
            </w:ins>
          </w:p>
        </w:tc>
      </w:tr>
      <w:tr w:rsidR="00AB6CF2" w:rsidRPr="00AB6CF2" w14:paraId="08315A8F" w14:textId="77777777" w:rsidTr="00AB6CF2">
        <w:tc>
          <w:tcPr>
            <w:tcW w:w="3420" w:type="dxa"/>
          </w:tcPr>
          <w:p w14:paraId="4C33BFD7" w14:textId="5968B520" w:rsidR="00AB6CF2" w:rsidRPr="00AB6CF2" w:rsidRDefault="00AB6CF2" w:rsidP="00AB6CF2">
            <w:pPr>
              <w:pStyle w:val="ListParagraph"/>
              <w:numPr>
                <w:ilvl w:val="0"/>
                <w:numId w:val="1"/>
              </w:numPr>
              <w:jc w:val="both"/>
              <w:rPr>
                <w:color w:val="000000"/>
              </w:rPr>
            </w:pPr>
            <w:r w:rsidRPr="00AB6CF2">
              <w:rPr>
                <w:color w:val="000000"/>
              </w:rPr>
              <w:lastRenderedPageBreak/>
              <w:t>Morogoro DC: Uluguru mountain villages</w:t>
            </w:r>
          </w:p>
        </w:tc>
        <w:tc>
          <w:tcPr>
            <w:tcW w:w="3235" w:type="dxa"/>
          </w:tcPr>
          <w:p w14:paraId="78537757" w14:textId="20F981BD" w:rsidR="00AB6CF2" w:rsidRPr="00AB6CF2" w:rsidRDefault="00AB6CF2" w:rsidP="00AB6CF2">
            <w:pPr>
              <w:pStyle w:val="ListParagraph"/>
              <w:numPr>
                <w:ilvl w:val="0"/>
                <w:numId w:val="1"/>
              </w:numPr>
              <w:jc w:val="both"/>
              <w:rPr>
                <w:color w:val="000000"/>
              </w:rPr>
            </w:pPr>
            <w:r w:rsidRPr="00AB6CF2">
              <w:rPr>
                <w:color w:val="000000"/>
              </w:rPr>
              <w:t>Morogoro DC: vijiji vya milima ya Uluguru</w:t>
            </w:r>
          </w:p>
        </w:tc>
        <w:tc>
          <w:tcPr>
            <w:tcW w:w="3605" w:type="dxa"/>
          </w:tcPr>
          <w:p w14:paraId="6B89445D" w14:textId="03C4B73C" w:rsidR="00AB6CF2" w:rsidRPr="00DC5789" w:rsidRDefault="00DC5789" w:rsidP="00DC5789">
            <w:pPr>
              <w:pStyle w:val="ListParagraph"/>
              <w:numPr>
                <w:ilvl w:val="0"/>
                <w:numId w:val="1"/>
              </w:numPr>
              <w:jc w:val="both"/>
              <w:rPr>
                <w:color w:val="000000"/>
              </w:rPr>
            </w:pPr>
            <w:r w:rsidRPr="00DC5789">
              <w:rPr>
                <w:color w:val="000000"/>
              </w:rPr>
              <w:t>This area has steep, densely farmed Uluguru slopes where heavy rain triggers landslides and erosion, and rivers flood the lowlands below.</w:t>
            </w:r>
          </w:p>
          <w:p w14:paraId="1ED6B06A" w14:textId="77777777" w:rsidR="000343A2" w:rsidRDefault="00DC5789" w:rsidP="00DC5789">
            <w:pPr>
              <w:pStyle w:val="ListParagraph"/>
              <w:numPr>
                <w:ilvl w:val="0"/>
                <w:numId w:val="1"/>
              </w:numPr>
              <w:jc w:val="both"/>
              <w:rPr>
                <w:ins w:id="3317" w:author="Bonephace Kaijage" w:date="2026-10-11T07:15:00Z" w16du:dateUtc="2026-10-11T04:15:00Z"/>
                <w:color w:val="000000"/>
              </w:rPr>
            </w:pPr>
            <w:r>
              <w:rPr>
                <w:color w:val="000000"/>
              </w:rPr>
              <w:t>For those living and farming here, it helps to</w:t>
            </w:r>
            <w:r w:rsidRPr="00DC5789">
              <w:rPr>
                <w:color w:val="000000"/>
              </w:rPr>
              <w:t xml:space="preserve"> keep terraces and trees on slopes, protect springs and build away from steep cuts and stream banks.</w:t>
            </w:r>
          </w:p>
          <w:p w14:paraId="39FEFD0A" w14:textId="074DE1F1" w:rsidR="000343A2" w:rsidRDefault="00FE0A4D" w:rsidP="00DC5789">
            <w:pPr>
              <w:pStyle w:val="ListParagraph"/>
              <w:numPr>
                <w:ilvl w:val="0"/>
                <w:numId w:val="1"/>
              </w:numPr>
              <w:jc w:val="both"/>
              <w:rPr>
                <w:ins w:id="3318" w:author="Bonephace Kaijage" w:date="2026-10-11T07:15:00Z" w16du:dateUtc="2026-10-11T04:15:00Z"/>
                <w:color w:val="000000"/>
              </w:rPr>
            </w:pPr>
            <w:ins w:id="3319" w:author="Bonephace Kaijage" w:date="2026-10-14T05:58:00Z" w16du:dateUtc="2026-10-14T03:58:00Z">
              <w:r>
                <w:rPr>
                  <w:color w:val="000000"/>
                </w:rPr>
                <w:t xml:space="preserve">What raises the risk: opening new fields on the steepest slopes, cutting into the slope behind a house and clearing the forest above the villages; for rebuilding after a slide choose ground off that slope, </w:t>
              </w:r>
              <w:r>
                <w:rPr>
                  <w:color w:val="000000"/>
                </w:rPr>
                <w:lastRenderedPageBreak/>
                <w:t>and for houses still on it agree the way out and watch the cracks.</w:t>
              </w:r>
            </w:ins>
          </w:p>
          <w:p w14:paraId="0D6DB2A9" w14:textId="77777777" w:rsidR="00FE0A4D" w:rsidRDefault="000343A2" w:rsidP="00DC5789">
            <w:pPr>
              <w:pStyle w:val="ListParagraph"/>
              <w:numPr>
                <w:ilvl w:val="0"/>
                <w:numId w:val="1"/>
              </w:numPr>
              <w:jc w:val="both"/>
              <w:rPr>
                <w:ins w:id="3320" w:author="Bonephace Kaijage" w:date="2026-10-14T05:59:00Z" w16du:dateUtc="2026-10-14T03:59:00Z"/>
                <w:color w:val="000000"/>
              </w:rPr>
            </w:pPr>
            <w:ins w:id="3321" w:author="Bonephace Kaijage" w:date="2026-10-11T07:15:00Z" w16du:dateUtc="2026-10-11T04:15:00Z">
              <w:r>
                <w:rPr>
                  <w:color w:val="000000"/>
                </w:rPr>
                <w:t>Agree with neighbours on a safe place off the slope, and move there when cracks open, springs turn muddy or the rain has not stopped for a day; do not wait for the ground to move.</w:t>
              </w:r>
            </w:ins>
          </w:p>
          <w:p w14:paraId="35163573" w14:textId="446BBD15" w:rsidR="00AB6CF2" w:rsidRPr="00DC5789" w:rsidRDefault="00FE0A4D" w:rsidP="00DC5789">
            <w:pPr>
              <w:pStyle w:val="ListParagraph"/>
              <w:numPr>
                <w:ilvl w:val="0"/>
                <w:numId w:val="1"/>
              </w:numPr>
              <w:jc w:val="both"/>
              <w:rPr>
                <w:bCs/>
                <w:color w:val="000000"/>
              </w:rPr>
            </w:pPr>
            <w:ins w:id="3322" w:author="Bonephace Kaijage" w:date="2026-10-14T05:59:00Z" w16du:dateUtc="2026-10-14T03:59:00Z">
              <w:r>
                <w:rPr>
                  <w:color w:val="000000"/>
                </w:rPr>
                <w:t>Agree who will help anyone in the household who cannot move, see or hear a warning on their own.</w:t>
              </w:r>
            </w:ins>
          </w:p>
        </w:tc>
        <w:tc>
          <w:tcPr>
            <w:tcW w:w="3325" w:type="dxa"/>
          </w:tcPr>
          <w:p w14:paraId="3DA12152" w14:textId="6527C6F8" w:rsidR="00AB6CF2" w:rsidRPr="00DC5789" w:rsidRDefault="00DC5789" w:rsidP="00DC5789">
            <w:pPr>
              <w:pStyle w:val="ListParagraph"/>
              <w:numPr>
                <w:ilvl w:val="0"/>
                <w:numId w:val="1"/>
              </w:numPr>
              <w:jc w:val="both"/>
              <w:rPr>
                <w:color w:val="000000"/>
              </w:rPr>
            </w:pPr>
            <w:r w:rsidRPr="00DC5789">
              <w:rPr>
                <w:color w:val="000000"/>
              </w:rPr>
              <w:lastRenderedPageBreak/>
              <w:t>Eneo hili lina miteremko mikali ya Uluguru yenye kilimo kingi ambapo mvua kubwa husababisha maporomoko na mmomonyoko, na mito hufurika tambarare za chini.</w:t>
            </w:r>
          </w:p>
          <w:p w14:paraId="58939DA8" w14:textId="77777777" w:rsidR="000343A2" w:rsidRDefault="00DC5789" w:rsidP="00DC5789">
            <w:pPr>
              <w:pStyle w:val="ListParagraph"/>
              <w:numPr>
                <w:ilvl w:val="0"/>
                <w:numId w:val="1"/>
              </w:numPr>
              <w:jc w:val="both"/>
              <w:rPr>
                <w:ins w:id="3323" w:author="Bonephace Kaijage" w:date="2026-10-11T07:15:00Z" w16du:dateUtc="2026-10-11T04:15:00Z"/>
                <w:color w:val="000000"/>
              </w:rPr>
            </w:pPr>
            <w:r>
              <w:rPr>
                <w:color w:val="000000"/>
              </w:rPr>
              <w:t>Kwa wanaoishi na kulima hapa, ni vyema</w:t>
            </w:r>
            <w:r w:rsidRPr="00DC5789">
              <w:rPr>
                <w:color w:val="000000"/>
              </w:rPr>
              <w:t xml:space="preserve"> kutunza matuta na miti kwenye miteremko, kulinda chemchemi na kujenga mbali na miinuko mikali na kingo za vijito.</w:t>
            </w:r>
          </w:p>
          <w:p w14:paraId="4A6EE49E" w14:textId="2C0369E1" w:rsidR="000343A2" w:rsidRDefault="00FE0A4D" w:rsidP="00DC5789">
            <w:pPr>
              <w:pStyle w:val="ListParagraph"/>
              <w:numPr>
                <w:ilvl w:val="0"/>
                <w:numId w:val="1"/>
              </w:numPr>
              <w:jc w:val="both"/>
              <w:rPr>
                <w:ins w:id="3324" w:author="Bonephace Kaijage" w:date="2026-10-11T07:15:00Z" w16du:dateUtc="2026-10-11T04:15:00Z"/>
                <w:color w:val="000000"/>
              </w:rPr>
            </w:pPr>
            <w:ins w:id="3325" w:author="Bonephace Kaijage" w:date="2026-10-14T05:58:00Z" w16du:dateUtc="2026-10-14T03:58:00Z">
              <w:r>
                <w:rPr>
                  <w:color w:val="000000"/>
                </w:rPr>
                <w:t xml:space="preserve">Kinachoongeza hatari: kufungua mashamba </w:t>
              </w:r>
              <w:r>
                <w:rPr>
                  <w:color w:val="000000"/>
                </w:rPr>
                <w:lastRenderedPageBreak/>
                <w:t>mapya kwenye miteremko mikali zaidi, kuchimba mteremko nyuma ya nyumba na kukata msitu juu ya vijiji; kwa kujenga upya baada ya maporomoko chagueni ardhi nje ya mteremko huo, na kwa nyumba zilizo bado juu yake kubalianeni njia ya kutokea na fuatilieni nyufa.</w:t>
              </w:r>
            </w:ins>
          </w:p>
          <w:p w14:paraId="182D7B25" w14:textId="77777777" w:rsidR="00FE0A4D" w:rsidRDefault="000343A2" w:rsidP="00DC5789">
            <w:pPr>
              <w:pStyle w:val="ListParagraph"/>
              <w:numPr>
                <w:ilvl w:val="0"/>
                <w:numId w:val="1"/>
              </w:numPr>
              <w:jc w:val="both"/>
              <w:rPr>
                <w:ins w:id="3326" w:author="Bonephace Kaijage" w:date="2026-10-14T05:59:00Z" w16du:dateUtc="2026-10-14T03:59:00Z"/>
                <w:color w:val="000000"/>
              </w:rPr>
            </w:pPr>
            <w:ins w:id="3327" w:author="Bonephace Kaijage" w:date="2026-10-11T07:15:00Z" w16du:dateUtc="2026-10-11T04:15:00Z">
              <w:r>
                <w:rPr>
                  <w:color w:val="000000"/>
                </w:rPr>
                <w:t>Kubalianeni na majirani eneo salama nje ya mteremko, na hamieni huko nyufa zikifunguka, chemchemi zikitoa matope au mvua ikiwa haijakoma kwa siku nzima; msisubiri ardhi ianze kusogea.</w:t>
              </w:r>
            </w:ins>
          </w:p>
          <w:p w14:paraId="300D4589" w14:textId="23D9F902" w:rsidR="00AB6CF2" w:rsidRPr="00DC5789" w:rsidRDefault="00FE0A4D" w:rsidP="00DC5789">
            <w:pPr>
              <w:pStyle w:val="ListParagraph"/>
              <w:numPr>
                <w:ilvl w:val="0"/>
                <w:numId w:val="1"/>
              </w:numPr>
              <w:jc w:val="both"/>
              <w:rPr>
                <w:bCs/>
                <w:color w:val="000000"/>
              </w:rPr>
            </w:pPr>
            <w:ins w:id="3328" w:author="Bonephace Kaijage" w:date="2026-10-14T05:59:00Z" w16du:dateUtc="2026-10-14T03:59:00Z">
              <w:r>
                <w:rPr>
                  <w:color w:val="000000"/>
                </w:rPr>
                <w:t>Kubalianeni nani atamsaidia yeyote katika kaya asiyeweza kuondoka, kuona au kusikia tahadhari peke yake.</w:t>
              </w:r>
            </w:ins>
          </w:p>
        </w:tc>
      </w:tr>
      <w:tr w:rsidR="00AB6CF2" w:rsidRPr="00AB6CF2" w14:paraId="7D1BBA75" w14:textId="77777777" w:rsidTr="00AB6CF2">
        <w:tc>
          <w:tcPr>
            <w:tcW w:w="3420" w:type="dxa"/>
          </w:tcPr>
          <w:p w14:paraId="686BE5DB" w14:textId="0BB03DBC" w:rsidR="00AB6CF2" w:rsidRPr="00AB6CF2" w:rsidRDefault="00AB6CF2" w:rsidP="00AB6CF2">
            <w:pPr>
              <w:pStyle w:val="ListParagraph"/>
              <w:numPr>
                <w:ilvl w:val="0"/>
                <w:numId w:val="1"/>
              </w:numPr>
              <w:jc w:val="both"/>
              <w:rPr>
                <w:color w:val="000000"/>
              </w:rPr>
            </w:pPr>
            <w:r w:rsidRPr="00AB6CF2">
              <w:rPr>
                <w:color w:val="000000"/>
              </w:rPr>
              <w:lastRenderedPageBreak/>
              <w:t>Mvomero: Wami lowlands and mountain slopes</w:t>
            </w:r>
          </w:p>
        </w:tc>
        <w:tc>
          <w:tcPr>
            <w:tcW w:w="3235" w:type="dxa"/>
          </w:tcPr>
          <w:p w14:paraId="0E5DEE75" w14:textId="033D112B" w:rsidR="00AB6CF2" w:rsidRPr="00AB6CF2" w:rsidRDefault="00AB6CF2" w:rsidP="00AB6CF2">
            <w:pPr>
              <w:pStyle w:val="ListParagraph"/>
              <w:numPr>
                <w:ilvl w:val="0"/>
                <w:numId w:val="1"/>
              </w:numPr>
              <w:jc w:val="both"/>
              <w:rPr>
                <w:color w:val="000000"/>
                <w:lang w:val="sv-SE"/>
              </w:rPr>
            </w:pPr>
            <w:r w:rsidRPr="00AB6CF2">
              <w:rPr>
                <w:color w:val="000000"/>
                <w:lang w:val="sv-SE"/>
              </w:rPr>
              <w:t>Mvomero: tambarare za Wami na miteremko ya milima</w:t>
            </w:r>
          </w:p>
        </w:tc>
        <w:tc>
          <w:tcPr>
            <w:tcW w:w="3605" w:type="dxa"/>
          </w:tcPr>
          <w:p w14:paraId="75D260B8" w14:textId="61333A27" w:rsidR="00AB6CF2" w:rsidRPr="00DC5789" w:rsidRDefault="00DC5789" w:rsidP="00DC5789">
            <w:pPr>
              <w:pStyle w:val="ListParagraph"/>
              <w:numPr>
                <w:ilvl w:val="0"/>
                <w:numId w:val="1"/>
              </w:numPr>
              <w:jc w:val="both"/>
              <w:rPr>
                <w:color w:val="000000"/>
              </w:rPr>
            </w:pPr>
            <w:r w:rsidRPr="00DC5789">
              <w:rPr>
                <w:color w:val="000000"/>
              </w:rPr>
              <w:t>This area combines mountain slopes prone to landslides with Wami river lowlands where floods hit farms and sugar estates and farmer–herder conflicts occur.</w:t>
            </w:r>
          </w:p>
          <w:p w14:paraId="0B2D724D" w14:textId="77777777" w:rsidR="000343A2" w:rsidRDefault="00DC5789" w:rsidP="00DC5789">
            <w:pPr>
              <w:pStyle w:val="ListParagraph"/>
              <w:numPr>
                <w:ilvl w:val="0"/>
                <w:numId w:val="1"/>
              </w:numPr>
              <w:jc w:val="both"/>
              <w:rPr>
                <w:ins w:id="3329" w:author="Bonephace Kaijage" w:date="2026-10-11T07:15:00Z" w16du:dateUtc="2026-10-11T04:15:00Z"/>
                <w:color w:val="000000"/>
              </w:rPr>
            </w:pPr>
            <w:r>
              <w:rPr>
                <w:color w:val="000000"/>
              </w:rPr>
              <w:t>For those living, farming and herding here, it helps to</w:t>
            </w:r>
            <w:r w:rsidRPr="00DC5789">
              <w:rPr>
                <w:color w:val="000000"/>
              </w:rPr>
              <w:t xml:space="preserve"> keep slopes planted, keep homes off flood plains and follow village land-use plans and livestock routes.</w:t>
            </w:r>
          </w:p>
          <w:p w14:paraId="705F3B17" w14:textId="00CD2A69" w:rsidR="000343A2" w:rsidRDefault="00FE0A4D" w:rsidP="00DC5789">
            <w:pPr>
              <w:pStyle w:val="ListParagraph"/>
              <w:numPr>
                <w:ilvl w:val="0"/>
                <w:numId w:val="1"/>
              </w:numPr>
              <w:jc w:val="both"/>
              <w:rPr>
                <w:ins w:id="3330" w:author="Bonephace Kaijage" w:date="2026-10-11T07:15:00Z" w16du:dateUtc="2026-10-11T04:15:00Z"/>
                <w:color w:val="000000"/>
              </w:rPr>
            </w:pPr>
            <w:ins w:id="3331" w:author="Bonephace Kaijage" w:date="2026-10-14T05:56:00Z" w16du:dateUtc="2026-10-14T03:56:00Z">
              <w:r>
                <w:rPr>
                  <w:color w:val="000000"/>
                </w:rPr>
                <w:t>What raises the risk: cutting into the mountain slopes behind houses, building on the Wami flood plain and driving herds onto cropped fields.</w:t>
              </w:r>
            </w:ins>
          </w:p>
          <w:p w14:paraId="3AA11134" w14:textId="77777777" w:rsidR="00FE0A4D" w:rsidRDefault="000343A2" w:rsidP="00DC5789">
            <w:pPr>
              <w:pStyle w:val="ListParagraph"/>
              <w:numPr>
                <w:ilvl w:val="0"/>
                <w:numId w:val="1"/>
              </w:numPr>
              <w:jc w:val="both"/>
              <w:rPr>
                <w:ins w:id="3332" w:author="Bonephace Kaijage" w:date="2026-10-14T05:59:00Z" w16du:dateUtc="2026-10-14T03:59:00Z"/>
                <w:color w:val="000000"/>
              </w:rPr>
            </w:pPr>
            <w:ins w:id="3333" w:author="Bonephace Kaijage" w:date="2026-10-11T07:15:00Z" w16du:dateUtc="2026-10-11T04:15:00Z">
              <w:r>
                <w:rPr>
                  <w:color w:val="000000"/>
                </w:rPr>
                <w:lastRenderedPageBreak/>
                <w:t>On the slopes, agree with neighbours on a safe place and move there when cracks open or water runs muddy; in the lowlands, know the higher ground you will move to when the Wami rises, and settle grazing and water arrangements between farmers and herders before the dry months.</w:t>
              </w:r>
            </w:ins>
          </w:p>
          <w:p w14:paraId="4491C78F" w14:textId="501DD746" w:rsidR="00AB6CF2" w:rsidRPr="00DC5789" w:rsidRDefault="00FE0A4D" w:rsidP="00DC5789">
            <w:pPr>
              <w:pStyle w:val="ListParagraph"/>
              <w:numPr>
                <w:ilvl w:val="0"/>
                <w:numId w:val="1"/>
              </w:numPr>
              <w:jc w:val="both"/>
              <w:rPr>
                <w:bCs/>
                <w:color w:val="000000"/>
              </w:rPr>
            </w:pPr>
            <w:ins w:id="3334" w:author="Bonephace Kaijage" w:date="2026-10-14T05:59:00Z" w16du:dateUtc="2026-10-14T03:59:00Z">
              <w:r>
                <w:rPr>
                  <w:color w:val="000000"/>
                </w:rPr>
                <w:t>Agree who will help anyone in the household who cannot move, see or hear a warning on their own.</w:t>
              </w:r>
            </w:ins>
          </w:p>
        </w:tc>
        <w:tc>
          <w:tcPr>
            <w:tcW w:w="3325" w:type="dxa"/>
          </w:tcPr>
          <w:p w14:paraId="752D5A6D" w14:textId="2288983D" w:rsidR="00AB6CF2" w:rsidRPr="00DC5789" w:rsidRDefault="00DC5789" w:rsidP="00DC5789">
            <w:pPr>
              <w:pStyle w:val="ListParagraph"/>
              <w:numPr>
                <w:ilvl w:val="0"/>
                <w:numId w:val="1"/>
              </w:numPr>
              <w:jc w:val="both"/>
              <w:rPr>
                <w:color w:val="000000"/>
              </w:rPr>
            </w:pPr>
            <w:r w:rsidRPr="00DC5789">
              <w:rPr>
                <w:color w:val="000000"/>
              </w:rPr>
              <w:lastRenderedPageBreak/>
              <w:t>Eneo hili linachanganya miteremko ya milima inayokumbwa na maporomoko na tambarare za mto Wami ambapo mafuriko hupiga mashamba na mashamba ya miwa na migogoro ya wakulima na wafugaji hutokea.</w:t>
            </w:r>
          </w:p>
          <w:p w14:paraId="27D4C262" w14:textId="77777777" w:rsidR="000343A2" w:rsidRDefault="00DC5789" w:rsidP="00DC5789">
            <w:pPr>
              <w:pStyle w:val="ListParagraph"/>
              <w:numPr>
                <w:ilvl w:val="0"/>
                <w:numId w:val="1"/>
              </w:numPr>
              <w:jc w:val="both"/>
              <w:rPr>
                <w:ins w:id="3335" w:author="Bonephace Kaijage" w:date="2026-10-11T07:15:00Z" w16du:dateUtc="2026-10-11T04:15:00Z"/>
                <w:color w:val="000000"/>
              </w:rPr>
            </w:pPr>
            <w:r>
              <w:rPr>
                <w:color w:val="000000"/>
              </w:rPr>
              <w:t>Kwa wanaoishi, kulima na kufuga hapa, ni vyema</w:t>
            </w:r>
            <w:r w:rsidRPr="00DC5789">
              <w:rPr>
                <w:color w:val="000000"/>
              </w:rPr>
              <w:t xml:space="preserve"> kuacha mimea kwenye miteremko, kujenga nje ya tambarare za mafuriko na kufuata mipango ya matumizi ya ardhi na njia za mifugo.</w:t>
            </w:r>
          </w:p>
          <w:p w14:paraId="1F9B902B" w14:textId="1A50465B" w:rsidR="000343A2" w:rsidRDefault="00FE0A4D" w:rsidP="00DC5789">
            <w:pPr>
              <w:pStyle w:val="ListParagraph"/>
              <w:numPr>
                <w:ilvl w:val="0"/>
                <w:numId w:val="1"/>
              </w:numPr>
              <w:jc w:val="both"/>
              <w:rPr>
                <w:ins w:id="3336" w:author="Bonephace Kaijage" w:date="2026-10-11T07:15:00Z" w16du:dateUtc="2026-10-11T04:15:00Z"/>
                <w:color w:val="000000"/>
              </w:rPr>
            </w:pPr>
            <w:ins w:id="3337" w:author="Bonephace Kaijage" w:date="2026-10-14T05:56:00Z" w16du:dateUtc="2026-10-14T03:56:00Z">
              <w:r>
                <w:rPr>
                  <w:color w:val="000000"/>
                </w:rPr>
                <w:lastRenderedPageBreak/>
                <w:t>Kinachoongeza hatari: kuchimba miteremko ya milima nyuma ya nyumba, kujenga kwenye tambarare ya mafuriko ya Wami na kuingiza mifugo kwenye mashamba yenye mazao.</w:t>
              </w:r>
            </w:ins>
          </w:p>
          <w:p w14:paraId="42F4E39B" w14:textId="77777777" w:rsidR="00FE0A4D" w:rsidRDefault="000343A2" w:rsidP="00DC5789">
            <w:pPr>
              <w:pStyle w:val="ListParagraph"/>
              <w:numPr>
                <w:ilvl w:val="0"/>
                <w:numId w:val="1"/>
              </w:numPr>
              <w:jc w:val="both"/>
              <w:rPr>
                <w:ins w:id="3338" w:author="Bonephace Kaijage" w:date="2026-10-14T05:59:00Z" w16du:dateUtc="2026-10-14T03:59:00Z"/>
                <w:color w:val="000000"/>
              </w:rPr>
            </w:pPr>
            <w:ins w:id="3339" w:author="Bonephace Kaijage" w:date="2026-10-11T07:15:00Z" w16du:dateUtc="2026-10-11T04:15:00Z">
              <w:r>
                <w:rPr>
                  <w:color w:val="000000"/>
                </w:rPr>
                <w:t>Miteremkoni, kubalianeni na majirani eneo salama na hamieni huko nyufa zikifunguka au maji yakitiririka ya matope; tambarareni, fahamu eneo la juu utakalohamia Wami inapojaa, na kubalianeni, wakulima na wafugaji, kuhusu malisho na maji kabla ya miezi ya kiangazi.</w:t>
              </w:r>
            </w:ins>
          </w:p>
          <w:p w14:paraId="27A1969D" w14:textId="47CC9B42" w:rsidR="00AB6CF2" w:rsidRPr="00DC5789" w:rsidRDefault="00FE0A4D" w:rsidP="00DC5789">
            <w:pPr>
              <w:pStyle w:val="ListParagraph"/>
              <w:numPr>
                <w:ilvl w:val="0"/>
                <w:numId w:val="1"/>
              </w:numPr>
              <w:jc w:val="both"/>
              <w:rPr>
                <w:bCs/>
                <w:color w:val="000000"/>
              </w:rPr>
            </w:pPr>
            <w:ins w:id="3340" w:author="Bonephace Kaijage" w:date="2026-10-14T05:59:00Z" w16du:dateUtc="2026-10-14T03:59:00Z">
              <w:r>
                <w:rPr>
                  <w:color w:val="000000"/>
                </w:rPr>
                <w:t>Kubalianeni nani atamsaidia yeyote katika kaya asiyeweza kuondoka, kuona au kusikia tahadhari peke yake.</w:t>
              </w:r>
            </w:ins>
          </w:p>
        </w:tc>
      </w:tr>
      <w:tr w:rsidR="00AB6CF2" w:rsidRPr="00AB6CF2" w14:paraId="11F885AB" w14:textId="77777777" w:rsidTr="00AB6CF2">
        <w:tc>
          <w:tcPr>
            <w:tcW w:w="3420" w:type="dxa"/>
          </w:tcPr>
          <w:p w14:paraId="2BCD07E7" w14:textId="09CE452F" w:rsidR="00AB6CF2" w:rsidRPr="00AB6CF2" w:rsidRDefault="00AB6CF2" w:rsidP="00AB6CF2">
            <w:pPr>
              <w:pStyle w:val="ListParagraph"/>
              <w:numPr>
                <w:ilvl w:val="0"/>
                <w:numId w:val="1"/>
              </w:numPr>
              <w:jc w:val="both"/>
              <w:rPr>
                <w:color w:val="000000"/>
              </w:rPr>
            </w:pPr>
            <w:r w:rsidRPr="00AB6CF2">
              <w:rPr>
                <w:color w:val="000000"/>
              </w:rPr>
              <w:lastRenderedPageBreak/>
              <w:t>Ulanga: Kilombero plain, hills and mining</w:t>
            </w:r>
          </w:p>
        </w:tc>
        <w:tc>
          <w:tcPr>
            <w:tcW w:w="3235" w:type="dxa"/>
          </w:tcPr>
          <w:p w14:paraId="73B4E3E2" w14:textId="4940D3F8" w:rsidR="00AB6CF2" w:rsidRPr="00AB6CF2" w:rsidRDefault="00AB6CF2" w:rsidP="00AB6CF2">
            <w:pPr>
              <w:pStyle w:val="ListParagraph"/>
              <w:numPr>
                <w:ilvl w:val="0"/>
                <w:numId w:val="1"/>
              </w:numPr>
              <w:jc w:val="both"/>
              <w:rPr>
                <w:color w:val="000000"/>
                <w:lang w:val="sv-SE"/>
              </w:rPr>
            </w:pPr>
            <w:r w:rsidRPr="00AB6CF2">
              <w:rPr>
                <w:color w:val="000000"/>
                <w:lang w:val="sv-SE"/>
              </w:rPr>
              <w:t>Ulanga: tambarare ya Kilombero, milima na uchimbaji</w:t>
            </w:r>
          </w:p>
        </w:tc>
        <w:tc>
          <w:tcPr>
            <w:tcW w:w="3605" w:type="dxa"/>
          </w:tcPr>
          <w:p w14:paraId="7A443E23" w14:textId="339A6B27" w:rsidR="00AB6CF2" w:rsidRPr="00DC5789" w:rsidRDefault="00DC5789" w:rsidP="00DC5789">
            <w:pPr>
              <w:pStyle w:val="ListParagraph"/>
              <w:numPr>
                <w:ilvl w:val="0"/>
                <w:numId w:val="1"/>
              </w:numPr>
              <w:jc w:val="both"/>
              <w:rPr>
                <w:color w:val="000000"/>
              </w:rPr>
            </w:pPr>
            <w:r w:rsidRPr="00DC5789">
              <w:rPr>
                <w:color w:val="000000"/>
              </w:rPr>
              <w:t>This area has flood plain along the Kilombero, hills where rain washes out roads, and small-scale mining where pits flood and collapse.</w:t>
            </w:r>
          </w:p>
          <w:p w14:paraId="627EBB4D" w14:textId="77777777" w:rsidR="000343A2" w:rsidRDefault="00DC5789" w:rsidP="00DC5789">
            <w:pPr>
              <w:pStyle w:val="ListParagraph"/>
              <w:numPr>
                <w:ilvl w:val="0"/>
                <w:numId w:val="1"/>
              </w:numPr>
              <w:jc w:val="both"/>
              <w:rPr>
                <w:ins w:id="3341" w:author="Bonephace Kaijage" w:date="2026-10-11T07:15:00Z" w16du:dateUtc="2026-10-11T04:15:00Z"/>
                <w:color w:val="000000"/>
              </w:rPr>
            </w:pPr>
            <w:r>
              <w:rPr>
                <w:color w:val="000000"/>
              </w:rPr>
              <w:t>For those living, farming and mining here, it helps to</w:t>
            </w:r>
            <w:r w:rsidRPr="00DC5789">
              <w:rPr>
                <w:color w:val="000000"/>
              </w:rPr>
              <w:t xml:space="preserve"> build on higher ground, keep stores above flood level and fence or backfill pits.</w:t>
            </w:r>
          </w:p>
          <w:p w14:paraId="7C07AA35" w14:textId="3EF004F4" w:rsidR="000343A2" w:rsidRDefault="00FE0A4D" w:rsidP="00DC5789">
            <w:pPr>
              <w:pStyle w:val="ListParagraph"/>
              <w:numPr>
                <w:ilvl w:val="0"/>
                <w:numId w:val="1"/>
              </w:numPr>
              <w:jc w:val="both"/>
              <w:rPr>
                <w:ins w:id="3342" w:author="Bonephace Kaijage" w:date="2026-10-11T07:15:00Z" w16du:dateUtc="2026-10-11T04:15:00Z"/>
                <w:color w:val="000000"/>
              </w:rPr>
            </w:pPr>
            <w:ins w:id="3343" w:author="Bonephace Kaijage" w:date="2026-10-14T05:56:00Z" w16du:dateUtc="2026-10-14T03:56:00Z">
              <w:r>
                <w:rPr>
                  <w:color w:val="000000"/>
                </w:rPr>
                <w:t>What raises the risk: building on the Kilombero flood plain, digging pits without timbering and working them while rain is falling, and leaving worked-out pits open to fill with water.</w:t>
              </w:r>
            </w:ins>
          </w:p>
          <w:p w14:paraId="64A5CA33" w14:textId="77777777" w:rsidR="00FE0A4D" w:rsidRDefault="000343A2" w:rsidP="00DC5789">
            <w:pPr>
              <w:pStyle w:val="ListParagraph"/>
              <w:numPr>
                <w:ilvl w:val="0"/>
                <w:numId w:val="1"/>
              </w:numPr>
              <w:jc w:val="both"/>
              <w:rPr>
                <w:ins w:id="3344" w:author="Bonephace Kaijage" w:date="2026-10-14T05:59:00Z" w16du:dateUtc="2026-10-14T03:59:00Z"/>
                <w:color w:val="000000"/>
              </w:rPr>
            </w:pPr>
            <w:ins w:id="3345" w:author="Bonephace Kaijage" w:date="2026-10-11T07:15:00Z" w16du:dateUtc="2026-10-11T04:15:00Z">
              <w:r>
                <w:rPr>
                  <w:color w:val="000000"/>
                </w:rPr>
                <w:t xml:space="preserve">Know the higher ground and the dry route to it that your village will use when the plain floods, keep everyone out of </w:t>
              </w:r>
              <w:r>
                <w:rPr>
                  <w:color w:val="000000"/>
                </w:rPr>
                <w:lastRenderedPageBreak/>
                <w:t>the pits once rain starts, and move stores and animals before the roads wash out.</w:t>
              </w:r>
            </w:ins>
          </w:p>
          <w:p w14:paraId="7D97536D" w14:textId="474AFEF0" w:rsidR="00AB6CF2" w:rsidRPr="00DC5789" w:rsidRDefault="00FE0A4D" w:rsidP="00DC5789">
            <w:pPr>
              <w:pStyle w:val="ListParagraph"/>
              <w:numPr>
                <w:ilvl w:val="0"/>
                <w:numId w:val="1"/>
              </w:numPr>
              <w:jc w:val="both"/>
              <w:rPr>
                <w:bCs/>
                <w:color w:val="000000"/>
              </w:rPr>
            </w:pPr>
            <w:ins w:id="3346" w:author="Bonephace Kaijage" w:date="2026-10-14T05:59:00Z" w16du:dateUtc="2026-10-14T03:59:00Z">
              <w:r>
                <w:rPr>
                  <w:color w:val="000000"/>
                </w:rPr>
                <w:t>Agree who will help anyone in the household who cannot move, see or hear a warning on their own.</w:t>
              </w:r>
            </w:ins>
          </w:p>
        </w:tc>
        <w:tc>
          <w:tcPr>
            <w:tcW w:w="3325" w:type="dxa"/>
          </w:tcPr>
          <w:p w14:paraId="2F023930" w14:textId="3F2FCB20" w:rsidR="00AB6CF2" w:rsidRPr="00DC5789" w:rsidRDefault="00DC5789" w:rsidP="00DC5789">
            <w:pPr>
              <w:pStyle w:val="ListParagraph"/>
              <w:numPr>
                <w:ilvl w:val="0"/>
                <w:numId w:val="1"/>
              </w:numPr>
              <w:jc w:val="both"/>
              <w:rPr>
                <w:color w:val="000000"/>
              </w:rPr>
            </w:pPr>
            <w:r w:rsidRPr="00DC5789">
              <w:rPr>
                <w:color w:val="000000"/>
              </w:rPr>
              <w:lastRenderedPageBreak/>
              <w:t>Eneo hili lina tambarare ya mafuriko kando ya Kilombero, milima ambapo mvua husomba barabara, na uchimbaji mdogo ambapo mashimo hujaa maji na kubomoka.</w:t>
            </w:r>
          </w:p>
          <w:p w14:paraId="1C4A30A7" w14:textId="77777777" w:rsidR="000343A2" w:rsidRDefault="00DC5789" w:rsidP="00DC5789">
            <w:pPr>
              <w:pStyle w:val="ListParagraph"/>
              <w:numPr>
                <w:ilvl w:val="0"/>
                <w:numId w:val="1"/>
              </w:numPr>
              <w:jc w:val="both"/>
              <w:rPr>
                <w:ins w:id="3347" w:author="Bonephace Kaijage" w:date="2026-10-11T07:15:00Z" w16du:dateUtc="2026-10-11T04:15:00Z"/>
                <w:color w:val="000000"/>
              </w:rPr>
            </w:pPr>
            <w:r>
              <w:rPr>
                <w:color w:val="000000"/>
              </w:rPr>
              <w:t>Kwa wanaoishi, kulima na kuchimba hapa, ni vyema</w:t>
            </w:r>
            <w:r w:rsidRPr="00DC5789">
              <w:rPr>
                <w:color w:val="000000"/>
              </w:rPr>
              <w:t xml:space="preserve"> kujenga sehemu za miinuko, kuhifadhi mali juu ya kiwango cha mafuriko na kuzungushia uzio au kufukia mashimo.</w:t>
            </w:r>
          </w:p>
          <w:p w14:paraId="5F9F21C1" w14:textId="6A55C772" w:rsidR="000343A2" w:rsidRDefault="00FE0A4D" w:rsidP="00DC5789">
            <w:pPr>
              <w:pStyle w:val="ListParagraph"/>
              <w:numPr>
                <w:ilvl w:val="0"/>
                <w:numId w:val="1"/>
              </w:numPr>
              <w:jc w:val="both"/>
              <w:rPr>
                <w:ins w:id="3348" w:author="Bonephace Kaijage" w:date="2026-10-11T07:15:00Z" w16du:dateUtc="2026-10-11T04:15:00Z"/>
                <w:color w:val="000000"/>
              </w:rPr>
            </w:pPr>
            <w:ins w:id="3349" w:author="Bonephace Kaijage" w:date="2026-10-14T05:56:00Z" w16du:dateUtc="2026-10-14T03:56:00Z">
              <w:r>
                <w:rPr>
                  <w:color w:val="000000"/>
                </w:rPr>
                <w:t xml:space="preserve">Kinachoongeza hatari: kujenga kwenye tambarare ya mafuriko ya Kilombero, kuchimba mashimo bila mihimili na kuyafanyia kazi mvua ikinyesha, na kuacha </w:t>
              </w:r>
              <w:r>
                <w:rPr>
                  <w:color w:val="000000"/>
                </w:rPr>
                <w:lastRenderedPageBreak/>
                <w:t>mashimo yaliyokwisha wazi yajae maji.</w:t>
              </w:r>
            </w:ins>
          </w:p>
          <w:p w14:paraId="139EE012" w14:textId="77777777" w:rsidR="00FE0A4D" w:rsidRDefault="000343A2" w:rsidP="00DC5789">
            <w:pPr>
              <w:pStyle w:val="ListParagraph"/>
              <w:numPr>
                <w:ilvl w:val="0"/>
                <w:numId w:val="1"/>
              </w:numPr>
              <w:jc w:val="both"/>
              <w:rPr>
                <w:ins w:id="3350" w:author="Bonephace Kaijage" w:date="2026-10-14T05:59:00Z" w16du:dateUtc="2026-10-14T03:59:00Z"/>
                <w:color w:val="000000"/>
              </w:rPr>
            </w:pPr>
            <w:ins w:id="3351" w:author="Bonephace Kaijage" w:date="2026-10-11T07:15:00Z" w16du:dateUtc="2026-10-11T04:15:00Z">
              <w:r>
                <w:rPr>
                  <w:color w:val="000000"/>
                </w:rPr>
                <w:t>Fahamu eneo la juu na njia kavu ya kufika huko ambayo kijiji chenu kitatumia tambarare inapofurika, mtoe kila mtu mashimoni mara mvua inapoanza, na hamisheni akiba na mifugo kabla barabara hazijasombwa.</w:t>
              </w:r>
            </w:ins>
          </w:p>
          <w:p w14:paraId="31688664" w14:textId="5106E02A" w:rsidR="00AB6CF2" w:rsidRPr="00DC5789" w:rsidRDefault="00FE0A4D" w:rsidP="00DC5789">
            <w:pPr>
              <w:pStyle w:val="ListParagraph"/>
              <w:numPr>
                <w:ilvl w:val="0"/>
                <w:numId w:val="1"/>
              </w:numPr>
              <w:jc w:val="both"/>
              <w:rPr>
                <w:bCs/>
                <w:color w:val="000000"/>
              </w:rPr>
            </w:pPr>
            <w:ins w:id="3352" w:author="Bonephace Kaijage" w:date="2026-10-14T05:59:00Z" w16du:dateUtc="2026-10-14T03:59:00Z">
              <w:r>
                <w:rPr>
                  <w:color w:val="000000"/>
                </w:rPr>
                <w:t>Kubalianeni nani atamsaidia yeyote katika kaya asiyeweza kuondoka, kuona au kusikia tahadhari peke yake.</w:t>
              </w:r>
            </w:ins>
          </w:p>
        </w:tc>
      </w:tr>
    </w:tbl>
    <w:p w14:paraId="37BA1D61" w14:textId="77777777" w:rsidR="00FE0A4D" w:rsidRPr="00FE0A4D" w:rsidRDefault="00FE0A4D" w:rsidP="00FE0A4D">
      <w:pPr>
        <w:spacing w:after="120"/>
        <w:rPr>
          <w:ins w:id="3353" w:author="Bonephace Kaijage" w:date="2026-10-14T06:01:00Z" w16du:dateUtc="2026-10-14T04:01:00Z"/>
          <w:i/>
          <w:sz w:val="18"/>
          <w:rPrChange w:id="3354" w:author="Bonephace Kaijage" w:date="2026-10-14T06:01:00Z" w16du:dateUtc="2026-10-14T04:01:00Z">
            <w:rPr>
              <w:ins w:id="3355" w:author="Bonephace Kaijage" w:date="2026-10-14T06:01:00Z" w16du:dateUtc="2026-10-14T04:01:00Z"/>
            </w:rPr>
          </w:rPrChange>
        </w:rPr>
        <w:pPrChange w:id="3356" w:author="Bonephace Kaijage" w:date="2026-10-14T06:01:00Z" w16du:dateUtc="2026-10-14T04:01:00Z">
          <w:pPr>
            <w:jc w:val="both"/>
          </w:pPr>
        </w:pPrChange>
      </w:pPr>
      <w:ins w:id="3357" w:author="Bonephace Kaijage" w:date="2026-10-14T06:01:00Z" w16du:dateUtc="2026-10-14T04:01:00Z">
        <w:r w:rsidRPr="00FE0A4D">
          <w:rPr>
            <w:i/>
            <w:sz w:val="18"/>
            <w:rPrChange w:id="3358"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78F11E94" w14:textId="4845C597" w:rsidR="00AB6CF2" w:rsidRPr="00AB6CF2" w:rsidRDefault="00AB6CF2" w:rsidP="00AB6CF2">
      <w:pPr>
        <w:jc w:val="both"/>
        <w:rPr>
          <w:color w:val="000000"/>
        </w:rPr>
      </w:pPr>
    </w:p>
    <w:p w14:paraId="681A2A12" w14:textId="5664ED51" w:rsidR="00AB6CF2" w:rsidRPr="00997D17" w:rsidRDefault="00AB6CF2">
      <w:pPr>
        <w:pStyle w:val="ListParagraph"/>
        <w:rPr>
          <w:sz w:val="22"/>
          <w:szCs w:val="22"/>
        </w:rPr>
      </w:pPr>
    </w:p>
    <w:tbl>
      <w:tblPr>
        <w:tblStyle w:val="TableGrid"/>
        <w:tblW w:w="0" w:type="auto"/>
        <w:tblLook w:val="04A0" w:firstRow="1" w:lastRow="0" w:firstColumn="1" w:lastColumn="0" w:noHBand="0" w:noVBand="1"/>
      </w:tblPr>
      <w:tblGrid>
        <w:gridCol w:w="2229"/>
        <w:gridCol w:w="2187"/>
        <w:gridCol w:w="2228"/>
        <w:gridCol w:w="2207"/>
        <w:gridCol w:w="2570"/>
        <w:gridCol w:w="2249"/>
      </w:tblGrid>
      <w:tr w:rsidR="002066E7" w:rsidRPr="00997D17" w14:paraId="58822E55" w14:textId="77777777" w:rsidTr="002066E7">
        <w:trPr>
          <w:tblHeader/>
        </w:trPr>
        <w:tc>
          <w:tcPr>
            <w:tcW w:w="2278" w:type="dxa"/>
          </w:tcPr>
          <w:p w14:paraId="44096643" w14:textId="520A329B" w:rsidR="002066E7" w:rsidRPr="00997D17" w:rsidRDefault="008C6B60" w:rsidP="00FE4152">
            <w:pPr>
              <w:pStyle w:val="ListParagraph"/>
              <w:rPr>
                <w:sz w:val="22"/>
                <w:szCs w:val="22"/>
              </w:rPr>
            </w:pPr>
            <w:r w:rsidRPr="00997D17">
              <w:rPr>
                <w:sz w:val="22"/>
                <w:szCs w:val="22"/>
              </w:rPr>
              <w:t>COUNCIL / HALMASHAURI</w:t>
            </w:r>
          </w:p>
        </w:tc>
        <w:tc>
          <w:tcPr>
            <w:tcW w:w="2278" w:type="dxa"/>
          </w:tcPr>
          <w:p w14:paraId="37A4FBFF" w14:textId="01FE24B8" w:rsidR="002066E7" w:rsidRPr="00997D17" w:rsidRDefault="002066E7" w:rsidP="00FE4152">
            <w:pPr>
              <w:pStyle w:val="ListParagraph"/>
              <w:rPr>
                <w:sz w:val="22"/>
                <w:szCs w:val="22"/>
              </w:rPr>
            </w:pPr>
            <w:r w:rsidRPr="00997D17">
              <w:rPr>
                <w:sz w:val="22"/>
                <w:szCs w:val="22"/>
              </w:rPr>
              <w:t>LEVEL / NGAZI</w:t>
            </w:r>
          </w:p>
        </w:tc>
        <w:tc>
          <w:tcPr>
            <w:tcW w:w="2278" w:type="dxa"/>
          </w:tcPr>
          <w:p w14:paraId="4F642F71" w14:textId="0DD367E3" w:rsidR="002066E7" w:rsidRPr="00997D17" w:rsidRDefault="002066E7" w:rsidP="00FE4152">
            <w:pPr>
              <w:pStyle w:val="ListParagraph"/>
              <w:rPr>
                <w:sz w:val="22"/>
                <w:szCs w:val="22"/>
              </w:rPr>
            </w:pPr>
            <w:r w:rsidRPr="00997D17">
              <w:rPr>
                <w:sz w:val="22"/>
                <w:szCs w:val="22"/>
              </w:rPr>
              <w:t>IMPACT (EN)</w:t>
            </w:r>
          </w:p>
        </w:tc>
        <w:tc>
          <w:tcPr>
            <w:tcW w:w="2278" w:type="dxa"/>
          </w:tcPr>
          <w:p w14:paraId="517CD8AB" w14:textId="0245160F" w:rsidR="002066E7" w:rsidRPr="00997D17" w:rsidRDefault="002066E7" w:rsidP="00FE4152">
            <w:pPr>
              <w:pStyle w:val="ListParagraph"/>
              <w:rPr>
                <w:sz w:val="22"/>
                <w:szCs w:val="22"/>
              </w:rPr>
            </w:pPr>
            <w:r w:rsidRPr="00997D17">
              <w:rPr>
                <w:sz w:val="22"/>
                <w:szCs w:val="22"/>
              </w:rPr>
              <w:t>ATHARI (SW)</w:t>
            </w:r>
          </w:p>
        </w:tc>
        <w:tc>
          <w:tcPr>
            <w:tcW w:w="2279" w:type="dxa"/>
          </w:tcPr>
          <w:p w14:paraId="3D90F110" w14:textId="2F6BF679" w:rsidR="002066E7" w:rsidRPr="00997D17" w:rsidRDefault="002066E7" w:rsidP="00FE4152">
            <w:pPr>
              <w:pStyle w:val="ListParagraph"/>
              <w:rPr>
                <w:sz w:val="22"/>
                <w:szCs w:val="22"/>
              </w:rPr>
            </w:pPr>
            <w:r w:rsidRPr="00997D17">
              <w:rPr>
                <w:sz w:val="22"/>
                <w:szCs w:val="22"/>
              </w:rPr>
              <w:t>ACTION (EN)</w:t>
            </w:r>
          </w:p>
        </w:tc>
        <w:tc>
          <w:tcPr>
            <w:tcW w:w="2279" w:type="dxa"/>
          </w:tcPr>
          <w:p w14:paraId="7C7CBD96" w14:textId="5BDB3C33" w:rsidR="002066E7" w:rsidRPr="00997D17" w:rsidRDefault="002066E7" w:rsidP="00FE4152">
            <w:pPr>
              <w:pStyle w:val="ListParagraph"/>
              <w:rPr>
                <w:sz w:val="22"/>
                <w:szCs w:val="22"/>
              </w:rPr>
            </w:pPr>
            <w:r w:rsidRPr="00997D17">
              <w:rPr>
                <w:sz w:val="22"/>
                <w:szCs w:val="22"/>
              </w:rPr>
              <w:t>HATUA (SW)</w:t>
            </w:r>
          </w:p>
        </w:tc>
      </w:tr>
      <w:tr w:rsidR="002066E7" w:rsidRPr="000343A2" w14:paraId="3E6A941D" w14:textId="77777777" w:rsidTr="002066E7">
        <w:tc>
          <w:tcPr>
            <w:tcW w:w="2278" w:type="dxa"/>
          </w:tcPr>
          <w:p w14:paraId="1538630D" w14:textId="04A162DF" w:rsidR="002066E7" w:rsidRPr="00997D17" w:rsidRDefault="002066E7" w:rsidP="00FE4152">
            <w:pPr>
              <w:pStyle w:val="ListParagraph"/>
              <w:rPr>
                <w:sz w:val="22"/>
                <w:szCs w:val="22"/>
              </w:rPr>
            </w:pPr>
            <w:r w:rsidRPr="00997D17">
              <w:rPr>
                <w:sz w:val="22"/>
                <w:szCs w:val="22"/>
              </w:rPr>
              <w:t>Morogoro Municipal Council</w:t>
            </w:r>
          </w:p>
        </w:tc>
        <w:tc>
          <w:tcPr>
            <w:tcW w:w="2278" w:type="dxa"/>
          </w:tcPr>
          <w:p w14:paraId="2F3C99FA" w14:textId="3E5ABF88"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42EBE4C3" w14:textId="13ABEB7A" w:rsidR="002066E7" w:rsidRPr="00997D17" w:rsidRDefault="008C6B60" w:rsidP="00FE4152">
            <w:pPr>
              <w:pStyle w:val="ListParagraph"/>
              <w:rPr>
                <w:sz w:val="22"/>
                <w:szCs w:val="22"/>
              </w:rPr>
            </w:pPr>
            <w:r w:rsidRPr="00997D17">
              <w:rPr>
                <w:sz w:val="22"/>
                <w:szCs w:val="22"/>
              </w:rPr>
              <w:t>repeated floods on the Ngerengere and Morogoro rivers, landslides on the Uluguru slopes, and heavy rain. Morogoro leads recorded flood events in Tanzania. A few roads slippery, a few low homes wet, and lightning where storms build.</w:t>
            </w:r>
          </w:p>
        </w:tc>
        <w:tc>
          <w:tcPr>
            <w:tcW w:w="2278" w:type="dxa"/>
          </w:tcPr>
          <w:p w14:paraId="6EB3D79E" w14:textId="42909120"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3D46A8E2" w14:textId="38A737DC" w:rsidR="008C6B60" w:rsidRPr="00997D17" w:rsidRDefault="005747F5" w:rsidP="00F20E47">
            <w:pPr>
              <w:pStyle w:val="ListBullet"/>
              <w:rPr>
                <w:sz w:val="22"/>
                <w:szCs w:val="22"/>
              </w:rPr>
            </w:pPr>
            <w:r w:rsidRPr="00997D17">
              <w:rPr>
                <w:sz w:val="22"/>
                <w:szCs w:val="22"/>
              </w:rPr>
              <w:t>Before the rain, walk repeated floods on the Ngerengere and Morogoro rivers, landslides on t and clear the drains and culverts.</w:t>
            </w:r>
          </w:p>
          <w:p w14:paraId="0AB83C80" w14:textId="585B358B" w:rsidR="008C6B60" w:rsidRPr="00997D17" w:rsidRDefault="00FE0A4D" w:rsidP="00F20E47">
            <w:pPr>
              <w:pStyle w:val="ListBullet"/>
              <w:rPr>
                <w:sz w:val="22"/>
                <w:szCs w:val="22"/>
              </w:rPr>
            </w:pPr>
            <w:ins w:id="3359"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3360" w:author="Bonephace Kaijage" w:date="2026-10-14T06:18:00Z" w16du:dateUtc="2026-10-14T04:18:00Z">
              <w:r w:rsidR="005747F5" w:rsidRPr="00997D17" w:rsidDel="00FE0A4D">
                <w:rPr>
                  <w:sz w:val="22"/>
                  <w:szCs w:val="22"/>
                </w:rPr>
                <w:delText>Households along this site raise food, documents and children above the floor.</w:delText>
              </w:r>
            </w:del>
          </w:p>
          <w:p w14:paraId="63C9E55F" w14:textId="52621699" w:rsidR="008C6B60" w:rsidRPr="00997D17" w:rsidRDefault="00FE0A4D" w:rsidP="00F20E47">
            <w:pPr>
              <w:pStyle w:val="ListBullet"/>
              <w:rPr>
                <w:sz w:val="22"/>
                <w:szCs w:val="22"/>
              </w:rPr>
            </w:pPr>
            <w:ins w:id="3361" w:author="Bonephace Kaijage" w:date="2026-10-14T06:14:00Z" w16du:dateUtc="2026-10-14T04:14:00Z">
              <w:r>
                <w:rPr>
                  <w:sz w:val="22"/>
                  <w:szCs w:val="22"/>
                </w:rPr>
                <w:lastRenderedPageBreak/>
                <w:t>Save 190 and the ward chair's number, and keep a torch and drinking water ready, so that help can be called and the household can manage a night without power.</w:t>
              </w:r>
            </w:ins>
            <w:del w:id="3362" w:author="Bonephace Kaijage" w:date="2026-10-14T06:14:00Z" w16du:dateUtc="2026-10-14T04:14:00Z">
              <w:r w:rsidR="005747F5" w:rsidRPr="00997D17" w:rsidDel="00FE0A4D">
                <w:rPr>
                  <w:sz w:val="22"/>
                  <w:szCs w:val="22"/>
                </w:rPr>
                <w:delText>Save 190 and the ward chair number. Keep a torch and drinking water.</w:delText>
              </w:r>
            </w:del>
          </w:p>
          <w:p w14:paraId="0463ACE2" w14:textId="77A1B31D"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6281C641" w14:textId="5FF8E387"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31F15539" w14:textId="55DE9244"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68DCC17B" w14:textId="08E3118B"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7EEBFD8A" w14:textId="3DE35EC2" w:rsidR="002066E7" w:rsidRPr="00997D17" w:rsidRDefault="005747F5" w:rsidP="00F20E47">
            <w:pPr>
              <w:pStyle w:val="ListBullet"/>
              <w:rPr>
                <w:sz w:val="22"/>
                <w:szCs w:val="22"/>
                <w:lang w:val="sv-SE"/>
              </w:rPr>
            </w:pPr>
            <w:r w:rsidRPr="00997D17">
              <w:rPr>
                <w:sz w:val="22"/>
                <w:szCs w:val="22"/>
                <w:lang w:val="sv-SE"/>
              </w:rPr>
              <w:t xml:space="preserve">Usiendeshe wala kutembea </w:t>
            </w:r>
            <w:r w:rsidRPr="00997D17">
              <w:rPr>
                <w:sz w:val="22"/>
                <w:szCs w:val="22"/>
                <w:lang w:val="sv-SE"/>
              </w:rPr>
              <w:lastRenderedPageBreak/>
              <w:t>kwenye maji barabarani. Washa taa, punguza mwendo.</w:t>
            </w:r>
          </w:p>
        </w:tc>
      </w:tr>
      <w:tr w:rsidR="002066E7" w:rsidRPr="000343A2" w14:paraId="32C0214F" w14:textId="77777777" w:rsidTr="002066E7">
        <w:tc>
          <w:tcPr>
            <w:tcW w:w="2278" w:type="dxa"/>
          </w:tcPr>
          <w:p w14:paraId="19C0F57A" w14:textId="77777777" w:rsidR="002066E7" w:rsidRPr="00997D17" w:rsidRDefault="002066E7" w:rsidP="00FE4152">
            <w:pPr>
              <w:pStyle w:val="ListParagraph"/>
              <w:rPr>
                <w:sz w:val="22"/>
                <w:szCs w:val="22"/>
                <w:lang w:val="sv-SE"/>
              </w:rPr>
            </w:pPr>
          </w:p>
        </w:tc>
        <w:tc>
          <w:tcPr>
            <w:tcW w:w="2278" w:type="dxa"/>
          </w:tcPr>
          <w:p w14:paraId="1A96141A" w14:textId="7DCE4C6E"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0A8DE791" w14:textId="08C33F72" w:rsidR="002066E7" w:rsidRPr="00997D17" w:rsidRDefault="008C6B60" w:rsidP="00FE4152">
            <w:pPr>
              <w:pStyle w:val="ListParagraph"/>
              <w:rPr>
                <w:sz w:val="22"/>
                <w:szCs w:val="22"/>
              </w:rPr>
            </w:pPr>
            <w:r w:rsidRPr="00997D17">
              <w:rPr>
                <w:sz w:val="22"/>
                <w:szCs w:val="22"/>
              </w:rPr>
              <w:t>repeated floods on the Ngerengere and Morogoro rivers, landslides on the Uluguru slopes, and heavy rain. Morogoro leads recorded flood events in Tanzania. Roads, water points or houses at the named sites are now affected. Some journeys and classes are disrupted.</w:t>
            </w:r>
          </w:p>
        </w:tc>
        <w:tc>
          <w:tcPr>
            <w:tcW w:w="2278" w:type="dxa"/>
          </w:tcPr>
          <w:p w14:paraId="00F9490C" w14:textId="66105790"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30AFBB0E" w14:textId="47802805" w:rsidR="008C6B60" w:rsidRPr="00997D17" w:rsidRDefault="005747F5" w:rsidP="00F20E47">
            <w:pPr>
              <w:pStyle w:val="ListBullet"/>
              <w:rPr>
                <w:sz w:val="22"/>
                <w:szCs w:val="22"/>
              </w:rPr>
            </w:pPr>
            <w:r w:rsidRPr="00997D17">
              <w:rPr>
                <w:sz w:val="22"/>
                <w:szCs w:val="22"/>
              </w:rPr>
              <w:t>Move households off repeated floods on the Ngerengere and Morogoro rivers, landslides on t to the ward assembly point.</w:t>
            </w:r>
          </w:p>
          <w:p w14:paraId="2100D063" w14:textId="46497222" w:rsidR="008C6B60" w:rsidRPr="00997D17" w:rsidRDefault="00FE0A4D" w:rsidP="00F20E47">
            <w:pPr>
              <w:pStyle w:val="ListBullet"/>
              <w:rPr>
                <w:sz w:val="22"/>
                <w:szCs w:val="22"/>
              </w:rPr>
            </w:pPr>
            <w:ins w:id="3363" w:author="Bonephace Kaijage" w:date="2026-10-14T06:20:00Z" w16du:dateUtc="2026-10-14T04:20:00Z">
              <w:r>
                <w:rPr>
                  <w:sz w:val="22"/>
                  <w:szCs w:val="22"/>
                </w:rPr>
                <w:t>Close and mark the flooded road or bridge on the sites named in Know Your Risk. Divert traffic.</w:t>
              </w:r>
            </w:ins>
            <w:del w:id="3364" w:author="Bonephace Kaijage" w:date="2026-10-14T06:20:00Z" w16du:dateUtc="2026-10-14T04:20:00Z">
              <w:r w:rsidR="005747F5" w:rsidRPr="00997D17" w:rsidDel="00FE0A4D">
                <w:rPr>
                  <w:sz w:val="22"/>
                  <w:szCs w:val="22"/>
                </w:rPr>
                <w:delText>Close and mark the flooded road or bridge on this site. Divert traffic.</w:delText>
              </w:r>
            </w:del>
          </w:p>
          <w:p w14:paraId="41090ECC" w14:textId="14B01AE2" w:rsidR="008C6B60" w:rsidRPr="00997D17" w:rsidRDefault="00FE0A4D" w:rsidP="00F20E47">
            <w:pPr>
              <w:pStyle w:val="ListBullet"/>
              <w:rPr>
                <w:sz w:val="22"/>
                <w:szCs w:val="22"/>
              </w:rPr>
            </w:pPr>
            <w:ins w:id="3365" w:author="Bonephace Kaijage" w:date="2026-10-14T06:12:00Z" w16du:dateUtc="2026-10-14T04:12:00Z">
              <w:r>
                <w:rPr>
                  <w:sz w:val="22"/>
                  <w:szCs w:val="22"/>
                </w:rPr>
                <w:t>Check that school children, older people and anyone with a disability are accounted for before dark, so that no one is searched for in the night.</w:t>
              </w:r>
            </w:ins>
            <w:del w:id="3366" w:author="Bonephace Kaijage" w:date="2026-10-14T06:12:00Z" w16du:dateUtc="2026-10-14T04:12:00Z">
              <w:r w:rsidR="005747F5" w:rsidRPr="00997D17" w:rsidDel="00FE0A4D">
                <w:rPr>
                  <w:sz w:val="22"/>
                  <w:szCs w:val="22"/>
                </w:rPr>
                <w:delText>Account for school children and older people before dark.</w:delText>
              </w:r>
            </w:del>
          </w:p>
          <w:p w14:paraId="7673FAA4" w14:textId="4D7C88A7" w:rsidR="002066E7" w:rsidRPr="00997D17" w:rsidRDefault="00FE0A4D" w:rsidP="00F20E47">
            <w:pPr>
              <w:pStyle w:val="ListBullet"/>
              <w:rPr>
                <w:sz w:val="22"/>
                <w:szCs w:val="22"/>
              </w:rPr>
            </w:pPr>
            <w:ins w:id="3367" w:author="Bonephace Kaijage" w:date="2026-10-14T06:14:00Z" w16du:dateUtc="2026-10-14T04:14:00Z">
              <w:r>
                <w:rPr>
                  <w:sz w:val="22"/>
                  <w:szCs w:val="22"/>
                </w:rPr>
                <w:t xml:space="preserve">Boil or treat drinking water, because floods carry waste </w:t>
              </w:r>
              <w:r>
                <w:rPr>
                  <w:sz w:val="22"/>
                  <w:szCs w:val="22"/>
                </w:rPr>
                <w:lastRenderedPageBreak/>
                <w:t>into wells; tell the clinic early if anyone has diarrhoea.</w:t>
              </w:r>
            </w:ins>
            <w:del w:id="3368"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518B42C6" w14:textId="2BAF157B" w:rsidR="008C6B60" w:rsidRPr="00997D17" w:rsidRDefault="00FE0A4D" w:rsidP="00F20E47">
            <w:pPr>
              <w:pStyle w:val="ListBullet"/>
              <w:rPr>
                <w:sz w:val="22"/>
                <w:szCs w:val="22"/>
                <w:lang w:val="sv-SE"/>
              </w:rPr>
            </w:pPr>
            <w:ins w:id="3369" w:author="Bonephace Kaijage" w:date="2026-10-14T06:16:00Z" w16du:dateUtc="2026-10-14T04:16:00Z">
              <w:r>
                <w:rPr>
                  <w:sz w:val="22"/>
                  <w:szCs w:val="22"/>
                  <w:lang w:val="sv-SE"/>
                </w:rPr>
                <w:lastRenderedPageBreak/>
                <w:t>Wasaidieni kaya kuondoka maeneo yaliyotajwa kwenda kituo cha kata, mkianza na wasioweza kuondoka peke yao.</w:t>
              </w:r>
            </w:ins>
            <w:del w:id="3370" w:author="Bonephace Kaijage" w:date="2026-10-14T06:16:00Z" w16du:dateUtc="2026-10-14T04:16:00Z">
              <w:r w:rsidR="005747F5" w:rsidRPr="00997D17" w:rsidDel="00FE0A4D">
                <w:rPr>
                  <w:sz w:val="22"/>
                  <w:szCs w:val="22"/>
                  <w:lang w:val="sv-SE"/>
                </w:rPr>
                <w:delText>Hamisha kaya kutoka eneo hili kwenda kituo cha kata.</w:delText>
              </w:r>
            </w:del>
          </w:p>
          <w:p w14:paraId="5BBC4DA3" w14:textId="27C1412B"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7F6AA407" w14:textId="0D0CCACD" w:rsidR="008C6B60" w:rsidRPr="00997D17" w:rsidRDefault="00FE0A4D" w:rsidP="00F20E47">
            <w:pPr>
              <w:pStyle w:val="ListBullet"/>
              <w:rPr>
                <w:sz w:val="22"/>
                <w:szCs w:val="22"/>
              </w:rPr>
            </w:pPr>
            <w:ins w:id="3371" w:author="Bonephace Kaijage" w:date="2026-10-14T06:12:00Z" w16du:dateUtc="2026-10-14T04:12:00Z">
              <w:r>
                <w:rPr>
                  <w:sz w:val="22"/>
                  <w:szCs w:val="22"/>
                </w:rPr>
                <w:t>Hakikisheni watoto wa shule, wazee na watu wenye ulemavu wote wamepatikana kabla ya giza, ili asitafutwe mtu usiku.</w:t>
              </w:r>
            </w:ins>
            <w:del w:id="3372" w:author="Bonephace Kaijage" w:date="2026-10-14T06:12:00Z" w16du:dateUtc="2026-10-14T04:12:00Z">
              <w:r w:rsidR="005747F5" w:rsidRPr="00997D17" w:rsidDel="00FE0A4D">
                <w:rPr>
                  <w:sz w:val="22"/>
                  <w:szCs w:val="22"/>
                </w:rPr>
                <w:delText>Hakiki watoto wa shule na wazee kabla ya giza.</w:delText>
              </w:r>
            </w:del>
          </w:p>
          <w:p w14:paraId="5A636901" w14:textId="003BF6AA" w:rsidR="002066E7" w:rsidRPr="00997D17" w:rsidRDefault="005747F5" w:rsidP="00F20E47">
            <w:pPr>
              <w:pStyle w:val="ListBullet"/>
              <w:rPr>
                <w:sz w:val="22"/>
                <w:szCs w:val="22"/>
                <w:lang w:val="sv-SE"/>
              </w:rPr>
            </w:pPr>
            <w:r w:rsidRPr="00997D17">
              <w:rPr>
                <w:sz w:val="22"/>
                <w:szCs w:val="22"/>
                <w:lang w:val="sv-SE"/>
              </w:rPr>
              <w:lastRenderedPageBreak/>
              <w:t>Chemsha maji ya kunywa. Kliniki iangalie kuhara.</w:t>
            </w:r>
          </w:p>
        </w:tc>
      </w:tr>
      <w:tr w:rsidR="002066E7" w:rsidRPr="000343A2" w14:paraId="7DFF26AB" w14:textId="77777777" w:rsidTr="002066E7">
        <w:tc>
          <w:tcPr>
            <w:tcW w:w="2278" w:type="dxa"/>
          </w:tcPr>
          <w:p w14:paraId="0FCA944A" w14:textId="77777777" w:rsidR="002066E7" w:rsidRPr="00997D17" w:rsidRDefault="002066E7" w:rsidP="00FE4152">
            <w:pPr>
              <w:pStyle w:val="ListParagraph"/>
              <w:rPr>
                <w:sz w:val="22"/>
                <w:szCs w:val="22"/>
                <w:lang w:val="sv-SE"/>
              </w:rPr>
            </w:pPr>
          </w:p>
        </w:tc>
        <w:tc>
          <w:tcPr>
            <w:tcW w:w="2278" w:type="dxa"/>
          </w:tcPr>
          <w:p w14:paraId="69A7A463" w14:textId="695683E7"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5F5A4B12" w14:textId="6E3F1B3A" w:rsidR="002066E7" w:rsidRPr="00997D17" w:rsidRDefault="00FE0A4D" w:rsidP="00FE4152">
            <w:pPr>
              <w:pStyle w:val="ListParagraph"/>
              <w:rPr>
                <w:sz w:val="22"/>
                <w:szCs w:val="22"/>
              </w:rPr>
            </w:pPr>
            <w:ins w:id="3373"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37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5FEDAF7" w14:textId="6177DB4E" w:rsidR="002066E7" w:rsidRPr="00997D17" w:rsidRDefault="00FE0A4D" w:rsidP="00FE4152">
            <w:pPr>
              <w:pStyle w:val="ListParagraph"/>
              <w:rPr>
                <w:sz w:val="22"/>
                <w:szCs w:val="22"/>
              </w:rPr>
            </w:pPr>
            <w:ins w:id="3375"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37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D3CCD9F" w14:textId="33AB523A" w:rsidR="008C6B60" w:rsidRPr="00997D17" w:rsidRDefault="00FE0A4D" w:rsidP="00F20E47">
            <w:pPr>
              <w:pStyle w:val="ListBullet"/>
              <w:rPr>
                <w:sz w:val="22"/>
                <w:szCs w:val="22"/>
              </w:rPr>
            </w:pPr>
            <w:ins w:id="3377"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3378"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564B9BD2" w14:textId="0113753A" w:rsidR="008C6B60" w:rsidRPr="00997D17" w:rsidRDefault="005747F5" w:rsidP="00F20E47">
            <w:pPr>
              <w:pStyle w:val="ListBullet"/>
              <w:rPr>
                <w:sz w:val="22"/>
                <w:szCs w:val="22"/>
              </w:rPr>
            </w:pPr>
            <w:r w:rsidRPr="00997D17">
              <w:rPr>
                <w:sz w:val="22"/>
                <w:szCs w:val="22"/>
              </w:rPr>
              <w:t>Call 114 and 190. Keep the access road clear for ambulances.</w:t>
            </w:r>
          </w:p>
          <w:p w14:paraId="476AF1EB" w14:textId="1FCE78E1" w:rsidR="008C6B60" w:rsidRPr="00997D17" w:rsidRDefault="005747F5" w:rsidP="00F20E47">
            <w:pPr>
              <w:pStyle w:val="ListBullet"/>
              <w:rPr>
                <w:sz w:val="22"/>
                <w:szCs w:val="22"/>
              </w:rPr>
            </w:pPr>
            <w:r w:rsidRPr="00997D17">
              <w:rPr>
                <w:sz w:val="22"/>
                <w:szCs w:val="22"/>
              </w:rPr>
              <w:t>Open the shelter and register every household. Note who is missing.</w:t>
            </w:r>
          </w:p>
          <w:p w14:paraId="3D22FF03" w14:textId="50F22AD9"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61DCD9BA" w14:textId="631C9F44"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508E4612" w14:textId="770263AD"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438A1A4A" w14:textId="4DE4F4A9"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029DE24C" w14:textId="62EAF58A"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1224562F" w14:textId="77777777" w:rsidTr="002066E7">
        <w:tc>
          <w:tcPr>
            <w:tcW w:w="2278" w:type="dxa"/>
          </w:tcPr>
          <w:p w14:paraId="407B5CA5" w14:textId="72A764D5" w:rsidR="002066E7" w:rsidRPr="00997D17" w:rsidRDefault="002066E7" w:rsidP="00FE4152">
            <w:pPr>
              <w:pStyle w:val="ListParagraph"/>
              <w:rPr>
                <w:sz w:val="22"/>
                <w:szCs w:val="22"/>
              </w:rPr>
            </w:pPr>
            <w:r w:rsidRPr="00997D17">
              <w:rPr>
                <w:sz w:val="22"/>
                <w:szCs w:val="22"/>
              </w:rPr>
              <w:t>Ifakara Town Council</w:t>
            </w:r>
          </w:p>
        </w:tc>
        <w:tc>
          <w:tcPr>
            <w:tcW w:w="2278" w:type="dxa"/>
          </w:tcPr>
          <w:p w14:paraId="579DED59" w14:textId="1AD4456E"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60A74D24" w14:textId="75A93FBC" w:rsidR="002066E7" w:rsidRPr="00997D17" w:rsidRDefault="008C6B60" w:rsidP="00FE4152">
            <w:pPr>
              <w:pStyle w:val="ListParagraph"/>
              <w:rPr>
                <w:sz w:val="22"/>
                <w:szCs w:val="22"/>
              </w:rPr>
            </w:pPr>
            <w:r w:rsidRPr="00997D17">
              <w:rPr>
                <w:sz w:val="22"/>
                <w:szCs w:val="22"/>
              </w:rPr>
              <w:t>Kilombero and Lumemo floods (embankment failures at Ipangalala), heavy rain, and cholera. A few roads slippery, a few low homes wet, and lightning where storms build.</w:t>
            </w:r>
          </w:p>
        </w:tc>
        <w:tc>
          <w:tcPr>
            <w:tcW w:w="2278" w:type="dxa"/>
          </w:tcPr>
          <w:p w14:paraId="0D4747CE" w14:textId="6C30712D"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0D2D62E" w14:textId="60887ECE" w:rsidR="008C6B60" w:rsidRPr="00997D17" w:rsidRDefault="005747F5" w:rsidP="00F20E47">
            <w:pPr>
              <w:pStyle w:val="ListBullet"/>
              <w:rPr>
                <w:sz w:val="22"/>
                <w:szCs w:val="22"/>
              </w:rPr>
            </w:pPr>
            <w:r w:rsidRPr="00997D17">
              <w:rPr>
                <w:sz w:val="22"/>
                <w:szCs w:val="22"/>
              </w:rPr>
              <w:t>Before the rain, walk Kilombero and Lumemo floods (embankment failures at Ipangalala), heavy and clear the drains and culverts.</w:t>
            </w:r>
          </w:p>
          <w:p w14:paraId="38770E79" w14:textId="3782C0EE" w:rsidR="008C6B60" w:rsidRPr="00997D17" w:rsidRDefault="00FE0A4D" w:rsidP="00F20E47">
            <w:pPr>
              <w:pStyle w:val="ListBullet"/>
              <w:rPr>
                <w:sz w:val="22"/>
                <w:szCs w:val="22"/>
              </w:rPr>
            </w:pPr>
            <w:ins w:id="3379" w:author="Bonephace Kaijage" w:date="2026-10-14T06:18:00Z" w16du:dateUtc="2026-10-14T04:18:00Z">
              <w:r>
                <w:rPr>
                  <w:sz w:val="22"/>
                  <w:szCs w:val="22"/>
                </w:rPr>
                <w:t xml:space="preserve">Households along the sites named in </w:t>
              </w:r>
              <w:r>
                <w:rPr>
                  <w:sz w:val="22"/>
                  <w:szCs w:val="22"/>
                </w:rPr>
                <w:lastRenderedPageBreak/>
                <w:t>Know Your Risk: keep food, documents and children above floor level, because water here can enter houses with little warning.</w:t>
              </w:r>
            </w:ins>
            <w:del w:id="3380" w:author="Bonephace Kaijage" w:date="2026-10-14T06:18:00Z" w16du:dateUtc="2026-10-14T04:18:00Z">
              <w:r w:rsidR="005747F5" w:rsidRPr="00997D17" w:rsidDel="00FE0A4D">
                <w:rPr>
                  <w:sz w:val="22"/>
                  <w:szCs w:val="22"/>
                </w:rPr>
                <w:delText>Households along this site raise food, documents and children above the floor.</w:delText>
              </w:r>
            </w:del>
          </w:p>
          <w:p w14:paraId="37BB9C1B" w14:textId="54B66764" w:rsidR="008C6B60" w:rsidRPr="00997D17" w:rsidRDefault="00FE0A4D" w:rsidP="00F20E47">
            <w:pPr>
              <w:pStyle w:val="ListBullet"/>
              <w:rPr>
                <w:sz w:val="22"/>
                <w:szCs w:val="22"/>
              </w:rPr>
            </w:pPr>
            <w:ins w:id="3381"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382" w:author="Bonephace Kaijage" w:date="2026-10-14T06:14:00Z" w16du:dateUtc="2026-10-14T04:14:00Z">
              <w:r w:rsidR="005747F5" w:rsidRPr="00997D17" w:rsidDel="00FE0A4D">
                <w:rPr>
                  <w:sz w:val="22"/>
                  <w:szCs w:val="22"/>
                </w:rPr>
                <w:delText>Save 190 and the ward chair number. Keep a torch and drinking water.</w:delText>
              </w:r>
            </w:del>
          </w:p>
          <w:p w14:paraId="029A68A1" w14:textId="6D8BCCFA"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71CBB134" w14:textId="624A4E84"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505B4E0D" w14:textId="0BE0E9FE"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538F65CE" w14:textId="3E98235C" w:rsidR="008C6B60" w:rsidRPr="00997D17" w:rsidRDefault="005747F5" w:rsidP="00F20E47">
            <w:pPr>
              <w:pStyle w:val="ListBullet"/>
              <w:rPr>
                <w:sz w:val="22"/>
                <w:szCs w:val="22"/>
                <w:lang w:val="sv-SE"/>
              </w:rPr>
            </w:pPr>
            <w:r w:rsidRPr="00997D17">
              <w:rPr>
                <w:sz w:val="22"/>
                <w:szCs w:val="22"/>
                <w:lang w:val="sv-SE"/>
              </w:rPr>
              <w:lastRenderedPageBreak/>
              <w:t>Hifadhi 190 na namba ya mwenyekiti wa kata. Weka tochi na maji ya kunywa.</w:t>
            </w:r>
          </w:p>
          <w:p w14:paraId="78ACA434" w14:textId="7A664359"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24F23040" w14:textId="77777777" w:rsidTr="002066E7">
        <w:tc>
          <w:tcPr>
            <w:tcW w:w="2278" w:type="dxa"/>
          </w:tcPr>
          <w:p w14:paraId="170AF3DC" w14:textId="77777777" w:rsidR="002066E7" w:rsidRPr="00997D17" w:rsidRDefault="002066E7" w:rsidP="00FE4152">
            <w:pPr>
              <w:pStyle w:val="ListParagraph"/>
              <w:rPr>
                <w:sz w:val="22"/>
                <w:szCs w:val="22"/>
                <w:lang w:val="sv-SE"/>
              </w:rPr>
            </w:pPr>
          </w:p>
        </w:tc>
        <w:tc>
          <w:tcPr>
            <w:tcW w:w="2278" w:type="dxa"/>
          </w:tcPr>
          <w:p w14:paraId="1A3A0DE6" w14:textId="2A9F1954"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4033F544" w14:textId="51409AA8" w:rsidR="002066E7" w:rsidRPr="00997D17" w:rsidRDefault="008C6B60" w:rsidP="00FE4152">
            <w:pPr>
              <w:pStyle w:val="ListParagraph"/>
              <w:rPr>
                <w:sz w:val="22"/>
                <w:szCs w:val="22"/>
              </w:rPr>
            </w:pPr>
            <w:r w:rsidRPr="00997D17">
              <w:rPr>
                <w:sz w:val="22"/>
                <w:szCs w:val="22"/>
              </w:rPr>
              <w:t>Kilombero and Lumemo floods (embankment failures at Ipangalala), heavy rain, and cholera. Roads, water points or houses at the named sites are now affected. Some journeys and classes are disrupted.</w:t>
            </w:r>
          </w:p>
        </w:tc>
        <w:tc>
          <w:tcPr>
            <w:tcW w:w="2278" w:type="dxa"/>
          </w:tcPr>
          <w:p w14:paraId="2454FAD6" w14:textId="7F33A15B"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1939C2A" w14:textId="71948565" w:rsidR="008C6B60" w:rsidRPr="00997D17" w:rsidRDefault="005747F5" w:rsidP="00F20E47">
            <w:pPr>
              <w:pStyle w:val="ListBullet"/>
              <w:rPr>
                <w:sz w:val="22"/>
                <w:szCs w:val="22"/>
              </w:rPr>
            </w:pPr>
            <w:r w:rsidRPr="00997D17">
              <w:rPr>
                <w:sz w:val="22"/>
                <w:szCs w:val="22"/>
              </w:rPr>
              <w:t>Move households off Kilombero and Lumemo floods (embankment failures at Ipangalala), heavy to the ward assembly point.</w:t>
            </w:r>
          </w:p>
          <w:p w14:paraId="5CC0CC62" w14:textId="74C29A4C" w:rsidR="008C6B60" w:rsidRPr="00997D17" w:rsidRDefault="00FE0A4D" w:rsidP="00F20E47">
            <w:pPr>
              <w:pStyle w:val="ListBullet"/>
              <w:rPr>
                <w:sz w:val="22"/>
                <w:szCs w:val="22"/>
              </w:rPr>
            </w:pPr>
            <w:ins w:id="3383" w:author="Bonephace Kaijage" w:date="2026-10-14T06:20:00Z" w16du:dateUtc="2026-10-14T04:20:00Z">
              <w:r>
                <w:rPr>
                  <w:sz w:val="22"/>
                  <w:szCs w:val="22"/>
                </w:rPr>
                <w:t>Close and mark the flooded road or bridge on the sites named in Know Your Risk. Divert traffic.</w:t>
              </w:r>
            </w:ins>
            <w:del w:id="3384" w:author="Bonephace Kaijage" w:date="2026-10-14T06:20:00Z" w16du:dateUtc="2026-10-14T04:20:00Z">
              <w:r w:rsidR="005747F5" w:rsidRPr="00997D17" w:rsidDel="00FE0A4D">
                <w:rPr>
                  <w:sz w:val="22"/>
                  <w:szCs w:val="22"/>
                </w:rPr>
                <w:delText>Close and mark the flooded road or bridge on this site. Divert traffic.</w:delText>
              </w:r>
            </w:del>
          </w:p>
          <w:p w14:paraId="6BE499FD" w14:textId="53DD1FBD" w:rsidR="008C6B60" w:rsidRPr="00997D17" w:rsidRDefault="00FE0A4D" w:rsidP="00F20E47">
            <w:pPr>
              <w:pStyle w:val="ListBullet"/>
              <w:rPr>
                <w:sz w:val="22"/>
                <w:szCs w:val="22"/>
              </w:rPr>
            </w:pPr>
            <w:ins w:id="3385" w:author="Bonephace Kaijage" w:date="2026-10-14T06:12:00Z" w16du:dateUtc="2026-10-14T04:12:00Z">
              <w:r>
                <w:rPr>
                  <w:sz w:val="22"/>
                  <w:szCs w:val="22"/>
                </w:rPr>
                <w:t xml:space="preserve">Check that school children, older </w:t>
              </w:r>
              <w:r>
                <w:rPr>
                  <w:sz w:val="22"/>
                  <w:szCs w:val="22"/>
                </w:rPr>
                <w:lastRenderedPageBreak/>
                <w:t>people and anyone with a disability are accounted for before dark, so that no one is searched for in the night.</w:t>
              </w:r>
            </w:ins>
            <w:del w:id="3386" w:author="Bonephace Kaijage" w:date="2026-10-14T06:12:00Z" w16du:dateUtc="2026-10-14T04:12:00Z">
              <w:r w:rsidR="005747F5" w:rsidRPr="00997D17" w:rsidDel="00FE0A4D">
                <w:rPr>
                  <w:sz w:val="22"/>
                  <w:szCs w:val="22"/>
                </w:rPr>
                <w:delText>Account for school children and older people before dark.</w:delText>
              </w:r>
            </w:del>
          </w:p>
          <w:p w14:paraId="6B27A201" w14:textId="1E386925" w:rsidR="002066E7" w:rsidRPr="00997D17" w:rsidRDefault="00FE0A4D" w:rsidP="00F20E47">
            <w:pPr>
              <w:pStyle w:val="ListBullet"/>
              <w:rPr>
                <w:sz w:val="22"/>
                <w:szCs w:val="22"/>
              </w:rPr>
            </w:pPr>
            <w:ins w:id="3387" w:author="Bonephace Kaijage" w:date="2026-10-14T06:14:00Z" w16du:dateUtc="2026-10-14T04:14:00Z">
              <w:r>
                <w:rPr>
                  <w:sz w:val="22"/>
                  <w:szCs w:val="22"/>
                </w:rPr>
                <w:t>Boil or treat drinking water, because floods carry waste into wells; tell the clinic early if anyone has diarrhoea.</w:t>
              </w:r>
            </w:ins>
            <w:del w:id="3388"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3E95416F" w14:textId="51916919" w:rsidR="008C6B60" w:rsidRPr="00997D17" w:rsidRDefault="00FE0A4D" w:rsidP="00F20E47">
            <w:pPr>
              <w:pStyle w:val="ListBullet"/>
              <w:rPr>
                <w:sz w:val="22"/>
                <w:szCs w:val="22"/>
                <w:lang w:val="sv-SE"/>
              </w:rPr>
            </w:pPr>
            <w:ins w:id="3389" w:author="Bonephace Kaijage" w:date="2026-10-14T06:16:00Z" w16du:dateUtc="2026-10-14T04:16:00Z">
              <w:r>
                <w:rPr>
                  <w:sz w:val="22"/>
                  <w:szCs w:val="22"/>
                  <w:lang w:val="sv-SE"/>
                </w:rPr>
                <w:lastRenderedPageBreak/>
                <w:t>Wasaidieni kaya kuondoka maeneo yaliyotajwa kwenda kituo cha kata, mkianza na wasioweza kuondoka peke yao.</w:t>
              </w:r>
            </w:ins>
            <w:del w:id="3390" w:author="Bonephace Kaijage" w:date="2026-10-14T06:16:00Z" w16du:dateUtc="2026-10-14T04:16:00Z">
              <w:r w:rsidR="005747F5" w:rsidRPr="00997D17" w:rsidDel="00FE0A4D">
                <w:rPr>
                  <w:sz w:val="22"/>
                  <w:szCs w:val="22"/>
                  <w:lang w:val="sv-SE"/>
                </w:rPr>
                <w:delText>Hamisha kaya kutoka eneo hili kwenda kituo cha kata.</w:delText>
              </w:r>
            </w:del>
          </w:p>
          <w:p w14:paraId="266448B1" w14:textId="1DF6161D"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35EF257A" w14:textId="513F7A99" w:rsidR="008C6B60" w:rsidRPr="00997D17" w:rsidRDefault="00FE0A4D" w:rsidP="00F20E47">
            <w:pPr>
              <w:pStyle w:val="ListBullet"/>
              <w:rPr>
                <w:sz w:val="22"/>
                <w:szCs w:val="22"/>
              </w:rPr>
            </w:pPr>
            <w:ins w:id="3391" w:author="Bonephace Kaijage" w:date="2026-10-14T06:12:00Z" w16du:dateUtc="2026-10-14T04:12:00Z">
              <w:r>
                <w:rPr>
                  <w:sz w:val="22"/>
                  <w:szCs w:val="22"/>
                </w:rPr>
                <w:lastRenderedPageBreak/>
                <w:t>Hakikisheni watoto wa shule, wazee na watu wenye ulemavu wote wamepatikana kabla ya giza, ili asitafutwe mtu usiku.</w:t>
              </w:r>
            </w:ins>
            <w:del w:id="3392" w:author="Bonephace Kaijage" w:date="2026-10-14T06:12:00Z" w16du:dateUtc="2026-10-14T04:12:00Z">
              <w:r w:rsidR="005747F5" w:rsidRPr="00997D17" w:rsidDel="00FE0A4D">
                <w:rPr>
                  <w:sz w:val="22"/>
                  <w:szCs w:val="22"/>
                </w:rPr>
                <w:delText>Hakiki watoto wa shule na wazee kabla ya giza.</w:delText>
              </w:r>
            </w:del>
          </w:p>
          <w:p w14:paraId="6A7EFE64" w14:textId="2201978F"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2C07A0B2" w14:textId="77777777" w:rsidTr="002066E7">
        <w:tc>
          <w:tcPr>
            <w:tcW w:w="2278" w:type="dxa"/>
          </w:tcPr>
          <w:p w14:paraId="7A31CCA1" w14:textId="77777777" w:rsidR="002066E7" w:rsidRPr="00997D17" w:rsidRDefault="002066E7" w:rsidP="00FE4152">
            <w:pPr>
              <w:pStyle w:val="ListParagraph"/>
              <w:rPr>
                <w:sz w:val="22"/>
                <w:szCs w:val="22"/>
                <w:lang w:val="sv-SE"/>
              </w:rPr>
            </w:pPr>
          </w:p>
        </w:tc>
        <w:tc>
          <w:tcPr>
            <w:tcW w:w="2278" w:type="dxa"/>
          </w:tcPr>
          <w:p w14:paraId="63844455" w14:textId="5F8FA88A"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643E56DB" w14:textId="4CCFE56B" w:rsidR="002066E7" w:rsidRPr="00997D17" w:rsidRDefault="00FE0A4D" w:rsidP="00FE4152">
            <w:pPr>
              <w:pStyle w:val="ListParagraph"/>
              <w:rPr>
                <w:sz w:val="22"/>
                <w:szCs w:val="22"/>
              </w:rPr>
            </w:pPr>
            <w:ins w:id="3393"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39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696F191" w14:textId="771914A9" w:rsidR="002066E7" w:rsidRPr="00997D17" w:rsidRDefault="00FE0A4D" w:rsidP="00FE4152">
            <w:pPr>
              <w:pStyle w:val="ListParagraph"/>
              <w:rPr>
                <w:sz w:val="22"/>
                <w:szCs w:val="22"/>
              </w:rPr>
            </w:pPr>
            <w:ins w:id="3395"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39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87295E2" w14:textId="2B20B5ED" w:rsidR="008C6B60" w:rsidRPr="00997D17" w:rsidRDefault="00FE0A4D" w:rsidP="00F20E47">
            <w:pPr>
              <w:pStyle w:val="ListBullet"/>
              <w:rPr>
                <w:sz w:val="22"/>
                <w:szCs w:val="22"/>
              </w:rPr>
            </w:pPr>
            <w:ins w:id="3397"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3398"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350E04E1" w14:textId="3CC574A9" w:rsidR="008C6B60" w:rsidRPr="00997D17" w:rsidRDefault="005747F5" w:rsidP="00F20E47">
            <w:pPr>
              <w:pStyle w:val="ListBullet"/>
              <w:rPr>
                <w:sz w:val="22"/>
                <w:szCs w:val="22"/>
              </w:rPr>
            </w:pPr>
            <w:r w:rsidRPr="00997D17">
              <w:rPr>
                <w:sz w:val="22"/>
                <w:szCs w:val="22"/>
              </w:rPr>
              <w:t>Call 114 and 190. Keep the access road clear for ambulances.</w:t>
            </w:r>
          </w:p>
          <w:p w14:paraId="60D97853" w14:textId="2CD27685" w:rsidR="008C6B60" w:rsidRPr="00997D17" w:rsidRDefault="005747F5" w:rsidP="00F20E47">
            <w:pPr>
              <w:pStyle w:val="ListBullet"/>
              <w:rPr>
                <w:sz w:val="22"/>
                <w:szCs w:val="22"/>
              </w:rPr>
            </w:pPr>
            <w:r w:rsidRPr="00997D17">
              <w:rPr>
                <w:sz w:val="22"/>
                <w:szCs w:val="22"/>
              </w:rPr>
              <w:t>Open the shelter and register every household. Note who is missing.</w:t>
            </w:r>
          </w:p>
          <w:p w14:paraId="27BE11A2" w14:textId="704D1B19"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1B9CE1A6" w14:textId="279C3F53"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6CC724FD" w14:textId="272CD7AF"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5102A0E8" w14:textId="076A3437"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41B7320B" w14:textId="13B701A5"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3F81BD58" w14:textId="77777777" w:rsidTr="002066E7">
        <w:tc>
          <w:tcPr>
            <w:tcW w:w="2278" w:type="dxa"/>
          </w:tcPr>
          <w:p w14:paraId="3BAC9831" w14:textId="08B499F5" w:rsidR="002066E7" w:rsidRPr="00997D17" w:rsidRDefault="002066E7" w:rsidP="00FE4152">
            <w:pPr>
              <w:pStyle w:val="ListParagraph"/>
              <w:rPr>
                <w:sz w:val="22"/>
                <w:szCs w:val="22"/>
              </w:rPr>
            </w:pPr>
            <w:r w:rsidRPr="00997D17">
              <w:rPr>
                <w:sz w:val="22"/>
                <w:szCs w:val="22"/>
              </w:rPr>
              <w:lastRenderedPageBreak/>
              <w:t>Gairo District Council</w:t>
            </w:r>
          </w:p>
        </w:tc>
        <w:tc>
          <w:tcPr>
            <w:tcW w:w="2278" w:type="dxa"/>
          </w:tcPr>
          <w:p w14:paraId="67576D3C" w14:textId="1382F3CB"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006840B" w14:textId="3D45F458" w:rsidR="002066E7" w:rsidRPr="00997D17" w:rsidRDefault="008C6B60" w:rsidP="00FE4152">
            <w:pPr>
              <w:pStyle w:val="ListParagraph"/>
              <w:rPr>
                <w:sz w:val="22"/>
                <w:szCs w:val="22"/>
              </w:rPr>
            </w:pPr>
            <w:r w:rsidRPr="00997D17">
              <w:rPr>
                <w:sz w:val="22"/>
                <w:szCs w:val="22"/>
              </w:rPr>
              <w:t>Mkondoa and Kidete floods, drought between seasons, and strong winds. A few roads slippery, a few low homes wet, and lightning where storms build.</w:t>
            </w:r>
          </w:p>
        </w:tc>
        <w:tc>
          <w:tcPr>
            <w:tcW w:w="2278" w:type="dxa"/>
          </w:tcPr>
          <w:p w14:paraId="35046D64" w14:textId="201B77F3"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0C644E29" w14:textId="5D6124BF" w:rsidR="008C6B60" w:rsidRPr="00997D17" w:rsidRDefault="005747F5" w:rsidP="00F20E47">
            <w:pPr>
              <w:pStyle w:val="ListBullet"/>
              <w:rPr>
                <w:sz w:val="22"/>
                <w:szCs w:val="22"/>
              </w:rPr>
            </w:pPr>
            <w:r w:rsidRPr="00997D17">
              <w:rPr>
                <w:sz w:val="22"/>
                <w:szCs w:val="22"/>
              </w:rPr>
              <w:t>Before the rain, walk Mkondoa and Kidete floods, drought between seasons, and strong winds and clear the drains and culverts.</w:t>
            </w:r>
          </w:p>
          <w:p w14:paraId="35583B55" w14:textId="0DCD033C" w:rsidR="008C6B60" w:rsidRPr="00997D17" w:rsidRDefault="00FE0A4D" w:rsidP="00F20E47">
            <w:pPr>
              <w:pStyle w:val="ListBullet"/>
              <w:rPr>
                <w:sz w:val="22"/>
                <w:szCs w:val="22"/>
              </w:rPr>
            </w:pPr>
            <w:ins w:id="3399"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3400" w:author="Bonephace Kaijage" w:date="2026-10-14T06:18:00Z" w16du:dateUtc="2026-10-14T04:18:00Z">
              <w:r w:rsidR="005747F5" w:rsidRPr="00997D17" w:rsidDel="00FE0A4D">
                <w:rPr>
                  <w:sz w:val="22"/>
                  <w:szCs w:val="22"/>
                </w:rPr>
                <w:delText>Households along this site raise food, documents and children above the floor.</w:delText>
              </w:r>
            </w:del>
          </w:p>
          <w:p w14:paraId="4BCF2708" w14:textId="4B57D0BE" w:rsidR="008C6B60" w:rsidRPr="00997D17" w:rsidRDefault="00FE0A4D" w:rsidP="00F20E47">
            <w:pPr>
              <w:pStyle w:val="ListBullet"/>
              <w:rPr>
                <w:sz w:val="22"/>
                <w:szCs w:val="22"/>
              </w:rPr>
            </w:pPr>
            <w:ins w:id="3401"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402" w:author="Bonephace Kaijage" w:date="2026-10-14T06:14:00Z" w16du:dateUtc="2026-10-14T04:14:00Z">
              <w:r w:rsidR="005747F5" w:rsidRPr="00997D17" w:rsidDel="00FE0A4D">
                <w:rPr>
                  <w:sz w:val="22"/>
                  <w:szCs w:val="22"/>
                </w:rPr>
                <w:delText>Save 190 and the ward chair number. Keep a torch and drinking water.</w:delText>
              </w:r>
            </w:del>
          </w:p>
          <w:p w14:paraId="05E5758A" w14:textId="2BDF3D41"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2116A5DF" w14:textId="101E8A0F" w:rsidR="008C6B60" w:rsidRPr="00997D17" w:rsidRDefault="005747F5" w:rsidP="00F20E47">
            <w:pPr>
              <w:pStyle w:val="ListBullet"/>
              <w:rPr>
                <w:sz w:val="22"/>
                <w:szCs w:val="22"/>
              </w:rPr>
            </w:pPr>
            <w:r w:rsidRPr="00997D17">
              <w:rPr>
                <w:sz w:val="22"/>
                <w:szCs w:val="22"/>
              </w:rPr>
              <w:t>Kabla ya mvua, tembea eneo hili na usafishe mitaro na makalavati.</w:t>
            </w:r>
          </w:p>
          <w:p w14:paraId="24AD14E4" w14:textId="5412BAFD"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705CD4C3" w14:textId="23FF5C7D"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4EDAEB4D" w14:textId="12E253E4"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6E875948" w14:textId="77777777" w:rsidTr="002066E7">
        <w:tc>
          <w:tcPr>
            <w:tcW w:w="2278" w:type="dxa"/>
          </w:tcPr>
          <w:p w14:paraId="6F49A0AC" w14:textId="77777777" w:rsidR="002066E7" w:rsidRPr="00997D17" w:rsidRDefault="002066E7" w:rsidP="00FE4152">
            <w:pPr>
              <w:pStyle w:val="ListParagraph"/>
              <w:rPr>
                <w:sz w:val="22"/>
                <w:szCs w:val="22"/>
                <w:lang w:val="sv-SE"/>
              </w:rPr>
            </w:pPr>
          </w:p>
        </w:tc>
        <w:tc>
          <w:tcPr>
            <w:tcW w:w="2278" w:type="dxa"/>
          </w:tcPr>
          <w:p w14:paraId="76A5E02A" w14:textId="6DEE218D"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495AADC" w14:textId="07E6AEEA" w:rsidR="002066E7" w:rsidRPr="00997D17" w:rsidRDefault="008C6B60" w:rsidP="00FE4152">
            <w:pPr>
              <w:pStyle w:val="ListParagraph"/>
              <w:rPr>
                <w:sz w:val="22"/>
                <w:szCs w:val="22"/>
              </w:rPr>
            </w:pPr>
            <w:r w:rsidRPr="00997D17">
              <w:rPr>
                <w:sz w:val="22"/>
                <w:szCs w:val="22"/>
              </w:rPr>
              <w:t xml:space="preserve">Mkondoa and Kidete floods, drought between seasons, and strong winds. Roads, water points or houses at the named sites are </w:t>
            </w:r>
            <w:r w:rsidRPr="00997D17">
              <w:rPr>
                <w:sz w:val="22"/>
                <w:szCs w:val="22"/>
              </w:rPr>
              <w:lastRenderedPageBreak/>
              <w:t>now affected. Some journeys and classes are disrupted.</w:t>
            </w:r>
          </w:p>
        </w:tc>
        <w:tc>
          <w:tcPr>
            <w:tcW w:w="2278" w:type="dxa"/>
          </w:tcPr>
          <w:p w14:paraId="0CC8A0A7" w14:textId="69C11AB6"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yaliyotajwa yameathirika. Safari na masomo </w:t>
            </w:r>
            <w:r w:rsidRPr="00997D17">
              <w:rPr>
                <w:sz w:val="22"/>
                <w:szCs w:val="22"/>
              </w:rPr>
              <w:lastRenderedPageBreak/>
              <w:t>mengine yamesitishwa.</w:t>
            </w:r>
          </w:p>
        </w:tc>
        <w:tc>
          <w:tcPr>
            <w:tcW w:w="2279" w:type="dxa"/>
          </w:tcPr>
          <w:p w14:paraId="724FAF10" w14:textId="4B716BF3" w:rsidR="008C6B60" w:rsidRPr="00997D17" w:rsidRDefault="005747F5" w:rsidP="00F20E47">
            <w:pPr>
              <w:pStyle w:val="ListBullet"/>
              <w:rPr>
                <w:sz w:val="22"/>
                <w:szCs w:val="22"/>
              </w:rPr>
            </w:pPr>
            <w:r w:rsidRPr="00997D17">
              <w:rPr>
                <w:sz w:val="22"/>
                <w:szCs w:val="22"/>
              </w:rPr>
              <w:lastRenderedPageBreak/>
              <w:t>Move households off Mkondoa and Kidete floods, drought between seasons, and strong winds to the ward assembly point.</w:t>
            </w:r>
          </w:p>
          <w:p w14:paraId="5ABB8C2B" w14:textId="67947B39" w:rsidR="008C6B60" w:rsidRPr="00997D17" w:rsidRDefault="00FE0A4D" w:rsidP="00F20E47">
            <w:pPr>
              <w:pStyle w:val="ListBullet"/>
              <w:rPr>
                <w:sz w:val="22"/>
                <w:szCs w:val="22"/>
              </w:rPr>
            </w:pPr>
            <w:ins w:id="3403" w:author="Bonephace Kaijage" w:date="2026-10-14T06:20:00Z" w16du:dateUtc="2026-10-14T04:20:00Z">
              <w:r>
                <w:rPr>
                  <w:sz w:val="22"/>
                  <w:szCs w:val="22"/>
                </w:rPr>
                <w:lastRenderedPageBreak/>
                <w:t>Close and mark the flooded road or bridge on the sites named in Know Your Risk. Divert traffic.</w:t>
              </w:r>
            </w:ins>
            <w:del w:id="3404" w:author="Bonephace Kaijage" w:date="2026-10-14T06:20:00Z" w16du:dateUtc="2026-10-14T04:20:00Z">
              <w:r w:rsidR="005747F5" w:rsidRPr="00997D17" w:rsidDel="00FE0A4D">
                <w:rPr>
                  <w:sz w:val="22"/>
                  <w:szCs w:val="22"/>
                </w:rPr>
                <w:delText>Close and mark the flooded road or bridge on this site. Divert traffic.</w:delText>
              </w:r>
            </w:del>
          </w:p>
          <w:p w14:paraId="79DEFD7F" w14:textId="77E1EF9F" w:rsidR="008C6B60" w:rsidRPr="00997D17" w:rsidRDefault="00FE0A4D" w:rsidP="00F20E47">
            <w:pPr>
              <w:pStyle w:val="ListBullet"/>
              <w:rPr>
                <w:sz w:val="22"/>
                <w:szCs w:val="22"/>
              </w:rPr>
            </w:pPr>
            <w:ins w:id="3405" w:author="Bonephace Kaijage" w:date="2026-10-14T06:12:00Z" w16du:dateUtc="2026-10-14T04:12:00Z">
              <w:r>
                <w:rPr>
                  <w:sz w:val="22"/>
                  <w:szCs w:val="22"/>
                </w:rPr>
                <w:t>Check that school children, older people and anyone with a disability are accounted for before dark, so that no one is searched for in the night.</w:t>
              </w:r>
            </w:ins>
            <w:del w:id="3406" w:author="Bonephace Kaijage" w:date="2026-10-14T06:12:00Z" w16du:dateUtc="2026-10-14T04:12:00Z">
              <w:r w:rsidR="005747F5" w:rsidRPr="00997D17" w:rsidDel="00FE0A4D">
                <w:rPr>
                  <w:sz w:val="22"/>
                  <w:szCs w:val="22"/>
                </w:rPr>
                <w:delText>Account for school children and older people before dark.</w:delText>
              </w:r>
            </w:del>
          </w:p>
          <w:p w14:paraId="07C7DB45" w14:textId="4AC78876" w:rsidR="002066E7" w:rsidRPr="00997D17" w:rsidRDefault="00FE0A4D" w:rsidP="00F20E47">
            <w:pPr>
              <w:pStyle w:val="ListBullet"/>
              <w:rPr>
                <w:sz w:val="22"/>
                <w:szCs w:val="22"/>
              </w:rPr>
            </w:pPr>
            <w:ins w:id="3407" w:author="Bonephace Kaijage" w:date="2026-10-14T06:14:00Z" w16du:dateUtc="2026-10-14T04:14:00Z">
              <w:r>
                <w:rPr>
                  <w:sz w:val="22"/>
                  <w:szCs w:val="22"/>
                </w:rPr>
                <w:t>Boil or treat drinking water, because floods carry waste into wells; tell the clinic early if anyone has diarrhoea.</w:t>
              </w:r>
            </w:ins>
            <w:del w:id="3408"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2657B3DA" w14:textId="14CD603B" w:rsidR="008C6B60" w:rsidRPr="00997D17" w:rsidRDefault="00FE0A4D" w:rsidP="00F20E47">
            <w:pPr>
              <w:pStyle w:val="ListBullet"/>
              <w:rPr>
                <w:sz w:val="22"/>
                <w:szCs w:val="22"/>
                <w:lang w:val="sv-SE"/>
              </w:rPr>
            </w:pPr>
            <w:ins w:id="3409" w:author="Bonephace Kaijage" w:date="2026-10-14T06:16:00Z" w16du:dateUtc="2026-10-14T04:16:00Z">
              <w:r>
                <w:rPr>
                  <w:sz w:val="22"/>
                  <w:szCs w:val="22"/>
                  <w:lang w:val="sv-SE"/>
                </w:rPr>
                <w:lastRenderedPageBreak/>
                <w:t xml:space="preserve">Wasaidieni kaya kuondoka maeneo yaliyotajwa kwenda kituo cha kata, mkianza na </w:t>
              </w:r>
              <w:r>
                <w:rPr>
                  <w:sz w:val="22"/>
                  <w:szCs w:val="22"/>
                  <w:lang w:val="sv-SE"/>
                </w:rPr>
                <w:lastRenderedPageBreak/>
                <w:t>wasioweza kuondoka peke yao.</w:t>
              </w:r>
            </w:ins>
            <w:del w:id="3410" w:author="Bonephace Kaijage" w:date="2026-10-14T06:16:00Z" w16du:dateUtc="2026-10-14T04:16:00Z">
              <w:r w:rsidR="005747F5" w:rsidRPr="00997D17" w:rsidDel="00FE0A4D">
                <w:rPr>
                  <w:sz w:val="22"/>
                  <w:szCs w:val="22"/>
                  <w:lang w:val="sv-SE"/>
                </w:rPr>
                <w:delText>Hamisha kaya kutoka eneo hili kwenda kituo cha kata.</w:delText>
              </w:r>
            </w:del>
          </w:p>
          <w:p w14:paraId="1FCBAFD0" w14:textId="302F3934"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64D5FFB3" w14:textId="2ED5D6CE" w:rsidR="008C6B60" w:rsidRPr="00997D17" w:rsidRDefault="00FE0A4D" w:rsidP="00F20E47">
            <w:pPr>
              <w:pStyle w:val="ListBullet"/>
              <w:rPr>
                <w:sz w:val="22"/>
                <w:szCs w:val="22"/>
              </w:rPr>
            </w:pPr>
            <w:ins w:id="3411" w:author="Bonephace Kaijage" w:date="2026-10-14T06:12:00Z" w16du:dateUtc="2026-10-14T04:12:00Z">
              <w:r>
                <w:rPr>
                  <w:sz w:val="22"/>
                  <w:szCs w:val="22"/>
                </w:rPr>
                <w:t>Hakikisheni watoto wa shule, wazee na watu wenye ulemavu wote wamepatikana kabla ya giza, ili asitafutwe mtu usiku.</w:t>
              </w:r>
            </w:ins>
            <w:del w:id="3412" w:author="Bonephace Kaijage" w:date="2026-10-14T06:12:00Z" w16du:dateUtc="2026-10-14T04:12:00Z">
              <w:r w:rsidR="005747F5" w:rsidRPr="00997D17" w:rsidDel="00FE0A4D">
                <w:rPr>
                  <w:sz w:val="22"/>
                  <w:szCs w:val="22"/>
                </w:rPr>
                <w:delText>Hakiki watoto wa shule na wazee kabla ya giza.</w:delText>
              </w:r>
            </w:del>
          </w:p>
          <w:p w14:paraId="1933AD2D" w14:textId="10584E81"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3ED80EC8" w14:textId="77777777" w:rsidTr="002066E7">
        <w:tc>
          <w:tcPr>
            <w:tcW w:w="2278" w:type="dxa"/>
          </w:tcPr>
          <w:p w14:paraId="5979195D" w14:textId="77777777" w:rsidR="002066E7" w:rsidRPr="00997D17" w:rsidRDefault="002066E7" w:rsidP="00FE4152">
            <w:pPr>
              <w:pStyle w:val="ListParagraph"/>
              <w:rPr>
                <w:sz w:val="22"/>
                <w:szCs w:val="22"/>
                <w:lang w:val="sv-SE"/>
              </w:rPr>
            </w:pPr>
          </w:p>
        </w:tc>
        <w:tc>
          <w:tcPr>
            <w:tcW w:w="2278" w:type="dxa"/>
          </w:tcPr>
          <w:p w14:paraId="15CEE885" w14:textId="75B10419"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3DBAE0BA" w14:textId="58B4F5EA" w:rsidR="002066E7" w:rsidRPr="00997D17" w:rsidRDefault="00FE0A4D" w:rsidP="00FE4152">
            <w:pPr>
              <w:pStyle w:val="ListParagraph"/>
              <w:rPr>
                <w:sz w:val="22"/>
                <w:szCs w:val="22"/>
              </w:rPr>
            </w:pPr>
            <w:ins w:id="3413"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41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54C1211" w14:textId="0314E42B" w:rsidR="002066E7" w:rsidRPr="00997D17" w:rsidRDefault="00FE0A4D" w:rsidP="00FE4152">
            <w:pPr>
              <w:pStyle w:val="ListParagraph"/>
              <w:rPr>
                <w:sz w:val="22"/>
                <w:szCs w:val="22"/>
              </w:rPr>
            </w:pPr>
            <w:ins w:id="3415" w:author="Bonephace Kaijage" w:date="2026-10-14T06:23:00Z" w16du:dateUtc="2026-10-14T04:23:00Z">
              <w:r>
                <w:rPr>
                  <w:sz w:val="22"/>
                  <w:szCs w:val="22"/>
                </w:rPr>
                <w:t xml:space="preserve">Hali katika maeneo yaliyotajwa kwenye Fahamu Hatari sasa ni hatari kwa maisha: nyumba zimeharibika, watu wamekatwa, na kuna hatari halisi ya kuzama, kujeruhiwa au magonjwa. Msaada unaandaliwa; tafadhali fuateni maelekezo ya kamati na </w:t>
              </w:r>
              <w:r>
                <w:rPr>
                  <w:sz w:val="22"/>
                  <w:szCs w:val="22"/>
                </w:rPr>
                <w:lastRenderedPageBreak/>
                <w:t>muangaliane na majirani.</w:t>
              </w:r>
            </w:ins>
            <w:del w:id="341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0EE56B0" w14:textId="4CFB106F" w:rsidR="008C6B60" w:rsidRPr="00997D17" w:rsidRDefault="00FE0A4D" w:rsidP="00F20E47">
            <w:pPr>
              <w:pStyle w:val="ListBullet"/>
              <w:rPr>
                <w:sz w:val="22"/>
                <w:szCs w:val="22"/>
              </w:rPr>
            </w:pPr>
            <w:ins w:id="3417" w:author="Bonephace Kaijage" w:date="2026-10-14T06:03:00Z" w16du:dateUtc="2026-10-14T04:03:00Z">
              <w:r>
                <w:rPr>
                  <w:sz w:val="22"/>
                  <w:szCs w:val="22"/>
                </w:rPr>
                <w:lastRenderedPageBreak/>
                <w:t>Please move now to the agreed safe ground, helping anyone who cannot move alone; the water or ground here can become dangerous faster than it looks. Return only when the committee confirms it is safe.</w:t>
              </w:r>
            </w:ins>
            <w:del w:id="3418"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6258234E" w14:textId="5BB1E146" w:rsidR="008C6B60" w:rsidRPr="00997D17" w:rsidRDefault="005747F5" w:rsidP="00F20E47">
            <w:pPr>
              <w:pStyle w:val="ListBullet"/>
              <w:rPr>
                <w:sz w:val="22"/>
                <w:szCs w:val="22"/>
              </w:rPr>
            </w:pPr>
            <w:r w:rsidRPr="00997D17">
              <w:rPr>
                <w:sz w:val="22"/>
                <w:szCs w:val="22"/>
              </w:rPr>
              <w:t>Call 114 and 190. Keep the access road clear for ambulances.</w:t>
            </w:r>
          </w:p>
          <w:p w14:paraId="7E840182" w14:textId="19AFD356" w:rsidR="008C6B60" w:rsidRPr="00997D17" w:rsidRDefault="005747F5" w:rsidP="00F20E47">
            <w:pPr>
              <w:pStyle w:val="ListBullet"/>
              <w:rPr>
                <w:sz w:val="22"/>
                <w:szCs w:val="22"/>
              </w:rPr>
            </w:pPr>
            <w:r w:rsidRPr="00997D17">
              <w:rPr>
                <w:sz w:val="22"/>
                <w:szCs w:val="22"/>
              </w:rPr>
              <w:lastRenderedPageBreak/>
              <w:t>Open the shelter and register every household. Note who is missing.</w:t>
            </w:r>
          </w:p>
          <w:p w14:paraId="125DEF7E" w14:textId="293A8E9C"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7BB563CA" w14:textId="5FC410A7"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4D9E239E" w14:textId="7BDFAEFC"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34FD5273" w14:textId="3CCD5611"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38B97C08" w14:textId="392F573D" w:rsidR="002066E7" w:rsidRPr="00997D17" w:rsidRDefault="005747F5" w:rsidP="00F20E47">
            <w:pPr>
              <w:pStyle w:val="ListBullet"/>
              <w:rPr>
                <w:sz w:val="22"/>
                <w:szCs w:val="22"/>
                <w:lang w:val="sv-SE"/>
              </w:rPr>
            </w:pPr>
            <w:r w:rsidRPr="00997D17">
              <w:rPr>
                <w:sz w:val="22"/>
                <w:szCs w:val="22"/>
                <w:lang w:val="sv-SE"/>
              </w:rPr>
              <w:t xml:space="preserve">Timu ya afya: majeruhi kwanza, kisha </w:t>
            </w:r>
            <w:r w:rsidRPr="00997D17">
              <w:rPr>
                <w:sz w:val="22"/>
                <w:szCs w:val="22"/>
                <w:lang w:val="sv-SE"/>
              </w:rPr>
              <w:lastRenderedPageBreak/>
              <w:t>kipindupindu maji yakiwa machafu.</w:t>
            </w:r>
          </w:p>
        </w:tc>
      </w:tr>
      <w:tr w:rsidR="002066E7" w:rsidRPr="000343A2" w14:paraId="1D2C7DA1" w14:textId="77777777" w:rsidTr="002066E7">
        <w:tc>
          <w:tcPr>
            <w:tcW w:w="2278" w:type="dxa"/>
          </w:tcPr>
          <w:p w14:paraId="01BBDA43" w14:textId="5C60E556" w:rsidR="002066E7" w:rsidRPr="00997D17" w:rsidRDefault="002066E7" w:rsidP="00FE4152">
            <w:pPr>
              <w:pStyle w:val="ListParagraph"/>
              <w:rPr>
                <w:sz w:val="22"/>
                <w:szCs w:val="22"/>
              </w:rPr>
            </w:pPr>
            <w:r w:rsidRPr="00997D17">
              <w:rPr>
                <w:sz w:val="22"/>
                <w:szCs w:val="22"/>
              </w:rPr>
              <w:lastRenderedPageBreak/>
              <w:t>Kilombero District Council</w:t>
            </w:r>
          </w:p>
        </w:tc>
        <w:tc>
          <w:tcPr>
            <w:tcW w:w="2278" w:type="dxa"/>
          </w:tcPr>
          <w:p w14:paraId="1EB0FA62" w14:textId="0C4AF5E1"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0682445E" w14:textId="79A90189" w:rsidR="002066E7" w:rsidRPr="00997D17" w:rsidRDefault="008C6B60" w:rsidP="00FE4152">
            <w:pPr>
              <w:pStyle w:val="ListParagraph"/>
              <w:rPr>
                <w:sz w:val="22"/>
                <w:szCs w:val="22"/>
              </w:rPr>
            </w:pPr>
            <w:r w:rsidRPr="00997D17">
              <w:rPr>
                <w:sz w:val="22"/>
                <w:szCs w:val="22"/>
              </w:rPr>
              <w:t>Kilombero valley floods, heavy rain, and cholera after the river rises. A few roads slippery, a few low homes wet, and lightning where storms build.</w:t>
            </w:r>
          </w:p>
        </w:tc>
        <w:tc>
          <w:tcPr>
            <w:tcW w:w="2278" w:type="dxa"/>
          </w:tcPr>
          <w:p w14:paraId="4E858E8F" w14:textId="79BF42E0"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BBAF27B" w14:textId="74E5AC0B" w:rsidR="008C6B60" w:rsidRPr="00997D17" w:rsidRDefault="005747F5" w:rsidP="00F20E47">
            <w:pPr>
              <w:pStyle w:val="ListBullet"/>
              <w:rPr>
                <w:sz w:val="22"/>
                <w:szCs w:val="22"/>
              </w:rPr>
            </w:pPr>
            <w:r w:rsidRPr="00997D17">
              <w:rPr>
                <w:sz w:val="22"/>
                <w:szCs w:val="22"/>
              </w:rPr>
              <w:t>Before the rain, walk Kilombero valley floods, heavy rain, and cholera after the river rises and clear the drains and culverts.</w:t>
            </w:r>
          </w:p>
          <w:p w14:paraId="464C0636" w14:textId="168FCC93" w:rsidR="008C6B60" w:rsidRPr="00997D17" w:rsidRDefault="00FE0A4D" w:rsidP="00F20E47">
            <w:pPr>
              <w:pStyle w:val="ListBullet"/>
              <w:rPr>
                <w:sz w:val="22"/>
                <w:szCs w:val="22"/>
              </w:rPr>
            </w:pPr>
            <w:ins w:id="3419"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3420" w:author="Bonephace Kaijage" w:date="2026-10-14T06:18:00Z" w16du:dateUtc="2026-10-14T04:18:00Z">
              <w:r w:rsidR="005747F5" w:rsidRPr="00997D17" w:rsidDel="00FE0A4D">
                <w:rPr>
                  <w:sz w:val="22"/>
                  <w:szCs w:val="22"/>
                </w:rPr>
                <w:delText>Households along this site raise food, documents and children above the floor.</w:delText>
              </w:r>
            </w:del>
          </w:p>
          <w:p w14:paraId="5AEC0E2C" w14:textId="7C758D6F" w:rsidR="008C6B60" w:rsidRPr="00997D17" w:rsidRDefault="00FE0A4D" w:rsidP="00F20E47">
            <w:pPr>
              <w:pStyle w:val="ListBullet"/>
              <w:rPr>
                <w:sz w:val="22"/>
                <w:szCs w:val="22"/>
              </w:rPr>
            </w:pPr>
            <w:ins w:id="3421"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422" w:author="Bonephace Kaijage" w:date="2026-10-14T06:14:00Z" w16du:dateUtc="2026-10-14T04:14:00Z">
              <w:r w:rsidR="005747F5" w:rsidRPr="00997D17" w:rsidDel="00FE0A4D">
                <w:rPr>
                  <w:sz w:val="22"/>
                  <w:szCs w:val="22"/>
                </w:rPr>
                <w:delText>Save 190 and the ward chair number. Keep a torch and drinking water.</w:delText>
              </w:r>
            </w:del>
          </w:p>
          <w:p w14:paraId="74BAD791" w14:textId="469B83A1"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38D2F1F3" w14:textId="718C1426" w:rsidR="008C6B60" w:rsidRPr="00997D17" w:rsidRDefault="005747F5" w:rsidP="00F20E47">
            <w:pPr>
              <w:pStyle w:val="ListBullet"/>
              <w:rPr>
                <w:sz w:val="22"/>
                <w:szCs w:val="22"/>
              </w:rPr>
            </w:pPr>
            <w:r w:rsidRPr="00997D17">
              <w:rPr>
                <w:sz w:val="22"/>
                <w:szCs w:val="22"/>
              </w:rPr>
              <w:t>Kabla ya mvua, tembea eneo hili na usafishe mitaro na makalavati.</w:t>
            </w:r>
          </w:p>
          <w:p w14:paraId="73B827C9" w14:textId="35C133F0"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46B60151" w14:textId="1F9DB0EA"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3EECCACA" w14:textId="23AC440D"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2506F1C6" w14:textId="77777777" w:rsidTr="002066E7">
        <w:tc>
          <w:tcPr>
            <w:tcW w:w="2278" w:type="dxa"/>
          </w:tcPr>
          <w:p w14:paraId="4EDC3F96" w14:textId="77777777" w:rsidR="002066E7" w:rsidRPr="00997D17" w:rsidRDefault="002066E7" w:rsidP="00FE4152">
            <w:pPr>
              <w:pStyle w:val="ListParagraph"/>
              <w:rPr>
                <w:sz w:val="22"/>
                <w:szCs w:val="22"/>
                <w:lang w:val="sv-SE"/>
              </w:rPr>
            </w:pPr>
          </w:p>
        </w:tc>
        <w:tc>
          <w:tcPr>
            <w:tcW w:w="2278" w:type="dxa"/>
          </w:tcPr>
          <w:p w14:paraId="72803CE0" w14:textId="45C29F38"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3CAC3FFB" w14:textId="61B59245" w:rsidR="002066E7" w:rsidRPr="00997D17" w:rsidRDefault="008C6B60" w:rsidP="00FE4152">
            <w:pPr>
              <w:pStyle w:val="ListParagraph"/>
              <w:rPr>
                <w:sz w:val="22"/>
                <w:szCs w:val="22"/>
              </w:rPr>
            </w:pPr>
            <w:r w:rsidRPr="00997D17">
              <w:rPr>
                <w:sz w:val="22"/>
                <w:szCs w:val="22"/>
              </w:rPr>
              <w:t>Kilombero valley floods, heavy rain, and cholera after the river rises. Roads, water points or houses at the named sites are now affected. Some journeys and classes are disrupted.</w:t>
            </w:r>
          </w:p>
        </w:tc>
        <w:tc>
          <w:tcPr>
            <w:tcW w:w="2278" w:type="dxa"/>
          </w:tcPr>
          <w:p w14:paraId="371F5B86" w14:textId="15C80B73"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4FC2CA8" w14:textId="0D822E86" w:rsidR="008C6B60" w:rsidRPr="00997D17" w:rsidRDefault="005747F5" w:rsidP="00F20E47">
            <w:pPr>
              <w:pStyle w:val="ListBullet"/>
              <w:rPr>
                <w:sz w:val="22"/>
                <w:szCs w:val="22"/>
              </w:rPr>
            </w:pPr>
            <w:r w:rsidRPr="00997D17">
              <w:rPr>
                <w:sz w:val="22"/>
                <w:szCs w:val="22"/>
              </w:rPr>
              <w:t>Move households off Kilombero valley floods, heavy rain, and cholera after the river rises to the ward assembly point.</w:t>
            </w:r>
          </w:p>
          <w:p w14:paraId="6800CF4F" w14:textId="6A0A9449" w:rsidR="008C6B60" w:rsidRPr="00997D17" w:rsidRDefault="00FE0A4D" w:rsidP="00F20E47">
            <w:pPr>
              <w:pStyle w:val="ListBullet"/>
              <w:rPr>
                <w:sz w:val="22"/>
                <w:szCs w:val="22"/>
              </w:rPr>
            </w:pPr>
            <w:ins w:id="3423" w:author="Bonephace Kaijage" w:date="2026-10-14T06:20:00Z" w16du:dateUtc="2026-10-14T04:20:00Z">
              <w:r>
                <w:rPr>
                  <w:sz w:val="22"/>
                  <w:szCs w:val="22"/>
                </w:rPr>
                <w:t>Close and mark the flooded road or bridge on the sites named in Know Your Risk. Divert traffic.</w:t>
              </w:r>
            </w:ins>
            <w:del w:id="3424" w:author="Bonephace Kaijage" w:date="2026-10-14T06:20:00Z" w16du:dateUtc="2026-10-14T04:20:00Z">
              <w:r w:rsidR="005747F5" w:rsidRPr="00997D17" w:rsidDel="00FE0A4D">
                <w:rPr>
                  <w:sz w:val="22"/>
                  <w:szCs w:val="22"/>
                </w:rPr>
                <w:delText>Close and mark the flooded road or bridge on this site. Divert traffic.</w:delText>
              </w:r>
            </w:del>
          </w:p>
          <w:p w14:paraId="54A85D83" w14:textId="442D9430" w:rsidR="008C6B60" w:rsidRPr="00997D17" w:rsidRDefault="00FE0A4D" w:rsidP="00F20E47">
            <w:pPr>
              <w:pStyle w:val="ListBullet"/>
              <w:rPr>
                <w:sz w:val="22"/>
                <w:szCs w:val="22"/>
              </w:rPr>
            </w:pPr>
            <w:ins w:id="3425" w:author="Bonephace Kaijage" w:date="2026-10-14T06:12:00Z" w16du:dateUtc="2026-10-14T04:12:00Z">
              <w:r>
                <w:rPr>
                  <w:sz w:val="22"/>
                  <w:szCs w:val="22"/>
                </w:rPr>
                <w:t>Check that school children, older people and anyone with a disability are accounted for before dark, so that no one is searched for in the night.</w:t>
              </w:r>
            </w:ins>
            <w:del w:id="3426" w:author="Bonephace Kaijage" w:date="2026-10-14T06:12:00Z" w16du:dateUtc="2026-10-14T04:12:00Z">
              <w:r w:rsidR="005747F5" w:rsidRPr="00997D17" w:rsidDel="00FE0A4D">
                <w:rPr>
                  <w:sz w:val="22"/>
                  <w:szCs w:val="22"/>
                </w:rPr>
                <w:delText>Account for school children and older people before dark.</w:delText>
              </w:r>
            </w:del>
          </w:p>
          <w:p w14:paraId="4906E744" w14:textId="0D27F4E2" w:rsidR="002066E7" w:rsidRPr="00997D17" w:rsidRDefault="00FE0A4D" w:rsidP="00F20E47">
            <w:pPr>
              <w:pStyle w:val="ListBullet"/>
              <w:rPr>
                <w:sz w:val="22"/>
                <w:szCs w:val="22"/>
              </w:rPr>
            </w:pPr>
            <w:ins w:id="3427" w:author="Bonephace Kaijage" w:date="2026-10-14T06:14:00Z" w16du:dateUtc="2026-10-14T04:14:00Z">
              <w:r>
                <w:rPr>
                  <w:sz w:val="22"/>
                  <w:szCs w:val="22"/>
                </w:rPr>
                <w:t>Boil or treat drinking water, because floods carry waste into wells; tell the clinic early if anyone has diarrhoea.</w:t>
              </w:r>
            </w:ins>
            <w:del w:id="3428"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49BFF345" w14:textId="3A9F12CF" w:rsidR="008C6B60" w:rsidRPr="00997D17" w:rsidRDefault="00FE0A4D" w:rsidP="00F20E47">
            <w:pPr>
              <w:pStyle w:val="ListBullet"/>
              <w:rPr>
                <w:sz w:val="22"/>
                <w:szCs w:val="22"/>
                <w:lang w:val="sv-SE"/>
              </w:rPr>
            </w:pPr>
            <w:ins w:id="3429" w:author="Bonephace Kaijage" w:date="2026-10-14T06:16:00Z" w16du:dateUtc="2026-10-14T04:16:00Z">
              <w:r>
                <w:rPr>
                  <w:sz w:val="22"/>
                  <w:szCs w:val="22"/>
                  <w:lang w:val="sv-SE"/>
                </w:rPr>
                <w:t>Wasaidieni kaya kuondoka maeneo yaliyotajwa kwenda kituo cha kata, mkianza na wasioweza kuondoka peke yao.</w:t>
              </w:r>
            </w:ins>
            <w:del w:id="3430" w:author="Bonephace Kaijage" w:date="2026-10-14T06:16:00Z" w16du:dateUtc="2026-10-14T04:16:00Z">
              <w:r w:rsidR="005747F5" w:rsidRPr="00997D17" w:rsidDel="00FE0A4D">
                <w:rPr>
                  <w:sz w:val="22"/>
                  <w:szCs w:val="22"/>
                  <w:lang w:val="sv-SE"/>
                </w:rPr>
                <w:delText>Hamisha kaya kutoka eneo hili kwenda kituo cha kata.</w:delText>
              </w:r>
            </w:del>
          </w:p>
          <w:p w14:paraId="4DF2DB4C" w14:textId="10B77898"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73AFC2E8" w14:textId="03065FE0" w:rsidR="008C6B60" w:rsidRPr="00997D17" w:rsidRDefault="00FE0A4D" w:rsidP="00F20E47">
            <w:pPr>
              <w:pStyle w:val="ListBullet"/>
              <w:rPr>
                <w:sz w:val="22"/>
                <w:szCs w:val="22"/>
              </w:rPr>
            </w:pPr>
            <w:ins w:id="3431" w:author="Bonephace Kaijage" w:date="2026-10-14T06:12:00Z" w16du:dateUtc="2026-10-14T04:12:00Z">
              <w:r>
                <w:rPr>
                  <w:sz w:val="22"/>
                  <w:szCs w:val="22"/>
                </w:rPr>
                <w:t>Hakikisheni watoto wa shule, wazee na watu wenye ulemavu wote wamepatikana kabla ya giza, ili asitafutwe mtu usiku.</w:t>
              </w:r>
            </w:ins>
            <w:del w:id="3432" w:author="Bonephace Kaijage" w:date="2026-10-14T06:12:00Z" w16du:dateUtc="2026-10-14T04:12:00Z">
              <w:r w:rsidR="005747F5" w:rsidRPr="00997D17" w:rsidDel="00FE0A4D">
                <w:rPr>
                  <w:sz w:val="22"/>
                  <w:szCs w:val="22"/>
                </w:rPr>
                <w:delText>Hakiki watoto wa shule na wazee kabla ya giza.</w:delText>
              </w:r>
            </w:del>
          </w:p>
          <w:p w14:paraId="28E2EF66" w14:textId="70C01E9F"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0885DD93" w14:textId="77777777" w:rsidTr="002066E7">
        <w:tc>
          <w:tcPr>
            <w:tcW w:w="2278" w:type="dxa"/>
          </w:tcPr>
          <w:p w14:paraId="16760AFB" w14:textId="77777777" w:rsidR="002066E7" w:rsidRPr="00997D17" w:rsidRDefault="002066E7" w:rsidP="00FE4152">
            <w:pPr>
              <w:pStyle w:val="ListParagraph"/>
              <w:rPr>
                <w:sz w:val="22"/>
                <w:szCs w:val="22"/>
                <w:lang w:val="sv-SE"/>
              </w:rPr>
            </w:pPr>
          </w:p>
        </w:tc>
        <w:tc>
          <w:tcPr>
            <w:tcW w:w="2278" w:type="dxa"/>
          </w:tcPr>
          <w:p w14:paraId="498FEEB0" w14:textId="1816929C"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31C4B5EC" w14:textId="44006894" w:rsidR="002066E7" w:rsidRPr="00997D17" w:rsidRDefault="00FE0A4D" w:rsidP="00FE4152">
            <w:pPr>
              <w:pStyle w:val="ListParagraph"/>
              <w:rPr>
                <w:sz w:val="22"/>
                <w:szCs w:val="22"/>
              </w:rPr>
            </w:pPr>
            <w:ins w:id="3433"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w:t>
              </w:r>
              <w:r>
                <w:rPr>
                  <w:sz w:val="22"/>
                  <w:szCs w:val="22"/>
                </w:rPr>
                <w:lastRenderedPageBreak/>
                <w:t>being organised; please follow the committee's instructions and look out for neighbours.</w:t>
              </w:r>
            </w:ins>
            <w:del w:id="343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283EC5C" w14:textId="5C786F3F" w:rsidR="002066E7" w:rsidRPr="00997D17" w:rsidRDefault="00FE0A4D" w:rsidP="00FE4152">
            <w:pPr>
              <w:pStyle w:val="ListParagraph"/>
              <w:rPr>
                <w:sz w:val="22"/>
                <w:szCs w:val="22"/>
              </w:rPr>
            </w:pPr>
            <w:ins w:id="3435"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w:t>
              </w:r>
              <w:r>
                <w:rPr>
                  <w:sz w:val="22"/>
                  <w:szCs w:val="22"/>
                </w:rPr>
                <w:lastRenderedPageBreak/>
                <w:t>au magonjwa. Msaada unaandaliwa; tafadhali fuateni maelekezo ya kamati na muangaliane na majirani.</w:t>
              </w:r>
            </w:ins>
            <w:del w:id="343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5442368" w14:textId="0F26CFB2" w:rsidR="008C6B60" w:rsidRPr="00997D17" w:rsidRDefault="00FE0A4D" w:rsidP="00F20E47">
            <w:pPr>
              <w:pStyle w:val="ListBullet"/>
              <w:rPr>
                <w:sz w:val="22"/>
                <w:szCs w:val="22"/>
              </w:rPr>
            </w:pPr>
            <w:ins w:id="3437" w:author="Bonephace Kaijage" w:date="2026-10-14T06:03:00Z" w16du:dateUtc="2026-10-14T04:03:00Z">
              <w:r>
                <w:rPr>
                  <w:sz w:val="22"/>
                  <w:szCs w:val="22"/>
                </w:rPr>
                <w:lastRenderedPageBreak/>
                <w:t xml:space="preserve">Please move now to the agreed safe ground, helping anyone who cannot move alone; the water or ground here can become dangerous faster than it looks. Return </w:t>
              </w:r>
              <w:r>
                <w:rPr>
                  <w:sz w:val="22"/>
                  <w:szCs w:val="22"/>
                </w:rPr>
                <w:lastRenderedPageBreak/>
                <w:t>only when the committee confirms it is safe.</w:t>
              </w:r>
            </w:ins>
            <w:del w:id="3438"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7CB097C1" w14:textId="58E62869" w:rsidR="008C6B60" w:rsidRPr="00997D17" w:rsidRDefault="005747F5" w:rsidP="00F20E47">
            <w:pPr>
              <w:pStyle w:val="ListBullet"/>
              <w:rPr>
                <w:sz w:val="22"/>
                <w:szCs w:val="22"/>
              </w:rPr>
            </w:pPr>
            <w:r w:rsidRPr="00997D17">
              <w:rPr>
                <w:sz w:val="22"/>
                <w:szCs w:val="22"/>
              </w:rPr>
              <w:t>Call 114 and 190. Keep the access road clear for ambulances.</w:t>
            </w:r>
          </w:p>
          <w:p w14:paraId="217D402D" w14:textId="4759CB65" w:rsidR="008C6B60" w:rsidRPr="00997D17" w:rsidRDefault="005747F5" w:rsidP="00F20E47">
            <w:pPr>
              <w:pStyle w:val="ListBullet"/>
              <w:rPr>
                <w:sz w:val="22"/>
                <w:szCs w:val="22"/>
              </w:rPr>
            </w:pPr>
            <w:r w:rsidRPr="00997D17">
              <w:rPr>
                <w:sz w:val="22"/>
                <w:szCs w:val="22"/>
              </w:rPr>
              <w:t>Open the shelter and register every household. Note who is missing.</w:t>
            </w:r>
          </w:p>
          <w:p w14:paraId="7A0F6627" w14:textId="5FC2D135"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367D9210" w14:textId="7E367D87"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1DE7234B" w14:textId="7D20DE01"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3C64BA89" w14:textId="064D537E" w:rsidR="008C6B60" w:rsidRPr="00997D17" w:rsidRDefault="005747F5" w:rsidP="00F20E47">
            <w:pPr>
              <w:pStyle w:val="ListBullet"/>
              <w:rPr>
                <w:sz w:val="22"/>
                <w:szCs w:val="22"/>
                <w:lang w:val="sv-SE"/>
              </w:rPr>
            </w:pPr>
            <w:r w:rsidRPr="00997D17">
              <w:rPr>
                <w:sz w:val="22"/>
                <w:szCs w:val="22"/>
                <w:lang w:val="sv-SE"/>
              </w:rPr>
              <w:lastRenderedPageBreak/>
              <w:t>Fungua makazi na sajili kila kaya. Andika aliyepotea.</w:t>
            </w:r>
          </w:p>
          <w:p w14:paraId="3BCED31D" w14:textId="1E7394DA"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44B3DFDE" w14:textId="77777777" w:rsidTr="002066E7">
        <w:tc>
          <w:tcPr>
            <w:tcW w:w="2278" w:type="dxa"/>
          </w:tcPr>
          <w:p w14:paraId="1292024F" w14:textId="7A0172F3" w:rsidR="002066E7" w:rsidRPr="00997D17" w:rsidRDefault="002066E7" w:rsidP="00FE4152">
            <w:pPr>
              <w:pStyle w:val="ListParagraph"/>
              <w:rPr>
                <w:sz w:val="22"/>
                <w:szCs w:val="22"/>
              </w:rPr>
            </w:pPr>
            <w:r w:rsidRPr="00997D17">
              <w:rPr>
                <w:sz w:val="22"/>
                <w:szCs w:val="22"/>
              </w:rPr>
              <w:lastRenderedPageBreak/>
              <w:t>Kilosa District Council</w:t>
            </w:r>
          </w:p>
        </w:tc>
        <w:tc>
          <w:tcPr>
            <w:tcW w:w="2278" w:type="dxa"/>
          </w:tcPr>
          <w:p w14:paraId="066F4321" w14:textId="24A3BBD5"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756F05D4" w14:textId="56ACAEB7" w:rsidR="002066E7" w:rsidRPr="00997D17" w:rsidRDefault="008C6B60" w:rsidP="00FE4152">
            <w:pPr>
              <w:pStyle w:val="ListParagraph"/>
              <w:rPr>
                <w:sz w:val="22"/>
                <w:szCs w:val="22"/>
              </w:rPr>
            </w:pPr>
            <w:r w:rsidRPr="00997D17">
              <w:rPr>
                <w:sz w:val="22"/>
                <w:szCs w:val="22"/>
              </w:rPr>
              <w:t>Mkondoa floods at Dumila and the valley, heavy rain, and drought on the uplands. A few roads slippery, a few low homes wet, and lightning where storms build.</w:t>
            </w:r>
          </w:p>
        </w:tc>
        <w:tc>
          <w:tcPr>
            <w:tcW w:w="2278" w:type="dxa"/>
          </w:tcPr>
          <w:p w14:paraId="3F3F82BD" w14:textId="52A9FF1C"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247A7878" w14:textId="61989B22" w:rsidR="008C6B60" w:rsidRPr="00997D17" w:rsidRDefault="005747F5" w:rsidP="00F20E47">
            <w:pPr>
              <w:pStyle w:val="ListBullet"/>
              <w:rPr>
                <w:sz w:val="22"/>
                <w:szCs w:val="22"/>
              </w:rPr>
            </w:pPr>
            <w:r w:rsidRPr="00997D17">
              <w:rPr>
                <w:sz w:val="22"/>
                <w:szCs w:val="22"/>
              </w:rPr>
              <w:t>Before the rain, walk Mkondoa floods at Dumila and the valley, heavy rain, and drought on th and clear the drains and culverts.</w:t>
            </w:r>
          </w:p>
          <w:p w14:paraId="19E3CFBB" w14:textId="31E2D34F" w:rsidR="008C6B60" w:rsidRPr="00997D17" w:rsidRDefault="00FE0A4D" w:rsidP="00F20E47">
            <w:pPr>
              <w:pStyle w:val="ListBullet"/>
              <w:rPr>
                <w:sz w:val="22"/>
                <w:szCs w:val="22"/>
              </w:rPr>
            </w:pPr>
            <w:ins w:id="3439"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3440" w:author="Bonephace Kaijage" w:date="2026-10-14T06:18:00Z" w16du:dateUtc="2026-10-14T04:18:00Z">
              <w:r w:rsidR="005747F5" w:rsidRPr="00997D17" w:rsidDel="00FE0A4D">
                <w:rPr>
                  <w:sz w:val="22"/>
                  <w:szCs w:val="22"/>
                </w:rPr>
                <w:delText>Households along this site raise food, documents and children above the floor.</w:delText>
              </w:r>
            </w:del>
          </w:p>
          <w:p w14:paraId="7B756E23" w14:textId="44249FCA" w:rsidR="008C6B60" w:rsidRPr="00997D17" w:rsidRDefault="00FE0A4D" w:rsidP="00F20E47">
            <w:pPr>
              <w:pStyle w:val="ListBullet"/>
              <w:rPr>
                <w:sz w:val="22"/>
                <w:szCs w:val="22"/>
              </w:rPr>
            </w:pPr>
            <w:ins w:id="3441" w:author="Bonephace Kaijage" w:date="2026-10-14T06:14:00Z" w16du:dateUtc="2026-10-14T04:14:00Z">
              <w:r>
                <w:rPr>
                  <w:sz w:val="22"/>
                  <w:szCs w:val="22"/>
                </w:rPr>
                <w:t xml:space="preserve">Save 190 and the ward chair's number, and keep a torch and drinking water ready, so that </w:t>
              </w:r>
              <w:r>
                <w:rPr>
                  <w:sz w:val="22"/>
                  <w:szCs w:val="22"/>
                </w:rPr>
                <w:lastRenderedPageBreak/>
                <w:t>help can be called and the household can manage a night without power.</w:t>
              </w:r>
            </w:ins>
            <w:del w:id="3442" w:author="Bonephace Kaijage" w:date="2026-10-14T06:14:00Z" w16du:dateUtc="2026-10-14T04:14:00Z">
              <w:r w:rsidR="005747F5" w:rsidRPr="00997D17" w:rsidDel="00FE0A4D">
                <w:rPr>
                  <w:sz w:val="22"/>
                  <w:szCs w:val="22"/>
                </w:rPr>
                <w:delText>Save 190 and the ward chair number. Keep a torch and drinking water.</w:delText>
              </w:r>
            </w:del>
          </w:p>
          <w:p w14:paraId="028755B8" w14:textId="475655E7"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36C84615" w14:textId="31DDF92D"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66A75DEE" w14:textId="2619BC0E"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3F18C9D7" w14:textId="52CA9B74"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1CF02B25" w14:textId="2E35DC8D"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5373364E" w14:textId="77777777" w:rsidTr="002066E7">
        <w:tc>
          <w:tcPr>
            <w:tcW w:w="2278" w:type="dxa"/>
          </w:tcPr>
          <w:p w14:paraId="43A025AF" w14:textId="77777777" w:rsidR="002066E7" w:rsidRPr="00997D17" w:rsidRDefault="002066E7" w:rsidP="00FE4152">
            <w:pPr>
              <w:pStyle w:val="ListParagraph"/>
              <w:rPr>
                <w:sz w:val="22"/>
                <w:szCs w:val="22"/>
                <w:lang w:val="sv-SE"/>
              </w:rPr>
            </w:pPr>
          </w:p>
        </w:tc>
        <w:tc>
          <w:tcPr>
            <w:tcW w:w="2278" w:type="dxa"/>
          </w:tcPr>
          <w:p w14:paraId="71D282D6" w14:textId="4B561C1F"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33F24AE6" w14:textId="797EDCB2" w:rsidR="002066E7" w:rsidRPr="00997D17" w:rsidRDefault="008C6B60" w:rsidP="00FE4152">
            <w:pPr>
              <w:pStyle w:val="ListParagraph"/>
              <w:rPr>
                <w:sz w:val="22"/>
                <w:szCs w:val="22"/>
              </w:rPr>
            </w:pPr>
            <w:r w:rsidRPr="00997D17">
              <w:rPr>
                <w:sz w:val="22"/>
                <w:szCs w:val="22"/>
              </w:rPr>
              <w:t>Mkondoa floods at Dumila and the valley, heavy rain, and drought on the uplands. Roads, water points or houses at the named sites are now affected. Some journeys and classes are disrupted.</w:t>
            </w:r>
          </w:p>
        </w:tc>
        <w:tc>
          <w:tcPr>
            <w:tcW w:w="2278" w:type="dxa"/>
          </w:tcPr>
          <w:p w14:paraId="71301678" w14:textId="0C5757B6"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BE08339" w14:textId="32143A57" w:rsidR="008C6B60" w:rsidRPr="00997D17" w:rsidRDefault="005747F5" w:rsidP="00F20E47">
            <w:pPr>
              <w:pStyle w:val="ListBullet"/>
              <w:rPr>
                <w:sz w:val="22"/>
                <w:szCs w:val="22"/>
              </w:rPr>
            </w:pPr>
            <w:r w:rsidRPr="00997D17">
              <w:rPr>
                <w:sz w:val="22"/>
                <w:szCs w:val="22"/>
              </w:rPr>
              <w:t>Move households off Mkondoa floods at Dumila and the valley, heavy rain, and drought on th to the ward assembly point.</w:t>
            </w:r>
          </w:p>
          <w:p w14:paraId="66EF88A2" w14:textId="7431F145" w:rsidR="008C6B60" w:rsidRPr="00997D17" w:rsidRDefault="00FE0A4D" w:rsidP="00F20E47">
            <w:pPr>
              <w:pStyle w:val="ListBullet"/>
              <w:rPr>
                <w:sz w:val="22"/>
                <w:szCs w:val="22"/>
              </w:rPr>
            </w:pPr>
            <w:ins w:id="3443" w:author="Bonephace Kaijage" w:date="2026-10-14T06:20:00Z" w16du:dateUtc="2026-10-14T04:20:00Z">
              <w:r>
                <w:rPr>
                  <w:sz w:val="22"/>
                  <w:szCs w:val="22"/>
                </w:rPr>
                <w:t>Close and mark the flooded road or bridge on the sites named in Know Your Risk. Divert traffic.</w:t>
              </w:r>
            </w:ins>
            <w:del w:id="3444" w:author="Bonephace Kaijage" w:date="2026-10-14T06:20:00Z" w16du:dateUtc="2026-10-14T04:20:00Z">
              <w:r w:rsidR="005747F5" w:rsidRPr="00997D17" w:rsidDel="00FE0A4D">
                <w:rPr>
                  <w:sz w:val="22"/>
                  <w:szCs w:val="22"/>
                </w:rPr>
                <w:delText>Close and mark the flooded road or bridge on this site. Divert traffic.</w:delText>
              </w:r>
            </w:del>
          </w:p>
          <w:p w14:paraId="1CA1372E" w14:textId="50B30B4A" w:rsidR="008C6B60" w:rsidRPr="00997D17" w:rsidRDefault="00FE0A4D" w:rsidP="00F20E47">
            <w:pPr>
              <w:pStyle w:val="ListBullet"/>
              <w:rPr>
                <w:sz w:val="22"/>
                <w:szCs w:val="22"/>
              </w:rPr>
            </w:pPr>
            <w:ins w:id="3445" w:author="Bonephace Kaijage" w:date="2026-10-14T06:12:00Z" w16du:dateUtc="2026-10-14T04:12:00Z">
              <w:r>
                <w:rPr>
                  <w:sz w:val="22"/>
                  <w:szCs w:val="22"/>
                </w:rPr>
                <w:t>Check that school children, older people and anyone with a disability are accounted for before dark, so that no one is searched for in the night.</w:t>
              </w:r>
            </w:ins>
            <w:del w:id="3446" w:author="Bonephace Kaijage" w:date="2026-10-14T06:12:00Z" w16du:dateUtc="2026-10-14T04:12:00Z">
              <w:r w:rsidR="005747F5" w:rsidRPr="00997D17" w:rsidDel="00FE0A4D">
                <w:rPr>
                  <w:sz w:val="22"/>
                  <w:szCs w:val="22"/>
                </w:rPr>
                <w:delText>Account for school children and older people before dark.</w:delText>
              </w:r>
            </w:del>
          </w:p>
          <w:p w14:paraId="5CDAED48" w14:textId="0E157882" w:rsidR="002066E7" w:rsidRPr="00997D17" w:rsidRDefault="00FE0A4D" w:rsidP="00F20E47">
            <w:pPr>
              <w:pStyle w:val="ListBullet"/>
              <w:rPr>
                <w:sz w:val="22"/>
                <w:szCs w:val="22"/>
              </w:rPr>
            </w:pPr>
            <w:ins w:id="3447" w:author="Bonephace Kaijage" w:date="2026-10-14T06:14:00Z" w16du:dateUtc="2026-10-14T04:14:00Z">
              <w:r>
                <w:rPr>
                  <w:sz w:val="22"/>
                  <w:szCs w:val="22"/>
                </w:rPr>
                <w:t>Boil or treat drinking water, because floods carry waste into wells; tell the clinic early if anyone has diarrhoea.</w:t>
              </w:r>
            </w:ins>
            <w:del w:id="3448"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13193C09" w14:textId="5EFD3C32" w:rsidR="008C6B60" w:rsidRPr="00997D17" w:rsidRDefault="00FE0A4D" w:rsidP="00F20E47">
            <w:pPr>
              <w:pStyle w:val="ListBullet"/>
              <w:rPr>
                <w:sz w:val="22"/>
                <w:szCs w:val="22"/>
                <w:lang w:val="sv-SE"/>
              </w:rPr>
            </w:pPr>
            <w:ins w:id="3449" w:author="Bonephace Kaijage" w:date="2026-10-14T06:16:00Z" w16du:dateUtc="2026-10-14T04:16:00Z">
              <w:r>
                <w:rPr>
                  <w:sz w:val="22"/>
                  <w:szCs w:val="22"/>
                  <w:lang w:val="sv-SE"/>
                </w:rPr>
                <w:t>Wasaidieni kaya kuondoka maeneo yaliyotajwa kwenda kituo cha kata, mkianza na wasioweza kuondoka peke yao.</w:t>
              </w:r>
            </w:ins>
            <w:del w:id="3450" w:author="Bonephace Kaijage" w:date="2026-10-14T06:16:00Z" w16du:dateUtc="2026-10-14T04:16:00Z">
              <w:r w:rsidR="005747F5" w:rsidRPr="00997D17" w:rsidDel="00FE0A4D">
                <w:rPr>
                  <w:sz w:val="22"/>
                  <w:szCs w:val="22"/>
                  <w:lang w:val="sv-SE"/>
                </w:rPr>
                <w:delText>Hamisha kaya kutoka eneo hili kwenda kituo cha kata.</w:delText>
              </w:r>
            </w:del>
          </w:p>
          <w:p w14:paraId="6CE7FDDC" w14:textId="4FFA2BA7"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59245321" w14:textId="404D27F7" w:rsidR="008C6B60" w:rsidRPr="00997D17" w:rsidRDefault="00FE0A4D" w:rsidP="00F20E47">
            <w:pPr>
              <w:pStyle w:val="ListBullet"/>
              <w:rPr>
                <w:sz w:val="22"/>
                <w:szCs w:val="22"/>
              </w:rPr>
            </w:pPr>
            <w:ins w:id="3451" w:author="Bonephace Kaijage" w:date="2026-10-14T06:12:00Z" w16du:dateUtc="2026-10-14T04:12:00Z">
              <w:r>
                <w:rPr>
                  <w:sz w:val="22"/>
                  <w:szCs w:val="22"/>
                </w:rPr>
                <w:t>Hakikisheni watoto wa shule, wazee na watu wenye ulemavu wote wamepatikana kabla ya giza, ili asitafutwe mtu usiku.</w:t>
              </w:r>
            </w:ins>
            <w:del w:id="3452" w:author="Bonephace Kaijage" w:date="2026-10-14T06:12:00Z" w16du:dateUtc="2026-10-14T04:12:00Z">
              <w:r w:rsidR="005747F5" w:rsidRPr="00997D17" w:rsidDel="00FE0A4D">
                <w:rPr>
                  <w:sz w:val="22"/>
                  <w:szCs w:val="22"/>
                </w:rPr>
                <w:delText>Hakiki watoto wa shule na wazee kabla ya giza.</w:delText>
              </w:r>
            </w:del>
          </w:p>
          <w:p w14:paraId="55CDCE61" w14:textId="4AD097AF"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174FC3FD" w14:textId="77777777" w:rsidTr="002066E7">
        <w:tc>
          <w:tcPr>
            <w:tcW w:w="2278" w:type="dxa"/>
          </w:tcPr>
          <w:p w14:paraId="05F72ABA" w14:textId="77777777" w:rsidR="002066E7" w:rsidRPr="00997D17" w:rsidRDefault="002066E7" w:rsidP="00FE4152">
            <w:pPr>
              <w:pStyle w:val="ListParagraph"/>
              <w:rPr>
                <w:sz w:val="22"/>
                <w:szCs w:val="22"/>
                <w:lang w:val="sv-SE"/>
              </w:rPr>
            </w:pPr>
          </w:p>
        </w:tc>
        <w:tc>
          <w:tcPr>
            <w:tcW w:w="2278" w:type="dxa"/>
          </w:tcPr>
          <w:p w14:paraId="762ED39F" w14:textId="3EDA3424"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7D79617C" w14:textId="58393639" w:rsidR="002066E7" w:rsidRPr="00997D17" w:rsidRDefault="00FE0A4D" w:rsidP="00FE4152">
            <w:pPr>
              <w:pStyle w:val="ListParagraph"/>
              <w:rPr>
                <w:sz w:val="22"/>
                <w:szCs w:val="22"/>
              </w:rPr>
            </w:pPr>
            <w:ins w:id="3453"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45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49DD373" w14:textId="2CBA6A3F" w:rsidR="002066E7" w:rsidRPr="00997D17" w:rsidRDefault="00FE0A4D" w:rsidP="00FE4152">
            <w:pPr>
              <w:pStyle w:val="ListParagraph"/>
              <w:rPr>
                <w:sz w:val="22"/>
                <w:szCs w:val="22"/>
              </w:rPr>
            </w:pPr>
            <w:ins w:id="3455"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45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E09F73D" w14:textId="4D5064BC" w:rsidR="008C6B60" w:rsidRPr="00997D17" w:rsidRDefault="00FE0A4D" w:rsidP="00F20E47">
            <w:pPr>
              <w:pStyle w:val="ListBullet"/>
              <w:rPr>
                <w:sz w:val="22"/>
                <w:szCs w:val="22"/>
              </w:rPr>
            </w:pPr>
            <w:ins w:id="3457"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3458"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6A828501" w14:textId="49D64CC2" w:rsidR="008C6B60" w:rsidRPr="00997D17" w:rsidRDefault="005747F5" w:rsidP="00F20E47">
            <w:pPr>
              <w:pStyle w:val="ListBullet"/>
              <w:rPr>
                <w:sz w:val="22"/>
                <w:szCs w:val="22"/>
              </w:rPr>
            </w:pPr>
            <w:r w:rsidRPr="00997D17">
              <w:rPr>
                <w:sz w:val="22"/>
                <w:szCs w:val="22"/>
              </w:rPr>
              <w:t>Call 114 and 190. Keep the access road clear for ambulances.</w:t>
            </w:r>
          </w:p>
          <w:p w14:paraId="18DFD6DF" w14:textId="15C1FCB6" w:rsidR="008C6B60" w:rsidRPr="00997D17" w:rsidRDefault="005747F5" w:rsidP="00F20E47">
            <w:pPr>
              <w:pStyle w:val="ListBullet"/>
              <w:rPr>
                <w:sz w:val="22"/>
                <w:szCs w:val="22"/>
              </w:rPr>
            </w:pPr>
            <w:r w:rsidRPr="00997D17">
              <w:rPr>
                <w:sz w:val="22"/>
                <w:szCs w:val="22"/>
              </w:rPr>
              <w:t>Open the shelter and register every household. Note who is missing.</w:t>
            </w:r>
          </w:p>
          <w:p w14:paraId="25C5B0EE" w14:textId="3BCE1DCB"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66CC7305" w14:textId="25A56CB7"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69F76AA8" w14:textId="32E541B1"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1157EE50" w14:textId="050AB1DC"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2C215F3F" w14:textId="2B4F70EB"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6D02A3A8" w14:textId="77777777" w:rsidTr="002066E7">
        <w:tc>
          <w:tcPr>
            <w:tcW w:w="2278" w:type="dxa"/>
          </w:tcPr>
          <w:p w14:paraId="6A1E7B0D" w14:textId="1584FA15" w:rsidR="002066E7" w:rsidRPr="00997D17" w:rsidRDefault="002066E7" w:rsidP="00FE4152">
            <w:pPr>
              <w:pStyle w:val="ListParagraph"/>
              <w:rPr>
                <w:sz w:val="22"/>
                <w:szCs w:val="22"/>
              </w:rPr>
            </w:pPr>
            <w:r w:rsidRPr="00997D17">
              <w:rPr>
                <w:sz w:val="22"/>
                <w:szCs w:val="22"/>
              </w:rPr>
              <w:t>Malinyi District Council</w:t>
            </w:r>
          </w:p>
        </w:tc>
        <w:tc>
          <w:tcPr>
            <w:tcW w:w="2278" w:type="dxa"/>
          </w:tcPr>
          <w:p w14:paraId="2E63A021" w14:textId="297AB6CC"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F02D5E0" w14:textId="15958624" w:rsidR="002066E7" w:rsidRPr="00997D17" w:rsidRDefault="008C6B60" w:rsidP="00FE4152">
            <w:pPr>
              <w:pStyle w:val="ListParagraph"/>
              <w:rPr>
                <w:sz w:val="22"/>
                <w:szCs w:val="22"/>
              </w:rPr>
            </w:pPr>
            <w:r w:rsidRPr="00997D17">
              <w:rPr>
                <w:sz w:val="22"/>
                <w:szCs w:val="22"/>
              </w:rPr>
              <w:t>Kilombero floods, heavy rain, and strong winds with hail. A few roads slippery, a few low homes wet, and lightning where storms build.</w:t>
            </w:r>
          </w:p>
        </w:tc>
        <w:tc>
          <w:tcPr>
            <w:tcW w:w="2278" w:type="dxa"/>
          </w:tcPr>
          <w:p w14:paraId="6AD3BB94" w14:textId="739B6498"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1A102CA" w14:textId="5229286E" w:rsidR="008C6B60" w:rsidRPr="00997D17" w:rsidRDefault="005747F5" w:rsidP="00F20E47">
            <w:pPr>
              <w:pStyle w:val="ListBullet"/>
              <w:rPr>
                <w:sz w:val="22"/>
                <w:szCs w:val="22"/>
              </w:rPr>
            </w:pPr>
            <w:r w:rsidRPr="00997D17">
              <w:rPr>
                <w:sz w:val="22"/>
                <w:szCs w:val="22"/>
              </w:rPr>
              <w:t>Before the rain, walk Kilombero floods, heavy rain, and strong winds with hail and clear the drains and culverts.</w:t>
            </w:r>
          </w:p>
          <w:p w14:paraId="65778348" w14:textId="2A5A6358" w:rsidR="008C6B60" w:rsidRPr="00997D17" w:rsidRDefault="00FE0A4D" w:rsidP="00F20E47">
            <w:pPr>
              <w:pStyle w:val="ListBullet"/>
              <w:rPr>
                <w:sz w:val="22"/>
                <w:szCs w:val="22"/>
              </w:rPr>
            </w:pPr>
            <w:ins w:id="3459" w:author="Bonephace Kaijage" w:date="2026-10-14T06:18:00Z" w16du:dateUtc="2026-10-14T04:18:00Z">
              <w:r>
                <w:rPr>
                  <w:sz w:val="22"/>
                  <w:szCs w:val="22"/>
                </w:rPr>
                <w:t xml:space="preserve">Households along the sites named in Know Your Risk: keep food, documents and children above floor level, because </w:t>
              </w:r>
              <w:r>
                <w:rPr>
                  <w:sz w:val="22"/>
                  <w:szCs w:val="22"/>
                </w:rPr>
                <w:lastRenderedPageBreak/>
                <w:t>water here can enter houses with little warning.</w:t>
              </w:r>
            </w:ins>
            <w:del w:id="3460" w:author="Bonephace Kaijage" w:date="2026-10-14T06:18:00Z" w16du:dateUtc="2026-10-14T04:18:00Z">
              <w:r w:rsidR="005747F5" w:rsidRPr="00997D17" w:rsidDel="00FE0A4D">
                <w:rPr>
                  <w:sz w:val="22"/>
                  <w:szCs w:val="22"/>
                </w:rPr>
                <w:delText>Households along this site raise food, documents and children above the floor.</w:delText>
              </w:r>
            </w:del>
          </w:p>
          <w:p w14:paraId="1A2607B0" w14:textId="2E1F8D8E" w:rsidR="008C6B60" w:rsidRPr="00997D17" w:rsidRDefault="00FE0A4D" w:rsidP="00F20E47">
            <w:pPr>
              <w:pStyle w:val="ListBullet"/>
              <w:rPr>
                <w:sz w:val="22"/>
                <w:szCs w:val="22"/>
              </w:rPr>
            </w:pPr>
            <w:ins w:id="3461"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462" w:author="Bonephace Kaijage" w:date="2026-10-14T06:14:00Z" w16du:dateUtc="2026-10-14T04:14:00Z">
              <w:r w:rsidR="005747F5" w:rsidRPr="00997D17" w:rsidDel="00FE0A4D">
                <w:rPr>
                  <w:sz w:val="22"/>
                  <w:szCs w:val="22"/>
                </w:rPr>
                <w:delText>Save 190 and the ward chair number. Keep a torch and drinking water.</w:delText>
              </w:r>
            </w:del>
          </w:p>
          <w:p w14:paraId="57D0085D" w14:textId="767C5D22"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50A1799B" w14:textId="5ADADE9C"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1F7EFA41" w14:textId="65E5F049"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473E8FA6" w14:textId="516E2AD2" w:rsidR="008C6B60" w:rsidRPr="00997D17" w:rsidRDefault="005747F5" w:rsidP="00F20E47">
            <w:pPr>
              <w:pStyle w:val="ListBullet"/>
              <w:rPr>
                <w:sz w:val="22"/>
                <w:szCs w:val="22"/>
                <w:lang w:val="sv-SE"/>
              </w:rPr>
            </w:pPr>
            <w:r w:rsidRPr="00997D17">
              <w:rPr>
                <w:sz w:val="22"/>
                <w:szCs w:val="22"/>
                <w:lang w:val="sv-SE"/>
              </w:rPr>
              <w:t xml:space="preserve">Hifadhi 190 na namba ya mwenyekiti wa kata. Weka tochi </w:t>
            </w:r>
            <w:r w:rsidRPr="00997D17">
              <w:rPr>
                <w:sz w:val="22"/>
                <w:szCs w:val="22"/>
                <w:lang w:val="sv-SE"/>
              </w:rPr>
              <w:lastRenderedPageBreak/>
              <w:t>na maji ya kunywa.</w:t>
            </w:r>
          </w:p>
          <w:p w14:paraId="62DDAB54" w14:textId="2BD80522"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13E155F1" w14:textId="77777777" w:rsidTr="002066E7">
        <w:tc>
          <w:tcPr>
            <w:tcW w:w="2278" w:type="dxa"/>
          </w:tcPr>
          <w:p w14:paraId="194D64B0" w14:textId="77777777" w:rsidR="002066E7" w:rsidRPr="00997D17" w:rsidRDefault="002066E7" w:rsidP="00FE4152">
            <w:pPr>
              <w:pStyle w:val="ListParagraph"/>
              <w:rPr>
                <w:sz w:val="22"/>
                <w:szCs w:val="22"/>
                <w:lang w:val="sv-SE"/>
              </w:rPr>
            </w:pPr>
          </w:p>
        </w:tc>
        <w:tc>
          <w:tcPr>
            <w:tcW w:w="2278" w:type="dxa"/>
          </w:tcPr>
          <w:p w14:paraId="491C62C4" w14:textId="5B351A4E"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105E732" w14:textId="36F65DF3" w:rsidR="002066E7" w:rsidRPr="00997D17" w:rsidRDefault="008C6B60" w:rsidP="00FE4152">
            <w:pPr>
              <w:pStyle w:val="ListParagraph"/>
              <w:rPr>
                <w:sz w:val="22"/>
                <w:szCs w:val="22"/>
              </w:rPr>
            </w:pPr>
            <w:r w:rsidRPr="00997D17">
              <w:rPr>
                <w:sz w:val="22"/>
                <w:szCs w:val="22"/>
              </w:rPr>
              <w:t>Kilombero floods, heavy rain, and strong winds with hail. Roads, water points or houses at the named sites are now affected. Some journeys and classes are disrupted.</w:t>
            </w:r>
          </w:p>
        </w:tc>
        <w:tc>
          <w:tcPr>
            <w:tcW w:w="2278" w:type="dxa"/>
          </w:tcPr>
          <w:p w14:paraId="3A835BE1" w14:textId="358C5316"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3F15C19" w14:textId="39D58E62" w:rsidR="008C6B60" w:rsidRPr="00997D17" w:rsidRDefault="005747F5" w:rsidP="00F20E47">
            <w:pPr>
              <w:pStyle w:val="ListBullet"/>
              <w:rPr>
                <w:sz w:val="22"/>
                <w:szCs w:val="22"/>
              </w:rPr>
            </w:pPr>
            <w:r w:rsidRPr="00997D17">
              <w:rPr>
                <w:sz w:val="22"/>
                <w:szCs w:val="22"/>
              </w:rPr>
              <w:t>Move households off Kilombero floods, heavy rain, and strong winds with hail to the ward assembly point.</w:t>
            </w:r>
          </w:p>
          <w:p w14:paraId="34C73CD0" w14:textId="6DF81EF4" w:rsidR="008C6B60" w:rsidRPr="00997D17" w:rsidRDefault="00FE0A4D" w:rsidP="00F20E47">
            <w:pPr>
              <w:pStyle w:val="ListBullet"/>
              <w:rPr>
                <w:sz w:val="22"/>
                <w:szCs w:val="22"/>
              </w:rPr>
            </w:pPr>
            <w:ins w:id="3463" w:author="Bonephace Kaijage" w:date="2026-10-14T06:20:00Z" w16du:dateUtc="2026-10-14T04:20:00Z">
              <w:r>
                <w:rPr>
                  <w:sz w:val="22"/>
                  <w:szCs w:val="22"/>
                </w:rPr>
                <w:t>Close and mark the flooded road or bridge on the sites named in Know Your Risk. Divert traffic.</w:t>
              </w:r>
            </w:ins>
            <w:del w:id="3464" w:author="Bonephace Kaijage" w:date="2026-10-14T06:20:00Z" w16du:dateUtc="2026-10-14T04:20:00Z">
              <w:r w:rsidR="005747F5" w:rsidRPr="00997D17" w:rsidDel="00FE0A4D">
                <w:rPr>
                  <w:sz w:val="22"/>
                  <w:szCs w:val="22"/>
                </w:rPr>
                <w:delText>Close and mark the flooded road or bridge on this site. Divert traffic.</w:delText>
              </w:r>
            </w:del>
          </w:p>
          <w:p w14:paraId="4BC0AE8D" w14:textId="70890265" w:rsidR="008C6B60" w:rsidRPr="00997D17" w:rsidRDefault="00FE0A4D" w:rsidP="00F20E47">
            <w:pPr>
              <w:pStyle w:val="ListBullet"/>
              <w:rPr>
                <w:sz w:val="22"/>
                <w:szCs w:val="22"/>
              </w:rPr>
            </w:pPr>
            <w:ins w:id="3465" w:author="Bonephace Kaijage" w:date="2026-10-14T06:12:00Z" w16du:dateUtc="2026-10-14T04:12:00Z">
              <w:r>
                <w:rPr>
                  <w:sz w:val="22"/>
                  <w:szCs w:val="22"/>
                </w:rPr>
                <w:t>Check that school children, older people and anyone with a disability are accounted for before dark, so that no one is searched for in the night.</w:t>
              </w:r>
            </w:ins>
            <w:del w:id="3466" w:author="Bonephace Kaijage" w:date="2026-10-14T06:12:00Z" w16du:dateUtc="2026-10-14T04:12:00Z">
              <w:r w:rsidR="005747F5" w:rsidRPr="00997D17" w:rsidDel="00FE0A4D">
                <w:rPr>
                  <w:sz w:val="22"/>
                  <w:szCs w:val="22"/>
                </w:rPr>
                <w:delText>Account for school children and older people before dark.</w:delText>
              </w:r>
            </w:del>
          </w:p>
          <w:p w14:paraId="5C68A419" w14:textId="38FD9F2A" w:rsidR="002066E7" w:rsidRPr="00997D17" w:rsidRDefault="00FE0A4D" w:rsidP="00F20E47">
            <w:pPr>
              <w:pStyle w:val="ListBullet"/>
              <w:rPr>
                <w:sz w:val="22"/>
                <w:szCs w:val="22"/>
              </w:rPr>
            </w:pPr>
            <w:ins w:id="3467" w:author="Bonephace Kaijage" w:date="2026-10-14T06:14:00Z" w16du:dateUtc="2026-10-14T04:14:00Z">
              <w:r>
                <w:rPr>
                  <w:sz w:val="22"/>
                  <w:szCs w:val="22"/>
                </w:rPr>
                <w:lastRenderedPageBreak/>
                <w:t>Boil or treat drinking water, because floods carry waste into wells; tell the clinic early if anyone has diarrhoea.</w:t>
              </w:r>
            </w:ins>
            <w:del w:id="3468"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1C89C48A" w14:textId="474A4D63" w:rsidR="008C6B60" w:rsidRPr="00997D17" w:rsidRDefault="00FE0A4D" w:rsidP="00F20E47">
            <w:pPr>
              <w:pStyle w:val="ListBullet"/>
              <w:rPr>
                <w:sz w:val="22"/>
                <w:szCs w:val="22"/>
                <w:lang w:val="sv-SE"/>
              </w:rPr>
            </w:pPr>
            <w:ins w:id="3469" w:author="Bonephace Kaijage" w:date="2026-10-14T06:16:00Z" w16du:dateUtc="2026-10-14T04:16:00Z">
              <w:r>
                <w:rPr>
                  <w:sz w:val="22"/>
                  <w:szCs w:val="22"/>
                  <w:lang w:val="sv-SE"/>
                </w:rPr>
                <w:lastRenderedPageBreak/>
                <w:t>Wasaidieni kaya kuondoka maeneo yaliyotajwa kwenda kituo cha kata, mkianza na wasioweza kuondoka peke yao.</w:t>
              </w:r>
            </w:ins>
            <w:del w:id="3470" w:author="Bonephace Kaijage" w:date="2026-10-14T06:16:00Z" w16du:dateUtc="2026-10-14T04:16:00Z">
              <w:r w:rsidR="005747F5" w:rsidRPr="00997D17" w:rsidDel="00FE0A4D">
                <w:rPr>
                  <w:sz w:val="22"/>
                  <w:szCs w:val="22"/>
                  <w:lang w:val="sv-SE"/>
                </w:rPr>
                <w:delText>Hamisha kaya kutoka eneo hili kwenda kituo cha kata.</w:delText>
              </w:r>
            </w:del>
          </w:p>
          <w:p w14:paraId="485D873E" w14:textId="7B3F18CD"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54A8BCA9" w14:textId="20551C64" w:rsidR="008C6B60" w:rsidRPr="00997D17" w:rsidRDefault="00FE0A4D" w:rsidP="00F20E47">
            <w:pPr>
              <w:pStyle w:val="ListBullet"/>
              <w:rPr>
                <w:sz w:val="22"/>
                <w:szCs w:val="22"/>
              </w:rPr>
            </w:pPr>
            <w:ins w:id="3471" w:author="Bonephace Kaijage" w:date="2026-10-14T06:12:00Z" w16du:dateUtc="2026-10-14T04:12:00Z">
              <w:r>
                <w:rPr>
                  <w:sz w:val="22"/>
                  <w:szCs w:val="22"/>
                </w:rPr>
                <w:t xml:space="preserve">Hakikisheni watoto wa shule, wazee na watu wenye ulemavu wote wamepatikana </w:t>
              </w:r>
              <w:r>
                <w:rPr>
                  <w:sz w:val="22"/>
                  <w:szCs w:val="22"/>
                </w:rPr>
                <w:lastRenderedPageBreak/>
                <w:t>kabla ya giza, ili asitafutwe mtu usiku.</w:t>
              </w:r>
            </w:ins>
            <w:del w:id="3472" w:author="Bonephace Kaijage" w:date="2026-10-14T06:12:00Z" w16du:dateUtc="2026-10-14T04:12:00Z">
              <w:r w:rsidR="005747F5" w:rsidRPr="00997D17" w:rsidDel="00FE0A4D">
                <w:rPr>
                  <w:sz w:val="22"/>
                  <w:szCs w:val="22"/>
                </w:rPr>
                <w:delText>Hakiki watoto wa shule na wazee kabla ya giza.</w:delText>
              </w:r>
            </w:del>
          </w:p>
          <w:p w14:paraId="356C395C" w14:textId="0D202B2B"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4B43276F" w14:textId="77777777" w:rsidTr="002066E7">
        <w:tc>
          <w:tcPr>
            <w:tcW w:w="2278" w:type="dxa"/>
          </w:tcPr>
          <w:p w14:paraId="46AAB805" w14:textId="77777777" w:rsidR="002066E7" w:rsidRPr="00997D17" w:rsidRDefault="002066E7" w:rsidP="00FE4152">
            <w:pPr>
              <w:pStyle w:val="ListParagraph"/>
              <w:rPr>
                <w:sz w:val="22"/>
                <w:szCs w:val="22"/>
                <w:lang w:val="sv-SE"/>
              </w:rPr>
            </w:pPr>
          </w:p>
        </w:tc>
        <w:tc>
          <w:tcPr>
            <w:tcW w:w="2278" w:type="dxa"/>
          </w:tcPr>
          <w:p w14:paraId="1E627DDF" w14:textId="1E8E30DE"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38396A0" w14:textId="40308675" w:rsidR="002066E7" w:rsidRPr="00997D17" w:rsidRDefault="00FE0A4D" w:rsidP="00FE4152">
            <w:pPr>
              <w:pStyle w:val="ListParagraph"/>
              <w:rPr>
                <w:sz w:val="22"/>
                <w:szCs w:val="22"/>
              </w:rPr>
            </w:pPr>
            <w:ins w:id="3473"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47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A363DF6" w14:textId="3B2D3D81" w:rsidR="002066E7" w:rsidRPr="00997D17" w:rsidRDefault="00FE0A4D" w:rsidP="00FE4152">
            <w:pPr>
              <w:pStyle w:val="ListParagraph"/>
              <w:rPr>
                <w:sz w:val="22"/>
                <w:szCs w:val="22"/>
              </w:rPr>
            </w:pPr>
            <w:ins w:id="3475"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47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DDF80EA" w14:textId="3899505B" w:rsidR="008C6B60" w:rsidRPr="00997D17" w:rsidRDefault="00FE0A4D" w:rsidP="00F20E47">
            <w:pPr>
              <w:pStyle w:val="ListBullet"/>
              <w:rPr>
                <w:sz w:val="22"/>
                <w:szCs w:val="22"/>
              </w:rPr>
            </w:pPr>
            <w:ins w:id="3477"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3478"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70DC3B17" w14:textId="35E18A48" w:rsidR="008C6B60" w:rsidRPr="00997D17" w:rsidRDefault="005747F5" w:rsidP="00F20E47">
            <w:pPr>
              <w:pStyle w:val="ListBullet"/>
              <w:rPr>
                <w:sz w:val="22"/>
                <w:szCs w:val="22"/>
              </w:rPr>
            </w:pPr>
            <w:r w:rsidRPr="00997D17">
              <w:rPr>
                <w:sz w:val="22"/>
                <w:szCs w:val="22"/>
              </w:rPr>
              <w:t>Call 114 and 190. Keep the access road clear for ambulances.</w:t>
            </w:r>
          </w:p>
          <w:p w14:paraId="18A6C90A" w14:textId="3CAD70E7" w:rsidR="008C6B60" w:rsidRPr="00997D17" w:rsidRDefault="005747F5" w:rsidP="00F20E47">
            <w:pPr>
              <w:pStyle w:val="ListBullet"/>
              <w:rPr>
                <w:sz w:val="22"/>
                <w:szCs w:val="22"/>
              </w:rPr>
            </w:pPr>
            <w:r w:rsidRPr="00997D17">
              <w:rPr>
                <w:sz w:val="22"/>
                <w:szCs w:val="22"/>
              </w:rPr>
              <w:t>Open the shelter and register every household. Note who is missing.</w:t>
            </w:r>
          </w:p>
          <w:p w14:paraId="7DF3C4EE" w14:textId="46F7AEC3"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24BBFBEA" w14:textId="1C1D8300"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79C03376" w14:textId="6D3F0453"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0EC97630" w14:textId="7E8C5516"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0BD6D201" w14:textId="3C4353FB"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1A384D3F" w14:textId="77777777" w:rsidTr="002066E7">
        <w:tc>
          <w:tcPr>
            <w:tcW w:w="2278" w:type="dxa"/>
          </w:tcPr>
          <w:p w14:paraId="6A4CBA91" w14:textId="11B5BD05" w:rsidR="002066E7" w:rsidRPr="00997D17" w:rsidRDefault="002066E7" w:rsidP="00FE4152">
            <w:pPr>
              <w:pStyle w:val="ListParagraph"/>
              <w:rPr>
                <w:sz w:val="22"/>
                <w:szCs w:val="22"/>
              </w:rPr>
            </w:pPr>
            <w:r w:rsidRPr="00997D17">
              <w:rPr>
                <w:sz w:val="22"/>
                <w:szCs w:val="22"/>
              </w:rPr>
              <w:t>Morogoro District Council</w:t>
            </w:r>
          </w:p>
        </w:tc>
        <w:tc>
          <w:tcPr>
            <w:tcW w:w="2278" w:type="dxa"/>
          </w:tcPr>
          <w:p w14:paraId="1C9E4670" w14:textId="0421364C"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7F00F087" w14:textId="6AEC89F7" w:rsidR="002066E7" w:rsidRPr="00997D17" w:rsidRDefault="008C6B60" w:rsidP="00FE4152">
            <w:pPr>
              <w:pStyle w:val="ListParagraph"/>
              <w:rPr>
                <w:sz w:val="22"/>
                <w:szCs w:val="22"/>
              </w:rPr>
            </w:pPr>
            <w:r w:rsidRPr="00997D17">
              <w:rPr>
                <w:sz w:val="22"/>
                <w:szCs w:val="22"/>
              </w:rPr>
              <w:t>Ngerengere floods, Uluguru landslides, and heavy rain. A few roads slippery, a few low homes wet, and lightning where storms build.</w:t>
            </w:r>
          </w:p>
        </w:tc>
        <w:tc>
          <w:tcPr>
            <w:tcW w:w="2278" w:type="dxa"/>
          </w:tcPr>
          <w:p w14:paraId="621873EF" w14:textId="3314FCE2" w:rsidR="002066E7" w:rsidRPr="00997D17" w:rsidRDefault="008C6B60" w:rsidP="00FE4152">
            <w:pPr>
              <w:pStyle w:val="ListParagraph"/>
              <w:rPr>
                <w:sz w:val="22"/>
                <w:szCs w:val="22"/>
              </w:rPr>
            </w:pPr>
            <w:r w:rsidRPr="00997D17">
              <w:rPr>
                <w:sz w:val="22"/>
                <w:szCs w:val="22"/>
              </w:rPr>
              <w:t xml:space="preserve">Dalili za mwanzo kwenye eneo lililotajwa. Barabara chache kuteleza, nyumba chache za bondeni kulowa, na </w:t>
            </w:r>
            <w:r w:rsidRPr="00997D17">
              <w:rPr>
                <w:sz w:val="22"/>
                <w:szCs w:val="22"/>
              </w:rPr>
              <w:lastRenderedPageBreak/>
              <w:t>radi dhoruba inapojengeka.</w:t>
            </w:r>
          </w:p>
        </w:tc>
        <w:tc>
          <w:tcPr>
            <w:tcW w:w="2279" w:type="dxa"/>
          </w:tcPr>
          <w:p w14:paraId="04F68777" w14:textId="6936601F" w:rsidR="008C6B60" w:rsidRPr="00997D17" w:rsidRDefault="005747F5" w:rsidP="00F20E47">
            <w:pPr>
              <w:pStyle w:val="ListBullet"/>
              <w:rPr>
                <w:sz w:val="22"/>
                <w:szCs w:val="22"/>
              </w:rPr>
            </w:pPr>
            <w:r w:rsidRPr="00997D17">
              <w:rPr>
                <w:sz w:val="22"/>
                <w:szCs w:val="22"/>
              </w:rPr>
              <w:lastRenderedPageBreak/>
              <w:t>Before the rain, walk Ngerengere floods, Uluguru landslides, and heavy rain and clear the drains and culverts.</w:t>
            </w:r>
          </w:p>
          <w:p w14:paraId="1B575333" w14:textId="24B913EA" w:rsidR="008C6B60" w:rsidRPr="00997D17" w:rsidRDefault="00FE0A4D" w:rsidP="00F20E47">
            <w:pPr>
              <w:pStyle w:val="ListBullet"/>
              <w:rPr>
                <w:sz w:val="22"/>
                <w:szCs w:val="22"/>
              </w:rPr>
            </w:pPr>
            <w:ins w:id="3479" w:author="Bonephace Kaijage" w:date="2026-10-14T06:18:00Z" w16du:dateUtc="2026-10-14T04:18:00Z">
              <w:r>
                <w:rPr>
                  <w:sz w:val="22"/>
                  <w:szCs w:val="22"/>
                </w:rPr>
                <w:lastRenderedPageBreak/>
                <w:t>Households along the sites named in Know Your Risk: keep food, documents and children above floor level, because water here can enter houses with little warning.</w:t>
              </w:r>
            </w:ins>
            <w:del w:id="3480" w:author="Bonephace Kaijage" w:date="2026-10-14T06:18:00Z" w16du:dateUtc="2026-10-14T04:18:00Z">
              <w:r w:rsidR="005747F5" w:rsidRPr="00997D17" w:rsidDel="00FE0A4D">
                <w:rPr>
                  <w:sz w:val="22"/>
                  <w:szCs w:val="22"/>
                </w:rPr>
                <w:delText>Households along this site raise food, documents and children above the floor.</w:delText>
              </w:r>
            </w:del>
          </w:p>
          <w:p w14:paraId="54A2B7AA" w14:textId="57313F24" w:rsidR="008C6B60" w:rsidRPr="00997D17" w:rsidRDefault="00FE0A4D" w:rsidP="00F20E47">
            <w:pPr>
              <w:pStyle w:val="ListBullet"/>
              <w:rPr>
                <w:sz w:val="22"/>
                <w:szCs w:val="22"/>
              </w:rPr>
            </w:pPr>
            <w:ins w:id="3481"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482" w:author="Bonephace Kaijage" w:date="2026-10-14T06:14:00Z" w16du:dateUtc="2026-10-14T04:14:00Z">
              <w:r w:rsidR="005747F5" w:rsidRPr="00997D17" w:rsidDel="00FE0A4D">
                <w:rPr>
                  <w:sz w:val="22"/>
                  <w:szCs w:val="22"/>
                </w:rPr>
                <w:delText>Save 190 and the ward chair number. Keep a torch and drinking water.</w:delText>
              </w:r>
            </w:del>
          </w:p>
          <w:p w14:paraId="5F2492A1" w14:textId="33A0AA13"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2C84B7D7" w14:textId="3EBFE7EA"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209931CA" w14:textId="6329DBC5" w:rsidR="008C6B60" w:rsidRPr="00997D17" w:rsidRDefault="005747F5" w:rsidP="00F20E47">
            <w:pPr>
              <w:pStyle w:val="ListBullet"/>
              <w:rPr>
                <w:sz w:val="22"/>
                <w:szCs w:val="22"/>
              </w:rPr>
            </w:pPr>
            <w:r w:rsidRPr="00997D17">
              <w:rPr>
                <w:sz w:val="22"/>
                <w:szCs w:val="22"/>
              </w:rPr>
              <w:t xml:space="preserve">Kaya za eneo hili zipandishe </w:t>
            </w:r>
            <w:r w:rsidRPr="00997D17">
              <w:rPr>
                <w:sz w:val="22"/>
                <w:szCs w:val="22"/>
              </w:rPr>
              <w:lastRenderedPageBreak/>
              <w:t>chakula, nyaraka na watoto juu ya sakafu.</w:t>
            </w:r>
          </w:p>
          <w:p w14:paraId="1F4CE9B6" w14:textId="6E379A25"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191A1F87" w14:textId="2BECAB23"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6A9D0D3B" w14:textId="77777777" w:rsidTr="002066E7">
        <w:tc>
          <w:tcPr>
            <w:tcW w:w="2278" w:type="dxa"/>
          </w:tcPr>
          <w:p w14:paraId="7CF81D22" w14:textId="77777777" w:rsidR="002066E7" w:rsidRPr="00997D17" w:rsidRDefault="002066E7" w:rsidP="00FE4152">
            <w:pPr>
              <w:pStyle w:val="ListParagraph"/>
              <w:rPr>
                <w:sz w:val="22"/>
                <w:szCs w:val="22"/>
                <w:lang w:val="sv-SE"/>
              </w:rPr>
            </w:pPr>
          </w:p>
        </w:tc>
        <w:tc>
          <w:tcPr>
            <w:tcW w:w="2278" w:type="dxa"/>
          </w:tcPr>
          <w:p w14:paraId="5582AAD8" w14:textId="04A281F9"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10E1064D" w14:textId="07565CCB" w:rsidR="002066E7" w:rsidRPr="00997D17" w:rsidRDefault="008C6B60" w:rsidP="00FE4152">
            <w:pPr>
              <w:pStyle w:val="ListParagraph"/>
              <w:rPr>
                <w:sz w:val="22"/>
                <w:szCs w:val="22"/>
              </w:rPr>
            </w:pPr>
            <w:r w:rsidRPr="00997D17">
              <w:rPr>
                <w:sz w:val="22"/>
                <w:szCs w:val="22"/>
              </w:rPr>
              <w:t>Ngerengere floods, Uluguru landslides, and heavy rain. Roads, water points or houses at the named sites are now affected. Some journeys and classes are disrupted.</w:t>
            </w:r>
          </w:p>
        </w:tc>
        <w:tc>
          <w:tcPr>
            <w:tcW w:w="2278" w:type="dxa"/>
          </w:tcPr>
          <w:p w14:paraId="23BB65AE" w14:textId="06D7D51E"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297235D" w14:textId="6BF73886" w:rsidR="008C6B60" w:rsidRPr="00997D17" w:rsidRDefault="005747F5" w:rsidP="00F20E47">
            <w:pPr>
              <w:pStyle w:val="ListBullet"/>
              <w:rPr>
                <w:sz w:val="22"/>
                <w:szCs w:val="22"/>
              </w:rPr>
            </w:pPr>
            <w:r w:rsidRPr="00997D17">
              <w:rPr>
                <w:sz w:val="22"/>
                <w:szCs w:val="22"/>
              </w:rPr>
              <w:t>Move households off Ngerengere floods, Uluguru landslides, and heavy rain to the ward assembly point.</w:t>
            </w:r>
          </w:p>
          <w:p w14:paraId="47A4B264" w14:textId="292183E1" w:rsidR="008C6B60" w:rsidRPr="00997D17" w:rsidRDefault="00FE0A4D" w:rsidP="00F20E47">
            <w:pPr>
              <w:pStyle w:val="ListBullet"/>
              <w:rPr>
                <w:sz w:val="22"/>
                <w:szCs w:val="22"/>
              </w:rPr>
            </w:pPr>
            <w:ins w:id="3483" w:author="Bonephace Kaijage" w:date="2026-10-14T06:20:00Z" w16du:dateUtc="2026-10-14T04:20:00Z">
              <w:r>
                <w:rPr>
                  <w:sz w:val="22"/>
                  <w:szCs w:val="22"/>
                </w:rPr>
                <w:t>Close and mark the flooded road or bridge on the sites named in Know Your Risk. Divert traffic.</w:t>
              </w:r>
            </w:ins>
            <w:del w:id="3484" w:author="Bonephace Kaijage" w:date="2026-10-14T06:20:00Z" w16du:dateUtc="2026-10-14T04:20:00Z">
              <w:r w:rsidR="005747F5" w:rsidRPr="00997D17" w:rsidDel="00FE0A4D">
                <w:rPr>
                  <w:sz w:val="22"/>
                  <w:szCs w:val="22"/>
                </w:rPr>
                <w:delText>Close and mark the flooded road or bridge on this site. Divert traffic.</w:delText>
              </w:r>
            </w:del>
          </w:p>
          <w:p w14:paraId="3E5CC462" w14:textId="2EAA48E1" w:rsidR="008C6B60" w:rsidRPr="00997D17" w:rsidRDefault="00FE0A4D" w:rsidP="00F20E47">
            <w:pPr>
              <w:pStyle w:val="ListBullet"/>
              <w:rPr>
                <w:sz w:val="22"/>
                <w:szCs w:val="22"/>
              </w:rPr>
            </w:pPr>
            <w:ins w:id="3485" w:author="Bonephace Kaijage" w:date="2026-10-14T06:12:00Z" w16du:dateUtc="2026-10-14T04:12:00Z">
              <w:r>
                <w:rPr>
                  <w:sz w:val="22"/>
                  <w:szCs w:val="22"/>
                </w:rPr>
                <w:lastRenderedPageBreak/>
                <w:t>Check that school children, older people and anyone with a disability are accounted for before dark, so that no one is searched for in the night.</w:t>
              </w:r>
            </w:ins>
            <w:del w:id="3486" w:author="Bonephace Kaijage" w:date="2026-10-14T06:12:00Z" w16du:dateUtc="2026-10-14T04:12:00Z">
              <w:r w:rsidR="005747F5" w:rsidRPr="00997D17" w:rsidDel="00FE0A4D">
                <w:rPr>
                  <w:sz w:val="22"/>
                  <w:szCs w:val="22"/>
                </w:rPr>
                <w:delText>Account for school children and older people before dark.</w:delText>
              </w:r>
            </w:del>
          </w:p>
          <w:p w14:paraId="67389668" w14:textId="7B346361" w:rsidR="002066E7" w:rsidRPr="00997D17" w:rsidRDefault="00FE0A4D" w:rsidP="00F20E47">
            <w:pPr>
              <w:pStyle w:val="ListBullet"/>
              <w:rPr>
                <w:sz w:val="22"/>
                <w:szCs w:val="22"/>
              </w:rPr>
            </w:pPr>
            <w:ins w:id="3487" w:author="Bonephace Kaijage" w:date="2026-10-14T06:14:00Z" w16du:dateUtc="2026-10-14T04:14:00Z">
              <w:r>
                <w:rPr>
                  <w:sz w:val="22"/>
                  <w:szCs w:val="22"/>
                </w:rPr>
                <w:t>Boil or treat drinking water, because floods carry waste into wells; tell the clinic early if anyone has diarrhoea.</w:t>
              </w:r>
            </w:ins>
            <w:del w:id="3488"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13B4E15D" w14:textId="54AEF7AD" w:rsidR="008C6B60" w:rsidRPr="00997D17" w:rsidRDefault="00FE0A4D" w:rsidP="00F20E47">
            <w:pPr>
              <w:pStyle w:val="ListBullet"/>
              <w:rPr>
                <w:sz w:val="22"/>
                <w:szCs w:val="22"/>
                <w:lang w:val="sv-SE"/>
              </w:rPr>
            </w:pPr>
            <w:ins w:id="3489" w:author="Bonephace Kaijage" w:date="2026-10-14T06:16:00Z" w16du:dateUtc="2026-10-14T04:16:00Z">
              <w:r>
                <w:rPr>
                  <w:sz w:val="22"/>
                  <w:szCs w:val="22"/>
                  <w:lang w:val="sv-SE"/>
                </w:rPr>
                <w:lastRenderedPageBreak/>
                <w:t>Wasaidieni kaya kuondoka maeneo yaliyotajwa kwenda kituo cha kata, mkianza na wasioweza kuondoka peke yao.</w:t>
              </w:r>
            </w:ins>
            <w:del w:id="3490" w:author="Bonephace Kaijage" w:date="2026-10-14T06:16:00Z" w16du:dateUtc="2026-10-14T04:16:00Z">
              <w:r w:rsidR="005747F5" w:rsidRPr="00997D17" w:rsidDel="00FE0A4D">
                <w:rPr>
                  <w:sz w:val="22"/>
                  <w:szCs w:val="22"/>
                  <w:lang w:val="sv-SE"/>
                </w:rPr>
                <w:delText>Hamisha kaya kutoka eneo hili kwenda kituo cha kata.</w:delText>
              </w:r>
            </w:del>
          </w:p>
          <w:p w14:paraId="4B093126" w14:textId="03E14EE9" w:rsidR="008C6B60" w:rsidRPr="00997D17" w:rsidRDefault="005747F5" w:rsidP="00F20E47">
            <w:pPr>
              <w:pStyle w:val="ListBullet"/>
              <w:rPr>
                <w:sz w:val="22"/>
                <w:szCs w:val="22"/>
                <w:lang w:val="sv-SE"/>
              </w:rPr>
            </w:pPr>
            <w:r w:rsidRPr="00997D17">
              <w:rPr>
                <w:sz w:val="22"/>
                <w:szCs w:val="22"/>
                <w:lang w:val="sv-SE"/>
              </w:rPr>
              <w:t xml:space="preserve">Funga na weka alama barabara au daraja la </w:t>
            </w:r>
            <w:r w:rsidRPr="00997D17">
              <w:rPr>
                <w:sz w:val="22"/>
                <w:szCs w:val="22"/>
                <w:lang w:val="sv-SE"/>
              </w:rPr>
              <w:lastRenderedPageBreak/>
              <w:t>eneo hili. Elekeza magari.</w:t>
            </w:r>
          </w:p>
          <w:p w14:paraId="73B4C5F0" w14:textId="72C829FA" w:rsidR="008C6B60" w:rsidRPr="00997D17" w:rsidRDefault="00FE0A4D" w:rsidP="00F20E47">
            <w:pPr>
              <w:pStyle w:val="ListBullet"/>
              <w:rPr>
                <w:sz w:val="22"/>
                <w:szCs w:val="22"/>
              </w:rPr>
            </w:pPr>
            <w:ins w:id="3491" w:author="Bonephace Kaijage" w:date="2026-10-14T06:12:00Z" w16du:dateUtc="2026-10-14T04:12:00Z">
              <w:r>
                <w:rPr>
                  <w:sz w:val="22"/>
                  <w:szCs w:val="22"/>
                </w:rPr>
                <w:t>Hakikisheni watoto wa shule, wazee na watu wenye ulemavu wote wamepatikana kabla ya giza, ili asitafutwe mtu usiku.</w:t>
              </w:r>
            </w:ins>
            <w:del w:id="3492" w:author="Bonephace Kaijage" w:date="2026-10-14T06:12:00Z" w16du:dateUtc="2026-10-14T04:12:00Z">
              <w:r w:rsidR="005747F5" w:rsidRPr="00997D17" w:rsidDel="00FE0A4D">
                <w:rPr>
                  <w:sz w:val="22"/>
                  <w:szCs w:val="22"/>
                </w:rPr>
                <w:delText>Hakiki watoto wa shule na wazee kabla ya giza.</w:delText>
              </w:r>
            </w:del>
          </w:p>
          <w:p w14:paraId="00EEF797" w14:textId="75395920"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6774BD5D" w14:textId="77777777" w:rsidTr="002066E7">
        <w:tc>
          <w:tcPr>
            <w:tcW w:w="2278" w:type="dxa"/>
          </w:tcPr>
          <w:p w14:paraId="2611852D" w14:textId="77777777" w:rsidR="002066E7" w:rsidRPr="00997D17" w:rsidRDefault="002066E7" w:rsidP="00FE4152">
            <w:pPr>
              <w:pStyle w:val="ListParagraph"/>
              <w:rPr>
                <w:sz w:val="22"/>
                <w:szCs w:val="22"/>
                <w:lang w:val="sv-SE"/>
              </w:rPr>
            </w:pPr>
          </w:p>
        </w:tc>
        <w:tc>
          <w:tcPr>
            <w:tcW w:w="2278" w:type="dxa"/>
          </w:tcPr>
          <w:p w14:paraId="092ECE24" w14:textId="67BB5370"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63A6F6CB" w14:textId="25A120BB" w:rsidR="002066E7" w:rsidRPr="00997D17" w:rsidRDefault="00FE0A4D" w:rsidP="00FE4152">
            <w:pPr>
              <w:pStyle w:val="ListParagraph"/>
              <w:rPr>
                <w:sz w:val="22"/>
                <w:szCs w:val="22"/>
              </w:rPr>
            </w:pPr>
            <w:ins w:id="3493"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49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756C109" w14:textId="59D91B21" w:rsidR="002066E7" w:rsidRPr="00997D17" w:rsidRDefault="00FE0A4D" w:rsidP="00FE4152">
            <w:pPr>
              <w:pStyle w:val="ListParagraph"/>
              <w:rPr>
                <w:sz w:val="22"/>
                <w:szCs w:val="22"/>
              </w:rPr>
            </w:pPr>
            <w:ins w:id="3495" w:author="Bonephace Kaijage" w:date="2026-10-14T06:23:00Z" w16du:dateUtc="2026-10-14T04:23: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49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A8861C4" w14:textId="352C1E6C" w:rsidR="008C6B60" w:rsidRPr="00997D17" w:rsidRDefault="00FE0A4D" w:rsidP="00F20E47">
            <w:pPr>
              <w:pStyle w:val="ListBullet"/>
              <w:rPr>
                <w:sz w:val="22"/>
                <w:szCs w:val="22"/>
              </w:rPr>
            </w:pPr>
            <w:ins w:id="3497"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3498"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09C16F6C" w14:textId="636A0857" w:rsidR="008C6B60" w:rsidRPr="00997D17" w:rsidRDefault="005747F5" w:rsidP="00F20E47">
            <w:pPr>
              <w:pStyle w:val="ListBullet"/>
              <w:rPr>
                <w:sz w:val="22"/>
                <w:szCs w:val="22"/>
              </w:rPr>
            </w:pPr>
            <w:r w:rsidRPr="00997D17">
              <w:rPr>
                <w:sz w:val="22"/>
                <w:szCs w:val="22"/>
              </w:rPr>
              <w:t>Call 114 and 190. Keep the access road clear for ambulances.</w:t>
            </w:r>
          </w:p>
          <w:p w14:paraId="0A1EB519" w14:textId="1A87B8C5" w:rsidR="008C6B60" w:rsidRPr="00997D17" w:rsidRDefault="005747F5" w:rsidP="00F20E47">
            <w:pPr>
              <w:pStyle w:val="ListBullet"/>
              <w:rPr>
                <w:sz w:val="22"/>
                <w:szCs w:val="22"/>
              </w:rPr>
            </w:pPr>
            <w:r w:rsidRPr="00997D17">
              <w:rPr>
                <w:sz w:val="22"/>
                <w:szCs w:val="22"/>
              </w:rPr>
              <w:t>Open the shelter and register every household. Note who is missing.</w:t>
            </w:r>
          </w:p>
          <w:p w14:paraId="76383056" w14:textId="0CD56996" w:rsidR="002066E7" w:rsidRPr="00997D17" w:rsidRDefault="005747F5" w:rsidP="00F20E47">
            <w:pPr>
              <w:pStyle w:val="ListBullet"/>
              <w:rPr>
                <w:sz w:val="22"/>
                <w:szCs w:val="22"/>
              </w:rPr>
            </w:pPr>
            <w:r w:rsidRPr="00997D17">
              <w:rPr>
                <w:sz w:val="22"/>
                <w:szCs w:val="22"/>
              </w:rPr>
              <w:lastRenderedPageBreak/>
              <w:t>Health team: injury first, then cholera if the water is dirty.</w:t>
            </w:r>
          </w:p>
        </w:tc>
        <w:tc>
          <w:tcPr>
            <w:tcW w:w="2279" w:type="dxa"/>
          </w:tcPr>
          <w:p w14:paraId="4AE551A6" w14:textId="2923411D"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1C47DC17" w14:textId="4B69A17C"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3B5D0A2E" w14:textId="7160EDA2"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64A34AAD" w14:textId="65D25ADE"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4B76C29F" w14:textId="77777777" w:rsidTr="002066E7">
        <w:tc>
          <w:tcPr>
            <w:tcW w:w="2278" w:type="dxa"/>
          </w:tcPr>
          <w:p w14:paraId="049195EB" w14:textId="6D00E5B4" w:rsidR="002066E7" w:rsidRPr="00997D17" w:rsidRDefault="002066E7" w:rsidP="00FE4152">
            <w:pPr>
              <w:pStyle w:val="ListParagraph"/>
              <w:rPr>
                <w:sz w:val="22"/>
                <w:szCs w:val="22"/>
              </w:rPr>
            </w:pPr>
            <w:r w:rsidRPr="00997D17">
              <w:rPr>
                <w:sz w:val="22"/>
                <w:szCs w:val="22"/>
              </w:rPr>
              <w:t>Mvomero District Council</w:t>
            </w:r>
          </w:p>
        </w:tc>
        <w:tc>
          <w:tcPr>
            <w:tcW w:w="2278" w:type="dxa"/>
          </w:tcPr>
          <w:p w14:paraId="603118E2" w14:textId="56792BA4"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56947F00" w14:textId="3C3E8029" w:rsidR="002066E7" w:rsidRPr="00997D17" w:rsidRDefault="008C6B60" w:rsidP="00FE4152">
            <w:pPr>
              <w:pStyle w:val="ListParagraph"/>
              <w:rPr>
                <w:sz w:val="22"/>
                <w:szCs w:val="22"/>
              </w:rPr>
            </w:pPr>
            <w:r w:rsidRPr="00997D17">
              <w:rPr>
                <w:sz w:val="22"/>
                <w:szCs w:val="22"/>
              </w:rPr>
              <w:t>floods on the Diwale and Wami, landslides on the Nguru slopes, and heavy rain. A few roads slippery, a few low homes wet, and lightning where storms build.</w:t>
            </w:r>
          </w:p>
        </w:tc>
        <w:tc>
          <w:tcPr>
            <w:tcW w:w="2278" w:type="dxa"/>
          </w:tcPr>
          <w:p w14:paraId="19D9083B" w14:textId="347E0229"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7C35F81B" w14:textId="3AC09C9F" w:rsidR="008C6B60" w:rsidRPr="00997D17" w:rsidRDefault="005747F5" w:rsidP="00F20E47">
            <w:pPr>
              <w:pStyle w:val="ListBullet"/>
              <w:rPr>
                <w:sz w:val="22"/>
                <w:szCs w:val="22"/>
              </w:rPr>
            </w:pPr>
            <w:r w:rsidRPr="00997D17">
              <w:rPr>
                <w:sz w:val="22"/>
                <w:szCs w:val="22"/>
              </w:rPr>
              <w:t>Before the rain, walk floods on the Diwale and Wami, landslides on the Nguru slopes, and hea and clear the drains and culverts.</w:t>
            </w:r>
          </w:p>
          <w:p w14:paraId="607E01D1" w14:textId="3BE217F0" w:rsidR="008C6B60" w:rsidRPr="00997D17" w:rsidRDefault="00FE0A4D" w:rsidP="00F20E47">
            <w:pPr>
              <w:pStyle w:val="ListBullet"/>
              <w:rPr>
                <w:sz w:val="22"/>
                <w:szCs w:val="22"/>
              </w:rPr>
            </w:pPr>
            <w:ins w:id="3499"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3500" w:author="Bonephace Kaijage" w:date="2026-10-14T06:18:00Z" w16du:dateUtc="2026-10-14T04:18:00Z">
              <w:r w:rsidR="005747F5" w:rsidRPr="00997D17" w:rsidDel="00FE0A4D">
                <w:rPr>
                  <w:sz w:val="22"/>
                  <w:szCs w:val="22"/>
                </w:rPr>
                <w:delText>Households along this site raise food, documents and children above the floor.</w:delText>
              </w:r>
            </w:del>
          </w:p>
          <w:p w14:paraId="118B75A5" w14:textId="11A9E351" w:rsidR="008C6B60" w:rsidRPr="00997D17" w:rsidRDefault="00FE0A4D" w:rsidP="00F20E47">
            <w:pPr>
              <w:pStyle w:val="ListBullet"/>
              <w:rPr>
                <w:sz w:val="22"/>
                <w:szCs w:val="22"/>
              </w:rPr>
            </w:pPr>
            <w:ins w:id="3501"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502" w:author="Bonephace Kaijage" w:date="2026-10-14T06:14:00Z" w16du:dateUtc="2026-10-14T04:14:00Z">
              <w:r w:rsidR="005747F5" w:rsidRPr="00997D17" w:rsidDel="00FE0A4D">
                <w:rPr>
                  <w:sz w:val="22"/>
                  <w:szCs w:val="22"/>
                </w:rPr>
                <w:delText>Save 190 and the ward chair number. Keep a torch and drinking water.</w:delText>
              </w:r>
            </w:del>
          </w:p>
          <w:p w14:paraId="361D821F" w14:textId="7B3A665B"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5CB70B1E" w14:textId="5F12D530" w:rsidR="008C6B60" w:rsidRPr="00997D17" w:rsidRDefault="005747F5" w:rsidP="00F20E47">
            <w:pPr>
              <w:pStyle w:val="ListBullet"/>
              <w:rPr>
                <w:sz w:val="22"/>
                <w:szCs w:val="22"/>
              </w:rPr>
            </w:pPr>
            <w:r w:rsidRPr="00997D17">
              <w:rPr>
                <w:sz w:val="22"/>
                <w:szCs w:val="22"/>
              </w:rPr>
              <w:t>Kabla ya mvua, tembea eneo hili na usafishe mitaro na makalavati.</w:t>
            </w:r>
          </w:p>
          <w:p w14:paraId="29AFD007" w14:textId="6502BAD5"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344B7D47" w14:textId="39268458"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2515AC11" w14:textId="188F6391"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05C7ECF5" w14:textId="77777777" w:rsidTr="002066E7">
        <w:tc>
          <w:tcPr>
            <w:tcW w:w="2278" w:type="dxa"/>
          </w:tcPr>
          <w:p w14:paraId="26151B50" w14:textId="77777777" w:rsidR="002066E7" w:rsidRPr="00997D17" w:rsidRDefault="002066E7" w:rsidP="00FE4152">
            <w:pPr>
              <w:pStyle w:val="ListParagraph"/>
              <w:rPr>
                <w:sz w:val="22"/>
                <w:szCs w:val="22"/>
                <w:lang w:val="sv-SE"/>
              </w:rPr>
            </w:pPr>
          </w:p>
        </w:tc>
        <w:tc>
          <w:tcPr>
            <w:tcW w:w="2278" w:type="dxa"/>
          </w:tcPr>
          <w:p w14:paraId="12C5A5D4" w14:textId="387B5FC6"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437780B8" w14:textId="0E5F351A" w:rsidR="002066E7" w:rsidRPr="00997D17" w:rsidRDefault="008C6B60" w:rsidP="00FE4152">
            <w:pPr>
              <w:pStyle w:val="ListParagraph"/>
              <w:rPr>
                <w:sz w:val="22"/>
                <w:szCs w:val="22"/>
              </w:rPr>
            </w:pPr>
            <w:r w:rsidRPr="00997D17">
              <w:rPr>
                <w:sz w:val="22"/>
                <w:szCs w:val="22"/>
              </w:rPr>
              <w:t xml:space="preserve">floods on the Diwale and Wami, landslides on the Nguru slopes, and </w:t>
            </w:r>
            <w:r w:rsidRPr="00997D17">
              <w:rPr>
                <w:sz w:val="22"/>
                <w:szCs w:val="22"/>
              </w:rPr>
              <w:lastRenderedPageBreak/>
              <w:t>heavy rain. Roads, water points or houses at the named sites are now affected. Some journeys and classes are disrupted.</w:t>
            </w:r>
          </w:p>
        </w:tc>
        <w:tc>
          <w:tcPr>
            <w:tcW w:w="2278" w:type="dxa"/>
          </w:tcPr>
          <w:p w14:paraId="5A91F05A" w14:textId="0618F3DB"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yaliyotajwa </w:t>
            </w:r>
            <w:r w:rsidRPr="00997D17">
              <w:rPr>
                <w:sz w:val="22"/>
                <w:szCs w:val="22"/>
              </w:rPr>
              <w:lastRenderedPageBreak/>
              <w:t>yameathirika. Safari na masomo mengine yamesitishwa.</w:t>
            </w:r>
          </w:p>
        </w:tc>
        <w:tc>
          <w:tcPr>
            <w:tcW w:w="2279" w:type="dxa"/>
          </w:tcPr>
          <w:p w14:paraId="3FB7B6E8" w14:textId="183D70AF" w:rsidR="008C6B60" w:rsidRPr="00997D17" w:rsidRDefault="005747F5" w:rsidP="00F20E47">
            <w:pPr>
              <w:pStyle w:val="ListBullet"/>
              <w:rPr>
                <w:sz w:val="22"/>
                <w:szCs w:val="22"/>
              </w:rPr>
            </w:pPr>
            <w:r w:rsidRPr="00997D17">
              <w:rPr>
                <w:sz w:val="22"/>
                <w:szCs w:val="22"/>
              </w:rPr>
              <w:lastRenderedPageBreak/>
              <w:t xml:space="preserve">Move households off floods on the Diwale and Wami, landslides on the </w:t>
            </w:r>
            <w:r w:rsidRPr="00997D17">
              <w:rPr>
                <w:sz w:val="22"/>
                <w:szCs w:val="22"/>
              </w:rPr>
              <w:lastRenderedPageBreak/>
              <w:t>Nguru slopes, and hea to the ward assembly point.</w:t>
            </w:r>
          </w:p>
          <w:p w14:paraId="7D8518EA" w14:textId="67CFDCAA" w:rsidR="008C6B60" w:rsidRPr="00997D17" w:rsidRDefault="00FE0A4D" w:rsidP="00F20E47">
            <w:pPr>
              <w:pStyle w:val="ListBullet"/>
              <w:rPr>
                <w:sz w:val="22"/>
                <w:szCs w:val="22"/>
              </w:rPr>
            </w:pPr>
            <w:ins w:id="3503" w:author="Bonephace Kaijage" w:date="2026-10-14T06:20:00Z" w16du:dateUtc="2026-10-14T04:20:00Z">
              <w:r>
                <w:rPr>
                  <w:sz w:val="22"/>
                  <w:szCs w:val="22"/>
                </w:rPr>
                <w:t>Close and mark the flooded road or bridge on the sites named in Know Your Risk. Divert traffic.</w:t>
              </w:r>
            </w:ins>
            <w:del w:id="3504" w:author="Bonephace Kaijage" w:date="2026-10-14T06:20:00Z" w16du:dateUtc="2026-10-14T04:20:00Z">
              <w:r w:rsidR="005747F5" w:rsidRPr="00997D17" w:rsidDel="00FE0A4D">
                <w:rPr>
                  <w:sz w:val="22"/>
                  <w:szCs w:val="22"/>
                </w:rPr>
                <w:delText>Close and mark the flooded road or bridge on this site. Divert traffic.</w:delText>
              </w:r>
            </w:del>
          </w:p>
          <w:p w14:paraId="57B8DDCF" w14:textId="7360C79E" w:rsidR="008C6B60" w:rsidRPr="00997D17" w:rsidRDefault="00FE0A4D" w:rsidP="00F20E47">
            <w:pPr>
              <w:pStyle w:val="ListBullet"/>
              <w:rPr>
                <w:sz w:val="22"/>
                <w:szCs w:val="22"/>
              </w:rPr>
            </w:pPr>
            <w:ins w:id="3505" w:author="Bonephace Kaijage" w:date="2026-10-14T06:12:00Z" w16du:dateUtc="2026-10-14T04:12:00Z">
              <w:r>
                <w:rPr>
                  <w:sz w:val="22"/>
                  <w:szCs w:val="22"/>
                </w:rPr>
                <w:t>Check that school children, older people and anyone with a disability are accounted for before dark, so that no one is searched for in the night.</w:t>
              </w:r>
            </w:ins>
            <w:del w:id="3506" w:author="Bonephace Kaijage" w:date="2026-10-14T06:12:00Z" w16du:dateUtc="2026-10-14T04:12:00Z">
              <w:r w:rsidR="005747F5" w:rsidRPr="00997D17" w:rsidDel="00FE0A4D">
                <w:rPr>
                  <w:sz w:val="22"/>
                  <w:szCs w:val="22"/>
                </w:rPr>
                <w:delText>Account for school children and older people before dark.</w:delText>
              </w:r>
            </w:del>
          </w:p>
          <w:p w14:paraId="2BBEA0E9" w14:textId="31845972" w:rsidR="002066E7" w:rsidRPr="00997D17" w:rsidRDefault="00FE0A4D" w:rsidP="00F20E47">
            <w:pPr>
              <w:pStyle w:val="ListBullet"/>
              <w:rPr>
                <w:sz w:val="22"/>
                <w:szCs w:val="22"/>
              </w:rPr>
            </w:pPr>
            <w:ins w:id="3507" w:author="Bonephace Kaijage" w:date="2026-10-14T06:14:00Z" w16du:dateUtc="2026-10-14T04:14:00Z">
              <w:r>
                <w:rPr>
                  <w:sz w:val="22"/>
                  <w:szCs w:val="22"/>
                </w:rPr>
                <w:t>Boil or treat drinking water, because floods carry waste into wells; tell the clinic early if anyone has diarrhoea.</w:t>
              </w:r>
            </w:ins>
            <w:del w:id="3508"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1248BC91" w14:textId="2BA6F6C2" w:rsidR="008C6B60" w:rsidRPr="00997D17" w:rsidRDefault="00FE0A4D" w:rsidP="00F20E47">
            <w:pPr>
              <w:pStyle w:val="ListBullet"/>
              <w:rPr>
                <w:sz w:val="22"/>
                <w:szCs w:val="22"/>
                <w:lang w:val="sv-SE"/>
              </w:rPr>
            </w:pPr>
            <w:ins w:id="3509" w:author="Bonephace Kaijage" w:date="2026-10-14T06:16:00Z" w16du:dateUtc="2026-10-14T04:16:00Z">
              <w:r>
                <w:rPr>
                  <w:sz w:val="22"/>
                  <w:szCs w:val="22"/>
                  <w:lang w:val="sv-SE"/>
                </w:rPr>
                <w:lastRenderedPageBreak/>
                <w:t xml:space="preserve">Wasaidieni kaya kuondoka maeneo yaliyotajwa </w:t>
              </w:r>
              <w:r>
                <w:rPr>
                  <w:sz w:val="22"/>
                  <w:szCs w:val="22"/>
                  <w:lang w:val="sv-SE"/>
                </w:rPr>
                <w:lastRenderedPageBreak/>
                <w:t>kwenda kituo cha kata, mkianza na wasioweza kuondoka peke yao.</w:t>
              </w:r>
            </w:ins>
            <w:del w:id="3510" w:author="Bonephace Kaijage" w:date="2026-10-14T06:16:00Z" w16du:dateUtc="2026-10-14T04:16:00Z">
              <w:r w:rsidR="005747F5" w:rsidRPr="00997D17" w:rsidDel="00FE0A4D">
                <w:rPr>
                  <w:sz w:val="22"/>
                  <w:szCs w:val="22"/>
                  <w:lang w:val="sv-SE"/>
                </w:rPr>
                <w:delText>Hamisha kaya kutoka eneo hili kwenda kituo cha kata.</w:delText>
              </w:r>
            </w:del>
          </w:p>
          <w:p w14:paraId="68653295" w14:textId="5E3B5E4E"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2F2A470C" w14:textId="6B00A9CB" w:rsidR="008C6B60" w:rsidRPr="00997D17" w:rsidRDefault="00FE0A4D" w:rsidP="00F20E47">
            <w:pPr>
              <w:pStyle w:val="ListBullet"/>
              <w:rPr>
                <w:sz w:val="22"/>
                <w:szCs w:val="22"/>
              </w:rPr>
            </w:pPr>
            <w:ins w:id="3511" w:author="Bonephace Kaijage" w:date="2026-10-14T06:12:00Z" w16du:dateUtc="2026-10-14T04:12:00Z">
              <w:r>
                <w:rPr>
                  <w:sz w:val="22"/>
                  <w:szCs w:val="22"/>
                </w:rPr>
                <w:t>Hakikisheni watoto wa shule, wazee na watu wenye ulemavu wote wamepatikana kabla ya giza, ili asitafutwe mtu usiku.</w:t>
              </w:r>
            </w:ins>
            <w:del w:id="3512" w:author="Bonephace Kaijage" w:date="2026-10-14T06:12:00Z" w16du:dateUtc="2026-10-14T04:12:00Z">
              <w:r w:rsidR="005747F5" w:rsidRPr="00997D17" w:rsidDel="00FE0A4D">
                <w:rPr>
                  <w:sz w:val="22"/>
                  <w:szCs w:val="22"/>
                </w:rPr>
                <w:delText>Hakiki watoto wa shule na wazee kabla ya giza.</w:delText>
              </w:r>
            </w:del>
          </w:p>
          <w:p w14:paraId="4B2FD9EB" w14:textId="7211A0B7"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27E384EB" w14:textId="77777777" w:rsidTr="002066E7">
        <w:tc>
          <w:tcPr>
            <w:tcW w:w="2278" w:type="dxa"/>
          </w:tcPr>
          <w:p w14:paraId="61DA2BA6" w14:textId="77777777" w:rsidR="002066E7" w:rsidRPr="00997D17" w:rsidRDefault="002066E7" w:rsidP="00FE4152">
            <w:pPr>
              <w:pStyle w:val="ListParagraph"/>
              <w:rPr>
                <w:sz w:val="22"/>
                <w:szCs w:val="22"/>
                <w:lang w:val="sv-SE"/>
              </w:rPr>
            </w:pPr>
          </w:p>
        </w:tc>
        <w:tc>
          <w:tcPr>
            <w:tcW w:w="2278" w:type="dxa"/>
          </w:tcPr>
          <w:p w14:paraId="09C96570" w14:textId="6690522C"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0E451CE8" w14:textId="45B96E78" w:rsidR="002066E7" w:rsidRPr="00997D17" w:rsidRDefault="00FE0A4D" w:rsidP="00FE4152">
            <w:pPr>
              <w:pStyle w:val="ListParagraph"/>
              <w:rPr>
                <w:sz w:val="22"/>
                <w:szCs w:val="22"/>
              </w:rPr>
            </w:pPr>
            <w:ins w:id="3513"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being organised; please follow the committee's </w:t>
              </w:r>
              <w:r>
                <w:rPr>
                  <w:sz w:val="22"/>
                  <w:szCs w:val="22"/>
                </w:rPr>
                <w:lastRenderedPageBreak/>
                <w:t>instructions and look out for neighbours.</w:t>
              </w:r>
            </w:ins>
            <w:del w:id="351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C72B1FF" w14:textId="28E6EF46" w:rsidR="002066E7" w:rsidRPr="00997D17" w:rsidRDefault="00FE0A4D" w:rsidP="00FE4152">
            <w:pPr>
              <w:pStyle w:val="ListParagraph"/>
              <w:rPr>
                <w:sz w:val="22"/>
                <w:szCs w:val="22"/>
              </w:rPr>
            </w:pPr>
            <w:ins w:id="3515" w:author="Bonephace Kaijage" w:date="2026-10-14T06:23:00Z" w16du:dateUtc="2026-10-14T04:23:00Z">
              <w:r>
                <w:rPr>
                  <w:sz w:val="22"/>
                  <w:szCs w:val="22"/>
                </w:rPr>
                <w:lastRenderedPageBreak/>
                <w:t xml:space="preserve">Hali katika maeneo yaliyotajwa kwenye Fahamu Hatari sasa ni hatari kwa maisha: nyumba zimeharibika, watu wamekatwa, na kuna hatari halisi ya kuzama, kujeruhiwa au magonjwa. Msaada unaandaliwa; tafadhali fuateni </w:t>
              </w:r>
              <w:r>
                <w:rPr>
                  <w:sz w:val="22"/>
                  <w:szCs w:val="22"/>
                </w:rPr>
                <w:lastRenderedPageBreak/>
                <w:t>maelekezo ya kamati na muangaliane na majirani.</w:t>
              </w:r>
            </w:ins>
            <w:del w:id="351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272FCAE" w14:textId="75B334FB" w:rsidR="008C6B60" w:rsidRPr="00997D17" w:rsidRDefault="00FE0A4D" w:rsidP="00F20E47">
            <w:pPr>
              <w:pStyle w:val="ListBullet"/>
              <w:rPr>
                <w:sz w:val="22"/>
                <w:szCs w:val="22"/>
              </w:rPr>
            </w:pPr>
            <w:ins w:id="3517" w:author="Bonephace Kaijage" w:date="2026-10-14T06:03:00Z" w16du:dateUtc="2026-10-14T04:03:00Z">
              <w:r>
                <w:rPr>
                  <w:sz w:val="22"/>
                  <w:szCs w:val="22"/>
                </w:rPr>
                <w:lastRenderedPageBreak/>
                <w:t>Please move now to the agreed safe ground, helping anyone who cannot move alone; the water or ground here can become dangerous faster than it looks. Return only when the committee confirms it is safe.</w:t>
              </w:r>
            </w:ins>
            <w:del w:id="3518"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07CDEA32" w14:textId="2709E93A" w:rsidR="008C6B60" w:rsidRPr="00997D17" w:rsidRDefault="005747F5" w:rsidP="00F20E47">
            <w:pPr>
              <w:pStyle w:val="ListBullet"/>
              <w:rPr>
                <w:sz w:val="22"/>
                <w:szCs w:val="22"/>
              </w:rPr>
            </w:pPr>
            <w:r w:rsidRPr="00997D17">
              <w:rPr>
                <w:sz w:val="22"/>
                <w:szCs w:val="22"/>
              </w:rPr>
              <w:lastRenderedPageBreak/>
              <w:t>Call 114 and 190. Keep the access road clear for ambulances.</w:t>
            </w:r>
          </w:p>
          <w:p w14:paraId="2BEB1ADE" w14:textId="7069108D" w:rsidR="008C6B60" w:rsidRPr="00997D17" w:rsidRDefault="005747F5" w:rsidP="00F20E47">
            <w:pPr>
              <w:pStyle w:val="ListBullet"/>
              <w:rPr>
                <w:sz w:val="22"/>
                <w:szCs w:val="22"/>
              </w:rPr>
            </w:pPr>
            <w:r w:rsidRPr="00997D17">
              <w:rPr>
                <w:sz w:val="22"/>
                <w:szCs w:val="22"/>
              </w:rPr>
              <w:t>Open the shelter and register every household. Note who is missing.</w:t>
            </w:r>
          </w:p>
          <w:p w14:paraId="27234294" w14:textId="4863AF0A"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6DF237C4" w14:textId="114D40C2"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7063708C" w14:textId="0E296949"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3558F3D1" w14:textId="7D73CB43"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0EBDF16C" w14:textId="4E9D987D" w:rsidR="002066E7" w:rsidRPr="00997D17" w:rsidRDefault="005747F5" w:rsidP="00F20E47">
            <w:pPr>
              <w:pStyle w:val="ListBullet"/>
              <w:rPr>
                <w:sz w:val="22"/>
                <w:szCs w:val="22"/>
                <w:lang w:val="sv-SE"/>
              </w:rPr>
            </w:pPr>
            <w:r w:rsidRPr="00997D17">
              <w:rPr>
                <w:sz w:val="22"/>
                <w:szCs w:val="22"/>
                <w:lang w:val="sv-SE"/>
              </w:rPr>
              <w:lastRenderedPageBreak/>
              <w:t>Timu ya afya: majeruhi kwanza, kisha kipindupindu maji yakiwa machafu.</w:t>
            </w:r>
          </w:p>
        </w:tc>
      </w:tr>
      <w:tr w:rsidR="002066E7" w:rsidRPr="000343A2" w14:paraId="4A65AA93" w14:textId="77777777" w:rsidTr="002066E7">
        <w:tc>
          <w:tcPr>
            <w:tcW w:w="2278" w:type="dxa"/>
          </w:tcPr>
          <w:p w14:paraId="5E6EE630" w14:textId="550BC552" w:rsidR="002066E7" w:rsidRPr="00997D17" w:rsidRDefault="002066E7" w:rsidP="00FE4152">
            <w:pPr>
              <w:pStyle w:val="ListParagraph"/>
              <w:rPr>
                <w:sz w:val="22"/>
                <w:szCs w:val="22"/>
              </w:rPr>
            </w:pPr>
            <w:r w:rsidRPr="00997D17">
              <w:rPr>
                <w:sz w:val="22"/>
                <w:szCs w:val="22"/>
              </w:rPr>
              <w:lastRenderedPageBreak/>
              <w:t>Ulanga District Council</w:t>
            </w:r>
          </w:p>
        </w:tc>
        <w:tc>
          <w:tcPr>
            <w:tcW w:w="2278" w:type="dxa"/>
          </w:tcPr>
          <w:p w14:paraId="5F81AFD4" w14:textId="3F9DBBAC"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0D43438B" w14:textId="6967BAA0" w:rsidR="002066E7" w:rsidRPr="00997D17" w:rsidRDefault="008C6B60" w:rsidP="00FE4152">
            <w:pPr>
              <w:pStyle w:val="ListParagraph"/>
              <w:rPr>
                <w:sz w:val="22"/>
                <w:szCs w:val="22"/>
              </w:rPr>
            </w:pPr>
            <w:r w:rsidRPr="00997D17">
              <w:rPr>
                <w:sz w:val="22"/>
                <w:szCs w:val="22"/>
              </w:rPr>
              <w:t>Kilombero floods, heavy rain with strong winds and hail (recorded in 2025), and cholera. A few roads slippery, a few low homes wet, and lightning where storms build.</w:t>
            </w:r>
          </w:p>
        </w:tc>
        <w:tc>
          <w:tcPr>
            <w:tcW w:w="2278" w:type="dxa"/>
          </w:tcPr>
          <w:p w14:paraId="6882D1B5" w14:textId="0D93104A"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2991C419" w14:textId="20EF7E6F" w:rsidR="008C6B60" w:rsidRPr="00997D17" w:rsidRDefault="005747F5" w:rsidP="00F20E47">
            <w:pPr>
              <w:pStyle w:val="ListBullet"/>
              <w:rPr>
                <w:sz w:val="22"/>
                <w:szCs w:val="22"/>
              </w:rPr>
            </w:pPr>
            <w:r w:rsidRPr="00997D17">
              <w:rPr>
                <w:sz w:val="22"/>
                <w:szCs w:val="22"/>
              </w:rPr>
              <w:t>Before the rain, walk Kilombero floods, heavy rain with strong winds and hail (recorded in 2 and clear the drains and culverts.</w:t>
            </w:r>
          </w:p>
          <w:p w14:paraId="638F6FAC" w14:textId="53155CCD" w:rsidR="008C6B60" w:rsidRPr="00997D17" w:rsidRDefault="00FE0A4D" w:rsidP="00F20E47">
            <w:pPr>
              <w:pStyle w:val="ListBullet"/>
              <w:rPr>
                <w:sz w:val="22"/>
                <w:szCs w:val="22"/>
              </w:rPr>
            </w:pPr>
            <w:ins w:id="3519"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3520" w:author="Bonephace Kaijage" w:date="2026-10-14T06:18:00Z" w16du:dateUtc="2026-10-14T04:18:00Z">
              <w:r w:rsidR="005747F5" w:rsidRPr="00997D17" w:rsidDel="00FE0A4D">
                <w:rPr>
                  <w:sz w:val="22"/>
                  <w:szCs w:val="22"/>
                </w:rPr>
                <w:delText>Households along this site raise food, documents and children above the floor.</w:delText>
              </w:r>
            </w:del>
          </w:p>
          <w:p w14:paraId="18834585" w14:textId="61EA3BFC" w:rsidR="008C6B60" w:rsidRPr="00997D17" w:rsidRDefault="00FE0A4D" w:rsidP="00F20E47">
            <w:pPr>
              <w:pStyle w:val="ListBullet"/>
              <w:rPr>
                <w:sz w:val="22"/>
                <w:szCs w:val="22"/>
              </w:rPr>
            </w:pPr>
            <w:ins w:id="3521"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522" w:author="Bonephace Kaijage" w:date="2026-10-14T06:14:00Z" w16du:dateUtc="2026-10-14T04:14:00Z">
              <w:r w:rsidR="005747F5" w:rsidRPr="00997D17" w:rsidDel="00FE0A4D">
                <w:rPr>
                  <w:sz w:val="22"/>
                  <w:szCs w:val="22"/>
                </w:rPr>
                <w:delText>Save 190 and the ward chair number. Keep a torch and drinking water.</w:delText>
              </w:r>
            </w:del>
          </w:p>
          <w:p w14:paraId="7DB3FF04" w14:textId="3B26D45D" w:rsidR="002066E7" w:rsidRPr="00997D17" w:rsidRDefault="005747F5" w:rsidP="00F20E47">
            <w:pPr>
              <w:pStyle w:val="ListBullet"/>
              <w:rPr>
                <w:sz w:val="22"/>
                <w:szCs w:val="22"/>
              </w:rPr>
            </w:pPr>
            <w:r w:rsidRPr="00997D17">
              <w:rPr>
                <w:sz w:val="22"/>
                <w:szCs w:val="22"/>
              </w:rPr>
              <w:lastRenderedPageBreak/>
              <w:t>Do not drive or walk through water on the road. Headlights on, slow down.</w:t>
            </w:r>
          </w:p>
        </w:tc>
        <w:tc>
          <w:tcPr>
            <w:tcW w:w="2279" w:type="dxa"/>
          </w:tcPr>
          <w:p w14:paraId="0C876640" w14:textId="3243CC80"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2B3BE251" w14:textId="6F931179"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6C9A9443" w14:textId="706575CC"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7D4B3CBA" w14:textId="5F6FA62D"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3AAFA050" w14:textId="77777777" w:rsidTr="002066E7">
        <w:tc>
          <w:tcPr>
            <w:tcW w:w="2278" w:type="dxa"/>
          </w:tcPr>
          <w:p w14:paraId="394D9EBF" w14:textId="77777777" w:rsidR="002066E7" w:rsidRPr="00997D17" w:rsidRDefault="002066E7" w:rsidP="00FE4152">
            <w:pPr>
              <w:pStyle w:val="ListParagraph"/>
              <w:rPr>
                <w:sz w:val="22"/>
                <w:szCs w:val="22"/>
                <w:lang w:val="sv-SE"/>
              </w:rPr>
            </w:pPr>
          </w:p>
        </w:tc>
        <w:tc>
          <w:tcPr>
            <w:tcW w:w="2278" w:type="dxa"/>
          </w:tcPr>
          <w:p w14:paraId="71CFDAF4" w14:textId="6F70A1D2"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4E0FAD1D" w14:textId="7F54C0E6" w:rsidR="002066E7" w:rsidRPr="00997D17" w:rsidRDefault="008C6B60" w:rsidP="00FE4152">
            <w:pPr>
              <w:pStyle w:val="ListParagraph"/>
              <w:rPr>
                <w:sz w:val="22"/>
                <w:szCs w:val="22"/>
              </w:rPr>
            </w:pPr>
            <w:r w:rsidRPr="00997D17">
              <w:rPr>
                <w:sz w:val="22"/>
                <w:szCs w:val="22"/>
              </w:rPr>
              <w:t>Kilombero floods, heavy rain with strong winds and hail (recorded in 2025), and cholera. Roads, water points or houses at the named sites are now affected. Some journeys and classes are disrupted.</w:t>
            </w:r>
          </w:p>
        </w:tc>
        <w:tc>
          <w:tcPr>
            <w:tcW w:w="2278" w:type="dxa"/>
          </w:tcPr>
          <w:p w14:paraId="4A710FB8" w14:textId="5266EECF"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3EF879CE" w14:textId="11F93A18" w:rsidR="008C6B60" w:rsidRPr="00997D17" w:rsidRDefault="005747F5" w:rsidP="00F20E47">
            <w:pPr>
              <w:pStyle w:val="ListBullet"/>
              <w:rPr>
                <w:sz w:val="22"/>
                <w:szCs w:val="22"/>
              </w:rPr>
            </w:pPr>
            <w:r w:rsidRPr="00997D17">
              <w:rPr>
                <w:sz w:val="22"/>
                <w:szCs w:val="22"/>
              </w:rPr>
              <w:t>Move households off Kilombero floods, heavy rain with strong winds and hail (recorded in 2 to the ward assembly point.</w:t>
            </w:r>
          </w:p>
          <w:p w14:paraId="2206890A" w14:textId="0D008125" w:rsidR="008C6B60" w:rsidRPr="00997D17" w:rsidRDefault="00FE0A4D" w:rsidP="00F20E47">
            <w:pPr>
              <w:pStyle w:val="ListBullet"/>
              <w:rPr>
                <w:sz w:val="22"/>
                <w:szCs w:val="22"/>
              </w:rPr>
            </w:pPr>
            <w:ins w:id="3523" w:author="Bonephace Kaijage" w:date="2026-10-14T06:20:00Z" w16du:dateUtc="2026-10-14T04:20:00Z">
              <w:r>
                <w:rPr>
                  <w:sz w:val="22"/>
                  <w:szCs w:val="22"/>
                </w:rPr>
                <w:t>Close and mark the flooded road or bridge on the sites named in Know Your Risk. Divert traffic.</w:t>
              </w:r>
            </w:ins>
            <w:del w:id="3524" w:author="Bonephace Kaijage" w:date="2026-10-14T06:20:00Z" w16du:dateUtc="2026-10-14T04:20:00Z">
              <w:r w:rsidR="005747F5" w:rsidRPr="00997D17" w:rsidDel="00FE0A4D">
                <w:rPr>
                  <w:sz w:val="22"/>
                  <w:szCs w:val="22"/>
                </w:rPr>
                <w:delText>Close and mark the flooded road or bridge on this site. Divert traffic.</w:delText>
              </w:r>
            </w:del>
          </w:p>
          <w:p w14:paraId="4BD2DEB0" w14:textId="7F5A17AE" w:rsidR="008C6B60" w:rsidRPr="00997D17" w:rsidRDefault="00FE0A4D" w:rsidP="00F20E47">
            <w:pPr>
              <w:pStyle w:val="ListBullet"/>
              <w:rPr>
                <w:sz w:val="22"/>
                <w:szCs w:val="22"/>
              </w:rPr>
            </w:pPr>
            <w:ins w:id="3525" w:author="Bonephace Kaijage" w:date="2026-10-14T06:12:00Z" w16du:dateUtc="2026-10-14T04:12:00Z">
              <w:r>
                <w:rPr>
                  <w:sz w:val="22"/>
                  <w:szCs w:val="22"/>
                </w:rPr>
                <w:t>Check that school children, older people and anyone with a disability are accounted for before dark, so that no one is searched for in the night.</w:t>
              </w:r>
            </w:ins>
            <w:del w:id="3526" w:author="Bonephace Kaijage" w:date="2026-10-14T06:12:00Z" w16du:dateUtc="2026-10-14T04:12:00Z">
              <w:r w:rsidR="005747F5" w:rsidRPr="00997D17" w:rsidDel="00FE0A4D">
                <w:rPr>
                  <w:sz w:val="22"/>
                  <w:szCs w:val="22"/>
                </w:rPr>
                <w:delText>Account for school children and older people before dark.</w:delText>
              </w:r>
            </w:del>
          </w:p>
          <w:p w14:paraId="6E74EC0B" w14:textId="562C8224" w:rsidR="002066E7" w:rsidRPr="00997D17" w:rsidRDefault="00FE0A4D" w:rsidP="00F20E47">
            <w:pPr>
              <w:pStyle w:val="ListBullet"/>
              <w:rPr>
                <w:sz w:val="22"/>
                <w:szCs w:val="22"/>
              </w:rPr>
            </w:pPr>
            <w:ins w:id="3527" w:author="Bonephace Kaijage" w:date="2026-10-14T06:14:00Z" w16du:dateUtc="2026-10-14T04:14:00Z">
              <w:r>
                <w:rPr>
                  <w:sz w:val="22"/>
                  <w:szCs w:val="22"/>
                </w:rPr>
                <w:t>Boil or treat drinking water, because floods carry waste into wells; tell the clinic early if anyone has diarrhoea.</w:t>
              </w:r>
            </w:ins>
            <w:del w:id="3528"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4EDD535D" w14:textId="44A98743" w:rsidR="008C6B60" w:rsidRPr="00997D17" w:rsidRDefault="00FE0A4D" w:rsidP="00F20E47">
            <w:pPr>
              <w:pStyle w:val="ListBullet"/>
              <w:rPr>
                <w:sz w:val="22"/>
                <w:szCs w:val="22"/>
                <w:lang w:val="sv-SE"/>
              </w:rPr>
            </w:pPr>
            <w:ins w:id="3529" w:author="Bonephace Kaijage" w:date="2026-10-14T06:16:00Z" w16du:dateUtc="2026-10-14T04:16:00Z">
              <w:r>
                <w:rPr>
                  <w:sz w:val="22"/>
                  <w:szCs w:val="22"/>
                  <w:lang w:val="sv-SE"/>
                </w:rPr>
                <w:t>Wasaidieni kaya kuondoka maeneo yaliyotajwa kwenda kituo cha kata, mkianza na wasioweza kuondoka peke yao.</w:t>
              </w:r>
            </w:ins>
            <w:del w:id="3530" w:author="Bonephace Kaijage" w:date="2026-10-14T06:16:00Z" w16du:dateUtc="2026-10-14T04:16:00Z">
              <w:r w:rsidR="005747F5" w:rsidRPr="00997D17" w:rsidDel="00FE0A4D">
                <w:rPr>
                  <w:sz w:val="22"/>
                  <w:szCs w:val="22"/>
                  <w:lang w:val="sv-SE"/>
                </w:rPr>
                <w:delText>Hamisha kaya kutoka eneo hili kwenda kituo cha kata.</w:delText>
              </w:r>
            </w:del>
          </w:p>
          <w:p w14:paraId="2CA35D39" w14:textId="7ADBB2C2"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24E67C7F" w14:textId="6C4567F1" w:rsidR="008C6B60" w:rsidRPr="00997D17" w:rsidRDefault="00FE0A4D" w:rsidP="00F20E47">
            <w:pPr>
              <w:pStyle w:val="ListBullet"/>
              <w:rPr>
                <w:sz w:val="22"/>
                <w:szCs w:val="22"/>
              </w:rPr>
            </w:pPr>
            <w:ins w:id="3531" w:author="Bonephace Kaijage" w:date="2026-10-14T06:12:00Z" w16du:dateUtc="2026-10-14T04:12:00Z">
              <w:r>
                <w:rPr>
                  <w:sz w:val="22"/>
                  <w:szCs w:val="22"/>
                </w:rPr>
                <w:t>Hakikisheni watoto wa shule, wazee na watu wenye ulemavu wote wamepatikana kabla ya giza, ili asitafutwe mtu usiku.</w:t>
              </w:r>
            </w:ins>
            <w:del w:id="3532" w:author="Bonephace Kaijage" w:date="2026-10-14T06:12:00Z" w16du:dateUtc="2026-10-14T04:12:00Z">
              <w:r w:rsidR="005747F5" w:rsidRPr="00997D17" w:rsidDel="00FE0A4D">
                <w:rPr>
                  <w:sz w:val="22"/>
                  <w:szCs w:val="22"/>
                </w:rPr>
                <w:delText>Hakiki watoto wa shule na wazee kabla ya giza.</w:delText>
              </w:r>
            </w:del>
          </w:p>
          <w:p w14:paraId="169058E9" w14:textId="0D33AAFA"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4722A3CE" w14:textId="77777777" w:rsidTr="002066E7">
        <w:tc>
          <w:tcPr>
            <w:tcW w:w="2278" w:type="dxa"/>
          </w:tcPr>
          <w:p w14:paraId="7EA5E357" w14:textId="77777777" w:rsidR="002066E7" w:rsidRPr="00997D17" w:rsidRDefault="002066E7" w:rsidP="00FE4152">
            <w:pPr>
              <w:pStyle w:val="ListParagraph"/>
              <w:rPr>
                <w:sz w:val="22"/>
                <w:szCs w:val="22"/>
                <w:lang w:val="sv-SE"/>
              </w:rPr>
            </w:pPr>
          </w:p>
        </w:tc>
        <w:tc>
          <w:tcPr>
            <w:tcW w:w="2278" w:type="dxa"/>
          </w:tcPr>
          <w:p w14:paraId="3D0F8F58" w14:textId="2F4950C5"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8FAFDDC" w14:textId="3C654565" w:rsidR="002066E7" w:rsidRPr="00997D17" w:rsidRDefault="00FE0A4D" w:rsidP="00FE4152">
            <w:pPr>
              <w:pStyle w:val="ListParagraph"/>
              <w:rPr>
                <w:sz w:val="22"/>
                <w:szCs w:val="22"/>
              </w:rPr>
            </w:pPr>
            <w:ins w:id="3533" w:author="Bonephace Kaijage" w:date="2026-10-14T06:20:00Z" w16du:dateUtc="2026-10-14T04:20:00Z">
              <w:r>
                <w:rPr>
                  <w:sz w:val="22"/>
                  <w:szCs w:val="22"/>
                </w:rPr>
                <w:t xml:space="preserve">Conditions at the sites named in Know Your Risk are now life-threatening: houses damaged, </w:t>
              </w:r>
              <w:r>
                <w:rPr>
                  <w:sz w:val="22"/>
                  <w:szCs w:val="22"/>
                </w:rPr>
                <w:lastRenderedPageBreak/>
                <w:t>people cut off, and a real risk of drowning, injury or disease. Help is being organised; please follow the committee's instructions and look out for neighbours.</w:t>
              </w:r>
            </w:ins>
            <w:del w:id="353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FE9A10F" w14:textId="38392031" w:rsidR="002066E7" w:rsidRPr="00997D17" w:rsidRDefault="00FE0A4D" w:rsidP="00FE4152">
            <w:pPr>
              <w:pStyle w:val="ListParagraph"/>
              <w:rPr>
                <w:sz w:val="22"/>
                <w:szCs w:val="22"/>
              </w:rPr>
            </w:pPr>
            <w:ins w:id="3535" w:author="Bonephace Kaijage" w:date="2026-10-14T06:23:00Z" w16du:dateUtc="2026-10-14T04:23:00Z">
              <w:r>
                <w:rPr>
                  <w:sz w:val="22"/>
                  <w:szCs w:val="22"/>
                </w:rPr>
                <w:lastRenderedPageBreak/>
                <w:t xml:space="preserve">Hali katika maeneo yaliyotajwa kwenye Fahamu Hatari sasa ni hatari kwa maisha: nyumba </w:t>
              </w:r>
              <w:r>
                <w:rPr>
                  <w:sz w:val="22"/>
                  <w:szCs w:val="22"/>
                </w:rPr>
                <w:lastRenderedPageBreak/>
                <w:t>zimeharibika, watu wamekatwa, na kuna hatari halisi ya kuzama, kujeruhiwa au magonjwa. Msaada unaandaliwa; tafadhali fuateni maelekezo ya kamati na muangaliane na majirani.</w:t>
              </w:r>
            </w:ins>
            <w:del w:id="3536"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3C40966" w14:textId="7FA2EA36" w:rsidR="008C6B60" w:rsidRPr="00997D17" w:rsidRDefault="00FE0A4D" w:rsidP="00F20E47">
            <w:pPr>
              <w:pStyle w:val="ListBullet"/>
              <w:rPr>
                <w:sz w:val="22"/>
                <w:szCs w:val="22"/>
              </w:rPr>
            </w:pPr>
            <w:ins w:id="3537" w:author="Bonephace Kaijage" w:date="2026-10-14T06:03:00Z" w16du:dateUtc="2026-10-14T04:03:00Z">
              <w:r>
                <w:rPr>
                  <w:sz w:val="22"/>
                  <w:szCs w:val="22"/>
                </w:rPr>
                <w:lastRenderedPageBreak/>
                <w:t xml:space="preserve">Please move now to the agreed safe ground, helping anyone who cannot move alone; the </w:t>
              </w:r>
              <w:r>
                <w:rPr>
                  <w:sz w:val="22"/>
                  <w:szCs w:val="22"/>
                </w:rPr>
                <w:lastRenderedPageBreak/>
                <w:t>water or ground here can become dangerous faster than it looks. Return only when the committee confirms it is safe.</w:t>
              </w:r>
            </w:ins>
            <w:del w:id="3538"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0174D965" w14:textId="106D5D88" w:rsidR="008C6B60" w:rsidRPr="00997D17" w:rsidRDefault="005747F5" w:rsidP="00F20E47">
            <w:pPr>
              <w:pStyle w:val="ListBullet"/>
              <w:rPr>
                <w:sz w:val="22"/>
                <w:szCs w:val="22"/>
              </w:rPr>
            </w:pPr>
            <w:r w:rsidRPr="00997D17">
              <w:rPr>
                <w:sz w:val="22"/>
                <w:szCs w:val="22"/>
              </w:rPr>
              <w:t>Call 114 and 190. Keep the access road clear for ambulances.</w:t>
            </w:r>
          </w:p>
          <w:p w14:paraId="644F34A8" w14:textId="64EE8191" w:rsidR="008C6B60" w:rsidRPr="00997D17" w:rsidRDefault="005747F5" w:rsidP="00F20E47">
            <w:pPr>
              <w:pStyle w:val="ListBullet"/>
              <w:rPr>
                <w:sz w:val="22"/>
                <w:szCs w:val="22"/>
              </w:rPr>
            </w:pPr>
            <w:r w:rsidRPr="00997D17">
              <w:rPr>
                <w:sz w:val="22"/>
                <w:szCs w:val="22"/>
              </w:rPr>
              <w:t>Open the shelter and register every household. Note who is missing.</w:t>
            </w:r>
          </w:p>
          <w:p w14:paraId="70D4A8DE" w14:textId="2DD7D33A"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5CB0A856" w14:textId="66029197"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520DD2F6" w14:textId="6C2E302C" w:rsidR="008C6B60" w:rsidRPr="00997D17" w:rsidRDefault="005747F5" w:rsidP="00F20E47">
            <w:pPr>
              <w:pStyle w:val="ListBullet"/>
              <w:rPr>
                <w:sz w:val="22"/>
                <w:szCs w:val="22"/>
                <w:lang w:val="sv-SE"/>
              </w:rPr>
            </w:pPr>
            <w:r w:rsidRPr="00997D17">
              <w:rPr>
                <w:sz w:val="22"/>
                <w:szCs w:val="22"/>
                <w:lang w:val="sv-SE"/>
              </w:rPr>
              <w:lastRenderedPageBreak/>
              <w:t>Piga 114 na 190. Acha barabara ya kufika wazi kwa magari ya wagonjwa.</w:t>
            </w:r>
          </w:p>
          <w:p w14:paraId="2DB63CDB" w14:textId="30A18BC7"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295F468F" w14:textId="72315B54"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bl>
    <w:p w14:paraId="1FE161B9" w14:textId="77777777" w:rsidR="00250A71" w:rsidRPr="008F12E3" w:rsidRDefault="00FE4152" w:rsidP="00FE4152">
      <w:pPr>
        <w:pStyle w:val="ListParagraph"/>
        <w:rPr>
          <w:sz w:val="22"/>
          <w:szCs w:val="22"/>
        </w:rPr>
      </w:pPr>
      <w:r w:rsidRPr="00997D17">
        <w:rPr>
          <w:sz w:val="22"/>
          <w:szCs w:val="22"/>
        </w:rPr>
        <w:lastRenderedPageBreak/>
        <w:t>Morogoro Municipal Council — Halmashauri ya Manispaa ya Morogoro (Morogoro Urban / Morogoro Mjini)</w:t>
      </w:r>
    </w:p>
    <w:p w14:paraId="01C38072" w14:textId="77777777" w:rsidR="000C3051" w:rsidRDefault="00FE4152" w:rsidP="00FE4152">
      <w:pPr>
        <w:rPr>
          <w:sz w:val="22"/>
          <w:szCs w:val="22"/>
        </w:rPr>
      </w:pPr>
      <w:r w:rsidRPr="00997D17">
        <w:rPr>
          <w:sz w:val="22"/>
          <w:szCs w:val="22"/>
        </w:rPr>
        <w:t>15. MTWARA REGION | MKOA WA MTWARA</w:t>
      </w:r>
    </w:p>
    <w:p w14:paraId="21452ACF" w14:textId="77777777" w:rsidR="000C3051" w:rsidRDefault="000C3051" w:rsidP="000C3051">
      <w:pPr>
        <w:rPr>
          <w:color w:val="000000"/>
        </w:rPr>
      </w:pPr>
    </w:p>
    <w:p w14:paraId="7D8026D1" w14:textId="77777777" w:rsidR="000C3051" w:rsidRDefault="000C3051" w:rsidP="000C3051">
      <w:pPr>
        <w:pStyle w:val="Strong1"/>
        <w:jc w:val="both"/>
        <w:rPr>
          <w:color w:val="000000"/>
        </w:rPr>
      </w:pPr>
      <w:r w:rsidRPr="000C3051">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0C3051" w:rsidRPr="000C3051" w14:paraId="4CC00929" w14:textId="77777777" w:rsidTr="000C3051">
        <w:tc>
          <w:tcPr>
            <w:tcW w:w="3420" w:type="dxa"/>
            <w:shd w:val="clear" w:color="D9D9D9" w:fill="D9D9D9"/>
          </w:tcPr>
          <w:p w14:paraId="4C91E441" w14:textId="22BB133D" w:rsidR="000C3051" w:rsidRPr="000C3051" w:rsidRDefault="000C3051" w:rsidP="000C3051">
            <w:pPr>
              <w:jc w:val="both"/>
              <w:rPr>
                <w:color w:val="000000"/>
              </w:rPr>
            </w:pPr>
            <w:r w:rsidRPr="000C3051">
              <w:rPr>
                <w:color w:val="000000"/>
              </w:rPr>
              <w:t>AREA (EN)</w:t>
            </w:r>
          </w:p>
        </w:tc>
        <w:tc>
          <w:tcPr>
            <w:tcW w:w="3235" w:type="dxa"/>
            <w:shd w:val="clear" w:color="D9D9D9" w:fill="D9D9D9"/>
          </w:tcPr>
          <w:p w14:paraId="13EE78DE" w14:textId="7DDDDF3A" w:rsidR="000C3051" w:rsidRPr="000C3051" w:rsidRDefault="000C3051" w:rsidP="000C3051">
            <w:pPr>
              <w:jc w:val="both"/>
              <w:rPr>
                <w:color w:val="000000"/>
              </w:rPr>
            </w:pPr>
            <w:r w:rsidRPr="000C3051">
              <w:rPr>
                <w:color w:val="000000"/>
              </w:rPr>
              <w:t>ENEO (SW)</w:t>
            </w:r>
          </w:p>
        </w:tc>
        <w:tc>
          <w:tcPr>
            <w:tcW w:w="3605" w:type="dxa"/>
            <w:shd w:val="clear" w:color="D9D9D9" w:fill="D9D9D9"/>
          </w:tcPr>
          <w:p w14:paraId="3E9F9BAA" w14:textId="43C9ACA1" w:rsidR="000C3051" w:rsidRPr="000C3051" w:rsidRDefault="000C3051" w:rsidP="000C3051">
            <w:pPr>
              <w:jc w:val="both"/>
              <w:rPr>
                <w:color w:val="000000"/>
              </w:rPr>
            </w:pPr>
            <w:r w:rsidRPr="000C3051">
              <w:rPr>
                <w:color w:val="000000"/>
              </w:rPr>
              <w:t>RISK STATEMENT (EN)</w:t>
            </w:r>
          </w:p>
        </w:tc>
        <w:tc>
          <w:tcPr>
            <w:tcW w:w="3325" w:type="dxa"/>
            <w:shd w:val="clear" w:color="D9D9D9" w:fill="D9D9D9"/>
          </w:tcPr>
          <w:p w14:paraId="0C239962" w14:textId="2AF0805F" w:rsidR="000C3051" w:rsidRPr="000C3051" w:rsidRDefault="000C3051" w:rsidP="000C3051">
            <w:pPr>
              <w:jc w:val="both"/>
              <w:rPr>
                <w:color w:val="000000"/>
              </w:rPr>
            </w:pPr>
            <w:r w:rsidRPr="000C3051">
              <w:rPr>
                <w:color w:val="000000"/>
              </w:rPr>
              <w:t>TAMKO LA HATARI (SW)</w:t>
            </w:r>
          </w:p>
        </w:tc>
      </w:tr>
      <w:tr w:rsidR="000C3051" w:rsidRPr="000C3051" w14:paraId="00355015" w14:textId="77777777" w:rsidTr="000C3051">
        <w:tc>
          <w:tcPr>
            <w:tcW w:w="3420" w:type="dxa"/>
          </w:tcPr>
          <w:p w14:paraId="7E2C4B73" w14:textId="677974DB" w:rsidR="000C3051" w:rsidRPr="000C3051" w:rsidRDefault="000C3051" w:rsidP="000C3051">
            <w:pPr>
              <w:pStyle w:val="ListParagraph"/>
              <w:numPr>
                <w:ilvl w:val="0"/>
                <w:numId w:val="1"/>
              </w:numPr>
              <w:jc w:val="both"/>
              <w:rPr>
                <w:color w:val="000000"/>
              </w:rPr>
            </w:pPr>
            <w:r w:rsidRPr="000C3051">
              <w:rPr>
                <w:color w:val="000000"/>
              </w:rPr>
              <w:t>Mtwara Municipal: Mikindani Bay shore and low streets</w:t>
            </w:r>
          </w:p>
        </w:tc>
        <w:tc>
          <w:tcPr>
            <w:tcW w:w="3235" w:type="dxa"/>
          </w:tcPr>
          <w:p w14:paraId="045767A7" w14:textId="3984E62D" w:rsidR="000C3051" w:rsidRPr="000C3051" w:rsidRDefault="000C3051" w:rsidP="000C3051">
            <w:pPr>
              <w:pStyle w:val="ListParagraph"/>
              <w:numPr>
                <w:ilvl w:val="0"/>
                <w:numId w:val="1"/>
              </w:numPr>
              <w:jc w:val="both"/>
              <w:rPr>
                <w:color w:val="000000"/>
              </w:rPr>
            </w:pPr>
            <w:r w:rsidRPr="000C3051">
              <w:rPr>
                <w:color w:val="000000"/>
              </w:rPr>
              <w:t>Manispaa ya Mtwara: ufukwe wa ghuba ya Mikindani na mitaa ya chini</w:t>
            </w:r>
          </w:p>
        </w:tc>
        <w:tc>
          <w:tcPr>
            <w:tcW w:w="3605" w:type="dxa"/>
          </w:tcPr>
          <w:p w14:paraId="2684E400" w14:textId="4E79FB07" w:rsidR="000C3051" w:rsidRPr="00DC5789" w:rsidRDefault="00DC5789" w:rsidP="00DC5789">
            <w:pPr>
              <w:pStyle w:val="ListParagraph"/>
              <w:numPr>
                <w:ilvl w:val="0"/>
                <w:numId w:val="1"/>
              </w:numPr>
              <w:jc w:val="both"/>
              <w:rPr>
                <w:color w:val="000000"/>
              </w:rPr>
            </w:pPr>
            <w:r w:rsidRPr="00DC5789">
              <w:rPr>
                <w:color w:val="000000"/>
              </w:rPr>
              <w:t>This area is a low coastal town where storm tides and erosion attack the shoreline, heavy rain floods low streets and the port and gas facilities bring industrial risk.</w:t>
            </w:r>
          </w:p>
          <w:p w14:paraId="4B1158E4" w14:textId="77777777" w:rsidR="000343A2" w:rsidRDefault="00DC5789" w:rsidP="00DC5789">
            <w:pPr>
              <w:pStyle w:val="ListParagraph"/>
              <w:numPr>
                <w:ilvl w:val="0"/>
                <w:numId w:val="1"/>
              </w:numPr>
              <w:jc w:val="both"/>
              <w:rPr>
                <w:ins w:id="3539" w:author="Bonephace Kaijage" w:date="2026-10-11T07:16:00Z" w16du:dateUtc="2026-10-11T04:16:00Z"/>
                <w:color w:val="000000"/>
              </w:rPr>
            </w:pPr>
            <w:r>
              <w:rPr>
                <w:color w:val="000000"/>
              </w:rPr>
              <w:t>For those living and trading here, it helps to</w:t>
            </w:r>
            <w:r w:rsidRPr="00DC5789">
              <w:rPr>
                <w:color w:val="000000"/>
              </w:rPr>
              <w:t xml:space="preserve"> build back from the shoreline, protect mangroves, keep drains to the sea open and follow safety rules near port and gas installations.</w:t>
            </w:r>
          </w:p>
          <w:p w14:paraId="5D5A72EE" w14:textId="7909FDA8" w:rsidR="000343A2" w:rsidRDefault="00FE0A4D" w:rsidP="00DC5789">
            <w:pPr>
              <w:pStyle w:val="ListParagraph"/>
              <w:numPr>
                <w:ilvl w:val="0"/>
                <w:numId w:val="1"/>
              </w:numPr>
              <w:jc w:val="both"/>
              <w:rPr>
                <w:ins w:id="3540" w:author="Bonephace Kaijage" w:date="2026-10-11T07:16:00Z" w16du:dateUtc="2026-10-11T04:16:00Z"/>
                <w:color w:val="000000"/>
              </w:rPr>
            </w:pPr>
            <w:ins w:id="3541" w:author="Bonephace Kaijage" w:date="2026-10-14T05:56:00Z" w16du:dateUtc="2026-10-14T03:56:00Z">
              <w:r>
                <w:rPr>
                  <w:color w:val="000000"/>
                </w:rPr>
                <w:t xml:space="preserve">What raises the risk: building on the beach front or on filled </w:t>
              </w:r>
              <w:r>
                <w:rPr>
                  <w:color w:val="000000"/>
                </w:rPr>
                <w:lastRenderedPageBreak/>
                <w:t>ground along Mikindani Bay, cutting mangroves for poles, mining sand from the shore and blocking the drains to the sea with waste.</w:t>
              </w:r>
            </w:ins>
          </w:p>
          <w:p w14:paraId="1B5155DC" w14:textId="77777777" w:rsidR="00FE0A4D" w:rsidRDefault="000343A2" w:rsidP="00DC5789">
            <w:pPr>
              <w:pStyle w:val="ListParagraph"/>
              <w:numPr>
                <w:ilvl w:val="0"/>
                <w:numId w:val="1"/>
              </w:numPr>
              <w:jc w:val="both"/>
              <w:rPr>
                <w:ins w:id="3542" w:author="Bonephace Kaijage" w:date="2026-10-14T05:59:00Z" w16du:dateUtc="2026-10-14T03:59:00Z"/>
                <w:color w:val="000000"/>
              </w:rPr>
            </w:pPr>
            <w:ins w:id="3543" w:author="Bonephace Kaijage" w:date="2026-10-11T07:16:00Z" w16du:dateUtc="2026-10-11T04:16:00Z">
              <w:r>
                <w:rPr>
                  <w:color w:val="000000"/>
                </w:rPr>
                <w:t>Know the higher ground inland that you will move to when a storm-tide or strong-wind warning is given, and go before the tide turns; if an alarm sounds at the port or gas plant, move away upwind as directed and do not go to watch.</w:t>
              </w:r>
            </w:ins>
          </w:p>
          <w:p w14:paraId="2830224C" w14:textId="1A579072" w:rsidR="000C3051" w:rsidRPr="00DC5789" w:rsidRDefault="00FE0A4D" w:rsidP="00DC5789">
            <w:pPr>
              <w:pStyle w:val="ListParagraph"/>
              <w:numPr>
                <w:ilvl w:val="0"/>
                <w:numId w:val="1"/>
              </w:numPr>
              <w:jc w:val="both"/>
              <w:rPr>
                <w:bCs/>
                <w:color w:val="000000"/>
              </w:rPr>
            </w:pPr>
            <w:ins w:id="3544" w:author="Bonephace Kaijage" w:date="2026-10-14T05:59:00Z" w16du:dateUtc="2026-10-14T03:59:00Z">
              <w:r>
                <w:rPr>
                  <w:color w:val="000000"/>
                </w:rPr>
                <w:t>Agree who will help anyone in the household who cannot move, see or hear a warning on their own.</w:t>
              </w:r>
            </w:ins>
          </w:p>
        </w:tc>
        <w:tc>
          <w:tcPr>
            <w:tcW w:w="3325" w:type="dxa"/>
          </w:tcPr>
          <w:p w14:paraId="72E269D7" w14:textId="0E50B161" w:rsidR="000C3051" w:rsidRPr="00DC5789" w:rsidRDefault="00DC5789" w:rsidP="00DC5789">
            <w:pPr>
              <w:pStyle w:val="ListParagraph"/>
              <w:numPr>
                <w:ilvl w:val="0"/>
                <w:numId w:val="1"/>
              </w:numPr>
              <w:jc w:val="both"/>
              <w:rPr>
                <w:color w:val="000000"/>
              </w:rPr>
            </w:pPr>
            <w:r w:rsidRPr="00DC5789">
              <w:rPr>
                <w:color w:val="000000"/>
              </w:rPr>
              <w:lastRenderedPageBreak/>
              <w:t>Eneo hili ni mji wa pwani wa chini ambapo mawimbi makubwa na mmomonyoko hushambulia ufukwe, mvua kubwa hufurika mitaa ya chini na bandari na mitambo ya gesi huleta hatari za viwandani.</w:t>
            </w:r>
          </w:p>
          <w:p w14:paraId="12E8C79B" w14:textId="77777777" w:rsidR="000343A2" w:rsidRDefault="00DC5789" w:rsidP="00DC5789">
            <w:pPr>
              <w:pStyle w:val="ListParagraph"/>
              <w:numPr>
                <w:ilvl w:val="0"/>
                <w:numId w:val="1"/>
              </w:numPr>
              <w:jc w:val="both"/>
              <w:rPr>
                <w:ins w:id="3545" w:author="Bonephace Kaijage" w:date="2026-10-11T07:16:00Z" w16du:dateUtc="2026-10-11T04:16:00Z"/>
                <w:color w:val="000000"/>
              </w:rPr>
            </w:pPr>
            <w:r>
              <w:rPr>
                <w:color w:val="000000"/>
              </w:rPr>
              <w:t>Kwa wanaoishi na kufanya biashara hapa, ni vyema</w:t>
            </w:r>
            <w:r w:rsidRPr="00DC5789">
              <w:rPr>
                <w:color w:val="000000"/>
              </w:rPr>
              <w:t xml:space="preserve"> kujenga mbali na ufukwe, kulinda mikoko, kuweka mitaro inayoelekea baharini wazi na kufuata kanuni za usalama karibu </w:t>
            </w:r>
            <w:r w:rsidRPr="00DC5789">
              <w:rPr>
                <w:color w:val="000000"/>
              </w:rPr>
              <w:lastRenderedPageBreak/>
              <w:t>na bandari na mitambo ya gesi.</w:t>
            </w:r>
          </w:p>
          <w:p w14:paraId="786E9030" w14:textId="4B93CC61" w:rsidR="000343A2" w:rsidRDefault="00FE0A4D" w:rsidP="00DC5789">
            <w:pPr>
              <w:pStyle w:val="ListParagraph"/>
              <w:numPr>
                <w:ilvl w:val="0"/>
                <w:numId w:val="1"/>
              </w:numPr>
              <w:jc w:val="both"/>
              <w:rPr>
                <w:ins w:id="3546" w:author="Bonephace Kaijage" w:date="2026-10-11T07:16:00Z" w16du:dateUtc="2026-10-11T04:16:00Z"/>
                <w:color w:val="000000"/>
              </w:rPr>
            </w:pPr>
            <w:ins w:id="3547" w:author="Bonephace Kaijage" w:date="2026-10-14T05:56:00Z" w16du:dateUtc="2026-10-14T03:56:00Z">
              <w:r>
                <w:rPr>
                  <w:color w:val="000000"/>
                </w:rPr>
                <w:t>Kinachoongeza hatari: kujenga ufukweni au kwenye ardhi iliyojazwa kando ya Ghuba ya Mikindani, kukata mikoko kwa nguzo, kuchimba mchanga ufukweni na kuziba mitaro inayoelekea baharini kwa taka.</w:t>
              </w:r>
            </w:ins>
          </w:p>
          <w:p w14:paraId="282D6D0F" w14:textId="77777777" w:rsidR="00FE0A4D" w:rsidRDefault="000343A2" w:rsidP="00DC5789">
            <w:pPr>
              <w:pStyle w:val="ListParagraph"/>
              <w:numPr>
                <w:ilvl w:val="0"/>
                <w:numId w:val="1"/>
              </w:numPr>
              <w:jc w:val="both"/>
              <w:rPr>
                <w:ins w:id="3548" w:author="Bonephace Kaijage" w:date="2026-10-14T05:59:00Z" w16du:dateUtc="2026-10-14T03:59:00Z"/>
                <w:color w:val="000000"/>
              </w:rPr>
            </w:pPr>
            <w:ins w:id="3549" w:author="Bonephace Kaijage" w:date="2026-10-11T07:16:00Z" w16du:dateUtc="2026-10-11T04:16:00Z">
              <w:r>
                <w:rPr>
                  <w:color w:val="000000"/>
                </w:rPr>
                <w:t>Fahamu eneo la juu la ndani utakalohamia tahadhari ya mawimbi ya dhoruba au upepo mkali inapotolewa, na ondoka kabla maji ya bahari hayajabadilika; king'ora kikilia bandarini au kwenye mtambo wa gesi, ondoka kuelekea upande ambao upepo unatoka kama unavyoelekezwa na usiende kutazama.</w:t>
              </w:r>
            </w:ins>
          </w:p>
          <w:p w14:paraId="59A09307" w14:textId="71BD948A" w:rsidR="000C3051" w:rsidRPr="00DC5789" w:rsidRDefault="00FE0A4D" w:rsidP="00DC5789">
            <w:pPr>
              <w:pStyle w:val="ListParagraph"/>
              <w:numPr>
                <w:ilvl w:val="0"/>
                <w:numId w:val="1"/>
              </w:numPr>
              <w:jc w:val="both"/>
              <w:rPr>
                <w:bCs/>
                <w:color w:val="000000"/>
              </w:rPr>
            </w:pPr>
            <w:ins w:id="3550" w:author="Bonephace Kaijage" w:date="2026-10-14T05:59:00Z" w16du:dateUtc="2026-10-14T03:59:00Z">
              <w:r>
                <w:rPr>
                  <w:color w:val="000000"/>
                </w:rPr>
                <w:t>Kubalianeni nani atamsaidia yeyote katika kaya asiyeweza kuondoka, kuona au kusikia tahadhari peke yake.</w:t>
              </w:r>
            </w:ins>
          </w:p>
        </w:tc>
      </w:tr>
      <w:tr w:rsidR="000C3051" w:rsidRPr="000C3051" w14:paraId="75C3E0EB" w14:textId="77777777" w:rsidTr="000C3051">
        <w:tc>
          <w:tcPr>
            <w:tcW w:w="3420" w:type="dxa"/>
          </w:tcPr>
          <w:p w14:paraId="184DF59F" w14:textId="5B7E363B" w:rsidR="000C3051" w:rsidRPr="000C3051" w:rsidRDefault="000C3051" w:rsidP="000C3051">
            <w:pPr>
              <w:pStyle w:val="ListParagraph"/>
              <w:numPr>
                <w:ilvl w:val="0"/>
                <w:numId w:val="1"/>
              </w:numPr>
              <w:jc w:val="both"/>
              <w:rPr>
                <w:color w:val="000000"/>
              </w:rPr>
            </w:pPr>
            <w:r w:rsidRPr="000C3051">
              <w:rPr>
                <w:color w:val="000000"/>
              </w:rPr>
              <w:lastRenderedPageBreak/>
              <w:t>Masasi Town: inselberg hills and town streams</w:t>
            </w:r>
          </w:p>
        </w:tc>
        <w:tc>
          <w:tcPr>
            <w:tcW w:w="3235" w:type="dxa"/>
          </w:tcPr>
          <w:p w14:paraId="01D48CE3" w14:textId="13F36B26" w:rsidR="000C3051" w:rsidRPr="000C3051" w:rsidRDefault="000C3051" w:rsidP="000C3051">
            <w:pPr>
              <w:pStyle w:val="ListParagraph"/>
              <w:numPr>
                <w:ilvl w:val="0"/>
                <w:numId w:val="1"/>
              </w:numPr>
              <w:jc w:val="both"/>
              <w:rPr>
                <w:color w:val="000000"/>
              </w:rPr>
            </w:pPr>
            <w:r w:rsidRPr="000C3051">
              <w:rPr>
                <w:color w:val="000000"/>
              </w:rPr>
              <w:t>Mji wa Masasi: milima ya mawe na vijito vya mjini</w:t>
            </w:r>
          </w:p>
        </w:tc>
        <w:tc>
          <w:tcPr>
            <w:tcW w:w="3605" w:type="dxa"/>
          </w:tcPr>
          <w:p w14:paraId="7C3172A4" w14:textId="5FC5F48F" w:rsidR="000C3051" w:rsidRPr="00DC5789" w:rsidRDefault="00DC5789" w:rsidP="00DC5789">
            <w:pPr>
              <w:pStyle w:val="ListParagraph"/>
              <w:numPr>
                <w:ilvl w:val="0"/>
                <w:numId w:val="1"/>
              </w:numPr>
              <w:jc w:val="both"/>
              <w:rPr>
                <w:color w:val="000000"/>
              </w:rPr>
            </w:pPr>
            <w:r w:rsidRPr="00DC5789">
              <w:rPr>
                <w:color w:val="000000"/>
              </w:rPr>
              <w:t>This area is a town among rocky inselberg hills where storm run-off rushes off bare rock into streets and seasonal streams, and dry spells cause water shortages.</w:t>
            </w:r>
          </w:p>
          <w:p w14:paraId="6C636467" w14:textId="77777777" w:rsidR="000343A2" w:rsidRDefault="00DC5789" w:rsidP="00DC5789">
            <w:pPr>
              <w:pStyle w:val="ListParagraph"/>
              <w:numPr>
                <w:ilvl w:val="0"/>
                <w:numId w:val="1"/>
              </w:numPr>
              <w:jc w:val="both"/>
              <w:rPr>
                <w:ins w:id="3551" w:author="Bonephace Kaijage" w:date="2026-10-11T07:16:00Z" w16du:dateUtc="2026-10-11T04:16:00Z"/>
                <w:color w:val="000000"/>
              </w:rPr>
            </w:pPr>
            <w:r>
              <w:rPr>
                <w:color w:val="000000"/>
              </w:rPr>
              <w:t>For those living and trading here, it helps to</w:t>
            </w:r>
            <w:r w:rsidRPr="00DC5789">
              <w:rPr>
                <w:color w:val="000000"/>
              </w:rPr>
              <w:t xml:space="preserve"> keep drains and stream reserves clear, avoid building at the foot of rock slopes and harvest and store rainwater.</w:t>
            </w:r>
          </w:p>
          <w:p w14:paraId="402486B9" w14:textId="4A84AE74" w:rsidR="000343A2" w:rsidRDefault="00FE0A4D" w:rsidP="00DC5789">
            <w:pPr>
              <w:pStyle w:val="ListParagraph"/>
              <w:numPr>
                <w:ilvl w:val="0"/>
                <w:numId w:val="1"/>
              </w:numPr>
              <w:jc w:val="both"/>
              <w:rPr>
                <w:ins w:id="3552" w:author="Bonephace Kaijage" w:date="2026-10-11T07:16:00Z" w16du:dateUtc="2026-10-11T04:16:00Z"/>
                <w:color w:val="000000"/>
              </w:rPr>
            </w:pPr>
            <w:ins w:id="3553" w:author="Bonephace Kaijage" w:date="2026-10-14T05:58:00Z" w16du:dateUtc="2026-10-14T03:58:00Z">
              <w:r>
                <w:rPr>
                  <w:color w:val="000000"/>
                </w:rPr>
                <w:t xml:space="preserve">What raises the risk: taking up plots at the foot of the </w:t>
              </w:r>
              <w:r>
                <w:rPr>
                  <w:color w:val="000000"/>
                </w:rPr>
                <w:lastRenderedPageBreak/>
                <w:t>inselbergs or inside the stream reserves, and filling the drains with waste. What raises the hardship: letting household water run out before the dry season.</w:t>
              </w:r>
            </w:ins>
          </w:p>
          <w:p w14:paraId="2469F476" w14:textId="77777777" w:rsidR="00FE0A4D" w:rsidRDefault="000343A2" w:rsidP="00DC5789">
            <w:pPr>
              <w:pStyle w:val="ListParagraph"/>
              <w:numPr>
                <w:ilvl w:val="0"/>
                <w:numId w:val="1"/>
              </w:numPr>
              <w:jc w:val="both"/>
              <w:rPr>
                <w:ins w:id="3554" w:author="Bonephace Kaijage" w:date="2026-10-14T05:59:00Z" w16du:dateUtc="2026-10-14T03:59:00Z"/>
                <w:color w:val="000000"/>
              </w:rPr>
            </w:pPr>
            <w:ins w:id="3555" w:author="Bonephace Kaijage" w:date="2026-10-11T07:16:00Z" w16du:dateUtc="2026-10-11T04:16:00Z">
              <w:r>
                <w:rPr>
                  <w:color w:val="000000"/>
                </w:rPr>
                <w:t>Know the higher street away from the stream that you will move to when a storm breaks on the rocks above, and agree early where water will come from when the town supply fails.</w:t>
              </w:r>
            </w:ins>
          </w:p>
          <w:p w14:paraId="522DA42E" w14:textId="0FD4066C" w:rsidR="000C3051" w:rsidRPr="00DC5789" w:rsidRDefault="00FE0A4D" w:rsidP="00DC5789">
            <w:pPr>
              <w:pStyle w:val="ListParagraph"/>
              <w:numPr>
                <w:ilvl w:val="0"/>
                <w:numId w:val="1"/>
              </w:numPr>
              <w:jc w:val="both"/>
              <w:rPr>
                <w:bCs/>
                <w:color w:val="000000"/>
              </w:rPr>
            </w:pPr>
            <w:ins w:id="3556" w:author="Bonephace Kaijage" w:date="2026-10-14T05:59:00Z" w16du:dateUtc="2026-10-14T03:59:00Z">
              <w:r>
                <w:rPr>
                  <w:color w:val="000000"/>
                </w:rPr>
                <w:t>Agree who will help anyone in the household who cannot move, see or hear a warning on their own.</w:t>
              </w:r>
            </w:ins>
          </w:p>
        </w:tc>
        <w:tc>
          <w:tcPr>
            <w:tcW w:w="3325" w:type="dxa"/>
          </w:tcPr>
          <w:p w14:paraId="633D2082" w14:textId="33E6C417" w:rsidR="000C3051" w:rsidRPr="00DC5789" w:rsidRDefault="00DC5789" w:rsidP="00DC5789">
            <w:pPr>
              <w:pStyle w:val="ListParagraph"/>
              <w:numPr>
                <w:ilvl w:val="0"/>
                <w:numId w:val="1"/>
              </w:numPr>
              <w:jc w:val="both"/>
              <w:rPr>
                <w:color w:val="000000"/>
              </w:rPr>
            </w:pPr>
            <w:r w:rsidRPr="00DC5789">
              <w:rPr>
                <w:color w:val="000000"/>
              </w:rPr>
              <w:lastRenderedPageBreak/>
              <w:t>Eneo hili ni mji uliozungukwa na milima ya mawe ambapo maji ya dhoruba hukimbia kutoka kwenye mawe matupu hadi mitaani na vijito vya msimu, na vipindi vya ukavu husababisha uhaba wa maji.</w:t>
            </w:r>
          </w:p>
          <w:p w14:paraId="660F5CCC" w14:textId="77777777" w:rsidR="000343A2" w:rsidRDefault="00DC5789" w:rsidP="00DC5789">
            <w:pPr>
              <w:pStyle w:val="ListParagraph"/>
              <w:numPr>
                <w:ilvl w:val="0"/>
                <w:numId w:val="1"/>
              </w:numPr>
              <w:jc w:val="both"/>
              <w:rPr>
                <w:ins w:id="3557" w:author="Bonephace Kaijage" w:date="2026-10-11T07:16:00Z" w16du:dateUtc="2026-10-11T04:16:00Z"/>
                <w:color w:val="000000"/>
              </w:rPr>
            </w:pPr>
            <w:r>
              <w:rPr>
                <w:color w:val="000000"/>
              </w:rPr>
              <w:t>Kwa wanaoishi na kufanya biashara hapa, ni vyema</w:t>
            </w:r>
            <w:r w:rsidRPr="00DC5789">
              <w:rPr>
                <w:color w:val="000000"/>
              </w:rPr>
              <w:t xml:space="preserve"> kuweka mitaro na hifadhi za vijito wazi, kuepuka kujenga chini ya miteremko </w:t>
            </w:r>
            <w:r w:rsidRPr="00DC5789">
              <w:rPr>
                <w:color w:val="000000"/>
              </w:rPr>
              <w:lastRenderedPageBreak/>
              <w:t>ya mawe na kuvuna na kuhifadhi maji ya mvua.</w:t>
            </w:r>
          </w:p>
          <w:p w14:paraId="0A136899" w14:textId="4E400037" w:rsidR="000343A2" w:rsidRDefault="00FE0A4D" w:rsidP="00DC5789">
            <w:pPr>
              <w:pStyle w:val="ListParagraph"/>
              <w:numPr>
                <w:ilvl w:val="0"/>
                <w:numId w:val="1"/>
              </w:numPr>
              <w:jc w:val="both"/>
              <w:rPr>
                <w:ins w:id="3558" w:author="Bonephace Kaijage" w:date="2026-10-11T07:16:00Z" w16du:dateUtc="2026-10-11T04:16:00Z"/>
                <w:color w:val="000000"/>
              </w:rPr>
            </w:pPr>
            <w:ins w:id="3559" w:author="Bonephace Kaijage" w:date="2026-10-14T05:57:00Z" w16du:dateUtc="2026-10-14T03:57:00Z">
              <w:r>
                <w:rPr>
                  <w:color w:val="000000"/>
                </w:rPr>
                <w:t>Kinachoongeza hatari: kuchukua viwanja chini ya milima ya mawe au ndani ya hifadhi za vijito, na kujaza mitaro taka; kinachoongeza shida: kuacha maji ya kaya yaishe kabla ya kiangazi.</w:t>
              </w:r>
            </w:ins>
          </w:p>
          <w:p w14:paraId="2DEAE9DC" w14:textId="77777777" w:rsidR="00FE0A4D" w:rsidRDefault="000343A2" w:rsidP="00DC5789">
            <w:pPr>
              <w:pStyle w:val="ListParagraph"/>
              <w:numPr>
                <w:ilvl w:val="0"/>
                <w:numId w:val="1"/>
              </w:numPr>
              <w:jc w:val="both"/>
              <w:rPr>
                <w:ins w:id="3560" w:author="Bonephace Kaijage" w:date="2026-10-14T05:59:00Z" w16du:dateUtc="2026-10-14T03:59:00Z"/>
                <w:color w:val="000000"/>
              </w:rPr>
            </w:pPr>
            <w:ins w:id="3561" w:author="Bonephace Kaijage" w:date="2026-10-11T07:16:00Z" w16du:dateUtc="2026-10-11T04:16:00Z">
              <w:r>
                <w:rPr>
                  <w:color w:val="000000"/>
                </w:rPr>
                <w:t>Fahamu mtaa wa juu mbali na kijito utakaohamia dhoruba inapoanza kwenye miamba juu yenu, na kubalianeni mapema maji yatatoka wapi huduma ya mji ikikosekana.</w:t>
              </w:r>
            </w:ins>
          </w:p>
          <w:p w14:paraId="3C006232" w14:textId="281A6B86" w:rsidR="000C3051" w:rsidRPr="00DC5789" w:rsidRDefault="00FE0A4D" w:rsidP="00DC5789">
            <w:pPr>
              <w:pStyle w:val="ListParagraph"/>
              <w:numPr>
                <w:ilvl w:val="0"/>
                <w:numId w:val="1"/>
              </w:numPr>
              <w:jc w:val="both"/>
              <w:rPr>
                <w:bCs/>
                <w:color w:val="000000"/>
              </w:rPr>
            </w:pPr>
            <w:ins w:id="3562" w:author="Bonephace Kaijage" w:date="2026-10-14T05:59:00Z" w16du:dateUtc="2026-10-14T03:59:00Z">
              <w:r>
                <w:rPr>
                  <w:color w:val="000000"/>
                </w:rPr>
                <w:t>Kubalianeni nani atamsaidia yeyote katika kaya asiyeweza kuondoka, kuona au kusikia tahadhari peke yake.</w:t>
              </w:r>
            </w:ins>
          </w:p>
        </w:tc>
      </w:tr>
      <w:tr w:rsidR="000C3051" w:rsidRPr="000C3051" w14:paraId="00F52F90" w14:textId="77777777" w:rsidTr="000C3051">
        <w:tc>
          <w:tcPr>
            <w:tcW w:w="3420" w:type="dxa"/>
          </w:tcPr>
          <w:p w14:paraId="76987F85" w14:textId="39730379" w:rsidR="000C3051" w:rsidRPr="000C3051" w:rsidRDefault="000C3051" w:rsidP="000C3051">
            <w:pPr>
              <w:pStyle w:val="ListParagraph"/>
              <w:numPr>
                <w:ilvl w:val="0"/>
                <w:numId w:val="1"/>
              </w:numPr>
              <w:jc w:val="both"/>
              <w:rPr>
                <w:color w:val="000000"/>
              </w:rPr>
            </w:pPr>
            <w:r w:rsidRPr="000C3051">
              <w:rPr>
                <w:color w:val="000000"/>
              </w:rPr>
              <w:lastRenderedPageBreak/>
              <w:t>Nanyamba Town: Makonde plateau farmland</w:t>
            </w:r>
          </w:p>
        </w:tc>
        <w:tc>
          <w:tcPr>
            <w:tcW w:w="3235" w:type="dxa"/>
          </w:tcPr>
          <w:p w14:paraId="5360FDBD" w14:textId="0C5905FD" w:rsidR="000C3051" w:rsidRPr="000C3051" w:rsidRDefault="000C3051" w:rsidP="000C3051">
            <w:pPr>
              <w:pStyle w:val="ListParagraph"/>
              <w:numPr>
                <w:ilvl w:val="0"/>
                <w:numId w:val="1"/>
              </w:numPr>
              <w:jc w:val="both"/>
              <w:rPr>
                <w:color w:val="000000"/>
              </w:rPr>
            </w:pPr>
            <w:r w:rsidRPr="000C3051">
              <w:rPr>
                <w:color w:val="000000"/>
              </w:rPr>
              <w:t>Mji wa Nanyamba: mashamba ya uwanda wa Makonde</w:t>
            </w:r>
          </w:p>
        </w:tc>
        <w:tc>
          <w:tcPr>
            <w:tcW w:w="3605" w:type="dxa"/>
          </w:tcPr>
          <w:p w14:paraId="4AA97883" w14:textId="7F73F542" w:rsidR="000C3051" w:rsidRPr="00DC5789" w:rsidRDefault="00DC5789" w:rsidP="00DC5789">
            <w:pPr>
              <w:pStyle w:val="ListParagraph"/>
              <w:numPr>
                <w:ilvl w:val="0"/>
                <w:numId w:val="1"/>
              </w:numPr>
              <w:jc w:val="both"/>
              <w:rPr>
                <w:color w:val="000000"/>
              </w:rPr>
            </w:pPr>
            <w:r w:rsidRPr="00DC5789">
              <w:rPr>
                <w:color w:val="000000"/>
              </w:rPr>
              <w:t>This area is on the Makonde plateau where deep groundwater makes water scarce in the dry season and cashew and food crops depend on unreliable rains.</w:t>
            </w:r>
          </w:p>
          <w:p w14:paraId="1FE2A7CA" w14:textId="77777777" w:rsidR="000343A2" w:rsidRDefault="00DC5789" w:rsidP="00DC5789">
            <w:pPr>
              <w:pStyle w:val="ListParagraph"/>
              <w:numPr>
                <w:ilvl w:val="0"/>
                <w:numId w:val="1"/>
              </w:numPr>
              <w:jc w:val="both"/>
              <w:rPr>
                <w:ins w:id="3563" w:author="Bonephace Kaijage" w:date="2026-10-11T07:16:00Z" w16du:dateUtc="2026-10-11T04:16:00Z"/>
                <w:color w:val="000000"/>
              </w:rPr>
            </w:pPr>
            <w:r>
              <w:rPr>
                <w:color w:val="000000"/>
              </w:rPr>
              <w:t>For those living and farming here, it helps to</w:t>
            </w:r>
            <w:r w:rsidRPr="00DC5789">
              <w:rPr>
                <w:color w:val="000000"/>
              </w:rPr>
              <w:t xml:space="preserve"> harvest rainwater, protect water sources and plant drought-tolerant crops with household food reserves.</w:t>
            </w:r>
          </w:p>
          <w:p w14:paraId="54CB1EB6" w14:textId="6A345BCE" w:rsidR="000343A2" w:rsidRDefault="00FE0A4D" w:rsidP="00DC5789">
            <w:pPr>
              <w:pStyle w:val="ListParagraph"/>
              <w:numPr>
                <w:ilvl w:val="0"/>
                <w:numId w:val="1"/>
              </w:numPr>
              <w:jc w:val="both"/>
              <w:rPr>
                <w:ins w:id="3564" w:author="Bonephace Kaijage" w:date="2026-10-11T07:16:00Z" w16du:dateUtc="2026-10-11T04:16:00Z"/>
                <w:color w:val="000000"/>
              </w:rPr>
            </w:pPr>
            <w:ins w:id="3565" w:author="Bonephace Kaijage" w:date="2026-10-14T05:56:00Z" w16du:dateUtc="2026-10-14T03:56:00Z">
              <w:r>
                <w:rPr>
                  <w:color w:val="000000"/>
                </w:rPr>
                <w:t>What raises the loss when the rains fail: relying on cashew and maize alone, selling the whole harvest at once, letting the tanks run dry before the dry season and cutting trees for charcoal when money is short.</w:t>
              </w:r>
            </w:ins>
          </w:p>
          <w:p w14:paraId="2984B762" w14:textId="77777777" w:rsidR="00FE0A4D" w:rsidRDefault="000343A2" w:rsidP="00DC5789">
            <w:pPr>
              <w:pStyle w:val="ListParagraph"/>
              <w:numPr>
                <w:ilvl w:val="0"/>
                <w:numId w:val="1"/>
              </w:numPr>
              <w:jc w:val="both"/>
              <w:rPr>
                <w:ins w:id="3566" w:author="Bonephace Kaijage" w:date="2026-10-14T05:59:00Z" w16du:dateUtc="2026-10-14T03:59:00Z"/>
                <w:color w:val="000000"/>
              </w:rPr>
            </w:pPr>
            <w:ins w:id="3567" w:author="Bonephace Kaijage" w:date="2026-10-11T07:16:00Z" w16du:dateUtc="2026-10-11T04:16:00Z">
              <w:r>
                <w:rPr>
                  <w:color w:val="000000"/>
                </w:rPr>
                <w:lastRenderedPageBreak/>
                <w:t>Agree early, as a household and a village, where water and food will come from in a failed season and which wells will be shared; act before the stores are empty, not after.</w:t>
              </w:r>
            </w:ins>
          </w:p>
          <w:p w14:paraId="4AF30F34" w14:textId="637BE6FE" w:rsidR="000C3051" w:rsidRPr="00DC5789" w:rsidRDefault="00FE0A4D" w:rsidP="00DC5789">
            <w:pPr>
              <w:pStyle w:val="ListParagraph"/>
              <w:numPr>
                <w:ilvl w:val="0"/>
                <w:numId w:val="1"/>
              </w:numPr>
              <w:jc w:val="both"/>
              <w:rPr>
                <w:bCs/>
                <w:color w:val="000000"/>
              </w:rPr>
            </w:pPr>
            <w:ins w:id="3568" w:author="Bonephace Kaijage" w:date="2026-10-14T05:59:00Z" w16du:dateUtc="2026-10-14T03:59:00Z">
              <w:r>
                <w:rPr>
                  <w:color w:val="000000"/>
                </w:rPr>
                <w:t>Agree who will help anyone in the household who cannot move, see or hear a warning on their own.</w:t>
              </w:r>
            </w:ins>
          </w:p>
        </w:tc>
        <w:tc>
          <w:tcPr>
            <w:tcW w:w="3325" w:type="dxa"/>
          </w:tcPr>
          <w:p w14:paraId="5A211C9C" w14:textId="116187AC" w:rsidR="000C3051" w:rsidRPr="00DC5789" w:rsidRDefault="00DC5789" w:rsidP="00DC5789">
            <w:pPr>
              <w:pStyle w:val="ListParagraph"/>
              <w:numPr>
                <w:ilvl w:val="0"/>
                <w:numId w:val="1"/>
              </w:numPr>
              <w:jc w:val="both"/>
              <w:rPr>
                <w:color w:val="000000"/>
              </w:rPr>
            </w:pPr>
            <w:r w:rsidRPr="00DC5789">
              <w:rPr>
                <w:color w:val="000000"/>
              </w:rPr>
              <w:lastRenderedPageBreak/>
              <w:t>Eneo hili liko kwenye uwanda wa Makonde ambapo maji ya ardhini yaliyo chini sana hufanya maji kuwa haba wakati wa kiangazi na korosho na mazao ya chakula hutegemea mvua zisizo za uhakika.</w:t>
            </w:r>
          </w:p>
          <w:p w14:paraId="34E8B12A" w14:textId="77777777" w:rsidR="000343A2" w:rsidRDefault="00DC5789" w:rsidP="00DC5789">
            <w:pPr>
              <w:pStyle w:val="ListParagraph"/>
              <w:numPr>
                <w:ilvl w:val="0"/>
                <w:numId w:val="1"/>
              </w:numPr>
              <w:jc w:val="both"/>
              <w:rPr>
                <w:ins w:id="3569" w:author="Bonephace Kaijage" w:date="2026-10-11T07:16:00Z" w16du:dateUtc="2026-10-11T04:16:00Z"/>
                <w:color w:val="000000"/>
              </w:rPr>
            </w:pPr>
            <w:r>
              <w:rPr>
                <w:color w:val="000000"/>
              </w:rPr>
              <w:t>Kwa wanaoishi na kulima hapa, ni vyema</w:t>
            </w:r>
            <w:r w:rsidRPr="00DC5789">
              <w:rPr>
                <w:color w:val="000000"/>
              </w:rPr>
              <w:t xml:space="preserve"> kuvuna maji ya mvua, kulinda vyanzo vya maji na kupanda mazao yanayostahimili ukame na kuweka akiba ya chakula.</w:t>
            </w:r>
          </w:p>
          <w:p w14:paraId="2CC07C4F" w14:textId="69970781" w:rsidR="000343A2" w:rsidRDefault="00FE0A4D" w:rsidP="00DC5789">
            <w:pPr>
              <w:pStyle w:val="ListParagraph"/>
              <w:numPr>
                <w:ilvl w:val="0"/>
                <w:numId w:val="1"/>
              </w:numPr>
              <w:jc w:val="both"/>
              <w:rPr>
                <w:ins w:id="3570" w:author="Bonephace Kaijage" w:date="2026-10-11T07:16:00Z" w16du:dateUtc="2026-10-11T04:16:00Z"/>
                <w:color w:val="000000"/>
              </w:rPr>
            </w:pPr>
            <w:ins w:id="3571" w:author="Bonephace Kaijage" w:date="2026-10-14T05:56:00Z" w16du:dateUtc="2026-10-14T03:56:00Z">
              <w:r>
                <w:rPr>
                  <w:color w:val="000000"/>
                </w:rPr>
                <w:t xml:space="preserve">Kinachoongeza hasara mvua zikikosekana: kutegemea korosho na mahindi pekee, kuuza mavuno yote kwa mara </w:t>
              </w:r>
              <w:r>
                <w:rPr>
                  <w:color w:val="000000"/>
                </w:rPr>
                <w:lastRenderedPageBreak/>
                <w:t>moja, kuacha matanki yakauke kabla ya kiangazi na kukata miti kwa mkaa pesa zinapopungua.</w:t>
              </w:r>
            </w:ins>
          </w:p>
          <w:p w14:paraId="3CB1E791" w14:textId="77777777" w:rsidR="00FE0A4D" w:rsidRDefault="000343A2" w:rsidP="00DC5789">
            <w:pPr>
              <w:pStyle w:val="ListParagraph"/>
              <w:numPr>
                <w:ilvl w:val="0"/>
                <w:numId w:val="1"/>
              </w:numPr>
              <w:jc w:val="both"/>
              <w:rPr>
                <w:ins w:id="3572" w:author="Bonephace Kaijage" w:date="2026-10-14T05:59:00Z" w16du:dateUtc="2026-10-14T03:59:00Z"/>
                <w:color w:val="000000"/>
              </w:rPr>
            </w:pPr>
            <w:ins w:id="3573" w:author="Bonephace Kaijage" w:date="2026-10-11T07:16:00Z" w16du:dateUtc="2026-10-11T04:16:00Z">
              <w:r>
                <w:rPr>
                  <w:color w:val="000000"/>
                </w:rPr>
                <w:t>Kubalianeni mapema, kama kaya na kijiji, maji na chakula vitatoka wapi msimu ukikosekana na visima gani vitashirikiwa; chukueni hatua kabla akiba haijaisha, si baadaye.</w:t>
              </w:r>
            </w:ins>
          </w:p>
          <w:p w14:paraId="699B2C08" w14:textId="100D7A20" w:rsidR="000C3051" w:rsidRPr="00DC5789" w:rsidRDefault="00FE0A4D" w:rsidP="00DC5789">
            <w:pPr>
              <w:pStyle w:val="ListParagraph"/>
              <w:numPr>
                <w:ilvl w:val="0"/>
                <w:numId w:val="1"/>
              </w:numPr>
              <w:jc w:val="both"/>
              <w:rPr>
                <w:bCs/>
                <w:color w:val="000000"/>
              </w:rPr>
            </w:pPr>
            <w:ins w:id="3574" w:author="Bonephace Kaijage" w:date="2026-10-14T05:59:00Z" w16du:dateUtc="2026-10-14T03:59:00Z">
              <w:r>
                <w:rPr>
                  <w:color w:val="000000"/>
                </w:rPr>
                <w:t>Kubalianeni nani atamsaidia yeyote katika kaya asiyeweza kuondoka, kuona au kusikia tahadhari peke yake.</w:t>
              </w:r>
            </w:ins>
          </w:p>
        </w:tc>
      </w:tr>
      <w:tr w:rsidR="000C3051" w:rsidRPr="000C3051" w14:paraId="0A73FCA4" w14:textId="77777777" w:rsidTr="000C3051">
        <w:tc>
          <w:tcPr>
            <w:tcW w:w="3420" w:type="dxa"/>
          </w:tcPr>
          <w:p w14:paraId="592E5611" w14:textId="04C466EA" w:rsidR="000C3051" w:rsidRPr="000C3051" w:rsidRDefault="000C3051" w:rsidP="000C3051">
            <w:pPr>
              <w:pStyle w:val="ListParagraph"/>
              <w:numPr>
                <w:ilvl w:val="0"/>
                <w:numId w:val="1"/>
              </w:numPr>
              <w:jc w:val="both"/>
              <w:rPr>
                <w:color w:val="000000"/>
              </w:rPr>
            </w:pPr>
            <w:r w:rsidRPr="000C3051">
              <w:rPr>
                <w:color w:val="000000"/>
              </w:rPr>
              <w:lastRenderedPageBreak/>
              <w:t>Newala Town: Makonde plateau escarpment</w:t>
            </w:r>
          </w:p>
        </w:tc>
        <w:tc>
          <w:tcPr>
            <w:tcW w:w="3235" w:type="dxa"/>
          </w:tcPr>
          <w:p w14:paraId="61A8B134" w14:textId="7DACDF25" w:rsidR="000C3051" w:rsidRPr="000C3051" w:rsidRDefault="000C3051" w:rsidP="000C3051">
            <w:pPr>
              <w:pStyle w:val="ListParagraph"/>
              <w:numPr>
                <w:ilvl w:val="0"/>
                <w:numId w:val="1"/>
              </w:numPr>
              <w:jc w:val="both"/>
              <w:rPr>
                <w:color w:val="000000"/>
              </w:rPr>
            </w:pPr>
            <w:r w:rsidRPr="000C3051">
              <w:rPr>
                <w:color w:val="000000"/>
              </w:rPr>
              <w:t>Mji wa Newala: ukingo wa uwanda wa Makonde</w:t>
            </w:r>
          </w:p>
        </w:tc>
        <w:tc>
          <w:tcPr>
            <w:tcW w:w="3605" w:type="dxa"/>
          </w:tcPr>
          <w:p w14:paraId="20248D7D" w14:textId="586984C4" w:rsidR="000C3051" w:rsidRPr="00DC5789" w:rsidRDefault="00DC5789" w:rsidP="00DC5789">
            <w:pPr>
              <w:pStyle w:val="ListParagraph"/>
              <w:numPr>
                <w:ilvl w:val="0"/>
                <w:numId w:val="1"/>
              </w:numPr>
              <w:jc w:val="both"/>
              <w:rPr>
                <w:color w:val="000000"/>
              </w:rPr>
            </w:pPr>
            <w:r w:rsidRPr="00DC5789">
              <w:rPr>
                <w:color w:val="000000"/>
              </w:rPr>
              <w:t>This area sits on the Makonde plateau edge, where water is scarce in the dry season and run-off erodes gullies down the escarpment towards the Ruvuma valley.</w:t>
            </w:r>
          </w:p>
          <w:p w14:paraId="580FCF45" w14:textId="77777777" w:rsidR="000343A2" w:rsidRDefault="00DC5789" w:rsidP="00DC5789">
            <w:pPr>
              <w:pStyle w:val="ListParagraph"/>
              <w:numPr>
                <w:ilvl w:val="0"/>
                <w:numId w:val="1"/>
              </w:numPr>
              <w:jc w:val="both"/>
              <w:rPr>
                <w:ins w:id="3575" w:author="Bonephace Kaijage" w:date="2026-10-11T07:16:00Z" w16du:dateUtc="2026-10-11T04:16:00Z"/>
                <w:color w:val="000000"/>
              </w:rPr>
            </w:pPr>
            <w:r>
              <w:rPr>
                <w:color w:val="000000"/>
              </w:rPr>
              <w:t>For those living here, it helps to</w:t>
            </w:r>
            <w:r w:rsidRPr="00DC5789">
              <w:rPr>
                <w:color w:val="000000"/>
              </w:rPr>
              <w:t xml:space="preserve"> harvest and store rainwater, keep trees and grass on the escarpment and build back from gully edges.</w:t>
            </w:r>
          </w:p>
          <w:p w14:paraId="28682562" w14:textId="38DAAFA5" w:rsidR="000343A2" w:rsidRDefault="00FE0A4D" w:rsidP="00DC5789">
            <w:pPr>
              <w:pStyle w:val="ListParagraph"/>
              <w:numPr>
                <w:ilvl w:val="0"/>
                <w:numId w:val="1"/>
              </w:numPr>
              <w:jc w:val="both"/>
              <w:rPr>
                <w:ins w:id="3576" w:author="Bonephace Kaijage" w:date="2026-10-11T07:16:00Z" w16du:dateUtc="2026-10-11T04:16:00Z"/>
                <w:color w:val="000000"/>
              </w:rPr>
            </w:pPr>
            <w:ins w:id="3577" w:author="Bonephace Kaijage" w:date="2026-10-14T05:58:00Z" w16du:dateUtc="2026-10-14T03:58:00Z">
              <w:r>
                <w:rPr>
                  <w:color w:val="000000"/>
                </w:rPr>
                <w:t>What raises the risk: cutting plots into the escarpment face, clearing the last trees from it and tipping waste into the gullies. What raises the hardship: letting the tanks run dry before the dry season.</w:t>
              </w:r>
            </w:ins>
          </w:p>
          <w:p w14:paraId="1B405764" w14:textId="77777777" w:rsidR="00FE0A4D" w:rsidRDefault="000343A2" w:rsidP="00DC5789">
            <w:pPr>
              <w:pStyle w:val="ListParagraph"/>
              <w:numPr>
                <w:ilvl w:val="0"/>
                <w:numId w:val="1"/>
              </w:numPr>
              <w:jc w:val="both"/>
              <w:rPr>
                <w:ins w:id="3578" w:author="Bonephace Kaijage" w:date="2026-10-14T05:59:00Z" w16du:dateUtc="2026-10-14T03:59:00Z"/>
                <w:color w:val="000000"/>
              </w:rPr>
            </w:pPr>
            <w:ins w:id="3579" w:author="Bonephace Kaijage" w:date="2026-10-11T07:16:00Z" w16du:dateUtc="2026-10-11T04:16:00Z">
              <w:r>
                <w:rPr>
                  <w:color w:val="000000"/>
                </w:rPr>
                <w:t>Know the firm ground away from the gully edges that your household will move to when a storm breaks, and agree early where water will come from when the plateau sources fail.</w:t>
              </w:r>
            </w:ins>
          </w:p>
          <w:p w14:paraId="1FA2F3D4" w14:textId="0E654AA8" w:rsidR="000C3051" w:rsidRPr="00DC5789" w:rsidRDefault="00FE0A4D" w:rsidP="00DC5789">
            <w:pPr>
              <w:pStyle w:val="ListParagraph"/>
              <w:numPr>
                <w:ilvl w:val="0"/>
                <w:numId w:val="1"/>
              </w:numPr>
              <w:jc w:val="both"/>
              <w:rPr>
                <w:bCs/>
                <w:color w:val="000000"/>
              </w:rPr>
            </w:pPr>
            <w:ins w:id="3580" w:author="Bonephace Kaijage" w:date="2026-10-14T05:59:00Z" w16du:dateUtc="2026-10-14T03:59:00Z">
              <w:r>
                <w:rPr>
                  <w:color w:val="000000"/>
                </w:rPr>
                <w:t xml:space="preserve">Agree who will help anyone in the household who cannot </w:t>
              </w:r>
              <w:r>
                <w:rPr>
                  <w:color w:val="000000"/>
                </w:rPr>
                <w:lastRenderedPageBreak/>
                <w:t>move, see or hear a warning on their own.</w:t>
              </w:r>
            </w:ins>
          </w:p>
        </w:tc>
        <w:tc>
          <w:tcPr>
            <w:tcW w:w="3325" w:type="dxa"/>
          </w:tcPr>
          <w:p w14:paraId="157879B6" w14:textId="15106504" w:rsidR="000C3051" w:rsidRPr="00DC5789" w:rsidRDefault="00DC5789" w:rsidP="00DC5789">
            <w:pPr>
              <w:pStyle w:val="ListParagraph"/>
              <w:numPr>
                <w:ilvl w:val="0"/>
                <w:numId w:val="1"/>
              </w:numPr>
              <w:jc w:val="both"/>
              <w:rPr>
                <w:color w:val="000000"/>
              </w:rPr>
            </w:pPr>
            <w:r w:rsidRPr="00DC5789">
              <w:rPr>
                <w:color w:val="000000"/>
              </w:rPr>
              <w:lastRenderedPageBreak/>
              <w:t>Eneo hili liko ukingoni mwa uwanda wa Makonde, ambapo maji ni haba wakati wa kiangazi na maji ya mvua huchimba makorongo kwenye mteremko kuelekea bonde la Ruvuma.</w:t>
            </w:r>
          </w:p>
          <w:p w14:paraId="2665CC29" w14:textId="77777777" w:rsidR="000343A2" w:rsidRDefault="00DC5789" w:rsidP="00DC5789">
            <w:pPr>
              <w:pStyle w:val="ListParagraph"/>
              <w:numPr>
                <w:ilvl w:val="0"/>
                <w:numId w:val="1"/>
              </w:numPr>
              <w:jc w:val="both"/>
              <w:rPr>
                <w:ins w:id="3581" w:author="Bonephace Kaijage" w:date="2026-10-11T07:16:00Z" w16du:dateUtc="2026-10-11T04:16:00Z"/>
                <w:color w:val="000000"/>
              </w:rPr>
            </w:pPr>
            <w:r>
              <w:rPr>
                <w:color w:val="000000"/>
              </w:rPr>
              <w:t>Kwa wanaoishi hapa, ni vyema</w:t>
            </w:r>
            <w:r w:rsidRPr="00DC5789">
              <w:rPr>
                <w:color w:val="000000"/>
              </w:rPr>
              <w:t xml:space="preserve"> kuvuna na kuhifadhi maji ya mvua, kuacha miti na nyasi kwenye mteremko na kujenga mbali na kingo za makorongo.</w:t>
            </w:r>
          </w:p>
          <w:p w14:paraId="3F44A9E8" w14:textId="468AA1EA" w:rsidR="000343A2" w:rsidRDefault="00FE0A4D" w:rsidP="00DC5789">
            <w:pPr>
              <w:pStyle w:val="ListParagraph"/>
              <w:numPr>
                <w:ilvl w:val="0"/>
                <w:numId w:val="1"/>
              </w:numPr>
              <w:jc w:val="both"/>
              <w:rPr>
                <w:ins w:id="3582" w:author="Bonephace Kaijage" w:date="2026-10-11T07:16:00Z" w16du:dateUtc="2026-10-11T04:16:00Z"/>
                <w:color w:val="000000"/>
              </w:rPr>
            </w:pPr>
            <w:ins w:id="3583" w:author="Bonephace Kaijage" w:date="2026-10-14T05:57:00Z" w16du:dateUtc="2026-10-14T03:57:00Z">
              <w:r>
                <w:rPr>
                  <w:color w:val="000000"/>
                </w:rPr>
                <w:t>Kinachoongeza hatari: kuchonga viwanja kwenye uso wa mwinuko, kukata miti ya mwisho juu yake na kutupa taka kwenye makorongo; kinachoongeza shida: kuacha matanki yakauke kabla ya kiangazi.</w:t>
              </w:r>
            </w:ins>
          </w:p>
          <w:p w14:paraId="64BB8AD5" w14:textId="77777777" w:rsidR="00FE0A4D" w:rsidRDefault="000343A2" w:rsidP="00DC5789">
            <w:pPr>
              <w:pStyle w:val="ListParagraph"/>
              <w:numPr>
                <w:ilvl w:val="0"/>
                <w:numId w:val="1"/>
              </w:numPr>
              <w:jc w:val="both"/>
              <w:rPr>
                <w:ins w:id="3584" w:author="Bonephace Kaijage" w:date="2026-10-14T05:59:00Z" w16du:dateUtc="2026-10-14T03:59:00Z"/>
                <w:color w:val="000000"/>
              </w:rPr>
            </w:pPr>
            <w:ins w:id="3585" w:author="Bonephace Kaijage" w:date="2026-10-11T07:16:00Z" w16du:dateUtc="2026-10-11T04:16:00Z">
              <w:r>
                <w:rPr>
                  <w:color w:val="000000"/>
                </w:rPr>
                <w:t xml:space="preserve">Fahamu eneo imara mbali na kingo za makorongo ambalo kaya yako itahamia dhoruba inapoanza, na </w:t>
              </w:r>
              <w:r>
                <w:rPr>
                  <w:color w:val="000000"/>
                </w:rPr>
                <w:lastRenderedPageBreak/>
                <w:t>kubalianeni mapema maji yatatoka wapi vyanzo vya uwandani vikikosekana.</w:t>
              </w:r>
            </w:ins>
          </w:p>
          <w:p w14:paraId="4970E0FC" w14:textId="09CA0139" w:rsidR="000C3051" w:rsidRPr="00DC5789" w:rsidRDefault="00FE0A4D" w:rsidP="00DC5789">
            <w:pPr>
              <w:pStyle w:val="ListParagraph"/>
              <w:numPr>
                <w:ilvl w:val="0"/>
                <w:numId w:val="1"/>
              </w:numPr>
              <w:jc w:val="both"/>
              <w:rPr>
                <w:bCs/>
                <w:color w:val="000000"/>
              </w:rPr>
            </w:pPr>
            <w:ins w:id="3586" w:author="Bonephace Kaijage" w:date="2026-10-14T05:59:00Z" w16du:dateUtc="2026-10-14T03:59:00Z">
              <w:r>
                <w:rPr>
                  <w:color w:val="000000"/>
                </w:rPr>
                <w:t>Kubalianeni nani atamsaidia yeyote katika kaya asiyeweza kuondoka, kuona au kusikia tahadhari peke yake.</w:t>
              </w:r>
            </w:ins>
          </w:p>
        </w:tc>
      </w:tr>
      <w:tr w:rsidR="000C3051" w:rsidRPr="000C3051" w14:paraId="411DA098" w14:textId="77777777" w:rsidTr="000C3051">
        <w:tc>
          <w:tcPr>
            <w:tcW w:w="3420" w:type="dxa"/>
          </w:tcPr>
          <w:p w14:paraId="1EAFD1EF" w14:textId="48960A3C" w:rsidR="000C3051" w:rsidRPr="000C3051" w:rsidRDefault="000C3051" w:rsidP="000C3051">
            <w:pPr>
              <w:pStyle w:val="ListParagraph"/>
              <w:numPr>
                <w:ilvl w:val="0"/>
                <w:numId w:val="1"/>
              </w:numPr>
              <w:jc w:val="both"/>
              <w:rPr>
                <w:color w:val="000000"/>
              </w:rPr>
            </w:pPr>
            <w:r w:rsidRPr="000C3051">
              <w:rPr>
                <w:color w:val="000000"/>
              </w:rPr>
              <w:lastRenderedPageBreak/>
              <w:t>Masasi DC: farmland and the Lukuledi valley</w:t>
            </w:r>
          </w:p>
        </w:tc>
        <w:tc>
          <w:tcPr>
            <w:tcW w:w="3235" w:type="dxa"/>
          </w:tcPr>
          <w:p w14:paraId="5A1573B2" w14:textId="3F13810E" w:rsidR="000C3051" w:rsidRPr="000C3051" w:rsidRDefault="000C3051" w:rsidP="000C3051">
            <w:pPr>
              <w:pStyle w:val="ListParagraph"/>
              <w:numPr>
                <w:ilvl w:val="0"/>
                <w:numId w:val="1"/>
              </w:numPr>
              <w:jc w:val="both"/>
              <w:rPr>
                <w:color w:val="000000"/>
                <w:lang w:val="sv-SE"/>
              </w:rPr>
            </w:pPr>
            <w:r w:rsidRPr="000C3051">
              <w:rPr>
                <w:color w:val="000000"/>
                <w:lang w:val="sv-SE"/>
              </w:rPr>
              <w:t>Masasi DC: mashamba na bonde la Lukuledi</w:t>
            </w:r>
          </w:p>
        </w:tc>
        <w:tc>
          <w:tcPr>
            <w:tcW w:w="3605" w:type="dxa"/>
          </w:tcPr>
          <w:p w14:paraId="2CCC0423" w14:textId="25D22080" w:rsidR="000C3051" w:rsidRPr="00DC5789" w:rsidRDefault="00DC5789" w:rsidP="00DC5789">
            <w:pPr>
              <w:pStyle w:val="ListParagraph"/>
              <w:numPr>
                <w:ilvl w:val="0"/>
                <w:numId w:val="1"/>
              </w:numPr>
              <w:jc w:val="both"/>
              <w:rPr>
                <w:color w:val="000000"/>
              </w:rPr>
            </w:pPr>
            <w:r w:rsidRPr="00DC5789">
              <w:rPr>
                <w:color w:val="000000"/>
              </w:rPr>
              <w:t>This area has cashew and food farmland where dry spells damage crops, and the Lukuledi valley where heavy rain floods fields and rural crossings.</w:t>
            </w:r>
          </w:p>
          <w:p w14:paraId="7F87AEF7" w14:textId="77777777" w:rsidR="000343A2" w:rsidRDefault="00DC5789" w:rsidP="00DC5789">
            <w:pPr>
              <w:pStyle w:val="ListParagraph"/>
              <w:numPr>
                <w:ilvl w:val="0"/>
                <w:numId w:val="1"/>
              </w:numPr>
              <w:jc w:val="both"/>
              <w:rPr>
                <w:ins w:id="3587" w:author="Bonephace Kaijage" w:date="2026-10-11T07:16:00Z" w16du:dateUtc="2026-10-11T04:16:00Z"/>
                <w:color w:val="000000"/>
              </w:rPr>
            </w:pPr>
            <w:r>
              <w:rPr>
                <w:color w:val="000000"/>
              </w:rPr>
              <w:t>For those farming here, it helps to</w:t>
            </w:r>
            <w:r w:rsidRPr="00DC5789">
              <w:rPr>
                <w:color w:val="000000"/>
              </w:rPr>
              <w:t xml:space="preserve"> plant early-maturing and drought-tolerant varieties, keep food reserves and keep homes and stores off the valley floor.</w:t>
            </w:r>
          </w:p>
          <w:p w14:paraId="07443D94" w14:textId="2C9E2536" w:rsidR="000343A2" w:rsidRDefault="00FE0A4D" w:rsidP="00DC5789">
            <w:pPr>
              <w:pStyle w:val="ListParagraph"/>
              <w:numPr>
                <w:ilvl w:val="0"/>
                <w:numId w:val="1"/>
              </w:numPr>
              <w:jc w:val="both"/>
              <w:rPr>
                <w:ins w:id="3588" w:author="Bonephace Kaijage" w:date="2026-10-11T07:16:00Z" w16du:dateUtc="2026-10-11T04:16:00Z"/>
                <w:color w:val="000000"/>
              </w:rPr>
            </w:pPr>
            <w:ins w:id="3589" w:author="Bonephace Kaijage" w:date="2026-10-14T05:56:00Z" w16du:dateUtc="2026-10-14T03:56:00Z">
              <w:r>
                <w:rPr>
                  <w:color w:val="000000"/>
                </w:rPr>
                <w:t>What raises the loss in both wet and dry years: building homes and stores on the Lukuledi valley floor, relying on one crop and selling the whole harvest at once.</w:t>
              </w:r>
            </w:ins>
          </w:p>
          <w:p w14:paraId="2948F7E8" w14:textId="77777777" w:rsidR="00FE0A4D" w:rsidRDefault="000343A2" w:rsidP="00DC5789">
            <w:pPr>
              <w:pStyle w:val="ListParagraph"/>
              <w:numPr>
                <w:ilvl w:val="0"/>
                <w:numId w:val="1"/>
              </w:numPr>
              <w:jc w:val="both"/>
              <w:rPr>
                <w:ins w:id="3590" w:author="Bonephace Kaijage" w:date="2026-10-14T05:59:00Z" w16du:dateUtc="2026-10-14T03:59:00Z"/>
                <w:color w:val="000000"/>
              </w:rPr>
            </w:pPr>
            <w:ins w:id="3591" w:author="Bonephace Kaijage" w:date="2026-10-11T07:16:00Z" w16du:dateUtc="2026-10-11T04:16:00Z">
              <w:r>
                <w:rPr>
                  <w:color w:val="000000"/>
                </w:rPr>
                <w:t>Know the higher ground your household will move to when the Lukuledi floods the fields and crossings, do not cross the flooded crossings, and agree early where food will come from in a failed season.</w:t>
              </w:r>
            </w:ins>
          </w:p>
          <w:p w14:paraId="04046483" w14:textId="6F5B360D" w:rsidR="000C3051" w:rsidRPr="00DC5789" w:rsidRDefault="00FE0A4D" w:rsidP="00DC5789">
            <w:pPr>
              <w:pStyle w:val="ListParagraph"/>
              <w:numPr>
                <w:ilvl w:val="0"/>
                <w:numId w:val="1"/>
              </w:numPr>
              <w:jc w:val="both"/>
              <w:rPr>
                <w:bCs/>
                <w:color w:val="000000"/>
              </w:rPr>
            </w:pPr>
            <w:ins w:id="3592" w:author="Bonephace Kaijage" w:date="2026-10-14T05:59:00Z" w16du:dateUtc="2026-10-14T03:59:00Z">
              <w:r>
                <w:rPr>
                  <w:color w:val="000000"/>
                </w:rPr>
                <w:t>Agree who will help anyone in the household who cannot move, see or hear a warning on their own.</w:t>
              </w:r>
            </w:ins>
          </w:p>
        </w:tc>
        <w:tc>
          <w:tcPr>
            <w:tcW w:w="3325" w:type="dxa"/>
          </w:tcPr>
          <w:p w14:paraId="1E82FAEC" w14:textId="2ABDDEA4" w:rsidR="000C3051" w:rsidRPr="00DC5789" w:rsidRDefault="00DC5789" w:rsidP="00DC5789">
            <w:pPr>
              <w:pStyle w:val="ListParagraph"/>
              <w:numPr>
                <w:ilvl w:val="0"/>
                <w:numId w:val="1"/>
              </w:numPr>
              <w:jc w:val="both"/>
              <w:rPr>
                <w:color w:val="000000"/>
              </w:rPr>
            </w:pPr>
            <w:r w:rsidRPr="00DC5789">
              <w:rPr>
                <w:color w:val="000000"/>
              </w:rPr>
              <w:t>Eneo hili lina mashamba ya korosho na chakula ambapo vipindi vya ukavu huharibu mazao, na bonde la Lukuledi ambapo mvua kubwa hufurika mashamba na vivuko vya vijijini.</w:t>
            </w:r>
          </w:p>
          <w:p w14:paraId="6DD8D2A9" w14:textId="77777777" w:rsidR="000343A2" w:rsidRDefault="00DC5789" w:rsidP="00DC5789">
            <w:pPr>
              <w:pStyle w:val="ListParagraph"/>
              <w:numPr>
                <w:ilvl w:val="0"/>
                <w:numId w:val="1"/>
              </w:numPr>
              <w:jc w:val="both"/>
              <w:rPr>
                <w:ins w:id="3593" w:author="Bonephace Kaijage" w:date="2026-10-11T07:16:00Z" w16du:dateUtc="2026-10-11T04:16:00Z"/>
                <w:color w:val="000000"/>
              </w:rPr>
            </w:pPr>
            <w:r>
              <w:rPr>
                <w:color w:val="000000"/>
              </w:rPr>
              <w:t>Kwa wanaolima hapa, ni vyema</w:t>
            </w:r>
            <w:r w:rsidRPr="00DC5789">
              <w:rPr>
                <w:color w:val="000000"/>
              </w:rPr>
              <w:t xml:space="preserve"> kupanda mbegu zinazokomaa mapema na kustahimili ukame, kuweka akiba ya chakula na kujenga makazi na maghala nje ya sakafu ya bonde.</w:t>
            </w:r>
          </w:p>
          <w:p w14:paraId="2804EFC7" w14:textId="6A6ECD45" w:rsidR="000343A2" w:rsidRDefault="00FE0A4D" w:rsidP="00DC5789">
            <w:pPr>
              <w:pStyle w:val="ListParagraph"/>
              <w:numPr>
                <w:ilvl w:val="0"/>
                <w:numId w:val="1"/>
              </w:numPr>
              <w:jc w:val="both"/>
              <w:rPr>
                <w:ins w:id="3594" w:author="Bonephace Kaijage" w:date="2026-10-11T07:16:00Z" w16du:dateUtc="2026-10-11T04:16:00Z"/>
                <w:color w:val="000000"/>
              </w:rPr>
            </w:pPr>
            <w:ins w:id="3595" w:author="Bonephace Kaijage" w:date="2026-10-14T05:56:00Z" w16du:dateUtc="2026-10-14T03:56:00Z">
              <w:r>
                <w:rPr>
                  <w:color w:val="000000"/>
                </w:rPr>
                <w:t>Kinachoongeza hasara katika miaka ya mvua nyingi na ya ukame: kujenga makazi na maghala kwenye sakafu ya bonde la Lukuledi, kutegemea zao moja na kuuza mavuno yote kwa mara moja.</w:t>
              </w:r>
            </w:ins>
          </w:p>
          <w:p w14:paraId="35C0D489" w14:textId="77777777" w:rsidR="00FE0A4D" w:rsidRDefault="000343A2" w:rsidP="00DC5789">
            <w:pPr>
              <w:pStyle w:val="ListParagraph"/>
              <w:numPr>
                <w:ilvl w:val="0"/>
                <w:numId w:val="1"/>
              </w:numPr>
              <w:jc w:val="both"/>
              <w:rPr>
                <w:ins w:id="3596" w:author="Bonephace Kaijage" w:date="2026-10-14T05:59:00Z" w16du:dateUtc="2026-10-14T03:59:00Z"/>
                <w:color w:val="000000"/>
              </w:rPr>
            </w:pPr>
            <w:ins w:id="3597" w:author="Bonephace Kaijage" w:date="2026-10-11T07:16:00Z" w16du:dateUtc="2026-10-11T04:16:00Z">
              <w:r>
                <w:rPr>
                  <w:color w:val="000000"/>
                </w:rPr>
                <w:t>Fahamu eneo la juu ambalo kaya yako itahamia Lukuledi inapofurika mashamba na vivuko, msivuke vivuko vilivyofurika, na kubalianeni mapema chakula kitatoka wapi msimu ukikosekana.</w:t>
              </w:r>
            </w:ins>
          </w:p>
          <w:p w14:paraId="379097D5" w14:textId="41A6520D" w:rsidR="000C3051" w:rsidRPr="00DC5789" w:rsidRDefault="00FE0A4D" w:rsidP="00DC5789">
            <w:pPr>
              <w:pStyle w:val="ListParagraph"/>
              <w:numPr>
                <w:ilvl w:val="0"/>
                <w:numId w:val="1"/>
              </w:numPr>
              <w:jc w:val="both"/>
              <w:rPr>
                <w:bCs/>
                <w:color w:val="000000"/>
              </w:rPr>
            </w:pPr>
            <w:ins w:id="3598" w:author="Bonephace Kaijage" w:date="2026-10-14T05:59:00Z" w16du:dateUtc="2026-10-14T03:59:00Z">
              <w:r>
                <w:rPr>
                  <w:color w:val="000000"/>
                </w:rPr>
                <w:t xml:space="preserve">Kubalianeni nani atamsaidia yeyote katika </w:t>
              </w:r>
              <w:r>
                <w:rPr>
                  <w:color w:val="000000"/>
                </w:rPr>
                <w:lastRenderedPageBreak/>
                <w:t>kaya asiyeweza kuondoka, kuona au kusikia tahadhari peke yake.</w:t>
              </w:r>
            </w:ins>
          </w:p>
        </w:tc>
      </w:tr>
      <w:tr w:rsidR="000C3051" w:rsidRPr="000C3051" w14:paraId="6F81B761" w14:textId="77777777" w:rsidTr="000C3051">
        <w:tc>
          <w:tcPr>
            <w:tcW w:w="3420" w:type="dxa"/>
          </w:tcPr>
          <w:p w14:paraId="28A6B55F" w14:textId="7471F7DB" w:rsidR="000C3051" w:rsidRPr="000C3051" w:rsidRDefault="000C3051" w:rsidP="000C3051">
            <w:pPr>
              <w:pStyle w:val="ListParagraph"/>
              <w:numPr>
                <w:ilvl w:val="0"/>
                <w:numId w:val="1"/>
              </w:numPr>
              <w:jc w:val="both"/>
              <w:rPr>
                <w:color w:val="000000"/>
              </w:rPr>
            </w:pPr>
            <w:r w:rsidRPr="000C3051">
              <w:rPr>
                <w:color w:val="000000"/>
              </w:rPr>
              <w:lastRenderedPageBreak/>
              <w:t>Mtwara DC: coast, Ruvuma delta and gas fields</w:t>
            </w:r>
          </w:p>
        </w:tc>
        <w:tc>
          <w:tcPr>
            <w:tcW w:w="3235" w:type="dxa"/>
          </w:tcPr>
          <w:p w14:paraId="1E88C24C" w14:textId="533E7B4D" w:rsidR="000C3051" w:rsidRPr="000C3051" w:rsidRDefault="000C3051" w:rsidP="000C3051">
            <w:pPr>
              <w:pStyle w:val="ListParagraph"/>
              <w:numPr>
                <w:ilvl w:val="0"/>
                <w:numId w:val="1"/>
              </w:numPr>
              <w:jc w:val="both"/>
              <w:rPr>
                <w:color w:val="000000"/>
                <w:lang w:val="sv-SE"/>
              </w:rPr>
            </w:pPr>
            <w:r w:rsidRPr="000C3051">
              <w:rPr>
                <w:color w:val="000000"/>
                <w:lang w:val="sv-SE"/>
              </w:rPr>
              <w:t>Mtwara DC: pwani, delta ya Ruvuma na maeneo ya gesi</w:t>
            </w:r>
          </w:p>
        </w:tc>
        <w:tc>
          <w:tcPr>
            <w:tcW w:w="3605" w:type="dxa"/>
          </w:tcPr>
          <w:p w14:paraId="01BC3A0F" w14:textId="13624DBE" w:rsidR="000C3051" w:rsidRPr="00DC5789" w:rsidRDefault="00DC5789" w:rsidP="00DC5789">
            <w:pPr>
              <w:pStyle w:val="ListParagraph"/>
              <w:numPr>
                <w:ilvl w:val="0"/>
                <w:numId w:val="1"/>
              </w:numPr>
              <w:jc w:val="both"/>
              <w:rPr>
                <w:color w:val="000000"/>
              </w:rPr>
            </w:pPr>
            <w:r w:rsidRPr="00DC5789">
              <w:rPr>
                <w:color w:val="000000"/>
              </w:rPr>
              <w:t>This area includes coastal villages exposed to storm surge and erosion, the Ruvuma delta that floods in wet years, and gas fields such as Msimbati.</w:t>
            </w:r>
          </w:p>
          <w:p w14:paraId="3D8300B8" w14:textId="77777777" w:rsidR="000343A2" w:rsidRDefault="00DC5789" w:rsidP="00DC5789">
            <w:pPr>
              <w:pStyle w:val="ListParagraph"/>
              <w:numPr>
                <w:ilvl w:val="0"/>
                <w:numId w:val="1"/>
              </w:numPr>
              <w:jc w:val="both"/>
              <w:rPr>
                <w:ins w:id="3599" w:author="Bonephace Kaijage" w:date="2026-10-11T07:17:00Z" w16du:dateUtc="2026-10-11T04:17:00Z"/>
                <w:color w:val="000000"/>
              </w:rPr>
            </w:pPr>
            <w:r>
              <w:rPr>
                <w:color w:val="000000"/>
              </w:rPr>
              <w:t>For those living and fishing here, it helps to</w:t>
            </w:r>
            <w:r w:rsidRPr="00DC5789">
              <w:rPr>
                <w:color w:val="000000"/>
              </w:rPr>
              <w:t xml:space="preserve"> keep boats ashore in strong winds, keep homes off the delta flood plain and follow safety rules around gas installations.</w:t>
            </w:r>
          </w:p>
          <w:p w14:paraId="7D9968A6" w14:textId="3816584B" w:rsidR="000343A2" w:rsidRDefault="00FE0A4D" w:rsidP="00DC5789">
            <w:pPr>
              <w:pStyle w:val="ListParagraph"/>
              <w:numPr>
                <w:ilvl w:val="0"/>
                <w:numId w:val="1"/>
              </w:numPr>
              <w:jc w:val="both"/>
              <w:rPr>
                <w:ins w:id="3600" w:author="Bonephace Kaijage" w:date="2026-10-11T07:17:00Z" w16du:dateUtc="2026-10-11T04:17:00Z"/>
                <w:color w:val="000000"/>
              </w:rPr>
            </w:pPr>
            <w:ins w:id="3601" w:author="Bonephace Kaijage" w:date="2026-10-14T05:56:00Z" w16du:dateUtc="2026-10-14T03:56:00Z">
              <w:r>
                <w:rPr>
                  <w:color w:val="000000"/>
                </w:rPr>
                <w:t>What raises the risk: building on the beach or on the delta flats, cutting mangroves, going out in overloaded boats when the wind is rising and crossing the gas-field exclusion areas.</w:t>
              </w:r>
            </w:ins>
          </w:p>
          <w:p w14:paraId="28188AE6" w14:textId="77777777" w:rsidR="00FE0A4D" w:rsidRDefault="000343A2" w:rsidP="00DC5789">
            <w:pPr>
              <w:pStyle w:val="ListParagraph"/>
              <w:numPr>
                <w:ilvl w:val="0"/>
                <w:numId w:val="1"/>
              </w:numPr>
              <w:jc w:val="both"/>
              <w:rPr>
                <w:ins w:id="3602" w:author="Bonephace Kaijage" w:date="2026-10-14T05:59:00Z" w16du:dateUtc="2026-10-14T03:59:00Z"/>
                <w:color w:val="000000"/>
              </w:rPr>
            </w:pPr>
            <w:ins w:id="3603" w:author="Bonephace Kaijage" w:date="2026-10-11T07:17:00Z" w16du:dateUtc="2026-10-11T04:17:00Z">
              <w:r>
                <w:rPr>
                  <w:color w:val="000000"/>
                </w:rPr>
                <w:t>Know the higher ground inland that your village will move to when a storm-surge or strong-wind warning is given, and the raised ground away from the delta for a wet year; go before the tide turns, and if an alarm sounds at the gas plant move away upwind as directed.</w:t>
              </w:r>
            </w:ins>
          </w:p>
          <w:p w14:paraId="7F92ADB4" w14:textId="509552B9" w:rsidR="000C3051" w:rsidRPr="00DC5789" w:rsidRDefault="00FE0A4D" w:rsidP="00DC5789">
            <w:pPr>
              <w:pStyle w:val="ListParagraph"/>
              <w:numPr>
                <w:ilvl w:val="0"/>
                <w:numId w:val="1"/>
              </w:numPr>
              <w:jc w:val="both"/>
              <w:rPr>
                <w:bCs/>
                <w:color w:val="000000"/>
              </w:rPr>
            </w:pPr>
            <w:ins w:id="3604" w:author="Bonephace Kaijage" w:date="2026-10-14T05:59:00Z" w16du:dateUtc="2026-10-14T03:59:00Z">
              <w:r>
                <w:rPr>
                  <w:color w:val="000000"/>
                </w:rPr>
                <w:t>Agree who will help anyone in the household who cannot move, see or hear a warning on their own.</w:t>
              </w:r>
            </w:ins>
          </w:p>
        </w:tc>
        <w:tc>
          <w:tcPr>
            <w:tcW w:w="3325" w:type="dxa"/>
          </w:tcPr>
          <w:p w14:paraId="3E474EBE" w14:textId="05D6F7C7" w:rsidR="000C3051" w:rsidRPr="00DC5789" w:rsidRDefault="00DC5789" w:rsidP="00DC5789">
            <w:pPr>
              <w:pStyle w:val="ListParagraph"/>
              <w:numPr>
                <w:ilvl w:val="0"/>
                <w:numId w:val="1"/>
              </w:numPr>
              <w:jc w:val="both"/>
              <w:rPr>
                <w:color w:val="000000"/>
              </w:rPr>
            </w:pPr>
            <w:r w:rsidRPr="00DC5789">
              <w:rPr>
                <w:color w:val="000000"/>
              </w:rPr>
              <w:t>Eneo hili linajumuisha vijiji vya pwani vinavyoathiriwa na mawimbi makubwa na mmomonyoko, delta ya Ruvuma inayofurika katika miaka ya mvua nyingi, na maeneo ya gesi kama Msimbati.</w:t>
            </w:r>
          </w:p>
          <w:p w14:paraId="0D347812" w14:textId="77777777" w:rsidR="000343A2" w:rsidRDefault="00DC5789" w:rsidP="00DC5789">
            <w:pPr>
              <w:pStyle w:val="ListParagraph"/>
              <w:numPr>
                <w:ilvl w:val="0"/>
                <w:numId w:val="1"/>
              </w:numPr>
              <w:jc w:val="both"/>
              <w:rPr>
                <w:ins w:id="3605" w:author="Bonephace Kaijage" w:date="2026-10-11T07:17:00Z" w16du:dateUtc="2026-10-11T04:17:00Z"/>
                <w:color w:val="000000"/>
              </w:rPr>
            </w:pPr>
            <w:r>
              <w:rPr>
                <w:color w:val="000000"/>
              </w:rPr>
              <w:t>Kwa wanaoishi na kuvua hapa, ni vyema</w:t>
            </w:r>
            <w:r w:rsidRPr="00DC5789">
              <w:rPr>
                <w:color w:val="000000"/>
              </w:rPr>
              <w:t xml:space="preserve"> kuweka vyombo ufukweni wakati wa upepo mkali, kujenga nje ya tambarare ya mafuriko ya delta na kufuata kanuni za usalama karibu na mitambo ya gesi.</w:t>
            </w:r>
          </w:p>
          <w:p w14:paraId="5AA51BDC" w14:textId="37E2C379" w:rsidR="000343A2" w:rsidRDefault="00FE0A4D" w:rsidP="00DC5789">
            <w:pPr>
              <w:pStyle w:val="ListParagraph"/>
              <w:numPr>
                <w:ilvl w:val="0"/>
                <w:numId w:val="1"/>
              </w:numPr>
              <w:jc w:val="both"/>
              <w:rPr>
                <w:ins w:id="3606" w:author="Bonephace Kaijage" w:date="2026-10-11T07:17:00Z" w16du:dateUtc="2026-10-11T04:17:00Z"/>
                <w:color w:val="000000"/>
              </w:rPr>
            </w:pPr>
            <w:ins w:id="3607" w:author="Bonephace Kaijage" w:date="2026-10-14T05:56:00Z" w16du:dateUtc="2026-10-14T03:56:00Z">
              <w:r>
                <w:rPr>
                  <w:color w:val="000000"/>
                </w:rPr>
                <w:t>Kinachoongeza hatari: kujenga ufukweni au kwenye tambarare za delta, kukata mikoko, kutoka baharini kwa vyombo vilivyojaa kupita kiasi upepo ukianza kuongezeka na kuvuka maeneo yaliyozuiwa ya gesi.</w:t>
              </w:r>
            </w:ins>
          </w:p>
          <w:p w14:paraId="32CC5FD9" w14:textId="77777777" w:rsidR="00FE0A4D" w:rsidRDefault="000343A2" w:rsidP="00DC5789">
            <w:pPr>
              <w:pStyle w:val="ListParagraph"/>
              <w:numPr>
                <w:ilvl w:val="0"/>
                <w:numId w:val="1"/>
              </w:numPr>
              <w:jc w:val="both"/>
              <w:rPr>
                <w:ins w:id="3608" w:author="Bonephace Kaijage" w:date="2026-10-14T05:59:00Z" w16du:dateUtc="2026-10-14T03:59:00Z"/>
                <w:color w:val="000000"/>
              </w:rPr>
            </w:pPr>
            <w:ins w:id="3609" w:author="Bonephace Kaijage" w:date="2026-10-11T07:17:00Z" w16du:dateUtc="2026-10-11T04:17:00Z">
              <w:r>
                <w:rPr>
                  <w:color w:val="000000"/>
                </w:rPr>
                <w:t>Fahamu eneo la juu la ndani ambalo kijiji chenu kitahamia tahadhari ya mawimbi ya dhoruba au upepo mkali inapotolewa, na eneo lililoinuka mbali na delta kwa mwaka wa mvua nyingi; ondokeni kabla maji ya bahari hayajabadilika, na king'ora kikilia kwenye mtambo wa gesi ondokeni kuelekea upande upepo unakotoka kama mnavyoelekezwa.</w:t>
              </w:r>
            </w:ins>
          </w:p>
          <w:p w14:paraId="391ED943" w14:textId="6585CC2A" w:rsidR="000C3051" w:rsidRPr="00DC5789" w:rsidRDefault="00FE0A4D" w:rsidP="00DC5789">
            <w:pPr>
              <w:pStyle w:val="ListParagraph"/>
              <w:numPr>
                <w:ilvl w:val="0"/>
                <w:numId w:val="1"/>
              </w:numPr>
              <w:jc w:val="both"/>
              <w:rPr>
                <w:bCs/>
                <w:color w:val="000000"/>
              </w:rPr>
            </w:pPr>
            <w:ins w:id="3610" w:author="Bonephace Kaijage" w:date="2026-10-14T05:59:00Z" w16du:dateUtc="2026-10-14T03:59:00Z">
              <w:r>
                <w:rPr>
                  <w:color w:val="000000"/>
                </w:rPr>
                <w:lastRenderedPageBreak/>
                <w:t>Kubalianeni nani atamsaidia yeyote katika kaya asiyeweza kuondoka, kuona au kusikia tahadhari peke yake.</w:t>
              </w:r>
            </w:ins>
          </w:p>
        </w:tc>
      </w:tr>
      <w:tr w:rsidR="000C3051" w:rsidRPr="000C3051" w14:paraId="24B8873E" w14:textId="77777777" w:rsidTr="000C3051">
        <w:tc>
          <w:tcPr>
            <w:tcW w:w="3420" w:type="dxa"/>
          </w:tcPr>
          <w:p w14:paraId="5E64EE7C" w14:textId="592F27F2" w:rsidR="000C3051" w:rsidRPr="000C3051" w:rsidRDefault="000C3051" w:rsidP="000C3051">
            <w:pPr>
              <w:pStyle w:val="ListParagraph"/>
              <w:numPr>
                <w:ilvl w:val="0"/>
                <w:numId w:val="1"/>
              </w:numPr>
              <w:jc w:val="both"/>
              <w:rPr>
                <w:color w:val="000000"/>
                <w:lang w:val="sv-SE"/>
              </w:rPr>
            </w:pPr>
            <w:r w:rsidRPr="000C3051">
              <w:rPr>
                <w:color w:val="000000"/>
                <w:lang w:val="sv-SE"/>
              </w:rPr>
              <w:lastRenderedPageBreak/>
              <w:t>Nanyumbu: Ruvuma river border villages</w:t>
            </w:r>
          </w:p>
        </w:tc>
        <w:tc>
          <w:tcPr>
            <w:tcW w:w="3235" w:type="dxa"/>
          </w:tcPr>
          <w:p w14:paraId="611DFAC3" w14:textId="011C4A55" w:rsidR="000C3051" w:rsidRPr="000C3051" w:rsidRDefault="000C3051" w:rsidP="000C3051">
            <w:pPr>
              <w:pStyle w:val="ListParagraph"/>
              <w:numPr>
                <w:ilvl w:val="0"/>
                <w:numId w:val="1"/>
              </w:numPr>
              <w:jc w:val="both"/>
              <w:rPr>
                <w:color w:val="000000"/>
                <w:lang w:val="sv-SE"/>
              </w:rPr>
            </w:pPr>
            <w:r w:rsidRPr="000C3051">
              <w:rPr>
                <w:color w:val="000000"/>
                <w:lang w:val="sv-SE"/>
              </w:rPr>
              <w:t>Nanyumbu: vijiji vya mpakani kando ya mto Ruvuma</w:t>
            </w:r>
          </w:p>
        </w:tc>
        <w:tc>
          <w:tcPr>
            <w:tcW w:w="3605" w:type="dxa"/>
          </w:tcPr>
          <w:p w14:paraId="70814479" w14:textId="5C5CC846" w:rsidR="000C3051" w:rsidRPr="00DC5789" w:rsidRDefault="00DC5789" w:rsidP="00DC5789">
            <w:pPr>
              <w:pStyle w:val="ListParagraph"/>
              <w:numPr>
                <w:ilvl w:val="0"/>
                <w:numId w:val="1"/>
              </w:numPr>
              <w:jc w:val="both"/>
              <w:rPr>
                <w:color w:val="000000"/>
              </w:rPr>
            </w:pPr>
            <w:r w:rsidRPr="00DC5789">
              <w:rPr>
                <w:color w:val="000000"/>
              </w:rPr>
              <w:t>This area borders the Ruvuma river and Mozambique, where the river floods riverside farms, wildlife raids crops and cross-border movement brings security and disease concerns.</w:t>
            </w:r>
          </w:p>
          <w:p w14:paraId="61E6C9D1" w14:textId="77777777" w:rsidR="000343A2" w:rsidRDefault="00DC5789" w:rsidP="00DC5789">
            <w:pPr>
              <w:pStyle w:val="ListParagraph"/>
              <w:numPr>
                <w:ilvl w:val="0"/>
                <w:numId w:val="1"/>
              </w:numPr>
              <w:jc w:val="both"/>
              <w:rPr>
                <w:ins w:id="3611" w:author="Bonephace Kaijage" w:date="2026-10-11T07:17:00Z" w16du:dateUtc="2026-10-11T04:17:00Z"/>
                <w:color w:val="000000"/>
              </w:rPr>
            </w:pPr>
            <w:r>
              <w:rPr>
                <w:color w:val="000000"/>
              </w:rPr>
              <w:t>For those living and farming here, it helps to</w:t>
            </w:r>
            <w:r w:rsidRPr="00DC5789">
              <w:rPr>
                <w:color w:val="000000"/>
              </w:rPr>
              <w:t xml:space="preserve"> keep homes above the river flood line, use community deterrents against wildlife and report unusual illness or insecurity early.</w:t>
            </w:r>
          </w:p>
          <w:p w14:paraId="3FF163B8" w14:textId="376E494C" w:rsidR="000343A2" w:rsidRDefault="00FE0A4D" w:rsidP="00DC5789">
            <w:pPr>
              <w:pStyle w:val="ListParagraph"/>
              <w:numPr>
                <w:ilvl w:val="0"/>
                <w:numId w:val="1"/>
              </w:numPr>
              <w:jc w:val="both"/>
              <w:rPr>
                <w:ins w:id="3612" w:author="Bonephace Kaijage" w:date="2026-10-11T07:17:00Z" w16du:dateUtc="2026-10-11T04:17:00Z"/>
                <w:color w:val="000000"/>
              </w:rPr>
            </w:pPr>
            <w:ins w:id="3613" w:author="Bonephace Kaijage" w:date="2026-10-14T05:56:00Z" w16du:dateUtc="2026-10-14T03:56:00Z">
              <w:r>
                <w:rPr>
                  <w:color w:val="000000"/>
                </w:rPr>
                <w:t>What raises the risk: opening fields and building right on the Ruvuma bank, crossing the river in loaded canoes when it is rising and hiding cases of fever, diarrhoea or strangers in the village.</w:t>
              </w:r>
            </w:ins>
          </w:p>
          <w:p w14:paraId="7DF2024C" w14:textId="77777777" w:rsidR="00FE0A4D" w:rsidRDefault="000343A2" w:rsidP="00DC5789">
            <w:pPr>
              <w:pStyle w:val="ListParagraph"/>
              <w:numPr>
                <w:ilvl w:val="0"/>
                <w:numId w:val="1"/>
              </w:numPr>
              <w:jc w:val="both"/>
              <w:rPr>
                <w:ins w:id="3614" w:author="Bonephace Kaijage" w:date="2026-10-14T05:59:00Z" w16du:dateUtc="2026-10-14T03:59:00Z"/>
                <w:color w:val="000000"/>
              </w:rPr>
            </w:pPr>
            <w:ins w:id="3615" w:author="Bonephace Kaijage" w:date="2026-10-11T07:17:00Z" w16du:dateUtc="2026-10-11T04:17:00Z">
              <w:r>
                <w:rPr>
                  <w:color w:val="000000"/>
                </w:rPr>
                <w:t>Know the higher ground away from the river that your village will move to when the Ruvuma rises, and move before it reaches the fields; report the first unusual illness or security concern to the village leader the same day.</w:t>
              </w:r>
            </w:ins>
          </w:p>
          <w:p w14:paraId="562A045F" w14:textId="484F19C4" w:rsidR="000C3051" w:rsidRPr="00DC5789" w:rsidRDefault="00FE0A4D" w:rsidP="00DC5789">
            <w:pPr>
              <w:pStyle w:val="ListParagraph"/>
              <w:numPr>
                <w:ilvl w:val="0"/>
                <w:numId w:val="1"/>
              </w:numPr>
              <w:jc w:val="both"/>
              <w:rPr>
                <w:bCs/>
                <w:color w:val="000000"/>
              </w:rPr>
            </w:pPr>
            <w:ins w:id="3616" w:author="Bonephace Kaijage" w:date="2026-10-14T05:59:00Z" w16du:dateUtc="2026-10-14T03:59:00Z">
              <w:r>
                <w:rPr>
                  <w:color w:val="000000"/>
                </w:rPr>
                <w:t>Agree who will help anyone in the household who cannot move, see or hear a warning on their own.</w:t>
              </w:r>
            </w:ins>
          </w:p>
        </w:tc>
        <w:tc>
          <w:tcPr>
            <w:tcW w:w="3325" w:type="dxa"/>
          </w:tcPr>
          <w:p w14:paraId="1AC8D03C" w14:textId="4CD99E91" w:rsidR="000C3051" w:rsidRPr="00DC5789" w:rsidRDefault="00DC5789" w:rsidP="00DC5789">
            <w:pPr>
              <w:pStyle w:val="ListParagraph"/>
              <w:numPr>
                <w:ilvl w:val="0"/>
                <w:numId w:val="1"/>
              </w:numPr>
              <w:jc w:val="both"/>
              <w:rPr>
                <w:color w:val="000000"/>
              </w:rPr>
            </w:pPr>
            <w:r w:rsidRPr="00DC5789">
              <w:rPr>
                <w:color w:val="000000"/>
              </w:rPr>
              <w:t>Eneo hili linapakana na mto Ruvuma na Msumbiji, ambapo mto hufurika mashamba ya kando ya mto, wanyamapori huvamia mazao na mwingiliano wa mpakani huleta changamoto za usalama na magonjwa.</w:t>
            </w:r>
          </w:p>
          <w:p w14:paraId="3FAC4A84" w14:textId="77777777" w:rsidR="000343A2" w:rsidRDefault="00DC5789" w:rsidP="00DC5789">
            <w:pPr>
              <w:pStyle w:val="ListParagraph"/>
              <w:numPr>
                <w:ilvl w:val="0"/>
                <w:numId w:val="1"/>
              </w:numPr>
              <w:jc w:val="both"/>
              <w:rPr>
                <w:ins w:id="3617" w:author="Bonephace Kaijage" w:date="2026-10-11T07:17:00Z" w16du:dateUtc="2026-10-11T04:17:00Z"/>
                <w:color w:val="000000"/>
              </w:rPr>
            </w:pPr>
            <w:r>
              <w:rPr>
                <w:color w:val="000000"/>
              </w:rPr>
              <w:t>Kwa wanaoishi na kulima hapa, ni vyema</w:t>
            </w:r>
            <w:r w:rsidRPr="00DC5789">
              <w:rPr>
                <w:color w:val="000000"/>
              </w:rPr>
              <w:t xml:space="preserve"> kujenga juu ya mstari wa mafuriko ya mto, kutumia mbinu za jamii kufukuza wanyama na kutoa taarifa mapema za magonjwa au hali ya usalama.</w:t>
            </w:r>
          </w:p>
          <w:p w14:paraId="3574CD2D" w14:textId="739EF125" w:rsidR="000343A2" w:rsidRDefault="00FE0A4D" w:rsidP="00DC5789">
            <w:pPr>
              <w:pStyle w:val="ListParagraph"/>
              <w:numPr>
                <w:ilvl w:val="0"/>
                <w:numId w:val="1"/>
              </w:numPr>
              <w:jc w:val="both"/>
              <w:rPr>
                <w:ins w:id="3618" w:author="Bonephace Kaijage" w:date="2026-10-11T07:17:00Z" w16du:dateUtc="2026-10-11T04:17:00Z"/>
                <w:color w:val="000000"/>
              </w:rPr>
            </w:pPr>
            <w:ins w:id="3619" w:author="Bonephace Kaijage" w:date="2026-10-14T05:56:00Z" w16du:dateUtc="2026-10-14T03:56:00Z">
              <w:r>
                <w:rPr>
                  <w:color w:val="000000"/>
                </w:rPr>
                <w:t>Kinachoongeza hatari: kufungua mashamba na kujenga moja kwa moja kwenye ukingo wa Ruvuma, kuvuka mto kwa mitumbwi iliyojaa unapopanda na kuficha wagonjwa wa homa, kuharisha au wageni wasiojulikana kijijini.</w:t>
              </w:r>
            </w:ins>
          </w:p>
          <w:p w14:paraId="104E0EF7" w14:textId="77777777" w:rsidR="00FE0A4D" w:rsidRDefault="000343A2" w:rsidP="00DC5789">
            <w:pPr>
              <w:pStyle w:val="ListParagraph"/>
              <w:numPr>
                <w:ilvl w:val="0"/>
                <w:numId w:val="1"/>
              </w:numPr>
              <w:jc w:val="both"/>
              <w:rPr>
                <w:ins w:id="3620" w:author="Bonephace Kaijage" w:date="2026-10-14T05:59:00Z" w16du:dateUtc="2026-10-14T03:59:00Z"/>
                <w:color w:val="000000"/>
              </w:rPr>
            </w:pPr>
            <w:ins w:id="3621" w:author="Bonephace Kaijage" w:date="2026-10-11T07:17:00Z" w16du:dateUtc="2026-10-11T04:17:00Z">
              <w:r>
                <w:rPr>
                  <w:color w:val="000000"/>
                </w:rPr>
                <w:t>Fahamu eneo la juu mbali na mto ambalo kijiji chenu kitahamia Ruvuma inapojaa, na hamieni kabla haijafika mashambani; ripoti ugonjwa usio wa kawaida au hali ya usalama kwa kiongozi wa kijiji siku hiyo hiyo.</w:t>
              </w:r>
            </w:ins>
          </w:p>
          <w:p w14:paraId="24F6A22E" w14:textId="1DA0CF9B" w:rsidR="000C3051" w:rsidRPr="00DC5789" w:rsidRDefault="00FE0A4D" w:rsidP="00DC5789">
            <w:pPr>
              <w:pStyle w:val="ListParagraph"/>
              <w:numPr>
                <w:ilvl w:val="0"/>
                <w:numId w:val="1"/>
              </w:numPr>
              <w:jc w:val="both"/>
              <w:rPr>
                <w:bCs/>
                <w:color w:val="000000"/>
              </w:rPr>
            </w:pPr>
            <w:ins w:id="3622" w:author="Bonephace Kaijage" w:date="2026-10-14T05:59:00Z" w16du:dateUtc="2026-10-14T03:59:00Z">
              <w:r>
                <w:rPr>
                  <w:color w:val="000000"/>
                </w:rPr>
                <w:t xml:space="preserve">Kubalianeni nani atamsaidia yeyote katika </w:t>
              </w:r>
              <w:r>
                <w:rPr>
                  <w:color w:val="000000"/>
                </w:rPr>
                <w:lastRenderedPageBreak/>
                <w:t>kaya asiyeweza kuondoka, kuona au kusikia tahadhari peke yake.</w:t>
              </w:r>
            </w:ins>
          </w:p>
        </w:tc>
      </w:tr>
      <w:tr w:rsidR="000C3051" w:rsidRPr="000C3051" w14:paraId="14D85C28" w14:textId="77777777" w:rsidTr="000C3051">
        <w:tc>
          <w:tcPr>
            <w:tcW w:w="3420" w:type="dxa"/>
          </w:tcPr>
          <w:p w14:paraId="562928C5" w14:textId="3CE70F21" w:rsidR="000C3051" w:rsidRPr="000C3051" w:rsidRDefault="000C3051" w:rsidP="000C3051">
            <w:pPr>
              <w:pStyle w:val="ListParagraph"/>
              <w:numPr>
                <w:ilvl w:val="0"/>
                <w:numId w:val="1"/>
              </w:numPr>
              <w:jc w:val="both"/>
              <w:rPr>
                <w:color w:val="000000"/>
              </w:rPr>
            </w:pPr>
            <w:r w:rsidRPr="000C3051">
              <w:rPr>
                <w:color w:val="000000"/>
              </w:rPr>
              <w:lastRenderedPageBreak/>
              <w:t>Newala DC: plateau villages and Ruvuma valley</w:t>
            </w:r>
          </w:p>
        </w:tc>
        <w:tc>
          <w:tcPr>
            <w:tcW w:w="3235" w:type="dxa"/>
          </w:tcPr>
          <w:p w14:paraId="040DDFD7" w14:textId="073C422A" w:rsidR="000C3051" w:rsidRPr="000C3051" w:rsidRDefault="000C3051" w:rsidP="000C3051">
            <w:pPr>
              <w:pStyle w:val="ListParagraph"/>
              <w:numPr>
                <w:ilvl w:val="0"/>
                <w:numId w:val="1"/>
              </w:numPr>
              <w:jc w:val="both"/>
              <w:rPr>
                <w:color w:val="000000"/>
                <w:lang w:val="sv-SE"/>
              </w:rPr>
            </w:pPr>
            <w:r w:rsidRPr="000C3051">
              <w:rPr>
                <w:color w:val="000000"/>
                <w:lang w:val="sv-SE"/>
              </w:rPr>
              <w:t>Newala DC: vijiji vya uwandani na bonde la Ruvuma</w:t>
            </w:r>
          </w:p>
        </w:tc>
        <w:tc>
          <w:tcPr>
            <w:tcW w:w="3605" w:type="dxa"/>
          </w:tcPr>
          <w:p w14:paraId="48A357EE" w14:textId="7D8E15E7" w:rsidR="000C3051" w:rsidRPr="00DC5789" w:rsidRDefault="00DC5789" w:rsidP="00DC5789">
            <w:pPr>
              <w:pStyle w:val="ListParagraph"/>
              <w:numPr>
                <w:ilvl w:val="0"/>
                <w:numId w:val="1"/>
              </w:numPr>
              <w:jc w:val="both"/>
              <w:rPr>
                <w:color w:val="000000"/>
              </w:rPr>
            </w:pPr>
            <w:r w:rsidRPr="00DC5789">
              <w:rPr>
                <w:color w:val="000000"/>
              </w:rPr>
              <w:t>This area has plateau villages with long walks to scarce water in the dry season and lowland villages in the Ruvuma valley that flood in wet years.</w:t>
            </w:r>
          </w:p>
          <w:p w14:paraId="70AEAEB3" w14:textId="77777777" w:rsidR="000343A2" w:rsidRDefault="00DC5789" w:rsidP="00DC5789">
            <w:pPr>
              <w:pStyle w:val="ListParagraph"/>
              <w:numPr>
                <w:ilvl w:val="0"/>
                <w:numId w:val="1"/>
              </w:numPr>
              <w:jc w:val="both"/>
              <w:rPr>
                <w:ins w:id="3623" w:author="Bonephace Kaijage" w:date="2026-10-11T07:35:00Z" w16du:dateUtc="2026-10-11T04:35:00Z"/>
                <w:color w:val="000000"/>
              </w:rPr>
            </w:pPr>
            <w:r>
              <w:rPr>
                <w:color w:val="000000"/>
              </w:rPr>
              <w:t>For those living here, it helps to</w:t>
            </w:r>
            <w:r w:rsidRPr="00DC5789">
              <w:rPr>
                <w:color w:val="000000"/>
              </w:rPr>
              <w:t xml:space="preserve"> harvest rainwater and protect wells on the plateau, and keep homes and stores above the flood line in the valley.</w:t>
            </w:r>
          </w:p>
          <w:p w14:paraId="1EFB421E" w14:textId="7251A9A6" w:rsidR="000343A2" w:rsidRDefault="00FE0A4D" w:rsidP="00DC5789">
            <w:pPr>
              <w:pStyle w:val="ListParagraph"/>
              <w:numPr>
                <w:ilvl w:val="0"/>
                <w:numId w:val="1"/>
              </w:numPr>
              <w:jc w:val="both"/>
              <w:rPr>
                <w:ins w:id="3624" w:author="Bonephace Kaijage" w:date="2026-10-11T07:35:00Z" w16du:dateUtc="2026-10-11T04:35:00Z"/>
                <w:color w:val="000000"/>
              </w:rPr>
            </w:pPr>
            <w:ins w:id="3625" w:author="Bonephace Kaijage" w:date="2026-10-14T05:57:00Z" w16du:dateUtc="2026-10-14T03:57:00Z">
              <w:r>
                <w:rPr>
                  <w:color w:val="000000"/>
                </w:rPr>
                <w:t>What raises the hardship on the plateau: letting the tanks run dry and fouling the few wells. What raises the risk in the valley: building below the known flood line and crossing the swollen river.</w:t>
              </w:r>
            </w:ins>
          </w:p>
          <w:p w14:paraId="3CEE08FD" w14:textId="77777777" w:rsidR="00FE0A4D" w:rsidRDefault="000343A2" w:rsidP="00DC5789">
            <w:pPr>
              <w:pStyle w:val="ListParagraph"/>
              <w:numPr>
                <w:ilvl w:val="0"/>
                <w:numId w:val="1"/>
              </w:numPr>
              <w:jc w:val="both"/>
              <w:rPr>
                <w:ins w:id="3626" w:author="Bonephace Kaijage" w:date="2026-10-14T05:59:00Z" w16du:dateUtc="2026-10-14T03:59:00Z"/>
                <w:color w:val="000000"/>
              </w:rPr>
            </w:pPr>
            <w:ins w:id="3627" w:author="Bonephace Kaijage" w:date="2026-10-11T07:35:00Z" w16du:dateUtc="2026-10-11T04:35:00Z">
              <w:r>
                <w:rPr>
                  <w:color w:val="000000"/>
                </w:rPr>
                <w:t>On the plateau, agree early where water will come from when the wells fail; in the valley, know the higher ground your household will move to when the Ruvuma rises, and move before it reaches the fields.</w:t>
              </w:r>
            </w:ins>
          </w:p>
          <w:p w14:paraId="2350FF84" w14:textId="12DBAC20" w:rsidR="000C3051" w:rsidRPr="00DC5789" w:rsidRDefault="00FE0A4D" w:rsidP="00DC5789">
            <w:pPr>
              <w:pStyle w:val="ListParagraph"/>
              <w:numPr>
                <w:ilvl w:val="0"/>
                <w:numId w:val="1"/>
              </w:numPr>
              <w:jc w:val="both"/>
              <w:rPr>
                <w:bCs/>
                <w:color w:val="000000"/>
              </w:rPr>
            </w:pPr>
            <w:ins w:id="3628" w:author="Bonephace Kaijage" w:date="2026-10-14T05:59:00Z" w16du:dateUtc="2026-10-14T03:59:00Z">
              <w:r>
                <w:rPr>
                  <w:color w:val="000000"/>
                </w:rPr>
                <w:t>Agree who will help anyone in the household who cannot move, see or hear a warning on their own.</w:t>
              </w:r>
            </w:ins>
          </w:p>
        </w:tc>
        <w:tc>
          <w:tcPr>
            <w:tcW w:w="3325" w:type="dxa"/>
          </w:tcPr>
          <w:p w14:paraId="24D22DBF" w14:textId="0E73016E" w:rsidR="000C3051" w:rsidRPr="00DC5789" w:rsidRDefault="00DC5789" w:rsidP="00DC5789">
            <w:pPr>
              <w:pStyle w:val="ListParagraph"/>
              <w:numPr>
                <w:ilvl w:val="0"/>
                <w:numId w:val="1"/>
              </w:numPr>
              <w:jc w:val="both"/>
              <w:rPr>
                <w:color w:val="000000"/>
              </w:rPr>
            </w:pPr>
            <w:r w:rsidRPr="00DC5789">
              <w:rPr>
                <w:color w:val="000000"/>
              </w:rPr>
              <w:t>Eneo hili lina vijiji vya uwandani vyenye safari ndefu kufuata maji machache wakati wa kiangazi na vijiji vya tambarare katika bonde la Ruvuma vinavyofurika katika miaka ya mvua nyingi.</w:t>
            </w:r>
          </w:p>
          <w:p w14:paraId="4A420615" w14:textId="77777777" w:rsidR="000343A2" w:rsidRDefault="00DC5789" w:rsidP="00DC5789">
            <w:pPr>
              <w:pStyle w:val="ListParagraph"/>
              <w:numPr>
                <w:ilvl w:val="0"/>
                <w:numId w:val="1"/>
              </w:numPr>
              <w:jc w:val="both"/>
              <w:rPr>
                <w:ins w:id="3629" w:author="Bonephace Kaijage" w:date="2026-10-11T07:35:00Z" w16du:dateUtc="2026-10-11T04:35:00Z"/>
                <w:color w:val="000000"/>
              </w:rPr>
            </w:pPr>
            <w:r>
              <w:rPr>
                <w:color w:val="000000"/>
              </w:rPr>
              <w:t>Kwa wanaoishi hapa, ni vyema</w:t>
            </w:r>
            <w:r w:rsidRPr="00DC5789">
              <w:rPr>
                <w:color w:val="000000"/>
              </w:rPr>
              <w:t xml:space="preserve"> kuvuna maji ya mvua na kulinda visima uwandani, na kujenga makazi na maghala juu ya mstari wa mafuriko bondeni.</w:t>
            </w:r>
          </w:p>
          <w:p w14:paraId="5891094C" w14:textId="389E0E37" w:rsidR="000343A2" w:rsidRDefault="00FE0A4D" w:rsidP="00DC5789">
            <w:pPr>
              <w:pStyle w:val="ListParagraph"/>
              <w:numPr>
                <w:ilvl w:val="0"/>
                <w:numId w:val="1"/>
              </w:numPr>
              <w:jc w:val="both"/>
              <w:rPr>
                <w:ins w:id="3630" w:author="Bonephace Kaijage" w:date="2026-10-11T07:35:00Z" w16du:dateUtc="2026-10-11T04:35:00Z"/>
                <w:color w:val="000000"/>
              </w:rPr>
            </w:pPr>
            <w:ins w:id="3631" w:author="Bonephace Kaijage" w:date="2026-10-14T05:57:00Z" w16du:dateUtc="2026-10-14T03:57:00Z">
              <w:r>
                <w:rPr>
                  <w:color w:val="000000"/>
                </w:rPr>
                <w:t>Kinachoongeza shida uwandani: kuacha matanki yakauke na kuchafua visima vichache. Kinachoongeza hatari bondeni: kujenga chini ya mstari wa mafuriko unaojulikana na kuvuka mto uliojaa.</w:t>
              </w:r>
            </w:ins>
          </w:p>
          <w:p w14:paraId="5DBB3813" w14:textId="77777777" w:rsidR="00FE0A4D" w:rsidRDefault="000343A2" w:rsidP="00DC5789">
            <w:pPr>
              <w:pStyle w:val="ListParagraph"/>
              <w:numPr>
                <w:ilvl w:val="0"/>
                <w:numId w:val="1"/>
              </w:numPr>
              <w:jc w:val="both"/>
              <w:rPr>
                <w:ins w:id="3632" w:author="Bonephace Kaijage" w:date="2026-10-14T05:59:00Z" w16du:dateUtc="2026-10-14T03:59:00Z"/>
                <w:color w:val="000000"/>
              </w:rPr>
            </w:pPr>
            <w:ins w:id="3633" w:author="Bonephace Kaijage" w:date="2026-10-11T07:35:00Z" w16du:dateUtc="2026-10-11T04:35:00Z">
              <w:r>
                <w:rPr>
                  <w:color w:val="000000"/>
                </w:rPr>
                <w:t>Uwandani, kubalianeni mapema maji yatatoka wapi visima vikikosekana; bondeni, fahamu eneo la juu ambalo kaya yako itahamia Ruvuma inapojaa, na hamieni kabla haijafika mashambani.</w:t>
              </w:r>
            </w:ins>
          </w:p>
          <w:p w14:paraId="75673E92" w14:textId="7263275C" w:rsidR="000C3051" w:rsidRPr="00DC5789" w:rsidRDefault="00FE0A4D" w:rsidP="00DC5789">
            <w:pPr>
              <w:pStyle w:val="ListParagraph"/>
              <w:numPr>
                <w:ilvl w:val="0"/>
                <w:numId w:val="1"/>
              </w:numPr>
              <w:jc w:val="both"/>
              <w:rPr>
                <w:bCs/>
                <w:color w:val="000000"/>
              </w:rPr>
            </w:pPr>
            <w:ins w:id="3634" w:author="Bonephace Kaijage" w:date="2026-10-14T05:59:00Z" w16du:dateUtc="2026-10-14T03:59:00Z">
              <w:r>
                <w:rPr>
                  <w:color w:val="000000"/>
                </w:rPr>
                <w:t>Kubalianeni nani atamsaidia yeyote katika kaya asiyeweza kuondoka, kuona au kusikia tahadhari peke yake.</w:t>
              </w:r>
            </w:ins>
          </w:p>
        </w:tc>
      </w:tr>
      <w:tr w:rsidR="000C3051" w:rsidRPr="000C3051" w14:paraId="2B2E1A7E" w14:textId="77777777" w:rsidTr="000C3051">
        <w:tc>
          <w:tcPr>
            <w:tcW w:w="3420" w:type="dxa"/>
          </w:tcPr>
          <w:p w14:paraId="4B541A69" w14:textId="5FCCD1D1" w:rsidR="000C3051" w:rsidRPr="000C3051" w:rsidRDefault="000C3051" w:rsidP="000C3051">
            <w:pPr>
              <w:pStyle w:val="ListParagraph"/>
              <w:numPr>
                <w:ilvl w:val="0"/>
                <w:numId w:val="1"/>
              </w:numPr>
              <w:jc w:val="both"/>
              <w:rPr>
                <w:color w:val="000000"/>
              </w:rPr>
            </w:pPr>
            <w:r w:rsidRPr="000C3051">
              <w:rPr>
                <w:color w:val="000000"/>
              </w:rPr>
              <w:t>Tandahimba: cashew farmland on the plateau</w:t>
            </w:r>
          </w:p>
        </w:tc>
        <w:tc>
          <w:tcPr>
            <w:tcW w:w="3235" w:type="dxa"/>
          </w:tcPr>
          <w:p w14:paraId="74860A9A" w14:textId="4F9A2D98" w:rsidR="000C3051" w:rsidRPr="000C3051" w:rsidRDefault="000C3051" w:rsidP="000C3051">
            <w:pPr>
              <w:pStyle w:val="ListParagraph"/>
              <w:numPr>
                <w:ilvl w:val="0"/>
                <w:numId w:val="1"/>
              </w:numPr>
              <w:jc w:val="both"/>
              <w:rPr>
                <w:color w:val="000000"/>
              </w:rPr>
            </w:pPr>
            <w:r w:rsidRPr="000C3051">
              <w:rPr>
                <w:color w:val="000000"/>
              </w:rPr>
              <w:t>Tandahimba: mashamba ya korosho uwandani</w:t>
            </w:r>
          </w:p>
        </w:tc>
        <w:tc>
          <w:tcPr>
            <w:tcW w:w="3605" w:type="dxa"/>
          </w:tcPr>
          <w:p w14:paraId="2B84E779" w14:textId="04702788" w:rsidR="000C3051" w:rsidRPr="00DC5789" w:rsidRDefault="00DC5789" w:rsidP="00DC5789">
            <w:pPr>
              <w:pStyle w:val="ListParagraph"/>
              <w:numPr>
                <w:ilvl w:val="0"/>
                <w:numId w:val="1"/>
              </w:numPr>
              <w:jc w:val="both"/>
              <w:rPr>
                <w:color w:val="000000"/>
              </w:rPr>
            </w:pPr>
            <w:r w:rsidRPr="00DC5789">
              <w:rPr>
                <w:color w:val="000000"/>
              </w:rPr>
              <w:t xml:space="preserve">This area is intensive cashew farmland on the plateau where </w:t>
            </w:r>
            <w:r w:rsidRPr="00DC5789">
              <w:rPr>
                <w:color w:val="000000"/>
              </w:rPr>
              <w:lastRenderedPageBreak/>
              <w:t>water is scarce in the dry season, crops depend on unreliable rains and dry-season field fires spread.</w:t>
            </w:r>
          </w:p>
          <w:p w14:paraId="2324B825" w14:textId="77777777" w:rsidR="000343A2" w:rsidRDefault="00DC5789" w:rsidP="00DC5789">
            <w:pPr>
              <w:pStyle w:val="ListParagraph"/>
              <w:numPr>
                <w:ilvl w:val="0"/>
                <w:numId w:val="1"/>
              </w:numPr>
              <w:jc w:val="both"/>
              <w:rPr>
                <w:ins w:id="3635" w:author="Bonephace Kaijage" w:date="2026-10-11T07:35:00Z" w16du:dateUtc="2026-10-11T04:35:00Z"/>
                <w:color w:val="000000"/>
              </w:rPr>
            </w:pPr>
            <w:r>
              <w:rPr>
                <w:color w:val="000000"/>
              </w:rPr>
              <w:t>For those farming here, it helps to</w:t>
            </w:r>
            <w:r w:rsidRPr="00DC5789">
              <w:rPr>
                <w:color w:val="000000"/>
              </w:rPr>
              <w:t xml:space="preserve"> harvest rainwater, burn fields only under control on calm days and keep household food and cash reserves.</w:t>
            </w:r>
          </w:p>
          <w:p w14:paraId="22633F07" w14:textId="2B53FAA7" w:rsidR="000343A2" w:rsidRDefault="00FE0A4D" w:rsidP="00DC5789">
            <w:pPr>
              <w:pStyle w:val="ListParagraph"/>
              <w:numPr>
                <w:ilvl w:val="0"/>
                <w:numId w:val="1"/>
              </w:numPr>
              <w:jc w:val="both"/>
              <w:rPr>
                <w:ins w:id="3636" w:author="Bonephace Kaijage" w:date="2026-10-11T07:35:00Z" w16du:dateUtc="2026-10-11T04:35:00Z"/>
                <w:color w:val="000000"/>
              </w:rPr>
            </w:pPr>
            <w:ins w:id="3637" w:author="Bonephace Kaijage" w:date="2026-10-14T05:56:00Z" w16du:dateUtc="2026-10-14T03:56:00Z">
              <w:r>
                <w:rPr>
                  <w:color w:val="000000"/>
                </w:rPr>
                <w:t>What raises the loss: burning cashew fields on windy days or leaving fires unattended, relying on cashew income alone and letting the tanks run dry before the dry season.</w:t>
              </w:r>
            </w:ins>
          </w:p>
          <w:p w14:paraId="0B5A444A" w14:textId="77777777" w:rsidR="00FE0A4D" w:rsidRDefault="000343A2" w:rsidP="00DC5789">
            <w:pPr>
              <w:pStyle w:val="ListParagraph"/>
              <w:numPr>
                <w:ilvl w:val="0"/>
                <w:numId w:val="1"/>
              </w:numPr>
              <w:jc w:val="both"/>
              <w:rPr>
                <w:ins w:id="3638" w:author="Bonephace Kaijage" w:date="2026-10-14T05:59:00Z" w16du:dateUtc="2026-10-14T03:59:00Z"/>
                <w:color w:val="000000"/>
              </w:rPr>
            </w:pPr>
            <w:ins w:id="3639" w:author="Bonephace Kaijage" w:date="2026-10-11T07:35:00Z" w16du:dateUtc="2026-10-11T04:35:00Z">
              <w:r>
                <w:rPr>
                  <w:color w:val="000000"/>
                </w:rPr>
                <w:t>Know the cleared open ground your household will move to if a field fire spreads towards the houses, and agree early where water and food will come from in a failed season; act before the stores are empty.</w:t>
              </w:r>
            </w:ins>
          </w:p>
          <w:p w14:paraId="5551BBB1" w14:textId="20FA8EC5" w:rsidR="000C3051" w:rsidRPr="00DC5789" w:rsidRDefault="00FE0A4D" w:rsidP="00DC5789">
            <w:pPr>
              <w:pStyle w:val="ListParagraph"/>
              <w:numPr>
                <w:ilvl w:val="0"/>
                <w:numId w:val="1"/>
              </w:numPr>
              <w:jc w:val="both"/>
              <w:rPr>
                <w:bCs/>
                <w:color w:val="000000"/>
              </w:rPr>
            </w:pPr>
            <w:ins w:id="3640" w:author="Bonephace Kaijage" w:date="2026-10-14T05:59:00Z" w16du:dateUtc="2026-10-14T03:59:00Z">
              <w:r>
                <w:rPr>
                  <w:color w:val="000000"/>
                </w:rPr>
                <w:t>Agree who will help anyone in the household who cannot move, see or hear a warning on their own.</w:t>
              </w:r>
            </w:ins>
          </w:p>
        </w:tc>
        <w:tc>
          <w:tcPr>
            <w:tcW w:w="3325" w:type="dxa"/>
          </w:tcPr>
          <w:p w14:paraId="36F9674C" w14:textId="2481EAE2" w:rsidR="000C3051" w:rsidRPr="00DC5789" w:rsidRDefault="00DC5789" w:rsidP="00DC5789">
            <w:pPr>
              <w:pStyle w:val="ListParagraph"/>
              <w:numPr>
                <w:ilvl w:val="0"/>
                <w:numId w:val="1"/>
              </w:numPr>
              <w:jc w:val="both"/>
              <w:rPr>
                <w:color w:val="000000"/>
              </w:rPr>
            </w:pPr>
            <w:r w:rsidRPr="00DC5789">
              <w:rPr>
                <w:color w:val="000000"/>
              </w:rPr>
              <w:lastRenderedPageBreak/>
              <w:t xml:space="preserve">Eneo hili ni mashamba mengi ya korosho </w:t>
            </w:r>
            <w:r w:rsidRPr="00DC5789">
              <w:rPr>
                <w:color w:val="000000"/>
              </w:rPr>
              <w:lastRenderedPageBreak/>
              <w:t>uwandani ambapo maji ni haba wakati wa kiangazi, mazao hutegemea mvua zisizo za uhakika na moto wa mashamba husambaa kiangazi.</w:t>
            </w:r>
          </w:p>
          <w:p w14:paraId="2708F4C4" w14:textId="77777777" w:rsidR="000343A2" w:rsidRDefault="00DC5789" w:rsidP="00DC5789">
            <w:pPr>
              <w:pStyle w:val="ListParagraph"/>
              <w:numPr>
                <w:ilvl w:val="0"/>
                <w:numId w:val="1"/>
              </w:numPr>
              <w:jc w:val="both"/>
              <w:rPr>
                <w:ins w:id="3641" w:author="Bonephace Kaijage" w:date="2026-10-11T07:35:00Z" w16du:dateUtc="2026-10-11T04:35:00Z"/>
                <w:color w:val="000000"/>
              </w:rPr>
            </w:pPr>
            <w:r>
              <w:rPr>
                <w:color w:val="000000"/>
              </w:rPr>
              <w:t>Kwa wanaolima hapa, ni vyema</w:t>
            </w:r>
            <w:r w:rsidRPr="00DC5789">
              <w:rPr>
                <w:color w:val="000000"/>
              </w:rPr>
              <w:t xml:space="preserve"> kuvuna maji ya mvua, kuchoma mashamba kwa udhibiti siku zisizo na upepo tu na kuweka akiba ya chakula na fedha ya kaya.</w:t>
            </w:r>
          </w:p>
          <w:p w14:paraId="077D74EB" w14:textId="1FF4CA4D" w:rsidR="000343A2" w:rsidRDefault="00FE0A4D" w:rsidP="00DC5789">
            <w:pPr>
              <w:pStyle w:val="ListParagraph"/>
              <w:numPr>
                <w:ilvl w:val="0"/>
                <w:numId w:val="1"/>
              </w:numPr>
              <w:jc w:val="both"/>
              <w:rPr>
                <w:ins w:id="3642" w:author="Bonephace Kaijage" w:date="2026-10-11T07:35:00Z" w16du:dateUtc="2026-10-11T04:35:00Z"/>
                <w:color w:val="000000"/>
              </w:rPr>
            </w:pPr>
            <w:ins w:id="3643" w:author="Bonephace Kaijage" w:date="2026-10-14T05:56:00Z" w16du:dateUtc="2026-10-14T03:56:00Z">
              <w:r>
                <w:rPr>
                  <w:color w:val="000000"/>
                </w:rPr>
                <w:t>Kinachoongeza hasara: kuchoma mashamba ya korosho siku za upepo au kuacha moto bila uangalizi, kutegemea mapato ya korosho pekee na kuacha matanki yakauke kabla ya kiangazi.</w:t>
              </w:r>
            </w:ins>
          </w:p>
          <w:p w14:paraId="12AC452B" w14:textId="77777777" w:rsidR="00FE0A4D" w:rsidRDefault="000343A2" w:rsidP="00DC5789">
            <w:pPr>
              <w:pStyle w:val="ListParagraph"/>
              <w:numPr>
                <w:ilvl w:val="0"/>
                <w:numId w:val="1"/>
              </w:numPr>
              <w:jc w:val="both"/>
              <w:rPr>
                <w:ins w:id="3644" w:author="Bonephace Kaijage" w:date="2026-10-14T05:59:00Z" w16du:dateUtc="2026-10-14T03:59:00Z"/>
                <w:color w:val="000000"/>
              </w:rPr>
            </w:pPr>
            <w:ins w:id="3645" w:author="Bonephace Kaijage" w:date="2026-10-11T07:35:00Z" w16du:dateUtc="2026-10-11T04:35:00Z">
              <w:r>
                <w:rPr>
                  <w:color w:val="000000"/>
                </w:rPr>
                <w:t>Fahamu uwanja wazi uliosafishwa ambao kaya yako itahamia moto wa shambani ukisambaa kuelekea nyumbani, na kubalianeni mapema maji na chakula vitatoka wapi msimu ukikosekana; chukueni hatua kabla akiba haijaisha.</w:t>
              </w:r>
            </w:ins>
          </w:p>
          <w:p w14:paraId="3B9A57FB" w14:textId="75E62FCD" w:rsidR="000C3051" w:rsidRPr="00DC5789" w:rsidRDefault="00FE0A4D" w:rsidP="00DC5789">
            <w:pPr>
              <w:pStyle w:val="ListParagraph"/>
              <w:numPr>
                <w:ilvl w:val="0"/>
                <w:numId w:val="1"/>
              </w:numPr>
              <w:jc w:val="both"/>
              <w:rPr>
                <w:bCs/>
                <w:color w:val="000000"/>
              </w:rPr>
            </w:pPr>
            <w:ins w:id="3646" w:author="Bonephace Kaijage" w:date="2026-10-14T05:59:00Z" w16du:dateUtc="2026-10-14T03:59:00Z">
              <w:r>
                <w:rPr>
                  <w:color w:val="000000"/>
                </w:rPr>
                <w:t>Kubalianeni nani atamsaidia yeyote katika kaya asiyeweza kuondoka, kuona au kusikia tahadhari peke yake.</w:t>
              </w:r>
            </w:ins>
          </w:p>
        </w:tc>
      </w:tr>
    </w:tbl>
    <w:p w14:paraId="4C027601" w14:textId="77777777" w:rsidR="00FE0A4D" w:rsidRPr="00FE0A4D" w:rsidRDefault="00FE0A4D" w:rsidP="00FE0A4D">
      <w:pPr>
        <w:spacing w:after="120"/>
        <w:rPr>
          <w:ins w:id="3647" w:author="Bonephace Kaijage" w:date="2026-10-14T06:01:00Z" w16du:dateUtc="2026-10-14T04:01:00Z"/>
          <w:i/>
          <w:sz w:val="18"/>
          <w:rPrChange w:id="3648" w:author="Bonephace Kaijage" w:date="2026-10-14T06:01:00Z" w16du:dateUtc="2026-10-14T04:01:00Z">
            <w:rPr>
              <w:ins w:id="3649" w:author="Bonephace Kaijage" w:date="2026-10-14T06:01:00Z" w16du:dateUtc="2026-10-14T04:01:00Z"/>
            </w:rPr>
          </w:rPrChange>
        </w:rPr>
        <w:pPrChange w:id="3650" w:author="Bonephace Kaijage" w:date="2026-10-14T06:01:00Z" w16du:dateUtc="2026-10-14T04:01:00Z">
          <w:pPr>
            <w:jc w:val="both"/>
          </w:pPr>
        </w:pPrChange>
      </w:pPr>
      <w:ins w:id="3651" w:author="Bonephace Kaijage" w:date="2026-10-14T06:01:00Z" w16du:dateUtc="2026-10-14T04:01:00Z">
        <w:r w:rsidRPr="00FE0A4D">
          <w:rPr>
            <w:i/>
            <w:sz w:val="18"/>
            <w:rPrChange w:id="3652"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2A43434C" w14:textId="4E41C3D4" w:rsidR="000C3051" w:rsidRPr="000C3051" w:rsidRDefault="000C3051" w:rsidP="000C3051">
      <w:pPr>
        <w:jc w:val="both"/>
        <w:rPr>
          <w:color w:val="000000"/>
        </w:rPr>
      </w:pPr>
    </w:p>
    <w:p w14:paraId="385E1D95" w14:textId="75F3EFCB" w:rsidR="000C3051" w:rsidRPr="00997D17" w:rsidRDefault="000C3051">
      <w:pPr>
        <w:pStyle w:val="ListParagraph"/>
        <w:rPr>
          <w:sz w:val="22"/>
          <w:szCs w:val="22"/>
        </w:rPr>
      </w:pPr>
    </w:p>
    <w:tbl>
      <w:tblPr>
        <w:tblStyle w:val="TableGrid"/>
        <w:tblW w:w="0" w:type="auto"/>
        <w:tblLook w:val="04A0" w:firstRow="1" w:lastRow="0" w:firstColumn="1" w:lastColumn="0" w:noHBand="0" w:noVBand="1"/>
      </w:tblPr>
      <w:tblGrid>
        <w:gridCol w:w="2176"/>
        <w:gridCol w:w="2088"/>
        <w:gridCol w:w="2173"/>
        <w:gridCol w:w="2130"/>
        <w:gridCol w:w="2570"/>
        <w:gridCol w:w="2533"/>
      </w:tblGrid>
      <w:tr w:rsidR="002066E7" w:rsidRPr="00997D17" w14:paraId="3538D919" w14:textId="77777777" w:rsidTr="002066E7">
        <w:trPr>
          <w:tblHeader/>
        </w:trPr>
        <w:tc>
          <w:tcPr>
            <w:tcW w:w="2278" w:type="dxa"/>
          </w:tcPr>
          <w:p w14:paraId="7A77F2E4" w14:textId="0D18C19B" w:rsidR="002066E7" w:rsidRPr="00997D17" w:rsidRDefault="008C6B60" w:rsidP="00FE4152">
            <w:pPr>
              <w:pStyle w:val="ListParagraph"/>
              <w:rPr>
                <w:sz w:val="22"/>
                <w:szCs w:val="22"/>
              </w:rPr>
            </w:pPr>
            <w:r w:rsidRPr="00997D17">
              <w:rPr>
                <w:sz w:val="22"/>
                <w:szCs w:val="22"/>
              </w:rPr>
              <w:lastRenderedPageBreak/>
              <w:t>COUNCIL / HALMASHAURI</w:t>
            </w:r>
          </w:p>
        </w:tc>
        <w:tc>
          <w:tcPr>
            <w:tcW w:w="2278" w:type="dxa"/>
          </w:tcPr>
          <w:p w14:paraId="66AE1661" w14:textId="2290B86D" w:rsidR="002066E7" w:rsidRPr="00997D17" w:rsidRDefault="002066E7" w:rsidP="00FE4152">
            <w:pPr>
              <w:pStyle w:val="ListParagraph"/>
              <w:rPr>
                <w:sz w:val="22"/>
                <w:szCs w:val="22"/>
              </w:rPr>
            </w:pPr>
            <w:r w:rsidRPr="00997D17">
              <w:rPr>
                <w:sz w:val="22"/>
                <w:szCs w:val="22"/>
              </w:rPr>
              <w:t>LEVEL / NGAZI</w:t>
            </w:r>
          </w:p>
        </w:tc>
        <w:tc>
          <w:tcPr>
            <w:tcW w:w="2278" w:type="dxa"/>
          </w:tcPr>
          <w:p w14:paraId="3F9D6353" w14:textId="24FFF2E9" w:rsidR="002066E7" w:rsidRPr="00997D17" w:rsidRDefault="002066E7" w:rsidP="00FE4152">
            <w:pPr>
              <w:pStyle w:val="ListParagraph"/>
              <w:rPr>
                <w:sz w:val="22"/>
                <w:szCs w:val="22"/>
              </w:rPr>
            </w:pPr>
            <w:r w:rsidRPr="00997D17">
              <w:rPr>
                <w:sz w:val="22"/>
                <w:szCs w:val="22"/>
              </w:rPr>
              <w:t>IMPACT (EN)</w:t>
            </w:r>
          </w:p>
        </w:tc>
        <w:tc>
          <w:tcPr>
            <w:tcW w:w="2278" w:type="dxa"/>
          </w:tcPr>
          <w:p w14:paraId="13F84A10" w14:textId="0A1688CC" w:rsidR="002066E7" w:rsidRPr="00997D17" w:rsidRDefault="002066E7" w:rsidP="00FE4152">
            <w:pPr>
              <w:pStyle w:val="ListParagraph"/>
              <w:rPr>
                <w:sz w:val="22"/>
                <w:szCs w:val="22"/>
              </w:rPr>
            </w:pPr>
            <w:r w:rsidRPr="00997D17">
              <w:rPr>
                <w:sz w:val="22"/>
                <w:szCs w:val="22"/>
              </w:rPr>
              <w:t>ATHARI (SW)</w:t>
            </w:r>
          </w:p>
        </w:tc>
        <w:tc>
          <w:tcPr>
            <w:tcW w:w="2279" w:type="dxa"/>
          </w:tcPr>
          <w:p w14:paraId="373DF24C" w14:textId="1D8ABDC6" w:rsidR="002066E7" w:rsidRPr="00997D17" w:rsidRDefault="002066E7" w:rsidP="00FE4152">
            <w:pPr>
              <w:pStyle w:val="ListParagraph"/>
              <w:rPr>
                <w:sz w:val="22"/>
                <w:szCs w:val="22"/>
              </w:rPr>
            </w:pPr>
            <w:r w:rsidRPr="00997D17">
              <w:rPr>
                <w:sz w:val="22"/>
                <w:szCs w:val="22"/>
              </w:rPr>
              <w:t>ACTION (EN)</w:t>
            </w:r>
          </w:p>
        </w:tc>
        <w:tc>
          <w:tcPr>
            <w:tcW w:w="2279" w:type="dxa"/>
          </w:tcPr>
          <w:p w14:paraId="5E852712" w14:textId="6E9F093A" w:rsidR="002066E7" w:rsidRPr="00997D17" w:rsidRDefault="002066E7" w:rsidP="00FE4152">
            <w:pPr>
              <w:pStyle w:val="ListParagraph"/>
              <w:rPr>
                <w:sz w:val="22"/>
                <w:szCs w:val="22"/>
              </w:rPr>
            </w:pPr>
            <w:r w:rsidRPr="00997D17">
              <w:rPr>
                <w:sz w:val="22"/>
                <w:szCs w:val="22"/>
              </w:rPr>
              <w:t>HATUA (SW)</w:t>
            </w:r>
          </w:p>
        </w:tc>
      </w:tr>
      <w:tr w:rsidR="002066E7" w:rsidRPr="00997D17" w14:paraId="633C1EC2" w14:textId="77777777" w:rsidTr="002066E7">
        <w:tc>
          <w:tcPr>
            <w:tcW w:w="2278" w:type="dxa"/>
          </w:tcPr>
          <w:p w14:paraId="60ED5BB6" w14:textId="6631EE07" w:rsidR="002066E7" w:rsidRPr="00997D17" w:rsidRDefault="002066E7" w:rsidP="00FE4152">
            <w:pPr>
              <w:pStyle w:val="ListParagraph"/>
              <w:rPr>
                <w:sz w:val="22"/>
                <w:szCs w:val="22"/>
              </w:rPr>
            </w:pPr>
            <w:r w:rsidRPr="00997D17">
              <w:rPr>
                <w:sz w:val="22"/>
                <w:szCs w:val="22"/>
              </w:rPr>
              <w:t>Mtwara Municipal Council</w:t>
            </w:r>
          </w:p>
        </w:tc>
        <w:tc>
          <w:tcPr>
            <w:tcW w:w="2278" w:type="dxa"/>
          </w:tcPr>
          <w:p w14:paraId="0CE447D6" w14:textId="24857B68"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CA493BE" w14:textId="5D49708C" w:rsidR="002066E7" w:rsidRPr="00997D17" w:rsidRDefault="008C6B60" w:rsidP="00FE4152">
            <w:pPr>
              <w:pStyle w:val="ListParagraph"/>
              <w:rPr>
                <w:sz w:val="22"/>
                <w:szCs w:val="22"/>
              </w:rPr>
            </w:pPr>
            <w:r w:rsidRPr="00997D17">
              <w:rPr>
                <w:sz w:val="22"/>
                <w:szCs w:val="22"/>
              </w:rPr>
              <w:t>coastal floods, large waves and strong winds, heavy Msimu rain, cholera, and boat accidents. A few roads slippery, a few low homes wet, and lightning where storms build.</w:t>
            </w:r>
          </w:p>
        </w:tc>
        <w:tc>
          <w:tcPr>
            <w:tcW w:w="2278" w:type="dxa"/>
          </w:tcPr>
          <w:p w14:paraId="40C49FF0" w14:textId="05E02F0F"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5A8C8C63" w14:textId="7788C3BA" w:rsidR="008C6B60" w:rsidRPr="00997D17" w:rsidRDefault="00034217" w:rsidP="00F20E47">
            <w:pPr>
              <w:pStyle w:val="ListBullet"/>
              <w:rPr>
                <w:sz w:val="22"/>
                <w:szCs w:val="22"/>
              </w:rPr>
            </w:pPr>
            <w:r w:rsidRPr="00997D17">
              <w:rPr>
                <w:sz w:val="22"/>
                <w:szCs w:val="22"/>
              </w:rPr>
              <w:t>Check the forecast before any boat leaves. Life jacket on.</w:t>
            </w:r>
          </w:p>
          <w:p w14:paraId="60576A97" w14:textId="579E30E3" w:rsidR="008C6B60" w:rsidRPr="00997D17" w:rsidRDefault="00034217" w:rsidP="00F20E47">
            <w:pPr>
              <w:pStyle w:val="ListBullet"/>
              <w:rPr>
                <w:sz w:val="22"/>
                <w:szCs w:val="22"/>
              </w:rPr>
            </w:pPr>
            <w:r w:rsidRPr="00997D17">
              <w:rPr>
                <w:sz w:val="22"/>
                <w:szCs w:val="22"/>
              </w:rPr>
              <w:t>Bring small boats off the open water.</w:t>
            </w:r>
          </w:p>
          <w:p w14:paraId="0440CE55" w14:textId="537D861A" w:rsidR="008C6B60" w:rsidRPr="00997D17" w:rsidRDefault="00034217" w:rsidP="00F20E47">
            <w:pPr>
              <w:pStyle w:val="ListBullet"/>
              <w:rPr>
                <w:sz w:val="22"/>
                <w:szCs w:val="22"/>
              </w:rPr>
            </w:pPr>
            <w:r w:rsidRPr="00997D17">
              <w:rPr>
                <w:sz w:val="22"/>
                <w:szCs w:val="22"/>
              </w:rPr>
              <w:t>Landing site: listen for the warning and save 190.</w:t>
            </w:r>
          </w:p>
          <w:p w14:paraId="523891B4" w14:textId="24086CE5"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5C4DE261" w14:textId="0F398E9F" w:rsidR="008C6B60" w:rsidRPr="00997D17" w:rsidRDefault="00034217" w:rsidP="00F20E47">
            <w:pPr>
              <w:pStyle w:val="ListBullet"/>
              <w:rPr>
                <w:sz w:val="22"/>
                <w:szCs w:val="22"/>
              </w:rPr>
            </w:pPr>
            <w:r w:rsidRPr="00997D17">
              <w:rPr>
                <w:sz w:val="22"/>
                <w:szCs w:val="22"/>
              </w:rPr>
              <w:t>Angalia utabiri kabla ya chombo kuondoka. Vaa jaketi ya kujiokoa.</w:t>
            </w:r>
          </w:p>
          <w:p w14:paraId="20894254" w14:textId="461E0DD5" w:rsidR="008C6B60" w:rsidRPr="00997D17" w:rsidRDefault="00034217" w:rsidP="00F20E47">
            <w:pPr>
              <w:pStyle w:val="ListBullet"/>
              <w:rPr>
                <w:sz w:val="22"/>
                <w:szCs w:val="22"/>
              </w:rPr>
            </w:pPr>
            <w:r w:rsidRPr="00997D17">
              <w:rPr>
                <w:sz w:val="22"/>
                <w:szCs w:val="22"/>
              </w:rPr>
              <w:t>Rudisha vyombo vidogo kutoka maji ya wazi.</w:t>
            </w:r>
          </w:p>
          <w:p w14:paraId="584C042E" w14:textId="125D1E46" w:rsidR="008C6B60" w:rsidRPr="00997D17" w:rsidRDefault="00034217" w:rsidP="00F20E47">
            <w:pPr>
              <w:pStyle w:val="ListBullet"/>
              <w:rPr>
                <w:sz w:val="22"/>
                <w:szCs w:val="22"/>
                <w:lang w:val="sv-SE"/>
              </w:rPr>
            </w:pPr>
            <w:r w:rsidRPr="00997D17">
              <w:rPr>
                <w:sz w:val="22"/>
                <w:szCs w:val="22"/>
                <w:lang w:val="sv-SE"/>
              </w:rPr>
              <w:t>Mwalo: sikiliza onyo na hifadhi 190.</w:t>
            </w:r>
          </w:p>
          <w:p w14:paraId="5F3A8639" w14:textId="5D6B20DD" w:rsidR="002066E7" w:rsidRPr="00997D17" w:rsidRDefault="00FE0A4D" w:rsidP="00F20E47">
            <w:pPr>
              <w:pStyle w:val="ListBullet"/>
              <w:rPr>
                <w:sz w:val="22"/>
                <w:szCs w:val="22"/>
              </w:rPr>
            </w:pPr>
            <w:ins w:id="3653"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3654"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0492015C" w14:textId="77777777" w:rsidTr="002066E7">
        <w:tc>
          <w:tcPr>
            <w:tcW w:w="2278" w:type="dxa"/>
          </w:tcPr>
          <w:p w14:paraId="1474E174" w14:textId="77777777" w:rsidR="002066E7" w:rsidRPr="00997D17" w:rsidRDefault="002066E7" w:rsidP="00FE4152">
            <w:pPr>
              <w:pStyle w:val="ListParagraph"/>
              <w:rPr>
                <w:sz w:val="22"/>
                <w:szCs w:val="22"/>
              </w:rPr>
            </w:pPr>
          </w:p>
        </w:tc>
        <w:tc>
          <w:tcPr>
            <w:tcW w:w="2278" w:type="dxa"/>
          </w:tcPr>
          <w:p w14:paraId="62F9E4F9" w14:textId="3EBC7378"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27D20963" w14:textId="5360419D" w:rsidR="002066E7" w:rsidRPr="00997D17" w:rsidRDefault="008C6B60" w:rsidP="00FE4152">
            <w:pPr>
              <w:pStyle w:val="ListParagraph"/>
              <w:rPr>
                <w:sz w:val="22"/>
                <w:szCs w:val="22"/>
              </w:rPr>
            </w:pPr>
            <w:r w:rsidRPr="00997D17">
              <w:rPr>
                <w:sz w:val="22"/>
                <w:szCs w:val="22"/>
              </w:rPr>
              <w:t>coastal floods, large waves and strong winds, heavy Msimu rain, cholera, and boat accidents. Roads, water points or houses at the named sites are now affected. Some journeys and classes are disrupted.</w:t>
            </w:r>
          </w:p>
        </w:tc>
        <w:tc>
          <w:tcPr>
            <w:tcW w:w="2278" w:type="dxa"/>
          </w:tcPr>
          <w:p w14:paraId="3FBEE824" w14:textId="66124B11"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6F214AE" w14:textId="3B130B68" w:rsidR="008C6B60" w:rsidRPr="00997D17" w:rsidRDefault="00034217" w:rsidP="00F20E47">
            <w:pPr>
              <w:pStyle w:val="ListBullet"/>
              <w:rPr>
                <w:sz w:val="22"/>
                <w:szCs w:val="22"/>
              </w:rPr>
            </w:pPr>
            <w:r w:rsidRPr="00997D17">
              <w:rPr>
                <w:sz w:val="22"/>
                <w:szCs w:val="22"/>
              </w:rPr>
              <w:t>Stop fishing and crossings on this water.</w:t>
            </w:r>
          </w:p>
          <w:p w14:paraId="29812286" w14:textId="4941D262" w:rsidR="008C6B60" w:rsidRPr="00997D17" w:rsidRDefault="00FE0A4D" w:rsidP="00F20E47">
            <w:pPr>
              <w:pStyle w:val="ListBullet"/>
              <w:rPr>
                <w:sz w:val="22"/>
                <w:szCs w:val="22"/>
              </w:rPr>
            </w:pPr>
            <w:ins w:id="3655"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3656" w:author="Bonephace Kaijage" w:date="2026-10-14T06:15:00Z" w16du:dateUtc="2026-10-14T04:15:00Z">
              <w:r w:rsidR="00034217" w:rsidRPr="00997D17" w:rsidDel="00FE0A4D">
                <w:rPr>
                  <w:sz w:val="22"/>
                  <w:szCs w:val="22"/>
                </w:rPr>
                <w:delText>Move people off the low shore to the assembly point.</w:delText>
              </w:r>
            </w:del>
          </w:p>
          <w:p w14:paraId="21CF602D" w14:textId="2240C2BC" w:rsidR="008C6B60" w:rsidRPr="00997D17" w:rsidRDefault="00034217" w:rsidP="00F20E47">
            <w:pPr>
              <w:pStyle w:val="ListBullet"/>
              <w:rPr>
                <w:sz w:val="22"/>
                <w:szCs w:val="22"/>
              </w:rPr>
            </w:pPr>
            <w:r w:rsidRPr="00997D17">
              <w:rPr>
                <w:sz w:val="22"/>
                <w:szCs w:val="22"/>
              </w:rPr>
              <w:t>Marine police or the beach unit: account for boats still out.</w:t>
            </w:r>
          </w:p>
          <w:p w14:paraId="19DC8A5E" w14:textId="7FD8E870"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53DCD059" w14:textId="7D18CEA4" w:rsidR="008C6B60" w:rsidRPr="00997D17" w:rsidRDefault="00034217" w:rsidP="00F20E47">
            <w:pPr>
              <w:pStyle w:val="ListBullet"/>
              <w:rPr>
                <w:sz w:val="22"/>
                <w:szCs w:val="22"/>
              </w:rPr>
            </w:pPr>
            <w:r w:rsidRPr="00997D17">
              <w:rPr>
                <w:sz w:val="22"/>
                <w:szCs w:val="22"/>
              </w:rPr>
              <w:t>Simamisha uvuvi na vivuko kwenye maji haya.</w:t>
            </w:r>
          </w:p>
          <w:p w14:paraId="689FBBDF" w14:textId="2566CDD7" w:rsidR="008C6B60" w:rsidRPr="00997D17" w:rsidRDefault="00FE0A4D" w:rsidP="00F20E47">
            <w:pPr>
              <w:pStyle w:val="ListBullet"/>
              <w:rPr>
                <w:sz w:val="22"/>
                <w:szCs w:val="22"/>
              </w:rPr>
            </w:pPr>
            <w:ins w:id="3657"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3658" w:author="Bonephace Kaijage" w:date="2026-10-14T06:16:00Z" w16du:dateUtc="2026-10-14T04:16:00Z">
              <w:r w:rsidR="00034217" w:rsidRPr="00997D17" w:rsidDel="00FE0A4D">
                <w:rPr>
                  <w:sz w:val="22"/>
                  <w:szCs w:val="22"/>
                </w:rPr>
                <w:delText>Hamisha watu kutoka ufuo wa chini kwenda kituoni.</w:delText>
              </w:r>
            </w:del>
          </w:p>
          <w:p w14:paraId="7613443C" w14:textId="63E684BA" w:rsidR="008C6B60" w:rsidRPr="00997D17" w:rsidRDefault="00034217" w:rsidP="00F20E47">
            <w:pPr>
              <w:pStyle w:val="ListBullet"/>
              <w:rPr>
                <w:sz w:val="22"/>
                <w:szCs w:val="22"/>
              </w:rPr>
            </w:pPr>
            <w:r w:rsidRPr="00997D17">
              <w:rPr>
                <w:sz w:val="22"/>
                <w:szCs w:val="22"/>
              </w:rPr>
              <w:t>Polisi wanamaji au kitengo cha mwalo: hakiki vyombo vilivyoko nje.</w:t>
            </w:r>
          </w:p>
          <w:p w14:paraId="3CB4F118" w14:textId="24E58C3C" w:rsidR="002066E7" w:rsidRPr="00997D17" w:rsidRDefault="00034217" w:rsidP="00F20E47">
            <w:pPr>
              <w:pStyle w:val="ListBullet"/>
              <w:rPr>
                <w:sz w:val="22"/>
                <w:szCs w:val="22"/>
                <w:lang w:val="sv-SE"/>
              </w:rPr>
            </w:pPr>
            <w:r w:rsidRPr="00997D17">
              <w:rPr>
                <w:sz w:val="22"/>
                <w:szCs w:val="22"/>
                <w:lang w:val="sv-SE"/>
              </w:rPr>
              <w:lastRenderedPageBreak/>
              <w:t>Chemsha maji visima vya ufuo vikifurika.</w:t>
            </w:r>
          </w:p>
        </w:tc>
      </w:tr>
      <w:tr w:rsidR="002066E7" w:rsidRPr="000343A2" w14:paraId="066052AA" w14:textId="77777777" w:rsidTr="002066E7">
        <w:tc>
          <w:tcPr>
            <w:tcW w:w="2278" w:type="dxa"/>
          </w:tcPr>
          <w:p w14:paraId="704ADF84" w14:textId="77777777" w:rsidR="002066E7" w:rsidRPr="00997D17" w:rsidRDefault="002066E7" w:rsidP="00FE4152">
            <w:pPr>
              <w:pStyle w:val="ListParagraph"/>
              <w:rPr>
                <w:sz w:val="22"/>
                <w:szCs w:val="22"/>
                <w:lang w:val="sv-SE"/>
              </w:rPr>
            </w:pPr>
          </w:p>
        </w:tc>
        <w:tc>
          <w:tcPr>
            <w:tcW w:w="2278" w:type="dxa"/>
          </w:tcPr>
          <w:p w14:paraId="036DB488" w14:textId="4E2A2E5C"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22B37656" w14:textId="45A971C5" w:rsidR="002066E7" w:rsidRPr="00997D17" w:rsidRDefault="00FE0A4D" w:rsidP="00FE4152">
            <w:pPr>
              <w:pStyle w:val="ListParagraph"/>
              <w:rPr>
                <w:sz w:val="22"/>
                <w:szCs w:val="22"/>
              </w:rPr>
            </w:pPr>
            <w:ins w:id="3659"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660"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9CF8C2B" w14:textId="5F1F785E" w:rsidR="002066E7" w:rsidRPr="00997D17" w:rsidRDefault="00FE0A4D" w:rsidP="00FE4152">
            <w:pPr>
              <w:pStyle w:val="ListParagraph"/>
              <w:rPr>
                <w:sz w:val="22"/>
                <w:szCs w:val="22"/>
              </w:rPr>
            </w:pPr>
            <w:ins w:id="3661"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662" w:author="Bonephace Kaijage" w:date="2026-10-14T06:23:00Z" w16du:dateUtc="2026-10-14T04:23: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6FC37F7" w14:textId="3E6B9346" w:rsidR="008C6B60" w:rsidRPr="00997D17" w:rsidRDefault="00FE0A4D" w:rsidP="00F20E47">
            <w:pPr>
              <w:pStyle w:val="ListBullet"/>
              <w:rPr>
                <w:sz w:val="22"/>
                <w:szCs w:val="22"/>
              </w:rPr>
            </w:pPr>
            <w:ins w:id="3663"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664"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4B6E3932" w14:textId="564DFFD4" w:rsidR="008C6B60" w:rsidRPr="00997D17" w:rsidRDefault="00034217" w:rsidP="00F20E47">
            <w:pPr>
              <w:pStyle w:val="ListBullet"/>
              <w:rPr>
                <w:sz w:val="22"/>
                <w:szCs w:val="22"/>
              </w:rPr>
            </w:pPr>
            <w:r w:rsidRPr="00997D17">
              <w:rPr>
                <w:sz w:val="22"/>
                <w:szCs w:val="22"/>
              </w:rPr>
              <w:t>Call 114 and 190. Keep the road clear for ambulances.</w:t>
            </w:r>
          </w:p>
          <w:p w14:paraId="173D6FBF" w14:textId="3514CC30" w:rsidR="008C6B60" w:rsidRPr="00997D17" w:rsidRDefault="00034217" w:rsidP="00F20E47">
            <w:pPr>
              <w:pStyle w:val="ListBullet"/>
              <w:rPr>
                <w:sz w:val="22"/>
                <w:szCs w:val="22"/>
              </w:rPr>
            </w:pPr>
            <w:r w:rsidRPr="00997D17">
              <w:rPr>
                <w:sz w:val="22"/>
                <w:szCs w:val="22"/>
              </w:rPr>
              <w:t>Open the shelter and register every household. Note who is missing.</w:t>
            </w:r>
          </w:p>
          <w:p w14:paraId="0A41400A" w14:textId="23232C4F"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5F469EE3" w14:textId="7BE9231E"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44BAC408" w14:textId="0D1E2CBC"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1AB70D50" w14:textId="6FAEFF18"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04428120" w14:textId="06B369A0"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682545A2" w14:textId="77777777" w:rsidTr="002066E7">
        <w:tc>
          <w:tcPr>
            <w:tcW w:w="2278" w:type="dxa"/>
          </w:tcPr>
          <w:p w14:paraId="384FF36A" w14:textId="5E0381AB" w:rsidR="002066E7" w:rsidRPr="00997D17" w:rsidRDefault="002066E7" w:rsidP="00FE4152">
            <w:pPr>
              <w:pStyle w:val="ListParagraph"/>
              <w:rPr>
                <w:sz w:val="22"/>
                <w:szCs w:val="22"/>
              </w:rPr>
            </w:pPr>
            <w:r w:rsidRPr="00997D17">
              <w:rPr>
                <w:sz w:val="22"/>
                <w:szCs w:val="22"/>
              </w:rPr>
              <w:t>Masasi Town Council</w:t>
            </w:r>
          </w:p>
        </w:tc>
        <w:tc>
          <w:tcPr>
            <w:tcW w:w="2278" w:type="dxa"/>
          </w:tcPr>
          <w:p w14:paraId="6E39F110" w14:textId="47925FBA"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FE1DE8F" w14:textId="60A19E0F" w:rsidR="002066E7" w:rsidRPr="00997D17" w:rsidRDefault="008C6B60" w:rsidP="00FE4152">
            <w:pPr>
              <w:pStyle w:val="ListParagraph"/>
              <w:rPr>
                <w:sz w:val="22"/>
                <w:szCs w:val="22"/>
              </w:rPr>
            </w:pPr>
            <w:r w:rsidRPr="00997D17">
              <w:rPr>
                <w:sz w:val="22"/>
                <w:szCs w:val="22"/>
              </w:rPr>
              <w:t>wet-season floods, dry-season drought, strong winds, and wildfire. A few roads slippery, a few low homes wet, and lightning where storms build.</w:t>
            </w:r>
          </w:p>
        </w:tc>
        <w:tc>
          <w:tcPr>
            <w:tcW w:w="2278" w:type="dxa"/>
          </w:tcPr>
          <w:p w14:paraId="5723F594" w14:textId="43B79ECF"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8E0EE35" w14:textId="783C4777" w:rsidR="008C6B60" w:rsidRPr="00997D17" w:rsidRDefault="00034217" w:rsidP="00F20E47">
            <w:pPr>
              <w:pStyle w:val="ListBullet"/>
              <w:rPr>
                <w:sz w:val="22"/>
                <w:szCs w:val="22"/>
              </w:rPr>
            </w:pPr>
            <w:r w:rsidRPr="00997D17">
              <w:rPr>
                <w:sz w:val="22"/>
                <w:szCs w:val="22"/>
              </w:rPr>
              <w:t>Walk the low ground before the rain. Clear drains and culverts.</w:t>
            </w:r>
          </w:p>
          <w:p w14:paraId="2B9951E2" w14:textId="17190B6D" w:rsidR="008C6B60" w:rsidRPr="00997D17" w:rsidRDefault="00FE0A4D" w:rsidP="00F20E47">
            <w:pPr>
              <w:pStyle w:val="ListBullet"/>
              <w:rPr>
                <w:sz w:val="22"/>
                <w:szCs w:val="22"/>
              </w:rPr>
            </w:pPr>
            <w:ins w:id="3665" w:author="Bonephace Kaijage" w:date="2026-10-14T06:18:00Z" w16du:dateUtc="2026-10-14T04:18:00Z">
              <w:r>
                <w:rPr>
                  <w:sz w:val="22"/>
                  <w:szCs w:val="22"/>
                </w:rPr>
                <w:t xml:space="preserve">Households on the sites named in Know Your Risk: keep food, documents and children above floor level, because water here can </w:t>
              </w:r>
              <w:r>
                <w:rPr>
                  <w:sz w:val="22"/>
                  <w:szCs w:val="22"/>
                </w:rPr>
                <w:lastRenderedPageBreak/>
                <w:t>enter houses with little warning.</w:t>
              </w:r>
            </w:ins>
            <w:del w:id="3666" w:author="Bonephace Kaijage" w:date="2026-10-14T06:18:00Z" w16du:dateUtc="2026-10-14T04:18:00Z">
              <w:r w:rsidR="00034217" w:rsidRPr="00997D17" w:rsidDel="00FE0A4D">
                <w:rPr>
                  <w:sz w:val="22"/>
                  <w:szCs w:val="22"/>
                </w:rPr>
                <w:delText>Households on this ground raise food, documents and the children.</w:delText>
              </w:r>
            </w:del>
          </w:p>
          <w:p w14:paraId="44B7CC47" w14:textId="29E7D5EC" w:rsidR="008C6B60" w:rsidRPr="00997D17" w:rsidRDefault="00FE0A4D" w:rsidP="00F20E47">
            <w:pPr>
              <w:pStyle w:val="ListBullet"/>
              <w:rPr>
                <w:sz w:val="22"/>
                <w:szCs w:val="22"/>
              </w:rPr>
            </w:pPr>
            <w:ins w:id="3667"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668" w:author="Bonephace Kaijage" w:date="2026-10-14T06:14:00Z" w16du:dateUtc="2026-10-14T04:14:00Z">
              <w:r w:rsidR="00034217" w:rsidRPr="00997D17" w:rsidDel="00FE0A4D">
                <w:rPr>
                  <w:sz w:val="22"/>
                  <w:szCs w:val="22"/>
                </w:rPr>
                <w:delText>Save 190 and the ward chair number. Keep a torch and drinking water.</w:delText>
              </w:r>
            </w:del>
          </w:p>
          <w:p w14:paraId="1991229C" w14:textId="4A5D3BD9" w:rsidR="002066E7" w:rsidRPr="00997D17" w:rsidRDefault="00034217" w:rsidP="00F20E47">
            <w:pPr>
              <w:pStyle w:val="ListBullet"/>
              <w:rPr>
                <w:sz w:val="22"/>
                <w:szCs w:val="22"/>
              </w:rPr>
            </w:pPr>
            <w:r w:rsidRPr="00997D17">
              <w:rPr>
                <w:sz w:val="22"/>
                <w:szCs w:val="22"/>
              </w:rPr>
              <w:t>Do not drive or walk through water on the road. Headlights on, slow down.</w:t>
            </w:r>
          </w:p>
        </w:tc>
        <w:tc>
          <w:tcPr>
            <w:tcW w:w="2279" w:type="dxa"/>
          </w:tcPr>
          <w:p w14:paraId="2A51D8AB" w14:textId="711EEAC3" w:rsidR="008C6B60" w:rsidRPr="00997D17" w:rsidRDefault="00034217" w:rsidP="00F20E47">
            <w:pPr>
              <w:pStyle w:val="ListBullet"/>
              <w:rPr>
                <w:sz w:val="22"/>
                <w:szCs w:val="22"/>
                <w:lang w:val="sv-SE"/>
              </w:rPr>
            </w:pPr>
            <w:r w:rsidRPr="00997D17">
              <w:rPr>
                <w:sz w:val="22"/>
                <w:szCs w:val="22"/>
                <w:lang w:val="sv-SE"/>
              </w:rPr>
              <w:lastRenderedPageBreak/>
              <w:t>Tembea bondeni kabla ya mvua. Safisha mitaro na makalavati.</w:t>
            </w:r>
          </w:p>
          <w:p w14:paraId="7B834B8E" w14:textId="24E4845C" w:rsidR="008C6B60" w:rsidRPr="00997D17" w:rsidRDefault="00FE0A4D" w:rsidP="00F20E47">
            <w:pPr>
              <w:pStyle w:val="ListBullet"/>
              <w:rPr>
                <w:sz w:val="22"/>
                <w:szCs w:val="22"/>
              </w:rPr>
            </w:pPr>
            <w:ins w:id="3669" w:author="Bonephace Kaijage" w:date="2026-10-14T06:18:00Z" w16du:dateUtc="2026-10-14T04:18:00Z">
              <w:r>
                <w:rPr>
                  <w:sz w:val="22"/>
                  <w:szCs w:val="22"/>
                </w:rPr>
                <w:t>Kaya za maeneo yaliyotajwa: wekeni chakula, nyaraka na watoto juu ya sakafu, kwa sababu maji hapa yanaweza kuingia nyumbani bila taarifa.</w:t>
              </w:r>
            </w:ins>
            <w:del w:id="3670" w:author="Bonephace Kaijage" w:date="2026-10-14T06:18:00Z" w16du:dateUtc="2026-10-14T04:18:00Z">
              <w:r w:rsidR="00034217" w:rsidRPr="00997D17" w:rsidDel="00FE0A4D">
                <w:rPr>
                  <w:sz w:val="22"/>
                  <w:szCs w:val="22"/>
                </w:rPr>
                <w:delText>Kaya za eneo hili zipandishe chakula, nyaraka na watoto.</w:delText>
              </w:r>
            </w:del>
          </w:p>
          <w:p w14:paraId="69EB8D25" w14:textId="760457CD" w:rsidR="008C6B60" w:rsidRPr="00997D17" w:rsidRDefault="00034217" w:rsidP="00F20E47">
            <w:pPr>
              <w:pStyle w:val="ListBullet"/>
              <w:rPr>
                <w:sz w:val="22"/>
                <w:szCs w:val="22"/>
                <w:lang w:val="sv-SE"/>
              </w:rPr>
            </w:pPr>
            <w:r w:rsidRPr="00997D17">
              <w:rPr>
                <w:sz w:val="22"/>
                <w:szCs w:val="22"/>
                <w:lang w:val="sv-SE"/>
              </w:rPr>
              <w:lastRenderedPageBreak/>
              <w:t>Hifadhi 190 na namba ya mwenyekiti wa kata. Weka tochi na maji ya kunywa.</w:t>
            </w:r>
          </w:p>
          <w:p w14:paraId="6FE9671A" w14:textId="3D580D0B" w:rsidR="002066E7" w:rsidRPr="00997D17" w:rsidRDefault="00034217"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45246811" w14:textId="77777777" w:rsidTr="002066E7">
        <w:tc>
          <w:tcPr>
            <w:tcW w:w="2278" w:type="dxa"/>
          </w:tcPr>
          <w:p w14:paraId="78ED34FC" w14:textId="77777777" w:rsidR="002066E7" w:rsidRPr="00997D17" w:rsidRDefault="002066E7" w:rsidP="00FE4152">
            <w:pPr>
              <w:pStyle w:val="ListParagraph"/>
              <w:rPr>
                <w:sz w:val="22"/>
                <w:szCs w:val="22"/>
                <w:lang w:val="sv-SE"/>
              </w:rPr>
            </w:pPr>
          </w:p>
        </w:tc>
        <w:tc>
          <w:tcPr>
            <w:tcW w:w="2278" w:type="dxa"/>
          </w:tcPr>
          <w:p w14:paraId="3F169F48" w14:textId="610CB5B4"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1E9712F" w14:textId="74B230D3" w:rsidR="002066E7" w:rsidRPr="00997D17" w:rsidRDefault="008C6B60" w:rsidP="00FE4152">
            <w:pPr>
              <w:pStyle w:val="ListParagraph"/>
              <w:rPr>
                <w:sz w:val="22"/>
                <w:szCs w:val="22"/>
              </w:rPr>
            </w:pPr>
            <w:r w:rsidRPr="00997D17">
              <w:rPr>
                <w:sz w:val="22"/>
                <w:szCs w:val="22"/>
              </w:rPr>
              <w:t>wet-season floods, dry-season drought, strong winds, and wildfire. Roads, water points or houses at the named sites are now affected. Some journeys and classes are disrupted.</w:t>
            </w:r>
          </w:p>
        </w:tc>
        <w:tc>
          <w:tcPr>
            <w:tcW w:w="2278" w:type="dxa"/>
          </w:tcPr>
          <w:p w14:paraId="53A804B8" w14:textId="165FC29F"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444590A" w14:textId="7200FE33" w:rsidR="008C6B60" w:rsidRPr="00997D17" w:rsidRDefault="00034217" w:rsidP="00F20E47">
            <w:pPr>
              <w:pStyle w:val="ListBullet"/>
              <w:rPr>
                <w:sz w:val="22"/>
                <w:szCs w:val="22"/>
              </w:rPr>
            </w:pPr>
            <w:r w:rsidRPr="00997D17">
              <w:rPr>
                <w:sz w:val="22"/>
                <w:szCs w:val="22"/>
              </w:rPr>
              <w:t>Move households off the low ground to the ward assembly point.</w:t>
            </w:r>
          </w:p>
          <w:p w14:paraId="27C49FCD" w14:textId="41A7212E" w:rsidR="008C6B60" w:rsidRPr="00997D17" w:rsidRDefault="00034217" w:rsidP="00F20E47">
            <w:pPr>
              <w:pStyle w:val="ListBullet"/>
              <w:rPr>
                <w:sz w:val="22"/>
                <w:szCs w:val="22"/>
              </w:rPr>
            </w:pPr>
            <w:r w:rsidRPr="00997D17">
              <w:rPr>
                <w:sz w:val="22"/>
                <w:szCs w:val="22"/>
              </w:rPr>
              <w:t>Close and mark the flooded road or bridge. Divert traffic.</w:t>
            </w:r>
          </w:p>
          <w:p w14:paraId="7459FB5F" w14:textId="5E90492B" w:rsidR="008C6B60" w:rsidRPr="00997D17" w:rsidRDefault="00FE0A4D" w:rsidP="00F20E47">
            <w:pPr>
              <w:pStyle w:val="ListBullet"/>
              <w:rPr>
                <w:sz w:val="22"/>
                <w:szCs w:val="22"/>
              </w:rPr>
            </w:pPr>
            <w:ins w:id="3671" w:author="Bonephace Kaijage" w:date="2026-10-14T06:12:00Z" w16du:dateUtc="2026-10-14T04:12:00Z">
              <w:r>
                <w:rPr>
                  <w:sz w:val="22"/>
                  <w:szCs w:val="22"/>
                </w:rPr>
                <w:t>Check that school children, older people and anyone with a disability are accounted for before dark, so that no one is searched for in the night.</w:t>
              </w:r>
            </w:ins>
            <w:del w:id="3672" w:author="Bonephace Kaijage" w:date="2026-10-14T06:12:00Z" w16du:dateUtc="2026-10-14T04:12:00Z">
              <w:r w:rsidR="00034217" w:rsidRPr="00997D17" w:rsidDel="00FE0A4D">
                <w:rPr>
                  <w:sz w:val="22"/>
                  <w:szCs w:val="22"/>
                </w:rPr>
                <w:delText>Account for school children and older people before dark.</w:delText>
              </w:r>
            </w:del>
          </w:p>
          <w:p w14:paraId="6FC9EF37" w14:textId="1CA821A1" w:rsidR="002066E7" w:rsidRPr="00997D17" w:rsidRDefault="00FE0A4D" w:rsidP="00F20E47">
            <w:pPr>
              <w:pStyle w:val="ListBullet"/>
              <w:rPr>
                <w:sz w:val="22"/>
                <w:szCs w:val="22"/>
              </w:rPr>
            </w:pPr>
            <w:ins w:id="3673" w:author="Bonephace Kaijage" w:date="2026-10-14T06:14:00Z" w16du:dateUtc="2026-10-14T04:14:00Z">
              <w:r>
                <w:rPr>
                  <w:sz w:val="22"/>
                  <w:szCs w:val="22"/>
                </w:rPr>
                <w:t>Boil or treat drinking water, because floods carry waste into wells; tell the clinic early if anyone has diarrhoea.</w:t>
              </w:r>
            </w:ins>
            <w:del w:id="3674" w:author="Bonephace Kaijage" w:date="2026-10-14T06:14:00Z" w16du:dateUtc="2026-10-14T04:14:00Z">
              <w:r w:rsidR="00034217" w:rsidRPr="00997D17" w:rsidDel="00FE0A4D">
                <w:rPr>
                  <w:sz w:val="22"/>
                  <w:szCs w:val="22"/>
                </w:rPr>
                <w:delText>Boil drinking water. The clinic watches for diarrhoea.</w:delText>
              </w:r>
            </w:del>
          </w:p>
        </w:tc>
        <w:tc>
          <w:tcPr>
            <w:tcW w:w="2279" w:type="dxa"/>
          </w:tcPr>
          <w:p w14:paraId="2BB81F5C" w14:textId="6EFE6A02" w:rsidR="008C6B60" w:rsidRPr="00997D17" w:rsidRDefault="00034217" w:rsidP="00F20E47">
            <w:pPr>
              <w:pStyle w:val="ListBullet"/>
              <w:rPr>
                <w:sz w:val="22"/>
                <w:szCs w:val="22"/>
                <w:lang w:val="sv-SE"/>
              </w:rPr>
            </w:pPr>
            <w:r w:rsidRPr="00997D17">
              <w:rPr>
                <w:sz w:val="22"/>
                <w:szCs w:val="22"/>
                <w:lang w:val="sv-SE"/>
              </w:rPr>
              <w:t>Hamisha kaya kutoka bondeni kwenda kituo cha kata.</w:t>
            </w:r>
          </w:p>
          <w:p w14:paraId="4BDC64D7" w14:textId="78EB8B39" w:rsidR="008C6B60" w:rsidRPr="00997D17" w:rsidRDefault="00034217" w:rsidP="00F20E47">
            <w:pPr>
              <w:pStyle w:val="ListBullet"/>
              <w:rPr>
                <w:sz w:val="22"/>
                <w:szCs w:val="22"/>
                <w:lang w:val="sv-SE"/>
              </w:rPr>
            </w:pPr>
            <w:r w:rsidRPr="00997D17">
              <w:rPr>
                <w:sz w:val="22"/>
                <w:szCs w:val="22"/>
                <w:lang w:val="sv-SE"/>
              </w:rPr>
              <w:t>Funga na weka alama barabara au daraja. Elekeza magari.</w:t>
            </w:r>
          </w:p>
          <w:p w14:paraId="0B2E9B06" w14:textId="0AA7AE16" w:rsidR="008C6B60" w:rsidRPr="00997D17" w:rsidRDefault="00FE0A4D" w:rsidP="00F20E47">
            <w:pPr>
              <w:pStyle w:val="ListBullet"/>
              <w:rPr>
                <w:sz w:val="22"/>
                <w:szCs w:val="22"/>
              </w:rPr>
            </w:pPr>
            <w:ins w:id="3675" w:author="Bonephace Kaijage" w:date="2026-10-14T06:12:00Z" w16du:dateUtc="2026-10-14T04:12:00Z">
              <w:r>
                <w:rPr>
                  <w:sz w:val="22"/>
                  <w:szCs w:val="22"/>
                </w:rPr>
                <w:t>Hakikisheni watoto wa shule, wazee na watu wenye ulemavu wote wamepatikana kabla ya giza, ili asitafutwe mtu usiku.</w:t>
              </w:r>
            </w:ins>
            <w:del w:id="3676" w:author="Bonephace Kaijage" w:date="2026-10-14T06:12:00Z" w16du:dateUtc="2026-10-14T04:12:00Z">
              <w:r w:rsidR="00034217" w:rsidRPr="00997D17" w:rsidDel="00FE0A4D">
                <w:rPr>
                  <w:sz w:val="22"/>
                  <w:szCs w:val="22"/>
                </w:rPr>
                <w:delText>Hakiki watoto wa shule na wazee kabla ya giza.</w:delText>
              </w:r>
            </w:del>
          </w:p>
          <w:p w14:paraId="30EB1228" w14:textId="501D2387" w:rsidR="002066E7" w:rsidRPr="00997D17" w:rsidRDefault="00034217" w:rsidP="00F20E47">
            <w:pPr>
              <w:pStyle w:val="ListBullet"/>
              <w:rPr>
                <w:sz w:val="22"/>
                <w:szCs w:val="22"/>
                <w:lang w:val="sv-SE"/>
              </w:rPr>
            </w:pPr>
            <w:r w:rsidRPr="00997D17">
              <w:rPr>
                <w:sz w:val="22"/>
                <w:szCs w:val="22"/>
                <w:lang w:val="sv-SE"/>
              </w:rPr>
              <w:t>Chemsha maji ya kunywa. Kliniki iangalie kuhara.</w:t>
            </w:r>
          </w:p>
        </w:tc>
      </w:tr>
      <w:tr w:rsidR="002066E7" w:rsidRPr="000343A2" w14:paraId="6F6EE65A" w14:textId="77777777" w:rsidTr="002066E7">
        <w:tc>
          <w:tcPr>
            <w:tcW w:w="2278" w:type="dxa"/>
          </w:tcPr>
          <w:p w14:paraId="20B91E5B" w14:textId="77777777" w:rsidR="002066E7" w:rsidRPr="00997D17" w:rsidRDefault="002066E7" w:rsidP="00FE4152">
            <w:pPr>
              <w:pStyle w:val="ListParagraph"/>
              <w:rPr>
                <w:sz w:val="22"/>
                <w:szCs w:val="22"/>
                <w:lang w:val="sv-SE"/>
              </w:rPr>
            </w:pPr>
          </w:p>
        </w:tc>
        <w:tc>
          <w:tcPr>
            <w:tcW w:w="2278" w:type="dxa"/>
          </w:tcPr>
          <w:p w14:paraId="78CE5C27" w14:textId="126E0B7C"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FB22EDE" w14:textId="24900E7F" w:rsidR="002066E7" w:rsidRPr="00997D17" w:rsidRDefault="00FE0A4D" w:rsidP="00FE4152">
            <w:pPr>
              <w:pStyle w:val="ListParagraph"/>
              <w:rPr>
                <w:sz w:val="22"/>
                <w:szCs w:val="22"/>
              </w:rPr>
            </w:pPr>
            <w:ins w:id="3677"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67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1BCC74E" w14:textId="0C50BF92" w:rsidR="002066E7" w:rsidRPr="00997D17" w:rsidRDefault="00FE0A4D" w:rsidP="00FE4152">
            <w:pPr>
              <w:pStyle w:val="ListParagraph"/>
              <w:rPr>
                <w:sz w:val="22"/>
                <w:szCs w:val="22"/>
              </w:rPr>
            </w:pPr>
            <w:ins w:id="367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68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0505491" w14:textId="04B2AC28" w:rsidR="008C6B60" w:rsidRPr="00997D17" w:rsidRDefault="00FE0A4D" w:rsidP="00F20E47">
            <w:pPr>
              <w:pStyle w:val="ListBullet"/>
              <w:rPr>
                <w:sz w:val="22"/>
                <w:szCs w:val="22"/>
              </w:rPr>
            </w:pPr>
            <w:ins w:id="3681"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68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109EDE90" w14:textId="1631428A" w:rsidR="008C6B60" w:rsidRPr="00997D17" w:rsidRDefault="00034217" w:rsidP="00F20E47">
            <w:pPr>
              <w:pStyle w:val="ListBullet"/>
              <w:rPr>
                <w:sz w:val="22"/>
                <w:szCs w:val="22"/>
              </w:rPr>
            </w:pPr>
            <w:r w:rsidRPr="00997D17">
              <w:rPr>
                <w:sz w:val="22"/>
                <w:szCs w:val="22"/>
              </w:rPr>
              <w:t>Call 114 and 190. Keep the road clear for ambulances.</w:t>
            </w:r>
          </w:p>
          <w:p w14:paraId="043E81E8" w14:textId="724AF5C4" w:rsidR="008C6B60" w:rsidRPr="00997D17" w:rsidRDefault="00034217" w:rsidP="00F20E47">
            <w:pPr>
              <w:pStyle w:val="ListBullet"/>
              <w:rPr>
                <w:sz w:val="22"/>
                <w:szCs w:val="22"/>
              </w:rPr>
            </w:pPr>
            <w:r w:rsidRPr="00997D17">
              <w:rPr>
                <w:sz w:val="22"/>
                <w:szCs w:val="22"/>
              </w:rPr>
              <w:t>Open the shelter and register every household. Note who is missing.</w:t>
            </w:r>
          </w:p>
          <w:p w14:paraId="1236A7D9" w14:textId="211A15C2"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57599F70" w14:textId="16835138"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3CF68F1A" w14:textId="2668B873"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01D31627" w14:textId="2A498EB4"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55D1DF43" w14:textId="543C7C33"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3B1A2AEF" w14:textId="77777777" w:rsidTr="002066E7">
        <w:tc>
          <w:tcPr>
            <w:tcW w:w="2278" w:type="dxa"/>
          </w:tcPr>
          <w:p w14:paraId="0C8802CF" w14:textId="3E9523DF" w:rsidR="002066E7" w:rsidRPr="00997D17" w:rsidRDefault="002066E7" w:rsidP="00FE4152">
            <w:pPr>
              <w:pStyle w:val="ListParagraph"/>
              <w:rPr>
                <w:sz w:val="22"/>
                <w:szCs w:val="22"/>
              </w:rPr>
            </w:pPr>
            <w:r w:rsidRPr="00997D17">
              <w:rPr>
                <w:sz w:val="22"/>
                <w:szCs w:val="22"/>
              </w:rPr>
              <w:t>Nanyamba Town Council</w:t>
            </w:r>
          </w:p>
        </w:tc>
        <w:tc>
          <w:tcPr>
            <w:tcW w:w="2278" w:type="dxa"/>
          </w:tcPr>
          <w:p w14:paraId="58E07944" w14:textId="7A8E030A"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6991D24" w14:textId="14E8F717" w:rsidR="002066E7" w:rsidRPr="00997D17" w:rsidRDefault="008C6B60" w:rsidP="00FE4152">
            <w:pPr>
              <w:pStyle w:val="ListParagraph"/>
              <w:rPr>
                <w:sz w:val="22"/>
                <w:szCs w:val="22"/>
              </w:rPr>
            </w:pPr>
            <w:r w:rsidRPr="00997D17">
              <w:rPr>
                <w:sz w:val="22"/>
                <w:szCs w:val="22"/>
              </w:rPr>
              <w:t>coastal floods, large waves, heavy rain, and cholera. A few roads slippery, a few low homes wet, and lightning where storms build.</w:t>
            </w:r>
          </w:p>
        </w:tc>
        <w:tc>
          <w:tcPr>
            <w:tcW w:w="2278" w:type="dxa"/>
          </w:tcPr>
          <w:p w14:paraId="2AFFB616" w14:textId="0A5C7F91"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432575FE" w14:textId="4F4C3BA6" w:rsidR="008C6B60" w:rsidRPr="00997D17" w:rsidRDefault="00034217" w:rsidP="00F20E47">
            <w:pPr>
              <w:pStyle w:val="ListBullet"/>
              <w:rPr>
                <w:sz w:val="22"/>
                <w:szCs w:val="22"/>
              </w:rPr>
            </w:pPr>
            <w:r w:rsidRPr="00997D17">
              <w:rPr>
                <w:sz w:val="22"/>
                <w:szCs w:val="22"/>
              </w:rPr>
              <w:t>Check the forecast before any boat leaves. Life jacket on.</w:t>
            </w:r>
          </w:p>
          <w:p w14:paraId="34611CDE" w14:textId="247837D3" w:rsidR="008C6B60" w:rsidRPr="00997D17" w:rsidRDefault="00034217" w:rsidP="00F20E47">
            <w:pPr>
              <w:pStyle w:val="ListBullet"/>
              <w:rPr>
                <w:sz w:val="22"/>
                <w:szCs w:val="22"/>
              </w:rPr>
            </w:pPr>
            <w:r w:rsidRPr="00997D17">
              <w:rPr>
                <w:sz w:val="22"/>
                <w:szCs w:val="22"/>
              </w:rPr>
              <w:t>Bring small boats off the open water.</w:t>
            </w:r>
          </w:p>
          <w:p w14:paraId="05515C5A" w14:textId="7F4963A0" w:rsidR="008C6B60" w:rsidRPr="00997D17" w:rsidRDefault="00034217" w:rsidP="00F20E47">
            <w:pPr>
              <w:pStyle w:val="ListBullet"/>
              <w:rPr>
                <w:sz w:val="22"/>
                <w:szCs w:val="22"/>
              </w:rPr>
            </w:pPr>
            <w:r w:rsidRPr="00997D17">
              <w:rPr>
                <w:sz w:val="22"/>
                <w:szCs w:val="22"/>
              </w:rPr>
              <w:t>Landing site: listen for the warning and save 190.</w:t>
            </w:r>
          </w:p>
          <w:p w14:paraId="2EF932D3" w14:textId="6E23AED0"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6FD43D78" w14:textId="2945AE3B" w:rsidR="008C6B60" w:rsidRPr="00997D17" w:rsidRDefault="00034217" w:rsidP="00F20E47">
            <w:pPr>
              <w:pStyle w:val="ListBullet"/>
              <w:rPr>
                <w:sz w:val="22"/>
                <w:szCs w:val="22"/>
              </w:rPr>
            </w:pPr>
            <w:r w:rsidRPr="00997D17">
              <w:rPr>
                <w:sz w:val="22"/>
                <w:szCs w:val="22"/>
              </w:rPr>
              <w:t>Angalia utabiri kabla ya chombo kuondoka. Vaa jaketi ya kujiokoa.</w:t>
            </w:r>
          </w:p>
          <w:p w14:paraId="10E571A7" w14:textId="503D15B8" w:rsidR="008C6B60" w:rsidRPr="00997D17" w:rsidRDefault="00034217" w:rsidP="00F20E47">
            <w:pPr>
              <w:pStyle w:val="ListBullet"/>
              <w:rPr>
                <w:sz w:val="22"/>
                <w:szCs w:val="22"/>
              </w:rPr>
            </w:pPr>
            <w:r w:rsidRPr="00997D17">
              <w:rPr>
                <w:sz w:val="22"/>
                <w:szCs w:val="22"/>
              </w:rPr>
              <w:t>Rudisha vyombo vidogo kutoka maji ya wazi.</w:t>
            </w:r>
          </w:p>
          <w:p w14:paraId="0909C736" w14:textId="3F45E25D" w:rsidR="008C6B60" w:rsidRPr="00997D17" w:rsidRDefault="00034217" w:rsidP="00F20E47">
            <w:pPr>
              <w:pStyle w:val="ListBullet"/>
              <w:rPr>
                <w:sz w:val="22"/>
                <w:szCs w:val="22"/>
                <w:lang w:val="sv-SE"/>
              </w:rPr>
            </w:pPr>
            <w:r w:rsidRPr="00997D17">
              <w:rPr>
                <w:sz w:val="22"/>
                <w:szCs w:val="22"/>
                <w:lang w:val="sv-SE"/>
              </w:rPr>
              <w:t>Mwalo: sikiliza onyo na hifadhi 190.</w:t>
            </w:r>
          </w:p>
          <w:p w14:paraId="291F9169" w14:textId="1DA151AE" w:rsidR="002066E7" w:rsidRPr="00997D17" w:rsidRDefault="00FE0A4D" w:rsidP="00F20E47">
            <w:pPr>
              <w:pStyle w:val="ListBullet"/>
              <w:rPr>
                <w:sz w:val="22"/>
                <w:szCs w:val="22"/>
                <w:lang w:val="sv-SE"/>
              </w:rPr>
            </w:pPr>
            <w:ins w:id="3683" w:author="Bonephace Kaijage" w:date="2026-10-14T06:15:00Z" w16du:dateUtc="2026-10-14T04:15:00Z">
              <w:r>
                <w:rPr>
                  <w:sz w:val="22"/>
                  <w:szCs w:val="22"/>
                  <w:lang w:val="sv-SE"/>
                </w:rPr>
                <w:t xml:space="preserve">Kumuokoa mtu majini, mtupie kitu kinachoelea au mnyooshee fimbo badala ya kuogelea kumfuata: maji yanayotiririka </w:t>
              </w:r>
              <w:r>
                <w:rPr>
                  <w:sz w:val="22"/>
                  <w:szCs w:val="22"/>
                  <w:lang w:val="sv-SE"/>
                </w:rPr>
                <w:lastRenderedPageBreak/>
                <w:t>humzamisha pia mwokoaji.</w:t>
              </w:r>
            </w:ins>
            <w:del w:id="3684"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091B9BC4" w14:textId="77777777" w:rsidTr="002066E7">
        <w:tc>
          <w:tcPr>
            <w:tcW w:w="2278" w:type="dxa"/>
          </w:tcPr>
          <w:p w14:paraId="75EDD8BB" w14:textId="77777777" w:rsidR="002066E7" w:rsidRPr="00997D17" w:rsidRDefault="002066E7" w:rsidP="00FE4152">
            <w:pPr>
              <w:pStyle w:val="ListParagraph"/>
              <w:rPr>
                <w:sz w:val="22"/>
                <w:szCs w:val="22"/>
                <w:lang w:val="sv-SE"/>
              </w:rPr>
            </w:pPr>
          </w:p>
        </w:tc>
        <w:tc>
          <w:tcPr>
            <w:tcW w:w="2278" w:type="dxa"/>
          </w:tcPr>
          <w:p w14:paraId="40A069D5" w14:textId="7FB138E0"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6508D96F" w14:textId="66F1AA7C" w:rsidR="002066E7" w:rsidRPr="00997D17" w:rsidRDefault="008C6B60" w:rsidP="00FE4152">
            <w:pPr>
              <w:pStyle w:val="ListParagraph"/>
              <w:rPr>
                <w:sz w:val="22"/>
                <w:szCs w:val="22"/>
              </w:rPr>
            </w:pPr>
            <w:r w:rsidRPr="00997D17">
              <w:rPr>
                <w:sz w:val="22"/>
                <w:szCs w:val="22"/>
              </w:rPr>
              <w:t>coastal floods, large waves, heavy rain, and cholera. Roads, water points or houses at the named sites are now affected. Some journeys and classes are disrupted.</w:t>
            </w:r>
          </w:p>
        </w:tc>
        <w:tc>
          <w:tcPr>
            <w:tcW w:w="2278" w:type="dxa"/>
          </w:tcPr>
          <w:p w14:paraId="1F8A54FD" w14:textId="393BCBF1"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85B8347" w14:textId="78405D3E" w:rsidR="008C6B60" w:rsidRPr="00997D17" w:rsidRDefault="00034217" w:rsidP="00F20E47">
            <w:pPr>
              <w:pStyle w:val="ListBullet"/>
              <w:rPr>
                <w:sz w:val="22"/>
                <w:szCs w:val="22"/>
              </w:rPr>
            </w:pPr>
            <w:r w:rsidRPr="00997D17">
              <w:rPr>
                <w:sz w:val="22"/>
                <w:szCs w:val="22"/>
              </w:rPr>
              <w:t>Stop fishing and crossings on this water.</w:t>
            </w:r>
          </w:p>
          <w:p w14:paraId="0DA9870F" w14:textId="5468F084" w:rsidR="008C6B60" w:rsidRPr="00997D17" w:rsidRDefault="00FE0A4D" w:rsidP="00F20E47">
            <w:pPr>
              <w:pStyle w:val="ListBullet"/>
              <w:rPr>
                <w:sz w:val="22"/>
                <w:szCs w:val="22"/>
              </w:rPr>
            </w:pPr>
            <w:ins w:id="3685"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3686" w:author="Bonephace Kaijage" w:date="2026-10-14T06:15:00Z" w16du:dateUtc="2026-10-14T04:15:00Z">
              <w:r w:rsidR="00034217" w:rsidRPr="00997D17" w:rsidDel="00FE0A4D">
                <w:rPr>
                  <w:sz w:val="22"/>
                  <w:szCs w:val="22"/>
                </w:rPr>
                <w:delText>Move people off the low shore to the assembly point.</w:delText>
              </w:r>
            </w:del>
          </w:p>
          <w:p w14:paraId="4436346C" w14:textId="252B1F63" w:rsidR="008C6B60" w:rsidRPr="00997D17" w:rsidRDefault="00034217" w:rsidP="00F20E47">
            <w:pPr>
              <w:pStyle w:val="ListBullet"/>
              <w:rPr>
                <w:sz w:val="22"/>
                <w:szCs w:val="22"/>
              </w:rPr>
            </w:pPr>
            <w:r w:rsidRPr="00997D17">
              <w:rPr>
                <w:sz w:val="22"/>
                <w:szCs w:val="22"/>
              </w:rPr>
              <w:t>Marine police or the beach unit: account for boats still out.</w:t>
            </w:r>
          </w:p>
          <w:p w14:paraId="18EB2356" w14:textId="3509C4FC"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6CD770BF" w14:textId="1462A035" w:rsidR="008C6B60" w:rsidRPr="00997D17" w:rsidRDefault="00034217" w:rsidP="00F20E47">
            <w:pPr>
              <w:pStyle w:val="ListBullet"/>
              <w:rPr>
                <w:sz w:val="22"/>
                <w:szCs w:val="22"/>
              </w:rPr>
            </w:pPr>
            <w:r w:rsidRPr="00997D17">
              <w:rPr>
                <w:sz w:val="22"/>
                <w:szCs w:val="22"/>
              </w:rPr>
              <w:t>Simamisha uvuvi na vivuko kwenye maji haya.</w:t>
            </w:r>
          </w:p>
          <w:p w14:paraId="34C53E4D" w14:textId="5C0492B0" w:rsidR="008C6B60" w:rsidRPr="00997D17" w:rsidRDefault="00FE0A4D" w:rsidP="00F20E47">
            <w:pPr>
              <w:pStyle w:val="ListBullet"/>
              <w:rPr>
                <w:sz w:val="22"/>
                <w:szCs w:val="22"/>
              </w:rPr>
            </w:pPr>
            <w:ins w:id="3687"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3688" w:author="Bonephace Kaijage" w:date="2026-10-14T06:16:00Z" w16du:dateUtc="2026-10-14T04:16:00Z">
              <w:r w:rsidR="00034217" w:rsidRPr="00997D17" w:rsidDel="00FE0A4D">
                <w:rPr>
                  <w:sz w:val="22"/>
                  <w:szCs w:val="22"/>
                </w:rPr>
                <w:delText>Hamisha watu kutoka ufuo wa chini kwenda kituoni.</w:delText>
              </w:r>
            </w:del>
          </w:p>
          <w:p w14:paraId="62353888" w14:textId="3FA939D1" w:rsidR="008C6B60" w:rsidRPr="00997D17" w:rsidRDefault="00034217" w:rsidP="00F20E47">
            <w:pPr>
              <w:pStyle w:val="ListBullet"/>
              <w:rPr>
                <w:sz w:val="22"/>
                <w:szCs w:val="22"/>
              </w:rPr>
            </w:pPr>
            <w:r w:rsidRPr="00997D17">
              <w:rPr>
                <w:sz w:val="22"/>
                <w:szCs w:val="22"/>
              </w:rPr>
              <w:t>Polisi wanamaji au kitengo cha mwalo: hakiki vyombo vilivyoko nje.</w:t>
            </w:r>
          </w:p>
          <w:p w14:paraId="0FB76147" w14:textId="77D2F02B"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12185CA1" w14:textId="77777777" w:rsidTr="002066E7">
        <w:tc>
          <w:tcPr>
            <w:tcW w:w="2278" w:type="dxa"/>
          </w:tcPr>
          <w:p w14:paraId="03335FCF" w14:textId="77777777" w:rsidR="002066E7" w:rsidRPr="00997D17" w:rsidRDefault="002066E7" w:rsidP="00FE4152">
            <w:pPr>
              <w:pStyle w:val="ListParagraph"/>
              <w:rPr>
                <w:sz w:val="22"/>
                <w:szCs w:val="22"/>
                <w:lang w:val="sv-SE"/>
              </w:rPr>
            </w:pPr>
          </w:p>
        </w:tc>
        <w:tc>
          <w:tcPr>
            <w:tcW w:w="2278" w:type="dxa"/>
          </w:tcPr>
          <w:p w14:paraId="64EF451D" w14:textId="5B9FC56D"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A3B5D3A" w14:textId="2E6DD3BB" w:rsidR="002066E7" w:rsidRPr="00997D17" w:rsidRDefault="00FE0A4D" w:rsidP="00FE4152">
            <w:pPr>
              <w:pStyle w:val="ListParagraph"/>
              <w:rPr>
                <w:sz w:val="22"/>
                <w:szCs w:val="22"/>
              </w:rPr>
            </w:pPr>
            <w:ins w:id="3689"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being organised; please follow the committee's instructions and </w:t>
              </w:r>
              <w:r>
                <w:rPr>
                  <w:sz w:val="22"/>
                  <w:szCs w:val="22"/>
                </w:rPr>
                <w:lastRenderedPageBreak/>
                <w:t>look out for neighbours.</w:t>
              </w:r>
            </w:ins>
            <w:del w:id="3690"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27455EE" w14:textId="086C6EB8" w:rsidR="002066E7" w:rsidRPr="00997D17" w:rsidRDefault="00FE0A4D" w:rsidP="00FE4152">
            <w:pPr>
              <w:pStyle w:val="ListParagraph"/>
              <w:rPr>
                <w:sz w:val="22"/>
                <w:szCs w:val="22"/>
              </w:rPr>
            </w:pPr>
            <w:ins w:id="3691" w:author="Bonephace Kaijage" w:date="2026-10-14T06:24:00Z" w16du:dateUtc="2026-10-14T04:24:00Z">
              <w:r>
                <w:rPr>
                  <w:sz w:val="22"/>
                  <w:szCs w:val="22"/>
                </w:rPr>
                <w:lastRenderedPageBreak/>
                <w:t xml:space="preserve">Hali katika maeneo yaliyotajwa kwenye Fahamu Hatari sasa ni hatari kwa maisha: nyumba zimeharibika, watu wamekatwa, na kuna hatari halisi ya kuzama, kujeruhiwa au magonjwa. Msaada unaandaliwa; tafadhali fuateni maelekezo ya kamati na </w:t>
              </w:r>
              <w:r>
                <w:rPr>
                  <w:sz w:val="22"/>
                  <w:szCs w:val="22"/>
                </w:rPr>
                <w:lastRenderedPageBreak/>
                <w:t>muangaliane na majirani.</w:t>
              </w:r>
            </w:ins>
            <w:del w:id="3692"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E3FA327" w14:textId="239D1F01" w:rsidR="008C6B60" w:rsidRPr="00997D17" w:rsidRDefault="00FE0A4D" w:rsidP="00F20E47">
            <w:pPr>
              <w:pStyle w:val="ListBullet"/>
              <w:rPr>
                <w:sz w:val="22"/>
                <w:szCs w:val="22"/>
              </w:rPr>
            </w:pPr>
            <w:ins w:id="3693" w:author="Bonephace Kaijage" w:date="2026-10-14T06:04:00Z" w16du:dateUtc="2026-10-14T04:04:00Z">
              <w:r>
                <w:rPr>
                  <w:sz w:val="22"/>
                  <w:szCs w:val="22"/>
                </w:rPr>
                <w:lastRenderedPageBreak/>
                <w:t>Please move off the low ground now to the agreed safe place, helping anyone who cannot move alone; the water can rise faster than it looks. Return only when the committee confirms it is safe.</w:t>
              </w:r>
            </w:ins>
            <w:del w:id="3694"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0A72FE60" w14:textId="491104DC" w:rsidR="008C6B60" w:rsidRPr="00997D17" w:rsidRDefault="00034217" w:rsidP="00F20E47">
            <w:pPr>
              <w:pStyle w:val="ListBullet"/>
              <w:rPr>
                <w:sz w:val="22"/>
                <w:szCs w:val="22"/>
              </w:rPr>
            </w:pPr>
            <w:r w:rsidRPr="00997D17">
              <w:rPr>
                <w:sz w:val="22"/>
                <w:szCs w:val="22"/>
              </w:rPr>
              <w:t>Call 114 and 190. Keep the road clear for ambulances.</w:t>
            </w:r>
          </w:p>
          <w:p w14:paraId="14DC7C2E" w14:textId="33B78968" w:rsidR="008C6B60" w:rsidRPr="00997D17" w:rsidRDefault="00034217" w:rsidP="00F20E47">
            <w:pPr>
              <w:pStyle w:val="ListBullet"/>
              <w:rPr>
                <w:sz w:val="22"/>
                <w:szCs w:val="22"/>
              </w:rPr>
            </w:pPr>
            <w:r w:rsidRPr="00997D17">
              <w:rPr>
                <w:sz w:val="22"/>
                <w:szCs w:val="22"/>
              </w:rPr>
              <w:lastRenderedPageBreak/>
              <w:t>Open the shelter and register every household. Note who is missing.</w:t>
            </w:r>
          </w:p>
          <w:p w14:paraId="24117FD4" w14:textId="7EE7CCCB"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4511AADF" w14:textId="64325582"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761B37DA" w14:textId="02DA0E88"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1F30BBAB" w14:textId="0A48B6B2"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4E619EDD" w14:textId="5A2F049E" w:rsidR="002066E7" w:rsidRPr="00997D17" w:rsidRDefault="00034217" w:rsidP="00F20E47">
            <w:pPr>
              <w:pStyle w:val="ListBullet"/>
              <w:rPr>
                <w:sz w:val="22"/>
                <w:szCs w:val="22"/>
                <w:lang w:val="sv-SE"/>
              </w:rPr>
            </w:pPr>
            <w:r w:rsidRPr="00997D17">
              <w:rPr>
                <w:sz w:val="22"/>
                <w:szCs w:val="22"/>
                <w:lang w:val="sv-SE"/>
              </w:rPr>
              <w:t xml:space="preserve">Timu ya afya: majeruhi kwanza, kisha kipindupindu </w:t>
            </w:r>
            <w:r w:rsidRPr="00997D17">
              <w:rPr>
                <w:sz w:val="22"/>
                <w:szCs w:val="22"/>
                <w:lang w:val="sv-SE"/>
              </w:rPr>
              <w:lastRenderedPageBreak/>
              <w:t>maji yakiwa machafu.</w:t>
            </w:r>
          </w:p>
        </w:tc>
      </w:tr>
      <w:tr w:rsidR="002066E7" w:rsidRPr="000343A2" w14:paraId="2DC243A5" w14:textId="77777777" w:rsidTr="002066E7">
        <w:tc>
          <w:tcPr>
            <w:tcW w:w="2278" w:type="dxa"/>
          </w:tcPr>
          <w:p w14:paraId="4BA645E2" w14:textId="1D631BC8" w:rsidR="002066E7" w:rsidRPr="00997D17" w:rsidRDefault="002066E7" w:rsidP="00FE4152">
            <w:pPr>
              <w:pStyle w:val="ListParagraph"/>
              <w:rPr>
                <w:sz w:val="22"/>
                <w:szCs w:val="22"/>
              </w:rPr>
            </w:pPr>
            <w:r w:rsidRPr="00997D17">
              <w:rPr>
                <w:sz w:val="22"/>
                <w:szCs w:val="22"/>
              </w:rPr>
              <w:lastRenderedPageBreak/>
              <w:t>Newala Town Council</w:t>
            </w:r>
          </w:p>
        </w:tc>
        <w:tc>
          <w:tcPr>
            <w:tcW w:w="2278" w:type="dxa"/>
          </w:tcPr>
          <w:p w14:paraId="44D3CE30" w14:textId="7E2D86AB"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0C99CE2C" w14:textId="3E874EFC" w:rsidR="002066E7" w:rsidRPr="00997D17" w:rsidRDefault="008C6B60" w:rsidP="00FE4152">
            <w:pPr>
              <w:pStyle w:val="ListParagraph"/>
              <w:rPr>
                <w:sz w:val="22"/>
                <w:szCs w:val="22"/>
              </w:rPr>
            </w:pPr>
            <w:r w:rsidRPr="00997D17">
              <w:rPr>
                <w:sz w:val="22"/>
                <w:szCs w:val="22"/>
              </w:rPr>
              <w:t>water shortage on the Makonde plateau, heavy rain, and strong winds. A few roads slippery, a few low homes wet, and lightning where storms build.</w:t>
            </w:r>
          </w:p>
        </w:tc>
        <w:tc>
          <w:tcPr>
            <w:tcW w:w="2278" w:type="dxa"/>
          </w:tcPr>
          <w:p w14:paraId="03873372" w14:textId="2F488702"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4527D07F" w14:textId="669EC9AC" w:rsidR="008C6B60" w:rsidRPr="00997D17" w:rsidRDefault="00034217" w:rsidP="00F20E47">
            <w:pPr>
              <w:pStyle w:val="ListBullet"/>
              <w:rPr>
                <w:sz w:val="22"/>
                <w:szCs w:val="22"/>
              </w:rPr>
            </w:pPr>
            <w:r w:rsidRPr="00997D17">
              <w:rPr>
                <w:sz w:val="22"/>
                <w:szCs w:val="22"/>
              </w:rPr>
              <w:t>Walk the low ground before the rain. Clear drains and culverts.</w:t>
            </w:r>
          </w:p>
          <w:p w14:paraId="133E6724" w14:textId="10C197EC" w:rsidR="008C6B60" w:rsidRPr="00997D17" w:rsidRDefault="00FE0A4D" w:rsidP="00F20E47">
            <w:pPr>
              <w:pStyle w:val="ListBullet"/>
              <w:rPr>
                <w:sz w:val="22"/>
                <w:szCs w:val="22"/>
              </w:rPr>
            </w:pPr>
            <w:ins w:id="3695"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3696" w:author="Bonephace Kaijage" w:date="2026-10-14T06:18:00Z" w16du:dateUtc="2026-10-14T04:18:00Z">
              <w:r w:rsidR="00034217" w:rsidRPr="00997D17" w:rsidDel="00FE0A4D">
                <w:rPr>
                  <w:sz w:val="22"/>
                  <w:szCs w:val="22"/>
                </w:rPr>
                <w:delText>Households on this ground raise food, documents and the children.</w:delText>
              </w:r>
            </w:del>
          </w:p>
          <w:p w14:paraId="27AD8BFE" w14:textId="3281F485" w:rsidR="008C6B60" w:rsidRPr="00997D17" w:rsidRDefault="00FE0A4D" w:rsidP="00F20E47">
            <w:pPr>
              <w:pStyle w:val="ListBullet"/>
              <w:rPr>
                <w:sz w:val="22"/>
                <w:szCs w:val="22"/>
              </w:rPr>
            </w:pPr>
            <w:ins w:id="3697"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698" w:author="Bonephace Kaijage" w:date="2026-10-14T06:14:00Z" w16du:dateUtc="2026-10-14T04:14:00Z">
              <w:r w:rsidR="00034217" w:rsidRPr="00997D17" w:rsidDel="00FE0A4D">
                <w:rPr>
                  <w:sz w:val="22"/>
                  <w:szCs w:val="22"/>
                </w:rPr>
                <w:delText>Save 190 and the ward chair number. Keep a torch and drinking water.</w:delText>
              </w:r>
            </w:del>
          </w:p>
          <w:p w14:paraId="74CD5E7F" w14:textId="0BD78090" w:rsidR="002066E7" w:rsidRPr="00997D17" w:rsidRDefault="00034217" w:rsidP="00F20E47">
            <w:pPr>
              <w:pStyle w:val="ListBullet"/>
              <w:rPr>
                <w:sz w:val="22"/>
                <w:szCs w:val="22"/>
              </w:rPr>
            </w:pPr>
            <w:r w:rsidRPr="00997D17">
              <w:rPr>
                <w:sz w:val="22"/>
                <w:szCs w:val="22"/>
              </w:rPr>
              <w:t>Do not drive or walk through water on the road. Headlights on, slow down.</w:t>
            </w:r>
          </w:p>
        </w:tc>
        <w:tc>
          <w:tcPr>
            <w:tcW w:w="2279" w:type="dxa"/>
          </w:tcPr>
          <w:p w14:paraId="629FA760" w14:textId="716F527A" w:rsidR="008C6B60" w:rsidRPr="00997D17" w:rsidRDefault="00034217" w:rsidP="00F20E47">
            <w:pPr>
              <w:pStyle w:val="ListBullet"/>
              <w:rPr>
                <w:sz w:val="22"/>
                <w:szCs w:val="22"/>
                <w:lang w:val="sv-SE"/>
              </w:rPr>
            </w:pPr>
            <w:r w:rsidRPr="00997D17">
              <w:rPr>
                <w:sz w:val="22"/>
                <w:szCs w:val="22"/>
                <w:lang w:val="sv-SE"/>
              </w:rPr>
              <w:t>Tembea bondeni kabla ya mvua. Safisha mitaro na makalavati.</w:t>
            </w:r>
          </w:p>
          <w:p w14:paraId="6A2C1484" w14:textId="3B0247DB" w:rsidR="008C6B60" w:rsidRPr="00997D17" w:rsidRDefault="00FE0A4D" w:rsidP="00F20E47">
            <w:pPr>
              <w:pStyle w:val="ListBullet"/>
              <w:rPr>
                <w:sz w:val="22"/>
                <w:szCs w:val="22"/>
              </w:rPr>
            </w:pPr>
            <w:ins w:id="3699" w:author="Bonephace Kaijage" w:date="2026-10-14T06:18:00Z" w16du:dateUtc="2026-10-14T04:18:00Z">
              <w:r>
                <w:rPr>
                  <w:sz w:val="22"/>
                  <w:szCs w:val="22"/>
                </w:rPr>
                <w:t>Kaya za maeneo yaliyotajwa: wekeni chakula, nyaraka na watoto juu ya sakafu, kwa sababu maji hapa yanaweza kuingia nyumbani bila taarifa.</w:t>
              </w:r>
            </w:ins>
            <w:del w:id="3700" w:author="Bonephace Kaijage" w:date="2026-10-14T06:18:00Z" w16du:dateUtc="2026-10-14T04:18:00Z">
              <w:r w:rsidR="00034217" w:rsidRPr="00997D17" w:rsidDel="00FE0A4D">
                <w:rPr>
                  <w:sz w:val="22"/>
                  <w:szCs w:val="22"/>
                </w:rPr>
                <w:delText>Kaya za eneo hili zipandishe chakula, nyaraka na watoto.</w:delText>
              </w:r>
            </w:del>
          </w:p>
          <w:p w14:paraId="22D53CB4" w14:textId="6FF9E5AC" w:rsidR="008C6B60" w:rsidRPr="00997D17" w:rsidRDefault="00034217" w:rsidP="00F20E47">
            <w:pPr>
              <w:pStyle w:val="ListBullet"/>
              <w:rPr>
                <w:sz w:val="22"/>
                <w:szCs w:val="22"/>
                <w:lang w:val="sv-SE"/>
              </w:rPr>
            </w:pPr>
            <w:r w:rsidRPr="00997D17">
              <w:rPr>
                <w:sz w:val="22"/>
                <w:szCs w:val="22"/>
                <w:lang w:val="sv-SE"/>
              </w:rPr>
              <w:t>Hifadhi 190 na namba ya mwenyekiti wa kata. Weka tochi na maji ya kunywa.</w:t>
            </w:r>
          </w:p>
          <w:p w14:paraId="05AF3649" w14:textId="7DE9CC7A" w:rsidR="002066E7" w:rsidRPr="00997D17" w:rsidRDefault="00034217"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571624A2" w14:textId="77777777" w:rsidTr="002066E7">
        <w:tc>
          <w:tcPr>
            <w:tcW w:w="2278" w:type="dxa"/>
          </w:tcPr>
          <w:p w14:paraId="10A9E277" w14:textId="77777777" w:rsidR="002066E7" w:rsidRPr="00997D17" w:rsidRDefault="002066E7" w:rsidP="00FE4152">
            <w:pPr>
              <w:pStyle w:val="ListParagraph"/>
              <w:rPr>
                <w:sz w:val="22"/>
                <w:szCs w:val="22"/>
                <w:lang w:val="sv-SE"/>
              </w:rPr>
            </w:pPr>
          </w:p>
        </w:tc>
        <w:tc>
          <w:tcPr>
            <w:tcW w:w="2278" w:type="dxa"/>
          </w:tcPr>
          <w:p w14:paraId="6061BAAE" w14:textId="12021249"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2043A20B" w14:textId="5B82D7FB" w:rsidR="002066E7" w:rsidRPr="00997D17" w:rsidRDefault="008C6B60" w:rsidP="00FE4152">
            <w:pPr>
              <w:pStyle w:val="ListParagraph"/>
              <w:rPr>
                <w:sz w:val="22"/>
                <w:szCs w:val="22"/>
              </w:rPr>
            </w:pPr>
            <w:r w:rsidRPr="00997D17">
              <w:rPr>
                <w:sz w:val="22"/>
                <w:szCs w:val="22"/>
              </w:rPr>
              <w:t xml:space="preserve">water shortage on the Makonde plateau, heavy rain, </w:t>
            </w:r>
            <w:r w:rsidRPr="00997D17">
              <w:rPr>
                <w:sz w:val="22"/>
                <w:szCs w:val="22"/>
              </w:rPr>
              <w:lastRenderedPageBreak/>
              <w:t>and strong winds. Roads, water points or houses at the named sites are now affected. Some journeys and classes are disrupted.</w:t>
            </w:r>
          </w:p>
        </w:tc>
        <w:tc>
          <w:tcPr>
            <w:tcW w:w="2278" w:type="dxa"/>
          </w:tcPr>
          <w:p w14:paraId="5DAC4AFF" w14:textId="55D33E3B"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w:t>
            </w:r>
            <w:r w:rsidRPr="00997D17">
              <w:rPr>
                <w:sz w:val="22"/>
                <w:szCs w:val="22"/>
              </w:rPr>
              <w:lastRenderedPageBreak/>
              <w:t>yaliyotajwa yameathirika. Safari na masomo mengine yamesitishwa.</w:t>
            </w:r>
          </w:p>
        </w:tc>
        <w:tc>
          <w:tcPr>
            <w:tcW w:w="2279" w:type="dxa"/>
          </w:tcPr>
          <w:p w14:paraId="43C38B65" w14:textId="45ABE264" w:rsidR="008C6B60" w:rsidRPr="00997D17" w:rsidRDefault="00034217" w:rsidP="00F20E47">
            <w:pPr>
              <w:pStyle w:val="ListBullet"/>
              <w:rPr>
                <w:sz w:val="22"/>
                <w:szCs w:val="22"/>
              </w:rPr>
            </w:pPr>
            <w:r w:rsidRPr="00997D17">
              <w:rPr>
                <w:sz w:val="22"/>
                <w:szCs w:val="22"/>
              </w:rPr>
              <w:lastRenderedPageBreak/>
              <w:t xml:space="preserve">Move households off the low ground to </w:t>
            </w:r>
            <w:r w:rsidRPr="00997D17">
              <w:rPr>
                <w:sz w:val="22"/>
                <w:szCs w:val="22"/>
              </w:rPr>
              <w:lastRenderedPageBreak/>
              <w:t>the ward assembly point.</w:t>
            </w:r>
          </w:p>
          <w:p w14:paraId="6336DDF0" w14:textId="4D3599A1" w:rsidR="008C6B60" w:rsidRPr="00997D17" w:rsidRDefault="00034217" w:rsidP="00F20E47">
            <w:pPr>
              <w:pStyle w:val="ListBullet"/>
              <w:rPr>
                <w:sz w:val="22"/>
                <w:szCs w:val="22"/>
              </w:rPr>
            </w:pPr>
            <w:r w:rsidRPr="00997D17">
              <w:rPr>
                <w:sz w:val="22"/>
                <w:szCs w:val="22"/>
              </w:rPr>
              <w:t>Close and mark the flooded road or bridge. Divert traffic.</w:t>
            </w:r>
          </w:p>
          <w:p w14:paraId="0836EBC0" w14:textId="4A9871C2" w:rsidR="008C6B60" w:rsidRPr="00997D17" w:rsidRDefault="00FE0A4D" w:rsidP="00F20E47">
            <w:pPr>
              <w:pStyle w:val="ListBullet"/>
              <w:rPr>
                <w:sz w:val="22"/>
                <w:szCs w:val="22"/>
              </w:rPr>
            </w:pPr>
            <w:ins w:id="3701" w:author="Bonephace Kaijage" w:date="2026-10-14T06:12:00Z" w16du:dateUtc="2026-10-14T04:12:00Z">
              <w:r>
                <w:rPr>
                  <w:sz w:val="22"/>
                  <w:szCs w:val="22"/>
                </w:rPr>
                <w:t>Check that school children, older people and anyone with a disability are accounted for before dark, so that no one is searched for in the night.</w:t>
              </w:r>
            </w:ins>
            <w:del w:id="3702" w:author="Bonephace Kaijage" w:date="2026-10-14T06:12:00Z" w16du:dateUtc="2026-10-14T04:12:00Z">
              <w:r w:rsidR="00034217" w:rsidRPr="00997D17" w:rsidDel="00FE0A4D">
                <w:rPr>
                  <w:sz w:val="22"/>
                  <w:szCs w:val="22"/>
                </w:rPr>
                <w:delText>Account for school children and older people before dark.</w:delText>
              </w:r>
            </w:del>
          </w:p>
          <w:p w14:paraId="35C61206" w14:textId="754BB511" w:rsidR="002066E7" w:rsidRPr="00997D17" w:rsidRDefault="00FE0A4D" w:rsidP="00F20E47">
            <w:pPr>
              <w:pStyle w:val="ListBullet"/>
              <w:rPr>
                <w:sz w:val="22"/>
                <w:szCs w:val="22"/>
              </w:rPr>
            </w:pPr>
            <w:ins w:id="3703" w:author="Bonephace Kaijage" w:date="2026-10-14T06:14:00Z" w16du:dateUtc="2026-10-14T04:14:00Z">
              <w:r>
                <w:rPr>
                  <w:sz w:val="22"/>
                  <w:szCs w:val="22"/>
                </w:rPr>
                <w:t>Boil or treat drinking water, because floods carry waste into wells; tell the clinic early if anyone has diarrhoea.</w:t>
              </w:r>
            </w:ins>
            <w:del w:id="3704" w:author="Bonephace Kaijage" w:date="2026-10-14T06:14:00Z" w16du:dateUtc="2026-10-14T04:14:00Z">
              <w:r w:rsidR="00034217" w:rsidRPr="00997D17" w:rsidDel="00FE0A4D">
                <w:rPr>
                  <w:sz w:val="22"/>
                  <w:szCs w:val="22"/>
                </w:rPr>
                <w:delText>Boil drinking water. The clinic watches for diarrhoea.</w:delText>
              </w:r>
            </w:del>
          </w:p>
        </w:tc>
        <w:tc>
          <w:tcPr>
            <w:tcW w:w="2279" w:type="dxa"/>
          </w:tcPr>
          <w:p w14:paraId="50A1CE6E" w14:textId="76FF4FAE" w:rsidR="008C6B60" w:rsidRPr="00997D17" w:rsidRDefault="00034217" w:rsidP="00F20E47">
            <w:pPr>
              <w:pStyle w:val="ListBullet"/>
              <w:rPr>
                <w:sz w:val="22"/>
                <w:szCs w:val="22"/>
                <w:lang w:val="sv-SE"/>
              </w:rPr>
            </w:pPr>
            <w:r w:rsidRPr="00997D17">
              <w:rPr>
                <w:sz w:val="22"/>
                <w:szCs w:val="22"/>
                <w:lang w:val="sv-SE"/>
              </w:rPr>
              <w:lastRenderedPageBreak/>
              <w:t xml:space="preserve">Hamisha kaya kutoka bondeni </w:t>
            </w:r>
            <w:r w:rsidRPr="00997D17">
              <w:rPr>
                <w:sz w:val="22"/>
                <w:szCs w:val="22"/>
                <w:lang w:val="sv-SE"/>
              </w:rPr>
              <w:lastRenderedPageBreak/>
              <w:t>kwenda kituo cha kata.</w:t>
            </w:r>
          </w:p>
          <w:p w14:paraId="4874E7E8" w14:textId="20421531" w:rsidR="008C6B60" w:rsidRPr="00997D17" w:rsidRDefault="00034217" w:rsidP="00F20E47">
            <w:pPr>
              <w:pStyle w:val="ListBullet"/>
              <w:rPr>
                <w:sz w:val="22"/>
                <w:szCs w:val="22"/>
                <w:lang w:val="sv-SE"/>
              </w:rPr>
            </w:pPr>
            <w:r w:rsidRPr="00997D17">
              <w:rPr>
                <w:sz w:val="22"/>
                <w:szCs w:val="22"/>
                <w:lang w:val="sv-SE"/>
              </w:rPr>
              <w:t>Funga na weka alama barabara au daraja. Elekeza magari.</w:t>
            </w:r>
          </w:p>
          <w:p w14:paraId="1A56C2B8" w14:textId="1DD59179" w:rsidR="008C6B60" w:rsidRPr="00997D17" w:rsidRDefault="00FE0A4D" w:rsidP="00F20E47">
            <w:pPr>
              <w:pStyle w:val="ListBullet"/>
              <w:rPr>
                <w:sz w:val="22"/>
                <w:szCs w:val="22"/>
              </w:rPr>
            </w:pPr>
            <w:ins w:id="3705" w:author="Bonephace Kaijage" w:date="2026-10-14T06:12:00Z" w16du:dateUtc="2026-10-14T04:12:00Z">
              <w:r>
                <w:rPr>
                  <w:sz w:val="22"/>
                  <w:szCs w:val="22"/>
                </w:rPr>
                <w:t>Hakikisheni watoto wa shule, wazee na watu wenye ulemavu wote wamepatikana kabla ya giza, ili asitafutwe mtu usiku.</w:t>
              </w:r>
            </w:ins>
            <w:del w:id="3706" w:author="Bonephace Kaijage" w:date="2026-10-14T06:12:00Z" w16du:dateUtc="2026-10-14T04:12:00Z">
              <w:r w:rsidR="00034217" w:rsidRPr="00997D17" w:rsidDel="00FE0A4D">
                <w:rPr>
                  <w:sz w:val="22"/>
                  <w:szCs w:val="22"/>
                </w:rPr>
                <w:delText>Hakiki watoto wa shule na wazee kabla ya giza.</w:delText>
              </w:r>
            </w:del>
          </w:p>
          <w:p w14:paraId="0AAE2D8D" w14:textId="563D11E4" w:rsidR="002066E7" w:rsidRPr="00997D17" w:rsidRDefault="00034217" w:rsidP="00F20E47">
            <w:pPr>
              <w:pStyle w:val="ListBullet"/>
              <w:rPr>
                <w:sz w:val="22"/>
                <w:szCs w:val="22"/>
                <w:lang w:val="sv-SE"/>
              </w:rPr>
            </w:pPr>
            <w:r w:rsidRPr="00997D17">
              <w:rPr>
                <w:sz w:val="22"/>
                <w:szCs w:val="22"/>
                <w:lang w:val="sv-SE"/>
              </w:rPr>
              <w:t>Chemsha maji ya kunywa. Kliniki iangalie kuhara.</w:t>
            </w:r>
          </w:p>
        </w:tc>
      </w:tr>
      <w:tr w:rsidR="002066E7" w:rsidRPr="000343A2" w14:paraId="60F36E64" w14:textId="77777777" w:rsidTr="002066E7">
        <w:tc>
          <w:tcPr>
            <w:tcW w:w="2278" w:type="dxa"/>
          </w:tcPr>
          <w:p w14:paraId="07882D5A" w14:textId="77777777" w:rsidR="002066E7" w:rsidRPr="00997D17" w:rsidRDefault="002066E7" w:rsidP="00FE4152">
            <w:pPr>
              <w:pStyle w:val="ListParagraph"/>
              <w:rPr>
                <w:sz w:val="22"/>
                <w:szCs w:val="22"/>
                <w:lang w:val="sv-SE"/>
              </w:rPr>
            </w:pPr>
          </w:p>
        </w:tc>
        <w:tc>
          <w:tcPr>
            <w:tcW w:w="2278" w:type="dxa"/>
          </w:tcPr>
          <w:p w14:paraId="0E4088A6" w14:textId="3D41018B"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5CC70F8F" w14:textId="44D28B2A" w:rsidR="002066E7" w:rsidRPr="00997D17" w:rsidRDefault="00FE0A4D" w:rsidP="00FE4152">
            <w:pPr>
              <w:pStyle w:val="ListParagraph"/>
              <w:rPr>
                <w:sz w:val="22"/>
                <w:szCs w:val="22"/>
              </w:rPr>
            </w:pPr>
            <w:ins w:id="3707"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70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BACD72F" w14:textId="39117224" w:rsidR="002066E7" w:rsidRPr="00997D17" w:rsidRDefault="00FE0A4D" w:rsidP="00FE4152">
            <w:pPr>
              <w:pStyle w:val="ListParagraph"/>
              <w:rPr>
                <w:sz w:val="22"/>
                <w:szCs w:val="22"/>
              </w:rPr>
            </w:pPr>
            <w:ins w:id="370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71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AC6D3E6" w14:textId="72E30102" w:rsidR="008C6B60" w:rsidRPr="00997D17" w:rsidRDefault="00FE0A4D" w:rsidP="00F20E47">
            <w:pPr>
              <w:pStyle w:val="ListBullet"/>
              <w:rPr>
                <w:sz w:val="22"/>
                <w:szCs w:val="22"/>
              </w:rPr>
            </w:pPr>
            <w:ins w:id="3711"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71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242E47A4" w14:textId="1A489C7F" w:rsidR="008C6B60" w:rsidRPr="00997D17" w:rsidRDefault="00034217" w:rsidP="00F20E47">
            <w:pPr>
              <w:pStyle w:val="ListBullet"/>
              <w:rPr>
                <w:sz w:val="22"/>
                <w:szCs w:val="22"/>
              </w:rPr>
            </w:pPr>
            <w:r w:rsidRPr="00997D17">
              <w:rPr>
                <w:sz w:val="22"/>
                <w:szCs w:val="22"/>
              </w:rPr>
              <w:t>Call 114 and 190. Keep the road clear for ambulances.</w:t>
            </w:r>
          </w:p>
          <w:p w14:paraId="0C041357" w14:textId="50170720" w:rsidR="008C6B60" w:rsidRPr="00997D17" w:rsidRDefault="00034217" w:rsidP="00F20E47">
            <w:pPr>
              <w:pStyle w:val="ListBullet"/>
              <w:rPr>
                <w:sz w:val="22"/>
                <w:szCs w:val="22"/>
              </w:rPr>
            </w:pPr>
            <w:r w:rsidRPr="00997D17">
              <w:rPr>
                <w:sz w:val="22"/>
                <w:szCs w:val="22"/>
              </w:rPr>
              <w:t>Open the shelter and register every household. Note who is missing.</w:t>
            </w:r>
          </w:p>
          <w:p w14:paraId="10C8180B" w14:textId="2BB5065A" w:rsidR="002066E7" w:rsidRPr="00997D17" w:rsidRDefault="00034217" w:rsidP="00F20E47">
            <w:pPr>
              <w:pStyle w:val="ListBullet"/>
              <w:rPr>
                <w:sz w:val="22"/>
                <w:szCs w:val="22"/>
              </w:rPr>
            </w:pPr>
            <w:r w:rsidRPr="00997D17">
              <w:rPr>
                <w:sz w:val="22"/>
                <w:szCs w:val="22"/>
              </w:rPr>
              <w:lastRenderedPageBreak/>
              <w:t>Health team: injury first, then cholera if the water is dirty.</w:t>
            </w:r>
          </w:p>
        </w:tc>
        <w:tc>
          <w:tcPr>
            <w:tcW w:w="2279" w:type="dxa"/>
          </w:tcPr>
          <w:p w14:paraId="38116D50" w14:textId="48A53FE1"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580CCF01" w14:textId="6E28AB32"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6669CFA5" w14:textId="122C5667"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674F1C09" w14:textId="4D9B4D86"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495F4262" w14:textId="77777777" w:rsidTr="002066E7">
        <w:tc>
          <w:tcPr>
            <w:tcW w:w="2278" w:type="dxa"/>
          </w:tcPr>
          <w:p w14:paraId="75DEEC75" w14:textId="627CA63B" w:rsidR="002066E7" w:rsidRPr="00997D17" w:rsidRDefault="002066E7" w:rsidP="00FE4152">
            <w:pPr>
              <w:pStyle w:val="ListParagraph"/>
              <w:rPr>
                <w:sz w:val="22"/>
                <w:szCs w:val="22"/>
              </w:rPr>
            </w:pPr>
            <w:r w:rsidRPr="00997D17">
              <w:rPr>
                <w:sz w:val="22"/>
                <w:szCs w:val="22"/>
              </w:rPr>
              <w:t>Masasi District Council</w:t>
            </w:r>
          </w:p>
        </w:tc>
        <w:tc>
          <w:tcPr>
            <w:tcW w:w="2278" w:type="dxa"/>
          </w:tcPr>
          <w:p w14:paraId="0422478F" w14:textId="63021021"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321FE096" w14:textId="65D7CBBC" w:rsidR="002066E7" w:rsidRPr="00997D17" w:rsidRDefault="008C6B60" w:rsidP="00FE4152">
            <w:pPr>
              <w:pStyle w:val="ListParagraph"/>
              <w:rPr>
                <w:sz w:val="22"/>
                <w:szCs w:val="22"/>
              </w:rPr>
            </w:pPr>
            <w:r w:rsidRPr="00997D17">
              <w:rPr>
                <w:sz w:val="22"/>
                <w:szCs w:val="22"/>
              </w:rPr>
              <w:t>drought in the dry months, wet-season floods, wildfire, and strong winds. A few roads slippery, a few low homes wet, and lightning where storms build.</w:t>
            </w:r>
          </w:p>
        </w:tc>
        <w:tc>
          <w:tcPr>
            <w:tcW w:w="2278" w:type="dxa"/>
          </w:tcPr>
          <w:p w14:paraId="0BF7B7B5" w14:textId="503572D4"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8C93648" w14:textId="64B7B987" w:rsidR="008C6B60" w:rsidRPr="00997D17" w:rsidRDefault="00034217" w:rsidP="00F20E47">
            <w:pPr>
              <w:pStyle w:val="ListBullet"/>
              <w:rPr>
                <w:sz w:val="22"/>
                <w:szCs w:val="22"/>
              </w:rPr>
            </w:pPr>
            <w:r w:rsidRPr="00997D17">
              <w:rPr>
                <w:sz w:val="22"/>
                <w:szCs w:val="22"/>
              </w:rPr>
              <w:t>Walk the low ground before the rain. Clear drains and culverts.</w:t>
            </w:r>
          </w:p>
          <w:p w14:paraId="3F7340BA" w14:textId="3CF9A7DC" w:rsidR="008C6B60" w:rsidRPr="00997D17" w:rsidRDefault="00FE0A4D" w:rsidP="00F20E47">
            <w:pPr>
              <w:pStyle w:val="ListBullet"/>
              <w:rPr>
                <w:sz w:val="22"/>
                <w:szCs w:val="22"/>
              </w:rPr>
            </w:pPr>
            <w:ins w:id="3713"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3714" w:author="Bonephace Kaijage" w:date="2026-10-14T06:18:00Z" w16du:dateUtc="2026-10-14T04:18:00Z">
              <w:r w:rsidR="00034217" w:rsidRPr="00997D17" w:rsidDel="00FE0A4D">
                <w:rPr>
                  <w:sz w:val="22"/>
                  <w:szCs w:val="22"/>
                </w:rPr>
                <w:delText>Households on this ground raise food, documents and the children.</w:delText>
              </w:r>
            </w:del>
          </w:p>
          <w:p w14:paraId="2AC21256" w14:textId="46399862" w:rsidR="008C6B60" w:rsidRPr="00997D17" w:rsidRDefault="00FE0A4D" w:rsidP="00F20E47">
            <w:pPr>
              <w:pStyle w:val="ListBullet"/>
              <w:rPr>
                <w:sz w:val="22"/>
                <w:szCs w:val="22"/>
              </w:rPr>
            </w:pPr>
            <w:ins w:id="3715"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716" w:author="Bonephace Kaijage" w:date="2026-10-14T06:14:00Z" w16du:dateUtc="2026-10-14T04:14:00Z">
              <w:r w:rsidR="00034217" w:rsidRPr="00997D17" w:rsidDel="00FE0A4D">
                <w:rPr>
                  <w:sz w:val="22"/>
                  <w:szCs w:val="22"/>
                </w:rPr>
                <w:delText>Save 190 and the ward chair number. Keep a torch and drinking water.</w:delText>
              </w:r>
            </w:del>
          </w:p>
          <w:p w14:paraId="394F4CBB" w14:textId="01F2B737" w:rsidR="002066E7" w:rsidRPr="00997D17" w:rsidRDefault="00034217" w:rsidP="00F20E47">
            <w:pPr>
              <w:pStyle w:val="ListBullet"/>
              <w:rPr>
                <w:sz w:val="22"/>
                <w:szCs w:val="22"/>
              </w:rPr>
            </w:pPr>
            <w:r w:rsidRPr="00997D17">
              <w:rPr>
                <w:sz w:val="22"/>
                <w:szCs w:val="22"/>
              </w:rPr>
              <w:t>Do not drive or walk through water on the road. Headlights on, slow down.</w:t>
            </w:r>
          </w:p>
        </w:tc>
        <w:tc>
          <w:tcPr>
            <w:tcW w:w="2279" w:type="dxa"/>
          </w:tcPr>
          <w:p w14:paraId="3EE89A70" w14:textId="51A7D999" w:rsidR="008C6B60" w:rsidRPr="00997D17" w:rsidRDefault="00034217" w:rsidP="00F20E47">
            <w:pPr>
              <w:pStyle w:val="ListBullet"/>
              <w:rPr>
                <w:sz w:val="22"/>
                <w:szCs w:val="22"/>
                <w:lang w:val="sv-SE"/>
              </w:rPr>
            </w:pPr>
            <w:r w:rsidRPr="00997D17">
              <w:rPr>
                <w:sz w:val="22"/>
                <w:szCs w:val="22"/>
                <w:lang w:val="sv-SE"/>
              </w:rPr>
              <w:t>Tembea bondeni kabla ya mvua. Safisha mitaro na makalavati.</w:t>
            </w:r>
          </w:p>
          <w:p w14:paraId="6120FB3F" w14:textId="0E9793DF" w:rsidR="008C6B60" w:rsidRPr="00997D17" w:rsidRDefault="00FE0A4D" w:rsidP="00F20E47">
            <w:pPr>
              <w:pStyle w:val="ListBullet"/>
              <w:rPr>
                <w:sz w:val="22"/>
                <w:szCs w:val="22"/>
              </w:rPr>
            </w:pPr>
            <w:ins w:id="3717" w:author="Bonephace Kaijage" w:date="2026-10-14T06:18:00Z" w16du:dateUtc="2026-10-14T04:18:00Z">
              <w:r>
                <w:rPr>
                  <w:sz w:val="22"/>
                  <w:szCs w:val="22"/>
                </w:rPr>
                <w:t>Kaya za maeneo yaliyotajwa: wekeni chakula, nyaraka na watoto juu ya sakafu, kwa sababu maji hapa yanaweza kuingia nyumbani bila taarifa.</w:t>
              </w:r>
            </w:ins>
            <w:del w:id="3718" w:author="Bonephace Kaijage" w:date="2026-10-14T06:18:00Z" w16du:dateUtc="2026-10-14T04:18:00Z">
              <w:r w:rsidR="00034217" w:rsidRPr="00997D17" w:rsidDel="00FE0A4D">
                <w:rPr>
                  <w:sz w:val="22"/>
                  <w:szCs w:val="22"/>
                </w:rPr>
                <w:delText>Kaya za eneo hili zipandishe chakula, nyaraka na watoto.</w:delText>
              </w:r>
            </w:del>
          </w:p>
          <w:p w14:paraId="23579BE6" w14:textId="10C739E6" w:rsidR="008C6B60" w:rsidRPr="00997D17" w:rsidRDefault="00034217" w:rsidP="00F20E47">
            <w:pPr>
              <w:pStyle w:val="ListBullet"/>
              <w:rPr>
                <w:sz w:val="22"/>
                <w:szCs w:val="22"/>
                <w:lang w:val="sv-SE"/>
              </w:rPr>
            </w:pPr>
            <w:r w:rsidRPr="00997D17">
              <w:rPr>
                <w:sz w:val="22"/>
                <w:szCs w:val="22"/>
                <w:lang w:val="sv-SE"/>
              </w:rPr>
              <w:t>Hifadhi 190 na namba ya mwenyekiti wa kata. Weka tochi na maji ya kunywa.</w:t>
            </w:r>
          </w:p>
          <w:p w14:paraId="323F81B1" w14:textId="42E87207" w:rsidR="002066E7" w:rsidRPr="00997D17" w:rsidRDefault="00034217"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1EE795FB" w14:textId="77777777" w:rsidTr="002066E7">
        <w:tc>
          <w:tcPr>
            <w:tcW w:w="2278" w:type="dxa"/>
          </w:tcPr>
          <w:p w14:paraId="668296B2" w14:textId="77777777" w:rsidR="002066E7" w:rsidRPr="00997D17" w:rsidRDefault="002066E7" w:rsidP="00FE4152">
            <w:pPr>
              <w:pStyle w:val="ListParagraph"/>
              <w:rPr>
                <w:sz w:val="22"/>
                <w:szCs w:val="22"/>
                <w:lang w:val="sv-SE"/>
              </w:rPr>
            </w:pPr>
          </w:p>
        </w:tc>
        <w:tc>
          <w:tcPr>
            <w:tcW w:w="2278" w:type="dxa"/>
          </w:tcPr>
          <w:p w14:paraId="3ADC167D" w14:textId="31C82ADF"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28577B80" w14:textId="29F7D312" w:rsidR="002066E7" w:rsidRPr="00997D17" w:rsidRDefault="008C6B60" w:rsidP="00FE4152">
            <w:pPr>
              <w:pStyle w:val="ListParagraph"/>
              <w:rPr>
                <w:sz w:val="22"/>
                <w:szCs w:val="22"/>
              </w:rPr>
            </w:pPr>
            <w:r w:rsidRPr="00997D17">
              <w:rPr>
                <w:sz w:val="22"/>
                <w:szCs w:val="22"/>
              </w:rPr>
              <w:t xml:space="preserve">drought in the dry months, wet-season floods, wildfire, and strong winds. Roads, water points or houses at the </w:t>
            </w:r>
            <w:r w:rsidRPr="00997D17">
              <w:rPr>
                <w:sz w:val="22"/>
                <w:szCs w:val="22"/>
              </w:rPr>
              <w:lastRenderedPageBreak/>
              <w:t>named sites are now affected. Some journeys and classes are disrupted.</w:t>
            </w:r>
          </w:p>
        </w:tc>
        <w:tc>
          <w:tcPr>
            <w:tcW w:w="2278" w:type="dxa"/>
          </w:tcPr>
          <w:p w14:paraId="3F2998EB" w14:textId="13FF17C5" w:rsidR="002066E7" w:rsidRPr="00997D17" w:rsidRDefault="008C6B60" w:rsidP="00FE4152">
            <w:pPr>
              <w:pStyle w:val="ListParagraph"/>
              <w:rPr>
                <w:sz w:val="22"/>
                <w:szCs w:val="22"/>
              </w:rPr>
            </w:pPr>
            <w:r w:rsidRPr="00997D17">
              <w:rPr>
                <w:sz w:val="22"/>
                <w:szCs w:val="22"/>
              </w:rPr>
              <w:lastRenderedPageBreak/>
              <w:t xml:space="preserve">Barabara, vituo vya maji au nyumba kwenye maeneo yaliyotajwa yameathirika. Safari na masomo </w:t>
            </w:r>
            <w:r w:rsidRPr="00997D17">
              <w:rPr>
                <w:sz w:val="22"/>
                <w:szCs w:val="22"/>
              </w:rPr>
              <w:lastRenderedPageBreak/>
              <w:t>mengine yamesitishwa.</w:t>
            </w:r>
          </w:p>
        </w:tc>
        <w:tc>
          <w:tcPr>
            <w:tcW w:w="2279" w:type="dxa"/>
          </w:tcPr>
          <w:p w14:paraId="6EF11239" w14:textId="32E346AB" w:rsidR="008C6B60" w:rsidRPr="00997D17" w:rsidRDefault="00034217" w:rsidP="00F20E47">
            <w:pPr>
              <w:pStyle w:val="ListBullet"/>
              <w:rPr>
                <w:sz w:val="22"/>
                <w:szCs w:val="22"/>
              </w:rPr>
            </w:pPr>
            <w:r w:rsidRPr="00997D17">
              <w:rPr>
                <w:sz w:val="22"/>
                <w:szCs w:val="22"/>
              </w:rPr>
              <w:lastRenderedPageBreak/>
              <w:t>Move households off the low ground to the ward assembly point.</w:t>
            </w:r>
          </w:p>
          <w:p w14:paraId="28E796C5" w14:textId="284A0E25" w:rsidR="008C6B60" w:rsidRPr="00997D17" w:rsidRDefault="00034217" w:rsidP="00F20E47">
            <w:pPr>
              <w:pStyle w:val="ListBullet"/>
              <w:rPr>
                <w:sz w:val="22"/>
                <w:szCs w:val="22"/>
              </w:rPr>
            </w:pPr>
            <w:r w:rsidRPr="00997D17">
              <w:rPr>
                <w:sz w:val="22"/>
                <w:szCs w:val="22"/>
              </w:rPr>
              <w:t>Close and mark the flooded road or bridge. Divert traffic.</w:t>
            </w:r>
          </w:p>
          <w:p w14:paraId="411FFF24" w14:textId="4C8F7CCB" w:rsidR="008C6B60" w:rsidRPr="00997D17" w:rsidRDefault="00FE0A4D" w:rsidP="00F20E47">
            <w:pPr>
              <w:pStyle w:val="ListBullet"/>
              <w:rPr>
                <w:sz w:val="22"/>
                <w:szCs w:val="22"/>
              </w:rPr>
            </w:pPr>
            <w:ins w:id="3719" w:author="Bonephace Kaijage" w:date="2026-10-14T06:12:00Z" w16du:dateUtc="2026-10-14T04:12:00Z">
              <w:r>
                <w:rPr>
                  <w:sz w:val="22"/>
                  <w:szCs w:val="22"/>
                </w:rPr>
                <w:lastRenderedPageBreak/>
                <w:t>Check that school children, older people and anyone with a disability are accounted for before dark, so that no one is searched for in the night.</w:t>
              </w:r>
            </w:ins>
            <w:del w:id="3720" w:author="Bonephace Kaijage" w:date="2026-10-14T06:12:00Z" w16du:dateUtc="2026-10-14T04:12:00Z">
              <w:r w:rsidR="00034217" w:rsidRPr="00997D17" w:rsidDel="00FE0A4D">
                <w:rPr>
                  <w:sz w:val="22"/>
                  <w:szCs w:val="22"/>
                </w:rPr>
                <w:delText>Account for school children and older people before dark.</w:delText>
              </w:r>
            </w:del>
          </w:p>
          <w:p w14:paraId="39DC4AC9" w14:textId="19E2295D" w:rsidR="002066E7" w:rsidRPr="00997D17" w:rsidRDefault="00FE0A4D" w:rsidP="00F20E47">
            <w:pPr>
              <w:pStyle w:val="ListBullet"/>
              <w:rPr>
                <w:sz w:val="22"/>
                <w:szCs w:val="22"/>
              </w:rPr>
            </w:pPr>
            <w:ins w:id="3721" w:author="Bonephace Kaijage" w:date="2026-10-14T06:14:00Z" w16du:dateUtc="2026-10-14T04:14:00Z">
              <w:r>
                <w:rPr>
                  <w:sz w:val="22"/>
                  <w:szCs w:val="22"/>
                </w:rPr>
                <w:t>Boil or treat drinking water, because floods carry waste into wells; tell the clinic early if anyone has diarrhoea.</w:t>
              </w:r>
            </w:ins>
            <w:del w:id="3722" w:author="Bonephace Kaijage" w:date="2026-10-14T06:14:00Z" w16du:dateUtc="2026-10-14T04:14:00Z">
              <w:r w:rsidR="00034217" w:rsidRPr="00997D17" w:rsidDel="00FE0A4D">
                <w:rPr>
                  <w:sz w:val="22"/>
                  <w:szCs w:val="22"/>
                </w:rPr>
                <w:delText>Boil drinking water. The clinic watches for diarrhoea.</w:delText>
              </w:r>
            </w:del>
          </w:p>
        </w:tc>
        <w:tc>
          <w:tcPr>
            <w:tcW w:w="2279" w:type="dxa"/>
          </w:tcPr>
          <w:p w14:paraId="73892FA4" w14:textId="685C4382" w:rsidR="008C6B60" w:rsidRPr="00997D17" w:rsidRDefault="00034217" w:rsidP="00F20E47">
            <w:pPr>
              <w:pStyle w:val="ListBullet"/>
              <w:rPr>
                <w:sz w:val="22"/>
                <w:szCs w:val="22"/>
                <w:lang w:val="sv-SE"/>
              </w:rPr>
            </w:pPr>
            <w:r w:rsidRPr="00997D17">
              <w:rPr>
                <w:sz w:val="22"/>
                <w:szCs w:val="22"/>
                <w:lang w:val="sv-SE"/>
              </w:rPr>
              <w:lastRenderedPageBreak/>
              <w:t>Hamisha kaya kutoka bondeni kwenda kituo cha kata.</w:t>
            </w:r>
          </w:p>
          <w:p w14:paraId="187CB5E4" w14:textId="520B2388" w:rsidR="008C6B60" w:rsidRPr="00997D17" w:rsidRDefault="00034217" w:rsidP="00F20E47">
            <w:pPr>
              <w:pStyle w:val="ListBullet"/>
              <w:rPr>
                <w:sz w:val="22"/>
                <w:szCs w:val="22"/>
                <w:lang w:val="sv-SE"/>
              </w:rPr>
            </w:pPr>
            <w:r w:rsidRPr="00997D17">
              <w:rPr>
                <w:sz w:val="22"/>
                <w:szCs w:val="22"/>
                <w:lang w:val="sv-SE"/>
              </w:rPr>
              <w:t xml:space="preserve">Funga na weka alama barabara au </w:t>
            </w:r>
            <w:r w:rsidRPr="00997D17">
              <w:rPr>
                <w:sz w:val="22"/>
                <w:szCs w:val="22"/>
                <w:lang w:val="sv-SE"/>
              </w:rPr>
              <w:lastRenderedPageBreak/>
              <w:t>daraja. Elekeza magari.</w:t>
            </w:r>
          </w:p>
          <w:p w14:paraId="4A6F9909" w14:textId="76C36859" w:rsidR="008C6B60" w:rsidRPr="00997D17" w:rsidRDefault="00FE0A4D" w:rsidP="00F20E47">
            <w:pPr>
              <w:pStyle w:val="ListBullet"/>
              <w:rPr>
                <w:sz w:val="22"/>
                <w:szCs w:val="22"/>
              </w:rPr>
            </w:pPr>
            <w:ins w:id="3723" w:author="Bonephace Kaijage" w:date="2026-10-14T06:12:00Z" w16du:dateUtc="2026-10-14T04:12:00Z">
              <w:r>
                <w:rPr>
                  <w:sz w:val="22"/>
                  <w:szCs w:val="22"/>
                </w:rPr>
                <w:t>Hakikisheni watoto wa shule, wazee na watu wenye ulemavu wote wamepatikana kabla ya giza, ili asitafutwe mtu usiku.</w:t>
              </w:r>
            </w:ins>
            <w:del w:id="3724" w:author="Bonephace Kaijage" w:date="2026-10-14T06:12:00Z" w16du:dateUtc="2026-10-14T04:12:00Z">
              <w:r w:rsidR="00034217" w:rsidRPr="00997D17" w:rsidDel="00FE0A4D">
                <w:rPr>
                  <w:sz w:val="22"/>
                  <w:szCs w:val="22"/>
                </w:rPr>
                <w:delText>Hakiki watoto wa shule na wazee kabla ya giza.</w:delText>
              </w:r>
            </w:del>
          </w:p>
          <w:p w14:paraId="532DCB93" w14:textId="19898173" w:rsidR="002066E7" w:rsidRPr="00997D17" w:rsidRDefault="00034217" w:rsidP="00F20E47">
            <w:pPr>
              <w:pStyle w:val="ListBullet"/>
              <w:rPr>
                <w:sz w:val="22"/>
                <w:szCs w:val="22"/>
                <w:lang w:val="sv-SE"/>
              </w:rPr>
            </w:pPr>
            <w:r w:rsidRPr="00997D17">
              <w:rPr>
                <w:sz w:val="22"/>
                <w:szCs w:val="22"/>
                <w:lang w:val="sv-SE"/>
              </w:rPr>
              <w:t>Chemsha maji ya kunywa. Kliniki iangalie kuhara.</w:t>
            </w:r>
          </w:p>
        </w:tc>
      </w:tr>
      <w:tr w:rsidR="002066E7" w:rsidRPr="000343A2" w14:paraId="3F02C9F9" w14:textId="77777777" w:rsidTr="002066E7">
        <w:tc>
          <w:tcPr>
            <w:tcW w:w="2278" w:type="dxa"/>
          </w:tcPr>
          <w:p w14:paraId="35716DEA" w14:textId="77777777" w:rsidR="002066E7" w:rsidRPr="00997D17" w:rsidRDefault="002066E7" w:rsidP="00FE4152">
            <w:pPr>
              <w:pStyle w:val="ListParagraph"/>
              <w:rPr>
                <w:sz w:val="22"/>
                <w:szCs w:val="22"/>
                <w:lang w:val="sv-SE"/>
              </w:rPr>
            </w:pPr>
          </w:p>
        </w:tc>
        <w:tc>
          <w:tcPr>
            <w:tcW w:w="2278" w:type="dxa"/>
          </w:tcPr>
          <w:p w14:paraId="5B927888" w14:textId="04AB57F7"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1D26E109" w14:textId="77547182" w:rsidR="002066E7" w:rsidRPr="00997D17" w:rsidRDefault="00FE0A4D" w:rsidP="00FE4152">
            <w:pPr>
              <w:pStyle w:val="ListParagraph"/>
              <w:rPr>
                <w:sz w:val="22"/>
                <w:szCs w:val="22"/>
              </w:rPr>
            </w:pPr>
            <w:ins w:id="372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72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793D1C2" w14:textId="6928709B" w:rsidR="002066E7" w:rsidRPr="00997D17" w:rsidRDefault="00FE0A4D" w:rsidP="00FE4152">
            <w:pPr>
              <w:pStyle w:val="ListParagraph"/>
              <w:rPr>
                <w:sz w:val="22"/>
                <w:szCs w:val="22"/>
              </w:rPr>
            </w:pPr>
            <w:ins w:id="372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72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364700A" w14:textId="7431969A" w:rsidR="008C6B60" w:rsidRPr="00997D17" w:rsidRDefault="00FE0A4D" w:rsidP="00F20E47">
            <w:pPr>
              <w:pStyle w:val="ListBullet"/>
              <w:rPr>
                <w:sz w:val="22"/>
                <w:szCs w:val="22"/>
              </w:rPr>
            </w:pPr>
            <w:ins w:id="3729"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73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1F11CFE9" w14:textId="5AF0E8A6" w:rsidR="008C6B60" w:rsidRPr="00997D17" w:rsidRDefault="00034217" w:rsidP="00F20E47">
            <w:pPr>
              <w:pStyle w:val="ListBullet"/>
              <w:rPr>
                <w:sz w:val="22"/>
                <w:szCs w:val="22"/>
              </w:rPr>
            </w:pPr>
            <w:r w:rsidRPr="00997D17">
              <w:rPr>
                <w:sz w:val="22"/>
                <w:szCs w:val="22"/>
              </w:rPr>
              <w:t>Call 114 and 190. Keep the road clear for ambulances.</w:t>
            </w:r>
          </w:p>
          <w:p w14:paraId="0A7D8E78" w14:textId="6C9A4E0F" w:rsidR="008C6B60" w:rsidRPr="00997D17" w:rsidRDefault="00034217" w:rsidP="00F20E47">
            <w:pPr>
              <w:pStyle w:val="ListBullet"/>
              <w:rPr>
                <w:sz w:val="22"/>
                <w:szCs w:val="22"/>
              </w:rPr>
            </w:pPr>
            <w:r w:rsidRPr="00997D17">
              <w:rPr>
                <w:sz w:val="22"/>
                <w:szCs w:val="22"/>
              </w:rPr>
              <w:t>Open the shelter and register every household. Note who is missing.</w:t>
            </w:r>
          </w:p>
          <w:p w14:paraId="7CE30838" w14:textId="12B91C98"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38D93DEA" w14:textId="7E68B278"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1E05735D" w14:textId="657235B4"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4DF64012" w14:textId="6749AEF8"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2CBF3937" w14:textId="3EA0B7FF"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3DEB27DA" w14:textId="77777777" w:rsidTr="002066E7">
        <w:tc>
          <w:tcPr>
            <w:tcW w:w="2278" w:type="dxa"/>
          </w:tcPr>
          <w:p w14:paraId="690B2AE0" w14:textId="54B08FAB" w:rsidR="002066E7" w:rsidRPr="00997D17" w:rsidRDefault="002066E7" w:rsidP="00FE4152">
            <w:pPr>
              <w:pStyle w:val="ListParagraph"/>
              <w:rPr>
                <w:sz w:val="22"/>
                <w:szCs w:val="22"/>
              </w:rPr>
            </w:pPr>
            <w:r w:rsidRPr="00997D17">
              <w:rPr>
                <w:sz w:val="22"/>
                <w:szCs w:val="22"/>
              </w:rPr>
              <w:t>Mtwara District Council</w:t>
            </w:r>
          </w:p>
        </w:tc>
        <w:tc>
          <w:tcPr>
            <w:tcW w:w="2278" w:type="dxa"/>
          </w:tcPr>
          <w:p w14:paraId="6C78AFE9" w14:textId="1484713C"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6D0163FF" w14:textId="7AAFC850" w:rsidR="002066E7" w:rsidRPr="00997D17" w:rsidRDefault="008C6B60" w:rsidP="00FE4152">
            <w:pPr>
              <w:pStyle w:val="ListParagraph"/>
              <w:rPr>
                <w:sz w:val="22"/>
                <w:szCs w:val="22"/>
              </w:rPr>
            </w:pPr>
            <w:r w:rsidRPr="00997D17">
              <w:rPr>
                <w:sz w:val="22"/>
                <w:szCs w:val="22"/>
              </w:rPr>
              <w:t xml:space="preserve">coastal floods, large waves, heavy rain, </w:t>
            </w:r>
            <w:r w:rsidRPr="00997D17">
              <w:rPr>
                <w:sz w:val="22"/>
                <w:szCs w:val="22"/>
              </w:rPr>
              <w:lastRenderedPageBreak/>
              <w:t>boat accidents, and cholera. A few roads slippery, a few low homes wet, and lightning where storms build.</w:t>
            </w:r>
          </w:p>
        </w:tc>
        <w:tc>
          <w:tcPr>
            <w:tcW w:w="2278" w:type="dxa"/>
          </w:tcPr>
          <w:p w14:paraId="69660C45" w14:textId="795F8ABA" w:rsidR="002066E7" w:rsidRPr="00997D17" w:rsidRDefault="008C6B60" w:rsidP="00FE4152">
            <w:pPr>
              <w:pStyle w:val="ListParagraph"/>
              <w:rPr>
                <w:sz w:val="22"/>
                <w:szCs w:val="22"/>
              </w:rPr>
            </w:pPr>
            <w:r w:rsidRPr="00997D17">
              <w:rPr>
                <w:sz w:val="22"/>
                <w:szCs w:val="22"/>
              </w:rPr>
              <w:lastRenderedPageBreak/>
              <w:t xml:space="preserve">Dalili za mwanzo kwenye eneo </w:t>
            </w:r>
            <w:r w:rsidRPr="00997D17">
              <w:rPr>
                <w:sz w:val="22"/>
                <w:szCs w:val="22"/>
              </w:rPr>
              <w:lastRenderedPageBreak/>
              <w:t>lililotajwa. Barabara chache kuteleza, nyumba chache za bondeni kulowa, na radi dhoruba inapojengeka.</w:t>
            </w:r>
          </w:p>
        </w:tc>
        <w:tc>
          <w:tcPr>
            <w:tcW w:w="2279" w:type="dxa"/>
          </w:tcPr>
          <w:p w14:paraId="522B9B78" w14:textId="6EBDE8D3" w:rsidR="008C6B60" w:rsidRPr="00997D17" w:rsidRDefault="00034217" w:rsidP="00F20E47">
            <w:pPr>
              <w:pStyle w:val="ListBullet"/>
              <w:rPr>
                <w:sz w:val="22"/>
                <w:szCs w:val="22"/>
              </w:rPr>
            </w:pPr>
            <w:r w:rsidRPr="00997D17">
              <w:rPr>
                <w:sz w:val="22"/>
                <w:szCs w:val="22"/>
              </w:rPr>
              <w:lastRenderedPageBreak/>
              <w:t xml:space="preserve">Check the forecast before any boat </w:t>
            </w:r>
            <w:r w:rsidRPr="00997D17">
              <w:rPr>
                <w:sz w:val="22"/>
                <w:szCs w:val="22"/>
              </w:rPr>
              <w:lastRenderedPageBreak/>
              <w:t>leaves. Life jacket on.</w:t>
            </w:r>
          </w:p>
          <w:p w14:paraId="66A584F2" w14:textId="56B36E7A" w:rsidR="008C6B60" w:rsidRPr="00997D17" w:rsidRDefault="00034217" w:rsidP="00F20E47">
            <w:pPr>
              <w:pStyle w:val="ListBullet"/>
              <w:rPr>
                <w:sz w:val="22"/>
                <w:szCs w:val="22"/>
              </w:rPr>
            </w:pPr>
            <w:r w:rsidRPr="00997D17">
              <w:rPr>
                <w:sz w:val="22"/>
                <w:szCs w:val="22"/>
              </w:rPr>
              <w:t>Bring small boats off the open water.</w:t>
            </w:r>
          </w:p>
          <w:p w14:paraId="11C57097" w14:textId="34852C0A" w:rsidR="008C6B60" w:rsidRPr="00997D17" w:rsidRDefault="00034217" w:rsidP="00F20E47">
            <w:pPr>
              <w:pStyle w:val="ListBullet"/>
              <w:rPr>
                <w:sz w:val="22"/>
                <w:szCs w:val="22"/>
              </w:rPr>
            </w:pPr>
            <w:r w:rsidRPr="00997D17">
              <w:rPr>
                <w:sz w:val="22"/>
                <w:szCs w:val="22"/>
              </w:rPr>
              <w:t>Landing site: listen for the warning and save 190.</w:t>
            </w:r>
          </w:p>
          <w:p w14:paraId="0AF19CCB" w14:textId="6E9A6289"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2F07BC95" w14:textId="60B316ED" w:rsidR="008C6B60" w:rsidRPr="00997D17" w:rsidRDefault="00034217" w:rsidP="00F20E47">
            <w:pPr>
              <w:pStyle w:val="ListBullet"/>
              <w:rPr>
                <w:sz w:val="22"/>
                <w:szCs w:val="22"/>
              </w:rPr>
            </w:pPr>
            <w:r w:rsidRPr="00997D17">
              <w:rPr>
                <w:sz w:val="22"/>
                <w:szCs w:val="22"/>
              </w:rPr>
              <w:lastRenderedPageBreak/>
              <w:t xml:space="preserve">Angalia utabiri kabla ya chombo </w:t>
            </w:r>
            <w:r w:rsidRPr="00997D17">
              <w:rPr>
                <w:sz w:val="22"/>
                <w:szCs w:val="22"/>
              </w:rPr>
              <w:lastRenderedPageBreak/>
              <w:t>kuondoka. Vaa jaketi ya kujiokoa.</w:t>
            </w:r>
          </w:p>
          <w:p w14:paraId="1363F4DA" w14:textId="391CE455" w:rsidR="008C6B60" w:rsidRPr="00997D17" w:rsidRDefault="00034217" w:rsidP="00F20E47">
            <w:pPr>
              <w:pStyle w:val="ListBullet"/>
              <w:rPr>
                <w:sz w:val="22"/>
                <w:szCs w:val="22"/>
              </w:rPr>
            </w:pPr>
            <w:r w:rsidRPr="00997D17">
              <w:rPr>
                <w:sz w:val="22"/>
                <w:szCs w:val="22"/>
              </w:rPr>
              <w:t>Rudisha vyombo vidogo kutoka maji ya wazi.</w:t>
            </w:r>
          </w:p>
          <w:p w14:paraId="46F7F4DF" w14:textId="0664D5E9" w:rsidR="008C6B60" w:rsidRPr="00997D17" w:rsidRDefault="00034217" w:rsidP="00F20E47">
            <w:pPr>
              <w:pStyle w:val="ListBullet"/>
              <w:rPr>
                <w:sz w:val="22"/>
                <w:szCs w:val="22"/>
                <w:lang w:val="sv-SE"/>
              </w:rPr>
            </w:pPr>
            <w:r w:rsidRPr="00997D17">
              <w:rPr>
                <w:sz w:val="22"/>
                <w:szCs w:val="22"/>
                <w:lang w:val="sv-SE"/>
              </w:rPr>
              <w:t>Mwalo: sikiliza onyo na hifadhi 190.</w:t>
            </w:r>
          </w:p>
          <w:p w14:paraId="7218D689" w14:textId="04FFB9A6" w:rsidR="002066E7" w:rsidRPr="00997D17" w:rsidRDefault="00FE0A4D" w:rsidP="00F20E47">
            <w:pPr>
              <w:pStyle w:val="ListBullet"/>
              <w:rPr>
                <w:sz w:val="22"/>
                <w:szCs w:val="22"/>
              </w:rPr>
            </w:pPr>
            <w:ins w:id="3731"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3732"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743142F7" w14:textId="77777777" w:rsidTr="002066E7">
        <w:tc>
          <w:tcPr>
            <w:tcW w:w="2278" w:type="dxa"/>
          </w:tcPr>
          <w:p w14:paraId="0164A732" w14:textId="77777777" w:rsidR="002066E7" w:rsidRPr="00997D17" w:rsidRDefault="002066E7" w:rsidP="00FE4152">
            <w:pPr>
              <w:pStyle w:val="ListParagraph"/>
              <w:rPr>
                <w:sz w:val="22"/>
                <w:szCs w:val="22"/>
              </w:rPr>
            </w:pPr>
          </w:p>
        </w:tc>
        <w:tc>
          <w:tcPr>
            <w:tcW w:w="2278" w:type="dxa"/>
          </w:tcPr>
          <w:p w14:paraId="0D6EEA35" w14:textId="4BD83191"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731B99D7" w14:textId="72C37042" w:rsidR="002066E7" w:rsidRPr="00997D17" w:rsidRDefault="008C6B60" w:rsidP="00FE4152">
            <w:pPr>
              <w:pStyle w:val="ListParagraph"/>
              <w:rPr>
                <w:sz w:val="22"/>
                <w:szCs w:val="22"/>
              </w:rPr>
            </w:pPr>
            <w:r w:rsidRPr="00997D17">
              <w:rPr>
                <w:sz w:val="22"/>
                <w:szCs w:val="22"/>
              </w:rPr>
              <w:t>coastal floods, large waves, heavy rain, boat accidents, and cholera. Roads, water points or houses at the named sites are now affected. Some journeys and classes are disrupted.</w:t>
            </w:r>
          </w:p>
        </w:tc>
        <w:tc>
          <w:tcPr>
            <w:tcW w:w="2278" w:type="dxa"/>
          </w:tcPr>
          <w:p w14:paraId="04E9C75B" w14:textId="4CF51F51"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FF14CC7" w14:textId="4154C77B" w:rsidR="008C6B60" w:rsidRPr="00997D17" w:rsidRDefault="00034217" w:rsidP="00F20E47">
            <w:pPr>
              <w:pStyle w:val="ListBullet"/>
              <w:rPr>
                <w:sz w:val="22"/>
                <w:szCs w:val="22"/>
              </w:rPr>
            </w:pPr>
            <w:r w:rsidRPr="00997D17">
              <w:rPr>
                <w:sz w:val="22"/>
                <w:szCs w:val="22"/>
              </w:rPr>
              <w:t>Stop fishing and crossings on this water.</w:t>
            </w:r>
          </w:p>
          <w:p w14:paraId="4CF5CEA9" w14:textId="1F3516C3" w:rsidR="008C6B60" w:rsidRPr="00997D17" w:rsidRDefault="00FE0A4D" w:rsidP="00F20E47">
            <w:pPr>
              <w:pStyle w:val="ListBullet"/>
              <w:rPr>
                <w:sz w:val="22"/>
                <w:szCs w:val="22"/>
              </w:rPr>
            </w:pPr>
            <w:ins w:id="3733"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3734" w:author="Bonephace Kaijage" w:date="2026-10-14T06:15:00Z" w16du:dateUtc="2026-10-14T04:15:00Z">
              <w:r w:rsidR="00034217" w:rsidRPr="00997D17" w:rsidDel="00FE0A4D">
                <w:rPr>
                  <w:sz w:val="22"/>
                  <w:szCs w:val="22"/>
                </w:rPr>
                <w:delText>Move people off the low shore to the assembly point.</w:delText>
              </w:r>
            </w:del>
          </w:p>
          <w:p w14:paraId="3BD65989" w14:textId="286DB3F7" w:rsidR="008C6B60" w:rsidRPr="00997D17" w:rsidRDefault="00034217" w:rsidP="00F20E47">
            <w:pPr>
              <w:pStyle w:val="ListBullet"/>
              <w:rPr>
                <w:sz w:val="22"/>
                <w:szCs w:val="22"/>
              </w:rPr>
            </w:pPr>
            <w:r w:rsidRPr="00997D17">
              <w:rPr>
                <w:sz w:val="22"/>
                <w:szCs w:val="22"/>
              </w:rPr>
              <w:t>Marine police or the beach unit: account for boats still out.</w:t>
            </w:r>
          </w:p>
          <w:p w14:paraId="17919BB1" w14:textId="2B312865"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6651288C" w14:textId="244AAFD1" w:rsidR="008C6B60" w:rsidRPr="00997D17" w:rsidRDefault="00034217" w:rsidP="00F20E47">
            <w:pPr>
              <w:pStyle w:val="ListBullet"/>
              <w:rPr>
                <w:sz w:val="22"/>
                <w:szCs w:val="22"/>
              </w:rPr>
            </w:pPr>
            <w:r w:rsidRPr="00997D17">
              <w:rPr>
                <w:sz w:val="22"/>
                <w:szCs w:val="22"/>
              </w:rPr>
              <w:t>Simamisha uvuvi na vivuko kwenye maji haya.</w:t>
            </w:r>
          </w:p>
          <w:p w14:paraId="19B330F2" w14:textId="58B9B588" w:rsidR="008C6B60" w:rsidRPr="00997D17" w:rsidRDefault="00FE0A4D" w:rsidP="00F20E47">
            <w:pPr>
              <w:pStyle w:val="ListBullet"/>
              <w:rPr>
                <w:sz w:val="22"/>
                <w:szCs w:val="22"/>
              </w:rPr>
            </w:pPr>
            <w:ins w:id="3735"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3736" w:author="Bonephace Kaijage" w:date="2026-10-14T06:16:00Z" w16du:dateUtc="2026-10-14T04:16:00Z">
              <w:r w:rsidR="00034217" w:rsidRPr="00997D17" w:rsidDel="00FE0A4D">
                <w:rPr>
                  <w:sz w:val="22"/>
                  <w:szCs w:val="22"/>
                </w:rPr>
                <w:delText>Hamisha watu kutoka ufuo wa chini kwenda kituoni.</w:delText>
              </w:r>
            </w:del>
          </w:p>
          <w:p w14:paraId="08DB5710" w14:textId="0AA13363" w:rsidR="008C6B60" w:rsidRPr="00997D17" w:rsidRDefault="00034217" w:rsidP="00F20E47">
            <w:pPr>
              <w:pStyle w:val="ListBullet"/>
              <w:rPr>
                <w:sz w:val="22"/>
                <w:szCs w:val="22"/>
              </w:rPr>
            </w:pPr>
            <w:r w:rsidRPr="00997D17">
              <w:rPr>
                <w:sz w:val="22"/>
                <w:szCs w:val="22"/>
              </w:rPr>
              <w:t>Polisi wanamaji au kitengo cha mwalo: hakiki vyombo vilivyoko nje.</w:t>
            </w:r>
          </w:p>
          <w:p w14:paraId="480EA087" w14:textId="718A3DC8"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649AC54D" w14:textId="77777777" w:rsidTr="002066E7">
        <w:tc>
          <w:tcPr>
            <w:tcW w:w="2278" w:type="dxa"/>
          </w:tcPr>
          <w:p w14:paraId="20E2FB76" w14:textId="77777777" w:rsidR="002066E7" w:rsidRPr="00997D17" w:rsidRDefault="002066E7" w:rsidP="00FE4152">
            <w:pPr>
              <w:pStyle w:val="ListParagraph"/>
              <w:rPr>
                <w:sz w:val="22"/>
                <w:szCs w:val="22"/>
                <w:lang w:val="sv-SE"/>
              </w:rPr>
            </w:pPr>
          </w:p>
        </w:tc>
        <w:tc>
          <w:tcPr>
            <w:tcW w:w="2278" w:type="dxa"/>
          </w:tcPr>
          <w:p w14:paraId="3ED5AFEA" w14:textId="2978059D"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26CA79E1" w14:textId="7BD4DB83" w:rsidR="002066E7" w:rsidRPr="00997D17" w:rsidRDefault="00FE0A4D" w:rsidP="00FE4152">
            <w:pPr>
              <w:pStyle w:val="ListParagraph"/>
              <w:rPr>
                <w:sz w:val="22"/>
                <w:szCs w:val="22"/>
              </w:rPr>
            </w:pPr>
            <w:ins w:id="3737"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73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0B2665C" w14:textId="1E4D159B" w:rsidR="002066E7" w:rsidRPr="00997D17" w:rsidRDefault="00FE0A4D" w:rsidP="00FE4152">
            <w:pPr>
              <w:pStyle w:val="ListParagraph"/>
              <w:rPr>
                <w:sz w:val="22"/>
                <w:szCs w:val="22"/>
              </w:rPr>
            </w:pPr>
            <w:ins w:id="373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74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9A5ABBA" w14:textId="0F2697C5" w:rsidR="008C6B60" w:rsidRPr="00997D17" w:rsidRDefault="00FE0A4D" w:rsidP="00F20E47">
            <w:pPr>
              <w:pStyle w:val="ListBullet"/>
              <w:rPr>
                <w:sz w:val="22"/>
                <w:szCs w:val="22"/>
              </w:rPr>
            </w:pPr>
            <w:ins w:id="3741"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74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4E5F06E8" w14:textId="3C6CC411" w:rsidR="008C6B60" w:rsidRPr="00997D17" w:rsidRDefault="00034217" w:rsidP="00F20E47">
            <w:pPr>
              <w:pStyle w:val="ListBullet"/>
              <w:rPr>
                <w:sz w:val="22"/>
                <w:szCs w:val="22"/>
              </w:rPr>
            </w:pPr>
            <w:r w:rsidRPr="00997D17">
              <w:rPr>
                <w:sz w:val="22"/>
                <w:szCs w:val="22"/>
              </w:rPr>
              <w:t>Call 114 and 190. Keep the road clear for ambulances.</w:t>
            </w:r>
          </w:p>
          <w:p w14:paraId="38AA5E1D" w14:textId="34562C71" w:rsidR="008C6B60" w:rsidRPr="00997D17" w:rsidRDefault="00034217" w:rsidP="00F20E47">
            <w:pPr>
              <w:pStyle w:val="ListBullet"/>
              <w:rPr>
                <w:sz w:val="22"/>
                <w:szCs w:val="22"/>
              </w:rPr>
            </w:pPr>
            <w:r w:rsidRPr="00997D17">
              <w:rPr>
                <w:sz w:val="22"/>
                <w:szCs w:val="22"/>
              </w:rPr>
              <w:t>Open the shelter and register every household. Note who is missing.</w:t>
            </w:r>
          </w:p>
          <w:p w14:paraId="170DA50D" w14:textId="6B95C7D5"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75066A07" w14:textId="29A731A4"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3931A8E4" w14:textId="355F0EB0"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5D64FE79" w14:textId="4E184229"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01819E19" w14:textId="39C59EC3"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7C597595" w14:textId="77777777" w:rsidTr="002066E7">
        <w:tc>
          <w:tcPr>
            <w:tcW w:w="2278" w:type="dxa"/>
          </w:tcPr>
          <w:p w14:paraId="208FF8DC" w14:textId="4FABC40D" w:rsidR="002066E7" w:rsidRPr="00997D17" w:rsidRDefault="002066E7" w:rsidP="00FE4152">
            <w:pPr>
              <w:pStyle w:val="ListParagraph"/>
              <w:rPr>
                <w:sz w:val="22"/>
                <w:szCs w:val="22"/>
              </w:rPr>
            </w:pPr>
            <w:r w:rsidRPr="00997D17">
              <w:rPr>
                <w:sz w:val="22"/>
                <w:szCs w:val="22"/>
              </w:rPr>
              <w:t>Nanyumbu District Council</w:t>
            </w:r>
          </w:p>
        </w:tc>
        <w:tc>
          <w:tcPr>
            <w:tcW w:w="2278" w:type="dxa"/>
          </w:tcPr>
          <w:p w14:paraId="4E4AE5B7" w14:textId="0B8D11F3"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A5B767F" w14:textId="615C8C88" w:rsidR="002066E7" w:rsidRPr="00997D17" w:rsidRDefault="008C6B60" w:rsidP="00FE4152">
            <w:pPr>
              <w:pStyle w:val="ListParagraph"/>
              <w:rPr>
                <w:sz w:val="22"/>
                <w:szCs w:val="22"/>
              </w:rPr>
            </w:pPr>
            <w:r w:rsidRPr="00997D17">
              <w:rPr>
                <w:sz w:val="22"/>
                <w:szCs w:val="22"/>
              </w:rPr>
              <w:t>drought, wildfire, wet-season floods, and human–wildlife conflict on the Mozambican border. A few roads slippery, a few low homes wet, and lightning where storms build.</w:t>
            </w:r>
          </w:p>
        </w:tc>
        <w:tc>
          <w:tcPr>
            <w:tcW w:w="2278" w:type="dxa"/>
          </w:tcPr>
          <w:p w14:paraId="11DDB7E3" w14:textId="1F608D02" w:rsidR="002066E7" w:rsidRPr="00997D17" w:rsidRDefault="008C6B60" w:rsidP="00FE4152">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7C1401C8" w14:textId="5D99A97B" w:rsidR="008C6B60" w:rsidRPr="00997D17" w:rsidRDefault="00034217" w:rsidP="00F20E47">
            <w:pPr>
              <w:pStyle w:val="ListBullet"/>
              <w:rPr>
                <w:sz w:val="22"/>
                <w:szCs w:val="22"/>
              </w:rPr>
            </w:pPr>
            <w:r w:rsidRPr="00997D17">
              <w:rPr>
                <w:sz w:val="22"/>
                <w:szCs w:val="22"/>
              </w:rPr>
              <w:t>Warn villages on the edge. Escort children at dawn and dusk.</w:t>
            </w:r>
          </w:p>
          <w:p w14:paraId="495F326E" w14:textId="25A0856A" w:rsidR="008C6B60" w:rsidRPr="00997D17" w:rsidRDefault="00034217" w:rsidP="00F20E47">
            <w:pPr>
              <w:pStyle w:val="ListBullet"/>
              <w:rPr>
                <w:sz w:val="22"/>
                <w:szCs w:val="22"/>
              </w:rPr>
            </w:pPr>
            <w:r w:rsidRPr="00997D17">
              <w:rPr>
                <w:sz w:val="22"/>
                <w:szCs w:val="22"/>
              </w:rPr>
              <w:t>Keep livestock in the boma. Report tracks to the wildlife officer.</w:t>
            </w:r>
          </w:p>
          <w:p w14:paraId="7EE3669E" w14:textId="7FE869CB" w:rsidR="008C6B60" w:rsidRPr="00997D17" w:rsidRDefault="00034217" w:rsidP="00F20E47">
            <w:pPr>
              <w:pStyle w:val="ListBullet"/>
              <w:rPr>
                <w:sz w:val="22"/>
                <w:szCs w:val="22"/>
              </w:rPr>
            </w:pPr>
            <w:r w:rsidRPr="00997D17">
              <w:rPr>
                <w:sz w:val="22"/>
                <w:szCs w:val="22"/>
              </w:rPr>
              <w:t>Do not approach or crowd the animal. Save 190.</w:t>
            </w:r>
          </w:p>
          <w:p w14:paraId="01E43977" w14:textId="4787B8A0" w:rsidR="002066E7" w:rsidRPr="00997D17" w:rsidRDefault="00034217" w:rsidP="00F20E47">
            <w:pPr>
              <w:pStyle w:val="ListBullet"/>
              <w:rPr>
                <w:sz w:val="22"/>
                <w:szCs w:val="22"/>
              </w:rPr>
            </w:pPr>
            <w:r w:rsidRPr="00997D17">
              <w:rPr>
                <w:sz w:val="22"/>
                <w:szCs w:val="22"/>
              </w:rPr>
              <w:t>Agree the indoor shelter now, before it is dark.</w:t>
            </w:r>
          </w:p>
        </w:tc>
        <w:tc>
          <w:tcPr>
            <w:tcW w:w="2279" w:type="dxa"/>
          </w:tcPr>
          <w:p w14:paraId="271A3518" w14:textId="139F50A8" w:rsidR="008C6B60" w:rsidRPr="00997D17" w:rsidRDefault="00034217" w:rsidP="00F20E47">
            <w:pPr>
              <w:pStyle w:val="ListBullet"/>
              <w:rPr>
                <w:sz w:val="22"/>
                <w:szCs w:val="22"/>
              </w:rPr>
            </w:pPr>
            <w:r w:rsidRPr="00997D17">
              <w:rPr>
                <w:sz w:val="22"/>
                <w:szCs w:val="22"/>
              </w:rPr>
              <w:t>Onya vijiji vya ukingoni. Wisindikize watoto alfajiri na jioni.</w:t>
            </w:r>
          </w:p>
          <w:p w14:paraId="759D2A92" w14:textId="4C8DA54E" w:rsidR="008C6B60" w:rsidRPr="00997D17" w:rsidRDefault="00034217" w:rsidP="00F20E47">
            <w:pPr>
              <w:pStyle w:val="ListBullet"/>
              <w:rPr>
                <w:sz w:val="22"/>
                <w:szCs w:val="22"/>
              </w:rPr>
            </w:pPr>
            <w:r w:rsidRPr="00997D17">
              <w:rPr>
                <w:sz w:val="22"/>
                <w:szCs w:val="22"/>
              </w:rPr>
              <w:t>Weka mifugo zizini. Ripoti nyayo kwa afisa wanyamapori.</w:t>
            </w:r>
          </w:p>
          <w:p w14:paraId="59B55D19" w14:textId="605620F5" w:rsidR="008C6B60" w:rsidRPr="00997D17" w:rsidRDefault="00034217" w:rsidP="00F20E47">
            <w:pPr>
              <w:pStyle w:val="ListBullet"/>
              <w:rPr>
                <w:sz w:val="22"/>
                <w:szCs w:val="22"/>
              </w:rPr>
            </w:pPr>
            <w:r w:rsidRPr="00997D17">
              <w:rPr>
                <w:sz w:val="22"/>
                <w:szCs w:val="22"/>
              </w:rPr>
              <w:t>Usikaribie wala kumzunguka mnyama. Hifadhi 190.</w:t>
            </w:r>
          </w:p>
          <w:p w14:paraId="2B7D2DF9" w14:textId="7442F84E" w:rsidR="002066E7" w:rsidRPr="00997D17" w:rsidRDefault="00034217" w:rsidP="00F20E47">
            <w:pPr>
              <w:pStyle w:val="ListBullet"/>
              <w:rPr>
                <w:sz w:val="22"/>
                <w:szCs w:val="22"/>
                <w:lang w:val="sv-SE"/>
              </w:rPr>
            </w:pPr>
            <w:r w:rsidRPr="00997D17">
              <w:rPr>
                <w:sz w:val="22"/>
                <w:szCs w:val="22"/>
                <w:lang w:val="sv-SE"/>
              </w:rPr>
              <w:t>Kubalianeni makazi ya ndani sasa, kabla ya giza.</w:t>
            </w:r>
          </w:p>
        </w:tc>
      </w:tr>
      <w:tr w:rsidR="002066E7" w:rsidRPr="000343A2" w14:paraId="0146BF06" w14:textId="77777777" w:rsidTr="002066E7">
        <w:tc>
          <w:tcPr>
            <w:tcW w:w="2278" w:type="dxa"/>
          </w:tcPr>
          <w:p w14:paraId="0F00DAF4" w14:textId="77777777" w:rsidR="002066E7" w:rsidRPr="00997D17" w:rsidRDefault="002066E7" w:rsidP="00FE4152">
            <w:pPr>
              <w:pStyle w:val="ListParagraph"/>
              <w:rPr>
                <w:sz w:val="22"/>
                <w:szCs w:val="22"/>
                <w:lang w:val="sv-SE"/>
              </w:rPr>
            </w:pPr>
          </w:p>
        </w:tc>
        <w:tc>
          <w:tcPr>
            <w:tcW w:w="2278" w:type="dxa"/>
          </w:tcPr>
          <w:p w14:paraId="2EDC8601" w14:textId="256EE1DF"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5D0D9327" w14:textId="4C126679" w:rsidR="002066E7" w:rsidRPr="00997D17" w:rsidRDefault="008C6B60" w:rsidP="00FE4152">
            <w:pPr>
              <w:pStyle w:val="ListParagraph"/>
              <w:rPr>
                <w:sz w:val="22"/>
                <w:szCs w:val="22"/>
              </w:rPr>
            </w:pPr>
            <w:r w:rsidRPr="00997D17">
              <w:rPr>
                <w:sz w:val="22"/>
                <w:szCs w:val="22"/>
              </w:rPr>
              <w:t>drought, wildfire, wet-season floods, and human–wildlife conflict on the Mozambican border. Roads, water points or houses at the named sites are now affected. Some journeys and classes are disrupted.</w:t>
            </w:r>
          </w:p>
        </w:tc>
        <w:tc>
          <w:tcPr>
            <w:tcW w:w="2278" w:type="dxa"/>
          </w:tcPr>
          <w:p w14:paraId="6CD3213F" w14:textId="7A8B1077"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9C37285" w14:textId="5E566E58" w:rsidR="008C6B60" w:rsidRPr="00997D17" w:rsidRDefault="00034217" w:rsidP="00F20E47">
            <w:pPr>
              <w:pStyle w:val="ListBullet"/>
              <w:rPr>
                <w:sz w:val="22"/>
                <w:szCs w:val="22"/>
              </w:rPr>
            </w:pPr>
            <w:r w:rsidRPr="00997D17">
              <w:rPr>
                <w:sz w:val="22"/>
                <w:szCs w:val="22"/>
              </w:rPr>
              <w:t>Move people indoors. The ranger and the ward officer take the village road.</w:t>
            </w:r>
          </w:p>
          <w:p w14:paraId="29410393" w14:textId="4725B60C" w:rsidR="008C6B60" w:rsidRPr="00997D17" w:rsidRDefault="00034217" w:rsidP="00F20E47">
            <w:pPr>
              <w:pStyle w:val="ListBullet"/>
              <w:rPr>
                <w:sz w:val="22"/>
                <w:szCs w:val="22"/>
              </w:rPr>
            </w:pPr>
            <w:r w:rsidRPr="00997D17">
              <w:rPr>
                <w:sz w:val="22"/>
                <w:szCs w:val="22"/>
              </w:rPr>
              <w:t>Do not drive the animal with a crowd.</w:t>
            </w:r>
          </w:p>
          <w:p w14:paraId="3FC149DE" w14:textId="1B5ABAD0" w:rsidR="008C6B60" w:rsidRPr="00997D17" w:rsidRDefault="00034217" w:rsidP="00F20E47">
            <w:pPr>
              <w:pStyle w:val="ListBullet"/>
              <w:rPr>
                <w:sz w:val="22"/>
                <w:szCs w:val="22"/>
              </w:rPr>
            </w:pPr>
            <w:r w:rsidRPr="00997D17">
              <w:rPr>
                <w:sz w:val="22"/>
                <w:szCs w:val="22"/>
              </w:rPr>
              <w:t>Account for herders still in the pasture.</w:t>
            </w:r>
          </w:p>
          <w:p w14:paraId="7AAF652B" w14:textId="39D430BA" w:rsidR="002066E7" w:rsidRPr="00997D17" w:rsidRDefault="00034217" w:rsidP="00F20E47">
            <w:pPr>
              <w:pStyle w:val="ListBullet"/>
              <w:rPr>
                <w:sz w:val="22"/>
                <w:szCs w:val="22"/>
              </w:rPr>
            </w:pPr>
            <w:r w:rsidRPr="00997D17">
              <w:rPr>
                <w:sz w:val="22"/>
                <w:szCs w:val="22"/>
              </w:rPr>
              <w:t>Clinic ready for bites and crush injury.</w:t>
            </w:r>
          </w:p>
        </w:tc>
        <w:tc>
          <w:tcPr>
            <w:tcW w:w="2279" w:type="dxa"/>
          </w:tcPr>
          <w:p w14:paraId="70589017" w14:textId="61BB3D16" w:rsidR="008C6B60" w:rsidRPr="00997D17" w:rsidRDefault="00034217" w:rsidP="00F20E47">
            <w:pPr>
              <w:pStyle w:val="ListBullet"/>
              <w:rPr>
                <w:sz w:val="22"/>
                <w:szCs w:val="22"/>
              </w:rPr>
            </w:pPr>
            <w:r w:rsidRPr="00997D17">
              <w:rPr>
                <w:sz w:val="22"/>
                <w:szCs w:val="22"/>
              </w:rPr>
              <w:t>Waingize watu ndani. Askari wa wanyamapori na afisa wa kata wachukue barabara ya kijiji.</w:t>
            </w:r>
          </w:p>
          <w:p w14:paraId="652664A1" w14:textId="54EF60DF" w:rsidR="008C6B60" w:rsidRPr="00997D17" w:rsidRDefault="00034217" w:rsidP="00F20E47">
            <w:pPr>
              <w:pStyle w:val="ListBullet"/>
              <w:rPr>
                <w:sz w:val="22"/>
                <w:szCs w:val="22"/>
                <w:lang w:val="sv-SE"/>
              </w:rPr>
            </w:pPr>
            <w:r w:rsidRPr="00997D17">
              <w:rPr>
                <w:sz w:val="22"/>
                <w:szCs w:val="22"/>
                <w:lang w:val="sv-SE"/>
              </w:rPr>
              <w:t>Usimfukuze mnyama na umati.</w:t>
            </w:r>
          </w:p>
          <w:p w14:paraId="586826F7" w14:textId="64ACBC6F" w:rsidR="008C6B60" w:rsidRPr="00997D17" w:rsidRDefault="00034217" w:rsidP="00F20E47">
            <w:pPr>
              <w:pStyle w:val="ListBullet"/>
              <w:rPr>
                <w:sz w:val="22"/>
                <w:szCs w:val="22"/>
              </w:rPr>
            </w:pPr>
            <w:r w:rsidRPr="00997D17">
              <w:rPr>
                <w:sz w:val="22"/>
                <w:szCs w:val="22"/>
              </w:rPr>
              <w:t>Hakiki wafugaji waliobaki malishoni.</w:t>
            </w:r>
          </w:p>
          <w:p w14:paraId="35C9296B" w14:textId="2BB3C3E6" w:rsidR="002066E7" w:rsidRPr="00997D17" w:rsidRDefault="00034217" w:rsidP="00F20E47">
            <w:pPr>
              <w:pStyle w:val="ListBullet"/>
              <w:rPr>
                <w:sz w:val="22"/>
                <w:szCs w:val="22"/>
                <w:lang w:val="sv-SE"/>
              </w:rPr>
            </w:pPr>
            <w:r w:rsidRPr="00997D17">
              <w:rPr>
                <w:sz w:val="22"/>
                <w:szCs w:val="22"/>
                <w:lang w:val="sv-SE"/>
              </w:rPr>
              <w:t>Kliniki iwe tayari kwa majeraha.</w:t>
            </w:r>
          </w:p>
        </w:tc>
      </w:tr>
      <w:tr w:rsidR="002066E7" w:rsidRPr="000343A2" w14:paraId="7AD9B657" w14:textId="77777777" w:rsidTr="002066E7">
        <w:tc>
          <w:tcPr>
            <w:tcW w:w="2278" w:type="dxa"/>
          </w:tcPr>
          <w:p w14:paraId="121AF1CB" w14:textId="77777777" w:rsidR="002066E7" w:rsidRPr="00997D17" w:rsidRDefault="002066E7" w:rsidP="00FE4152">
            <w:pPr>
              <w:pStyle w:val="ListParagraph"/>
              <w:rPr>
                <w:sz w:val="22"/>
                <w:szCs w:val="22"/>
                <w:lang w:val="sv-SE"/>
              </w:rPr>
            </w:pPr>
          </w:p>
        </w:tc>
        <w:tc>
          <w:tcPr>
            <w:tcW w:w="2278" w:type="dxa"/>
          </w:tcPr>
          <w:p w14:paraId="2EBABD75" w14:textId="63BE305C"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D030623" w14:textId="139243DF" w:rsidR="002066E7" w:rsidRPr="00997D17" w:rsidRDefault="00FE0A4D" w:rsidP="00FE4152">
            <w:pPr>
              <w:pStyle w:val="ListParagraph"/>
              <w:rPr>
                <w:sz w:val="22"/>
                <w:szCs w:val="22"/>
              </w:rPr>
            </w:pPr>
            <w:ins w:id="3743"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74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80F39A2" w14:textId="4E315DCD" w:rsidR="002066E7" w:rsidRPr="00997D17" w:rsidRDefault="00FE0A4D" w:rsidP="00FE4152">
            <w:pPr>
              <w:pStyle w:val="ListParagraph"/>
              <w:rPr>
                <w:sz w:val="22"/>
                <w:szCs w:val="22"/>
              </w:rPr>
            </w:pPr>
            <w:ins w:id="3745"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746"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4C932EE" w14:textId="4A4C540A" w:rsidR="008C6B60" w:rsidRPr="00997D17" w:rsidRDefault="00FE0A4D" w:rsidP="00F20E47">
            <w:pPr>
              <w:pStyle w:val="ListBullet"/>
              <w:rPr>
                <w:sz w:val="22"/>
                <w:szCs w:val="22"/>
              </w:rPr>
            </w:pPr>
            <w:ins w:id="3747"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748"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42A99CEA" w14:textId="4A333324" w:rsidR="008C6B60" w:rsidRPr="00997D17" w:rsidRDefault="00034217" w:rsidP="00F20E47">
            <w:pPr>
              <w:pStyle w:val="ListBullet"/>
              <w:rPr>
                <w:sz w:val="22"/>
                <w:szCs w:val="22"/>
              </w:rPr>
            </w:pPr>
            <w:r w:rsidRPr="00997D17">
              <w:rPr>
                <w:sz w:val="22"/>
                <w:szCs w:val="22"/>
              </w:rPr>
              <w:t>Call 114 and 190. Keep the road clear for ambulances.</w:t>
            </w:r>
          </w:p>
          <w:p w14:paraId="08D47519" w14:textId="4123C273" w:rsidR="008C6B60" w:rsidRPr="00997D17" w:rsidRDefault="00034217" w:rsidP="00F20E47">
            <w:pPr>
              <w:pStyle w:val="ListBullet"/>
              <w:rPr>
                <w:sz w:val="22"/>
                <w:szCs w:val="22"/>
              </w:rPr>
            </w:pPr>
            <w:r w:rsidRPr="00997D17">
              <w:rPr>
                <w:sz w:val="22"/>
                <w:szCs w:val="22"/>
              </w:rPr>
              <w:t>Open the shelter and register every household. Note who is missing.</w:t>
            </w:r>
          </w:p>
          <w:p w14:paraId="4B22AD9B" w14:textId="35525403"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64F37B1F" w14:textId="37A7C6A5"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553A565B" w14:textId="559A06AE"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0900558A" w14:textId="28559586"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0C6ADE2A" w14:textId="59DE49B1"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416AB4AA" w14:textId="77777777" w:rsidTr="002066E7">
        <w:tc>
          <w:tcPr>
            <w:tcW w:w="2278" w:type="dxa"/>
          </w:tcPr>
          <w:p w14:paraId="0D351395" w14:textId="1CD067F3" w:rsidR="002066E7" w:rsidRPr="00997D17" w:rsidRDefault="002066E7" w:rsidP="00FE4152">
            <w:pPr>
              <w:pStyle w:val="ListParagraph"/>
              <w:rPr>
                <w:sz w:val="22"/>
                <w:szCs w:val="22"/>
              </w:rPr>
            </w:pPr>
            <w:r w:rsidRPr="00997D17">
              <w:rPr>
                <w:sz w:val="22"/>
                <w:szCs w:val="22"/>
              </w:rPr>
              <w:t>Newala District Council</w:t>
            </w:r>
          </w:p>
        </w:tc>
        <w:tc>
          <w:tcPr>
            <w:tcW w:w="2278" w:type="dxa"/>
          </w:tcPr>
          <w:p w14:paraId="483CE4DD" w14:textId="0230A574"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6324D2CA" w14:textId="0B1463D2" w:rsidR="002066E7" w:rsidRPr="00997D17" w:rsidRDefault="008C6B60" w:rsidP="00FE4152">
            <w:pPr>
              <w:pStyle w:val="ListParagraph"/>
              <w:rPr>
                <w:sz w:val="22"/>
                <w:szCs w:val="22"/>
              </w:rPr>
            </w:pPr>
            <w:r w:rsidRPr="00997D17">
              <w:rPr>
                <w:sz w:val="22"/>
                <w:szCs w:val="22"/>
              </w:rPr>
              <w:t xml:space="preserve">water shortage on the plateau, heavy rain, and strong </w:t>
            </w:r>
            <w:r w:rsidRPr="00997D17">
              <w:rPr>
                <w:sz w:val="22"/>
                <w:szCs w:val="22"/>
              </w:rPr>
              <w:lastRenderedPageBreak/>
              <w:t>winds. A few roads slippery, a few low homes wet, and lightning where storms build.</w:t>
            </w:r>
          </w:p>
        </w:tc>
        <w:tc>
          <w:tcPr>
            <w:tcW w:w="2278" w:type="dxa"/>
          </w:tcPr>
          <w:p w14:paraId="16B78DCA" w14:textId="279934E4" w:rsidR="002066E7" w:rsidRPr="00997D17" w:rsidRDefault="008C6B60" w:rsidP="00FE4152">
            <w:pPr>
              <w:pStyle w:val="ListParagraph"/>
              <w:rPr>
                <w:sz w:val="22"/>
                <w:szCs w:val="22"/>
              </w:rPr>
            </w:pPr>
            <w:r w:rsidRPr="00997D17">
              <w:rPr>
                <w:sz w:val="22"/>
                <w:szCs w:val="22"/>
              </w:rPr>
              <w:lastRenderedPageBreak/>
              <w:t xml:space="preserve">Dalili za mwanzo kwenye eneo lililotajwa. Barabara </w:t>
            </w:r>
            <w:r w:rsidRPr="00997D17">
              <w:rPr>
                <w:sz w:val="22"/>
                <w:szCs w:val="22"/>
              </w:rPr>
              <w:lastRenderedPageBreak/>
              <w:t>chache kuteleza, nyumba chache za bondeni kulowa, na radi dhoruba inapojengeka.</w:t>
            </w:r>
          </w:p>
        </w:tc>
        <w:tc>
          <w:tcPr>
            <w:tcW w:w="2279" w:type="dxa"/>
          </w:tcPr>
          <w:p w14:paraId="72EE4BE5" w14:textId="7584CB4C" w:rsidR="008C6B60" w:rsidRPr="00997D17" w:rsidRDefault="00034217" w:rsidP="00F20E47">
            <w:pPr>
              <w:pStyle w:val="ListBullet"/>
              <w:rPr>
                <w:sz w:val="22"/>
                <w:szCs w:val="22"/>
              </w:rPr>
            </w:pPr>
            <w:r w:rsidRPr="00997D17">
              <w:rPr>
                <w:sz w:val="22"/>
                <w:szCs w:val="22"/>
              </w:rPr>
              <w:lastRenderedPageBreak/>
              <w:t xml:space="preserve">Walk the low ground before the rain. </w:t>
            </w:r>
            <w:r w:rsidRPr="00997D17">
              <w:rPr>
                <w:sz w:val="22"/>
                <w:szCs w:val="22"/>
              </w:rPr>
              <w:lastRenderedPageBreak/>
              <w:t>Clear drains and culverts.</w:t>
            </w:r>
          </w:p>
          <w:p w14:paraId="20F282A1" w14:textId="5F02E561" w:rsidR="008C6B60" w:rsidRPr="00997D17" w:rsidRDefault="00FE0A4D" w:rsidP="00F20E47">
            <w:pPr>
              <w:pStyle w:val="ListBullet"/>
              <w:rPr>
                <w:sz w:val="22"/>
                <w:szCs w:val="22"/>
              </w:rPr>
            </w:pPr>
            <w:ins w:id="3749" w:author="Bonephace Kaijage" w:date="2026-10-14T06:18:00Z" w16du:dateUtc="2026-10-14T04:18:00Z">
              <w:r>
                <w:rPr>
                  <w:sz w:val="22"/>
                  <w:szCs w:val="22"/>
                </w:rPr>
                <w:t>Households on the sites named in Know Your Risk: keep food, documents and children above floor level, because water here can enter houses with little warning.</w:t>
              </w:r>
            </w:ins>
            <w:del w:id="3750" w:author="Bonephace Kaijage" w:date="2026-10-14T06:18:00Z" w16du:dateUtc="2026-10-14T04:18:00Z">
              <w:r w:rsidR="00034217" w:rsidRPr="00997D17" w:rsidDel="00FE0A4D">
                <w:rPr>
                  <w:sz w:val="22"/>
                  <w:szCs w:val="22"/>
                </w:rPr>
                <w:delText>Households on this ground raise food, documents and the children.</w:delText>
              </w:r>
            </w:del>
          </w:p>
          <w:p w14:paraId="591AC24D" w14:textId="1F21FBBF" w:rsidR="008C6B60" w:rsidRPr="00997D17" w:rsidRDefault="00FE0A4D" w:rsidP="00F20E47">
            <w:pPr>
              <w:pStyle w:val="ListBullet"/>
              <w:rPr>
                <w:sz w:val="22"/>
                <w:szCs w:val="22"/>
              </w:rPr>
            </w:pPr>
            <w:ins w:id="3751"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752" w:author="Bonephace Kaijage" w:date="2026-10-14T06:14:00Z" w16du:dateUtc="2026-10-14T04:14:00Z">
              <w:r w:rsidR="00034217" w:rsidRPr="00997D17" w:rsidDel="00FE0A4D">
                <w:rPr>
                  <w:sz w:val="22"/>
                  <w:szCs w:val="22"/>
                </w:rPr>
                <w:delText>Save 190 and the ward chair number. Keep a torch and drinking water.</w:delText>
              </w:r>
            </w:del>
          </w:p>
          <w:p w14:paraId="1AC74245" w14:textId="4AC4843E" w:rsidR="002066E7" w:rsidRPr="00997D17" w:rsidRDefault="00034217" w:rsidP="00F20E47">
            <w:pPr>
              <w:pStyle w:val="ListBullet"/>
              <w:rPr>
                <w:sz w:val="22"/>
                <w:szCs w:val="22"/>
              </w:rPr>
            </w:pPr>
            <w:r w:rsidRPr="00997D17">
              <w:rPr>
                <w:sz w:val="22"/>
                <w:szCs w:val="22"/>
              </w:rPr>
              <w:t>Do not drive or walk through water on the road. Headlights on, slow down.</w:t>
            </w:r>
          </w:p>
        </w:tc>
        <w:tc>
          <w:tcPr>
            <w:tcW w:w="2279" w:type="dxa"/>
          </w:tcPr>
          <w:p w14:paraId="0E8845A5" w14:textId="044B5649" w:rsidR="008C6B60" w:rsidRPr="00997D17" w:rsidRDefault="00034217" w:rsidP="00F20E47">
            <w:pPr>
              <w:pStyle w:val="ListBullet"/>
              <w:rPr>
                <w:sz w:val="22"/>
                <w:szCs w:val="22"/>
                <w:lang w:val="sv-SE"/>
              </w:rPr>
            </w:pPr>
            <w:r w:rsidRPr="00997D17">
              <w:rPr>
                <w:sz w:val="22"/>
                <w:szCs w:val="22"/>
                <w:lang w:val="sv-SE"/>
              </w:rPr>
              <w:lastRenderedPageBreak/>
              <w:t xml:space="preserve">Tembea bondeni kabla ya mvua. </w:t>
            </w:r>
            <w:r w:rsidRPr="00997D17">
              <w:rPr>
                <w:sz w:val="22"/>
                <w:szCs w:val="22"/>
                <w:lang w:val="sv-SE"/>
              </w:rPr>
              <w:lastRenderedPageBreak/>
              <w:t>Safisha mitaro na makalavati.</w:t>
            </w:r>
          </w:p>
          <w:p w14:paraId="034032A7" w14:textId="1EC055C6" w:rsidR="008C6B60" w:rsidRPr="00997D17" w:rsidRDefault="00FE0A4D" w:rsidP="00F20E47">
            <w:pPr>
              <w:pStyle w:val="ListBullet"/>
              <w:rPr>
                <w:sz w:val="22"/>
                <w:szCs w:val="22"/>
              </w:rPr>
            </w:pPr>
            <w:ins w:id="3753" w:author="Bonephace Kaijage" w:date="2026-10-14T06:18:00Z" w16du:dateUtc="2026-10-14T04:18:00Z">
              <w:r>
                <w:rPr>
                  <w:sz w:val="22"/>
                  <w:szCs w:val="22"/>
                </w:rPr>
                <w:t>Kaya za maeneo yaliyotajwa: wekeni chakula, nyaraka na watoto juu ya sakafu, kwa sababu maji hapa yanaweza kuingia nyumbani bila taarifa.</w:t>
              </w:r>
            </w:ins>
            <w:del w:id="3754" w:author="Bonephace Kaijage" w:date="2026-10-14T06:18:00Z" w16du:dateUtc="2026-10-14T04:18:00Z">
              <w:r w:rsidR="00034217" w:rsidRPr="00997D17" w:rsidDel="00FE0A4D">
                <w:rPr>
                  <w:sz w:val="22"/>
                  <w:szCs w:val="22"/>
                </w:rPr>
                <w:delText>Kaya za eneo hili zipandishe chakula, nyaraka na watoto.</w:delText>
              </w:r>
            </w:del>
          </w:p>
          <w:p w14:paraId="51DC6F4E" w14:textId="07768610" w:rsidR="008C6B60" w:rsidRPr="00997D17" w:rsidRDefault="00034217" w:rsidP="00F20E47">
            <w:pPr>
              <w:pStyle w:val="ListBullet"/>
              <w:rPr>
                <w:sz w:val="22"/>
                <w:szCs w:val="22"/>
                <w:lang w:val="sv-SE"/>
              </w:rPr>
            </w:pPr>
            <w:r w:rsidRPr="00997D17">
              <w:rPr>
                <w:sz w:val="22"/>
                <w:szCs w:val="22"/>
                <w:lang w:val="sv-SE"/>
              </w:rPr>
              <w:t>Hifadhi 190 na namba ya mwenyekiti wa kata. Weka tochi na maji ya kunywa.</w:t>
            </w:r>
          </w:p>
          <w:p w14:paraId="69461A45" w14:textId="05E520F0" w:rsidR="002066E7" w:rsidRPr="00997D17" w:rsidRDefault="00034217"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39783937" w14:textId="77777777" w:rsidTr="002066E7">
        <w:tc>
          <w:tcPr>
            <w:tcW w:w="2278" w:type="dxa"/>
          </w:tcPr>
          <w:p w14:paraId="35A1B14E" w14:textId="77777777" w:rsidR="002066E7" w:rsidRPr="00997D17" w:rsidRDefault="002066E7" w:rsidP="00FE4152">
            <w:pPr>
              <w:pStyle w:val="ListParagraph"/>
              <w:rPr>
                <w:sz w:val="22"/>
                <w:szCs w:val="22"/>
                <w:lang w:val="sv-SE"/>
              </w:rPr>
            </w:pPr>
          </w:p>
        </w:tc>
        <w:tc>
          <w:tcPr>
            <w:tcW w:w="2278" w:type="dxa"/>
          </w:tcPr>
          <w:p w14:paraId="171BC51F" w14:textId="6FAE49E2"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1F65EA30" w14:textId="05893782" w:rsidR="002066E7" w:rsidRPr="00997D17" w:rsidRDefault="008C6B60" w:rsidP="00FE4152">
            <w:pPr>
              <w:pStyle w:val="ListParagraph"/>
              <w:rPr>
                <w:sz w:val="22"/>
                <w:szCs w:val="22"/>
              </w:rPr>
            </w:pPr>
            <w:r w:rsidRPr="00997D17">
              <w:rPr>
                <w:sz w:val="22"/>
                <w:szCs w:val="22"/>
              </w:rPr>
              <w:t>water shortage on the plateau, heavy rain, and strong winds. Roads, water points or houses at the named sites are now affected. Some journeys and classes are disrupted.</w:t>
            </w:r>
          </w:p>
        </w:tc>
        <w:tc>
          <w:tcPr>
            <w:tcW w:w="2278" w:type="dxa"/>
          </w:tcPr>
          <w:p w14:paraId="23D6088F" w14:textId="6CB0284D"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0B63819" w14:textId="5BD30D3E" w:rsidR="008C6B60" w:rsidRPr="00997D17" w:rsidRDefault="00034217" w:rsidP="00F20E47">
            <w:pPr>
              <w:pStyle w:val="ListBullet"/>
              <w:rPr>
                <w:sz w:val="22"/>
                <w:szCs w:val="22"/>
              </w:rPr>
            </w:pPr>
            <w:r w:rsidRPr="00997D17">
              <w:rPr>
                <w:sz w:val="22"/>
                <w:szCs w:val="22"/>
              </w:rPr>
              <w:t>Move households off the low ground to the ward assembly point.</w:t>
            </w:r>
          </w:p>
          <w:p w14:paraId="15B87955" w14:textId="5A2D6F0A" w:rsidR="008C6B60" w:rsidRPr="00997D17" w:rsidRDefault="00034217" w:rsidP="00F20E47">
            <w:pPr>
              <w:pStyle w:val="ListBullet"/>
              <w:rPr>
                <w:sz w:val="22"/>
                <w:szCs w:val="22"/>
              </w:rPr>
            </w:pPr>
            <w:r w:rsidRPr="00997D17">
              <w:rPr>
                <w:sz w:val="22"/>
                <w:szCs w:val="22"/>
              </w:rPr>
              <w:t>Close and mark the flooded road or bridge. Divert traffic.</w:t>
            </w:r>
          </w:p>
          <w:p w14:paraId="3FCDE99C" w14:textId="77CDBDF6" w:rsidR="008C6B60" w:rsidRPr="00997D17" w:rsidRDefault="00FE0A4D" w:rsidP="00F20E47">
            <w:pPr>
              <w:pStyle w:val="ListBullet"/>
              <w:rPr>
                <w:sz w:val="22"/>
                <w:szCs w:val="22"/>
              </w:rPr>
            </w:pPr>
            <w:ins w:id="3755" w:author="Bonephace Kaijage" w:date="2026-10-14T06:12:00Z" w16du:dateUtc="2026-10-14T04:12:00Z">
              <w:r>
                <w:rPr>
                  <w:sz w:val="22"/>
                  <w:szCs w:val="22"/>
                </w:rPr>
                <w:t xml:space="preserve">Check that school children, older people and anyone with a disability are accounted for </w:t>
              </w:r>
              <w:r>
                <w:rPr>
                  <w:sz w:val="22"/>
                  <w:szCs w:val="22"/>
                </w:rPr>
                <w:lastRenderedPageBreak/>
                <w:t>before dark, so that no one is searched for in the night.</w:t>
              </w:r>
            </w:ins>
            <w:del w:id="3756" w:author="Bonephace Kaijage" w:date="2026-10-14T06:12:00Z" w16du:dateUtc="2026-10-14T04:12:00Z">
              <w:r w:rsidR="00034217" w:rsidRPr="00997D17" w:rsidDel="00FE0A4D">
                <w:rPr>
                  <w:sz w:val="22"/>
                  <w:szCs w:val="22"/>
                </w:rPr>
                <w:delText>Account for school children and older people before dark.</w:delText>
              </w:r>
            </w:del>
          </w:p>
          <w:p w14:paraId="6513169C" w14:textId="683A2E61" w:rsidR="002066E7" w:rsidRPr="00997D17" w:rsidRDefault="00FE0A4D" w:rsidP="00F20E47">
            <w:pPr>
              <w:pStyle w:val="ListBullet"/>
              <w:rPr>
                <w:sz w:val="22"/>
                <w:szCs w:val="22"/>
              </w:rPr>
            </w:pPr>
            <w:ins w:id="3757" w:author="Bonephace Kaijage" w:date="2026-10-14T06:14:00Z" w16du:dateUtc="2026-10-14T04:14:00Z">
              <w:r>
                <w:rPr>
                  <w:sz w:val="22"/>
                  <w:szCs w:val="22"/>
                </w:rPr>
                <w:t>Boil or treat drinking water, because floods carry waste into wells; tell the clinic early if anyone has diarrhoea.</w:t>
              </w:r>
            </w:ins>
            <w:del w:id="3758" w:author="Bonephace Kaijage" w:date="2026-10-14T06:14:00Z" w16du:dateUtc="2026-10-14T04:14:00Z">
              <w:r w:rsidR="00034217" w:rsidRPr="00997D17" w:rsidDel="00FE0A4D">
                <w:rPr>
                  <w:sz w:val="22"/>
                  <w:szCs w:val="22"/>
                </w:rPr>
                <w:delText>Boil drinking water. The clinic watches for diarrhoea.</w:delText>
              </w:r>
            </w:del>
          </w:p>
        </w:tc>
        <w:tc>
          <w:tcPr>
            <w:tcW w:w="2279" w:type="dxa"/>
          </w:tcPr>
          <w:p w14:paraId="28EA5980" w14:textId="7C2DFC78" w:rsidR="008C6B60" w:rsidRPr="00997D17" w:rsidRDefault="00034217" w:rsidP="00F20E47">
            <w:pPr>
              <w:pStyle w:val="ListBullet"/>
              <w:rPr>
                <w:sz w:val="22"/>
                <w:szCs w:val="22"/>
                <w:lang w:val="sv-SE"/>
              </w:rPr>
            </w:pPr>
            <w:r w:rsidRPr="00997D17">
              <w:rPr>
                <w:sz w:val="22"/>
                <w:szCs w:val="22"/>
                <w:lang w:val="sv-SE"/>
              </w:rPr>
              <w:lastRenderedPageBreak/>
              <w:t>Hamisha kaya kutoka bondeni kwenda kituo cha kata.</w:t>
            </w:r>
          </w:p>
          <w:p w14:paraId="3F853C97" w14:textId="07C9985B" w:rsidR="008C6B60" w:rsidRPr="00997D17" w:rsidRDefault="00034217" w:rsidP="00F20E47">
            <w:pPr>
              <w:pStyle w:val="ListBullet"/>
              <w:rPr>
                <w:sz w:val="22"/>
                <w:szCs w:val="22"/>
                <w:lang w:val="sv-SE"/>
              </w:rPr>
            </w:pPr>
            <w:r w:rsidRPr="00997D17">
              <w:rPr>
                <w:sz w:val="22"/>
                <w:szCs w:val="22"/>
                <w:lang w:val="sv-SE"/>
              </w:rPr>
              <w:t>Funga na weka alama barabara au daraja. Elekeza magari.</w:t>
            </w:r>
          </w:p>
          <w:p w14:paraId="3D1D202E" w14:textId="3D6983EB" w:rsidR="008C6B60" w:rsidRPr="00997D17" w:rsidRDefault="00FE0A4D" w:rsidP="00F20E47">
            <w:pPr>
              <w:pStyle w:val="ListBullet"/>
              <w:rPr>
                <w:sz w:val="22"/>
                <w:szCs w:val="22"/>
              </w:rPr>
            </w:pPr>
            <w:ins w:id="3759" w:author="Bonephace Kaijage" w:date="2026-10-14T06:12:00Z" w16du:dateUtc="2026-10-14T04:12:00Z">
              <w:r>
                <w:rPr>
                  <w:sz w:val="22"/>
                  <w:szCs w:val="22"/>
                </w:rPr>
                <w:t xml:space="preserve">Hakikisheni watoto wa shule, wazee na watu wenye ulemavu wote </w:t>
              </w:r>
              <w:r>
                <w:rPr>
                  <w:sz w:val="22"/>
                  <w:szCs w:val="22"/>
                </w:rPr>
                <w:lastRenderedPageBreak/>
                <w:t>wamepatikana kabla ya giza, ili asitafutwe mtu usiku.</w:t>
              </w:r>
            </w:ins>
            <w:del w:id="3760" w:author="Bonephace Kaijage" w:date="2026-10-14T06:12:00Z" w16du:dateUtc="2026-10-14T04:12:00Z">
              <w:r w:rsidR="00034217" w:rsidRPr="00997D17" w:rsidDel="00FE0A4D">
                <w:rPr>
                  <w:sz w:val="22"/>
                  <w:szCs w:val="22"/>
                </w:rPr>
                <w:delText>Hakiki watoto wa shule na wazee kabla ya giza.</w:delText>
              </w:r>
            </w:del>
          </w:p>
          <w:p w14:paraId="28575583" w14:textId="4FFCCDF4" w:rsidR="002066E7" w:rsidRPr="00997D17" w:rsidRDefault="00034217" w:rsidP="00F20E47">
            <w:pPr>
              <w:pStyle w:val="ListBullet"/>
              <w:rPr>
                <w:sz w:val="22"/>
                <w:szCs w:val="22"/>
                <w:lang w:val="sv-SE"/>
              </w:rPr>
            </w:pPr>
            <w:r w:rsidRPr="00997D17">
              <w:rPr>
                <w:sz w:val="22"/>
                <w:szCs w:val="22"/>
                <w:lang w:val="sv-SE"/>
              </w:rPr>
              <w:t>Chemsha maji ya kunywa. Kliniki iangalie kuhara.</w:t>
            </w:r>
          </w:p>
        </w:tc>
      </w:tr>
      <w:tr w:rsidR="002066E7" w:rsidRPr="000343A2" w14:paraId="4226DAFA" w14:textId="77777777" w:rsidTr="002066E7">
        <w:tc>
          <w:tcPr>
            <w:tcW w:w="2278" w:type="dxa"/>
          </w:tcPr>
          <w:p w14:paraId="5437B66A" w14:textId="77777777" w:rsidR="002066E7" w:rsidRPr="00997D17" w:rsidRDefault="002066E7" w:rsidP="00FE4152">
            <w:pPr>
              <w:pStyle w:val="ListParagraph"/>
              <w:rPr>
                <w:sz w:val="22"/>
                <w:szCs w:val="22"/>
                <w:lang w:val="sv-SE"/>
              </w:rPr>
            </w:pPr>
          </w:p>
        </w:tc>
        <w:tc>
          <w:tcPr>
            <w:tcW w:w="2278" w:type="dxa"/>
          </w:tcPr>
          <w:p w14:paraId="785DECA0" w14:textId="633D60BE"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464BBA73" w14:textId="2B541A8E" w:rsidR="002066E7" w:rsidRPr="00997D17" w:rsidRDefault="00FE0A4D" w:rsidP="00FE4152">
            <w:pPr>
              <w:pStyle w:val="ListParagraph"/>
              <w:rPr>
                <w:sz w:val="22"/>
                <w:szCs w:val="22"/>
              </w:rPr>
            </w:pPr>
            <w:ins w:id="3761"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762"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23C9F39" w14:textId="3449B6BF" w:rsidR="002066E7" w:rsidRPr="00997D17" w:rsidRDefault="00FE0A4D" w:rsidP="00FE4152">
            <w:pPr>
              <w:pStyle w:val="ListParagraph"/>
              <w:rPr>
                <w:sz w:val="22"/>
                <w:szCs w:val="22"/>
              </w:rPr>
            </w:pPr>
            <w:ins w:id="3763"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76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A8DCB5D" w14:textId="6A7AB3C7" w:rsidR="008C6B60" w:rsidRPr="00997D17" w:rsidRDefault="00FE0A4D" w:rsidP="00F20E47">
            <w:pPr>
              <w:pStyle w:val="ListBullet"/>
              <w:rPr>
                <w:sz w:val="22"/>
                <w:szCs w:val="22"/>
              </w:rPr>
            </w:pPr>
            <w:ins w:id="3765"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766"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1E27EE6D" w14:textId="1556A3CF" w:rsidR="008C6B60" w:rsidRPr="00997D17" w:rsidRDefault="00034217" w:rsidP="00F20E47">
            <w:pPr>
              <w:pStyle w:val="ListBullet"/>
              <w:rPr>
                <w:sz w:val="22"/>
                <w:szCs w:val="22"/>
              </w:rPr>
            </w:pPr>
            <w:r w:rsidRPr="00997D17">
              <w:rPr>
                <w:sz w:val="22"/>
                <w:szCs w:val="22"/>
              </w:rPr>
              <w:t>Call 114 and 190. Keep the road clear for ambulances.</w:t>
            </w:r>
          </w:p>
          <w:p w14:paraId="7DAE7152" w14:textId="4B53D5EB" w:rsidR="008C6B60" w:rsidRPr="00997D17" w:rsidRDefault="00034217" w:rsidP="00F20E47">
            <w:pPr>
              <w:pStyle w:val="ListBullet"/>
              <w:rPr>
                <w:sz w:val="22"/>
                <w:szCs w:val="22"/>
              </w:rPr>
            </w:pPr>
            <w:r w:rsidRPr="00997D17">
              <w:rPr>
                <w:sz w:val="22"/>
                <w:szCs w:val="22"/>
              </w:rPr>
              <w:t>Open the shelter and register every household. Note who is missing.</w:t>
            </w:r>
          </w:p>
          <w:p w14:paraId="4AB5388E" w14:textId="10136B17"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28334432" w14:textId="1E5C0159"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1954B24D" w14:textId="55F34236"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459BF02C" w14:textId="605DEBFC"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25477A2D" w14:textId="55373191"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0BF813F5" w14:textId="77777777" w:rsidTr="002066E7">
        <w:tc>
          <w:tcPr>
            <w:tcW w:w="2278" w:type="dxa"/>
          </w:tcPr>
          <w:p w14:paraId="67AB7F5C" w14:textId="3A5FE53D" w:rsidR="002066E7" w:rsidRPr="00997D17" w:rsidRDefault="002066E7" w:rsidP="00FE4152">
            <w:pPr>
              <w:pStyle w:val="ListParagraph"/>
              <w:rPr>
                <w:sz w:val="22"/>
                <w:szCs w:val="22"/>
              </w:rPr>
            </w:pPr>
            <w:r w:rsidRPr="00997D17">
              <w:rPr>
                <w:sz w:val="22"/>
                <w:szCs w:val="22"/>
              </w:rPr>
              <w:t>Tandahimba District Council</w:t>
            </w:r>
          </w:p>
        </w:tc>
        <w:tc>
          <w:tcPr>
            <w:tcW w:w="2278" w:type="dxa"/>
          </w:tcPr>
          <w:p w14:paraId="3941E4C2" w14:textId="0BEA15E7" w:rsidR="002066E7" w:rsidRPr="00997D17" w:rsidRDefault="002066E7" w:rsidP="00FE4152">
            <w:pPr>
              <w:pStyle w:val="ListParagraph"/>
              <w:rPr>
                <w:sz w:val="22"/>
                <w:szCs w:val="22"/>
              </w:rPr>
            </w:pPr>
            <w:r w:rsidRPr="00997D17">
              <w:rPr>
                <w:sz w:val="22"/>
                <w:szCs w:val="22"/>
              </w:rPr>
              <w:t>Yellow / Njano — Level 1</w:t>
            </w:r>
          </w:p>
        </w:tc>
        <w:tc>
          <w:tcPr>
            <w:tcW w:w="2278" w:type="dxa"/>
          </w:tcPr>
          <w:p w14:paraId="2FF1B561" w14:textId="148D687C" w:rsidR="002066E7" w:rsidRPr="00997D17" w:rsidRDefault="008C6B60" w:rsidP="00FE4152">
            <w:pPr>
              <w:pStyle w:val="ListParagraph"/>
              <w:rPr>
                <w:sz w:val="22"/>
                <w:szCs w:val="22"/>
              </w:rPr>
            </w:pPr>
            <w:r w:rsidRPr="00997D17">
              <w:rPr>
                <w:sz w:val="22"/>
                <w:szCs w:val="22"/>
              </w:rPr>
              <w:t xml:space="preserve">heavy Msimu rain, floods, dry-season water shortage, and strong winds. A few roads slippery, a few low homes wet, </w:t>
            </w:r>
            <w:r w:rsidRPr="00997D17">
              <w:rPr>
                <w:sz w:val="22"/>
                <w:szCs w:val="22"/>
              </w:rPr>
              <w:lastRenderedPageBreak/>
              <w:t>and lightning where storms build.</w:t>
            </w:r>
          </w:p>
        </w:tc>
        <w:tc>
          <w:tcPr>
            <w:tcW w:w="2278" w:type="dxa"/>
          </w:tcPr>
          <w:p w14:paraId="66C807FA" w14:textId="3CC8A1A9" w:rsidR="002066E7" w:rsidRPr="00997D17" w:rsidRDefault="008C6B60" w:rsidP="00FE4152">
            <w:pPr>
              <w:pStyle w:val="ListParagraph"/>
              <w:rPr>
                <w:sz w:val="22"/>
                <w:szCs w:val="22"/>
              </w:rPr>
            </w:pPr>
            <w:r w:rsidRPr="00997D17">
              <w:rPr>
                <w:sz w:val="22"/>
                <w:szCs w:val="22"/>
              </w:rPr>
              <w:lastRenderedPageBreak/>
              <w:t xml:space="preserve">Dalili za mwanzo kwenye eneo lililotajwa. Barabara chache kuteleza, nyumba chache za bondeni kulowa, na </w:t>
            </w:r>
            <w:r w:rsidRPr="00997D17">
              <w:rPr>
                <w:sz w:val="22"/>
                <w:szCs w:val="22"/>
              </w:rPr>
              <w:lastRenderedPageBreak/>
              <w:t>radi dhoruba inapojengeka.</w:t>
            </w:r>
          </w:p>
        </w:tc>
        <w:tc>
          <w:tcPr>
            <w:tcW w:w="2279" w:type="dxa"/>
          </w:tcPr>
          <w:p w14:paraId="18E05EAA" w14:textId="50B784C7" w:rsidR="008C6B60" w:rsidRPr="00997D17" w:rsidRDefault="00034217" w:rsidP="00F20E47">
            <w:pPr>
              <w:pStyle w:val="ListBullet"/>
              <w:rPr>
                <w:sz w:val="22"/>
                <w:szCs w:val="22"/>
              </w:rPr>
            </w:pPr>
            <w:r w:rsidRPr="00997D17">
              <w:rPr>
                <w:sz w:val="22"/>
                <w:szCs w:val="22"/>
              </w:rPr>
              <w:lastRenderedPageBreak/>
              <w:t>Walk the low ground before the rain. Clear drains and culverts.</w:t>
            </w:r>
          </w:p>
          <w:p w14:paraId="71E17A16" w14:textId="52F140DB" w:rsidR="008C6B60" w:rsidRPr="00997D17" w:rsidRDefault="00FE0A4D" w:rsidP="00F20E47">
            <w:pPr>
              <w:pStyle w:val="ListBullet"/>
              <w:rPr>
                <w:sz w:val="22"/>
                <w:szCs w:val="22"/>
              </w:rPr>
            </w:pPr>
            <w:ins w:id="3767" w:author="Bonephace Kaijage" w:date="2026-10-14T06:18:00Z" w16du:dateUtc="2026-10-14T04:18:00Z">
              <w:r>
                <w:rPr>
                  <w:sz w:val="22"/>
                  <w:szCs w:val="22"/>
                </w:rPr>
                <w:t xml:space="preserve">Households on the sites named in Know Your Risk: </w:t>
              </w:r>
              <w:r>
                <w:rPr>
                  <w:sz w:val="22"/>
                  <w:szCs w:val="22"/>
                </w:rPr>
                <w:lastRenderedPageBreak/>
                <w:t>keep food, documents and children above floor level, because water here can enter houses with little warning.</w:t>
              </w:r>
            </w:ins>
            <w:del w:id="3768" w:author="Bonephace Kaijage" w:date="2026-10-14T06:18:00Z" w16du:dateUtc="2026-10-14T04:18:00Z">
              <w:r w:rsidR="00034217" w:rsidRPr="00997D17" w:rsidDel="00FE0A4D">
                <w:rPr>
                  <w:sz w:val="22"/>
                  <w:szCs w:val="22"/>
                </w:rPr>
                <w:delText>Households on this ground raise food, documents and the children.</w:delText>
              </w:r>
            </w:del>
          </w:p>
          <w:p w14:paraId="4262B5E9" w14:textId="2155DA8F" w:rsidR="008C6B60" w:rsidRPr="00997D17" w:rsidRDefault="00FE0A4D" w:rsidP="00F20E47">
            <w:pPr>
              <w:pStyle w:val="ListBullet"/>
              <w:rPr>
                <w:sz w:val="22"/>
                <w:szCs w:val="22"/>
              </w:rPr>
            </w:pPr>
            <w:ins w:id="3769"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3770" w:author="Bonephace Kaijage" w:date="2026-10-14T06:14:00Z" w16du:dateUtc="2026-10-14T04:14:00Z">
              <w:r w:rsidR="00034217" w:rsidRPr="00997D17" w:rsidDel="00FE0A4D">
                <w:rPr>
                  <w:sz w:val="22"/>
                  <w:szCs w:val="22"/>
                </w:rPr>
                <w:delText>Save 190 and the ward chair number. Keep a torch and drinking water.</w:delText>
              </w:r>
            </w:del>
          </w:p>
          <w:p w14:paraId="22E6F570" w14:textId="4E1C20B2" w:rsidR="002066E7" w:rsidRPr="00997D17" w:rsidRDefault="00034217" w:rsidP="00F20E47">
            <w:pPr>
              <w:pStyle w:val="ListBullet"/>
              <w:rPr>
                <w:sz w:val="22"/>
                <w:szCs w:val="22"/>
              </w:rPr>
            </w:pPr>
            <w:r w:rsidRPr="00997D17">
              <w:rPr>
                <w:sz w:val="22"/>
                <w:szCs w:val="22"/>
              </w:rPr>
              <w:t>Do not drive or walk through water on the road. Headlights on, slow down.</w:t>
            </w:r>
          </w:p>
        </w:tc>
        <w:tc>
          <w:tcPr>
            <w:tcW w:w="2279" w:type="dxa"/>
          </w:tcPr>
          <w:p w14:paraId="1D7548DE" w14:textId="50C3F5A0" w:rsidR="008C6B60" w:rsidRPr="00997D17" w:rsidRDefault="00034217" w:rsidP="00F20E47">
            <w:pPr>
              <w:pStyle w:val="ListBullet"/>
              <w:rPr>
                <w:sz w:val="22"/>
                <w:szCs w:val="22"/>
                <w:lang w:val="sv-SE"/>
              </w:rPr>
            </w:pPr>
            <w:r w:rsidRPr="00997D17">
              <w:rPr>
                <w:sz w:val="22"/>
                <w:szCs w:val="22"/>
                <w:lang w:val="sv-SE"/>
              </w:rPr>
              <w:lastRenderedPageBreak/>
              <w:t>Tembea bondeni kabla ya mvua. Safisha mitaro na makalavati.</w:t>
            </w:r>
          </w:p>
          <w:p w14:paraId="40029892" w14:textId="40AEB7F9" w:rsidR="008C6B60" w:rsidRPr="00997D17" w:rsidRDefault="00FE0A4D" w:rsidP="00F20E47">
            <w:pPr>
              <w:pStyle w:val="ListBullet"/>
              <w:rPr>
                <w:sz w:val="22"/>
                <w:szCs w:val="22"/>
              </w:rPr>
            </w:pPr>
            <w:ins w:id="3771" w:author="Bonephace Kaijage" w:date="2026-10-14T06:18:00Z" w16du:dateUtc="2026-10-14T04:18:00Z">
              <w:r>
                <w:rPr>
                  <w:sz w:val="22"/>
                  <w:szCs w:val="22"/>
                </w:rPr>
                <w:t xml:space="preserve">Kaya za maeneo yaliyotajwa: wekeni chakula, nyaraka </w:t>
              </w:r>
              <w:r>
                <w:rPr>
                  <w:sz w:val="22"/>
                  <w:szCs w:val="22"/>
                </w:rPr>
                <w:lastRenderedPageBreak/>
                <w:t>na watoto juu ya sakafu, kwa sababu maji hapa yanaweza kuingia nyumbani bila taarifa.</w:t>
              </w:r>
            </w:ins>
            <w:del w:id="3772" w:author="Bonephace Kaijage" w:date="2026-10-14T06:18:00Z" w16du:dateUtc="2026-10-14T04:18:00Z">
              <w:r w:rsidR="00034217" w:rsidRPr="00997D17" w:rsidDel="00FE0A4D">
                <w:rPr>
                  <w:sz w:val="22"/>
                  <w:szCs w:val="22"/>
                </w:rPr>
                <w:delText>Kaya za eneo hili zipandishe chakula, nyaraka na watoto.</w:delText>
              </w:r>
            </w:del>
          </w:p>
          <w:p w14:paraId="2FACD5D0" w14:textId="669FCD11" w:rsidR="008C6B60" w:rsidRPr="00997D17" w:rsidRDefault="00034217" w:rsidP="00F20E47">
            <w:pPr>
              <w:pStyle w:val="ListBullet"/>
              <w:rPr>
                <w:sz w:val="22"/>
                <w:szCs w:val="22"/>
                <w:lang w:val="sv-SE"/>
              </w:rPr>
            </w:pPr>
            <w:r w:rsidRPr="00997D17">
              <w:rPr>
                <w:sz w:val="22"/>
                <w:szCs w:val="22"/>
                <w:lang w:val="sv-SE"/>
              </w:rPr>
              <w:t>Hifadhi 190 na namba ya mwenyekiti wa kata. Weka tochi na maji ya kunywa.</w:t>
            </w:r>
          </w:p>
          <w:p w14:paraId="11628795" w14:textId="3E82959C" w:rsidR="002066E7" w:rsidRPr="00997D17" w:rsidRDefault="00034217"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4AA1B1BC" w14:textId="77777777" w:rsidTr="002066E7">
        <w:tc>
          <w:tcPr>
            <w:tcW w:w="2278" w:type="dxa"/>
          </w:tcPr>
          <w:p w14:paraId="472253A7" w14:textId="77777777" w:rsidR="002066E7" w:rsidRPr="00997D17" w:rsidRDefault="002066E7" w:rsidP="00FE4152">
            <w:pPr>
              <w:pStyle w:val="ListParagraph"/>
              <w:rPr>
                <w:sz w:val="22"/>
                <w:szCs w:val="22"/>
                <w:lang w:val="sv-SE"/>
              </w:rPr>
            </w:pPr>
          </w:p>
        </w:tc>
        <w:tc>
          <w:tcPr>
            <w:tcW w:w="2278" w:type="dxa"/>
          </w:tcPr>
          <w:p w14:paraId="0AF0099C" w14:textId="46F3D916" w:rsidR="002066E7" w:rsidRPr="00997D17" w:rsidRDefault="002066E7" w:rsidP="00FE4152">
            <w:pPr>
              <w:pStyle w:val="ListParagraph"/>
              <w:rPr>
                <w:sz w:val="22"/>
                <w:szCs w:val="22"/>
              </w:rPr>
            </w:pPr>
            <w:r w:rsidRPr="00997D17">
              <w:rPr>
                <w:sz w:val="22"/>
                <w:szCs w:val="22"/>
              </w:rPr>
              <w:t>Orange / Machungwa — Level 2</w:t>
            </w:r>
          </w:p>
        </w:tc>
        <w:tc>
          <w:tcPr>
            <w:tcW w:w="2278" w:type="dxa"/>
          </w:tcPr>
          <w:p w14:paraId="35AD5447" w14:textId="3C66573D" w:rsidR="002066E7" w:rsidRPr="00997D17" w:rsidRDefault="008C6B60" w:rsidP="00FE4152">
            <w:pPr>
              <w:pStyle w:val="ListParagraph"/>
              <w:rPr>
                <w:sz w:val="22"/>
                <w:szCs w:val="22"/>
              </w:rPr>
            </w:pPr>
            <w:r w:rsidRPr="00997D17">
              <w:rPr>
                <w:sz w:val="22"/>
                <w:szCs w:val="22"/>
              </w:rPr>
              <w:t>heavy Msimu rain, floods, dry-season water shortage, and strong winds. Roads, water points or houses at the named sites are now affected. Some journeys and classes are disrupted.</w:t>
            </w:r>
          </w:p>
        </w:tc>
        <w:tc>
          <w:tcPr>
            <w:tcW w:w="2278" w:type="dxa"/>
          </w:tcPr>
          <w:p w14:paraId="558700E2" w14:textId="1684C702" w:rsidR="002066E7" w:rsidRPr="00997D17" w:rsidRDefault="008C6B60" w:rsidP="00FE4152">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A12E5EA" w14:textId="7FAF9F49" w:rsidR="008C6B60" w:rsidRPr="00997D17" w:rsidRDefault="00034217" w:rsidP="00F20E47">
            <w:pPr>
              <w:pStyle w:val="ListBullet"/>
              <w:rPr>
                <w:sz w:val="22"/>
                <w:szCs w:val="22"/>
              </w:rPr>
            </w:pPr>
            <w:r w:rsidRPr="00997D17">
              <w:rPr>
                <w:sz w:val="22"/>
                <w:szCs w:val="22"/>
              </w:rPr>
              <w:t>Move households off the low ground to the ward assembly point.</w:t>
            </w:r>
          </w:p>
          <w:p w14:paraId="47170323" w14:textId="07FB91D3" w:rsidR="008C6B60" w:rsidRPr="00997D17" w:rsidRDefault="00034217" w:rsidP="00F20E47">
            <w:pPr>
              <w:pStyle w:val="ListBullet"/>
              <w:rPr>
                <w:sz w:val="22"/>
                <w:szCs w:val="22"/>
              </w:rPr>
            </w:pPr>
            <w:r w:rsidRPr="00997D17">
              <w:rPr>
                <w:sz w:val="22"/>
                <w:szCs w:val="22"/>
              </w:rPr>
              <w:t>Close and mark the flooded road or bridge. Divert traffic.</w:t>
            </w:r>
          </w:p>
          <w:p w14:paraId="2A2E7C0A" w14:textId="77F938C9" w:rsidR="008C6B60" w:rsidRPr="00997D17" w:rsidRDefault="00FE0A4D" w:rsidP="00F20E47">
            <w:pPr>
              <w:pStyle w:val="ListBullet"/>
              <w:rPr>
                <w:sz w:val="22"/>
                <w:szCs w:val="22"/>
              </w:rPr>
            </w:pPr>
            <w:ins w:id="3773" w:author="Bonephace Kaijage" w:date="2026-10-14T06:12:00Z" w16du:dateUtc="2026-10-14T04:12:00Z">
              <w:r>
                <w:rPr>
                  <w:sz w:val="22"/>
                  <w:szCs w:val="22"/>
                </w:rPr>
                <w:t>Check that school children, older people and anyone with a disability are accounted for before dark, so that no one is searched for in the night.</w:t>
              </w:r>
            </w:ins>
            <w:del w:id="3774" w:author="Bonephace Kaijage" w:date="2026-10-14T06:12:00Z" w16du:dateUtc="2026-10-14T04:12:00Z">
              <w:r w:rsidR="00034217" w:rsidRPr="00997D17" w:rsidDel="00FE0A4D">
                <w:rPr>
                  <w:sz w:val="22"/>
                  <w:szCs w:val="22"/>
                </w:rPr>
                <w:delText>Account for school children and older people before dark.</w:delText>
              </w:r>
            </w:del>
          </w:p>
          <w:p w14:paraId="3739B6D1" w14:textId="3ED6EAD6" w:rsidR="002066E7" w:rsidRPr="00997D17" w:rsidRDefault="00FE0A4D" w:rsidP="00F20E47">
            <w:pPr>
              <w:pStyle w:val="ListBullet"/>
              <w:rPr>
                <w:sz w:val="22"/>
                <w:szCs w:val="22"/>
              </w:rPr>
            </w:pPr>
            <w:ins w:id="3775" w:author="Bonephace Kaijage" w:date="2026-10-14T06:14:00Z" w16du:dateUtc="2026-10-14T04:14:00Z">
              <w:r>
                <w:rPr>
                  <w:sz w:val="22"/>
                  <w:szCs w:val="22"/>
                </w:rPr>
                <w:t xml:space="preserve">Boil or treat drinking water, because </w:t>
              </w:r>
              <w:r>
                <w:rPr>
                  <w:sz w:val="22"/>
                  <w:szCs w:val="22"/>
                </w:rPr>
                <w:lastRenderedPageBreak/>
                <w:t>floods carry waste into wells; tell the clinic early if anyone has diarrhoea.</w:t>
              </w:r>
            </w:ins>
            <w:del w:id="3776" w:author="Bonephace Kaijage" w:date="2026-10-14T06:14:00Z" w16du:dateUtc="2026-10-14T04:14:00Z">
              <w:r w:rsidR="00034217" w:rsidRPr="00997D17" w:rsidDel="00FE0A4D">
                <w:rPr>
                  <w:sz w:val="22"/>
                  <w:szCs w:val="22"/>
                </w:rPr>
                <w:delText>Boil drinking water. The clinic watches for diarrhoea.</w:delText>
              </w:r>
            </w:del>
          </w:p>
        </w:tc>
        <w:tc>
          <w:tcPr>
            <w:tcW w:w="2279" w:type="dxa"/>
          </w:tcPr>
          <w:p w14:paraId="35405A24" w14:textId="4A2B2A93" w:rsidR="008C6B60" w:rsidRPr="00997D17" w:rsidRDefault="00034217" w:rsidP="00F20E47">
            <w:pPr>
              <w:pStyle w:val="ListBullet"/>
              <w:rPr>
                <w:sz w:val="22"/>
                <w:szCs w:val="22"/>
                <w:lang w:val="sv-SE"/>
              </w:rPr>
            </w:pPr>
            <w:r w:rsidRPr="00997D17">
              <w:rPr>
                <w:sz w:val="22"/>
                <w:szCs w:val="22"/>
                <w:lang w:val="sv-SE"/>
              </w:rPr>
              <w:lastRenderedPageBreak/>
              <w:t>Hamisha kaya kutoka bondeni kwenda kituo cha kata.</w:t>
            </w:r>
          </w:p>
          <w:p w14:paraId="1C8D4999" w14:textId="1552A496" w:rsidR="008C6B60" w:rsidRPr="00997D17" w:rsidRDefault="00034217" w:rsidP="00F20E47">
            <w:pPr>
              <w:pStyle w:val="ListBullet"/>
              <w:rPr>
                <w:sz w:val="22"/>
                <w:szCs w:val="22"/>
                <w:lang w:val="sv-SE"/>
              </w:rPr>
            </w:pPr>
            <w:r w:rsidRPr="00997D17">
              <w:rPr>
                <w:sz w:val="22"/>
                <w:szCs w:val="22"/>
                <w:lang w:val="sv-SE"/>
              </w:rPr>
              <w:t>Funga na weka alama barabara au daraja. Elekeza magari.</w:t>
            </w:r>
          </w:p>
          <w:p w14:paraId="75F879BC" w14:textId="5AA088F8" w:rsidR="008C6B60" w:rsidRPr="00997D17" w:rsidRDefault="00FE0A4D" w:rsidP="00F20E47">
            <w:pPr>
              <w:pStyle w:val="ListBullet"/>
              <w:rPr>
                <w:sz w:val="22"/>
                <w:szCs w:val="22"/>
              </w:rPr>
            </w:pPr>
            <w:ins w:id="3777" w:author="Bonephace Kaijage" w:date="2026-10-14T06:12:00Z" w16du:dateUtc="2026-10-14T04:12:00Z">
              <w:r>
                <w:rPr>
                  <w:sz w:val="22"/>
                  <w:szCs w:val="22"/>
                </w:rPr>
                <w:t>Hakikisheni watoto wa shule, wazee na watu wenye ulemavu wote wamepatikana kabla ya giza, ili asitafutwe mtu usiku.</w:t>
              </w:r>
            </w:ins>
            <w:del w:id="3778" w:author="Bonephace Kaijage" w:date="2026-10-14T06:12:00Z" w16du:dateUtc="2026-10-14T04:12:00Z">
              <w:r w:rsidR="00034217" w:rsidRPr="00997D17" w:rsidDel="00FE0A4D">
                <w:rPr>
                  <w:sz w:val="22"/>
                  <w:szCs w:val="22"/>
                </w:rPr>
                <w:delText>Hakiki watoto wa shule na wazee kabla ya giza.</w:delText>
              </w:r>
            </w:del>
          </w:p>
          <w:p w14:paraId="3C274C2A" w14:textId="0AFAF60A" w:rsidR="002066E7" w:rsidRPr="00997D17" w:rsidRDefault="00034217" w:rsidP="00F20E47">
            <w:pPr>
              <w:pStyle w:val="ListBullet"/>
              <w:rPr>
                <w:sz w:val="22"/>
                <w:szCs w:val="22"/>
                <w:lang w:val="sv-SE"/>
              </w:rPr>
            </w:pPr>
            <w:r w:rsidRPr="00997D17">
              <w:rPr>
                <w:sz w:val="22"/>
                <w:szCs w:val="22"/>
                <w:lang w:val="sv-SE"/>
              </w:rPr>
              <w:lastRenderedPageBreak/>
              <w:t>Chemsha maji ya kunywa. Kliniki iangalie kuhara.</w:t>
            </w:r>
          </w:p>
        </w:tc>
      </w:tr>
      <w:tr w:rsidR="002066E7" w:rsidRPr="000343A2" w14:paraId="55BE4238" w14:textId="77777777" w:rsidTr="002066E7">
        <w:tc>
          <w:tcPr>
            <w:tcW w:w="2278" w:type="dxa"/>
          </w:tcPr>
          <w:p w14:paraId="382C6844" w14:textId="77777777" w:rsidR="002066E7" w:rsidRPr="00997D17" w:rsidRDefault="002066E7" w:rsidP="00FE4152">
            <w:pPr>
              <w:pStyle w:val="ListParagraph"/>
              <w:rPr>
                <w:sz w:val="22"/>
                <w:szCs w:val="22"/>
                <w:lang w:val="sv-SE"/>
              </w:rPr>
            </w:pPr>
          </w:p>
        </w:tc>
        <w:tc>
          <w:tcPr>
            <w:tcW w:w="2278" w:type="dxa"/>
          </w:tcPr>
          <w:p w14:paraId="1AA8D2EB" w14:textId="79699D39" w:rsidR="002066E7" w:rsidRPr="00997D17" w:rsidRDefault="002066E7" w:rsidP="00FE4152">
            <w:pPr>
              <w:pStyle w:val="ListParagraph"/>
              <w:rPr>
                <w:sz w:val="22"/>
                <w:szCs w:val="22"/>
              </w:rPr>
            </w:pPr>
            <w:r w:rsidRPr="00997D17">
              <w:rPr>
                <w:sz w:val="22"/>
                <w:szCs w:val="22"/>
              </w:rPr>
              <w:t>Red / Nyekundu — Level 3</w:t>
            </w:r>
          </w:p>
        </w:tc>
        <w:tc>
          <w:tcPr>
            <w:tcW w:w="2278" w:type="dxa"/>
          </w:tcPr>
          <w:p w14:paraId="59B04F85" w14:textId="0E20F75C" w:rsidR="002066E7" w:rsidRPr="00997D17" w:rsidRDefault="00FE0A4D" w:rsidP="00FE4152">
            <w:pPr>
              <w:pStyle w:val="ListParagraph"/>
              <w:rPr>
                <w:sz w:val="22"/>
                <w:szCs w:val="22"/>
              </w:rPr>
            </w:pPr>
            <w:ins w:id="3779"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780"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BE78C76" w14:textId="32E4C2FA" w:rsidR="002066E7" w:rsidRPr="00997D17" w:rsidRDefault="00FE0A4D" w:rsidP="00FE4152">
            <w:pPr>
              <w:pStyle w:val="ListParagraph"/>
              <w:rPr>
                <w:sz w:val="22"/>
                <w:szCs w:val="22"/>
              </w:rPr>
            </w:pPr>
            <w:ins w:id="3781"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782"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D7E2A05" w14:textId="0DD9E28B" w:rsidR="008C6B60" w:rsidRPr="00997D17" w:rsidRDefault="00FE0A4D" w:rsidP="00F20E47">
            <w:pPr>
              <w:pStyle w:val="ListBullet"/>
              <w:rPr>
                <w:sz w:val="22"/>
                <w:szCs w:val="22"/>
              </w:rPr>
            </w:pPr>
            <w:ins w:id="3783"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784"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56CC4E7A" w14:textId="01B448AC" w:rsidR="008C6B60" w:rsidRPr="00997D17" w:rsidRDefault="00034217" w:rsidP="00F20E47">
            <w:pPr>
              <w:pStyle w:val="ListBullet"/>
              <w:rPr>
                <w:sz w:val="22"/>
                <w:szCs w:val="22"/>
              </w:rPr>
            </w:pPr>
            <w:r w:rsidRPr="00997D17">
              <w:rPr>
                <w:sz w:val="22"/>
                <w:szCs w:val="22"/>
              </w:rPr>
              <w:t>Call 114 and 190. Keep the road clear for ambulances.</w:t>
            </w:r>
          </w:p>
          <w:p w14:paraId="4610E4AA" w14:textId="56D60088" w:rsidR="008C6B60" w:rsidRPr="00997D17" w:rsidRDefault="00034217" w:rsidP="00F20E47">
            <w:pPr>
              <w:pStyle w:val="ListBullet"/>
              <w:rPr>
                <w:sz w:val="22"/>
                <w:szCs w:val="22"/>
              </w:rPr>
            </w:pPr>
            <w:r w:rsidRPr="00997D17">
              <w:rPr>
                <w:sz w:val="22"/>
                <w:szCs w:val="22"/>
              </w:rPr>
              <w:t>Open the shelter and register every household. Note who is missing.</w:t>
            </w:r>
          </w:p>
          <w:p w14:paraId="5D048154" w14:textId="1118EFC0"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0744F509" w14:textId="49EBFEAB"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6E814503" w14:textId="76F1BB04"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1B57D030" w14:textId="52E3EF92"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10E25407" w14:textId="4E8C42FC"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bl>
    <w:p w14:paraId="54574F8F" w14:textId="77777777" w:rsidR="00250A71" w:rsidRPr="008F12E3" w:rsidRDefault="00FE4152" w:rsidP="00FE4152">
      <w:pPr>
        <w:pStyle w:val="ListParagraph"/>
        <w:rPr>
          <w:sz w:val="22"/>
          <w:szCs w:val="22"/>
        </w:rPr>
      </w:pPr>
      <w:r w:rsidRPr="00997D17">
        <w:rPr>
          <w:sz w:val="22"/>
          <w:szCs w:val="22"/>
        </w:rPr>
        <w:t>Mtwara Municipal Council — Halmashauri ya Manispaa ya Mtwara (Mtwara Urban / Mtwara Mjini)</w:t>
      </w:r>
    </w:p>
    <w:p w14:paraId="2D58F229" w14:textId="77777777" w:rsidR="000C3051" w:rsidRDefault="00FD6059" w:rsidP="00FD6059">
      <w:pPr>
        <w:rPr>
          <w:sz w:val="22"/>
          <w:szCs w:val="22"/>
        </w:rPr>
      </w:pPr>
      <w:r w:rsidRPr="00997D17">
        <w:rPr>
          <w:sz w:val="22"/>
          <w:szCs w:val="22"/>
        </w:rPr>
        <w:t>16. MWANZA REGION | MKOA WA MWANZA</w:t>
      </w:r>
    </w:p>
    <w:p w14:paraId="7EC555AA" w14:textId="77777777" w:rsidR="000C3051" w:rsidRDefault="000C3051" w:rsidP="000C3051">
      <w:pPr>
        <w:rPr>
          <w:color w:val="000000"/>
        </w:rPr>
      </w:pPr>
    </w:p>
    <w:p w14:paraId="511D4930" w14:textId="77777777" w:rsidR="000C3051" w:rsidRDefault="000C3051" w:rsidP="000C3051">
      <w:pPr>
        <w:pStyle w:val="Strong1"/>
        <w:jc w:val="both"/>
        <w:rPr>
          <w:color w:val="000000"/>
        </w:rPr>
      </w:pPr>
      <w:r w:rsidRPr="000C3051">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0C3051" w:rsidRPr="000C3051" w14:paraId="1D23A822" w14:textId="77777777" w:rsidTr="000C3051">
        <w:tc>
          <w:tcPr>
            <w:tcW w:w="3420" w:type="dxa"/>
            <w:shd w:val="clear" w:color="D9D9D9" w:fill="D9D9D9"/>
          </w:tcPr>
          <w:p w14:paraId="71B0E2BD" w14:textId="521E90B6" w:rsidR="000C3051" w:rsidRPr="000C3051" w:rsidRDefault="000C3051" w:rsidP="000C3051">
            <w:pPr>
              <w:jc w:val="both"/>
              <w:rPr>
                <w:color w:val="000000"/>
              </w:rPr>
            </w:pPr>
            <w:r w:rsidRPr="000C3051">
              <w:rPr>
                <w:color w:val="000000"/>
              </w:rPr>
              <w:t>AREA (EN)</w:t>
            </w:r>
          </w:p>
        </w:tc>
        <w:tc>
          <w:tcPr>
            <w:tcW w:w="3235" w:type="dxa"/>
            <w:shd w:val="clear" w:color="D9D9D9" w:fill="D9D9D9"/>
          </w:tcPr>
          <w:p w14:paraId="29F76AC4" w14:textId="79A28515" w:rsidR="000C3051" w:rsidRPr="000C3051" w:rsidRDefault="000C3051" w:rsidP="000C3051">
            <w:pPr>
              <w:jc w:val="both"/>
              <w:rPr>
                <w:color w:val="000000"/>
              </w:rPr>
            </w:pPr>
            <w:r w:rsidRPr="000C3051">
              <w:rPr>
                <w:color w:val="000000"/>
              </w:rPr>
              <w:t>ENEO (SW)</w:t>
            </w:r>
          </w:p>
        </w:tc>
        <w:tc>
          <w:tcPr>
            <w:tcW w:w="3605" w:type="dxa"/>
            <w:shd w:val="clear" w:color="D9D9D9" w:fill="D9D9D9"/>
          </w:tcPr>
          <w:p w14:paraId="13C7AFA8" w14:textId="6AD87734" w:rsidR="000C3051" w:rsidRPr="000C3051" w:rsidRDefault="000C3051" w:rsidP="000C3051">
            <w:pPr>
              <w:jc w:val="both"/>
              <w:rPr>
                <w:color w:val="000000"/>
              </w:rPr>
            </w:pPr>
            <w:r w:rsidRPr="000C3051">
              <w:rPr>
                <w:color w:val="000000"/>
              </w:rPr>
              <w:t>RISK STATEMENT (EN)</w:t>
            </w:r>
          </w:p>
        </w:tc>
        <w:tc>
          <w:tcPr>
            <w:tcW w:w="3325" w:type="dxa"/>
            <w:shd w:val="clear" w:color="D9D9D9" w:fill="D9D9D9"/>
          </w:tcPr>
          <w:p w14:paraId="6EAA7A53" w14:textId="0D61FA68" w:rsidR="000C3051" w:rsidRPr="000C3051" w:rsidRDefault="000C3051" w:rsidP="000C3051">
            <w:pPr>
              <w:jc w:val="both"/>
              <w:rPr>
                <w:color w:val="000000"/>
              </w:rPr>
            </w:pPr>
            <w:r w:rsidRPr="000C3051">
              <w:rPr>
                <w:color w:val="000000"/>
              </w:rPr>
              <w:t>TAMKO LA HATARI (SW)</w:t>
            </w:r>
          </w:p>
        </w:tc>
      </w:tr>
      <w:tr w:rsidR="000C3051" w:rsidRPr="000C3051" w14:paraId="59DD155D" w14:textId="77777777" w:rsidTr="000C3051">
        <w:tc>
          <w:tcPr>
            <w:tcW w:w="3420" w:type="dxa"/>
          </w:tcPr>
          <w:p w14:paraId="7BF5DC11" w14:textId="02D02CA5" w:rsidR="000C3051" w:rsidRPr="000C3051" w:rsidRDefault="000C3051" w:rsidP="000C3051">
            <w:pPr>
              <w:pStyle w:val="ListParagraph"/>
              <w:numPr>
                <w:ilvl w:val="0"/>
                <w:numId w:val="1"/>
              </w:numPr>
              <w:jc w:val="both"/>
              <w:rPr>
                <w:color w:val="000000"/>
              </w:rPr>
            </w:pPr>
            <w:r w:rsidRPr="000C3051">
              <w:rPr>
                <w:color w:val="000000"/>
              </w:rPr>
              <w:t>Mwanza City: rocky hillsides and lakeshore</w:t>
            </w:r>
          </w:p>
        </w:tc>
        <w:tc>
          <w:tcPr>
            <w:tcW w:w="3235" w:type="dxa"/>
          </w:tcPr>
          <w:p w14:paraId="22086F77" w14:textId="074D66A6" w:rsidR="000C3051" w:rsidRPr="000C3051" w:rsidRDefault="000C3051" w:rsidP="000C3051">
            <w:pPr>
              <w:pStyle w:val="ListParagraph"/>
              <w:numPr>
                <w:ilvl w:val="0"/>
                <w:numId w:val="1"/>
              </w:numPr>
              <w:jc w:val="both"/>
              <w:rPr>
                <w:color w:val="000000"/>
              </w:rPr>
            </w:pPr>
            <w:r w:rsidRPr="000C3051">
              <w:rPr>
                <w:color w:val="000000"/>
              </w:rPr>
              <w:t>Jiji la Mwanza: milima ya mawe na ufukwe</w:t>
            </w:r>
          </w:p>
        </w:tc>
        <w:tc>
          <w:tcPr>
            <w:tcW w:w="3605" w:type="dxa"/>
          </w:tcPr>
          <w:p w14:paraId="19D4CB56" w14:textId="3C0F0243" w:rsidR="000C3051" w:rsidRPr="00DC5789" w:rsidRDefault="00DC5789" w:rsidP="00DC5789">
            <w:pPr>
              <w:pStyle w:val="ListParagraph"/>
              <w:numPr>
                <w:ilvl w:val="0"/>
                <w:numId w:val="1"/>
              </w:numPr>
              <w:jc w:val="both"/>
              <w:rPr>
                <w:color w:val="000000"/>
              </w:rPr>
            </w:pPr>
            <w:r w:rsidRPr="00DC5789">
              <w:rPr>
                <w:color w:val="000000"/>
              </w:rPr>
              <w:t>This area is a lake city built on rocky hills where boulders can fall in heavy rain, run-off floods low streets and the lakeshore, and dense settlements spread cholera.</w:t>
            </w:r>
          </w:p>
          <w:p w14:paraId="2E8F15FD" w14:textId="77777777" w:rsidR="000343A2" w:rsidRDefault="00DC5789" w:rsidP="00DC5789">
            <w:pPr>
              <w:pStyle w:val="ListParagraph"/>
              <w:numPr>
                <w:ilvl w:val="0"/>
                <w:numId w:val="1"/>
              </w:numPr>
              <w:jc w:val="both"/>
              <w:rPr>
                <w:ins w:id="3785" w:author="Bonephace Kaijage" w:date="2026-10-11T07:36:00Z" w16du:dateUtc="2026-10-11T04:36:00Z"/>
                <w:color w:val="000000"/>
              </w:rPr>
            </w:pPr>
            <w:r>
              <w:rPr>
                <w:color w:val="000000"/>
              </w:rPr>
              <w:t>For those living and trading here, it is safer not to</w:t>
            </w:r>
            <w:r w:rsidRPr="00DC5789">
              <w:rPr>
                <w:color w:val="000000"/>
              </w:rPr>
              <w:t xml:space="preserve"> build </w:t>
            </w:r>
            <w:r w:rsidRPr="00DC5789">
              <w:rPr>
                <w:color w:val="000000"/>
              </w:rPr>
              <w:lastRenderedPageBreak/>
              <w:t>below loose boulders, keep drains open, and use safe water and latrines.</w:t>
            </w:r>
          </w:p>
          <w:p w14:paraId="5E45CF5F" w14:textId="12E449BA" w:rsidR="000343A2" w:rsidRDefault="00FE0A4D" w:rsidP="00DC5789">
            <w:pPr>
              <w:pStyle w:val="ListParagraph"/>
              <w:numPr>
                <w:ilvl w:val="0"/>
                <w:numId w:val="1"/>
              </w:numPr>
              <w:jc w:val="both"/>
              <w:rPr>
                <w:ins w:id="3786" w:author="Bonephace Kaijage" w:date="2026-10-11T07:36:00Z" w16du:dateUtc="2026-10-11T04:36:00Z"/>
                <w:color w:val="000000"/>
              </w:rPr>
            </w:pPr>
            <w:ins w:id="3787" w:author="Bonephace Kaijage" w:date="2026-10-14T05:56:00Z" w16du:dateUtc="2026-10-14T03:56:00Z">
              <w:r>
                <w:rPr>
                  <w:color w:val="000000"/>
                </w:rPr>
                <w:t>What raises the risk: building under loose boulders or on cut rock faces, filling the drains with waste, and drawing water from the shore where latrines overflow.</w:t>
              </w:r>
            </w:ins>
          </w:p>
          <w:p w14:paraId="0811BCD7" w14:textId="77777777" w:rsidR="00FE0A4D" w:rsidRDefault="000343A2" w:rsidP="00DC5789">
            <w:pPr>
              <w:pStyle w:val="ListParagraph"/>
              <w:numPr>
                <w:ilvl w:val="0"/>
                <w:numId w:val="1"/>
              </w:numPr>
              <w:jc w:val="both"/>
              <w:rPr>
                <w:ins w:id="3788" w:author="Bonephace Kaijage" w:date="2026-10-14T05:59:00Z" w16du:dateUtc="2026-10-14T03:59:00Z"/>
                <w:color w:val="000000"/>
              </w:rPr>
            </w:pPr>
            <w:ins w:id="3789" w:author="Bonephace Kaijage" w:date="2026-10-11T07:36:00Z" w16du:dateUtc="2026-10-11T04:36:00Z">
              <w:r>
                <w:rPr>
                  <w:color w:val="000000"/>
                </w:rPr>
                <w:t>Know the firm ground away from the boulders and the higher street away from the flooded valley that you will move to, go there when heavy rain sets in on the hills, and report the first case of watery diarrhoea the same day.</w:t>
              </w:r>
            </w:ins>
          </w:p>
          <w:p w14:paraId="38A8E24D" w14:textId="2B8640CD" w:rsidR="000C3051" w:rsidRPr="00DC5789" w:rsidRDefault="00FE0A4D" w:rsidP="00DC5789">
            <w:pPr>
              <w:pStyle w:val="ListParagraph"/>
              <w:numPr>
                <w:ilvl w:val="0"/>
                <w:numId w:val="1"/>
              </w:numPr>
              <w:jc w:val="both"/>
              <w:rPr>
                <w:bCs/>
                <w:color w:val="000000"/>
              </w:rPr>
            </w:pPr>
            <w:ins w:id="3790" w:author="Bonephace Kaijage" w:date="2026-10-14T05:59:00Z" w16du:dateUtc="2026-10-14T03:59:00Z">
              <w:r>
                <w:rPr>
                  <w:color w:val="000000"/>
                </w:rPr>
                <w:t>Agree who will help anyone in the household who cannot move, see or hear a warning on their own.</w:t>
              </w:r>
            </w:ins>
          </w:p>
        </w:tc>
        <w:tc>
          <w:tcPr>
            <w:tcW w:w="3325" w:type="dxa"/>
          </w:tcPr>
          <w:p w14:paraId="1CBD3DEB" w14:textId="767351BA" w:rsidR="000C3051" w:rsidRPr="00DC5789" w:rsidRDefault="00DC5789" w:rsidP="00DC5789">
            <w:pPr>
              <w:pStyle w:val="ListParagraph"/>
              <w:numPr>
                <w:ilvl w:val="0"/>
                <w:numId w:val="1"/>
              </w:numPr>
              <w:jc w:val="both"/>
              <w:rPr>
                <w:color w:val="000000"/>
              </w:rPr>
            </w:pPr>
            <w:r w:rsidRPr="00DC5789">
              <w:rPr>
                <w:color w:val="000000"/>
              </w:rPr>
              <w:lastRenderedPageBreak/>
              <w:t xml:space="preserve">Eneo hili ni jiji la ziwani lililojengwa kwenye milima ya mawe ambapo miamba inaweza kuanguka wakati wa mvua kubwa, maji hufurika mitaa ya chini na ufukwe, na makazi yenye </w:t>
            </w:r>
            <w:r w:rsidRPr="00DC5789">
              <w:rPr>
                <w:color w:val="000000"/>
              </w:rPr>
              <w:lastRenderedPageBreak/>
              <w:t>msongamano husambaza kipindupindu.</w:t>
            </w:r>
          </w:p>
          <w:p w14:paraId="369892D7" w14:textId="77777777" w:rsidR="000343A2" w:rsidRDefault="00DC5789" w:rsidP="00DC5789">
            <w:pPr>
              <w:pStyle w:val="ListParagraph"/>
              <w:numPr>
                <w:ilvl w:val="0"/>
                <w:numId w:val="1"/>
              </w:numPr>
              <w:jc w:val="both"/>
              <w:rPr>
                <w:ins w:id="3791" w:author="Bonephace Kaijage" w:date="2026-10-11T07:36:00Z" w16du:dateUtc="2026-10-11T04:36:00Z"/>
                <w:color w:val="000000"/>
              </w:rPr>
            </w:pPr>
            <w:r>
              <w:rPr>
                <w:color w:val="000000"/>
              </w:rPr>
              <w:t>Kwa wanaoishi na kufanya biashara hapa, ni vyema</w:t>
            </w:r>
            <w:r w:rsidRPr="00DC5789">
              <w:rPr>
                <w:color w:val="000000"/>
              </w:rPr>
              <w:t xml:space="preserve"> kutojenga chini ya miamba iliyolegea, kuweka mitaro wazi, na kutumia maji salama na vyoo.</w:t>
            </w:r>
          </w:p>
          <w:p w14:paraId="1977526D" w14:textId="57107B64" w:rsidR="000343A2" w:rsidRDefault="00FE0A4D" w:rsidP="00DC5789">
            <w:pPr>
              <w:pStyle w:val="ListParagraph"/>
              <w:numPr>
                <w:ilvl w:val="0"/>
                <w:numId w:val="1"/>
              </w:numPr>
              <w:jc w:val="both"/>
              <w:rPr>
                <w:ins w:id="3792" w:author="Bonephace Kaijage" w:date="2026-10-11T07:36:00Z" w16du:dateUtc="2026-10-11T04:36:00Z"/>
                <w:color w:val="000000"/>
              </w:rPr>
            </w:pPr>
            <w:ins w:id="3793" w:author="Bonephace Kaijage" w:date="2026-10-14T05:56:00Z" w16du:dateUtc="2026-10-14T03:56:00Z">
              <w:r>
                <w:rPr>
                  <w:color w:val="000000"/>
                </w:rPr>
                <w:t>Kinachoongeza hatari: kujenga chini ya miamba iliyolegea au kwenye nyuso za mawe zilizochongwa, kujaza mitaro taka, na kuchota maji ufukweni ambako vyoo hufurika.</w:t>
              </w:r>
            </w:ins>
          </w:p>
          <w:p w14:paraId="763F1269" w14:textId="77777777" w:rsidR="00FE0A4D" w:rsidRDefault="000343A2" w:rsidP="00DC5789">
            <w:pPr>
              <w:pStyle w:val="ListParagraph"/>
              <w:numPr>
                <w:ilvl w:val="0"/>
                <w:numId w:val="1"/>
              </w:numPr>
              <w:jc w:val="both"/>
              <w:rPr>
                <w:ins w:id="3794" w:author="Bonephace Kaijage" w:date="2026-10-14T05:59:00Z" w16du:dateUtc="2026-10-14T03:59:00Z"/>
                <w:color w:val="000000"/>
              </w:rPr>
            </w:pPr>
            <w:ins w:id="3795" w:author="Bonephace Kaijage" w:date="2026-10-11T07:36:00Z" w16du:dateUtc="2026-10-11T04:36:00Z">
              <w:r>
                <w:rPr>
                  <w:color w:val="000000"/>
                </w:rPr>
                <w:t>Fahamu eneo imara mbali na miamba na mtaa wa juu mbali na bonde linalofurika utakaohamia, nenda huko mvua kubwa inapoanza milimani, na ripoti mgonjwa wa kwanza wa kuharisha maji siku hiyo hiyo.</w:t>
              </w:r>
            </w:ins>
          </w:p>
          <w:p w14:paraId="41FE750C" w14:textId="6CB24273" w:rsidR="000C3051" w:rsidRPr="00DC5789" w:rsidRDefault="00FE0A4D" w:rsidP="00DC5789">
            <w:pPr>
              <w:pStyle w:val="ListParagraph"/>
              <w:numPr>
                <w:ilvl w:val="0"/>
                <w:numId w:val="1"/>
              </w:numPr>
              <w:jc w:val="both"/>
              <w:rPr>
                <w:bCs/>
                <w:color w:val="000000"/>
              </w:rPr>
            </w:pPr>
            <w:ins w:id="3796" w:author="Bonephace Kaijage" w:date="2026-10-14T05:59:00Z" w16du:dateUtc="2026-10-14T03:59:00Z">
              <w:r>
                <w:rPr>
                  <w:color w:val="000000"/>
                </w:rPr>
                <w:t>Kubalianeni nani atamsaidia yeyote katika kaya asiyeweza kuondoka, kuona au kusikia tahadhari peke yake.</w:t>
              </w:r>
            </w:ins>
          </w:p>
        </w:tc>
      </w:tr>
      <w:tr w:rsidR="000C3051" w:rsidRPr="000C3051" w14:paraId="407A7F7D" w14:textId="77777777" w:rsidTr="000C3051">
        <w:tc>
          <w:tcPr>
            <w:tcW w:w="3420" w:type="dxa"/>
          </w:tcPr>
          <w:p w14:paraId="11897FFB" w14:textId="65A76778" w:rsidR="000C3051" w:rsidRPr="000C3051" w:rsidRDefault="000C3051" w:rsidP="000C3051">
            <w:pPr>
              <w:pStyle w:val="ListParagraph"/>
              <w:numPr>
                <w:ilvl w:val="0"/>
                <w:numId w:val="1"/>
              </w:numPr>
              <w:jc w:val="both"/>
              <w:rPr>
                <w:color w:val="000000"/>
              </w:rPr>
            </w:pPr>
            <w:r w:rsidRPr="000C3051">
              <w:rPr>
                <w:color w:val="000000"/>
              </w:rPr>
              <w:lastRenderedPageBreak/>
              <w:t>Ilemela Municipal: hillside settlements and lakeshore</w:t>
            </w:r>
          </w:p>
        </w:tc>
        <w:tc>
          <w:tcPr>
            <w:tcW w:w="3235" w:type="dxa"/>
          </w:tcPr>
          <w:p w14:paraId="62FF88F0" w14:textId="623966A5" w:rsidR="000C3051" w:rsidRPr="000C3051" w:rsidRDefault="000C3051" w:rsidP="000C3051">
            <w:pPr>
              <w:pStyle w:val="ListParagraph"/>
              <w:numPr>
                <w:ilvl w:val="0"/>
                <w:numId w:val="1"/>
              </w:numPr>
              <w:jc w:val="both"/>
              <w:rPr>
                <w:color w:val="000000"/>
                <w:lang w:val="sv-SE"/>
              </w:rPr>
            </w:pPr>
            <w:r w:rsidRPr="000C3051">
              <w:rPr>
                <w:color w:val="000000"/>
                <w:lang w:val="sv-SE"/>
              </w:rPr>
              <w:t>Manispaa ya Ilemela: makazi ya milimani na ufukwe</w:t>
            </w:r>
          </w:p>
        </w:tc>
        <w:tc>
          <w:tcPr>
            <w:tcW w:w="3605" w:type="dxa"/>
          </w:tcPr>
          <w:p w14:paraId="515F6406" w14:textId="5556B371" w:rsidR="000C3051" w:rsidRPr="00DC5789" w:rsidRDefault="00DC5789" w:rsidP="00DC5789">
            <w:pPr>
              <w:pStyle w:val="ListParagraph"/>
              <w:numPr>
                <w:ilvl w:val="0"/>
                <w:numId w:val="1"/>
              </w:numPr>
              <w:jc w:val="both"/>
              <w:rPr>
                <w:color w:val="000000"/>
              </w:rPr>
            </w:pPr>
            <w:r w:rsidRPr="00DC5789">
              <w:rPr>
                <w:color w:val="000000"/>
              </w:rPr>
              <w:t>This area has fast-growing hillside settlements among rocks and a lakeshore with landing sites, where storms cause rockfalls and floods and lightning is frequent.</w:t>
            </w:r>
          </w:p>
          <w:p w14:paraId="2687950E" w14:textId="77777777" w:rsidR="000343A2" w:rsidRDefault="00DC5789" w:rsidP="00DC5789">
            <w:pPr>
              <w:pStyle w:val="ListParagraph"/>
              <w:numPr>
                <w:ilvl w:val="0"/>
                <w:numId w:val="1"/>
              </w:numPr>
              <w:jc w:val="both"/>
              <w:rPr>
                <w:ins w:id="3797" w:author="Bonephace Kaijage" w:date="2026-10-11T07:36:00Z" w16du:dateUtc="2026-10-11T04:36:00Z"/>
                <w:color w:val="000000"/>
              </w:rPr>
            </w:pPr>
            <w:r>
              <w:rPr>
                <w:color w:val="000000"/>
              </w:rPr>
              <w:t>For those living and fishing here, it helps to</w:t>
            </w:r>
            <w:r w:rsidRPr="00DC5789">
              <w:rPr>
                <w:color w:val="000000"/>
              </w:rPr>
              <w:t xml:space="preserve"> build on stable ground away from boulders, keep drains clear and wear life jackets on the lake.</w:t>
            </w:r>
          </w:p>
          <w:p w14:paraId="2BC2DF7D" w14:textId="60E49D9A" w:rsidR="000343A2" w:rsidRDefault="00FE0A4D" w:rsidP="00DC5789">
            <w:pPr>
              <w:pStyle w:val="ListParagraph"/>
              <w:numPr>
                <w:ilvl w:val="0"/>
                <w:numId w:val="1"/>
              </w:numPr>
              <w:jc w:val="both"/>
              <w:rPr>
                <w:ins w:id="3798" w:author="Bonephace Kaijage" w:date="2026-10-11T07:36:00Z" w16du:dateUtc="2026-10-11T04:36:00Z"/>
                <w:color w:val="000000"/>
              </w:rPr>
            </w:pPr>
            <w:ins w:id="3799" w:author="Bonephace Kaijage" w:date="2026-10-14T05:56:00Z" w16du:dateUtc="2026-10-14T03:56:00Z">
              <w:r>
                <w:rPr>
                  <w:color w:val="000000"/>
                </w:rPr>
                <w:t xml:space="preserve">What raises the risk: cutting plots under the boulders, blocking the drains with waste, </w:t>
              </w:r>
              <w:r>
                <w:rPr>
                  <w:color w:val="000000"/>
                </w:rPr>
                <w:lastRenderedPageBreak/>
                <w:t>sheltering under trees or in open ground when thunder starts, and going out in overloaded boats.</w:t>
              </w:r>
            </w:ins>
          </w:p>
          <w:p w14:paraId="1ED9DB63" w14:textId="77777777" w:rsidR="00FE0A4D" w:rsidRDefault="000343A2" w:rsidP="00DC5789">
            <w:pPr>
              <w:pStyle w:val="ListParagraph"/>
              <w:numPr>
                <w:ilvl w:val="0"/>
                <w:numId w:val="1"/>
              </w:numPr>
              <w:jc w:val="both"/>
              <w:rPr>
                <w:ins w:id="3800" w:author="Bonephace Kaijage" w:date="2026-10-14T05:59:00Z" w16du:dateUtc="2026-10-14T03:59:00Z"/>
                <w:color w:val="000000"/>
              </w:rPr>
            </w:pPr>
            <w:ins w:id="3801" w:author="Bonephace Kaijage" w:date="2026-10-11T07:36:00Z" w16du:dateUtc="2026-10-11T04:36:00Z">
              <w:r>
                <w:rPr>
                  <w:color w:val="000000"/>
                </w:rPr>
                <w:t>Know the firm ground away from the rocks that your household will move to in a heavy storm, and the sheltered landing you will run to when clouds build over the lake; get indoors, away from the shore, when thunder is heard.</w:t>
              </w:r>
            </w:ins>
          </w:p>
          <w:p w14:paraId="00354758" w14:textId="26C2228F" w:rsidR="000C3051" w:rsidRPr="00DC5789" w:rsidRDefault="00FE0A4D" w:rsidP="00DC5789">
            <w:pPr>
              <w:pStyle w:val="ListParagraph"/>
              <w:numPr>
                <w:ilvl w:val="0"/>
                <w:numId w:val="1"/>
              </w:numPr>
              <w:jc w:val="both"/>
              <w:rPr>
                <w:bCs/>
                <w:color w:val="000000"/>
              </w:rPr>
            </w:pPr>
            <w:ins w:id="3802" w:author="Bonephace Kaijage" w:date="2026-10-14T05:59:00Z" w16du:dateUtc="2026-10-14T03:59:00Z">
              <w:r>
                <w:rPr>
                  <w:color w:val="000000"/>
                </w:rPr>
                <w:t>Agree who will help anyone in the household who cannot move, see or hear a warning on their own.</w:t>
              </w:r>
            </w:ins>
          </w:p>
        </w:tc>
        <w:tc>
          <w:tcPr>
            <w:tcW w:w="3325" w:type="dxa"/>
          </w:tcPr>
          <w:p w14:paraId="6B0E5094" w14:textId="5F546885" w:rsidR="000C3051" w:rsidRPr="00DC5789" w:rsidRDefault="00DC5789" w:rsidP="00DC5789">
            <w:pPr>
              <w:pStyle w:val="ListParagraph"/>
              <w:numPr>
                <w:ilvl w:val="0"/>
                <w:numId w:val="1"/>
              </w:numPr>
              <w:jc w:val="both"/>
              <w:rPr>
                <w:color w:val="000000"/>
              </w:rPr>
            </w:pPr>
            <w:r w:rsidRPr="00DC5789">
              <w:rPr>
                <w:color w:val="000000"/>
              </w:rPr>
              <w:lastRenderedPageBreak/>
              <w:t>Eneo hili lina makazi yanayokua kwa kasi kwenye milima ya mawe na ufukwe wenye mialo, ambapo dhoruba husababisha miamba kuanguka na mafuriko na radi hupiga mara kwa mara.</w:t>
            </w:r>
          </w:p>
          <w:p w14:paraId="139BD641" w14:textId="77777777" w:rsidR="000343A2" w:rsidRDefault="00DC5789" w:rsidP="00DC5789">
            <w:pPr>
              <w:pStyle w:val="ListParagraph"/>
              <w:numPr>
                <w:ilvl w:val="0"/>
                <w:numId w:val="1"/>
              </w:numPr>
              <w:jc w:val="both"/>
              <w:rPr>
                <w:ins w:id="3803" w:author="Bonephace Kaijage" w:date="2026-10-11T07:36:00Z" w16du:dateUtc="2026-10-11T04:36:00Z"/>
                <w:color w:val="000000"/>
              </w:rPr>
            </w:pPr>
            <w:r>
              <w:rPr>
                <w:color w:val="000000"/>
              </w:rPr>
              <w:t>Kwa wanaoishi na kuvua hapa, ni vyema</w:t>
            </w:r>
            <w:r w:rsidRPr="00DC5789">
              <w:rPr>
                <w:color w:val="000000"/>
              </w:rPr>
              <w:t xml:space="preserve"> kujenga kwenye ardhi imara mbali na miamba, kuweka mitaro </w:t>
            </w:r>
            <w:r w:rsidRPr="00DC5789">
              <w:rPr>
                <w:color w:val="000000"/>
              </w:rPr>
              <w:lastRenderedPageBreak/>
              <w:t>wazi na kuvaa maboya ya kujiokoa ziwani.</w:t>
            </w:r>
          </w:p>
          <w:p w14:paraId="63A113AA" w14:textId="4972C13C" w:rsidR="000343A2" w:rsidRDefault="00FE0A4D" w:rsidP="00DC5789">
            <w:pPr>
              <w:pStyle w:val="ListParagraph"/>
              <w:numPr>
                <w:ilvl w:val="0"/>
                <w:numId w:val="1"/>
              </w:numPr>
              <w:jc w:val="both"/>
              <w:rPr>
                <w:ins w:id="3804" w:author="Bonephace Kaijage" w:date="2026-10-11T07:36:00Z" w16du:dateUtc="2026-10-11T04:36:00Z"/>
                <w:color w:val="000000"/>
              </w:rPr>
            </w:pPr>
            <w:ins w:id="3805" w:author="Bonephace Kaijage" w:date="2026-10-14T05:56:00Z" w16du:dateUtc="2026-10-14T03:56:00Z">
              <w:r>
                <w:rPr>
                  <w:color w:val="000000"/>
                </w:rPr>
                <w:t>Kinachoongeza hatari: kuchonga viwanja chini ya miamba, kuziba mitaro kwa taka, kujikinga chini ya miti au uwanjani ngurumo zinapoanza, na kutoka ziwani kwa vyombo vilivyojaa kupita kiasi.</w:t>
              </w:r>
            </w:ins>
          </w:p>
          <w:p w14:paraId="28B601D6" w14:textId="77777777" w:rsidR="00FE0A4D" w:rsidRDefault="000343A2" w:rsidP="00DC5789">
            <w:pPr>
              <w:pStyle w:val="ListParagraph"/>
              <w:numPr>
                <w:ilvl w:val="0"/>
                <w:numId w:val="1"/>
              </w:numPr>
              <w:jc w:val="both"/>
              <w:rPr>
                <w:ins w:id="3806" w:author="Bonephace Kaijage" w:date="2026-10-14T05:59:00Z" w16du:dateUtc="2026-10-14T03:59:00Z"/>
                <w:color w:val="000000"/>
              </w:rPr>
            </w:pPr>
            <w:ins w:id="3807" w:author="Bonephace Kaijage" w:date="2026-10-11T07:36:00Z" w16du:dateUtc="2026-10-11T04:36:00Z">
              <w:r>
                <w:rPr>
                  <w:color w:val="000000"/>
                </w:rPr>
                <w:t>Fahamu eneo imara mbali na miamba ambalo kaya yako itahamia wakati wa dhoruba kali, na mwalo uliokingwa utakaokimbilia mawingu yanapojengeka juu ya ziwa; ingia ndani, mbali na ufukwe, ngurumo zinaposikika.</w:t>
              </w:r>
            </w:ins>
          </w:p>
          <w:p w14:paraId="16FE9A84" w14:textId="6971492E" w:rsidR="000C3051" w:rsidRPr="00DC5789" w:rsidRDefault="00FE0A4D" w:rsidP="00DC5789">
            <w:pPr>
              <w:pStyle w:val="ListParagraph"/>
              <w:numPr>
                <w:ilvl w:val="0"/>
                <w:numId w:val="1"/>
              </w:numPr>
              <w:jc w:val="both"/>
              <w:rPr>
                <w:bCs/>
                <w:color w:val="000000"/>
              </w:rPr>
            </w:pPr>
            <w:ins w:id="3808" w:author="Bonephace Kaijage" w:date="2026-10-14T05:59:00Z" w16du:dateUtc="2026-10-14T03:59:00Z">
              <w:r>
                <w:rPr>
                  <w:color w:val="000000"/>
                </w:rPr>
                <w:t>Kubalianeni nani atamsaidia yeyote katika kaya asiyeweza kuondoka, kuona au kusikia tahadhari peke yake.</w:t>
              </w:r>
            </w:ins>
          </w:p>
        </w:tc>
      </w:tr>
      <w:tr w:rsidR="000C3051" w:rsidRPr="000C3051" w14:paraId="45EB2D17" w14:textId="77777777" w:rsidTr="000C3051">
        <w:tc>
          <w:tcPr>
            <w:tcW w:w="3420" w:type="dxa"/>
          </w:tcPr>
          <w:p w14:paraId="3679B5D5" w14:textId="5D26FD2D" w:rsidR="000C3051" w:rsidRPr="000C3051" w:rsidRDefault="000C3051" w:rsidP="000C3051">
            <w:pPr>
              <w:pStyle w:val="ListParagraph"/>
              <w:numPr>
                <w:ilvl w:val="0"/>
                <w:numId w:val="1"/>
              </w:numPr>
              <w:jc w:val="both"/>
              <w:rPr>
                <w:color w:val="000000"/>
              </w:rPr>
            </w:pPr>
            <w:r w:rsidRPr="000C3051">
              <w:rPr>
                <w:color w:val="000000"/>
              </w:rPr>
              <w:lastRenderedPageBreak/>
              <w:t>Buchosa: lake islands and fishing villages</w:t>
            </w:r>
          </w:p>
        </w:tc>
        <w:tc>
          <w:tcPr>
            <w:tcW w:w="3235" w:type="dxa"/>
          </w:tcPr>
          <w:p w14:paraId="76418D1C" w14:textId="3BCBA082" w:rsidR="000C3051" w:rsidRPr="000C3051" w:rsidRDefault="000C3051" w:rsidP="000C3051">
            <w:pPr>
              <w:pStyle w:val="ListParagraph"/>
              <w:numPr>
                <w:ilvl w:val="0"/>
                <w:numId w:val="1"/>
              </w:numPr>
              <w:jc w:val="both"/>
              <w:rPr>
                <w:color w:val="000000"/>
              </w:rPr>
            </w:pPr>
            <w:r w:rsidRPr="000C3051">
              <w:rPr>
                <w:color w:val="000000"/>
              </w:rPr>
              <w:t>Buchosa: visiwa vya ziwa na vijiji vya wavuvi</w:t>
            </w:r>
          </w:p>
        </w:tc>
        <w:tc>
          <w:tcPr>
            <w:tcW w:w="3605" w:type="dxa"/>
          </w:tcPr>
          <w:p w14:paraId="2952B52D" w14:textId="43074CF0" w:rsidR="000C3051" w:rsidRPr="00DC5789" w:rsidRDefault="00DC5789" w:rsidP="00DC5789">
            <w:pPr>
              <w:pStyle w:val="ListParagraph"/>
              <w:numPr>
                <w:ilvl w:val="0"/>
                <w:numId w:val="1"/>
              </w:numPr>
              <w:jc w:val="both"/>
              <w:rPr>
                <w:color w:val="000000"/>
              </w:rPr>
            </w:pPr>
            <w:r w:rsidRPr="00DC5789">
              <w:rPr>
                <w:color w:val="000000"/>
              </w:rPr>
              <w:t>This area has islands and fishing villages where sudden lake storms capsize boats, lightning strikes fishers and unsafe water spreads cholera.</w:t>
            </w:r>
          </w:p>
          <w:p w14:paraId="314C3CF1" w14:textId="77777777" w:rsidR="000343A2" w:rsidRDefault="00DC5789" w:rsidP="00DC5789">
            <w:pPr>
              <w:pStyle w:val="ListParagraph"/>
              <w:numPr>
                <w:ilvl w:val="0"/>
                <w:numId w:val="1"/>
              </w:numPr>
              <w:jc w:val="both"/>
              <w:rPr>
                <w:ins w:id="3809" w:author="Bonephace Kaijage" w:date="2026-10-11T07:37:00Z" w16du:dateUtc="2026-10-11T04:37:00Z"/>
                <w:color w:val="000000"/>
              </w:rPr>
            </w:pPr>
            <w:r>
              <w:rPr>
                <w:color w:val="000000"/>
              </w:rPr>
              <w:t>For those fishing and living here, it helps to</w:t>
            </w:r>
            <w:r w:rsidRPr="00DC5789">
              <w:rPr>
                <w:color w:val="000000"/>
              </w:rPr>
              <w:t xml:space="preserve"> wear life jackets, return to shore before storms build and use latrines and safe water.</w:t>
            </w:r>
          </w:p>
          <w:p w14:paraId="7F9D1D2E" w14:textId="145DEE54" w:rsidR="000343A2" w:rsidRDefault="00FE0A4D" w:rsidP="00DC5789">
            <w:pPr>
              <w:pStyle w:val="ListParagraph"/>
              <w:numPr>
                <w:ilvl w:val="0"/>
                <w:numId w:val="1"/>
              </w:numPr>
              <w:jc w:val="both"/>
              <w:rPr>
                <w:ins w:id="3810" w:author="Bonephace Kaijage" w:date="2026-10-11T07:37:00Z" w16du:dateUtc="2026-10-11T04:37:00Z"/>
                <w:color w:val="000000"/>
              </w:rPr>
            </w:pPr>
            <w:ins w:id="3811" w:author="Bonephace Kaijage" w:date="2026-10-14T05:56:00Z" w16du:dateUtc="2026-10-14T03:56:00Z">
              <w:r>
                <w:rPr>
                  <w:color w:val="000000"/>
                </w:rPr>
                <w:t>What raises the risk: going out in overloaded or unlit boats, fishing on when clouds build over the lake, sheltering under trees when thunder starts and drinking untreated lake water.</w:t>
              </w:r>
            </w:ins>
          </w:p>
          <w:p w14:paraId="46741619" w14:textId="77777777" w:rsidR="00FE0A4D" w:rsidRDefault="000343A2" w:rsidP="00DC5789">
            <w:pPr>
              <w:pStyle w:val="ListParagraph"/>
              <w:numPr>
                <w:ilvl w:val="0"/>
                <w:numId w:val="1"/>
              </w:numPr>
              <w:jc w:val="both"/>
              <w:rPr>
                <w:ins w:id="3812" w:author="Bonephace Kaijage" w:date="2026-10-14T05:59:00Z" w16du:dateUtc="2026-10-14T03:59:00Z"/>
                <w:color w:val="000000"/>
              </w:rPr>
            </w:pPr>
            <w:ins w:id="3813" w:author="Bonephace Kaijage" w:date="2026-10-11T07:37:00Z" w16du:dateUtc="2026-10-11T04:37:00Z">
              <w:r>
                <w:rPr>
                  <w:color w:val="000000"/>
                </w:rPr>
                <w:t xml:space="preserve">Know the sheltered landing you will run to when a storm builds, and the higher ground </w:t>
              </w:r>
              <w:r>
                <w:rPr>
                  <w:color w:val="000000"/>
                </w:rPr>
                <w:lastRenderedPageBreak/>
                <w:t>on the island where your village will gather if the shore floods; report the first case of watery diarrhoea the same day, because help from the mainland is slow.</w:t>
              </w:r>
            </w:ins>
          </w:p>
          <w:p w14:paraId="4BCF581E" w14:textId="6E809E69" w:rsidR="000C3051" w:rsidRPr="00DC5789" w:rsidRDefault="00FE0A4D" w:rsidP="00DC5789">
            <w:pPr>
              <w:pStyle w:val="ListParagraph"/>
              <w:numPr>
                <w:ilvl w:val="0"/>
                <w:numId w:val="1"/>
              </w:numPr>
              <w:jc w:val="both"/>
              <w:rPr>
                <w:bCs/>
                <w:color w:val="000000"/>
              </w:rPr>
            </w:pPr>
            <w:ins w:id="3814" w:author="Bonephace Kaijage" w:date="2026-10-14T05:59:00Z" w16du:dateUtc="2026-10-14T03:59:00Z">
              <w:r>
                <w:rPr>
                  <w:color w:val="000000"/>
                </w:rPr>
                <w:t>Agree who will help anyone in the household who cannot move, see or hear a warning on their own.</w:t>
              </w:r>
            </w:ins>
          </w:p>
        </w:tc>
        <w:tc>
          <w:tcPr>
            <w:tcW w:w="3325" w:type="dxa"/>
          </w:tcPr>
          <w:p w14:paraId="16B46EA0" w14:textId="289D2C2E" w:rsidR="000C3051" w:rsidRPr="00DC5789" w:rsidRDefault="00DC5789" w:rsidP="00DC5789">
            <w:pPr>
              <w:pStyle w:val="ListParagraph"/>
              <w:numPr>
                <w:ilvl w:val="0"/>
                <w:numId w:val="1"/>
              </w:numPr>
              <w:jc w:val="both"/>
              <w:rPr>
                <w:color w:val="000000"/>
              </w:rPr>
            </w:pPr>
            <w:r w:rsidRPr="00DC5789">
              <w:rPr>
                <w:color w:val="000000"/>
              </w:rPr>
              <w:lastRenderedPageBreak/>
              <w:t>Eneo hili lina visiwa na vijiji vya wavuvi ambapo dhoruba za ghafla ziwani hupindua vyombo, radi huwapiga wavuvi na maji yasiyo salama husambaza kipindupindu.</w:t>
            </w:r>
          </w:p>
          <w:p w14:paraId="70623CDB" w14:textId="77777777" w:rsidR="000343A2" w:rsidRDefault="00DC5789" w:rsidP="00DC5789">
            <w:pPr>
              <w:pStyle w:val="ListParagraph"/>
              <w:numPr>
                <w:ilvl w:val="0"/>
                <w:numId w:val="1"/>
              </w:numPr>
              <w:jc w:val="both"/>
              <w:rPr>
                <w:ins w:id="3815" w:author="Bonephace Kaijage" w:date="2026-10-11T07:37:00Z" w16du:dateUtc="2026-10-11T04:37:00Z"/>
                <w:color w:val="000000"/>
              </w:rPr>
            </w:pPr>
            <w:r>
              <w:rPr>
                <w:color w:val="000000"/>
              </w:rPr>
              <w:t>Kwa wanaovua na kuishi hapa, ni vyema</w:t>
            </w:r>
            <w:r w:rsidRPr="00DC5789">
              <w:rPr>
                <w:color w:val="000000"/>
              </w:rPr>
              <w:t xml:space="preserve"> kuvaa maboya ya kujiokoa, kurudi ufukweni kabla dhoruba haijaanza na kutumia vyoo na maji salama.</w:t>
            </w:r>
          </w:p>
          <w:p w14:paraId="4FAC6EBA" w14:textId="25AA6085" w:rsidR="000343A2" w:rsidRDefault="00FE0A4D" w:rsidP="00DC5789">
            <w:pPr>
              <w:pStyle w:val="ListParagraph"/>
              <w:numPr>
                <w:ilvl w:val="0"/>
                <w:numId w:val="1"/>
              </w:numPr>
              <w:jc w:val="both"/>
              <w:rPr>
                <w:ins w:id="3816" w:author="Bonephace Kaijage" w:date="2026-10-11T07:37:00Z" w16du:dateUtc="2026-10-11T04:37:00Z"/>
                <w:color w:val="000000"/>
              </w:rPr>
            </w:pPr>
            <w:ins w:id="3817" w:author="Bonephace Kaijage" w:date="2026-10-14T05:56:00Z" w16du:dateUtc="2026-10-14T03:56:00Z">
              <w:r>
                <w:rPr>
                  <w:color w:val="000000"/>
                </w:rPr>
                <w:t xml:space="preserve">Kinachoongeza hatari: kutoka ziwani kwa vyombo vilivyojaa kupita kiasi au visivyo na taa, kuendelea kuvua mawingu yanapojengeka juu ya </w:t>
              </w:r>
              <w:r>
                <w:rPr>
                  <w:color w:val="000000"/>
                </w:rPr>
                <w:lastRenderedPageBreak/>
                <w:t>ziwa, kujikinga chini ya miti ngurumo zinapoanza na kunywa maji ya ziwa yasiyotibiwa.</w:t>
              </w:r>
            </w:ins>
          </w:p>
          <w:p w14:paraId="51CCA563" w14:textId="77777777" w:rsidR="00FE0A4D" w:rsidRDefault="000343A2" w:rsidP="00DC5789">
            <w:pPr>
              <w:pStyle w:val="ListParagraph"/>
              <w:numPr>
                <w:ilvl w:val="0"/>
                <w:numId w:val="1"/>
              </w:numPr>
              <w:jc w:val="both"/>
              <w:rPr>
                <w:ins w:id="3818" w:author="Bonephace Kaijage" w:date="2026-10-14T05:59:00Z" w16du:dateUtc="2026-10-14T03:59:00Z"/>
                <w:color w:val="000000"/>
              </w:rPr>
            </w:pPr>
            <w:ins w:id="3819" w:author="Bonephace Kaijage" w:date="2026-10-11T07:37:00Z" w16du:dateUtc="2026-10-11T04:37:00Z">
              <w:r>
                <w:rPr>
                  <w:color w:val="000000"/>
                </w:rPr>
                <w:t>Fahamu mwalo uliokingwa utakaokimbilia dhoruba inapojengeka, na eneo la juu kisiwani ambalo kijiji chenu kitakusanyika ufukwe ukifurika; ripoti mgonjwa wa kwanza wa kuharisha maji siku hiyo hiyo, kwa sababu msaada kutoka bara huchelewa.</w:t>
              </w:r>
            </w:ins>
          </w:p>
          <w:p w14:paraId="6C7454EE" w14:textId="32F1A23B" w:rsidR="000C3051" w:rsidRPr="00DC5789" w:rsidRDefault="00FE0A4D" w:rsidP="00DC5789">
            <w:pPr>
              <w:pStyle w:val="ListParagraph"/>
              <w:numPr>
                <w:ilvl w:val="0"/>
                <w:numId w:val="1"/>
              </w:numPr>
              <w:jc w:val="both"/>
              <w:rPr>
                <w:bCs/>
                <w:color w:val="000000"/>
              </w:rPr>
            </w:pPr>
            <w:ins w:id="3820" w:author="Bonephace Kaijage" w:date="2026-10-14T05:59:00Z" w16du:dateUtc="2026-10-14T03:59:00Z">
              <w:r>
                <w:rPr>
                  <w:color w:val="000000"/>
                </w:rPr>
                <w:t>Kubalianeni nani atamsaidia yeyote katika kaya asiyeweza kuondoka, kuona au kusikia tahadhari peke yake.</w:t>
              </w:r>
            </w:ins>
          </w:p>
        </w:tc>
      </w:tr>
      <w:tr w:rsidR="000C3051" w:rsidRPr="000C3051" w14:paraId="4CC81209" w14:textId="77777777" w:rsidTr="000C3051">
        <w:tc>
          <w:tcPr>
            <w:tcW w:w="3420" w:type="dxa"/>
          </w:tcPr>
          <w:p w14:paraId="6A2DA44B" w14:textId="1B3F364C" w:rsidR="000C3051" w:rsidRPr="000C3051" w:rsidRDefault="000C3051" w:rsidP="000C3051">
            <w:pPr>
              <w:pStyle w:val="ListParagraph"/>
              <w:numPr>
                <w:ilvl w:val="0"/>
                <w:numId w:val="1"/>
              </w:numPr>
              <w:jc w:val="both"/>
              <w:rPr>
                <w:color w:val="000000"/>
              </w:rPr>
            </w:pPr>
            <w:r w:rsidRPr="000C3051">
              <w:rPr>
                <w:color w:val="000000"/>
              </w:rPr>
              <w:lastRenderedPageBreak/>
              <w:t>Kwimba: dry plains and seasonal rivers</w:t>
            </w:r>
          </w:p>
        </w:tc>
        <w:tc>
          <w:tcPr>
            <w:tcW w:w="3235" w:type="dxa"/>
          </w:tcPr>
          <w:p w14:paraId="7404C263" w14:textId="6312BF20" w:rsidR="000C3051" w:rsidRPr="000C3051" w:rsidRDefault="000C3051" w:rsidP="000C3051">
            <w:pPr>
              <w:pStyle w:val="ListParagraph"/>
              <w:numPr>
                <w:ilvl w:val="0"/>
                <w:numId w:val="1"/>
              </w:numPr>
              <w:jc w:val="both"/>
              <w:rPr>
                <w:color w:val="000000"/>
                <w:lang w:val="sv-SE"/>
              </w:rPr>
            </w:pPr>
            <w:r w:rsidRPr="000C3051">
              <w:rPr>
                <w:color w:val="000000"/>
                <w:lang w:val="sv-SE"/>
              </w:rPr>
              <w:t>Kwimba: tambarare kame na mito ya msimu</w:t>
            </w:r>
          </w:p>
        </w:tc>
        <w:tc>
          <w:tcPr>
            <w:tcW w:w="3605" w:type="dxa"/>
          </w:tcPr>
          <w:p w14:paraId="4CD77510" w14:textId="4617F05F" w:rsidR="000C3051" w:rsidRPr="00DC5789" w:rsidRDefault="00DC5789" w:rsidP="00DC5789">
            <w:pPr>
              <w:pStyle w:val="ListParagraph"/>
              <w:numPr>
                <w:ilvl w:val="0"/>
                <w:numId w:val="1"/>
              </w:numPr>
              <w:jc w:val="both"/>
              <w:rPr>
                <w:color w:val="000000"/>
              </w:rPr>
            </w:pPr>
            <w:r w:rsidRPr="00DC5789">
              <w:rPr>
                <w:color w:val="000000"/>
              </w:rPr>
              <w:t>This area is dry farming and grazing land where dry spells cause crop losses and water shortages, and storms flood seasonal river crossings.</w:t>
            </w:r>
          </w:p>
          <w:p w14:paraId="2F7BE212" w14:textId="77777777" w:rsidR="000343A2" w:rsidRDefault="00DC5789" w:rsidP="00DC5789">
            <w:pPr>
              <w:pStyle w:val="ListParagraph"/>
              <w:numPr>
                <w:ilvl w:val="0"/>
                <w:numId w:val="1"/>
              </w:numPr>
              <w:jc w:val="both"/>
              <w:rPr>
                <w:ins w:id="3821" w:author="Bonephace Kaijage" w:date="2026-10-11T07:37:00Z" w16du:dateUtc="2026-10-11T04:37:00Z"/>
                <w:color w:val="000000"/>
              </w:rPr>
            </w:pPr>
            <w:r>
              <w:rPr>
                <w:color w:val="000000"/>
              </w:rPr>
              <w:t>For those living and farming here, it helps to</w:t>
            </w:r>
            <w:r w:rsidRPr="00DC5789">
              <w:rPr>
                <w:color w:val="000000"/>
              </w:rPr>
              <w:t xml:space="preserve"> plant drought-tolerant crops, protect water points and know the low crossings on your route.</w:t>
            </w:r>
          </w:p>
          <w:p w14:paraId="1A99498F" w14:textId="4BFB1E9D" w:rsidR="000343A2" w:rsidRDefault="00FE0A4D" w:rsidP="00DC5789">
            <w:pPr>
              <w:pStyle w:val="ListParagraph"/>
              <w:numPr>
                <w:ilvl w:val="0"/>
                <w:numId w:val="1"/>
              </w:numPr>
              <w:jc w:val="both"/>
              <w:rPr>
                <w:ins w:id="3822" w:author="Bonephace Kaijage" w:date="2026-10-11T07:37:00Z" w16du:dateUtc="2026-10-11T04:37:00Z"/>
                <w:color w:val="000000"/>
              </w:rPr>
            </w:pPr>
            <w:ins w:id="3823" w:author="Bonephace Kaijage" w:date="2026-10-14T05:56:00Z" w16du:dateUtc="2026-10-14T03:56:00Z">
              <w:r>
                <w:rPr>
                  <w:color w:val="000000"/>
                </w:rPr>
                <w:t>What raises the loss and the danger: ploughing the sandy soils bare, letting herds crowd the few water points, relying on one crop and driving across the flooded crossings.</w:t>
              </w:r>
            </w:ins>
          </w:p>
          <w:p w14:paraId="682FC089" w14:textId="77777777" w:rsidR="00FE0A4D" w:rsidRDefault="000343A2" w:rsidP="00DC5789">
            <w:pPr>
              <w:pStyle w:val="ListParagraph"/>
              <w:numPr>
                <w:ilvl w:val="0"/>
                <w:numId w:val="1"/>
              </w:numPr>
              <w:jc w:val="both"/>
              <w:rPr>
                <w:ins w:id="3824" w:author="Bonephace Kaijage" w:date="2026-10-14T05:59:00Z" w16du:dateUtc="2026-10-14T03:59:00Z"/>
                <w:color w:val="000000"/>
              </w:rPr>
            </w:pPr>
            <w:ins w:id="3825" w:author="Bonephace Kaijage" w:date="2026-10-11T07:37:00Z" w16du:dateUtc="2026-10-11T04:37:00Z">
              <w:r>
                <w:rPr>
                  <w:color w:val="000000"/>
                </w:rPr>
                <w:t>Agree early where the herds and the families will go for water and pasture in a dry year, and move before the animals weaken; in a storm, wait at the crossing until the water drops rather than drive through.</w:t>
              </w:r>
            </w:ins>
          </w:p>
          <w:p w14:paraId="75A23471" w14:textId="0AFA437B" w:rsidR="000C3051" w:rsidRPr="00DC5789" w:rsidRDefault="00FE0A4D" w:rsidP="00DC5789">
            <w:pPr>
              <w:pStyle w:val="ListParagraph"/>
              <w:numPr>
                <w:ilvl w:val="0"/>
                <w:numId w:val="1"/>
              </w:numPr>
              <w:jc w:val="both"/>
              <w:rPr>
                <w:bCs/>
                <w:color w:val="000000"/>
              </w:rPr>
            </w:pPr>
            <w:ins w:id="3826" w:author="Bonephace Kaijage" w:date="2026-10-14T05:59:00Z" w16du:dateUtc="2026-10-14T03:59:00Z">
              <w:r>
                <w:rPr>
                  <w:color w:val="000000"/>
                </w:rPr>
                <w:lastRenderedPageBreak/>
                <w:t>Agree who will help anyone in the household who cannot move, see or hear a warning on their own.</w:t>
              </w:r>
            </w:ins>
          </w:p>
        </w:tc>
        <w:tc>
          <w:tcPr>
            <w:tcW w:w="3325" w:type="dxa"/>
          </w:tcPr>
          <w:p w14:paraId="5C273946" w14:textId="0EC403E3" w:rsidR="000C3051" w:rsidRPr="00DC5789" w:rsidRDefault="00DC5789" w:rsidP="00DC5789">
            <w:pPr>
              <w:pStyle w:val="ListParagraph"/>
              <w:numPr>
                <w:ilvl w:val="0"/>
                <w:numId w:val="1"/>
              </w:numPr>
              <w:jc w:val="both"/>
              <w:rPr>
                <w:color w:val="000000"/>
              </w:rPr>
            </w:pPr>
            <w:r w:rsidRPr="00DC5789">
              <w:rPr>
                <w:color w:val="000000"/>
              </w:rPr>
              <w:lastRenderedPageBreak/>
              <w:t>Eneo hili ni ardhi kame ya kilimo na malisho ambapo vipindi vya ukavu husababisha hasara ya mazao na uhaba wa maji, na dhoruba hufurika vivuko vya mito ya msimu.</w:t>
            </w:r>
          </w:p>
          <w:p w14:paraId="2B7FEA46" w14:textId="77777777" w:rsidR="000343A2" w:rsidRDefault="00DC5789" w:rsidP="00DC5789">
            <w:pPr>
              <w:pStyle w:val="ListParagraph"/>
              <w:numPr>
                <w:ilvl w:val="0"/>
                <w:numId w:val="1"/>
              </w:numPr>
              <w:jc w:val="both"/>
              <w:rPr>
                <w:ins w:id="3827" w:author="Bonephace Kaijage" w:date="2026-10-11T07:37:00Z" w16du:dateUtc="2026-10-11T04:37:00Z"/>
                <w:color w:val="000000"/>
              </w:rPr>
            </w:pPr>
            <w:r>
              <w:rPr>
                <w:color w:val="000000"/>
              </w:rPr>
              <w:t>Kwa wanaoishi na kulima hapa, ni vyema</w:t>
            </w:r>
            <w:r w:rsidRPr="00DC5789">
              <w:rPr>
                <w:color w:val="000000"/>
              </w:rPr>
              <w:t xml:space="preserve"> kupanda mazao yanayostahimili ukame, kulinda vyanzo vya maji na kujua vivuko vya chini kwenye njia zenu.</w:t>
            </w:r>
          </w:p>
          <w:p w14:paraId="165361C0" w14:textId="5C40D2D6" w:rsidR="000343A2" w:rsidRDefault="00FE0A4D" w:rsidP="00DC5789">
            <w:pPr>
              <w:pStyle w:val="ListParagraph"/>
              <w:numPr>
                <w:ilvl w:val="0"/>
                <w:numId w:val="1"/>
              </w:numPr>
              <w:jc w:val="both"/>
              <w:rPr>
                <w:ins w:id="3828" w:author="Bonephace Kaijage" w:date="2026-10-11T07:37:00Z" w16du:dateUtc="2026-10-11T04:37:00Z"/>
                <w:color w:val="000000"/>
              </w:rPr>
            </w:pPr>
            <w:ins w:id="3829" w:author="Bonephace Kaijage" w:date="2026-10-14T05:56:00Z" w16du:dateUtc="2026-10-14T03:56:00Z">
              <w:r>
                <w:rPr>
                  <w:color w:val="000000"/>
                </w:rPr>
                <w:t>Kinachoongeza hasara na hatari: kulima udongo wa mchanga hadi kuwa tupu, kuacha mifugo isongamane kwenye vyanzo vichache vya maji, kutegemea zao moja na kuvuka vivuko vilivyofurika.</w:t>
              </w:r>
            </w:ins>
          </w:p>
          <w:p w14:paraId="72C012EF" w14:textId="77777777" w:rsidR="00FE0A4D" w:rsidRDefault="000343A2" w:rsidP="00DC5789">
            <w:pPr>
              <w:pStyle w:val="ListParagraph"/>
              <w:numPr>
                <w:ilvl w:val="0"/>
                <w:numId w:val="1"/>
              </w:numPr>
              <w:jc w:val="both"/>
              <w:rPr>
                <w:ins w:id="3830" w:author="Bonephace Kaijage" w:date="2026-10-14T05:59:00Z" w16du:dateUtc="2026-10-14T03:59:00Z"/>
                <w:color w:val="000000"/>
              </w:rPr>
            </w:pPr>
            <w:ins w:id="3831" w:author="Bonephace Kaijage" w:date="2026-10-11T07:37:00Z" w16du:dateUtc="2026-10-11T04:37:00Z">
              <w:r>
                <w:rPr>
                  <w:color w:val="000000"/>
                </w:rPr>
                <w:t xml:space="preserve">Kubalianeni mapema mifugo na familia zitaenda wapi kupata maji na </w:t>
              </w:r>
              <w:r>
                <w:rPr>
                  <w:color w:val="000000"/>
                </w:rPr>
                <w:lastRenderedPageBreak/>
                <w:t>malisho mwaka wa ukame, na hamieni kabla mifugo haijadhoofika; wakati wa dhoruba, subirini kivukoni hadi maji yapungue badala ya kuvuka.</w:t>
              </w:r>
            </w:ins>
          </w:p>
          <w:p w14:paraId="6AC2C337" w14:textId="4DA35F4C" w:rsidR="000C3051" w:rsidRPr="00DC5789" w:rsidRDefault="00FE0A4D" w:rsidP="00DC5789">
            <w:pPr>
              <w:pStyle w:val="ListParagraph"/>
              <w:numPr>
                <w:ilvl w:val="0"/>
                <w:numId w:val="1"/>
              </w:numPr>
              <w:jc w:val="both"/>
              <w:rPr>
                <w:bCs/>
                <w:color w:val="000000"/>
              </w:rPr>
            </w:pPr>
            <w:ins w:id="3832" w:author="Bonephace Kaijage" w:date="2026-10-14T05:59:00Z" w16du:dateUtc="2026-10-14T03:59:00Z">
              <w:r>
                <w:rPr>
                  <w:color w:val="000000"/>
                </w:rPr>
                <w:t>Kubalianeni nani atamsaidia yeyote katika kaya asiyeweza kuondoka, kuona au kusikia tahadhari peke yake.</w:t>
              </w:r>
            </w:ins>
          </w:p>
        </w:tc>
      </w:tr>
      <w:tr w:rsidR="000C3051" w:rsidRPr="000C3051" w14:paraId="5656DB30" w14:textId="77777777" w:rsidTr="000C3051">
        <w:tc>
          <w:tcPr>
            <w:tcW w:w="3420" w:type="dxa"/>
          </w:tcPr>
          <w:p w14:paraId="3268C32E" w14:textId="6617F033" w:rsidR="000C3051" w:rsidRPr="000C3051" w:rsidRDefault="000C3051" w:rsidP="000C3051">
            <w:pPr>
              <w:pStyle w:val="ListParagraph"/>
              <w:numPr>
                <w:ilvl w:val="0"/>
                <w:numId w:val="1"/>
              </w:numPr>
              <w:jc w:val="both"/>
              <w:rPr>
                <w:color w:val="000000"/>
              </w:rPr>
            </w:pPr>
            <w:r w:rsidRPr="000C3051">
              <w:rPr>
                <w:color w:val="000000"/>
              </w:rPr>
              <w:lastRenderedPageBreak/>
              <w:t>Magu: Simiyu river mouth and lakeshore</w:t>
            </w:r>
          </w:p>
        </w:tc>
        <w:tc>
          <w:tcPr>
            <w:tcW w:w="3235" w:type="dxa"/>
          </w:tcPr>
          <w:p w14:paraId="7814825D" w14:textId="3F66BB1B" w:rsidR="000C3051" w:rsidRPr="000C3051" w:rsidRDefault="000C3051" w:rsidP="000C3051">
            <w:pPr>
              <w:pStyle w:val="ListParagraph"/>
              <w:numPr>
                <w:ilvl w:val="0"/>
                <w:numId w:val="1"/>
              </w:numPr>
              <w:jc w:val="both"/>
              <w:rPr>
                <w:color w:val="000000"/>
              </w:rPr>
            </w:pPr>
            <w:r w:rsidRPr="000C3051">
              <w:rPr>
                <w:color w:val="000000"/>
              </w:rPr>
              <w:t>Magu: mlango wa mto Simiyu na ufukwe</w:t>
            </w:r>
          </w:p>
        </w:tc>
        <w:tc>
          <w:tcPr>
            <w:tcW w:w="3605" w:type="dxa"/>
          </w:tcPr>
          <w:p w14:paraId="735DABAC" w14:textId="4347F87C" w:rsidR="000C3051" w:rsidRPr="00DC5789" w:rsidRDefault="00DC5789" w:rsidP="00DC5789">
            <w:pPr>
              <w:pStyle w:val="ListParagraph"/>
              <w:numPr>
                <w:ilvl w:val="0"/>
                <w:numId w:val="1"/>
              </w:numPr>
              <w:jc w:val="both"/>
              <w:rPr>
                <w:color w:val="000000"/>
              </w:rPr>
            </w:pPr>
            <w:r w:rsidRPr="00DC5789">
              <w:rPr>
                <w:color w:val="000000"/>
              </w:rPr>
              <w:t>This area has the lower Simiyu river and lakeshore plains that flood farms and villages in wet years, and fishing villages exposed to lake storms.</w:t>
            </w:r>
          </w:p>
          <w:p w14:paraId="67302BC8" w14:textId="77777777" w:rsidR="000343A2" w:rsidRDefault="00DC5789" w:rsidP="00DC5789">
            <w:pPr>
              <w:pStyle w:val="ListParagraph"/>
              <w:numPr>
                <w:ilvl w:val="0"/>
                <w:numId w:val="1"/>
              </w:numPr>
              <w:jc w:val="both"/>
              <w:rPr>
                <w:ins w:id="3833" w:author="Bonephace Kaijage" w:date="2026-10-11T07:37:00Z" w16du:dateUtc="2026-10-11T04:37:00Z"/>
                <w:color w:val="000000"/>
              </w:rPr>
            </w:pPr>
            <w:r>
              <w:rPr>
                <w:color w:val="000000"/>
              </w:rPr>
              <w:t>For those living, farming and fishing here, it helps to</w:t>
            </w:r>
            <w:r w:rsidRPr="00DC5789">
              <w:rPr>
                <w:color w:val="000000"/>
              </w:rPr>
              <w:t xml:space="preserve"> keep homes and stores above the flood line and to wear life jackets on the lake.</w:t>
            </w:r>
          </w:p>
          <w:p w14:paraId="0244DA74" w14:textId="1F3C702C" w:rsidR="000343A2" w:rsidRDefault="00FE0A4D" w:rsidP="00DC5789">
            <w:pPr>
              <w:pStyle w:val="ListParagraph"/>
              <w:numPr>
                <w:ilvl w:val="0"/>
                <w:numId w:val="1"/>
              </w:numPr>
              <w:jc w:val="both"/>
              <w:rPr>
                <w:ins w:id="3834" w:author="Bonephace Kaijage" w:date="2026-10-11T07:37:00Z" w16du:dateUtc="2026-10-11T04:37:00Z"/>
                <w:color w:val="000000"/>
              </w:rPr>
            </w:pPr>
            <w:ins w:id="3835" w:author="Bonephace Kaijage" w:date="2026-10-14T05:56:00Z" w16du:dateUtc="2026-10-14T03:56:00Z">
              <w:r>
                <w:rPr>
                  <w:color w:val="000000"/>
                </w:rPr>
                <w:t>What raises the risk: building new houses on the Simiyu flood plain and lakeshore flats, blocking the river's outflow with bunds, and going out in overloaded boats when clouds build.</w:t>
              </w:r>
            </w:ins>
          </w:p>
          <w:p w14:paraId="0031C424" w14:textId="77777777" w:rsidR="00FE0A4D" w:rsidRDefault="000343A2" w:rsidP="00DC5789">
            <w:pPr>
              <w:pStyle w:val="ListParagraph"/>
              <w:numPr>
                <w:ilvl w:val="0"/>
                <w:numId w:val="1"/>
              </w:numPr>
              <w:jc w:val="both"/>
              <w:rPr>
                <w:ins w:id="3836" w:author="Bonephace Kaijage" w:date="2026-10-14T05:59:00Z" w16du:dateUtc="2026-10-14T03:59:00Z"/>
                <w:color w:val="000000"/>
              </w:rPr>
            </w:pPr>
            <w:ins w:id="3837" w:author="Bonephace Kaijage" w:date="2026-10-11T07:37:00Z" w16du:dateUtc="2026-10-11T04:37:00Z">
              <w:r>
                <w:rPr>
                  <w:color w:val="000000"/>
                </w:rPr>
                <w:t>Know the raised ground your village will move to when the Simiyu spreads over the plains, and move stores and animals there before the water reaches the fields; fishers, know the sheltered landing you will run to when a storm builds.</w:t>
              </w:r>
            </w:ins>
          </w:p>
          <w:p w14:paraId="45DA3500" w14:textId="103E564C" w:rsidR="000C3051" w:rsidRPr="00DC5789" w:rsidRDefault="00FE0A4D" w:rsidP="00DC5789">
            <w:pPr>
              <w:pStyle w:val="ListParagraph"/>
              <w:numPr>
                <w:ilvl w:val="0"/>
                <w:numId w:val="1"/>
              </w:numPr>
              <w:jc w:val="both"/>
              <w:rPr>
                <w:bCs/>
                <w:color w:val="000000"/>
              </w:rPr>
            </w:pPr>
            <w:ins w:id="3838" w:author="Bonephace Kaijage" w:date="2026-10-14T05:59:00Z" w16du:dateUtc="2026-10-14T03:59:00Z">
              <w:r>
                <w:rPr>
                  <w:color w:val="000000"/>
                </w:rPr>
                <w:t>Agree who will help anyone in the household who cannot move, see or hear a warning on their own.</w:t>
              </w:r>
            </w:ins>
          </w:p>
        </w:tc>
        <w:tc>
          <w:tcPr>
            <w:tcW w:w="3325" w:type="dxa"/>
          </w:tcPr>
          <w:p w14:paraId="37137138" w14:textId="297AE3AD" w:rsidR="000C3051" w:rsidRPr="00DC5789" w:rsidRDefault="00DC5789" w:rsidP="00DC5789">
            <w:pPr>
              <w:pStyle w:val="ListParagraph"/>
              <w:numPr>
                <w:ilvl w:val="0"/>
                <w:numId w:val="1"/>
              </w:numPr>
              <w:jc w:val="both"/>
              <w:rPr>
                <w:color w:val="000000"/>
              </w:rPr>
            </w:pPr>
            <w:r w:rsidRPr="00DC5789">
              <w:rPr>
                <w:color w:val="000000"/>
              </w:rPr>
              <w:t>Eneo hili lina sehemu ya chini ya mto Simiyu na tambarare za ufukweni zinazofurika mashamba na vijiji katika miaka ya mvua nyingi, na vijiji vya wavuvi vinavyoathiriwa na dhoruba za ziwani.</w:t>
            </w:r>
          </w:p>
          <w:p w14:paraId="5A0268C9" w14:textId="77777777" w:rsidR="000343A2" w:rsidRDefault="00DC5789" w:rsidP="00DC5789">
            <w:pPr>
              <w:pStyle w:val="ListParagraph"/>
              <w:numPr>
                <w:ilvl w:val="0"/>
                <w:numId w:val="1"/>
              </w:numPr>
              <w:jc w:val="both"/>
              <w:rPr>
                <w:ins w:id="3839" w:author="Bonephace Kaijage" w:date="2026-10-11T07:37:00Z" w16du:dateUtc="2026-10-11T04:37:00Z"/>
                <w:color w:val="000000"/>
              </w:rPr>
            </w:pPr>
            <w:r>
              <w:rPr>
                <w:color w:val="000000"/>
              </w:rPr>
              <w:t>Kwa wanaoishi, kulima na kuvua hapa, ni vyema</w:t>
            </w:r>
            <w:r w:rsidRPr="00DC5789">
              <w:rPr>
                <w:color w:val="000000"/>
              </w:rPr>
              <w:t xml:space="preserve"> kujenga makazi na maghala juu ya mstari wa mafuriko na kuvaa maboya ya kujiokoa ziwani.</w:t>
            </w:r>
          </w:p>
          <w:p w14:paraId="6500A3B3" w14:textId="5E1739FD" w:rsidR="000343A2" w:rsidRDefault="00FE0A4D" w:rsidP="00DC5789">
            <w:pPr>
              <w:pStyle w:val="ListParagraph"/>
              <w:numPr>
                <w:ilvl w:val="0"/>
                <w:numId w:val="1"/>
              </w:numPr>
              <w:jc w:val="both"/>
              <w:rPr>
                <w:ins w:id="3840" w:author="Bonephace Kaijage" w:date="2026-10-11T07:37:00Z" w16du:dateUtc="2026-10-11T04:37:00Z"/>
                <w:color w:val="000000"/>
              </w:rPr>
            </w:pPr>
            <w:ins w:id="3841" w:author="Bonephace Kaijage" w:date="2026-10-14T05:56:00Z" w16du:dateUtc="2026-10-14T03:56:00Z">
              <w:r>
                <w:rPr>
                  <w:color w:val="000000"/>
                </w:rPr>
                <w:t>Kinachoongeza hatari: kujenga nyumba mpya kwenye tambarare ya mafuriko ya Simiyu na tambarare za ufukweni, kuziba njia ya maji ya mto kwa matuta, na kutoka ziwani kwa vyombo vilivyojaa kupita kiasi mawingu yanapojengeka.</w:t>
              </w:r>
            </w:ins>
          </w:p>
          <w:p w14:paraId="78F75284" w14:textId="77777777" w:rsidR="00FE0A4D" w:rsidRDefault="000343A2" w:rsidP="00DC5789">
            <w:pPr>
              <w:pStyle w:val="ListParagraph"/>
              <w:numPr>
                <w:ilvl w:val="0"/>
                <w:numId w:val="1"/>
              </w:numPr>
              <w:jc w:val="both"/>
              <w:rPr>
                <w:ins w:id="3842" w:author="Bonephace Kaijage" w:date="2026-10-14T05:59:00Z" w16du:dateUtc="2026-10-14T03:59:00Z"/>
                <w:color w:val="000000"/>
              </w:rPr>
            </w:pPr>
            <w:ins w:id="3843" w:author="Bonephace Kaijage" w:date="2026-10-11T07:37:00Z" w16du:dateUtc="2026-10-11T04:37:00Z">
              <w:r>
                <w:rPr>
                  <w:color w:val="000000"/>
                </w:rPr>
                <w:t xml:space="preserve">Fahamu eneo lililoinuka ambalo kijiji chenu kitahamia Simiyu inapotapakaa tambarareni, na hamisheni akiba na mifugo huko kabla maji hayajafika mashambani; wavuvi, fahamuni mwalo </w:t>
              </w:r>
              <w:r>
                <w:rPr>
                  <w:color w:val="000000"/>
                </w:rPr>
                <w:lastRenderedPageBreak/>
                <w:t>uliokingwa mtakaokimbilia dhoruba inapojengeka.</w:t>
              </w:r>
            </w:ins>
          </w:p>
          <w:p w14:paraId="5F302DB8" w14:textId="432593F4" w:rsidR="000C3051" w:rsidRPr="00DC5789" w:rsidRDefault="00FE0A4D" w:rsidP="00DC5789">
            <w:pPr>
              <w:pStyle w:val="ListParagraph"/>
              <w:numPr>
                <w:ilvl w:val="0"/>
                <w:numId w:val="1"/>
              </w:numPr>
              <w:jc w:val="both"/>
              <w:rPr>
                <w:bCs/>
                <w:color w:val="000000"/>
              </w:rPr>
            </w:pPr>
            <w:ins w:id="3844" w:author="Bonephace Kaijage" w:date="2026-10-14T05:59:00Z" w16du:dateUtc="2026-10-14T03:59:00Z">
              <w:r>
                <w:rPr>
                  <w:color w:val="000000"/>
                </w:rPr>
                <w:t>Kubalianeni nani atamsaidia yeyote katika kaya asiyeweza kuondoka, kuona au kusikia tahadhari peke yake.</w:t>
              </w:r>
            </w:ins>
          </w:p>
        </w:tc>
      </w:tr>
      <w:tr w:rsidR="000C3051" w:rsidRPr="000C3051" w14:paraId="7B747E29" w14:textId="77777777" w:rsidTr="000C3051">
        <w:tc>
          <w:tcPr>
            <w:tcW w:w="3420" w:type="dxa"/>
          </w:tcPr>
          <w:p w14:paraId="5D239721" w14:textId="1B8F55E9" w:rsidR="000C3051" w:rsidRPr="000C3051" w:rsidRDefault="000C3051" w:rsidP="000C3051">
            <w:pPr>
              <w:pStyle w:val="ListParagraph"/>
              <w:numPr>
                <w:ilvl w:val="0"/>
                <w:numId w:val="1"/>
              </w:numPr>
              <w:jc w:val="both"/>
              <w:rPr>
                <w:color w:val="000000"/>
              </w:rPr>
            </w:pPr>
            <w:r w:rsidRPr="000C3051">
              <w:rPr>
                <w:color w:val="000000"/>
              </w:rPr>
              <w:lastRenderedPageBreak/>
              <w:t>Misungwi: lakeshore plains and rice fields</w:t>
            </w:r>
          </w:p>
        </w:tc>
        <w:tc>
          <w:tcPr>
            <w:tcW w:w="3235" w:type="dxa"/>
          </w:tcPr>
          <w:p w14:paraId="3969ACE6" w14:textId="64DF802B" w:rsidR="000C3051" w:rsidRPr="000C3051" w:rsidRDefault="000C3051" w:rsidP="000C3051">
            <w:pPr>
              <w:pStyle w:val="ListParagraph"/>
              <w:numPr>
                <w:ilvl w:val="0"/>
                <w:numId w:val="1"/>
              </w:numPr>
              <w:jc w:val="both"/>
              <w:rPr>
                <w:color w:val="000000"/>
                <w:lang w:val="sv-SE"/>
              </w:rPr>
            </w:pPr>
            <w:r w:rsidRPr="000C3051">
              <w:rPr>
                <w:color w:val="000000"/>
                <w:lang w:val="sv-SE"/>
              </w:rPr>
              <w:t>Misungwi: tambarare za ufukweni na mashamba ya mpunga</w:t>
            </w:r>
          </w:p>
        </w:tc>
        <w:tc>
          <w:tcPr>
            <w:tcW w:w="3605" w:type="dxa"/>
          </w:tcPr>
          <w:p w14:paraId="2926EC03" w14:textId="6700871B" w:rsidR="000C3051" w:rsidRPr="00DC5789" w:rsidRDefault="00DC5789" w:rsidP="00DC5789">
            <w:pPr>
              <w:pStyle w:val="ListParagraph"/>
              <w:numPr>
                <w:ilvl w:val="0"/>
                <w:numId w:val="1"/>
              </w:numPr>
              <w:jc w:val="both"/>
              <w:rPr>
                <w:color w:val="000000"/>
              </w:rPr>
            </w:pPr>
            <w:r w:rsidRPr="00DC5789">
              <w:rPr>
                <w:color w:val="000000"/>
              </w:rPr>
              <w:t>This area has low lakeshore plains and rice fields that waterlog after heavy rain, and dry inland areas where crops fail in dry spells.</w:t>
            </w:r>
          </w:p>
          <w:p w14:paraId="04761135" w14:textId="77777777" w:rsidR="000343A2" w:rsidRDefault="00DC5789" w:rsidP="00DC5789">
            <w:pPr>
              <w:pStyle w:val="ListParagraph"/>
              <w:numPr>
                <w:ilvl w:val="0"/>
                <w:numId w:val="1"/>
              </w:numPr>
              <w:jc w:val="both"/>
              <w:rPr>
                <w:ins w:id="3845" w:author="Bonephace Kaijage" w:date="2026-10-11T07:37:00Z" w16du:dateUtc="2026-10-11T04:37:00Z"/>
                <w:color w:val="000000"/>
              </w:rPr>
            </w:pPr>
            <w:r>
              <w:rPr>
                <w:color w:val="000000"/>
              </w:rPr>
              <w:t>For those living and farming here, it helps to</w:t>
            </w:r>
            <w:r w:rsidRPr="00DC5789">
              <w:rPr>
                <w:color w:val="000000"/>
              </w:rPr>
              <w:t xml:space="preserve"> build on higher ground, keep field drains open and keep household food reserves.</w:t>
            </w:r>
          </w:p>
          <w:p w14:paraId="5CF01CB7" w14:textId="169D18B8" w:rsidR="000343A2" w:rsidRDefault="00FE0A4D" w:rsidP="00DC5789">
            <w:pPr>
              <w:pStyle w:val="ListParagraph"/>
              <w:numPr>
                <w:ilvl w:val="0"/>
                <w:numId w:val="1"/>
              </w:numPr>
              <w:jc w:val="both"/>
              <w:rPr>
                <w:ins w:id="3846" w:author="Bonephace Kaijage" w:date="2026-10-11T07:37:00Z" w16du:dateUtc="2026-10-11T04:37:00Z"/>
                <w:color w:val="000000"/>
              </w:rPr>
            </w:pPr>
            <w:ins w:id="3847" w:author="Bonephace Kaijage" w:date="2026-10-14T05:56:00Z" w16du:dateUtc="2026-10-14T03:56:00Z">
              <w:r>
                <w:rPr>
                  <w:color w:val="000000"/>
                </w:rPr>
                <w:t>What raises the loss in both wet and dry years: building homes and stores on the low lakeshore plains, blocking the field drains with bunds and paths, and relying on one crop.</w:t>
              </w:r>
            </w:ins>
          </w:p>
          <w:p w14:paraId="75B0A386" w14:textId="77777777" w:rsidR="00FE0A4D" w:rsidRDefault="000343A2" w:rsidP="00DC5789">
            <w:pPr>
              <w:pStyle w:val="ListParagraph"/>
              <w:numPr>
                <w:ilvl w:val="0"/>
                <w:numId w:val="1"/>
              </w:numPr>
              <w:jc w:val="both"/>
              <w:rPr>
                <w:ins w:id="3848" w:author="Bonephace Kaijage" w:date="2026-10-14T05:59:00Z" w16du:dateUtc="2026-10-14T03:59:00Z"/>
                <w:color w:val="000000"/>
              </w:rPr>
            </w:pPr>
            <w:ins w:id="3849" w:author="Bonephace Kaijage" w:date="2026-10-11T07:37:00Z" w16du:dateUtc="2026-10-11T04:37:00Z">
              <w:r>
                <w:rPr>
                  <w:color w:val="000000"/>
                </w:rPr>
                <w:t>Know the higher ground your household will move to when the plains waterlog after heavy rain, and agree early, as a household and a village, where food will come from in a failed season.</w:t>
              </w:r>
            </w:ins>
          </w:p>
          <w:p w14:paraId="261ABA37" w14:textId="147E4524" w:rsidR="000C3051" w:rsidRPr="00DC5789" w:rsidRDefault="00FE0A4D" w:rsidP="00DC5789">
            <w:pPr>
              <w:pStyle w:val="ListParagraph"/>
              <w:numPr>
                <w:ilvl w:val="0"/>
                <w:numId w:val="1"/>
              </w:numPr>
              <w:jc w:val="both"/>
              <w:rPr>
                <w:bCs/>
                <w:color w:val="000000"/>
              </w:rPr>
            </w:pPr>
            <w:ins w:id="3850" w:author="Bonephace Kaijage" w:date="2026-10-14T05:59:00Z" w16du:dateUtc="2026-10-14T03:59:00Z">
              <w:r>
                <w:rPr>
                  <w:color w:val="000000"/>
                </w:rPr>
                <w:t>Agree who will help anyone in the household who cannot move, see or hear a warning on their own.</w:t>
              </w:r>
            </w:ins>
          </w:p>
        </w:tc>
        <w:tc>
          <w:tcPr>
            <w:tcW w:w="3325" w:type="dxa"/>
          </w:tcPr>
          <w:p w14:paraId="5C829743" w14:textId="556E1A90" w:rsidR="000C3051" w:rsidRPr="00DC5789" w:rsidRDefault="00DC5789" w:rsidP="00DC5789">
            <w:pPr>
              <w:pStyle w:val="ListParagraph"/>
              <w:numPr>
                <w:ilvl w:val="0"/>
                <w:numId w:val="1"/>
              </w:numPr>
              <w:jc w:val="both"/>
              <w:rPr>
                <w:color w:val="000000"/>
              </w:rPr>
            </w:pPr>
            <w:r w:rsidRPr="00DC5789">
              <w:rPr>
                <w:color w:val="000000"/>
              </w:rPr>
              <w:t>Eneo hili lina tambarare za chini za ufukweni na mashamba ya mpunga yanayojaa maji baada ya mvua kubwa, na maeneo kame ya ndani ambapo mazao hukauka wakati wa ukavu.</w:t>
            </w:r>
          </w:p>
          <w:p w14:paraId="7D417B6B" w14:textId="77777777" w:rsidR="000343A2" w:rsidRDefault="00DC5789" w:rsidP="00DC5789">
            <w:pPr>
              <w:pStyle w:val="ListParagraph"/>
              <w:numPr>
                <w:ilvl w:val="0"/>
                <w:numId w:val="1"/>
              </w:numPr>
              <w:jc w:val="both"/>
              <w:rPr>
                <w:ins w:id="3851" w:author="Bonephace Kaijage" w:date="2026-10-11T07:38:00Z" w16du:dateUtc="2026-10-11T04:38:00Z"/>
                <w:color w:val="000000"/>
              </w:rPr>
            </w:pPr>
            <w:r>
              <w:rPr>
                <w:color w:val="000000"/>
              </w:rPr>
              <w:t>Kwa wanaoishi na kulima hapa, ni vyema</w:t>
            </w:r>
            <w:r w:rsidRPr="00DC5789">
              <w:rPr>
                <w:color w:val="000000"/>
              </w:rPr>
              <w:t xml:space="preserve"> kujenga sehemu za miinuko, kuweka mifereji ya mashamba wazi na kuweka akiba ya chakula ya kaya.</w:t>
            </w:r>
          </w:p>
          <w:p w14:paraId="38C3074E" w14:textId="1A561D1F" w:rsidR="000343A2" w:rsidRDefault="00FE0A4D" w:rsidP="00DC5789">
            <w:pPr>
              <w:pStyle w:val="ListParagraph"/>
              <w:numPr>
                <w:ilvl w:val="0"/>
                <w:numId w:val="1"/>
              </w:numPr>
              <w:jc w:val="both"/>
              <w:rPr>
                <w:ins w:id="3852" w:author="Bonephace Kaijage" w:date="2026-10-11T07:38:00Z" w16du:dateUtc="2026-10-11T04:38:00Z"/>
                <w:color w:val="000000"/>
              </w:rPr>
            </w:pPr>
            <w:ins w:id="3853" w:author="Bonephace Kaijage" w:date="2026-10-14T05:56:00Z" w16du:dateUtc="2026-10-14T03:56:00Z">
              <w:r>
                <w:rPr>
                  <w:color w:val="000000"/>
                </w:rPr>
                <w:t>Kinachoongeza hasara katika miaka ya mvua nyingi na ya ukame: kujenga makazi na maghala kwenye tambarare za chini za ufukweni, kuziba mifereji ya mashamba kwa matuta na njia, na kutegemea zao moja.</w:t>
              </w:r>
            </w:ins>
          </w:p>
          <w:p w14:paraId="6DE3A107" w14:textId="77777777" w:rsidR="00FE0A4D" w:rsidRDefault="000343A2" w:rsidP="00DC5789">
            <w:pPr>
              <w:pStyle w:val="ListParagraph"/>
              <w:numPr>
                <w:ilvl w:val="0"/>
                <w:numId w:val="1"/>
              </w:numPr>
              <w:jc w:val="both"/>
              <w:rPr>
                <w:ins w:id="3854" w:author="Bonephace Kaijage" w:date="2026-10-14T05:59:00Z" w16du:dateUtc="2026-10-14T03:59:00Z"/>
                <w:color w:val="000000"/>
              </w:rPr>
            </w:pPr>
            <w:ins w:id="3855" w:author="Bonephace Kaijage" w:date="2026-10-11T07:38:00Z" w16du:dateUtc="2026-10-11T04:38:00Z">
              <w:r>
                <w:rPr>
                  <w:color w:val="000000"/>
                </w:rPr>
                <w:t>Fahamu eneo la juu ambalo kaya yako itahamia tambarare zinapojaa maji baada ya mvua kubwa, na kubalianeni mapema, kama kaya na kijiji, chakula kitatoka wapi msimu ukikosekana.</w:t>
              </w:r>
            </w:ins>
          </w:p>
          <w:p w14:paraId="6A668E78" w14:textId="50A57EA8" w:rsidR="000C3051" w:rsidRPr="00DC5789" w:rsidRDefault="00FE0A4D" w:rsidP="00DC5789">
            <w:pPr>
              <w:pStyle w:val="ListParagraph"/>
              <w:numPr>
                <w:ilvl w:val="0"/>
                <w:numId w:val="1"/>
              </w:numPr>
              <w:jc w:val="both"/>
              <w:rPr>
                <w:bCs/>
                <w:color w:val="000000"/>
              </w:rPr>
            </w:pPr>
            <w:ins w:id="3856" w:author="Bonephace Kaijage" w:date="2026-10-14T05:59:00Z" w16du:dateUtc="2026-10-14T03:59:00Z">
              <w:r>
                <w:rPr>
                  <w:color w:val="000000"/>
                </w:rPr>
                <w:t xml:space="preserve">Kubalianeni nani atamsaidia yeyote katika kaya asiyeweza kuondoka, </w:t>
              </w:r>
              <w:r>
                <w:rPr>
                  <w:color w:val="000000"/>
                </w:rPr>
                <w:lastRenderedPageBreak/>
                <w:t>kuona au kusikia tahadhari peke yake.</w:t>
              </w:r>
            </w:ins>
          </w:p>
        </w:tc>
      </w:tr>
      <w:tr w:rsidR="000C3051" w:rsidRPr="000C3051" w14:paraId="0F584561" w14:textId="77777777" w:rsidTr="000C3051">
        <w:tc>
          <w:tcPr>
            <w:tcW w:w="3420" w:type="dxa"/>
          </w:tcPr>
          <w:p w14:paraId="3F18F2AA" w14:textId="5294521E" w:rsidR="000C3051" w:rsidRPr="000C3051" w:rsidRDefault="000C3051" w:rsidP="000C3051">
            <w:pPr>
              <w:pStyle w:val="ListParagraph"/>
              <w:numPr>
                <w:ilvl w:val="0"/>
                <w:numId w:val="1"/>
              </w:numPr>
              <w:jc w:val="both"/>
              <w:rPr>
                <w:color w:val="000000"/>
              </w:rPr>
            </w:pPr>
            <w:r w:rsidRPr="000C3051">
              <w:rPr>
                <w:color w:val="000000"/>
              </w:rPr>
              <w:lastRenderedPageBreak/>
              <w:t>Sengerema: lakeshore and ferry crossings</w:t>
            </w:r>
          </w:p>
        </w:tc>
        <w:tc>
          <w:tcPr>
            <w:tcW w:w="3235" w:type="dxa"/>
          </w:tcPr>
          <w:p w14:paraId="3B2242B1" w14:textId="6012CD6D" w:rsidR="000C3051" w:rsidRPr="000C3051" w:rsidRDefault="000C3051" w:rsidP="000C3051">
            <w:pPr>
              <w:pStyle w:val="ListParagraph"/>
              <w:numPr>
                <w:ilvl w:val="0"/>
                <w:numId w:val="1"/>
              </w:numPr>
              <w:jc w:val="both"/>
              <w:rPr>
                <w:color w:val="000000"/>
              </w:rPr>
            </w:pPr>
            <w:r w:rsidRPr="000C3051">
              <w:rPr>
                <w:color w:val="000000"/>
              </w:rPr>
              <w:t>Sengerema: ufukwe na vivuko vya feri</w:t>
            </w:r>
          </w:p>
        </w:tc>
        <w:tc>
          <w:tcPr>
            <w:tcW w:w="3605" w:type="dxa"/>
          </w:tcPr>
          <w:p w14:paraId="49A1709A" w14:textId="7B11F012" w:rsidR="000C3051" w:rsidRPr="00DC5789" w:rsidRDefault="00DC5789" w:rsidP="00DC5789">
            <w:pPr>
              <w:pStyle w:val="ListParagraph"/>
              <w:numPr>
                <w:ilvl w:val="0"/>
                <w:numId w:val="1"/>
              </w:numPr>
              <w:jc w:val="both"/>
              <w:rPr>
                <w:color w:val="000000"/>
              </w:rPr>
            </w:pPr>
            <w:r w:rsidRPr="00DC5789">
              <w:rPr>
                <w:color w:val="000000"/>
              </w:rPr>
              <w:t>This area has a long lakeshore with ferry crossings and landing sites where storms, overloading and capsizing endanger travellers and fishers.</w:t>
            </w:r>
          </w:p>
          <w:p w14:paraId="6DEA3482" w14:textId="77777777" w:rsidR="000343A2" w:rsidRDefault="00DC5789" w:rsidP="00DC5789">
            <w:pPr>
              <w:pStyle w:val="ListParagraph"/>
              <w:numPr>
                <w:ilvl w:val="0"/>
                <w:numId w:val="1"/>
              </w:numPr>
              <w:jc w:val="both"/>
              <w:rPr>
                <w:ins w:id="3857" w:author="Bonephace Kaijage" w:date="2026-10-11T07:38:00Z" w16du:dateUtc="2026-10-11T04:38:00Z"/>
                <w:color w:val="000000"/>
              </w:rPr>
            </w:pPr>
            <w:r>
              <w:rPr>
                <w:color w:val="000000"/>
              </w:rPr>
              <w:t>For those travelling and fishing here, it is safer never to</w:t>
            </w:r>
            <w:r w:rsidRPr="00DC5789">
              <w:rPr>
                <w:color w:val="000000"/>
              </w:rPr>
              <w:t xml:space="preserve"> board overloaded vessels, wear life jackets and wait ashore when storms are forecast.</w:t>
            </w:r>
          </w:p>
          <w:p w14:paraId="46B57043" w14:textId="075C5469" w:rsidR="000343A2" w:rsidRDefault="00FE0A4D" w:rsidP="00DC5789">
            <w:pPr>
              <w:pStyle w:val="ListParagraph"/>
              <w:numPr>
                <w:ilvl w:val="0"/>
                <w:numId w:val="1"/>
              </w:numPr>
              <w:jc w:val="both"/>
              <w:rPr>
                <w:ins w:id="3858" w:author="Bonephace Kaijage" w:date="2026-10-11T07:38:00Z" w16du:dateUtc="2026-10-11T04:38:00Z"/>
                <w:color w:val="000000"/>
              </w:rPr>
            </w:pPr>
            <w:ins w:id="3859" w:author="Bonephace Kaijage" w:date="2026-10-14T05:56:00Z" w16du:dateUtc="2026-10-14T03:56:00Z">
              <w:r>
                <w:rPr>
                  <w:color w:val="000000"/>
                </w:rPr>
                <w:t>What raises the risk: boarding a ferry or boat that is already full, travelling at night or when clouds are building over the lake, and loading goods above the gunwale.</w:t>
              </w:r>
            </w:ins>
          </w:p>
          <w:p w14:paraId="1E4E5EE5" w14:textId="77777777" w:rsidR="00FE0A4D" w:rsidRDefault="000343A2" w:rsidP="00DC5789">
            <w:pPr>
              <w:pStyle w:val="ListParagraph"/>
              <w:numPr>
                <w:ilvl w:val="0"/>
                <w:numId w:val="1"/>
              </w:numPr>
              <w:jc w:val="both"/>
              <w:rPr>
                <w:ins w:id="3860" w:author="Bonephace Kaijage" w:date="2026-10-14T05:59:00Z" w16du:dateUtc="2026-10-14T03:59:00Z"/>
                <w:color w:val="000000"/>
              </w:rPr>
            </w:pPr>
            <w:ins w:id="3861" w:author="Bonephace Kaijage" w:date="2026-10-11T07:38:00Z" w16du:dateUtc="2026-10-11T04:38:00Z">
              <w:r>
                <w:rPr>
                  <w:color w:val="000000"/>
                </w:rPr>
                <w:t>Know the sheltered landing your boat will run to when a storm builds, and agree as a family that no one boards an overloaded vessel even if it means waiting a day; when a storm warning is given, stay ashore until it is lifted.</w:t>
              </w:r>
            </w:ins>
          </w:p>
          <w:p w14:paraId="2C655F76" w14:textId="3F9B305D" w:rsidR="000C3051" w:rsidRPr="00DC5789" w:rsidRDefault="00FE0A4D" w:rsidP="00DC5789">
            <w:pPr>
              <w:pStyle w:val="ListParagraph"/>
              <w:numPr>
                <w:ilvl w:val="0"/>
                <w:numId w:val="1"/>
              </w:numPr>
              <w:jc w:val="both"/>
              <w:rPr>
                <w:bCs/>
                <w:color w:val="000000"/>
              </w:rPr>
            </w:pPr>
            <w:ins w:id="3862" w:author="Bonephace Kaijage" w:date="2026-10-14T05:59:00Z" w16du:dateUtc="2026-10-14T03:59:00Z">
              <w:r>
                <w:rPr>
                  <w:color w:val="000000"/>
                </w:rPr>
                <w:t>Agree who will help anyone in the household who cannot move, see or hear a warning on their own.</w:t>
              </w:r>
            </w:ins>
          </w:p>
        </w:tc>
        <w:tc>
          <w:tcPr>
            <w:tcW w:w="3325" w:type="dxa"/>
          </w:tcPr>
          <w:p w14:paraId="6135D4B0" w14:textId="1DCEB1CB" w:rsidR="000C3051" w:rsidRPr="00DC5789" w:rsidRDefault="00DC5789" w:rsidP="00DC5789">
            <w:pPr>
              <w:pStyle w:val="ListParagraph"/>
              <w:numPr>
                <w:ilvl w:val="0"/>
                <w:numId w:val="1"/>
              </w:numPr>
              <w:jc w:val="both"/>
              <w:rPr>
                <w:color w:val="000000"/>
              </w:rPr>
            </w:pPr>
            <w:r w:rsidRPr="00DC5789">
              <w:rPr>
                <w:color w:val="000000"/>
              </w:rPr>
              <w:t>Eneo hili lina ufukwe mrefu wenye vivuko na mialo ambapo dhoruba, ujazaji kupita kiasi na kupinduka huhatarisha wasafiri na wavuvi.</w:t>
            </w:r>
          </w:p>
          <w:p w14:paraId="7665C154" w14:textId="77777777" w:rsidR="000343A2" w:rsidRDefault="00DC5789" w:rsidP="00DC5789">
            <w:pPr>
              <w:pStyle w:val="ListParagraph"/>
              <w:numPr>
                <w:ilvl w:val="0"/>
                <w:numId w:val="1"/>
              </w:numPr>
              <w:jc w:val="both"/>
              <w:rPr>
                <w:ins w:id="3863" w:author="Bonephace Kaijage" w:date="2026-10-11T07:38:00Z" w16du:dateUtc="2026-10-11T04:38:00Z"/>
                <w:color w:val="000000"/>
              </w:rPr>
            </w:pPr>
            <w:r>
              <w:rPr>
                <w:color w:val="000000"/>
              </w:rPr>
              <w:t>Kwa wanaosafiri na kuvua hapa, ni vyema</w:t>
            </w:r>
            <w:r w:rsidRPr="00DC5789">
              <w:rPr>
                <w:color w:val="000000"/>
              </w:rPr>
              <w:t xml:space="preserve"> kutopanda vyombo vilivyojaa kupita kiasi, kuvaa maboya ya kujiokoa na kusubiri ufukweni dhoruba inapotabiriwa.</w:t>
            </w:r>
          </w:p>
          <w:p w14:paraId="53759309" w14:textId="49D9B36B" w:rsidR="000343A2" w:rsidRDefault="00FE0A4D" w:rsidP="00DC5789">
            <w:pPr>
              <w:pStyle w:val="ListParagraph"/>
              <w:numPr>
                <w:ilvl w:val="0"/>
                <w:numId w:val="1"/>
              </w:numPr>
              <w:jc w:val="both"/>
              <w:rPr>
                <w:ins w:id="3864" w:author="Bonephace Kaijage" w:date="2026-10-11T07:38:00Z" w16du:dateUtc="2026-10-11T04:38:00Z"/>
                <w:color w:val="000000"/>
              </w:rPr>
            </w:pPr>
            <w:ins w:id="3865" w:author="Bonephace Kaijage" w:date="2026-10-14T05:56:00Z" w16du:dateUtc="2026-10-14T03:56:00Z">
              <w:r>
                <w:rPr>
                  <w:color w:val="000000"/>
                </w:rPr>
                <w:t>Kinachoongeza hatari: kupanda kivuko au chombo kilichojaa tayari, kusafiri usiku au mawingu yanapojengeka juu ya ziwa, na kupakia mizigo juu ya ukingo wa chombo.</w:t>
              </w:r>
            </w:ins>
          </w:p>
          <w:p w14:paraId="3EA5BBD4" w14:textId="77777777" w:rsidR="00FE0A4D" w:rsidRDefault="000343A2" w:rsidP="00DC5789">
            <w:pPr>
              <w:pStyle w:val="ListParagraph"/>
              <w:numPr>
                <w:ilvl w:val="0"/>
                <w:numId w:val="1"/>
              </w:numPr>
              <w:jc w:val="both"/>
              <w:rPr>
                <w:ins w:id="3866" w:author="Bonephace Kaijage" w:date="2026-10-14T05:59:00Z" w16du:dateUtc="2026-10-14T03:59:00Z"/>
                <w:color w:val="000000"/>
              </w:rPr>
            </w:pPr>
            <w:ins w:id="3867" w:author="Bonephace Kaijage" w:date="2026-10-11T07:38:00Z" w16du:dateUtc="2026-10-11T04:38:00Z">
              <w:r>
                <w:rPr>
                  <w:color w:val="000000"/>
                </w:rPr>
                <w:t>Fahamu mwalo uliokingwa ambao chombo chenu kitakimbilia dhoruba inapojengeka, na kubalianeni kama familia kwamba hakuna anayepanda chombo kilichojaa kupita kiasi hata kama ni kusubiri siku moja; tahadhari ya dhoruba inapotolewa, kaeni ufukweni hadi iondolewe.</w:t>
              </w:r>
            </w:ins>
          </w:p>
          <w:p w14:paraId="480BFF91" w14:textId="77237859" w:rsidR="000C3051" w:rsidRPr="00DC5789" w:rsidRDefault="00FE0A4D" w:rsidP="00DC5789">
            <w:pPr>
              <w:pStyle w:val="ListParagraph"/>
              <w:numPr>
                <w:ilvl w:val="0"/>
                <w:numId w:val="1"/>
              </w:numPr>
              <w:jc w:val="both"/>
              <w:rPr>
                <w:bCs/>
                <w:color w:val="000000"/>
              </w:rPr>
            </w:pPr>
            <w:ins w:id="3868" w:author="Bonephace Kaijage" w:date="2026-10-14T05:59:00Z" w16du:dateUtc="2026-10-14T03:59:00Z">
              <w:r>
                <w:rPr>
                  <w:color w:val="000000"/>
                </w:rPr>
                <w:t>Kubalianeni nani atamsaidia yeyote katika kaya asiyeweza kuondoka, kuona au kusikia tahadhari peke yake.</w:t>
              </w:r>
            </w:ins>
          </w:p>
        </w:tc>
      </w:tr>
      <w:tr w:rsidR="000C3051" w:rsidRPr="000C3051" w14:paraId="6C6AA3E6" w14:textId="77777777" w:rsidTr="000C3051">
        <w:tc>
          <w:tcPr>
            <w:tcW w:w="3420" w:type="dxa"/>
          </w:tcPr>
          <w:p w14:paraId="486A5CB3" w14:textId="407C783E" w:rsidR="000C3051" w:rsidRPr="000C3051" w:rsidRDefault="000C3051" w:rsidP="000C3051">
            <w:pPr>
              <w:pStyle w:val="ListParagraph"/>
              <w:numPr>
                <w:ilvl w:val="0"/>
                <w:numId w:val="1"/>
              </w:numPr>
              <w:jc w:val="both"/>
              <w:rPr>
                <w:color w:val="000000"/>
              </w:rPr>
            </w:pPr>
            <w:r w:rsidRPr="000C3051">
              <w:rPr>
                <w:color w:val="000000"/>
              </w:rPr>
              <w:t>Ukerewe: islands and ferry routes</w:t>
            </w:r>
          </w:p>
        </w:tc>
        <w:tc>
          <w:tcPr>
            <w:tcW w:w="3235" w:type="dxa"/>
          </w:tcPr>
          <w:p w14:paraId="33731D4A" w14:textId="021DB300" w:rsidR="000C3051" w:rsidRPr="000C3051" w:rsidRDefault="000C3051" w:rsidP="000C3051">
            <w:pPr>
              <w:pStyle w:val="ListParagraph"/>
              <w:numPr>
                <w:ilvl w:val="0"/>
                <w:numId w:val="1"/>
              </w:numPr>
              <w:jc w:val="both"/>
              <w:rPr>
                <w:color w:val="000000"/>
              </w:rPr>
            </w:pPr>
            <w:r w:rsidRPr="000C3051">
              <w:rPr>
                <w:color w:val="000000"/>
              </w:rPr>
              <w:t>Ukerewe: visiwa na njia za vivuko</w:t>
            </w:r>
          </w:p>
        </w:tc>
        <w:tc>
          <w:tcPr>
            <w:tcW w:w="3605" w:type="dxa"/>
          </w:tcPr>
          <w:p w14:paraId="13A0A417" w14:textId="5EEC1421" w:rsidR="000C3051" w:rsidRPr="00DC5789" w:rsidRDefault="00DC5789" w:rsidP="00DC5789">
            <w:pPr>
              <w:pStyle w:val="ListParagraph"/>
              <w:numPr>
                <w:ilvl w:val="0"/>
                <w:numId w:val="1"/>
              </w:numPr>
              <w:jc w:val="both"/>
              <w:rPr>
                <w:color w:val="000000"/>
              </w:rPr>
            </w:pPr>
            <w:r w:rsidRPr="00DC5789">
              <w:rPr>
                <w:color w:val="000000"/>
              </w:rPr>
              <w:t xml:space="preserve">This area is a group of islands reached by ferry, where lake storms make crossings dangerous, help arrives slowly </w:t>
            </w:r>
            <w:r w:rsidRPr="00DC5789">
              <w:rPr>
                <w:color w:val="000000"/>
              </w:rPr>
              <w:lastRenderedPageBreak/>
              <w:t>and water-borne disease spreads in dense villages.</w:t>
            </w:r>
          </w:p>
          <w:p w14:paraId="58083F6B" w14:textId="77777777" w:rsidR="000343A2" w:rsidRDefault="00DC5789" w:rsidP="00DC5789">
            <w:pPr>
              <w:pStyle w:val="ListParagraph"/>
              <w:numPr>
                <w:ilvl w:val="0"/>
                <w:numId w:val="1"/>
              </w:numPr>
              <w:jc w:val="both"/>
              <w:rPr>
                <w:ins w:id="3869" w:author="Bonephace Kaijage" w:date="2026-10-11T07:38:00Z" w16du:dateUtc="2026-10-11T04:38:00Z"/>
                <w:color w:val="000000"/>
              </w:rPr>
            </w:pPr>
            <w:r>
              <w:rPr>
                <w:color w:val="000000"/>
              </w:rPr>
              <w:t>For those living and travelling here, it helps to</w:t>
            </w:r>
            <w:r w:rsidRPr="00DC5789">
              <w:rPr>
                <w:color w:val="000000"/>
              </w:rPr>
              <w:t xml:space="preserve"> board only safe, licensed vessels, wear life jackets and keep food, water and medicine reserves.</w:t>
            </w:r>
          </w:p>
          <w:p w14:paraId="760EB330" w14:textId="7E99D31C" w:rsidR="000343A2" w:rsidRDefault="00FE0A4D" w:rsidP="00DC5789">
            <w:pPr>
              <w:pStyle w:val="ListParagraph"/>
              <w:numPr>
                <w:ilvl w:val="0"/>
                <w:numId w:val="1"/>
              </w:numPr>
              <w:jc w:val="both"/>
              <w:rPr>
                <w:ins w:id="3870" w:author="Bonephace Kaijage" w:date="2026-10-11T07:38:00Z" w16du:dateUtc="2026-10-11T04:38:00Z"/>
                <w:color w:val="000000"/>
              </w:rPr>
            </w:pPr>
            <w:ins w:id="3871" w:author="Bonephace Kaijage" w:date="2026-10-14T05:57:00Z" w16du:dateUtc="2026-10-14T03:57:00Z">
              <w:r>
                <w:rPr>
                  <w:color w:val="000000"/>
                </w:rPr>
                <w:t>What raises the risk on islands where help is slow: crossing in unlicensed or overloaded boats, letting household reserves run out before the stormy months, and drinking untreated lake water.</w:t>
              </w:r>
            </w:ins>
          </w:p>
          <w:p w14:paraId="1CEDE648" w14:textId="77777777" w:rsidR="00FE0A4D" w:rsidRDefault="000343A2" w:rsidP="00DC5789">
            <w:pPr>
              <w:pStyle w:val="ListParagraph"/>
              <w:numPr>
                <w:ilvl w:val="0"/>
                <w:numId w:val="1"/>
              </w:numPr>
              <w:jc w:val="both"/>
              <w:rPr>
                <w:ins w:id="3872" w:author="Bonephace Kaijage" w:date="2026-10-14T05:59:00Z" w16du:dateUtc="2026-10-14T03:59:00Z"/>
                <w:color w:val="000000"/>
              </w:rPr>
            </w:pPr>
            <w:ins w:id="3873" w:author="Bonephace Kaijage" w:date="2026-10-11T07:38:00Z" w16du:dateUtc="2026-10-11T04:38:00Z">
              <w:r>
                <w:rPr>
                  <w:color w:val="000000"/>
                </w:rPr>
                <w:t>Know the sheltered landing your boat will run to when a storm builds and the household that holds the phone for calling help; keep food, water and medicine for the days the ferries cannot cross, and report the first case of watery diarrhoea the same day.</w:t>
              </w:r>
            </w:ins>
          </w:p>
          <w:p w14:paraId="623766B0" w14:textId="6DA80E8D" w:rsidR="000C3051" w:rsidRPr="00DC5789" w:rsidRDefault="00FE0A4D" w:rsidP="00DC5789">
            <w:pPr>
              <w:pStyle w:val="ListParagraph"/>
              <w:numPr>
                <w:ilvl w:val="0"/>
                <w:numId w:val="1"/>
              </w:numPr>
              <w:jc w:val="both"/>
              <w:rPr>
                <w:bCs/>
                <w:color w:val="000000"/>
              </w:rPr>
            </w:pPr>
            <w:ins w:id="3874" w:author="Bonephace Kaijage" w:date="2026-10-14T05:59:00Z" w16du:dateUtc="2026-10-14T03:59:00Z">
              <w:r>
                <w:rPr>
                  <w:color w:val="000000"/>
                </w:rPr>
                <w:t>Agree who will help anyone in the household who cannot move, see or hear a warning on their own.</w:t>
              </w:r>
            </w:ins>
          </w:p>
        </w:tc>
        <w:tc>
          <w:tcPr>
            <w:tcW w:w="3325" w:type="dxa"/>
          </w:tcPr>
          <w:p w14:paraId="707997D5" w14:textId="3484D888" w:rsidR="000C3051" w:rsidRPr="00DC5789" w:rsidRDefault="00DC5789" w:rsidP="00DC5789">
            <w:pPr>
              <w:pStyle w:val="ListParagraph"/>
              <w:numPr>
                <w:ilvl w:val="0"/>
                <w:numId w:val="1"/>
              </w:numPr>
              <w:jc w:val="both"/>
              <w:rPr>
                <w:color w:val="000000"/>
              </w:rPr>
            </w:pPr>
            <w:r w:rsidRPr="00DC5789">
              <w:rPr>
                <w:color w:val="000000"/>
              </w:rPr>
              <w:lastRenderedPageBreak/>
              <w:t xml:space="preserve">Eneo hili ni kundi la visiwa vinavyofikiwa kwa vivuko, ambapo dhoruba za ziwani hufanya safari kuwa hatari, </w:t>
            </w:r>
            <w:r w:rsidRPr="00DC5789">
              <w:rPr>
                <w:color w:val="000000"/>
              </w:rPr>
              <w:lastRenderedPageBreak/>
              <w:t>msaada huchelewa kufika na magonjwa yatokanayo na maji husambaa kwenye vijiji vyenye msongamano.</w:t>
            </w:r>
          </w:p>
          <w:p w14:paraId="3CFF4BDF" w14:textId="77777777" w:rsidR="000343A2" w:rsidRDefault="00DC5789" w:rsidP="00DC5789">
            <w:pPr>
              <w:pStyle w:val="ListParagraph"/>
              <w:numPr>
                <w:ilvl w:val="0"/>
                <w:numId w:val="1"/>
              </w:numPr>
              <w:jc w:val="both"/>
              <w:rPr>
                <w:ins w:id="3875" w:author="Bonephace Kaijage" w:date="2026-10-11T07:38:00Z" w16du:dateUtc="2026-10-11T04:38:00Z"/>
                <w:color w:val="000000"/>
              </w:rPr>
            </w:pPr>
            <w:r>
              <w:rPr>
                <w:color w:val="000000"/>
              </w:rPr>
              <w:t>Kwa wanaoishi na kusafiri hapa, ni vyema</w:t>
            </w:r>
            <w:r w:rsidRPr="00DC5789">
              <w:rPr>
                <w:color w:val="000000"/>
              </w:rPr>
              <w:t xml:space="preserve"> kupanda vyombo salama vyenye leseni tu, kuvaa maboya ya kujiokoa na kuweka akiba ya chakula, maji na dawa.</w:t>
            </w:r>
          </w:p>
          <w:p w14:paraId="2ED65D7F" w14:textId="7F104AC1" w:rsidR="000343A2" w:rsidRDefault="00FE0A4D" w:rsidP="00DC5789">
            <w:pPr>
              <w:pStyle w:val="ListParagraph"/>
              <w:numPr>
                <w:ilvl w:val="0"/>
                <w:numId w:val="1"/>
              </w:numPr>
              <w:jc w:val="both"/>
              <w:rPr>
                <w:ins w:id="3876" w:author="Bonephace Kaijage" w:date="2026-10-11T07:38:00Z" w16du:dateUtc="2026-10-11T04:38:00Z"/>
                <w:color w:val="000000"/>
              </w:rPr>
            </w:pPr>
            <w:ins w:id="3877" w:author="Bonephace Kaijage" w:date="2026-10-14T05:56:00Z" w16du:dateUtc="2026-10-14T03:56:00Z">
              <w:r>
                <w:rPr>
                  <w:color w:val="000000"/>
                </w:rPr>
                <w:t>Kinachoongeza hatari visiwani ambako msaada huchelewa: kuvuka kwa vyombo visivyo na leseni au vilivyojaa kupita kiasi, kuacha akiba za kaya ziishe kabla ya miezi ya dhoruba, na kunywa maji ya ziwa yasiyotibiwa.</w:t>
              </w:r>
            </w:ins>
          </w:p>
          <w:p w14:paraId="23F46AE2" w14:textId="77777777" w:rsidR="00FE0A4D" w:rsidRDefault="000343A2" w:rsidP="00DC5789">
            <w:pPr>
              <w:pStyle w:val="ListParagraph"/>
              <w:numPr>
                <w:ilvl w:val="0"/>
                <w:numId w:val="1"/>
              </w:numPr>
              <w:jc w:val="both"/>
              <w:rPr>
                <w:ins w:id="3878" w:author="Bonephace Kaijage" w:date="2026-10-14T05:59:00Z" w16du:dateUtc="2026-10-14T03:59:00Z"/>
                <w:color w:val="000000"/>
              </w:rPr>
            </w:pPr>
            <w:ins w:id="3879" w:author="Bonephace Kaijage" w:date="2026-10-11T07:38:00Z" w16du:dateUtc="2026-10-11T04:38:00Z">
              <w:r>
                <w:rPr>
                  <w:color w:val="000000"/>
                </w:rPr>
                <w:t>Fahamu mwalo uliokingwa ambao chombo chenu kitakimbilia dhoruba inapojengeka na kaya inayoshikilia simu ya kuita msaada; wekeni akiba ya chakula, maji na dawa kwa siku ambazo vivuko haviwezi kuvuka, na ripoti mgonjwa wa kwanza wa kuharisha maji siku hiyo hiyo.</w:t>
              </w:r>
            </w:ins>
          </w:p>
          <w:p w14:paraId="026B60BB" w14:textId="72B51D8A" w:rsidR="000C3051" w:rsidRPr="00DC5789" w:rsidRDefault="00FE0A4D" w:rsidP="00DC5789">
            <w:pPr>
              <w:pStyle w:val="ListParagraph"/>
              <w:numPr>
                <w:ilvl w:val="0"/>
                <w:numId w:val="1"/>
              </w:numPr>
              <w:jc w:val="both"/>
              <w:rPr>
                <w:bCs/>
                <w:color w:val="000000"/>
              </w:rPr>
            </w:pPr>
            <w:ins w:id="3880" w:author="Bonephace Kaijage" w:date="2026-10-14T05:59:00Z" w16du:dateUtc="2026-10-14T03:59:00Z">
              <w:r>
                <w:rPr>
                  <w:color w:val="000000"/>
                </w:rPr>
                <w:t>Kubalianeni nani atamsaidia yeyote katika kaya asiyeweza kuondoka, kuona au kusikia tahadhari peke yake.</w:t>
              </w:r>
            </w:ins>
          </w:p>
        </w:tc>
      </w:tr>
    </w:tbl>
    <w:p w14:paraId="2C664149" w14:textId="77777777" w:rsidR="00FE0A4D" w:rsidRPr="00FE0A4D" w:rsidRDefault="00FE0A4D" w:rsidP="00FE0A4D">
      <w:pPr>
        <w:spacing w:after="120"/>
        <w:rPr>
          <w:ins w:id="3881" w:author="Bonephace Kaijage" w:date="2026-10-14T06:01:00Z" w16du:dateUtc="2026-10-14T04:01:00Z"/>
          <w:i/>
          <w:sz w:val="18"/>
          <w:rPrChange w:id="3882" w:author="Bonephace Kaijage" w:date="2026-10-14T06:01:00Z" w16du:dateUtc="2026-10-14T04:01:00Z">
            <w:rPr>
              <w:ins w:id="3883" w:author="Bonephace Kaijage" w:date="2026-10-14T06:01:00Z" w16du:dateUtc="2026-10-14T04:01:00Z"/>
            </w:rPr>
          </w:rPrChange>
        </w:rPr>
        <w:pPrChange w:id="3884" w:author="Bonephace Kaijage" w:date="2026-10-14T06:01:00Z" w16du:dateUtc="2026-10-14T04:01:00Z">
          <w:pPr>
            <w:jc w:val="both"/>
          </w:pPr>
        </w:pPrChange>
      </w:pPr>
      <w:ins w:id="3885" w:author="Bonephace Kaijage" w:date="2026-10-14T06:01:00Z" w16du:dateUtc="2026-10-14T04:01:00Z">
        <w:r w:rsidRPr="00FE0A4D">
          <w:rPr>
            <w:i/>
            <w:sz w:val="18"/>
            <w:rPrChange w:id="3886"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0A6DD0F3" w14:textId="66B7989A" w:rsidR="000C3051" w:rsidRPr="000C3051" w:rsidRDefault="000C3051" w:rsidP="000C3051">
      <w:pPr>
        <w:jc w:val="both"/>
        <w:rPr>
          <w:color w:val="000000"/>
        </w:rPr>
      </w:pPr>
    </w:p>
    <w:p w14:paraId="6B8D86FC" w14:textId="1C4E7F14" w:rsidR="000C3051" w:rsidRPr="00997D17" w:rsidRDefault="000C3051">
      <w:pPr>
        <w:pStyle w:val="ListParagraph"/>
        <w:rPr>
          <w:sz w:val="22"/>
          <w:szCs w:val="22"/>
        </w:rPr>
      </w:pPr>
    </w:p>
    <w:tbl>
      <w:tblPr>
        <w:tblStyle w:val="TableGrid"/>
        <w:tblW w:w="0" w:type="auto"/>
        <w:tblLook w:val="04A0" w:firstRow="1" w:lastRow="0" w:firstColumn="1" w:lastColumn="0" w:noHBand="0" w:noVBand="1"/>
      </w:tblPr>
      <w:tblGrid>
        <w:gridCol w:w="2236"/>
        <w:gridCol w:w="2199"/>
        <w:gridCol w:w="2234"/>
        <w:gridCol w:w="2217"/>
        <w:gridCol w:w="2251"/>
        <w:gridCol w:w="2533"/>
      </w:tblGrid>
      <w:tr w:rsidR="002066E7" w:rsidRPr="00997D17" w14:paraId="0B483C65" w14:textId="77777777" w:rsidTr="002066E7">
        <w:trPr>
          <w:tblHeader/>
        </w:trPr>
        <w:tc>
          <w:tcPr>
            <w:tcW w:w="2278" w:type="dxa"/>
          </w:tcPr>
          <w:p w14:paraId="3824ED9F" w14:textId="26686763" w:rsidR="002066E7" w:rsidRPr="00997D17" w:rsidRDefault="008C6B60" w:rsidP="00FD6059">
            <w:pPr>
              <w:pStyle w:val="ListParagraph"/>
              <w:rPr>
                <w:sz w:val="22"/>
                <w:szCs w:val="22"/>
              </w:rPr>
            </w:pPr>
            <w:r w:rsidRPr="00997D17">
              <w:rPr>
                <w:sz w:val="22"/>
                <w:szCs w:val="22"/>
              </w:rPr>
              <w:lastRenderedPageBreak/>
              <w:t>COUNCIL / HALMASHAURI</w:t>
            </w:r>
          </w:p>
        </w:tc>
        <w:tc>
          <w:tcPr>
            <w:tcW w:w="2278" w:type="dxa"/>
          </w:tcPr>
          <w:p w14:paraId="7BBCCEEA" w14:textId="79AA7700" w:rsidR="002066E7" w:rsidRPr="00997D17" w:rsidRDefault="002066E7" w:rsidP="00FD6059">
            <w:pPr>
              <w:pStyle w:val="ListParagraph"/>
              <w:rPr>
                <w:sz w:val="22"/>
                <w:szCs w:val="22"/>
              </w:rPr>
            </w:pPr>
            <w:r w:rsidRPr="00997D17">
              <w:rPr>
                <w:sz w:val="22"/>
                <w:szCs w:val="22"/>
              </w:rPr>
              <w:t>LEVEL / NGAZI</w:t>
            </w:r>
          </w:p>
        </w:tc>
        <w:tc>
          <w:tcPr>
            <w:tcW w:w="2278" w:type="dxa"/>
          </w:tcPr>
          <w:p w14:paraId="155AE544" w14:textId="1BA42613" w:rsidR="002066E7" w:rsidRPr="00997D17" w:rsidRDefault="002066E7" w:rsidP="00FD6059">
            <w:pPr>
              <w:pStyle w:val="ListParagraph"/>
              <w:rPr>
                <w:sz w:val="22"/>
                <w:szCs w:val="22"/>
              </w:rPr>
            </w:pPr>
            <w:r w:rsidRPr="00997D17">
              <w:rPr>
                <w:sz w:val="22"/>
                <w:szCs w:val="22"/>
              </w:rPr>
              <w:t>IMPACT (EN)</w:t>
            </w:r>
          </w:p>
        </w:tc>
        <w:tc>
          <w:tcPr>
            <w:tcW w:w="2278" w:type="dxa"/>
          </w:tcPr>
          <w:p w14:paraId="5B1A17BA" w14:textId="0355701C" w:rsidR="002066E7" w:rsidRPr="00997D17" w:rsidRDefault="002066E7" w:rsidP="00FD6059">
            <w:pPr>
              <w:pStyle w:val="ListParagraph"/>
              <w:rPr>
                <w:sz w:val="22"/>
                <w:szCs w:val="22"/>
              </w:rPr>
            </w:pPr>
            <w:r w:rsidRPr="00997D17">
              <w:rPr>
                <w:sz w:val="22"/>
                <w:szCs w:val="22"/>
              </w:rPr>
              <w:t>ATHARI (SW)</w:t>
            </w:r>
          </w:p>
        </w:tc>
        <w:tc>
          <w:tcPr>
            <w:tcW w:w="2279" w:type="dxa"/>
          </w:tcPr>
          <w:p w14:paraId="130D12FD" w14:textId="7FBAA767" w:rsidR="002066E7" w:rsidRPr="00997D17" w:rsidRDefault="002066E7" w:rsidP="00FD6059">
            <w:pPr>
              <w:pStyle w:val="ListParagraph"/>
              <w:rPr>
                <w:sz w:val="22"/>
                <w:szCs w:val="22"/>
              </w:rPr>
            </w:pPr>
            <w:r w:rsidRPr="00997D17">
              <w:rPr>
                <w:sz w:val="22"/>
                <w:szCs w:val="22"/>
              </w:rPr>
              <w:t>ACTION (EN)</w:t>
            </w:r>
          </w:p>
        </w:tc>
        <w:tc>
          <w:tcPr>
            <w:tcW w:w="2279" w:type="dxa"/>
          </w:tcPr>
          <w:p w14:paraId="779E3445" w14:textId="36B51454" w:rsidR="002066E7" w:rsidRPr="00997D17" w:rsidRDefault="002066E7" w:rsidP="00FD6059">
            <w:pPr>
              <w:pStyle w:val="ListParagraph"/>
              <w:rPr>
                <w:sz w:val="22"/>
                <w:szCs w:val="22"/>
              </w:rPr>
            </w:pPr>
            <w:r w:rsidRPr="00997D17">
              <w:rPr>
                <w:sz w:val="22"/>
                <w:szCs w:val="22"/>
              </w:rPr>
              <w:t>HATUA (SW)</w:t>
            </w:r>
          </w:p>
        </w:tc>
      </w:tr>
      <w:tr w:rsidR="002066E7" w:rsidRPr="00997D17" w14:paraId="29FDA5F6" w14:textId="77777777" w:rsidTr="002066E7">
        <w:tc>
          <w:tcPr>
            <w:tcW w:w="2278" w:type="dxa"/>
          </w:tcPr>
          <w:p w14:paraId="6D41B5F2" w14:textId="5BD9B94C" w:rsidR="002066E7" w:rsidRPr="00997D17" w:rsidRDefault="002066E7" w:rsidP="00FD6059">
            <w:pPr>
              <w:pStyle w:val="ListParagraph"/>
              <w:rPr>
                <w:sz w:val="22"/>
                <w:szCs w:val="22"/>
              </w:rPr>
            </w:pPr>
            <w:r w:rsidRPr="00997D17">
              <w:rPr>
                <w:sz w:val="22"/>
                <w:szCs w:val="22"/>
              </w:rPr>
              <w:t>Mwanza City Council</w:t>
            </w:r>
          </w:p>
        </w:tc>
        <w:tc>
          <w:tcPr>
            <w:tcW w:w="2278" w:type="dxa"/>
          </w:tcPr>
          <w:p w14:paraId="0CEDFB28" w14:textId="4AA69032"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20C8D2EC" w14:textId="216F6E18" w:rsidR="002066E7" w:rsidRPr="00997D17" w:rsidRDefault="008C6B60" w:rsidP="00FD6059">
            <w:pPr>
              <w:pStyle w:val="ListParagraph"/>
              <w:rPr>
                <w:sz w:val="22"/>
                <w:szCs w:val="22"/>
              </w:rPr>
            </w:pPr>
            <w:r w:rsidRPr="00997D17">
              <w:rPr>
                <w:sz w:val="22"/>
                <w:szCs w:val="22"/>
              </w:rPr>
              <w:t>Lake Victoria floods (Mkuyuni and shore roads recorded in 2025), large waves, boat accidents, heavy rain, and cholera. A few roads slippery, a few low homes wet, and lightning where storms build.</w:t>
            </w:r>
          </w:p>
        </w:tc>
        <w:tc>
          <w:tcPr>
            <w:tcW w:w="2278" w:type="dxa"/>
          </w:tcPr>
          <w:p w14:paraId="535073B6" w14:textId="73121D4A"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5F60FA65" w14:textId="0FA06565" w:rsidR="008C6B60" w:rsidRPr="00997D17" w:rsidRDefault="00034217" w:rsidP="00F20E47">
            <w:pPr>
              <w:pStyle w:val="ListBullet"/>
              <w:rPr>
                <w:sz w:val="22"/>
                <w:szCs w:val="22"/>
              </w:rPr>
            </w:pPr>
            <w:r w:rsidRPr="00997D17">
              <w:rPr>
                <w:sz w:val="22"/>
                <w:szCs w:val="22"/>
              </w:rPr>
              <w:t>Check the forecast before any boat leaves. Life jacket on.</w:t>
            </w:r>
          </w:p>
          <w:p w14:paraId="1DF12301" w14:textId="223D59BB" w:rsidR="008C6B60" w:rsidRPr="00997D17" w:rsidRDefault="00034217" w:rsidP="00F20E47">
            <w:pPr>
              <w:pStyle w:val="ListBullet"/>
              <w:rPr>
                <w:sz w:val="22"/>
                <w:szCs w:val="22"/>
              </w:rPr>
            </w:pPr>
            <w:r w:rsidRPr="00997D17">
              <w:rPr>
                <w:sz w:val="22"/>
                <w:szCs w:val="22"/>
              </w:rPr>
              <w:t>Bring small boats off the open water.</w:t>
            </w:r>
          </w:p>
          <w:p w14:paraId="7CE03DC8" w14:textId="1D7647AF" w:rsidR="008C6B60" w:rsidRPr="00997D17" w:rsidRDefault="00034217" w:rsidP="00F20E47">
            <w:pPr>
              <w:pStyle w:val="ListBullet"/>
              <w:rPr>
                <w:sz w:val="22"/>
                <w:szCs w:val="22"/>
              </w:rPr>
            </w:pPr>
            <w:r w:rsidRPr="00997D17">
              <w:rPr>
                <w:sz w:val="22"/>
                <w:szCs w:val="22"/>
              </w:rPr>
              <w:t>Landing site: listen for the warning and save 190.</w:t>
            </w:r>
          </w:p>
          <w:p w14:paraId="5073EE00" w14:textId="2CE039F0"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1F84A9E2" w14:textId="07A3EFB6" w:rsidR="008C6B60" w:rsidRPr="00997D17" w:rsidRDefault="00034217" w:rsidP="00F20E47">
            <w:pPr>
              <w:pStyle w:val="ListBullet"/>
              <w:rPr>
                <w:sz w:val="22"/>
                <w:szCs w:val="22"/>
              </w:rPr>
            </w:pPr>
            <w:r w:rsidRPr="00997D17">
              <w:rPr>
                <w:sz w:val="22"/>
                <w:szCs w:val="22"/>
              </w:rPr>
              <w:t>Angalia utabiri kabla ya chombo kuondoka. Vaa jaketi ya kujiokoa.</w:t>
            </w:r>
          </w:p>
          <w:p w14:paraId="2BD1D9D1" w14:textId="3F24DC43" w:rsidR="008C6B60" w:rsidRPr="00997D17" w:rsidRDefault="00034217" w:rsidP="00F20E47">
            <w:pPr>
              <w:pStyle w:val="ListBullet"/>
              <w:rPr>
                <w:sz w:val="22"/>
                <w:szCs w:val="22"/>
              </w:rPr>
            </w:pPr>
            <w:r w:rsidRPr="00997D17">
              <w:rPr>
                <w:sz w:val="22"/>
                <w:szCs w:val="22"/>
              </w:rPr>
              <w:t>Rudisha vyombo vidogo kutoka maji ya wazi.</w:t>
            </w:r>
          </w:p>
          <w:p w14:paraId="4473722B" w14:textId="473D1F03" w:rsidR="008C6B60" w:rsidRPr="00997D17" w:rsidRDefault="00034217" w:rsidP="00F20E47">
            <w:pPr>
              <w:pStyle w:val="ListBullet"/>
              <w:rPr>
                <w:sz w:val="22"/>
                <w:szCs w:val="22"/>
                <w:lang w:val="sv-SE"/>
              </w:rPr>
            </w:pPr>
            <w:r w:rsidRPr="00997D17">
              <w:rPr>
                <w:sz w:val="22"/>
                <w:szCs w:val="22"/>
                <w:lang w:val="sv-SE"/>
              </w:rPr>
              <w:t>Mwalo: sikiliza onyo na hifadhi 190.</w:t>
            </w:r>
          </w:p>
          <w:p w14:paraId="0A7E4A86" w14:textId="4A203C6A" w:rsidR="002066E7" w:rsidRPr="00997D17" w:rsidRDefault="00FE0A4D" w:rsidP="00F20E47">
            <w:pPr>
              <w:pStyle w:val="ListBullet"/>
              <w:rPr>
                <w:sz w:val="22"/>
                <w:szCs w:val="22"/>
                <w:lang w:val="sv-SE"/>
              </w:rPr>
            </w:pPr>
            <w:ins w:id="3887"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3888"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1857D53F" w14:textId="77777777" w:rsidTr="002066E7">
        <w:tc>
          <w:tcPr>
            <w:tcW w:w="2278" w:type="dxa"/>
          </w:tcPr>
          <w:p w14:paraId="02D49973" w14:textId="77777777" w:rsidR="002066E7" w:rsidRPr="00997D17" w:rsidRDefault="002066E7" w:rsidP="00FD6059">
            <w:pPr>
              <w:pStyle w:val="ListParagraph"/>
              <w:rPr>
                <w:sz w:val="22"/>
                <w:szCs w:val="22"/>
                <w:lang w:val="sv-SE"/>
              </w:rPr>
            </w:pPr>
          </w:p>
        </w:tc>
        <w:tc>
          <w:tcPr>
            <w:tcW w:w="2278" w:type="dxa"/>
          </w:tcPr>
          <w:p w14:paraId="310F8467" w14:textId="2197C0E5"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3B574308" w14:textId="37D96106" w:rsidR="002066E7" w:rsidRPr="00997D17" w:rsidRDefault="008C6B60" w:rsidP="00FD6059">
            <w:pPr>
              <w:pStyle w:val="ListParagraph"/>
              <w:rPr>
                <w:sz w:val="22"/>
                <w:szCs w:val="22"/>
              </w:rPr>
            </w:pPr>
            <w:r w:rsidRPr="00997D17">
              <w:rPr>
                <w:sz w:val="22"/>
                <w:szCs w:val="22"/>
              </w:rPr>
              <w:t>Lake Victoria floods (Mkuyuni and shore roads recorded in 2025), large waves, boat accidents, heavy rain, and cholera. Roads, water points or houses at the named sites are now affected. Some journeys and classes are disrupted.</w:t>
            </w:r>
          </w:p>
        </w:tc>
        <w:tc>
          <w:tcPr>
            <w:tcW w:w="2278" w:type="dxa"/>
          </w:tcPr>
          <w:p w14:paraId="1DB34BB2" w14:textId="2EE4D9D8"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A91A5B6" w14:textId="0E815D43" w:rsidR="008C6B60" w:rsidRPr="00997D17" w:rsidRDefault="00034217" w:rsidP="00F20E47">
            <w:pPr>
              <w:pStyle w:val="ListBullet"/>
              <w:rPr>
                <w:sz w:val="22"/>
                <w:szCs w:val="22"/>
              </w:rPr>
            </w:pPr>
            <w:r w:rsidRPr="00997D17">
              <w:rPr>
                <w:sz w:val="22"/>
                <w:szCs w:val="22"/>
              </w:rPr>
              <w:t>Stop fishing and crossings on this water.</w:t>
            </w:r>
          </w:p>
          <w:p w14:paraId="2C8A2D2B" w14:textId="52138B62" w:rsidR="008C6B60" w:rsidRPr="00997D17" w:rsidRDefault="00FE0A4D" w:rsidP="00F20E47">
            <w:pPr>
              <w:pStyle w:val="ListBullet"/>
              <w:rPr>
                <w:sz w:val="22"/>
                <w:szCs w:val="22"/>
              </w:rPr>
            </w:pPr>
            <w:ins w:id="3889"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3890" w:author="Bonephace Kaijage" w:date="2026-10-14T06:15:00Z" w16du:dateUtc="2026-10-14T04:15:00Z">
              <w:r w:rsidR="00034217" w:rsidRPr="00997D17" w:rsidDel="00FE0A4D">
                <w:rPr>
                  <w:sz w:val="22"/>
                  <w:szCs w:val="22"/>
                </w:rPr>
                <w:delText>Move people off the low shore to the assembly point.</w:delText>
              </w:r>
            </w:del>
          </w:p>
          <w:p w14:paraId="59AEDA6E" w14:textId="2D23D23D" w:rsidR="008C6B60" w:rsidRPr="00997D17" w:rsidRDefault="00034217" w:rsidP="00F20E47">
            <w:pPr>
              <w:pStyle w:val="ListBullet"/>
              <w:rPr>
                <w:sz w:val="22"/>
                <w:szCs w:val="22"/>
              </w:rPr>
            </w:pPr>
            <w:r w:rsidRPr="00997D17">
              <w:rPr>
                <w:sz w:val="22"/>
                <w:szCs w:val="22"/>
              </w:rPr>
              <w:t>Marine police or the beach unit: account for boats still out.</w:t>
            </w:r>
          </w:p>
          <w:p w14:paraId="026BB194" w14:textId="4244CF15" w:rsidR="002066E7" w:rsidRPr="00997D17" w:rsidRDefault="00034217" w:rsidP="00F20E47">
            <w:pPr>
              <w:pStyle w:val="ListBullet"/>
              <w:rPr>
                <w:sz w:val="22"/>
                <w:szCs w:val="22"/>
              </w:rPr>
            </w:pPr>
            <w:r w:rsidRPr="00997D17">
              <w:rPr>
                <w:sz w:val="22"/>
                <w:szCs w:val="22"/>
              </w:rPr>
              <w:lastRenderedPageBreak/>
              <w:t>Boil water if shore wells are flooded.</w:t>
            </w:r>
          </w:p>
        </w:tc>
        <w:tc>
          <w:tcPr>
            <w:tcW w:w="2279" w:type="dxa"/>
          </w:tcPr>
          <w:p w14:paraId="26D1CA55" w14:textId="17AA3FDC" w:rsidR="008C6B60" w:rsidRPr="00997D17" w:rsidRDefault="00034217" w:rsidP="00F20E47">
            <w:pPr>
              <w:pStyle w:val="ListBullet"/>
              <w:rPr>
                <w:sz w:val="22"/>
                <w:szCs w:val="22"/>
              </w:rPr>
            </w:pPr>
            <w:r w:rsidRPr="00997D17">
              <w:rPr>
                <w:sz w:val="22"/>
                <w:szCs w:val="22"/>
              </w:rPr>
              <w:lastRenderedPageBreak/>
              <w:t>Simamisha uvuvi na vivuko kwenye maji haya.</w:t>
            </w:r>
          </w:p>
          <w:p w14:paraId="4E9DAA0A" w14:textId="37182F01" w:rsidR="008C6B60" w:rsidRPr="00997D17" w:rsidRDefault="00FE0A4D" w:rsidP="00F20E47">
            <w:pPr>
              <w:pStyle w:val="ListBullet"/>
              <w:rPr>
                <w:sz w:val="22"/>
                <w:szCs w:val="22"/>
              </w:rPr>
            </w:pPr>
            <w:ins w:id="3891"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3892" w:author="Bonephace Kaijage" w:date="2026-10-14T06:16:00Z" w16du:dateUtc="2026-10-14T04:16:00Z">
              <w:r w:rsidR="00034217" w:rsidRPr="00997D17" w:rsidDel="00FE0A4D">
                <w:rPr>
                  <w:sz w:val="22"/>
                  <w:szCs w:val="22"/>
                </w:rPr>
                <w:delText>Hamisha watu kutoka ufuo wa chini kwenda kituoni.</w:delText>
              </w:r>
            </w:del>
          </w:p>
          <w:p w14:paraId="05B28FD3" w14:textId="628FFC08" w:rsidR="008C6B60" w:rsidRPr="00997D17" w:rsidRDefault="00034217" w:rsidP="00F20E47">
            <w:pPr>
              <w:pStyle w:val="ListBullet"/>
              <w:rPr>
                <w:sz w:val="22"/>
                <w:szCs w:val="22"/>
              </w:rPr>
            </w:pPr>
            <w:r w:rsidRPr="00997D17">
              <w:rPr>
                <w:sz w:val="22"/>
                <w:szCs w:val="22"/>
              </w:rPr>
              <w:t>Polisi wanamaji au kitengo cha mwalo: hakiki vyombo vilivyoko nje.</w:t>
            </w:r>
          </w:p>
          <w:p w14:paraId="788819EF" w14:textId="3E65EC89" w:rsidR="002066E7" w:rsidRPr="00997D17" w:rsidRDefault="00034217" w:rsidP="00F20E47">
            <w:pPr>
              <w:pStyle w:val="ListBullet"/>
              <w:rPr>
                <w:sz w:val="22"/>
                <w:szCs w:val="22"/>
                <w:lang w:val="sv-SE"/>
              </w:rPr>
            </w:pPr>
            <w:r w:rsidRPr="00997D17">
              <w:rPr>
                <w:sz w:val="22"/>
                <w:szCs w:val="22"/>
                <w:lang w:val="sv-SE"/>
              </w:rPr>
              <w:lastRenderedPageBreak/>
              <w:t>Chemsha maji visima vya ufuo vikifurika.</w:t>
            </w:r>
          </w:p>
        </w:tc>
      </w:tr>
      <w:tr w:rsidR="002066E7" w:rsidRPr="000343A2" w14:paraId="07D0357F" w14:textId="77777777" w:rsidTr="002066E7">
        <w:tc>
          <w:tcPr>
            <w:tcW w:w="2278" w:type="dxa"/>
          </w:tcPr>
          <w:p w14:paraId="7C9CA02F" w14:textId="77777777" w:rsidR="002066E7" w:rsidRPr="00997D17" w:rsidRDefault="002066E7" w:rsidP="00FD6059">
            <w:pPr>
              <w:pStyle w:val="ListParagraph"/>
              <w:rPr>
                <w:sz w:val="22"/>
                <w:szCs w:val="22"/>
                <w:lang w:val="sv-SE"/>
              </w:rPr>
            </w:pPr>
          </w:p>
        </w:tc>
        <w:tc>
          <w:tcPr>
            <w:tcW w:w="2278" w:type="dxa"/>
          </w:tcPr>
          <w:p w14:paraId="1FBA2429" w14:textId="67C281AB"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430A00C0" w14:textId="1C954026" w:rsidR="002066E7" w:rsidRPr="00997D17" w:rsidRDefault="00FE0A4D" w:rsidP="00FD6059">
            <w:pPr>
              <w:pStyle w:val="ListParagraph"/>
              <w:rPr>
                <w:sz w:val="22"/>
                <w:szCs w:val="22"/>
              </w:rPr>
            </w:pPr>
            <w:ins w:id="3893"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89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1CBA701" w14:textId="2E09ED87" w:rsidR="002066E7" w:rsidRPr="00997D17" w:rsidRDefault="00FE0A4D" w:rsidP="00FD6059">
            <w:pPr>
              <w:pStyle w:val="ListParagraph"/>
              <w:rPr>
                <w:sz w:val="22"/>
                <w:szCs w:val="22"/>
              </w:rPr>
            </w:pPr>
            <w:ins w:id="3895"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896"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888944B" w14:textId="4A177057" w:rsidR="008C6B60" w:rsidRPr="00997D17" w:rsidRDefault="00FE0A4D" w:rsidP="00F20E47">
            <w:pPr>
              <w:pStyle w:val="ListBullet"/>
              <w:rPr>
                <w:sz w:val="22"/>
                <w:szCs w:val="22"/>
              </w:rPr>
            </w:pPr>
            <w:ins w:id="3897"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898"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5B2AC79E" w14:textId="474DF20B" w:rsidR="008C6B60" w:rsidRPr="00997D17" w:rsidRDefault="00034217" w:rsidP="00F20E47">
            <w:pPr>
              <w:pStyle w:val="ListBullet"/>
              <w:rPr>
                <w:sz w:val="22"/>
                <w:szCs w:val="22"/>
              </w:rPr>
            </w:pPr>
            <w:r w:rsidRPr="00997D17">
              <w:rPr>
                <w:sz w:val="22"/>
                <w:szCs w:val="22"/>
              </w:rPr>
              <w:t>Call 114 and 190. Keep the road clear for ambulances.</w:t>
            </w:r>
          </w:p>
          <w:p w14:paraId="0A7DEAF1" w14:textId="2C5BC616" w:rsidR="008C6B60" w:rsidRPr="00997D17" w:rsidRDefault="00034217" w:rsidP="00F20E47">
            <w:pPr>
              <w:pStyle w:val="ListBullet"/>
              <w:rPr>
                <w:sz w:val="22"/>
                <w:szCs w:val="22"/>
              </w:rPr>
            </w:pPr>
            <w:r w:rsidRPr="00997D17">
              <w:rPr>
                <w:sz w:val="22"/>
                <w:szCs w:val="22"/>
              </w:rPr>
              <w:t>Open the shelter and register every household. Note who is missing.</w:t>
            </w:r>
          </w:p>
          <w:p w14:paraId="2CD2C8BA" w14:textId="2515206E"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31091F60" w14:textId="658ACC70"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5CD057D7" w14:textId="41E30E94"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455B40C6" w14:textId="75EE72B9"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2D6B48AF" w14:textId="32FED911"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45846653" w14:textId="77777777" w:rsidTr="002066E7">
        <w:tc>
          <w:tcPr>
            <w:tcW w:w="2278" w:type="dxa"/>
          </w:tcPr>
          <w:p w14:paraId="59A10D65" w14:textId="3E2A6906" w:rsidR="002066E7" w:rsidRPr="00997D17" w:rsidRDefault="002066E7" w:rsidP="00FD6059">
            <w:pPr>
              <w:pStyle w:val="ListParagraph"/>
              <w:rPr>
                <w:sz w:val="22"/>
                <w:szCs w:val="22"/>
              </w:rPr>
            </w:pPr>
            <w:r w:rsidRPr="00997D17">
              <w:rPr>
                <w:sz w:val="22"/>
                <w:szCs w:val="22"/>
              </w:rPr>
              <w:t>Ilemela Municipal Council</w:t>
            </w:r>
          </w:p>
        </w:tc>
        <w:tc>
          <w:tcPr>
            <w:tcW w:w="2278" w:type="dxa"/>
          </w:tcPr>
          <w:p w14:paraId="128BC7BE" w14:textId="7C0BE697"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177A74A8" w14:textId="11B5C2E2" w:rsidR="002066E7" w:rsidRPr="00997D17" w:rsidRDefault="008C6B60" w:rsidP="00FD6059">
            <w:pPr>
              <w:pStyle w:val="ListParagraph"/>
              <w:rPr>
                <w:sz w:val="22"/>
                <w:szCs w:val="22"/>
              </w:rPr>
            </w:pPr>
            <w:r w:rsidRPr="00997D17">
              <w:rPr>
                <w:sz w:val="22"/>
                <w:szCs w:val="22"/>
              </w:rPr>
              <w:t xml:space="preserve">lake floods, large waves, boat accidents, heavy rain, and cholera. A few roads slippery, a few low homes wet, </w:t>
            </w:r>
            <w:r w:rsidRPr="00997D17">
              <w:rPr>
                <w:sz w:val="22"/>
                <w:szCs w:val="22"/>
              </w:rPr>
              <w:lastRenderedPageBreak/>
              <w:t>and lightning where storms build.</w:t>
            </w:r>
          </w:p>
        </w:tc>
        <w:tc>
          <w:tcPr>
            <w:tcW w:w="2278" w:type="dxa"/>
          </w:tcPr>
          <w:p w14:paraId="4FDA0016" w14:textId="3D90DB43" w:rsidR="002066E7" w:rsidRPr="00997D17" w:rsidRDefault="008C6B60" w:rsidP="00FD6059">
            <w:pPr>
              <w:pStyle w:val="ListParagraph"/>
              <w:rPr>
                <w:sz w:val="22"/>
                <w:szCs w:val="22"/>
              </w:rPr>
            </w:pPr>
            <w:r w:rsidRPr="00997D17">
              <w:rPr>
                <w:sz w:val="22"/>
                <w:szCs w:val="22"/>
              </w:rPr>
              <w:lastRenderedPageBreak/>
              <w:t xml:space="preserve">Dalili za mwanzo kwenye eneo lililotajwa. Barabara chache kuteleza, nyumba chache za bondeni kulowa, na </w:t>
            </w:r>
            <w:r w:rsidRPr="00997D17">
              <w:rPr>
                <w:sz w:val="22"/>
                <w:szCs w:val="22"/>
              </w:rPr>
              <w:lastRenderedPageBreak/>
              <w:t>radi dhoruba inapojengeka.</w:t>
            </w:r>
          </w:p>
        </w:tc>
        <w:tc>
          <w:tcPr>
            <w:tcW w:w="2279" w:type="dxa"/>
          </w:tcPr>
          <w:p w14:paraId="04544CA6" w14:textId="4FAC7EE9" w:rsidR="008C6B60" w:rsidRPr="00997D17" w:rsidRDefault="00034217" w:rsidP="00F20E47">
            <w:pPr>
              <w:pStyle w:val="ListBullet"/>
              <w:rPr>
                <w:sz w:val="22"/>
                <w:szCs w:val="22"/>
              </w:rPr>
            </w:pPr>
            <w:r w:rsidRPr="00997D17">
              <w:rPr>
                <w:sz w:val="22"/>
                <w:szCs w:val="22"/>
              </w:rPr>
              <w:lastRenderedPageBreak/>
              <w:t>Check the forecast before any boat leaves. Life jacket on.</w:t>
            </w:r>
          </w:p>
          <w:p w14:paraId="60007392" w14:textId="7BD2CB0B" w:rsidR="008C6B60" w:rsidRPr="00997D17" w:rsidRDefault="00034217" w:rsidP="00F20E47">
            <w:pPr>
              <w:pStyle w:val="ListBullet"/>
              <w:rPr>
                <w:sz w:val="22"/>
                <w:szCs w:val="22"/>
              </w:rPr>
            </w:pPr>
            <w:r w:rsidRPr="00997D17">
              <w:rPr>
                <w:sz w:val="22"/>
                <w:szCs w:val="22"/>
              </w:rPr>
              <w:lastRenderedPageBreak/>
              <w:t>Bring small boats off the open water.</w:t>
            </w:r>
          </w:p>
          <w:p w14:paraId="235587A2" w14:textId="68F82C72" w:rsidR="008C6B60" w:rsidRPr="00997D17" w:rsidRDefault="00034217" w:rsidP="00F20E47">
            <w:pPr>
              <w:pStyle w:val="ListBullet"/>
              <w:rPr>
                <w:sz w:val="22"/>
                <w:szCs w:val="22"/>
              </w:rPr>
            </w:pPr>
            <w:r w:rsidRPr="00997D17">
              <w:rPr>
                <w:sz w:val="22"/>
                <w:szCs w:val="22"/>
              </w:rPr>
              <w:t>Landing site: listen for the warning and save 190.</w:t>
            </w:r>
          </w:p>
          <w:p w14:paraId="79422887" w14:textId="6075EF60"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6F3BA209" w14:textId="1FCF7C55" w:rsidR="008C6B60" w:rsidRPr="00997D17" w:rsidRDefault="00034217" w:rsidP="00F20E47">
            <w:pPr>
              <w:pStyle w:val="ListBullet"/>
              <w:rPr>
                <w:sz w:val="22"/>
                <w:szCs w:val="22"/>
              </w:rPr>
            </w:pPr>
            <w:r w:rsidRPr="00997D17">
              <w:rPr>
                <w:sz w:val="22"/>
                <w:szCs w:val="22"/>
              </w:rPr>
              <w:lastRenderedPageBreak/>
              <w:t>Angalia utabiri kabla ya chombo kuondoka. Vaa jaketi ya kujiokoa.</w:t>
            </w:r>
          </w:p>
          <w:p w14:paraId="49D807A3" w14:textId="6A68F2D1" w:rsidR="008C6B60" w:rsidRPr="00997D17" w:rsidRDefault="00034217" w:rsidP="00F20E47">
            <w:pPr>
              <w:pStyle w:val="ListBullet"/>
              <w:rPr>
                <w:sz w:val="22"/>
                <w:szCs w:val="22"/>
              </w:rPr>
            </w:pPr>
            <w:r w:rsidRPr="00997D17">
              <w:rPr>
                <w:sz w:val="22"/>
                <w:szCs w:val="22"/>
              </w:rPr>
              <w:lastRenderedPageBreak/>
              <w:t>Rudisha vyombo vidogo kutoka maji ya wazi.</w:t>
            </w:r>
          </w:p>
          <w:p w14:paraId="306ADA94" w14:textId="2292D93B" w:rsidR="008C6B60" w:rsidRPr="00997D17" w:rsidRDefault="00034217" w:rsidP="00F20E47">
            <w:pPr>
              <w:pStyle w:val="ListBullet"/>
              <w:rPr>
                <w:sz w:val="22"/>
                <w:szCs w:val="22"/>
                <w:lang w:val="sv-SE"/>
              </w:rPr>
            </w:pPr>
            <w:r w:rsidRPr="00997D17">
              <w:rPr>
                <w:sz w:val="22"/>
                <w:szCs w:val="22"/>
                <w:lang w:val="sv-SE"/>
              </w:rPr>
              <w:t>Mwalo: sikiliza onyo na hifadhi 190.</w:t>
            </w:r>
          </w:p>
          <w:p w14:paraId="7A19A964" w14:textId="7E29F7B0" w:rsidR="002066E7" w:rsidRPr="00997D17" w:rsidRDefault="00FE0A4D" w:rsidP="00F20E47">
            <w:pPr>
              <w:pStyle w:val="ListBullet"/>
              <w:rPr>
                <w:sz w:val="22"/>
                <w:szCs w:val="22"/>
              </w:rPr>
            </w:pPr>
            <w:ins w:id="3899"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3900"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32E520CC" w14:textId="77777777" w:rsidTr="002066E7">
        <w:tc>
          <w:tcPr>
            <w:tcW w:w="2278" w:type="dxa"/>
          </w:tcPr>
          <w:p w14:paraId="035667E1" w14:textId="77777777" w:rsidR="002066E7" w:rsidRPr="00997D17" w:rsidRDefault="002066E7" w:rsidP="00FD6059">
            <w:pPr>
              <w:pStyle w:val="ListParagraph"/>
              <w:rPr>
                <w:sz w:val="22"/>
                <w:szCs w:val="22"/>
              </w:rPr>
            </w:pPr>
          </w:p>
        </w:tc>
        <w:tc>
          <w:tcPr>
            <w:tcW w:w="2278" w:type="dxa"/>
          </w:tcPr>
          <w:p w14:paraId="24DBE188" w14:textId="43CA3F4A"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2267DA20" w14:textId="0A3CFC6B" w:rsidR="002066E7" w:rsidRPr="00997D17" w:rsidRDefault="008C6B60" w:rsidP="00FD6059">
            <w:pPr>
              <w:pStyle w:val="ListParagraph"/>
              <w:rPr>
                <w:sz w:val="22"/>
                <w:szCs w:val="22"/>
              </w:rPr>
            </w:pPr>
            <w:r w:rsidRPr="00997D17">
              <w:rPr>
                <w:sz w:val="22"/>
                <w:szCs w:val="22"/>
              </w:rPr>
              <w:t>lake floods, large waves, boat accidents, heavy rain, and cholera. Roads, water points or houses at the named sites are now affected. Some journeys and classes are disrupted.</w:t>
            </w:r>
          </w:p>
        </w:tc>
        <w:tc>
          <w:tcPr>
            <w:tcW w:w="2278" w:type="dxa"/>
          </w:tcPr>
          <w:p w14:paraId="0527CE8D" w14:textId="4B54FC08"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CB20A7B" w14:textId="3A784439" w:rsidR="008C6B60" w:rsidRPr="00997D17" w:rsidRDefault="00034217" w:rsidP="00F20E47">
            <w:pPr>
              <w:pStyle w:val="ListBullet"/>
              <w:rPr>
                <w:sz w:val="22"/>
                <w:szCs w:val="22"/>
              </w:rPr>
            </w:pPr>
            <w:r w:rsidRPr="00997D17">
              <w:rPr>
                <w:sz w:val="22"/>
                <w:szCs w:val="22"/>
              </w:rPr>
              <w:t>Stop fishing and crossings on this water.</w:t>
            </w:r>
          </w:p>
          <w:p w14:paraId="5A53FD40" w14:textId="2253FBB8" w:rsidR="008C6B60" w:rsidRPr="00997D17" w:rsidRDefault="00FE0A4D" w:rsidP="00F20E47">
            <w:pPr>
              <w:pStyle w:val="ListBullet"/>
              <w:rPr>
                <w:sz w:val="22"/>
                <w:szCs w:val="22"/>
              </w:rPr>
            </w:pPr>
            <w:ins w:id="3901"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3902" w:author="Bonephace Kaijage" w:date="2026-10-14T06:15:00Z" w16du:dateUtc="2026-10-14T04:15:00Z">
              <w:r w:rsidR="00034217" w:rsidRPr="00997D17" w:rsidDel="00FE0A4D">
                <w:rPr>
                  <w:sz w:val="22"/>
                  <w:szCs w:val="22"/>
                </w:rPr>
                <w:delText>Move people off the low shore to the assembly point.</w:delText>
              </w:r>
            </w:del>
          </w:p>
          <w:p w14:paraId="77C095A3" w14:textId="62B5B36B" w:rsidR="008C6B60" w:rsidRPr="00997D17" w:rsidRDefault="00034217" w:rsidP="00F20E47">
            <w:pPr>
              <w:pStyle w:val="ListBullet"/>
              <w:rPr>
                <w:sz w:val="22"/>
                <w:szCs w:val="22"/>
              </w:rPr>
            </w:pPr>
            <w:r w:rsidRPr="00997D17">
              <w:rPr>
                <w:sz w:val="22"/>
                <w:szCs w:val="22"/>
              </w:rPr>
              <w:t>Marine police or the beach unit: account for boats still out.</w:t>
            </w:r>
          </w:p>
          <w:p w14:paraId="632BB14A" w14:textId="76553F7C"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670EC507" w14:textId="7F867C56" w:rsidR="008C6B60" w:rsidRPr="00997D17" w:rsidRDefault="00034217" w:rsidP="00F20E47">
            <w:pPr>
              <w:pStyle w:val="ListBullet"/>
              <w:rPr>
                <w:sz w:val="22"/>
                <w:szCs w:val="22"/>
              </w:rPr>
            </w:pPr>
            <w:r w:rsidRPr="00997D17">
              <w:rPr>
                <w:sz w:val="22"/>
                <w:szCs w:val="22"/>
              </w:rPr>
              <w:t>Simamisha uvuvi na vivuko kwenye maji haya.</w:t>
            </w:r>
          </w:p>
          <w:p w14:paraId="502CD00B" w14:textId="0935D24F" w:rsidR="008C6B60" w:rsidRPr="00997D17" w:rsidRDefault="00FE0A4D" w:rsidP="00F20E47">
            <w:pPr>
              <w:pStyle w:val="ListBullet"/>
              <w:rPr>
                <w:sz w:val="22"/>
                <w:szCs w:val="22"/>
              </w:rPr>
            </w:pPr>
            <w:ins w:id="3903"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3904" w:author="Bonephace Kaijage" w:date="2026-10-14T06:16:00Z" w16du:dateUtc="2026-10-14T04:16:00Z">
              <w:r w:rsidR="00034217" w:rsidRPr="00997D17" w:rsidDel="00FE0A4D">
                <w:rPr>
                  <w:sz w:val="22"/>
                  <w:szCs w:val="22"/>
                </w:rPr>
                <w:delText>Hamisha watu kutoka ufuo wa chini kwenda kituoni.</w:delText>
              </w:r>
            </w:del>
          </w:p>
          <w:p w14:paraId="507A45DC" w14:textId="7AC65C09" w:rsidR="008C6B60" w:rsidRPr="00997D17" w:rsidRDefault="00034217" w:rsidP="00F20E47">
            <w:pPr>
              <w:pStyle w:val="ListBullet"/>
              <w:rPr>
                <w:sz w:val="22"/>
                <w:szCs w:val="22"/>
              </w:rPr>
            </w:pPr>
            <w:r w:rsidRPr="00997D17">
              <w:rPr>
                <w:sz w:val="22"/>
                <w:szCs w:val="22"/>
              </w:rPr>
              <w:t>Polisi wanamaji au kitengo cha mwalo: hakiki vyombo vilivyoko nje.</w:t>
            </w:r>
          </w:p>
          <w:p w14:paraId="1E3D5B52" w14:textId="08E58AC9"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124A3FEB" w14:textId="77777777" w:rsidTr="002066E7">
        <w:tc>
          <w:tcPr>
            <w:tcW w:w="2278" w:type="dxa"/>
          </w:tcPr>
          <w:p w14:paraId="1B27FAF1" w14:textId="77777777" w:rsidR="002066E7" w:rsidRPr="00997D17" w:rsidRDefault="002066E7" w:rsidP="00FD6059">
            <w:pPr>
              <w:pStyle w:val="ListParagraph"/>
              <w:rPr>
                <w:sz w:val="22"/>
                <w:szCs w:val="22"/>
                <w:lang w:val="sv-SE"/>
              </w:rPr>
            </w:pPr>
          </w:p>
        </w:tc>
        <w:tc>
          <w:tcPr>
            <w:tcW w:w="2278" w:type="dxa"/>
          </w:tcPr>
          <w:p w14:paraId="67D2B84E" w14:textId="7798E162"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19F5707D" w14:textId="6E28336B" w:rsidR="002066E7" w:rsidRPr="00997D17" w:rsidRDefault="00FE0A4D" w:rsidP="00FD6059">
            <w:pPr>
              <w:pStyle w:val="ListParagraph"/>
              <w:rPr>
                <w:sz w:val="22"/>
                <w:szCs w:val="22"/>
              </w:rPr>
            </w:pPr>
            <w:ins w:id="3905" w:author="Bonephace Kaijage" w:date="2026-10-14T06:20:00Z" w16du:dateUtc="2026-10-14T04:20:00Z">
              <w:r>
                <w:rPr>
                  <w:sz w:val="22"/>
                  <w:szCs w:val="22"/>
                </w:rPr>
                <w:t xml:space="preserve">Conditions at the sites named in </w:t>
              </w:r>
              <w:r>
                <w:rPr>
                  <w:sz w:val="22"/>
                  <w:szCs w:val="22"/>
                </w:rPr>
                <w:lastRenderedPageBreak/>
                <w:t>Know Your Risk are now life-threatening: houses damaged, people cut off, and a real risk of drowning, injury or disease. Help is being organised; please follow the committee's instructions and look out for neighbours.</w:t>
              </w:r>
            </w:ins>
            <w:del w:id="390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7E93151" w14:textId="25C3CDE6" w:rsidR="002066E7" w:rsidRPr="00997D17" w:rsidRDefault="00FE0A4D" w:rsidP="00FD6059">
            <w:pPr>
              <w:pStyle w:val="ListParagraph"/>
              <w:rPr>
                <w:sz w:val="22"/>
                <w:szCs w:val="22"/>
              </w:rPr>
            </w:pPr>
            <w:ins w:id="3907" w:author="Bonephace Kaijage" w:date="2026-10-14T06:24:00Z" w16du:dateUtc="2026-10-14T04:24:00Z">
              <w:r>
                <w:rPr>
                  <w:sz w:val="22"/>
                  <w:szCs w:val="22"/>
                </w:rPr>
                <w:lastRenderedPageBreak/>
                <w:t xml:space="preserve">Hali katika maeneo yaliyotajwa kwenye </w:t>
              </w:r>
              <w:r>
                <w:rPr>
                  <w:sz w:val="22"/>
                  <w:szCs w:val="22"/>
                </w:rPr>
                <w:lastRenderedPageBreak/>
                <w:t>Fahamu Hatari sasa ni hatari kwa maisha: nyumba zimeharibika, watu wamekatwa, na kuna hatari halisi ya kuzama, kujeruhiwa au magonjwa. Msaada unaandaliwa; tafadhali fuateni maelekezo ya kamati na muangaliane na majirani.</w:t>
              </w:r>
            </w:ins>
            <w:del w:id="390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9403021" w14:textId="57CC7160" w:rsidR="008C6B60" w:rsidRPr="00997D17" w:rsidRDefault="00FE0A4D" w:rsidP="00F20E47">
            <w:pPr>
              <w:pStyle w:val="ListBullet"/>
              <w:rPr>
                <w:sz w:val="22"/>
                <w:szCs w:val="22"/>
              </w:rPr>
            </w:pPr>
            <w:ins w:id="3909" w:author="Bonephace Kaijage" w:date="2026-10-14T06:04:00Z" w16du:dateUtc="2026-10-14T04:04:00Z">
              <w:r>
                <w:rPr>
                  <w:sz w:val="22"/>
                  <w:szCs w:val="22"/>
                </w:rPr>
                <w:lastRenderedPageBreak/>
                <w:t xml:space="preserve">Please move off the low ground </w:t>
              </w:r>
              <w:r>
                <w:rPr>
                  <w:sz w:val="22"/>
                  <w:szCs w:val="22"/>
                </w:rPr>
                <w:lastRenderedPageBreak/>
                <w:t>now to the agreed safe place, helping anyone who cannot move alone; the water can rise faster than it looks. Return only when the committee confirms it is safe.</w:t>
              </w:r>
            </w:ins>
            <w:del w:id="391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70946C65" w14:textId="02DF88A1" w:rsidR="008C6B60" w:rsidRPr="00997D17" w:rsidRDefault="00034217" w:rsidP="00F20E47">
            <w:pPr>
              <w:pStyle w:val="ListBullet"/>
              <w:rPr>
                <w:sz w:val="22"/>
                <w:szCs w:val="22"/>
              </w:rPr>
            </w:pPr>
            <w:r w:rsidRPr="00997D17">
              <w:rPr>
                <w:sz w:val="22"/>
                <w:szCs w:val="22"/>
              </w:rPr>
              <w:t>Call 114 and 190. Keep the road clear for ambulances.</w:t>
            </w:r>
          </w:p>
          <w:p w14:paraId="2A45D091" w14:textId="2E8C52E4" w:rsidR="008C6B60" w:rsidRPr="00997D17" w:rsidRDefault="00034217" w:rsidP="00F20E47">
            <w:pPr>
              <w:pStyle w:val="ListBullet"/>
              <w:rPr>
                <w:sz w:val="22"/>
                <w:szCs w:val="22"/>
              </w:rPr>
            </w:pPr>
            <w:r w:rsidRPr="00997D17">
              <w:rPr>
                <w:sz w:val="22"/>
                <w:szCs w:val="22"/>
              </w:rPr>
              <w:t>Open the shelter and register every household. Note who is missing.</w:t>
            </w:r>
          </w:p>
          <w:p w14:paraId="4815DC53" w14:textId="4658C103"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3A83ED31" w14:textId="291AC567" w:rsidR="008C6B60" w:rsidRPr="00997D17" w:rsidRDefault="00034217" w:rsidP="00F20E47">
            <w:pPr>
              <w:pStyle w:val="ListBullet"/>
              <w:rPr>
                <w:sz w:val="22"/>
                <w:szCs w:val="22"/>
                <w:lang w:val="sv-SE"/>
              </w:rPr>
            </w:pPr>
            <w:r w:rsidRPr="00997D17">
              <w:rPr>
                <w:sz w:val="22"/>
                <w:szCs w:val="22"/>
                <w:lang w:val="sv-SE"/>
              </w:rPr>
              <w:lastRenderedPageBreak/>
              <w:t xml:space="preserve">Hamisha bondeni sasa. Msirudi </w:t>
            </w:r>
            <w:r w:rsidRPr="00997D17">
              <w:rPr>
                <w:sz w:val="22"/>
                <w:szCs w:val="22"/>
                <w:lang w:val="sv-SE"/>
              </w:rPr>
              <w:lastRenderedPageBreak/>
              <w:t>mpaka kamati iseme ni salama.</w:t>
            </w:r>
          </w:p>
          <w:p w14:paraId="19FC1683" w14:textId="28F9E68F"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3368D8E1" w14:textId="503B456E"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09B22536" w14:textId="0CDA01E7"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1C6B329B" w14:textId="77777777" w:rsidTr="002066E7">
        <w:tc>
          <w:tcPr>
            <w:tcW w:w="2278" w:type="dxa"/>
          </w:tcPr>
          <w:p w14:paraId="4582CFCC" w14:textId="611D3092" w:rsidR="002066E7" w:rsidRPr="00997D17" w:rsidRDefault="002066E7" w:rsidP="00FD6059">
            <w:pPr>
              <w:pStyle w:val="ListParagraph"/>
              <w:rPr>
                <w:sz w:val="22"/>
                <w:szCs w:val="22"/>
              </w:rPr>
            </w:pPr>
            <w:r w:rsidRPr="00997D17">
              <w:rPr>
                <w:sz w:val="22"/>
                <w:szCs w:val="22"/>
              </w:rPr>
              <w:lastRenderedPageBreak/>
              <w:t>Buchosa District Council</w:t>
            </w:r>
          </w:p>
        </w:tc>
        <w:tc>
          <w:tcPr>
            <w:tcW w:w="2278" w:type="dxa"/>
          </w:tcPr>
          <w:p w14:paraId="466A8C24" w14:textId="37DD4BA0"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008F226A" w14:textId="5338D456" w:rsidR="002066E7" w:rsidRPr="00997D17" w:rsidRDefault="008C6B60" w:rsidP="00FD6059">
            <w:pPr>
              <w:pStyle w:val="ListParagraph"/>
              <w:rPr>
                <w:sz w:val="22"/>
                <w:szCs w:val="22"/>
              </w:rPr>
            </w:pPr>
            <w:r w:rsidRPr="00997D17">
              <w:rPr>
                <w:sz w:val="22"/>
                <w:szCs w:val="22"/>
              </w:rPr>
              <w:t>lake floods, large waves, boat accidents, and heavy rain. A few roads slippery, a few low homes wet, and lightning where storms build.</w:t>
            </w:r>
          </w:p>
        </w:tc>
        <w:tc>
          <w:tcPr>
            <w:tcW w:w="2278" w:type="dxa"/>
          </w:tcPr>
          <w:p w14:paraId="0E27EE1D" w14:textId="410F6C78"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1436E777" w14:textId="4D2B487B" w:rsidR="008C6B60" w:rsidRPr="00997D17" w:rsidRDefault="00034217" w:rsidP="00F20E47">
            <w:pPr>
              <w:pStyle w:val="ListBullet"/>
              <w:rPr>
                <w:sz w:val="22"/>
                <w:szCs w:val="22"/>
              </w:rPr>
            </w:pPr>
            <w:r w:rsidRPr="00997D17">
              <w:rPr>
                <w:sz w:val="22"/>
                <w:szCs w:val="22"/>
              </w:rPr>
              <w:t>Check the forecast before any boat leaves. Life jacket on.</w:t>
            </w:r>
          </w:p>
          <w:p w14:paraId="4026A0A1" w14:textId="5C6BA0B2" w:rsidR="008C6B60" w:rsidRPr="00997D17" w:rsidRDefault="00034217" w:rsidP="00F20E47">
            <w:pPr>
              <w:pStyle w:val="ListBullet"/>
              <w:rPr>
                <w:sz w:val="22"/>
                <w:szCs w:val="22"/>
              </w:rPr>
            </w:pPr>
            <w:r w:rsidRPr="00997D17">
              <w:rPr>
                <w:sz w:val="22"/>
                <w:szCs w:val="22"/>
              </w:rPr>
              <w:t>Bring small boats off the open water.</w:t>
            </w:r>
          </w:p>
          <w:p w14:paraId="385F8B72" w14:textId="3F590DFF" w:rsidR="008C6B60" w:rsidRPr="00997D17" w:rsidRDefault="00034217" w:rsidP="00F20E47">
            <w:pPr>
              <w:pStyle w:val="ListBullet"/>
              <w:rPr>
                <w:sz w:val="22"/>
                <w:szCs w:val="22"/>
              </w:rPr>
            </w:pPr>
            <w:r w:rsidRPr="00997D17">
              <w:rPr>
                <w:sz w:val="22"/>
                <w:szCs w:val="22"/>
              </w:rPr>
              <w:t>Landing site: listen for the warning and save 190.</w:t>
            </w:r>
          </w:p>
          <w:p w14:paraId="2CE68B74" w14:textId="3F6DA08B" w:rsidR="002066E7" w:rsidRPr="00997D17" w:rsidRDefault="00034217" w:rsidP="00F20E47">
            <w:pPr>
              <w:pStyle w:val="ListBullet"/>
              <w:rPr>
                <w:sz w:val="22"/>
                <w:szCs w:val="22"/>
              </w:rPr>
            </w:pPr>
            <w:r w:rsidRPr="00997D17">
              <w:rPr>
                <w:sz w:val="22"/>
                <w:szCs w:val="22"/>
              </w:rPr>
              <w:lastRenderedPageBreak/>
              <w:t>Do not swim out to rescue. Throw something that floats.</w:t>
            </w:r>
          </w:p>
        </w:tc>
        <w:tc>
          <w:tcPr>
            <w:tcW w:w="2279" w:type="dxa"/>
          </w:tcPr>
          <w:p w14:paraId="22D4D01B" w14:textId="13F4B88E" w:rsidR="008C6B60" w:rsidRPr="00997D17" w:rsidRDefault="00034217" w:rsidP="00F20E47">
            <w:pPr>
              <w:pStyle w:val="ListBullet"/>
              <w:rPr>
                <w:sz w:val="22"/>
                <w:szCs w:val="22"/>
              </w:rPr>
            </w:pPr>
            <w:r w:rsidRPr="00997D17">
              <w:rPr>
                <w:sz w:val="22"/>
                <w:szCs w:val="22"/>
              </w:rPr>
              <w:lastRenderedPageBreak/>
              <w:t>Angalia utabiri kabla ya chombo kuondoka. Vaa jaketi ya kujiokoa.</w:t>
            </w:r>
          </w:p>
          <w:p w14:paraId="177E4388" w14:textId="1F1EF013" w:rsidR="008C6B60" w:rsidRPr="00997D17" w:rsidRDefault="00034217" w:rsidP="00F20E47">
            <w:pPr>
              <w:pStyle w:val="ListBullet"/>
              <w:rPr>
                <w:sz w:val="22"/>
                <w:szCs w:val="22"/>
              </w:rPr>
            </w:pPr>
            <w:r w:rsidRPr="00997D17">
              <w:rPr>
                <w:sz w:val="22"/>
                <w:szCs w:val="22"/>
              </w:rPr>
              <w:t>Rudisha vyombo vidogo kutoka maji ya wazi.</w:t>
            </w:r>
          </w:p>
          <w:p w14:paraId="0A031DE4" w14:textId="18733F57" w:rsidR="008C6B60" w:rsidRPr="00997D17" w:rsidRDefault="00034217" w:rsidP="00F20E47">
            <w:pPr>
              <w:pStyle w:val="ListBullet"/>
              <w:rPr>
                <w:sz w:val="22"/>
                <w:szCs w:val="22"/>
                <w:lang w:val="sv-SE"/>
              </w:rPr>
            </w:pPr>
            <w:r w:rsidRPr="00997D17">
              <w:rPr>
                <w:sz w:val="22"/>
                <w:szCs w:val="22"/>
                <w:lang w:val="sv-SE"/>
              </w:rPr>
              <w:t>Mwalo: sikiliza onyo na hifadhi 190.</w:t>
            </w:r>
          </w:p>
          <w:p w14:paraId="2380B9F8" w14:textId="22BD5389" w:rsidR="002066E7" w:rsidRPr="00997D17" w:rsidRDefault="00FE0A4D" w:rsidP="00F20E47">
            <w:pPr>
              <w:pStyle w:val="ListBullet"/>
              <w:rPr>
                <w:sz w:val="22"/>
                <w:szCs w:val="22"/>
              </w:rPr>
            </w:pPr>
            <w:ins w:id="3911" w:author="Bonephace Kaijage" w:date="2026-10-14T06:15:00Z" w16du:dateUtc="2026-10-14T04:15:00Z">
              <w:r>
                <w:rPr>
                  <w:sz w:val="22"/>
                  <w:szCs w:val="22"/>
                  <w:lang w:val="sv-SE"/>
                </w:rPr>
                <w:t xml:space="preserve">Kumuokoa mtu majini, mtupie kitu </w:t>
              </w:r>
              <w:r>
                <w:rPr>
                  <w:sz w:val="22"/>
                  <w:szCs w:val="22"/>
                  <w:lang w:val="sv-SE"/>
                </w:rPr>
                <w:lastRenderedPageBreak/>
                <w:t>kinachoelea au mnyooshee fimbo badala ya kuogelea kumfuata: maji yanayotiririka humzamisha pia mwokoaji.</w:t>
              </w:r>
            </w:ins>
            <w:del w:id="3912"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6EB7DB95" w14:textId="77777777" w:rsidTr="002066E7">
        <w:tc>
          <w:tcPr>
            <w:tcW w:w="2278" w:type="dxa"/>
          </w:tcPr>
          <w:p w14:paraId="5781156C" w14:textId="77777777" w:rsidR="002066E7" w:rsidRPr="00997D17" w:rsidRDefault="002066E7" w:rsidP="00FD6059">
            <w:pPr>
              <w:pStyle w:val="ListParagraph"/>
              <w:rPr>
                <w:sz w:val="22"/>
                <w:szCs w:val="22"/>
              </w:rPr>
            </w:pPr>
          </w:p>
        </w:tc>
        <w:tc>
          <w:tcPr>
            <w:tcW w:w="2278" w:type="dxa"/>
          </w:tcPr>
          <w:p w14:paraId="0E1FBFC5" w14:textId="61D8A9E3"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730C972B" w14:textId="1F9351B0" w:rsidR="002066E7" w:rsidRPr="00997D17" w:rsidRDefault="008C6B60" w:rsidP="00FD6059">
            <w:pPr>
              <w:pStyle w:val="ListParagraph"/>
              <w:rPr>
                <w:sz w:val="22"/>
                <w:szCs w:val="22"/>
              </w:rPr>
            </w:pPr>
            <w:r w:rsidRPr="00997D17">
              <w:rPr>
                <w:sz w:val="22"/>
                <w:szCs w:val="22"/>
              </w:rPr>
              <w:t>lake floods, large waves, boat accidents, and heavy rain. Roads, water points or houses at the named sites are now affected. Some journeys and classes are disrupted.</w:t>
            </w:r>
          </w:p>
        </w:tc>
        <w:tc>
          <w:tcPr>
            <w:tcW w:w="2278" w:type="dxa"/>
          </w:tcPr>
          <w:p w14:paraId="45104C13" w14:textId="451BEBB3"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2A67D03" w14:textId="67400E64" w:rsidR="008C6B60" w:rsidRPr="00997D17" w:rsidRDefault="00034217" w:rsidP="00F20E47">
            <w:pPr>
              <w:pStyle w:val="ListBullet"/>
              <w:rPr>
                <w:sz w:val="22"/>
                <w:szCs w:val="22"/>
              </w:rPr>
            </w:pPr>
            <w:r w:rsidRPr="00997D17">
              <w:rPr>
                <w:sz w:val="22"/>
                <w:szCs w:val="22"/>
              </w:rPr>
              <w:t>Stop fishing and crossings on this water.</w:t>
            </w:r>
          </w:p>
          <w:p w14:paraId="335DCD0F" w14:textId="2FD8B45F" w:rsidR="008C6B60" w:rsidRPr="00997D17" w:rsidRDefault="00FE0A4D" w:rsidP="00F20E47">
            <w:pPr>
              <w:pStyle w:val="ListBullet"/>
              <w:rPr>
                <w:sz w:val="22"/>
                <w:szCs w:val="22"/>
              </w:rPr>
            </w:pPr>
            <w:ins w:id="3913"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3914" w:author="Bonephace Kaijage" w:date="2026-10-14T06:15:00Z" w16du:dateUtc="2026-10-14T04:15:00Z">
              <w:r w:rsidR="00034217" w:rsidRPr="00997D17" w:rsidDel="00FE0A4D">
                <w:rPr>
                  <w:sz w:val="22"/>
                  <w:szCs w:val="22"/>
                </w:rPr>
                <w:delText>Move people off the low shore to the assembly point.</w:delText>
              </w:r>
            </w:del>
          </w:p>
          <w:p w14:paraId="31B11BF1" w14:textId="13806120" w:rsidR="008C6B60" w:rsidRPr="00997D17" w:rsidRDefault="00034217" w:rsidP="00F20E47">
            <w:pPr>
              <w:pStyle w:val="ListBullet"/>
              <w:rPr>
                <w:sz w:val="22"/>
                <w:szCs w:val="22"/>
              </w:rPr>
            </w:pPr>
            <w:r w:rsidRPr="00997D17">
              <w:rPr>
                <w:sz w:val="22"/>
                <w:szCs w:val="22"/>
              </w:rPr>
              <w:t>Marine police or the beach unit: account for boats still out.</w:t>
            </w:r>
          </w:p>
          <w:p w14:paraId="1D434DB2" w14:textId="01B18BF9"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7F4F400B" w14:textId="04714C69" w:rsidR="008C6B60" w:rsidRPr="00997D17" w:rsidRDefault="00034217" w:rsidP="00F20E47">
            <w:pPr>
              <w:pStyle w:val="ListBullet"/>
              <w:rPr>
                <w:sz w:val="22"/>
                <w:szCs w:val="22"/>
              </w:rPr>
            </w:pPr>
            <w:r w:rsidRPr="00997D17">
              <w:rPr>
                <w:sz w:val="22"/>
                <w:szCs w:val="22"/>
              </w:rPr>
              <w:t>Simamisha uvuvi na vivuko kwenye maji haya.</w:t>
            </w:r>
          </w:p>
          <w:p w14:paraId="51FFF5A8" w14:textId="3E1E8480" w:rsidR="008C6B60" w:rsidRPr="00997D17" w:rsidRDefault="00FE0A4D" w:rsidP="00F20E47">
            <w:pPr>
              <w:pStyle w:val="ListBullet"/>
              <w:rPr>
                <w:sz w:val="22"/>
                <w:szCs w:val="22"/>
              </w:rPr>
            </w:pPr>
            <w:ins w:id="3915"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3916" w:author="Bonephace Kaijage" w:date="2026-10-14T06:16:00Z" w16du:dateUtc="2026-10-14T04:16:00Z">
              <w:r w:rsidR="00034217" w:rsidRPr="00997D17" w:rsidDel="00FE0A4D">
                <w:rPr>
                  <w:sz w:val="22"/>
                  <w:szCs w:val="22"/>
                </w:rPr>
                <w:delText>Hamisha watu kutoka ufuo wa chini kwenda kituoni.</w:delText>
              </w:r>
            </w:del>
          </w:p>
          <w:p w14:paraId="448C4739" w14:textId="6EA7B906" w:rsidR="008C6B60" w:rsidRPr="00997D17" w:rsidRDefault="00034217" w:rsidP="00F20E47">
            <w:pPr>
              <w:pStyle w:val="ListBullet"/>
              <w:rPr>
                <w:sz w:val="22"/>
                <w:szCs w:val="22"/>
              </w:rPr>
            </w:pPr>
            <w:r w:rsidRPr="00997D17">
              <w:rPr>
                <w:sz w:val="22"/>
                <w:szCs w:val="22"/>
              </w:rPr>
              <w:t>Polisi wanamaji au kitengo cha mwalo: hakiki vyombo vilivyoko nje.</w:t>
            </w:r>
          </w:p>
          <w:p w14:paraId="3A086282" w14:textId="393E4B0B"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482DEE9B" w14:textId="77777777" w:rsidTr="002066E7">
        <w:tc>
          <w:tcPr>
            <w:tcW w:w="2278" w:type="dxa"/>
          </w:tcPr>
          <w:p w14:paraId="1E6FD27A" w14:textId="77777777" w:rsidR="002066E7" w:rsidRPr="00997D17" w:rsidRDefault="002066E7" w:rsidP="00FD6059">
            <w:pPr>
              <w:pStyle w:val="ListParagraph"/>
              <w:rPr>
                <w:sz w:val="22"/>
                <w:szCs w:val="22"/>
                <w:lang w:val="sv-SE"/>
              </w:rPr>
            </w:pPr>
          </w:p>
        </w:tc>
        <w:tc>
          <w:tcPr>
            <w:tcW w:w="2278" w:type="dxa"/>
          </w:tcPr>
          <w:p w14:paraId="42EA42CD" w14:textId="7136892C"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301179F5" w14:textId="7AECC8DF" w:rsidR="002066E7" w:rsidRPr="00997D17" w:rsidRDefault="00FE0A4D" w:rsidP="00FD6059">
            <w:pPr>
              <w:pStyle w:val="ListParagraph"/>
              <w:rPr>
                <w:sz w:val="22"/>
                <w:szCs w:val="22"/>
              </w:rPr>
            </w:pPr>
            <w:ins w:id="3917"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w:t>
              </w:r>
              <w:r>
                <w:rPr>
                  <w:sz w:val="22"/>
                  <w:szCs w:val="22"/>
                </w:rPr>
                <w:lastRenderedPageBreak/>
                <w:t>being organised; please follow the committee's instructions and look out for neighbours.</w:t>
              </w:r>
            </w:ins>
            <w:del w:id="391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9806A6C" w14:textId="37A7CD04" w:rsidR="002066E7" w:rsidRPr="00997D17" w:rsidRDefault="00FE0A4D" w:rsidP="00FD6059">
            <w:pPr>
              <w:pStyle w:val="ListParagraph"/>
              <w:rPr>
                <w:sz w:val="22"/>
                <w:szCs w:val="22"/>
              </w:rPr>
            </w:pPr>
            <w:ins w:id="3919" w:author="Bonephace Kaijage" w:date="2026-10-14T06:24:00Z" w16du:dateUtc="2026-10-14T04:24:00Z">
              <w:r>
                <w:rPr>
                  <w:sz w:val="22"/>
                  <w:szCs w:val="22"/>
                </w:rPr>
                <w:lastRenderedPageBreak/>
                <w:t xml:space="preserve">Hali katika maeneo yaliyotajwa kwenye Fahamu Hatari sasa ni hatari kwa maisha: nyumba zimeharibika, watu wamekatwa, na kuna hatari halisi ya kuzama, kujeruhiwa </w:t>
              </w:r>
              <w:r>
                <w:rPr>
                  <w:sz w:val="22"/>
                  <w:szCs w:val="22"/>
                </w:rPr>
                <w:lastRenderedPageBreak/>
                <w:t>au magonjwa. Msaada unaandaliwa; tafadhali fuateni maelekezo ya kamati na muangaliane na majirani.</w:t>
              </w:r>
            </w:ins>
            <w:del w:id="392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2F6E8F13" w14:textId="2DB5C83B" w:rsidR="008C6B60" w:rsidRPr="00997D17" w:rsidRDefault="00FE0A4D" w:rsidP="00F20E47">
            <w:pPr>
              <w:pStyle w:val="ListBullet"/>
              <w:rPr>
                <w:sz w:val="22"/>
                <w:szCs w:val="22"/>
              </w:rPr>
            </w:pPr>
            <w:ins w:id="3921" w:author="Bonephace Kaijage" w:date="2026-10-14T06:04:00Z" w16du:dateUtc="2026-10-14T04:04:00Z">
              <w:r>
                <w:rPr>
                  <w:sz w:val="22"/>
                  <w:szCs w:val="22"/>
                </w:rPr>
                <w:lastRenderedPageBreak/>
                <w:t xml:space="preserve">Please move off the low ground now to the agreed safe place, helping anyone who cannot move alone; the water can rise faster </w:t>
              </w:r>
              <w:r>
                <w:rPr>
                  <w:sz w:val="22"/>
                  <w:szCs w:val="22"/>
                </w:rPr>
                <w:lastRenderedPageBreak/>
                <w:t>than it looks. Return only when the committee confirms it is safe.</w:t>
              </w:r>
            </w:ins>
            <w:del w:id="392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4FC49D10" w14:textId="3E072D19" w:rsidR="008C6B60" w:rsidRPr="00997D17" w:rsidRDefault="00034217" w:rsidP="00F20E47">
            <w:pPr>
              <w:pStyle w:val="ListBullet"/>
              <w:rPr>
                <w:sz w:val="22"/>
                <w:szCs w:val="22"/>
              </w:rPr>
            </w:pPr>
            <w:r w:rsidRPr="00997D17">
              <w:rPr>
                <w:sz w:val="22"/>
                <w:szCs w:val="22"/>
              </w:rPr>
              <w:t>Call 114 and 190. Keep the road clear for ambulances.</w:t>
            </w:r>
          </w:p>
          <w:p w14:paraId="1D9D1400" w14:textId="7A15B73B" w:rsidR="008C6B60" w:rsidRPr="00997D17" w:rsidRDefault="00034217" w:rsidP="00F20E47">
            <w:pPr>
              <w:pStyle w:val="ListBullet"/>
              <w:rPr>
                <w:sz w:val="22"/>
                <w:szCs w:val="22"/>
              </w:rPr>
            </w:pPr>
            <w:r w:rsidRPr="00997D17">
              <w:rPr>
                <w:sz w:val="22"/>
                <w:szCs w:val="22"/>
              </w:rPr>
              <w:t>Open the shelter and register every household. Note who is missing.</w:t>
            </w:r>
          </w:p>
          <w:p w14:paraId="3E7F7079" w14:textId="1A5FDD66"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7D0F98F2" w14:textId="7AF31AA2"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65C23C75" w14:textId="6A0CB635"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0AE97033" w14:textId="79CB1BDC" w:rsidR="008C6B60" w:rsidRPr="00997D17" w:rsidRDefault="00034217" w:rsidP="00F20E47">
            <w:pPr>
              <w:pStyle w:val="ListBullet"/>
              <w:rPr>
                <w:sz w:val="22"/>
                <w:szCs w:val="22"/>
                <w:lang w:val="sv-SE"/>
              </w:rPr>
            </w:pPr>
            <w:r w:rsidRPr="00997D17">
              <w:rPr>
                <w:sz w:val="22"/>
                <w:szCs w:val="22"/>
                <w:lang w:val="sv-SE"/>
              </w:rPr>
              <w:lastRenderedPageBreak/>
              <w:t>Fungua makazi na sajili kila kaya. Andika aliyepotea.</w:t>
            </w:r>
          </w:p>
          <w:p w14:paraId="3A0AB77C" w14:textId="04A5D7B1"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39894863" w14:textId="77777777" w:rsidTr="002066E7">
        <w:tc>
          <w:tcPr>
            <w:tcW w:w="2278" w:type="dxa"/>
          </w:tcPr>
          <w:p w14:paraId="252792FE" w14:textId="22C7DD7A" w:rsidR="002066E7" w:rsidRPr="00997D17" w:rsidRDefault="002066E7" w:rsidP="00FD6059">
            <w:pPr>
              <w:pStyle w:val="ListParagraph"/>
              <w:rPr>
                <w:sz w:val="22"/>
                <w:szCs w:val="22"/>
              </w:rPr>
            </w:pPr>
            <w:r w:rsidRPr="00997D17">
              <w:rPr>
                <w:sz w:val="22"/>
                <w:szCs w:val="22"/>
              </w:rPr>
              <w:lastRenderedPageBreak/>
              <w:t>Kwimba District Council</w:t>
            </w:r>
          </w:p>
        </w:tc>
        <w:tc>
          <w:tcPr>
            <w:tcW w:w="2278" w:type="dxa"/>
          </w:tcPr>
          <w:p w14:paraId="7A3ED636" w14:textId="688853DB"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57ACE1CF" w14:textId="271332F1" w:rsidR="002066E7" w:rsidRPr="00997D17" w:rsidRDefault="008C6B60" w:rsidP="00FD6059">
            <w:pPr>
              <w:pStyle w:val="ListParagraph"/>
              <w:rPr>
                <w:sz w:val="22"/>
                <w:szCs w:val="22"/>
              </w:rPr>
            </w:pPr>
            <w:r w:rsidRPr="00997D17">
              <w:rPr>
                <w:sz w:val="22"/>
                <w:szCs w:val="22"/>
              </w:rPr>
              <w:t>drought inland of the lake, flash floods in heavy rain, and strong winds. A few roads slippery, a few low homes wet, and lightning where storms build.</w:t>
            </w:r>
          </w:p>
        </w:tc>
        <w:tc>
          <w:tcPr>
            <w:tcW w:w="2278" w:type="dxa"/>
          </w:tcPr>
          <w:p w14:paraId="1E5F9659" w14:textId="633C282B"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7E9DD2A4" w14:textId="4883B6F7" w:rsidR="008C6B60" w:rsidRPr="00997D17" w:rsidRDefault="00034217" w:rsidP="00F20E47">
            <w:pPr>
              <w:pStyle w:val="ListBullet"/>
              <w:rPr>
                <w:sz w:val="22"/>
                <w:szCs w:val="22"/>
              </w:rPr>
            </w:pPr>
            <w:r w:rsidRPr="00997D17">
              <w:rPr>
                <w:sz w:val="22"/>
                <w:szCs w:val="22"/>
              </w:rPr>
              <w:t>Check the forecast before any boat leaves. Life jacket on.</w:t>
            </w:r>
          </w:p>
          <w:p w14:paraId="27E4AFFD" w14:textId="5C6B03F7" w:rsidR="008C6B60" w:rsidRPr="00997D17" w:rsidRDefault="00034217" w:rsidP="00F20E47">
            <w:pPr>
              <w:pStyle w:val="ListBullet"/>
              <w:rPr>
                <w:sz w:val="22"/>
                <w:szCs w:val="22"/>
              </w:rPr>
            </w:pPr>
            <w:r w:rsidRPr="00997D17">
              <w:rPr>
                <w:sz w:val="22"/>
                <w:szCs w:val="22"/>
              </w:rPr>
              <w:t>Bring small boats off the open water.</w:t>
            </w:r>
          </w:p>
          <w:p w14:paraId="3B2519C3" w14:textId="32E851BA" w:rsidR="008C6B60" w:rsidRPr="00997D17" w:rsidRDefault="00034217" w:rsidP="00F20E47">
            <w:pPr>
              <w:pStyle w:val="ListBullet"/>
              <w:rPr>
                <w:sz w:val="22"/>
                <w:szCs w:val="22"/>
              </w:rPr>
            </w:pPr>
            <w:r w:rsidRPr="00997D17">
              <w:rPr>
                <w:sz w:val="22"/>
                <w:szCs w:val="22"/>
              </w:rPr>
              <w:t>Landing site: listen for the warning and save 190.</w:t>
            </w:r>
          </w:p>
          <w:p w14:paraId="54178722" w14:textId="6D2577C0"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45E1D40B" w14:textId="4C3B57EE" w:rsidR="008C6B60" w:rsidRPr="00997D17" w:rsidRDefault="00034217" w:rsidP="00F20E47">
            <w:pPr>
              <w:pStyle w:val="ListBullet"/>
              <w:rPr>
                <w:sz w:val="22"/>
                <w:szCs w:val="22"/>
              </w:rPr>
            </w:pPr>
            <w:r w:rsidRPr="00997D17">
              <w:rPr>
                <w:sz w:val="22"/>
                <w:szCs w:val="22"/>
              </w:rPr>
              <w:t>Angalia utabiri kabla ya chombo kuondoka. Vaa jaketi ya kujiokoa.</w:t>
            </w:r>
          </w:p>
          <w:p w14:paraId="5CC7BBC3" w14:textId="40149650" w:rsidR="008C6B60" w:rsidRPr="00997D17" w:rsidRDefault="00034217" w:rsidP="00F20E47">
            <w:pPr>
              <w:pStyle w:val="ListBullet"/>
              <w:rPr>
                <w:sz w:val="22"/>
                <w:szCs w:val="22"/>
              </w:rPr>
            </w:pPr>
            <w:r w:rsidRPr="00997D17">
              <w:rPr>
                <w:sz w:val="22"/>
                <w:szCs w:val="22"/>
              </w:rPr>
              <w:t>Rudisha vyombo vidogo kutoka maji ya wazi.</w:t>
            </w:r>
          </w:p>
          <w:p w14:paraId="0E073ED7" w14:textId="0DD8AB00" w:rsidR="008C6B60" w:rsidRPr="00997D17" w:rsidRDefault="00034217" w:rsidP="00F20E47">
            <w:pPr>
              <w:pStyle w:val="ListBullet"/>
              <w:rPr>
                <w:sz w:val="22"/>
                <w:szCs w:val="22"/>
                <w:lang w:val="sv-SE"/>
              </w:rPr>
            </w:pPr>
            <w:r w:rsidRPr="00997D17">
              <w:rPr>
                <w:sz w:val="22"/>
                <w:szCs w:val="22"/>
                <w:lang w:val="sv-SE"/>
              </w:rPr>
              <w:t>Mwalo: sikiliza onyo na hifadhi 190.</w:t>
            </w:r>
          </w:p>
          <w:p w14:paraId="25A80309" w14:textId="620B17B3" w:rsidR="002066E7" w:rsidRPr="00997D17" w:rsidRDefault="00FE0A4D" w:rsidP="00F20E47">
            <w:pPr>
              <w:pStyle w:val="ListBullet"/>
              <w:rPr>
                <w:sz w:val="22"/>
                <w:szCs w:val="22"/>
              </w:rPr>
            </w:pPr>
            <w:ins w:id="3923"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3924"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3BA95C9F" w14:textId="77777777" w:rsidTr="002066E7">
        <w:tc>
          <w:tcPr>
            <w:tcW w:w="2278" w:type="dxa"/>
          </w:tcPr>
          <w:p w14:paraId="62AAC8D1" w14:textId="77777777" w:rsidR="002066E7" w:rsidRPr="00997D17" w:rsidRDefault="002066E7" w:rsidP="00FD6059">
            <w:pPr>
              <w:pStyle w:val="ListParagraph"/>
              <w:rPr>
                <w:sz w:val="22"/>
                <w:szCs w:val="22"/>
              </w:rPr>
            </w:pPr>
          </w:p>
        </w:tc>
        <w:tc>
          <w:tcPr>
            <w:tcW w:w="2278" w:type="dxa"/>
          </w:tcPr>
          <w:p w14:paraId="4CE6E55F" w14:textId="1F0BA66A"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50FA597C" w14:textId="56B816A4" w:rsidR="002066E7" w:rsidRPr="00997D17" w:rsidRDefault="008C6B60" w:rsidP="00FD6059">
            <w:pPr>
              <w:pStyle w:val="ListParagraph"/>
              <w:rPr>
                <w:sz w:val="22"/>
                <w:szCs w:val="22"/>
              </w:rPr>
            </w:pPr>
            <w:r w:rsidRPr="00997D17">
              <w:rPr>
                <w:sz w:val="22"/>
                <w:szCs w:val="22"/>
              </w:rPr>
              <w:t>drought inland of the lake, flash floods in heavy rain, and strong winds. Roads, water points or houses at the named sites are now affected. Some journeys and classes are disrupted.</w:t>
            </w:r>
          </w:p>
        </w:tc>
        <w:tc>
          <w:tcPr>
            <w:tcW w:w="2278" w:type="dxa"/>
          </w:tcPr>
          <w:p w14:paraId="2F47BA12" w14:textId="6F31D376"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6BE862B" w14:textId="26103500" w:rsidR="008C6B60" w:rsidRPr="00997D17" w:rsidRDefault="00034217" w:rsidP="00F20E47">
            <w:pPr>
              <w:pStyle w:val="ListBullet"/>
              <w:rPr>
                <w:sz w:val="22"/>
                <w:szCs w:val="22"/>
              </w:rPr>
            </w:pPr>
            <w:r w:rsidRPr="00997D17">
              <w:rPr>
                <w:sz w:val="22"/>
                <w:szCs w:val="22"/>
              </w:rPr>
              <w:t>Stop fishing and crossings on this water.</w:t>
            </w:r>
          </w:p>
          <w:p w14:paraId="3949FDC3" w14:textId="5172B50F" w:rsidR="008C6B60" w:rsidRPr="00997D17" w:rsidRDefault="00FE0A4D" w:rsidP="00F20E47">
            <w:pPr>
              <w:pStyle w:val="ListBullet"/>
              <w:rPr>
                <w:sz w:val="22"/>
                <w:szCs w:val="22"/>
              </w:rPr>
            </w:pPr>
            <w:ins w:id="3925"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3926" w:author="Bonephace Kaijage" w:date="2026-10-14T06:15:00Z" w16du:dateUtc="2026-10-14T04:15:00Z">
              <w:r w:rsidR="00034217" w:rsidRPr="00997D17" w:rsidDel="00FE0A4D">
                <w:rPr>
                  <w:sz w:val="22"/>
                  <w:szCs w:val="22"/>
                </w:rPr>
                <w:delText>Move people off the low shore to the assembly point.</w:delText>
              </w:r>
            </w:del>
          </w:p>
          <w:p w14:paraId="1283DBD9" w14:textId="54810C57" w:rsidR="008C6B60" w:rsidRPr="00997D17" w:rsidRDefault="00034217" w:rsidP="00F20E47">
            <w:pPr>
              <w:pStyle w:val="ListBullet"/>
              <w:rPr>
                <w:sz w:val="22"/>
                <w:szCs w:val="22"/>
              </w:rPr>
            </w:pPr>
            <w:r w:rsidRPr="00997D17">
              <w:rPr>
                <w:sz w:val="22"/>
                <w:szCs w:val="22"/>
              </w:rPr>
              <w:t>Marine police or the beach unit: account for boats still out.</w:t>
            </w:r>
          </w:p>
          <w:p w14:paraId="6DBA1E13" w14:textId="626ADBC9"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56A0CC40" w14:textId="6C3CB16A" w:rsidR="008C6B60" w:rsidRPr="00997D17" w:rsidRDefault="00034217" w:rsidP="00F20E47">
            <w:pPr>
              <w:pStyle w:val="ListBullet"/>
              <w:rPr>
                <w:sz w:val="22"/>
                <w:szCs w:val="22"/>
              </w:rPr>
            </w:pPr>
            <w:r w:rsidRPr="00997D17">
              <w:rPr>
                <w:sz w:val="22"/>
                <w:szCs w:val="22"/>
              </w:rPr>
              <w:t>Simamisha uvuvi na vivuko kwenye maji haya.</w:t>
            </w:r>
          </w:p>
          <w:p w14:paraId="38911DBB" w14:textId="00EBE08E" w:rsidR="008C6B60" w:rsidRPr="00997D17" w:rsidRDefault="00FE0A4D" w:rsidP="00F20E47">
            <w:pPr>
              <w:pStyle w:val="ListBullet"/>
              <w:rPr>
                <w:sz w:val="22"/>
                <w:szCs w:val="22"/>
              </w:rPr>
            </w:pPr>
            <w:ins w:id="3927"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3928" w:author="Bonephace Kaijage" w:date="2026-10-14T06:16:00Z" w16du:dateUtc="2026-10-14T04:16:00Z">
              <w:r w:rsidR="00034217" w:rsidRPr="00997D17" w:rsidDel="00FE0A4D">
                <w:rPr>
                  <w:sz w:val="22"/>
                  <w:szCs w:val="22"/>
                </w:rPr>
                <w:delText>Hamisha watu kutoka ufuo wa chini kwenda kituoni.</w:delText>
              </w:r>
            </w:del>
          </w:p>
          <w:p w14:paraId="396AC61F" w14:textId="24BDABFE" w:rsidR="008C6B60" w:rsidRPr="00997D17" w:rsidRDefault="00034217" w:rsidP="00F20E47">
            <w:pPr>
              <w:pStyle w:val="ListBullet"/>
              <w:rPr>
                <w:sz w:val="22"/>
                <w:szCs w:val="22"/>
              </w:rPr>
            </w:pPr>
            <w:r w:rsidRPr="00997D17">
              <w:rPr>
                <w:sz w:val="22"/>
                <w:szCs w:val="22"/>
              </w:rPr>
              <w:t>Polisi wanamaji au kitengo cha mwalo: hakiki vyombo vilivyoko nje.</w:t>
            </w:r>
          </w:p>
          <w:p w14:paraId="1820C16E" w14:textId="7CD3191B"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0491118F" w14:textId="77777777" w:rsidTr="002066E7">
        <w:tc>
          <w:tcPr>
            <w:tcW w:w="2278" w:type="dxa"/>
          </w:tcPr>
          <w:p w14:paraId="6B531A6C" w14:textId="77777777" w:rsidR="002066E7" w:rsidRPr="00997D17" w:rsidRDefault="002066E7" w:rsidP="00FD6059">
            <w:pPr>
              <w:pStyle w:val="ListParagraph"/>
              <w:rPr>
                <w:sz w:val="22"/>
                <w:szCs w:val="22"/>
                <w:lang w:val="sv-SE"/>
              </w:rPr>
            </w:pPr>
          </w:p>
        </w:tc>
        <w:tc>
          <w:tcPr>
            <w:tcW w:w="2278" w:type="dxa"/>
          </w:tcPr>
          <w:p w14:paraId="6E299931" w14:textId="65A69615"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4CE6E5A9" w14:textId="6A50D78E" w:rsidR="002066E7" w:rsidRPr="00997D17" w:rsidRDefault="00FE0A4D" w:rsidP="00FD6059">
            <w:pPr>
              <w:pStyle w:val="ListParagraph"/>
              <w:rPr>
                <w:sz w:val="22"/>
                <w:szCs w:val="22"/>
              </w:rPr>
            </w:pPr>
            <w:ins w:id="3929"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930"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1055DC9" w14:textId="4B144E35" w:rsidR="002066E7" w:rsidRPr="00997D17" w:rsidRDefault="00FE0A4D" w:rsidP="00FD6059">
            <w:pPr>
              <w:pStyle w:val="ListParagraph"/>
              <w:rPr>
                <w:sz w:val="22"/>
                <w:szCs w:val="22"/>
              </w:rPr>
            </w:pPr>
            <w:ins w:id="3931" w:author="Bonephace Kaijage" w:date="2026-10-14T06:24:00Z" w16du:dateUtc="2026-10-14T04:24:00Z">
              <w:r>
                <w:rPr>
                  <w:sz w:val="22"/>
                  <w:szCs w:val="22"/>
                </w:rPr>
                <w:t xml:space="preserve">Hali katika maeneo yaliyotajwa kwenye Fahamu Hatari sasa ni hatari kwa maisha: nyumba zimeharibika, watu wamekatwa, na kuna hatari halisi ya kuzama, kujeruhiwa au magonjwa. Msaada unaandaliwa; tafadhali fuateni maelekezo ya kamati na </w:t>
              </w:r>
              <w:r>
                <w:rPr>
                  <w:sz w:val="22"/>
                  <w:szCs w:val="22"/>
                </w:rPr>
                <w:lastRenderedPageBreak/>
                <w:t>muangaliane na majirani.</w:t>
              </w:r>
            </w:ins>
            <w:del w:id="3932"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2B0421C2" w14:textId="759E9DC7" w:rsidR="008C6B60" w:rsidRPr="00997D17" w:rsidRDefault="00FE0A4D" w:rsidP="00F20E47">
            <w:pPr>
              <w:pStyle w:val="ListBullet"/>
              <w:rPr>
                <w:sz w:val="22"/>
                <w:szCs w:val="22"/>
              </w:rPr>
            </w:pPr>
            <w:ins w:id="3933" w:author="Bonephace Kaijage" w:date="2026-10-14T06:04:00Z" w16du:dateUtc="2026-10-14T04:04:00Z">
              <w:r>
                <w:rPr>
                  <w:sz w:val="22"/>
                  <w:szCs w:val="22"/>
                </w:rPr>
                <w:lastRenderedPageBreak/>
                <w:t>Please move off the low ground now to the agreed safe place, helping anyone who cannot move alone; the water can rise faster than it looks. Return only when the committee confirms it is safe.</w:t>
              </w:r>
            </w:ins>
            <w:del w:id="3934"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21E2D206" w14:textId="41716D0E" w:rsidR="008C6B60" w:rsidRPr="00997D17" w:rsidRDefault="00034217" w:rsidP="00F20E47">
            <w:pPr>
              <w:pStyle w:val="ListBullet"/>
              <w:rPr>
                <w:sz w:val="22"/>
                <w:szCs w:val="22"/>
              </w:rPr>
            </w:pPr>
            <w:r w:rsidRPr="00997D17">
              <w:rPr>
                <w:sz w:val="22"/>
                <w:szCs w:val="22"/>
              </w:rPr>
              <w:lastRenderedPageBreak/>
              <w:t>Call 114 and 190. Keep the road clear for ambulances.</w:t>
            </w:r>
          </w:p>
          <w:p w14:paraId="36E11CAC" w14:textId="1C39BBF1" w:rsidR="008C6B60" w:rsidRPr="00997D17" w:rsidRDefault="00034217" w:rsidP="00F20E47">
            <w:pPr>
              <w:pStyle w:val="ListBullet"/>
              <w:rPr>
                <w:sz w:val="22"/>
                <w:szCs w:val="22"/>
              </w:rPr>
            </w:pPr>
            <w:r w:rsidRPr="00997D17">
              <w:rPr>
                <w:sz w:val="22"/>
                <w:szCs w:val="22"/>
              </w:rPr>
              <w:t>Open the shelter and register every household. Note who is missing.</w:t>
            </w:r>
          </w:p>
          <w:p w14:paraId="55EBB63E" w14:textId="0A49462A"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4CB631A8" w14:textId="2904B974"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6BBF654A" w14:textId="27B07C16"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4699369B" w14:textId="4A6CBAAD"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4EBB5AA3" w14:textId="367ED085"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1CB5CF69" w14:textId="77777777" w:rsidTr="002066E7">
        <w:tc>
          <w:tcPr>
            <w:tcW w:w="2278" w:type="dxa"/>
          </w:tcPr>
          <w:p w14:paraId="4C5B5578" w14:textId="5943B651" w:rsidR="002066E7" w:rsidRPr="00997D17" w:rsidRDefault="002066E7" w:rsidP="00FD6059">
            <w:pPr>
              <w:pStyle w:val="ListParagraph"/>
              <w:rPr>
                <w:sz w:val="22"/>
                <w:szCs w:val="22"/>
              </w:rPr>
            </w:pPr>
            <w:r w:rsidRPr="00997D17">
              <w:rPr>
                <w:sz w:val="22"/>
                <w:szCs w:val="22"/>
              </w:rPr>
              <w:t>Magu District Council</w:t>
            </w:r>
          </w:p>
        </w:tc>
        <w:tc>
          <w:tcPr>
            <w:tcW w:w="2278" w:type="dxa"/>
          </w:tcPr>
          <w:p w14:paraId="66EAB11C" w14:textId="15B6278E"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54997B2D" w14:textId="5F00FC7F" w:rsidR="002066E7" w:rsidRPr="00997D17" w:rsidRDefault="008C6B60" w:rsidP="00FD6059">
            <w:pPr>
              <w:pStyle w:val="ListParagraph"/>
              <w:rPr>
                <w:sz w:val="22"/>
                <w:szCs w:val="22"/>
              </w:rPr>
            </w:pPr>
            <w:r w:rsidRPr="00997D17">
              <w:rPr>
                <w:sz w:val="22"/>
                <w:szCs w:val="22"/>
              </w:rPr>
              <w:t>Lake Victoria floods, large waves, boat accidents, and cholera. A few roads slippery, a few low homes wet, and lightning where storms build.</w:t>
            </w:r>
          </w:p>
        </w:tc>
        <w:tc>
          <w:tcPr>
            <w:tcW w:w="2278" w:type="dxa"/>
          </w:tcPr>
          <w:p w14:paraId="1F175ECB" w14:textId="0AE7347E"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3054B80C" w14:textId="6DA73E5F" w:rsidR="008C6B60" w:rsidRPr="00997D17" w:rsidRDefault="00034217" w:rsidP="00F20E47">
            <w:pPr>
              <w:pStyle w:val="ListBullet"/>
              <w:rPr>
                <w:sz w:val="22"/>
                <w:szCs w:val="22"/>
              </w:rPr>
            </w:pPr>
            <w:r w:rsidRPr="00997D17">
              <w:rPr>
                <w:sz w:val="22"/>
                <w:szCs w:val="22"/>
              </w:rPr>
              <w:t>Check the forecast before any boat leaves. Life jacket on.</w:t>
            </w:r>
          </w:p>
          <w:p w14:paraId="609B50E4" w14:textId="510803DE" w:rsidR="008C6B60" w:rsidRPr="00997D17" w:rsidRDefault="00034217" w:rsidP="00F20E47">
            <w:pPr>
              <w:pStyle w:val="ListBullet"/>
              <w:rPr>
                <w:sz w:val="22"/>
                <w:szCs w:val="22"/>
              </w:rPr>
            </w:pPr>
            <w:r w:rsidRPr="00997D17">
              <w:rPr>
                <w:sz w:val="22"/>
                <w:szCs w:val="22"/>
              </w:rPr>
              <w:t>Bring small boats off the open water.</w:t>
            </w:r>
          </w:p>
          <w:p w14:paraId="2AD76A28" w14:textId="18E738D2" w:rsidR="008C6B60" w:rsidRPr="00997D17" w:rsidRDefault="00034217" w:rsidP="00F20E47">
            <w:pPr>
              <w:pStyle w:val="ListBullet"/>
              <w:rPr>
                <w:sz w:val="22"/>
                <w:szCs w:val="22"/>
              </w:rPr>
            </w:pPr>
            <w:r w:rsidRPr="00997D17">
              <w:rPr>
                <w:sz w:val="22"/>
                <w:szCs w:val="22"/>
              </w:rPr>
              <w:t>Landing site: listen for the warning and save 190.</w:t>
            </w:r>
          </w:p>
          <w:p w14:paraId="5E9C455F" w14:textId="11EDEE37"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4AA930F8" w14:textId="5D7B745D" w:rsidR="008C6B60" w:rsidRPr="00997D17" w:rsidRDefault="00034217" w:rsidP="00F20E47">
            <w:pPr>
              <w:pStyle w:val="ListBullet"/>
              <w:rPr>
                <w:sz w:val="22"/>
                <w:szCs w:val="22"/>
              </w:rPr>
            </w:pPr>
            <w:r w:rsidRPr="00997D17">
              <w:rPr>
                <w:sz w:val="22"/>
                <w:szCs w:val="22"/>
              </w:rPr>
              <w:t>Angalia utabiri kabla ya chombo kuondoka. Vaa jaketi ya kujiokoa.</w:t>
            </w:r>
          </w:p>
          <w:p w14:paraId="3EB2D967" w14:textId="046A6340" w:rsidR="008C6B60" w:rsidRPr="00997D17" w:rsidRDefault="00034217" w:rsidP="00F20E47">
            <w:pPr>
              <w:pStyle w:val="ListBullet"/>
              <w:rPr>
                <w:sz w:val="22"/>
                <w:szCs w:val="22"/>
              </w:rPr>
            </w:pPr>
            <w:r w:rsidRPr="00997D17">
              <w:rPr>
                <w:sz w:val="22"/>
                <w:szCs w:val="22"/>
              </w:rPr>
              <w:t>Rudisha vyombo vidogo kutoka maji ya wazi.</w:t>
            </w:r>
          </w:p>
          <w:p w14:paraId="53FCAE54" w14:textId="1F21A229" w:rsidR="008C6B60" w:rsidRPr="00997D17" w:rsidRDefault="00034217" w:rsidP="00F20E47">
            <w:pPr>
              <w:pStyle w:val="ListBullet"/>
              <w:rPr>
                <w:sz w:val="22"/>
                <w:szCs w:val="22"/>
                <w:lang w:val="sv-SE"/>
              </w:rPr>
            </w:pPr>
            <w:r w:rsidRPr="00997D17">
              <w:rPr>
                <w:sz w:val="22"/>
                <w:szCs w:val="22"/>
                <w:lang w:val="sv-SE"/>
              </w:rPr>
              <w:t>Mwalo: sikiliza onyo na hifadhi 190.</w:t>
            </w:r>
          </w:p>
          <w:p w14:paraId="2C1E2D1F" w14:textId="31F4A89F" w:rsidR="002066E7" w:rsidRPr="00997D17" w:rsidRDefault="00FE0A4D" w:rsidP="00F20E47">
            <w:pPr>
              <w:pStyle w:val="ListBullet"/>
              <w:rPr>
                <w:sz w:val="22"/>
                <w:szCs w:val="22"/>
              </w:rPr>
            </w:pPr>
            <w:ins w:id="3935"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3936"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06709276" w14:textId="77777777" w:rsidTr="002066E7">
        <w:tc>
          <w:tcPr>
            <w:tcW w:w="2278" w:type="dxa"/>
          </w:tcPr>
          <w:p w14:paraId="05E2BE1F" w14:textId="77777777" w:rsidR="002066E7" w:rsidRPr="00997D17" w:rsidRDefault="002066E7" w:rsidP="00FD6059">
            <w:pPr>
              <w:pStyle w:val="ListParagraph"/>
              <w:rPr>
                <w:sz w:val="22"/>
                <w:szCs w:val="22"/>
              </w:rPr>
            </w:pPr>
          </w:p>
        </w:tc>
        <w:tc>
          <w:tcPr>
            <w:tcW w:w="2278" w:type="dxa"/>
          </w:tcPr>
          <w:p w14:paraId="66A46FF8" w14:textId="4882E5BB"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4D686C96" w14:textId="1711A17B" w:rsidR="002066E7" w:rsidRPr="00997D17" w:rsidRDefault="008C6B60" w:rsidP="00FD6059">
            <w:pPr>
              <w:pStyle w:val="ListParagraph"/>
              <w:rPr>
                <w:sz w:val="22"/>
                <w:szCs w:val="22"/>
              </w:rPr>
            </w:pPr>
            <w:r w:rsidRPr="00997D17">
              <w:rPr>
                <w:sz w:val="22"/>
                <w:szCs w:val="22"/>
              </w:rPr>
              <w:t xml:space="preserve">Lake Victoria floods, large waves, boat accidents, and cholera. Roads, water points or houses at the </w:t>
            </w:r>
            <w:r w:rsidRPr="00997D17">
              <w:rPr>
                <w:sz w:val="22"/>
                <w:szCs w:val="22"/>
              </w:rPr>
              <w:lastRenderedPageBreak/>
              <w:t>named sites are now affected. Some journeys and classes are disrupted.</w:t>
            </w:r>
          </w:p>
        </w:tc>
        <w:tc>
          <w:tcPr>
            <w:tcW w:w="2278" w:type="dxa"/>
          </w:tcPr>
          <w:p w14:paraId="3A1A9B1F" w14:textId="5602C3F8" w:rsidR="002066E7" w:rsidRPr="00997D17" w:rsidRDefault="008C6B60" w:rsidP="00FD6059">
            <w:pPr>
              <w:pStyle w:val="ListParagraph"/>
              <w:rPr>
                <w:sz w:val="22"/>
                <w:szCs w:val="22"/>
              </w:rPr>
            </w:pPr>
            <w:r w:rsidRPr="00997D17">
              <w:rPr>
                <w:sz w:val="22"/>
                <w:szCs w:val="22"/>
              </w:rPr>
              <w:lastRenderedPageBreak/>
              <w:t xml:space="preserve">Barabara, vituo vya maji au nyumba kwenye maeneo yaliyotajwa yameathirika. Safari na masomo </w:t>
            </w:r>
            <w:r w:rsidRPr="00997D17">
              <w:rPr>
                <w:sz w:val="22"/>
                <w:szCs w:val="22"/>
              </w:rPr>
              <w:lastRenderedPageBreak/>
              <w:t>mengine yamesitishwa.</w:t>
            </w:r>
          </w:p>
        </w:tc>
        <w:tc>
          <w:tcPr>
            <w:tcW w:w="2279" w:type="dxa"/>
          </w:tcPr>
          <w:p w14:paraId="7837B143" w14:textId="33D234E4" w:rsidR="008C6B60" w:rsidRPr="00997D17" w:rsidRDefault="00034217" w:rsidP="00F20E47">
            <w:pPr>
              <w:pStyle w:val="ListBullet"/>
              <w:rPr>
                <w:sz w:val="22"/>
                <w:szCs w:val="22"/>
              </w:rPr>
            </w:pPr>
            <w:r w:rsidRPr="00997D17">
              <w:rPr>
                <w:sz w:val="22"/>
                <w:szCs w:val="22"/>
              </w:rPr>
              <w:lastRenderedPageBreak/>
              <w:t>Stop fishing and crossings on this water.</w:t>
            </w:r>
          </w:p>
          <w:p w14:paraId="6A610F7C" w14:textId="5BFDCEEA" w:rsidR="008C6B60" w:rsidRPr="00997D17" w:rsidRDefault="00FE0A4D" w:rsidP="00F20E47">
            <w:pPr>
              <w:pStyle w:val="ListBullet"/>
              <w:rPr>
                <w:sz w:val="22"/>
                <w:szCs w:val="22"/>
              </w:rPr>
            </w:pPr>
            <w:ins w:id="3937" w:author="Bonephace Kaijage" w:date="2026-10-14T06:15:00Z" w16du:dateUtc="2026-10-14T04:15:00Z">
              <w:r>
                <w:rPr>
                  <w:sz w:val="22"/>
                  <w:szCs w:val="22"/>
                </w:rPr>
                <w:t xml:space="preserve">Help people off the low shore to the assembly </w:t>
              </w:r>
              <w:r>
                <w:rPr>
                  <w:sz w:val="22"/>
                  <w:szCs w:val="22"/>
                </w:rPr>
                <w:lastRenderedPageBreak/>
                <w:t>point, starting with those who cannot move alone; waves and the lake level can rise with little warning.</w:t>
              </w:r>
            </w:ins>
            <w:del w:id="3938" w:author="Bonephace Kaijage" w:date="2026-10-14T06:15:00Z" w16du:dateUtc="2026-10-14T04:15:00Z">
              <w:r w:rsidR="00034217" w:rsidRPr="00997D17" w:rsidDel="00FE0A4D">
                <w:rPr>
                  <w:sz w:val="22"/>
                  <w:szCs w:val="22"/>
                </w:rPr>
                <w:delText>Move people off the low shore to the assembly point.</w:delText>
              </w:r>
            </w:del>
          </w:p>
          <w:p w14:paraId="033D84B6" w14:textId="79FDF189" w:rsidR="008C6B60" w:rsidRPr="00997D17" w:rsidRDefault="00034217" w:rsidP="00F20E47">
            <w:pPr>
              <w:pStyle w:val="ListBullet"/>
              <w:rPr>
                <w:sz w:val="22"/>
                <w:szCs w:val="22"/>
              </w:rPr>
            </w:pPr>
            <w:r w:rsidRPr="00997D17">
              <w:rPr>
                <w:sz w:val="22"/>
                <w:szCs w:val="22"/>
              </w:rPr>
              <w:t>Marine police or the beach unit: account for boats still out.</w:t>
            </w:r>
          </w:p>
          <w:p w14:paraId="29BDCBEE" w14:textId="02660A09"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620DFB4C" w14:textId="2F7AEA5E" w:rsidR="008C6B60" w:rsidRPr="00997D17" w:rsidRDefault="00034217" w:rsidP="00F20E47">
            <w:pPr>
              <w:pStyle w:val="ListBullet"/>
              <w:rPr>
                <w:sz w:val="22"/>
                <w:szCs w:val="22"/>
              </w:rPr>
            </w:pPr>
            <w:r w:rsidRPr="00997D17">
              <w:rPr>
                <w:sz w:val="22"/>
                <w:szCs w:val="22"/>
              </w:rPr>
              <w:lastRenderedPageBreak/>
              <w:t>Simamisha uvuvi na vivuko kwenye maji haya.</w:t>
            </w:r>
          </w:p>
          <w:p w14:paraId="20BEE3E4" w14:textId="018C6BD9" w:rsidR="008C6B60" w:rsidRPr="00997D17" w:rsidRDefault="00FE0A4D" w:rsidP="00F20E47">
            <w:pPr>
              <w:pStyle w:val="ListBullet"/>
              <w:rPr>
                <w:sz w:val="22"/>
                <w:szCs w:val="22"/>
              </w:rPr>
            </w:pPr>
            <w:ins w:id="3939" w:author="Bonephace Kaijage" w:date="2026-10-14T06:16:00Z" w16du:dateUtc="2026-10-14T04:16:00Z">
              <w:r>
                <w:rPr>
                  <w:sz w:val="22"/>
                  <w:szCs w:val="22"/>
                </w:rPr>
                <w:t xml:space="preserve">Wasaidieni watu kuondoka ufuo wa chini kwenda </w:t>
              </w:r>
              <w:r>
                <w:rPr>
                  <w:sz w:val="22"/>
                  <w:szCs w:val="22"/>
                </w:rPr>
                <w:lastRenderedPageBreak/>
                <w:t>kituoni, mkianza na wasioweza kuondoka peke yao; mawimbi na kina cha ziwa vinaweza kupanda bila taarifa.</w:t>
              </w:r>
            </w:ins>
            <w:del w:id="3940" w:author="Bonephace Kaijage" w:date="2026-10-14T06:16:00Z" w16du:dateUtc="2026-10-14T04:16:00Z">
              <w:r w:rsidR="00034217" w:rsidRPr="00997D17" w:rsidDel="00FE0A4D">
                <w:rPr>
                  <w:sz w:val="22"/>
                  <w:szCs w:val="22"/>
                </w:rPr>
                <w:delText>Hamisha watu kutoka ufuo wa chini kwenda kituoni.</w:delText>
              </w:r>
            </w:del>
          </w:p>
          <w:p w14:paraId="72A9AA90" w14:textId="7919D49E" w:rsidR="008C6B60" w:rsidRPr="00997D17" w:rsidRDefault="00034217" w:rsidP="00F20E47">
            <w:pPr>
              <w:pStyle w:val="ListBullet"/>
              <w:rPr>
                <w:sz w:val="22"/>
                <w:szCs w:val="22"/>
              </w:rPr>
            </w:pPr>
            <w:r w:rsidRPr="00997D17">
              <w:rPr>
                <w:sz w:val="22"/>
                <w:szCs w:val="22"/>
              </w:rPr>
              <w:t>Polisi wanamaji au kitengo cha mwalo: hakiki vyombo vilivyoko nje.</w:t>
            </w:r>
          </w:p>
          <w:p w14:paraId="714530DD" w14:textId="3A0D486B"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6AE33D95" w14:textId="77777777" w:rsidTr="002066E7">
        <w:tc>
          <w:tcPr>
            <w:tcW w:w="2278" w:type="dxa"/>
          </w:tcPr>
          <w:p w14:paraId="27AF7C3B" w14:textId="77777777" w:rsidR="002066E7" w:rsidRPr="00997D17" w:rsidRDefault="002066E7" w:rsidP="00FD6059">
            <w:pPr>
              <w:pStyle w:val="ListParagraph"/>
              <w:rPr>
                <w:sz w:val="22"/>
                <w:szCs w:val="22"/>
                <w:lang w:val="sv-SE"/>
              </w:rPr>
            </w:pPr>
          </w:p>
        </w:tc>
        <w:tc>
          <w:tcPr>
            <w:tcW w:w="2278" w:type="dxa"/>
          </w:tcPr>
          <w:p w14:paraId="123DA23A" w14:textId="0EBA810A"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618546C9" w14:textId="1A6C3C05" w:rsidR="002066E7" w:rsidRPr="00997D17" w:rsidRDefault="00FE0A4D" w:rsidP="00FD6059">
            <w:pPr>
              <w:pStyle w:val="ListParagraph"/>
              <w:rPr>
                <w:sz w:val="22"/>
                <w:szCs w:val="22"/>
              </w:rPr>
            </w:pPr>
            <w:ins w:id="3941"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942"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0F9844E" w14:textId="0A443D35" w:rsidR="002066E7" w:rsidRPr="00997D17" w:rsidRDefault="00FE0A4D" w:rsidP="00FD6059">
            <w:pPr>
              <w:pStyle w:val="ListParagraph"/>
              <w:rPr>
                <w:sz w:val="22"/>
                <w:szCs w:val="22"/>
              </w:rPr>
            </w:pPr>
            <w:ins w:id="3943"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94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6343F74" w14:textId="6AB6EF9B" w:rsidR="008C6B60" w:rsidRPr="00997D17" w:rsidRDefault="00FE0A4D" w:rsidP="00F20E47">
            <w:pPr>
              <w:pStyle w:val="ListBullet"/>
              <w:rPr>
                <w:sz w:val="22"/>
                <w:szCs w:val="22"/>
              </w:rPr>
            </w:pPr>
            <w:ins w:id="3945"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946"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108D21FE" w14:textId="0110B7DE" w:rsidR="008C6B60" w:rsidRPr="00997D17" w:rsidRDefault="00034217" w:rsidP="00F20E47">
            <w:pPr>
              <w:pStyle w:val="ListBullet"/>
              <w:rPr>
                <w:sz w:val="22"/>
                <w:szCs w:val="22"/>
              </w:rPr>
            </w:pPr>
            <w:r w:rsidRPr="00997D17">
              <w:rPr>
                <w:sz w:val="22"/>
                <w:szCs w:val="22"/>
              </w:rPr>
              <w:t>Call 114 and 190. Keep the road clear for ambulances.</w:t>
            </w:r>
          </w:p>
          <w:p w14:paraId="577897BC" w14:textId="05D4CD06" w:rsidR="008C6B60" w:rsidRPr="00997D17" w:rsidRDefault="00034217" w:rsidP="00F20E47">
            <w:pPr>
              <w:pStyle w:val="ListBullet"/>
              <w:rPr>
                <w:sz w:val="22"/>
                <w:szCs w:val="22"/>
              </w:rPr>
            </w:pPr>
            <w:r w:rsidRPr="00997D17">
              <w:rPr>
                <w:sz w:val="22"/>
                <w:szCs w:val="22"/>
              </w:rPr>
              <w:t xml:space="preserve">Open the shelter and register every </w:t>
            </w:r>
            <w:r w:rsidRPr="00997D17">
              <w:rPr>
                <w:sz w:val="22"/>
                <w:szCs w:val="22"/>
              </w:rPr>
              <w:lastRenderedPageBreak/>
              <w:t>household. Note who is missing.</w:t>
            </w:r>
          </w:p>
          <w:p w14:paraId="0F5584C6" w14:textId="15F58BCF"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7932C0D6" w14:textId="35035404" w:rsidR="008C6B60" w:rsidRPr="00997D17" w:rsidRDefault="00034217" w:rsidP="00F20E47">
            <w:pPr>
              <w:pStyle w:val="ListBullet"/>
              <w:rPr>
                <w:sz w:val="22"/>
                <w:szCs w:val="22"/>
                <w:lang w:val="sv-SE"/>
              </w:rPr>
            </w:pPr>
            <w:r w:rsidRPr="00997D17">
              <w:rPr>
                <w:sz w:val="22"/>
                <w:szCs w:val="22"/>
                <w:lang w:val="sv-SE"/>
              </w:rPr>
              <w:lastRenderedPageBreak/>
              <w:t>Hamisha bondeni sasa. Msirudi mpaka kamati iseme ni salama.</w:t>
            </w:r>
          </w:p>
          <w:p w14:paraId="084AE9B9" w14:textId="2DBC54C8"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1E7831FC" w14:textId="73CD5708"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5ED34AA3" w14:textId="757A055F"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424B5C60" w14:textId="77777777" w:rsidTr="002066E7">
        <w:tc>
          <w:tcPr>
            <w:tcW w:w="2278" w:type="dxa"/>
          </w:tcPr>
          <w:p w14:paraId="2ABE6C53" w14:textId="51294876" w:rsidR="002066E7" w:rsidRPr="00997D17" w:rsidRDefault="002066E7" w:rsidP="00FD6059">
            <w:pPr>
              <w:pStyle w:val="ListParagraph"/>
              <w:rPr>
                <w:sz w:val="22"/>
                <w:szCs w:val="22"/>
              </w:rPr>
            </w:pPr>
            <w:r w:rsidRPr="00997D17">
              <w:rPr>
                <w:sz w:val="22"/>
                <w:szCs w:val="22"/>
              </w:rPr>
              <w:t>Misungwi District Council</w:t>
            </w:r>
          </w:p>
        </w:tc>
        <w:tc>
          <w:tcPr>
            <w:tcW w:w="2278" w:type="dxa"/>
          </w:tcPr>
          <w:p w14:paraId="664E74E8" w14:textId="37CDA89D"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6AE7D06E" w14:textId="71ADD5A2" w:rsidR="002066E7" w:rsidRPr="00997D17" w:rsidRDefault="008C6B60" w:rsidP="00FD6059">
            <w:pPr>
              <w:pStyle w:val="ListParagraph"/>
              <w:rPr>
                <w:sz w:val="22"/>
                <w:szCs w:val="22"/>
              </w:rPr>
            </w:pPr>
            <w:r w:rsidRPr="00997D17">
              <w:rPr>
                <w:sz w:val="22"/>
                <w:szCs w:val="22"/>
              </w:rPr>
              <w:t>lake-plain floods, heavy rain, and a marked dry season inland. A few roads slippery, a few low homes wet, and lightning where storms build.</w:t>
            </w:r>
          </w:p>
        </w:tc>
        <w:tc>
          <w:tcPr>
            <w:tcW w:w="2278" w:type="dxa"/>
          </w:tcPr>
          <w:p w14:paraId="5A33F83B" w14:textId="7FD03636"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6DBDC072" w14:textId="08384810" w:rsidR="008C6B60" w:rsidRPr="00997D17" w:rsidRDefault="00034217" w:rsidP="00F20E47">
            <w:pPr>
              <w:pStyle w:val="ListBullet"/>
              <w:rPr>
                <w:sz w:val="22"/>
                <w:szCs w:val="22"/>
              </w:rPr>
            </w:pPr>
            <w:r w:rsidRPr="00997D17">
              <w:rPr>
                <w:sz w:val="22"/>
                <w:szCs w:val="22"/>
              </w:rPr>
              <w:t>Check the forecast before any boat leaves. Life jacket on.</w:t>
            </w:r>
          </w:p>
          <w:p w14:paraId="6D5EDAF8" w14:textId="65C52F83" w:rsidR="008C6B60" w:rsidRPr="00997D17" w:rsidRDefault="00034217" w:rsidP="00F20E47">
            <w:pPr>
              <w:pStyle w:val="ListBullet"/>
              <w:rPr>
                <w:sz w:val="22"/>
                <w:szCs w:val="22"/>
              </w:rPr>
            </w:pPr>
            <w:r w:rsidRPr="00997D17">
              <w:rPr>
                <w:sz w:val="22"/>
                <w:szCs w:val="22"/>
              </w:rPr>
              <w:t>Bring small boats off the open water.</w:t>
            </w:r>
          </w:p>
          <w:p w14:paraId="7A3DC9D6" w14:textId="5632124D" w:rsidR="008C6B60" w:rsidRPr="00997D17" w:rsidRDefault="00034217" w:rsidP="00F20E47">
            <w:pPr>
              <w:pStyle w:val="ListBullet"/>
              <w:rPr>
                <w:sz w:val="22"/>
                <w:szCs w:val="22"/>
              </w:rPr>
            </w:pPr>
            <w:r w:rsidRPr="00997D17">
              <w:rPr>
                <w:sz w:val="22"/>
                <w:szCs w:val="22"/>
              </w:rPr>
              <w:t>Landing site: listen for the warning and save 190.</w:t>
            </w:r>
          </w:p>
          <w:p w14:paraId="16C6DB68" w14:textId="27BDEEEC"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0BC5A348" w14:textId="1ECF9E4E" w:rsidR="008C6B60" w:rsidRPr="00997D17" w:rsidRDefault="00034217" w:rsidP="00F20E47">
            <w:pPr>
              <w:pStyle w:val="ListBullet"/>
              <w:rPr>
                <w:sz w:val="22"/>
                <w:szCs w:val="22"/>
              </w:rPr>
            </w:pPr>
            <w:r w:rsidRPr="00997D17">
              <w:rPr>
                <w:sz w:val="22"/>
                <w:szCs w:val="22"/>
              </w:rPr>
              <w:t>Angalia utabiri kabla ya chombo kuondoka. Vaa jaketi ya kujiokoa.</w:t>
            </w:r>
          </w:p>
          <w:p w14:paraId="32EAC618" w14:textId="7090521F" w:rsidR="008C6B60" w:rsidRPr="00997D17" w:rsidRDefault="00034217" w:rsidP="00F20E47">
            <w:pPr>
              <w:pStyle w:val="ListBullet"/>
              <w:rPr>
                <w:sz w:val="22"/>
                <w:szCs w:val="22"/>
              </w:rPr>
            </w:pPr>
            <w:r w:rsidRPr="00997D17">
              <w:rPr>
                <w:sz w:val="22"/>
                <w:szCs w:val="22"/>
              </w:rPr>
              <w:t>Rudisha vyombo vidogo kutoka maji ya wazi.</w:t>
            </w:r>
          </w:p>
          <w:p w14:paraId="692F23C2" w14:textId="2B08382B" w:rsidR="008C6B60" w:rsidRPr="00997D17" w:rsidRDefault="00034217" w:rsidP="00F20E47">
            <w:pPr>
              <w:pStyle w:val="ListBullet"/>
              <w:rPr>
                <w:sz w:val="22"/>
                <w:szCs w:val="22"/>
                <w:lang w:val="sv-SE"/>
              </w:rPr>
            </w:pPr>
            <w:r w:rsidRPr="00997D17">
              <w:rPr>
                <w:sz w:val="22"/>
                <w:szCs w:val="22"/>
                <w:lang w:val="sv-SE"/>
              </w:rPr>
              <w:t>Mwalo: sikiliza onyo na hifadhi 190.</w:t>
            </w:r>
          </w:p>
          <w:p w14:paraId="65DBF4CD" w14:textId="6785814B" w:rsidR="002066E7" w:rsidRPr="00997D17" w:rsidRDefault="00FE0A4D" w:rsidP="00F20E47">
            <w:pPr>
              <w:pStyle w:val="ListBullet"/>
              <w:rPr>
                <w:sz w:val="22"/>
                <w:szCs w:val="22"/>
              </w:rPr>
            </w:pPr>
            <w:ins w:id="3947"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3948"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593FE0CB" w14:textId="77777777" w:rsidTr="002066E7">
        <w:tc>
          <w:tcPr>
            <w:tcW w:w="2278" w:type="dxa"/>
          </w:tcPr>
          <w:p w14:paraId="6023AB09" w14:textId="77777777" w:rsidR="002066E7" w:rsidRPr="00997D17" w:rsidRDefault="002066E7" w:rsidP="00FD6059">
            <w:pPr>
              <w:pStyle w:val="ListParagraph"/>
              <w:rPr>
                <w:sz w:val="22"/>
                <w:szCs w:val="22"/>
              </w:rPr>
            </w:pPr>
          </w:p>
        </w:tc>
        <w:tc>
          <w:tcPr>
            <w:tcW w:w="2278" w:type="dxa"/>
          </w:tcPr>
          <w:p w14:paraId="53656224" w14:textId="0E9F899F"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7372F22A" w14:textId="016C946C" w:rsidR="002066E7" w:rsidRPr="00997D17" w:rsidRDefault="008C6B60" w:rsidP="00FD6059">
            <w:pPr>
              <w:pStyle w:val="ListParagraph"/>
              <w:rPr>
                <w:sz w:val="22"/>
                <w:szCs w:val="22"/>
              </w:rPr>
            </w:pPr>
            <w:r w:rsidRPr="00997D17">
              <w:rPr>
                <w:sz w:val="22"/>
                <w:szCs w:val="22"/>
              </w:rPr>
              <w:t>lake-plain floods, heavy rain, and a marked dry season inland. Roads, water points or houses at the named sites are now affected. Some journeys and classes are disrupted.</w:t>
            </w:r>
          </w:p>
        </w:tc>
        <w:tc>
          <w:tcPr>
            <w:tcW w:w="2278" w:type="dxa"/>
          </w:tcPr>
          <w:p w14:paraId="1BC13576" w14:textId="70D35001"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939B96D" w14:textId="6A545A82" w:rsidR="008C6B60" w:rsidRPr="00997D17" w:rsidRDefault="00034217" w:rsidP="00F20E47">
            <w:pPr>
              <w:pStyle w:val="ListBullet"/>
              <w:rPr>
                <w:sz w:val="22"/>
                <w:szCs w:val="22"/>
              </w:rPr>
            </w:pPr>
            <w:r w:rsidRPr="00997D17">
              <w:rPr>
                <w:sz w:val="22"/>
                <w:szCs w:val="22"/>
              </w:rPr>
              <w:t>Stop fishing and crossings on this water.</w:t>
            </w:r>
          </w:p>
          <w:p w14:paraId="4A7C86AC" w14:textId="1F6BE918" w:rsidR="008C6B60" w:rsidRPr="00997D17" w:rsidRDefault="00FE0A4D" w:rsidP="00F20E47">
            <w:pPr>
              <w:pStyle w:val="ListBullet"/>
              <w:rPr>
                <w:sz w:val="22"/>
                <w:szCs w:val="22"/>
              </w:rPr>
            </w:pPr>
            <w:ins w:id="3949" w:author="Bonephace Kaijage" w:date="2026-10-14T06:15:00Z" w16du:dateUtc="2026-10-14T04:15:00Z">
              <w:r>
                <w:rPr>
                  <w:sz w:val="22"/>
                  <w:szCs w:val="22"/>
                </w:rPr>
                <w:t xml:space="preserve">Help people off the low shore to the assembly point, starting with those who cannot move alone; waves and the lake level can rise </w:t>
              </w:r>
              <w:r>
                <w:rPr>
                  <w:sz w:val="22"/>
                  <w:szCs w:val="22"/>
                </w:rPr>
                <w:lastRenderedPageBreak/>
                <w:t>with little warning.</w:t>
              </w:r>
            </w:ins>
            <w:del w:id="3950" w:author="Bonephace Kaijage" w:date="2026-10-14T06:15:00Z" w16du:dateUtc="2026-10-14T04:15:00Z">
              <w:r w:rsidR="00034217" w:rsidRPr="00997D17" w:rsidDel="00FE0A4D">
                <w:rPr>
                  <w:sz w:val="22"/>
                  <w:szCs w:val="22"/>
                </w:rPr>
                <w:delText>Move people off the low shore to the assembly point.</w:delText>
              </w:r>
            </w:del>
          </w:p>
          <w:p w14:paraId="19A2CBAC" w14:textId="4D720287" w:rsidR="008C6B60" w:rsidRPr="00997D17" w:rsidRDefault="00034217" w:rsidP="00F20E47">
            <w:pPr>
              <w:pStyle w:val="ListBullet"/>
              <w:rPr>
                <w:sz w:val="22"/>
                <w:szCs w:val="22"/>
              </w:rPr>
            </w:pPr>
            <w:r w:rsidRPr="00997D17">
              <w:rPr>
                <w:sz w:val="22"/>
                <w:szCs w:val="22"/>
              </w:rPr>
              <w:t>Marine police or the beach unit: account for boats still out.</w:t>
            </w:r>
          </w:p>
          <w:p w14:paraId="5E2CC19D" w14:textId="56902CA0"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5F2D8CBD" w14:textId="2E7E3B45" w:rsidR="008C6B60" w:rsidRPr="00997D17" w:rsidRDefault="00034217" w:rsidP="00F20E47">
            <w:pPr>
              <w:pStyle w:val="ListBullet"/>
              <w:rPr>
                <w:sz w:val="22"/>
                <w:szCs w:val="22"/>
              </w:rPr>
            </w:pPr>
            <w:r w:rsidRPr="00997D17">
              <w:rPr>
                <w:sz w:val="22"/>
                <w:szCs w:val="22"/>
              </w:rPr>
              <w:lastRenderedPageBreak/>
              <w:t>Simamisha uvuvi na vivuko kwenye maji haya.</w:t>
            </w:r>
          </w:p>
          <w:p w14:paraId="683CBFD2" w14:textId="5BBD236F" w:rsidR="008C6B60" w:rsidRPr="00997D17" w:rsidRDefault="00FE0A4D" w:rsidP="00F20E47">
            <w:pPr>
              <w:pStyle w:val="ListBullet"/>
              <w:rPr>
                <w:sz w:val="22"/>
                <w:szCs w:val="22"/>
              </w:rPr>
            </w:pPr>
            <w:ins w:id="3951"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3952" w:author="Bonephace Kaijage" w:date="2026-10-14T06:16:00Z" w16du:dateUtc="2026-10-14T04:16:00Z">
              <w:r w:rsidR="00034217" w:rsidRPr="00997D17" w:rsidDel="00FE0A4D">
                <w:rPr>
                  <w:sz w:val="22"/>
                  <w:szCs w:val="22"/>
                </w:rPr>
                <w:delText>Hamisha watu kutoka ufuo wa chini kwenda kituoni.</w:delText>
              </w:r>
            </w:del>
          </w:p>
          <w:p w14:paraId="42C9E51B" w14:textId="7D896738" w:rsidR="008C6B60" w:rsidRPr="00997D17" w:rsidRDefault="00034217" w:rsidP="00F20E47">
            <w:pPr>
              <w:pStyle w:val="ListBullet"/>
              <w:rPr>
                <w:sz w:val="22"/>
                <w:szCs w:val="22"/>
              </w:rPr>
            </w:pPr>
            <w:r w:rsidRPr="00997D17">
              <w:rPr>
                <w:sz w:val="22"/>
                <w:szCs w:val="22"/>
              </w:rPr>
              <w:lastRenderedPageBreak/>
              <w:t>Polisi wanamaji au kitengo cha mwalo: hakiki vyombo vilivyoko nje.</w:t>
            </w:r>
          </w:p>
          <w:p w14:paraId="760C8464" w14:textId="7A6F76CF"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5025F51D" w14:textId="77777777" w:rsidTr="002066E7">
        <w:tc>
          <w:tcPr>
            <w:tcW w:w="2278" w:type="dxa"/>
          </w:tcPr>
          <w:p w14:paraId="029FBE51" w14:textId="77777777" w:rsidR="002066E7" w:rsidRPr="00997D17" w:rsidRDefault="002066E7" w:rsidP="00FD6059">
            <w:pPr>
              <w:pStyle w:val="ListParagraph"/>
              <w:rPr>
                <w:sz w:val="22"/>
                <w:szCs w:val="22"/>
                <w:lang w:val="sv-SE"/>
              </w:rPr>
            </w:pPr>
          </w:p>
        </w:tc>
        <w:tc>
          <w:tcPr>
            <w:tcW w:w="2278" w:type="dxa"/>
          </w:tcPr>
          <w:p w14:paraId="4554D27D" w14:textId="263BAC18"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621BCD91" w14:textId="5B9E5789" w:rsidR="002066E7" w:rsidRPr="00997D17" w:rsidRDefault="00FE0A4D" w:rsidP="00FD6059">
            <w:pPr>
              <w:pStyle w:val="ListParagraph"/>
              <w:rPr>
                <w:sz w:val="22"/>
                <w:szCs w:val="22"/>
              </w:rPr>
            </w:pPr>
            <w:ins w:id="3953"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95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FAA2172" w14:textId="4C2DF53C" w:rsidR="002066E7" w:rsidRPr="00997D17" w:rsidRDefault="00FE0A4D" w:rsidP="00FD6059">
            <w:pPr>
              <w:pStyle w:val="ListParagraph"/>
              <w:rPr>
                <w:sz w:val="22"/>
                <w:szCs w:val="22"/>
              </w:rPr>
            </w:pPr>
            <w:ins w:id="3955"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956"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1750D4F" w14:textId="7F92DC6D" w:rsidR="008C6B60" w:rsidRPr="00997D17" w:rsidRDefault="00FE0A4D" w:rsidP="00F20E47">
            <w:pPr>
              <w:pStyle w:val="ListBullet"/>
              <w:rPr>
                <w:sz w:val="22"/>
                <w:szCs w:val="22"/>
              </w:rPr>
            </w:pPr>
            <w:ins w:id="3957"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958"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6D9D3D1E" w14:textId="109B5A8E" w:rsidR="008C6B60" w:rsidRPr="00997D17" w:rsidRDefault="00034217" w:rsidP="00F20E47">
            <w:pPr>
              <w:pStyle w:val="ListBullet"/>
              <w:rPr>
                <w:sz w:val="22"/>
                <w:szCs w:val="22"/>
              </w:rPr>
            </w:pPr>
            <w:r w:rsidRPr="00997D17">
              <w:rPr>
                <w:sz w:val="22"/>
                <w:szCs w:val="22"/>
              </w:rPr>
              <w:t>Call 114 and 190. Keep the road clear for ambulances.</w:t>
            </w:r>
          </w:p>
          <w:p w14:paraId="2E123540" w14:textId="65179955" w:rsidR="008C6B60" w:rsidRPr="00997D17" w:rsidRDefault="00034217" w:rsidP="00F20E47">
            <w:pPr>
              <w:pStyle w:val="ListBullet"/>
              <w:rPr>
                <w:sz w:val="22"/>
                <w:szCs w:val="22"/>
              </w:rPr>
            </w:pPr>
            <w:r w:rsidRPr="00997D17">
              <w:rPr>
                <w:sz w:val="22"/>
                <w:szCs w:val="22"/>
              </w:rPr>
              <w:t>Open the shelter and register every household. Note who is missing.</w:t>
            </w:r>
          </w:p>
          <w:p w14:paraId="1CD1F03A" w14:textId="36923135"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1C92D4DF" w14:textId="5EDDB512"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584B829C" w14:textId="73CD38F3"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6C27E938" w14:textId="09502E89"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3CF9A46E" w14:textId="3A7B5C8C"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21F19D9D" w14:textId="77777777" w:rsidTr="002066E7">
        <w:tc>
          <w:tcPr>
            <w:tcW w:w="2278" w:type="dxa"/>
          </w:tcPr>
          <w:p w14:paraId="5B393B9D" w14:textId="1A02FE55" w:rsidR="002066E7" w:rsidRPr="00997D17" w:rsidRDefault="002066E7" w:rsidP="00FD6059">
            <w:pPr>
              <w:pStyle w:val="ListParagraph"/>
              <w:rPr>
                <w:sz w:val="22"/>
                <w:szCs w:val="22"/>
              </w:rPr>
            </w:pPr>
            <w:r w:rsidRPr="00997D17">
              <w:rPr>
                <w:sz w:val="22"/>
                <w:szCs w:val="22"/>
              </w:rPr>
              <w:lastRenderedPageBreak/>
              <w:t>Sengerema District Council</w:t>
            </w:r>
          </w:p>
        </w:tc>
        <w:tc>
          <w:tcPr>
            <w:tcW w:w="2278" w:type="dxa"/>
          </w:tcPr>
          <w:p w14:paraId="3DB0ED52" w14:textId="7FE3B561"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478D4339" w14:textId="40637ADE" w:rsidR="002066E7" w:rsidRPr="00997D17" w:rsidRDefault="008C6B60" w:rsidP="00FD6059">
            <w:pPr>
              <w:pStyle w:val="ListParagraph"/>
              <w:rPr>
                <w:sz w:val="22"/>
                <w:szCs w:val="22"/>
              </w:rPr>
            </w:pPr>
            <w:r w:rsidRPr="00997D17">
              <w:rPr>
                <w:sz w:val="22"/>
                <w:szCs w:val="22"/>
              </w:rPr>
              <w:t>lake floods, large waves, boat accidents, heavy rain, and cholera. A few roads slippery, a few low homes wet, and lightning where storms build.</w:t>
            </w:r>
          </w:p>
        </w:tc>
        <w:tc>
          <w:tcPr>
            <w:tcW w:w="2278" w:type="dxa"/>
          </w:tcPr>
          <w:p w14:paraId="1158B2C8" w14:textId="56145904"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dhoruba inapojengeka.</w:t>
            </w:r>
          </w:p>
        </w:tc>
        <w:tc>
          <w:tcPr>
            <w:tcW w:w="2279" w:type="dxa"/>
          </w:tcPr>
          <w:p w14:paraId="71D56A3E" w14:textId="1ED337A4" w:rsidR="008C6B60" w:rsidRPr="00997D17" w:rsidRDefault="00034217" w:rsidP="00F20E47">
            <w:pPr>
              <w:pStyle w:val="ListBullet"/>
              <w:rPr>
                <w:sz w:val="22"/>
                <w:szCs w:val="22"/>
              </w:rPr>
            </w:pPr>
            <w:r w:rsidRPr="00997D17">
              <w:rPr>
                <w:sz w:val="22"/>
                <w:szCs w:val="22"/>
              </w:rPr>
              <w:t>Check the forecast before any boat leaves. Life jacket on.</w:t>
            </w:r>
          </w:p>
          <w:p w14:paraId="43F67103" w14:textId="2D60FB94" w:rsidR="008C6B60" w:rsidRPr="00997D17" w:rsidRDefault="00034217" w:rsidP="00F20E47">
            <w:pPr>
              <w:pStyle w:val="ListBullet"/>
              <w:rPr>
                <w:sz w:val="22"/>
                <w:szCs w:val="22"/>
              </w:rPr>
            </w:pPr>
            <w:r w:rsidRPr="00997D17">
              <w:rPr>
                <w:sz w:val="22"/>
                <w:szCs w:val="22"/>
              </w:rPr>
              <w:t>Bring small boats off the open water.</w:t>
            </w:r>
          </w:p>
          <w:p w14:paraId="042D7D2A" w14:textId="25AFB446" w:rsidR="008C6B60" w:rsidRPr="00997D17" w:rsidRDefault="00034217" w:rsidP="00F20E47">
            <w:pPr>
              <w:pStyle w:val="ListBullet"/>
              <w:rPr>
                <w:sz w:val="22"/>
                <w:szCs w:val="22"/>
              </w:rPr>
            </w:pPr>
            <w:r w:rsidRPr="00997D17">
              <w:rPr>
                <w:sz w:val="22"/>
                <w:szCs w:val="22"/>
              </w:rPr>
              <w:t>Landing site: listen for the warning and save 190.</w:t>
            </w:r>
          </w:p>
          <w:p w14:paraId="12CF6AAA" w14:textId="7F40D231"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2BA9B00B" w14:textId="66CF305F" w:rsidR="008C6B60" w:rsidRPr="00997D17" w:rsidRDefault="00034217" w:rsidP="00F20E47">
            <w:pPr>
              <w:pStyle w:val="ListBullet"/>
              <w:rPr>
                <w:sz w:val="22"/>
                <w:szCs w:val="22"/>
              </w:rPr>
            </w:pPr>
            <w:r w:rsidRPr="00997D17">
              <w:rPr>
                <w:sz w:val="22"/>
                <w:szCs w:val="22"/>
              </w:rPr>
              <w:t>Angalia utabiri kabla ya chombo kuondoka. Vaa jaketi ya kujiokoa.</w:t>
            </w:r>
          </w:p>
          <w:p w14:paraId="73682E14" w14:textId="7A1827EE" w:rsidR="008C6B60" w:rsidRPr="00997D17" w:rsidRDefault="00034217" w:rsidP="00F20E47">
            <w:pPr>
              <w:pStyle w:val="ListBullet"/>
              <w:rPr>
                <w:sz w:val="22"/>
                <w:szCs w:val="22"/>
              </w:rPr>
            </w:pPr>
            <w:r w:rsidRPr="00997D17">
              <w:rPr>
                <w:sz w:val="22"/>
                <w:szCs w:val="22"/>
              </w:rPr>
              <w:t>Rudisha vyombo vidogo kutoka maji ya wazi.</w:t>
            </w:r>
          </w:p>
          <w:p w14:paraId="268245D3" w14:textId="7FE8AB77" w:rsidR="008C6B60" w:rsidRPr="00997D17" w:rsidRDefault="00034217" w:rsidP="00F20E47">
            <w:pPr>
              <w:pStyle w:val="ListBullet"/>
              <w:rPr>
                <w:sz w:val="22"/>
                <w:szCs w:val="22"/>
                <w:lang w:val="sv-SE"/>
              </w:rPr>
            </w:pPr>
            <w:r w:rsidRPr="00997D17">
              <w:rPr>
                <w:sz w:val="22"/>
                <w:szCs w:val="22"/>
                <w:lang w:val="sv-SE"/>
              </w:rPr>
              <w:t>Mwalo: sikiliza onyo na hifadhi 190.</w:t>
            </w:r>
          </w:p>
          <w:p w14:paraId="3A3BC497" w14:textId="0C59B68F" w:rsidR="002066E7" w:rsidRPr="00997D17" w:rsidRDefault="00FE0A4D" w:rsidP="00F20E47">
            <w:pPr>
              <w:pStyle w:val="ListBullet"/>
              <w:rPr>
                <w:sz w:val="22"/>
                <w:szCs w:val="22"/>
              </w:rPr>
            </w:pPr>
            <w:ins w:id="3959"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3960"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38B66D8A" w14:textId="77777777" w:rsidTr="002066E7">
        <w:tc>
          <w:tcPr>
            <w:tcW w:w="2278" w:type="dxa"/>
          </w:tcPr>
          <w:p w14:paraId="4D3851D2" w14:textId="77777777" w:rsidR="002066E7" w:rsidRPr="00997D17" w:rsidRDefault="002066E7" w:rsidP="00FD6059">
            <w:pPr>
              <w:pStyle w:val="ListParagraph"/>
              <w:rPr>
                <w:sz w:val="22"/>
                <w:szCs w:val="22"/>
              </w:rPr>
            </w:pPr>
          </w:p>
        </w:tc>
        <w:tc>
          <w:tcPr>
            <w:tcW w:w="2278" w:type="dxa"/>
          </w:tcPr>
          <w:p w14:paraId="04A7D190" w14:textId="40964616"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351F46D9" w14:textId="758E8252" w:rsidR="002066E7" w:rsidRPr="00997D17" w:rsidRDefault="008C6B60" w:rsidP="00FD6059">
            <w:pPr>
              <w:pStyle w:val="ListParagraph"/>
              <w:rPr>
                <w:sz w:val="22"/>
                <w:szCs w:val="22"/>
              </w:rPr>
            </w:pPr>
            <w:r w:rsidRPr="00997D17">
              <w:rPr>
                <w:sz w:val="22"/>
                <w:szCs w:val="22"/>
              </w:rPr>
              <w:t>lake floods, large waves, boat accidents, heavy rain, and cholera. Roads, water points or houses at the named sites are now affected. Some journeys and classes are disrupted.</w:t>
            </w:r>
          </w:p>
        </w:tc>
        <w:tc>
          <w:tcPr>
            <w:tcW w:w="2278" w:type="dxa"/>
          </w:tcPr>
          <w:p w14:paraId="0BEDBBE4" w14:textId="355B75EB"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0EB0E30" w14:textId="65B65DCA" w:rsidR="008C6B60" w:rsidRPr="00997D17" w:rsidRDefault="00034217" w:rsidP="00F20E47">
            <w:pPr>
              <w:pStyle w:val="ListBullet"/>
              <w:rPr>
                <w:sz w:val="22"/>
                <w:szCs w:val="22"/>
              </w:rPr>
            </w:pPr>
            <w:r w:rsidRPr="00997D17">
              <w:rPr>
                <w:sz w:val="22"/>
                <w:szCs w:val="22"/>
              </w:rPr>
              <w:t>Stop fishing and crossings on this water.</w:t>
            </w:r>
          </w:p>
          <w:p w14:paraId="70CE1C7A" w14:textId="74865BBD" w:rsidR="008C6B60" w:rsidRPr="00997D17" w:rsidRDefault="00FE0A4D" w:rsidP="00F20E47">
            <w:pPr>
              <w:pStyle w:val="ListBullet"/>
              <w:rPr>
                <w:sz w:val="22"/>
                <w:szCs w:val="22"/>
              </w:rPr>
            </w:pPr>
            <w:ins w:id="3961"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3962" w:author="Bonephace Kaijage" w:date="2026-10-14T06:15:00Z" w16du:dateUtc="2026-10-14T04:15:00Z">
              <w:r w:rsidR="00034217" w:rsidRPr="00997D17" w:rsidDel="00FE0A4D">
                <w:rPr>
                  <w:sz w:val="22"/>
                  <w:szCs w:val="22"/>
                </w:rPr>
                <w:delText>Move people off the low shore to the assembly point.</w:delText>
              </w:r>
            </w:del>
          </w:p>
          <w:p w14:paraId="391B9C88" w14:textId="476BABDD" w:rsidR="008C6B60" w:rsidRPr="00997D17" w:rsidRDefault="00034217" w:rsidP="00F20E47">
            <w:pPr>
              <w:pStyle w:val="ListBullet"/>
              <w:rPr>
                <w:sz w:val="22"/>
                <w:szCs w:val="22"/>
              </w:rPr>
            </w:pPr>
            <w:r w:rsidRPr="00997D17">
              <w:rPr>
                <w:sz w:val="22"/>
                <w:szCs w:val="22"/>
              </w:rPr>
              <w:t>Marine police or the beach unit: account for boats still out.</w:t>
            </w:r>
          </w:p>
          <w:p w14:paraId="3A4DD120" w14:textId="76091984" w:rsidR="002066E7" w:rsidRPr="00997D17" w:rsidRDefault="00034217" w:rsidP="00F20E47">
            <w:pPr>
              <w:pStyle w:val="ListBullet"/>
              <w:rPr>
                <w:sz w:val="22"/>
                <w:szCs w:val="22"/>
              </w:rPr>
            </w:pPr>
            <w:r w:rsidRPr="00997D17">
              <w:rPr>
                <w:sz w:val="22"/>
                <w:szCs w:val="22"/>
              </w:rPr>
              <w:lastRenderedPageBreak/>
              <w:t>Boil water if shore wells are flooded.</w:t>
            </w:r>
          </w:p>
        </w:tc>
        <w:tc>
          <w:tcPr>
            <w:tcW w:w="2279" w:type="dxa"/>
          </w:tcPr>
          <w:p w14:paraId="754BF794" w14:textId="5BF23F8F" w:rsidR="008C6B60" w:rsidRPr="00997D17" w:rsidRDefault="00034217" w:rsidP="00F20E47">
            <w:pPr>
              <w:pStyle w:val="ListBullet"/>
              <w:rPr>
                <w:sz w:val="22"/>
                <w:szCs w:val="22"/>
              </w:rPr>
            </w:pPr>
            <w:r w:rsidRPr="00997D17">
              <w:rPr>
                <w:sz w:val="22"/>
                <w:szCs w:val="22"/>
              </w:rPr>
              <w:lastRenderedPageBreak/>
              <w:t>Simamisha uvuvi na vivuko kwenye maji haya.</w:t>
            </w:r>
          </w:p>
          <w:p w14:paraId="275C5BC5" w14:textId="1E26914F" w:rsidR="008C6B60" w:rsidRPr="00997D17" w:rsidRDefault="00FE0A4D" w:rsidP="00F20E47">
            <w:pPr>
              <w:pStyle w:val="ListBullet"/>
              <w:rPr>
                <w:sz w:val="22"/>
                <w:szCs w:val="22"/>
              </w:rPr>
            </w:pPr>
            <w:ins w:id="3963"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3964" w:author="Bonephace Kaijage" w:date="2026-10-14T06:16:00Z" w16du:dateUtc="2026-10-14T04:16:00Z">
              <w:r w:rsidR="00034217" w:rsidRPr="00997D17" w:rsidDel="00FE0A4D">
                <w:rPr>
                  <w:sz w:val="22"/>
                  <w:szCs w:val="22"/>
                </w:rPr>
                <w:delText>Hamisha watu kutoka ufuo wa chini kwenda kituoni.</w:delText>
              </w:r>
            </w:del>
          </w:p>
          <w:p w14:paraId="3CEBF8DF" w14:textId="797C6DF7" w:rsidR="008C6B60" w:rsidRPr="00997D17" w:rsidRDefault="00034217" w:rsidP="00F20E47">
            <w:pPr>
              <w:pStyle w:val="ListBullet"/>
              <w:rPr>
                <w:sz w:val="22"/>
                <w:szCs w:val="22"/>
              </w:rPr>
            </w:pPr>
            <w:r w:rsidRPr="00997D17">
              <w:rPr>
                <w:sz w:val="22"/>
                <w:szCs w:val="22"/>
              </w:rPr>
              <w:t>Polisi wanamaji au kitengo cha mwalo: hakiki vyombo vilivyoko nje.</w:t>
            </w:r>
          </w:p>
          <w:p w14:paraId="565C9469" w14:textId="7B76C8E1" w:rsidR="002066E7" w:rsidRPr="00997D17" w:rsidRDefault="00034217" w:rsidP="00F20E47">
            <w:pPr>
              <w:pStyle w:val="ListBullet"/>
              <w:rPr>
                <w:sz w:val="22"/>
                <w:szCs w:val="22"/>
                <w:lang w:val="sv-SE"/>
              </w:rPr>
            </w:pPr>
            <w:r w:rsidRPr="00997D17">
              <w:rPr>
                <w:sz w:val="22"/>
                <w:szCs w:val="22"/>
                <w:lang w:val="sv-SE"/>
              </w:rPr>
              <w:lastRenderedPageBreak/>
              <w:t>Chemsha maji visima vya ufuo vikifurika.</w:t>
            </w:r>
          </w:p>
        </w:tc>
      </w:tr>
      <w:tr w:rsidR="002066E7" w:rsidRPr="000343A2" w14:paraId="2AF1F036" w14:textId="77777777" w:rsidTr="002066E7">
        <w:tc>
          <w:tcPr>
            <w:tcW w:w="2278" w:type="dxa"/>
          </w:tcPr>
          <w:p w14:paraId="49952877" w14:textId="77777777" w:rsidR="002066E7" w:rsidRPr="00997D17" w:rsidRDefault="002066E7" w:rsidP="00FD6059">
            <w:pPr>
              <w:pStyle w:val="ListParagraph"/>
              <w:rPr>
                <w:sz w:val="22"/>
                <w:szCs w:val="22"/>
                <w:lang w:val="sv-SE"/>
              </w:rPr>
            </w:pPr>
          </w:p>
        </w:tc>
        <w:tc>
          <w:tcPr>
            <w:tcW w:w="2278" w:type="dxa"/>
          </w:tcPr>
          <w:p w14:paraId="7A3E3531" w14:textId="271D5070"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3F8BA272" w14:textId="29A4F96E" w:rsidR="002066E7" w:rsidRPr="00997D17" w:rsidRDefault="00FE0A4D" w:rsidP="00FD6059">
            <w:pPr>
              <w:pStyle w:val="ListParagraph"/>
              <w:rPr>
                <w:sz w:val="22"/>
                <w:szCs w:val="22"/>
              </w:rPr>
            </w:pPr>
            <w:ins w:id="396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396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AE3BCD0" w14:textId="458239B2" w:rsidR="002066E7" w:rsidRPr="00997D17" w:rsidRDefault="00FE0A4D" w:rsidP="00FD6059">
            <w:pPr>
              <w:pStyle w:val="ListParagraph"/>
              <w:rPr>
                <w:sz w:val="22"/>
                <w:szCs w:val="22"/>
              </w:rPr>
            </w:pPr>
            <w:ins w:id="396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396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4D6F6F9" w14:textId="06D0ADD1" w:rsidR="008C6B60" w:rsidRPr="00997D17" w:rsidRDefault="00FE0A4D" w:rsidP="00F20E47">
            <w:pPr>
              <w:pStyle w:val="ListBullet"/>
              <w:rPr>
                <w:sz w:val="22"/>
                <w:szCs w:val="22"/>
              </w:rPr>
            </w:pPr>
            <w:ins w:id="3969" w:author="Bonephace Kaijage" w:date="2026-10-14T06:04:00Z" w16du:dateUtc="2026-10-14T04:04:00Z">
              <w:r>
                <w:rPr>
                  <w:sz w:val="22"/>
                  <w:szCs w:val="22"/>
                </w:rPr>
                <w:t>Please move off the low ground now to the agreed safe place, helping anyone who cannot move alone; the water can rise faster than it looks. Return only when the committee confirms it is safe.</w:t>
              </w:r>
            </w:ins>
            <w:del w:id="3970"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02E542FE" w14:textId="0C76ED4E" w:rsidR="008C6B60" w:rsidRPr="00997D17" w:rsidRDefault="00034217" w:rsidP="00F20E47">
            <w:pPr>
              <w:pStyle w:val="ListBullet"/>
              <w:rPr>
                <w:sz w:val="22"/>
                <w:szCs w:val="22"/>
              </w:rPr>
            </w:pPr>
            <w:r w:rsidRPr="00997D17">
              <w:rPr>
                <w:sz w:val="22"/>
                <w:szCs w:val="22"/>
              </w:rPr>
              <w:t>Call 114 and 190. Keep the road clear for ambulances.</w:t>
            </w:r>
          </w:p>
          <w:p w14:paraId="4AA367CC" w14:textId="7A01F584" w:rsidR="008C6B60" w:rsidRPr="00997D17" w:rsidRDefault="00034217" w:rsidP="00F20E47">
            <w:pPr>
              <w:pStyle w:val="ListBullet"/>
              <w:rPr>
                <w:sz w:val="22"/>
                <w:szCs w:val="22"/>
              </w:rPr>
            </w:pPr>
            <w:r w:rsidRPr="00997D17">
              <w:rPr>
                <w:sz w:val="22"/>
                <w:szCs w:val="22"/>
              </w:rPr>
              <w:t>Open the shelter and register every household. Note who is missing.</w:t>
            </w:r>
          </w:p>
          <w:p w14:paraId="3DCF69C1" w14:textId="5D32688C"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2990ECB8" w14:textId="7B64413C" w:rsidR="008C6B60" w:rsidRPr="00997D17" w:rsidRDefault="00034217" w:rsidP="00F20E47">
            <w:pPr>
              <w:pStyle w:val="ListBullet"/>
              <w:rPr>
                <w:sz w:val="22"/>
                <w:szCs w:val="22"/>
                <w:lang w:val="sv-SE"/>
              </w:rPr>
            </w:pPr>
            <w:r w:rsidRPr="00997D17">
              <w:rPr>
                <w:sz w:val="22"/>
                <w:szCs w:val="22"/>
                <w:lang w:val="sv-SE"/>
              </w:rPr>
              <w:t>Hamisha bondeni sasa. Msirudi mpaka kamati iseme ni salama.</w:t>
            </w:r>
          </w:p>
          <w:p w14:paraId="2D8D5721" w14:textId="17F3FD76"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167058F0" w14:textId="2B241F7A"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5918E40F" w14:textId="3FCD4625"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79B222AD" w14:textId="77777777" w:rsidTr="002066E7">
        <w:tc>
          <w:tcPr>
            <w:tcW w:w="2278" w:type="dxa"/>
          </w:tcPr>
          <w:p w14:paraId="1E991C83" w14:textId="6A6F5E69" w:rsidR="002066E7" w:rsidRPr="00997D17" w:rsidRDefault="002066E7" w:rsidP="00FD6059">
            <w:pPr>
              <w:pStyle w:val="ListParagraph"/>
              <w:rPr>
                <w:sz w:val="22"/>
                <w:szCs w:val="22"/>
              </w:rPr>
            </w:pPr>
            <w:r w:rsidRPr="00997D17">
              <w:rPr>
                <w:sz w:val="22"/>
                <w:szCs w:val="22"/>
              </w:rPr>
              <w:t>Ukerewe District Council</w:t>
            </w:r>
          </w:p>
        </w:tc>
        <w:tc>
          <w:tcPr>
            <w:tcW w:w="2278" w:type="dxa"/>
          </w:tcPr>
          <w:p w14:paraId="72E79FB5" w14:textId="4D85CD97"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3AE6E5F4" w14:textId="17B94125" w:rsidR="002066E7" w:rsidRPr="00997D17" w:rsidRDefault="008C6B60" w:rsidP="00FD6059">
            <w:pPr>
              <w:pStyle w:val="ListParagraph"/>
              <w:rPr>
                <w:sz w:val="22"/>
                <w:szCs w:val="22"/>
              </w:rPr>
            </w:pPr>
            <w:r w:rsidRPr="00997D17">
              <w:rPr>
                <w:sz w:val="22"/>
                <w:szCs w:val="22"/>
              </w:rPr>
              <w:t xml:space="preserve">large waves, boat and ferry accidents, lake floods, heavy rain, and cholera. A few roads slippery, a few low homes wet, </w:t>
            </w:r>
            <w:r w:rsidRPr="00997D17">
              <w:rPr>
                <w:sz w:val="22"/>
                <w:szCs w:val="22"/>
              </w:rPr>
              <w:lastRenderedPageBreak/>
              <w:t>and lightning where storms build.</w:t>
            </w:r>
          </w:p>
        </w:tc>
        <w:tc>
          <w:tcPr>
            <w:tcW w:w="2278" w:type="dxa"/>
          </w:tcPr>
          <w:p w14:paraId="47109D94" w14:textId="0E218DC2" w:rsidR="002066E7" w:rsidRPr="00997D17" w:rsidRDefault="008C6B60" w:rsidP="00FD6059">
            <w:pPr>
              <w:pStyle w:val="ListParagraph"/>
              <w:rPr>
                <w:sz w:val="22"/>
                <w:szCs w:val="22"/>
              </w:rPr>
            </w:pPr>
            <w:r w:rsidRPr="00997D17">
              <w:rPr>
                <w:sz w:val="22"/>
                <w:szCs w:val="22"/>
              </w:rPr>
              <w:lastRenderedPageBreak/>
              <w:t xml:space="preserve">Dalili za mwanzo kwenye eneo lililotajwa. Barabara chache kuteleza, nyumba chache za bondeni kulowa, na </w:t>
            </w:r>
            <w:r w:rsidRPr="00997D17">
              <w:rPr>
                <w:sz w:val="22"/>
                <w:szCs w:val="22"/>
              </w:rPr>
              <w:lastRenderedPageBreak/>
              <w:t>radi dhoruba inapojengeka.</w:t>
            </w:r>
          </w:p>
        </w:tc>
        <w:tc>
          <w:tcPr>
            <w:tcW w:w="2279" w:type="dxa"/>
          </w:tcPr>
          <w:p w14:paraId="3C40917F" w14:textId="0981AFA3" w:rsidR="008C6B60" w:rsidRPr="00997D17" w:rsidRDefault="00034217" w:rsidP="00F20E47">
            <w:pPr>
              <w:pStyle w:val="ListBullet"/>
              <w:rPr>
                <w:sz w:val="22"/>
                <w:szCs w:val="22"/>
              </w:rPr>
            </w:pPr>
            <w:r w:rsidRPr="00997D17">
              <w:rPr>
                <w:sz w:val="22"/>
                <w:szCs w:val="22"/>
              </w:rPr>
              <w:lastRenderedPageBreak/>
              <w:t>Check the forecast before any boat leaves. Life jacket on.</w:t>
            </w:r>
          </w:p>
          <w:p w14:paraId="57B597F8" w14:textId="3E3E97EF" w:rsidR="008C6B60" w:rsidRPr="00997D17" w:rsidRDefault="00034217" w:rsidP="00F20E47">
            <w:pPr>
              <w:pStyle w:val="ListBullet"/>
              <w:rPr>
                <w:sz w:val="22"/>
                <w:szCs w:val="22"/>
              </w:rPr>
            </w:pPr>
            <w:r w:rsidRPr="00997D17">
              <w:rPr>
                <w:sz w:val="22"/>
                <w:szCs w:val="22"/>
              </w:rPr>
              <w:lastRenderedPageBreak/>
              <w:t>Bring small boats off the open water.</w:t>
            </w:r>
          </w:p>
          <w:p w14:paraId="00B99E8B" w14:textId="71148EEC" w:rsidR="008C6B60" w:rsidRPr="00997D17" w:rsidRDefault="00034217" w:rsidP="00F20E47">
            <w:pPr>
              <w:pStyle w:val="ListBullet"/>
              <w:rPr>
                <w:sz w:val="22"/>
                <w:szCs w:val="22"/>
              </w:rPr>
            </w:pPr>
            <w:r w:rsidRPr="00997D17">
              <w:rPr>
                <w:sz w:val="22"/>
                <w:szCs w:val="22"/>
              </w:rPr>
              <w:t>Landing site: listen for the warning and save 190.</w:t>
            </w:r>
          </w:p>
          <w:p w14:paraId="637A0BBC" w14:textId="0DCCF202" w:rsidR="002066E7" w:rsidRPr="00997D17" w:rsidRDefault="00034217" w:rsidP="00F20E47">
            <w:pPr>
              <w:pStyle w:val="ListBullet"/>
              <w:rPr>
                <w:sz w:val="22"/>
                <w:szCs w:val="22"/>
              </w:rPr>
            </w:pPr>
            <w:r w:rsidRPr="00997D17">
              <w:rPr>
                <w:sz w:val="22"/>
                <w:szCs w:val="22"/>
              </w:rPr>
              <w:t>Do not swim out to rescue. Throw something that floats.</w:t>
            </w:r>
          </w:p>
        </w:tc>
        <w:tc>
          <w:tcPr>
            <w:tcW w:w="2279" w:type="dxa"/>
          </w:tcPr>
          <w:p w14:paraId="7B33F86C" w14:textId="0DAF9218" w:rsidR="008C6B60" w:rsidRPr="00997D17" w:rsidRDefault="00034217" w:rsidP="00F20E47">
            <w:pPr>
              <w:pStyle w:val="ListBullet"/>
              <w:rPr>
                <w:sz w:val="22"/>
                <w:szCs w:val="22"/>
              </w:rPr>
            </w:pPr>
            <w:r w:rsidRPr="00997D17">
              <w:rPr>
                <w:sz w:val="22"/>
                <w:szCs w:val="22"/>
              </w:rPr>
              <w:lastRenderedPageBreak/>
              <w:t>Angalia utabiri kabla ya chombo kuondoka. Vaa jaketi ya kujiokoa.</w:t>
            </w:r>
          </w:p>
          <w:p w14:paraId="68AC070F" w14:textId="281F2000" w:rsidR="008C6B60" w:rsidRPr="00997D17" w:rsidRDefault="00034217" w:rsidP="00F20E47">
            <w:pPr>
              <w:pStyle w:val="ListBullet"/>
              <w:rPr>
                <w:sz w:val="22"/>
                <w:szCs w:val="22"/>
              </w:rPr>
            </w:pPr>
            <w:r w:rsidRPr="00997D17">
              <w:rPr>
                <w:sz w:val="22"/>
                <w:szCs w:val="22"/>
              </w:rPr>
              <w:lastRenderedPageBreak/>
              <w:t>Rudisha vyombo vidogo kutoka maji ya wazi.</w:t>
            </w:r>
          </w:p>
          <w:p w14:paraId="171915F6" w14:textId="2F358046" w:rsidR="008C6B60" w:rsidRPr="00997D17" w:rsidRDefault="00034217" w:rsidP="00F20E47">
            <w:pPr>
              <w:pStyle w:val="ListBullet"/>
              <w:rPr>
                <w:sz w:val="22"/>
                <w:szCs w:val="22"/>
                <w:lang w:val="sv-SE"/>
              </w:rPr>
            </w:pPr>
            <w:r w:rsidRPr="00997D17">
              <w:rPr>
                <w:sz w:val="22"/>
                <w:szCs w:val="22"/>
                <w:lang w:val="sv-SE"/>
              </w:rPr>
              <w:t>Mwalo: sikiliza onyo na hifadhi 190.</w:t>
            </w:r>
          </w:p>
          <w:p w14:paraId="5C210463" w14:textId="2D0C6400" w:rsidR="002066E7" w:rsidRPr="00997D17" w:rsidRDefault="00FE0A4D" w:rsidP="00F20E47">
            <w:pPr>
              <w:pStyle w:val="ListBullet"/>
              <w:rPr>
                <w:sz w:val="22"/>
                <w:szCs w:val="22"/>
              </w:rPr>
            </w:pPr>
            <w:ins w:id="3971"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3972" w:author="Bonephace Kaijage" w:date="2026-10-14T06:15:00Z" w16du:dateUtc="2026-10-14T04:15:00Z">
              <w:r w:rsidR="00034217" w:rsidRPr="00997D17" w:rsidDel="00FE0A4D">
                <w:rPr>
                  <w:sz w:val="22"/>
                  <w:szCs w:val="22"/>
                  <w:lang w:val="sv-SE"/>
                </w:rPr>
                <w:delText>Usiogelee kuokoa. Rusha kitu kinachoelea.</w:delText>
              </w:r>
            </w:del>
          </w:p>
        </w:tc>
      </w:tr>
      <w:tr w:rsidR="002066E7" w:rsidRPr="000343A2" w14:paraId="1614D05E" w14:textId="77777777" w:rsidTr="002066E7">
        <w:tc>
          <w:tcPr>
            <w:tcW w:w="2278" w:type="dxa"/>
          </w:tcPr>
          <w:p w14:paraId="41E94973" w14:textId="77777777" w:rsidR="002066E7" w:rsidRPr="00997D17" w:rsidRDefault="002066E7" w:rsidP="00FD6059">
            <w:pPr>
              <w:pStyle w:val="ListParagraph"/>
              <w:rPr>
                <w:sz w:val="22"/>
                <w:szCs w:val="22"/>
              </w:rPr>
            </w:pPr>
          </w:p>
        </w:tc>
        <w:tc>
          <w:tcPr>
            <w:tcW w:w="2278" w:type="dxa"/>
          </w:tcPr>
          <w:p w14:paraId="2DB38B55" w14:textId="6C4ADF25"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5BF50B74" w14:textId="59861CEE" w:rsidR="002066E7" w:rsidRPr="00997D17" w:rsidRDefault="008C6B60" w:rsidP="00FD6059">
            <w:pPr>
              <w:pStyle w:val="ListParagraph"/>
              <w:rPr>
                <w:sz w:val="22"/>
                <w:szCs w:val="22"/>
              </w:rPr>
            </w:pPr>
            <w:r w:rsidRPr="00997D17">
              <w:rPr>
                <w:sz w:val="22"/>
                <w:szCs w:val="22"/>
              </w:rPr>
              <w:t>large waves, boat and ferry accidents, lake floods, heavy rain, and cholera. Roads, water points or houses at the named sites are now affected. Some journeys and classes are disrupted.</w:t>
            </w:r>
          </w:p>
        </w:tc>
        <w:tc>
          <w:tcPr>
            <w:tcW w:w="2278" w:type="dxa"/>
          </w:tcPr>
          <w:p w14:paraId="62C5373B" w14:textId="61B27B59"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8434EA8" w14:textId="14F1F448" w:rsidR="008C6B60" w:rsidRPr="00997D17" w:rsidRDefault="00034217" w:rsidP="00F20E47">
            <w:pPr>
              <w:pStyle w:val="ListBullet"/>
              <w:rPr>
                <w:sz w:val="22"/>
                <w:szCs w:val="22"/>
              </w:rPr>
            </w:pPr>
            <w:r w:rsidRPr="00997D17">
              <w:rPr>
                <w:sz w:val="22"/>
                <w:szCs w:val="22"/>
              </w:rPr>
              <w:t>Stop fishing and crossings on this water.</w:t>
            </w:r>
          </w:p>
          <w:p w14:paraId="06F2A681" w14:textId="73F62CCE" w:rsidR="008C6B60" w:rsidRPr="00997D17" w:rsidRDefault="00FE0A4D" w:rsidP="00F20E47">
            <w:pPr>
              <w:pStyle w:val="ListBullet"/>
              <w:rPr>
                <w:sz w:val="22"/>
                <w:szCs w:val="22"/>
              </w:rPr>
            </w:pPr>
            <w:ins w:id="3973"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3974" w:author="Bonephace Kaijage" w:date="2026-10-14T06:15:00Z" w16du:dateUtc="2026-10-14T04:15:00Z">
              <w:r w:rsidR="00034217" w:rsidRPr="00997D17" w:rsidDel="00FE0A4D">
                <w:rPr>
                  <w:sz w:val="22"/>
                  <w:szCs w:val="22"/>
                </w:rPr>
                <w:delText>Move people off the low shore to the assembly point.</w:delText>
              </w:r>
            </w:del>
          </w:p>
          <w:p w14:paraId="2BED8309" w14:textId="59FD9B86" w:rsidR="008C6B60" w:rsidRPr="00997D17" w:rsidRDefault="00034217" w:rsidP="00F20E47">
            <w:pPr>
              <w:pStyle w:val="ListBullet"/>
              <w:rPr>
                <w:sz w:val="22"/>
                <w:szCs w:val="22"/>
              </w:rPr>
            </w:pPr>
            <w:r w:rsidRPr="00997D17">
              <w:rPr>
                <w:sz w:val="22"/>
                <w:szCs w:val="22"/>
              </w:rPr>
              <w:t>Marine police or the beach unit: account for boats still out.</w:t>
            </w:r>
          </w:p>
          <w:p w14:paraId="42E4C752" w14:textId="6434EF40" w:rsidR="002066E7" w:rsidRPr="00997D17" w:rsidRDefault="00034217" w:rsidP="00F20E47">
            <w:pPr>
              <w:pStyle w:val="ListBullet"/>
              <w:rPr>
                <w:sz w:val="22"/>
                <w:szCs w:val="22"/>
              </w:rPr>
            </w:pPr>
            <w:r w:rsidRPr="00997D17">
              <w:rPr>
                <w:sz w:val="22"/>
                <w:szCs w:val="22"/>
              </w:rPr>
              <w:t>Boil water if shore wells are flooded.</w:t>
            </w:r>
          </w:p>
        </w:tc>
        <w:tc>
          <w:tcPr>
            <w:tcW w:w="2279" w:type="dxa"/>
          </w:tcPr>
          <w:p w14:paraId="27004176" w14:textId="5D868F6B" w:rsidR="008C6B60" w:rsidRPr="00997D17" w:rsidRDefault="00034217" w:rsidP="00F20E47">
            <w:pPr>
              <w:pStyle w:val="ListBullet"/>
              <w:rPr>
                <w:sz w:val="22"/>
                <w:szCs w:val="22"/>
              </w:rPr>
            </w:pPr>
            <w:r w:rsidRPr="00997D17">
              <w:rPr>
                <w:sz w:val="22"/>
                <w:szCs w:val="22"/>
              </w:rPr>
              <w:t>Simamisha uvuvi na vivuko kwenye maji haya.</w:t>
            </w:r>
          </w:p>
          <w:p w14:paraId="477D9204" w14:textId="6ECB3F9F" w:rsidR="008C6B60" w:rsidRPr="00997D17" w:rsidRDefault="00FE0A4D" w:rsidP="00F20E47">
            <w:pPr>
              <w:pStyle w:val="ListBullet"/>
              <w:rPr>
                <w:sz w:val="22"/>
                <w:szCs w:val="22"/>
              </w:rPr>
            </w:pPr>
            <w:ins w:id="3975" w:author="Bonephace Kaijage" w:date="2026-10-14T06:16:00Z" w16du:dateUtc="2026-10-14T04:16:00Z">
              <w:r>
                <w:rPr>
                  <w:sz w:val="22"/>
                  <w:szCs w:val="22"/>
                </w:rPr>
                <w:t>Wasaidieni watu kuondoka ufuo wa chini kwenda kituoni, mkianza na wasioweza kuondoka peke yao; mawimbi na kina cha ziwa vinaweza kupanda bila taarifa.</w:t>
              </w:r>
            </w:ins>
            <w:del w:id="3976" w:author="Bonephace Kaijage" w:date="2026-10-14T06:16:00Z" w16du:dateUtc="2026-10-14T04:16:00Z">
              <w:r w:rsidR="00034217" w:rsidRPr="00997D17" w:rsidDel="00FE0A4D">
                <w:rPr>
                  <w:sz w:val="22"/>
                  <w:szCs w:val="22"/>
                </w:rPr>
                <w:delText>Hamisha watu kutoka ufuo wa chini kwenda kituoni.</w:delText>
              </w:r>
            </w:del>
          </w:p>
          <w:p w14:paraId="356B1585" w14:textId="649AF2EB" w:rsidR="008C6B60" w:rsidRPr="00997D17" w:rsidRDefault="00034217" w:rsidP="00F20E47">
            <w:pPr>
              <w:pStyle w:val="ListBullet"/>
              <w:rPr>
                <w:sz w:val="22"/>
                <w:szCs w:val="22"/>
              </w:rPr>
            </w:pPr>
            <w:r w:rsidRPr="00997D17">
              <w:rPr>
                <w:sz w:val="22"/>
                <w:szCs w:val="22"/>
              </w:rPr>
              <w:t>Polisi wanamaji au kitengo cha mwalo: hakiki vyombo vilivyoko nje.</w:t>
            </w:r>
          </w:p>
          <w:p w14:paraId="5DBF7C6A" w14:textId="1159F626" w:rsidR="002066E7" w:rsidRPr="00997D17" w:rsidRDefault="00034217" w:rsidP="00F20E47">
            <w:pPr>
              <w:pStyle w:val="ListBullet"/>
              <w:rPr>
                <w:sz w:val="22"/>
                <w:szCs w:val="22"/>
                <w:lang w:val="sv-SE"/>
              </w:rPr>
            </w:pPr>
            <w:r w:rsidRPr="00997D17">
              <w:rPr>
                <w:sz w:val="22"/>
                <w:szCs w:val="22"/>
                <w:lang w:val="sv-SE"/>
              </w:rPr>
              <w:t>Chemsha maji visima vya ufuo vikifurika.</w:t>
            </w:r>
          </w:p>
        </w:tc>
      </w:tr>
      <w:tr w:rsidR="002066E7" w:rsidRPr="000343A2" w14:paraId="60855A7A" w14:textId="77777777" w:rsidTr="002066E7">
        <w:tc>
          <w:tcPr>
            <w:tcW w:w="2278" w:type="dxa"/>
          </w:tcPr>
          <w:p w14:paraId="378A622B" w14:textId="77777777" w:rsidR="002066E7" w:rsidRPr="00997D17" w:rsidRDefault="002066E7" w:rsidP="00FD6059">
            <w:pPr>
              <w:pStyle w:val="ListParagraph"/>
              <w:rPr>
                <w:sz w:val="22"/>
                <w:szCs w:val="22"/>
                <w:lang w:val="sv-SE"/>
              </w:rPr>
            </w:pPr>
          </w:p>
        </w:tc>
        <w:tc>
          <w:tcPr>
            <w:tcW w:w="2278" w:type="dxa"/>
          </w:tcPr>
          <w:p w14:paraId="52E4D20E" w14:textId="2FEBFA4A"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2F5B3309" w14:textId="1443F25B" w:rsidR="002066E7" w:rsidRPr="00997D17" w:rsidRDefault="00FE0A4D" w:rsidP="00FD6059">
            <w:pPr>
              <w:pStyle w:val="ListParagraph"/>
              <w:rPr>
                <w:sz w:val="22"/>
                <w:szCs w:val="22"/>
              </w:rPr>
            </w:pPr>
            <w:ins w:id="3977" w:author="Bonephace Kaijage" w:date="2026-10-14T06:20:00Z" w16du:dateUtc="2026-10-14T04:20:00Z">
              <w:r>
                <w:rPr>
                  <w:sz w:val="22"/>
                  <w:szCs w:val="22"/>
                </w:rPr>
                <w:t xml:space="preserve">Conditions at the sites named in </w:t>
              </w:r>
              <w:r>
                <w:rPr>
                  <w:sz w:val="22"/>
                  <w:szCs w:val="22"/>
                </w:rPr>
                <w:lastRenderedPageBreak/>
                <w:t>Know Your Risk are now life-threatening: houses damaged, people cut off, and a real risk of drowning, injury or disease. Help is being organised; please follow the committee's instructions and look out for neighbours.</w:t>
              </w:r>
            </w:ins>
            <w:del w:id="397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8C1B2D7" w14:textId="69CA9019" w:rsidR="002066E7" w:rsidRPr="00997D17" w:rsidRDefault="00FE0A4D" w:rsidP="00FD6059">
            <w:pPr>
              <w:pStyle w:val="ListParagraph"/>
              <w:rPr>
                <w:sz w:val="22"/>
                <w:szCs w:val="22"/>
              </w:rPr>
            </w:pPr>
            <w:ins w:id="3979" w:author="Bonephace Kaijage" w:date="2026-10-14T06:24:00Z" w16du:dateUtc="2026-10-14T04:24:00Z">
              <w:r>
                <w:rPr>
                  <w:sz w:val="22"/>
                  <w:szCs w:val="22"/>
                </w:rPr>
                <w:lastRenderedPageBreak/>
                <w:t xml:space="preserve">Hali katika maeneo yaliyotajwa kwenye </w:t>
              </w:r>
              <w:r>
                <w:rPr>
                  <w:sz w:val="22"/>
                  <w:szCs w:val="22"/>
                </w:rPr>
                <w:lastRenderedPageBreak/>
                <w:t>Fahamu Hatari sasa ni hatari kwa maisha: nyumba zimeharibika, watu wamekatwa, na kuna hatari halisi ya kuzama, kujeruhiwa au magonjwa. Msaada unaandaliwa; tafadhali fuateni maelekezo ya kamati na muangaliane na majirani.</w:t>
              </w:r>
            </w:ins>
            <w:del w:id="398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5ADEF05" w14:textId="0006FFFB" w:rsidR="008C6B60" w:rsidRPr="00997D17" w:rsidRDefault="00FE0A4D" w:rsidP="00F20E47">
            <w:pPr>
              <w:pStyle w:val="ListBullet"/>
              <w:rPr>
                <w:sz w:val="22"/>
                <w:szCs w:val="22"/>
              </w:rPr>
            </w:pPr>
            <w:ins w:id="3981" w:author="Bonephace Kaijage" w:date="2026-10-14T06:04:00Z" w16du:dateUtc="2026-10-14T04:04:00Z">
              <w:r>
                <w:rPr>
                  <w:sz w:val="22"/>
                  <w:szCs w:val="22"/>
                </w:rPr>
                <w:lastRenderedPageBreak/>
                <w:t xml:space="preserve">Please move off the low ground </w:t>
              </w:r>
              <w:r>
                <w:rPr>
                  <w:sz w:val="22"/>
                  <w:szCs w:val="22"/>
                </w:rPr>
                <w:lastRenderedPageBreak/>
                <w:t>now to the agreed safe place, helping anyone who cannot move alone; the water can rise faster than it looks. Return only when the committee confirms it is safe.</w:t>
              </w:r>
            </w:ins>
            <w:del w:id="3982" w:author="Bonephace Kaijage" w:date="2026-10-14T06:04:00Z" w16du:dateUtc="2026-10-14T04:04:00Z">
              <w:r w:rsidR="00034217" w:rsidRPr="00997D17" w:rsidDel="00FE0A4D">
                <w:rPr>
                  <w:sz w:val="22"/>
                  <w:szCs w:val="22"/>
                </w:rPr>
                <w:delText>Evacuate the low ground now. Do not return until the committee confirms it is safe.</w:delText>
              </w:r>
            </w:del>
          </w:p>
          <w:p w14:paraId="20C25DE2" w14:textId="596A2D4C" w:rsidR="008C6B60" w:rsidRPr="00997D17" w:rsidRDefault="00034217" w:rsidP="00F20E47">
            <w:pPr>
              <w:pStyle w:val="ListBullet"/>
              <w:rPr>
                <w:sz w:val="22"/>
                <w:szCs w:val="22"/>
              </w:rPr>
            </w:pPr>
            <w:r w:rsidRPr="00997D17">
              <w:rPr>
                <w:sz w:val="22"/>
                <w:szCs w:val="22"/>
              </w:rPr>
              <w:t>Call 114 and 190. Keep the road clear for ambulances.</w:t>
            </w:r>
          </w:p>
          <w:p w14:paraId="000E2379" w14:textId="36FDC689" w:rsidR="008C6B60" w:rsidRPr="00997D17" w:rsidRDefault="00034217" w:rsidP="00F20E47">
            <w:pPr>
              <w:pStyle w:val="ListBullet"/>
              <w:rPr>
                <w:sz w:val="22"/>
                <w:szCs w:val="22"/>
              </w:rPr>
            </w:pPr>
            <w:r w:rsidRPr="00997D17">
              <w:rPr>
                <w:sz w:val="22"/>
                <w:szCs w:val="22"/>
              </w:rPr>
              <w:t>Open the shelter and register every household. Note who is missing.</w:t>
            </w:r>
          </w:p>
          <w:p w14:paraId="19F6C264" w14:textId="2C8EEB8E" w:rsidR="002066E7" w:rsidRPr="00997D17" w:rsidRDefault="00034217" w:rsidP="00F20E47">
            <w:pPr>
              <w:pStyle w:val="ListBullet"/>
              <w:rPr>
                <w:sz w:val="22"/>
                <w:szCs w:val="22"/>
              </w:rPr>
            </w:pPr>
            <w:r w:rsidRPr="00997D17">
              <w:rPr>
                <w:sz w:val="22"/>
                <w:szCs w:val="22"/>
              </w:rPr>
              <w:t>Health team: injury first, then cholera if the water is dirty.</w:t>
            </w:r>
          </w:p>
        </w:tc>
        <w:tc>
          <w:tcPr>
            <w:tcW w:w="2279" w:type="dxa"/>
          </w:tcPr>
          <w:p w14:paraId="3900797B" w14:textId="57339FEA" w:rsidR="008C6B60" w:rsidRPr="00997D17" w:rsidRDefault="00034217" w:rsidP="00F20E47">
            <w:pPr>
              <w:pStyle w:val="ListBullet"/>
              <w:rPr>
                <w:sz w:val="22"/>
                <w:szCs w:val="22"/>
                <w:lang w:val="sv-SE"/>
              </w:rPr>
            </w:pPr>
            <w:r w:rsidRPr="00997D17">
              <w:rPr>
                <w:sz w:val="22"/>
                <w:szCs w:val="22"/>
                <w:lang w:val="sv-SE"/>
              </w:rPr>
              <w:lastRenderedPageBreak/>
              <w:t xml:space="preserve">Hamisha bondeni sasa. Msirudi </w:t>
            </w:r>
            <w:r w:rsidRPr="00997D17">
              <w:rPr>
                <w:sz w:val="22"/>
                <w:szCs w:val="22"/>
                <w:lang w:val="sv-SE"/>
              </w:rPr>
              <w:lastRenderedPageBreak/>
              <w:t>mpaka kamati iseme ni salama.</w:t>
            </w:r>
          </w:p>
          <w:p w14:paraId="7C46AAD2" w14:textId="4D75C3EB" w:rsidR="008C6B60" w:rsidRPr="00997D17" w:rsidRDefault="00034217" w:rsidP="00F20E47">
            <w:pPr>
              <w:pStyle w:val="ListBullet"/>
              <w:rPr>
                <w:sz w:val="22"/>
                <w:szCs w:val="22"/>
                <w:lang w:val="sv-SE"/>
              </w:rPr>
            </w:pPr>
            <w:r w:rsidRPr="00997D17">
              <w:rPr>
                <w:sz w:val="22"/>
                <w:szCs w:val="22"/>
                <w:lang w:val="sv-SE"/>
              </w:rPr>
              <w:t>Piga 114 na 190. Acha barabara wazi kwa magari ya wagonjwa.</w:t>
            </w:r>
          </w:p>
          <w:p w14:paraId="2A651651" w14:textId="60F94932" w:rsidR="008C6B60" w:rsidRPr="00997D17" w:rsidRDefault="00034217" w:rsidP="00F20E47">
            <w:pPr>
              <w:pStyle w:val="ListBullet"/>
              <w:rPr>
                <w:sz w:val="22"/>
                <w:szCs w:val="22"/>
                <w:lang w:val="sv-SE"/>
              </w:rPr>
            </w:pPr>
            <w:r w:rsidRPr="00997D17">
              <w:rPr>
                <w:sz w:val="22"/>
                <w:szCs w:val="22"/>
                <w:lang w:val="sv-SE"/>
              </w:rPr>
              <w:t>Fungua makazi na sajili kila kaya. Andika aliyepotea.</w:t>
            </w:r>
          </w:p>
          <w:p w14:paraId="2A8C3977" w14:textId="20141384" w:rsidR="002066E7" w:rsidRPr="00997D17" w:rsidRDefault="00034217" w:rsidP="00F20E47">
            <w:pPr>
              <w:pStyle w:val="ListBullet"/>
              <w:rPr>
                <w:sz w:val="22"/>
                <w:szCs w:val="22"/>
                <w:lang w:val="sv-SE"/>
              </w:rPr>
            </w:pPr>
            <w:r w:rsidRPr="00997D17">
              <w:rPr>
                <w:sz w:val="22"/>
                <w:szCs w:val="22"/>
                <w:lang w:val="sv-SE"/>
              </w:rPr>
              <w:t>Timu ya afya: majeruhi kwanza, kisha kipindupindu maji yakiwa machafu.</w:t>
            </w:r>
          </w:p>
        </w:tc>
      </w:tr>
    </w:tbl>
    <w:p w14:paraId="1CCD5D46" w14:textId="77777777" w:rsidR="00250A71" w:rsidRPr="00997D17" w:rsidRDefault="00FD6059" w:rsidP="00FD6059">
      <w:pPr>
        <w:pStyle w:val="ListParagraph"/>
        <w:rPr>
          <w:sz w:val="22"/>
          <w:szCs w:val="22"/>
          <w:lang w:val="sv-SE"/>
        </w:rPr>
      </w:pPr>
      <w:r w:rsidRPr="00997D17">
        <w:rPr>
          <w:sz w:val="22"/>
          <w:szCs w:val="22"/>
          <w:lang w:val="sv-SE"/>
        </w:rPr>
        <w:lastRenderedPageBreak/>
        <w:t>Mwanza City Council — Halmashauri ya Jiji la Mwanza (Nyamagana / Jiji la Mwanza)</w:t>
      </w:r>
    </w:p>
    <w:p w14:paraId="12D31685" w14:textId="77777777" w:rsidR="000C3051" w:rsidRPr="000343A2" w:rsidRDefault="00FD6059" w:rsidP="00FD6059">
      <w:pPr>
        <w:rPr>
          <w:sz w:val="22"/>
          <w:szCs w:val="22"/>
          <w:lang w:val="sv-SE"/>
        </w:rPr>
      </w:pPr>
      <w:r w:rsidRPr="000343A2">
        <w:rPr>
          <w:sz w:val="22"/>
          <w:szCs w:val="22"/>
          <w:lang w:val="sv-SE"/>
        </w:rPr>
        <w:t>17. NJOMBE REGION | MKOA WA NJOMBE</w:t>
      </w:r>
    </w:p>
    <w:p w14:paraId="4CDD1A22" w14:textId="77777777" w:rsidR="000C3051" w:rsidRPr="000343A2" w:rsidRDefault="000C3051" w:rsidP="000C3051">
      <w:pPr>
        <w:rPr>
          <w:color w:val="000000"/>
          <w:lang w:val="sv-SE"/>
        </w:rPr>
      </w:pPr>
    </w:p>
    <w:p w14:paraId="1647DDDD" w14:textId="77777777" w:rsidR="000C3051" w:rsidRPr="000343A2" w:rsidRDefault="000C3051" w:rsidP="000C3051">
      <w:pPr>
        <w:pStyle w:val="Strong1"/>
        <w:jc w:val="both"/>
        <w:rPr>
          <w:color w:val="000000"/>
          <w:lang w:val="sv-SE"/>
        </w:rPr>
      </w:pPr>
      <w:r w:rsidRPr="000343A2">
        <w:rPr>
          <w:color w:val="000000"/>
          <w:lang w:val="sv-SE"/>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0C3051" w:rsidRPr="000C3051" w14:paraId="4DB0DC38" w14:textId="77777777" w:rsidTr="000C3051">
        <w:tc>
          <w:tcPr>
            <w:tcW w:w="3420" w:type="dxa"/>
            <w:shd w:val="clear" w:color="D9D9D9" w:fill="D9D9D9"/>
          </w:tcPr>
          <w:p w14:paraId="1B747DCF" w14:textId="1FE5807C" w:rsidR="000C3051" w:rsidRPr="000C3051" w:rsidRDefault="000C3051" w:rsidP="000C3051">
            <w:pPr>
              <w:jc w:val="both"/>
              <w:rPr>
                <w:color w:val="000000"/>
              </w:rPr>
            </w:pPr>
            <w:r w:rsidRPr="000C3051">
              <w:rPr>
                <w:color w:val="000000"/>
              </w:rPr>
              <w:t>AREA (EN)</w:t>
            </w:r>
          </w:p>
        </w:tc>
        <w:tc>
          <w:tcPr>
            <w:tcW w:w="3235" w:type="dxa"/>
            <w:shd w:val="clear" w:color="D9D9D9" w:fill="D9D9D9"/>
          </w:tcPr>
          <w:p w14:paraId="5F0B2D96" w14:textId="427EEA04" w:rsidR="000C3051" w:rsidRPr="000C3051" w:rsidRDefault="000C3051" w:rsidP="000C3051">
            <w:pPr>
              <w:jc w:val="both"/>
              <w:rPr>
                <w:color w:val="000000"/>
              </w:rPr>
            </w:pPr>
            <w:r w:rsidRPr="000C3051">
              <w:rPr>
                <w:color w:val="000000"/>
              </w:rPr>
              <w:t>ENEO (SW)</w:t>
            </w:r>
          </w:p>
        </w:tc>
        <w:tc>
          <w:tcPr>
            <w:tcW w:w="3605" w:type="dxa"/>
            <w:shd w:val="clear" w:color="D9D9D9" w:fill="D9D9D9"/>
          </w:tcPr>
          <w:p w14:paraId="4AE0C6F5" w14:textId="19E4748C" w:rsidR="000C3051" w:rsidRPr="000C3051" w:rsidRDefault="000C3051" w:rsidP="000C3051">
            <w:pPr>
              <w:jc w:val="both"/>
              <w:rPr>
                <w:color w:val="000000"/>
              </w:rPr>
            </w:pPr>
            <w:r w:rsidRPr="000C3051">
              <w:rPr>
                <w:color w:val="000000"/>
              </w:rPr>
              <w:t>RISK STATEMENT (EN)</w:t>
            </w:r>
          </w:p>
        </w:tc>
        <w:tc>
          <w:tcPr>
            <w:tcW w:w="3325" w:type="dxa"/>
            <w:shd w:val="clear" w:color="D9D9D9" w:fill="D9D9D9"/>
          </w:tcPr>
          <w:p w14:paraId="2C3D7B53" w14:textId="6C57D135" w:rsidR="000C3051" w:rsidRPr="000C3051" w:rsidRDefault="000C3051" w:rsidP="000C3051">
            <w:pPr>
              <w:jc w:val="both"/>
              <w:rPr>
                <w:color w:val="000000"/>
              </w:rPr>
            </w:pPr>
            <w:r w:rsidRPr="000C3051">
              <w:rPr>
                <w:color w:val="000000"/>
              </w:rPr>
              <w:t>TAMKO LA HATARI (SW)</w:t>
            </w:r>
          </w:p>
        </w:tc>
      </w:tr>
      <w:tr w:rsidR="000C3051" w:rsidRPr="000C3051" w14:paraId="624CA414" w14:textId="77777777" w:rsidTr="000C3051">
        <w:tc>
          <w:tcPr>
            <w:tcW w:w="3420" w:type="dxa"/>
          </w:tcPr>
          <w:p w14:paraId="14FD2B9C" w14:textId="0001E0DC" w:rsidR="000C3051" w:rsidRPr="000C3051" w:rsidRDefault="000C3051" w:rsidP="000C3051">
            <w:pPr>
              <w:pStyle w:val="ListParagraph"/>
              <w:numPr>
                <w:ilvl w:val="0"/>
                <w:numId w:val="1"/>
              </w:numPr>
              <w:jc w:val="both"/>
              <w:rPr>
                <w:color w:val="000000"/>
              </w:rPr>
            </w:pPr>
            <w:r w:rsidRPr="000C3051">
              <w:rPr>
                <w:color w:val="000000"/>
              </w:rPr>
              <w:t>Njombe Town: highland town and plantation edges</w:t>
            </w:r>
          </w:p>
        </w:tc>
        <w:tc>
          <w:tcPr>
            <w:tcW w:w="3235" w:type="dxa"/>
          </w:tcPr>
          <w:p w14:paraId="4F7EBC4A" w14:textId="631BFC1C" w:rsidR="000C3051" w:rsidRPr="000C3051" w:rsidRDefault="000C3051" w:rsidP="000C3051">
            <w:pPr>
              <w:pStyle w:val="ListParagraph"/>
              <w:numPr>
                <w:ilvl w:val="0"/>
                <w:numId w:val="1"/>
              </w:numPr>
              <w:jc w:val="both"/>
              <w:rPr>
                <w:color w:val="000000"/>
              </w:rPr>
            </w:pPr>
            <w:r w:rsidRPr="000C3051">
              <w:rPr>
                <w:color w:val="000000"/>
              </w:rPr>
              <w:t>Mji wa Njombe: mji wa nyanda za juu na pembezoni mwa mashamba ya miti</w:t>
            </w:r>
          </w:p>
        </w:tc>
        <w:tc>
          <w:tcPr>
            <w:tcW w:w="3605" w:type="dxa"/>
          </w:tcPr>
          <w:p w14:paraId="2D5E1BE9" w14:textId="1037FA25" w:rsidR="000C3051" w:rsidRPr="00DC5789" w:rsidRDefault="00DC5789" w:rsidP="00DC5789">
            <w:pPr>
              <w:pStyle w:val="ListParagraph"/>
              <w:numPr>
                <w:ilvl w:val="0"/>
                <w:numId w:val="1"/>
              </w:numPr>
              <w:jc w:val="both"/>
              <w:rPr>
                <w:color w:val="000000"/>
              </w:rPr>
            </w:pPr>
            <w:r w:rsidRPr="00DC5789">
              <w:rPr>
                <w:color w:val="000000"/>
              </w:rPr>
              <w:t>This area is a cold, wet highland town surrounded by pine and wattle plantations, where dry-season fires spread from plantations and heavy rain floods valley streets.</w:t>
            </w:r>
          </w:p>
          <w:p w14:paraId="477C970B" w14:textId="77777777" w:rsidR="000343A2" w:rsidRDefault="00DC5789" w:rsidP="00DC5789">
            <w:pPr>
              <w:pStyle w:val="ListParagraph"/>
              <w:numPr>
                <w:ilvl w:val="0"/>
                <w:numId w:val="1"/>
              </w:numPr>
              <w:jc w:val="both"/>
              <w:rPr>
                <w:ins w:id="3983" w:author="Bonephace Kaijage" w:date="2026-10-11T07:44:00Z" w16du:dateUtc="2026-10-11T04:44:00Z"/>
                <w:bCs/>
                <w:color w:val="000000"/>
              </w:rPr>
            </w:pPr>
            <w:r>
              <w:rPr>
                <w:bCs/>
                <w:color w:val="000000"/>
              </w:rPr>
              <w:lastRenderedPageBreak/>
              <w:t>For those living and working here, it helps to</w:t>
            </w:r>
            <w:r w:rsidRPr="00DC5789">
              <w:rPr>
                <w:bCs/>
                <w:color w:val="000000"/>
              </w:rPr>
              <w:t xml:space="preserve"> keep fire breaks around homes and sawmills, keep drains open and keep warm in cold spells, especially children and older people.</w:t>
            </w:r>
          </w:p>
          <w:p w14:paraId="5DBD9CB6" w14:textId="40075A4E" w:rsidR="000343A2" w:rsidRDefault="00FE0A4D" w:rsidP="00DC5789">
            <w:pPr>
              <w:pStyle w:val="ListParagraph"/>
              <w:numPr>
                <w:ilvl w:val="0"/>
                <w:numId w:val="1"/>
              </w:numPr>
              <w:jc w:val="both"/>
              <w:rPr>
                <w:ins w:id="3984" w:author="Bonephace Kaijage" w:date="2026-10-11T07:44:00Z" w16du:dateUtc="2026-10-11T04:44:00Z"/>
                <w:bCs/>
                <w:color w:val="000000"/>
              </w:rPr>
            </w:pPr>
            <w:ins w:id="3985" w:author="Bonephace Kaijage" w:date="2026-10-14T05:56:00Z" w16du:dateUtc="2026-10-14T03:56:00Z">
              <w:r>
                <w:rPr>
                  <w:bCs/>
                  <w:color w:val="000000"/>
                </w:rPr>
                <w:t>What raises the risk: letting sawdust and off-cuts pile against walls, burning rubbish on windy days, blocking the drains and leaving infants and the elderly in unheated rooms on frosty nights.</w:t>
              </w:r>
            </w:ins>
          </w:p>
          <w:p w14:paraId="5F76339C" w14:textId="77777777" w:rsidR="00FE0A4D" w:rsidRDefault="000343A2" w:rsidP="00DC5789">
            <w:pPr>
              <w:pStyle w:val="ListParagraph"/>
              <w:numPr>
                <w:ilvl w:val="0"/>
                <w:numId w:val="1"/>
              </w:numPr>
              <w:jc w:val="both"/>
              <w:rPr>
                <w:ins w:id="3986" w:author="Bonephace Kaijage" w:date="2026-10-14T05:59:00Z" w16du:dateUtc="2026-10-14T03:59:00Z"/>
                <w:bCs/>
                <w:color w:val="000000"/>
              </w:rPr>
            </w:pPr>
            <w:ins w:id="3987" w:author="Bonephace Kaijage" w:date="2026-10-11T07:44:00Z" w16du:dateUtc="2026-10-11T04:44:00Z">
              <w:r>
                <w:rPr>
                  <w:bCs/>
                  <w:color w:val="000000"/>
                </w:rPr>
                <w:t>Know the cleared open ground your household will move to if a plantation fire comes towards the houses, and move when smoke or flames are seen on the plantation edge; on cold nights, check on older neighbours who live alone.</w:t>
              </w:r>
            </w:ins>
          </w:p>
          <w:p w14:paraId="4C0A3AB3" w14:textId="54A6C854" w:rsidR="000C3051" w:rsidRPr="00DC5789" w:rsidRDefault="00FE0A4D" w:rsidP="00DC5789">
            <w:pPr>
              <w:pStyle w:val="ListParagraph"/>
              <w:numPr>
                <w:ilvl w:val="0"/>
                <w:numId w:val="1"/>
              </w:numPr>
              <w:jc w:val="both"/>
              <w:rPr>
                <w:bCs/>
                <w:color w:val="000000"/>
              </w:rPr>
            </w:pPr>
            <w:ins w:id="3988" w:author="Bonephace Kaijage" w:date="2026-10-14T05:59:00Z" w16du:dateUtc="2026-10-14T03:59:00Z">
              <w:r>
                <w:rPr>
                  <w:bCs/>
                  <w:color w:val="000000"/>
                </w:rPr>
                <w:t>Agree who will help anyone in the household who cannot move, see or hear a warning on their own.</w:t>
              </w:r>
            </w:ins>
          </w:p>
        </w:tc>
        <w:tc>
          <w:tcPr>
            <w:tcW w:w="3325" w:type="dxa"/>
          </w:tcPr>
          <w:p w14:paraId="08C6FA42" w14:textId="5368281D" w:rsidR="000C3051" w:rsidRPr="00DC5789" w:rsidRDefault="00DC5789" w:rsidP="00DC5789">
            <w:pPr>
              <w:pStyle w:val="ListParagraph"/>
              <w:numPr>
                <w:ilvl w:val="0"/>
                <w:numId w:val="1"/>
              </w:numPr>
              <w:jc w:val="both"/>
              <w:rPr>
                <w:color w:val="000000"/>
              </w:rPr>
            </w:pPr>
            <w:r w:rsidRPr="00DC5789">
              <w:rPr>
                <w:color w:val="000000"/>
              </w:rPr>
              <w:lastRenderedPageBreak/>
              <w:t xml:space="preserve">Eneo hili ni mji wa nyanda za juu wenye baridi na unyevu uliozungukwa na mashamba ya misindano na miwattle, ambapo moto wa kiangazi husambaa kutoka mashambani na </w:t>
            </w:r>
            <w:r w:rsidRPr="00DC5789">
              <w:rPr>
                <w:color w:val="000000"/>
              </w:rPr>
              <w:lastRenderedPageBreak/>
              <w:t>mvua kubwa hufurika mitaa ya mabondeni.</w:t>
            </w:r>
          </w:p>
          <w:p w14:paraId="5108AF46" w14:textId="77777777" w:rsidR="000343A2" w:rsidRDefault="00DC5789" w:rsidP="00DC5789">
            <w:pPr>
              <w:pStyle w:val="ListParagraph"/>
              <w:numPr>
                <w:ilvl w:val="0"/>
                <w:numId w:val="1"/>
              </w:numPr>
              <w:jc w:val="both"/>
              <w:rPr>
                <w:ins w:id="3989" w:author="Bonephace Kaijage" w:date="2026-10-11T07:44:00Z" w16du:dateUtc="2026-10-11T04:44:00Z"/>
                <w:bCs/>
                <w:color w:val="000000"/>
              </w:rPr>
            </w:pPr>
            <w:r>
              <w:rPr>
                <w:bCs/>
                <w:color w:val="000000"/>
              </w:rPr>
              <w:t>Kwa wanaoishi na kufanya kazi hapa, ni vyema</w:t>
            </w:r>
            <w:r w:rsidRPr="00DC5789">
              <w:rPr>
                <w:bCs/>
                <w:color w:val="000000"/>
              </w:rPr>
              <w:t xml:space="preserve"> kuweka njia za kuzuia moto kuzunguka nyumba na viwanda vya mbao, kuweka mitaro wazi na kujikinga na baridi kali, hasa watoto na wazee.</w:t>
            </w:r>
          </w:p>
          <w:p w14:paraId="03384DFA" w14:textId="6E0AFA8A" w:rsidR="000343A2" w:rsidRDefault="00FE0A4D" w:rsidP="00DC5789">
            <w:pPr>
              <w:pStyle w:val="ListParagraph"/>
              <w:numPr>
                <w:ilvl w:val="0"/>
                <w:numId w:val="1"/>
              </w:numPr>
              <w:jc w:val="both"/>
              <w:rPr>
                <w:ins w:id="3990" w:author="Bonephace Kaijage" w:date="2026-10-11T07:44:00Z" w16du:dateUtc="2026-10-11T04:44:00Z"/>
                <w:bCs/>
                <w:color w:val="000000"/>
              </w:rPr>
            </w:pPr>
            <w:ins w:id="3991" w:author="Bonephace Kaijage" w:date="2026-10-14T05:56:00Z" w16du:dateUtc="2026-10-14T03:56:00Z">
              <w:r>
                <w:rPr>
                  <w:bCs/>
                  <w:color w:val="000000"/>
                </w:rPr>
                <w:t>Kinachoongeza hatari: kuacha mabaki ya mbao yarundikane kwenye kuta, kuchoma taka siku za upepo, kuziba mitaro na kuwaacha watoto wachanga na wazee kwenye vyumba visivyo na joto usiku wa baridi kali.</w:t>
              </w:r>
            </w:ins>
          </w:p>
          <w:p w14:paraId="0C64D7C8" w14:textId="77777777" w:rsidR="00FE0A4D" w:rsidRDefault="000343A2" w:rsidP="00DC5789">
            <w:pPr>
              <w:pStyle w:val="ListParagraph"/>
              <w:numPr>
                <w:ilvl w:val="0"/>
                <w:numId w:val="1"/>
              </w:numPr>
              <w:jc w:val="both"/>
              <w:rPr>
                <w:ins w:id="3992" w:author="Bonephace Kaijage" w:date="2026-10-14T05:59:00Z" w16du:dateUtc="2026-10-14T03:59:00Z"/>
                <w:bCs/>
                <w:color w:val="000000"/>
              </w:rPr>
            </w:pPr>
            <w:ins w:id="3993" w:author="Bonephace Kaijage" w:date="2026-10-11T07:44:00Z" w16du:dateUtc="2026-10-11T04:44:00Z">
              <w:r>
                <w:rPr>
                  <w:bCs/>
                  <w:color w:val="000000"/>
                </w:rPr>
                <w:t>Fahamu uwanja wazi uliosafishwa ambao kaya yako itahamia moto wa msituni ukielekea nyumbani, na ondokeni moshi au miale ikionekana mpakani mwa msitu; usiku wa baridi, wajulieni hali majirani wazee wanaoishi peke yao.</w:t>
              </w:r>
            </w:ins>
          </w:p>
          <w:p w14:paraId="3F7ABA5F" w14:textId="13B6DD9D" w:rsidR="000C3051" w:rsidRPr="00DC5789" w:rsidRDefault="00FE0A4D" w:rsidP="00DC5789">
            <w:pPr>
              <w:pStyle w:val="ListParagraph"/>
              <w:numPr>
                <w:ilvl w:val="0"/>
                <w:numId w:val="1"/>
              </w:numPr>
              <w:jc w:val="both"/>
              <w:rPr>
                <w:bCs/>
                <w:color w:val="000000"/>
              </w:rPr>
            </w:pPr>
            <w:ins w:id="3994"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525FE287" w14:textId="77777777" w:rsidTr="000C3051">
        <w:tc>
          <w:tcPr>
            <w:tcW w:w="3420" w:type="dxa"/>
          </w:tcPr>
          <w:p w14:paraId="313F7DBD" w14:textId="3CF7034E" w:rsidR="000C3051" w:rsidRPr="000C3051" w:rsidRDefault="000C3051" w:rsidP="000C3051">
            <w:pPr>
              <w:pStyle w:val="ListParagraph"/>
              <w:numPr>
                <w:ilvl w:val="0"/>
                <w:numId w:val="1"/>
              </w:numPr>
              <w:jc w:val="both"/>
              <w:rPr>
                <w:color w:val="000000"/>
              </w:rPr>
            </w:pPr>
            <w:r w:rsidRPr="000C3051">
              <w:rPr>
                <w:color w:val="000000"/>
              </w:rPr>
              <w:lastRenderedPageBreak/>
              <w:t>Makambako Town: TAZARA and highway junction</w:t>
            </w:r>
          </w:p>
        </w:tc>
        <w:tc>
          <w:tcPr>
            <w:tcW w:w="3235" w:type="dxa"/>
          </w:tcPr>
          <w:p w14:paraId="6BC799C5" w14:textId="6B468D8B" w:rsidR="000C3051" w:rsidRPr="000C3051" w:rsidRDefault="000C3051" w:rsidP="000C3051">
            <w:pPr>
              <w:pStyle w:val="ListParagraph"/>
              <w:numPr>
                <w:ilvl w:val="0"/>
                <w:numId w:val="1"/>
              </w:numPr>
              <w:jc w:val="both"/>
              <w:rPr>
                <w:color w:val="000000"/>
                <w:lang w:val="sv-SE"/>
              </w:rPr>
            </w:pPr>
            <w:r w:rsidRPr="000C3051">
              <w:rPr>
                <w:color w:val="000000"/>
                <w:lang w:val="sv-SE"/>
              </w:rPr>
              <w:t>Mji wa Makambako: makutano ya TAZARA na barabara kuu</w:t>
            </w:r>
          </w:p>
        </w:tc>
        <w:tc>
          <w:tcPr>
            <w:tcW w:w="3605" w:type="dxa"/>
          </w:tcPr>
          <w:p w14:paraId="27A5A10F" w14:textId="7D7437CA" w:rsidR="000C3051" w:rsidRPr="00DC5789" w:rsidRDefault="00DC5789" w:rsidP="00DC5789">
            <w:pPr>
              <w:pStyle w:val="ListParagraph"/>
              <w:numPr>
                <w:ilvl w:val="0"/>
                <w:numId w:val="1"/>
              </w:numPr>
              <w:jc w:val="both"/>
              <w:rPr>
                <w:color w:val="000000"/>
              </w:rPr>
            </w:pPr>
            <w:r w:rsidRPr="00DC5789">
              <w:rPr>
                <w:color w:val="000000"/>
              </w:rPr>
              <w:t>This area is a windy transport junction on the TANZAM highway and TAZARA railway, where heavy traffic brings accident and fuel-fire risk and storms damage roofs.</w:t>
            </w:r>
          </w:p>
          <w:p w14:paraId="40737298" w14:textId="77777777" w:rsidR="000343A2" w:rsidRDefault="00DC5789" w:rsidP="00DC5789">
            <w:pPr>
              <w:pStyle w:val="ListParagraph"/>
              <w:numPr>
                <w:ilvl w:val="0"/>
                <w:numId w:val="1"/>
              </w:numPr>
              <w:jc w:val="both"/>
              <w:rPr>
                <w:ins w:id="3995" w:author="Bonephace Kaijage" w:date="2026-10-11T07:44:00Z" w16du:dateUtc="2026-10-11T04:44:00Z"/>
                <w:bCs/>
                <w:color w:val="000000"/>
              </w:rPr>
            </w:pPr>
            <w:r>
              <w:rPr>
                <w:bCs/>
                <w:color w:val="000000"/>
              </w:rPr>
              <w:t>For those trading and travelling here, it helps to</w:t>
            </w:r>
            <w:r w:rsidRPr="00DC5789">
              <w:rPr>
                <w:bCs/>
                <w:color w:val="000000"/>
              </w:rPr>
              <w:t xml:space="preserve"> trade outside the road reserve, keep </w:t>
            </w:r>
            <w:r w:rsidRPr="00DC5789">
              <w:rPr>
                <w:bCs/>
                <w:color w:val="000000"/>
              </w:rPr>
              <w:lastRenderedPageBreak/>
              <w:t>fire extinguishers at fuel stations and markets and fix roofs firmly.</w:t>
            </w:r>
          </w:p>
          <w:p w14:paraId="25A96521" w14:textId="79946070" w:rsidR="000343A2" w:rsidRDefault="00FE0A4D" w:rsidP="00DC5789">
            <w:pPr>
              <w:pStyle w:val="ListParagraph"/>
              <w:numPr>
                <w:ilvl w:val="0"/>
                <w:numId w:val="1"/>
              </w:numPr>
              <w:jc w:val="both"/>
              <w:rPr>
                <w:ins w:id="3996" w:author="Bonephace Kaijage" w:date="2026-10-11T07:44:00Z" w16du:dateUtc="2026-10-11T04:44:00Z"/>
                <w:bCs/>
                <w:color w:val="000000"/>
              </w:rPr>
            </w:pPr>
            <w:ins w:id="3997" w:author="Bonephace Kaijage" w:date="2026-10-14T05:56:00Z" w16du:dateUtc="2026-10-14T03:56:00Z">
              <w:r>
                <w:rPr>
                  <w:bCs/>
                  <w:color w:val="000000"/>
                </w:rPr>
                <w:t>What raises the risk: trading, parking and building inside the road reserve, storing fuel in homes and shops, and leaving roofs loosely fixed in this windy junction.</w:t>
              </w:r>
            </w:ins>
          </w:p>
          <w:p w14:paraId="383D17C5" w14:textId="77777777" w:rsidR="00FE0A4D" w:rsidRDefault="000343A2" w:rsidP="00DC5789">
            <w:pPr>
              <w:pStyle w:val="ListParagraph"/>
              <w:numPr>
                <w:ilvl w:val="0"/>
                <w:numId w:val="1"/>
              </w:numPr>
              <w:jc w:val="both"/>
              <w:rPr>
                <w:ins w:id="3998" w:author="Bonephace Kaijage" w:date="2026-10-14T05:59:00Z" w16du:dateUtc="2026-10-14T03:59:00Z"/>
                <w:bCs/>
                <w:color w:val="000000"/>
              </w:rPr>
            </w:pPr>
            <w:ins w:id="3999" w:author="Bonephace Kaijage" w:date="2026-10-11T07:44:00Z" w16du:dateUtc="2026-10-11T04:44:00Z">
              <w:r>
                <w:rPr>
                  <w:bCs/>
                  <w:color w:val="000000"/>
                </w:rPr>
                <w:t>Know the open ground away from the fuel stations and the highway that traders will move to if a fuel fire or tanker crash happens, and clear it at once when told; when a strong-wind warning is given, secure stalls and roofs before the wind arrives.</w:t>
              </w:r>
            </w:ins>
          </w:p>
          <w:p w14:paraId="6362F9CC" w14:textId="1AC5AC19" w:rsidR="000C3051" w:rsidRPr="00DC5789" w:rsidRDefault="00FE0A4D" w:rsidP="00DC5789">
            <w:pPr>
              <w:pStyle w:val="ListParagraph"/>
              <w:numPr>
                <w:ilvl w:val="0"/>
                <w:numId w:val="1"/>
              </w:numPr>
              <w:jc w:val="both"/>
              <w:rPr>
                <w:bCs/>
                <w:color w:val="000000"/>
              </w:rPr>
            </w:pPr>
            <w:ins w:id="4000" w:author="Bonephace Kaijage" w:date="2026-10-14T05:59:00Z" w16du:dateUtc="2026-10-14T03:59:00Z">
              <w:r>
                <w:rPr>
                  <w:bCs/>
                  <w:color w:val="000000"/>
                </w:rPr>
                <w:t>Agree who will help anyone in the household who cannot move, see or hear a warning on their own.</w:t>
              </w:r>
            </w:ins>
          </w:p>
        </w:tc>
        <w:tc>
          <w:tcPr>
            <w:tcW w:w="3325" w:type="dxa"/>
          </w:tcPr>
          <w:p w14:paraId="5A5E0E77" w14:textId="34A4D748" w:rsidR="000C3051" w:rsidRPr="00DC5789" w:rsidRDefault="00DC5789" w:rsidP="00DC5789">
            <w:pPr>
              <w:pStyle w:val="ListParagraph"/>
              <w:numPr>
                <w:ilvl w:val="0"/>
                <w:numId w:val="1"/>
              </w:numPr>
              <w:jc w:val="both"/>
              <w:rPr>
                <w:color w:val="000000"/>
              </w:rPr>
            </w:pPr>
            <w:r w:rsidRPr="00DC5789">
              <w:rPr>
                <w:color w:val="000000"/>
              </w:rPr>
              <w:lastRenderedPageBreak/>
              <w:t>Eneo hili ni makutano yenye upepo ya barabara kuu ya TANZAM na reli ya TAZARA, ambapo magari mengi huleta hatari ya ajali na moto wa mafuta na dhoruba huharibu paa.</w:t>
            </w:r>
          </w:p>
          <w:p w14:paraId="4AAE4CCF" w14:textId="77777777" w:rsidR="000343A2" w:rsidRDefault="00DC5789" w:rsidP="00DC5789">
            <w:pPr>
              <w:pStyle w:val="ListParagraph"/>
              <w:numPr>
                <w:ilvl w:val="0"/>
                <w:numId w:val="1"/>
              </w:numPr>
              <w:jc w:val="both"/>
              <w:rPr>
                <w:ins w:id="4001" w:author="Bonephace Kaijage" w:date="2026-10-11T07:44:00Z" w16du:dateUtc="2026-10-11T04:44:00Z"/>
                <w:bCs/>
                <w:color w:val="000000"/>
              </w:rPr>
            </w:pPr>
            <w:r>
              <w:rPr>
                <w:bCs/>
                <w:color w:val="000000"/>
              </w:rPr>
              <w:t>Kwa wanaofanya biashara na kusafiri hapa, ni vyema</w:t>
            </w:r>
            <w:r w:rsidRPr="00DC5789">
              <w:rPr>
                <w:bCs/>
                <w:color w:val="000000"/>
              </w:rPr>
              <w:t xml:space="preserve"> </w:t>
            </w:r>
            <w:r w:rsidRPr="00DC5789">
              <w:rPr>
                <w:bCs/>
                <w:color w:val="000000"/>
              </w:rPr>
              <w:lastRenderedPageBreak/>
              <w:t>kufanya biashara nje ya hifadhi ya barabara, kuweka vizimamoto kwenye vituo vya mafuta na masoko na kufunga paa imara.</w:t>
            </w:r>
          </w:p>
          <w:p w14:paraId="035B714F" w14:textId="02941332" w:rsidR="000343A2" w:rsidRDefault="00FE0A4D" w:rsidP="00DC5789">
            <w:pPr>
              <w:pStyle w:val="ListParagraph"/>
              <w:numPr>
                <w:ilvl w:val="0"/>
                <w:numId w:val="1"/>
              </w:numPr>
              <w:jc w:val="both"/>
              <w:rPr>
                <w:ins w:id="4002" w:author="Bonephace Kaijage" w:date="2026-10-11T07:44:00Z" w16du:dateUtc="2026-10-11T04:44:00Z"/>
                <w:bCs/>
                <w:color w:val="000000"/>
              </w:rPr>
            </w:pPr>
            <w:ins w:id="4003" w:author="Bonephace Kaijage" w:date="2026-10-14T05:56:00Z" w16du:dateUtc="2026-10-14T03:56:00Z">
              <w:r>
                <w:rPr>
                  <w:bCs/>
                  <w:color w:val="000000"/>
                </w:rPr>
                <w:t>Kinachoongeza hatari: kufanya biashara, kuegesha na kujenga ndani ya hifadhi ya barabara, kuhifadhi mafuta majumbani na madukani, na kuacha paa zisizofungwa imara kwenye makutano haya yenye upepo.</w:t>
              </w:r>
            </w:ins>
          </w:p>
          <w:p w14:paraId="2AC1AF6A" w14:textId="77777777" w:rsidR="00FE0A4D" w:rsidRDefault="000343A2" w:rsidP="00DC5789">
            <w:pPr>
              <w:pStyle w:val="ListParagraph"/>
              <w:numPr>
                <w:ilvl w:val="0"/>
                <w:numId w:val="1"/>
              </w:numPr>
              <w:jc w:val="both"/>
              <w:rPr>
                <w:ins w:id="4004" w:author="Bonephace Kaijage" w:date="2026-10-14T05:59:00Z" w16du:dateUtc="2026-10-14T03:59:00Z"/>
                <w:bCs/>
                <w:color w:val="000000"/>
              </w:rPr>
            </w:pPr>
            <w:ins w:id="4005" w:author="Bonephace Kaijage" w:date="2026-10-11T07:44:00Z" w16du:dateUtc="2026-10-11T04:44:00Z">
              <w:r>
                <w:rPr>
                  <w:bCs/>
                  <w:color w:val="000000"/>
                </w:rPr>
                <w:t>Fahamu uwanja wazi mbali na vituo vya mafuta na barabara kuu ambao wafanyabiashara watahamia moto wa mafuta au ajali ya lori la mafuta ikitokea, na ondokeni mara moja mnapoambiwa; tahadhari ya upepo mkali ikitolewa, fungeni vibanda na paa kabla upepo haujafika.</w:t>
              </w:r>
            </w:ins>
          </w:p>
          <w:p w14:paraId="67160237" w14:textId="637348E7" w:rsidR="000C3051" w:rsidRPr="00DC5789" w:rsidRDefault="00FE0A4D" w:rsidP="00DC5789">
            <w:pPr>
              <w:pStyle w:val="ListParagraph"/>
              <w:numPr>
                <w:ilvl w:val="0"/>
                <w:numId w:val="1"/>
              </w:numPr>
              <w:jc w:val="both"/>
              <w:rPr>
                <w:bCs/>
                <w:color w:val="000000"/>
              </w:rPr>
            </w:pPr>
            <w:ins w:id="4006"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7DFA947F" w14:textId="77777777" w:rsidTr="000C3051">
        <w:tc>
          <w:tcPr>
            <w:tcW w:w="3420" w:type="dxa"/>
          </w:tcPr>
          <w:p w14:paraId="43823A1F" w14:textId="3076745B" w:rsidR="000C3051" w:rsidRPr="000C3051" w:rsidRDefault="000C3051" w:rsidP="000C3051">
            <w:pPr>
              <w:pStyle w:val="ListParagraph"/>
              <w:numPr>
                <w:ilvl w:val="0"/>
                <w:numId w:val="1"/>
              </w:numPr>
              <w:jc w:val="both"/>
              <w:rPr>
                <w:color w:val="000000"/>
              </w:rPr>
            </w:pPr>
            <w:r w:rsidRPr="000C3051">
              <w:rPr>
                <w:color w:val="000000"/>
              </w:rPr>
              <w:lastRenderedPageBreak/>
              <w:t>Ludewa: Livingstone mountains and Lake Nyasa shore</w:t>
            </w:r>
          </w:p>
        </w:tc>
        <w:tc>
          <w:tcPr>
            <w:tcW w:w="3235" w:type="dxa"/>
          </w:tcPr>
          <w:p w14:paraId="75FC925F" w14:textId="4B5A94E9" w:rsidR="000C3051" w:rsidRPr="000C3051" w:rsidRDefault="000C3051" w:rsidP="000C3051">
            <w:pPr>
              <w:pStyle w:val="ListParagraph"/>
              <w:numPr>
                <w:ilvl w:val="0"/>
                <w:numId w:val="1"/>
              </w:numPr>
              <w:jc w:val="both"/>
              <w:rPr>
                <w:color w:val="000000"/>
              </w:rPr>
            </w:pPr>
            <w:r w:rsidRPr="000C3051">
              <w:rPr>
                <w:color w:val="000000"/>
              </w:rPr>
              <w:t>Ludewa: milima ya Livingstone na ufukwe wa Ziwa Nyasa</w:t>
            </w:r>
          </w:p>
        </w:tc>
        <w:tc>
          <w:tcPr>
            <w:tcW w:w="3605" w:type="dxa"/>
          </w:tcPr>
          <w:p w14:paraId="1F262A76" w14:textId="5C3B3252" w:rsidR="000C3051" w:rsidRPr="00DC5789" w:rsidRDefault="00DC5789" w:rsidP="00DC5789">
            <w:pPr>
              <w:pStyle w:val="ListParagraph"/>
              <w:numPr>
                <w:ilvl w:val="0"/>
                <w:numId w:val="1"/>
              </w:numPr>
              <w:jc w:val="both"/>
              <w:rPr>
                <w:color w:val="000000"/>
              </w:rPr>
            </w:pPr>
            <w:r w:rsidRPr="00DC5789">
              <w:rPr>
                <w:color w:val="000000"/>
              </w:rPr>
              <w:t>This area has the steep Livingstone escarpment, where landslides and washouts cut remote roads, and Lake Nyasa shore villages exposed to sudden lake storms.</w:t>
            </w:r>
          </w:p>
          <w:p w14:paraId="12AC866A" w14:textId="77777777" w:rsidR="000343A2" w:rsidRDefault="00DC5789" w:rsidP="00DC5789">
            <w:pPr>
              <w:pStyle w:val="ListParagraph"/>
              <w:numPr>
                <w:ilvl w:val="0"/>
                <w:numId w:val="1"/>
              </w:numPr>
              <w:jc w:val="both"/>
              <w:rPr>
                <w:ins w:id="4007" w:author="Bonephace Kaijage" w:date="2026-10-11T07:44:00Z" w16du:dateUtc="2026-10-11T04:44:00Z"/>
                <w:bCs/>
                <w:color w:val="000000"/>
              </w:rPr>
            </w:pPr>
            <w:r>
              <w:rPr>
                <w:bCs/>
                <w:color w:val="000000"/>
              </w:rPr>
              <w:t>For those living and fishing here, it helps to</w:t>
            </w:r>
            <w:r w:rsidRPr="00DC5789">
              <w:rPr>
                <w:bCs/>
                <w:color w:val="000000"/>
              </w:rPr>
              <w:t xml:space="preserve"> build away from steep cuts and stream </w:t>
            </w:r>
            <w:r w:rsidRPr="00DC5789">
              <w:rPr>
                <w:bCs/>
                <w:color w:val="000000"/>
              </w:rPr>
              <w:lastRenderedPageBreak/>
              <w:t>banks, wear life jackets and keep food and medicine reserves in remote villages.</w:t>
            </w:r>
          </w:p>
          <w:p w14:paraId="3435B64F" w14:textId="752DC735" w:rsidR="000343A2" w:rsidRDefault="00FE0A4D" w:rsidP="00DC5789">
            <w:pPr>
              <w:pStyle w:val="ListParagraph"/>
              <w:numPr>
                <w:ilvl w:val="0"/>
                <w:numId w:val="1"/>
              </w:numPr>
              <w:jc w:val="both"/>
              <w:rPr>
                <w:ins w:id="4008" w:author="Bonephace Kaijage" w:date="2026-10-11T07:44:00Z" w16du:dateUtc="2026-10-11T04:44:00Z"/>
                <w:bCs/>
                <w:color w:val="000000"/>
              </w:rPr>
            </w:pPr>
            <w:ins w:id="4009" w:author="Bonephace Kaijage" w:date="2026-10-14T05:56:00Z" w16du:dateUtc="2026-10-14T03:56:00Z">
              <w:r>
                <w:rPr>
                  <w:bCs/>
                  <w:color w:val="000000"/>
                </w:rPr>
                <w:t>What raises the risk: cutting plots into the escarpment, building on stream banks, setting out on the lake in loaded boats when the sky is building, and letting village food and medicine stocks run out before the roads close.</w:t>
              </w:r>
            </w:ins>
          </w:p>
          <w:p w14:paraId="71B1FC27" w14:textId="77777777" w:rsidR="00FE0A4D" w:rsidRDefault="000343A2" w:rsidP="00DC5789">
            <w:pPr>
              <w:pStyle w:val="ListParagraph"/>
              <w:numPr>
                <w:ilvl w:val="0"/>
                <w:numId w:val="1"/>
              </w:numPr>
              <w:jc w:val="both"/>
              <w:rPr>
                <w:ins w:id="4010" w:author="Bonephace Kaijage" w:date="2026-10-14T05:59:00Z" w16du:dateUtc="2026-10-14T03:59:00Z"/>
                <w:bCs/>
                <w:color w:val="000000"/>
              </w:rPr>
            </w:pPr>
            <w:ins w:id="4011" w:author="Bonephace Kaijage" w:date="2026-10-11T07:44:00Z" w16du:dateUtc="2026-10-11T04:44:00Z">
              <w:r>
                <w:rPr>
                  <w:bCs/>
                  <w:color w:val="000000"/>
                </w:rPr>
                <w:t>Know the firm ground away from the cuts and streams that your household will move to when heavy rain sets in on the mountains, and the sheltered landing boats will run to when a lake storm builds; restock the village before the rains, because the road may be cut for weeks.</w:t>
              </w:r>
            </w:ins>
          </w:p>
          <w:p w14:paraId="758841EA" w14:textId="54235EE6" w:rsidR="000C3051" w:rsidRPr="00DC5789" w:rsidRDefault="00FE0A4D" w:rsidP="00DC5789">
            <w:pPr>
              <w:pStyle w:val="ListParagraph"/>
              <w:numPr>
                <w:ilvl w:val="0"/>
                <w:numId w:val="1"/>
              </w:numPr>
              <w:jc w:val="both"/>
              <w:rPr>
                <w:bCs/>
                <w:color w:val="000000"/>
              </w:rPr>
            </w:pPr>
            <w:ins w:id="4012" w:author="Bonephace Kaijage" w:date="2026-10-14T05:59:00Z" w16du:dateUtc="2026-10-14T03:59:00Z">
              <w:r>
                <w:rPr>
                  <w:bCs/>
                  <w:color w:val="000000"/>
                </w:rPr>
                <w:t>Agree who will help anyone in the household who cannot move, see or hear a warning on their own.</w:t>
              </w:r>
            </w:ins>
          </w:p>
        </w:tc>
        <w:tc>
          <w:tcPr>
            <w:tcW w:w="3325" w:type="dxa"/>
          </w:tcPr>
          <w:p w14:paraId="668F3330" w14:textId="2C04256A" w:rsidR="000C3051" w:rsidRPr="00DC5789" w:rsidRDefault="00DC5789" w:rsidP="00DC5789">
            <w:pPr>
              <w:pStyle w:val="ListParagraph"/>
              <w:numPr>
                <w:ilvl w:val="0"/>
                <w:numId w:val="1"/>
              </w:numPr>
              <w:jc w:val="both"/>
              <w:rPr>
                <w:color w:val="000000"/>
              </w:rPr>
            </w:pPr>
            <w:r w:rsidRPr="00DC5789">
              <w:rPr>
                <w:color w:val="000000"/>
              </w:rPr>
              <w:lastRenderedPageBreak/>
              <w:t>Eneo hili lina mteremko mkali wa milima ya Livingstone, ambapo maporomoko na kusombwa kwa barabara hukata barabara za mbali, na vijiji vya ufukwe wa Ziwa Nyasa vinavyoathiriwa na dhoruba za ghafla ziwani.</w:t>
            </w:r>
          </w:p>
          <w:p w14:paraId="465AD527" w14:textId="77777777" w:rsidR="000343A2" w:rsidRDefault="00DC5789" w:rsidP="00DC5789">
            <w:pPr>
              <w:pStyle w:val="ListParagraph"/>
              <w:numPr>
                <w:ilvl w:val="0"/>
                <w:numId w:val="1"/>
              </w:numPr>
              <w:jc w:val="both"/>
              <w:rPr>
                <w:ins w:id="4013" w:author="Bonephace Kaijage" w:date="2026-10-11T07:44:00Z" w16du:dateUtc="2026-10-11T04:44:00Z"/>
                <w:bCs/>
                <w:color w:val="000000"/>
              </w:rPr>
            </w:pPr>
            <w:r>
              <w:rPr>
                <w:bCs/>
                <w:color w:val="000000"/>
              </w:rPr>
              <w:lastRenderedPageBreak/>
              <w:t>Kwa wanaoishi na kuvua hapa, ni vyema</w:t>
            </w:r>
            <w:r w:rsidRPr="00DC5789">
              <w:rPr>
                <w:bCs/>
                <w:color w:val="000000"/>
              </w:rPr>
              <w:t xml:space="preserve"> kujenga mbali na miinuko mikali na kingo za vijito, kuvaa maboya ya kujiokoa na kuweka akiba ya chakula na dawa vijijini vya mbali.</w:t>
            </w:r>
          </w:p>
          <w:p w14:paraId="6C384387" w14:textId="7F9C9C5D" w:rsidR="000343A2" w:rsidRDefault="00FE0A4D" w:rsidP="00DC5789">
            <w:pPr>
              <w:pStyle w:val="ListParagraph"/>
              <w:numPr>
                <w:ilvl w:val="0"/>
                <w:numId w:val="1"/>
              </w:numPr>
              <w:jc w:val="both"/>
              <w:rPr>
                <w:ins w:id="4014" w:author="Bonephace Kaijage" w:date="2026-10-11T07:44:00Z" w16du:dateUtc="2026-10-11T04:44:00Z"/>
                <w:bCs/>
                <w:color w:val="000000"/>
              </w:rPr>
            </w:pPr>
            <w:ins w:id="4015" w:author="Bonephace Kaijage" w:date="2026-10-14T05:56:00Z" w16du:dateUtc="2026-10-14T03:56:00Z">
              <w:r>
                <w:rPr>
                  <w:bCs/>
                  <w:color w:val="000000"/>
                </w:rPr>
                <w:t>Kinachoongeza hatari: kuchonga viwanja kwenye mwinuko, kujenga kwenye kingo za vijito, kutoka ziwani kwa vyombo vilivyojaa anga linapojengeka, na kuacha akiba za chakula na dawa za kijiji ziishe kabla barabara hazijafungwa.</w:t>
              </w:r>
            </w:ins>
          </w:p>
          <w:p w14:paraId="528B0C30" w14:textId="77777777" w:rsidR="00FE0A4D" w:rsidRDefault="000343A2" w:rsidP="00DC5789">
            <w:pPr>
              <w:pStyle w:val="ListParagraph"/>
              <w:numPr>
                <w:ilvl w:val="0"/>
                <w:numId w:val="1"/>
              </w:numPr>
              <w:jc w:val="both"/>
              <w:rPr>
                <w:ins w:id="4016" w:author="Bonephace Kaijage" w:date="2026-10-14T05:59:00Z" w16du:dateUtc="2026-10-14T03:59:00Z"/>
                <w:bCs/>
                <w:color w:val="000000"/>
              </w:rPr>
            </w:pPr>
            <w:ins w:id="4017" w:author="Bonephace Kaijage" w:date="2026-10-11T07:44:00Z" w16du:dateUtc="2026-10-11T04:44:00Z">
              <w:r>
                <w:rPr>
                  <w:bCs/>
                  <w:color w:val="000000"/>
                </w:rPr>
                <w:t>Fahamu eneo imara mbali na miinuko na vijito ambalo kaya yako itahamia mvua kubwa inapoanza milimani, na mwalo uliokingwa ambao vyombo vitakimbilia dhoruba ya ziwa inapojengeka; jazeni akiba kijijini kabla ya mvua, kwa sababu barabara inaweza kufungwa kwa wiki.</w:t>
              </w:r>
            </w:ins>
          </w:p>
          <w:p w14:paraId="0755B482" w14:textId="3B5F5E96" w:rsidR="000C3051" w:rsidRPr="00DC5789" w:rsidRDefault="00FE0A4D" w:rsidP="00DC5789">
            <w:pPr>
              <w:pStyle w:val="ListParagraph"/>
              <w:numPr>
                <w:ilvl w:val="0"/>
                <w:numId w:val="1"/>
              </w:numPr>
              <w:jc w:val="both"/>
              <w:rPr>
                <w:bCs/>
                <w:color w:val="000000"/>
              </w:rPr>
            </w:pPr>
            <w:ins w:id="4018"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3C98DBCE" w14:textId="77777777" w:rsidTr="000C3051">
        <w:tc>
          <w:tcPr>
            <w:tcW w:w="3420" w:type="dxa"/>
          </w:tcPr>
          <w:p w14:paraId="111FD1F6" w14:textId="7285EFB9" w:rsidR="000C3051" w:rsidRPr="000C3051" w:rsidRDefault="000C3051" w:rsidP="000C3051">
            <w:pPr>
              <w:pStyle w:val="ListParagraph"/>
              <w:numPr>
                <w:ilvl w:val="0"/>
                <w:numId w:val="1"/>
              </w:numPr>
              <w:jc w:val="both"/>
              <w:rPr>
                <w:color w:val="000000"/>
              </w:rPr>
            </w:pPr>
            <w:r w:rsidRPr="000C3051">
              <w:rPr>
                <w:color w:val="000000"/>
              </w:rPr>
              <w:lastRenderedPageBreak/>
              <w:t>Makete: high, cold mountain villages</w:t>
            </w:r>
          </w:p>
        </w:tc>
        <w:tc>
          <w:tcPr>
            <w:tcW w:w="3235" w:type="dxa"/>
          </w:tcPr>
          <w:p w14:paraId="0CC68DBB" w14:textId="174A794E" w:rsidR="000C3051" w:rsidRPr="000C3051" w:rsidRDefault="000C3051" w:rsidP="000C3051">
            <w:pPr>
              <w:pStyle w:val="ListParagraph"/>
              <w:numPr>
                <w:ilvl w:val="0"/>
                <w:numId w:val="1"/>
              </w:numPr>
              <w:jc w:val="both"/>
              <w:rPr>
                <w:color w:val="000000"/>
                <w:lang w:val="sv-SE"/>
              </w:rPr>
            </w:pPr>
            <w:r w:rsidRPr="000C3051">
              <w:rPr>
                <w:color w:val="000000"/>
                <w:lang w:val="sv-SE"/>
              </w:rPr>
              <w:t>Makete: vijiji vya milimani vyenye baridi kali</w:t>
            </w:r>
          </w:p>
        </w:tc>
        <w:tc>
          <w:tcPr>
            <w:tcW w:w="3605" w:type="dxa"/>
          </w:tcPr>
          <w:p w14:paraId="4E6A5890" w14:textId="7364E051" w:rsidR="000C3051" w:rsidRPr="00DC5789" w:rsidRDefault="00DC5789" w:rsidP="00DC5789">
            <w:pPr>
              <w:pStyle w:val="ListParagraph"/>
              <w:numPr>
                <w:ilvl w:val="0"/>
                <w:numId w:val="1"/>
              </w:numPr>
              <w:jc w:val="both"/>
              <w:rPr>
                <w:color w:val="000000"/>
              </w:rPr>
            </w:pPr>
            <w:r w:rsidRPr="00DC5789">
              <w:rPr>
                <w:color w:val="000000"/>
              </w:rPr>
              <w:t>This area is very high, cold mountain country where frost and hail damage crops, steep slopes slide in heavy rain and roads close in the rains.</w:t>
            </w:r>
          </w:p>
          <w:p w14:paraId="179C20A9" w14:textId="77777777" w:rsidR="000343A2" w:rsidRDefault="00DC5789" w:rsidP="00DC5789">
            <w:pPr>
              <w:pStyle w:val="ListParagraph"/>
              <w:numPr>
                <w:ilvl w:val="0"/>
                <w:numId w:val="1"/>
              </w:numPr>
              <w:jc w:val="both"/>
              <w:rPr>
                <w:ins w:id="4019" w:author="Bonephace Kaijage" w:date="2026-10-11T07:44:00Z" w16du:dateUtc="2026-10-11T04:44:00Z"/>
                <w:bCs/>
                <w:color w:val="000000"/>
              </w:rPr>
            </w:pPr>
            <w:r>
              <w:rPr>
                <w:bCs/>
                <w:color w:val="000000"/>
              </w:rPr>
              <w:t>For those living and farming here, it helps to</w:t>
            </w:r>
            <w:r w:rsidRPr="00DC5789">
              <w:rPr>
                <w:bCs/>
                <w:color w:val="000000"/>
              </w:rPr>
              <w:t xml:space="preserve"> keep terraces and trees on slopes, plant frost-tolerant crops and keep </w:t>
            </w:r>
            <w:r w:rsidRPr="00DC5789">
              <w:rPr>
                <w:bCs/>
                <w:color w:val="000000"/>
              </w:rPr>
              <w:lastRenderedPageBreak/>
              <w:t>warm clothing and food reserves.</w:t>
            </w:r>
          </w:p>
          <w:p w14:paraId="48FAF77D" w14:textId="0B66D63F" w:rsidR="000343A2" w:rsidRDefault="00FE0A4D" w:rsidP="00DC5789">
            <w:pPr>
              <w:pStyle w:val="ListParagraph"/>
              <w:numPr>
                <w:ilvl w:val="0"/>
                <w:numId w:val="1"/>
              </w:numPr>
              <w:jc w:val="both"/>
              <w:rPr>
                <w:ins w:id="4020" w:author="Bonephace Kaijage" w:date="2026-10-11T07:44:00Z" w16du:dateUtc="2026-10-11T04:44:00Z"/>
                <w:bCs/>
                <w:color w:val="000000"/>
              </w:rPr>
            </w:pPr>
            <w:ins w:id="4021" w:author="Bonephace Kaijage" w:date="2026-10-14T05:56:00Z" w16du:dateUtc="2026-10-14T03:56:00Z">
              <w:r>
                <w:rPr>
                  <w:bCs/>
                  <w:color w:val="000000"/>
                </w:rPr>
                <w:t>What raises the risk: opening new fields on the steepest slopes, cutting into the slope behind a house, relying on one frost-prone crop and leaving the old and the very young unprotected on cold nights.</w:t>
              </w:r>
            </w:ins>
          </w:p>
          <w:p w14:paraId="5C0D134D" w14:textId="77777777" w:rsidR="00FE0A4D" w:rsidRDefault="000343A2" w:rsidP="00DC5789">
            <w:pPr>
              <w:pStyle w:val="ListParagraph"/>
              <w:numPr>
                <w:ilvl w:val="0"/>
                <w:numId w:val="1"/>
              </w:numPr>
              <w:jc w:val="both"/>
              <w:rPr>
                <w:ins w:id="4022" w:author="Bonephace Kaijage" w:date="2026-10-14T05:59:00Z" w16du:dateUtc="2026-10-14T03:59:00Z"/>
                <w:bCs/>
                <w:color w:val="000000"/>
              </w:rPr>
            </w:pPr>
            <w:ins w:id="4023" w:author="Bonephace Kaijage" w:date="2026-10-11T07:44:00Z" w16du:dateUtc="2026-10-11T04:44:00Z">
              <w:r>
                <w:rPr>
                  <w:bCs/>
                  <w:color w:val="000000"/>
                </w:rPr>
                <w:t>Agree with neighbours on a safe place off the slope, and move there when cracks open or water runs muddy during heavy rain; before the roads close for the rains, make sure the household has food, fuel and medicine to last.</w:t>
              </w:r>
            </w:ins>
          </w:p>
          <w:p w14:paraId="3837FDB9" w14:textId="7CAA6076" w:rsidR="000C3051" w:rsidRPr="00DC5789" w:rsidRDefault="00FE0A4D" w:rsidP="00DC5789">
            <w:pPr>
              <w:pStyle w:val="ListParagraph"/>
              <w:numPr>
                <w:ilvl w:val="0"/>
                <w:numId w:val="1"/>
              </w:numPr>
              <w:jc w:val="both"/>
              <w:rPr>
                <w:bCs/>
                <w:color w:val="000000"/>
              </w:rPr>
            </w:pPr>
            <w:ins w:id="4024" w:author="Bonephace Kaijage" w:date="2026-10-14T05:59:00Z" w16du:dateUtc="2026-10-14T03:59:00Z">
              <w:r>
                <w:rPr>
                  <w:bCs/>
                  <w:color w:val="000000"/>
                </w:rPr>
                <w:t>Agree who will help anyone in the household who cannot move, see or hear a warning on their own.</w:t>
              </w:r>
            </w:ins>
          </w:p>
        </w:tc>
        <w:tc>
          <w:tcPr>
            <w:tcW w:w="3325" w:type="dxa"/>
          </w:tcPr>
          <w:p w14:paraId="53314A24" w14:textId="1C2AC3DA" w:rsidR="000C3051" w:rsidRPr="00DC5789" w:rsidRDefault="00DC5789" w:rsidP="00DC5789">
            <w:pPr>
              <w:pStyle w:val="ListParagraph"/>
              <w:numPr>
                <w:ilvl w:val="0"/>
                <w:numId w:val="1"/>
              </w:numPr>
              <w:jc w:val="both"/>
              <w:rPr>
                <w:color w:val="000000"/>
              </w:rPr>
            </w:pPr>
            <w:r w:rsidRPr="00DC5789">
              <w:rPr>
                <w:color w:val="000000"/>
              </w:rPr>
              <w:lastRenderedPageBreak/>
              <w:t>Eneo hili ni nchi ya milima mirefu sana yenye baridi kali ambapo barafu na mvua ya mawe huharibu mazao, miteremko mikali huporomoka wakati wa mvua kubwa na barabara hufungwa wakati wa mvua.</w:t>
            </w:r>
          </w:p>
          <w:p w14:paraId="7FE155B7" w14:textId="77777777" w:rsidR="000343A2" w:rsidRDefault="00DC5789" w:rsidP="00DC5789">
            <w:pPr>
              <w:pStyle w:val="ListParagraph"/>
              <w:numPr>
                <w:ilvl w:val="0"/>
                <w:numId w:val="1"/>
              </w:numPr>
              <w:jc w:val="both"/>
              <w:rPr>
                <w:ins w:id="4025" w:author="Bonephace Kaijage" w:date="2026-10-11T07:44:00Z" w16du:dateUtc="2026-10-11T04:44:00Z"/>
                <w:bCs/>
                <w:color w:val="000000"/>
              </w:rPr>
            </w:pPr>
            <w:r>
              <w:rPr>
                <w:bCs/>
                <w:color w:val="000000"/>
              </w:rPr>
              <w:t>Kwa wanaoishi na kulima hapa, ni vyema</w:t>
            </w:r>
            <w:r w:rsidRPr="00DC5789">
              <w:rPr>
                <w:bCs/>
                <w:color w:val="000000"/>
              </w:rPr>
              <w:t xml:space="preserve"> kutunza </w:t>
            </w:r>
            <w:r w:rsidRPr="00DC5789">
              <w:rPr>
                <w:bCs/>
                <w:color w:val="000000"/>
              </w:rPr>
              <w:lastRenderedPageBreak/>
              <w:t>matuta na miti kwenye miteremko, kupanda mazao yanayostahimili baridi na kuweka nguo za joto na akiba ya chakula.</w:t>
            </w:r>
          </w:p>
          <w:p w14:paraId="274047AF" w14:textId="477E8155" w:rsidR="000343A2" w:rsidRDefault="00FE0A4D" w:rsidP="00DC5789">
            <w:pPr>
              <w:pStyle w:val="ListParagraph"/>
              <w:numPr>
                <w:ilvl w:val="0"/>
                <w:numId w:val="1"/>
              </w:numPr>
              <w:jc w:val="both"/>
              <w:rPr>
                <w:ins w:id="4026" w:author="Bonephace Kaijage" w:date="2026-10-11T07:44:00Z" w16du:dateUtc="2026-10-11T04:44:00Z"/>
                <w:bCs/>
                <w:color w:val="000000"/>
              </w:rPr>
            </w:pPr>
            <w:ins w:id="4027" w:author="Bonephace Kaijage" w:date="2026-10-14T05:56:00Z" w16du:dateUtc="2026-10-14T03:56:00Z">
              <w:r>
                <w:rPr>
                  <w:bCs/>
                  <w:color w:val="000000"/>
                </w:rPr>
                <w:t>Kinachoongeza hatari: kufungua mashamba mapya kwenye miteremko mikali zaidi, kuchimba mteremko nyuma ya nyumba, kutegemea zao moja linaloathiriwa na baridi na kuwaacha wazee na watoto wadogo bila kinga usiku wa baridi.</w:t>
              </w:r>
            </w:ins>
          </w:p>
          <w:p w14:paraId="4F7264AA" w14:textId="77777777" w:rsidR="00FE0A4D" w:rsidRDefault="000343A2" w:rsidP="00DC5789">
            <w:pPr>
              <w:pStyle w:val="ListParagraph"/>
              <w:numPr>
                <w:ilvl w:val="0"/>
                <w:numId w:val="1"/>
              </w:numPr>
              <w:jc w:val="both"/>
              <w:rPr>
                <w:ins w:id="4028" w:author="Bonephace Kaijage" w:date="2026-10-14T05:59:00Z" w16du:dateUtc="2026-10-14T03:59:00Z"/>
                <w:bCs/>
                <w:color w:val="000000"/>
              </w:rPr>
            </w:pPr>
            <w:ins w:id="4029" w:author="Bonephace Kaijage" w:date="2026-10-11T07:44:00Z" w16du:dateUtc="2026-10-11T04:44:00Z">
              <w:r>
                <w:rPr>
                  <w:bCs/>
                  <w:color w:val="000000"/>
                </w:rPr>
                <w:t>Kubalianeni na majirani eneo salama nje ya mteremko, na hamieni huko nyufa zikifunguka au maji yakitiririka ya matope wakati wa mvua kubwa; kabla barabara hazijafungwa kwa mvua, hakikisheni kaya ina chakula, kuni na dawa za kutosha.</w:t>
              </w:r>
            </w:ins>
          </w:p>
          <w:p w14:paraId="570D8449" w14:textId="728C9C21" w:rsidR="000C3051" w:rsidRPr="00DC5789" w:rsidRDefault="00FE0A4D" w:rsidP="00DC5789">
            <w:pPr>
              <w:pStyle w:val="ListParagraph"/>
              <w:numPr>
                <w:ilvl w:val="0"/>
                <w:numId w:val="1"/>
              </w:numPr>
              <w:jc w:val="both"/>
              <w:rPr>
                <w:bCs/>
                <w:color w:val="000000"/>
              </w:rPr>
            </w:pPr>
            <w:ins w:id="4030"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06147669" w14:textId="77777777" w:rsidTr="000C3051">
        <w:tc>
          <w:tcPr>
            <w:tcW w:w="3420" w:type="dxa"/>
          </w:tcPr>
          <w:p w14:paraId="4F354E45" w14:textId="65DB1DF2" w:rsidR="000C3051" w:rsidRPr="000C3051" w:rsidRDefault="000C3051" w:rsidP="000C3051">
            <w:pPr>
              <w:pStyle w:val="ListParagraph"/>
              <w:numPr>
                <w:ilvl w:val="0"/>
                <w:numId w:val="1"/>
              </w:numPr>
              <w:jc w:val="both"/>
              <w:rPr>
                <w:color w:val="000000"/>
              </w:rPr>
            </w:pPr>
            <w:r w:rsidRPr="000C3051">
              <w:rPr>
                <w:color w:val="000000"/>
              </w:rPr>
              <w:lastRenderedPageBreak/>
              <w:t>Njombe DC: highland farms and plantations</w:t>
            </w:r>
          </w:p>
        </w:tc>
        <w:tc>
          <w:tcPr>
            <w:tcW w:w="3235" w:type="dxa"/>
          </w:tcPr>
          <w:p w14:paraId="4B087E23" w14:textId="2218A854" w:rsidR="000C3051" w:rsidRPr="000C3051" w:rsidRDefault="000C3051" w:rsidP="000C3051">
            <w:pPr>
              <w:pStyle w:val="ListParagraph"/>
              <w:numPr>
                <w:ilvl w:val="0"/>
                <w:numId w:val="1"/>
              </w:numPr>
              <w:jc w:val="both"/>
              <w:rPr>
                <w:color w:val="000000"/>
              </w:rPr>
            </w:pPr>
            <w:r w:rsidRPr="000C3051">
              <w:rPr>
                <w:color w:val="000000"/>
              </w:rPr>
              <w:t>Njombe DC: mashamba ya nyanda za juu na misitu ya kupandwa</w:t>
            </w:r>
          </w:p>
        </w:tc>
        <w:tc>
          <w:tcPr>
            <w:tcW w:w="3605" w:type="dxa"/>
          </w:tcPr>
          <w:p w14:paraId="47A8B38A" w14:textId="2A497ADA" w:rsidR="000C3051" w:rsidRPr="00DC5789" w:rsidRDefault="00DC5789" w:rsidP="00DC5789">
            <w:pPr>
              <w:pStyle w:val="ListParagraph"/>
              <w:numPr>
                <w:ilvl w:val="0"/>
                <w:numId w:val="1"/>
              </w:numPr>
              <w:jc w:val="both"/>
              <w:rPr>
                <w:color w:val="000000"/>
              </w:rPr>
            </w:pPr>
            <w:r w:rsidRPr="00DC5789">
              <w:rPr>
                <w:color w:val="000000"/>
              </w:rPr>
              <w:t>This area has highland farms and tree plantations where dry-season fires spread fast, frost damages crops and heavy rain erodes slopes.</w:t>
            </w:r>
          </w:p>
          <w:p w14:paraId="254B6C41" w14:textId="77777777" w:rsidR="000343A2" w:rsidRDefault="00DC5789" w:rsidP="00DC5789">
            <w:pPr>
              <w:pStyle w:val="ListParagraph"/>
              <w:numPr>
                <w:ilvl w:val="0"/>
                <w:numId w:val="1"/>
              </w:numPr>
              <w:jc w:val="both"/>
              <w:rPr>
                <w:ins w:id="4031" w:author="Bonephace Kaijage" w:date="2026-10-11T07:44:00Z" w16du:dateUtc="2026-10-11T04:44:00Z"/>
                <w:bCs/>
                <w:color w:val="000000"/>
              </w:rPr>
            </w:pPr>
            <w:r>
              <w:rPr>
                <w:bCs/>
                <w:color w:val="000000"/>
              </w:rPr>
              <w:t>For those farming here, it helps to</w:t>
            </w:r>
            <w:r w:rsidRPr="00DC5789">
              <w:rPr>
                <w:bCs/>
                <w:color w:val="000000"/>
              </w:rPr>
              <w:t xml:space="preserve"> burn fields only under control on calm days, keep fire breaks around plantations and keep slopes planted.</w:t>
            </w:r>
          </w:p>
          <w:p w14:paraId="54190432" w14:textId="5DE1F075" w:rsidR="000343A2" w:rsidRDefault="00FE0A4D" w:rsidP="00DC5789">
            <w:pPr>
              <w:pStyle w:val="ListParagraph"/>
              <w:numPr>
                <w:ilvl w:val="0"/>
                <w:numId w:val="1"/>
              </w:numPr>
              <w:jc w:val="both"/>
              <w:rPr>
                <w:ins w:id="4032" w:author="Bonephace Kaijage" w:date="2026-10-11T07:44:00Z" w16du:dateUtc="2026-10-11T04:44:00Z"/>
                <w:bCs/>
                <w:color w:val="000000"/>
              </w:rPr>
            </w:pPr>
            <w:ins w:id="4033" w:author="Bonephace Kaijage" w:date="2026-10-14T05:56:00Z" w16du:dateUtc="2026-10-14T03:56:00Z">
              <w:r>
                <w:rPr>
                  <w:bCs/>
                  <w:color w:val="000000"/>
                </w:rPr>
                <w:t xml:space="preserve">What raises the risk: burning fields on windy days or late in </w:t>
              </w:r>
              <w:r>
                <w:rPr>
                  <w:bCs/>
                  <w:color w:val="000000"/>
                </w:rPr>
                <w:lastRenderedPageBreak/>
                <w:t>the dry season, leaving fires unattended, planting trees right up to the houses and clearing slopes bare.</w:t>
              </w:r>
            </w:ins>
          </w:p>
          <w:p w14:paraId="3E11CFCF" w14:textId="77777777" w:rsidR="00FE0A4D" w:rsidRDefault="000343A2" w:rsidP="00DC5789">
            <w:pPr>
              <w:pStyle w:val="ListParagraph"/>
              <w:numPr>
                <w:ilvl w:val="0"/>
                <w:numId w:val="1"/>
              </w:numPr>
              <w:jc w:val="both"/>
              <w:rPr>
                <w:ins w:id="4034" w:author="Bonephace Kaijage" w:date="2026-10-14T05:59:00Z" w16du:dateUtc="2026-10-14T03:59:00Z"/>
                <w:bCs/>
                <w:color w:val="000000"/>
              </w:rPr>
            </w:pPr>
            <w:ins w:id="4035" w:author="Bonephace Kaijage" w:date="2026-10-11T07:44:00Z" w16du:dateUtc="2026-10-11T04:44:00Z">
              <w:r>
                <w:rPr>
                  <w:bCs/>
                  <w:color w:val="000000"/>
                </w:rPr>
                <w:t>Know the cleared open ground your household will move to if a plantation fire comes towards the houses, and move when smoke is seen on the plantation edge; report any fire to the village leaders at once.</w:t>
              </w:r>
            </w:ins>
          </w:p>
          <w:p w14:paraId="1FDBF316" w14:textId="4C5DFA6F" w:rsidR="000C3051" w:rsidRPr="00DC5789" w:rsidRDefault="00FE0A4D" w:rsidP="00DC5789">
            <w:pPr>
              <w:pStyle w:val="ListParagraph"/>
              <w:numPr>
                <w:ilvl w:val="0"/>
                <w:numId w:val="1"/>
              </w:numPr>
              <w:jc w:val="both"/>
              <w:rPr>
                <w:bCs/>
                <w:color w:val="000000"/>
              </w:rPr>
            </w:pPr>
            <w:ins w:id="4036" w:author="Bonephace Kaijage" w:date="2026-10-14T05:59:00Z" w16du:dateUtc="2026-10-14T03:59:00Z">
              <w:r>
                <w:rPr>
                  <w:bCs/>
                  <w:color w:val="000000"/>
                </w:rPr>
                <w:t>Agree who will help anyone in the household who cannot move, see or hear a warning on their own.</w:t>
              </w:r>
            </w:ins>
          </w:p>
        </w:tc>
        <w:tc>
          <w:tcPr>
            <w:tcW w:w="3325" w:type="dxa"/>
          </w:tcPr>
          <w:p w14:paraId="07605A1C" w14:textId="3D20607C" w:rsidR="000C3051" w:rsidRPr="00DC5789" w:rsidRDefault="00DC5789" w:rsidP="00DC5789">
            <w:pPr>
              <w:pStyle w:val="ListParagraph"/>
              <w:numPr>
                <w:ilvl w:val="0"/>
                <w:numId w:val="1"/>
              </w:numPr>
              <w:jc w:val="both"/>
              <w:rPr>
                <w:color w:val="000000"/>
              </w:rPr>
            </w:pPr>
            <w:r w:rsidRPr="00DC5789">
              <w:rPr>
                <w:color w:val="000000"/>
              </w:rPr>
              <w:lastRenderedPageBreak/>
              <w:t>Eneo hili lina mashamba ya nyanda za juu na misitu ya kupandwa ambapo moto wa kiangazi husambaa haraka, barafu huharibu mazao na mvua kubwa humomonyoa miteremko.</w:t>
            </w:r>
          </w:p>
          <w:p w14:paraId="75A14568" w14:textId="77777777" w:rsidR="000343A2" w:rsidRDefault="00DC5789" w:rsidP="00DC5789">
            <w:pPr>
              <w:pStyle w:val="ListParagraph"/>
              <w:numPr>
                <w:ilvl w:val="0"/>
                <w:numId w:val="1"/>
              </w:numPr>
              <w:jc w:val="both"/>
              <w:rPr>
                <w:ins w:id="4037" w:author="Bonephace Kaijage" w:date="2026-10-11T07:44:00Z" w16du:dateUtc="2026-10-11T04:44:00Z"/>
                <w:bCs/>
                <w:color w:val="000000"/>
              </w:rPr>
            </w:pPr>
            <w:r>
              <w:rPr>
                <w:bCs/>
                <w:color w:val="000000"/>
              </w:rPr>
              <w:t>Kwa wanaolima hapa, ni vyema</w:t>
            </w:r>
            <w:r w:rsidRPr="00DC5789">
              <w:rPr>
                <w:bCs/>
                <w:color w:val="000000"/>
              </w:rPr>
              <w:t xml:space="preserve"> kuchoma mashamba kwa udhibiti siku zisizo na upepo tu, </w:t>
            </w:r>
            <w:r w:rsidRPr="00DC5789">
              <w:rPr>
                <w:bCs/>
                <w:color w:val="000000"/>
              </w:rPr>
              <w:lastRenderedPageBreak/>
              <w:t>kuweka njia za kuzuia moto kuzunguka misitu na kuacha mimea kwenye miteremko.</w:t>
            </w:r>
          </w:p>
          <w:p w14:paraId="17C49492" w14:textId="0D3680C8" w:rsidR="000343A2" w:rsidRDefault="00FE0A4D" w:rsidP="00DC5789">
            <w:pPr>
              <w:pStyle w:val="ListParagraph"/>
              <w:numPr>
                <w:ilvl w:val="0"/>
                <w:numId w:val="1"/>
              </w:numPr>
              <w:jc w:val="both"/>
              <w:rPr>
                <w:ins w:id="4038" w:author="Bonephace Kaijage" w:date="2026-10-11T07:44:00Z" w16du:dateUtc="2026-10-11T04:44:00Z"/>
                <w:bCs/>
                <w:color w:val="000000"/>
              </w:rPr>
            </w:pPr>
            <w:ins w:id="4039" w:author="Bonephace Kaijage" w:date="2026-10-14T05:56:00Z" w16du:dateUtc="2026-10-14T03:56:00Z">
              <w:r>
                <w:rPr>
                  <w:bCs/>
                  <w:color w:val="000000"/>
                </w:rPr>
                <w:t>Kinachoongeza hatari: kuchoma mashamba siku za upepo au mwishoni mwa kiangazi, kuacha moto bila uangalizi, kupanda miti hadi karibu na nyumba na kusafisha miteremko hadi kuwa tupu.</w:t>
              </w:r>
            </w:ins>
          </w:p>
          <w:p w14:paraId="35D3CD2B" w14:textId="77777777" w:rsidR="00FE0A4D" w:rsidRDefault="000343A2" w:rsidP="00DC5789">
            <w:pPr>
              <w:pStyle w:val="ListParagraph"/>
              <w:numPr>
                <w:ilvl w:val="0"/>
                <w:numId w:val="1"/>
              </w:numPr>
              <w:jc w:val="both"/>
              <w:rPr>
                <w:ins w:id="4040" w:author="Bonephace Kaijage" w:date="2026-10-14T05:59:00Z" w16du:dateUtc="2026-10-14T03:59:00Z"/>
                <w:bCs/>
                <w:color w:val="000000"/>
              </w:rPr>
            </w:pPr>
            <w:ins w:id="4041" w:author="Bonephace Kaijage" w:date="2026-10-11T07:44:00Z" w16du:dateUtc="2026-10-11T04:44:00Z">
              <w:r>
                <w:rPr>
                  <w:bCs/>
                  <w:color w:val="000000"/>
                </w:rPr>
                <w:t>Fahamu uwanja wazi uliosafishwa ambao kaya yako itahamia moto wa msituni ukielekea nyumbani, na ondokeni moshi ukionekana mpakani mwa msitu; ripoti moto wowote kwa viongozi wa kijiji mara moja.</w:t>
              </w:r>
            </w:ins>
          </w:p>
          <w:p w14:paraId="54095BD2" w14:textId="1972B5ED" w:rsidR="000C3051" w:rsidRPr="00DC5789" w:rsidRDefault="00FE0A4D" w:rsidP="00DC5789">
            <w:pPr>
              <w:pStyle w:val="ListParagraph"/>
              <w:numPr>
                <w:ilvl w:val="0"/>
                <w:numId w:val="1"/>
              </w:numPr>
              <w:jc w:val="both"/>
              <w:rPr>
                <w:bCs/>
                <w:color w:val="000000"/>
              </w:rPr>
            </w:pPr>
            <w:ins w:id="4042"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2C6E55FC" w14:textId="77777777" w:rsidTr="000C3051">
        <w:tc>
          <w:tcPr>
            <w:tcW w:w="3420" w:type="dxa"/>
          </w:tcPr>
          <w:p w14:paraId="5A0F5BEE" w14:textId="0544D9A2" w:rsidR="000C3051" w:rsidRPr="000C3051" w:rsidRDefault="000C3051" w:rsidP="000C3051">
            <w:pPr>
              <w:pStyle w:val="ListParagraph"/>
              <w:numPr>
                <w:ilvl w:val="0"/>
                <w:numId w:val="1"/>
              </w:numPr>
              <w:jc w:val="both"/>
              <w:rPr>
                <w:color w:val="000000"/>
              </w:rPr>
            </w:pPr>
            <w:r w:rsidRPr="000C3051">
              <w:rPr>
                <w:color w:val="000000"/>
              </w:rPr>
              <w:lastRenderedPageBreak/>
              <w:t>Wanging'ombe: highland plains and wetlands</w:t>
            </w:r>
          </w:p>
        </w:tc>
        <w:tc>
          <w:tcPr>
            <w:tcW w:w="3235" w:type="dxa"/>
          </w:tcPr>
          <w:p w14:paraId="1A46A5BC" w14:textId="3D5DC403" w:rsidR="000C3051" w:rsidRPr="000C3051" w:rsidRDefault="000C3051" w:rsidP="000C3051">
            <w:pPr>
              <w:pStyle w:val="ListParagraph"/>
              <w:numPr>
                <w:ilvl w:val="0"/>
                <w:numId w:val="1"/>
              </w:numPr>
              <w:jc w:val="both"/>
              <w:rPr>
                <w:color w:val="000000"/>
              </w:rPr>
            </w:pPr>
            <w:r w:rsidRPr="000C3051">
              <w:rPr>
                <w:color w:val="000000"/>
              </w:rPr>
              <w:t>Wanging'ombe: tambarare za nyanda za juu na ardhioevu</w:t>
            </w:r>
          </w:p>
        </w:tc>
        <w:tc>
          <w:tcPr>
            <w:tcW w:w="3605" w:type="dxa"/>
          </w:tcPr>
          <w:p w14:paraId="0A4B30D8" w14:textId="4E4199E0" w:rsidR="000C3051" w:rsidRPr="00DC5789" w:rsidRDefault="00DC5789" w:rsidP="00DC5789">
            <w:pPr>
              <w:pStyle w:val="ListParagraph"/>
              <w:numPr>
                <w:ilvl w:val="0"/>
                <w:numId w:val="1"/>
              </w:numPr>
              <w:jc w:val="both"/>
              <w:rPr>
                <w:color w:val="000000"/>
              </w:rPr>
            </w:pPr>
            <w:r w:rsidRPr="00DC5789">
              <w:rPr>
                <w:color w:val="000000"/>
              </w:rPr>
              <w:t>This area has open highland plains where strong winds and hail damage crops and roofs, wetlands that flood in heavy rains and dry spells that reduce harvests.</w:t>
            </w:r>
          </w:p>
          <w:p w14:paraId="3033685B" w14:textId="77777777" w:rsidR="000343A2" w:rsidRDefault="00DC5789" w:rsidP="00DC5789">
            <w:pPr>
              <w:pStyle w:val="ListParagraph"/>
              <w:numPr>
                <w:ilvl w:val="0"/>
                <w:numId w:val="1"/>
              </w:numPr>
              <w:jc w:val="both"/>
              <w:rPr>
                <w:ins w:id="4043" w:author="Bonephace Kaijage" w:date="2026-10-11T07:44:00Z" w16du:dateUtc="2026-10-11T04:44:00Z"/>
                <w:bCs/>
                <w:color w:val="000000"/>
              </w:rPr>
            </w:pPr>
            <w:r>
              <w:rPr>
                <w:bCs/>
                <w:color w:val="000000"/>
              </w:rPr>
              <w:t>For those farming here, it helps to</w:t>
            </w:r>
            <w:r w:rsidRPr="00DC5789">
              <w:rPr>
                <w:bCs/>
                <w:color w:val="000000"/>
              </w:rPr>
              <w:t xml:space="preserve"> plant windbreaks, fix roofs firmly, keep homes off wetland margins and keep household food reserves.</w:t>
            </w:r>
          </w:p>
          <w:p w14:paraId="43869DD1" w14:textId="6B312859" w:rsidR="000343A2" w:rsidRDefault="00FE0A4D" w:rsidP="00DC5789">
            <w:pPr>
              <w:pStyle w:val="ListParagraph"/>
              <w:numPr>
                <w:ilvl w:val="0"/>
                <w:numId w:val="1"/>
              </w:numPr>
              <w:jc w:val="both"/>
              <w:rPr>
                <w:ins w:id="4044" w:author="Bonephace Kaijage" w:date="2026-10-11T07:44:00Z" w16du:dateUtc="2026-10-11T04:44:00Z"/>
                <w:bCs/>
                <w:color w:val="000000"/>
              </w:rPr>
            </w:pPr>
            <w:ins w:id="4045" w:author="Bonephace Kaijage" w:date="2026-10-14T05:56:00Z" w16du:dateUtc="2026-10-14T03:56:00Z">
              <w:r>
                <w:rPr>
                  <w:bCs/>
                  <w:color w:val="000000"/>
                </w:rPr>
                <w:t>What raises the risk and to the loss in a dry year: building on the wetland margin, leaving roofs loosely fixed on the open plain, and selling the whole harvest at once.</w:t>
              </w:r>
            </w:ins>
          </w:p>
          <w:p w14:paraId="5CA9ACBB" w14:textId="77777777" w:rsidR="00FE0A4D" w:rsidRDefault="000343A2" w:rsidP="00DC5789">
            <w:pPr>
              <w:pStyle w:val="ListParagraph"/>
              <w:numPr>
                <w:ilvl w:val="0"/>
                <w:numId w:val="1"/>
              </w:numPr>
              <w:jc w:val="both"/>
              <w:rPr>
                <w:ins w:id="4046" w:author="Bonephace Kaijage" w:date="2026-10-14T05:59:00Z" w16du:dateUtc="2026-10-14T03:59:00Z"/>
                <w:bCs/>
                <w:color w:val="000000"/>
              </w:rPr>
            </w:pPr>
            <w:ins w:id="4047" w:author="Bonephace Kaijage" w:date="2026-10-11T07:44:00Z" w16du:dateUtc="2026-10-11T04:44:00Z">
              <w:r>
                <w:rPr>
                  <w:bCs/>
                  <w:color w:val="000000"/>
                </w:rPr>
                <w:lastRenderedPageBreak/>
                <w:t>Know the higher ground your household will move to when the wetlands spread in heavy rain, and get children and animals under a solid roof early when hail or a storm is forecast.</w:t>
              </w:r>
            </w:ins>
          </w:p>
          <w:p w14:paraId="2350E2D5" w14:textId="74547A91" w:rsidR="000C3051" w:rsidRPr="00DC5789" w:rsidRDefault="00FE0A4D" w:rsidP="00DC5789">
            <w:pPr>
              <w:pStyle w:val="ListParagraph"/>
              <w:numPr>
                <w:ilvl w:val="0"/>
                <w:numId w:val="1"/>
              </w:numPr>
              <w:jc w:val="both"/>
              <w:rPr>
                <w:bCs/>
                <w:color w:val="000000"/>
              </w:rPr>
            </w:pPr>
            <w:ins w:id="4048" w:author="Bonephace Kaijage" w:date="2026-10-14T05:59:00Z" w16du:dateUtc="2026-10-14T03:59:00Z">
              <w:r>
                <w:rPr>
                  <w:bCs/>
                  <w:color w:val="000000"/>
                </w:rPr>
                <w:t>Agree who will help anyone in the household who cannot move, see or hear a warning on their own.</w:t>
              </w:r>
            </w:ins>
          </w:p>
        </w:tc>
        <w:tc>
          <w:tcPr>
            <w:tcW w:w="3325" w:type="dxa"/>
          </w:tcPr>
          <w:p w14:paraId="3E8E6FF5" w14:textId="083E0ADA" w:rsidR="000C3051" w:rsidRPr="00DC5789" w:rsidRDefault="00DC5789" w:rsidP="00DC5789">
            <w:pPr>
              <w:pStyle w:val="ListParagraph"/>
              <w:numPr>
                <w:ilvl w:val="0"/>
                <w:numId w:val="1"/>
              </w:numPr>
              <w:jc w:val="both"/>
              <w:rPr>
                <w:color w:val="000000"/>
              </w:rPr>
            </w:pPr>
            <w:r w:rsidRPr="00DC5789">
              <w:rPr>
                <w:color w:val="000000"/>
              </w:rPr>
              <w:lastRenderedPageBreak/>
              <w:t>Eneo hili lina tambarare za wazi za nyanda za juu ambapo upepo mkali na mvua ya mawe huharibu mazao na paa, ardhioevu inayofurika wakati wa mvua kubwa na vipindi vya ukavu vinavyopunguza mavuno.</w:t>
            </w:r>
          </w:p>
          <w:p w14:paraId="6FC9C982" w14:textId="77777777" w:rsidR="000343A2" w:rsidRDefault="00DC5789" w:rsidP="00DC5789">
            <w:pPr>
              <w:pStyle w:val="ListParagraph"/>
              <w:numPr>
                <w:ilvl w:val="0"/>
                <w:numId w:val="1"/>
              </w:numPr>
              <w:jc w:val="both"/>
              <w:rPr>
                <w:ins w:id="4049" w:author="Bonephace Kaijage" w:date="2026-10-11T07:44:00Z" w16du:dateUtc="2026-10-11T04:44:00Z"/>
                <w:bCs/>
                <w:color w:val="000000"/>
              </w:rPr>
            </w:pPr>
            <w:r>
              <w:rPr>
                <w:bCs/>
                <w:color w:val="000000"/>
              </w:rPr>
              <w:t>Kwa wanaolima hapa, ni vyema</w:t>
            </w:r>
            <w:r w:rsidRPr="00DC5789">
              <w:rPr>
                <w:bCs/>
                <w:color w:val="000000"/>
              </w:rPr>
              <w:t xml:space="preserve"> kupanda mistari ya miti ya kuzuia upepo, kufunga paa imara, kujenga nje ya kingo za ardhioevu na kuweka akiba ya chakula ya kaya.</w:t>
            </w:r>
          </w:p>
          <w:p w14:paraId="7D4D95B9" w14:textId="08D4BFB0" w:rsidR="000343A2" w:rsidRDefault="00FE0A4D" w:rsidP="00DC5789">
            <w:pPr>
              <w:pStyle w:val="ListParagraph"/>
              <w:numPr>
                <w:ilvl w:val="0"/>
                <w:numId w:val="1"/>
              </w:numPr>
              <w:jc w:val="both"/>
              <w:rPr>
                <w:ins w:id="4050" w:author="Bonephace Kaijage" w:date="2026-10-11T07:44:00Z" w16du:dateUtc="2026-10-11T04:44:00Z"/>
                <w:bCs/>
                <w:color w:val="000000"/>
              </w:rPr>
            </w:pPr>
            <w:ins w:id="4051" w:author="Bonephace Kaijage" w:date="2026-10-14T05:56:00Z" w16du:dateUtc="2026-10-14T03:56:00Z">
              <w:r>
                <w:rPr>
                  <w:bCs/>
                  <w:color w:val="000000"/>
                </w:rPr>
                <w:lastRenderedPageBreak/>
                <w:t>Kinachoongeza hatari na hasara mwaka wa ukame: kujenga kwenye kingo za ardhioevu, kuacha paa zisizofungwa imara kwenye tambarare wazi, na kuuza mavuno yote kwa mara moja.</w:t>
              </w:r>
            </w:ins>
          </w:p>
          <w:p w14:paraId="5597CA79" w14:textId="77777777" w:rsidR="00FE0A4D" w:rsidRDefault="000343A2" w:rsidP="00DC5789">
            <w:pPr>
              <w:pStyle w:val="ListParagraph"/>
              <w:numPr>
                <w:ilvl w:val="0"/>
                <w:numId w:val="1"/>
              </w:numPr>
              <w:jc w:val="both"/>
              <w:rPr>
                <w:ins w:id="4052" w:author="Bonephace Kaijage" w:date="2026-10-14T05:59:00Z" w16du:dateUtc="2026-10-14T03:59:00Z"/>
                <w:bCs/>
                <w:color w:val="000000"/>
              </w:rPr>
            </w:pPr>
            <w:ins w:id="4053" w:author="Bonephace Kaijage" w:date="2026-10-11T07:44:00Z" w16du:dateUtc="2026-10-11T04:44:00Z">
              <w:r>
                <w:rPr>
                  <w:bCs/>
                  <w:color w:val="000000"/>
                </w:rPr>
                <w:t>Fahamu eneo la juu ambalo kaya yako itahamia ardhioevu inapotanuka wakati wa mvua kubwa, na waweke watoto na mifugo chini ya paa imara mapema mvua ya mawe au dhoruba ikitabiriwa.</w:t>
              </w:r>
            </w:ins>
          </w:p>
          <w:p w14:paraId="711ACE6E" w14:textId="3B3F59AD" w:rsidR="000C3051" w:rsidRPr="00DC5789" w:rsidRDefault="00FE0A4D" w:rsidP="00DC5789">
            <w:pPr>
              <w:pStyle w:val="ListParagraph"/>
              <w:numPr>
                <w:ilvl w:val="0"/>
                <w:numId w:val="1"/>
              </w:numPr>
              <w:jc w:val="both"/>
              <w:rPr>
                <w:bCs/>
                <w:color w:val="000000"/>
              </w:rPr>
            </w:pPr>
            <w:ins w:id="4054" w:author="Bonephace Kaijage" w:date="2026-10-14T05:59:00Z" w16du:dateUtc="2026-10-14T03:59:00Z">
              <w:r>
                <w:rPr>
                  <w:bCs/>
                  <w:color w:val="000000"/>
                </w:rPr>
                <w:t>Kubalianeni nani atamsaidia yeyote katika kaya asiyeweza kuondoka, kuona au kusikia tahadhari peke yake.</w:t>
              </w:r>
            </w:ins>
          </w:p>
        </w:tc>
      </w:tr>
    </w:tbl>
    <w:p w14:paraId="4CC2FAF1" w14:textId="77777777" w:rsidR="00FE0A4D" w:rsidRPr="00FE0A4D" w:rsidRDefault="00FE0A4D" w:rsidP="00FE0A4D">
      <w:pPr>
        <w:spacing w:after="120"/>
        <w:rPr>
          <w:ins w:id="4055" w:author="Bonephace Kaijage" w:date="2026-10-14T06:01:00Z" w16du:dateUtc="2026-10-14T04:01:00Z"/>
          <w:i/>
          <w:sz w:val="18"/>
          <w:rPrChange w:id="4056" w:author="Bonephace Kaijage" w:date="2026-10-14T06:01:00Z" w16du:dateUtc="2026-10-14T04:01:00Z">
            <w:rPr>
              <w:ins w:id="4057" w:author="Bonephace Kaijage" w:date="2026-10-14T06:01:00Z" w16du:dateUtc="2026-10-14T04:01:00Z"/>
            </w:rPr>
          </w:rPrChange>
        </w:rPr>
        <w:pPrChange w:id="4058" w:author="Bonephace Kaijage" w:date="2026-10-14T06:01:00Z" w16du:dateUtc="2026-10-14T04:01:00Z">
          <w:pPr>
            <w:jc w:val="both"/>
          </w:pPr>
        </w:pPrChange>
      </w:pPr>
      <w:ins w:id="4059" w:author="Bonephace Kaijage" w:date="2026-10-14T06:01:00Z" w16du:dateUtc="2026-10-14T04:01:00Z">
        <w:r w:rsidRPr="00FE0A4D">
          <w:rPr>
            <w:i/>
            <w:sz w:val="18"/>
            <w:rPrChange w:id="4060"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03F65590" w14:textId="50D66A90" w:rsidR="000C3051" w:rsidRPr="000C3051" w:rsidRDefault="000C3051" w:rsidP="000C3051">
      <w:pPr>
        <w:jc w:val="both"/>
        <w:rPr>
          <w:color w:val="000000"/>
        </w:rPr>
      </w:pPr>
    </w:p>
    <w:p w14:paraId="5E1726AC" w14:textId="333499A0" w:rsidR="000C3051" w:rsidRPr="00997D17" w:rsidRDefault="000C3051">
      <w:pPr>
        <w:pStyle w:val="ListParagraph"/>
        <w:rPr>
          <w:sz w:val="22"/>
          <w:szCs w:val="22"/>
        </w:rPr>
      </w:pPr>
    </w:p>
    <w:tbl>
      <w:tblPr>
        <w:tblStyle w:val="TableGrid"/>
        <w:tblW w:w="0" w:type="auto"/>
        <w:tblLook w:val="04A0" w:firstRow="1" w:lastRow="0" w:firstColumn="1" w:lastColumn="0" w:noHBand="0" w:noVBand="1"/>
      </w:tblPr>
      <w:tblGrid>
        <w:gridCol w:w="2176"/>
        <w:gridCol w:w="2088"/>
        <w:gridCol w:w="2173"/>
        <w:gridCol w:w="2130"/>
        <w:gridCol w:w="2570"/>
        <w:gridCol w:w="2533"/>
      </w:tblGrid>
      <w:tr w:rsidR="002066E7" w:rsidRPr="00997D17" w14:paraId="1765FFCE" w14:textId="77777777" w:rsidTr="002066E7">
        <w:trPr>
          <w:tblHeader/>
        </w:trPr>
        <w:tc>
          <w:tcPr>
            <w:tcW w:w="2278" w:type="dxa"/>
          </w:tcPr>
          <w:p w14:paraId="430E5361" w14:textId="58A32FBD" w:rsidR="002066E7" w:rsidRPr="00997D17" w:rsidRDefault="008C6B60" w:rsidP="00FD6059">
            <w:pPr>
              <w:pStyle w:val="ListParagraph"/>
              <w:rPr>
                <w:sz w:val="22"/>
                <w:szCs w:val="22"/>
              </w:rPr>
            </w:pPr>
            <w:r w:rsidRPr="00997D17">
              <w:rPr>
                <w:sz w:val="22"/>
                <w:szCs w:val="22"/>
              </w:rPr>
              <w:t>COUNCIL / HALMASHAURI</w:t>
            </w:r>
          </w:p>
        </w:tc>
        <w:tc>
          <w:tcPr>
            <w:tcW w:w="2278" w:type="dxa"/>
          </w:tcPr>
          <w:p w14:paraId="17A17D0B" w14:textId="3CDFF9B5" w:rsidR="002066E7" w:rsidRPr="00997D17" w:rsidRDefault="002066E7" w:rsidP="00FD6059">
            <w:pPr>
              <w:pStyle w:val="ListParagraph"/>
              <w:rPr>
                <w:sz w:val="22"/>
                <w:szCs w:val="22"/>
              </w:rPr>
            </w:pPr>
            <w:r w:rsidRPr="00997D17">
              <w:rPr>
                <w:sz w:val="22"/>
                <w:szCs w:val="22"/>
              </w:rPr>
              <w:t>LEVEL / NGAZI</w:t>
            </w:r>
          </w:p>
        </w:tc>
        <w:tc>
          <w:tcPr>
            <w:tcW w:w="2278" w:type="dxa"/>
          </w:tcPr>
          <w:p w14:paraId="2946C971" w14:textId="777B72F0" w:rsidR="002066E7" w:rsidRPr="00997D17" w:rsidRDefault="002066E7" w:rsidP="00FD6059">
            <w:pPr>
              <w:pStyle w:val="ListParagraph"/>
              <w:rPr>
                <w:sz w:val="22"/>
                <w:szCs w:val="22"/>
              </w:rPr>
            </w:pPr>
            <w:r w:rsidRPr="00997D17">
              <w:rPr>
                <w:sz w:val="22"/>
                <w:szCs w:val="22"/>
              </w:rPr>
              <w:t>IMPACT (EN)</w:t>
            </w:r>
          </w:p>
        </w:tc>
        <w:tc>
          <w:tcPr>
            <w:tcW w:w="2278" w:type="dxa"/>
          </w:tcPr>
          <w:p w14:paraId="1BAAC19B" w14:textId="55F54764" w:rsidR="002066E7" w:rsidRPr="00997D17" w:rsidRDefault="002066E7" w:rsidP="00FD6059">
            <w:pPr>
              <w:pStyle w:val="ListParagraph"/>
              <w:rPr>
                <w:sz w:val="22"/>
                <w:szCs w:val="22"/>
              </w:rPr>
            </w:pPr>
            <w:r w:rsidRPr="00997D17">
              <w:rPr>
                <w:sz w:val="22"/>
                <w:szCs w:val="22"/>
              </w:rPr>
              <w:t>ATHARI (SW)</w:t>
            </w:r>
          </w:p>
        </w:tc>
        <w:tc>
          <w:tcPr>
            <w:tcW w:w="2279" w:type="dxa"/>
          </w:tcPr>
          <w:p w14:paraId="00D20AB7" w14:textId="3DC097E0" w:rsidR="002066E7" w:rsidRPr="00997D17" w:rsidRDefault="002066E7" w:rsidP="00FD6059">
            <w:pPr>
              <w:pStyle w:val="ListParagraph"/>
              <w:rPr>
                <w:sz w:val="22"/>
                <w:szCs w:val="22"/>
              </w:rPr>
            </w:pPr>
            <w:r w:rsidRPr="00997D17">
              <w:rPr>
                <w:sz w:val="22"/>
                <w:szCs w:val="22"/>
              </w:rPr>
              <w:t>ACTION (EN)</w:t>
            </w:r>
          </w:p>
        </w:tc>
        <w:tc>
          <w:tcPr>
            <w:tcW w:w="2279" w:type="dxa"/>
          </w:tcPr>
          <w:p w14:paraId="14F1B2D3" w14:textId="208F5055" w:rsidR="002066E7" w:rsidRPr="00997D17" w:rsidRDefault="002066E7" w:rsidP="00FD6059">
            <w:pPr>
              <w:pStyle w:val="ListParagraph"/>
              <w:rPr>
                <w:sz w:val="22"/>
                <w:szCs w:val="22"/>
              </w:rPr>
            </w:pPr>
            <w:r w:rsidRPr="00997D17">
              <w:rPr>
                <w:sz w:val="22"/>
                <w:szCs w:val="22"/>
              </w:rPr>
              <w:t>HATUA (SW)</w:t>
            </w:r>
          </w:p>
        </w:tc>
      </w:tr>
      <w:tr w:rsidR="002066E7" w:rsidRPr="000343A2" w14:paraId="3F3CF05F" w14:textId="77777777" w:rsidTr="002066E7">
        <w:tc>
          <w:tcPr>
            <w:tcW w:w="2278" w:type="dxa"/>
          </w:tcPr>
          <w:p w14:paraId="3F1334D3" w14:textId="35098C32" w:rsidR="002066E7" w:rsidRPr="00997D17" w:rsidRDefault="002066E7" w:rsidP="00FD6059">
            <w:pPr>
              <w:pStyle w:val="ListParagraph"/>
              <w:rPr>
                <w:sz w:val="22"/>
                <w:szCs w:val="22"/>
              </w:rPr>
            </w:pPr>
            <w:r w:rsidRPr="00997D17">
              <w:rPr>
                <w:sz w:val="22"/>
                <w:szCs w:val="22"/>
              </w:rPr>
              <w:t>Njombe Town Council</w:t>
            </w:r>
          </w:p>
        </w:tc>
        <w:tc>
          <w:tcPr>
            <w:tcW w:w="2278" w:type="dxa"/>
          </w:tcPr>
          <w:p w14:paraId="5EDE6093" w14:textId="4A54204C"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142BC85D" w14:textId="3ABA48CA" w:rsidR="002066E7" w:rsidRPr="00997D17" w:rsidRDefault="008C6B60" w:rsidP="00FD6059">
            <w:pPr>
              <w:pStyle w:val="ListParagraph"/>
              <w:rPr>
                <w:sz w:val="22"/>
                <w:szCs w:val="22"/>
              </w:rPr>
            </w:pPr>
            <w:r w:rsidRPr="00997D17">
              <w:rPr>
                <w:sz w:val="22"/>
                <w:szCs w:val="22"/>
              </w:rPr>
              <w:t>heavy rain and cold on the southern highlands, strong winds, and valley floods. A few roads slippery, a few low homes wet, and lightning where storms build.</w:t>
            </w:r>
          </w:p>
        </w:tc>
        <w:tc>
          <w:tcPr>
            <w:tcW w:w="2278" w:type="dxa"/>
          </w:tcPr>
          <w:p w14:paraId="6EB24CE8" w14:textId="3C316277"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58C50F6B" w14:textId="3C5CC463" w:rsidR="008C6B60" w:rsidRPr="00997D17" w:rsidRDefault="005747F5" w:rsidP="00F20E47">
            <w:pPr>
              <w:pStyle w:val="ListBullet"/>
              <w:rPr>
                <w:sz w:val="22"/>
                <w:szCs w:val="22"/>
              </w:rPr>
            </w:pPr>
            <w:r w:rsidRPr="00997D17">
              <w:rPr>
                <w:sz w:val="22"/>
                <w:szCs w:val="22"/>
              </w:rPr>
              <w:t>Before the rain, walk heavy rain and cold on the southern highlands, strong winds, and valle and clear the drains and culverts.</w:t>
            </w:r>
          </w:p>
          <w:p w14:paraId="1ED2AF39" w14:textId="3D8E4984" w:rsidR="008C6B60" w:rsidRPr="00997D17" w:rsidRDefault="00FE0A4D" w:rsidP="00F20E47">
            <w:pPr>
              <w:pStyle w:val="ListBullet"/>
              <w:rPr>
                <w:sz w:val="22"/>
                <w:szCs w:val="22"/>
              </w:rPr>
            </w:pPr>
            <w:ins w:id="4061" w:author="Bonephace Kaijage" w:date="2026-10-14T06:18:00Z" w16du:dateUtc="2026-10-14T04:18:00Z">
              <w:r>
                <w:rPr>
                  <w:sz w:val="22"/>
                  <w:szCs w:val="22"/>
                </w:rPr>
                <w:t xml:space="preserve">Households along the sites named in Know Your Risk: keep food, documents and children above floor level, because </w:t>
              </w:r>
              <w:r>
                <w:rPr>
                  <w:sz w:val="22"/>
                  <w:szCs w:val="22"/>
                </w:rPr>
                <w:lastRenderedPageBreak/>
                <w:t>water here can enter houses with little warning.</w:t>
              </w:r>
            </w:ins>
            <w:del w:id="4062" w:author="Bonephace Kaijage" w:date="2026-10-14T06:18:00Z" w16du:dateUtc="2026-10-14T04:18:00Z">
              <w:r w:rsidR="005747F5" w:rsidRPr="00997D17" w:rsidDel="00FE0A4D">
                <w:rPr>
                  <w:sz w:val="22"/>
                  <w:szCs w:val="22"/>
                </w:rPr>
                <w:delText>Households along this site raise food, documents and children above the floor.</w:delText>
              </w:r>
            </w:del>
          </w:p>
          <w:p w14:paraId="68D74728" w14:textId="3A46DC4A" w:rsidR="008C6B60" w:rsidRPr="00997D17" w:rsidRDefault="00FE0A4D" w:rsidP="00F20E47">
            <w:pPr>
              <w:pStyle w:val="ListBullet"/>
              <w:rPr>
                <w:sz w:val="22"/>
                <w:szCs w:val="22"/>
              </w:rPr>
            </w:pPr>
            <w:ins w:id="4063"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064" w:author="Bonephace Kaijage" w:date="2026-10-14T06:14:00Z" w16du:dateUtc="2026-10-14T04:14:00Z">
              <w:r w:rsidR="005747F5" w:rsidRPr="00997D17" w:rsidDel="00FE0A4D">
                <w:rPr>
                  <w:sz w:val="22"/>
                  <w:szCs w:val="22"/>
                </w:rPr>
                <w:delText>Save 190 and the ward chair number. Keep a torch and drinking water.</w:delText>
              </w:r>
            </w:del>
          </w:p>
          <w:p w14:paraId="493D582B" w14:textId="2D53DF58"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00635BB9" w14:textId="32E4A4D9"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0806C39F" w14:textId="54B8A775"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292CF88B" w14:textId="6B3780A5"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516C3513" w14:textId="35FE373A" w:rsidR="002066E7" w:rsidRPr="00997D17" w:rsidRDefault="005747F5" w:rsidP="00F20E47">
            <w:pPr>
              <w:pStyle w:val="ListBullet"/>
              <w:rPr>
                <w:sz w:val="22"/>
                <w:szCs w:val="22"/>
                <w:lang w:val="sv-SE"/>
              </w:rPr>
            </w:pPr>
            <w:r w:rsidRPr="00997D17">
              <w:rPr>
                <w:sz w:val="22"/>
                <w:szCs w:val="22"/>
                <w:lang w:val="sv-SE"/>
              </w:rPr>
              <w:lastRenderedPageBreak/>
              <w:t>Usiendeshe wala kutembea kwenye maji barabarani. Washa taa, punguza mwendo.</w:t>
            </w:r>
          </w:p>
        </w:tc>
      </w:tr>
      <w:tr w:rsidR="002066E7" w:rsidRPr="000343A2" w14:paraId="74666873" w14:textId="77777777" w:rsidTr="002066E7">
        <w:tc>
          <w:tcPr>
            <w:tcW w:w="2278" w:type="dxa"/>
          </w:tcPr>
          <w:p w14:paraId="1FDE3784" w14:textId="77777777" w:rsidR="002066E7" w:rsidRPr="00997D17" w:rsidRDefault="002066E7" w:rsidP="00FD6059">
            <w:pPr>
              <w:pStyle w:val="ListParagraph"/>
              <w:rPr>
                <w:sz w:val="22"/>
                <w:szCs w:val="22"/>
                <w:lang w:val="sv-SE"/>
              </w:rPr>
            </w:pPr>
          </w:p>
        </w:tc>
        <w:tc>
          <w:tcPr>
            <w:tcW w:w="2278" w:type="dxa"/>
          </w:tcPr>
          <w:p w14:paraId="2B0495FA" w14:textId="7961E877"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69FA552F" w14:textId="69AC0594" w:rsidR="002066E7" w:rsidRPr="00997D17" w:rsidRDefault="008C6B60" w:rsidP="00FD6059">
            <w:pPr>
              <w:pStyle w:val="ListParagraph"/>
              <w:rPr>
                <w:sz w:val="22"/>
                <w:szCs w:val="22"/>
              </w:rPr>
            </w:pPr>
            <w:r w:rsidRPr="00997D17">
              <w:rPr>
                <w:sz w:val="22"/>
                <w:szCs w:val="22"/>
              </w:rPr>
              <w:t>heavy rain and cold on the southern highlands, strong winds, and valley floods. Roads, water points or houses at the named sites are now affected. Some journeys and classes are disrupted.</w:t>
            </w:r>
          </w:p>
        </w:tc>
        <w:tc>
          <w:tcPr>
            <w:tcW w:w="2278" w:type="dxa"/>
          </w:tcPr>
          <w:p w14:paraId="43A2E336" w14:textId="61B329E9"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8DA39AC" w14:textId="3E154B73" w:rsidR="008C6B60" w:rsidRPr="00997D17" w:rsidRDefault="005747F5" w:rsidP="00F20E47">
            <w:pPr>
              <w:pStyle w:val="ListBullet"/>
              <w:rPr>
                <w:sz w:val="22"/>
                <w:szCs w:val="22"/>
              </w:rPr>
            </w:pPr>
            <w:r w:rsidRPr="00997D17">
              <w:rPr>
                <w:sz w:val="22"/>
                <w:szCs w:val="22"/>
              </w:rPr>
              <w:t>Move households off heavy rain and cold on the southern highlands, strong winds, and valle to the ward assembly point.</w:t>
            </w:r>
          </w:p>
          <w:p w14:paraId="66F1A97E" w14:textId="7E4E4FDE" w:rsidR="008C6B60" w:rsidRPr="00997D17" w:rsidRDefault="00FE0A4D" w:rsidP="00F20E47">
            <w:pPr>
              <w:pStyle w:val="ListBullet"/>
              <w:rPr>
                <w:sz w:val="22"/>
                <w:szCs w:val="22"/>
              </w:rPr>
            </w:pPr>
            <w:ins w:id="4065" w:author="Bonephace Kaijage" w:date="2026-10-14T06:20:00Z" w16du:dateUtc="2026-10-14T04:20:00Z">
              <w:r>
                <w:rPr>
                  <w:sz w:val="22"/>
                  <w:szCs w:val="22"/>
                </w:rPr>
                <w:t>Close and mark the flooded road or bridge on the sites named in Know Your Risk. Divert traffic.</w:t>
              </w:r>
            </w:ins>
            <w:del w:id="4066" w:author="Bonephace Kaijage" w:date="2026-10-14T06:20:00Z" w16du:dateUtc="2026-10-14T04:20:00Z">
              <w:r w:rsidR="005747F5" w:rsidRPr="00997D17" w:rsidDel="00FE0A4D">
                <w:rPr>
                  <w:sz w:val="22"/>
                  <w:szCs w:val="22"/>
                </w:rPr>
                <w:delText>Close and mark the flooded road or bridge on this site. Divert traffic.</w:delText>
              </w:r>
            </w:del>
          </w:p>
          <w:p w14:paraId="008E1199" w14:textId="0E0C9851" w:rsidR="008C6B60" w:rsidRPr="00997D17" w:rsidRDefault="00FE0A4D" w:rsidP="00F20E47">
            <w:pPr>
              <w:pStyle w:val="ListBullet"/>
              <w:rPr>
                <w:sz w:val="22"/>
                <w:szCs w:val="22"/>
              </w:rPr>
            </w:pPr>
            <w:ins w:id="4067" w:author="Bonephace Kaijage" w:date="2026-10-14T06:12:00Z" w16du:dateUtc="2026-10-14T04:12:00Z">
              <w:r>
                <w:rPr>
                  <w:sz w:val="22"/>
                  <w:szCs w:val="22"/>
                </w:rPr>
                <w:t>Check that school children, older people and anyone with a disability are accounted for before dark, so that no one is searched for in the night.</w:t>
              </w:r>
            </w:ins>
            <w:del w:id="4068" w:author="Bonephace Kaijage" w:date="2026-10-14T06:12:00Z" w16du:dateUtc="2026-10-14T04:12:00Z">
              <w:r w:rsidR="005747F5" w:rsidRPr="00997D17" w:rsidDel="00FE0A4D">
                <w:rPr>
                  <w:sz w:val="22"/>
                  <w:szCs w:val="22"/>
                </w:rPr>
                <w:delText>Account for school children and older people before dark.</w:delText>
              </w:r>
            </w:del>
          </w:p>
          <w:p w14:paraId="5AF3611D" w14:textId="338CD948" w:rsidR="002066E7" w:rsidRPr="00997D17" w:rsidRDefault="00FE0A4D" w:rsidP="00F20E47">
            <w:pPr>
              <w:pStyle w:val="ListBullet"/>
              <w:rPr>
                <w:sz w:val="22"/>
                <w:szCs w:val="22"/>
              </w:rPr>
            </w:pPr>
            <w:ins w:id="4069" w:author="Bonephace Kaijage" w:date="2026-10-14T06:14:00Z" w16du:dateUtc="2026-10-14T04:14:00Z">
              <w:r>
                <w:rPr>
                  <w:sz w:val="22"/>
                  <w:szCs w:val="22"/>
                </w:rPr>
                <w:lastRenderedPageBreak/>
                <w:t>Boil or treat drinking water, because floods carry waste into wells; tell the clinic early if anyone has diarrhoea.</w:t>
              </w:r>
            </w:ins>
            <w:del w:id="4070"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0D715959" w14:textId="54EF2B94" w:rsidR="008C6B60" w:rsidRPr="00997D17" w:rsidRDefault="00FE0A4D" w:rsidP="00F20E47">
            <w:pPr>
              <w:pStyle w:val="ListBullet"/>
              <w:rPr>
                <w:sz w:val="22"/>
                <w:szCs w:val="22"/>
                <w:lang w:val="sv-SE"/>
              </w:rPr>
            </w:pPr>
            <w:ins w:id="4071" w:author="Bonephace Kaijage" w:date="2026-10-14T06:16:00Z" w16du:dateUtc="2026-10-14T04:16:00Z">
              <w:r>
                <w:rPr>
                  <w:sz w:val="22"/>
                  <w:szCs w:val="22"/>
                  <w:lang w:val="sv-SE"/>
                </w:rPr>
                <w:lastRenderedPageBreak/>
                <w:t>Wasaidieni kaya kuondoka maeneo yaliyotajwa kwenda kituo cha kata, mkianza na wasioweza kuondoka peke yao.</w:t>
              </w:r>
            </w:ins>
            <w:del w:id="4072" w:author="Bonephace Kaijage" w:date="2026-10-14T06:16:00Z" w16du:dateUtc="2026-10-14T04:16:00Z">
              <w:r w:rsidR="005747F5" w:rsidRPr="00997D17" w:rsidDel="00FE0A4D">
                <w:rPr>
                  <w:sz w:val="22"/>
                  <w:szCs w:val="22"/>
                  <w:lang w:val="sv-SE"/>
                </w:rPr>
                <w:delText>Hamisha kaya kutoka eneo hili kwenda kituo cha kata.</w:delText>
              </w:r>
            </w:del>
          </w:p>
          <w:p w14:paraId="7551B55E" w14:textId="367172A7"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7298F97A" w14:textId="61284DAA" w:rsidR="008C6B60" w:rsidRPr="00997D17" w:rsidRDefault="00FE0A4D" w:rsidP="00F20E47">
            <w:pPr>
              <w:pStyle w:val="ListBullet"/>
              <w:rPr>
                <w:sz w:val="22"/>
                <w:szCs w:val="22"/>
              </w:rPr>
            </w:pPr>
            <w:ins w:id="4073" w:author="Bonephace Kaijage" w:date="2026-10-14T06:12:00Z" w16du:dateUtc="2026-10-14T04:12:00Z">
              <w:r>
                <w:rPr>
                  <w:sz w:val="22"/>
                  <w:szCs w:val="22"/>
                </w:rPr>
                <w:t>Hakikisheni watoto wa shule, wazee na watu wenye ulemavu wote wamepatikana kabla ya giza, ili asitafutwe mtu usiku.</w:t>
              </w:r>
            </w:ins>
            <w:del w:id="4074" w:author="Bonephace Kaijage" w:date="2026-10-14T06:12:00Z" w16du:dateUtc="2026-10-14T04:12:00Z">
              <w:r w:rsidR="005747F5" w:rsidRPr="00997D17" w:rsidDel="00FE0A4D">
                <w:rPr>
                  <w:sz w:val="22"/>
                  <w:szCs w:val="22"/>
                </w:rPr>
                <w:delText>Hakiki watoto wa shule na wazee kabla ya giza.</w:delText>
              </w:r>
            </w:del>
          </w:p>
          <w:p w14:paraId="45E16EDA" w14:textId="7F0428AC" w:rsidR="002066E7" w:rsidRPr="00997D17" w:rsidRDefault="005747F5" w:rsidP="00F20E47">
            <w:pPr>
              <w:pStyle w:val="ListBullet"/>
              <w:rPr>
                <w:sz w:val="22"/>
                <w:szCs w:val="22"/>
                <w:lang w:val="sv-SE"/>
              </w:rPr>
            </w:pPr>
            <w:r w:rsidRPr="00997D17">
              <w:rPr>
                <w:sz w:val="22"/>
                <w:szCs w:val="22"/>
                <w:lang w:val="sv-SE"/>
              </w:rPr>
              <w:lastRenderedPageBreak/>
              <w:t>Chemsha maji ya kunywa. Kliniki iangalie kuhara.</w:t>
            </w:r>
          </w:p>
        </w:tc>
      </w:tr>
      <w:tr w:rsidR="002066E7" w:rsidRPr="000343A2" w14:paraId="556D0D07" w14:textId="77777777" w:rsidTr="002066E7">
        <w:tc>
          <w:tcPr>
            <w:tcW w:w="2278" w:type="dxa"/>
          </w:tcPr>
          <w:p w14:paraId="17C1FA04" w14:textId="77777777" w:rsidR="002066E7" w:rsidRPr="00997D17" w:rsidRDefault="002066E7" w:rsidP="00FD6059">
            <w:pPr>
              <w:pStyle w:val="ListParagraph"/>
              <w:rPr>
                <w:sz w:val="22"/>
                <w:szCs w:val="22"/>
                <w:lang w:val="sv-SE"/>
              </w:rPr>
            </w:pPr>
          </w:p>
        </w:tc>
        <w:tc>
          <w:tcPr>
            <w:tcW w:w="2278" w:type="dxa"/>
          </w:tcPr>
          <w:p w14:paraId="07A13736" w14:textId="530FA61D"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4ECFB83B" w14:textId="461CB55B" w:rsidR="002066E7" w:rsidRPr="00997D17" w:rsidRDefault="00FE0A4D" w:rsidP="00FD6059">
            <w:pPr>
              <w:pStyle w:val="ListParagraph"/>
              <w:rPr>
                <w:sz w:val="22"/>
                <w:szCs w:val="22"/>
              </w:rPr>
            </w:pPr>
            <w:ins w:id="407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07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1DB9052" w14:textId="6E2FD2D2" w:rsidR="002066E7" w:rsidRPr="00997D17" w:rsidRDefault="00FE0A4D" w:rsidP="00FD6059">
            <w:pPr>
              <w:pStyle w:val="ListParagraph"/>
              <w:rPr>
                <w:sz w:val="22"/>
                <w:szCs w:val="22"/>
              </w:rPr>
            </w:pPr>
            <w:ins w:id="407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07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ACE1B59" w14:textId="3052667B" w:rsidR="008C6B60" w:rsidRPr="00997D17" w:rsidRDefault="00FE0A4D" w:rsidP="00F20E47">
            <w:pPr>
              <w:pStyle w:val="ListBullet"/>
              <w:rPr>
                <w:sz w:val="22"/>
                <w:szCs w:val="22"/>
              </w:rPr>
            </w:pPr>
            <w:ins w:id="4079"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080"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02C95D87" w14:textId="5AD7DDDC" w:rsidR="008C6B60" w:rsidRPr="00997D17" w:rsidRDefault="005747F5" w:rsidP="00F20E47">
            <w:pPr>
              <w:pStyle w:val="ListBullet"/>
              <w:rPr>
                <w:sz w:val="22"/>
                <w:szCs w:val="22"/>
              </w:rPr>
            </w:pPr>
            <w:r w:rsidRPr="00997D17">
              <w:rPr>
                <w:sz w:val="22"/>
                <w:szCs w:val="22"/>
              </w:rPr>
              <w:t>Call 114 and 190. Keep the access road clear for ambulances.</w:t>
            </w:r>
          </w:p>
          <w:p w14:paraId="189B1F0F" w14:textId="5BA8A5F3" w:rsidR="008C6B60" w:rsidRPr="00997D17" w:rsidRDefault="005747F5" w:rsidP="00F20E47">
            <w:pPr>
              <w:pStyle w:val="ListBullet"/>
              <w:rPr>
                <w:sz w:val="22"/>
                <w:szCs w:val="22"/>
              </w:rPr>
            </w:pPr>
            <w:r w:rsidRPr="00997D17">
              <w:rPr>
                <w:sz w:val="22"/>
                <w:szCs w:val="22"/>
              </w:rPr>
              <w:t>Open the shelter and register every household. Note who is missing.</w:t>
            </w:r>
          </w:p>
          <w:p w14:paraId="2F3C47F2" w14:textId="650F3A9B"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5D556B76" w14:textId="30DABB3C"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2D0EBEF1" w14:textId="09FB8D39"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4283185E" w14:textId="58B42217"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36A0E48F" w14:textId="5F29374C"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03699900" w14:textId="77777777" w:rsidTr="002066E7">
        <w:tc>
          <w:tcPr>
            <w:tcW w:w="2278" w:type="dxa"/>
          </w:tcPr>
          <w:p w14:paraId="53999F88" w14:textId="6F59C8DD" w:rsidR="002066E7" w:rsidRPr="00997D17" w:rsidRDefault="002066E7" w:rsidP="00FD6059">
            <w:pPr>
              <w:pStyle w:val="ListParagraph"/>
              <w:rPr>
                <w:sz w:val="22"/>
                <w:szCs w:val="22"/>
              </w:rPr>
            </w:pPr>
            <w:r w:rsidRPr="00997D17">
              <w:rPr>
                <w:sz w:val="22"/>
                <w:szCs w:val="22"/>
              </w:rPr>
              <w:t>Makambako Town Council</w:t>
            </w:r>
          </w:p>
        </w:tc>
        <w:tc>
          <w:tcPr>
            <w:tcW w:w="2278" w:type="dxa"/>
          </w:tcPr>
          <w:p w14:paraId="478A0404" w14:textId="627BC609"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14C8DE9A" w14:textId="29178CB9" w:rsidR="002066E7" w:rsidRPr="00997D17" w:rsidRDefault="008C6B60" w:rsidP="00FD6059">
            <w:pPr>
              <w:pStyle w:val="ListParagraph"/>
              <w:rPr>
                <w:sz w:val="22"/>
                <w:szCs w:val="22"/>
              </w:rPr>
            </w:pPr>
            <w:r w:rsidRPr="00997D17">
              <w:rPr>
                <w:sz w:val="22"/>
                <w:szCs w:val="22"/>
              </w:rPr>
              <w:t>heavy rain, strong winds, and floods on the highland valleys. A few roads slippery, a few low homes wet, and lightning where storms build.</w:t>
            </w:r>
          </w:p>
        </w:tc>
        <w:tc>
          <w:tcPr>
            <w:tcW w:w="2278" w:type="dxa"/>
          </w:tcPr>
          <w:p w14:paraId="791088EB" w14:textId="16158C74"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1E185BDA" w14:textId="39CEE700" w:rsidR="008C6B60" w:rsidRPr="00997D17" w:rsidRDefault="005747F5" w:rsidP="00F20E47">
            <w:pPr>
              <w:pStyle w:val="ListBullet"/>
              <w:rPr>
                <w:sz w:val="22"/>
                <w:szCs w:val="22"/>
              </w:rPr>
            </w:pPr>
            <w:r w:rsidRPr="00997D17">
              <w:rPr>
                <w:sz w:val="22"/>
                <w:szCs w:val="22"/>
              </w:rPr>
              <w:t>Before the rain, walk heavy rain, strong winds, and floods on the highland valleys and clear the drains and culverts.</w:t>
            </w:r>
          </w:p>
          <w:p w14:paraId="386E2AF3" w14:textId="5D1EF35B" w:rsidR="008C6B60" w:rsidRPr="00997D17" w:rsidRDefault="00FE0A4D" w:rsidP="00F20E47">
            <w:pPr>
              <w:pStyle w:val="ListBullet"/>
              <w:rPr>
                <w:sz w:val="22"/>
                <w:szCs w:val="22"/>
              </w:rPr>
            </w:pPr>
            <w:ins w:id="4081" w:author="Bonephace Kaijage" w:date="2026-10-14T06:18:00Z" w16du:dateUtc="2026-10-14T04:18:00Z">
              <w:r>
                <w:rPr>
                  <w:sz w:val="22"/>
                  <w:szCs w:val="22"/>
                </w:rPr>
                <w:lastRenderedPageBreak/>
                <w:t>Households along the sites named in Know Your Risk: keep food, documents and children above floor level, because water here can enter houses with little warning.</w:t>
              </w:r>
            </w:ins>
            <w:del w:id="4082" w:author="Bonephace Kaijage" w:date="2026-10-14T06:18:00Z" w16du:dateUtc="2026-10-14T04:18:00Z">
              <w:r w:rsidR="005747F5" w:rsidRPr="00997D17" w:rsidDel="00FE0A4D">
                <w:rPr>
                  <w:sz w:val="22"/>
                  <w:szCs w:val="22"/>
                </w:rPr>
                <w:delText>Households along this site raise food, documents and children above the floor.</w:delText>
              </w:r>
            </w:del>
          </w:p>
          <w:p w14:paraId="4498C9B1" w14:textId="4F42BD47" w:rsidR="008C6B60" w:rsidRPr="00997D17" w:rsidRDefault="00FE0A4D" w:rsidP="00F20E47">
            <w:pPr>
              <w:pStyle w:val="ListBullet"/>
              <w:rPr>
                <w:sz w:val="22"/>
                <w:szCs w:val="22"/>
              </w:rPr>
            </w:pPr>
            <w:ins w:id="4083"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084" w:author="Bonephace Kaijage" w:date="2026-10-14T06:14:00Z" w16du:dateUtc="2026-10-14T04:14:00Z">
              <w:r w:rsidR="005747F5" w:rsidRPr="00997D17" w:rsidDel="00FE0A4D">
                <w:rPr>
                  <w:sz w:val="22"/>
                  <w:szCs w:val="22"/>
                </w:rPr>
                <w:delText>Save 190 and the ward chair number. Keep a torch and drinking water.</w:delText>
              </w:r>
            </w:del>
          </w:p>
          <w:p w14:paraId="0A618A72" w14:textId="6BFB30C3"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26E9ACE7" w14:textId="43709733"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67BDA23D" w14:textId="368CEF0E"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0C8C1804" w14:textId="5A6B3DD8" w:rsidR="008C6B60" w:rsidRPr="00997D17" w:rsidRDefault="005747F5" w:rsidP="00F20E47">
            <w:pPr>
              <w:pStyle w:val="ListBullet"/>
              <w:rPr>
                <w:sz w:val="22"/>
                <w:szCs w:val="22"/>
                <w:lang w:val="sv-SE"/>
              </w:rPr>
            </w:pPr>
            <w:r w:rsidRPr="00997D17">
              <w:rPr>
                <w:sz w:val="22"/>
                <w:szCs w:val="22"/>
                <w:lang w:val="sv-SE"/>
              </w:rPr>
              <w:lastRenderedPageBreak/>
              <w:t>Hifadhi 190 na namba ya mwenyekiti wa kata. Weka tochi na maji ya kunywa.</w:t>
            </w:r>
          </w:p>
          <w:p w14:paraId="5B09009E" w14:textId="6161DF38"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13572F57" w14:textId="77777777" w:rsidTr="002066E7">
        <w:tc>
          <w:tcPr>
            <w:tcW w:w="2278" w:type="dxa"/>
          </w:tcPr>
          <w:p w14:paraId="051F4230" w14:textId="77777777" w:rsidR="002066E7" w:rsidRPr="00997D17" w:rsidRDefault="002066E7" w:rsidP="00FD6059">
            <w:pPr>
              <w:pStyle w:val="ListParagraph"/>
              <w:rPr>
                <w:sz w:val="22"/>
                <w:szCs w:val="22"/>
                <w:lang w:val="sv-SE"/>
              </w:rPr>
            </w:pPr>
          </w:p>
        </w:tc>
        <w:tc>
          <w:tcPr>
            <w:tcW w:w="2278" w:type="dxa"/>
          </w:tcPr>
          <w:p w14:paraId="1B3ACCDC" w14:textId="75E4E9CF"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39D1C7D9" w14:textId="0DD18854" w:rsidR="002066E7" w:rsidRPr="00997D17" w:rsidRDefault="008C6B60" w:rsidP="00FD6059">
            <w:pPr>
              <w:pStyle w:val="ListParagraph"/>
              <w:rPr>
                <w:sz w:val="22"/>
                <w:szCs w:val="22"/>
              </w:rPr>
            </w:pPr>
            <w:r w:rsidRPr="00997D17">
              <w:rPr>
                <w:sz w:val="22"/>
                <w:szCs w:val="22"/>
              </w:rPr>
              <w:t>heavy rain, strong winds, and floods on the highland valleys. Roads, water points or houses at the named sites are now affected. Some journeys and classes are disrupted.</w:t>
            </w:r>
          </w:p>
        </w:tc>
        <w:tc>
          <w:tcPr>
            <w:tcW w:w="2278" w:type="dxa"/>
          </w:tcPr>
          <w:p w14:paraId="3FECA4F3" w14:textId="35D3DE14"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7BB7DD7" w14:textId="333245F6" w:rsidR="008C6B60" w:rsidRPr="00997D17" w:rsidRDefault="005747F5" w:rsidP="00F20E47">
            <w:pPr>
              <w:pStyle w:val="ListBullet"/>
              <w:rPr>
                <w:sz w:val="22"/>
                <w:szCs w:val="22"/>
              </w:rPr>
            </w:pPr>
            <w:r w:rsidRPr="00997D17">
              <w:rPr>
                <w:sz w:val="22"/>
                <w:szCs w:val="22"/>
              </w:rPr>
              <w:t>Move households off heavy rain, strong winds, and floods on the highland valleys to the ward assembly point.</w:t>
            </w:r>
          </w:p>
          <w:p w14:paraId="77F9B119" w14:textId="2B8110CE" w:rsidR="008C6B60" w:rsidRPr="00997D17" w:rsidRDefault="00FE0A4D" w:rsidP="00F20E47">
            <w:pPr>
              <w:pStyle w:val="ListBullet"/>
              <w:rPr>
                <w:sz w:val="22"/>
                <w:szCs w:val="22"/>
              </w:rPr>
            </w:pPr>
            <w:ins w:id="4085" w:author="Bonephace Kaijage" w:date="2026-10-14T06:20:00Z" w16du:dateUtc="2026-10-14T04:20:00Z">
              <w:r>
                <w:rPr>
                  <w:sz w:val="22"/>
                  <w:szCs w:val="22"/>
                </w:rPr>
                <w:t>Close and mark the flooded road or bridge on the sites named in Know Your Risk. Divert traffic.</w:t>
              </w:r>
            </w:ins>
            <w:del w:id="4086" w:author="Bonephace Kaijage" w:date="2026-10-14T06:20:00Z" w16du:dateUtc="2026-10-14T04:20:00Z">
              <w:r w:rsidR="005747F5" w:rsidRPr="00997D17" w:rsidDel="00FE0A4D">
                <w:rPr>
                  <w:sz w:val="22"/>
                  <w:szCs w:val="22"/>
                </w:rPr>
                <w:delText>Close and mark the flooded road or bridge on this site. Divert traffic.</w:delText>
              </w:r>
            </w:del>
          </w:p>
          <w:p w14:paraId="0335213E" w14:textId="11F70D8E" w:rsidR="008C6B60" w:rsidRPr="00997D17" w:rsidRDefault="00FE0A4D" w:rsidP="00F20E47">
            <w:pPr>
              <w:pStyle w:val="ListBullet"/>
              <w:rPr>
                <w:sz w:val="22"/>
                <w:szCs w:val="22"/>
              </w:rPr>
            </w:pPr>
            <w:ins w:id="4087" w:author="Bonephace Kaijage" w:date="2026-10-14T06:12:00Z" w16du:dateUtc="2026-10-14T04:12:00Z">
              <w:r>
                <w:rPr>
                  <w:sz w:val="22"/>
                  <w:szCs w:val="22"/>
                </w:rPr>
                <w:lastRenderedPageBreak/>
                <w:t>Check that school children, older people and anyone with a disability are accounted for before dark, so that no one is searched for in the night.</w:t>
              </w:r>
            </w:ins>
            <w:del w:id="4088" w:author="Bonephace Kaijage" w:date="2026-10-14T06:12:00Z" w16du:dateUtc="2026-10-14T04:12:00Z">
              <w:r w:rsidR="005747F5" w:rsidRPr="00997D17" w:rsidDel="00FE0A4D">
                <w:rPr>
                  <w:sz w:val="22"/>
                  <w:szCs w:val="22"/>
                </w:rPr>
                <w:delText>Account for school children and older people before dark.</w:delText>
              </w:r>
            </w:del>
          </w:p>
          <w:p w14:paraId="7480E54D" w14:textId="7375A328" w:rsidR="002066E7" w:rsidRPr="00997D17" w:rsidRDefault="00FE0A4D" w:rsidP="00F20E47">
            <w:pPr>
              <w:pStyle w:val="ListBullet"/>
              <w:rPr>
                <w:sz w:val="22"/>
                <w:szCs w:val="22"/>
              </w:rPr>
            </w:pPr>
            <w:ins w:id="4089" w:author="Bonephace Kaijage" w:date="2026-10-14T06:14:00Z" w16du:dateUtc="2026-10-14T04:14:00Z">
              <w:r>
                <w:rPr>
                  <w:sz w:val="22"/>
                  <w:szCs w:val="22"/>
                </w:rPr>
                <w:t>Boil or treat drinking water, because floods carry waste into wells; tell the clinic early if anyone has diarrhoea.</w:t>
              </w:r>
            </w:ins>
            <w:del w:id="4090"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51621DF3" w14:textId="03974127" w:rsidR="008C6B60" w:rsidRPr="00997D17" w:rsidRDefault="00FE0A4D" w:rsidP="00F20E47">
            <w:pPr>
              <w:pStyle w:val="ListBullet"/>
              <w:rPr>
                <w:sz w:val="22"/>
                <w:szCs w:val="22"/>
                <w:lang w:val="sv-SE"/>
              </w:rPr>
            </w:pPr>
            <w:ins w:id="4091" w:author="Bonephace Kaijage" w:date="2026-10-14T06:16:00Z" w16du:dateUtc="2026-10-14T04:16:00Z">
              <w:r>
                <w:rPr>
                  <w:sz w:val="22"/>
                  <w:szCs w:val="22"/>
                  <w:lang w:val="sv-SE"/>
                </w:rPr>
                <w:lastRenderedPageBreak/>
                <w:t>Wasaidieni kaya kuondoka maeneo yaliyotajwa kwenda kituo cha kata, mkianza na wasioweza kuondoka peke yao.</w:t>
              </w:r>
            </w:ins>
            <w:del w:id="4092" w:author="Bonephace Kaijage" w:date="2026-10-14T06:16:00Z" w16du:dateUtc="2026-10-14T04:16:00Z">
              <w:r w:rsidR="005747F5" w:rsidRPr="00997D17" w:rsidDel="00FE0A4D">
                <w:rPr>
                  <w:sz w:val="22"/>
                  <w:szCs w:val="22"/>
                  <w:lang w:val="sv-SE"/>
                </w:rPr>
                <w:delText>Hamisha kaya kutoka eneo hili kwenda kituo cha kata.</w:delText>
              </w:r>
            </w:del>
          </w:p>
          <w:p w14:paraId="45E81968" w14:textId="611A399E"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0F1CD689" w14:textId="35CE0961" w:rsidR="008C6B60" w:rsidRPr="00997D17" w:rsidRDefault="00FE0A4D" w:rsidP="00F20E47">
            <w:pPr>
              <w:pStyle w:val="ListBullet"/>
              <w:rPr>
                <w:sz w:val="22"/>
                <w:szCs w:val="22"/>
              </w:rPr>
            </w:pPr>
            <w:ins w:id="4093" w:author="Bonephace Kaijage" w:date="2026-10-14T06:12:00Z" w16du:dateUtc="2026-10-14T04:12:00Z">
              <w:r>
                <w:rPr>
                  <w:sz w:val="22"/>
                  <w:szCs w:val="22"/>
                </w:rPr>
                <w:t xml:space="preserve">Hakikisheni watoto wa shule, wazee na </w:t>
              </w:r>
              <w:r>
                <w:rPr>
                  <w:sz w:val="22"/>
                  <w:szCs w:val="22"/>
                </w:rPr>
                <w:lastRenderedPageBreak/>
                <w:t>watu wenye ulemavu wote wamepatikana kabla ya giza, ili asitafutwe mtu usiku.</w:t>
              </w:r>
            </w:ins>
            <w:del w:id="4094" w:author="Bonephace Kaijage" w:date="2026-10-14T06:12:00Z" w16du:dateUtc="2026-10-14T04:12:00Z">
              <w:r w:rsidR="005747F5" w:rsidRPr="00997D17" w:rsidDel="00FE0A4D">
                <w:rPr>
                  <w:sz w:val="22"/>
                  <w:szCs w:val="22"/>
                </w:rPr>
                <w:delText>Hakiki watoto wa shule na wazee kabla ya giza.</w:delText>
              </w:r>
            </w:del>
          </w:p>
          <w:p w14:paraId="0FE9B1D0" w14:textId="6D4903E3"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5C5F98D7" w14:textId="77777777" w:rsidTr="002066E7">
        <w:tc>
          <w:tcPr>
            <w:tcW w:w="2278" w:type="dxa"/>
          </w:tcPr>
          <w:p w14:paraId="12BFC79E" w14:textId="77777777" w:rsidR="002066E7" w:rsidRPr="00997D17" w:rsidRDefault="002066E7" w:rsidP="00FD6059">
            <w:pPr>
              <w:pStyle w:val="ListParagraph"/>
              <w:rPr>
                <w:sz w:val="22"/>
                <w:szCs w:val="22"/>
                <w:lang w:val="sv-SE"/>
              </w:rPr>
            </w:pPr>
          </w:p>
        </w:tc>
        <w:tc>
          <w:tcPr>
            <w:tcW w:w="2278" w:type="dxa"/>
          </w:tcPr>
          <w:p w14:paraId="6259B5EA" w14:textId="0DE10654"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26A4B0B8" w14:textId="57619352" w:rsidR="002066E7" w:rsidRPr="00997D17" w:rsidRDefault="00FE0A4D" w:rsidP="00FD6059">
            <w:pPr>
              <w:pStyle w:val="ListParagraph"/>
              <w:rPr>
                <w:sz w:val="22"/>
                <w:szCs w:val="22"/>
              </w:rPr>
            </w:pPr>
            <w:ins w:id="409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09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71C4D1A" w14:textId="17F380B3" w:rsidR="002066E7" w:rsidRPr="00997D17" w:rsidRDefault="00FE0A4D" w:rsidP="00FD6059">
            <w:pPr>
              <w:pStyle w:val="ListParagraph"/>
              <w:rPr>
                <w:sz w:val="22"/>
                <w:szCs w:val="22"/>
              </w:rPr>
            </w:pPr>
            <w:ins w:id="409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09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DFD1C10" w14:textId="75A4D899" w:rsidR="008C6B60" w:rsidRPr="00997D17" w:rsidRDefault="00FE0A4D" w:rsidP="00F20E47">
            <w:pPr>
              <w:pStyle w:val="ListBullet"/>
              <w:rPr>
                <w:sz w:val="22"/>
                <w:szCs w:val="22"/>
              </w:rPr>
            </w:pPr>
            <w:ins w:id="4099"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100"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41BE2857" w14:textId="117593ED" w:rsidR="008C6B60" w:rsidRPr="00997D17" w:rsidRDefault="005747F5" w:rsidP="00F20E47">
            <w:pPr>
              <w:pStyle w:val="ListBullet"/>
              <w:rPr>
                <w:sz w:val="22"/>
                <w:szCs w:val="22"/>
              </w:rPr>
            </w:pPr>
            <w:r w:rsidRPr="00997D17">
              <w:rPr>
                <w:sz w:val="22"/>
                <w:szCs w:val="22"/>
              </w:rPr>
              <w:t>Call 114 and 190. Keep the access road clear for ambulances.</w:t>
            </w:r>
          </w:p>
          <w:p w14:paraId="22552563" w14:textId="547A15A2" w:rsidR="008C6B60" w:rsidRPr="00997D17" w:rsidRDefault="005747F5" w:rsidP="00F20E47">
            <w:pPr>
              <w:pStyle w:val="ListBullet"/>
              <w:rPr>
                <w:sz w:val="22"/>
                <w:szCs w:val="22"/>
              </w:rPr>
            </w:pPr>
            <w:r w:rsidRPr="00997D17">
              <w:rPr>
                <w:sz w:val="22"/>
                <w:szCs w:val="22"/>
              </w:rPr>
              <w:t>Open the shelter and register every household. Note who is missing.</w:t>
            </w:r>
          </w:p>
          <w:p w14:paraId="33C69226" w14:textId="1B970B47"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15B760F3" w14:textId="4ACDCB44"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55380623" w14:textId="7BFCDBD9"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62478962" w14:textId="27A95929"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63E17C04" w14:textId="5169E7C2"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0A6F1A57" w14:textId="77777777" w:rsidTr="002066E7">
        <w:tc>
          <w:tcPr>
            <w:tcW w:w="2278" w:type="dxa"/>
          </w:tcPr>
          <w:p w14:paraId="5A7765D1" w14:textId="48E78E16" w:rsidR="002066E7" w:rsidRPr="00997D17" w:rsidRDefault="002066E7" w:rsidP="00FD6059">
            <w:pPr>
              <w:pStyle w:val="ListParagraph"/>
              <w:rPr>
                <w:sz w:val="22"/>
                <w:szCs w:val="22"/>
              </w:rPr>
            </w:pPr>
            <w:r w:rsidRPr="00997D17">
              <w:rPr>
                <w:sz w:val="22"/>
                <w:szCs w:val="22"/>
              </w:rPr>
              <w:lastRenderedPageBreak/>
              <w:t>Ludewa District Council</w:t>
            </w:r>
          </w:p>
        </w:tc>
        <w:tc>
          <w:tcPr>
            <w:tcW w:w="2278" w:type="dxa"/>
          </w:tcPr>
          <w:p w14:paraId="3189EA7A" w14:textId="7642C019"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12F52536" w14:textId="3F4ACDB9" w:rsidR="002066E7" w:rsidRPr="00997D17" w:rsidRDefault="008C6B60" w:rsidP="00FD6059">
            <w:pPr>
              <w:pStyle w:val="ListParagraph"/>
              <w:rPr>
                <w:sz w:val="22"/>
                <w:szCs w:val="22"/>
              </w:rPr>
            </w:pPr>
            <w:r w:rsidRPr="00997D17">
              <w:rPr>
                <w:sz w:val="22"/>
                <w:szCs w:val="22"/>
              </w:rPr>
              <w:t>Lake Nyasa floods and large waves, heavy rain, landslides, and boat accidents. A few roads slippery, a few low homes wet, and lightning where storms build.</w:t>
            </w:r>
          </w:p>
        </w:tc>
        <w:tc>
          <w:tcPr>
            <w:tcW w:w="2278" w:type="dxa"/>
          </w:tcPr>
          <w:p w14:paraId="61A148C1" w14:textId="5EBD227E"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108ADCBE" w14:textId="266377BB" w:rsidR="008C6B60" w:rsidRPr="00997D17" w:rsidRDefault="005747F5" w:rsidP="00F20E47">
            <w:pPr>
              <w:pStyle w:val="ListBullet"/>
              <w:rPr>
                <w:sz w:val="22"/>
                <w:szCs w:val="22"/>
              </w:rPr>
            </w:pPr>
            <w:r w:rsidRPr="00997D17">
              <w:rPr>
                <w:sz w:val="22"/>
                <w:szCs w:val="22"/>
              </w:rPr>
              <w:t>Before any boat leaves Lake Nyasa floods and large waves, heavy rain, landslides, and boat ac, check the forecast and put a life jacket on.</w:t>
            </w:r>
          </w:p>
          <w:p w14:paraId="3AA27D16" w14:textId="62313C38" w:rsidR="008C6B60" w:rsidRPr="00997D17" w:rsidRDefault="005747F5" w:rsidP="00F20E47">
            <w:pPr>
              <w:pStyle w:val="ListBullet"/>
              <w:rPr>
                <w:sz w:val="22"/>
                <w:szCs w:val="22"/>
              </w:rPr>
            </w:pPr>
            <w:r w:rsidRPr="00997D17">
              <w:rPr>
                <w:sz w:val="22"/>
                <w:szCs w:val="22"/>
              </w:rPr>
              <w:t>Bring small boats off the open water at this landing.</w:t>
            </w:r>
          </w:p>
          <w:p w14:paraId="18CCCE66" w14:textId="4F3B5B83" w:rsidR="008C6B60" w:rsidRPr="00997D17" w:rsidRDefault="005747F5" w:rsidP="00F20E47">
            <w:pPr>
              <w:pStyle w:val="ListBullet"/>
              <w:rPr>
                <w:sz w:val="22"/>
                <w:szCs w:val="22"/>
              </w:rPr>
            </w:pPr>
            <w:r w:rsidRPr="00997D17">
              <w:rPr>
                <w:sz w:val="22"/>
                <w:szCs w:val="22"/>
              </w:rPr>
              <w:t>The landing site listens for the warning and saves 190.</w:t>
            </w:r>
          </w:p>
          <w:p w14:paraId="0371008A" w14:textId="36B2FB97" w:rsidR="002066E7" w:rsidRPr="00997D17" w:rsidRDefault="005747F5" w:rsidP="00F20E47">
            <w:pPr>
              <w:pStyle w:val="ListBullet"/>
              <w:rPr>
                <w:sz w:val="22"/>
                <w:szCs w:val="22"/>
              </w:rPr>
            </w:pPr>
            <w:r w:rsidRPr="00997D17">
              <w:rPr>
                <w:sz w:val="22"/>
                <w:szCs w:val="22"/>
              </w:rPr>
              <w:t>Do not swim out to rescue. Throw something that floats.</w:t>
            </w:r>
          </w:p>
        </w:tc>
        <w:tc>
          <w:tcPr>
            <w:tcW w:w="2279" w:type="dxa"/>
          </w:tcPr>
          <w:p w14:paraId="71AD04E6" w14:textId="122E6F2E" w:rsidR="008C6B60" w:rsidRPr="00997D17" w:rsidRDefault="005747F5" w:rsidP="00F20E47">
            <w:pPr>
              <w:pStyle w:val="ListBullet"/>
              <w:rPr>
                <w:sz w:val="22"/>
                <w:szCs w:val="22"/>
              </w:rPr>
            </w:pPr>
            <w:r w:rsidRPr="00997D17">
              <w:rPr>
                <w:sz w:val="22"/>
                <w:szCs w:val="22"/>
              </w:rPr>
              <w:t>Kabla ya chombo kuondoka eneo hili, angalia utabiri na vaa jaketi ya kujiokoa.</w:t>
            </w:r>
          </w:p>
          <w:p w14:paraId="00935B28" w14:textId="3B7D6757" w:rsidR="008C6B60" w:rsidRPr="00997D17" w:rsidRDefault="005747F5" w:rsidP="00F20E47">
            <w:pPr>
              <w:pStyle w:val="ListBullet"/>
              <w:rPr>
                <w:sz w:val="22"/>
                <w:szCs w:val="22"/>
              </w:rPr>
            </w:pPr>
            <w:r w:rsidRPr="00997D17">
              <w:rPr>
                <w:sz w:val="22"/>
                <w:szCs w:val="22"/>
              </w:rPr>
              <w:t>Rudisha vyombo vidogo kutoka maji ya wazi kwenye mwalo huu.</w:t>
            </w:r>
          </w:p>
          <w:p w14:paraId="57C0F6F2" w14:textId="6D4B2D82" w:rsidR="008C6B60" w:rsidRPr="00997D17" w:rsidRDefault="005747F5" w:rsidP="00F20E47">
            <w:pPr>
              <w:pStyle w:val="ListBullet"/>
              <w:rPr>
                <w:sz w:val="22"/>
                <w:szCs w:val="22"/>
              </w:rPr>
            </w:pPr>
            <w:r w:rsidRPr="00997D17">
              <w:rPr>
                <w:sz w:val="22"/>
                <w:szCs w:val="22"/>
              </w:rPr>
              <w:t>Mwalo usikilize onyo na uhifadhi 190.</w:t>
            </w:r>
          </w:p>
          <w:p w14:paraId="212E5B3E" w14:textId="1B4A46E7" w:rsidR="002066E7" w:rsidRPr="00997D17" w:rsidRDefault="00FE0A4D" w:rsidP="00F20E47">
            <w:pPr>
              <w:pStyle w:val="ListBullet"/>
              <w:rPr>
                <w:sz w:val="22"/>
                <w:szCs w:val="22"/>
              </w:rPr>
            </w:pPr>
            <w:ins w:id="4101"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4102" w:author="Bonephace Kaijage" w:date="2026-10-14T06:15:00Z" w16du:dateUtc="2026-10-14T04:15:00Z">
              <w:r w:rsidR="005747F5" w:rsidRPr="00997D17" w:rsidDel="00FE0A4D">
                <w:rPr>
                  <w:sz w:val="22"/>
                  <w:szCs w:val="22"/>
                  <w:lang w:val="sv-SE"/>
                </w:rPr>
                <w:delText>Usiogelee kuokoa. Rusha kitu kinachoelea.</w:delText>
              </w:r>
            </w:del>
          </w:p>
        </w:tc>
      </w:tr>
      <w:tr w:rsidR="002066E7" w:rsidRPr="000343A2" w14:paraId="2AF57AB8" w14:textId="77777777" w:rsidTr="002066E7">
        <w:tc>
          <w:tcPr>
            <w:tcW w:w="2278" w:type="dxa"/>
          </w:tcPr>
          <w:p w14:paraId="635233A6" w14:textId="77777777" w:rsidR="002066E7" w:rsidRPr="00997D17" w:rsidRDefault="002066E7" w:rsidP="00FD6059">
            <w:pPr>
              <w:pStyle w:val="ListParagraph"/>
              <w:rPr>
                <w:sz w:val="22"/>
                <w:szCs w:val="22"/>
              </w:rPr>
            </w:pPr>
          </w:p>
        </w:tc>
        <w:tc>
          <w:tcPr>
            <w:tcW w:w="2278" w:type="dxa"/>
          </w:tcPr>
          <w:p w14:paraId="63946269" w14:textId="4B9B9863"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4E9040B1" w14:textId="66198C04" w:rsidR="002066E7" w:rsidRPr="00997D17" w:rsidRDefault="008C6B60" w:rsidP="00FD6059">
            <w:pPr>
              <w:pStyle w:val="ListParagraph"/>
              <w:rPr>
                <w:sz w:val="22"/>
                <w:szCs w:val="22"/>
              </w:rPr>
            </w:pPr>
            <w:r w:rsidRPr="00997D17">
              <w:rPr>
                <w:sz w:val="22"/>
                <w:szCs w:val="22"/>
              </w:rPr>
              <w:t>Lake Nyasa floods and large waves, heavy rain, landslides, and boat accidents. Roads, water points or houses at the named sites are now affected. Some journeys and classes are disrupted.</w:t>
            </w:r>
          </w:p>
        </w:tc>
        <w:tc>
          <w:tcPr>
            <w:tcW w:w="2278" w:type="dxa"/>
          </w:tcPr>
          <w:p w14:paraId="0F0EAB62" w14:textId="69049B94"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E2199DF" w14:textId="289ACF14" w:rsidR="008C6B60" w:rsidRPr="00997D17" w:rsidRDefault="005747F5" w:rsidP="00F20E47">
            <w:pPr>
              <w:pStyle w:val="ListBullet"/>
              <w:rPr>
                <w:sz w:val="22"/>
                <w:szCs w:val="22"/>
              </w:rPr>
            </w:pPr>
            <w:r w:rsidRPr="00997D17">
              <w:rPr>
                <w:sz w:val="22"/>
                <w:szCs w:val="22"/>
              </w:rPr>
              <w:t>Stop fishing and crossings at Lake Nyasa floods and large waves, heavy rain, landslides, and boat ac.</w:t>
            </w:r>
          </w:p>
          <w:p w14:paraId="06984FCD" w14:textId="01005875" w:rsidR="008C6B60" w:rsidRPr="00997D17" w:rsidRDefault="00FE0A4D" w:rsidP="00F20E47">
            <w:pPr>
              <w:pStyle w:val="ListBullet"/>
              <w:rPr>
                <w:sz w:val="22"/>
                <w:szCs w:val="22"/>
              </w:rPr>
            </w:pPr>
            <w:ins w:id="4103"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4104" w:author="Bonephace Kaijage" w:date="2026-10-14T06:15:00Z" w16du:dateUtc="2026-10-14T04:15:00Z">
              <w:r w:rsidR="005747F5" w:rsidRPr="00997D17" w:rsidDel="00FE0A4D">
                <w:rPr>
                  <w:sz w:val="22"/>
                  <w:szCs w:val="22"/>
                </w:rPr>
                <w:delText>Move people off the low shore to the assembly point.</w:delText>
              </w:r>
            </w:del>
          </w:p>
          <w:p w14:paraId="7E4ED019" w14:textId="11EDA52E" w:rsidR="008C6B60" w:rsidRPr="00997D17" w:rsidRDefault="005747F5" w:rsidP="00F20E47">
            <w:pPr>
              <w:pStyle w:val="ListBullet"/>
              <w:rPr>
                <w:sz w:val="22"/>
                <w:szCs w:val="22"/>
              </w:rPr>
            </w:pPr>
            <w:r w:rsidRPr="00997D17">
              <w:rPr>
                <w:sz w:val="22"/>
                <w:szCs w:val="22"/>
              </w:rPr>
              <w:lastRenderedPageBreak/>
              <w:t>Account for boats still out from this landing.</w:t>
            </w:r>
          </w:p>
          <w:p w14:paraId="40D1835A" w14:textId="7E8DE10D" w:rsidR="002066E7" w:rsidRPr="00997D17" w:rsidRDefault="005747F5" w:rsidP="00F20E47">
            <w:pPr>
              <w:pStyle w:val="ListBullet"/>
              <w:rPr>
                <w:sz w:val="22"/>
                <w:szCs w:val="22"/>
              </w:rPr>
            </w:pPr>
            <w:r w:rsidRPr="00997D17">
              <w:rPr>
                <w:sz w:val="22"/>
                <w:szCs w:val="22"/>
              </w:rPr>
              <w:t>Boil water if wells on this shore are flooded.</w:t>
            </w:r>
          </w:p>
        </w:tc>
        <w:tc>
          <w:tcPr>
            <w:tcW w:w="2279" w:type="dxa"/>
          </w:tcPr>
          <w:p w14:paraId="3B66233C" w14:textId="207206DA" w:rsidR="008C6B60" w:rsidRPr="00997D17" w:rsidRDefault="005747F5" w:rsidP="00F20E47">
            <w:pPr>
              <w:pStyle w:val="ListBullet"/>
              <w:rPr>
                <w:sz w:val="22"/>
                <w:szCs w:val="22"/>
                <w:lang w:val="sv-SE"/>
              </w:rPr>
            </w:pPr>
            <w:r w:rsidRPr="00997D17">
              <w:rPr>
                <w:sz w:val="22"/>
                <w:szCs w:val="22"/>
                <w:lang w:val="sv-SE"/>
              </w:rPr>
              <w:lastRenderedPageBreak/>
              <w:t>Simamisha uvuvi na vivuko eneo hili.</w:t>
            </w:r>
          </w:p>
          <w:p w14:paraId="594306A9" w14:textId="2F5F7B4D" w:rsidR="008C6B60" w:rsidRPr="00997D17" w:rsidRDefault="00FE0A4D" w:rsidP="00F20E47">
            <w:pPr>
              <w:pStyle w:val="ListBullet"/>
              <w:rPr>
                <w:sz w:val="22"/>
                <w:szCs w:val="22"/>
                <w:lang w:val="sv-SE"/>
              </w:rPr>
            </w:pPr>
            <w:ins w:id="4105" w:author="Bonephace Kaijage" w:date="2026-10-14T06:16:00Z" w16du:dateUtc="2026-10-14T04:16:00Z">
              <w:r>
                <w:rPr>
                  <w:sz w:val="22"/>
                  <w:szCs w:val="22"/>
                  <w:lang w:val="sv-SE"/>
                </w:rPr>
                <w:t>Wasaidieni watu kuondoka ufuo wa chini kwenda kituoni, mkianza na wasioweza kuondoka peke yao; mawimbi na kina cha ziwa vinaweza kupanda bila taarifa.</w:t>
              </w:r>
            </w:ins>
            <w:del w:id="4106" w:author="Bonephace Kaijage" w:date="2026-10-14T06:16:00Z" w16du:dateUtc="2026-10-14T04:16:00Z">
              <w:r w:rsidR="005747F5" w:rsidRPr="00997D17" w:rsidDel="00FE0A4D">
                <w:rPr>
                  <w:sz w:val="22"/>
                  <w:szCs w:val="22"/>
                  <w:lang w:val="sv-SE"/>
                </w:rPr>
                <w:delText>Hamisha watu kutoka ufuo wa chini kwenda kituoni.</w:delText>
              </w:r>
            </w:del>
          </w:p>
          <w:p w14:paraId="2EACD317" w14:textId="204E147E" w:rsidR="008C6B60" w:rsidRPr="00997D17" w:rsidRDefault="005747F5" w:rsidP="00F20E47">
            <w:pPr>
              <w:pStyle w:val="ListBullet"/>
              <w:rPr>
                <w:sz w:val="22"/>
                <w:szCs w:val="22"/>
                <w:lang w:val="sv-SE"/>
              </w:rPr>
            </w:pPr>
            <w:r w:rsidRPr="00997D17">
              <w:rPr>
                <w:sz w:val="22"/>
                <w:szCs w:val="22"/>
                <w:lang w:val="sv-SE"/>
              </w:rPr>
              <w:t>Hakiki vyombo vilivyoko nje kutoka mwalo huu.</w:t>
            </w:r>
          </w:p>
          <w:p w14:paraId="40A8E8BD" w14:textId="1593C8D8" w:rsidR="002066E7" w:rsidRPr="00997D17" w:rsidRDefault="005747F5" w:rsidP="00F20E47">
            <w:pPr>
              <w:pStyle w:val="ListBullet"/>
              <w:rPr>
                <w:sz w:val="22"/>
                <w:szCs w:val="22"/>
                <w:lang w:val="sv-SE"/>
              </w:rPr>
            </w:pPr>
            <w:r w:rsidRPr="00997D17">
              <w:rPr>
                <w:sz w:val="22"/>
                <w:szCs w:val="22"/>
                <w:lang w:val="sv-SE"/>
              </w:rPr>
              <w:lastRenderedPageBreak/>
              <w:t>Chemsha maji visima vya ufuo huu vikifurika.</w:t>
            </w:r>
          </w:p>
        </w:tc>
      </w:tr>
      <w:tr w:rsidR="002066E7" w:rsidRPr="000343A2" w14:paraId="38679CBA" w14:textId="77777777" w:rsidTr="002066E7">
        <w:tc>
          <w:tcPr>
            <w:tcW w:w="2278" w:type="dxa"/>
          </w:tcPr>
          <w:p w14:paraId="2671B971" w14:textId="77777777" w:rsidR="002066E7" w:rsidRPr="00997D17" w:rsidRDefault="002066E7" w:rsidP="00FD6059">
            <w:pPr>
              <w:pStyle w:val="ListParagraph"/>
              <w:rPr>
                <w:sz w:val="22"/>
                <w:szCs w:val="22"/>
                <w:lang w:val="sv-SE"/>
              </w:rPr>
            </w:pPr>
          </w:p>
        </w:tc>
        <w:tc>
          <w:tcPr>
            <w:tcW w:w="2278" w:type="dxa"/>
          </w:tcPr>
          <w:p w14:paraId="73E3DA4C" w14:textId="64B5CAEB"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073A82EF" w14:textId="04310AE9" w:rsidR="002066E7" w:rsidRPr="00997D17" w:rsidRDefault="00FE0A4D" w:rsidP="00FD6059">
            <w:pPr>
              <w:pStyle w:val="ListParagraph"/>
              <w:rPr>
                <w:sz w:val="22"/>
                <w:szCs w:val="22"/>
              </w:rPr>
            </w:pPr>
            <w:ins w:id="4107"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10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ABDBEE6" w14:textId="315C9034" w:rsidR="002066E7" w:rsidRPr="00997D17" w:rsidRDefault="00FE0A4D" w:rsidP="00FD6059">
            <w:pPr>
              <w:pStyle w:val="ListParagraph"/>
              <w:rPr>
                <w:sz w:val="22"/>
                <w:szCs w:val="22"/>
              </w:rPr>
            </w:pPr>
            <w:ins w:id="410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11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CE7401C" w14:textId="5C2BDAE4" w:rsidR="008C6B60" w:rsidRPr="00997D17" w:rsidRDefault="00FE0A4D" w:rsidP="00F20E47">
            <w:pPr>
              <w:pStyle w:val="ListBullet"/>
              <w:rPr>
                <w:sz w:val="22"/>
                <w:szCs w:val="22"/>
              </w:rPr>
            </w:pPr>
            <w:ins w:id="4111"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11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74E054F0" w14:textId="74FCFF47" w:rsidR="008C6B60" w:rsidRPr="00997D17" w:rsidRDefault="005747F5" w:rsidP="00F20E47">
            <w:pPr>
              <w:pStyle w:val="ListBullet"/>
              <w:rPr>
                <w:sz w:val="22"/>
                <w:szCs w:val="22"/>
              </w:rPr>
            </w:pPr>
            <w:r w:rsidRPr="00997D17">
              <w:rPr>
                <w:sz w:val="22"/>
                <w:szCs w:val="22"/>
              </w:rPr>
              <w:t>Call 114 and 190. Keep the access road clear for ambulances.</w:t>
            </w:r>
          </w:p>
          <w:p w14:paraId="4A9F2C26" w14:textId="5A388711" w:rsidR="008C6B60" w:rsidRPr="00997D17" w:rsidRDefault="005747F5" w:rsidP="00F20E47">
            <w:pPr>
              <w:pStyle w:val="ListBullet"/>
              <w:rPr>
                <w:sz w:val="22"/>
                <w:szCs w:val="22"/>
              </w:rPr>
            </w:pPr>
            <w:r w:rsidRPr="00997D17">
              <w:rPr>
                <w:sz w:val="22"/>
                <w:szCs w:val="22"/>
              </w:rPr>
              <w:t>Open the shelter and register every household. Note who is missing.</w:t>
            </w:r>
          </w:p>
          <w:p w14:paraId="0C51609D" w14:textId="071AF27F"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6AC85FB1" w14:textId="30AFBBAF"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7CBE6CA4" w14:textId="40B3937B"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270D1B8A" w14:textId="29F53F5C"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28F41F75" w14:textId="668F51F9"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0FB0C614" w14:textId="77777777" w:rsidTr="002066E7">
        <w:tc>
          <w:tcPr>
            <w:tcW w:w="2278" w:type="dxa"/>
          </w:tcPr>
          <w:p w14:paraId="79F46183" w14:textId="0C3D183B" w:rsidR="002066E7" w:rsidRPr="00997D17" w:rsidRDefault="002066E7" w:rsidP="00FD6059">
            <w:pPr>
              <w:pStyle w:val="ListParagraph"/>
              <w:rPr>
                <w:sz w:val="22"/>
                <w:szCs w:val="22"/>
              </w:rPr>
            </w:pPr>
            <w:r w:rsidRPr="00997D17">
              <w:rPr>
                <w:sz w:val="22"/>
                <w:szCs w:val="22"/>
              </w:rPr>
              <w:t>Makete District Council</w:t>
            </w:r>
          </w:p>
        </w:tc>
        <w:tc>
          <w:tcPr>
            <w:tcW w:w="2278" w:type="dxa"/>
          </w:tcPr>
          <w:p w14:paraId="2F4DC58B" w14:textId="1ED740AA"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55A02F26" w14:textId="1F34CB7F" w:rsidR="002066E7" w:rsidRPr="00997D17" w:rsidRDefault="008C6B60" w:rsidP="00FD6059">
            <w:pPr>
              <w:pStyle w:val="ListParagraph"/>
              <w:rPr>
                <w:sz w:val="22"/>
                <w:szCs w:val="22"/>
              </w:rPr>
            </w:pPr>
            <w:r w:rsidRPr="00997D17">
              <w:rPr>
                <w:sz w:val="22"/>
                <w:szCs w:val="22"/>
              </w:rPr>
              <w:t xml:space="preserve">heavy rain, landslides on the Kipengere slopes, strong winds, and cold. A few roads slippery, a few low homes wet, and </w:t>
            </w:r>
            <w:r w:rsidRPr="00997D17">
              <w:rPr>
                <w:sz w:val="22"/>
                <w:szCs w:val="22"/>
              </w:rPr>
              <w:lastRenderedPageBreak/>
              <w:t>lightning where storms build.</w:t>
            </w:r>
          </w:p>
        </w:tc>
        <w:tc>
          <w:tcPr>
            <w:tcW w:w="2278" w:type="dxa"/>
          </w:tcPr>
          <w:p w14:paraId="7D3DB3D8" w14:textId="1F9692F8" w:rsidR="002066E7" w:rsidRPr="00997D17" w:rsidRDefault="008C6B60" w:rsidP="00FD6059">
            <w:pPr>
              <w:pStyle w:val="ListParagraph"/>
              <w:rPr>
                <w:sz w:val="22"/>
                <w:szCs w:val="22"/>
              </w:rPr>
            </w:pPr>
            <w:r w:rsidRPr="00997D17">
              <w:rPr>
                <w:sz w:val="22"/>
                <w:szCs w:val="22"/>
              </w:rPr>
              <w:lastRenderedPageBreak/>
              <w:t>Dalili za mwanzo kwenye eneo lililotajwa. Barabara chache kuteleza, nyumba chache za bondeni kulowa, na radi dhoria inapojengeka.</w:t>
            </w:r>
          </w:p>
        </w:tc>
        <w:tc>
          <w:tcPr>
            <w:tcW w:w="2279" w:type="dxa"/>
          </w:tcPr>
          <w:p w14:paraId="4C07500F" w14:textId="33EC6441" w:rsidR="008C6B60" w:rsidRPr="00997D17" w:rsidRDefault="005747F5" w:rsidP="00F20E47">
            <w:pPr>
              <w:pStyle w:val="ListBullet"/>
              <w:rPr>
                <w:sz w:val="22"/>
                <w:szCs w:val="22"/>
              </w:rPr>
            </w:pPr>
            <w:r w:rsidRPr="00997D17">
              <w:rPr>
                <w:sz w:val="22"/>
                <w:szCs w:val="22"/>
              </w:rPr>
              <w:t>Before the rain, walk heavy rain, landslides on the Kipengere slopes, strong winds, and cold and clear the drains and culverts.</w:t>
            </w:r>
          </w:p>
          <w:p w14:paraId="757F48E5" w14:textId="2F528404" w:rsidR="008C6B60" w:rsidRPr="00997D17" w:rsidRDefault="00FE0A4D" w:rsidP="00F20E47">
            <w:pPr>
              <w:pStyle w:val="ListBullet"/>
              <w:rPr>
                <w:sz w:val="22"/>
                <w:szCs w:val="22"/>
              </w:rPr>
            </w:pPr>
            <w:ins w:id="4113" w:author="Bonephace Kaijage" w:date="2026-10-14T06:18:00Z" w16du:dateUtc="2026-10-14T04:18:00Z">
              <w:r>
                <w:rPr>
                  <w:sz w:val="22"/>
                  <w:szCs w:val="22"/>
                </w:rPr>
                <w:lastRenderedPageBreak/>
                <w:t>Households along the sites named in Know Your Risk: keep food, documents and children above floor level, because water here can enter houses with little warning.</w:t>
              </w:r>
            </w:ins>
            <w:del w:id="4114" w:author="Bonephace Kaijage" w:date="2026-10-14T06:18:00Z" w16du:dateUtc="2026-10-14T04:18:00Z">
              <w:r w:rsidR="005747F5" w:rsidRPr="00997D17" w:rsidDel="00FE0A4D">
                <w:rPr>
                  <w:sz w:val="22"/>
                  <w:szCs w:val="22"/>
                </w:rPr>
                <w:delText>Households along this site raise food, documents and children above the floor.</w:delText>
              </w:r>
            </w:del>
          </w:p>
          <w:p w14:paraId="731C216B" w14:textId="6196B21C" w:rsidR="008C6B60" w:rsidRPr="00997D17" w:rsidRDefault="00FE0A4D" w:rsidP="00F20E47">
            <w:pPr>
              <w:pStyle w:val="ListBullet"/>
              <w:rPr>
                <w:sz w:val="22"/>
                <w:szCs w:val="22"/>
              </w:rPr>
            </w:pPr>
            <w:ins w:id="4115"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116" w:author="Bonephace Kaijage" w:date="2026-10-14T06:14:00Z" w16du:dateUtc="2026-10-14T04:14:00Z">
              <w:r w:rsidR="005747F5" w:rsidRPr="00997D17" w:rsidDel="00FE0A4D">
                <w:rPr>
                  <w:sz w:val="22"/>
                  <w:szCs w:val="22"/>
                </w:rPr>
                <w:delText>Save 190 and the ward chair number. Keep a torch and drinking water.</w:delText>
              </w:r>
            </w:del>
          </w:p>
          <w:p w14:paraId="43296D04" w14:textId="3C46DC7D"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1AE98F14" w14:textId="6E857CDE"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091CFA95" w14:textId="2D60B01F"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3E017C7C" w14:textId="589C5298" w:rsidR="008C6B60" w:rsidRPr="00997D17" w:rsidRDefault="005747F5" w:rsidP="00F20E47">
            <w:pPr>
              <w:pStyle w:val="ListBullet"/>
              <w:rPr>
                <w:sz w:val="22"/>
                <w:szCs w:val="22"/>
                <w:lang w:val="sv-SE"/>
              </w:rPr>
            </w:pPr>
            <w:r w:rsidRPr="00997D17">
              <w:rPr>
                <w:sz w:val="22"/>
                <w:szCs w:val="22"/>
                <w:lang w:val="sv-SE"/>
              </w:rPr>
              <w:lastRenderedPageBreak/>
              <w:t>Hifadhi 190 na namba ya mwenyekiti wa kata. Weka tochi na maji ya kunywa.</w:t>
            </w:r>
          </w:p>
          <w:p w14:paraId="2747FC8F" w14:textId="6DB38783"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4B98460C" w14:textId="77777777" w:rsidTr="002066E7">
        <w:tc>
          <w:tcPr>
            <w:tcW w:w="2278" w:type="dxa"/>
          </w:tcPr>
          <w:p w14:paraId="0BABB5BA" w14:textId="77777777" w:rsidR="002066E7" w:rsidRPr="00997D17" w:rsidRDefault="002066E7" w:rsidP="00FD6059">
            <w:pPr>
              <w:pStyle w:val="ListParagraph"/>
              <w:rPr>
                <w:sz w:val="22"/>
                <w:szCs w:val="22"/>
                <w:lang w:val="sv-SE"/>
              </w:rPr>
            </w:pPr>
          </w:p>
        </w:tc>
        <w:tc>
          <w:tcPr>
            <w:tcW w:w="2278" w:type="dxa"/>
          </w:tcPr>
          <w:p w14:paraId="5567467C" w14:textId="4CC470DA"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7607D970" w14:textId="1E00E02D" w:rsidR="002066E7" w:rsidRPr="00997D17" w:rsidRDefault="008C6B60" w:rsidP="00FD6059">
            <w:pPr>
              <w:pStyle w:val="ListParagraph"/>
              <w:rPr>
                <w:sz w:val="22"/>
                <w:szCs w:val="22"/>
              </w:rPr>
            </w:pPr>
            <w:r w:rsidRPr="00997D17">
              <w:rPr>
                <w:sz w:val="22"/>
                <w:szCs w:val="22"/>
              </w:rPr>
              <w:t>heavy rain, landslides on the Kipengere slopes, strong winds, and cold. Roads, water points or houses at the named sites are now affected. Some journeys and classes are disrupted.</w:t>
            </w:r>
          </w:p>
        </w:tc>
        <w:tc>
          <w:tcPr>
            <w:tcW w:w="2278" w:type="dxa"/>
          </w:tcPr>
          <w:p w14:paraId="262D8816" w14:textId="28239C8D"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30050DF0" w14:textId="2F477846" w:rsidR="008C6B60" w:rsidRPr="00997D17" w:rsidRDefault="005747F5" w:rsidP="00F20E47">
            <w:pPr>
              <w:pStyle w:val="ListBullet"/>
              <w:rPr>
                <w:sz w:val="22"/>
                <w:szCs w:val="22"/>
              </w:rPr>
            </w:pPr>
            <w:r w:rsidRPr="00997D17">
              <w:rPr>
                <w:sz w:val="22"/>
                <w:szCs w:val="22"/>
              </w:rPr>
              <w:t>Move households off heavy rain, landslides on the Kipengere slopes, strong winds, and cold to the ward assembly point.</w:t>
            </w:r>
          </w:p>
          <w:p w14:paraId="5CDE7A86" w14:textId="0019A96E" w:rsidR="008C6B60" w:rsidRPr="00997D17" w:rsidRDefault="00FE0A4D" w:rsidP="00F20E47">
            <w:pPr>
              <w:pStyle w:val="ListBullet"/>
              <w:rPr>
                <w:sz w:val="22"/>
                <w:szCs w:val="22"/>
              </w:rPr>
            </w:pPr>
            <w:ins w:id="4117" w:author="Bonephace Kaijage" w:date="2026-10-14T06:20:00Z" w16du:dateUtc="2026-10-14T04:20:00Z">
              <w:r>
                <w:rPr>
                  <w:sz w:val="22"/>
                  <w:szCs w:val="22"/>
                </w:rPr>
                <w:t>Close and mark the flooded road or bridge on the sites named in Know Your Risk. Divert traffic.</w:t>
              </w:r>
            </w:ins>
            <w:del w:id="4118" w:author="Bonephace Kaijage" w:date="2026-10-14T06:20:00Z" w16du:dateUtc="2026-10-14T04:20:00Z">
              <w:r w:rsidR="005747F5" w:rsidRPr="00997D17" w:rsidDel="00FE0A4D">
                <w:rPr>
                  <w:sz w:val="22"/>
                  <w:szCs w:val="22"/>
                </w:rPr>
                <w:delText>Close and mark the flooded road or bridge on this site. Divert traffic.</w:delText>
              </w:r>
            </w:del>
          </w:p>
          <w:p w14:paraId="0BAC2EA9" w14:textId="624E876B" w:rsidR="008C6B60" w:rsidRPr="00997D17" w:rsidRDefault="00FE0A4D" w:rsidP="00F20E47">
            <w:pPr>
              <w:pStyle w:val="ListBullet"/>
              <w:rPr>
                <w:sz w:val="22"/>
                <w:szCs w:val="22"/>
              </w:rPr>
            </w:pPr>
            <w:ins w:id="4119" w:author="Bonephace Kaijage" w:date="2026-10-14T06:12:00Z" w16du:dateUtc="2026-10-14T04:12:00Z">
              <w:r>
                <w:rPr>
                  <w:sz w:val="22"/>
                  <w:szCs w:val="22"/>
                </w:rPr>
                <w:lastRenderedPageBreak/>
                <w:t>Check that school children, older people and anyone with a disability are accounted for before dark, so that no one is searched for in the night.</w:t>
              </w:r>
            </w:ins>
            <w:del w:id="4120" w:author="Bonephace Kaijage" w:date="2026-10-14T06:12:00Z" w16du:dateUtc="2026-10-14T04:12:00Z">
              <w:r w:rsidR="005747F5" w:rsidRPr="00997D17" w:rsidDel="00FE0A4D">
                <w:rPr>
                  <w:sz w:val="22"/>
                  <w:szCs w:val="22"/>
                </w:rPr>
                <w:delText>Account for school children and older people before dark.</w:delText>
              </w:r>
            </w:del>
          </w:p>
          <w:p w14:paraId="3BCA8B22" w14:textId="2937FD72" w:rsidR="002066E7" w:rsidRPr="00997D17" w:rsidRDefault="00FE0A4D" w:rsidP="00F20E47">
            <w:pPr>
              <w:pStyle w:val="ListBullet"/>
              <w:rPr>
                <w:sz w:val="22"/>
                <w:szCs w:val="22"/>
              </w:rPr>
            </w:pPr>
            <w:ins w:id="4121" w:author="Bonephace Kaijage" w:date="2026-10-14T06:14:00Z" w16du:dateUtc="2026-10-14T04:14:00Z">
              <w:r>
                <w:rPr>
                  <w:sz w:val="22"/>
                  <w:szCs w:val="22"/>
                </w:rPr>
                <w:t>Boil or treat drinking water, because floods carry waste into wells; tell the clinic early if anyone has diarrhoea.</w:t>
              </w:r>
            </w:ins>
            <w:del w:id="4122"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2DB1F9EF" w14:textId="054FD4F2" w:rsidR="008C6B60" w:rsidRPr="00997D17" w:rsidRDefault="00FE0A4D" w:rsidP="00F20E47">
            <w:pPr>
              <w:pStyle w:val="ListBullet"/>
              <w:rPr>
                <w:sz w:val="22"/>
                <w:szCs w:val="22"/>
                <w:lang w:val="sv-SE"/>
              </w:rPr>
            </w:pPr>
            <w:ins w:id="4123" w:author="Bonephace Kaijage" w:date="2026-10-14T06:16:00Z" w16du:dateUtc="2026-10-14T04:16:00Z">
              <w:r>
                <w:rPr>
                  <w:sz w:val="22"/>
                  <w:szCs w:val="22"/>
                  <w:lang w:val="sv-SE"/>
                </w:rPr>
                <w:lastRenderedPageBreak/>
                <w:t>Wasaidieni kaya kuondoka maeneo yaliyotajwa kwenda kituo cha kata, mkianza na wasioweza kuondoka peke yao.</w:t>
              </w:r>
            </w:ins>
            <w:del w:id="4124" w:author="Bonephace Kaijage" w:date="2026-10-14T06:16:00Z" w16du:dateUtc="2026-10-14T04:16:00Z">
              <w:r w:rsidR="005747F5" w:rsidRPr="00997D17" w:rsidDel="00FE0A4D">
                <w:rPr>
                  <w:sz w:val="22"/>
                  <w:szCs w:val="22"/>
                  <w:lang w:val="sv-SE"/>
                </w:rPr>
                <w:delText>Hamisha kaya kutoka eneo hili kwenda kituo cha kata.</w:delText>
              </w:r>
            </w:del>
          </w:p>
          <w:p w14:paraId="3DEFD8FA" w14:textId="50BB1940"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51FB9736" w14:textId="2311B36F" w:rsidR="008C6B60" w:rsidRPr="00997D17" w:rsidRDefault="00FE0A4D" w:rsidP="00F20E47">
            <w:pPr>
              <w:pStyle w:val="ListBullet"/>
              <w:rPr>
                <w:sz w:val="22"/>
                <w:szCs w:val="22"/>
              </w:rPr>
            </w:pPr>
            <w:ins w:id="4125" w:author="Bonephace Kaijage" w:date="2026-10-14T06:12:00Z" w16du:dateUtc="2026-10-14T04:12:00Z">
              <w:r>
                <w:rPr>
                  <w:sz w:val="22"/>
                  <w:szCs w:val="22"/>
                </w:rPr>
                <w:t xml:space="preserve">Hakikisheni watoto wa shule, wazee na </w:t>
              </w:r>
              <w:r>
                <w:rPr>
                  <w:sz w:val="22"/>
                  <w:szCs w:val="22"/>
                </w:rPr>
                <w:lastRenderedPageBreak/>
                <w:t>watu wenye ulemavu wote wamepatikana kabla ya giza, ili asitafutwe mtu usiku.</w:t>
              </w:r>
            </w:ins>
            <w:del w:id="4126" w:author="Bonephace Kaijage" w:date="2026-10-14T06:12:00Z" w16du:dateUtc="2026-10-14T04:12:00Z">
              <w:r w:rsidR="005747F5" w:rsidRPr="00997D17" w:rsidDel="00FE0A4D">
                <w:rPr>
                  <w:sz w:val="22"/>
                  <w:szCs w:val="22"/>
                </w:rPr>
                <w:delText>Hakiki watoto wa shule na wazee kabla ya giza.</w:delText>
              </w:r>
            </w:del>
          </w:p>
          <w:p w14:paraId="64487AB4" w14:textId="2904038B"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7E3A4C90" w14:textId="77777777" w:rsidTr="002066E7">
        <w:tc>
          <w:tcPr>
            <w:tcW w:w="2278" w:type="dxa"/>
          </w:tcPr>
          <w:p w14:paraId="2BC42176" w14:textId="77777777" w:rsidR="002066E7" w:rsidRPr="00997D17" w:rsidRDefault="002066E7" w:rsidP="00FD6059">
            <w:pPr>
              <w:pStyle w:val="ListParagraph"/>
              <w:rPr>
                <w:sz w:val="22"/>
                <w:szCs w:val="22"/>
                <w:lang w:val="sv-SE"/>
              </w:rPr>
            </w:pPr>
          </w:p>
        </w:tc>
        <w:tc>
          <w:tcPr>
            <w:tcW w:w="2278" w:type="dxa"/>
          </w:tcPr>
          <w:p w14:paraId="1E448350" w14:textId="12FE8307"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456E4690" w14:textId="689EE736" w:rsidR="002066E7" w:rsidRPr="00997D17" w:rsidRDefault="00FE0A4D" w:rsidP="00FD6059">
            <w:pPr>
              <w:pStyle w:val="ListParagraph"/>
              <w:rPr>
                <w:sz w:val="22"/>
                <w:szCs w:val="22"/>
              </w:rPr>
            </w:pPr>
            <w:ins w:id="4127"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12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295EC7D" w14:textId="6653998E" w:rsidR="002066E7" w:rsidRPr="00997D17" w:rsidRDefault="00FE0A4D" w:rsidP="00FD6059">
            <w:pPr>
              <w:pStyle w:val="ListParagraph"/>
              <w:rPr>
                <w:sz w:val="22"/>
                <w:szCs w:val="22"/>
              </w:rPr>
            </w:pPr>
            <w:ins w:id="412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13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075AC6E" w14:textId="5D358423" w:rsidR="008C6B60" w:rsidRPr="00997D17" w:rsidRDefault="00FE0A4D" w:rsidP="00F20E47">
            <w:pPr>
              <w:pStyle w:val="ListBullet"/>
              <w:rPr>
                <w:sz w:val="22"/>
                <w:szCs w:val="22"/>
              </w:rPr>
            </w:pPr>
            <w:ins w:id="4131"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13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54EA7C81" w14:textId="4603C4A8" w:rsidR="008C6B60" w:rsidRPr="00997D17" w:rsidRDefault="005747F5" w:rsidP="00F20E47">
            <w:pPr>
              <w:pStyle w:val="ListBullet"/>
              <w:rPr>
                <w:sz w:val="22"/>
                <w:szCs w:val="22"/>
              </w:rPr>
            </w:pPr>
            <w:r w:rsidRPr="00997D17">
              <w:rPr>
                <w:sz w:val="22"/>
                <w:szCs w:val="22"/>
              </w:rPr>
              <w:t>Call 114 and 190. Keep the access road clear for ambulances.</w:t>
            </w:r>
          </w:p>
          <w:p w14:paraId="0CA4026D" w14:textId="1BA7B65F" w:rsidR="008C6B60" w:rsidRPr="00997D17" w:rsidRDefault="005747F5" w:rsidP="00F20E47">
            <w:pPr>
              <w:pStyle w:val="ListBullet"/>
              <w:rPr>
                <w:sz w:val="22"/>
                <w:szCs w:val="22"/>
              </w:rPr>
            </w:pPr>
            <w:r w:rsidRPr="00997D17">
              <w:rPr>
                <w:sz w:val="22"/>
                <w:szCs w:val="22"/>
              </w:rPr>
              <w:t>Open the shelter and register every household. Note who is missing.</w:t>
            </w:r>
          </w:p>
          <w:p w14:paraId="3C9E39A6" w14:textId="4A108013"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09A0A3A5" w14:textId="1BE55BDE"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4C2379FB" w14:textId="6FF48FFB"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38B7B9CD" w14:textId="2433456C"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1D165EA9" w14:textId="029799EF"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1E6169D2" w14:textId="77777777" w:rsidTr="002066E7">
        <w:tc>
          <w:tcPr>
            <w:tcW w:w="2278" w:type="dxa"/>
          </w:tcPr>
          <w:p w14:paraId="1D9821FB" w14:textId="4F7D84E9" w:rsidR="002066E7" w:rsidRPr="00997D17" w:rsidRDefault="002066E7" w:rsidP="00FD6059">
            <w:pPr>
              <w:pStyle w:val="ListParagraph"/>
              <w:rPr>
                <w:sz w:val="22"/>
                <w:szCs w:val="22"/>
              </w:rPr>
            </w:pPr>
            <w:r w:rsidRPr="00997D17">
              <w:rPr>
                <w:sz w:val="22"/>
                <w:szCs w:val="22"/>
              </w:rPr>
              <w:lastRenderedPageBreak/>
              <w:t>Njombe District Council</w:t>
            </w:r>
          </w:p>
        </w:tc>
        <w:tc>
          <w:tcPr>
            <w:tcW w:w="2278" w:type="dxa"/>
          </w:tcPr>
          <w:p w14:paraId="705C62C9" w14:textId="1D60B6D6"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2346B999" w14:textId="22FD189B" w:rsidR="002066E7" w:rsidRPr="00997D17" w:rsidRDefault="008C6B60" w:rsidP="00FD6059">
            <w:pPr>
              <w:pStyle w:val="ListParagraph"/>
              <w:rPr>
                <w:sz w:val="22"/>
                <w:szCs w:val="22"/>
              </w:rPr>
            </w:pPr>
            <w:r w:rsidRPr="00997D17">
              <w:rPr>
                <w:sz w:val="22"/>
                <w:szCs w:val="22"/>
              </w:rPr>
              <w:t>heavy rain, landslides, valley floods, and strong winds. A few roads slippery, a few low homes wet, and lightning where storms build.</w:t>
            </w:r>
          </w:p>
        </w:tc>
        <w:tc>
          <w:tcPr>
            <w:tcW w:w="2278" w:type="dxa"/>
          </w:tcPr>
          <w:p w14:paraId="6B4AF0BB" w14:textId="0BFD71D8"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01E56B8E" w14:textId="4D7177F2" w:rsidR="008C6B60" w:rsidRPr="00997D17" w:rsidRDefault="005747F5" w:rsidP="00F20E47">
            <w:pPr>
              <w:pStyle w:val="ListBullet"/>
              <w:rPr>
                <w:sz w:val="22"/>
                <w:szCs w:val="22"/>
              </w:rPr>
            </w:pPr>
            <w:r w:rsidRPr="00997D17">
              <w:rPr>
                <w:sz w:val="22"/>
                <w:szCs w:val="22"/>
              </w:rPr>
              <w:t>Before the rain, walk heavy rain, landslides, valley floods, and strong winds and clear the drains and culverts.</w:t>
            </w:r>
          </w:p>
          <w:p w14:paraId="31E0BF79" w14:textId="7A8D1978" w:rsidR="008C6B60" w:rsidRPr="00997D17" w:rsidRDefault="00FE0A4D" w:rsidP="00F20E47">
            <w:pPr>
              <w:pStyle w:val="ListBullet"/>
              <w:rPr>
                <w:sz w:val="22"/>
                <w:szCs w:val="22"/>
              </w:rPr>
            </w:pPr>
            <w:ins w:id="4133"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4134" w:author="Bonephace Kaijage" w:date="2026-10-14T06:18:00Z" w16du:dateUtc="2026-10-14T04:18:00Z">
              <w:r w:rsidR="005747F5" w:rsidRPr="00997D17" w:rsidDel="00FE0A4D">
                <w:rPr>
                  <w:sz w:val="22"/>
                  <w:szCs w:val="22"/>
                </w:rPr>
                <w:delText>Households along this site raise food, documents and children above the floor.</w:delText>
              </w:r>
            </w:del>
          </w:p>
          <w:p w14:paraId="254A33BE" w14:textId="57BCBA7F" w:rsidR="008C6B60" w:rsidRPr="00997D17" w:rsidRDefault="00FE0A4D" w:rsidP="00F20E47">
            <w:pPr>
              <w:pStyle w:val="ListBullet"/>
              <w:rPr>
                <w:sz w:val="22"/>
                <w:szCs w:val="22"/>
              </w:rPr>
            </w:pPr>
            <w:ins w:id="4135"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136" w:author="Bonephace Kaijage" w:date="2026-10-14T06:14:00Z" w16du:dateUtc="2026-10-14T04:14:00Z">
              <w:r w:rsidR="005747F5" w:rsidRPr="00997D17" w:rsidDel="00FE0A4D">
                <w:rPr>
                  <w:sz w:val="22"/>
                  <w:szCs w:val="22"/>
                </w:rPr>
                <w:delText>Save 190 and the ward chair number. Keep a torch and drinking water.</w:delText>
              </w:r>
            </w:del>
          </w:p>
          <w:p w14:paraId="35022115" w14:textId="4C792B2F"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18FD6812" w14:textId="7D1497CB" w:rsidR="008C6B60" w:rsidRPr="00997D17" w:rsidRDefault="005747F5" w:rsidP="00F20E47">
            <w:pPr>
              <w:pStyle w:val="ListBullet"/>
              <w:rPr>
                <w:sz w:val="22"/>
                <w:szCs w:val="22"/>
              </w:rPr>
            </w:pPr>
            <w:r w:rsidRPr="00997D17">
              <w:rPr>
                <w:sz w:val="22"/>
                <w:szCs w:val="22"/>
              </w:rPr>
              <w:t>Kabla ya mvua, tembea eneo hili na usafishe mitaro na makalavati.</w:t>
            </w:r>
          </w:p>
          <w:p w14:paraId="07F7E511" w14:textId="7C98B45E"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51E33DAE" w14:textId="54A2D02A"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2DBBF2E1" w14:textId="21EADA9B"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6D8EE5C5" w14:textId="77777777" w:rsidTr="002066E7">
        <w:tc>
          <w:tcPr>
            <w:tcW w:w="2278" w:type="dxa"/>
          </w:tcPr>
          <w:p w14:paraId="1A256D17" w14:textId="77777777" w:rsidR="002066E7" w:rsidRPr="00997D17" w:rsidRDefault="002066E7" w:rsidP="00FD6059">
            <w:pPr>
              <w:pStyle w:val="ListParagraph"/>
              <w:rPr>
                <w:sz w:val="22"/>
                <w:szCs w:val="22"/>
                <w:lang w:val="sv-SE"/>
              </w:rPr>
            </w:pPr>
          </w:p>
        </w:tc>
        <w:tc>
          <w:tcPr>
            <w:tcW w:w="2278" w:type="dxa"/>
          </w:tcPr>
          <w:p w14:paraId="28D6CFFE" w14:textId="62324DD0"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53F6056F" w14:textId="17C3A828" w:rsidR="002066E7" w:rsidRPr="00997D17" w:rsidRDefault="008C6B60" w:rsidP="00FD6059">
            <w:pPr>
              <w:pStyle w:val="ListParagraph"/>
              <w:rPr>
                <w:sz w:val="22"/>
                <w:szCs w:val="22"/>
              </w:rPr>
            </w:pPr>
            <w:r w:rsidRPr="00997D17">
              <w:rPr>
                <w:sz w:val="22"/>
                <w:szCs w:val="22"/>
              </w:rPr>
              <w:t xml:space="preserve">heavy rain, landslides, valley floods, and strong winds. Roads, water points or houses at the named sites are now affected. Some </w:t>
            </w:r>
            <w:r w:rsidRPr="00997D17">
              <w:rPr>
                <w:sz w:val="22"/>
                <w:szCs w:val="22"/>
              </w:rPr>
              <w:lastRenderedPageBreak/>
              <w:t>journeys and classes are disrupted.</w:t>
            </w:r>
          </w:p>
        </w:tc>
        <w:tc>
          <w:tcPr>
            <w:tcW w:w="2278" w:type="dxa"/>
          </w:tcPr>
          <w:p w14:paraId="203B5C14" w14:textId="2C6BDF12" w:rsidR="002066E7" w:rsidRPr="00997D17" w:rsidRDefault="008C6B60" w:rsidP="00FD6059">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218868D0" w14:textId="7B1B6161" w:rsidR="008C6B60" w:rsidRPr="00997D17" w:rsidRDefault="005747F5" w:rsidP="00F20E47">
            <w:pPr>
              <w:pStyle w:val="ListBullet"/>
              <w:rPr>
                <w:sz w:val="22"/>
                <w:szCs w:val="22"/>
              </w:rPr>
            </w:pPr>
            <w:r w:rsidRPr="00997D17">
              <w:rPr>
                <w:sz w:val="22"/>
                <w:szCs w:val="22"/>
              </w:rPr>
              <w:t>Move households off heavy rain, landslides, valley floods, and strong winds to the ward assembly point.</w:t>
            </w:r>
          </w:p>
          <w:p w14:paraId="1FE2A652" w14:textId="6BE7D72D" w:rsidR="008C6B60" w:rsidRPr="00997D17" w:rsidRDefault="00FE0A4D" w:rsidP="00F20E47">
            <w:pPr>
              <w:pStyle w:val="ListBullet"/>
              <w:rPr>
                <w:sz w:val="22"/>
                <w:szCs w:val="22"/>
              </w:rPr>
            </w:pPr>
            <w:ins w:id="4137" w:author="Bonephace Kaijage" w:date="2026-10-14T06:20:00Z" w16du:dateUtc="2026-10-14T04:20:00Z">
              <w:r>
                <w:rPr>
                  <w:sz w:val="22"/>
                  <w:szCs w:val="22"/>
                </w:rPr>
                <w:t xml:space="preserve">Close and mark the flooded road or </w:t>
              </w:r>
              <w:r>
                <w:rPr>
                  <w:sz w:val="22"/>
                  <w:szCs w:val="22"/>
                </w:rPr>
                <w:lastRenderedPageBreak/>
                <w:t>bridge on the sites named in Know Your Risk. Divert traffic.</w:t>
              </w:r>
            </w:ins>
            <w:del w:id="4138" w:author="Bonephace Kaijage" w:date="2026-10-14T06:20:00Z" w16du:dateUtc="2026-10-14T04:20:00Z">
              <w:r w:rsidR="005747F5" w:rsidRPr="00997D17" w:rsidDel="00FE0A4D">
                <w:rPr>
                  <w:sz w:val="22"/>
                  <w:szCs w:val="22"/>
                </w:rPr>
                <w:delText>Close and mark the flooded road or bridge on this site. Divert traffic.</w:delText>
              </w:r>
            </w:del>
          </w:p>
          <w:p w14:paraId="64689144" w14:textId="79F90E0D" w:rsidR="008C6B60" w:rsidRPr="00997D17" w:rsidRDefault="00FE0A4D" w:rsidP="00F20E47">
            <w:pPr>
              <w:pStyle w:val="ListBullet"/>
              <w:rPr>
                <w:sz w:val="22"/>
                <w:szCs w:val="22"/>
              </w:rPr>
            </w:pPr>
            <w:ins w:id="4139" w:author="Bonephace Kaijage" w:date="2026-10-14T06:12:00Z" w16du:dateUtc="2026-10-14T04:12:00Z">
              <w:r>
                <w:rPr>
                  <w:sz w:val="22"/>
                  <w:szCs w:val="22"/>
                </w:rPr>
                <w:t>Check that school children, older people and anyone with a disability are accounted for before dark, so that no one is searched for in the night.</w:t>
              </w:r>
            </w:ins>
            <w:del w:id="4140" w:author="Bonephace Kaijage" w:date="2026-10-14T06:12:00Z" w16du:dateUtc="2026-10-14T04:12:00Z">
              <w:r w:rsidR="005747F5" w:rsidRPr="00997D17" w:rsidDel="00FE0A4D">
                <w:rPr>
                  <w:sz w:val="22"/>
                  <w:szCs w:val="22"/>
                </w:rPr>
                <w:delText>Account for school children and older people before dark.</w:delText>
              </w:r>
            </w:del>
          </w:p>
          <w:p w14:paraId="20481C32" w14:textId="32B52C93" w:rsidR="002066E7" w:rsidRPr="00997D17" w:rsidRDefault="00FE0A4D" w:rsidP="00F20E47">
            <w:pPr>
              <w:pStyle w:val="ListBullet"/>
              <w:rPr>
                <w:sz w:val="22"/>
                <w:szCs w:val="22"/>
              </w:rPr>
            </w:pPr>
            <w:ins w:id="4141" w:author="Bonephace Kaijage" w:date="2026-10-14T06:14:00Z" w16du:dateUtc="2026-10-14T04:14:00Z">
              <w:r>
                <w:rPr>
                  <w:sz w:val="22"/>
                  <w:szCs w:val="22"/>
                </w:rPr>
                <w:t>Boil or treat drinking water, because floods carry waste into wells; tell the clinic early if anyone has diarrhoea.</w:t>
              </w:r>
            </w:ins>
            <w:del w:id="4142"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4C57DB58" w14:textId="09E8E42C" w:rsidR="008C6B60" w:rsidRPr="00997D17" w:rsidRDefault="00FE0A4D" w:rsidP="00F20E47">
            <w:pPr>
              <w:pStyle w:val="ListBullet"/>
              <w:rPr>
                <w:sz w:val="22"/>
                <w:szCs w:val="22"/>
                <w:lang w:val="sv-SE"/>
              </w:rPr>
            </w:pPr>
            <w:ins w:id="4143" w:author="Bonephace Kaijage" w:date="2026-10-14T06:16:00Z" w16du:dateUtc="2026-10-14T04:16:00Z">
              <w:r>
                <w:rPr>
                  <w:sz w:val="22"/>
                  <w:szCs w:val="22"/>
                  <w:lang w:val="sv-SE"/>
                </w:rPr>
                <w:lastRenderedPageBreak/>
                <w:t>Wasaidieni kaya kuondoka maeneo yaliyotajwa kwenda kituo cha kata, mkianza na wasioweza kuondoka peke yao.</w:t>
              </w:r>
            </w:ins>
            <w:del w:id="4144" w:author="Bonephace Kaijage" w:date="2026-10-14T06:16:00Z" w16du:dateUtc="2026-10-14T04:16:00Z">
              <w:r w:rsidR="005747F5" w:rsidRPr="00997D17" w:rsidDel="00FE0A4D">
                <w:rPr>
                  <w:sz w:val="22"/>
                  <w:szCs w:val="22"/>
                  <w:lang w:val="sv-SE"/>
                </w:rPr>
                <w:delText>Hamisha kaya kutoka eneo hili kwenda kituo cha kata.</w:delText>
              </w:r>
            </w:del>
          </w:p>
          <w:p w14:paraId="045346DB" w14:textId="1B3D626B" w:rsidR="008C6B60" w:rsidRPr="00997D17" w:rsidRDefault="005747F5" w:rsidP="00F20E47">
            <w:pPr>
              <w:pStyle w:val="ListBullet"/>
              <w:rPr>
                <w:sz w:val="22"/>
                <w:szCs w:val="22"/>
                <w:lang w:val="sv-SE"/>
              </w:rPr>
            </w:pPr>
            <w:r w:rsidRPr="00997D17">
              <w:rPr>
                <w:sz w:val="22"/>
                <w:szCs w:val="22"/>
                <w:lang w:val="sv-SE"/>
              </w:rPr>
              <w:lastRenderedPageBreak/>
              <w:t>Funga na weka alama barabara au daraja la eneo hili. Elekeza magari.</w:t>
            </w:r>
          </w:p>
          <w:p w14:paraId="58485C37" w14:textId="3BA0528A" w:rsidR="008C6B60" w:rsidRPr="00997D17" w:rsidRDefault="00FE0A4D" w:rsidP="00F20E47">
            <w:pPr>
              <w:pStyle w:val="ListBullet"/>
              <w:rPr>
                <w:sz w:val="22"/>
                <w:szCs w:val="22"/>
              </w:rPr>
            </w:pPr>
            <w:ins w:id="4145" w:author="Bonephace Kaijage" w:date="2026-10-14T06:12:00Z" w16du:dateUtc="2026-10-14T04:12:00Z">
              <w:r>
                <w:rPr>
                  <w:sz w:val="22"/>
                  <w:szCs w:val="22"/>
                </w:rPr>
                <w:t>Hakikisheni watoto wa shule, wazee na watu wenye ulemavu wote wamepatikana kabla ya giza, ili asitafutwe mtu usiku.</w:t>
              </w:r>
            </w:ins>
            <w:del w:id="4146" w:author="Bonephace Kaijage" w:date="2026-10-14T06:12:00Z" w16du:dateUtc="2026-10-14T04:12:00Z">
              <w:r w:rsidR="005747F5" w:rsidRPr="00997D17" w:rsidDel="00FE0A4D">
                <w:rPr>
                  <w:sz w:val="22"/>
                  <w:szCs w:val="22"/>
                </w:rPr>
                <w:delText>Hakiki watoto wa shule na wazee kabla ya giza.</w:delText>
              </w:r>
            </w:del>
          </w:p>
          <w:p w14:paraId="096E7519" w14:textId="2C5EEF4E"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3FDB8519" w14:textId="77777777" w:rsidTr="002066E7">
        <w:tc>
          <w:tcPr>
            <w:tcW w:w="2278" w:type="dxa"/>
          </w:tcPr>
          <w:p w14:paraId="1E119E6B" w14:textId="77777777" w:rsidR="002066E7" w:rsidRPr="00997D17" w:rsidRDefault="002066E7" w:rsidP="00FD6059">
            <w:pPr>
              <w:pStyle w:val="ListParagraph"/>
              <w:rPr>
                <w:sz w:val="22"/>
                <w:szCs w:val="22"/>
                <w:lang w:val="sv-SE"/>
              </w:rPr>
            </w:pPr>
          </w:p>
        </w:tc>
        <w:tc>
          <w:tcPr>
            <w:tcW w:w="2278" w:type="dxa"/>
          </w:tcPr>
          <w:p w14:paraId="24F73F6C" w14:textId="12A7AADC"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3C48CFD3" w14:textId="71C3A7B4" w:rsidR="002066E7" w:rsidRPr="00997D17" w:rsidRDefault="00FE0A4D" w:rsidP="00FD6059">
            <w:pPr>
              <w:pStyle w:val="ListParagraph"/>
              <w:rPr>
                <w:sz w:val="22"/>
                <w:szCs w:val="22"/>
              </w:rPr>
            </w:pPr>
            <w:ins w:id="4147"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14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059B754" w14:textId="069AAC78" w:rsidR="002066E7" w:rsidRPr="00997D17" w:rsidRDefault="00FE0A4D" w:rsidP="00FD6059">
            <w:pPr>
              <w:pStyle w:val="ListParagraph"/>
              <w:rPr>
                <w:sz w:val="22"/>
                <w:szCs w:val="22"/>
              </w:rPr>
            </w:pPr>
            <w:ins w:id="414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15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5885365" w14:textId="4D86D7B7" w:rsidR="008C6B60" w:rsidRPr="00997D17" w:rsidRDefault="00FE0A4D" w:rsidP="00F20E47">
            <w:pPr>
              <w:pStyle w:val="ListBullet"/>
              <w:rPr>
                <w:sz w:val="22"/>
                <w:szCs w:val="22"/>
              </w:rPr>
            </w:pPr>
            <w:ins w:id="4151"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15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5A289A5B" w14:textId="29D2942C" w:rsidR="008C6B60" w:rsidRPr="00997D17" w:rsidRDefault="005747F5" w:rsidP="00F20E47">
            <w:pPr>
              <w:pStyle w:val="ListBullet"/>
              <w:rPr>
                <w:sz w:val="22"/>
                <w:szCs w:val="22"/>
              </w:rPr>
            </w:pPr>
            <w:r w:rsidRPr="00997D17">
              <w:rPr>
                <w:sz w:val="22"/>
                <w:szCs w:val="22"/>
              </w:rPr>
              <w:t>Call 114 and 190. Keep the access road clear for ambulances.</w:t>
            </w:r>
          </w:p>
          <w:p w14:paraId="0DCBC815" w14:textId="0A6C560E" w:rsidR="008C6B60" w:rsidRPr="00997D17" w:rsidRDefault="005747F5" w:rsidP="00F20E47">
            <w:pPr>
              <w:pStyle w:val="ListBullet"/>
              <w:rPr>
                <w:sz w:val="22"/>
                <w:szCs w:val="22"/>
              </w:rPr>
            </w:pPr>
            <w:r w:rsidRPr="00997D17">
              <w:rPr>
                <w:sz w:val="22"/>
                <w:szCs w:val="22"/>
              </w:rPr>
              <w:t xml:space="preserve">Open the shelter and register every </w:t>
            </w:r>
            <w:r w:rsidRPr="00997D17">
              <w:rPr>
                <w:sz w:val="22"/>
                <w:szCs w:val="22"/>
              </w:rPr>
              <w:lastRenderedPageBreak/>
              <w:t>household. Note who is missing.</w:t>
            </w:r>
          </w:p>
          <w:p w14:paraId="1CDAFE04" w14:textId="79322722"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7EBF185A" w14:textId="66BB83FD"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614340F5" w14:textId="5E5A4871"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1E78BF2A" w14:textId="5827E50E"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184F9388" w14:textId="2F389DE6"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05B42A7E" w14:textId="77777777" w:rsidTr="002066E7">
        <w:tc>
          <w:tcPr>
            <w:tcW w:w="2278" w:type="dxa"/>
          </w:tcPr>
          <w:p w14:paraId="638DEEDD" w14:textId="259637F1" w:rsidR="002066E7" w:rsidRPr="00997D17" w:rsidRDefault="002066E7" w:rsidP="00FD6059">
            <w:pPr>
              <w:pStyle w:val="ListParagraph"/>
              <w:rPr>
                <w:sz w:val="22"/>
                <w:szCs w:val="22"/>
              </w:rPr>
            </w:pPr>
            <w:r w:rsidRPr="00997D17">
              <w:rPr>
                <w:sz w:val="22"/>
                <w:szCs w:val="22"/>
              </w:rPr>
              <w:t>Wanging'ombe District Council</w:t>
            </w:r>
          </w:p>
        </w:tc>
        <w:tc>
          <w:tcPr>
            <w:tcW w:w="2278" w:type="dxa"/>
          </w:tcPr>
          <w:p w14:paraId="57118BDF" w14:textId="0EECD219"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572FBFF4" w14:textId="4027E252" w:rsidR="002066E7" w:rsidRPr="00997D17" w:rsidRDefault="008C6B60" w:rsidP="00FD6059">
            <w:pPr>
              <w:pStyle w:val="ListParagraph"/>
              <w:rPr>
                <w:sz w:val="22"/>
                <w:szCs w:val="22"/>
              </w:rPr>
            </w:pPr>
            <w:r w:rsidRPr="00997D17">
              <w:rPr>
                <w:sz w:val="22"/>
                <w:szCs w:val="22"/>
              </w:rPr>
              <w:t>heavy rain, valley floods, and strong winds on the plateau. A few roads slippery, a few low homes wet, and lightning where storms build.</w:t>
            </w:r>
          </w:p>
        </w:tc>
        <w:tc>
          <w:tcPr>
            <w:tcW w:w="2278" w:type="dxa"/>
          </w:tcPr>
          <w:p w14:paraId="5DE3DA97" w14:textId="1B02906E"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5260E4BB" w14:textId="01951E8D" w:rsidR="008C6B60" w:rsidRPr="00997D17" w:rsidRDefault="005747F5" w:rsidP="00F20E47">
            <w:pPr>
              <w:pStyle w:val="ListBullet"/>
              <w:rPr>
                <w:sz w:val="22"/>
                <w:szCs w:val="22"/>
              </w:rPr>
            </w:pPr>
            <w:r w:rsidRPr="00997D17">
              <w:rPr>
                <w:sz w:val="22"/>
                <w:szCs w:val="22"/>
              </w:rPr>
              <w:t>Before the rain, walk heavy rain, valley floods, and strong winds on the plateau and clear the drains and culverts.</w:t>
            </w:r>
          </w:p>
          <w:p w14:paraId="5D285D3A" w14:textId="1B1166AB" w:rsidR="008C6B60" w:rsidRPr="00997D17" w:rsidRDefault="00FE0A4D" w:rsidP="00F20E47">
            <w:pPr>
              <w:pStyle w:val="ListBullet"/>
              <w:rPr>
                <w:sz w:val="22"/>
                <w:szCs w:val="22"/>
              </w:rPr>
            </w:pPr>
            <w:ins w:id="4153"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4154" w:author="Bonephace Kaijage" w:date="2026-10-14T06:18:00Z" w16du:dateUtc="2026-10-14T04:18:00Z">
              <w:r w:rsidR="005747F5" w:rsidRPr="00997D17" w:rsidDel="00FE0A4D">
                <w:rPr>
                  <w:sz w:val="22"/>
                  <w:szCs w:val="22"/>
                </w:rPr>
                <w:delText>Households along this site raise food, documents and children above the floor.</w:delText>
              </w:r>
            </w:del>
          </w:p>
          <w:p w14:paraId="7DD24A06" w14:textId="09CC663C" w:rsidR="008C6B60" w:rsidRPr="00997D17" w:rsidRDefault="00FE0A4D" w:rsidP="00F20E47">
            <w:pPr>
              <w:pStyle w:val="ListBullet"/>
              <w:rPr>
                <w:sz w:val="22"/>
                <w:szCs w:val="22"/>
              </w:rPr>
            </w:pPr>
            <w:ins w:id="4155"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156" w:author="Bonephace Kaijage" w:date="2026-10-14T06:14:00Z" w16du:dateUtc="2026-10-14T04:14:00Z">
              <w:r w:rsidR="005747F5" w:rsidRPr="00997D17" w:rsidDel="00FE0A4D">
                <w:rPr>
                  <w:sz w:val="22"/>
                  <w:szCs w:val="22"/>
                </w:rPr>
                <w:delText>Save 190 and the ward chair number. Keep a torch and drinking water.</w:delText>
              </w:r>
            </w:del>
          </w:p>
          <w:p w14:paraId="0945C2BA" w14:textId="3EAB6118"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45B8415C" w14:textId="7B730FC6" w:rsidR="008C6B60" w:rsidRPr="00997D17" w:rsidRDefault="005747F5" w:rsidP="00F20E47">
            <w:pPr>
              <w:pStyle w:val="ListBullet"/>
              <w:rPr>
                <w:sz w:val="22"/>
                <w:szCs w:val="22"/>
              </w:rPr>
            </w:pPr>
            <w:r w:rsidRPr="00997D17">
              <w:rPr>
                <w:sz w:val="22"/>
                <w:szCs w:val="22"/>
              </w:rPr>
              <w:t>Kabla ya mvua, tembea eneo hili na usafishe mitaro na makalavati.</w:t>
            </w:r>
          </w:p>
          <w:p w14:paraId="2B144DBB" w14:textId="5D5C45ED"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4B34E921" w14:textId="1585AA3A"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544C1450" w14:textId="0ABD68D1"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5F2D52EE" w14:textId="77777777" w:rsidTr="002066E7">
        <w:tc>
          <w:tcPr>
            <w:tcW w:w="2278" w:type="dxa"/>
          </w:tcPr>
          <w:p w14:paraId="6BCEC6B0" w14:textId="77777777" w:rsidR="002066E7" w:rsidRPr="00997D17" w:rsidRDefault="002066E7" w:rsidP="00FD6059">
            <w:pPr>
              <w:pStyle w:val="ListParagraph"/>
              <w:rPr>
                <w:sz w:val="22"/>
                <w:szCs w:val="22"/>
                <w:lang w:val="sv-SE"/>
              </w:rPr>
            </w:pPr>
          </w:p>
        </w:tc>
        <w:tc>
          <w:tcPr>
            <w:tcW w:w="2278" w:type="dxa"/>
          </w:tcPr>
          <w:p w14:paraId="76A94080" w14:textId="5B01D64D"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561C645C" w14:textId="61F3E9A0" w:rsidR="002066E7" w:rsidRPr="00997D17" w:rsidRDefault="008C6B60" w:rsidP="00FD6059">
            <w:pPr>
              <w:pStyle w:val="ListParagraph"/>
              <w:rPr>
                <w:sz w:val="22"/>
                <w:szCs w:val="22"/>
              </w:rPr>
            </w:pPr>
            <w:r w:rsidRPr="00997D17">
              <w:rPr>
                <w:sz w:val="22"/>
                <w:szCs w:val="22"/>
              </w:rPr>
              <w:t>heavy rain, valley floods, and strong winds on the plateau. Roads, water points or houses at the named sites are now affected. Some journeys and classes are disrupted.</w:t>
            </w:r>
          </w:p>
        </w:tc>
        <w:tc>
          <w:tcPr>
            <w:tcW w:w="2278" w:type="dxa"/>
          </w:tcPr>
          <w:p w14:paraId="1A4312FD" w14:textId="45AFBC42"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C3A9D7B" w14:textId="60E6481D" w:rsidR="008C6B60" w:rsidRPr="00997D17" w:rsidRDefault="005747F5" w:rsidP="00F20E47">
            <w:pPr>
              <w:pStyle w:val="ListBullet"/>
              <w:rPr>
                <w:sz w:val="22"/>
                <w:szCs w:val="22"/>
              </w:rPr>
            </w:pPr>
            <w:r w:rsidRPr="00997D17">
              <w:rPr>
                <w:sz w:val="22"/>
                <w:szCs w:val="22"/>
              </w:rPr>
              <w:t>Move households off heavy rain, valley floods, and strong winds on the plateau to the ward assembly point.</w:t>
            </w:r>
          </w:p>
          <w:p w14:paraId="15ECBD1E" w14:textId="462EE577" w:rsidR="008C6B60" w:rsidRPr="00997D17" w:rsidRDefault="00FE0A4D" w:rsidP="00F20E47">
            <w:pPr>
              <w:pStyle w:val="ListBullet"/>
              <w:rPr>
                <w:sz w:val="22"/>
                <w:szCs w:val="22"/>
              </w:rPr>
            </w:pPr>
            <w:ins w:id="4157" w:author="Bonephace Kaijage" w:date="2026-10-14T06:20:00Z" w16du:dateUtc="2026-10-14T04:20:00Z">
              <w:r>
                <w:rPr>
                  <w:sz w:val="22"/>
                  <w:szCs w:val="22"/>
                </w:rPr>
                <w:t>Close and mark the flooded road or bridge on the sites named in Know Your Risk. Divert traffic.</w:t>
              </w:r>
            </w:ins>
            <w:del w:id="4158" w:author="Bonephace Kaijage" w:date="2026-10-14T06:20:00Z" w16du:dateUtc="2026-10-14T04:20:00Z">
              <w:r w:rsidR="005747F5" w:rsidRPr="00997D17" w:rsidDel="00FE0A4D">
                <w:rPr>
                  <w:sz w:val="22"/>
                  <w:szCs w:val="22"/>
                </w:rPr>
                <w:delText>Close and mark the flooded road or bridge on this site. Divert traffic.</w:delText>
              </w:r>
            </w:del>
          </w:p>
          <w:p w14:paraId="7FC81CB0" w14:textId="4822D9AD" w:rsidR="008C6B60" w:rsidRPr="00997D17" w:rsidRDefault="00FE0A4D" w:rsidP="00F20E47">
            <w:pPr>
              <w:pStyle w:val="ListBullet"/>
              <w:rPr>
                <w:sz w:val="22"/>
                <w:szCs w:val="22"/>
              </w:rPr>
            </w:pPr>
            <w:ins w:id="4159" w:author="Bonephace Kaijage" w:date="2026-10-14T06:12:00Z" w16du:dateUtc="2026-10-14T04:12:00Z">
              <w:r>
                <w:rPr>
                  <w:sz w:val="22"/>
                  <w:szCs w:val="22"/>
                </w:rPr>
                <w:t>Check that school children, older people and anyone with a disability are accounted for before dark, so that no one is searched for in the night.</w:t>
              </w:r>
            </w:ins>
            <w:del w:id="4160" w:author="Bonephace Kaijage" w:date="2026-10-14T06:12:00Z" w16du:dateUtc="2026-10-14T04:12:00Z">
              <w:r w:rsidR="005747F5" w:rsidRPr="00997D17" w:rsidDel="00FE0A4D">
                <w:rPr>
                  <w:sz w:val="22"/>
                  <w:szCs w:val="22"/>
                </w:rPr>
                <w:delText>Account for school children and older people before dark.</w:delText>
              </w:r>
            </w:del>
          </w:p>
          <w:p w14:paraId="1A3C272A" w14:textId="5C2E3BEE" w:rsidR="002066E7" w:rsidRPr="00997D17" w:rsidRDefault="00FE0A4D" w:rsidP="00F20E47">
            <w:pPr>
              <w:pStyle w:val="ListBullet"/>
              <w:rPr>
                <w:sz w:val="22"/>
                <w:szCs w:val="22"/>
              </w:rPr>
            </w:pPr>
            <w:ins w:id="4161" w:author="Bonephace Kaijage" w:date="2026-10-14T06:14:00Z" w16du:dateUtc="2026-10-14T04:14:00Z">
              <w:r>
                <w:rPr>
                  <w:sz w:val="22"/>
                  <w:szCs w:val="22"/>
                </w:rPr>
                <w:t>Boil or treat drinking water, because floods carry waste into wells; tell the clinic early if anyone has diarrhoea.</w:t>
              </w:r>
            </w:ins>
            <w:del w:id="4162"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51F1DD36" w14:textId="24886B7D" w:rsidR="008C6B60" w:rsidRPr="00997D17" w:rsidRDefault="00FE0A4D" w:rsidP="00F20E47">
            <w:pPr>
              <w:pStyle w:val="ListBullet"/>
              <w:rPr>
                <w:sz w:val="22"/>
                <w:szCs w:val="22"/>
                <w:lang w:val="sv-SE"/>
              </w:rPr>
            </w:pPr>
            <w:ins w:id="4163" w:author="Bonephace Kaijage" w:date="2026-10-14T06:16:00Z" w16du:dateUtc="2026-10-14T04:16:00Z">
              <w:r>
                <w:rPr>
                  <w:sz w:val="22"/>
                  <w:szCs w:val="22"/>
                  <w:lang w:val="sv-SE"/>
                </w:rPr>
                <w:t>Wasaidieni kaya kuondoka maeneo yaliyotajwa kwenda kituo cha kata, mkianza na wasioweza kuondoka peke yao.</w:t>
              </w:r>
            </w:ins>
            <w:del w:id="4164" w:author="Bonephace Kaijage" w:date="2026-10-14T06:16:00Z" w16du:dateUtc="2026-10-14T04:16:00Z">
              <w:r w:rsidR="005747F5" w:rsidRPr="00997D17" w:rsidDel="00FE0A4D">
                <w:rPr>
                  <w:sz w:val="22"/>
                  <w:szCs w:val="22"/>
                  <w:lang w:val="sv-SE"/>
                </w:rPr>
                <w:delText>Hamisha kaya kutoka eneo hili kwenda kituo cha kata.</w:delText>
              </w:r>
            </w:del>
          </w:p>
          <w:p w14:paraId="5994D4E5" w14:textId="63F20393"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61B12C62" w14:textId="00184AC2" w:rsidR="008C6B60" w:rsidRPr="00997D17" w:rsidRDefault="00FE0A4D" w:rsidP="00F20E47">
            <w:pPr>
              <w:pStyle w:val="ListBullet"/>
              <w:rPr>
                <w:sz w:val="22"/>
                <w:szCs w:val="22"/>
              </w:rPr>
            </w:pPr>
            <w:ins w:id="4165" w:author="Bonephace Kaijage" w:date="2026-10-14T06:12:00Z" w16du:dateUtc="2026-10-14T04:12:00Z">
              <w:r>
                <w:rPr>
                  <w:sz w:val="22"/>
                  <w:szCs w:val="22"/>
                </w:rPr>
                <w:t>Hakikisheni watoto wa shule, wazee na watu wenye ulemavu wote wamepatikana kabla ya giza, ili asitafutwe mtu usiku.</w:t>
              </w:r>
            </w:ins>
            <w:del w:id="4166" w:author="Bonephace Kaijage" w:date="2026-10-14T06:12:00Z" w16du:dateUtc="2026-10-14T04:12:00Z">
              <w:r w:rsidR="005747F5" w:rsidRPr="00997D17" w:rsidDel="00FE0A4D">
                <w:rPr>
                  <w:sz w:val="22"/>
                  <w:szCs w:val="22"/>
                </w:rPr>
                <w:delText>Hakiki watoto wa shule na wazee kabla ya giza.</w:delText>
              </w:r>
            </w:del>
          </w:p>
          <w:p w14:paraId="10B73307" w14:textId="06386472"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0FCDF298" w14:textId="77777777" w:rsidTr="002066E7">
        <w:tc>
          <w:tcPr>
            <w:tcW w:w="2278" w:type="dxa"/>
          </w:tcPr>
          <w:p w14:paraId="68D367EC" w14:textId="77777777" w:rsidR="002066E7" w:rsidRPr="00997D17" w:rsidRDefault="002066E7" w:rsidP="00FD6059">
            <w:pPr>
              <w:pStyle w:val="ListParagraph"/>
              <w:rPr>
                <w:sz w:val="22"/>
                <w:szCs w:val="22"/>
                <w:lang w:val="sv-SE"/>
              </w:rPr>
            </w:pPr>
          </w:p>
        </w:tc>
        <w:tc>
          <w:tcPr>
            <w:tcW w:w="2278" w:type="dxa"/>
          </w:tcPr>
          <w:p w14:paraId="1146C56B" w14:textId="19F67232"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631056F0" w14:textId="152C5C4A" w:rsidR="002066E7" w:rsidRPr="00997D17" w:rsidRDefault="00FE0A4D" w:rsidP="00FD6059">
            <w:pPr>
              <w:pStyle w:val="ListParagraph"/>
              <w:rPr>
                <w:sz w:val="22"/>
                <w:szCs w:val="22"/>
              </w:rPr>
            </w:pPr>
            <w:ins w:id="4167"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being organised; please </w:t>
              </w:r>
              <w:r>
                <w:rPr>
                  <w:sz w:val="22"/>
                  <w:szCs w:val="22"/>
                </w:rPr>
                <w:lastRenderedPageBreak/>
                <w:t>follow the committee's instructions and look out for neighbours.</w:t>
              </w:r>
            </w:ins>
            <w:del w:id="416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4E41074" w14:textId="25C31207" w:rsidR="002066E7" w:rsidRPr="00997D17" w:rsidRDefault="00FE0A4D" w:rsidP="00FD6059">
            <w:pPr>
              <w:pStyle w:val="ListParagraph"/>
              <w:rPr>
                <w:sz w:val="22"/>
                <w:szCs w:val="22"/>
              </w:rPr>
            </w:pPr>
            <w:ins w:id="4169" w:author="Bonephace Kaijage" w:date="2026-10-14T06:24:00Z" w16du:dateUtc="2026-10-14T04:24:00Z">
              <w:r>
                <w:rPr>
                  <w:sz w:val="22"/>
                  <w:szCs w:val="22"/>
                </w:rPr>
                <w:lastRenderedPageBreak/>
                <w:t xml:space="preserve">Hali katika maeneo yaliyotajwa kwenye Fahamu Hatari sasa ni hatari kwa maisha: nyumba zimeharibika, watu wamekatwa, na kuna hatari halisi ya kuzama, kujeruhiwa au magonjwa. Msaada </w:t>
              </w:r>
              <w:r>
                <w:rPr>
                  <w:sz w:val="22"/>
                  <w:szCs w:val="22"/>
                </w:rPr>
                <w:lastRenderedPageBreak/>
                <w:t>unaandaliwa; tafadhali fuateni maelekezo ya kamati na muangaliane na majirani.</w:t>
              </w:r>
            </w:ins>
            <w:del w:id="417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18AE8EE" w14:textId="47E37685" w:rsidR="008C6B60" w:rsidRPr="00997D17" w:rsidRDefault="00FE0A4D" w:rsidP="00F20E47">
            <w:pPr>
              <w:pStyle w:val="ListBullet"/>
              <w:rPr>
                <w:sz w:val="22"/>
                <w:szCs w:val="22"/>
              </w:rPr>
            </w:pPr>
            <w:ins w:id="4171" w:author="Bonephace Kaijage" w:date="2026-10-14T06:03:00Z" w16du:dateUtc="2026-10-14T04:03:00Z">
              <w:r>
                <w:rPr>
                  <w:sz w:val="22"/>
                  <w:szCs w:val="22"/>
                </w:rPr>
                <w:lastRenderedPageBreak/>
                <w:t xml:space="preserve">Please move now to the agreed safe ground, helping anyone who cannot move alone; the water or ground here can become dangerous faster than it looks. Return only when the </w:t>
              </w:r>
              <w:r>
                <w:rPr>
                  <w:sz w:val="22"/>
                  <w:szCs w:val="22"/>
                </w:rPr>
                <w:lastRenderedPageBreak/>
                <w:t>committee confirms it is safe.</w:t>
              </w:r>
            </w:ins>
            <w:del w:id="417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4B942D0A" w14:textId="3A980C80" w:rsidR="008C6B60" w:rsidRPr="00997D17" w:rsidRDefault="005747F5" w:rsidP="00F20E47">
            <w:pPr>
              <w:pStyle w:val="ListBullet"/>
              <w:rPr>
                <w:sz w:val="22"/>
                <w:szCs w:val="22"/>
              </w:rPr>
            </w:pPr>
            <w:r w:rsidRPr="00997D17">
              <w:rPr>
                <w:sz w:val="22"/>
                <w:szCs w:val="22"/>
              </w:rPr>
              <w:t>Call 114 and 190. Keep the access road clear for ambulances.</w:t>
            </w:r>
          </w:p>
          <w:p w14:paraId="612411BB" w14:textId="6A8F4D47" w:rsidR="008C6B60" w:rsidRPr="00997D17" w:rsidRDefault="005747F5" w:rsidP="00F20E47">
            <w:pPr>
              <w:pStyle w:val="ListBullet"/>
              <w:rPr>
                <w:sz w:val="22"/>
                <w:szCs w:val="22"/>
              </w:rPr>
            </w:pPr>
            <w:r w:rsidRPr="00997D17">
              <w:rPr>
                <w:sz w:val="22"/>
                <w:szCs w:val="22"/>
              </w:rPr>
              <w:t>Open the shelter and register every household. Note who is missing.</w:t>
            </w:r>
          </w:p>
          <w:p w14:paraId="3C57EEC2" w14:textId="5DD939FF"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0948D447" w14:textId="2ACABBA9"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25872839" w14:textId="6AFB1131"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31358448" w14:textId="006206C9" w:rsidR="008C6B60" w:rsidRPr="00997D17" w:rsidRDefault="005747F5" w:rsidP="00F20E47">
            <w:pPr>
              <w:pStyle w:val="ListBullet"/>
              <w:rPr>
                <w:sz w:val="22"/>
                <w:szCs w:val="22"/>
                <w:lang w:val="sv-SE"/>
              </w:rPr>
            </w:pPr>
            <w:r w:rsidRPr="00997D17">
              <w:rPr>
                <w:sz w:val="22"/>
                <w:szCs w:val="22"/>
                <w:lang w:val="sv-SE"/>
              </w:rPr>
              <w:lastRenderedPageBreak/>
              <w:t>Fungua makazi na sajili kila kaya. Andika aliyepotea.</w:t>
            </w:r>
          </w:p>
          <w:p w14:paraId="146F604C" w14:textId="7B9AAA29"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bl>
    <w:p w14:paraId="4752A8C2" w14:textId="77777777" w:rsidR="00250A71" w:rsidRPr="008F12E3" w:rsidRDefault="00FD6059" w:rsidP="00FD6059">
      <w:pPr>
        <w:pStyle w:val="ListParagraph"/>
        <w:rPr>
          <w:sz w:val="22"/>
          <w:szCs w:val="22"/>
        </w:rPr>
      </w:pPr>
      <w:r w:rsidRPr="00997D17">
        <w:rPr>
          <w:sz w:val="22"/>
          <w:szCs w:val="22"/>
        </w:rPr>
        <w:lastRenderedPageBreak/>
        <w:t>Njombe Town Council — Halmashauri ya Mji wa Njombe (Njombe Town / Mji wa Njombe)</w:t>
      </w:r>
    </w:p>
    <w:p w14:paraId="6BD15436" w14:textId="77777777" w:rsidR="000C3051" w:rsidRDefault="00FD6059" w:rsidP="00FD6059">
      <w:pPr>
        <w:rPr>
          <w:sz w:val="22"/>
          <w:szCs w:val="22"/>
        </w:rPr>
      </w:pPr>
      <w:r w:rsidRPr="00997D17">
        <w:rPr>
          <w:sz w:val="22"/>
          <w:szCs w:val="22"/>
        </w:rPr>
        <w:t>18. PWANI REGION | MKOA WA PWANI</w:t>
      </w:r>
    </w:p>
    <w:p w14:paraId="730F63AC" w14:textId="77777777" w:rsidR="000C3051" w:rsidRDefault="000C3051" w:rsidP="000C3051">
      <w:pPr>
        <w:rPr>
          <w:color w:val="000000"/>
        </w:rPr>
      </w:pPr>
    </w:p>
    <w:p w14:paraId="47547723" w14:textId="77777777" w:rsidR="000C3051" w:rsidRDefault="000C3051" w:rsidP="000C3051">
      <w:pPr>
        <w:pStyle w:val="Strong1"/>
        <w:jc w:val="both"/>
        <w:rPr>
          <w:color w:val="000000"/>
        </w:rPr>
      </w:pPr>
      <w:r w:rsidRPr="000C3051">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0C3051" w:rsidRPr="000C3051" w14:paraId="7B03A84E" w14:textId="77777777" w:rsidTr="000C3051">
        <w:tc>
          <w:tcPr>
            <w:tcW w:w="3420" w:type="dxa"/>
            <w:shd w:val="clear" w:color="D9D9D9" w:fill="D9D9D9"/>
          </w:tcPr>
          <w:p w14:paraId="504311C9" w14:textId="2FEB7A02" w:rsidR="000C3051" w:rsidRPr="000C3051" w:rsidRDefault="000C3051" w:rsidP="000C3051">
            <w:pPr>
              <w:jc w:val="both"/>
              <w:rPr>
                <w:color w:val="000000"/>
              </w:rPr>
            </w:pPr>
            <w:r w:rsidRPr="000C3051">
              <w:rPr>
                <w:color w:val="000000"/>
              </w:rPr>
              <w:t>AREA (EN)</w:t>
            </w:r>
          </w:p>
        </w:tc>
        <w:tc>
          <w:tcPr>
            <w:tcW w:w="3235" w:type="dxa"/>
            <w:shd w:val="clear" w:color="D9D9D9" w:fill="D9D9D9"/>
          </w:tcPr>
          <w:p w14:paraId="380E2B8E" w14:textId="77B46EAC" w:rsidR="000C3051" w:rsidRPr="000C3051" w:rsidRDefault="000C3051" w:rsidP="000C3051">
            <w:pPr>
              <w:jc w:val="both"/>
              <w:rPr>
                <w:color w:val="000000"/>
              </w:rPr>
            </w:pPr>
            <w:r w:rsidRPr="000C3051">
              <w:rPr>
                <w:color w:val="000000"/>
              </w:rPr>
              <w:t>ENEO (SW)</w:t>
            </w:r>
          </w:p>
        </w:tc>
        <w:tc>
          <w:tcPr>
            <w:tcW w:w="3605" w:type="dxa"/>
            <w:shd w:val="clear" w:color="D9D9D9" w:fill="D9D9D9"/>
          </w:tcPr>
          <w:p w14:paraId="12A9B0C5" w14:textId="6006B56B" w:rsidR="000C3051" w:rsidRPr="000C3051" w:rsidRDefault="000C3051" w:rsidP="000C3051">
            <w:pPr>
              <w:jc w:val="both"/>
              <w:rPr>
                <w:color w:val="000000"/>
              </w:rPr>
            </w:pPr>
            <w:r w:rsidRPr="000C3051">
              <w:rPr>
                <w:color w:val="000000"/>
              </w:rPr>
              <w:t>RISK STATEMENT (EN)</w:t>
            </w:r>
          </w:p>
        </w:tc>
        <w:tc>
          <w:tcPr>
            <w:tcW w:w="3325" w:type="dxa"/>
            <w:shd w:val="clear" w:color="D9D9D9" w:fill="D9D9D9"/>
          </w:tcPr>
          <w:p w14:paraId="12EF224D" w14:textId="7C6AAA4D" w:rsidR="000C3051" w:rsidRPr="000C3051" w:rsidRDefault="000C3051" w:rsidP="000C3051">
            <w:pPr>
              <w:jc w:val="both"/>
              <w:rPr>
                <w:color w:val="000000"/>
              </w:rPr>
            </w:pPr>
            <w:r w:rsidRPr="000C3051">
              <w:rPr>
                <w:color w:val="000000"/>
              </w:rPr>
              <w:t>TAMKO LA HATARI (SW)</w:t>
            </w:r>
          </w:p>
        </w:tc>
      </w:tr>
      <w:tr w:rsidR="000C3051" w:rsidRPr="000C3051" w14:paraId="2B3EBC9F" w14:textId="77777777" w:rsidTr="000C3051">
        <w:tc>
          <w:tcPr>
            <w:tcW w:w="3420" w:type="dxa"/>
          </w:tcPr>
          <w:p w14:paraId="565CAB5A" w14:textId="23144369" w:rsidR="000C3051" w:rsidRPr="000C3051" w:rsidRDefault="000C3051" w:rsidP="000C3051">
            <w:pPr>
              <w:pStyle w:val="ListParagraph"/>
              <w:numPr>
                <w:ilvl w:val="0"/>
                <w:numId w:val="1"/>
              </w:numPr>
              <w:jc w:val="both"/>
              <w:rPr>
                <w:color w:val="000000"/>
              </w:rPr>
            </w:pPr>
            <w:r w:rsidRPr="000C3051">
              <w:rPr>
                <w:color w:val="000000"/>
              </w:rPr>
              <w:t>Kibaha Town: highway corridor and industrial areas</w:t>
            </w:r>
          </w:p>
        </w:tc>
        <w:tc>
          <w:tcPr>
            <w:tcW w:w="3235" w:type="dxa"/>
          </w:tcPr>
          <w:p w14:paraId="3C266EA4" w14:textId="5B6ADB4D" w:rsidR="000C3051" w:rsidRPr="000C3051" w:rsidRDefault="000C3051" w:rsidP="000C3051">
            <w:pPr>
              <w:pStyle w:val="ListParagraph"/>
              <w:numPr>
                <w:ilvl w:val="0"/>
                <w:numId w:val="1"/>
              </w:numPr>
              <w:jc w:val="both"/>
              <w:rPr>
                <w:color w:val="000000"/>
              </w:rPr>
            </w:pPr>
            <w:r w:rsidRPr="000C3051">
              <w:rPr>
                <w:color w:val="000000"/>
              </w:rPr>
              <w:t>Mji wa Kibaha: ukanda wa barabara kuu na maeneo ya viwanda</w:t>
            </w:r>
          </w:p>
        </w:tc>
        <w:tc>
          <w:tcPr>
            <w:tcW w:w="3605" w:type="dxa"/>
          </w:tcPr>
          <w:p w14:paraId="144AB0C6" w14:textId="593AF9C8" w:rsidR="000C3051" w:rsidRPr="00DC5789" w:rsidRDefault="00DC5789" w:rsidP="00DC5789">
            <w:pPr>
              <w:pStyle w:val="ListParagraph"/>
              <w:numPr>
                <w:ilvl w:val="0"/>
                <w:numId w:val="1"/>
              </w:numPr>
              <w:jc w:val="both"/>
              <w:rPr>
                <w:color w:val="000000"/>
              </w:rPr>
            </w:pPr>
            <w:r w:rsidRPr="00DC5789">
              <w:rPr>
                <w:color w:val="000000"/>
              </w:rPr>
              <w:t>This area is a fast-growing town on the Dar–Morogoro highway with factories, where storm run-off floods roadside settlements and industrial fires and spills can occur.</w:t>
            </w:r>
          </w:p>
          <w:p w14:paraId="45F7E27E" w14:textId="77777777" w:rsidR="000343A2" w:rsidRDefault="00DC5789" w:rsidP="00DC5789">
            <w:pPr>
              <w:pStyle w:val="ListParagraph"/>
              <w:numPr>
                <w:ilvl w:val="0"/>
                <w:numId w:val="1"/>
              </w:numPr>
              <w:jc w:val="both"/>
              <w:rPr>
                <w:ins w:id="4173" w:author="Bonephace Kaijage" w:date="2026-10-11T07:44:00Z" w16du:dateUtc="2026-10-11T04:44:00Z"/>
                <w:bCs/>
                <w:color w:val="000000"/>
              </w:rPr>
            </w:pPr>
            <w:r>
              <w:rPr>
                <w:bCs/>
                <w:color w:val="000000"/>
              </w:rPr>
              <w:t>For those living and working here, it helps to</w:t>
            </w:r>
            <w:r w:rsidRPr="00DC5789">
              <w:rPr>
                <w:bCs/>
                <w:color w:val="000000"/>
              </w:rPr>
              <w:t xml:space="preserve"> keep drains and culverts clear, build outside the road reserve and keep fire extinguishers and exits ready at workplaces.</w:t>
            </w:r>
          </w:p>
          <w:p w14:paraId="3D8E1B30" w14:textId="4D5BF8F3" w:rsidR="000343A2" w:rsidRDefault="00FE0A4D" w:rsidP="00DC5789">
            <w:pPr>
              <w:pStyle w:val="ListParagraph"/>
              <w:numPr>
                <w:ilvl w:val="0"/>
                <w:numId w:val="1"/>
              </w:numPr>
              <w:jc w:val="both"/>
              <w:rPr>
                <w:ins w:id="4174" w:author="Bonephace Kaijage" w:date="2026-10-11T07:44:00Z" w16du:dateUtc="2026-10-11T04:44:00Z"/>
                <w:bCs/>
                <w:color w:val="000000"/>
              </w:rPr>
            </w:pPr>
            <w:ins w:id="4175" w:author="Bonephace Kaijage" w:date="2026-10-14T05:56:00Z" w16du:dateUtc="2026-10-14T03:56:00Z">
              <w:r>
                <w:rPr>
                  <w:bCs/>
                  <w:color w:val="000000"/>
                </w:rPr>
                <w:t>What raises the risk: building inside the road reserve and over the culverts, filling drains with waste, and blocking factory exits with stock or locking them during shifts.</w:t>
              </w:r>
            </w:ins>
          </w:p>
          <w:p w14:paraId="68E80E0F" w14:textId="77777777" w:rsidR="00FE0A4D" w:rsidRDefault="000343A2" w:rsidP="00DC5789">
            <w:pPr>
              <w:pStyle w:val="ListParagraph"/>
              <w:numPr>
                <w:ilvl w:val="0"/>
                <w:numId w:val="1"/>
              </w:numPr>
              <w:jc w:val="both"/>
              <w:rPr>
                <w:ins w:id="4176" w:author="Bonephace Kaijage" w:date="2026-10-14T05:59:00Z" w16du:dateUtc="2026-10-14T03:59:00Z"/>
                <w:bCs/>
                <w:color w:val="000000"/>
              </w:rPr>
            </w:pPr>
            <w:ins w:id="4177" w:author="Bonephace Kaijage" w:date="2026-10-11T07:44:00Z" w16du:dateUtc="2026-10-11T04:44:00Z">
              <w:r>
                <w:rPr>
                  <w:bCs/>
                  <w:color w:val="000000"/>
                </w:rPr>
                <w:t xml:space="preserve">Know the higher ground away from the roadside drains that your household will move to </w:t>
              </w:r>
              <w:r>
                <w:rPr>
                  <w:bCs/>
                  <w:color w:val="000000"/>
                </w:rPr>
                <w:lastRenderedPageBreak/>
                <w:t>when storm water rises, and the assembly point outside the factory fence that workers will go to if fire or a chemical leak starts; move when the alarm sounds, not when the smoke is seen.</w:t>
              </w:r>
            </w:ins>
          </w:p>
          <w:p w14:paraId="296F6657" w14:textId="2970356F" w:rsidR="000C3051" w:rsidRPr="00DC5789" w:rsidRDefault="00FE0A4D" w:rsidP="00DC5789">
            <w:pPr>
              <w:pStyle w:val="ListParagraph"/>
              <w:numPr>
                <w:ilvl w:val="0"/>
                <w:numId w:val="1"/>
              </w:numPr>
              <w:jc w:val="both"/>
              <w:rPr>
                <w:bCs/>
                <w:color w:val="000000"/>
              </w:rPr>
            </w:pPr>
            <w:ins w:id="4178" w:author="Bonephace Kaijage" w:date="2026-10-14T05:59:00Z" w16du:dateUtc="2026-10-14T03:59:00Z">
              <w:r>
                <w:rPr>
                  <w:bCs/>
                  <w:color w:val="000000"/>
                </w:rPr>
                <w:t>Agree who will help anyone in the household who cannot move, see or hear a warning on their own.</w:t>
              </w:r>
            </w:ins>
          </w:p>
        </w:tc>
        <w:tc>
          <w:tcPr>
            <w:tcW w:w="3325" w:type="dxa"/>
          </w:tcPr>
          <w:p w14:paraId="7FE1ED30" w14:textId="2950E6DB" w:rsidR="000C3051" w:rsidRPr="00DC5789" w:rsidRDefault="00DC5789" w:rsidP="00DC5789">
            <w:pPr>
              <w:pStyle w:val="ListParagraph"/>
              <w:numPr>
                <w:ilvl w:val="0"/>
                <w:numId w:val="1"/>
              </w:numPr>
              <w:jc w:val="both"/>
              <w:rPr>
                <w:color w:val="000000"/>
              </w:rPr>
            </w:pPr>
            <w:r w:rsidRPr="00DC5789">
              <w:rPr>
                <w:color w:val="000000"/>
              </w:rPr>
              <w:lastRenderedPageBreak/>
              <w:t>Eneo hili ni mji unaokua kwa kasi kando ya barabara kuu ya Dar–Morogoro wenye viwanda, ambapo maji ya dhoruba hufurika makazi ya kando ya barabara na moto au kumwagika kwa kemikali kunaweza kutokea viwandani.</w:t>
            </w:r>
          </w:p>
          <w:p w14:paraId="3DF89023" w14:textId="77777777" w:rsidR="000343A2" w:rsidRDefault="00DC5789" w:rsidP="00DC5789">
            <w:pPr>
              <w:pStyle w:val="ListParagraph"/>
              <w:numPr>
                <w:ilvl w:val="0"/>
                <w:numId w:val="1"/>
              </w:numPr>
              <w:jc w:val="both"/>
              <w:rPr>
                <w:ins w:id="4179" w:author="Bonephace Kaijage" w:date="2026-10-11T07:44:00Z" w16du:dateUtc="2026-10-11T04:44:00Z"/>
                <w:bCs/>
                <w:color w:val="000000"/>
              </w:rPr>
            </w:pPr>
            <w:r>
              <w:rPr>
                <w:bCs/>
                <w:color w:val="000000"/>
              </w:rPr>
              <w:t>Kwa wanaoishi na kufanya kazi hapa, ni vyema</w:t>
            </w:r>
            <w:r w:rsidRPr="00DC5789">
              <w:rPr>
                <w:bCs/>
                <w:color w:val="000000"/>
              </w:rPr>
              <w:t xml:space="preserve"> kuweka mitaro na makalavati wazi, kujenga nje ya hifadhi ya barabara na kuweka vizimamoto na njia za kutokea tayari kazini.</w:t>
            </w:r>
          </w:p>
          <w:p w14:paraId="3B535A89" w14:textId="759970DF" w:rsidR="000343A2" w:rsidRDefault="00FE0A4D" w:rsidP="00DC5789">
            <w:pPr>
              <w:pStyle w:val="ListParagraph"/>
              <w:numPr>
                <w:ilvl w:val="0"/>
                <w:numId w:val="1"/>
              </w:numPr>
              <w:jc w:val="both"/>
              <w:rPr>
                <w:ins w:id="4180" w:author="Bonephace Kaijage" w:date="2026-10-11T07:44:00Z" w16du:dateUtc="2026-10-11T04:44:00Z"/>
                <w:bCs/>
                <w:color w:val="000000"/>
              </w:rPr>
            </w:pPr>
            <w:ins w:id="4181" w:author="Bonephace Kaijage" w:date="2026-10-14T05:56:00Z" w16du:dateUtc="2026-10-14T03:56:00Z">
              <w:r>
                <w:rPr>
                  <w:bCs/>
                  <w:color w:val="000000"/>
                </w:rPr>
                <w:t xml:space="preserve">Kinachoongeza hatari: kujenga ndani ya hifadhi ya barabara na juu ya </w:t>
              </w:r>
              <w:r>
                <w:rPr>
                  <w:bCs/>
                  <w:color w:val="000000"/>
                </w:rPr>
                <w:lastRenderedPageBreak/>
                <w:t>makalavati, kujaza mitaro taka, na kuziba njia za kutokea za viwanda kwa mizigo au kuzifunga wakati wa zamu.</w:t>
              </w:r>
            </w:ins>
          </w:p>
          <w:p w14:paraId="3E973B03" w14:textId="77777777" w:rsidR="00FE0A4D" w:rsidRDefault="000343A2" w:rsidP="00DC5789">
            <w:pPr>
              <w:pStyle w:val="ListParagraph"/>
              <w:numPr>
                <w:ilvl w:val="0"/>
                <w:numId w:val="1"/>
              </w:numPr>
              <w:jc w:val="both"/>
              <w:rPr>
                <w:ins w:id="4182" w:author="Bonephace Kaijage" w:date="2026-10-14T05:59:00Z" w16du:dateUtc="2026-10-14T03:59:00Z"/>
                <w:bCs/>
                <w:color w:val="000000"/>
              </w:rPr>
            </w:pPr>
            <w:ins w:id="4183" w:author="Bonephace Kaijage" w:date="2026-10-11T07:44:00Z" w16du:dateUtc="2026-10-11T04:44:00Z">
              <w:r>
                <w:rPr>
                  <w:bCs/>
                  <w:color w:val="000000"/>
                </w:rPr>
                <w:t>Fahamu eneo la juu mbali na mitaro ya barabarani ambalo kaya yako itahamia maji ya dhoruba yanapopanda, na kituo cha kukusanyika nje ya uzio wa kiwanda ambacho wafanyakazi wataenda moto au uvujaji wa kemikali ukianza; ondokeni kengele inapolia, si moshi unapoonekana.</w:t>
              </w:r>
            </w:ins>
          </w:p>
          <w:p w14:paraId="31B5EC80" w14:textId="4ABFA8AC" w:rsidR="000C3051" w:rsidRPr="00DC5789" w:rsidRDefault="00FE0A4D" w:rsidP="00DC5789">
            <w:pPr>
              <w:pStyle w:val="ListParagraph"/>
              <w:numPr>
                <w:ilvl w:val="0"/>
                <w:numId w:val="1"/>
              </w:numPr>
              <w:jc w:val="both"/>
              <w:rPr>
                <w:bCs/>
                <w:color w:val="000000"/>
              </w:rPr>
            </w:pPr>
            <w:ins w:id="4184"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67A7920E" w14:textId="77777777" w:rsidTr="000C3051">
        <w:tc>
          <w:tcPr>
            <w:tcW w:w="3420" w:type="dxa"/>
          </w:tcPr>
          <w:p w14:paraId="20D6FC9A" w14:textId="41C2CCAB" w:rsidR="000C3051" w:rsidRPr="000C3051" w:rsidRDefault="000C3051" w:rsidP="000C3051">
            <w:pPr>
              <w:pStyle w:val="ListParagraph"/>
              <w:numPr>
                <w:ilvl w:val="0"/>
                <w:numId w:val="1"/>
              </w:numPr>
              <w:jc w:val="both"/>
              <w:rPr>
                <w:color w:val="000000"/>
              </w:rPr>
            </w:pPr>
            <w:r w:rsidRPr="000C3051">
              <w:rPr>
                <w:color w:val="000000"/>
              </w:rPr>
              <w:lastRenderedPageBreak/>
              <w:t>Kibiti Town: Rufiji delta edge and highway</w:t>
            </w:r>
          </w:p>
        </w:tc>
        <w:tc>
          <w:tcPr>
            <w:tcW w:w="3235" w:type="dxa"/>
          </w:tcPr>
          <w:p w14:paraId="72A55571" w14:textId="6932A159" w:rsidR="000C3051" w:rsidRPr="000C3051" w:rsidRDefault="000C3051" w:rsidP="000C3051">
            <w:pPr>
              <w:pStyle w:val="ListParagraph"/>
              <w:numPr>
                <w:ilvl w:val="0"/>
                <w:numId w:val="1"/>
              </w:numPr>
              <w:jc w:val="both"/>
              <w:rPr>
                <w:color w:val="000000"/>
              </w:rPr>
            </w:pPr>
            <w:r w:rsidRPr="000C3051">
              <w:rPr>
                <w:color w:val="000000"/>
              </w:rPr>
              <w:t>Mji wa Kibiti: pembezoni mwa delta ya Rufiji na barabara kuu</w:t>
            </w:r>
          </w:p>
        </w:tc>
        <w:tc>
          <w:tcPr>
            <w:tcW w:w="3605" w:type="dxa"/>
          </w:tcPr>
          <w:p w14:paraId="5B568E5F" w14:textId="65C2F427" w:rsidR="000C3051" w:rsidRPr="00DC5789" w:rsidRDefault="00DC5789" w:rsidP="00DC5789">
            <w:pPr>
              <w:pStyle w:val="ListParagraph"/>
              <w:numPr>
                <w:ilvl w:val="0"/>
                <w:numId w:val="1"/>
              </w:numPr>
              <w:jc w:val="both"/>
              <w:rPr>
                <w:color w:val="000000"/>
              </w:rPr>
            </w:pPr>
            <w:r w:rsidRPr="00DC5789">
              <w:rPr>
                <w:color w:val="000000"/>
              </w:rPr>
              <w:t>This area lies at the edge of the Rufiji delta on the coastal highway, where floods cut the road and low areas, and mosquitoes spread malaria after rains.</w:t>
            </w:r>
          </w:p>
          <w:p w14:paraId="7CB49F99" w14:textId="77777777" w:rsidR="000343A2" w:rsidRDefault="00DC5789" w:rsidP="00DC5789">
            <w:pPr>
              <w:pStyle w:val="ListParagraph"/>
              <w:numPr>
                <w:ilvl w:val="0"/>
                <w:numId w:val="1"/>
              </w:numPr>
              <w:jc w:val="both"/>
              <w:rPr>
                <w:ins w:id="4185" w:author="Bonephace Kaijage" w:date="2026-10-11T07:44:00Z" w16du:dateUtc="2026-10-11T04:44:00Z"/>
                <w:bCs/>
                <w:color w:val="000000"/>
              </w:rPr>
            </w:pPr>
            <w:r>
              <w:rPr>
                <w:bCs/>
                <w:color w:val="000000"/>
              </w:rPr>
              <w:t>For those living and trading here, it helps to</w:t>
            </w:r>
            <w:r w:rsidRPr="00DC5789">
              <w:rPr>
                <w:bCs/>
                <w:color w:val="000000"/>
              </w:rPr>
              <w:t xml:space="preserve"> keep homes above the flood line, plan travel around flood periods and sleep under treated nets.</w:t>
            </w:r>
          </w:p>
          <w:p w14:paraId="2F01B322" w14:textId="0B25485B" w:rsidR="000343A2" w:rsidRDefault="00FE0A4D" w:rsidP="00DC5789">
            <w:pPr>
              <w:pStyle w:val="ListParagraph"/>
              <w:numPr>
                <w:ilvl w:val="0"/>
                <w:numId w:val="1"/>
              </w:numPr>
              <w:jc w:val="both"/>
              <w:rPr>
                <w:ins w:id="4186" w:author="Bonephace Kaijage" w:date="2026-10-11T07:44:00Z" w16du:dateUtc="2026-10-11T04:44:00Z"/>
                <w:bCs/>
                <w:color w:val="000000"/>
              </w:rPr>
            </w:pPr>
            <w:ins w:id="4187" w:author="Bonephace Kaijage" w:date="2026-10-14T05:56:00Z" w16du:dateUtc="2026-10-14T03:56:00Z">
              <w:r>
                <w:rPr>
                  <w:bCs/>
                  <w:color w:val="000000"/>
                </w:rPr>
                <w:t>What raises the risk: building new houses on the low ground below the flood line, driving through flooded sections of the highway, and leaving water standing in containers after the rains.</w:t>
              </w:r>
            </w:ins>
          </w:p>
          <w:p w14:paraId="3BFF82D7" w14:textId="77777777" w:rsidR="00FE0A4D" w:rsidRDefault="000343A2" w:rsidP="00DC5789">
            <w:pPr>
              <w:pStyle w:val="ListParagraph"/>
              <w:numPr>
                <w:ilvl w:val="0"/>
                <w:numId w:val="1"/>
              </w:numPr>
              <w:jc w:val="both"/>
              <w:rPr>
                <w:ins w:id="4188" w:author="Bonephace Kaijage" w:date="2026-10-14T05:59:00Z" w16du:dateUtc="2026-10-14T03:59:00Z"/>
                <w:bCs/>
                <w:color w:val="000000"/>
              </w:rPr>
            </w:pPr>
            <w:ins w:id="4189" w:author="Bonephace Kaijage" w:date="2026-10-11T07:44:00Z" w16du:dateUtc="2026-10-11T04:44:00Z">
              <w:r>
                <w:rPr>
                  <w:bCs/>
                  <w:color w:val="000000"/>
                </w:rPr>
                <w:t xml:space="preserve">Know the higher ground your household will move to when the delta floods, and go before </w:t>
              </w:r>
              <w:r>
                <w:rPr>
                  <w:bCs/>
                  <w:color w:val="000000"/>
                </w:rPr>
                <w:lastRenderedPageBreak/>
                <w:t>the road is cut, taking documents and medicines; do not cross flooded road sections on foot or in a vehicle, however shallow they look.</w:t>
              </w:r>
            </w:ins>
          </w:p>
          <w:p w14:paraId="4BCBC46A" w14:textId="544B5323" w:rsidR="000C3051" w:rsidRPr="00DC5789" w:rsidRDefault="00FE0A4D" w:rsidP="00DC5789">
            <w:pPr>
              <w:pStyle w:val="ListParagraph"/>
              <w:numPr>
                <w:ilvl w:val="0"/>
                <w:numId w:val="1"/>
              </w:numPr>
              <w:jc w:val="both"/>
              <w:rPr>
                <w:bCs/>
                <w:color w:val="000000"/>
              </w:rPr>
            </w:pPr>
            <w:ins w:id="4190" w:author="Bonephace Kaijage" w:date="2026-10-14T05:59:00Z" w16du:dateUtc="2026-10-14T03:59:00Z">
              <w:r>
                <w:rPr>
                  <w:bCs/>
                  <w:color w:val="000000"/>
                </w:rPr>
                <w:t>Agree who will help anyone in the household who cannot move, see or hear a warning on their own.</w:t>
              </w:r>
            </w:ins>
          </w:p>
        </w:tc>
        <w:tc>
          <w:tcPr>
            <w:tcW w:w="3325" w:type="dxa"/>
          </w:tcPr>
          <w:p w14:paraId="5C95CF2B" w14:textId="4E85F26E" w:rsidR="000C3051" w:rsidRPr="00DC5789" w:rsidRDefault="00DC5789" w:rsidP="00DC5789">
            <w:pPr>
              <w:pStyle w:val="ListParagraph"/>
              <w:numPr>
                <w:ilvl w:val="0"/>
                <w:numId w:val="1"/>
              </w:numPr>
              <w:jc w:val="both"/>
              <w:rPr>
                <w:color w:val="000000"/>
              </w:rPr>
            </w:pPr>
            <w:r w:rsidRPr="00DC5789">
              <w:rPr>
                <w:color w:val="000000"/>
              </w:rPr>
              <w:lastRenderedPageBreak/>
              <w:t>Eneo hili liko pembezoni mwa delta ya Rufiji kando ya barabara kuu ya pwani, ambapo mafuriko hukata barabara na maeneo ya chini, na mbu husambaza malaria baada ya mvua.</w:t>
            </w:r>
          </w:p>
          <w:p w14:paraId="6F9AD59C" w14:textId="77777777" w:rsidR="000343A2" w:rsidRDefault="00DC5789" w:rsidP="00DC5789">
            <w:pPr>
              <w:pStyle w:val="ListParagraph"/>
              <w:numPr>
                <w:ilvl w:val="0"/>
                <w:numId w:val="1"/>
              </w:numPr>
              <w:jc w:val="both"/>
              <w:rPr>
                <w:ins w:id="4191" w:author="Bonephace Kaijage" w:date="2026-10-11T07:44:00Z" w16du:dateUtc="2026-10-11T04:44:00Z"/>
                <w:bCs/>
                <w:color w:val="000000"/>
              </w:rPr>
            </w:pPr>
            <w:r>
              <w:rPr>
                <w:bCs/>
                <w:color w:val="000000"/>
              </w:rPr>
              <w:t>Kwa wanaoishi na kufanya biashara hapa, ni vyema</w:t>
            </w:r>
            <w:r w:rsidRPr="00DC5789">
              <w:rPr>
                <w:bCs/>
                <w:color w:val="000000"/>
              </w:rPr>
              <w:t xml:space="preserve"> kujenga juu ya mstari wa mafuriko, kupanga safari kuzingatia vipindi vya mafuriko na kulala ndani ya vyandarua vyenye dawa.</w:t>
            </w:r>
          </w:p>
          <w:p w14:paraId="3632DA3F" w14:textId="64EA8EEC" w:rsidR="000343A2" w:rsidRDefault="00FE0A4D" w:rsidP="00DC5789">
            <w:pPr>
              <w:pStyle w:val="ListParagraph"/>
              <w:numPr>
                <w:ilvl w:val="0"/>
                <w:numId w:val="1"/>
              </w:numPr>
              <w:jc w:val="both"/>
              <w:rPr>
                <w:ins w:id="4192" w:author="Bonephace Kaijage" w:date="2026-10-11T07:44:00Z" w16du:dateUtc="2026-10-11T04:44:00Z"/>
                <w:bCs/>
                <w:color w:val="000000"/>
              </w:rPr>
            </w:pPr>
            <w:ins w:id="4193" w:author="Bonephace Kaijage" w:date="2026-10-14T05:56:00Z" w16du:dateUtc="2026-10-14T03:56:00Z">
              <w:r>
                <w:rPr>
                  <w:bCs/>
                  <w:color w:val="000000"/>
                </w:rPr>
                <w:t xml:space="preserve">Kinachoongeza hatari: kujenga nyumba mpya kwenye ardhi ya chini ya mstari wa mafuriko, kupita kwa gari sehemu za barabara kuu zilizofurika, na kuacha maji yakituama </w:t>
              </w:r>
              <w:r>
                <w:rPr>
                  <w:bCs/>
                  <w:color w:val="000000"/>
                </w:rPr>
                <w:lastRenderedPageBreak/>
                <w:t>kwenye vyombo baada ya mvua.</w:t>
              </w:r>
            </w:ins>
          </w:p>
          <w:p w14:paraId="59FA8D62" w14:textId="77777777" w:rsidR="00FE0A4D" w:rsidRDefault="000343A2" w:rsidP="00DC5789">
            <w:pPr>
              <w:pStyle w:val="ListParagraph"/>
              <w:numPr>
                <w:ilvl w:val="0"/>
                <w:numId w:val="1"/>
              </w:numPr>
              <w:jc w:val="both"/>
              <w:rPr>
                <w:ins w:id="4194" w:author="Bonephace Kaijage" w:date="2026-10-14T05:59:00Z" w16du:dateUtc="2026-10-14T03:59:00Z"/>
                <w:bCs/>
                <w:color w:val="000000"/>
              </w:rPr>
            </w:pPr>
            <w:ins w:id="4195" w:author="Bonephace Kaijage" w:date="2026-10-11T07:44:00Z" w16du:dateUtc="2026-10-11T04:44:00Z">
              <w:r>
                <w:rPr>
                  <w:bCs/>
                  <w:color w:val="000000"/>
                </w:rPr>
                <w:t>Fahamu eneo la juu ambalo kaya yako itahamia delta inapofurika, na ondokeni kabla barabara haijakatika, mkichukua nyaraka na dawa; msivuke sehemu za barabara zilizofurika kwa miguu au kwa gari, hata zionekane za kina kifupi.</w:t>
              </w:r>
            </w:ins>
          </w:p>
          <w:p w14:paraId="633AF3CB" w14:textId="7C0EDACA" w:rsidR="000C3051" w:rsidRPr="00DC5789" w:rsidRDefault="00FE0A4D" w:rsidP="00DC5789">
            <w:pPr>
              <w:pStyle w:val="ListParagraph"/>
              <w:numPr>
                <w:ilvl w:val="0"/>
                <w:numId w:val="1"/>
              </w:numPr>
              <w:jc w:val="both"/>
              <w:rPr>
                <w:bCs/>
                <w:color w:val="000000"/>
              </w:rPr>
            </w:pPr>
            <w:ins w:id="4196"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27D4580B" w14:textId="77777777" w:rsidTr="000C3051">
        <w:tc>
          <w:tcPr>
            <w:tcW w:w="3420" w:type="dxa"/>
          </w:tcPr>
          <w:p w14:paraId="229AFEBA" w14:textId="0063F83B" w:rsidR="000C3051" w:rsidRPr="000C3051" w:rsidRDefault="000C3051" w:rsidP="000C3051">
            <w:pPr>
              <w:pStyle w:val="ListParagraph"/>
              <w:numPr>
                <w:ilvl w:val="0"/>
                <w:numId w:val="1"/>
              </w:numPr>
              <w:jc w:val="both"/>
              <w:rPr>
                <w:color w:val="000000"/>
              </w:rPr>
            </w:pPr>
            <w:r w:rsidRPr="000C3051">
              <w:rPr>
                <w:color w:val="000000"/>
              </w:rPr>
              <w:lastRenderedPageBreak/>
              <w:t>Bagamoyo: coast, Ruvu delta and old town</w:t>
            </w:r>
          </w:p>
        </w:tc>
        <w:tc>
          <w:tcPr>
            <w:tcW w:w="3235" w:type="dxa"/>
          </w:tcPr>
          <w:p w14:paraId="2F2ADEAB" w14:textId="163696A0" w:rsidR="000C3051" w:rsidRPr="000C3051" w:rsidRDefault="000C3051" w:rsidP="000C3051">
            <w:pPr>
              <w:pStyle w:val="ListParagraph"/>
              <w:numPr>
                <w:ilvl w:val="0"/>
                <w:numId w:val="1"/>
              </w:numPr>
              <w:jc w:val="both"/>
              <w:rPr>
                <w:color w:val="000000"/>
              </w:rPr>
            </w:pPr>
            <w:r w:rsidRPr="000C3051">
              <w:rPr>
                <w:color w:val="000000"/>
              </w:rPr>
              <w:t>Bagamoyo: pwani, delta ya Ruvu na mji wa kale</w:t>
            </w:r>
          </w:p>
        </w:tc>
        <w:tc>
          <w:tcPr>
            <w:tcW w:w="3605" w:type="dxa"/>
          </w:tcPr>
          <w:p w14:paraId="6CF584AE" w14:textId="02AEB10D" w:rsidR="000C3051" w:rsidRPr="00DC5789" w:rsidRDefault="00DC5789" w:rsidP="00DC5789">
            <w:pPr>
              <w:pStyle w:val="ListParagraph"/>
              <w:numPr>
                <w:ilvl w:val="0"/>
                <w:numId w:val="1"/>
              </w:numPr>
              <w:jc w:val="both"/>
              <w:rPr>
                <w:color w:val="000000"/>
              </w:rPr>
            </w:pPr>
            <w:r w:rsidRPr="00DC5789">
              <w:rPr>
                <w:color w:val="000000"/>
              </w:rPr>
              <w:t>This area has a low coastline with erosion and storm tides threatening the old town and beaches, and the Ruvu and Wami deltas that flood farms and villages.</w:t>
            </w:r>
          </w:p>
          <w:p w14:paraId="2F8CFDCC" w14:textId="77777777" w:rsidR="000343A2" w:rsidRDefault="00DC5789" w:rsidP="00DC5789">
            <w:pPr>
              <w:pStyle w:val="ListParagraph"/>
              <w:numPr>
                <w:ilvl w:val="0"/>
                <w:numId w:val="1"/>
              </w:numPr>
              <w:jc w:val="both"/>
              <w:rPr>
                <w:ins w:id="4197" w:author="Bonephace Kaijage" w:date="2026-10-11T07:44:00Z" w16du:dateUtc="2026-10-11T04:44:00Z"/>
                <w:bCs/>
                <w:color w:val="000000"/>
              </w:rPr>
            </w:pPr>
            <w:r>
              <w:rPr>
                <w:bCs/>
                <w:color w:val="000000"/>
              </w:rPr>
              <w:t>For those living and fishing here, it helps to</w:t>
            </w:r>
            <w:r w:rsidRPr="00DC5789">
              <w:rPr>
                <w:bCs/>
                <w:color w:val="000000"/>
              </w:rPr>
              <w:t xml:space="preserve"> build back from the shoreline, protect mangroves and keep homes off the river flood plains.</w:t>
            </w:r>
          </w:p>
          <w:p w14:paraId="1C2C5641" w14:textId="021D1509" w:rsidR="000343A2" w:rsidRDefault="00FE0A4D" w:rsidP="00DC5789">
            <w:pPr>
              <w:pStyle w:val="ListParagraph"/>
              <w:numPr>
                <w:ilvl w:val="0"/>
                <w:numId w:val="1"/>
              </w:numPr>
              <w:jc w:val="both"/>
              <w:rPr>
                <w:ins w:id="4198" w:author="Bonephace Kaijage" w:date="2026-10-11T07:44:00Z" w16du:dateUtc="2026-10-11T04:44:00Z"/>
                <w:bCs/>
                <w:color w:val="000000"/>
              </w:rPr>
            </w:pPr>
            <w:ins w:id="4199" w:author="Bonephace Kaijage" w:date="2026-10-14T05:56:00Z" w16du:dateUtc="2026-10-14T03:56:00Z">
              <w:r>
                <w:rPr>
                  <w:bCs/>
                  <w:color w:val="000000"/>
                </w:rPr>
                <w:t>What raises the risk: building on the beach front or on the delta flats, cutting mangroves for poles or plots, mining sand from the shore and going out in loaded boats when the wind is rising.</w:t>
              </w:r>
            </w:ins>
          </w:p>
          <w:p w14:paraId="69AC1322" w14:textId="77777777" w:rsidR="00FE0A4D" w:rsidRDefault="000343A2" w:rsidP="00DC5789">
            <w:pPr>
              <w:pStyle w:val="ListParagraph"/>
              <w:numPr>
                <w:ilvl w:val="0"/>
                <w:numId w:val="1"/>
              </w:numPr>
              <w:jc w:val="both"/>
              <w:rPr>
                <w:ins w:id="4200" w:author="Bonephace Kaijage" w:date="2026-10-14T05:59:00Z" w16du:dateUtc="2026-10-14T03:59:00Z"/>
                <w:bCs/>
                <w:color w:val="000000"/>
              </w:rPr>
            </w:pPr>
            <w:ins w:id="4201" w:author="Bonephace Kaijage" w:date="2026-10-11T07:44:00Z" w16du:dateUtc="2026-10-11T04:44:00Z">
              <w:r>
                <w:rPr>
                  <w:bCs/>
                  <w:color w:val="000000"/>
                </w:rPr>
                <w:t xml:space="preserve">Know the higher ground inland that your village will move to when a storm-tide or strong-wind warning is given, and the ground above the Ruvu and Wami flood plains that your household will go to when the </w:t>
              </w:r>
              <w:r>
                <w:rPr>
                  <w:bCs/>
                  <w:color w:val="000000"/>
                </w:rPr>
                <w:lastRenderedPageBreak/>
                <w:t>rivers rise; move before the water reaches the road.</w:t>
              </w:r>
            </w:ins>
          </w:p>
          <w:p w14:paraId="1AAD0956" w14:textId="09670195" w:rsidR="000C3051" w:rsidRPr="00DC5789" w:rsidRDefault="00FE0A4D" w:rsidP="00DC5789">
            <w:pPr>
              <w:pStyle w:val="ListParagraph"/>
              <w:numPr>
                <w:ilvl w:val="0"/>
                <w:numId w:val="1"/>
              </w:numPr>
              <w:jc w:val="both"/>
              <w:rPr>
                <w:bCs/>
                <w:color w:val="000000"/>
              </w:rPr>
            </w:pPr>
            <w:ins w:id="4202" w:author="Bonephace Kaijage" w:date="2026-10-14T05:59:00Z" w16du:dateUtc="2026-10-14T03:59:00Z">
              <w:r>
                <w:rPr>
                  <w:bCs/>
                  <w:color w:val="000000"/>
                </w:rPr>
                <w:t>Agree who will help anyone in the household who cannot move, see or hear a warning on their own.</w:t>
              </w:r>
            </w:ins>
          </w:p>
        </w:tc>
        <w:tc>
          <w:tcPr>
            <w:tcW w:w="3325" w:type="dxa"/>
          </w:tcPr>
          <w:p w14:paraId="1815F702" w14:textId="703468F6" w:rsidR="000C3051" w:rsidRPr="00DC5789" w:rsidRDefault="00DC5789" w:rsidP="00DC5789">
            <w:pPr>
              <w:pStyle w:val="ListParagraph"/>
              <w:numPr>
                <w:ilvl w:val="0"/>
                <w:numId w:val="1"/>
              </w:numPr>
              <w:jc w:val="both"/>
              <w:rPr>
                <w:color w:val="000000"/>
              </w:rPr>
            </w:pPr>
            <w:r w:rsidRPr="00DC5789">
              <w:rPr>
                <w:color w:val="000000"/>
              </w:rPr>
              <w:lastRenderedPageBreak/>
              <w:t>Eneo hili lina pwani ya chini yenye mmomonyoko na mawimbi makubwa yanayohatarisha mji wa kale na fukwe, na delta za Ruvu na Wami zinazofurika mashamba na vijiji.</w:t>
            </w:r>
          </w:p>
          <w:p w14:paraId="07207907" w14:textId="77777777" w:rsidR="000343A2" w:rsidRDefault="00DC5789" w:rsidP="00DC5789">
            <w:pPr>
              <w:pStyle w:val="ListParagraph"/>
              <w:numPr>
                <w:ilvl w:val="0"/>
                <w:numId w:val="1"/>
              </w:numPr>
              <w:jc w:val="both"/>
              <w:rPr>
                <w:ins w:id="4203" w:author="Bonephace Kaijage" w:date="2026-10-11T07:45:00Z" w16du:dateUtc="2026-10-11T04:45:00Z"/>
                <w:bCs/>
                <w:color w:val="000000"/>
              </w:rPr>
            </w:pPr>
            <w:r>
              <w:rPr>
                <w:bCs/>
                <w:color w:val="000000"/>
              </w:rPr>
              <w:t>Kwa wanaoishi na kuvua hapa, ni vyema</w:t>
            </w:r>
            <w:r w:rsidRPr="00DC5789">
              <w:rPr>
                <w:bCs/>
                <w:color w:val="000000"/>
              </w:rPr>
              <w:t xml:space="preserve"> kujenga mbali na ufukwe, kulinda mikoko na kujenga nje ya tambarare za mafuriko za mito.</w:t>
            </w:r>
          </w:p>
          <w:p w14:paraId="520456A0" w14:textId="26E875E1" w:rsidR="000343A2" w:rsidRDefault="00FE0A4D" w:rsidP="00DC5789">
            <w:pPr>
              <w:pStyle w:val="ListParagraph"/>
              <w:numPr>
                <w:ilvl w:val="0"/>
                <w:numId w:val="1"/>
              </w:numPr>
              <w:jc w:val="both"/>
              <w:rPr>
                <w:ins w:id="4204" w:author="Bonephace Kaijage" w:date="2026-10-11T07:45:00Z" w16du:dateUtc="2026-10-11T04:45:00Z"/>
                <w:bCs/>
                <w:color w:val="000000"/>
              </w:rPr>
            </w:pPr>
            <w:ins w:id="4205" w:author="Bonephace Kaijage" w:date="2026-10-14T05:56:00Z" w16du:dateUtc="2026-10-14T03:56:00Z">
              <w:r>
                <w:rPr>
                  <w:bCs/>
                  <w:color w:val="000000"/>
                </w:rPr>
                <w:t>Kinachoongeza hatari: kujenga ufukweni au kwenye tambarare za delta, kukata mikoko kwa ajili ya nguzo au viwanja, kuchimba mchanga ufukweni na kutoka baharini kwa vyombo vilivyojaa upepo unapopanda.</w:t>
              </w:r>
            </w:ins>
          </w:p>
          <w:p w14:paraId="54BE346A" w14:textId="77777777" w:rsidR="00FE0A4D" w:rsidRDefault="000343A2" w:rsidP="00DC5789">
            <w:pPr>
              <w:pStyle w:val="ListParagraph"/>
              <w:numPr>
                <w:ilvl w:val="0"/>
                <w:numId w:val="1"/>
              </w:numPr>
              <w:jc w:val="both"/>
              <w:rPr>
                <w:ins w:id="4206" w:author="Bonephace Kaijage" w:date="2026-10-14T05:59:00Z" w16du:dateUtc="2026-10-14T03:59:00Z"/>
                <w:bCs/>
                <w:color w:val="000000"/>
              </w:rPr>
            </w:pPr>
            <w:ins w:id="4207" w:author="Bonephace Kaijage" w:date="2026-10-11T07:45:00Z" w16du:dateUtc="2026-10-11T04:45:00Z">
              <w:r>
                <w:rPr>
                  <w:bCs/>
                  <w:color w:val="000000"/>
                </w:rPr>
                <w:t xml:space="preserve">Fahamu eneo la juu la ndani ambalo kijiji chenu </w:t>
              </w:r>
              <w:r>
                <w:rPr>
                  <w:bCs/>
                  <w:color w:val="000000"/>
                </w:rPr>
                <w:lastRenderedPageBreak/>
                <w:t>kitahamia tahadhari ya mawimbi ya dhoruba au upepo mkali inapotolewa, na eneo lililo juu ya tambarare za mafuriko za Ruvu na Wami ambalo kaya yako itaenda mito inapojaa; ondokeni kabla maji hayajafika barabarani.</w:t>
              </w:r>
            </w:ins>
          </w:p>
          <w:p w14:paraId="7B4BD918" w14:textId="1FED9EDA" w:rsidR="000C3051" w:rsidRPr="00DC5789" w:rsidRDefault="00FE0A4D" w:rsidP="00DC5789">
            <w:pPr>
              <w:pStyle w:val="ListParagraph"/>
              <w:numPr>
                <w:ilvl w:val="0"/>
                <w:numId w:val="1"/>
              </w:numPr>
              <w:jc w:val="both"/>
              <w:rPr>
                <w:bCs/>
                <w:color w:val="000000"/>
              </w:rPr>
            </w:pPr>
            <w:ins w:id="4208"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52238F2D" w14:textId="77777777" w:rsidTr="000C3051">
        <w:tc>
          <w:tcPr>
            <w:tcW w:w="3420" w:type="dxa"/>
          </w:tcPr>
          <w:p w14:paraId="18426E3F" w14:textId="0BD3401F" w:rsidR="000C3051" w:rsidRPr="000C3051" w:rsidRDefault="000C3051" w:rsidP="000C3051">
            <w:pPr>
              <w:pStyle w:val="ListParagraph"/>
              <w:numPr>
                <w:ilvl w:val="0"/>
                <w:numId w:val="1"/>
              </w:numPr>
              <w:jc w:val="both"/>
              <w:rPr>
                <w:color w:val="000000"/>
              </w:rPr>
            </w:pPr>
            <w:r w:rsidRPr="000C3051">
              <w:rPr>
                <w:color w:val="000000"/>
              </w:rPr>
              <w:lastRenderedPageBreak/>
              <w:t>Chalinze: Wami river plains and highway junction</w:t>
            </w:r>
          </w:p>
        </w:tc>
        <w:tc>
          <w:tcPr>
            <w:tcW w:w="3235" w:type="dxa"/>
          </w:tcPr>
          <w:p w14:paraId="478C2EF8" w14:textId="424F9DE8" w:rsidR="000C3051" w:rsidRPr="000C3051" w:rsidRDefault="000C3051" w:rsidP="000C3051">
            <w:pPr>
              <w:pStyle w:val="ListParagraph"/>
              <w:numPr>
                <w:ilvl w:val="0"/>
                <w:numId w:val="1"/>
              </w:numPr>
              <w:jc w:val="both"/>
              <w:rPr>
                <w:color w:val="000000"/>
                <w:lang w:val="sv-SE"/>
              </w:rPr>
            </w:pPr>
            <w:r w:rsidRPr="000C3051">
              <w:rPr>
                <w:color w:val="000000"/>
                <w:lang w:val="sv-SE"/>
              </w:rPr>
              <w:t>Chalinze: tambarare za mto Wami na makutano ya barabara</w:t>
            </w:r>
          </w:p>
        </w:tc>
        <w:tc>
          <w:tcPr>
            <w:tcW w:w="3605" w:type="dxa"/>
          </w:tcPr>
          <w:p w14:paraId="0F0A968E" w14:textId="57EDD313" w:rsidR="000C3051" w:rsidRPr="00DC5789" w:rsidRDefault="00DC5789" w:rsidP="00DC5789">
            <w:pPr>
              <w:pStyle w:val="ListParagraph"/>
              <w:numPr>
                <w:ilvl w:val="0"/>
                <w:numId w:val="1"/>
              </w:numPr>
              <w:jc w:val="both"/>
              <w:rPr>
                <w:color w:val="000000"/>
              </w:rPr>
            </w:pPr>
            <w:r w:rsidRPr="00DC5789">
              <w:rPr>
                <w:color w:val="000000"/>
              </w:rPr>
              <w:t>This area has the Wami river plains that flood in heavy rains, dry grazing land where herders and farmers compete, and a busy highway junction.</w:t>
            </w:r>
          </w:p>
          <w:p w14:paraId="534C87D3" w14:textId="77777777" w:rsidR="000343A2" w:rsidRDefault="00DC5789" w:rsidP="00DC5789">
            <w:pPr>
              <w:pStyle w:val="ListParagraph"/>
              <w:numPr>
                <w:ilvl w:val="0"/>
                <w:numId w:val="1"/>
              </w:numPr>
              <w:jc w:val="both"/>
              <w:rPr>
                <w:ins w:id="4209" w:author="Bonephace Kaijage" w:date="2026-10-11T07:44:00Z" w16du:dateUtc="2026-10-11T04:44:00Z"/>
                <w:bCs/>
                <w:color w:val="000000"/>
              </w:rPr>
            </w:pPr>
            <w:r>
              <w:rPr>
                <w:bCs/>
                <w:color w:val="000000"/>
              </w:rPr>
              <w:t>For those living and farming here, it helps to</w:t>
            </w:r>
            <w:r w:rsidRPr="00DC5789">
              <w:rPr>
                <w:bCs/>
                <w:color w:val="000000"/>
              </w:rPr>
              <w:t xml:space="preserve"> keep homes and stores off the flood plain, follow village land-use plans and trade outside the road reserve.</w:t>
            </w:r>
          </w:p>
          <w:p w14:paraId="325CDB84" w14:textId="59D1D0F0" w:rsidR="000343A2" w:rsidRDefault="00FE0A4D" w:rsidP="00DC5789">
            <w:pPr>
              <w:pStyle w:val="ListParagraph"/>
              <w:numPr>
                <w:ilvl w:val="0"/>
                <w:numId w:val="1"/>
              </w:numPr>
              <w:jc w:val="both"/>
              <w:rPr>
                <w:ins w:id="4210" w:author="Bonephace Kaijage" w:date="2026-10-11T07:44:00Z" w16du:dateUtc="2026-10-11T04:44:00Z"/>
                <w:bCs/>
                <w:color w:val="000000"/>
              </w:rPr>
            </w:pPr>
            <w:ins w:id="4211" w:author="Bonephace Kaijage" w:date="2026-10-14T05:56:00Z" w16du:dateUtc="2026-10-14T03:56:00Z">
              <w:r>
                <w:rPr>
                  <w:bCs/>
                  <w:color w:val="000000"/>
                </w:rPr>
                <w:t>What raises the risk and to the quarrels in a dry year: building homes and stores on the Wami flood plain, cutting fields across the livestock routes or driving herds onto cropped land, and trading inside the road reserve at the junction.</w:t>
              </w:r>
            </w:ins>
          </w:p>
          <w:p w14:paraId="18AFE1F1" w14:textId="77777777" w:rsidR="00FE0A4D" w:rsidRDefault="000343A2" w:rsidP="00DC5789">
            <w:pPr>
              <w:pStyle w:val="ListParagraph"/>
              <w:numPr>
                <w:ilvl w:val="0"/>
                <w:numId w:val="1"/>
              </w:numPr>
              <w:jc w:val="both"/>
              <w:rPr>
                <w:ins w:id="4212" w:author="Bonephace Kaijage" w:date="2026-10-14T05:59:00Z" w16du:dateUtc="2026-10-14T03:59:00Z"/>
                <w:bCs/>
                <w:color w:val="000000"/>
              </w:rPr>
            </w:pPr>
            <w:ins w:id="4213" w:author="Bonephace Kaijage" w:date="2026-10-11T07:44:00Z" w16du:dateUtc="2026-10-11T04:44:00Z">
              <w:r>
                <w:rPr>
                  <w:bCs/>
                  <w:color w:val="000000"/>
                </w:rPr>
                <w:t>Know the higher ground your household will move to when the Wami spreads over the plains, and agree early, between farmers and herders, where the herds will water in a failed season; settle it before the dry months, not during them.</w:t>
              </w:r>
            </w:ins>
          </w:p>
          <w:p w14:paraId="67F2AFE4" w14:textId="2E7BA15C" w:rsidR="000C3051" w:rsidRPr="00DC5789" w:rsidRDefault="00FE0A4D" w:rsidP="00DC5789">
            <w:pPr>
              <w:pStyle w:val="ListParagraph"/>
              <w:numPr>
                <w:ilvl w:val="0"/>
                <w:numId w:val="1"/>
              </w:numPr>
              <w:jc w:val="both"/>
              <w:rPr>
                <w:bCs/>
                <w:color w:val="000000"/>
              </w:rPr>
            </w:pPr>
            <w:ins w:id="4214" w:author="Bonephace Kaijage" w:date="2026-10-14T05:59:00Z" w16du:dateUtc="2026-10-14T03:59:00Z">
              <w:r>
                <w:rPr>
                  <w:bCs/>
                  <w:color w:val="000000"/>
                </w:rPr>
                <w:lastRenderedPageBreak/>
                <w:t>Agree who will help anyone in the household who cannot move, see or hear a warning on their own.</w:t>
              </w:r>
            </w:ins>
          </w:p>
        </w:tc>
        <w:tc>
          <w:tcPr>
            <w:tcW w:w="3325" w:type="dxa"/>
          </w:tcPr>
          <w:p w14:paraId="4407D69D" w14:textId="2D05F2E8" w:rsidR="000C3051" w:rsidRPr="00DC5789" w:rsidRDefault="00DC5789" w:rsidP="00DC5789">
            <w:pPr>
              <w:pStyle w:val="ListParagraph"/>
              <w:numPr>
                <w:ilvl w:val="0"/>
                <w:numId w:val="1"/>
              </w:numPr>
              <w:jc w:val="both"/>
              <w:rPr>
                <w:color w:val="000000"/>
              </w:rPr>
            </w:pPr>
            <w:r w:rsidRPr="00DC5789">
              <w:rPr>
                <w:color w:val="000000"/>
              </w:rPr>
              <w:lastRenderedPageBreak/>
              <w:t>Eneo hili lina tambarare za mto Wami zinazofurika wakati wa mvua kubwa, ardhi kame ya malisho ambapo wafugaji na wakulima hushindania ardhi, na makutano ya barabara yenye shughuli nyingi.</w:t>
            </w:r>
          </w:p>
          <w:p w14:paraId="3016B901" w14:textId="77777777" w:rsidR="000343A2" w:rsidRDefault="00DC5789" w:rsidP="00DC5789">
            <w:pPr>
              <w:pStyle w:val="ListParagraph"/>
              <w:numPr>
                <w:ilvl w:val="0"/>
                <w:numId w:val="1"/>
              </w:numPr>
              <w:jc w:val="both"/>
              <w:rPr>
                <w:ins w:id="4215" w:author="Bonephace Kaijage" w:date="2026-10-11T07:44:00Z" w16du:dateUtc="2026-10-11T04:44:00Z"/>
                <w:bCs/>
                <w:color w:val="000000"/>
              </w:rPr>
            </w:pPr>
            <w:r>
              <w:rPr>
                <w:bCs/>
                <w:color w:val="000000"/>
              </w:rPr>
              <w:t>Kwa wanaoishi na kulima hapa, ni vyema</w:t>
            </w:r>
            <w:r w:rsidRPr="00DC5789">
              <w:rPr>
                <w:bCs/>
                <w:color w:val="000000"/>
              </w:rPr>
              <w:t xml:space="preserve"> kujenga makazi na maghala nje ya tambarare ya mafuriko, kufuata mipango ya matumizi ya ardhi ya vijiji na kufanya biashara nje ya hifadhi ya barabara.</w:t>
            </w:r>
          </w:p>
          <w:p w14:paraId="6ABE6EA2" w14:textId="2B1B3A20" w:rsidR="000343A2" w:rsidRDefault="00FE0A4D" w:rsidP="00DC5789">
            <w:pPr>
              <w:pStyle w:val="ListParagraph"/>
              <w:numPr>
                <w:ilvl w:val="0"/>
                <w:numId w:val="1"/>
              </w:numPr>
              <w:jc w:val="both"/>
              <w:rPr>
                <w:ins w:id="4216" w:author="Bonephace Kaijage" w:date="2026-10-11T07:44:00Z" w16du:dateUtc="2026-10-11T04:44:00Z"/>
                <w:bCs/>
                <w:color w:val="000000"/>
              </w:rPr>
            </w:pPr>
            <w:ins w:id="4217" w:author="Bonephace Kaijage" w:date="2026-10-14T05:56:00Z" w16du:dateUtc="2026-10-14T03:56:00Z">
              <w:r>
                <w:rPr>
                  <w:bCs/>
                  <w:color w:val="000000"/>
                </w:rPr>
                <w:t>Kinachoongeza hatari na migogoro mwaka wa ukame: kujenga nyumba na maghala kwenye tambarare ya mafuriko ya Wami, kulima kuvuka njia za mifugo au kuingiza mifugo kwenye mashamba yenye mazao, na kufanya biashara ndani ya hifadhi ya barabara kwenye makutano.</w:t>
              </w:r>
            </w:ins>
          </w:p>
          <w:p w14:paraId="49E1F329" w14:textId="77777777" w:rsidR="00FE0A4D" w:rsidRDefault="000343A2" w:rsidP="00DC5789">
            <w:pPr>
              <w:pStyle w:val="ListParagraph"/>
              <w:numPr>
                <w:ilvl w:val="0"/>
                <w:numId w:val="1"/>
              </w:numPr>
              <w:jc w:val="both"/>
              <w:rPr>
                <w:ins w:id="4218" w:author="Bonephace Kaijage" w:date="2026-10-14T05:59:00Z" w16du:dateUtc="2026-10-14T03:59:00Z"/>
                <w:bCs/>
                <w:color w:val="000000"/>
              </w:rPr>
            </w:pPr>
            <w:ins w:id="4219" w:author="Bonephace Kaijage" w:date="2026-10-11T07:44:00Z" w16du:dateUtc="2026-10-11T04:44:00Z">
              <w:r>
                <w:rPr>
                  <w:bCs/>
                  <w:color w:val="000000"/>
                </w:rPr>
                <w:lastRenderedPageBreak/>
                <w:t>Fahamu eneo la juu ambalo kaya yako itahamia Wami inapotapakaa tambarareni, na kubalianeni mapema, wakulima na wafugaji, mifugo itanyweshwa wapi msimu ukikosekana; maamuzi yafanyike kabla ya miezi ya kiangazi, si katikati yake.</w:t>
              </w:r>
            </w:ins>
          </w:p>
          <w:p w14:paraId="6452A8D3" w14:textId="7C3A4E0C" w:rsidR="000C3051" w:rsidRPr="00DC5789" w:rsidRDefault="00FE0A4D" w:rsidP="00DC5789">
            <w:pPr>
              <w:pStyle w:val="ListParagraph"/>
              <w:numPr>
                <w:ilvl w:val="0"/>
                <w:numId w:val="1"/>
              </w:numPr>
              <w:jc w:val="both"/>
              <w:rPr>
                <w:bCs/>
                <w:color w:val="000000"/>
              </w:rPr>
            </w:pPr>
            <w:ins w:id="4220"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3C85AB51" w14:textId="77777777" w:rsidTr="000C3051">
        <w:tc>
          <w:tcPr>
            <w:tcW w:w="3420" w:type="dxa"/>
          </w:tcPr>
          <w:p w14:paraId="39389A19" w14:textId="74677D48" w:rsidR="000C3051" w:rsidRPr="000C3051" w:rsidRDefault="000C3051" w:rsidP="000C3051">
            <w:pPr>
              <w:pStyle w:val="ListParagraph"/>
              <w:numPr>
                <w:ilvl w:val="0"/>
                <w:numId w:val="1"/>
              </w:numPr>
              <w:jc w:val="both"/>
              <w:rPr>
                <w:color w:val="000000"/>
              </w:rPr>
            </w:pPr>
            <w:r w:rsidRPr="000C3051">
              <w:rPr>
                <w:color w:val="000000"/>
              </w:rPr>
              <w:lastRenderedPageBreak/>
              <w:t>Kibaha DC: Ruvu river and farmland</w:t>
            </w:r>
          </w:p>
        </w:tc>
        <w:tc>
          <w:tcPr>
            <w:tcW w:w="3235" w:type="dxa"/>
          </w:tcPr>
          <w:p w14:paraId="4B7C8860" w14:textId="413E1876" w:rsidR="000C3051" w:rsidRPr="000C3051" w:rsidRDefault="000C3051" w:rsidP="000C3051">
            <w:pPr>
              <w:pStyle w:val="ListParagraph"/>
              <w:numPr>
                <w:ilvl w:val="0"/>
                <w:numId w:val="1"/>
              </w:numPr>
              <w:jc w:val="both"/>
              <w:rPr>
                <w:color w:val="000000"/>
                <w:lang w:val="sv-SE"/>
              </w:rPr>
            </w:pPr>
            <w:r w:rsidRPr="000C3051">
              <w:rPr>
                <w:color w:val="000000"/>
                <w:lang w:val="sv-SE"/>
              </w:rPr>
              <w:t>Kibaha DC: mto Ruvu na mashamba</w:t>
            </w:r>
          </w:p>
        </w:tc>
        <w:tc>
          <w:tcPr>
            <w:tcW w:w="3605" w:type="dxa"/>
          </w:tcPr>
          <w:p w14:paraId="3E1662B8" w14:textId="1044F460" w:rsidR="000C3051" w:rsidRPr="00DC5789" w:rsidRDefault="00DC5789" w:rsidP="00DC5789">
            <w:pPr>
              <w:pStyle w:val="ListParagraph"/>
              <w:numPr>
                <w:ilvl w:val="0"/>
                <w:numId w:val="1"/>
              </w:numPr>
              <w:jc w:val="both"/>
              <w:rPr>
                <w:color w:val="000000"/>
              </w:rPr>
            </w:pPr>
            <w:r w:rsidRPr="00DC5789">
              <w:rPr>
                <w:color w:val="000000"/>
              </w:rPr>
              <w:t>This area has the Ruvu river valley, which floods farms and crossings and supplies Dar es Salaam's water, and farmland where dry spells damage crops.</w:t>
            </w:r>
          </w:p>
          <w:p w14:paraId="434986FA" w14:textId="77777777" w:rsidR="000343A2" w:rsidRDefault="00DC5789" w:rsidP="00DC5789">
            <w:pPr>
              <w:pStyle w:val="ListParagraph"/>
              <w:numPr>
                <w:ilvl w:val="0"/>
                <w:numId w:val="1"/>
              </w:numPr>
              <w:jc w:val="both"/>
              <w:rPr>
                <w:ins w:id="4221" w:author="Bonephace Kaijage" w:date="2026-10-11T07:44:00Z" w16du:dateUtc="2026-10-11T04:44:00Z"/>
                <w:bCs/>
                <w:color w:val="000000"/>
              </w:rPr>
            </w:pPr>
            <w:r>
              <w:rPr>
                <w:bCs/>
                <w:color w:val="000000"/>
              </w:rPr>
              <w:t>For those living and farming here, it helps to</w:t>
            </w:r>
            <w:r w:rsidRPr="00DC5789">
              <w:rPr>
                <w:bCs/>
                <w:color w:val="000000"/>
              </w:rPr>
              <w:t xml:space="preserve"> keep homes off the river banks, protect the river from pollution and plant drought-tolerant crops.</w:t>
            </w:r>
          </w:p>
          <w:p w14:paraId="09715C87" w14:textId="380B3202" w:rsidR="000343A2" w:rsidRDefault="00FE0A4D" w:rsidP="00DC5789">
            <w:pPr>
              <w:pStyle w:val="ListParagraph"/>
              <w:numPr>
                <w:ilvl w:val="0"/>
                <w:numId w:val="1"/>
              </w:numPr>
              <w:jc w:val="both"/>
              <w:rPr>
                <w:ins w:id="4222" w:author="Bonephace Kaijage" w:date="2026-10-11T07:44:00Z" w16du:dateUtc="2026-10-11T04:44:00Z"/>
                <w:bCs/>
                <w:color w:val="000000"/>
              </w:rPr>
            </w:pPr>
            <w:ins w:id="4223" w:author="Bonephace Kaijage" w:date="2026-10-14T05:56:00Z" w16du:dateUtc="2026-10-14T03:56:00Z">
              <w:r>
                <w:rPr>
                  <w:bCs/>
                  <w:color w:val="000000"/>
                </w:rPr>
                <w:t>What raises the risk and to the loss in a dry year: farming and building right on the Ruvu bank, washing, dumping waste or spraying chemicals near the river that supplies the city, and relying on maize alone.</w:t>
              </w:r>
            </w:ins>
          </w:p>
          <w:p w14:paraId="68DD036B" w14:textId="77777777" w:rsidR="00FE0A4D" w:rsidRDefault="000343A2" w:rsidP="00DC5789">
            <w:pPr>
              <w:pStyle w:val="ListParagraph"/>
              <w:numPr>
                <w:ilvl w:val="0"/>
                <w:numId w:val="1"/>
              </w:numPr>
              <w:jc w:val="both"/>
              <w:rPr>
                <w:ins w:id="4224" w:author="Bonephace Kaijage" w:date="2026-10-14T05:59:00Z" w16du:dateUtc="2026-10-14T03:59:00Z"/>
                <w:bCs/>
                <w:color w:val="000000"/>
              </w:rPr>
            </w:pPr>
            <w:ins w:id="4225" w:author="Bonephace Kaijage" w:date="2026-10-11T07:44:00Z" w16du:dateUtc="2026-10-11T04:44:00Z">
              <w:r>
                <w:rPr>
                  <w:bCs/>
                  <w:color w:val="000000"/>
                </w:rPr>
                <w:t xml:space="preserve">Know the higher ground away from the river that your household will move to when the Ruvu rises, and do not cross the flooded crossings on foot; agree early where food will come from in a failed </w:t>
              </w:r>
              <w:r>
                <w:rPr>
                  <w:bCs/>
                  <w:color w:val="000000"/>
                </w:rPr>
                <w:lastRenderedPageBreak/>
                <w:t>season, before the stores are empty.</w:t>
              </w:r>
            </w:ins>
          </w:p>
          <w:p w14:paraId="038895CF" w14:textId="01D91EA7" w:rsidR="000C3051" w:rsidRPr="00DC5789" w:rsidRDefault="00FE0A4D" w:rsidP="00DC5789">
            <w:pPr>
              <w:pStyle w:val="ListParagraph"/>
              <w:numPr>
                <w:ilvl w:val="0"/>
                <w:numId w:val="1"/>
              </w:numPr>
              <w:jc w:val="both"/>
              <w:rPr>
                <w:bCs/>
                <w:color w:val="000000"/>
              </w:rPr>
            </w:pPr>
            <w:ins w:id="4226" w:author="Bonephace Kaijage" w:date="2026-10-14T05:59:00Z" w16du:dateUtc="2026-10-14T03:59:00Z">
              <w:r>
                <w:rPr>
                  <w:bCs/>
                  <w:color w:val="000000"/>
                </w:rPr>
                <w:t>Agree who will help anyone in the household who cannot move, see or hear a warning on their own.</w:t>
              </w:r>
            </w:ins>
          </w:p>
        </w:tc>
        <w:tc>
          <w:tcPr>
            <w:tcW w:w="3325" w:type="dxa"/>
          </w:tcPr>
          <w:p w14:paraId="7FC95902" w14:textId="196D875C" w:rsidR="000C3051" w:rsidRPr="00DC5789" w:rsidRDefault="00DC5789" w:rsidP="00DC5789">
            <w:pPr>
              <w:pStyle w:val="ListParagraph"/>
              <w:numPr>
                <w:ilvl w:val="0"/>
                <w:numId w:val="1"/>
              </w:numPr>
              <w:jc w:val="both"/>
              <w:rPr>
                <w:color w:val="000000"/>
              </w:rPr>
            </w:pPr>
            <w:r w:rsidRPr="00DC5789">
              <w:rPr>
                <w:color w:val="000000"/>
              </w:rPr>
              <w:lastRenderedPageBreak/>
              <w:t>Eneo hili lina bonde la mto Ruvu, linalofurika mashamba na vivuko na kusambaza maji ya Dar es Salaam, na mashamba ambapo vipindi vya ukavu huharibu mazao.</w:t>
            </w:r>
          </w:p>
          <w:p w14:paraId="7C77DB4B" w14:textId="77777777" w:rsidR="000343A2" w:rsidRDefault="00DC5789" w:rsidP="00DC5789">
            <w:pPr>
              <w:pStyle w:val="ListParagraph"/>
              <w:numPr>
                <w:ilvl w:val="0"/>
                <w:numId w:val="1"/>
              </w:numPr>
              <w:jc w:val="both"/>
              <w:rPr>
                <w:ins w:id="4227" w:author="Bonephace Kaijage" w:date="2026-10-11T07:44:00Z" w16du:dateUtc="2026-10-11T04:44:00Z"/>
                <w:bCs/>
                <w:color w:val="000000"/>
              </w:rPr>
            </w:pPr>
            <w:r>
              <w:rPr>
                <w:bCs/>
                <w:color w:val="000000"/>
              </w:rPr>
              <w:t>Kwa wanaoishi na kulima hapa, ni vyema</w:t>
            </w:r>
            <w:r w:rsidRPr="00DC5789">
              <w:rPr>
                <w:bCs/>
                <w:color w:val="000000"/>
              </w:rPr>
              <w:t xml:space="preserve"> kujenga mbali na kingo za mto, kulinda mto dhidi ya uchafuzi na kupanda mazao yanayostahimili ukame.</w:t>
            </w:r>
          </w:p>
          <w:p w14:paraId="24E44AA2" w14:textId="7341F35D" w:rsidR="000343A2" w:rsidRDefault="00FE0A4D" w:rsidP="00DC5789">
            <w:pPr>
              <w:pStyle w:val="ListParagraph"/>
              <w:numPr>
                <w:ilvl w:val="0"/>
                <w:numId w:val="1"/>
              </w:numPr>
              <w:jc w:val="both"/>
              <w:rPr>
                <w:ins w:id="4228" w:author="Bonephace Kaijage" w:date="2026-10-11T07:44:00Z" w16du:dateUtc="2026-10-11T04:44:00Z"/>
                <w:bCs/>
                <w:color w:val="000000"/>
              </w:rPr>
            </w:pPr>
            <w:ins w:id="4229" w:author="Bonephace Kaijage" w:date="2026-10-14T05:56:00Z" w16du:dateUtc="2026-10-14T03:56:00Z">
              <w:r>
                <w:rPr>
                  <w:bCs/>
                  <w:color w:val="000000"/>
                </w:rPr>
                <w:t>Kinachoongeza hatari na hasara mwaka wa ukame: kulima na kujenga moja kwa moja kwenye ukingo wa Ruvu, kuosha, kutupa taka au kupulizia kemikali karibu na mto unaosambaza maji jijini, na kutegemea mahindi pekee.</w:t>
              </w:r>
            </w:ins>
          </w:p>
          <w:p w14:paraId="57E165FD" w14:textId="77777777" w:rsidR="00FE0A4D" w:rsidRDefault="000343A2" w:rsidP="00DC5789">
            <w:pPr>
              <w:pStyle w:val="ListParagraph"/>
              <w:numPr>
                <w:ilvl w:val="0"/>
                <w:numId w:val="1"/>
              </w:numPr>
              <w:jc w:val="both"/>
              <w:rPr>
                <w:ins w:id="4230" w:author="Bonephace Kaijage" w:date="2026-10-14T05:59:00Z" w16du:dateUtc="2026-10-14T03:59:00Z"/>
                <w:bCs/>
                <w:color w:val="000000"/>
              </w:rPr>
            </w:pPr>
            <w:ins w:id="4231" w:author="Bonephace Kaijage" w:date="2026-10-11T07:44:00Z" w16du:dateUtc="2026-10-11T04:44:00Z">
              <w:r>
                <w:rPr>
                  <w:bCs/>
                  <w:color w:val="000000"/>
                </w:rPr>
                <w:t xml:space="preserve">Fahamu eneo la juu mbali na mto ambalo kaya yako itahamia Ruvu inapojaa, na msivuke vivuko </w:t>
              </w:r>
              <w:r>
                <w:rPr>
                  <w:bCs/>
                  <w:color w:val="000000"/>
                </w:rPr>
                <w:lastRenderedPageBreak/>
                <w:t>vilivyofurika kwa miguu; kubalianeni mapema chakula kitatoka wapi msimu ukikosekana, kabla akiba haijaisha.</w:t>
              </w:r>
            </w:ins>
          </w:p>
          <w:p w14:paraId="29E7CBE4" w14:textId="7D12730F" w:rsidR="000C3051" w:rsidRPr="00DC5789" w:rsidRDefault="00FE0A4D" w:rsidP="00DC5789">
            <w:pPr>
              <w:pStyle w:val="ListParagraph"/>
              <w:numPr>
                <w:ilvl w:val="0"/>
                <w:numId w:val="1"/>
              </w:numPr>
              <w:jc w:val="both"/>
              <w:rPr>
                <w:bCs/>
                <w:color w:val="000000"/>
              </w:rPr>
            </w:pPr>
            <w:ins w:id="4232"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204D9D98" w14:textId="77777777" w:rsidTr="000C3051">
        <w:tc>
          <w:tcPr>
            <w:tcW w:w="3420" w:type="dxa"/>
          </w:tcPr>
          <w:p w14:paraId="6F0A12D2" w14:textId="3953A39B" w:rsidR="000C3051" w:rsidRPr="000C3051" w:rsidRDefault="000C3051" w:rsidP="000C3051">
            <w:pPr>
              <w:pStyle w:val="ListParagraph"/>
              <w:numPr>
                <w:ilvl w:val="0"/>
                <w:numId w:val="1"/>
              </w:numPr>
              <w:jc w:val="both"/>
              <w:rPr>
                <w:color w:val="000000"/>
              </w:rPr>
            </w:pPr>
            <w:r w:rsidRPr="000C3051">
              <w:rPr>
                <w:color w:val="000000"/>
              </w:rPr>
              <w:lastRenderedPageBreak/>
              <w:t>Kisarawe: Pugu hills and forest reserves</w:t>
            </w:r>
          </w:p>
        </w:tc>
        <w:tc>
          <w:tcPr>
            <w:tcW w:w="3235" w:type="dxa"/>
          </w:tcPr>
          <w:p w14:paraId="7080FEAB" w14:textId="58B83B69" w:rsidR="000C3051" w:rsidRPr="000C3051" w:rsidRDefault="000C3051" w:rsidP="000C3051">
            <w:pPr>
              <w:pStyle w:val="ListParagraph"/>
              <w:numPr>
                <w:ilvl w:val="0"/>
                <w:numId w:val="1"/>
              </w:numPr>
              <w:jc w:val="both"/>
              <w:rPr>
                <w:color w:val="000000"/>
                <w:lang w:val="sv-SE"/>
              </w:rPr>
            </w:pPr>
            <w:r w:rsidRPr="000C3051">
              <w:rPr>
                <w:color w:val="000000"/>
                <w:lang w:val="sv-SE"/>
              </w:rPr>
              <w:t>Kisarawe: milima ya Pugu na hifadhi za misitu</w:t>
            </w:r>
          </w:p>
        </w:tc>
        <w:tc>
          <w:tcPr>
            <w:tcW w:w="3605" w:type="dxa"/>
          </w:tcPr>
          <w:p w14:paraId="1F96D9E4" w14:textId="2120407B" w:rsidR="000C3051" w:rsidRPr="00DC5789" w:rsidRDefault="00DC5789" w:rsidP="00DC5789">
            <w:pPr>
              <w:pStyle w:val="ListParagraph"/>
              <w:numPr>
                <w:ilvl w:val="0"/>
                <w:numId w:val="1"/>
              </w:numPr>
              <w:jc w:val="both"/>
              <w:rPr>
                <w:color w:val="000000"/>
              </w:rPr>
            </w:pPr>
            <w:r w:rsidRPr="00DC5789">
              <w:rPr>
                <w:color w:val="000000"/>
              </w:rPr>
              <w:t>This area has the Pugu hills and forest reserves where charcoal burning and dry-season fires degrade forest, and storms erode slopes and flood valley crossings.</w:t>
            </w:r>
          </w:p>
          <w:p w14:paraId="50C234DC" w14:textId="77777777" w:rsidR="000343A2" w:rsidRDefault="00DC5789" w:rsidP="00DC5789">
            <w:pPr>
              <w:pStyle w:val="ListParagraph"/>
              <w:numPr>
                <w:ilvl w:val="0"/>
                <w:numId w:val="1"/>
              </w:numPr>
              <w:jc w:val="both"/>
              <w:rPr>
                <w:ins w:id="4233" w:author="Bonephace Kaijage" w:date="2026-10-11T07:45:00Z" w16du:dateUtc="2026-10-11T04:45:00Z"/>
                <w:bCs/>
                <w:color w:val="000000"/>
              </w:rPr>
            </w:pPr>
            <w:r>
              <w:rPr>
                <w:bCs/>
                <w:color w:val="000000"/>
              </w:rPr>
              <w:t>For those living and farming here, it helps to</w:t>
            </w:r>
            <w:r w:rsidRPr="00DC5789">
              <w:rPr>
                <w:bCs/>
                <w:color w:val="000000"/>
              </w:rPr>
              <w:t xml:space="preserve"> burn fields only under control, protect forest cover and build away from gullies and valley floors.</w:t>
            </w:r>
          </w:p>
          <w:p w14:paraId="5C54EFC7" w14:textId="70455269" w:rsidR="000343A2" w:rsidRDefault="00FE0A4D" w:rsidP="00DC5789">
            <w:pPr>
              <w:pStyle w:val="ListParagraph"/>
              <w:numPr>
                <w:ilvl w:val="0"/>
                <w:numId w:val="1"/>
              </w:numPr>
              <w:jc w:val="both"/>
              <w:rPr>
                <w:ins w:id="4234" w:author="Bonephace Kaijage" w:date="2026-10-11T07:45:00Z" w16du:dateUtc="2026-10-11T04:45:00Z"/>
                <w:bCs/>
                <w:color w:val="000000"/>
              </w:rPr>
            </w:pPr>
            <w:ins w:id="4235" w:author="Bonephace Kaijage" w:date="2026-10-14T05:56:00Z" w16du:dateUtc="2026-10-14T03:56:00Z">
              <w:r>
                <w:rPr>
                  <w:bCs/>
                  <w:color w:val="000000"/>
                </w:rPr>
                <w:t>What raises the risk: burning charcoal or clearing fields with fire on windy days, cutting the forest on the hill slopes, and building at gully mouths or on the valley floors.</w:t>
              </w:r>
            </w:ins>
          </w:p>
          <w:p w14:paraId="5395192B" w14:textId="77777777" w:rsidR="00FE0A4D" w:rsidRDefault="000343A2" w:rsidP="00DC5789">
            <w:pPr>
              <w:pStyle w:val="ListParagraph"/>
              <w:numPr>
                <w:ilvl w:val="0"/>
                <w:numId w:val="1"/>
              </w:numPr>
              <w:jc w:val="both"/>
              <w:rPr>
                <w:ins w:id="4236" w:author="Bonephace Kaijage" w:date="2026-10-14T05:59:00Z" w16du:dateUtc="2026-10-14T03:59:00Z"/>
                <w:bCs/>
                <w:color w:val="000000"/>
              </w:rPr>
            </w:pPr>
            <w:ins w:id="4237" w:author="Bonephace Kaijage" w:date="2026-10-11T07:45:00Z" w16du:dateUtc="2026-10-11T04:45:00Z">
              <w:r>
                <w:rPr>
                  <w:bCs/>
                  <w:color w:val="000000"/>
                </w:rPr>
                <w:t>Know the cleared open ground your household will move to if a forest fire comes towards the houses, and the firm ground above the gullies you will go to when heavy rain sets in on the hills; report any fire at once.</w:t>
              </w:r>
            </w:ins>
          </w:p>
          <w:p w14:paraId="1FB6D40B" w14:textId="19F36B7A" w:rsidR="000C3051" w:rsidRPr="00DC5789" w:rsidRDefault="00FE0A4D" w:rsidP="00DC5789">
            <w:pPr>
              <w:pStyle w:val="ListParagraph"/>
              <w:numPr>
                <w:ilvl w:val="0"/>
                <w:numId w:val="1"/>
              </w:numPr>
              <w:jc w:val="both"/>
              <w:rPr>
                <w:bCs/>
                <w:color w:val="000000"/>
              </w:rPr>
            </w:pPr>
            <w:ins w:id="4238" w:author="Bonephace Kaijage" w:date="2026-10-14T05:59:00Z" w16du:dateUtc="2026-10-14T03:59:00Z">
              <w:r>
                <w:rPr>
                  <w:bCs/>
                  <w:color w:val="000000"/>
                </w:rPr>
                <w:t>Agree who will help anyone in the household who cannot move, see or hear a warning on their own.</w:t>
              </w:r>
            </w:ins>
          </w:p>
        </w:tc>
        <w:tc>
          <w:tcPr>
            <w:tcW w:w="3325" w:type="dxa"/>
          </w:tcPr>
          <w:p w14:paraId="506545C9" w14:textId="51069509" w:rsidR="000C3051" w:rsidRPr="00DC5789" w:rsidRDefault="00DC5789" w:rsidP="00DC5789">
            <w:pPr>
              <w:pStyle w:val="ListParagraph"/>
              <w:numPr>
                <w:ilvl w:val="0"/>
                <w:numId w:val="1"/>
              </w:numPr>
              <w:jc w:val="both"/>
              <w:rPr>
                <w:color w:val="000000"/>
              </w:rPr>
            </w:pPr>
            <w:r w:rsidRPr="00DC5789">
              <w:rPr>
                <w:color w:val="000000"/>
              </w:rPr>
              <w:t>Eneo hili lina milima ya Pugu na hifadhi za misitu ambapo uchomaji mkaa na moto wa kiangazi huharibu misitu, na dhoruba humomonyoa miteremko na kufurika vivuko vya mabondeni.</w:t>
            </w:r>
          </w:p>
          <w:p w14:paraId="1E64CE9F" w14:textId="77777777" w:rsidR="000343A2" w:rsidRDefault="00DC5789" w:rsidP="00DC5789">
            <w:pPr>
              <w:pStyle w:val="ListParagraph"/>
              <w:numPr>
                <w:ilvl w:val="0"/>
                <w:numId w:val="1"/>
              </w:numPr>
              <w:jc w:val="both"/>
              <w:rPr>
                <w:ins w:id="4239" w:author="Bonephace Kaijage" w:date="2026-10-11T07:45:00Z" w16du:dateUtc="2026-10-11T04:45:00Z"/>
                <w:bCs/>
                <w:color w:val="000000"/>
              </w:rPr>
            </w:pPr>
            <w:r>
              <w:rPr>
                <w:bCs/>
                <w:color w:val="000000"/>
              </w:rPr>
              <w:t>Kwa wanaoishi na kulima hapa, ni vyema</w:t>
            </w:r>
            <w:r w:rsidRPr="00DC5789">
              <w:rPr>
                <w:bCs/>
                <w:color w:val="000000"/>
              </w:rPr>
              <w:t xml:space="preserve"> kuchoma mashamba kwa udhibiti tu, kulinda misitu na kujenga mbali na makorongo na sakafu za mabonde.</w:t>
            </w:r>
          </w:p>
          <w:p w14:paraId="61EB0470" w14:textId="3B4CEBF0" w:rsidR="000343A2" w:rsidRDefault="00FE0A4D" w:rsidP="00DC5789">
            <w:pPr>
              <w:pStyle w:val="ListParagraph"/>
              <w:numPr>
                <w:ilvl w:val="0"/>
                <w:numId w:val="1"/>
              </w:numPr>
              <w:jc w:val="both"/>
              <w:rPr>
                <w:ins w:id="4240" w:author="Bonephace Kaijage" w:date="2026-10-11T07:45:00Z" w16du:dateUtc="2026-10-11T04:45:00Z"/>
                <w:bCs/>
                <w:color w:val="000000"/>
              </w:rPr>
            </w:pPr>
            <w:ins w:id="4241" w:author="Bonephace Kaijage" w:date="2026-10-14T05:56:00Z" w16du:dateUtc="2026-10-14T03:56:00Z">
              <w:r>
                <w:rPr>
                  <w:bCs/>
                  <w:color w:val="000000"/>
                </w:rPr>
                <w:t>Kinachoongeza hatari: kuchoma mkaa au kusafisha mashamba kwa moto siku za upepo, kukata msitu kwenye miteremko ya milima, na kujenga kwenye midomo ya makorongo au sakafu za mabonde.</w:t>
              </w:r>
            </w:ins>
          </w:p>
          <w:p w14:paraId="7C9B3572" w14:textId="77777777" w:rsidR="00FE0A4D" w:rsidRDefault="000343A2" w:rsidP="00DC5789">
            <w:pPr>
              <w:pStyle w:val="ListParagraph"/>
              <w:numPr>
                <w:ilvl w:val="0"/>
                <w:numId w:val="1"/>
              </w:numPr>
              <w:jc w:val="both"/>
              <w:rPr>
                <w:ins w:id="4242" w:author="Bonephace Kaijage" w:date="2026-10-14T05:59:00Z" w16du:dateUtc="2026-10-14T03:59:00Z"/>
                <w:bCs/>
                <w:color w:val="000000"/>
              </w:rPr>
            </w:pPr>
            <w:ins w:id="4243" w:author="Bonephace Kaijage" w:date="2026-10-11T07:45:00Z" w16du:dateUtc="2026-10-11T04:45:00Z">
              <w:r>
                <w:rPr>
                  <w:bCs/>
                  <w:color w:val="000000"/>
                </w:rPr>
                <w:t>Fahamu uwanja wazi uliosafishwa ambao kaya yako itahamia moto wa msituni ukielekea nyumbani, na eneo imara juu ya makorongo mtakaloenda mvua kubwa inapoanza milimani; ripoti moto wowote mara moja.</w:t>
              </w:r>
            </w:ins>
          </w:p>
          <w:p w14:paraId="43F16F74" w14:textId="695E5BB6" w:rsidR="000C3051" w:rsidRPr="00DC5789" w:rsidRDefault="00FE0A4D" w:rsidP="00DC5789">
            <w:pPr>
              <w:pStyle w:val="ListParagraph"/>
              <w:numPr>
                <w:ilvl w:val="0"/>
                <w:numId w:val="1"/>
              </w:numPr>
              <w:jc w:val="both"/>
              <w:rPr>
                <w:bCs/>
                <w:color w:val="000000"/>
              </w:rPr>
            </w:pPr>
            <w:ins w:id="4244" w:author="Bonephace Kaijage" w:date="2026-10-14T05:59:00Z" w16du:dateUtc="2026-10-14T03:59:00Z">
              <w:r>
                <w:rPr>
                  <w:bCs/>
                  <w:color w:val="000000"/>
                </w:rPr>
                <w:lastRenderedPageBreak/>
                <w:t>Kubalianeni nani atamsaidia yeyote katika kaya asiyeweza kuondoka, kuona au kusikia tahadhari peke yake.</w:t>
              </w:r>
            </w:ins>
          </w:p>
        </w:tc>
      </w:tr>
      <w:tr w:rsidR="000C3051" w:rsidRPr="000C3051" w14:paraId="49A89E22" w14:textId="77777777" w:rsidTr="000C3051">
        <w:tc>
          <w:tcPr>
            <w:tcW w:w="3420" w:type="dxa"/>
          </w:tcPr>
          <w:p w14:paraId="5CA38BA3" w14:textId="103498C4" w:rsidR="000C3051" w:rsidRPr="000C3051" w:rsidRDefault="000C3051" w:rsidP="000C3051">
            <w:pPr>
              <w:pStyle w:val="ListParagraph"/>
              <w:numPr>
                <w:ilvl w:val="0"/>
                <w:numId w:val="1"/>
              </w:numPr>
              <w:jc w:val="both"/>
              <w:rPr>
                <w:color w:val="000000"/>
              </w:rPr>
            </w:pPr>
            <w:r w:rsidRPr="000C3051">
              <w:rPr>
                <w:color w:val="000000"/>
              </w:rPr>
              <w:lastRenderedPageBreak/>
              <w:t>Mafia: island villages and marine park</w:t>
            </w:r>
          </w:p>
        </w:tc>
        <w:tc>
          <w:tcPr>
            <w:tcW w:w="3235" w:type="dxa"/>
          </w:tcPr>
          <w:p w14:paraId="0930C7A2" w14:textId="4CD5473B" w:rsidR="000C3051" w:rsidRPr="000C3051" w:rsidRDefault="000C3051" w:rsidP="000C3051">
            <w:pPr>
              <w:pStyle w:val="ListParagraph"/>
              <w:numPr>
                <w:ilvl w:val="0"/>
                <w:numId w:val="1"/>
              </w:numPr>
              <w:jc w:val="both"/>
              <w:rPr>
                <w:color w:val="000000"/>
              </w:rPr>
            </w:pPr>
            <w:r w:rsidRPr="000C3051">
              <w:rPr>
                <w:color w:val="000000"/>
              </w:rPr>
              <w:t>Mafia: vijiji vya kisiwani na hifadhi ya bahari</w:t>
            </w:r>
          </w:p>
        </w:tc>
        <w:tc>
          <w:tcPr>
            <w:tcW w:w="3605" w:type="dxa"/>
          </w:tcPr>
          <w:p w14:paraId="240F06DA" w14:textId="2290F989" w:rsidR="000C3051" w:rsidRPr="00DC5789" w:rsidRDefault="00DC5789" w:rsidP="00DC5789">
            <w:pPr>
              <w:pStyle w:val="ListParagraph"/>
              <w:numPr>
                <w:ilvl w:val="0"/>
                <w:numId w:val="1"/>
              </w:numPr>
              <w:jc w:val="both"/>
              <w:rPr>
                <w:color w:val="000000"/>
              </w:rPr>
            </w:pPr>
            <w:r w:rsidRPr="00DC5789">
              <w:rPr>
                <w:color w:val="000000"/>
              </w:rPr>
              <w:t>This area is an island where strong winds and rough seas cut boat and air links, coastal erosion affects villages and help can arrive slowly.</w:t>
            </w:r>
          </w:p>
          <w:p w14:paraId="3E849443" w14:textId="77777777" w:rsidR="000343A2" w:rsidRDefault="00DC5789" w:rsidP="00DC5789">
            <w:pPr>
              <w:pStyle w:val="ListParagraph"/>
              <w:numPr>
                <w:ilvl w:val="0"/>
                <w:numId w:val="1"/>
              </w:numPr>
              <w:jc w:val="both"/>
              <w:rPr>
                <w:ins w:id="4245" w:author="Bonephace Kaijage" w:date="2026-10-11T07:45:00Z" w16du:dateUtc="2026-10-11T04:45:00Z"/>
                <w:bCs/>
                <w:color w:val="000000"/>
              </w:rPr>
            </w:pPr>
            <w:r>
              <w:rPr>
                <w:bCs/>
                <w:color w:val="000000"/>
              </w:rPr>
              <w:t>For those living and fishing here, it helps to</w:t>
            </w:r>
            <w:r w:rsidRPr="00DC5789">
              <w:rPr>
                <w:bCs/>
                <w:color w:val="000000"/>
              </w:rPr>
              <w:t xml:space="preserve"> stay ashore when strong winds are forecast, protect mangroves and keep food, water and medicine reserves.</w:t>
            </w:r>
          </w:p>
          <w:p w14:paraId="38F25CE8" w14:textId="67ECF723" w:rsidR="000343A2" w:rsidRDefault="00FE0A4D" w:rsidP="00DC5789">
            <w:pPr>
              <w:pStyle w:val="ListParagraph"/>
              <w:numPr>
                <w:ilvl w:val="0"/>
                <w:numId w:val="1"/>
              </w:numPr>
              <w:jc w:val="both"/>
              <w:rPr>
                <w:ins w:id="4246" w:author="Bonephace Kaijage" w:date="2026-10-11T07:45:00Z" w16du:dateUtc="2026-10-11T04:45:00Z"/>
                <w:bCs/>
                <w:color w:val="000000"/>
              </w:rPr>
            </w:pPr>
            <w:ins w:id="4247" w:author="Bonephace Kaijage" w:date="2026-10-14T05:56:00Z" w16du:dateUtc="2026-10-14T03:56:00Z">
              <w:r>
                <w:rPr>
                  <w:bCs/>
                  <w:color w:val="000000"/>
                </w:rPr>
                <w:t>What raises the risk: setting out to sea or to the mainland in loaded boats when strong winds are forecast, building on the eroding beach, cutting mangroves and letting the island's food and medicine stocks run low before the rough season.</w:t>
              </w:r>
            </w:ins>
          </w:p>
          <w:p w14:paraId="3772355D" w14:textId="77777777" w:rsidR="00FE0A4D" w:rsidRDefault="000343A2" w:rsidP="00DC5789">
            <w:pPr>
              <w:pStyle w:val="ListParagraph"/>
              <w:numPr>
                <w:ilvl w:val="0"/>
                <w:numId w:val="1"/>
              </w:numPr>
              <w:jc w:val="both"/>
              <w:rPr>
                <w:ins w:id="4248" w:author="Bonephace Kaijage" w:date="2026-10-14T05:59:00Z" w16du:dateUtc="2026-10-14T03:59:00Z"/>
                <w:bCs/>
                <w:color w:val="000000"/>
              </w:rPr>
            </w:pPr>
            <w:ins w:id="4249" w:author="Bonephace Kaijage" w:date="2026-10-11T07:45:00Z" w16du:dateUtc="2026-10-11T04:45:00Z">
              <w:r>
                <w:rPr>
                  <w:bCs/>
                  <w:color w:val="000000"/>
                </w:rPr>
                <w:t>Know the higher ground inland that your village will move to when a storm-tide or strong-wind warning is given, and restock before the rough season, because boats and planes may not come for days.</w:t>
              </w:r>
            </w:ins>
          </w:p>
          <w:p w14:paraId="2F67360B" w14:textId="3376145E" w:rsidR="000C3051" w:rsidRPr="00DC5789" w:rsidRDefault="00FE0A4D" w:rsidP="00DC5789">
            <w:pPr>
              <w:pStyle w:val="ListParagraph"/>
              <w:numPr>
                <w:ilvl w:val="0"/>
                <w:numId w:val="1"/>
              </w:numPr>
              <w:jc w:val="both"/>
              <w:rPr>
                <w:bCs/>
                <w:color w:val="000000"/>
              </w:rPr>
            </w:pPr>
            <w:ins w:id="4250" w:author="Bonephace Kaijage" w:date="2026-10-14T05:59:00Z" w16du:dateUtc="2026-10-14T03:59:00Z">
              <w:r>
                <w:rPr>
                  <w:bCs/>
                  <w:color w:val="000000"/>
                </w:rPr>
                <w:t>Agree who will help anyone in the household who cannot move, see or hear a warning on their own.</w:t>
              </w:r>
            </w:ins>
          </w:p>
        </w:tc>
        <w:tc>
          <w:tcPr>
            <w:tcW w:w="3325" w:type="dxa"/>
          </w:tcPr>
          <w:p w14:paraId="56DFA835" w14:textId="4E89E5A8" w:rsidR="000C3051" w:rsidRPr="00DC5789" w:rsidRDefault="00DC5789" w:rsidP="00DC5789">
            <w:pPr>
              <w:pStyle w:val="ListParagraph"/>
              <w:numPr>
                <w:ilvl w:val="0"/>
                <w:numId w:val="1"/>
              </w:numPr>
              <w:jc w:val="both"/>
              <w:rPr>
                <w:color w:val="000000"/>
              </w:rPr>
            </w:pPr>
            <w:r w:rsidRPr="00DC5789">
              <w:rPr>
                <w:color w:val="000000"/>
              </w:rPr>
              <w:t>Eneo hili ni kisiwa ambapo upepo mkali na bahari chafu hukata usafiri wa vyombo na ndege, mmomonyoko wa pwani huathiri vijiji na msaada unaweza kuchelewa kufika.</w:t>
            </w:r>
          </w:p>
          <w:p w14:paraId="05E86214" w14:textId="77777777" w:rsidR="000343A2" w:rsidRDefault="00DC5789" w:rsidP="00DC5789">
            <w:pPr>
              <w:pStyle w:val="ListParagraph"/>
              <w:numPr>
                <w:ilvl w:val="0"/>
                <w:numId w:val="1"/>
              </w:numPr>
              <w:jc w:val="both"/>
              <w:rPr>
                <w:ins w:id="4251" w:author="Bonephace Kaijage" w:date="2026-10-11T07:45:00Z" w16du:dateUtc="2026-10-11T04:45:00Z"/>
                <w:bCs/>
                <w:color w:val="000000"/>
              </w:rPr>
            </w:pPr>
            <w:r>
              <w:rPr>
                <w:bCs/>
                <w:color w:val="000000"/>
              </w:rPr>
              <w:t>Kwa wanaoishi na kuvua hapa, ni vyema</w:t>
            </w:r>
            <w:r w:rsidRPr="00DC5789">
              <w:rPr>
                <w:bCs/>
                <w:color w:val="000000"/>
              </w:rPr>
              <w:t xml:space="preserve"> kubaki ufukweni upepo mkali unapotabiriwa, kulinda mikoko na kuweka akiba ya chakula, maji na dawa.</w:t>
            </w:r>
          </w:p>
          <w:p w14:paraId="18D54724" w14:textId="171848F4" w:rsidR="000343A2" w:rsidRDefault="00FE0A4D" w:rsidP="00DC5789">
            <w:pPr>
              <w:pStyle w:val="ListParagraph"/>
              <w:numPr>
                <w:ilvl w:val="0"/>
                <w:numId w:val="1"/>
              </w:numPr>
              <w:jc w:val="both"/>
              <w:rPr>
                <w:ins w:id="4252" w:author="Bonephace Kaijage" w:date="2026-10-11T07:45:00Z" w16du:dateUtc="2026-10-11T04:45:00Z"/>
                <w:bCs/>
                <w:color w:val="000000"/>
              </w:rPr>
            </w:pPr>
            <w:ins w:id="4253" w:author="Bonephace Kaijage" w:date="2026-10-14T05:56:00Z" w16du:dateUtc="2026-10-14T03:56:00Z">
              <w:r>
                <w:rPr>
                  <w:bCs/>
                  <w:color w:val="000000"/>
                </w:rPr>
                <w:t>Kinachoongeza hatari: kutoka baharini au kwenda bara kwa vyombo vilivyojaa upepo mkali unapotabiriwa, kujenga kwenye ufukwe unaomomonyoka, kukata mikoko na kuacha akiba za chakula na dawa za kisiwa zipungue kabla ya msimu wa bahari chafu.</w:t>
              </w:r>
            </w:ins>
          </w:p>
          <w:p w14:paraId="707CCA48" w14:textId="77777777" w:rsidR="00FE0A4D" w:rsidRDefault="000343A2" w:rsidP="00DC5789">
            <w:pPr>
              <w:pStyle w:val="ListParagraph"/>
              <w:numPr>
                <w:ilvl w:val="0"/>
                <w:numId w:val="1"/>
              </w:numPr>
              <w:jc w:val="both"/>
              <w:rPr>
                <w:ins w:id="4254" w:author="Bonephace Kaijage" w:date="2026-10-14T05:59:00Z" w16du:dateUtc="2026-10-14T03:59:00Z"/>
                <w:bCs/>
                <w:color w:val="000000"/>
              </w:rPr>
            </w:pPr>
            <w:ins w:id="4255" w:author="Bonephace Kaijage" w:date="2026-10-11T07:45:00Z" w16du:dateUtc="2026-10-11T04:45:00Z">
              <w:r>
                <w:rPr>
                  <w:bCs/>
                  <w:color w:val="000000"/>
                </w:rPr>
                <w:t>Fahamu eneo la juu la ndani ambalo kijiji chenu kitahamia tahadhari ya mawimbi ya dhoruba au upepo mkali inapotolewa, na jazeni akiba kabla ya msimu wa bahari chafu, kwa sababu vyombo na ndege vinaweza kutokuja kwa siku kadhaa.</w:t>
              </w:r>
            </w:ins>
          </w:p>
          <w:p w14:paraId="25911392" w14:textId="7E692B15" w:rsidR="000C3051" w:rsidRPr="00DC5789" w:rsidRDefault="00FE0A4D" w:rsidP="00DC5789">
            <w:pPr>
              <w:pStyle w:val="ListParagraph"/>
              <w:numPr>
                <w:ilvl w:val="0"/>
                <w:numId w:val="1"/>
              </w:numPr>
              <w:jc w:val="both"/>
              <w:rPr>
                <w:bCs/>
                <w:color w:val="000000"/>
              </w:rPr>
            </w:pPr>
            <w:ins w:id="4256" w:author="Bonephace Kaijage" w:date="2026-10-14T05:59:00Z" w16du:dateUtc="2026-10-14T03:59:00Z">
              <w:r>
                <w:rPr>
                  <w:bCs/>
                  <w:color w:val="000000"/>
                </w:rPr>
                <w:t xml:space="preserve">Kubalianeni nani atamsaidia yeyote katika kaya asiyeweza kuondoka, </w:t>
              </w:r>
              <w:r>
                <w:rPr>
                  <w:bCs/>
                  <w:color w:val="000000"/>
                </w:rPr>
                <w:lastRenderedPageBreak/>
                <w:t>kuona au kusikia tahadhari peke yake.</w:t>
              </w:r>
            </w:ins>
          </w:p>
        </w:tc>
      </w:tr>
      <w:tr w:rsidR="000C3051" w:rsidRPr="000C3051" w14:paraId="694FFCFB" w14:textId="77777777" w:rsidTr="000C3051">
        <w:tc>
          <w:tcPr>
            <w:tcW w:w="3420" w:type="dxa"/>
          </w:tcPr>
          <w:p w14:paraId="64C74CE0" w14:textId="166337AD" w:rsidR="000C3051" w:rsidRPr="000C3051" w:rsidRDefault="000C3051" w:rsidP="000C3051">
            <w:pPr>
              <w:pStyle w:val="ListParagraph"/>
              <w:numPr>
                <w:ilvl w:val="0"/>
                <w:numId w:val="1"/>
              </w:numPr>
              <w:jc w:val="both"/>
              <w:rPr>
                <w:color w:val="000000"/>
              </w:rPr>
            </w:pPr>
            <w:r w:rsidRPr="000C3051">
              <w:rPr>
                <w:color w:val="000000"/>
              </w:rPr>
              <w:lastRenderedPageBreak/>
              <w:t>Mkuranga: coastal villages and farmland</w:t>
            </w:r>
          </w:p>
        </w:tc>
        <w:tc>
          <w:tcPr>
            <w:tcW w:w="3235" w:type="dxa"/>
          </w:tcPr>
          <w:p w14:paraId="4CDD1500" w14:textId="775B95ED" w:rsidR="000C3051" w:rsidRPr="000C3051" w:rsidRDefault="000C3051" w:rsidP="000C3051">
            <w:pPr>
              <w:pStyle w:val="ListParagraph"/>
              <w:numPr>
                <w:ilvl w:val="0"/>
                <w:numId w:val="1"/>
              </w:numPr>
              <w:jc w:val="both"/>
              <w:rPr>
                <w:color w:val="000000"/>
                <w:lang w:val="sv-SE"/>
              </w:rPr>
            </w:pPr>
            <w:r w:rsidRPr="000C3051">
              <w:rPr>
                <w:color w:val="000000"/>
                <w:lang w:val="sv-SE"/>
              </w:rPr>
              <w:t>Mkuranga: vijiji vya pwani na mashamba</w:t>
            </w:r>
          </w:p>
        </w:tc>
        <w:tc>
          <w:tcPr>
            <w:tcW w:w="3605" w:type="dxa"/>
          </w:tcPr>
          <w:p w14:paraId="7EC0D9F4" w14:textId="15D36E7E" w:rsidR="000C3051" w:rsidRPr="00DC5789" w:rsidRDefault="00DC5789" w:rsidP="00DC5789">
            <w:pPr>
              <w:pStyle w:val="ListParagraph"/>
              <w:numPr>
                <w:ilvl w:val="0"/>
                <w:numId w:val="1"/>
              </w:numPr>
              <w:jc w:val="both"/>
              <w:rPr>
                <w:color w:val="000000"/>
              </w:rPr>
            </w:pPr>
            <w:r w:rsidRPr="00DC5789">
              <w:rPr>
                <w:color w:val="000000"/>
              </w:rPr>
              <w:t>This area has coastal villages exposed to erosion and storm tides, and fast-growing farmland and industry near Dar es Salaam where storms flood low areas.</w:t>
            </w:r>
          </w:p>
          <w:p w14:paraId="7C154E12" w14:textId="77777777" w:rsidR="000343A2" w:rsidRDefault="00DC5789" w:rsidP="00DC5789">
            <w:pPr>
              <w:pStyle w:val="ListParagraph"/>
              <w:numPr>
                <w:ilvl w:val="0"/>
                <w:numId w:val="1"/>
              </w:numPr>
              <w:jc w:val="both"/>
              <w:rPr>
                <w:ins w:id="4257" w:author="Bonephace Kaijage" w:date="2026-10-11T07:45:00Z" w16du:dateUtc="2026-10-11T04:45:00Z"/>
                <w:bCs/>
                <w:color w:val="000000"/>
              </w:rPr>
            </w:pPr>
            <w:r>
              <w:rPr>
                <w:bCs/>
                <w:color w:val="000000"/>
              </w:rPr>
              <w:t>For those living and farming here, it helps to</w:t>
            </w:r>
            <w:r w:rsidRPr="00DC5789">
              <w:rPr>
                <w:bCs/>
                <w:color w:val="000000"/>
              </w:rPr>
              <w:t xml:space="preserve"> build back from the shoreline and stream banks, protect mangroves and keep drains open.</w:t>
            </w:r>
          </w:p>
          <w:p w14:paraId="1E28EC4E" w14:textId="17525E04" w:rsidR="000343A2" w:rsidRDefault="00FE0A4D" w:rsidP="00DC5789">
            <w:pPr>
              <w:pStyle w:val="ListParagraph"/>
              <w:numPr>
                <w:ilvl w:val="0"/>
                <w:numId w:val="1"/>
              </w:numPr>
              <w:jc w:val="both"/>
              <w:rPr>
                <w:ins w:id="4258" w:author="Bonephace Kaijage" w:date="2026-10-11T07:45:00Z" w16du:dateUtc="2026-10-11T04:45:00Z"/>
                <w:bCs/>
                <w:color w:val="000000"/>
              </w:rPr>
            </w:pPr>
            <w:ins w:id="4259" w:author="Bonephace Kaijage" w:date="2026-10-14T05:56:00Z" w16du:dateUtc="2026-10-14T03:56:00Z">
              <w:r>
                <w:rPr>
                  <w:bCs/>
                  <w:color w:val="000000"/>
                </w:rPr>
                <w:t>What raises the risk: building on the beach front or the stream banks, cutting mangroves, mining sand from the shore and filling drains with waste or building over them.</w:t>
              </w:r>
            </w:ins>
          </w:p>
          <w:p w14:paraId="4E2504C8" w14:textId="77777777" w:rsidR="00FE0A4D" w:rsidRDefault="000343A2" w:rsidP="00DC5789">
            <w:pPr>
              <w:pStyle w:val="ListParagraph"/>
              <w:numPr>
                <w:ilvl w:val="0"/>
                <w:numId w:val="1"/>
              </w:numPr>
              <w:jc w:val="both"/>
              <w:rPr>
                <w:ins w:id="4260" w:author="Bonephace Kaijage" w:date="2026-10-14T05:59:00Z" w16du:dateUtc="2026-10-14T03:59:00Z"/>
                <w:bCs/>
                <w:color w:val="000000"/>
              </w:rPr>
            </w:pPr>
            <w:ins w:id="4261" w:author="Bonephace Kaijage" w:date="2026-10-11T07:45:00Z" w16du:dateUtc="2026-10-11T04:45:00Z">
              <w:r>
                <w:rPr>
                  <w:bCs/>
                  <w:color w:val="000000"/>
                </w:rPr>
                <w:t>Know the higher ground inland that your household will move to when a storm-tide warning is given or the streams rise, and go before the water reaches the road.</w:t>
              </w:r>
            </w:ins>
          </w:p>
          <w:p w14:paraId="587B82DB" w14:textId="7D355999" w:rsidR="000C3051" w:rsidRPr="00DC5789" w:rsidRDefault="00FE0A4D" w:rsidP="00DC5789">
            <w:pPr>
              <w:pStyle w:val="ListParagraph"/>
              <w:numPr>
                <w:ilvl w:val="0"/>
                <w:numId w:val="1"/>
              </w:numPr>
              <w:jc w:val="both"/>
              <w:rPr>
                <w:bCs/>
                <w:color w:val="000000"/>
              </w:rPr>
            </w:pPr>
            <w:ins w:id="4262" w:author="Bonephace Kaijage" w:date="2026-10-14T05:59:00Z" w16du:dateUtc="2026-10-14T03:59:00Z">
              <w:r>
                <w:rPr>
                  <w:bCs/>
                  <w:color w:val="000000"/>
                </w:rPr>
                <w:t>Agree who will help anyone in the household who cannot move, see or hear a warning on their own.</w:t>
              </w:r>
            </w:ins>
          </w:p>
        </w:tc>
        <w:tc>
          <w:tcPr>
            <w:tcW w:w="3325" w:type="dxa"/>
          </w:tcPr>
          <w:p w14:paraId="01592A78" w14:textId="27552B96" w:rsidR="000C3051" w:rsidRPr="00DC5789" w:rsidRDefault="00DC5789" w:rsidP="00DC5789">
            <w:pPr>
              <w:pStyle w:val="ListParagraph"/>
              <w:numPr>
                <w:ilvl w:val="0"/>
                <w:numId w:val="1"/>
              </w:numPr>
              <w:jc w:val="both"/>
              <w:rPr>
                <w:color w:val="000000"/>
              </w:rPr>
            </w:pPr>
            <w:r w:rsidRPr="00DC5789">
              <w:rPr>
                <w:color w:val="000000"/>
              </w:rPr>
              <w:t>Eneo hili lina vijiji vya pwani vinavyoathiriwa na mmomonyoko na mawimbi makubwa, na mashamba na viwanda vinavyokua kwa kasi karibu na Dar es Salaam ambapo dhoruba hufurika maeneo ya chini.</w:t>
            </w:r>
          </w:p>
          <w:p w14:paraId="4B5A7D98" w14:textId="77777777" w:rsidR="000343A2" w:rsidRDefault="00DC5789" w:rsidP="00DC5789">
            <w:pPr>
              <w:pStyle w:val="ListParagraph"/>
              <w:numPr>
                <w:ilvl w:val="0"/>
                <w:numId w:val="1"/>
              </w:numPr>
              <w:jc w:val="both"/>
              <w:rPr>
                <w:ins w:id="4263" w:author="Bonephace Kaijage" w:date="2026-10-11T07:45:00Z" w16du:dateUtc="2026-10-11T04:45:00Z"/>
                <w:bCs/>
                <w:color w:val="000000"/>
              </w:rPr>
            </w:pPr>
            <w:r>
              <w:rPr>
                <w:bCs/>
                <w:color w:val="000000"/>
              </w:rPr>
              <w:t>Kwa wanaoishi na kulima hapa, ni vyema</w:t>
            </w:r>
            <w:r w:rsidRPr="00DC5789">
              <w:rPr>
                <w:bCs/>
                <w:color w:val="000000"/>
              </w:rPr>
              <w:t xml:space="preserve"> kujenga mbali na ufukwe na kingo za vijito, kulinda mikoko na kuweka mitaro wazi.</w:t>
            </w:r>
          </w:p>
          <w:p w14:paraId="7CBD0D4C" w14:textId="013E8208" w:rsidR="000343A2" w:rsidRDefault="00FE0A4D" w:rsidP="00DC5789">
            <w:pPr>
              <w:pStyle w:val="ListParagraph"/>
              <w:numPr>
                <w:ilvl w:val="0"/>
                <w:numId w:val="1"/>
              </w:numPr>
              <w:jc w:val="both"/>
              <w:rPr>
                <w:ins w:id="4264" w:author="Bonephace Kaijage" w:date="2026-10-11T07:45:00Z" w16du:dateUtc="2026-10-11T04:45:00Z"/>
                <w:bCs/>
                <w:color w:val="000000"/>
              </w:rPr>
            </w:pPr>
            <w:ins w:id="4265" w:author="Bonephace Kaijage" w:date="2026-10-14T05:56:00Z" w16du:dateUtc="2026-10-14T03:56:00Z">
              <w:r>
                <w:rPr>
                  <w:bCs/>
                  <w:color w:val="000000"/>
                </w:rPr>
                <w:t>Kinachoongeza hatari: kujenga ufukweni au kwenye kingo za vijito, kukata mikoko, kuchimba mchanga ufukweni na kujaza mitaro taka au kujenga juu yake.</w:t>
              </w:r>
            </w:ins>
          </w:p>
          <w:p w14:paraId="659923C8" w14:textId="77777777" w:rsidR="00FE0A4D" w:rsidRDefault="000343A2" w:rsidP="00DC5789">
            <w:pPr>
              <w:pStyle w:val="ListParagraph"/>
              <w:numPr>
                <w:ilvl w:val="0"/>
                <w:numId w:val="1"/>
              </w:numPr>
              <w:jc w:val="both"/>
              <w:rPr>
                <w:ins w:id="4266" w:author="Bonephace Kaijage" w:date="2026-10-14T05:59:00Z" w16du:dateUtc="2026-10-14T03:59:00Z"/>
                <w:bCs/>
                <w:color w:val="000000"/>
              </w:rPr>
            </w:pPr>
            <w:ins w:id="4267" w:author="Bonephace Kaijage" w:date="2026-10-11T07:45:00Z" w16du:dateUtc="2026-10-11T04:45:00Z">
              <w:r>
                <w:rPr>
                  <w:bCs/>
                  <w:color w:val="000000"/>
                </w:rPr>
                <w:t>Fahamu eneo la juu la ndani ambalo kaya yako itahamia tahadhari ya mawimbi ya dhoruba inapotolewa au vijito vinapojaa, na ondokeni kabla maji hayajafika barabarani.</w:t>
              </w:r>
            </w:ins>
          </w:p>
          <w:p w14:paraId="1557EDF1" w14:textId="3EFE97A9" w:rsidR="000C3051" w:rsidRPr="00DC5789" w:rsidRDefault="00FE0A4D" w:rsidP="00DC5789">
            <w:pPr>
              <w:pStyle w:val="ListParagraph"/>
              <w:numPr>
                <w:ilvl w:val="0"/>
                <w:numId w:val="1"/>
              </w:numPr>
              <w:jc w:val="both"/>
              <w:rPr>
                <w:bCs/>
                <w:color w:val="000000"/>
              </w:rPr>
            </w:pPr>
            <w:ins w:id="4268"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7106E0D0" w14:textId="77777777" w:rsidTr="000C3051">
        <w:tc>
          <w:tcPr>
            <w:tcW w:w="3420" w:type="dxa"/>
          </w:tcPr>
          <w:p w14:paraId="3CA91F7F" w14:textId="38484D5D" w:rsidR="000C3051" w:rsidRPr="000C3051" w:rsidRDefault="000C3051" w:rsidP="000C3051">
            <w:pPr>
              <w:pStyle w:val="ListParagraph"/>
              <w:numPr>
                <w:ilvl w:val="0"/>
                <w:numId w:val="1"/>
              </w:numPr>
              <w:jc w:val="both"/>
              <w:rPr>
                <w:color w:val="000000"/>
              </w:rPr>
            </w:pPr>
            <w:r w:rsidRPr="000C3051">
              <w:rPr>
                <w:color w:val="000000"/>
              </w:rPr>
              <w:t>Rufiji: Rufiji river flood plain</w:t>
            </w:r>
          </w:p>
        </w:tc>
        <w:tc>
          <w:tcPr>
            <w:tcW w:w="3235" w:type="dxa"/>
          </w:tcPr>
          <w:p w14:paraId="3F2A1DB5" w14:textId="48CCC3AC" w:rsidR="000C3051" w:rsidRPr="000C3051" w:rsidRDefault="000C3051" w:rsidP="000C3051">
            <w:pPr>
              <w:pStyle w:val="ListParagraph"/>
              <w:numPr>
                <w:ilvl w:val="0"/>
                <w:numId w:val="1"/>
              </w:numPr>
              <w:jc w:val="both"/>
              <w:rPr>
                <w:color w:val="000000"/>
              </w:rPr>
            </w:pPr>
            <w:r w:rsidRPr="000C3051">
              <w:rPr>
                <w:color w:val="000000"/>
              </w:rPr>
              <w:t>Rufiji: tambarare ya mafuriko ya mto Rufiji</w:t>
            </w:r>
          </w:p>
        </w:tc>
        <w:tc>
          <w:tcPr>
            <w:tcW w:w="3605" w:type="dxa"/>
          </w:tcPr>
          <w:p w14:paraId="5365D80F" w14:textId="7DCDC6AC" w:rsidR="000C3051" w:rsidRPr="00DC5789" w:rsidRDefault="00DC5789" w:rsidP="00DC5789">
            <w:pPr>
              <w:pStyle w:val="ListParagraph"/>
              <w:numPr>
                <w:ilvl w:val="0"/>
                <w:numId w:val="1"/>
              </w:numPr>
              <w:jc w:val="both"/>
              <w:rPr>
                <w:color w:val="000000"/>
              </w:rPr>
            </w:pPr>
            <w:r w:rsidRPr="00DC5789">
              <w:rPr>
                <w:color w:val="000000"/>
              </w:rPr>
              <w:t>This area is the Rufiji flood plain, where the river floods villages and farms in wet years (as in 2024), cutting roads and spreading water-borne disease.</w:t>
            </w:r>
          </w:p>
          <w:p w14:paraId="57C0BF55" w14:textId="77777777" w:rsidR="000343A2" w:rsidRDefault="00DC5789" w:rsidP="00DC5789">
            <w:pPr>
              <w:pStyle w:val="ListParagraph"/>
              <w:numPr>
                <w:ilvl w:val="0"/>
                <w:numId w:val="1"/>
              </w:numPr>
              <w:jc w:val="both"/>
              <w:rPr>
                <w:ins w:id="4269" w:author="Bonephace Kaijage" w:date="2026-10-11T07:45:00Z" w16du:dateUtc="2026-10-11T04:45:00Z"/>
                <w:bCs/>
                <w:color w:val="000000"/>
              </w:rPr>
            </w:pPr>
            <w:r>
              <w:rPr>
                <w:bCs/>
                <w:color w:val="000000"/>
              </w:rPr>
              <w:t>For those living and farming here, it helps to</w:t>
            </w:r>
            <w:r w:rsidRPr="00DC5789">
              <w:rPr>
                <w:bCs/>
                <w:color w:val="000000"/>
              </w:rPr>
              <w:t xml:space="preserve"> build on higher </w:t>
            </w:r>
            <w:r w:rsidRPr="00DC5789">
              <w:rPr>
                <w:bCs/>
                <w:color w:val="000000"/>
              </w:rPr>
              <w:lastRenderedPageBreak/>
              <w:t>ground or raised plinths, keep food and seed above flood level and use safe water.</w:t>
            </w:r>
          </w:p>
          <w:p w14:paraId="75C0061D" w14:textId="2D81A229" w:rsidR="000343A2" w:rsidRDefault="00FE0A4D" w:rsidP="00DC5789">
            <w:pPr>
              <w:pStyle w:val="ListParagraph"/>
              <w:numPr>
                <w:ilvl w:val="0"/>
                <w:numId w:val="1"/>
              </w:numPr>
              <w:jc w:val="both"/>
              <w:rPr>
                <w:ins w:id="4270" w:author="Bonephace Kaijage" w:date="2026-10-11T07:45:00Z" w16du:dateUtc="2026-10-11T04:45:00Z"/>
                <w:bCs/>
                <w:color w:val="000000"/>
              </w:rPr>
            </w:pPr>
            <w:ins w:id="4271" w:author="Bonephace Kaijage" w:date="2026-10-14T05:58:00Z" w16du:dateUtc="2026-10-14T03:58:00Z">
              <w:r>
                <w:rPr>
                  <w:bCs/>
                  <w:color w:val="000000"/>
                </w:rPr>
                <w:t>What raises the risk: building new houses on the low flood plain, returning to the low ground while the river is still high, drinking flood water and letting seed and food sit at floor level; for new building choose ground above the flood line, and for houses already here know the exit and raise what you can.</w:t>
              </w:r>
            </w:ins>
          </w:p>
          <w:p w14:paraId="3560EA39" w14:textId="77777777" w:rsidR="00FE0A4D" w:rsidRDefault="000343A2" w:rsidP="00DC5789">
            <w:pPr>
              <w:pStyle w:val="ListParagraph"/>
              <w:numPr>
                <w:ilvl w:val="0"/>
                <w:numId w:val="1"/>
              </w:numPr>
              <w:jc w:val="both"/>
              <w:rPr>
                <w:ins w:id="4272" w:author="Bonephace Kaijage" w:date="2026-10-14T05:59:00Z" w16du:dateUtc="2026-10-14T03:59:00Z"/>
                <w:bCs/>
                <w:color w:val="000000"/>
              </w:rPr>
            </w:pPr>
            <w:ins w:id="4273" w:author="Bonephace Kaijage" w:date="2026-10-11T07:45:00Z" w16du:dateUtc="2026-10-11T04:45:00Z">
              <w:r>
                <w:rPr>
                  <w:bCs/>
                  <w:color w:val="000000"/>
                </w:rPr>
                <w:t>Know the raised ground and the dry route to it that your village will use when the Rufiji rises, move people, stores and animals there as soon as the committee or TMA gives the warning, and do not return until told; report the first case of watery diarrhoea the same day.</w:t>
              </w:r>
            </w:ins>
          </w:p>
          <w:p w14:paraId="4DC28909" w14:textId="620655D6" w:rsidR="000C3051" w:rsidRPr="00DC5789" w:rsidRDefault="00FE0A4D" w:rsidP="00DC5789">
            <w:pPr>
              <w:pStyle w:val="ListParagraph"/>
              <w:numPr>
                <w:ilvl w:val="0"/>
                <w:numId w:val="1"/>
              </w:numPr>
              <w:jc w:val="both"/>
              <w:rPr>
                <w:bCs/>
                <w:color w:val="000000"/>
              </w:rPr>
            </w:pPr>
            <w:ins w:id="4274" w:author="Bonephace Kaijage" w:date="2026-10-14T05:59:00Z" w16du:dateUtc="2026-10-14T03:59:00Z">
              <w:r>
                <w:rPr>
                  <w:bCs/>
                  <w:color w:val="000000"/>
                </w:rPr>
                <w:t>Agree who will help anyone in the household who cannot move, see or hear a warning on their own.</w:t>
              </w:r>
            </w:ins>
          </w:p>
        </w:tc>
        <w:tc>
          <w:tcPr>
            <w:tcW w:w="3325" w:type="dxa"/>
          </w:tcPr>
          <w:p w14:paraId="5C19DB98" w14:textId="4BD75551" w:rsidR="000C3051" w:rsidRPr="00DC5789" w:rsidRDefault="00DC5789" w:rsidP="00DC5789">
            <w:pPr>
              <w:pStyle w:val="ListParagraph"/>
              <w:numPr>
                <w:ilvl w:val="0"/>
                <w:numId w:val="1"/>
              </w:numPr>
              <w:jc w:val="both"/>
              <w:rPr>
                <w:color w:val="000000"/>
              </w:rPr>
            </w:pPr>
            <w:r w:rsidRPr="00DC5789">
              <w:rPr>
                <w:color w:val="000000"/>
              </w:rPr>
              <w:lastRenderedPageBreak/>
              <w:t xml:space="preserve">Eneo hili ni tambarare ya mafuriko ya mto Rufiji, ambapo mto hufurika vijiji na mashamba katika miaka ya mvua nyingi (kama mwaka 2024), hukata barabara na </w:t>
            </w:r>
            <w:r w:rsidRPr="00DC5789">
              <w:rPr>
                <w:color w:val="000000"/>
              </w:rPr>
              <w:lastRenderedPageBreak/>
              <w:t>kusambaza magonjwa yatokanayo na maji.</w:t>
            </w:r>
          </w:p>
          <w:p w14:paraId="5895D2A9" w14:textId="77777777" w:rsidR="000343A2" w:rsidRDefault="00DC5789" w:rsidP="00DC5789">
            <w:pPr>
              <w:pStyle w:val="ListParagraph"/>
              <w:numPr>
                <w:ilvl w:val="0"/>
                <w:numId w:val="1"/>
              </w:numPr>
              <w:jc w:val="both"/>
              <w:rPr>
                <w:ins w:id="4275" w:author="Bonephace Kaijage" w:date="2026-10-11T07:45:00Z" w16du:dateUtc="2026-10-11T04:45:00Z"/>
                <w:bCs/>
                <w:color w:val="000000"/>
              </w:rPr>
            </w:pPr>
            <w:r>
              <w:rPr>
                <w:bCs/>
                <w:color w:val="000000"/>
              </w:rPr>
              <w:t>Kwa wanaoishi na kulima hapa, ni vyema</w:t>
            </w:r>
            <w:r w:rsidRPr="00DC5789">
              <w:rPr>
                <w:bCs/>
                <w:color w:val="000000"/>
              </w:rPr>
              <w:t xml:space="preserve"> kujenga sehemu za miinuko au kwenye misingi iliyoinuliwa, kuhifadhi chakula na mbegu juu ya kiwango cha mafuriko na kutumia maji salama.</w:t>
            </w:r>
          </w:p>
          <w:p w14:paraId="7AE6639C" w14:textId="0A50A2C4" w:rsidR="000343A2" w:rsidRDefault="00FE0A4D" w:rsidP="00DC5789">
            <w:pPr>
              <w:pStyle w:val="ListParagraph"/>
              <w:numPr>
                <w:ilvl w:val="0"/>
                <w:numId w:val="1"/>
              </w:numPr>
              <w:jc w:val="both"/>
              <w:rPr>
                <w:ins w:id="4276" w:author="Bonephace Kaijage" w:date="2026-10-11T07:45:00Z" w16du:dateUtc="2026-10-11T04:45:00Z"/>
                <w:bCs/>
                <w:color w:val="000000"/>
              </w:rPr>
            </w:pPr>
            <w:ins w:id="4277" w:author="Bonephace Kaijage" w:date="2026-10-14T05:58:00Z" w16du:dateUtc="2026-10-14T03:58:00Z">
              <w:r>
                <w:rPr>
                  <w:bCs/>
                  <w:color w:val="000000"/>
                </w:rPr>
                <w:t>Kinachoongeza hatari: kujenga nyumba mpya kwenye tambarare ya chini ya mafuriko, kurudi kwenye ardhi ya chini mto ukiwa bado umejaa, kunywa maji ya mafuriko na kuacha mbegu na chakula sakafuni; kwa ujenzi mpya chagueni ardhi iliyo juu ya mstari wa mafuriko, na kwa nyumba zilizopo tayari fahamu njia ya kutokea na inueni mnachoweza.</w:t>
              </w:r>
            </w:ins>
          </w:p>
          <w:p w14:paraId="35AE2F2E" w14:textId="77777777" w:rsidR="00FE0A4D" w:rsidRDefault="000343A2" w:rsidP="00DC5789">
            <w:pPr>
              <w:pStyle w:val="ListParagraph"/>
              <w:numPr>
                <w:ilvl w:val="0"/>
                <w:numId w:val="1"/>
              </w:numPr>
              <w:jc w:val="both"/>
              <w:rPr>
                <w:ins w:id="4278" w:author="Bonephace Kaijage" w:date="2026-10-14T05:59:00Z" w16du:dateUtc="2026-10-14T03:59:00Z"/>
                <w:bCs/>
                <w:color w:val="000000"/>
              </w:rPr>
            </w:pPr>
            <w:ins w:id="4279" w:author="Bonephace Kaijage" w:date="2026-10-11T07:45:00Z" w16du:dateUtc="2026-10-11T04:45:00Z">
              <w:r>
                <w:rPr>
                  <w:bCs/>
                  <w:color w:val="000000"/>
                </w:rPr>
                <w:t>Fahamu eneo lililoinuka na njia kavu ya kufika huko ambayo kijiji chenu kitatumia Rufiji inapojaa, hamisheni watu, akiba na mifugo huko mara kamati au TMA inapotoa tahadhari, na msirudi hadi mtakapoambiwa; ripoti mgonjwa wa kwanza wa kuharisha maji siku hiyo hiyo.</w:t>
              </w:r>
            </w:ins>
          </w:p>
          <w:p w14:paraId="3B1007C5" w14:textId="7654BF1D" w:rsidR="000C3051" w:rsidRPr="00DC5789" w:rsidRDefault="00FE0A4D" w:rsidP="00DC5789">
            <w:pPr>
              <w:pStyle w:val="ListParagraph"/>
              <w:numPr>
                <w:ilvl w:val="0"/>
                <w:numId w:val="1"/>
              </w:numPr>
              <w:jc w:val="both"/>
              <w:rPr>
                <w:bCs/>
                <w:color w:val="000000"/>
              </w:rPr>
            </w:pPr>
            <w:ins w:id="4280" w:author="Bonephace Kaijage" w:date="2026-10-14T05:59:00Z" w16du:dateUtc="2026-10-14T03:59:00Z">
              <w:r>
                <w:rPr>
                  <w:bCs/>
                  <w:color w:val="000000"/>
                </w:rPr>
                <w:t>Kubalianeni nani atamsaidia yeyote katika kaya asiyeweza kuondoka, kuona au kusikia tahadhari peke yake.</w:t>
              </w:r>
            </w:ins>
          </w:p>
        </w:tc>
      </w:tr>
    </w:tbl>
    <w:p w14:paraId="40AC81A3" w14:textId="77777777" w:rsidR="00FE0A4D" w:rsidRPr="00FE0A4D" w:rsidRDefault="00FE0A4D" w:rsidP="00FE0A4D">
      <w:pPr>
        <w:spacing w:after="120"/>
        <w:rPr>
          <w:ins w:id="4281" w:author="Bonephace Kaijage" w:date="2026-10-14T06:01:00Z" w16du:dateUtc="2026-10-14T04:01:00Z"/>
          <w:i/>
          <w:sz w:val="18"/>
          <w:rPrChange w:id="4282" w:author="Bonephace Kaijage" w:date="2026-10-14T06:01:00Z" w16du:dateUtc="2026-10-14T04:01:00Z">
            <w:rPr>
              <w:ins w:id="4283" w:author="Bonephace Kaijage" w:date="2026-10-14T06:01:00Z" w16du:dateUtc="2026-10-14T04:01:00Z"/>
            </w:rPr>
          </w:rPrChange>
        </w:rPr>
        <w:pPrChange w:id="4284" w:author="Bonephace Kaijage" w:date="2026-10-14T06:01:00Z" w16du:dateUtc="2026-10-14T04:01:00Z">
          <w:pPr>
            <w:jc w:val="both"/>
          </w:pPr>
        </w:pPrChange>
      </w:pPr>
      <w:ins w:id="4285" w:author="Bonephace Kaijage" w:date="2026-10-14T06:01:00Z" w16du:dateUtc="2026-10-14T04:01:00Z">
        <w:r w:rsidRPr="00FE0A4D">
          <w:rPr>
            <w:i/>
            <w:sz w:val="18"/>
            <w:rPrChange w:id="4286"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729C3A5B" w14:textId="7DE476BF" w:rsidR="000C3051" w:rsidRPr="000C3051" w:rsidRDefault="000C3051" w:rsidP="000C3051">
      <w:pPr>
        <w:jc w:val="both"/>
        <w:rPr>
          <w:color w:val="000000"/>
        </w:rPr>
      </w:pPr>
    </w:p>
    <w:p w14:paraId="0E6B4BFD" w14:textId="52466BA3" w:rsidR="000C3051" w:rsidRPr="00997D17" w:rsidRDefault="000C3051">
      <w:pPr>
        <w:pStyle w:val="ListParagraph"/>
        <w:rPr>
          <w:sz w:val="22"/>
          <w:szCs w:val="22"/>
        </w:rPr>
      </w:pPr>
    </w:p>
    <w:tbl>
      <w:tblPr>
        <w:tblStyle w:val="TableGrid"/>
        <w:tblW w:w="0" w:type="auto"/>
        <w:tblLook w:val="04A0" w:firstRow="1" w:lastRow="0" w:firstColumn="1" w:lastColumn="0" w:noHBand="0" w:noVBand="1"/>
      </w:tblPr>
      <w:tblGrid>
        <w:gridCol w:w="2176"/>
        <w:gridCol w:w="2088"/>
        <w:gridCol w:w="2173"/>
        <w:gridCol w:w="2130"/>
        <w:gridCol w:w="2570"/>
        <w:gridCol w:w="2533"/>
      </w:tblGrid>
      <w:tr w:rsidR="002066E7" w:rsidRPr="00997D17" w14:paraId="52716377" w14:textId="77777777" w:rsidTr="002066E7">
        <w:trPr>
          <w:tblHeader/>
        </w:trPr>
        <w:tc>
          <w:tcPr>
            <w:tcW w:w="2278" w:type="dxa"/>
          </w:tcPr>
          <w:p w14:paraId="07E92232" w14:textId="08FB14AC" w:rsidR="002066E7" w:rsidRPr="00997D17" w:rsidRDefault="008C6B60" w:rsidP="00FD6059">
            <w:pPr>
              <w:pStyle w:val="ListParagraph"/>
              <w:rPr>
                <w:sz w:val="22"/>
                <w:szCs w:val="22"/>
              </w:rPr>
            </w:pPr>
            <w:r w:rsidRPr="00997D17">
              <w:rPr>
                <w:sz w:val="22"/>
                <w:szCs w:val="22"/>
              </w:rPr>
              <w:t>COUNCIL / HALMASHAURI</w:t>
            </w:r>
          </w:p>
        </w:tc>
        <w:tc>
          <w:tcPr>
            <w:tcW w:w="2278" w:type="dxa"/>
          </w:tcPr>
          <w:p w14:paraId="15D18187" w14:textId="15954452" w:rsidR="002066E7" w:rsidRPr="00997D17" w:rsidRDefault="002066E7" w:rsidP="00FD6059">
            <w:pPr>
              <w:pStyle w:val="ListParagraph"/>
              <w:rPr>
                <w:sz w:val="22"/>
                <w:szCs w:val="22"/>
              </w:rPr>
            </w:pPr>
            <w:r w:rsidRPr="00997D17">
              <w:rPr>
                <w:sz w:val="22"/>
                <w:szCs w:val="22"/>
              </w:rPr>
              <w:t>LEVEL / NGAZI</w:t>
            </w:r>
          </w:p>
        </w:tc>
        <w:tc>
          <w:tcPr>
            <w:tcW w:w="2278" w:type="dxa"/>
          </w:tcPr>
          <w:p w14:paraId="2162D5B6" w14:textId="1A6ABFA7" w:rsidR="002066E7" w:rsidRPr="00997D17" w:rsidRDefault="002066E7" w:rsidP="00FD6059">
            <w:pPr>
              <w:pStyle w:val="ListParagraph"/>
              <w:rPr>
                <w:sz w:val="22"/>
                <w:szCs w:val="22"/>
              </w:rPr>
            </w:pPr>
            <w:r w:rsidRPr="00997D17">
              <w:rPr>
                <w:sz w:val="22"/>
                <w:szCs w:val="22"/>
              </w:rPr>
              <w:t>IMPACT (EN)</w:t>
            </w:r>
          </w:p>
        </w:tc>
        <w:tc>
          <w:tcPr>
            <w:tcW w:w="2278" w:type="dxa"/>
          </w:tcPr>
          <w:p w14:paraId="67AD6D66" w14:textId="0C47368C" w:rsidR="002066E7" w:rsidRPr="00997D17" w:rsidRDefault="002066E7" w:rsidP="00FD6059">
            <w:pPr>
              <w:pStyle w:val="ListParagraph"/>
              <w:rPr>
                <w:sz w:val="22"/>
                <w:szCs w:val="22"/>
              </w:rPr>
            </w:pPr>
            <w:r w:rsidRPr="00997D17">
              <w:rPr>
                <w:sz w:val="22"/>
                <w:szCs w:val="22"/>
              </w:rPr>
              <w:t>ATHARI (SW)</w:t>
            </w:r>
          </w:p>
        </w:tc>
        <w:tc>
          <w:tcPr>
            <w:tcW w:w="2279" w:type="dxa"/>
          </w:tcPr>
          <w:p w14:paraId="034ACA6F" w14:textId="23045A46" w:rsidR="002066E7" w:rsidRPr="00997D17" w:rsidRDefault="002066E7" w:rsidP="00FD6059">
            <w:pPr>
              <w:pStyle w:val="ListParagraph"/>
              <w:rPr>
                <w:sz w:val="22"/>
                <w:szCs w:val="22"/>
              </w:rPr>
            </w:pPr>
            <w:r w:rsidRPr="00997D17">
              <w:rPr>
                <w:sz w:val="22"/>
                <w:szCs w:val="22"/>
              </w:rPr>
              <w:t>ACTION (EN)</w:t>
            </w:r>
          </w:p>
        </w:tc>
        <w:tc>
          <w:tcPr>
            <w:tcW w:w="2279" w:type="dxa"/>
          </w:tcPr>
          <w:p w14:paraId="6744B8C6" w14:textId="7907F8DB" w:rsidR="002066E7" w:rsidRPr="00997D17" w:rsidRDefault="002066E7" w:rsidP="00FD6059">
            <w:pPr>
              <w:pStyle w:val="ListParagraph"/>
              <w:rPr>
                <w:sz w:val="22"/>
                <w:szCs w:val="22"/>
              </w:rPr>
            </w:pPr>
            <w:r w:rsidRPr="00997D17">
              <w:rPr>
                <w:sz w:val="22"/>
                <w:szCs w:val="22"/>
              </w:rPr>
              <w:t>HATUA (SW)</w:t>
            </w:r>
          </w:p>
        </w:tc>
      </w:tr>
      <w:tr w:rsidR="002066E7" w:rsidRPr="000343A2" w14:paraId="6B366F23" w14:textId="77777777" w:rsidTr="002066E7">
        <w:tc>
          <w:tcPr>
            <w:tcW w:w="2278" w:type="dxa"/>
          </w:tcPr>
          <w:p w14:paraId="6301AD69" w14:textId="41E2EA10" w:rsidR="002066E7" w:rsidRPr="00997D17" w:rsidRDefault="002066E7" w:rsidP="00FD6059">
            <w:pPr>
              <w:pStyle w:val="ListParagraph"/>
              <w:rPr>
                <w:sz w:val="22"/>
                <w:szCs w:val="22"/>
              </w:rPr>
            </w:pPr>
            <w:r w:rsidRPr="00997D17">
              <w:rPr>
                <w:sz w:val="22"/>
                <w:szCs w:val="22"/>
              </w:rPr>
              <w:t>Kibaha Town Council</w:t>
            </w:r>
          </w:p>
        </w:tc>
        <w:tc>
          <w:tcPr>
            <w:tcW w:w="2278" w:type="dxa"/>
          </w:tcPr>
          <w:p w14:paraId="52668589" w14:textId="393A2F12"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421DC44B" w14:textId="05DFEE58" w:rsidR="002066E7" w:rsidRPr="00997D17" w:rsidRDefault="008C6B60" w:rsidP="00FD6059">
            <w:pPr>
              <w:pStyle w:val="ListParagraph"/>
              <w:rPr>
                <w:sz w:val="22"/>
                <w:szCs w:val="22"/>
              </w:rPr>
            </w:pPr>
            <w:r w:rsidRPr="00997D17">
              <w:rPr>
                <w:sz w:val="22"/>
                <w:szCs w:val="22"/>
              </w:rPr>
              <w:t>Ruvu and coastal-plain floods, heavy Masika and Vuli rain, strong winds, and cholera. A few roads slippery, a few low homes wet, and lightning where storms build.</w:t>
            </w:r>
          </w:p>
        </w:tc>
        <w:tc>
          <w:tcPr>
            <w:tcW w:w="2278" w:type="dxa"/>
          </w:tcPr>
          <w:p w14:paraId="0B003DD4" w14:textId="4C5AA09D"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177CF39A" w14:textId="431E5ABA" w:rsidR="008C6B60" w:rsidRPr="00997D17" w:rsidRDefault="005747F5" w:rsidP="00F20E47">
            <w:pPr>
              <w:pStyle w:val="ListBullet"/>
              <w:rPr>
                <w:sz w:val="22"/>
                <w:szCs w:val="22"/>
              </w:rPr>
            </w:pPr>
            <w:r w:rsidRPr="00997D17">
              <w:rPr>
                <w:sz w:val="22"/>
                <w:szCs w:val="22"/>
              </w:rPr>
              <w:t>Before the rain, walk Ruvu and coastal-plain floods, heavy Masika and Vuli rain, strong wind and clear the drains and culverts.</w:t>
            </w:r>
          </w:p>
          <w:p w14:paraId="4866A605" w14:textId="73CD3915" w:rsidR="008C6B60" w:rsidRPr="00997D17" w:rsidRDefault="00FE0A4D" w:rsidP="00F20E47">
            <w:pPr>
              <w:pStyle w:val="ListBullet"/>
              <w:rPr>
                <w:sz w:val="22"/>
                <w:szCs w:val="22"/>
              </w:rPr>
            </w:pPr>
            <w:ins w:id="4287"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4288" w:author="Bonephace Kaijage" w:date="2026-10-14T06:18:00Z" w16du:dateUtc="2026-10-14T04:18:00Z">
              <w:r w:rsidR="005747F5" w:rsidRPr="00997D17" w:rsidDel="00FE0A4D">
                <w:rPr>
                  <w:sz w:val="22"/>
                  <w:szCs w:val="22"/>
                </w:rPr>
                <w:delText>Households along this site raise food, documents and children above the floor.</w:delText>
              </w:r>
            </w:del>
          </w:p>
          <w:p w14:paraId="7126505A" w14:textId="370BE406" w:rsidR="008C6B60" w:rsidRPr="00997D17" w:rsidRDefault="00FE0A4D" w:rsidP="00F20E47">
            <w:pPr>
              <w:pStyle w:val="ListBullet"/>
              <w:rPr>
                <w:sz w:val="22"/>
                <w:szCs w:val="22"/>
              </w:rPr>
            </w:pPr>
            <w:ins w:id="4289"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290" w:author="Bonephace Kaijage" w:date="2026-10-14T06:14:00Z" w16du:dateUtc="2026-10-14T04:14:00Z">
              <w:r w:rsidR="005747F5" w:rsidRPr="00997D17" w:rsidDel="00FE0A4D">
                <w:rPr>
                  <w:sz w:val="22"/>
                  <w:szCs w:val="22"/>
                </w:rPr>
                <w:delText>Save 190 and the ward chair number. Keep a torch and drinking water.</w:delText>
              </w:r>
            </w:del>
          </w:p>
          <w:p w14:paraId="2350938F" w14:textId="2856C4D9"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11726F18" w14:textId="2878DB10" w:rsidR="008C6B60" w:rsidRPr="00997D17" w:rsidRDefault="005747F5" w:rsidP="00F20E47">
            <w:pPr>
              <w:pStyle w:val="ListBullet"/>
              <w:rPr>
                <w:sz w:val="22"/>
                <w:szCs w:val="22"/>
              </w:rPr>
            </w:pPr>
            <w:r w:rsidRPr="00997D17">
              <w:rPr>
                <w:sz w:val="22"/>
                <w:szCs w:val="22"/>
              </w:rPr>
              <w:t>Kabla ya mvua, tembea eneo hili na usafishe mitaro na makalavati.</w:t>
            </w:r>
          </w:p>
          <w:p w14:paraId="59B8427C" w14:textId="14529FBF"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58425EE9" w14:textId="30C10F68"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6539887F" w14:textId="2BE0135A"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5AAA5E7A" w14:textId="77777777" w:rsidTr="002066E7">
        <w:tc>
          <w:tcPr>
            <w:tcW w:w="2278" w:type="dxa"/>
          </w:tcPr>
          <w:p w14:paraId="22528D59" w14:textId="77777777" w:rsidR="002066E7" w:rsidRPr="00997D17" w:rsidRDefault="002066E7" w:rsidP="00FD6059">
            <w:pPr>
              <w:pStyle w:val="ListParagraph"/>
              <w:rPr>
                <w:sz w:val="22"/>
                <w:szCs w:val="22"/>
                <w:lang w:val="sv-SE"/>
              </w:rPr>
            </w:pPr>
          </w:p>
        </w:tc>
        <w:tc>
          <w:tcPr>
            <w:tcW w:w="2278" w:type="dxa"/>
          </w:tcPr>
          <w:p w14:paraId="54055E15" w14:textId="0DDD7588"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6CF721CB" w14:textId="14C338D0" w:rsidR="002066E7" w:rsidRPr="00997D17" w:rsidRDefault="008C6B60" w:rsidP="00FD6059">
            <w:pPr>
              <w:pStyle w:val="ListParagraph"/>
              <w:rPr>
                <w:sz w:val="22"/>
                <w:szCs w:val="22"/>
              </w:rPr>
            </w:pPr>
            <w:r w:rsidRPr="00997D17">
              <w:rPr>
                <w:sz w:val="22"/>
                <w:szCs w:val="22"/>
              </w:rPr>
              <w:t xml:space="preserve">Ruvu and coastal-plain floods, heavy Masika and Vuli rain, strong winds, and cholera. </w:t>
            </w:r>
            <w:r w:rsidRPr="00997D17">
              <w:rPr>
                <w:sz w:val="22"/>
                <w:szCs w:val="22"/>
              </w:rPr>
              <w:lastRenderedPageBreak/>
              <w:t>Roads, water points or houses at the named sites are now affected. Some journeys and classes are disrupted.</w:t>
            </w:r>
          </w:p>
        </w:tc>
        <w:tc>
          <w:tcPr>
            <w:tcW w:w="2278" w:type="dxa"/>
          </w:tcPr>
          <w:p w14:paraId="5FD8649A" w14:textId="31EB357D" w:rsidR="002066E7" w:rsidRPr="00997D17" w:rsidRDefault="008C6B60" w:rsidP="00FD6059">
            <w:pPr>
              <w:pStyle w:val="ListParagraph"/>
              <w:rPr>
                <w:sz w:val="22"/>
                <w:szCs w:val="22"/>
              </w:rPr>
            </w:pPr>
            <w:r w:rsidRPr="00997D17">
              <w:rPr>
                <w:sz w:val="22"/>
                <w:szCs w:val="22"/>
              </w:rPr>
              <w:lastRenderedPageBreak/>
              <w:t xml:space="preserve">Barabara, vituo vya maji au nyumba kwenye maeneo yaliyotajwa yameathirika. </w:t>
            </w:r>
            <w:r w:rsidRPr="00997D17">
              <w:rPr>
                <w:sz w:val="22"/>
                <w:szCs w:val="22"/>
              </w:rPr>
              <w:lastRenderedPageBreak/>
              <w:t>Safari na masomo mengine yamesitishwa.</w:t>
            </w:r>
          </w:p>
        </w:tc>
        <w:tc>
          <w:tcPr>
            <w:tcW w:w="2279" w:type="dxa"/>
          </w:tcPr>
          <w:p w14:paraId="0644E067" w14:textId="67BAA17A" w:rsidR="008C6B60" w:rsidRPr="00997D17" w:rsidRDefault="005747F5" w:rsidP="00F20E47">
            <w:pPr>
              <w:pStyle w:val="ListBullet"/>
              <w:rPr>
                <w:sz w:val="22"/>
                <w:szCs w:val="22"/>
              </w:rPr>
            </w:pPr>
            <w:r w:rsidRPr="00997D17">
              <w:rPr>
                <w:sz w:val="22"/>
                <w:szCs w:val="22"/>
              </w:rPr>
              <w:lastRenderedPageBreak/>
              <w:t xml:space="preserve">Move households off Ruvu and coastal-plain floods, heavy Masika and Vuli rain, strong </w:t>
            </w:r>
            <w:r w:rsidRPr="00997D17">
              <w:rPr>
                <w:sz w:val="22"/>
                <w:szCs w:val="22"/>
              </w:rPr>
              <w:lastRenderedPageBreak/>
              <w:t>wind to the ward assembly point.</w:t>
            </w:r>
          </w:p>
          <w:p w14:paraId="07C4B2E9" w14:textId="00CE3E54" w:rsidR="008C6B60" w:rsidRPr="00997D17" w:rsidRDefault="00FE0A4D" w:rsidP="00F20E47">
            <w:pPr>
              <w:pStyle w:val="ListBullet"/>
              <w:rPr>
                <w:sz w:val="22"/>
                <w:szCs w:val="22"/>
              </w:rPr>
            </w:pPr>
            <w:ins w:id="4291" w:author="Bonephace Kaijage" w:date="2026-10-14T06:20:00Z" w16du:dateUtc="2026-10-14T04:20:00Z">
              <w:r>
                <w:rPr>
                  <w:sz w:val="22"/>
                  <w:szCs w:val="22"/>
                </w:rPr>
                <w:t>Close and mark the flooded road or bridge on the sites named in Know Your Risk. Divert traffic.</w:t>
              </w:r>
            </w:ins>
            <w:del w:id="4292" w:author="Bonephace Kaijage" w:date="2026-10-14T06:20:00Z" w16du:dateUtc="2026-10-14T04:20:00Z">
              <w:r w:rsidR="005747F5" w:rsidRPr="00997D17" w:rsidDel="00FE0A4D">
                <w:rPr>
                  <w:sz w:val="22"/>
                  <w:szCs w:val="22"/>
                </w:rPr>
                <w:delText>Close and mark the flooded road or bridge on this site. Divert traffic.</w:delText>
              </w:r>
            </w:del>
          </w:p>
          <w:p w14:paraId="2A0AD1B0" w14:textId="3F00DE46" w:rsidR="008C6B60" w:rsidRPr="00997D17" w:rsidRDefault="00FE0A4D" w:rsidP="00F20E47">
            <w:pPr>
              <w:pStyle w:val="ListBullet"/>
              <w:rPr>
                <w:sz w:val="22"/>
                <w:szCs w:val="22"/>
              </w:rPr>
            </w:pPr>
            <w:ins w:id="4293" w:author="Bonephace Kaijage" w:date="2026-10-14T06:12:00Z" w16du:dateUtc="2026-10-14T04:12:00Z">
              <w:r>
                <w:rPr>
                  <w:sz w:val="22"/>
                  <w:szCs w:val="22"/>
                </w:rPr>
                <w:t>Check that school children, older people and anyone with a disability are accounted for before dark, so that no one is searched for in the night.</w:t>
              </w:r>
            </w:ins>
            <w:del w:id="4294" w:author="Bonephace Kaijage" w:date="2026-10-14T06:12:00Z" w16du:dateUtc="2026-10-14T04:12:00Z">
              <w:r w:rsidR="005747F5" w:rsidRPr="00997D17" w:rsidDel="00FE0A4D">
                <w:rPr>
                  <w:sz w:val="22"/>
                  <w:szCs w:val="22"/>
                </w:rPr>
                <w:delText>Account for school children and older people before dark.</w:delText>
              </w:r>
            </w:del>
          </w:p>
          <w:p w14:paraId="0B984B87" w14:textId="11C6BD11" w:rsidR="002066E7" w:rsidRPr="00997D17" w:rsidRDefault="00FE0A4D" w:rsidP="00F20E47">
            <w:pPr>
              <w:pStyle w:val="ListBullet"/>
              <w:rPr>
                <w:sz w:val="22"/>
                <w:szCs w:val="22"/>
              </w:rPr>
            </w:pPr>
            <w:ins w:id="4295" w:author="Bonephace Kaijage" w:date="2026-10-14T06:14:00Z" w16du:dateUtc="2026-10-14T04:14:00Z">
              <w:r>
                <w:rPr>
                  <w:sz w:val="22"/>
                  <w:szCs w:val="22"/>
                </w:rPr>
                <w:t>Boil or treat drinking water, because floods carry waste into wells; tell the clinic early if anyone has diarrhoea.</w:t>
              </w:r>
            </w:ins>
            <w:del w:id="4296"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6BA3D6C4" w14:textId="5B144E9E" w:rsidR="008C6B60" w:rsidRPr="00997D17" w:rsidRDefault="00FE0A4D" w:rsidP="00F20E47">
            <w:pPr>
              <w:pStyle w:val="ListBullet"/>
              <w:rPr>
                <w:sz w:val="22"/>
                <w:szCs w:val="22"/>
                <w:lang w:val="sv-SE"/>
              </w:rPr>
            </w:pPr>
            <w:ins w:id="4297" w:author="Bonephace Kaijage" w:date="2026-10-14T06:16:00Z" w16du:dateUtc="2026-10-14T04:16:00Z">
              <w:r>
                <w:rPr>
                  <w:sz w:val="22"/>
                  <w:szCs w:val="22"/>
                  <w:lang w:val="sv-SE"/>
                </w:rPr>
                <w:lastRenderedPageBreak/>
                <w:t xml:space="preserve">Wasaidieni kaya kuondoka maeneo yaliyotajwa kwenda kituo cha kata, mkianza na </w:t>
              </w:r>
              <w:r>
                <w:rPr>
                  <w:sz w:val="22"/>
                  <w:szCs w:val="22"/>
                  <w:lang w:val="sv-SE"/>
                </w:rPr>
                <w:lastRenderedPageBreak/>
                <w:t>wasioweza kuondoka peke yao.</w:t>
              </w:r>
            </w:ins>
            <w:del w:id="4298" w:author="Bonephace Kaijage" w:date="2026-10-14T06:16:00Z" w16du:dateUtc="2026-10-14T04:16:00Z">
              <w:r w:rsidR="005747F5" w:rsidRPr="00997D17" w:rsidDel="00FE0A4D">
                <w:rPr>
                  <w:sz w:val="22"/>
                  <w:szCs w:val="22"/>
                  <w:lang w:val="sv-SE"/>
                </w:rPr>
                <w:delText>Hamisha kaya kutoka eneo hili kwenda kituo cha kata.</w:delText>
              </w:r>
            </w:del>
          </w:p>
          <w:p w14:paraId="62EBF69A" w14:textId="15D9D72A"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3A2DA2D1" w14:textId="26B13602" w:rsidR="008C6B60" w:rsidRPr="00997D17" w:rsidRDefault="00FE0A4D" w:rsidP="00F20E47">
            <w:pPr>
              <w:pStyle w:val="ListBullet"/>
              <w:rPr>
                <w:sz w:val="22"/>
                <w:szCs w:val="22"/>
              </w:rPr>
            </w:pPr>
            <w:ins w:id="4299" w:author="Bonephace Kaijage" w:date="2026-10-14T06:12:00Z" w16du:dateUtc="2026-10-14T04:12:00Z">
              <w:r>
                <w:rPr>
                  <w:sz w:val="22"/>
                  <w:szCs w:val="22"/>
                </w:rPr>
                <w:t>Hakikisheni watoto wa shule, wazee na watu wenye ulemavu wote wamepatikana kabla ya giza, ili asitafutwe mtu usiku.</w:t>
              </w:r>
            </w:ins>
            <w:del w:id="4300" w:author="Bonephace Kaijage" w:date="2026-10-14T06:12:00Z" w16du:dateUtc="2026-10-14T04:12:00Z">
              <w:r w:rsidR="005747F5" w:rsidRPr="00997D17" w:rsidDel="00FE0A4D">
                <w:rPr>
                  <w:sz w:val="22"/>
                  <w:szCs w:val="22"/>
                </w:rPr>
                <w:delText>Hakiki watoto wa shule na wazee kabla ya giza.</w:delText>
              </w:r>
            </w:del>
          </w:p>
          <w:p w14:paraId="6C963CE0" w14:textId="3CD9FE50"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5A9B61C7" w14:textId="77777777" w:rsidTr="002066E7">
        <w:tc>
          <w:tcPr>
            <w:tcW w:w="2278" w:type="dxa"/>
          </w:tcPr>
          <w:p w14:paraId="54F746F6" w14:textId="77777777" w:rsidR="002066E7" w:rsidRPr="00997D17" w:rsidRDefault="002066E7" w:rsidP="00FD6059">
            <w:pPr>
              <w:pStyle w:val="ListParagraph"/>
              <w:rPr>
                <w:sz w:val="22"/>
                <w:szCs w:val="22"/>
                <w:lang w:val="sv-SE"/>
              </w:rPr>
            </w:pPr>
          </w:p>
        </w:tc>
        <w:tc>
          <w:tcPr>
            <w:tcW w:w="2278" w:type="dxa"/>
          </w:tcPr>
          <w:p w14:paraId="2D6A20A3" w14:textId="05235898"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5B72DBD0" w14:textId="5A80055F" w:rsidR="002066E7" w:rsidRPr="00997D17" w:rsidRDefault="00FE0A4D" w:rsidP="00FD6059">
            <w:pPr>
              <w:pStyle w:val="ListParagraph"/>
              <w:rPr>
                <w:sz w:val="22"/>
                <w:szCs w:val="22"/>
              </w:rPr>
            </w:pPr>
            <w:ins w:id="4301"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being organised; please follow the committee's instructions and </w:t>
              </w:r>
              <w:r>
                <w:rPr>
                  <w:sz w:val="22"/>
                  <w:szCs w:val="22"/>
                </w:rPr>
                <w:lastRenderedPageBreak/>
                <w:t>look out for neighbours.</w:t>
              </w:r>
            </w:ins>
            <w:del w:id="4302"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067A928" w14:textId="0E0F528D" w:rsidR="002066E7" w:rsidRPr="00997D17" w:rsidRDefault="00FE0A4D" w:rsidP="00FD6059">
            <w:pPr>
              <w:pStyle w:val="ListParagraph"/>
              <w:rPr>
                <w:sz w:val="22"/>
                <w:szCs w:val="22"/>
              </w:rPr>
            </w:pPr>
            <w:ins w:id="4303" w:author="Bonephace Kaijage" w:date="2026-10-14T06:24:00Z" w16du:dateUtc="2026-10-14T04:24:00Z">
              <w:r>
                <w:rPr>
                  <w:sz w:val="22"/>
                  <w:szCs w:val="22"/>
                </w:rPr>
                <w:lastRenderedPageBreak/>
                <w:t xml:space="preserve">Hali katika maeneo yaliyotajwa kwenye Fahamu Hatari sasa ni hatari kwa maisha: nyumba zimeharibika, watu wamekatwa, na kuna hatari halisi ya kuzama, kujeruhiwa au magonjwa. Msaada unaandaliwa; tafadhali fuateni maelekezo ya kamati na </w:t>
              </w:r>
              <w:r>
                <w:rPr>
                  <w:sz w:val="22"/>
                  <w:szCs w:val="22"/>
                </w:rPr>
                <w:lastRenderedPageBreak/>
                <w:t>muangaliane na majirani.</w:t>
              </w:r>
            </w:ins>
            <w:del w:id="430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15881C1" w14:textId="3F8BE53E" w:rsidR="008C6B60" w:rsidRPr="00997D17" w:rsidRDefault="00FE0A4D" w:rsidP="00F20E47">
            <w:pPr>
              <w:pStyle w:val="ListBullet"/>
              <w:rPr>
                <w:sz w:val="22"/>
                <w:szCs w:val="22"/>
              </w:rPr>
            </w:pPr>
            <w:ins w:id="4305" w:author="Bonephace Kaijage" w:date="2026-10-14T06:03:00Z" w16du:dateUtc="2026-10-14T04:03:00Z">
              <w:r>
                <w:rPr>
                  <w:sz w:val="22"/>
                  <w:szCs w:val="22"/>
                </w:rPr>
                <w:lastRenderedPageBreak/>
                <w:t>Please move now to the agreed safe ground, helping anyone who cannot move alone; the water or ground here can become dangerous faster than it looks. Return only when the committee confirms it is safe.</w:t>
              </w:r>
            </w:ins>
            <w:del w:id="4306"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244A3A4D" w14:textId="0A7E3662" w:rsidR="008C6B60" w:rsidRPr="00997D17" w:rsidRDefault="005747F5" w:rsidP="00F20E47">
            <w:pPr>
              <w:pStyle w:val="ListBullet"/>
              <w:rPr>
                <w:sz w:val="22"/>
                <w:szCs w:val="22"/>
              </w:rPr>
            </w:pPr>
            <w:r w:rsidRPr="00997D17">
              <w:rPr>
                <w:sz w:val="22"/>
                <w:szCs w:val="22"/>
              </w:rPr>
              <w:t xml:space="preserve">Call 114 and 190. Keep the access </w:t>
            </w:r>
            <w:r w:rsidRPr="00997D17">
              <w:rPr>
                <w:sz w:val="22"/>
                <w:szCs w:val="22"/>
              </w:rPr>
              <w:lastRenderedPageBreak/>
              <w:t>road clear for ambulances.</w:t>
            </w:r>
          </w:p>
          <w:p w14:paraId="214F6FB2" w14:textId="3A5D65EC" w:rsidR="008C6B60" w:rsidRPr="00997D17" w:rsidRDefault="005747F5" w:rsidP="00F20E47">
            <w:pPr>
              <w:pStyle w:val="ListBullet"/>
              <w:rPr>
                <w:sz w:val="22"/>
                <w:szCs w:val="22"/>
              </w:rPr>
            </w:pPr>
            <w:r w:rsidRPr="00997D17">
              <w:rPr>
                <w:sz w:val="22"/>
                <w:szCs w:val="22"/>
              </w:rPr>
              <w:t>Open the shelter and register every household. Note who is missing.</w:t>
            </w:r>
          </w:p>
          <w:p w14:paraId="03D14145" w14:textId="41D94D90"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25B27E8B" w14:textId="2708D8B9"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57CDBEFE" w14:textId="4F7E5147"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2352F7C0" w14:textId="0C6F40EC"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0DC1B076" w14:textId="420C68EA" w:rsidR="002066E7" w:rsidRPr="00997D17" w:rsidRDefault="005747F5" w:rsidP="00F20E47">
            <w:pPr>
              <w:pStyle w:val="ListBullet"/>
              <w:rPr>
                <w:sz w:val="22"/>
                <w:szCs w:val="22"/>
                <w:lang w:val="sv-SE"/>
              </w:rPr>
            </w:pPr>
            <w:r w:rsidRPr="00997D17">
              <w:rPr>
                <w:sz w:val="22"/>
                <w:szCs w:val="22"/>
                <w:lang w:val="sv-SE"/>
              </w:rPr>
              <w:t xml:space="preserve">Timu ya afya: majeruhi kwanza, kisha kipindupindu </w:t>
            </w:r>
            <w:r w:rsidRPr="00997D17">
              <w:rPr>
                <w:sz w:val="22"/>
                <w:szCs w:val="22"/>
                <w:lang w:val="sv-SE"/>
              </w:rPr>
              <w:lastRenderedPageBreak/>
              <w:t>maji yakiwa machafu.</w:t>
            </w:r>
          </w:p>
        </w:tc>
      </w:tr>
      <w:tr w:rsidR="002066E7" w:rsidRPr="00997D17" w14:paraId="61B43CC8" w14:textId="77777777" w:rsidTr="002066E7">
        <w:tc>
          <w:tcPr>
            <w:tcW w:w="2278" w:type="dxa"/>
          </w:tcPr>
          <w:p w14:paraId="1602F101" w14:textId="6C21802C" w:rsidR="002066E7" w:rsidRPr="00997D17" w:rsidRDefault="002066E7" w:rsidP="00FD6059">
            <w:pPr>
              <w:pStyle w:val="ListParagraph"/>
              <w:rPr>
                <w:sz w:val="22"/>
                <w:szCs w:val="22"/>
              </w:rPr>
            </w:pPr>
            <w:r w:rsidRPr="00997D17">
              <w:rPr>
                <w:sz w:val="22"/>
                <w:szCs w:val="22"/>
              </w:rPr>
              <w:lastRenderedPageBreak/>
              <w:t>Kibiti Town Council</w:t>
            </w:r>
          </w:p>
        </w:tc>
        <w:tc>
          <w:tcPr>
            <w:tcW w:w="2278" w:type="dxa"/>
          </w:tcPr>
          <w:p w14:paraId="09E46173" w14:textId="5C3F01EE"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197B2117" w14:textId="3F30833A" w:rsidR="002066E7" w:rsidRPr="00997D17" w:rsidRDefault="008C6B60" w:rsidP="00FD6059">
            <w:pPr>
              <w:pStyle w:val="ListParagraph"/>
              <w:rPr>
                <w:sz w:val="22"/>
                <w:szCs w:val="22"/>
              </w:rPr>
            </w:pPr>
            <w:r w:rsidRPr="00997D17">
              <w:rPr>
                <w:sz w:val="22"/>
                <w:szCs w:val="22"/>
              </w:rPr>
              <w:t>Rufiji delta floods, large waves, heavy rain, boat accidents, and cholera. A few roads slippery, a few low homes wet, and lightning where storms build.</w:t>
            </w:r>
          </w:p>
        </w:tc>
        <w:tc>
          <w:tcPr>
            <w:tcW w:w="2278" w:type="dxa"/>
          </w:tcPr>
          <w:p w14:paraId="23B13E8F" w14:textId="4C477C1B"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2049A69C" w14:textId="31B7E475" w:rsidR="008C6B60" w:rsidRPr="00997D17" w:rsidRDefault="005747F5" w:rsidP="00F20E47">
            <w:pPr>
              <w:pStyle w:val="ListBullet"/>
              <w:rPr>
                <w:sz w:val="22"/>
                <w:szCs w:val="22"/>
              </w:rPr>
            </w:pPr>
            <w:r w:rsidRPr="00997D17">
              <w:rPr>
                <w:sz w:val="22"/>
                <w:szCs w:val="22"/>
              </w:rPr>
              <w:t>Before any boat leaves Rufiji delta floods, large waves, heavy rain, boat accidents, and chol, check the forecast and put a life jacket on.</w:t>
            </w:r>
          </w:p>
          <w:p w14:paraId="676A07BF" w14:textId="5F8B2978" w:rsidR="008C6B60" w:rsidRPr="00997D17" w:rsidRDefault="005747F5" w:rsidP="00F20E47">
            <w:pPr>
              <w:pStyle w:val="ListBullet"/>
              <w:rPr>
                <w:sz w:val="22"/>
                <w:szCs w:val="22"/>
              </w:rPr>
            </w:pPr>
            <w:r w:rsidRPr="00997D17">
              <w:rPr>
                <w:sz w:val="22"/>
                <w:szCs w:val="22"/>
              </w:rPr>
              <w:t>Bring small boats off the open water at this landing.</w:t>
            </w:r>
          </w:p>
          <w:p w14:paraId="58F07868" w14:textId="625CFBA6" w:rsidR="008C6B60" w:rsidRPr="00997D17" w:rsidRDefault="005747F5" w:rsidP="00F20E47">
            <w:pPr>
              <w:pStyle w:val="ListBullet"/>
              <w:rPr>
                <w:sz w:val="22"/>
                <w:szCs w:val="22"/>
              </w:rPr>
            </w:pPr>
            <w:r w:rsidRPr="00997D17">
              <w:rPr>
                <w:sz w:val="22"/>
                <w:szCs w:val="22"/>
              </w:rPr>
              <w:t>The landing site listens for the warning and saves 190.</w:t>
            </w:r>
          </w:p>
          <w:p w14:paraId="61B9A733" w14:textId="38FD67BB" w:rsidR="002066E7" w:rsidRPr="00997D17" w:rsidRDefault="005747F5" w:rsidP="00F20E47">
            <w:pPr>
              <w:pStyle w:val="ListBullet"/>
              <w:rPr>
                <w:sz w:val="22"/>
                <w:szCs w:val="22"/>
              </w:rPr>
            </w:pPr>
            <w:r w:rsidRPr="00997D17">
              <w:rPr>
                <w:sz w:val="22"/>
                <w:szCs w:val="22"/>
              </w:rPr>
              <w:t>Do not swim out to rescue. Throw something that floats.</w:t>
            </w:r>
          </w:p>
        </w:tc>
        <w:tc>
          <w:tcPr>
            <w:tcW w:w="2279" w:type="dxa"/>
          </w:tcPr>
          <w:p w14:paraId="49C86F9B" w14:textId="378B9AB0" w:rsidR="008C6B60" w:rsidRPr="00997D17" w:rsidRDefault="005747F5" w:rsidP="00F20E47">
            <w:pPr>
              <w:pStyle w:val="ListBullet"/>
              <w:rPr>
                <w:sz w:val="22"/>
                <w:szCs w:val="22"/>
              </w:rPr>
            </w:pPr>
            <w:r w:rsidRPr="00997D17">
              <w:rPr>
                <w:sz w:val="22"/>
                <w:szCs w:val="22"/>
              </w:rPr>
              <w:t>Kabla ya chombo kuondoka eneo hili, angalia utabiri na vaa jaketi ya kujiokoa.</w:t>
            </w:r>
          </w:p>
          <w:p w14:paraId="09DA011A" w14:textId="5DA4492C" w:rsidR="008C6B60" w:rsidRPr="00997D17" w:rsidRDefault="005747F5" w:rsidP="00F20E47">
            <w:pPr>
              <w:pStyle w:val="ListBullet"/>
              <w:rPr>
                <w:sz w:val="22"/>
                <w:szCs w:val="22"/>
              </w:rPr>
            </w:pPr>
            <w:r w:rsidRPr="00997D17">
              <w:rPr>
                <w:sz w:val="22"/>
                <w:szCs w:val="22"/>
              </w:rPr>
              <w:t>Rudisha vyombo vidogo kutoka maji ya wazi kwenye mwalo huu.</w:t>
            </w:r>
          </w:p>
          <w:p w14:paraId="574FD225" w14:textId="1BB99BC2" w:rsidR="008C6B60" w:rsidRPr="00997D17" w:rsidRDefault="005747F5" w:rsidP="00F20E47">
            <w:pPr>
              <w:pStyle w:val="ListBullet"/>
              <w:rPr>
                <w:sz w:val="22"/>
                <w:szCs w:val="22"/>
              </w:rPr>
            </w:pPr>
            <w:r w:rsidRPr="00997D17">
              <w:rPr>
                <w:sz w:val="22"/>
                <w:szCs w:val="22"/>
              </w:rPr>
              <w:t>Mwalo usikilize onyo na uhifadhi 190.</w:t>
            </w:r>
          </w:p>
          <w:p w14:paraId="2A5032A9" w14:textId="25FBC109" w:rsidR="002066E7" w:rsidRPr="00997D17" w:rsidRDefault="00FE0A4D" w:rsidP="00F20E47">
            <w:pPr>
              <w:pStyle w:val="ListBullet"/>
              <w:rPr>
                <w:sz w:val="22"/>
                <w:szCs w:val="22"/>
                <w:lang w:val="sv-SE"/>
              </w:rPr>
            </w:pPr>
            <w:ins w:id="4307"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4308" w:author="Bonephace Kaijage" w:date="2026-10-14T06:15:00Z" w16du:dateUtc="2026-10-14T04:15:00Z">
              <w:r w:rsidR="005747F5" w:rsidRPr="00997D17" w:rsidDel="00FE0A4D">
                <w:rPr>
                  <w:sz w:val="22"/>
                  <w:szCs w:val="22"/>
                  <w:lang w:val="sv-SE"/>
                </w:rPr>
                <w:delText>Usiogelee kuokoa. Rusha kitu kinachoelea.</w:delText>
              </w:r>
            </w:del>
          </w:p>
        </w:tc>
      </w:tr>
      <w:tr w:rsidR="002066E7" w:rsidRPr="000343A2" w14:paraId="3E0C476B" w14:textId="77777777" w:rsidTr="002066E7">
        <w:tc>
          <w:tcPr>
            <w:tcW w:w="2278" w:type="dxa"/>
          </w:tcPr>
          <w:p w14:paraId="5A8CB81F" w14:textId="77777777" w:rsidR="002066E7" w:rsidRPr="00997D17" w:rsidRDefault="002066E7" w:rsidP="00FD6059">
            <w:pPr>
              <w:pStyle w:val="ListParagraph"/>
              <w:rPr>
                <w:sz w:val="22"/>
                <w:szCs w:val="22"/>
                <w:lang w:val="sv-SE"/>
              </w:rPr>
            </w:pPr>
          </w:p>
        </w:tc>
        <w:tc>
          <w:tcPr>
            <w:tcW w:w="2278" w:type="dxa"/>
          </w:tcPr>
          <w:p w14:paraId="63805394" w14:textId="4696E171"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4D133832" w14:textId="0E7BE4B8" w:rsidR="002066E7" w:rsidRPr="00997D17" w:rsidRDefault="008C6B60" w:rsidP="00FD6059">
            <w:pPr>
              <w:pStyle w:val="ListParagraph"/>
              <w:rPr>
                <w:sz w:val="22"/>
                <w:szCs w:val="22"/>
              </w:rPr>
            </w:pPr>
            <w:r w:rsidRPr="00997D17">
              <w:rPr>
                <w:sz w:val="22"/>
                <w:szCs w:val="22"/>
              </w:rPr>
              <w:t xml:space="preserve">Rufiji delta floods, large waves, heavy rain, boat accidents, and cholera. Roads, water points or houses at the </w:t>
            </w:r>
            <w:r w:rsidRPr="00997D17">
              <w:rPr>
                <w:sz w:val="22"/>
                <w:szCs w:val="22"/>
              </w:rPr>
              <w:lastRenderedPageBreak/>
              <w:t>named sites are now affected. Some journeys and classes are disrupted.</w:t>
            </w:r>
          </w:p>
        </w:tc>
        <w:tc>
          <w:tcPr>
            <w:tcW w:w="2278" w:type="dxa"/>
          </w:tcPr>
          <w:p w14:paraId="755FB16C" w14:textId="6576706F" w:rsidR="002066E7" w:rsidRPr="00997D17" w:rsidRDefault="008C6B60" w:rsidP="00FD6059">
            <w:pPr>
              <w:pStyle w:val="ListParagraph"/>
              <w:rPr>
                <w:sz w:val="22"/>
                <w:szCs w:val="22"/>
              </w:rPr>
            </w:pPr>
            <w:r w:rsidRPr="00997D17">
              <w:rPr>
                <w:sz w:val="22"/>
                <w:szCs w:val="22"/>
              </w:rPr>
              <w:lastRenderedPageBreak/>
              <w:t xml:space="preserve">Barabara, vituo vya maji au nyumba kwenye maeneo yaliyotajwa yameathirika. Safari na masomo </w:t>
            </w:r>
            <w:r w:rsidRPr="00997D17">
              <w:rPr>
                <w:sz w:val="22"/>
                <w:szCs w:val="22"/>
              </w:rPr>
              <w:lastRenderedPageBreak/>
              <w:t>mengine yamesitishwa.</w:t>
            </w:r>
          </w:p>
        </w:tc>
        <w:tc>
          <w:tcPr>
            <w:tcW w:w="2279" w:type="dxa"/>
          </w:tcPr>
          <w:p w14:paraId="02829A8B" w14:textId="529B0423" w:rsidR="008C6B60" w:rsidRPr="00997D17" w:rsidRDefault="005747F5" w:rsidP="00F20E47">
            <w:pPr>
              <w:pStyle w:val="ListBullet"/>
              <w:rPr>
                <w:sz w:val="22"/>
                <w:szCs w:val="22"/>
              </w:rPr>
            </w:pPr>
            <w:r w:rsidRPr="00997D17">
              <w:rPr>
                <w:sz w:val="22"/>
                <w:szCs w:val="22"/>
              </w:rPr>
              <w:lastRenderedPageBreak/>
              <w:t>Stop fishing and crossings at Rufiji delta floods, large waves, heavy rain, boat accidents, and chol.</w:t>
            </w:r>
          </w:p>
          <w:p w14:paraId="392E8813" w14:textId="39E8D64B" w:rsidR="008C6B60" w:rsidRPr="00997D17" w:rsidRDefault="00FE0A4D" w:rsidP="00F20E47">
            <w:pPr>
              <w:pStyle w:val="ListBullet"/>
              <w:rPr>
                <w:sz w:val="22"/>
                <w:szCs w:val="22"/>
              </w:rPr>
            </w:pPr>
            <w:ins w:id="4309" w:author="Bonephace Kaijage" w:date="2026-10-14T06:15:00Z" w16du:dateUtc="2026-10-14T04:15:00Z">
              <w:r>
                <w:rPr>
                  <w:sz w:val="22"/>
                  <w:szCs w:val="22"/>
                </w:rPr>
                <w:lastRenderedPageBreak/>
                <w:t>Help people off the low shore to the assembly point, starting with those who cannot move alone; waves and the lake level can rise with little warning.</w:t>
              </w:r>
            </w:ins>
            <w:del w:id="4310" w:author="Bonephace Kaijage" w:date="2026-10-14T06:15:00Z" w16du:dateUtc="2026-10-14T04:15:00Z">
              <w:r w:rsidR="005747F5" w:rsidRPr="00997D17" w:rsidDel="00FE0A4D">
                <w:rPr>
                  <w:sz w:val="22"/>
                  <w:szCs w:val="22"/>
                </w:rPr>
                <w:delText>Move people off the low shore to the assembly point.</w:delText>
              </w:r>
            </w:del>
          </w:p>
          <w:p w14:paraId="7A459332" w14:textId="1003403D" w:rsidR="008C6B60" w:rsidRPr="00997D17" w:rsidRDefault="005747F5" w:rsidP="00F20E47">
            <w:pPr>
              <w:pStyle w:val="ListBullet"/>
              <w:rPr>
                <w:sz w:val="22"/>
                <w:szCs w:val="22"/>
              </w:rPr>
            </w:pPr>
            <w:r w:rsidRPr="00997D17">
              <w:rPr>
                <w:sz w:val="22"/>
                <w:szCs w:val="22"/>
              </w:rPr>
              <w:t>Account for boats still out from this landing.</w:t>
            </w:r>
          </w:p>
          <w:p w14:paraId="73268593" w14:textId="6A134B24" w:rsidR="002066E7" w:rsidRPr="00997D17" w:rsidRDefault="005747F5" w:rsidP="00F20E47">
            <w:pPr>
              <w:pStyle w:val="ListBullet"/>
              <w:rPr>
                <w:sz w:val="22"/>
                <w:szCs w:val="22"/>
              </w:rPr>
            </w:pPr>
            <w:r w:rsidRPr="00997D17">
              <w:rPr>
                <w:sz w:val="22"/>
                <w:szCs w:val="22"/>
              </w:rPr>
              <w:t>Boil water if wells on this shore are flooded.</w:t>
            </w:r>
          </w:p>
        </w:tc>
        <w:tc>
          <w:tcPr>
            <w:tcW w:w="2279" w:type="dxa"/>
          </w:tcPr>
          <w:p w14:paraId="3E46BA21" w14:textId="26CDC0E7" w:rsidR="008C6B60" w:rsidRPr="00997D17" w:rsidRDefault="005747F5" w:rsidP="00F20E47">
            <w:pPr>
              <w:pStyle w:val="ListBullet"/>
              <w:rPr>
                <w:sz w:val="22"/>
                <w:szCs w:val="22"/>
                <w:lang w:val="sv-SE"/>
              </w:rPr>
            </w:pPr>
            <w:r w:rsidRPr="00997D17">
              <w:rPr>
                <w:sz w:val="22"/>
                <w:szCs w:val="22"/>
                <w:lang w:val="sv-SE"/>
              </w:rPr>
              <w:lastRenderedPageBreak/>
              <w:t>Simamisha uvuvi na vivuko eneo hili.</w:t>
            </w:r>
          </w:p>
          <w:p w14:paraId="7582F7FF" w14:textId="192259D9" w:rsidR="008C6B60" w:rsidRPr="00997D17" w:rsidRDefault="00FE0A4D" w:rsidP="00F20E47">
            <w:pPr>
              <w:pStyle w:val="ListBullet"/>
              <w:rPr>
                <w:sz w:val="22"/>
                <w:szCs w:val="22"/>
                <w:lang w:val="sv-SE"/>
              </w:rPr>
            </w:pPr>
            <w:ins w:id="4311" w:author="Bonephace Kaijage" w:date="2026-10-14T06:16:00Z" w16du:dateUtc="2026-10-14T04:16:00Z">
              <w:r>
                <w:rPr>
                  <w:sz w:val="22"/>
                  <w:szCs w:val="22"/>
                  <w:lang w:val="sv-SE"/>
                </w:rPr>
                <w:t xml:space="preserve">Wasaidieni watu kuondoka ufuo wa chini kwenda kituoni, mkianza na wasioweza </w:t>
              </w:r>
              <w:r>
                <w:rPr>
                  <w:sz w:val="22"/>
                  <w:szCs w:val="22"/>
                  <w:lang w:val="sv-SE"/>
                </w:rPr>
                <w:lastRenderedPageBreak/>
                <w:t>kuondoka peke yao; mawimbi na kina cha ziwa vinaweza kupanda bila taarifa.</w:t>
              </w:r>
            </w:ins>
            <w:del w:id="4312" w:author="Bonephace Kaijage" w:date="2026-10-14T06:16:00Z" w16du:dateUtc="2026-10-14T04:16:00Z">
              <w:r w:rsidR="005747F5" w:rsidRPr="00997D17" w:rsidDel="00FE0A4D">
                <w:rPr>
                  <w:sz w:val="22"/>
                  <w:szCs w:val="22"/>
                  <w:lang w:val="sv-SE"/>
                </w:rPr>
                <w:delText>Hamisha watu kutoka ufuo wa chini kwenda kituoni.</w:delText>
              </w:r>
            </w:del>
          </w:p>
          <w:p w14:paraId="5508CAB2" w14:textId="59037A4A" w:rsidR="008C6B60" w:rsidRPr="00997D17" w:rsidRDefault="005747F5" w:rsidP="00F20E47">
            <w:pPr>
              <w:pStyle w:val="ListBullet"/>
              <w:rPr>
                <w:sz w:val="22"/>
                <w:szCs w:val="22"/>
                <w:lang w:val="sv-SE"/>
              </w:rPr>
            </w:pPr>
            <w:r w:rsidRPr="00997D17">
              <w:rPr>
                <w:sz w:val="22"/>
                <w:szCs w:val="22"/>
                <w:lang w:val="sv-SE"/>
              </w:rPr>
              <w:t>Hakiki vyombo vilivyoko nje kutoka mwalo huu.</w:t>
            </w:r>
          </w:p>
          <w:p w14:paraId="27DF56A9" w14:textId="7FD3B080" w:rsidR="002066E7" w:rsidRPr="00997D17" w:rsidRDefault="005747F5" w:rsidP="00F20E47">
            <w:pPr>
              <w:pStyle w:val="ListBullet"/>
              <w:rPr>
                <w:sz w:val="22"/>
                <w:szCs w:val="22"/>
                <w:lang w:val="sv-SE"/>
              </w:rPr>
            </w:pPr>
            <w:r w:rsidRPr="00997D17">
              <w:rPr>
                <w:sz w:val="22"/>
                <w:szCs w:val="22"/>
                <w:lang w:val="sv-SE"/>
              </w:rPr>
              <w:t>Chemsha maji visima vya ufuo huu vikifurika.</w:t>
            </w:r>
          </w:p>
        </w:tc>
      </w:tr>
      <w:tr w:rsidR="002066E7" w:rsidRPr="000343A2" w14:paraId="62B4C3A7" w14:textId="77777777" w:rsidTr="002066E7">
        <w:tc>
          <w:tcPr>
            <w:tcW w:w="2278" w:type="dxa"/>
          </w:tcPr>
          <w:p w14:paraId="781CAC49" w14:textId="77777777" w:rsidR="002066E7" w:rsidRPr="00997D17" w:rsidRDefault="002066E7" w:rsidP="00FD6059">
            <w:pPr>
              <w:pStyle w:val="ListParagraph"/>
              <w:rPr>
                <w:sz w:val="22"/>
                <w:szCs w:val="22"/>
                <w:lang w:val="sv-SE"/>
              </w:rPr>
            </w:pPr>
          </w:p>
        </w:tc>
        <w:tc>
          <w:tcPr>
            <w:tcW w:w="2278" w:type="dxa"/>
          </w:tcPr>
          <w:p w14:paraId="7F0A533E" w14:textId="49F6C051"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4A2872ED" w14:textId="460416FE" w:rsidR="002066E7" w:rsidRPr="00997D17" w:rsidRDefault="00FE0A4D" w:rsidP="00FD6059">
            <w:pPr>
              <w:pStyle w:val="ListParagraph"/>
              <w:rPr>
                <w:sz w:val="22"/>
                <w:szCs w:val="22"/>
              </w:rPr>
            </w:pPr>
            <w:ins w:id="4313"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314"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CCDBC40" w14:textId="58E8AC8B" w:rsidR="002066E7" w:rsidRPr="00997D17" w:rsidRDefault="00FE0A4D" w:rsidP="00FD6059">
            <w:pPr>
              <w:pStyle w:val="ListParagraph"/>
              <w:rPr>
                <w:sz w:val="22"/>
                <w:szCs w:val="22"/>
              </w:rPr>
            </w:pPr>
            <w:ins w:id="4315"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316"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70B5290" w14:textId="44E11163" w:rsidR="008C6B60" w:rsidRPr="00997D17" w:rsidRDefault="00FE0A4D" w:rsidP="00F20E47">
            <w:pPr>
              <w:pStyle w:val="ListBullet"/>
              <w:rPr>
                <w:sz w:val="22"/>
                <w:szCs w:val="22"/>
              </w:rPr>
            </w:pPr>
            <w:ins w:id="4317"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318"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2DE40C13" w14:textId="7FE00958" w:rsidR="008C6B60" w:rsidRPr="00997D17" w:rsidRDefault="005747F5" w:rsidP="00F20E47">
            <w:pPr>
              <w:pStyle w:val="ListBullet"/>
              <w:rPr>
                <w:sz w:val="22"/>
                <w:szCs w:val="22"/>
              </w:rPr>
            </w:pPr>
            <w:r w:rsidRPr="00997D17">
              <w:rPr>
                <w:sz w:val="22"/>
                <w:szCs w:val="22"/>
              </w:rPr>
              <w:t>Call 114 and 190. Keep the access road clear for ambulances.</w:t>
            </w:r>
          </w:p>
          <w:p w14:paraId="1B2CF7FA" w14:textId="59F579BB" w:rsidR="008C6B60" w:rsidRPr="00997D17" w:rsidRDefault="005747F5" w:rsidP="00F20E47">
            <w:pPr>
              <w:pStyle w:val="ListBullet"/>
              <w:rPr>
                <w:sz w:val="22"/>
                <w:szCs w:val="22"/>
              </w:rPr>
            </w:pPr>
            <w:r w:rsidRPr="00997D17">
              <w:rPr>
                <w:sz w:val="22"/>
                <w:szCs w:val="22"/>
              </w:rPr>
              <w:t>Open the shelter and register every household. Note who is missing.</w:t>
            </w:r>
          </w:p>
          <w:p w14:paraId="4BBBA809" w14:textId="30CEF7D5" w:rsidR="002066E7" w:rsidRPr="00997D17" w:rsidRDefault="005747F5" w:rsidP="00F20E47">
            <w:pPr>
              <w:pStyle w:val="ListBullet"/>
              <w:rPr>
                <w:sz w:val="22"/>
                <w:szCs w:val="22"/>
              </w:rPr>
            </w:pPr>
            <w:r w:rsidRPr="00997D17">
              <w:rPr>
                <w:sz w:val="22"/>
                <w:szCs w:val="22"/>
              </w:rPr>
              <w:lastRenderedPageBreak/>
              <w:t>Health team: injury first, then cholera if the water is dirty.</w:t>
            </w:r>
          </w:p>
        </w:tc>
        <w:tc>
          <w:tcPr>
            <w:tcW w:w="2279" w:type="dxa"/>
          </w:tcPr>
          <w:p w14:paraId="6F1DBCFF" w14:textId="035E44F7"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09F0C650" w14:textId="566BC317"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658D1BA9" w14:textId="4198E9D0"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792A315D" w14:textId="3BD2A6C9"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5508DF51" w14:textId="77777777" w:rsidTr="002066E7">
        <w:tc>
          <w:tcPr>
            <w:tcW w:w="2278" w:type="dxa"/>
          </w:tcPr>
          <w:p w14:paraId="4BC2DC12" w14:textId="60A31C7D" w:rsidR="002066E7" w:rsidRPr="00997D17" w:rsidRDefault="002066E7" w:rsidP="00FD6059">
            <w:pPr>
              <w:pStyle w:val="ListParagraph"/>
              <w:rPr>
                <w:sz w:val="22"/>
                <w:szCs w:val="22"/>
              </w:rPr>
            </w:pPr>
            <w:r w:rsidRPr="00997D17">
              <w:rPr>
                <w:sz w:val="22"/>
                <w:szCs w:val="22"/>
              </w:rPr>
              <w:t>Bagamoyo District Council</w:t>
            </w:r>
          </w:p>
        </w:tc>
        <w:tc>
          <w:tcPr>
            <w:tcW w:w="2278" w:type="dxa"/>
          </w:tcPr>
          <w:p w14:paraId="0D8188CA" w14:textId="6C88D57A"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3D697697" w14:textId="4BD637C7" w:rsidR="002066E7" w:rsidRPr="00997D17" w:rsidRDefault="008C6B60" w:rsidP="00FD6059">
            <w:pPr>
              <w:pStyle w:val="ListParagraph"/>
              <w:rPr>
                <w:sz w:val="22"/>
                <w:szCs w:val="22"/>
              </w:rPr>
            </w:pPr>
            <w:r w:rsidRPr="00997D17">
              <w:rPr>
                <w:sz w:val="22"/>
                <w:szCs w:val="22"/>
              </w:rPr>
              <w:t>coastal floods, large waves, Ruvu floods, heavy rain, boat accidents, and cholera. A few roads slippery, a few low homes wet, and lightning where storms build.</w:t>
            </w:r>
          </w:p>
        </w:tc>
        <w:tc>
          <w:tcPr>
            <w:tcW w:w="2278" w:type="dxa"/>
          </w:tcPr>
          <w:p w14:paraId="11F74418" w14:textId="08FADFA2"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18155EA4" w14:textId="2F758FA6" w:rsidR="008C6B60" w:rsidRPr="00997D17" w:rsidRDefault="005747F5" w:rsidP="00F20E47">
            <w:pPr>
              <w:pStyle w:val="ListBullet"/>
              <w:rPr>
                <w:sz w:val="22"/>
                <w:szCs w:val="22"/>
              </w:rPr>
            </w:pPr>
            <w:r w:rsidRPr="00997D17">
              <w:rPr>
                <w:sz w:val="22"/>
                <w:szCs w:val="22"/>
              </w:rPr>
              <w:t>Before any boat leaves coastal floods, large waves, Ruvu floods, heavy rain, boat accidents, , check the forecast and put a life jacket on.</w:t>
            </w:r>
          </w:p>
          <w:p w14:paraId="523C3927" w14:textId="5015382F" w:rsidR="008C6B60" w:rsidRPr="00997D17" w:rsidRDefault="005747F5" w:rsidP="00F20E47">
            <w:pPr>
              <w:pStyle w:val="ListBullet"/>
              <w:rPr>
                <w:sz w:val="22"/>
                <w:szCs w:val="22"/>
              </w:rPr>
            </w:pPr>
            <w:r w:rsidRPr="00997D17">
              <w:rPr>
                <w:sz w:val="22"/>
                <w:szCs w:val="22"/>
              </w:rPr>
              <w:t>Bring small boats off the open water at this landing.</w:t>
            </w:r>
          </w:p>
          <w:p w14:paraId="46A9FD80" w14:textId="36938214" w:rsidR="008C6B60" w:rsidRPr="00997D17" w:rsidRDefault="005747F5" w:rsidP="00F20E47">
            <w:pPr>
              <w:pStyle w:val="ListBullet"/>
              <w:rPr>
                <w:sz w:val="22"/>
                <w:szCs w:val="22"/>
              </w:rPr>
            </w:pPr>
            <w:r w:rsidRPr="00997D17">
              <w:rPr>
                <w:sz w:val="22"/>
                <w:szCs w:val="22"/>
              </w:rPr>
              <w:t>The landing site listens for the warning and saves 190.</w:t>
            </w:r>
          </w:p>
          <w:p w14:paraId="55FBF9E6" w14:textId="09693DC2" w:rsidR="002066E7" w:rsidRPr="00997D17" w:rsidRDefault="005747F5" w:rsidP="00F20E47">
            <w:pPr>
              <w:pStyle w:val="ListBullet"/>
              <w:rPr>
                <w:sz w:val="22"/>
                <w:szCs w:val="22"/>
              </w:rPr>
            </w:pPr>
            <w:r w:rsidRPr="00997D17">
              <w:rPr>
                <w:sz w:val="22"/>
                <w:szCs w:val="22"/>
              </w:rPr>
              <w:t>Do not swim out to rescue. Throw something that floats.</w:t>
            </w:r>
          </w:p>
        </w:tc>
        <w:tc>
          <w:tcPr>
            <w:tcW w:w="2279" w:type="dxa"/>
          </w:tcPr>
          <w:p w14:paraId="464A8CA8" w14:textId="4795FDAC" w:rsidR="008C6B60" w:rsidRPr="00997D17" w:rsidRDefault="005747F5" w:rsidP="00F20E47">
            <w:pPr>
              <w:pStyle w:val="ListBullet"/>
              <w:rPr>
                <w:sz w:val="22"/>
                <w:szCs w:val="22"/>
              </w:rPr>
            </w:pPr>
            <w:r w:rsidRPr="00997D17">
              <w:rPr>
                <w:sz w:val="22"/>
                <w:szCs w:val="22"/>
              </w:rPr>
              <w:t>Kabla ya chombo kuondoka eneo hili, angalia utabiri na vaa jaketi ya kujiokoa.</w:t>
            </w:r>
          </w:p>
          <w:p w14:paraId="4C3EE5BE" w14:textId="669F1022" w:rsidR="008C6B60" w:rsidRPr="00997D17" w:rsidRDefault="005747F5" w:rsidP="00F20E47">
            <w:pPr>
              <w:pStyle w:val="ListBullet"/>
              <w:rPr>
                <w:sz w:val="22"/>
                <w:szCs w:val="22"/>
              </w:rPr>
            </w:pPr>
            <w:r w:rsidRPr="00997D17">
              <w:rPr>
                <w:sz w:val="22"/>
                <w:szCs w:val="22"/>
              </w:rPr>
              <w:t>Rudisha vyombo vidogo kutoka maji ya wazi kwenye mwalo huu.</w:t>
            </w:r>
          </w:p>
          <w:p w14:paraId="4253EC85" w14:textId="106033A0" w:rsidR="008C6B60" w:rsidRPr="00997D17" w:rsidRDefault="005747F5" w:rsidP="00F20E47">
            <w:pPr>
              <w:pStyle w:val="ListBullet"/>
              <w:rPr>
                <w:sz w:val="22"/>
                <w:szCs w:val="22"/>
              </w:rPr>
            </w:pPr>
            <w:r w:rsidRPr="00997D17">
              <w:rPr>
                <w:sz w:val="22"/>
                <w:szCs w:val="22"/>
              </w:rPr>
              <w:t>Mwalo usikilize onyo na uhifadhi 190.</w:t>
            </w:r>
          </w:p>
          <w:p w14:paraId="3EAEDAB3" w14:textId="0A3A0A82" w:rsidR="002066E7" w:rsidRPr="00997D17" w:rsidRDefault="00FE0A4D" w:rsidP="00F20E47">
            <w:pPr>
              <w:pStyle w:val="ListBullet"/>
              <w:rPr>
                <w:sz w:val="22"/>
                <w:szCs w:val="22"/>
              </w:rPr>
            </w:pPr>
            <w:ins w:id="4319" w:author="Bonephace Kaijage" w:date="2026-10-14T06:15:00Z" w16du:dateUtc="2026-10-14T04:15:00Z">
              <w:r>
                <w:rPr>
                  <w:sz w:val="22"/>
                  <w:szCs w:val="22"/>
                  <w:lang w:val="sv-SE"/>
                </w:rPr>
                <w:t>Kumuokoa mtu majini, mtupie kitu kinachoelea au mnyooshee fimbo badala ya kuogelea kumfuata: maji yanayotiririka humzamisha pia mwokoaji.</w:t>
              </w:r>
            </w:ins>
            <w:del w:id="4320" w:author="Bonephace Kaijage" w:date="2026-10-14T06:15:00Z" w16du:dateUtc="2026-10-14T04:15:00Z">
              <w:r w:rsidR="005747F5" w:rsidRPr="00997D17" w:rsidDel="00FE0A4D">
                <w:rPr>
                  <w:sz w:val="22"/>
                  <w:szCs w:val="22"/>
                  <w:lang w:val="sv-SE"/>
                </w:rPr>
                <w:delText>Usiogelee kuokoa. Rusha kitu kinachoelea.</w:delText>
              </w:r>
            </w:del>
          </w:p>
        </w:tc>
      </w:tr>
      <w:tr w:rsidR="002066E7" w:rsidRPr="000343A2" w14:paraId="4FCF0528" w14:textId="77777777" w:rsidTr="002066E7">
        <w:tc>
          <w:tcPr>
            <w:tcW w:w="2278" w:type="dxa"/>
          </w:tcPr>
          <w:p w14:paraId="506BFB8B" w14:textId="77777777" w:rsidR="002066E7" w:rsidRPr="00997D17" w:rsidRDefault="002066E7" w:rsidP="00FD6059">
            <w:pPr>
              <w:pStyle w:val="ListParagraph"/>
              <w:rPr>
                <w:sz w:val="22"/>
                <w:szCs w:val="22"/>
              </w:rPr>
            </w:pPr>
          </w:p>
        </w:tc>
        <w:tc>
          <w:tcPr>
            <w:tcW w:w="2278" w:type="dxa"/>
          </w:tcPr>
          <w:p w14:paraId="599DEA85" w14:textId="075DF995"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1A3AE728" w14:textId="3EE9B442" w:rsidR="002066E7" w:rsidRPr="00997D17" w:rsidRDefault="008C6B60" w:rsidP="00FD6059">
            <w:pPr>
              <w:pStyle w:val="ListParagraph"/>
              <w:rPr>
                <w:sz w:val="22"/>
                <w:szCs w:val="22"/>
              </w:rPr>
            </w:pPr>
            <w:r w:rsidRPr="00997D17">
              <w:rPr>
                <w:sz w:val="22"/>
                <w:szCs w:val="22"/>
              </w:rPr>
              <w:t>coastal floods, large waves, Ruvu floods, heavy rain, boat accidents, and cholera. Roads, water points or houses at the named sites are now affected. Some journeys and classes are disrupted.</w:t>
            </w:r>
          </w:p>
        </w:tc>
        <w:tc>
          <w:tcPr>
            <w:tcW w:w="2278" w:type="dxa"/>
          </w:tcPr>
          <w:p w14:paraId="60C2A027" w14:textId="0C583230"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4DA911C" w14:textId="5F786BC0" w:rsidR="008C6B60" w:rsidRPr="00997D17" w:rsidRDefault="005747F5" w:rsidP="00F20E47">
            <w:pPr>
              <w:pStyle w:val="ListBullet"/>
              <w:rPr>
                <w:sz w:val="22"/>
                <w:szCs w:val="22"/>
              </w:rPr>
            </w:pPr>
            <w:r w:rsidRPr="00997D17">
              <w:rPr>
                <w:sz w:val="22"/>
                <w:szCs w:val="22"/>
              </w:rPr>
              <w:t>Stop fishing and crossings at coastal floods, large waves, Ruvu floods, heavy rain, boat accidents, .</w:t>
            </w:r>
          </w:p>
          <w:p w14:paraId="4E9C3437" w14:textId="15F3604B" w:rsidR="008C6B60" w:rsidRPr="00997D17" w:rsidRDefault="00FE0A4D" w:rsidP="00F20E47">
            <w:pPr>
              <w:pStyle w:val="ListBullet"/>
              <w:rPr>
                <w:sz w:val="22"/>
                <w:szCs w:val="22"/>
              </w:rPr>
            </w:pPr>
            <w:ins w:id="4321" w:author="Bonephace Kaijage" w:date="2026-10-14T06:15:00Z" w16du:dateUtc="2026-10-14T04:15:00Z">
              <w:r>
                <w:rPr>
                  <w:sz w:val="22"/>
                  <w:szCs w:val="22"/>
                </w:rPr>
                <w:t xml:space="preserve">Help people off the low shore to the assembly point, starting with those who cannot move alone; waves and the lake level can </w:t>
              </w:r>
              <w:r>
                <w:rPr>
                  <w:sz w:val="22"/>
                  <w:szCs w:val="22"/>
                </w:rPr>
                <w:lastRenderedPageBreak/>
                <w:t>rise with little warning.</w:t>
              </w:r>
            </w:ins>
            <w:del w:id="4322" w:author="Bonephace Kaijage" w:date="2026-10-14T06:15:00Z" w16du:dateUtc="2026-10-14T04:15:00Z">
              <w:r w:rsidR="005747F5" w:rsidRPr="00997D17" w:rsidDel="00FE0A4D">
                <w:rPr>
                  <w:sz w:val="22"/>
                  <w:szCs w:val="22"/>
                </w:rPr>
                <w:delText>Move people off the low shore to the assembly point.</w:delText>
              </w:r>
            </w:del>
          </w:p>
          <w:p w14:paraId="6D679502" w14:textId="6AA4C680" w:rsidR="008C6B60" w:rsidRPr="00997D17" w:rsidRDefault="005747F5" w:rsidP="00F20E47">
            <w:pPr>
              <w:pStyle w:val="ListBullet"/>
              <w:rPr>
                <w:sz w:val="22"/>
                <w:szCs w:val="22"/>
              </w:rPr>
            </w:pPr>
            <w:r w:rsidRPr="00997D17">
              <w:rPr>
                <w:sz w:val="22"/>
                <w:szCs w:val="22"/>
              </w:rPr>
              <w:t>Account for boats still out from this landing.</w:t>
            </w:r>
          </w:p>
          <w:p w14:paraId="2586E1F8" w14:textId="578D7ED2" w:rsidR="002066E7" w:rsidRPr="00997D17" w:rsidRDefault="005747F5" w:rsidP="00F20E47">
            <w:pPr>
              <w:pStyle w:val="ListBullet"/>
              <w:rPr>
                <w:sz w:val="22"/>
                <w:szCs w:val="22"/>
              </w:rPr>
            </w:pPr>
            <w:r w:rsidRPr="00997D17">
              <w:rPr>
                <w:sz w:val="22"/>
                <w:szCs w:val="22"/>
              </w:rPr>
              <w:t>Boil water if wells on this shore are flooded.</w:t>
            </w:r>
          </w:p>
        </w:tc>
        <w:tc>
          <w:tcPr>
            <w:tcW w:w="2279" w:type="dxa"/>
          </w:tcPr>
          <w:p w14:paraId="7F0DFAA2" w14:textId="46F39EF3" w:rsidR="008C6B60" w:rsidRPr="00997D17" w:rsidRDefault="005747F5" w:rsidP="00F20E47">
            <w:pPr>
              <w:pStyle w:val="ListBullet"/>
              <w:rPr>
                <w:sz w:val="22"/>
                <w:szCs w:val="22"/>
                <w:lang w:val="sv-SE"/>
              </w:rPr>
            </w:pPr>
            <w:r w:rsidRPr="00997D17">
              <w:rPr>
                <w:sz w:val="22"/>
                <w:szCs w:val="22"/>
                <w:lang w:val="sv-SE"/>
              </w:rPr>
              <w:lastRenderedPageBreak/>
              <w:t>Simamisha uvuvi na vivuko eneo hili.</w:t>
            </w:r>
          </w:p>
          <w:p w14:paraId="196FC2AE" w14:textId="3109CFC9" w:rsidR="008C6B60" w:rsidRPr="00997D17" w:rsidRDefault="00FE0A4D" w:rsidP="00F20E47">
            <w:pPr>
              <w:pStyle w:val="ListBullet"/>
              <w:rPr>
                <w:sz w:val="22"/>
                <w:szCs w:val="22"/>
                <w:lang w:val="sv-SE"/>
              </w:rPr>
            </w:pPr>
            <w:ins w:id="4323" w:author="Bonephace Kaijage" w:date="2026-10-14T06:16:00Z" w16du:dateUtc="2026-10-14T04:16:00Z">
              <w:r>
                <w:rPr>
                  <w:sz w:val="22"/>
                  <w:szCs w:val="22"/>
                  <w:lang w:val="sv-SE"/>
                </w:rPr>
                <w:t>Wasaidieni watu kuondoka ufuo wa chini kwenda kituoni, mkianza na wasioweza kuondoka peke yao; mawimbi na kina cha ziwa vinaweza kupanda bila taarifa.</w:t>
              </w:r>
            </w:ins>
            <w:del w:id="4324" w:author="Bonephace Kaijage" w:date="2026-10-14T06:16:00Z" w16du:dateUtc="2026-10-14T04:16:00Z">
              <w:r w:rsidR="005747F5" w:rsidRPr="00997D17" w:rsidDel="00FE0A4D">
                <w:rPr>
                  <w:sz w:val="22"/>
                  <w:szCs w:val="22"/>
                  <w:lang w:val="sv-SE"/>
                </w:rPr>
                <w:delText>Hamisha watu kutoka ufuo wa chini kwenda kituoni.</w:delText>
              </w:r>
            </w:del>
          </w:p>
          <w:p w14:paraId="75AB2E4D" w14:textId="07018CCA" w:rsidR="008C6B60" w:rsidRPr="00997D17" w:rsidRDefault="005747F5" w:rsidP="00F20E47">
            <w:pPr>
              <w:pStyle w:val="ListBullet"/>
              <w:rPr>
                <w:sz w:val="22"/>
                <w:szCs w:val="22"/>
                <w:lang w:val="sv-SE"/>
              </w:rPr>
            </w:pPr>
            <w:r w:rsidRPr="00997D17">
              <w:rPr>
                <w:sz w:val="22"/>
                <w:szCs w:val="22"/>
                <w:lang w:val="sv-SE"/>
              </w:rPr>
              <w:lastRenderedPageBreak/>
              <w:t>Hakiki vyombo vilivyoko nje kutoka mwalo huu.</w:t>
            </w:r>
          </w:p>
          <w:p w14:paraId="4297ACDA" w14:textId="734F4C0A" w:rsidR="002066E7" w:rsidRPr="00997D17" w:rsidRDefault="005747F5" w:rsidP="00F20E47">
            <w:pPr>
              <w:pStyle w:val="ListBullet"/>
              <w:rPr>
                <w:sz w:val="22"/>
                <w:szCs w:val="22"/>
                <w:lang w:val="sv-SE"/>
              </w:rPr>
            </w:pPr>
            <w:r w:rsidRPr="00997D17">
              <w:rPr>
                <w:sz w:val="22"/>
                <w:szCs w:val="22"/>
                <w:lang w:val="sv-SE"/>
              </w:rPr>
              <w:t>Chemsha maji visima vya ufuo huu vikifurika.</w:t>
            </w:r>
          </w:p>
        </w:tc>
      </w:tr>
      <w:tr w:rsidR="002066E7" w:rsidRPr="000343A2" w14:paraId="606D40DB" w14:textId="77777777" w:rsidTr="002066E7">
        <w:tc>
          <w:tcPr>
            <w:tcW w:w="2278" w:type="dxa"/>
          </w:tcPr>
          <w:p w14:paraId="5405A0D4" w14:textId="77777777" w:rsidR="002066E7" w:rsidRPr="00997D17" w:rsidRDefault="002066E7" w:rsidP="00FD6059">
            <w:pPr>
              <w:pStyle w:val="ListParagraph"/>
              <w:rPr>
                <w:sz w:val="22"/>
                <w:szCs w:val="22"/>
                <w:lang w:val="sv-SE"/>
              </w:rPr>
            </w:pPr>
          </w:p>
        </w:tc>
        <w:tc>
          <w:tcPr>
            <w:tcW w:w="2278" w:type="dxa"/>
          </w:tcPr>
          <w:p w14:paraId="76F7C1EC" w14:textId="3454AB17"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19D783EE" w14:textId="7382E969" w:rsidR="002066E7" w:rsidRPr="00997D17" w:rsidRDefault="00FE0A4D" w:rsidP="00FD6059">
            <w:pPr>
              <w:pStyle w:val="ListParagraph"/>
              <w:rPr>
                <w:sz w:val="22"/>
                <w:szCs w:val="22"/>
              </w:rPr>
            </w:pPr>
            <w:ins w:id="432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32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BED0B69" w14:textId="2901FF18" w:rsidR="002066E7" w:rsidRPr="00997D17" w:rsidRDefault="00FE0A4D" w:rsidP="00FD6059">
            <w:pPr>
              <w:pStyle w:val="ListParagraph"/>
              <w:rPr>
                <w:sz w:val="22"/>
                <w:szCs w:val="22"/>
              </w:rPr>
            </w:pPr>
            <w:ins w:id="432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32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79004FA" w14:textId="16544B1D" w:rsidR="008C6B60" w:rsidRPr="00997D17" w:rsidRDefault="00FE0A4D" w:rsidP="00F20E47">
            <w:pPr>
              <w:pStyle w:val="ListBullet"/>
              <w:rPr>
                <w:sz w:val="22"/>
                <w:szCs w:val="22"/>
              </w:rPr>
            </w:pPr>
            <w:ins w:id="4329"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330"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283F6080" w14:textId="14662173" w:rsidR="008C6B60" w:rsidRPr="00997D17" w:rsidRDefault="005747F5" w:rsidP="00F20E47">
            <w:pPr>
              <w:pStyle w:val="ListBullet"/>
              <w:rPr>
                <w:sz w:val="22"/>
                <w:szCs w:val="22"/>
              </w:rPr>
            </w:pPr>
            <w:r w:rsidRPr="00997D17">
              <w:rPr>
                <w:sz w:val="22"/>
                <w:szCs w:val="22"/>
              </w:rPr>
              <w:t>Call 114 and 190. Keep the access road clear for ambulances.</w:t>
            </w:r>
          </w:p>
          <w:p w14:paraId="35819D7A" w14:textId="6EB879E5" w:rsidR="008C6B60" w:rsidRPr="00997D17" w:rsidRDefault="005747F5" w:rsidP="00F20E47">
            <w:pPr>
              <w:pStyle w:val="ListBullet"/>
              <w:rPr>
                <w:sz w:val="22"/>
                <w:szCs w:val="22"/>
              </w:rPr>
            </w:pPr>
            <w:r w:rsidRPr="00997D17">
              <w:rPr>
                <w:sz w:val="22"/>
                <w:szCs w:val="22"/>
              </w:rPr>
              <w:t>Open the shelter and register every household. Note who is missing.</w:t>
            </w:r>
          </w:p>
          <w:p w14:paraId="4FDBC610" w14:textId="693939F4"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0346A33D" w14:textId="3B99E0C1"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081E5A1F" w14:textId="30E1496E"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73D22F0D" w14:textId="768706B1"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3D4A24A9" w14:textId="0BF796E6"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3CB9AAB6" w14:textId="77777777" w:rsidTr="002066E7">
        <w:tc>
          <w:tcPr>
            <w:tcW w:w="2278" w:type="dxa"/>
          </w:tcPr>
          <w:p w14:paraId="5A5E0D1D" w14:textId="5735D351" w:rsidR="002066E7" w:rsidRPr="00997D17" w:rsidRDefault="002066E7" w:rsidP="00FD6059">
            <w:pPr>
              <w:pStyle w:val="ListParagraph"/>
              <w:rPr>
                <w:sz w:val="22"/>
                <w:szCs w:val="22"/>
              </w:rPr>
            </w:pPr>
            <w:r w:rsidRPr="00997D17">
              <w:rPr>
                <w:sz w:val="22"/>
                <w:szCs w:val="22"/>
              </w:rPr>
              <w:t>Chalinze District Council</w:t>
            </w:r>
          </w:p>
        </w:tc>
        <w:tc>
          <w:tcPr>
            <w:tcW w:w="2278" w:type="dxa"/>
          </w:tcPr>
          <w:p w14:paraId="6529FF87" w14:textId="46F8B6B2"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173CD0C3" w14:textId="03502708" w:rsidR="002066E7" w:rsidRPr="00997D17" w:rsidRDefault="008C6B60" w:rsidP="00FD6059">
            <w:pPr>
              <w:pStyle w:val="ListParagraph"/>
              <w:rPr>
                <w:sz w:val="22"/>
                <w:szCs w:val="22"/>
              </w:rPr>
            </w:pPr>
            <w:r w:rsidRPr="00997D17">
              <w:rPr>
                <w:sz w:val="22"/>
                <w:szCs w:val="22"/>
              </w:rPr>
              <w:t xml:space="preserve">Ruvu floods, heavy rain, and strong winds on the coastal plain. A few roads slippery, a few low homes wet, </w:t>
            </w:r>
            <w:r w:rsidRPr="00997D17">
              <w:rPr>
                <w:sz w:val="22"/>
                <w:szCs w:val="22"/>
              </w:rPr>
              <w:lastRenderedPageBreak/>
              <w:t>and lightning where storms build.</w:t>
            </w:r>
          </w:p>
        </w:tc>
        <w:tc>
          <w:tcPr>
            <w:tcW w:w="2278" w:type="dxa"/>
          </w:tcPr>
          <w:p w14:paraId="13217FD7" w14:textId="5EEBCF70" w:rsidR="002066E7" w:rsidRPr="00997D17" w:rsidRDefault="008C6B60" w:rsidP="00FD6059">
            <w:pPr>
              <w:pStyle w:val="ListParagraph"/>
              <w:rPr>
                <w:sz w:val="22"/>
                <w:szCs w:val="22"/>
              </w:rPr>
            </w:pPr>
            <w:r w:rsidRPr="00997D17">
              <w:rPr>
                <w:sz w:val="22"/>
                <w:szCs w:val="22"/>
              </w:rPr>
              <w:lastRenderedPageBreak/>
              <w:t xml:space="preserve">Dalili za mwanzo kwenye eneo lililotajwa. Barabara chache kuteleza, nyumba chache za bondeni kulowa, na </w:t>
            </w:r>
            <w:r w:rsidRPr="00997D17">
              <w:rPr>
                <w:sz w:val="22"/>
                <w:szCs w:val="22"/>
              </w:rPr>
              <w:lastRenderedPageBreak/>
              <w:t>radi dhoria inapojengeka.</w:t>
            </w:r>
          </w:p>
        </w:tc>
        <w:tc>
          <w:tcPr>
            <w:tcW w:w="2279" w:type="dxa"/>
          </w:tcPr>
          <w:p w14:paraId="6E19C8FC" w14:textId="13C11493" w:rsidR="008C6B60" w:rsidRPr="00997D17" w:rsidRDefault="005747F5" w:rsidP="00F20E47">
            <w:pPr>
              <w:pStyle w:val="ListBullet"/>
              <w:rPr>
                <w:sz w:val="22"/>
                <w:szCs w:val="22"/>
              </w:rPr>
            </w:pPr>
            <w:r w:rsidRPr="00997D17">
              <w:rPr>
                <w:sz w:val="22"/>
                <w:szCs w:val="22"/>
              </w:rPr>
              <w:lastRenderedPageBreak/>
              <w:t xml:space="preserve">Before the rain, walk Ruvu floods, heavy rain, and strong winds on the coastal plain and </w:t>
            </w:r>
            <w:r w:rsidRPr="00997D17">
              <w:rPr>
                <w:sz w:val="22"/>
                <w:szCs w:val="22"/>
              </w:rPr>
              <w:lastRenderedPageBreak/>
              <w:t>clear the drains and culverts.</w:t>
            </w:r>
          </w:p>
          <w:p w14:paraId="3575D8E6" w14:textId="695A0852" w:rsidR="008C6B60" w:rsidRPr="00997D17" w:rsidRDefault="00FE0A4D" w:rsidP="00F20E47">
            <w:pPr>
              <w:pStyle w:val="ListBullet"/>
              <w:rPr>
                <w:sz w:val="22"/>
                <w:szCs w:val="22"/>
              </w:rPr>
            </w:pPr>
            <w:ins w:id="4331"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4332" w:author="Bonephace Kaijage" w:date="2026-10-14T06:18:00Z" w16du:dateUtc="2026-10-14T04:18:00Z">
              <w:r w:rsidR="005747F5" w:rsidRPr="00997D17" w:rsidDel="00FE0A4D">
                <w:rPr>
                  <w:sz w:val="22"/>
                  <w:szCs w:val="22"/>
                </w:rPr>
                <w:delText>Households along this site raise food, documents and children above the floor.</w:delText>
              </w:r>
            </w:del>
          </w:p>
          <w:p w14:paraId="21DB4A2E" w14:textId="63CE29A6" w:rsidR="008C6B60" w:rsidRPr="00997D17" w:rsidRDefault="00FE0A4D" w:rsidP="00F20E47">
            <w:pPr>
              <w:pStyle w:val="ListBullet"/>
              <w:rPr>
                <w:sz w:val="22"/>
                <w:szCs w:val="22"/>
              </w:rPr>
            </w:pPr>
            <w:ins w:id="4333"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334" w:author="Bonephace Kaijage" w:date="2026-10-14T06:14:00Z" w16du:dateUtc="2026-10-14T04:14:00Z">
              <w:r w:rsidR="005747F5" w:rsidRPr="00997D17" w:rsidDel="00FE0A4D">
                <w:rPr>
                  <w:sz w:val="22"/>
                  <w:szCs w:val="22"/>
                </w:rPr>
                <w:delText>Save 190 and the ward chair number. Keep a torch and drinking water.</w:delText>
              </w:r>
            </w:del>
          </w:p>
          <w:p w14:paraId="07321B06" w14:textId="197368CE"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2BB0596A" w14:textId="3964FC14"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1C6FAE18" w14:textId="6D168633" w:rsidR="008C6B60" w:rsidRPr="00997D17" w:rsidRDefault="005747F5" w:rsidP="00F20E47">
            <w:pPr>
              <w:pStyle w:val="ListBullet"/>
              <w:rPr>
                <w:sz w:val="22"/>
                <w:szCs w:val="22"/>
              </w:rPr>
            </w:pPr>
            <w:r w:rsidRPr="00997D17">
              <w:rPr>
                <w:sz w:val="22"/>
                <w:szCs w:val="22"/>
              </w:rPr>
              <w:t xml:space="preserve">Kaya za eneo hili zipandishe chakula, </w:t>
            </w:r>
            <w:r w:rsidRPr="00997D17">
              <w:rPr>
                <w:sz w:val="22"/>
                <w:szCs w:val="22"/>
              </w:rPr>
              <w:lastRenderedPageBreak/>
              <w:t>nyaraka na watoto juu ya sakafu.</w:t>
            </w:r>
          </w:p>
          <w:p w14:paraId="79305300" w14:textId="444A19EC"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28436656" w14:textId="1BDE2750"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562BEC3D" w14:textId="77777777" w:rsidTr="002066E7">
        <w:tc>
          <w:tcPr>
            <w:tcW w:w="2278" w:type="dxa"/>
          </w:tcPr>
          <w:p w14:paraId="39D6EE2C" w14:textId="77777777" w:rsidR="002066E7" w:rsidRPr="00997D17" w:rsidRDefault="002066E7" w:rsidP="00FD6059">
            <w:pPr>
              <w:pStyle w:val="ListParagraph"/>
              <w:rPr>
                <w:sz w:val="22"/>
                <w:szCs w:val="22"/>
                <w:lang w:val="sv-SE"/>
              </w:rPr>
            </w:pPr>
          </w:p>
        </w:tc>
        <w:tc>
          <w:tcPr>
            <w:tcW w:w="2278" w:type="dxa"/>
          </w:tcPr>
          <w:p w14:paraId="057BD099" w14:textId="0478BB24"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79FE4369" w14:textId="2C1E4BD8" w:rsidR="002066E7" w:rsidRPr="00997D17" w:rsidRDefault="008C6B60" w:rsidP="00FD6059">
            <w:pPr>
              <w:pStyle w:val="ListParagraph"/>
              <w:rPr>
                <w:sz w:val="22"/>
                <w:szCs w:val="22"/>
              </w:rPr>
            </w:pPr>
            <w:r w:rsidRPr="00997D17">
              <w:rPr>
                <w:sz w:val="22"/>
                <w:szCs w:val="22"/>
              </w:rPr>
              <w:t>Ruvu floods, heavy rain, and strong winds on the coastal plain. Roads, water points or houses at the named sites are now affected. Some journeys and classes are disrupted.</w:t>
            </w:r>
          </w:p>
        </w:tc>
        <w:tc>
          <w:tcPr>
            <w:tcW w:w="2278" w:type="dxa"/>
          </w:tcPr>
          <w:p w14:paraId="2A6D1E70" w14:textId="25D2F0D3"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D11B30F" w14:textId="1B3765E2" w:rsidR="008C6B60" w:rsidRPr="00997D17" w:rsidRDefault="005747F5" w:rsidP="00F20E47">
            <w:pPr>
              <w:pStyle w:val="ListBullet"/>
              <w:rPr>
                <w:sz w:val="22"/>
                <w:szCs w:val="22"/>
              </w:rPr>
            </w:pPr>
            <w:r w:rsidRPr="00997D17">
              <w:rPr>
                <w:sz w:val="22"/>
                <w:szCs w:val="22"/>
              </w:rPr>
              <w:t>Move households off Ruvu floods, heavy rain, and strong winds on the coastal plain to the ward assembly point.</w:t>
            </w:r>
          </w:p>
          <w:p w14:paraId="099F3EE0" w14:textId="656EBA07" w:rsidR="008C6B60" w:rsidRPr="00997D17" w:rsidRDefault="00FE0A4D" w:rsidP="00F20E47">
            <w:pPr>
              <w:pStyle w:val="ListBullet"/>
              <w:rPr>
                <w:sz w:val="22"/>
                <w:szCs w:val="22"/>
              </w:rPr>
            </w:pPr>
            <w:ins w:id="4335" w:author="Bonephace Kaijage" w:date="2026-10-14T06:20:00Z" w16du:dateUtc="2026-10-14T04:20:00Z">
              <w:r>
                <w:rPr>
                  <w:sz w:val="22"/>
                  <w:szCs w:val="22"/>
                </w:rPr>
                <w:t xml:space="preserve">Close and mark the flooded road or bridge on the sites named in Know </w:t>
              </w:r>
              <w:r>
                <w:rPr>
                  <w:sz w:val="22"/>
                  <w:szCs w:val="22"/>
                </w:rPr>
                <w:lastRenderedPageBreak/>
                <w:t>Your Risk. Divert traffic.</w:t>
              </w:r>
            </w:ins>
            <w:del w:id="4336" w:author="Bonephace Kaijage" w:date="2026-10-14T06:20:00Z" w16du:dateUtc="2026-10-14T04:20:00Z">
              <w:r w:rsidR="005747F5" w:rsidRPr="00997D17" w:rsidDel="00FE0A4D">
                <w:rPr>
                  <w:sz w:val="22"/>
                  <w:szCs w:val="22"/>
                </w:rPr>
                <w:delText>Close and mark the flooded road or bridge on this site. Divert traffic.</w:delText>
              </w:r>
            </w:del>
          </w:p>
          <w:p w14:paraId="3A82D7A0" w14:textId="5FDFBF41" w:rsidR="008C6B60" w:rsidRPr="00997D17" w:rsidRDefault="00FE0A4D" w:rsidP="00F20E47">
            <w:pPr>
              <w:pStyle w:val="ListBullet"/>
              <w:rPr>
                <w:sz w:val="22"/>
                <w:szCs w:val="22"/>
              </w:rPr>
            </w:pPr>
            <w:ins w:id="4337" w:author="Bonephace Kaijage" w:date="2026-10-14T06:12:00Z" w16du:dateUtc="2026-10-14T04:12:00Z">
              <w:r>
                <w:rPr>
                  <w:sz w:val="22"/>
                  <w:szCs w:val="22"/>
                </w:rPr>
                <w:t>Check that school children, older people and anyone with a disability are accounted for before dark, so that no one is searched for in the night.</w:t>
              </w:r>
            </w:ins>
            <w:del w:id="4338" w:author="Bonephace Kaijage" w:date="2026-10-14T06:12:00Z" w16du:dateUtc="2026-10-14T04:12:00Z">
              <w:r w:rsidR="005747F5" w:rsidRPr="00997D17" w:rsidDel="00FE0A4D">
                <w:rPr>
                  <w:sz w:val="22"/>
                  <w:szCs w:val="22"/>
                </w:rPr>
                <w:delText>Account for school children and older people before dark.</w:delText>
              </w:r>
            </w:del>
          </w:p>
          <w:p w14:paraId="37357BF0" w14:textId="4B4FDD78" w:rsidR="002066E7" w:rsidRPr="00997D17" w:rsidRDefault="00FE0A4D" w:rsidP="00F20E47">
            <w:pPr>
              <w:pStyle w:val="ListBullet"/>
              <w:rPr>
                <w:sz w:val="22"/>
                <w:szCs w:val="22"/>
              </w:rPr>
            </w:pPr>
            <w:ins w:id="4339" w:author="Bonephace Kaijage" w:date="2026-10-14T06:14:00Z" w16du:dateUtc="2026-10-14T04:14:00Z">
              <w:r>
                <w:rPr>
                  <w:sz w:val="22"/>
                  <w:szCs w:val="22"/>
                </w:rPr>
                <w:t>Boil or treat drinking water, because floods carry waste into wells; tell the clinic early if anyone has diarrhoea.</w:t>
              </w:r>
            </w:ins>
            <w:del w:id="4340"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4347002F" w14:textId="068E51B9" w:rsidR="008C6B60" w:rsidRPr="00997D17" w:rsidRDefault="00FE0A4D" w:rsidP="00F20E47">
            <w:pPr>
              <w:pStyle w:val="ListBullet"/>
              <w:rPr>
                <w:sz w:val="22"/>
                <w:szCs w:val="22"/>
                <w:lang w:val="sv-SE"/>
              </w:rPr>
            </w:pPr>
            <w:ins w:id="4341" w:author="Bonephace Kaijage" w:date="2026-10-14T06:16:00Z" w16du:dateUtc="2026-10-14T04:16:00Z">
              <w:r>
                <w:rPr>
                  <w:sz w:val="22"/>
                  <w:szCs w:val="22"/>
                  <w:lang w:val="sv-SE"/>
                </w:rPr>
                <w:lastRenderedPageBreak/>
                <w:t>Wasaidieni kaya kuondoka maeneo yaliyotajwa kwenda kituo cha kata, mkianza na wasioweza kuondoka peke yao.</w:t>
              </w:r>
            </w:ins>
            <w:del w:id="4342" w:author="Bonephace Kaijage" w:date="2026-10-14T06:16:00Z" w16du:dateUtc="2026-10-14T04:16:00Z">
              <w:r w:rsidR="005747F5" w:rsidRPr="00997D17" w:rsidDel="00FE0A4D">
                <w:rPr>
                  <w:sz w:val="22"/>
                  <w:szCs w:val="22"/>
                  <w:lang w:val="sv-SE"/>
                </w:rPr>
                <w:delText>Hamisha kaya kutoka eneo hili kwenda kituo cha kata.</w:delText>
              </w:r>
            </w:del>
          </w:p>
          <w:p w14:paraId="23E98C35" w14:textId="07875731"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1661E499" w14:textId="483E59D7" w:rsidR="008C6B60" w:rsidRPr="00997D17" w:rsidRDefault="00FE0A4D" w:rsidP="00F20E47">
            <w:pPr>
              <w:pStyle w:val="ListBullet"/>
              <w:rPr>
                <w:sz w:val="22"/>
                <w:szCs w:val="22"/>
              </w:rPr>
            </w:pPr>
            <w:ins w:id="4343" w:author="Bonephace Kaijage" w:date="2026-10-14T06:12:00Z" w16du:dateUtc="2026-10-14T04:12:00Z">
              <w:r>
                <w:rPr>
                  <w:sz w:val="22"/>
                  <w:szCs w:val="22"/>
                </w:rPr>
                <w:lastRenderedPageBreak/>
                <w:t>Hakikisheni watoto wa shule, wazee na watu wenye ulemavu wote wamepatikana kabla ya giza, ili asitafutwe mtu usiku.</w:t>
              </w:r>
            </w:ins>
            <w:del w:id="4344" w:author="Bonephace Kaijage" w:date="2026-10-14T06:12:00Z" w16du:dateUtc="2026-10-14T04:12:00Z">
              <w:r w:rsidR="005747F5" w:rsidRPr="00997D17" w:rsidDel="00FE0A4D">
                <w:rPr>
                  <w:sz w:val="22"/>
                  <w:szCs w:val="22"/>
                </w:rPr>
                <w:delText>Hakiki watoto wa shule na wazee kabla ya giza.</w:delText>
              </w:r>
            </w:del>
          </w:p>
          <w:p w14:paraId="19E08A72" w14:textId="22B42310"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3CC1CE18" w14:textId="77777777" w:rsidTr="002066E7">
        <w:tc>
          <w:tcPr>
            <w:tcW w:w="2278" w:type="dxa"/>
          </w:tcPr>
          <w:p w14:paraId="6E12BC2B" w14:textId="77777777" w:rsidR="002066E7" w:rsidRPr="00997D17" w:rsidRDefault="002066E7" w:rsidP="00FD6059">
            <w:pPr>
              <w:pStyle w:val="ListParagraph"/>
              <w:rPr>
                <w:sz w:val="22"/>
                <w:szCs w:val="22"/>
                <w:lang w:val="sv-SE"/>
              </w:rPr>
            </w:pPr>
          </w:p>
        </w:tc>
        <w:tc>
          <w:tcPr>
            <w:tcW w:w="2278" w:type="dxa"/>
          </w:tcPr>
          <w:p w14:paraId="5FC9BFEB" w14:textId="292DF432"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59D495C7" w14:textId="2BD861C5" w:rsidR="002066E7" w:rsidRPr="00997D17" w:rsidRDefault="00FE0A4D" w:rsidP="00FD6059">
            <w:pPr>
              <w:pStyle w:val="ListParagraph"/>
              <w:rPr>
                <w:sz w:val="22"/>
                <w:szCs w:val="22"/>
              </w:rPr>
            </w:pPr>
            <w:ins w:id="434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34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B82D35A" w14:textId="657F4E57" w:rsidR="002066E7" w:rsidRPr="00997D17" w:rsidRDefault="00FE0A4D" w:rsidP="00FD6059">
            <w:pPr>
              <w:pStyle w:val="ListParagraph"/>
              <w:rPr>
                <w:sz w:val="22"/>
                <w:szCs w:val="22"/>
              </w:rPr>
            </w:pPr>
            <w:ins w:id="434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34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0887651" w14:textId="34F59153" w:rsidR="008C6B60" w:rsidRPr="00997D17" w:rsidRDefault="00FE0A4D" w:rsidP="00F20E47">
            <w:pPr>
              <w:pStyle w:val="ListBullet"/>
              <w:rPr>
                <w:sz w:val="22"/>
                <w:szCs w:val="22"/>
              </w:rPr>
            </w:pPr>
            <w:ins w:id="4349"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350"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5461B470" w14:textId="048BAA10" w:rsidR="008C6B60" w:rsidRPr="00997D17" w:rsidRDefault="005747F5" w:rsidP="00F20E47">
            <w:pPr>
              <w:pStyle w:val="ListBullet"/>
              <w:rPr>
                <w:sz w:val="22"/>
                <w:szCs w:val="22"/>
              </w:rPr>
            </w:pPr>
            <w:r w:rsidRPr="00997D17">
              <w:rPr>
                <w:sz w:val="22"/>
                <w:szCs w:val="22"/>
              </w:rPr>
              <w:t>Call 114 and 190. Keep the access road clear for ambulances.</w:t>
            </w:r>
          </w:p>
          <w:p w14:paraId="0CD6E4CC" w14:textId="32EFE67C" w:rsidR="008C6B60" w:rsidRPr="00997D17" w:rsidRDefault="005747F5" w:rsidP="00F20E47">
            <w:pPr>
              <w:pStyle w:val="ListBullet"/>
              <w:rPr>
                <w:sz w:val="22"/>
                <w:szCs w:val="22"/>
              </w:rPr>
            </w:pPr>
            <w:r w:rsidRPr="00997D17">
              <w:rPr>
                <w:sz w:val="22"/>
                <w:szCs w:val="22"/>
              </w:rPr>
              <w:t>Open the shelter and register every household. Note who is missing.</w:t>
            </w:r>
          </w:p>
          <w:p w14:paraId="74F2F849" w14:textId="54036E8D" w:rsidR="002066E7" w:rsidRPr="00997D17" w:rsidRDefault="005747F5" w:rsidP="00F20E47">
            <w:pPr>
              <w:pStyle w:val="ListBullet"/>
              <w:rPr>
                <w:sz w:val="22"/>
                <w:szCs w:val="22"/>
              </w:rPr>
            </w:pPr>
            <w:r w:rsidRPr="00997D17">
              <w:rPr>
                <w:sz w:val="22"/>
                <w:szCs w:val="22"/>
              </w:rPr>
              <w:lastRenderedPageBreak/>
              <w:t>Health team: injury first, then cholera if the water is dirty.</w:t>
            </w:r>
          </w:p>
        </w:tc>
        <w:tc>
          <w:tcPr>
            <w:tcW w:w="2279" w:type="dxa"/>
          </w:tcPr>
          <w:p w14:paraId="3CF5CA5E" w14:textId="144B7092"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79E9E73B" w14:textId="4C22B023"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6E023D7C" w14:textId="564B2068"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282C0B7F" w14:textId="4899E9E0"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547766A9" w14:textId="77777777" w:rsidTr="002066E7">
        <w:tc>
          <w:tcPr>
            <w:tcW w:w="2278" w:type="dxa"/>
          </w:tcPr>
          <w:p w14:paraId="720C4914" w14:textId="4EBAB60D" w:rsidR="002066E7" w:rsidRPr="00997D17" w:rsidRDefault="002066E7" w:rsidP="00FD6059">
            <w:pPr>
              <w:pStyle w:val="ListParagraph"/>
              <w:rPr>
                <w:sz w:val="22"/>
                <w:szCs w:val="22"/>
              </w:rPr>
            </w:pPr>
            <w:r w:rsidRPr="00997D17">
              <w:rPr>
                <w:sz w:val="22"/>
                <w:szCs w:val="22"/>
              </w:rPr>
              <w:t>Kibaha District Council</w:t>
            </w:r>
          </w:p>
        </w:tc>
        <w:tc>
          <w:tcPr>
            <w:tcW w:w="2278" w:type="dxa"/>
          </w:tcPr>
          <w:p w14:paraId="5C5C86B7" w14:textId="6BE6FBDE"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64A8FD75" w14:textId="38C2B72B" w:rsidR="002066E7" w:rsidRPr="00997D17" w:rsidRDefault="008C6B60" w:rsidP="00FD6059">
            <w:pPr>
              <w:pStyle w:val="ListParagraph"/>
              <w:rPr>
                <w:sz w:val="22"/>
                <w:szCs w:val="22"/>
              </w:rPr>
            </w:pPr>
            <w:r w:rsidRPr="00997D17">
              <w:rPr>
                <w:sz w:val="22"/>
                <w:szCs w:val="22"/>
              </w:rPr>
              <w:t>Ruvu floods, heavy rain, and cholera after floodwater. A few roads slippery, a few low homes wet, and lightning where storms build.</w:t>
            </w:r>
          </w:p>
        </w:tc>
        <w:tc>
          <w:tcPr>
            <w:tcW w:w="2278" w:type="dxa"/>
          </w:tcPr>
          <w:p w14:paraId="42106FAF" w14:textId="25B5F747"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2A759C09" w14:textId="59828AB3" w:rsidR="008C6B60" w:rsidRPr="00997D17" w:rsidRDefault="005747F5" w:rsidP="00F20E47">
            <w:pPr>
              <w:pStyle w:val="ListBullet"/>
              <w:rPr>
                <w:sz w:val="22"/>
                <w:szCs w:val="22"/>
              </w:rPr>
            </w:pPr>
            <w:r w:rsidRPr="00997D17">
              <w:rPr>
                <w:sz w:val="22"/>
                <w:szCs w:val="22"/>
              </w:rPr>
              <w:t>Before the rain, walk Ruvu floods, heavy rain, and cholera after floodwater and clear the drains and culverts.</w:t>
            </w:r>
          </w:p>
          <w:p w14:paraId="16B704B9" w14:textId="585B56C7" w:rsidR="008C6B60" w:rsidRPr="00997D17" w:rsidRDefault="00FE0A4D" w:rsidP="00F20E47">
            <w:pPr>
              <w:pStyle w:val="ListBullet"/>
              <w:rPr>
                <w:sz w:val="22"/>
                <w:szCs w:val="22"/>
              </w:rPr>
            </w:pPr>
            <w:ins w:id="4351"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4352" w:author="Bonephace Kaijage" w:date="2026-10-14T06:18:00Z" w16du:dateUtc="2026-10-14T04:18:00Z">
              <w:r w:rsidR="005747F5" w:rsidRPr="00997D17" w:rsidDel="00FE0A4D">
                <w:rPr>
                  <w:sz w:val="22"/>
                  <w:szCs w:val="22"/>
                </w:rPr>
                <w:delText>Households along this site raise food, documents and children above the floor.</w:delText>
              </w:r>
            </w:del>
          </w:p>
          <w:p w14:paraId="6764F82D" w14:textId="05956570" w:rsidR="008C6B60" w:rsidRPr="00997D17" w:rsidRDefault="00FE0A4D" w:rsidP="00F20E47">
            <w:pPr>
              <w:pStyle w:val="ListBullet"/>
              <w:rPr>
                <w:sz w:val="22"/>
                <w:szCs w:val="22"/>
              </w:rPr>
            </w:pPr>
            <w:ins w:id="4353"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354" w:author="Bonephace Kaijage" w:date="2026-10-14T06:14:00Z" w16du:dateUtc="2026-10-14T04:14:00Z">
              <w:r w:rsidR="005747F5" w:rsidRPr="00997D17" w:rsidDel="00FE0A4D">
                <w:rPr>
                  <w:sz w:val="22"/>
                  <w:szCs w:val="22"/>
                </w:rPr>
                <w:delText>Save 190 and the ward chair number. Keep a torch and drinking water.</w:delText>
              </w:r>
            </w:del>
          </w:p>
          <w:p w14:paraId="0B9961EC" w14:textId="2CFC7A66"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36B85860" w14:textId="5DFDFB2A" w:rsidR="008C6B60" w:rsidRPr="00997D17" w:rsidRDefault="005747F5" w:rsidP="00F20E47">
            <w:pPr>
              <w:pStyle w:val="ListBullet"/>
              <w:rPr>
                <w:sz w:val="22"/>
                <w:szCs w:val="22"/>
              </w:rPr>
            </w:pPr>
            <w:r w:rsidRPr="00997D17">
              <w:rPr>
                <w:sz w:val="22"/>
                <w:szCs w:val="22"/>
              </w:rPr>
              <w:t>Kabla ya mvua, tembea eneo hili na usafishe mitaro na makalavati.</w:t>
            </w:r>
          </w:p>
          <w:p w14:paraId="32AAD032" w14:textId="61271C1C"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05C1B2FE" w14:textId="030BA0E7"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164E49F1" w14:textId="5D05A52C"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555E59E8" w14:textId="77777777" w:rsidTr="002066E7">
        <w:tc>
          <w:tcPr>
            <w:tcW w:w="2278" w:type="dxa"/>
          </w:tcPr>
          <w:p w14:paraId="03AA3F82" w14:textId="77777777" w:rsidR="002066E7" w:rsidRPr="00997D17" w:rsidRDefault="002066E7" w:rsidP="00FD6059">
            <w:pPr>
              <w:pStyle w:val="ListParagraph"/>
              <w:rPr>
                <w:sz w:val="22"/>
                <w:szCs w:val="22"/>
                <w:lang w:val="sv-SE"/>
              </w:rPr>
            </w:pPr>
          </w:p>
        </w:tc>
        <w:tc>
          <w:tcPr>
            <w:tcW w:w="2278" w:type="dxa"/>
          </w:tcPr>
          <w:p w14:paraId="35531719" w14:textId="23A27E64"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4FA9EEC0" w14:textId="094FA749" w:rsidR="002066E7" w:rsidRPr="00997D17" w:rsidRDefault="008C6B60" w:rsidP="00FD6059">
            <w:pPr>
              <w:pStyle w:val="ListParagraph"/>
              <w:rPr>
                <w:sz w:val="22"/>
                <w:szCs w:val="22"/>
              </w:rPr>
            </w:pPr>
            <w:r w:rsidRPr="00997D17">
              <w:rPr>
                <w:sz w:val="22"/>
                <w:szCs w:val="22"/>
              </w:rPr>
              <w:t xml:space="preserve">Ruvu floods, heavy rain, and cholera after floodwater. Roads, water points </w:t>
            </w:r>
            <w:r w:rsidRPr="00997D17">
              <w:rPr>
                <w:sz w:val="22"/>
                <w:szCs w:val="22"/>
              </w:rPr>
              <w:lastRenderedPageBreak/>
              <w:t>or houses at the named sites are now affected. Some journeys and classes are disrupted.</w:t>
            </w:r>
          </w:p>
        </w:tc>
        <w:tc>
          <w:tcPr>
            <w:tcW w:w="2278" w:type="dxa"/>
          </w:tcPr>
          <w:p w14:paraId="45391F54" w14:textId="29A59745" w:rsidR="002066E7" w:rsidRPr="00997D17" w:rsidRDefault="008C6B60" w:rsidP="00FD6059">
            <w:pPr>
              <w:pStyle w:val="ListParagraph"/>
              <w:rPr>
                <w:sz w:val="22"/>
                <w:szCs w:val="22"/>
              </w:rPr>
            </w:pPr>
            <w:r w:rsidRPr="00997D17">
              <w:rPr>
                <w:sz w:val="22"/>
                <w:szCs w:val="22"/>
              </w:rPr>
              <w:lastRenderedPageBreak/>
              <w:t xml:space="preserve">Barabara, vituo vya maji au nyumba kwenye maeneo yaliyotajwa </w:t>
            </w:r>
            <w:r w:rsidRPr="00997D17">
              <w:rPr>
                <w:sz w:val="22"/>
                <w:szCs w:val="22"/>
              </w:rPr>
              <w:lastRenderedPageBreak/>
              <w:t>yameathirika. Safari na masomo mengine yamesitishwa.</w:t>
            </w:r>
          </w:p>
        </w:tc>
        <w:tc>
          <w:tcPr>
            <w:tcW w:w="2279" w:type="dxa"/>
          </w:tcPr>
          <w:p w14:paraId="7E9F8771" w14:textId="243EFEF2" w:rsidR="008C6B60" w:rsidRPr="00997D17" w:rsidRDefault="005747F5" w:rsidP="00F20E47">
            <w:pPr>
              <w:pStyle w:val="ListBullet"/>
              <w:rPr>
                <w:sz w:val="22"/>
                <w:szCs w:val="22"/>
              </w:rPr>
            </w:pPr>
            <w:r w:rsidRPr="00997D17">
              <w:rPr>
                <w:sz w:val="22"/>
                <w:szCs w:val="22"/>
              </w:rPr>
              <w:lastRenderedPageBreak/>
              <w:t xml:space="preserve">Move households off Ruvu floods, heavy rain, and cholera after </w:t>
            </w:r>
            <w:r w:rsidRPr="00997D17">
              <w:rPr>
                <w:sz w:val="22"/>
                <w:szCs w:val="22"/>
              </w:rPr>
              <w:lastRenderedPageBreak/>
              <w:t>floodwater to the ward assembly point.</w:t>
            </w:r>
          </w:p>
          <w:p w14:paraId="535EEA49" w14:textId="4B985BEF" w:rsidR="008C6B60" w:rsidRPr="00997D17" w:rsidRDefault="00FE0A4D" w:rsidP="00F20E47">
            <w:pPr>
              <w:pStyle w:val="ListBullet"/>
              <w:rPr>
                <w:sz w:val="22"/>
                <w:szCs w:val="22"/>
              </w:rPr>
            </w:pPr>
            <w:ins w:id="4355" w:author="Bonephace Kaijage" w:date="2026-10-14T06:20:00Z" w16du:dateUtc="2026-10-14T04:20:00Z">
              <w:r>
                <w:rPr>
                  <w:sz w:val="22"/>
                  <w:szCs w:val="22"/>
                </w:rPr>
                <w:t>Close and mark the flooded road or bridge on the sites named in Know Your Risk. Divert traffic.</w:t>
              </w:r>
            </w:ins>
            <w:del w:id="4356" w:author="Bonephace Kaijage" w:date="2026-10-14T06:20:00Z" w16du:dateUtc="2026-10-14T04:20:00Z">
              <w:r w:rsidR="005747F5" w:rsidRPr="00997D17" w:rsidDel="00FE0A4D">
                <w:rPr>
                  <w:sz w:val="22"/>
                  <w:szCs w:val="22"/>
                </w:rPr>
                <w:delText>Close and mark the flooded road or bridge on this site. Divert traffic.</w:delText>
              </w:r>
            </w:del>
          </w:p>
          <w:p w14:paraId="19B7CEF3" w14:textId="0F3B7CDD" w:rsidR="008C6B60" w:rsidRPr="00997D17" w:rsidRDefault="00FE0A4D" w:rsidP="00F20E47">
            <w:pPr>
              <w:pStyle w:val="ListBullet"/>
              <w:rPr>
                <w:sz w:val="22"/>
                <w:szCs w:val="22"/>
              </w:rPr>
            </w:pPr>
            <w:ins w:id="4357" w:author="Bonephace Kaijage" w:date="2026-10-14T06:12:00Z" w16du:dateUtc="2026-10-14T04:12:00Z">
              <w:r>
                <w:rPr>
                  <w:sz w:val="22"/>
                  <w:szCs w:val="22"/>
                </w:rPr>
                <w:t>Check that school children, older people and anyone with a disability are accounted for before dark, so that no one is searched for in the night.</w:t>
              </w:r>
            </w:ins>
            <w:del w:id="4358" w:author="Bonephace Kaijage" w:date="2026-10-14T06:12:00Z" w16du:dateUtc="2026-10-14T04:12:00Z">
              <w:r w:rsidR="005747F5" w:rsidRPr="00997D17" w:rsidDel="00FE0A4D">
                <w:rPr>
                  <w:sz w:val="22"/>
                  <w:szCs w:val="22"/>
                </w:rPr>
                <w:delText>Account for school children and older people before dark.</w:delText>
              </w:r>
            </w:del>
          </w:p>
          <w:p w14:paraId="3B73C2B7" w14:textId="5D875C02" w:rsidR="002066E7" w:rsidRPr="00997D17" w:rsidRDefault="00FE0A4D" w:rsidP="00F20E47">
            <w:pPr>
              <w:pStyle w:val="ListBullet"/>
              <w:rPr>
                <w:sz w:val="22"/>
                <w:szCs w:val="22"/>
              </w:rPr>
            </w:pPr>
            <w:ins w:id="4359" w:author="Bonephace Kaijage" w:date="2026-10-14T06:14:00Z" w16du:dateUtc="2026-10-14T04:14:00Z">
              <w:r>
                <w:rPr>
                  <w:sz w:val="22"/>
                  <w:szCs w:val="22"/>
                </w:rPr>
                <w:t>Boil or treat drinking water, because floods carry waste into wells; tell the clinic early if anyone has diarrhoea.</w:t>
              </w:r>
            </w:ins>
            <w:del w:id="4360"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0917DE55" w14:textId="2043566B" w:rsidR="008C6B60" w:rsidRPr="00997D17" w:rsidRDefault="00FE0A4D" w:rsidP="00F20E47">
            <w:pPr>
              <w:pStyle w:val="ListBullet"/>
              <w:rPr>
                <w:sz w:val="22"/>
                <w:szCs w:val="22"/>
                <w:lang w:val="sv-SE"/>
              </w:rPr>
            </w:pPr>
            <w:ins w:id="4361" w:author="Bonephace Kaijage" w:date="2026-10-14T06:16:00Z" w16du:dateUtc="2026-10-14T04:16:00Z">
              <w:r>
                <w:rPr>
                  <w:sz w:val="22"/>
                  <w:szCs w:val="22"/>
                  <w:lang w:val="sv-SE"/>
                </w:rPr>
                <w:lastRenderedPageBreak/>
                <w:t xml:space="preserve">Wasaidieni kaya kuondoka maeneo yaliyotajwa kwenda kituo cha kata, </w:t>
              </w:r>
              <w:r>
                <w:rPr>
                  <w:sz w:val="22"/>
                  <w:szCs w:val="22"/>
                  <w:lang w:val="sv-SE"/>
                </w:rPr>
                <w:lastRenderedPageBreak/>
                <w:t>mkianza na wasioweza kuondoka peke yao.</w:t>
              </w:r>
            </w:ins>
            <w:del w:id="4362" w:author="Bonephace Kaijage" w:date="2026-10-14T06:16:00Z" w16du:dateUtc="2026-10-14T04:16:00Z">
              <w:r w:rsidR="005747F5" w:rsidRPr="00997D17" w:rsidDel="00FE0A4D">
                <w:rPr>
                  <w:sz w:val="22"/>
                  <w:szCs w:val="22"/>
                  <w:lang w:val="sv-SE"/>
                </w:rPr>
                <w:delText>Hamisha kaya kutoka eneo hili kwenda kituo cha kata.</w:delText>
              </w:r>
            </w:del>
          </w:p>
          <w:p w14:paraId="20F71793" w14:textId="590B4014"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17DC8DF6" w14:textId="2C34F217" w:rsidR="008C6B60" w:rsidRPr="00997D17" w:rsidRDefault="00FE0A4D" w:rsidP="00F20E47">
            <w:pPr>
              <w:pStyle w:val="ListBullet"/>
              <w:rPr>
                <w:sz w:val="22"/>
                <w:szCs w:val="22"/>
              </w:rPr>
            </w:pPr>
            <w:ins w:id="4363" w:author="Bonephace Kaijage" w:date="2026-10-14T06:12:00Z" w16du:dateUtc="2026-10-14T04:12:00Z">
              <w:r>
                <w:rPr>
                  <w:sz w:val="22"/>
                  <w:szCs w:val="22"/>
                </w:rPr>
                <w:t>Hakikisheni watoto wa shule, wazee na watu wenye ulemavu wote wamepatikana kabla ya giza, ili asitafutwe mtu usiku.</w:t>
              </w:r>
            </w:ins>
            <w:del w:id="4364" w:author="Bonephace Kaijage" w:date="2026-10-14T06:12:00Z" w16du:dateUtc="2026-10-14T04:12:00Z">
              <w:r w:rsidR="005747F5" w:rsidRPr="00997D17" w:rsidDel="00FE0A4D">
                <w:rPr>
                  <w:sz w:val="22"/>
                  <w:szCs w:val="22"/>
                </w:rPr>
                <w:delText>Hakiki watoto wa shule na wazee kabla ya giza.</w:delText>
              </w:r>
            </w:del>
          </w:p>
          <w:p w14:paraId="6301C138" w14:textId="02134D2B"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1B46AD92" w14:textId="77777777" w:rsidTr="002066E7">
        <w:tc>
          <w:tcPr>
            <w:tcW w:w="2278" w:type="dxa"/>
          </w:tcPr>
          <w:p w14:paraId="1FAC0DF2" w14:textId="77777777" w:rsidR="002066E7" w:rsidRPr="00997D17" w:rsidRDefault="002066E7" w:rsidP="00FD6059">
            <w:pPr>
              <w:pStyle w:val="ListParagraph"/>
              <w:rPr>
                <w:sz w:val="22"/>
                <w:szCs w:val="22"/>
                <w:lang w:val="sv-SE"/>
              </w:rPr>
            </w:pPr>
          </w:p>
        </w:tc>
        <w:tc>
          <w:tcPr>
            <w:tcW w:w="2278" w:type="dxa"/>
          </w:tcPr>
          <w:p w14:paraId="269FCFA3" w14:textId="1325E471"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5BED6812" w14:textId="6DA27A2A" w:rsidR="002066E7" w:rsidRPr="00997D17" w:rsidRDefault="00FE0A4D" w:rsidP="00FD6059">
            <w:pPr>
              <w:pStyle w:val="ListParagraph"/>
              <w:rPr>
                <w:sz w:val="22"/>
                <w:szCs w:val="22"/>
              </w:rPr>
            </w:pPr>
            <w:ins w:id="4365"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being organised; please follow the committee's instructions and </w:t>
              </w:r>
              <w:r>
                <w:rPr>
                  <w:sz w:val="22"/>
                  <w:szCs w:val="22"/>
                </w:rPr>
                <w:lastRenderedPageBreak/>
                <w:t>look out for neighbours.</w:t>
              </w:r>
            </w:ins>
            <w:del w:id="436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DBE5BCC" w14:textId="2991F8AC" w:rsidR="002066E7" w:rsidRPr="00997D17" w:rsidRDefault="00FE0A4D" w:rsidP="00FD6059">
            <w:pPr>
              <w:pStyle w:val="ListParagraph"/>
              <w:rPr>
                <w:sz w:val="22"/>
                <w:szCs w:val="22"/>
              </w:rPr>
            </w:pPr>
            <w:ins w:id="4367" w:author="Bonephace Kaijage" w:date="2026-10-14T06:24:00Z" w16du:dateUtc="2026-10-14T04:24:00Z">
              <w:r>
                <w:rPr>
                  <w:sz w:val="22"/>
                  <w:szCs w:val="22"/>
                </w:rPr>
                <w:lastRenderedPageBreak/>
                <w:t xml:space="preserve">Hali katika maeneo yaliyotajwa kwenye Fahamu Hatari sasa ni hatari kwa maisha: nyumba zimeharibika, watu wamekatwa, na kuna hatari halisi ya kuzama, kujeruhiwa au magonjwa. Msaada unaandaliwa; tafadhali fuateni maelekezo ya </w:t>
              </w:r>
              <w:r>
                <w:rPr>
                  <w:sz w:val="22"/>
                  <w:szCs w:val="22"/>
                </w:rPr>
                <w:lastRenderedPageBreak/>
                <w:t>kamati na muangaliane na majirani.</w:t>
              </w:r>
            </w:ins>
            <w:del w:id="436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1B77297" w14:textId="449E39BD" w:rsidR="008C6B60" w:rsidRPr="00997D17" w:rsidRDefault="00FE0A4D" w:rsidP="00F20E47">
            <w:pPr>
              <w:pStyle w:val="ListBullet"/>
              <w:rPr>
                <w:sz w:val="22"/>
                <w:szCs w:val="22"/>
              </w:rPr>
            </w:pPr>
            <w:ins w:id="4369" w:author="Bonephace Kaijage" w:date="2026-10-14T06:03:00Z" w16du:dateUtc="2026-10-14T04:03:00Z">
              <w:r>
                <w:rPr>
                  <w:sz w:val="22"/>
                  <w:szCs w:val="22"/>
                </w:rPr>
                <w:lastRenderedPageBreak/>
                <w:t>Please move now to the agreed safe ground, helping anyone who cannot move alone; the water or ground here can become dangerous faster than it looks. Return only when the committee confirms it is safe.</w:t>
              </w:r>
            </w:ins>
            <w:del w:id="4370"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723C681E" w14:textId="0C385816" w:rsidR="008C6B60" w:rsidRPr="00997D17" w:rsidRDefault="005747F5" w:rsidP="00F20E47">
            <w:pPr>
              <w:pStyle w:val="ListBullet"/>
              <w:rPr>
                <w:sz w:val="22"/>
                <w:szCs w:val="22"/>
              </w:rPr>
            </w:pPr>
            <w:r w:rsidRPr="00997D17">
              <w:rPr>
                <w:sz w:val="22"/>
                <w:szCs w:val="22"/>
              </w:rPr>
              <w:t xml:space="preserve">Call 114 and 190. Keep the access </w:t>
            </w:r>
            <w:r w:rsidRPr="00997D17">
              <w:rPr>
                <w:sz w:val="22"/>
                <w:szCs w:val="22"/>
              </w:rPr>
              <w:lastRenderedPageBreak/>
              <w:t>road clear for ambulances.</w:t>
            </w:r>
          </w:p>
          <w:p w14:paraId="689E8318" w14:textId="28065364" w:rsidR="008C6B60" w:rsidRPr="00997D17" w:rsidRDefault="005747F5" w:rsidP="00F20E47">
            <w:pPr>
              <w:pStyle w:val="ListBullet"/>
              <w:rPr>
                <w:sz w:val="22"/>
                <w:szCs w:val="22"/>
              </w:rPr>
            </w:pPr>
            <w:r w:rsidRPr="00997D17">
              <w:rPr>
                <w:sz w:val="22"/>
                <w:szCs w:val="22"/>
              </w:rPr>
              <w:t>Open the shelter and register every household. Note who is missing.</w:t>
            </w:r>
          </w:p>
          <w:p w14:paraId="4AD4721B" w14:textId="16BFDF82"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31B0B266" w14:textId="24FDB525"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66098554" w14:textId="10816ADE"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1BB379F0" w14:textId="6392B962"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532A5D35" w14:textId="14592E6A" w:rsidR="002066E7" w:rsidRPr="00997D17" w:rsidRDefault="005747F5" w:rsidP="00F20E47">
            <w:pPr>
              <w:pStyle w:val="ListBullet"/>
              <w:rPr>
                <w:sz w:val="22"/>
                <w:szCs w:val="22"/>
                <w:lang w:val="sv-SE"/>
              </w:rPr>
            </w:pPr>
            <w:r w:rsidRPr="00997D17">
              <w:rPr>
                <w:sz w:val="22"/>
                <w:szCs w:val="22"/>
                <w:lang w:val="sv-SE"/>
              </w:rPr>
              <w:t xml:space="preserve">Timu ya afya: majeruhi kwanza, </w:t>
            </w:r>
            <w:r w:rsidRPr="00997D17">
              <w:rPr>
                <w:sz w:val="22"/>
                <w:szCs w:val="22"/>
                <w:lang w:val="sv-SE"/>
              </w:rPr>
              <w:lastRenderedPageBreak/>
              <w:t>kisha kipindupindu maji yakiwa machafu.</w:t>
            </w:r>
          </w:p>
        </w:tc>
      </w:tr>
      <w:tr w:rsidR="002066E7" w:rsidRPr="000343A2" w14:paraId="6BDB5440" w14:textId="77777777" w:rsidTr="002066E7">
        <w:tc>
          <w:tcPr>
            <w:tcW w:w="2278" w:type="dxa"/>
          </w:tcPr>
          <w:p w14:paraId="017D826D" w14:textId="5407AD9E" w:rsidR="002066E7" w:rsidRPr="00997D17" w:rsidRDefault="002066E7" w:rsidP="00FD6059">
            <w:pPr>
              <w:pStyle w:val="ListParagraph"/>
              <w:rPr>
                <w:sz w:val="22"/>
                <w:szCs w:val="22"/>
              </w:rPr>
            </w:pPr>
            <w:r w:rsidRPr="00997D17">
              <w:rPr>
                <w:sz w:val="22"/>
                <w:szCs w:val="22"/>
              </w:rPr>
              <w:lastRenderedPageBreak/>
              <w:t>Kisarawe District Council</w:t>
            </w:r>
          </w:p>
        </w:tc>
        <w:tc>
          <w:tcPr>
            <w:tcW w:w="2278" w:type="dxa"/>
          </w:tcPr>
          <w:p w14:paraId="47012E8B" w14:textId="459C7957"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13636504" w14:textId="70C3E108" w:rsidR="002066E7" w:rsidRPr="00997D17" w:rsidRDefault="008C6B60" w:rsidP="00FD6059">
            <w:pPr>
              <w:pStyle w:val="ListParagraph"/>
              <w:rPr>
                <w:sz w:val="22"/>
                <w:szCs w:val="22"/>
              </w:rPr>
            </w:pPr>
            <w:r w:rsidRPr="00997D17">
              <w:rPr>
                <w:sz w:val="22"/>
                <w:szCs w:val="22"/>
              </w:rPr>
              <w:t>heavy rain, floods on coastal valleys, and landslides on the Pugu hills. A few roads slippery, a few low homes wet, and lightning where storms build.</w:t>
            </w:r>
          </w:p>
        </w:tc>
        <w:tc>
          <w:tcPr>
            <w:tcW w:w="2278" w:type="dxa"/>
          </w:tcPr>
          <w:p w14:paraId="6726F336" w14:textId="11AB68CD"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6ED12779" w14:textId="547D21ED" w:rsidR="008C6B60" w:rsidRPr="00997D17" w:rsidRDefault="005747F5" w:rsidP="00F20E47">
            <w:pPr>
              <w:pStyle w:val="ListBullet"/>
              <w:rPr>
                <w:sz w:val="22"/>
                <w:szCs w:val="22"/>
              </w:rPr>
            </w:pPr>
            <w:r w:rsidRPr="00997D17">
              <w:rPr>
                <w:sz w:val="22"/>
                <w:szCs w:val="22"/>
              </w:rPr>
              <w:t>Before the rain, walk heavy rain, floods on coastal valleys, and landslides on the Pugu hill and clear the drains and culverts.</w:t>
            </w:r>
          </w:p>
          <w:p w14:paraId="18010033" w14:textId="47BC271C" w:rsidR="008C6B60" w:rsidRPr="00997D17" w:rsidRDefault="00FE0A4D" w:rsidP="00F20E47">
            <w:pPr>
              <w:pStyle w:val="ListBullet"/>
              <w:rPr>
                <w:sz w:val="22"/>
                <w:szCs w:val="22"/>
              </w:rPr>
            </w:pPr>
            <w:ins w:id="4371"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4372" w:author="Bonephace Kaijage" w:date="2026-10-14T06:18:00Z" w16du:dateUtc="2026-10-14T04:18:00Z">
              <w:r w:rsidR="005747F5" w:rsidRPr="00997D17" w:rsidDel="00FE0A4D">
                <w:rPr>
                  <w:sz w:val="22"/>
                  <w:szCs w:val="22"/>
                </w:rPr>
                <w:delText>Households along this site raise food, documents and children above the floor.</w:delText>
              </w:r>
            </w:del>
          </w:p>
          <w:p w14:paraId="0BD41557" w14:textId="64F733E3" w:rsidR="008C6B60" w:rsidRPr="00997D17" w:rsidRDefault="00FE0A4D" w:rsidP="00F20E47">
            <w:pPr>
              <w:pStyle w:val="ListBullet"/>
              <w:rPr>
                <w:sz w:val="22"/>
                <w:szCs w:val="22"/>
              </w:rPr>
            </w:pPr>
            <w:ins w:id="4373"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374" w:author="Bonephace Kaijage" w:date="2026-10-14T06:14:00Z" w16du:dateUtc="2026-10-14T04:14:00Z">
              <w:r w:rsidR="005747F5" w:rsidRPr="00997D17" w:rsidDel="00FE0A4D">
                <w:rPr>
                  <w:sz w:val="22"/>
                  <w:szCs w:val="22"/>
                </w:rPr>
                <w:delText>Save 190 and the ward chair number. Keep a torch and drinking water.</w:delText>
              </w:r>
            </w:del>
          </w:p>
          <w:p w14:paraId="5C4D57A0" w14:textId="376EEB66" w:rsidR="002066E7" w:rsidRPr="00997D17" w:rsidRDefault="005747F5" w:rsidP="00F20E47">
            <w:pPr>
              <w:pStyle w:val="ListBullet"/>
              <w:rPr>
                <w:sz w:val="22"/>
                <w:szCs w:val="22"/>
              </w:rPr>
            </w:pPr>
            <w:r w:rsidRPr="00997D17">
              <w:rPr>
                <w:sz w:val="22"/>
                <w:szCs w:val="22"/>
              </w:rPr>
              <w:lastRenderedPageBreak/>
              <w:t>Do not drive or walk through water on the road. Headlights on, slow down.</w:t>
            </w:r>
          </w:p>
        </w:tc>
        <w:tc>
          <w:tcPr>
            <w:tcW w:w="2279" w:type="dxa"/>
          </w:tcPr>
          <w:p w14:paraId="0484C2F9" w14:textId="5D00EE3E"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36C8458C" w14:textId="076F5F9A"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555DD298" w14:textId="36B988BA"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1E277C61" w14:textId="6C6BF695"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304BA394" w14:textId="77777777" w:rsidTr="002066E7">
        <w:tc>
          <w:tcPr>
            <w:tcW w:w="2278" w:type="dxa"/>
          </w:tcPr>
          <w:p w14:paraId="583C123C" w14:textId="77777777" w:rsidR="002066E7" w:rsidRPr="00997D17" w:rsidRDefault="002066E7" w:rsidP="00FD6059">
            <w:pPr>
              <w:pStyle w:val="ListParagraph"/>
              <w:rPr>
                <w:sz w:val="22"/>
                <w:szCs w:val="22"/>
                <w:lang w:val="sv-SE"/>
              </w:rPr>
            </w:pPr>
          </w:p>
        </w:tc>
        <w:tc>
          <w:tcPr>
            <w:tcW w:w="2278" w:type="dxa"/>
          </w:tcPr>
          <w:p w14:paraId="139472B9" w14:textId="6A51401C"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4101DE67" w14:textId="6A8F0BB0" w:rsidR="002066E7" w:rsidRPr="00997D17" w:rsidRDefault="008C6B60" w:rsidP="00FD6059">
            <w:pPr>
              <w:pStyle w:val="ListParagraph"/>
              <w:rPr>
                <w:sz w:val="22"/>
                <w:szCs w:val="22"/>
              </w:rPr>
            </w:pPr>
            <w:r w:rsidRPr="00997D17">
              <w:rPr>
                <w:sz w:val="22"/>
                <w:szCs w:val="22"/>
              </w:rPr>
              <w:t>heavy rain, floods on coastal valleys, and landslides on the Pugu hills. Roads, water points or houses at the named sites are now affected. Some journeys and classes are disrupted.</w:t>
            </w:r>
          </w:p>
        </w:tc>
        <w:tc>
          <w:tcPr>
            <w:tcW w:w="2278" w:type="dxa"/>
          </w:tcPr>
          <w:p w14:paraId="7FBDDBEC" w14:textId="499BEA6F"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17ACD25" w14:textId="136D685A" w:rsidR="008C6B60" w:rsidRPr="00997D17" w:rsidRDefault="005747F5" w:rsidP="00F20E47">
            <w:pPr>
              <w:pStyle w:val="ListBullet"/>
              <w:rPr>
                <w:sz w:val="22"/>
                <w:szCs w:val="22"/>
              </w:rPr>
            </w:pPr>
            <w:r w:rsidRPr="00997D17">
              <w:rPr>
                <w:sz w:val="22"/>
                <w:szCs w:val="22"/>
              </w:rPr>
              <w:t>Move households off heavy rain, floods on coastal valleys, and landslides on the Pugu hill to the ward assembly point.</w:t>
            </w:r>
          </w:p>
          <w:p w14:paraId="4445A246" w14:textId="594053B8" w:rsidR="008C6B60" w:rsidRPr="00997D17" w:rsidRDefault="00FE0A4D" w:rsidP="00F20E47">
            <w:pPr>
              <w:pStyle w:val="ListBullet"/>
              <w:rPr>
                <w:sz w:val="22"/>
                <w:szCs w:val="22"/>
              </w:rPr>
            </w:pPr>
            <w:ins w:id="4375" w:author="Bonephace Kaijage" w:date="2026-10-14T06:20:00Z" w16du:dateUtc="2026-10-14T04:20:00Z">
              <w:r>
                <w:rPr>
                  <w:sz w:val="22"/>
                  <w:szCs w:val="22"/>
                </w:rPr>
                <w:t>Close and mark the flooded road or bridge on the sites named in Know Your Risk. Divert traffic.</w:t>
              </w:r>
            </w:ins>
            <w:del w:id="4376" w:author="Bonephace Kaijage" w:date="2026-10-14T06:20:00Z" w16du:dateUtc="2026-10-14T04:20:00Z">
              <w:r w:rsidR="005747F5" w:rsidRPr="00997D17" w:rsidDel="00FE0A4D">
                <w:rPr>
                  <w:sz w:val="22"/>
                  <w:szCs w:val="22"/>
                </w:rPr>
                <w:delText>Close and mark the flooded road or bridge on this site. Divert traffic.</w:delText>
              </w:r>
            </w:del>
          </w:p>
          <w:p w14:paraId="49800439" w14:textId="346A3A83" w:rsidR="008C6B60" w:rsidRPr="00997D17" w:rsidRDefault="00FE0A4D" w:rsidP="00F20E47">
            <w:pPr>
              <w:pStyle w:val="ListBullet"/>
              <w:rPr>
                <w:sz w:val="22"/>
                <w:szCs w:val="22"/>
              </w:rPr>
            </w:pPr>
            <w:ins w:id="4377" w:author="Bonephace Kaijage" w:date="2026-10-14T06:12:00Z" w16du:dateUtc="2026-10-14T04:12:00Z">
              <w:r>
                <w:rPr>
                  <w:sz w:val="22"/>
                  <w:szCs w:val="22"/>
                </w:rPr>
                <w:t>Check that school children, older people and anyone with a disability are accounted for before dark, so that no one is searched for in the night.</w:t>
              </w:r>
            </w:ins>
            <w:del w:id="4378" w:author="Bonephace Kaijage" w:date="2026-10-14T06:12:00Z" w16du:dateUtc="2026-10-14T04:12:00Z">
              <w:r w:rsidR="005747F5" w:rsidRPr="00997D17" w:rsidDel="00FE0A4D">
                <w:rPr>
                  <w:sz w:val="22"/>
                  <w:szCs w:val="22"/>
                </w:rPr>
                <w:delText>Account for school children and older people before dark.</w:delText>
              </w:r>
            </w:del>
          </w:p>
          <w:p w14:paraId="31AAEA04" w14:textId="49435449" w:rsidR="002066E7" w:rsidRPr="00997D17" w:rsidRDefault="00FE0A4D" w:rsidP="00F20E47">
            <w:pPr>
              <w:pStyle w:val="ListBullet"/>
              <w:rPr>
                <w:sz w:val="22"/>
                <w:szCs w:val="22"/>
              </w:rPr>
            </w:pPr>
            <w:ins w:id="4379" w:author="Bonephace Kaijage" w:date="2026-10-14T06:14:00Z" w16du:dateUtc="2026-10-14T04:14:00Z">
              <w:r>
                <w:rPr>
                  <w:sz w:val="22"/>
                  <w:szCs w:val="22"/>
                </w:rPr>
                <w:t>Boil or treat drinking water, because floods carry waste into wells; tell the clinic early if anyone has diarrhoea.</w:t>
              </w:r>
            </w:ins>
            <w:del w:id="4380"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587BD6AF" w14:textId="16302F8D" w:rsidR="008C6B60" w:rsidRPr="00997D17" w:rsidRDefault="00FE0A4D" w:rsidP="00F20E47">
            <w:pPr>
              <w:pStyle w:val="ListBullet"/>
              <w:rPr>
                <w:sz w:val="22"/>
                <w:szCs w:val="22"/>
                <w:lang w:val="sv-SE"/>
              </w:rPr>
            </w:pPr>
            <w:ins w:id="4381" w:author="Bonephace Kaijage" w:date="2026-10-14T06:16:00Z" w16du:dateUtc="2026-10-14T04:16:00Z">
              <w:r>
                <w:rPr>
                  <w:sz w:val="22"/>
                  <w:szCs w:val="22"/>
                  <w:lang w:val="sv-SE"/>
                </w:rPr>
                <w:t>Wasaidieni kaya kuondoka maeneo yaliyotajwa kwenda kituo cha kata, mkianza na wasioweza kuondoka peke yao.</w:t>
              </w:r>
            </w:ins>
            <w:del w:id="4382" w:author="Bonephace Kaijage" w:date="2026-10-14T06:16:00Z" w16du:dateUtc="2026-10-14T04:16:00Z">
              <w:r w:rsidR="005747F5" w:rsidRPr="00997D17" w:rsidDel="00FE0A4D">
                <w:rPr>
                  <w:sz w:val="22"/>
                  <w:szCs w:val="22"/>
                  <w:lang w:val="sv-SE"/>
                </w:rPr>
                <w:delText>Hamisha kaya kutoka eneo hili kwenda kituo cha kata.</w:delText>
              </w:r>
            </w:del>
          </w:p>
          <w:p w14:paraId="56E36F76" w14:textId="6213DE3D"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71840E72" w14:textId="1F9CA6B5" w:rsidR="008C6B60" w:rsidRPr="00997D17" w:rsidRDefault="00FE0A4D" w:rsidP="00F20E47">
            <w:pPr>
              <w:pStyle w:val="ListBullet"/>
              <w:rPr>
                <w:sz w:val="22"/>
                <w:szCs w:val="22"/>
              </w:rPr>
            </w:pPr>
            <w:ins w:id="4383" w:author="Bonephace Kaijage" w:date="2026-10-14T06:12:00Z" w16du:dateUtc="2026-10-14T04:12:00Z">
              <w:r>
                <w:rPr>
                  <w:sz w:val="22"/>
                  <w:szCs w:val="22"/>
                </w:rPr>
                <w:t>Hakikisheni watoto wa shule, wazee na watu wenye ulemavu wote wamepatikana kabla ya giza, ili asitafutwe mtu usiku.</w:t>
              </w:r>
            </w:ins>
            <w:del w:id="4384" w:author="Bonephace Kaijage" w:date="2026-10-14T06:12:00Z" w16du:dateUtc="2026-10-14T04:12:00Z">
              <w:r w:rsidR="005747F5" w:rsidRPr="00997D17" w:rsidDel="00FE0A4D">
                <w:rPr>
                  <w:sz w:val="22"/>
                  <w:szCs w:val="22"/>
                </w:rPr>
                <w:delText>Hakiki watoto wa shule na wazee kabla ya giza.</w:delText>
              </w:r>
            </w:del>
          </w:p>
          <w:p w14:paraId="04E069E8" w14:textId="23408DA1"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47193F31" w14:textId="77777777" w:rsidTr="002066E7">
        <w:tc>
          <w:tcPr>
            <w:tcW w:w="2278" w:type="dxa"/>
          </w:tcPr>
          <w:p w14:paraId="60CF2461" w14:textId="77777777" w:rsidR="002066E7" w:rsidRPr="00997D17" w:rsidRDefault="002066E7" w:rsidP="00FD6059">
            <w:pPr>
              <w:pStyle w:val="ListParagraph"/>
              <w:rPr>
                <w:sz w:val="22"/>
                <w:szCs w:val="22"/>
                <w:lang w:val="sv-SE"/>
              </w:rPr>
            </w:pPr>
          </w:p>
        </w:tc>
        <w:tc>
          <w:tcPr>
            <w:tcW w:w="2278" w:type="dxa"/>
          </w:tcPr>
          <w:p w14:paraId="05B37F40" w14:textId="605C790F"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52255DD7" w14:textId="119B8B85" w:rsidR="002066E7" w:rsidRPr="00997D17" w:rsidRDefault="00FE0A4D" w:rsidP="00FD6059">
            <w:pPr>
              <w:pStyle w:val="ListParagraph"/>
              <w:rPr>
                <w:sz w:val="22"/>
                <w:szCs w:val="22"/>
              </w:rPr>
            </w:pPr>
            <w:ins w:id="4385" w:author="Bonephace Kaijage" w:date="2026-10-14T06:20:00Z" w16du:dateUtc="2026-10-14T04:20:00Z">
              <w:r>
                <w:rPr>
                  <w:sz w:val="22"/>
                  <w:szCs w:val="22"/>
                </w:rPr>
                <w:t xml:space="preserve">Conditions at the sites named in Know Your Risk are now life-threatening: houses damaged, people </w:t>
              </w:r>
              <w:r>
                <w:rPr>
                  <w:sz w:val="22"/>
                  <w:szCs w:val="22"/>
                </w:rPr>
                <w:lastRenderedPageBreak/>
                <w:t>cut off, and a real risk of drowning, injury or disease. Help is being organised; please follow the committee's instructions and look out for neighbours.</w:t>
              </w:r>
            </w:ins>
            <w:del w:id="438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E8DE5A8" w14:textId="1C9D337E" w:rsidR="002066E7" w:rsidRPr="00997D17" w:rsidRDefault="00FE0A4D" w:rsidP="00FD6059">
            <w:pPr>
              <w:pStyle w:val="ListParagraph"/>
              <w:rPr>
                <w:sz w:val="22"/>
                <w:szCs w:val="22"/>
              </w:rPr>
            </w:pPr>
            <w:ins w:id="4387" w:author="Bonephace Kaijage" w:date="2026-10-14T06:24:00Z" w16du:dateUtc="2026-10-14T04:24:00Z">
              <w:r>
                <w:rPr>
                  <w:sz w:val="22"/>
                  <w:szCs w:val="22"/>
                </w:rPr>
                <w:lastRenderedPageBreak/>
                <w:t xml:space="preserve">Hali katika maeneo yaliyotajwa kwenye Fahamu Hatari sasa ni hatari kwa maisha: nyumba zimeharibika, watu </w:t>
              </w:r>
              <w:r>
                <w:rPr>
                  <w:sz w:val="22"/>
                  <w:szCs w:val="22"/>
                </w:rPr>
                <w:lastRenderedPageBreak/>
                <w:t>wamekatwa, na kuna hatari halisi ya kuzama, kujeruhiwa au magonjwa. Msaada unaandaliwa; tafadhali fuateni maelekezo ya kamati na muangaliane na majirani.</w:t>
              </w:r>
            </w:ins>
            <w:del w:id="438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55299DD" w14:textId="4BF5884B" w:rsidR="008C6B60" w:rsidRPr="00997D17" w:rsidRDefault="00FE0A4D" w:rsidP="00F20E47">
            <w:pPr>
              <w:pStyle w:val="ListBullet"/>
              <w:rPr>
                <w:sz w:val="22"/>
                <w:szCs w:val="22"/>
              </w:rPr>
            </w:pPr>
            <w:ins w:id="4389" w:author="Bonephace Kaijage" w:date="2026-10-14T06:03:00Z" w16du:dateUtc="2026-10-14T04:03:00Z">
              <w:r>
                <w:rPr>
                  <w:sz w:val="22"/>
                  <w:szCs w:val="22"/>
                </w:rPr>
                <w:lastRenderedPageBreak/>
                <w:t xml:space="preserve">Please move now to the agreed safe ground, helping anyone who cannot move alone; the water or ground </w:t>
              </w:r>
              <w:r>
                <w:rPr>
                  <w:sz w:val="22"/>
                  <w:szCs w:val="22"/>
                </w:rPr>
                <w:lastRenderedPageBreak/>
                <w:t>here can become dangerous faster than it looks. Return only when the committee confirms it is safe.</w:t>
              </w:r>
            </w:ins>
            <w:del w:id="4390"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4BA36A79" w14:textId="0AD7D6E6" w:rsidR="008C6B60" w:rsidRPr="00997D17" w:rsidRDefault="005747F5" w:rsidP="00F20E47">
            <w:pPr>
              <w:pStyle w:val="ListBullet"/>
              <w:rPr>
                <w:sz w:val="22"/>
                <w:szCs w:val="22"/>
              </w:rPr>
            </w:pPr>
            <w:r w:rsidRPr="00997D17">
              <w:rPr>
                <w:sz w:val="22"/>
                <w:szCs w:val="22"/>
              </w:rPr>
              <w:t>Call 114 and 190. Keep the access road clear for ambulances.</w:t>
            </w:r>
          </w:p>
          <w:p w14:paraId="2BC91D98" w14:textId="04075290" w:rsidR="008C6B60" w:rsidRPr="00997D17" w:rsidRDefault="005747F5" w:rsidP="00F20E47">
            <w:pPr>
              <w:pStyle w:val="ListBullet"/>
              <w:rPr>
                <w:sz w:val="22"/>
                <w:szCs w:val="22"/>
              </w:rPr>
            </w:pPr>
            <w:r w:rsidRPr="00997D17">
              <w:rPr>
                <w:sz w:val="22"/>
                <w:szCs w:val="22"/>
              </w:rPr>
              <w:t>Open the shelter and register every household. Note who is missing.</w:t>
            </w:r>
          </w:p>
          <w:p w14:paraId="24B05518" w14:textId="4BAECCD9"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00FF7D18" w14:textId="651F16C1"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03755002" w14:textId="7449FF5F" w:rsidR="008C6B60" w:rsidRPr="00997D17" w:rsidRDefault="005747F5" w:rsidP="00F20E47">
            <w:pPr>
              <w:pStyle w:val="ListBullet"/>
              <w:rPr>
                <w:sz w:val="22"/>
                <w:szCs w:val="22"/>
                <w:lang w:val="sv-SE"/>
              </w:rPr>
            </w:pPr>
            <w:r w:rsidRPr="00997D17">
              <w:rPr>
                <w:sz w:val="22"/>
                <w:szCs w:val="22"/>
                <w:lang w:val="sv-SE"/>
              </w:rPr>
              <w:t xml:space="preserve">Piga 114 na 190. Acha barabara ya </w:t>
            </w:r>
            <w:r w:rsidRPr="00997D17">
              <w:rPr>
                <w:sz w:val="22"/>
                <w:szCs w:val="22"/>
                <w:lang w:val="sv-SE"/>
              </w:rPr>
              <w:lastRenderedPageBreak/>
              <w:t>kufika wazi kwa magari ya wagonjwa.</w:t>
            </w:r>
          </w:p>
          <w:p w14:paraId="60FC20EC" w14:textId="2E8DCA06"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1BBD4553" w14:textId="67FCAE46"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67644BA4" w14:textId="77777777" w:rsidTr="002066E7">
        <w:tc>
          <w:tcPr>
            <w:tcW w:w="2278" w:type="dxa"/>
          </w:tcPr>
          <w:p w14:paraId="2E9A23ED" w14:textId="27677D39" w:rsidR="002066E7" w:rsidRPr="00997D17" w:rsidRDefault="002066E7" w:rsidP="00FD6059">
            <w:pPr>
              <w:pStyle w:val="ListParagraph"/>
              <w:rPr>
                <w:sz w:val="22"/>
                <w:szCs w:val="22"/>
              </w:rPr>
            </w:pPr>
            <w:r w:rsidRPr="00997D17">
              <w:rPr>
                <w:sz w:val="22"/>
                <w:szCs w:val="22"/>
              </w:rPr>
              <w:lastRenderedPageBreak/>
              <w:t>Mafia District Council</w:t>
            </w:r>
          </w:p>
        </w:tc>
        <w:tc>
          <w:tcPr>
            <w:tcW w:w="2278" w:type="dxa"/>
          </w:tcPr>
          <w:p w14:paraId="6A610EDD" w14:textId="483BBBDD"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28843756" w14:textId="774BAAB9" w:rsidR="002066E7" w:rsidRPr="00997D17" w:rsidRDefault="008C6B60" w:rsidP="00FD6059">
            <w:pPr>
              <w:pStyle w:val="ListParagraph"/>
              <w:rPr>
                <w:sz w:val="22"/>
                <w:szCs w:val="22"/>
              </w:rPr>
            </w:pPr>
            <w:r w:rsidRPr="00997D17">
              <w:rPr>
                <w:sz w:val="22"/>
                <w:szCs w:val="22"/>
              </w:rPr>
              <w:t>large waves, strong winds, rare tsunami, boat accidents, heavy rain, and cholera. A few roads slippery, a few low homes wet, and lightning where storms build.</w:t>
            </w:r>
          </w:p>
        </w:tc>
        <w:tc>
          <w:tcPr>
            <w:tcW w:w="2278" w:type="dxa"/>
          </w:tcPr>
          <w:p w14:paraId="734BAC2A" w14:textId="5EDB645D"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7EC81DE7" w14:textId="726C8727" w:rsidR="008C6B60" w:rsidRPr="00997D17" w:rsidRDefault="005747F5" w:rsidP="00F20E47">
            <w:pPr>
              <w:pStyle w:val="ListBullet"/>
              <w:rPr>
                <w:sz w:val="22"/>
                <w:szCs w:val="22"/>
              </w:rPr>
            </w:pPr>
            <w:r w:rsidRPr="00997D17">
              <w:rPr>
                <w:sz w:val="22"/>
                <w:szCs w:val="22"/>
              </w:rPr>
              <w:t>Before any boat leaves large waves, strong winds, rare tsunami, boat accidents, heavy rain, a, check the forecast and put a life jacket on.</w:t>
            </w:r>
          </w:p>
          <w:p w14:paraId="783443C3" w14:textId="6904D1F3" w:rsidR="008C6B60" w:rsidRPr="00997D17" w:rsidRDefault="005747F5" w:rsidP="00F20E47">
            <w:pPr>
              <w:pStyle w:val="ListBullet"/>
              <w:rPr>
                <w:sz w:val="22"/>
                <w:szCs w:val="22"/>
              </w:rPr>
            </w:pPr>
            <w:r w:rsidRPr="00997D17">
              <w:rPr>
                <w:sz w:val="22"/>
                <w:szCs w:val="22"/>
              </w:rPr>
              <w:t>Bring small boats off the open water at this landing.</w:t>
            </w:r>
          </w:p>
          <w:p w14:paraId="2FE7F881" w14:textId="4082A248" w:rsidR="008C6B60" w:rsidRPr="00997D17" w:rsidRDefault="005747F5" w:rsidP="00F20E47">
            <w:pPr>
              <w:pStyle w:val="ListBullet"/>
              <w:rPr>
                <w:sz w:val="22"/>
                <w:szCs w:val="22"/>
              </w:rPr>
            </w:pPr>
            <w:r w:rsidRPr="00997D17">
              <w:rPr>
                <w:sz w:val="22"/>
                <w:szCs w:val="22"/>
              </w:rPr>
              <w:t>The landing site listens for the warning and saves 190.</w:t>
            </w:r>
          </w:p>
          <w:p w14:paraId="3918C3DD" w14:textId="6D039BD7" w:rsidR="002066E7" w:rsidRPr="00997D17" w:rsidRDefault="005747F5" w:rsidP="00F20E47">
            <w:pPr>
              <w:pStyle w:val="ListBullet"/>
              <w:rPr>
                <w:sz w:val="22"/>
                <w:szCs w:val="22"/>
              </w:rPr>
            </w:pPr>
            <w:r w:rsidRPr="00997D17">
              <w:rPr>
                <w:sz w:val="22"/>
                <w:szCs w:val="22"/>
              </w:rPr>
              <w:t>Do not swim out to rescue. Throw something that floats.</w:t>
            </w:r>
          </w:p>
        </w:tc>
        <w:tc>
          <w:tcPr>
            <w:tcW w:w="2279" w:type="dxa"/>
          </w:tcPr>
          <w:p w14:paraId="2A183ADE" w14:textId="123FEB51" w:rsidR="008C6B60" w:rsidRPr="00997D17" w:rsidRDefault="005747F5" w:rsidP="00F20E47">
            <w:pPr>
              <w:pStyle w:val="ListBullet"/>
              <w:rPr>
                <w:sz w:val="22"/>
                <w:szCs w:val="22"/>
              </w:rPr>
            </w:pPr>
            <w:r w:rsidRPr="00997D17">
              <w:rPr>
                <w:sz w:val="22"/>
                <w:szCs w:val="22"/>
              </w:rPr>
              <w:t>Kabla ya chombo kuondoka eneo hili, angalia utabiri na vaa jaketi ya kujiokoa.</w:t>
            </w:r>
          </w:p>
          <w:p w14:paraId="077710BE" w14:textId="7FF7AA6F" w:rsidR="008C6B60" w:rsidRPr="00997D17" w:rsidRDefault="005747F5" w:rsidP="00F20E47">
            <w:pPr>
              <w:pStyle w:val="ListBullet"/>
              <w:rPr>
                <w:sz w:val="22"/>
                <w:szCs w:val="22"/>
              </w:rPr>
            </w:pPr>
            <w:r w:rsidRPr="00997D17">
              <w:rPr>
                <w:sz w:val="22"/>
                <w:szCs w:val="22"/>
              </w:rPr>
              <w:t>Rudisha vyombo vidogo kutoka maji ya wazi kwenye mwalo huu.</w:t>
            </w:r>
          </w:p>
          <w:p w14:paraId="4ABFF6F6" w14:textId="049F2CEF" w:rsidR="008C6B60" w:rsidRPr="00997D17" w:rsidRDefault="005747F5" w:rsidP="00F20E47">
            <w:pPr>
              <w:pStyle w:val="ListBullet"/>
              <w:rPr>
                <w:sz w:val="22"/>
                <w:szCs w:val="22"/>
              </w:rPr>
            </w:pPr>
            <w:r w:rsidRPr="00997D17">
              <w:rPr>
                <w:sz w:val="22"/>
                <w:szCs w:val="22"/>
              </w:rPr>
              <w:t>Mwalo usikilize onyo na uhifadhi 190.</w:t>
            </w:r>
          </w:p>
          <w:p w14:paraId="061ED1D3" w14:textId="0EC6A8F6" w:rsidR="002066E7" w:rsidRPr="00997D17" w:rsidRDefault="00FE0A4D" w:rsidP="00F20E47">
            <w:pPr>
              <w:pStyle w:val="ListBullet"/>
              <w:rPr>
                <w:sz w:val="22"/>
                <w:szCs w:val="22"/>
              </w:rPr>
            </w:pPr>
            <w:ins w:id="4391" w:author="Bonephace Kaijage" w:date="2026-10-14T06:15:00Z" w16du:dateUtc="2026-10-14T04:15:00Z">
              <w:r>
                <w:rPr>
                  <w:sz w:val="22"/>
                  <w:szCs w:val="22"/>
                  <w:lang w:val="sv-SE"/>
                </w:rPr>
                <w:t xml:space="preserve">Kumuokoa mtu majini, mtupie kitu kinachoelea au mnyooshee fimbo badala ya kuogelea kumfuata: maji yanayotiririka </w:t>
              </w:r>
              <w:r>
                <w:rPr>
                  <w:sz w:val="22"/>
                  <w:szCs w:val="22"/>
                  <w:lang w:val="sv-SE"/>
                </w:rPr>
                <w:lastRenderedPageBreak/>
                <w:t>humzamisha pia mwokoaji.</w:t>
              </w:r>
            </w:ins>
            <w:del w:id="4392" w:author="Bonephace Kaijage" w:date="2026-10-14T06:15:00Z" w16du:dateUtc="2026-10-14T04:15:00Z">
              <w:r w:rsidR="005747F5" w:rsidRPr="00997D17" w:rsidDel="00FE0A4D">
                <w:rPr>
                  <w:sz w:val="22"/>
                  <w:szCs w:val="22"/>
                  <w:lang w:val="sv-SE"/>
                </w:rPr>
                <w:delText>Usiogelee kuokoa. Rusha kitu kinachoelea.</w:delText>
              </w:r>
            </w:del>
          </w:p>
        </w:tc>
      </w:tr>
      <w:tr w:rsidR="002066E7" w:rsidRPr="000343A2" w14:paraId="155E5846" w14:textId="77777777" w:rsidTr="002066E7">
        <w:tc>
          <w:tcPr>
            <w:tcW w:w="2278" w:type="dxa"/>
          </w:tcPr>
          <w:p w14:paraId="0DB6B111" w14:textId="77777777" w:rsidR="002066E7" w:rsidRPr="00997D17" w:rsidRDefault="002066E7" w:rsidP="00FD6059">
            <w:pPr>
              <w:pStyle w:val="ListParagraph"/>
              <w:rPr>
                <w:sz w:val="22"/>
                <w:szCs w:val="22"/>
              </w:rPr>
            </w:pPr>
          </w:p>
        </w:tc>
        <w:tc>
          <w:tcPr>
            <w:tcW w:w="2278" w:type="dxa"/>
          </w:tcPr>
          <w:p w14:paraId="34B38E87" w14:textId="2413E6EA"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676F911B" w14:textId="0269BF80" w:rsidR="002066E7" w:rsidRPr="00997D17" w:rsidRDefault="008C6B60" w:rsidP="00FD6059">
            <w:pPr>
              <w:pStyle w:val="ListParagraph"/>
              <w:rPr>
                <w:sz w:val="22"/>
                <w:szCs w:val="22"/>
              </w:rPr>
            </w:pPr>
            <w:r w:rsidRPr="00997D17">
              <w:rPr>
                <w:sz w:val="22"/>
                <w:szCs w:val="22"/>
              </w:rPr>
              <w:t>large waves, strong winds, rare tsunami, boat accidents, heavy rain, and cholera. Roads, water points or houses at the named sites are now affected. Some journeys and classes are disrupted.</w:t>
            </w:r>
          </w:p>
        </w:tc>
        <w:tc>
          <w:tcPr>
            <w:tcW w:w="2278" w:type="dxa"/>
          </w:tcPr>
          <w:p w14:paraId="3E1E9E43" w14:textId="26C178D2"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4BDC060" w14:textId="4A5626AC" w:rsidR="008C6B60" w:rsidRPr="00997D17" w:rsidRDefault="005747F5" w:rsidP="00F20E47">
            <w:pPr>
              <w:pStyle w:val="ListBullet"/>
              <w:rPr>
                <w:sz w:val="22"/>
                <w:szCs w:val="22"/>
              </w:rPr>
            </w:pPr>
            <w:r w:rsidRPr="00997D17">
              <w:rPr>
                <w:sz w:val="22"/>
                <w:szCs w:val="22"/>
              </w:rPr>
              <w:t>Stop fishing and crossings at large waves, strong winds, rare tsunami, boat accidents, heavy rain, a.</w:t>
            </w:r>
          </w:p>
          <w:p w14:paraId="5D4C5A30" w14:textId="7692C57A" w:rsidR="008C6B60" w:rsidRPr="00997D17" w:rsidRDefault="00FE0A4D" w:rsidP="00F20E47">
            <w:pPr>
              <w:pStyle w:val="ListBullet"/>
              <w:rPr>
                <w:sz w:val="22"/>
                <w:szCs w:val="22"/>
              </w:rPr>
            </w:pPr>
            <w:ins w:id="4393" w:author="Bonephace Kaijage" w:date="2026-10-14T06:15:00Z" w16du:dateUtc="2026-10-14T04:15:00Z">
              <w:r>
                <w:rPr>
                  <w:sz w:val="22"/>
                  <w:szCs w:val="22"/>
                </w:rPr>
                <w:t>Help people off the low shore to the assembly point, starting with those who cannot move alone; waves and the lake level can rise with little warning.</w:t>
              </w:r>
            </w:ins>
            <w:del w:id="4394" w:author="Bonephace Kaijage" w:date="2026-10-14T06:15:00Z" w16du:dateUtc="2026-10-14T04:15:00Z">
              <w:r w:rsidR="005747F5" w:rsidRPr="00997D17" w:rsidDel="00FE0A4D">
                <w:rPr>
                  <w:sz w:val="22"/>
                  <w:szCs w:val="22"/>
                </w:rPr>
                <w:delText>Move people off the low shore to the assembly point.</w:delText>
              </w:r>
            </w:del>
          </w:p>
          <w:p w14:paraId="322C4A08" w14:textId="6573C754" w:rsidR="008C6B60" w:rsidRPr="00997D17" w:rsidRDefault="005747F5" w:rsidP="00F20E47">
            <w:pPr>
              <w:pStyle w:val="ListBullet"/>
              <w:rPr>
                <w:sz w:val="22"/>
                <w:szCs w:val="22"/>
              </w:rPr>
            </w:pPr>
            <w:r w:rsidRPr="00997D17">
              <w:rPr>
                <w:sz w:val="22"/>
                <w:szCs w:val="22"/>
              </w:rPr>
              <w:t>Account for boats still out from this landing.</w:t>
            </w:r>
          </w:p>
          <w:p w14:paraId="37AA47EF" w14:textId="59DAC967" w:rsidR="002066E7" w:rsidRPr="00997D17" w:rsidRDefault="005747F5" w:rsidP="00F20E47">
            <w:pPr>
              <w:pStyle w:val="ListBullet"/>
              <w:rPr>
                <w:sz w:val="22"/>
                <w:szCs w:val="22"/>
              </w:rPr>
            </w:pPr>
            <w:r w:rsidRPr="00997D17">
              <w:rPr>
                <w:sz w:val="22"/>
                <w:szCs w:val="22"/>
              </w:rPr>
              <w:t>Boil water if wells on this shore are flooded.</w:t>
            </w:r>
          </w:p>
        </w:tc>
        <w:tc>
          <w:tcPr>
            <w:tcW w:w="2279" w:type="dxa"/>
          </w:tcPr>
          <w:p w14:paraId="37ACCC96" w14:textId="347C47D3" w:rsidR="008C6B60" w:rsidRPr="00997D17" w:rsidRDefault="005747F5" w:rsidP="00F20E47">
            <w:pPr>
              <w:pStyle w:val="ListBullet"/>
              <w:rPr>
                <w:sz w:val="22"/>
                <w:szCs w:val="22"/>
                <w:lang w:val="sv-SE"/>
              </w:rPr>
            </w:pPr>
            <w:r w:rsidRPr="00997D17">
              <w:rPr>
                <w:sz w:val="22"/>
                <w:szCs w:val="22"/>
                <w:lang w:val="sv-SE"/>
              </w:rPr>
              <w:t>Simamisha uvuvi na vivuko eneo hili.</w:t>
            </w:r>
          </w:p>
          <w:p w14:paraId="2EE96A01" w14:textId="0A1E5EF7" w:rsidR="008C6B60" w:rsidRPr="00997D17" w:rsidRDefault="00FE0A4D" w:rsidP="00F20E47">
            <w:pPr>
              <w:pStyle w:val="ListBullet"/>
              <w:rPr>
                <w:sz w:val="22"/>
                <w:szCs w:val="22"/>
                <w:lang w:val="sv-SE"/>
              </w:rPr>
            </w:pPr>
            <w:ins w:id="4395" w:author="Bonephace Kaijage" w:date="2026-10-14T06:16:00Z" w16du:dateUtc="2026-10-14T04:16:00Z">
              <w:r>
                <w:rPr>
                  <w:sz w:val="22"/>
                  <w:szCs w:val="22"/>
                  <w:lang w:val="sv-SE"/>
                </w:rPr>
                <w:t>Wasaidieni watu kuondoka ufuo wa chini kwenda kituoni, mkianza na wasioweza kuondoka peke yao; mawimbi na kina cha ziwa vinaweza kupanda bila taarifa.</w:t>
              </w:r>
            </w:ins>
            <w:del w:id="4396" w:author="Bonephace Kaijage" w:date="2026-10-14T06:16:00Z" w16du:dateUtc="2026-10-14T04:16:00Z">
              <w:r w:rsidR="005747F5" w:rsidRPr="00997D17" w:rsidDel="00FE0A4D">
                <w:rPr>
                  <w:sz w:val="22"/>
                  <w:szCs w:val="22"/>
                  <w:lang w:val="sv-SE"/>
                </w:rPr>
                <w:delText>Hamisha watu kutoka ufuo wa chini kwenda kituoni.</w:delText>
              </w:r>
            </w:del>
          </w:p>
          <w:p w14:paraId="1BD250E0" w14:textId="16884531" w:rsidR="008C6B60" w:rsidRPr="00997D17" w:rsidRDefault="005747F5" w:rsidP="00F20E47">
            <w:pPr>
              <w:pStyle w:val="ListBullet"/>
              <w:rPr>
                <w:sz w:val="22"/>
                <w:szCs w:val="22"/>
                <w:lang w:val="sv-SE"/>
              </w:rPr>
            </w:pPr>
            <w:r w:rsidRPr="00997D17">
              <w:rPr>
                <w:sz w:val="22"/>
                <w:szCs w:val="22"/>
                <w:lang w:val="sv-SE"/>
              </w:rPr>
              <w:t>Hakiki vyombo vilivyoko nje kutoka mwalo huu.</w:t>
            </w:r>
          </w:p>
          <w:p w14:paraId="1A965C44" w14:textId="36041285" w:rsidR="002066E7" w:rsidRPr="00997D17" w:rsidRDefault="005747F5" w:rsidP="00F20E47">
            <w:pPr>
              <w:pStyle w:val="ListBullet"/>
              <w:rPr>
                <w:sz w:val="22"/>
                <w:szCs w:val="22"/>
                <w:lang w:val="sv-SE"/>
              </w:rPr>
            </w:pPr>
            <w:r w:rsidRPr="00997D17">
              <w:rPr>
                <w:sz w:val="22"/>
                <w:szCs w:val="22"/>
                <w:lang w:val="sv-SE"/>
              </w:rPr>
              <w:t>Chemsha maji visima vya ufuo huu vikifurika.</w:t>
            </w:r>
          </w:p>
        </w:tc>
      </w:tr>
      <w:tr w:rsidR="002066E7" w:rsidRPr="000343A2" w14:paraId="5507E6E0" w14:textId="77777777" w:rsidTr="002066E7">
        <w:tc>
          <w:tcPr>
            <w:tcW w:w="2278" w:type="dxa"/>
          </w:tcPr>
          <w:p w14:paraId="5F6D386A" w14:textId="77777777" w:rsidR="002066E7" w:rsidRPr="00997D17" w:rsidRDefault="002066E7" w:rsidP="00FD6059">
            <w:pPr>
              <w:pStyle w:val="ListParagraph"/>
              <w:rPr>
                <w:sz w:val="22"/>
                <w:szCs w:val="22"/>
                <w:lang w:val="sv-SE"/>
              </w:rPr>
            </w:pPr>
          </w:p>
        </w:tc>
        <w:tc>
          <w:tcPr>
            <w:tcW w:w="2278" w:type="dxa"/>
          </w:tcPr>
          <w:p w14:paraId="7C1A232E" w14:textId="451D512F"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11C49267" w14:textId="47307A63" w:rsidR="002066E7" w:rsidRPr="00997D17" w:rsidRDefault="00FE0A4D" w:rsidP="00FD6059">
            <w:pPr>
              <w:pStyle w:val="ListParagraph"/>
              <w:rPr>
                <w:sz w:val="22"/>
                <w:szCs w:val="22"/>
              </w:rPr>
            </w:pPr>
            <w:ins w:id="4397" w:author="Bonephace Kaijage" w:date="2026-10-14T06:20:00Z" w16du:dateUtc="2026-10-14T04:20:00Z">
              <w:r>
                <w:rPr>
                  <w:sz w:val="22"/>
                  <w:szCs w:val="22"/>
                </w:rPr>
                <w:t xml:space="preserve">Conditions at the sites named in Know Your Risk are now life-threatening: houses damaged, people cut off, and a real risk of drowning, injury or disease. Help is being organised; please follow the committee's instructions and </w:t>
              </w:r>
              <w:r>
                <w:rPr>
                  <w:sz w:val="22"/>
                  <w:szCs w:val="22"/>
                </w:rPr>
                <w:lastRenderedPageBreak/>
                <w:t>look out for neighbours.</w:t>
              </w:r>
            </w:ins>
            <w:del w:id="439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D31221B" w14:textId="0753AE58" w:rsidR="002066E7" w:rsidRPr="00997D17" w:rsidRDefault="00FE0A4D" w:rsidP="00FD6059">
            <w:pPr>
              <w:pStyle w:val="ListParagraph"/>
              <w:rPr>
                <w:sz w:val="22"/>
                <w:szCs w:val="22"/>
              </w:rPr>
            </w:pPr>
            <w:ins w:id="4399" w:author="Bonephace Kaijage" w:date="2026-10-14T06:24:00Z" w16du:dateUtc="2026-10-14T04:24:00Z">
              <w:r>
                <w:rPr>
                  <w:sz w:val="22"/>
                  <w:szCs w:val="22"/>
                </w:rPr>
                <w:lastRenderedPageBreak/>
                <w:t xml:space="preserve">Hali katika maeneo yaliyotajwa kwenye Fahamu Hatari sasa ni hatari kwa maisha: nyumba zimeharibika, watu wamekatwa, na kuna hatari halisi ya kuzama, kujeruhiwa au magonjwa. Msaada unaandaliwa; tafadhali fuateni maelekezo ya </w:t>
              </w:r>
              <w:r>
                <w:rPr>
                  <w:sz w:val="22"/>
                  <w:szCs w:val="22"/>
                </w:rPr>
                <w:lastRenderedPageBreak/>
                <w:t>kamati na muangaliane na majirani.</w:t>
              </w:r>
            </w:ins>
            <w:del w:id="440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0E4DA29" w14:textId="68B7B1A9" w:rsidR="008C6B60" w:rsidRPr="00997D17" w:rsidRDefault="00FE0A4D" w:rsidP="00F20E47">
            <w:pPr>
              <w:pStyle w:val="ListBullet"/>
              <w:rPr>
                <w:sz w:val="22"/>
                <w:szCs w:val="22"/>
              </w:rPr>
            </w:pPr>
            <w:ins w:id="4401" w:author="Bonephace Kaijage" w:date="2026-10-14T06:03:00Z" w16du:dateUtc="2026-10-14T04:03:00Z">
              <w:r>
                <w:rPr>
                  <w:sz w:val="22"/>
                  <w:szCs w:val="22"/>
                </w:rPr>
                <w:lastRenderedPageBreak/>
                <w:t>Please move now to the agreed safe ground, helping anyone who cannot move alone; the water or ground here can become dangerous faster than it looks. Return only when the committee confirms it is safe.</w:t>
              </w:r>
            </w:ins>
            <w:del w:id="440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75A5DCF4" w14:textId="45D425C6" w:rsidR="008C6B60" w:rsidRPr="00997D17" w:rsidRDefault="005747F5" w:rsidP="00F20E47">
            <w:pPr>
              <w:pStyle w:val="ListBullet"/>
              <w:rPr>
                <w:sz w:val="22"/>
                <w:szCs w:val="22"/>
              </w:rPr>
            </w:pPr>
            <w:r w:rsidRPr="00997D17">
              <w:rPr>
                <w:sz w:val="22"/>
                <w:szCs w:val="22"/>
              </w:rPr>
              <w:t xml:space="preserve">Call 114 and 190. Keep the access </w:t>
            </w:r>
            <w:r w:rsidRPr="00997D17">
              <w:rPr>
                <w:sz w:val="22"/>
                <w:szCs w:val="22"/>
              </w:rPr>
              <w:lastRenderedPageBreak/>
              <w:t>road clear for ambulances.</w:t>
            </w:r>
          </w:p>
          <w:p w14:paraId="4A09CC1F" w14:textId="56B59B51" w:rsidR="008C6B60" w:rsidRPr="00997D17" w:rsidRDefault="005747F5" w:rsidP="00F20E47">
            <w:pPr>
              <w:pStyle w:val="ListBullet"/>
              <w:rPr>
                <w:sz w:val="22"/>
                <w:szCs w:val="22"/>
              </w:rPr>
            </w:pPr>
            <w:r w:rsidRPr="00997D17">
              <w:rPr>
                <w:sz w:val="22"/>
                <w:szCs w:val="22"/>
              </w:rPr>
              <w:t>Open the shelter and register every household. Note who is missing.</w:t>
            </w:r>
          </w:p>
          <w:p w14:paraId="20F6317D" w14:textId="75F81BC9"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532BEB2F" w14:textId="502A1D0F"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77D6F02A" w14:textId="58A423FA"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225DF069" w14:textId="5900A4AF"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1FD54D6C" w14:textId="7EC8FBBE" w:rsidR="002066E7" w:rsidRPr="00997D17" w:rsidRDefault="005747F5" w:rsidP="00F20E47">
            <w:pPr>
              <w:pStyle w:val="ListBullet"/>
              <w:rPr>
                <w:sz w:val="22"/>
                <w:szCs w:val="22"/>
                <w:lang w:val="sv-SE"/>
              </w:rPr>
            </w:pPr>
            <w:r w:rsidRPr="00997D17">
              <w:rPr>
                <w:sz w:val="22"/>
                <w:szCs w:val="22"/>
                <w:lang w:val="sv-SE"/>
              </w:rPr>
              <w:t xml:space="preserve">Timu ya afya: majeruhi kwanza, </w:t>
            </w:r>
            <w:r w:rsidRPr="00997D17">
              <w:rPr>
                <w:sz w:val="22"/>
                <w:szCs w:val="22"/>
                <w:lang w:val="sv-SE"/>
              </w:rPr>
              <w:lastRenderedPageBreak/>
              <w:t>kisha kipindupindu maji yakiwa machafu.</w:t>
            </w:r>
          </w:p>
        </w:tc>
      </w:tr>
      <w:tr w:rsidR="002066E7" w:rsidRPr="00997D17" w14:paraId="7184E2BF" w14:textId="77777777" w:rsidTr="002066E7">
        <w:tc>
          <w:tcPr>
            <w:tcW w:w="2278" w:type="dxa"/>
          </w:tcPr>
          <w:p w14:paraId="2B30F385" w14:textId="627F54F7" w:rsidR="002066E7" w:rsidRPr="00997D17" w:rsidRDefault="002066E7" w:rsidP="00FD6059">
            <w:pPr>
              <w:pStyle w:val="ListParagraph"/>
              <w:rPr>
                <w:sz w:val="22"/>
                <w:szCs w:val="22"/>
              </w:rPr>
            </w:pPr>
            <w:r w:rsidRPr="00997D17">
              <w:rPr>
                <w:sz w:val="22"/>
                <w:szCs w:val="22"/>
              </w:rPr>
              <w:lastRenderedPageBreak/>
              <w:t>Mkuranga District Council</w:t>
            </w:r>
          </w:p>
        </w:tc>
        <w:tc>
          <w:tcPr>
            <w:tcW w:w="2278" w:type="dxa"/>
          </w:tcPr>
          <w:p w14:paraId="0FFB0E7C" w14:textId="49EB7D5E"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2D67645E" w14:textId="610678A7" w:rsidR="002066E7" w:rsidRPr="00997D17" w:rsidRDefault="008C6B60" w:rsidP="00FD6059">
            <w:pPr>
              <w:pStyle w:val="ListParagraph"/>
              <w:rPr>
                <w:sz w:val="22"/>
                <w:szCs w:val="22"/>
              </w:rPr>
            </w:pPr>
            <w:r w:rsidRPr="00997D17">
              <w:rPr>
                <w:sz w:val="22"/>
                <w:szCs w:val="22"/>
              </w:rPr>
              <w:t>coastal floods, large waves, heavy rain, and cholera. A few roads slippery, a few low homes wet, and lightning where storms build.</w:t>
            </w:r>
          </w:p>
        </w:tc>
        <w:tc>
          <w:tcPr>
            <w:tcW w:w="2278" w:type="dxa"/>
          </w:tcPr>
          <w:p w14:paraId="72824243" w14:textId="182752DA"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6563649C" w14:textId="50A9284D" w:rsidR="008C6B60" w:rsidRPr="00997D17" w:rsidRDefault="005747F5" w:rsidP="00F20E47">
            <w:pPr>
              <w:pStyle w:val="ListBullet"/>
              <w:rPr>
                <w:sz w:val="22"/>
                <w:szCs w:val="22"/>
              </w:rPr>
            </w:pPr>
            <w:r w:rsidRPr="00997D17">
              <w:rPr>
                <w:sz w:val="22"/>
                <w:szCs w:val="22"/>
              </w:rPr>
              <w:t>Before any boat leaves coastal floods, large waves, heavy rain, and cholera, check the forecast and put a life jacket on.</w:t>
            </w:r>
          </w:p>
          <w:p w14:paraId="70612225" w14:textId="24E3B044" w:rsidR="008C6B60" w:rsidRPr="00997D17" w:rsidRDefault="005747F5" w:rsidP="00F20E47">
            <w:pPr>
              <w:pStyle w:val="ListBullet"/>
              <w:rPr>
                <w:sz w:val="22"/>
                <w:szCs w:val="22"/>
              </w:rPr>
            </w:pPr>
            <w:r w:rsidRPr="00997D17">
              <w:rPr>
                <w:sz w:val="22"/>
                <w:szCs w:val="22"/>
              </w:rPr>
              <w:t>Bring small boats off the open water at this landing.</w:t>
            </w:r>
          </w:p>
          <w:p w14:paraId="02579751" w14:textId="3A9DDB9B" w:rsidR="008C6B60" w:rsidRPr="00997D17" w:rsidRDefault="005747F5" w:rsidP="00F20E47">
            <w:pPr>
              <w:pStyle w:val="ListBullet"/>
              <w:rPr>
                <w:sz w:val="22"/>
                <w:szCs w:val="22"/>
              </w:rPr>
            </w:pPr>
            <w:r w:rsidRPr="00997D17">
              <w:rPr>
                <w:sz w:val="22"/>
                <w:szCs w:val="22"/>
              </w:rPr>
              <w:t>The landing site listens for the warning and saves 190.</w:t>
            </w:r>
          </w:p>
          <w:p w14:paraId="0A34F58F" w14:textId="4472E0C2" w:rsidR="002066E7" w:rsidRPr="00997D17" w:rsidRDefault="005747F5" w:rsidP="00F20E47">
            <w:pPr>
              <w:pStyle w:val="ListBullet"/>
              <w:rPr>
                <w:sz w:val="22"/>
                <w:szCs w:val="22"/>
              </w:rPr>
            </w:pPr>
            <w:r w:rsidRPr="00997D17">
              <w:rPr>
                <w:sz w:val="22"/>
                <w:szCs w:val="22"/>
              </w:rPr>
              <w:t>Do not swim out to rescue. Throw something that floats.</w:t>
            </w:r>
          </w:p>
        </w:tc>
        <w:tc>
          <w:tcPr>
            <w:tcW w:w="2279" w:type="dxa"/>
          </w:tcPr>
          <w:p w14:paraId="0629EA39" w14:textId="5EB15F52" w:rsidR="008C6B60" w:rsidRPr="00997D17" w:rsidRDefault="005747F5" w:rsidP="00F20E47">
            <w:pPr>
              <w:pStyle w:val="ListBullet"/>
              <w:rPr>
                <w:sz w:val="22"/>
                <w:szCs w:val="22"/>
              </w:rPr>
            </w:pPr>
            <w:r w:rsidRPr="00997D17">
              <w:rPr>
                <w:sz w:val="22"/>
                <w:szCs w:val="22"/>
              </w:rPr>
              <w:t>Kabla ya chombo kuondoka eneo hili, angalia utabiri na vaa jaketi ya kujiokoa.</w:t>
            </w:r>
          </w:p>
          <w:p w14:paraId="78E08EC7" w14:textId="607F8AE0" w:rsidR="008C6B60" w:rsidRPr="00997D17" w:rsidRDefault="005747F5" w:rsidP="00F20E47">
            <w:pPr>
              <w:pStyle w:val="ListBullet"/>
              <w:rPr>
                <w:sz w:val="22"/>
                <w:szCs w:val="22"/>
              </w:rPr>
            </w:pPr>
            <w:r w:rsidRPr="00997D17">
              <w:rPr>
                <w:sz w:val="22"/>
                <w:szCs w:val="22"/>
              </w:rPr>
              <w:t>Rudisha vyombo vidogo kutoka maji ya wazi kwenye mwalo huu.</w:t>
            </w:r>
          </w:p>
          <w:p w14:paraId="74790A7D" w14:textId="460C5849" w:rsidR="008C6B60" w:rsidRPr="00997D17" w:rsidRDefault="005747F5" w:rsidP="00F20E47">
            <w:pPr>
              <w:pStyle w:val="ListBullet"/>
              <w:rPr>
                <w:sz w:val="22"/>
                <w:szCs w:val="22"/>
              </w:rPr>
            </w:pPr>
            <w:r w:rsidRPr="00997D17">
              <w:rPr>
                <w:sz w:val="22"/>
                <w:szCs w:val="22"/>
              </w:rPr>
              <w:t>Mwalo usikilize onyo na uhifadhi 190.</w:t>
            </w:r>
          </w:p>
          <w:p w14:paraId="2CBD341C" w14:textId="1A4D29A9" w:rsidR="002066E7" w:rsidRPr="00997D17" w:rsidRDefault="00FE0A4D" w:rsidP="00F20E47">
            <w:pPr>
              <w:pStyle w:val="ListBullet"/>
              <w:rPr>
                <w:sz w:val="22"/>
                <w:szCs w:val="22"/>
              </w:rPr>
            </w:pPr>
            <w:ins w:id="4403" w:author="Bonephace Kaijage" w:date="2026-10-14T06:16:00Z" w16du:dateUtc="2026-10-14T04:16:00Z">
              <w:r>
                <w:rPr>
                  <w:sz w:val="22"/>
                  <w:szCs w:val="22"/>
                  <w:lang w:val="sv-SE"/>
                </w:rPr>
                <w:t>Kumuokoa mtu majini, mtupie kitu kinachoelea au mnyooshee fimbo badala ya kuogelea kumfuata: maji yanayotiririka humzamisha pia mwokoaji.</w:t>
              </w:r>
            </w:ins>
            <w:del w:id="4404" w:author="Bonephace Kaijage" w:date="2026-10-14T06:15:00Z" w16du:dateUtc="2026-10-14T04:15:00Z">
              <w:r w:rsidR="005747F5" w:rsidRPr="00997D17" w:rsidDel="00FE0A4D">
                <w:rPr>
                  <w:sz w:val="22"/>
                  <w:szCs w:val="22"/>
                  <w:lang w:val="sv-SE"/>
                </w:rPr>
                <w:delText>Usiogelee kuokoa. Rusha kitu kinachoelea.</w:delText>
              </w:r>
            </w:del>
          </w:p>
        </w:tc>
      </w:tr>
      <w:tr w:rsidR="002066E7" w:rsidRPr="000343A2" w14:paraId="0EFE3DFD" w14:textId="77777777" w:rsidTr="002066E7">
        <w:tc>
          <w:tcPr>
            <w:tcW w:w="2278" w:type="dxa"/>
          </w:tcPr>
          <w:p w14:paraId="11FBABA8" w14:textId="77777777" w:rsidR="002066E7" w:rsidRPr="00997D17" w:rsidRDefault="002066E7" w:rsidP="00FD6059">
            <w:pPr>
              <w:pStyle w:val="ListParagraph"/>
              <w:rPr>
                <w:sz w:val="22"/>
                <w:szCs w:val="22"/>
              </w:rPr>
            </w:pPr>
          </w:p>
        </w:tc>
        <w:tc>
          <w:tcPr>
            <w:tcW w:w="2278" w:type="dxa"/>
          </w:tcPr>
          <w:p w14:paraId="7EF4FFA7" w14:textId="7418D2CA"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1800AFA4" w14:textId="368ADDB8" w:rsidR="002066E7" w:rsidRPr="00997D17" w:rsidRDefault="008C6B60" w:rsidP="00FD6059">
            <w:pPr>
              <w:pStyle w:val="ListParagraph"/>
              <w:rPr>
                <w:sz w:val="22"/>
                <w:szCs w:val="22"/>
              </w:rPr>
            </w:pPr>
            <w:r w:rsidRPr="00997D17">
              <w:rPr>
                <w:sz w:val="22"/>
                <w:szCs w:val="22"/>
              </w:rPr>
              <w:t xml:space="preserve">coastal floods, large waves, heavy rain, and cholera. Roads, water points or houses at the named sites are now affected. Some </w:t>
            </w:r>
            <w:r w:rsidRPr="00997D17">
              <w:rPr>
                <w:sz w:val="22"/>
                <w:szCs w:val="22"/>
              </w:rPr>
              <w:lastRenderedPageBreak/>
              <w:t>journeys and classes are disrupted.</w:t>
            </w:r>
          </w:p>
        </w:tc>
        <w:tc>
          <w:tcPr>
            <w:tcW w:w="2278" w:type="dxa"/>
          </w:tcPr>
          <w:p w14:paraId="6D5EF7B9" w14:textId="3539BECC" w:rsidR="002066E7" w:rsidRPr="00997D17" w:rsidRDefault="008C6B60" w:rsidP="00FD6059">
            <w:pPr>
              <w:pStyle w:val="ListParagraph"/>
              <w:rPr>
                <w:sz w:val="22"/>
                <w:szCs w:val="22"/>
              </w:rPr>
            </w:pPr>
            <w:r w:rsidRPr="00997D17">
              <w:rPr>
                <w:sz w:val="22"/>
                <w:szCs w:val="22"/>
              </w:rPr>
              <w:lastRenderedPageBreak/>
              <w:t xml:space="preserve">Barabara, vituo vya maji au nyumba kwenye maeneo yaliyotajwa yameathirika. Safari na masomo </w:t>
            </w:r>
            <w:r w:rsidRPr="00997D17">
              <w:rPr>
                <w:sz w:val="22"/>
                <w:szCs w:val="22"/>
              </w:rPr>
              <w:lastRenderedPageBreak/>
              <w:t>mengine yamesitishwa.</w:t>
            </w:r>
          </w:p>
        </w:tc>
        <w:tc>
          <w:tcPr>
            <w:tcW w:w="2279" w:type="dxa"/>
          </w:tcPr>
          <w:p w14:paraId="1867151C" w14:textId="786DD3EE" w:rsidR="008C6B60" w:rsidRPr="00997D17" w:rsidRDefault="005747F5" w:rsidP="00F20E47">
            <w:pPr>
              <w:pStyle w:val="ListBullet"/>
              <w:rPr>
                <w:sz w:val="22"/>
                <w:szCs w:val="22"/>
              </w:rPr>
            </w:pPr>
            <w:r w:rsidRPr="00997D17">
              <w:rPr>
                <w:sz w:val="22"/>
                <w:szCs w:val="22"/>
              </w:rPr>
              <w:lastRenderedPageBreak/>
              <w:t>Stop fishing and crossings at coastal floods, large waves, heavy rain, and cholera.</w:t>
            </w:r>
          </w:p>
          <w:p w14:paraId="6135DA49" w14:textId="56430790" w:rsidR="008C6B60" w:rsidRPr="00997D17" w:rsidRDefault="00FE0A4D" w:rsidP="00F20E47">
            <w:pPr>
              <w:pStyle w:val="ListBullet"/>
              <w:rPr>
                <w:sz w:val="22"/>
                <w:szCs w:val="22"/>
              </w:rPr>
            </w:pPr>
            <w:ins w:id="4405" w:author="Bonephace Kaijage" w:date="2026-10-14T06:16:00Z" w16du:dateUtc="2026-10-14T04:16:00Z">
              <w:r>
                <w:rPr>
                  <w:sz w:val="22"/>
                  <w:szCs w:val="22"/>
                </w:rPr>
                <w:t xml:space="preserve">Help people off the low shore to the </w:t>
              </w:r>
              <w:r>
                <w:rPr>
                  <w:sz w:val="22"/>
                  <w:szCs w:val="22"/>
                </w:rPr>
                <w:lastRenderedPageBreak/>
                <w:t>assembly point, starting with those who cannot move alone; waves and the lake level can rise with little warning.</w:t>
              </w:r>
            </w:ins>
            <w:del w:id="4406" w:author="Bonephace Kaijage" w:date="2026-10-14T06:16:00Z" w16du:dateUtc="2026-10-14T04:16:00Z">
              <w:r w:rsidR="005747F5" w:rsidRPr="00997D17" w:rsidDel="00FE0A4D">
                <w:rPr>
                  <w:sz w:val="22"/>
                  <w:szCs w:val="22"/>
                </w:rPr>
                <w:delText>Move people off the low shore to the assembly point.</w:delText>
              </w:r>
            </w:del>
          </w:p>
          <w:p w14:paraId="377655C4" w14:textId="2CBF143A" w:rsidR="008C6B60" w:rsidRPr="00997D17" w:rsidRDefault="005747F5" w:rsidP="00F20E47">
            <w:pPr>
              <w:pStyle w:val="ListBullet"/>
              <w:rPr>
                <w:sz w:val="22"/>
                <w:szCs w:val="22"/>
              </w:rPr>
            </w:pPr>
            <w:r w:rsidRPr="00997D17">
              <w:rPr>
                <w:sz w:val="22"/>
                <w:szCs w:val="22"/>
              </w:rPr>
              <w:t>Account for boats still out from this landing.</w:t>
            </w:r>
          </w:p>
          <w:p w14:paraId="6F52698B" w14:textId="42A5E533" w:rsidR="002066E7" w:rsidRPr="00997D17" w:rsidRDefault="005747F5" w:rsidP="00F20E47">
            <w:pPr>
              <w:pStyle w:val="ListBullet"/>
              <w:rPr>
                <w:sz w:val="22"/>
                <w:szCs w:val="22"/>
              </w:rPr>
            </w:pPr>
            <w:r w:rsidRPr="00997D17">
              <w:rPr>
                <w:sz w:val="22"/>
                <w:szCs w:val="22"/>
              </w:rPr>
              <w:t>Boil water if wells on this shore are flooded.</w:t>
            </w:r>
          </w:p>
        </w:tc>
        <w:tc>
          <w:tcPr>
            <w:tcW w:w="2279" w:type="dxa"/>
          </w:tcPr>
          <w:p w14:paraId="1BEA01EE" w14:textId="23AF908D" w:rsidR="008C6B60" w:rsidRPr="00997D17" w:rsidRDefault="005747F5" w:rsidP="00F20E47">
            <w:pPr>
              <w:pStyle w:val="ListBullet"/>
              <w:rPr>
                <w:sz w:val="22"/>
                <w:szCs w:val="22"/>
                <w:lang w:val="sv-SE"/>
              </w:rPr>
            </w:pPr>
            <w:r w:rsidRPr="00997D17">
              <w:rPr>
                <w:sz w:val="22"/>
                <w:szCs w:val="22"/>
                <w:lang w:val="sv-SE"/>
              </w:rPr>
              <w:lastRenderedPageBreak/>
              <w:t>Simamisha uvuvi na vivuko eneo hili.</w:t>
            </w:r>
          </w:p>
          <w:p w14:paraId="18166332" w14:textId="5A9DA22B" w:rsidR="008C6B60" w:rsidRPr="00997D17" w:rsidRDefault="00FE0A4D" w:rsidP="00F20E47">
            <w:pPr>
              <w:pStyle w:val="ListBullet"/>
              <w:rPr>
                <w:sz w:val="22"/>
                <w:szCs w:val="22"/>
                <w:lang w:val="sv-SE"/>
              </w:rPr>
            </w:pPr>
            <w:ins w:id="4407" w:author="Bonephace Kaijage" w:date="2026-10-14T06:16:00Z" w16du:dateUtc="2026-10-14T04:16:00Z">
              <w:r>
                <w:rPr>
                  <w:sz w:val="22"/>
                  <w:szCs w:val="22"/>
                  <w:lang w:val="sv-SE"/>
                </w:rPr>
                <w:t xml:space="preserve">Wasaidieni watu kuondoka ufuo wa chini kwenda kituoni, mkianza na wasioweza </w:t>
              </w:r>
              <w:r>
                <w:rPr>
                  <w:sz w:val="22"/>
                  <w:szCs w:val="22"/>
                  <w:lang w:val="sv-SE"/>
                </w:rPr>
                <w:lastRenderedPageBreak/>
                <w:t>kuondoka peke yao; mawimbi na kina cha ziwa vinaweza kupanda bila taarifa.</w:t>
              </w:r>
            </w:ins>
            <w:del w:id="4408" w:author="Bonephace Kaijage" w:date="2026-10-14T06:16:00Z" w16du:dateUtc="2026-10-14T04:16:00Z">
              <w:r w:rsidR="005747F5" w:rsidRPr="00997D17" w:rsidDel="00FE0A4D">
                <w:rPr>
                  <w:sz w:val="22"/>
                  <w:szCs w:val="22"/>
                  <w:lang w:val="sv-SE"/>
                </w:rPr>
                <w:delText>Hamisha watu kutoka ufuo wa chini kwenda kituoni.</w:delText>
              </w:r>
            </w:del>
          </w:p>
          <w:p w14:paraId="40549744" w14:textId="06C60F28" w:rsidR="008C6B60" w:rsidRPr="00997D17" w:rsidRDefault="005747F5" w:rsidP="00F20E47">
            <w:pPr>
              <w:pStyle w:val="ListBullet"/>
              <w:rPr>
                <w:sz w:val="22"/>
                <w:szCs w:val="22"/>
                <w:lang w:val="sv-SE"/>
              </w:rPr>
            </w:pPr>
            <w:r w:rsidRPr="00997D17">
              <w:rPr>
                <w:sz w:val="22"/>
                <w:szCs w:val="22"/>
                <w:lang w:val="sv-SE"/>
              </w:rPr>
              <w:t>Hakiki vyombo vilivyoko nje kutoka mwalo huu.</w:t>
            </w:r>
          </w:p>
          <w:p w14:paraId="47A7E4B8" w14:textId="71AD9CD8" w:rsidR="002066E7" w:rsidRPr="00997D17" w:rsidRDefault="005747F5" w:rsidP="00F20E47">
            <w:pPr>
              <w:pStyle w:val="ListBullet"/>
              <w:rPr>
                <w:sz w:val="22"/>
                <w:szCs w:val="22"/>
                <w:lang w:val="sv-SE"/>
              </w:rPr>
            </w:pPr>
            <w:r w:rsidRPr="00997D17">
              <w:rPr>
                <w:sz w:val="22"/>
                <w:szCs w:val="22"/>
                <w:lang w:val="sv-SE"/>
              </w:rPr>
              <w:t>Chemsha maji visima vya ufuo huu vikifurika.</w:t>
            </w:r>
          </w:p>
        </w:tc>
      </w:tr>
      <w:tr w:rsidR="002066E7" w:rsidRPr="000343A2" w14:paraId="5B0D2B87" w14:textId="77777777" w:rsidTr="002066E7">
        <w:tc>
          <w:tcPr>
            <w:tcW w:w="2278" w:type="dxa"/>
          </w:tcPr>
          <w:p w14:paraId="4A9CCFE7" w14:textId="77777777" w:rsidR="002066E7" w:rsidRPr="00997D17" w:rsidRDefault="002066E7" w:rsidP="00FD6059">
            <w:pPr>
              <w:pStyle w:val="ListParagraph"/>
              <w:rPr>
                <w:sz w:val="22"/>
                <w:szCs w:val="22"/>
                <w:lang w:val="sv-SE"/>
              </w:rPr>
            </w:pPr>
          </w:p>
        </w:tc>
        <w:tc>
          <w:tcPr>
            <w:tcW w:w="2278" w:type="dxa"/>
          </w:tcPr>
          <w:p w14:paraId="7CE0A535" w14:textId="5C12A200"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512EEFB8" w14:textId="440B7C61" w:rsidR="002066E7" w:rsidRPr="00997D17" w:rsidRDefault="00FE0A4D" w:rsidP="00FD6059">
            <w:pPr>
              <w:pStyle w:val="ListParagraph"/>
              <w:rPr>
                <w:sz w:val="22"/>
                <w:szCs w:val="22"/>
              </w:rPr>
            </w:pPr>
            <w:ins w:id="4409"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410"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0AF3D4A" w14:textId="25B5404E" w:rsidR="002066E7" w:rsidRPr="00997D17" w:rsidRDefault="00FE0A4D" w:rsidP="00FD6059">
            <w:pPr>
              <w:pStyle w:val="ListParagraph"/>
              <w:rPr>
                <w:sz w:val="22"/>
                <w:szCs w:val="22"/>
              </w:rPr>
            </w:pPr>
            <w:ins w:id="4411"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412"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D579D66" w14:textId="0A913E8E" w:rsidR="008C6B60" w:rsidRPr="00997D17" w:rsidRDefault="00FE0A4D" w:rsidP="00F20E47">
            <w:pPr>
              <w:pStyle w:val="ListBullet"/>
              <w:rPr>
                <w:sz w:val="22"/>
                <w:szCs w:val="22"/>
              </w:rPr>
            </w:pPr>
            <w:ins w:id="4413"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414"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3D4F000E" w14:textId="139B8BE3" w:rsidR="008C6B60" w:rsidRPr="00997D17" w:rsidRDefault="005747F5" w:rsidP="00F20E47">
            <w:pPr>
              <w:pStyle w:val="ListBullet"/>
              <w:rPr>
                <w:sz w:val="22"/>
                <w:szCs w:val="22"/>
              </w:rPr>
            </w:pPr>
            <w:r w:rsidRPr="00997D17">
              <w:rPr>
                <w:sz w:val="22"/>
                <w:szCs w:val="22"/>
              </w:rPr>
              <w:t>Call 114 and 190. Keep the access road clear for ambulances.</w:t>
            </w:r>
          </w:p>
          <w:p w14:paraId="1A9A61EA" w14:textId="59ADF1BF" w:rsidR="008C6B60" w:rsidRPr="00997D17" w:rsidRDefault="005747F5" w:rsidP="00F20E47">
            <w:pPr>
              <w:pStyle w:val="ListBullet"/>
              <w:rPr>
                <w:sz w:val="22"/>
                <w:szCs w:val="22"/>
              </w:rPr>
            </w:pPr>
            <w:r w:rsidRPr="00997D17">
              <w:rPr>
                <w:sz w:val="22"/>
                <w:szCs w:val="22"/>
              </w:rPr>
              <w:t>Open the shelter and register every household. Note who is missing.</w:t>
            </w:r>
          </w:p>
          <w:p w14:paraId="2DCEF263" w14:textId="48E89F36"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01DF289E" w14:textId="29A4B3DC"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6E9488D9" w14:textId="1B13B324"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2DFD93CC" w14:textId="7D11032A"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773583C6" w14:textId="4DAF90C9"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1074666C" w14:textId="77777777" w:rsidTr="002066E7">
        <w:tc>
          <w:tcPr>
            <w:tcW w:w="2278" w:type="dxa"/>
          </w:tcPr>
          <w:p w14:paraId="234BC9C3" w14:textId="769508A1" w:rsidR="002066E7" w:rsidRPr="00997D17" w:rsidRDefault="002066E7" w:rsidP="00FD6059">
            <w:pPr>
              <w:pStyle w:val="ListParagraph"/>
              <w:rPr>
                <w:sz w:val="22"/>
                <w:szCs w:val="22"/>
              </w:rPr>
            </w:pPr>
            <w:r w:rsidRPr="00997D17">
              <w:rPr>
                <w:sz w:val="22"/>
                <w:szCs w:val="22"/>
              </w:rPr>
              <w:lastRenderedPageBreak/>
              <w:t>Rufiji District Council</w:t>
            </w:r>
          </w:p>
        </w:tc>
        <w:tc>
          <w:tcPr>
            <w:tcW w:w="2278" w:type="dxa"/>
          </w:tcPr>
          <w:p w14:paraId="2D881103" w14:textId="4E7908D7"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58016B64" w14:textId="5239D6FD" w:rsidR="002066E7" w:rsidRPr="00997D17" w:rsidRDefault="008C6B60" w:rsidP="00FD6059">
            <w:pPr>
              <w:pStyle w:val="ListParagraph"/>
              <w:rPr>
                <w:sz w:val="22"/>
                <w:szCs w:val="22"/>
              </w:rPr>
            </w:pPr>
            <w:r w:rsidRPr="00997D17">
              <w:rPr>
                <w:sz w:val="22"/>
                <w:szCs w:val="22"/>
              </w:rPr>
              <w:t>Rufiji river and delta floods, heavy rain, boat accidents, and cholera. A few roads slippery, a few low homes wet, and lightning where storms build.</w:t>
            </w:r>
          </w:p>
        </w:tc>
        <w:tc>
          <w:tcPr>
            <w:tcW w:w="2278" w:type="dxa"/>
          </w:tcPr>
          <w:p w14:paraId="4981CA39" w14:textId="754C0DE1"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5B8020D9" w14:textId="66CA9134" w:rsidR="008C6B60" w:rsidRPr="00997D17" w:rsidRDefault="005747F5" w:rsidP="00F20E47">
            <w:pPr>
              <w:pStyle w:val="ListBullet"/>
              <w:rPr>
                <w:sz w:val="22"/>
                <w:szCs w:val="22"/>
              </w:rPr>
            </w:pPr>
            <w:r w:rsidRPr="00997D17">
              <w:rPr>
                <w:sz w:val="22"/>
                <w:szCs w:val="22"/>
              </w:rPr>
              <w:t>Before any boat leaves Rufiji river and delta floods, heavy rain, boat accidents, and cholera, check the forecast and put a life jacket on.</w:t>
            </w:r>
          </w:p>
          <w:p w14:paraId="087276C5" w14:textId="76ED7881" w:rsidR="008C6B60" w:rsidRPr="00997D17" w:rsidRDefault="005747F5" w:rsidP="00F20E47">
            <w:pPr>
              <w:pStyle w:val="ListBullet"/>
              <w:rPr>
                <w:sz w:val="22"/>
                <w:szCs w:val="22"/>
              </w:rPr>
            </w:pPr>
            <w:r w:rsidRPr="00997D17">
              <w:rPr>
                <w:sz w:val="22"/>
                <w:szCs w:val="22"/>
              </w:rPr>
              <w:t>Bring small boats off the open water at this landing.</w:t>
            </w:r>
          </w:p>
          <w:p w14:paraId="6DC3310A" w14:textId="78C5C18B" w:rsidR="008C6B60" w:rsidRPr="00997D17" w:rsidRDefault="005747F5" w:rsidP="00F20E47">
            <w:pPr>
              <w:pStyle w:val="ListBullet"/>
              <w:rPr>
                <w:sz w:val="22"/>
                <w:szCs w:val="22"/>
              </w:rPr>
            </w:pPr>
            <w:r w:rsidRPr="00997D17">
              <w:rPr>
                <w:sz w:val="22"/>
                <w:szCs w:val="22"/>
              </w:rPr>
              <w:t>The landing site listens for the warning and saves 190.</w:t>
            </w:r>
          </w:p>
          <w:p w14:paraId="1337BFF5" w14:textId="4BE7E627" w:rsidR="002066E7" w:rsidRPr="00997D17" w:rsidRDefault="005747F5" w:rsidP="00F20E47">
            <w:pPr>
              <w:pStyle w:val="ListBullet"/>
              <w:rPr>
                <w:sz w:val="22"/>
                <w:szCs w:val="22"/>
              </w:rPr>
            </w:pPr>
            <w:r w:rsidRPr="00997D17">
              <w:rPr>
                <w:sz w:val="22"/>
                <w:szCs w:val="22"/>
              </w:rPr>
              <w:t>Do not swim out to rescue. Throw something that floats.</w:t>
            </w:r>
          </w:p>
        </w:tc>
        <w:tc>
          <w:tcPr>
            <w:tcW w:w="2279" w:type="dxa"/>
          </w:tcPr>
          <w:p w14:paraId="2D039BB3" w14:textId="2064700C" w:rsidR="008C6B60" w:rsidRPr="00997D17" w:rsidRDefault="005747F5" w:rsidP="00F20E47">
            <w:pPr>
              <w:pStyle w:val="ListBullet"/>
              <w:rPr>
                <w:sz w:val="22"/>
                <w:szCs w:val="22"/>
              </w:rPr>
            </w:pPr>
            <w:r w:rsidRPr="00997D17">
              <w:rPr>
                <w:sz w:val="22"/>
                <w:szCs w:val="22"/>
              </w:rPr>
              <w:t>Kabla ya chombo kuondoka eneo hili, angalia utabiri na vaa jaketi ya kujiokoa.</w:t>
            </w:r>
          </w:p>
          <w:p w14:paraId="022CA7C8" w14:textId="3C35D226" w:rsidR="008C6B60" w:rsidRPr="00997D17" w:rsidRDefault="005747F5" w:rsidP="00F20E47">
            <w:pPr>
              <w:pStyle w:val="ListBullet"/>
              <w:rPr>
                <w:sz w:val="22"/>
                <w:szCs w:val="22"/>
              </w:rPr>
            </w:pPr>
            <w:r w:rsidRPr="00997D17">
              <w:rPr>
                <w:sz w:val="22"/>
                <w:szCs w:val="22"/>
              </w:rPr>
              <w:t>Rudisha vyombo vidogo kutoka maji ya wazi kwenye mwalo huu.</w:t>
            </w:r>
          </w:p>
          <w:p w14:paraId="14A282F6" w14:textId="5E9CB178" w:rsidR="008C6B60" w:rsidRPr="00997D17" w:rsidRDefault="005747F5" w:rsidP="00F20E47">
            <w:pPr>
              <w:pStyle w:val="ListBullet"/>
              <w:rPr>
                <w:sz w:val="22"/>
                <w:szCs w:val="22"/>
              </w:rPr>
            </w:pPr>
            <w:r w:rsidRPr="00997D17">
              <w:rPr>
                <w:sz w:val="22"/>
                <w:szCs w:val="22"/>
              </w:rPr>
              <w:t>Mwalo usikilize onyo na uhifadhi 190.</w:t>
            </w:r>
          </w:p>
          <w:p w14:paraId="5CCBC5E9" w14:textId="06B650AD" w:rsidR="002066E7" w:rsidRPr="00997D17" w:rsidRDefault="00FE0A4D" w:rsidP="00F20E47">
            <w:pPr>
              <w:pStyle w:val="ListBullet"/>
              <w:rPr>
                <w:sz w:val="22"/>
                <w:szCs w:val="22"/>
              </w:rPr>
            </w:pPr>
            <w:ins w:id="4415" w:author="Bonephace Kaijage" w:date="2026-10-14T06:16:00Z" w16du:dateUtc="2026-10-14T04:16:00Z">
              <w:r>
                <w:rPr>
                  <w:sz w:val="22"/>
                  <w:szCs w:val="22"/>
                  <w:lang w:val="sv-SE"/>
                </w:rPr>
                <w:t>Kumuokoa mtu majini, mtupie kitu kinachoelea au mnyooshee fimbo badala ya kuogelea kumfuata: maji yanayotiririka humzamisha pia mwokoaji.</w:t>
              </w:r>
            </w:ins>
            <w:del w:id="4416" w:author="Bonephace Kaijage" w:date="2026-10-14T06:16:00Z" w16du:dateUtc="2026-10-14T04:16:00Z">
              <w:r w:rsidR="005747F5" w:rsidRPr="00997D17" w:rsidDel="00FE0A4D">
                <w:rPr>
                  <w:sz w:val="22"/>
                  <w:szCs w:val="22"/>
                  <w:lang w:val="sv-SE"/>
                </w:rPr>
                <w:delText>Usiogelee kuokoa. Rusha kitu kinachoelea.</w:delText>
              </w:r>
            </w:del>
          </w:p>
        </w:tc>
      </w:tr>
      <w:tr w:rsidR="002066E7" w:rsidRPr="000343A2" w14:paraId="77B31D32" w14:textId="77777777" w:rsidTr="002066E7">
        <w:tc>
          <w:tcPr>
            <w:tcW w:w="2278" w:type="dxa"/>
          </w:tcPr>
          <w:p w14:paraId="5C89EA7D" w14:textId="77777777" w:rsidR="002066E7" w:rsidRPr="00997D17" w:rsidRDefault="002066E7" w:rsidP="00FD6059">
            <w:pPr>
              <w:pStyle w:val="ListParagraph"/>
              <w:rPr>
                <w:sz w:val="22"/>
                <w:szCs w:val="22"/>
              </w:rPr>
            </w:pPr>
          </w:p>
        </w:tc>
        <w:tc>
          <w:tcPr>
            <w:tcW w:w="2278" w:type="dxa"/>
          </w:tcPr>
          <w:p w14:paraId="31F5B286" w14:textId="7AD19D24"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39CE94D9" w14:textId="295D2081" w:rsidR="002066E7" w:rsidRPr="00997D17" w:rsidRDefault="008C6B60" w:rsidP="00FD6059">
            <w:pPr>
              <w:pStyle w:val="ListParagraph"/>
              <w:rPr>
                <w:sz w:val="22"/>
                <w:szCs w:val="22"/>
              </w:rPr>
            </w:pPr>
            <w:r w:rsidRPr="00997D17">
              <w:rPr>
                <w:sz w:val="22"/>
                <w:szCs w:val="22"/>
              </w:rPr>
              <w:t>Rufiji river and delta floods, heavy rain, boat accidents, and cholera. Roads, water points or houses at the named sites are now affected. Some journeys and classes are disrupted.</w:t>
            </w:r>
          </w:p>
        </w:tc>
        <w:tc>
          <w:tcPr>
            <w:tcW w:w="2278" w:type="dxa"/>
          </w:tcPr>
          <w:p w14:paraId="45311E53" w14:textId="5656C47B"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F63ADF5" w14:textId="7A8FBE9F" w:rsidR="008C6B60" w:rsidRPr="00997D17" w:rsidRDefault="005747F5" w:rsidP="00F20E47">
            <w:pPr>
              <w:pStyle w:val="ListBullet"/>
              <w:rPr>
                <w:sz w:val="22"/>
                <w:szCs w:val="22"/>
              </w:rPr>
            </w:pPr>
            <w:r w:rsidRPr="00997D17">
              <w:rPr>
                <w:sz w:val="22"/>
                <w:szCs w:val="22"/>
              </w:rPr>
              <w:t>Stop fishing and crossings at Rufiji river and delta floods, heavy rain, boat accidents, and cholera.</w:t>
            </w:r>
          </w:p>
          <w:p w14:paraId="32B9011D" w14:textId="354D12C3" w:rsidR="008C6B60" w:rsidRPr="00997D17" w:rsidRDefault="00FE0A4D" w:rsidP="00F20E47">
            <w:pPr>
              <w:pStyle w:val="ListBullet"/>
              <w:rPr>
                <w:sz w:val="22"/>
                <w:szCs w:val="22"/>
              </w:rPr>
            </w:pPr>
            <w:ins w:id="4417" w:author="Bonephace Kaijage" w:date="2026-10-14T06:16:00Z" w16du:dateUtc="2026-10-14T04:16:00Z">
              <w:r>
                <w:rPr>
                  <w:sz w:val="22"/>
                  <w:szCs w:val="22"/>
                </w:rPr>
                <w:t>Help people off the low shore to the assembly point, starting with those who cannot move alone; waves and the lake level can rise with little warning.</w:t>
              </w:r>
            </w:ins>
            <w:del w:id="4418" w:author="Bonephace Kaijage" w:date="2026-10-14T06:16:00Z" w16du:dateUtc="2026-10-14T04:16:00Z">
              <w:r w:rsidR="005747F5" w:rsidRPr="00997D17" w:rsidDel="00FE0A4D">
                <w:rPr>
                  <w:sz w:val="22"/>
                  <w:szCs w:val="22"/>
                </w:rPr>
                <w:delText>Move people off the low shore to the assembly point.</w:delText>
              </w:r>
            </w:del>
          </w:p>
          <w:p w14:paraId="22F687E1" w14:textId="2E9591D7" w:rsidR="008C6B60" w:rsidRPr="00997D17" w:rsidRDefault="005747F5" w:rsidP="00F20E47">
            <w:pPr>
              <w:pStyle w:val="ListBullet"/>
              <w:rPr>
                <w:sz w:val="22"/>
                <w:szCs w:val="22"/>
              </w:rPr>
            </w:pPr>
            <w:r w:rsidRPr="00997D17">
              <w:rPr>
                <w:sz w:val="22"/>
                <w:szCs w:val="22"/>
              </w:rPr>
              <w:lastRenderedPageBreak/>
              <w:t>Account for boats still out from this landing.</w:t>
            </w:r>
          </w:p>
          <w:p w14:paraId="086539A9" w14:textId="5A1655A3" w:rsidR="002066E7" w:rsidRPr="00997D17" w:rsidRDefault="005747F5" w:rsidP="00F20E47">
            <w:pPr>
              <w:pStyle w:val="ListBullet"/>
              <w:rPr>
                <w:sz w:val="22"/>
                <w:szCs w:val="22"/>
              </w:rPr>
            </w:pPr>
            <w:r w:rsidRPr="00997D17">
              <w:rPr>
                <w:sz w:val="22"/>
                <w:szCs w:val="22"/>
              </w:rPr>
              <w:t>Boil water if wells on this shore are flooded.</w:t>
            </w:r>
          </w:p>
        </w:tc>
        <w:tc>
          <w:tcPr>
            <w:tcW w:w="2279" w:type="dxa"/>
          </w:tcPr>
          <w:p w14:paraId="03876203" w14:textId="23B26FA8" w:rsidR="008C6B60" w:rsidRPr="00997D17" w:rsidRDefault="005747F5" w:rsidP="00F20E47">
            <w:pPr>
              <w:pStyle w:val="ListBullet"/>
              <w:rPr>
                <w:sz w:val="22"/>
                <w:szCs w:val="22"/>
                <w:lang w:val="sv-SE"/>
              </w:rPr>
            </w:pPr>
            <w:r w:rsidRPr="00997D17">
              <w:rPr>
                <w:sz w:val="22"/>
                <w:szCs w:val="22"/>
                <w:lang w:val="sv-SE"/>
              </w:rPr>
              <w:lastRenderedPageBreak/>
              <w:t>Simamisha uvuvi na vivuko eneo hili.</w:t>
            </w:r>
          </w:p>
          <w:p w14:paraId="36F18658" w14:textId="6295B729" w:rsidR="008C6B60" w:rsidRPr="00997D17" w:rsidRDefault="00FE0A4D" w:rsidP="00F20E47">
            <w:pPr>
              <w:pStyle w:val="ListBullet"/>
              <w:rPr>
                <w:sz w:val="22"/>
                <w:szCs w:val="22"/>
                <w:lang w:val="sv-SE"/>
              </w:rPr>
            </w:pPr>
            <w:ins w:id="4419" w:author="Bonephace Kaijage" w:date="2026-10-14T06:16:00Z" w16du:dateUtc="2026-10-14T04:16:00Z">
              <w:r>
                <w:rPr>
                  <w:sz w:val="22"/>
                  <w:szCs w:val="22"/>
                  <w:lang w:val="sv-SE"/>
                </w:rPr>
                <w:t>Wasaidieni watu kuondoka ufuo wa chini kwenda kituoni, mkianza na wasioweza kuondoka peke yao; mawimbi na kina cha ziwa vinaweza kupanda bila taarifa.</w:t>
              </w:r>
            </w:ins>
            <w:del w:id="4420" w:author="Bonephace Kaijage" w:date="2026-10-14T06:16:00Z" w16du:dateUtc="2026-10-14T04:16:00Z">
              <w:r w:rsidR="005747F5" w:rsidRPr="00997D17" w:rsidDel="00FE0A4D">
                <w:rPr>
                  <w:sz w:val="22"/>
                  <w:szCs w:val="22"/>
                  <w:lang w:val="sv-SE"/>
                </w:rPr>
                <w:delText>Hamisha watu kutoka ufuo wa chini kwenda kituoni.</w:delText>
              </w:r>
            </w:del>
          </w:p>
          <w:p w14:paraId="3C202D8C" w14:textId="1C6597B9" w:rsidR="008C6B60" w:rsidRPr="00997D17" w:rsidRDefault="005747F5" w:rsidP="00F20E47">
            <w:pPr>
              <w:pStyle w:val="ListBullet"/>
              <w:rPr>
                <w:sz w:val="22"/>
                <w:szCs w:val="22"/>
                <w:lang w:val="sv-SE"/>
              </w:rPr>
            </w:pPr>
            <w:r w:rsidRPr="00997D17">
              <w:rPr>
                <w:sz w:val="22"/>
                <w:szCs w:val="22"/>
                <w:lang w:val="sv-SE"/>
              </w:rPr>
              <w:t>Hakiki vyombo vilivyoko nje kutoka mwalo huu.</w:t>
            </w:r>
          </w:p>
          <w:p w14:paraId="2E61C443" w14:textId="7027FEB5" w:rsidR="002066E7" w:rsidRPr="00997D17" w:rsidRDefault="005747F5" w:rsidP="00F20E47">
            <w:pPr>
              <w:pStyle w:val="ListBullet"/>
              <w:rPr>
                <w:sz w:val="22"/>
                <w:szCs w:val="22"/>
                <w:lang w:val="sv-SE"/>
              </w:rPr>
            </w:pPr>
            <w:r w:rsidRPr="00997D17">
              <w:rPr>
                <w:sz w:val="22"/>
                <w:szCs w:val="22"/>
                <w:lang w:val="sv-SE"/>
              </w:rPr>
              <w:lastRenderedPageBreak/>
              <w:t>Chemsha maji visima vya ufuo huu vikifurika.</w:t>
            </w:r>
          </w:p>
        </w:tc>
      </w:tr>
      <w:tr w:rsidR="002066E7" w:rsidRPr="000343A2" w14:paraId="529D9FAD" w14:textId="77777777" w:rsidTr="002066E7">
        <w:tc>
          <w:tcPr>
            <w:tcW w:w="2278" w:type="dxa"/>
          </w:tcPr>
          <w:p w14:paraId="2D7405B8" w14:textId="77777777" w:rsidR="002066E7" w:rsidRPr="00997D17" w:rsidRDefault="002066E7" w:rsidP="00FD6059">
            <w:pPr>
              <w:pStyle w:val="ListParagraph"/>
              <w:rPr>
                <w:sz w:val="22"/>
                <w:szCs w:val="22"/>
                <w:lang w:val="sv-SE"/>
              </w:rPr>
            </w:pPr>
          </w:p>
        </w:tc>
        <w:tc>
          <w:tcPr>
            <w:tcW w:w="2278" w:type="dxa"/>
          </w:tcPr>
          <w:p w14:paraId="570C35BD" w14:textId="46177626"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0A7681F5" w14:textId="723C2D4D" w:rsidR="002066E7" w:rsidRPr="00997D17" w:rsidRDefault="00FE0A4D" w:rsidP="00FD6059">
            <w:pPr>
              <w:pStyle w:val="ListParagraph"/>
              <w:rPr>
                <w:sz w:val="22"/>
                <w:szCs w:val="22"/>
              </w:rPr>
            </w:pPr>
            <w:ins w:id="4421"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422"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F6455DD" w14:textId="637DC7EC" w:rsidR="002066E7" w:rsidRPr="00997D17" w:rsidRDefault="00FE0A4D" w:rsidP="00FD6059">
            <w:pPr>
              <w:pStyle w:val="ListParagraph"/>
              <w:rPr>
                <w:sz w:val="22"/>
                <w:szCs w:val="22"/>
              </w:rPr>
            </w:pPr>
            <w:ins w:id="4423"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42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B7EFB43" w14:textId="2FE06350" w:rsidR="008C6B60" w:rsidRPr="00997D17" w:rsidRDefault="00FE0A4D" w:rsidP="00F20E47">
            <w:pPr>
              <w:pStyle w:val="ListBullet"/>
              <w:rPr>
                <w:sz w:val="22"/>
                <w:szCs w:val="22"/>
              </w:rPr>
            </w:pPr>
            <w:ins w:id="4425"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426"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5EE62F6E" w14:textId="007C840C" w:rsidR="008C6B60" w:rsidRPr="00997D17" w:rsidRDefault="005747F5" w:rsidP="00F20E47">
            <w:pPr>
              <w:pStyle w:val="ListBullet"/>
              <w:rPr>
                <w:sz w:val="22"/>
                <w:szCs w:val="22"/>
              </w:rPr>
            </w:pPr>
            <w:r w:rsidRPr="00997D17">
              <w:rPr>
                <w:sz w:val="22"/>
                <w:szCs w:val="22"/>
              </w:rPr>
              <w:t>Call 114 and 190. Keep the access road clear for ambulances.</w:t>
            </w:r>
          </w:p>
          <w:p w14:paraId="57184D07" w14:textId="6290DE42" w:rsidR="008C6B60" w:rsidRPr="00997D17" w:rsidRDefault="005747F5" w:rsidP="00F20E47">
            <w:pPr>
              <w:pStyle w:val="ListBullet"/>
              <w:rPr>
                <w:sz w:val="22"/>
                <w:szCs w:val="22"/>
              </w:rPr>
            </w:pPr>
            <w:r w:rsidRPr="00997D17">
              <w:rPr>
                <w:sz w:val="22"/>
                <w:szCs w:val="22"/>
              </w:rPr>
              <w:t>Open the shelter and register every household. Note who is missing.</w:t>
            </w:r>
          </w:p>
          <w:p w14:paraId="473EF286" w14:textId="4D37EE0D"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648E4098" w14:textId="22AEDA5A"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7A9A4553" w14:textId="5325134A"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5B37A6C1" w14:textId="5389B24B"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54EAE69B" w14:textId="157BE6C0"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bl>
    <w:p w14:paraId="332D0305" w14:textId="77777777" w:rsidR="00250A71" w:rsidRPr="008F12E3" w:rsidRDefault="00FD6059" w:rsidP="00FD6059">
      <w:pPr>
        <w:pStyle w:val="ListParagraph"/>
        <w:rPr>
          <w:sz w:val="22"/>
          <w:szCs w:val="22"/>
        </w:rPr>
      </w:pPr>
      <w:r w:rsidRPr="00997D17">
        <w:rPr>
          <w:sz w:val="22"/>
          <w:szCs w:val="22"/>
        </w:rPr>
        <w:t>Kibaha Town Council — Halmashauri ya Mji wa Kibaha (Kibaha Town / Mji wa Kibaha)</w:t>
      </w:r>
    </w:p>
    <w:p w14:paraId="11B68984" w14:textId="77777777" w:rsidR="000C3051" w:rsidRDefault="00FD6059" w:rsidP="00FD6059">
      <w:pPr>
        <w:rPr>
          <w:sz w:val="22"/>
          <w:szCs w:val="22"/>
        </w:rPr>
      </w:pPr>
      <w:r w:rsidRPr="00997D17">
        <w:rPr>
          <w:sz w:val="22"/>
          <w:szCs w:val="22"/>
        </w:rPr>
        <w:t>19. RUKWA REGION | MKOA WA RUKWA</w:t>
      </w:r>
    </w:p>
    <w:p w14:paraId="6C85549C" w14:textId="77777777" w:rsidR="000C3051" w:rsidRDefault="000C3051" w:rsidP="000C3051">
      <w:pPr>
        <w:rPr>
          <w:color w:val="000000"/>
        </w:rPr>
      </w:pPr>
    </w:p>
    <w:p w14:paraId="2B83AC21" w14:textId="77777777" w:rsidR="000C3051" w:rsidRDefault="000C3051" w:rsidP="000C3051">
      <w:pPr>
        <w:pStyle w:val="Strong1"/>
        <w:jc w:val="both"/>
        <w:rPr>
          <w:color w:val="000000"/>
        </w:rPr>
      </w:pPr>
      <w:r w:rsidRPr="000C3051">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0C3051" w:rsidRPr="000C3051" w14:paraId="0C9DADF0" w14:textId="77777777" w:rsidTr="000C3051">
        <w:tc>
          <w:tcPr>
            <w:tcW w:w="3420" w:type="dxa"/>
            <w:shd w:val="clear" w:color="D9D9D9" w:fill="D9D9D9"/>
          </w:tcPr>
          <w:p w14:paraId="48DC4984" w14:textId="32B5CCFB" w:rsidR="000C3051" w:rsidRPr="000C3051" w:rsidRDefault="000C3051" w:rsidP="000C3051">
            <w:pPr>
              <w:jc w:val="both"/>
              <w:rPr>
                <w:color w:val="000000"/>
              </w:rPr>
            </w:pPr>
            <w:r w:rsidRPr="000C3051">
              <w:rPr>
                <w:color w:val="000000"/>
              </w:rPr>
              <w:t>AREA (EN)</w:t>
            </w:r>
          </w:p>
        </w:tc>
        <w:tc>
          <w:tcPr>
            <w:tcW w:w="3235" w:type="dxa"/>
            <w:shd w:val="clear" w:color="D9D9D9" w:fill="D9D9D9"/>
          </w:tcPr>
          <w:p w14:paraId="45FD3B9F" w14:textId="038578E0" w:rsidR="000C3051" w:rsidRPr="000C3051" w:rsidRDefault="000C3051" w:rsidP="000C3051">
            <w:pPr>
              <w:jc w:val="both"/>
              <w:rPr>
                <w:color w:val="000000"/>
              </w:rPr>
            </w:pPr>
            <w:r w:rsidRPr="000C3051">
              <w:rPr>
                <w:color w:val="000000"/>
              </w:rPr>
              <w:t>ENEO (SW)</w:t>
            </w:r>
          </w:p>
        </w:tc>
        <w:tc>
          <w:tcPr>
            <w:tcW w:w="3605" w:type="dxa"/>
            <w:shd w:val="clear" w:color="D9D9D9" w:fill="D9D9D9"/>
          </w:tcPr>
          <w:p w14:paraId="1EE52778" w14:textId="327AEBFD" w:rsidR="000C3051" w:rsidRPr="000C3051" w:rsidRDefault="000C3051" w:rsidP="000C3051">
            <w:pPr>
              <w:jc w:val="both"/>
              <w:rPr>
                <w:color w:val="000000"/>
              </w:rPr>
            </w:pPr>
            <w:r w:rsidRPr="000C3051">
              <w:rPr>
                <w:color w:val="000000"/>
              </w:rPr>
              <w:t>RISK STATEMENT (EN)</w:t>
            </w:r>
          </w:p>
        </w:tc>
        <w:tc>
          <w:tcPr>
            <w:tcW w:w="3325" w:type="dxa"/>
            <w:shd w:val="clear" w:color="D9D9D9" w:fill="D9D9D9"/>
          </w:tcPr>
          <w:p w14:paraId="5827DEDD" w14:textId="30BC0EBF" w:rsidR="000C3051" w:rsidRPr="000C3051" w:rsidRDefault="000C3051" w:rsidP="000C3051">
            <w:pPr>
              <w:jc w:val="both"/>
              <w:rPr>
                <w:color w:val="000000"/>
              </w:rPr>
            </w:pPr>
            <w:r w:rsidRPr="000C3051">
              <w:rPr>
                <w:color w:val="000000"/>
              </w:rPr>
              <w:t>TAMKO LA HATARI (SW)</w:t>
            </w:r>
          </w:p>
        </w:tc>
      </w:tr>
      <w:tr w:rsidR="000C3051" w:rsidRPr="000C3051" w14:paraId="116FFDE4" w14:textId="77777777" w:rsidTr="000C3051">
        <w:tc>
          <w:tcPr>
            <w:tcW w:w="3420" w:type="dxa"/>
          </w:tcPr>
          <w:p w14:paraId="18268803" w14:textId="398E73F4" w:rsidR="000C3051" w:rsidRPr="000C3051" w:rsidRDefault="000C3051" w:rsidP="000C3051">
            <w:pPr>
              <w:pStyle w:val="ListParagraph"/>
              <w:numPr>
                <w:ilvl w:val="0"/>
                <w:numId w:val="1"/>
              </w:numPr>
              <w:jc w:val="both"/>
              <w:rPr>
                <w:color w:val="000000"/>
              </w:rPr>
            </w:pPr>
            <w:r w:rsidRPr="000C3051">
              <w:rPr>
                <w:color w:val="000000"/>
              </w:rPr>
              <w:t>Sumbawanga Municipal: Ufipa plateau town</w:t>
            </w:r>
          </w:p>
        </w:tc>
        <w:tc>
          <w:tcPr>
            <w:tcW w:w="3235" w:type="dxa"/>
          </w:tcPr>
          <w:p w14:paraId="193C9AEE" w14:textId="290324D2" w:rsidR="000C3051" w:rsidRPr="000C3051" w:rsidRDefault="000C3051" w:rsidP="000C3051">
            <w:pPr>
              <w:pStyle w:val="ListParagraph"/>
              <w:numPr>
                <w:ilvl w:val="0"/>
                <w:numId w:val="1"/>
              </w:numPr>
              <w:jc w:val="both"/>
              <w:rPr>
                <w:color w:val="000000"/>
              </w:rPr>
            </w:pPr>
            <w:r w:rsidRPr="000C3051">
              <w:rPr>
                <w:color w:val="000000"/>
              </w:rPr>
              <w:t>Manispaa ya Sumbawanga: mji wa uwanda wa Ufipa</w:t>
            </w:r>
          </w:p>
        </w:tc>
        <w:tc>
          <w:tcPr>
            <w:tcW w:w="3605" w:type="dxa"/>
          </w:tcPr>
          <w:p w14:paraId="4A3C519C" w14:textId="1FEC628B" w:rsidR="000C3051" w:rsidRPr="00DC5789" w:rsidRDefault="00DC5789" w:rsidP="00DC5789">
            <w:pPr>
              <w:pStyle w:val="ListParagraph"/>
              <w:numPr>
                <w:ilvl w:val="0"/>
                <w:numId w:val="1"/>
              </w:numPr>
              <w:jc w:val="both"/>
              <w:rPr>
                <w:color w:val="000000"/>
              </w:rPr>
            </w:pPr>
            <w:r w:rsidRPr="00DC5789">
              <w:rPr>
                <w:color w:val="000000"/>
              </w:rPr>
              <w:t xml:space="preserve">This area is a cool, windy plateau town where storm run-off floods valley streets, strong </w:t>
            </w:r>
            <w:r w:rsidRPr="00DC5789">
              <w:rPr>
                <w:color w:val="000000"/>
              </w:rPr>
              <w:lastRenderedPageBreak/>
              <w:t>winds damage roofs and the region lies in an active earthquake zone.</w:t>
            </w:r>
          </w:p>
          <w:p w14:paraId="69F338B8" w14:textId="77777777" w:rsidR="00F34849" w:rsidRDefault="00DC5789" w:rsidP="00DC5789">
            <w:pPr>
              <w:pStyle w:val="ListParagraph"/>
              <w:numPr>
                <w:ilvl w:val="0"/>
                <w:numId w:val="1"/>
              </w:numPr>
              <w:jc w:val="both"/>
              <w:rPr>
                <w:ins w:id="4427" w:author="Bonephace Kaijage" w:date="2026-10-11T07:58:00Z" w16du:dateUtc="2026-10-11T04:58:00Z"/>
                <w:bCs/>
                <w:color w:val="000000"/>
              </w:rPr>
            </w:pPr>
            <w:r>
              <w:rPr>
                <w:bCs/>
                <w:color w:val="000000"/>
              </w:rPr>
              <w:t>For those living and building here, it helps to</w:t>
            </w:r>
            <w:r w:rsidRPr="00DC5789">
              <w:rPr>
                <w:bCs/>
                <w:color w:val="000000"/>
              </w:rPr>
              <w:t xml:space="preserve"> keep drains clear, fix roofs firmly and build to earthquake-resistant standards.</w:t>
            </w:r>
          </w:p>
          <w:p w14:paraId="06772256" w14:textId="7075D339" w:rsidR="00F34849" w:rsidRDefault="00FE0A4D" w:rsidP="00DC5789">
            <w:pPr>
              <w:pStyle w:val="ListParagraph"/>
              <w:numPr>
                <w:ilvl w:val="0"/>
                <w:numId w:val="1"/>
              </w:numPr>
              <w:jc w:val="both"/>
              <w:rPr>
                <w:ins w:id="4428" w:author="Bonephace Kaijage" w:date="2026-10-11T07:58:00Z" w16du:dateUtc="2026-10-11T04:58:00Z"/>
                <w:bCs/>
                <w:color w:val="000000"/>
              </w:rPr>
            </w:pPr>
            <w:ins w:id="4429" w:author="Bonephace Kaijage" w:date="2026-10-14T05:56:00Z" w16du:dateUtc="2026-10-14T03:56:00Z">
              <w:r>
                <w:rPr>
                  <w:bCs/>
                  <w:color w:val="000000"/>
                </w:rPr>
                <w:t>What raises the risk: building over the valley drains or filling them with waste, leaving roofs loosely fixed on this windy plateau, and putting up heavy unreinforced walls in an earthquake zone.</w:t>
              </w:r>
            </w:ins>
          </w:p>
          <w:p w14:paraId="7EAB6C79" w14:textId="77777777" w:rsidR="00FE0A4D" w:rsidRDefault="00F34849" w:rsidP="00DC5789">
            <w:pPr>
              <w:pStyle w:val="ListParagraph"/>
              <w:numPr>
                <w:ilvl w:val="0"/>
                <w:numId w:val="1"/>
              </w:numPr>
              <w:jc w:val="both"/>
              <w:rPr>
                <w:ins w:id="4430" w:author="Bonephace Kaijage" w:date="2026-10-14T05:59:00Z" w16du:dateUtc="2026-10-14T03:59:00Z"/>
                <w:bCs/>
                <w:color w:val="000000"/>
              </w:rPr>
            </w:pPr>
            <w:ins w:id="4431" w:author="Bonephace Kaijage" w:date="2026-10-11T07:58:00Z" w16du:dateUtc="2026-10-11T04:58:00Z">
              <w:r>
                <w:rPr>
                  <w:bCs/>
                  <w:color w:val="000000"/>
                </w:rPr>
                <w:t>Know the higher street away from the valley that your household will move to when storm water rises; when a strong-wind warning is given, secure roofs and keep children indoors; if the ground shakes, get out into the open away from walls and do not go back in until told.</w:t>
              </w:r>
            </w:ins>
          </w:p>
          <w:p w14:paraId="45106D02" w14:textId="116D697A" w:rsidR="000C3051" w:rsidRPr="00DC5789" w:rsidRDefault="00FE0A4D" w:rsidP="00DC5789">
            <w:pPr>
              <w:pStyle w:val="ListParagraph"/>
              <w:numPr>
                <w:ilvl w:val="0"/>
                <w:numId w:val="1"/>
              </w:numPr>
              <w:jc w:val="both"/>
              <w:rPr>
                <w:bCs/>
                <w:color w:val="000000"/>
              </w:rPr>
            </w:pPr>
            <w:ins w:id="4432" w:author="Bonephace Kaijage" w:date="2026-10-14T05:59:00Z" w16du:dateUtc="2026-10-14T03:59:00Z">
              <w:r>
                <w:rPr>
                  <w:bCs/>
                  <w:color w:val="000000"/>
                </w:rPr>
                <w:t>Agree who will help anyone in the household who cannot move, see or hear a warning on their own.</w:t>
              </w:r>
            </w:ins>
          </w:p>
        </w:tc>
        <w:tc>
          <w:tcPr>
            <w:tcW w:w="3325" w:type="dxa"/>
          </w:tcPr>
          <w:p w14:paraId="39B74072" w14:textId="263F18C1" w:rsidR="000C3051" w:rsidRPr="00DC5789" w:rsidRDefault="00DC5789" w:rsidP="00DC5789">
            <w:pPr>
              <w:pStyle w:val="ListParagraph"/>
              <w:numPr>
                <w:ilvl w:val="0"/>
                <w:numId w:val="1"/>
              </w:numPr>
              <w:jc w:val="both"/>
              <w:rPr>
                <w:color w:val="000000"/>
              </w:rPr>
            </w:pPr>
            <w:r w:rsidRPr="00DC5789">
              <w:rPr>
                <w:color w:val="000000"/>
              </w:rPr>
              <w:lastRenderedPageBreak/>
              <w:t xml:space="preserve">Eneo hili ni mji wa uwandani wenye baridi na upepo ambapo maji ya </w:t>
            </w:r>
            <w:r w:rsidRPr="00DC5789">
              <w:rPr>
                <w:color w:val="000000"/>
              </w:rPr>
              <w:lastRenderedPageBreak/>
              <w:t>dhoruba hufurika mitaa ya mabondeni, upepo mkali huharibu paa na mkoa uko katika ukanda hai wa matetemeko.</w:t>
            </w:r>
          </w:p>
          <w:p w14:paraId="41F0A7F3" w14:textId="77777777" w:rsidR="00F34849" w:rsidRDefault="00DC5789" w:rsidP="00DC5789">
            <w:pPr>
              <w:pStyle w:val="ListParagraph"/>
              <w:numPr>
                <w:ilvl w:val="0"/>
                <w:numId w:val="1"/>
              </w:numPr>
              <w:jc w:val="both"/>
              <w:rPr>
                <w:ins w:id="4433" w:author="Bonephace Kaijage" w:date="2026-10-11T07:58:00Z" w16du:dateUtc="2026-10-11T04:58:00Z"/>
                <w:bCs/>
                <w:color w:val="000000"/>
              </w:rPr>
            </w:pPr>
            <w:r>
              <w:rPr>
                <w:bCs/>
                <w:color w:val="000000"/>
              </w:rPr>
              <w:t>Kwa wanaoishi na kujenga hapa, ni vyema</w:t>
            </w:r>
            <w:r w:rsidRPr="00DC5789">
              <w:rPr>
                <w:bCs/>
                <w:color w:val="000000"/>
              </w:rPr>
              <w:t xml:space="preserve"> kuweka mitaro wazi, kufunga paa imara na kujenga kwa viwango vinavyostahimili matetemeko.</w:t>
            </w:r>
          </w:p>
          <w:p w14:paraId="5758778B" w14:textId="7DA290BD" w:rsidR="00F34849" w:rsidRDefault="00FE0A4D" w:rsidP="00DC5789">
            <w:pPr>
              <w:pStyle w:val="ListParagraph"/>
              <w:numPr>
                <w:ilvl w:val="0"/>
                <w:numId w:val="1"/>
              </w:numPr>
              <w:jc w:val="both"/>
              <w:rPr>
                <w:ins w:id="4434" w:author="Bonephace Kaijage" w:date="2026-10-11T07:58:00Z" w16du:dateUtc="2026-10-11T04:58:00Z"/>
                <w:bCs/>
                <w:color w:val="000000"/>
              </w:rPr>
            </w:pPr>
            <w:ins w:id="4435" w:author="Bonephace Kaijage" w:date="2026-10-14T05:56:00Z" w16du:dateUtc="2026-10-14T03:56:00Z">
              <w:r>
                <w:rPr>
                  <w:bCs/>
                  <w:color w:val="000000"/>
                </w:rPr>
                <w:t>Kinachoongeza hatari: kujenga juu ya mitaro ya bondeni au kuijaza taka, kuacha paa zisizofungwa imara kwenye uwanda huu wenye upepo, na kujenga kuta nzito zisizoimarishwa katika eneo la matetemeko.</w:t>
              </w:r>
            </w:ins>
          </w:p>
          <w:p w14:paraId="5C5CF54C" w14:textId="77777777" w:rsidR="00FE0A4D" w:rsidRDefault="00F34849" w:rsidP="00DC5789">
            <w:pPr>
              <w:pStyle w:val="ListParagraph"/>
              <w:numPr>
                <w:ilvl w:val="0"/>
                <w:numId w:val="1"/>
              </w:numPr>
              <w:jc w:val="both"/>
              <w:rPr>
                <w:ins w:id="4436" w:author="Bonephace Kaijage" w:date="2026-10-14T05:59:00Z" w16du:dateUtc="2026-10-14T03:59:00Z"/>
                <w:bCs/>
                <w:color w:val="000000"/>
              </w:rPr>
            </w:pPr>
            <w:ins w:id="4437" w:author="Bonephace Kaijage" w:date="2026-10-11T07:58:00Z" w16du:dateUtc="2026-10-11T04:58:00Z">
              <w:r>
                <w:rPr>
                  <w:bCs/>
                  <w:color w:val="000000"/>
                </w:rPr>
                <w:t>Fahamu mtaa wa juu mbali na bonde ambao kaya yako itahamia maji ya dhoruba yanapopanda; tahadhari ya upepo mkali ikitolewa, fungeni paa na waweke watoto ndani; ardhi ikitikisika, tokeni nje uwanjani mbali na kuta na msirudi ndani hadi mtakapoambiwa.</w:t>
              </w:r>
            </w:ins>
          </w:p>
          <w:p w14:paraId="2232C9AF" w14:textId="753B3CCC" w:rsidR="000C3051" w:rsidRPr="00DC5789" w:rsidRDefault="00FE0A4D" w:rsidP="00DC5789">
            <w:pPr>
              <w:pStyle w:val="ListParagraph"/>
              <w:numPr>
                <w:ilvl w:val="0"/>
                <w:numId w:val="1"/>
              </w:numPr>
              <w:jc w:val="both"/>
              <w:rPr>
                <w:bCs/>
                <w:color w:val="000000"/>
              </w:rPr>
            </w:pPr>
            <w:ins w:id="4438"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38B3E242" w14:textId="77777777" w:rsidTr="000C3051">
        <w:tc>
          <w:tcPr>
            <w:tcW w:w="3420" w:type="dxa"/>
          </w:tcPr>
          <w:p w14:paraId="106BD9F7" w14:textId="00E558BD" w:rsidR="000C3051" w:rsidRPr="000C3051" w:rsidRDefault="000C3051" w:rsidP="000C3051">
            <w:pPr>
              <w:pStyle w:val="ListParagraph"/>
              <w:numPr>
                <w:ilvl w:val="0"/>
                <w:numId w:val="1"/>
              </w:numPr>
              <w:jc w:val="both"/>
              <w:rPr>
                <w:color w:val="000000"/>
              </w:rPr>
            </w:pPr>
            <w:r w:rsidRPr="000C3051">
              <w:rPr>
                <w:color w:val="000000"/>
              </w:rPr>
              <w:lastRenderedPageBreak/>
              <w:t>Kalambo: Lake Tanganyika escarpment and Kalambo Falls</w:t>
            </w:r>
          </w:p>
        </w:tc>
        <w:tc>
          <w:tcPr>
            <w:tcW w:w="3235" w:type="dxa"/>
          </w:tcPr>
          <w:p w14:paraId="14958CCF" w14:textId="798A03C1" w:rsidR="000C3051" w:rsidRPr="000C3051" w:rsidRDefault="000C3051" w:rsidP="000C3051">
            <w:pPr>
              <w:pStyle w:val="ListParagraph"/>
              <w:numPr>
                <w:ilvl w:val="0"/>
                <w:numId w:val="1"/>
              </w:numPr>
              <w:jc w:val="both"/>
              <w:rPr>
                <w:color w:val="000000"/>
              </w:rPr>
            </w:pPr>
            <w:r w:rsidRPr="000C3051">
              <w:rPr>
                <w:color w:val="000000"/>
              </w:rPr>
              <w:t>Kalambo: mteremko wa Ziwa Tanganyika na maporomoko ya Kalambo</w:t>
            </w:r>
          </w:p>
        </w:tc>
        <w:tc>
          <w:tcPr>
            <w:tcW w:w="3605" w:type="dxa"/>
          </w:tcPr>
          <w:p w14:paraId="4076A073" w14:textId="2E978C32" w:rsidR="000C3051" w:rsidRPr="00DC5789" w:rsidRDefault="00DC5789" w:rsidP="00DC5789">
            <w:pPr>
              <w:pStyle w:val="ListParagraph"/>
              <w:numPr>
                <w:ilvl w:val="0"/>
                <w:numId w:val="1"/>
              </w:numPr>
              <w:jc w:val="both"/>
              <w:rPr>
                <w:color w:val="000000"/>
              </w:rPr>
            </w:pPr>
            <w:r w:rsidRPr="00DC5789">
              <w:rPr>
                <w:color w:val="000000"/>
              </w:rPr>
              <w:t>This area runs from the plateau down a steep escarpment to Lake Tanganyika, where landslides cut roads, rivers flash-flood and lake storms endanger fishers.</w:t>
            </w:r>
          </w:p>
          <w:p w14:paraId="2ABB89F3" w14:textId="77777777" w:rsidR="00F34849" w:rsidRDefault="00DC5789" w:rsidP="00DC5789">
            <w:pPr>
              <w:pStyle w:val="ListParagraph"/>
              <w:numPr>
                <w:ilvl w:val="0"/>
                <w:numId w:val="1"/>
              </w:numPr>
              <w:jc w:val="both"/>
              <w:rPr>
                <w:ins w:id="4439" w:author="Bonephace Kaijage" w:date="2026-10-11T07:58:00Z" w16du:dateUtc="2026-10-11T04:58:00Z"/>
                <w:bCs/>
                <w:color w:val="000000"/>
              </w:rPr>
            </w:pPr>
            <w:r>
              <w:rPr>
                <w:bCs/>
                <w:color w:val="000000"/>
              </w:rPr>
              <w:lastRenderedPageBreak/>
              <w:t>For those living and fishing here, it helps to</w:t>
            </w:r>
            <w:r w:rsidRPr="00DC5789">
              <w:rPr>
                <w:bCs/>
                <w:color w:val="000000"/>
              </w:rPr>
              <w:t xml:space="preserve"> build away from steep slopes and stream banks, wear life jackets and keep food reserves in remote villages.</w:t>
            </w:r>
          </w:p>
          <w:p w14:paraId="023F2EEC" w14:textId="35EAD79D" w:rsidR="00F34849" w:rsidRDefault="00FE0A4D" w:rsidP="00DC5789">
            <w:pPr>
              <w:pStyle w:val="ListParagraph"/>
              <w:numPr>
                <w:ilvl w:val="0"/>
                <w:numId w:val="1"/>
              </w:numPr>
              <w:jc w:val="both"/>
              <w:rPr>
                <w:ins w:id="4440" w:author="Bonephace Kaijage" w:date="2026-10-11T07:58:00Z" w16du:dateUtc="2026-10-11T04:58:00Z"/>
                <w:bCs/>
                <w:color w:val="000000"/>
              </w:rPr>
            </w:pPr>
            <w:ins w:id="4441" w:author="Bonephace Kaijage" w:date="2026-10-14T05:56:00Z" w16du:dateUtc="2026-10-14T03:56:00Z">
              <w:r>
                <w:rPr>
                  <w:bCs/>
                  <w:color w:val="000000"/>
                </w:rPr>
                <w:t>What raises the risk: cutting plots into the escarpment, building on stream banks, setting out on the lake in loaded boats when the sky is building, and letting village food stocks run out before the road closes.</w:t>
              </w:r>
            </w:ins>
          </w:p>
          <w:p w14:paraId="7B336292" w14:textId="77777777" w:rsidR="00FE0A4D" w:rsidRDefault="00F34849" w:rsidP="00DC5789">
            <w:pPr>
              <w:pStyle w:val="ListParagraph"/>
              <w:numPr>
                <w:ilvl w:val="0"/>
                <w:numId w:val="1"/>
              </w:numPr>
              <w:jc w:val="both"/>
              <w:rPr>
                <w:ins w:id="4442" w:author="Bonephace Kaijage" w:date="2026-10-14T05:59:00Z" w16du:dateUtc="2026-10-14T03:59:00Z"/>
                <w:bCs/>
                <w:color w:val="000000"/>
              </w:rPr>
            </w:pPr>
            <w:ins w:id="4443" w:author="Bonephace Kaijage" w:date="2026-10-11T07:58:00Z" w16du:dateUtc="2026-10-11T04:58:00Z">
              <w:r>
                <w:rPr>
                  <w:bCs/>
                  <w:color w:val="000000"/>
                </w:rPr>
                <w:t>Know the firm ground away from the cuts and streams that your household will move to when heavy rain sets in on the escarpment, and the sheltered landing boats will run to when a lake storm builds; restock before the rains, because the road may be cut for weeks.</w:t>
              </w:r>
            </w:ins>
          </w:p>
          <w:p w14:paraId="48479DE4" w14:textId="7D596775" w:rsidR="000C3051" w:rsidRPr="00DC5789" w:rsidRDefault="00FE0A4D" w:rsidP="00DC5789">
            <w:pPr>
              <w:pStyle w:val="ListParagraph"/>
              <w:numPr>
                <w:ilvl w:val="0"/>
                <w:numId w:val="1"/>
              </w:numPr>
              <w:jc w:val="both"/>
              <w:rPr>
                <w:bCs/>
                <w:color w:val="000000"/>
              </w:rPr>
            </w:pPr>
            <w:ins w:id="4444" w:author="Bonephace Kaijage" w:date="2026-10-14T05:59:00Z" w16du:dateUtc="2026-10-14T03:59:00Z">
              <w:r>
                <w:rPr>
                  <w:bCs/>
                  <w:color w:val="000000"/>
                </w:rPr>
                <w:t>Agree who will help anyone in the household who cannot move, see or hear a warning on their own.</w:t>
              </w:r>
            </w:ins>
          </w:p>
        </w:tc>
        <w:tc>
          <w:tcPr>
            <w:tcW w:w="3325" w:type="dxa"/>
          </w:tcPr>
          <w:p w14:paraId="3CB8ADA0" w14:textId="54D2635B" w:rsidR="000C3051" w:rsidRPr="00DC5789" w:rsidRDefault="00DC5789" w:rsidP="00DC5789">
            <w:pPr>
              <w:pStyle w:val="ListParagraph"/>
              <w:numPr>
                <w:ilvl w:val="0"/>
                <w:numId w:val="1"/>
              </w:numPr>
              <w:jc w:val="both"/>
              <w:rPr>
                <w:color w:val="000000"/>
              </w:rPr>
            </w:pPr>
            <w:r w:rsidRPr="00DC5789">
              <w:rPr>
                <w:color w:val="000000"/>
              </w:rPr>
              <w:lastRenderedPageBreak/>
              <w:t xml:space="preserve">Eneo hili linaanzia uwandani kushuka mteremko mkali hadi Ziwa Tanganyika, ambapo maporomoko hukata barabara, mito hufurika </w:t>
            </w:r>
            <w:r w:rsidRPr="00DC5789">
              <w:rPr>
                <w:color w:val="000000"/>
              </w:rPr>
              <w:lastRenderedPageBreak/>
              <w:t>ghafla na dhoruba za ziwani huhatarisha wavuvi.</w:t>
            </w:r>
          </w:p>
          <w:p w14:paraId="76C24CD1" w14:textId="77777777" w:rsidR="00F34849" w:rsidRDefault="00DC5789" w:rsidP="00DC5789">
            <w:pPr>
              <w:pStyle w:val="ListParagraph"/>
              <w:numPr>
                <w:ilvl w:val="0"/>
                <w:numId w:val="1"/>
              </w:numPr>
              <w:jc w:val="both"/>
              <w:rPr>
                <w:ins w:id="4445" w:author="Bonephace Kaijage" w:date="2026-10-11T07:58:00Z" w16du:dateUtc="2026-10-11T04:58:00Z"/>
                <w:bCs/>
                <w:color w:val="000000"/>
              </w:rPr>
            </w:pPr>
            <w:r>
              <w:rPr>
                <w:bCs/>
                <w:color w:val="000000"/>
              </w:rPr>
              <w:t>Kwa wanaoishi na kuvua hapa, ni vyema</w:t>
            </w:r>
            <w:r w:rsidRPr="00DC5789">
              <w:rPr>
                <w:bCs/>
                <w:color w:val="000000"/>
              </w:rPr>
              <w:t xml:space="preserve"> kujenga mbali na miteremko mikali na kingo za vijito, kuvaa maboya ya kujiokoa na kuweka akiba ya chakula vijijini vya mbali.</w:t>
            </w:r>
          </w:p>
          <w:p w14:paraId="6FD97E26" w14:textId="3B381E4C" w:rsidR="00F34849" w:rsidRDefault="00FE0A4D" w:rsidP="00DC5789">
            <w:pPr>
              <w:pStyle w:val="ListParagraph"/>
              <w:numPr>
                <w:ilvl w:val="0"/>
                <w:numId w:val="1"/>
              </w:numPr>
              <w:jc w:val="both"/>
              <w:rPr>
                <w:ins w:id="4446" w:author="Bonephace Kaijage" w:date="2026-10-11T07:58:00Z" w16du:dateUtc="2026-10-11T04:58:00Z"/>
                <w:bCs/>
                <w:color w:val="000000"/>
              </w:rPr>
            </w:pPr>
            <w:ins w:id="4447" w:author="Bonephace Kaijage" w:date="2026-10-14T05:56:00Z" w16du:dateUtc="2026-10-14T03:56:00Z">
              <w:r>
                <w:rPr>
                  <w:bCs/>
                  <w:color w:val="000000"/>
                </w:rPr>
                <w:t>Kinachoongeza hatari: kuchonga viwanja kwenye mwinuko, kujenga kwenye kingo za vijito, kutoka ziwani kwa vyombo vilivyojaa anga linapojengeka, na kuacha akiba za chakula za kijiji ziishe kabla barabara haijafungwa.</w:t>
              </w:r>
            </w:ins>
          </w:p>
          <w:p w14:paraId="41BAC35D" w14:textId="77777777" w:rsidR="00FE0A4D" w:rsidRDefault="00F34849" w:rsidP="00DC5789">
            <w:pPr>
              <w:pStyle w:val="ListParagraph"/>
              <w:numPr>
                <w:ilvl w:val="0"/>
                <w:numId w:val="1"/>
              </w:numPr>
              <w:jc w:val="both"/>
              <w:rPr>
                <w:ins w:id="4448" w:author="Bonephace Kaijage" w:date="2026-10-14T05:59:00Z" w16du:dateUtc="2026-10-14T03:59:00Z"/>
                <w:bCs/>
                <w:color w:val="000000"/>
              </w:rPr>
            </w:pPr>
            <w:ins w:id="4449" w:author="Bonephace Kaijage" w:date="2026-10-11T07:58:00Z" w16du:dateUtc="2026-10-11T04:58:00Z">
              <w:r>
                <w:rPr>
                  <w:bCs/>
                  <w:color w:val="000000"/>
                </w:rPr>
                <w:t>Fahamu eneo imara mbali na miinuko na vijito ambalo kaya yako itahamia mvua kubwa inapoanza mwinukoni, na mwalo uliokingwa ambao vyombo vitakimbilia dhoruba ya ziwa inapojengeka; jazeni akiba kabla ya mvua, kwa sababu barabara inaweza kufungwa kwa wiki.</w:t>
              </w:r>
            </w:ins>
          </w:p>
          <w:p w14:paraId="7E81129C" w14:textId="34E5A80B" w:rsidR="000C3051" w:rsidRPr="00DC5789" w:rsidRDefault="00FE0A4D" w:rsidP="00DC5789">
            <w:pPr>
              <w:pStyle w:val="ListParagraph"/>
              <w:numPr>
                <w:ilvl w:val="0"/>
                <w:numId w:val="1"/>
              </w:numPr>
              <w:jc w:val="both"/>
              <w:rPr>
                <w:bCs/>
                <w:color w:val="000000"/>
              </w:rPr>
            </w:pPr>
            <w:ins w:id="4450"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7AB8D823" w14:textId="77777777" w:rsidTr="000C3051">
        <w:tc>
          <w:tcPr>
            <w:tcW w:w="3420" w:type="dxa"/>
          </w:tcPr>
          <w:p w14:paraId="67FBD3EB" w14:textId="185C9573" w:rsidR="000C3051" w:rsidRPr="000C3051" w:rsidRDefault="000C3051" w:rsidP="000C3051">
            <w:pPr>
              <w:pStyle w:val="ListParagraph"/>
              <w:numPr>
                <w:ilvl w:val="0"/>
                <w:numId w:val="1"/>
              </w:numPr>
              <w:jc w:val="both"/>
              <w:rPr>
                <w:color w:val="000000"/>
              </w:rPr>
            </w:pPr>
            <w:r w:rsidRPr="000C3051">
              <w:rPr>
                <w:color w:val="000000"/>
              </w:rPr>
              <w:lastRenderedPageBreak/>
              <w:t>Nkasi: Lake Tanganyika shore (Kirando) and plateau</w:t>
            </w:r>
          </w:p>
        </w:tc>
        <w:tc>
          <w:tcPr>
            <w:tcW w:w="3235" w:type="dxa"/>
          </w:tcPr>
          <w:p w14:paraId="42FDC553" w14:textId="32DE1400" w:rsidR="000C3051" w:rsidRPr="000C3051" w:rsidRDefault="000C3051" w:rsidP="000C3051">
            <w:pPr>
              <w:pStyle w:val="ListParagraph"/>
              <w:numPr>
                <w:ilvl w:val="0"/>
                <w:numId w:val="1"/>
              </w:numPr>
              <w:jc w:val="both"/>
              <w:rPr>
                <w:color w:val="000000"/>
              </w:rPr>
            </w:pPr>
            <w:r w:rsidRPr="000C3051">
              <w:rPr>
                <w:color w:val="000000"/>
              </w:rPr>
              <w:t>Nkasi: ufukwe wa Ziwa Tanganyika (Kirando) na uwanda</w:t>
            </w:r>
          </w:p>
        </w:tc>
        <w:tc>
          <w:tcPr>
            <w:tcW w:w="3605" w:type="dxa"/>
          </w:tcPr>
          <w:p w14:paraId="4CD35B15" w14:textId="7FBE24ED" w:rsidR="000C3051" w:rsidRPr="00DC5789" w:rsidRDefault="00DC5789" w:rsidP="00DC5789">
            <w:pPr>
              <w:pStyle w:val="ListParagraph"/>
              <w:numPr>
                <w:ilvl w:val="0"/>
                <w:numId w:val="1"/>
              </w:numPr>
              <w:jc w:val="both"/>
              <w:rPr>
                <w:color w:val="000000"/>
              </w:rPr>
            </w:pPr>
            <w:r w:rsidRPr="00DC5789">
              <w:rPr>
                <w:color w:val="000000"/>
              </w:rPr>
              <w:t>This area has lakeshore fishing villages such as Kirando exposed to storms and cholera, and plateau farmland where dry spells and strong winds damage crops.</w:t>
            </w:r>
          </w:p>
          <w:p w14:paraId="296AB75E" w14:textId="77777777" w:rsidR="00F34849" w:rsidRDefault="00DC5789" w:rsidP="00DC5789">
            <w:pPr>
              <w:pStyle w:val="ListParagraph"/>
              <w:numPr>
                <w:ilvl w:val="0"/>
                <w:numId w:val="1"/>
              </w:numPr>
              <w:jc w:val="both"/>
              <w:rPr>
                <w:ins w:id="4451" w:author="Bonephace Kaijage" w:date="2026-10-11T07:58:00Z" w16du:dateUtc="2026-10-11T04:58:00Z"/>
                <w:bCs/>
                <w:color w:val="000000"/>
              </w:rPr>
            </w:pPr>
            <w:r>
              <w:rPr>
                <w:bCs/>
                <w:color w:val="000000"/>
              </w:rPr>
              <w:t>For those living and fishing here, it helps to</w:t>
            </w:r>
            <w:r w:rsidRPr="00DC5789">
              <w:rPr>
                <w:bCs/>
                <w:color w:val="000000"/>
              </w:rPr>
              <w:t xml:space="preserve"> wear life </w:t>
            </w:r>
            <w:r w:rsidRPr="00DC5789">
              <w:rPr>
                <w:bCs/>
                <w:color w:val="000000"/>
              </w:rPr>
              <w:lastRenderedPageBreak/>
              <w:t>jackets, return to shore before storms build and use latrines and safe water.</w:t>
            </w:r>
          </w:p>
          <w:p w14:paraId="46F344C5" w14:textId="592A5BBA" w:rsidR="00F34849" w:rsidRDefault="00FE0A4D" w:rsidP="00DC5789">
            <w:pPr>
              <w:pStyle w:val="ListParagraph"/>
              <w:numPr>
                <w:ilvl w:val="0"/>
                <w:numId w:val="1"/>
              </w:numPr>
              <w:jc w:val="both"/>
              <w:rPr>
                <w:ins w:id="4452" w:author="Bonephace Kaijage" w:date="2026-10-11T07:58:00Z" w16du:dateUtc="2026-10-11T04:58:00Z"/>
                <w:bCs/>
                <w:color w:val="000000"/>
              </w:rPr>
            </w:pPr>
            <w:ins w:id="4453" w:author="Bonephace Kaijage" w:date="2026-10-14T05:56:00Z" w16du:dateUtc="2026-10-14T03:56:00Z">
              <w:r>
                <w:rPr>
                  <w:bCs/>
                  <w:color w:val="000000"/>
                </w:rPr>
                <w:t>What raises the risk: going out in overloaded or unlit boats, fishing on when clouds build over the lake, drinking untreated lake water and leaving roofs loosely fixed on the plateau.</w:t>
              </w:r>
            </w:ins>
          </w:p>
          <w:p w14:paraId="0250BDAE" w14:textId="77777777" w:rsidR="00FE0A4D" w:rsidRDefault="00F34849" w:rsidP="00DC5789">
            <w:pPr>
              <w:pStyle w:val="ListParagraph"/>
              <w:numPr>
                <w:ilvl w:val="0"/>
                <w:numId w:val="1"/>
              </w:numPr>
              <w:jc w:val="both"/>
              <w:rPr>
                <w:ins w:id="4454" w:author="Bonephace Kaijage" w:date="2026-10-14T05:59:00Z" w16du:dateUtc="2026-10-14T03:59:00Z"/>
                <w:bCs/>
                <w:color w:val="000000"/>
              </w:rPr>
            </w:pPr>
            <w:ins w:id="4455" w:author="Bonephace Kaijage" w:date="2026-10-11T07:58:00Z" w16du:dateUtc="2026-10-11T04:58:00Z">
              <w:r>
                <w:rPr>
                  <w:bCs/>
                  <w:color w:val="000000"/>
                </w:rPr>
                <w:t>Know the sheltered landing you will run to when a storm builds on the lake, report the first case of watery diarrhoea the same day, and on the plateau agree early where food will come from if the dry spell runs long.</w:t>
              </w:r>
            </w:ins>
          </w:p>
          <w:p w14:paraId="1C87CAA9" w14:textId="6E8962CC" w:rsidR="000C3051" w:rsidRPr="00DC5789" w:rsidRDefault="00FE0A4D" w:rsidP="00DC5789">
            <w:pPr>
              <w:pStyle w:val="ListParagraph"/>
              <w:numPr>
                <w:ilvl w:val="0"/>
                <w:numId w:val="1"/>
              </w:numPr>
              <w:jc w:val="both"/>
              <w:rPr>
                <w:bCs/>
                <w:color w:val="000000"/>
              </w:rPr>
            </w:pPr>
            <w:ins w:id="4456" w:author="Bonephace Kaijage" w:date="2026-10-14T05:59:00Z" w16du:dateUtc="2026-10-14T03:59:00Z">
              <w:r>
                <w:rPr>
                  <w:bCs/>
                  <w:color w:val="000000"/>
                </w:rPr>
                <w:t>Agree who will help anyone in the household who cannot move, see or hear a warning on their own.</w:t>
              </w:r>
            </w:ins>
          </w:p>
        </w:tc>
        <w:tc>
          <w:tcPr>
            <w:tcW w:w="3325" w:type="dxa"/>
          </w:tcPr>
          <w:p w14:paraId="7F7B2E74" w14:textId="5087915D" w:rsidR="000C3051" w:rsidRPr="00DC5789" w:rsidRDefault="00DC5789" w:rsidP="00DC5789">
            <w:pPr>
              <w:pStyle w:val="ListParagraph"/>
              <w:numPr>
                <w:ilvl w:val="0"/>
                <w:numId w:val="1"/>
              </w:numPr>
              <w:jc w:val="both"/>
              <w:rPr>
                <w:color w:val="000000"/>
              </w:rPr>
            </w:pPr>
            <w:r w:rsidRPr="00DC5789">
              <w:rPr>
                <w:color w:val="000000"/>
              </w:rPr>
              <w:lastRenderedPageBreak/>
              <w:t>Eneo hili lina vijiji vya wavuvi vya ufukweni kama Kirando vinavyoathiriwa na dhoruba na kipindupindu, na mashamba ya uwandani ambapo vipindi vya ukavu na upepo mkali huharibu mazao.</w:t>
            </w:r>
          </w:p>
          <w:p w14:paraId="3DE4AC85" w14:textId="77777777" w:rsidR="00F34849" w:rsidRDefault="00DC5789" w:rsidP="00DC5789">
            <w:pPr>
              <w:pStyle w:val="ListParagraph"/>
              <w:numPr>
                <w:ilvl w:val="0"/>
                <w:numId w:val="1"/>
              </w:numPr>
              <w:jc w:val="both"/>
              <w:rPr>
                <w:ins w:id="4457" w:author="Bonephace Kaijage" w:date="2026-10-11T07:58:00Z" w16du:dateUtc="2026-10-11T04:58:00Z"/>
                <w:bCs/>
                <w:color w:val="000000"/>
              </w:rPr>
            </w:pPr>
            <w:r>
              <w:rPr>
                <w:bCs/>
                <w:color w:val="000000"/>
              </w:rPr>
              <w:lastRenderedPageBreak/>
              <w:t>Kwa wanaoishi na kuvua hapa, ni vyema</w:t>
            </w:r>
            <w:r w:rsidRPr="00DC5789">
              <w:rPr>
                <w:bCs/>
                <w:color w:val="000000"/>
              </w:rPr>
              <w:t xml:space="preserve"> kuvaa maboya ya kujiokoa, kurudi ufukweni kabla dhoruba haijaanza na kutumia vyoo na maji salama.</w:t>
            </w:r>
          </w:p>
          <w:p w14:paraId="13B0FE84" w14:textId="32B12017" w:rsidR="00F34849" w:rsidRDefault="00FE0A4D" w:rsidP="00DC5789">
            <w:pPr>
              <w:pStyle w:val="ListParagraph"/>
              <w:numPr>
                <w:ilvl w:val="0"/>
                <w:numId w:val="1"/>
              </w:numPr>
              <w:jc w:val="both"/>
              <w:rPr>
                <w:ins w:id="4458" w:author="Bonephace Kaijage" w:date="2026-10-11T07:58:00Z" w16du:dateUtc="2026-10-11T04:58:00Z"/>
                <w:bCs/>
                <w:color w:val="000000"/>
              </w:rPr>
            </w:pPr>
            <w:ins w:id="4459" w:author="Bonephace Kaijage" w:date="2026-10-14T05:56:00Z" w16du:dateUtc="2026-10-14T03:56:00Z">
              <w:r>
                <w:rPr>
                  <w:bCs/>
                  <w:color w:val="000000"/>
                </w:rPr>
                <w:t>Kinachoongeza hatari: kutoka ziwani kwa vyombo vilivyojaa kupita kiasi au visivyo na taa, kuendelea kuvua mawingu yanapojengeka juu ya ziwa, kunywa maji ya ziwa yasiyotibiwa na kuacha paa zisizofungwa imara uwandani.</w:t>
              </w:r>
            </w:ins>
          </w:p>
          <w:p w14:paraId="44331FF2" w14:textId="77777777" w:rsidR="00FE0A4D" w:rsidRDefault="00F34849" w:rsidP="00DC5789">
            <w:pPr>
              <w:pStyle w:val="ListParagraph"/>
              <w:numPr>
                <w:ilvl w:val="0"/>
                <w:numId w:val="1"/>
              </w:numPr>
              <w:jc w:val="both"/>
              <w:rPr>
                <w:ins w:id="4460" w:author="Bonephace Kaijage" w:date="2026-10-14T05:59:00Z" w16du:dateUtc="2026-10-14T03:59:00Z"/>
                <w:bCs/>
                <w:color w:val="000000"/>
              </w:rPr>
            </w:pPr>
            <w:ins w:id="4461" w:author="Bonephace Kaijage" w:date="2026-10-11T07:58:00Z" w16du:dateUtc="2026-10-11T04:58:00Z">
              <w:r>
                <w:rPr>
                  <w:bCs/>
                  <w:color w:val="000000"/>
                </w:rPr>
                <w:t>Fahamu mwalo uliokingwa utakaokimbilia dhoruba inapojengeka ziwani, ripoti mgonjwa wa kwanza wa kuharisha maji siku hiyo hiyo, na uwandani kubalianeni mapema chakula kitatoka wapi kiangazi kikirefuka.</w:t>
              </w:r>
            </w:ins>
          </w:p>
          <w:p w14:paraId="20767024" w14:textId="785D5F54" w:rsidR="000C3051" w:rsidRPr="00DC5789" w:rsidRDefault="00FE0A4D" w:rsidP="00DC5789">
            <w:pPr>
              <w:pStyle w:val="ListParagraph"/>
              <w:numPr>
                <w:ilvl w:val="0"/>
                <w:numId w:val="1"/>
              </w:numPr>
              <w:jc w:val="both"/>
              <w:rPr>
                <w:bCs/>
                <w:color w:val="000000"/>
              </w:rPr>
            </w:pPr>
            <w:ins w:id="4462"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65E8E569" w14:textId="77777777" w:rsidTr="000C3051">
        <w:tc>
          <w:tcPr>
            <w:tcW w:w="3420" w:type="dxa"/>
          </w:tcPr>
          <w:p w14:paraId="2048A65C" w14:textId="67B0FF02" w:rsidR="000C3051" w:rsidRPr="000C3051" w:rsidRDefault="000C3051" w:rsidP="000C3051">
            <w:pPr>
              <w:pStyle w:val="ListParagraph"/>
              <w:numPr>
                <w:ilvl w:val="0"/>
                <w:numId w:val="1"/>
              </w:numPr>
              <w:jc w:val="both"/>
              <w:rPr>
                <w:color w:val="000000"/>
              </w:rPr>
            </w:pPr>
            <w:r w:rsidRPr="000C3051">
              <w:rPr>
                <w:color w:val="000000"/>
              </w:rPr>
              <w:lastRenderedPageBreak/>
              <w:t>Sumbawanga DC: Lake Rukwa basin and plateau farms</w:t>
            </w:r>
          </w:p>
        </w:tc>
        <w:tc>
          <w:tcPr>
            <w:tcW w:w="3235" w:type="dxa"/>
          </w:tcPr>
          <w:p w14:paraId="1E22E3C7" w14:textId="0C33CB38" w:rsidR="000C3051" w:rsidRPr="000C3051" w:rsidRDefault="000C3051" w:rsidP="000C3051">
            <w:pPr>
              <w:pStyle w:val="ListParagraph"/>
              <w:numPr>
                <w:ilvl w:val="0"/>
                <w:numId w:val="1"/>
              </w:numPr>
              <w:jc w:val="both"/>
              <w:rPr>
                <w:color w:val="000000"/>
                <w:lang w:val="sv-SE"/>
              </w:rPr>
            </w:pPr>
            <w:r w:rsidRPr="000C3051">
              <w:rPr>
                <w:color w:val="000000"/>
                <w:lang w:val="sv-SE"/>
              </w:rPr>
              <w:t>Sumbawanga DC: bonde la Ziwa Rukwa na mashamba ya uwandani</w:t>
            </w:r>
          </w:p>
        </w:tc>
        <w:tc>
          <w:tcPr>
            <w:tcW w:w="3605" w:type="dxa"/>
          </w:tcPr>
          <w:p w14:paraId="1F7CFF95" w14:textId="51E3F7FB" w:rsidR="000C3051" w:rsidRPr="00DC5789" w:rsidRDefault="00DC5789" w:rsidP="00DC5789">
            <w:pPr>
              <w:pStyle w:val="ListParagraph"/>
              <w:numPr>
                <w:ilvl w:val="0"/>
                <w:numId w:val="1"/>
              </w:numPr>
              <w:jc w:val="both"/>
              <w:rPr>
                <w:color w:val="000000"/>
              </w:rPr>
            </w:pPr>
            <w:r w:rsidRPr="00DC5789">
              <w:rPr>
                <w:color w:val="000000"/>
              </w:rPr>
              <w:t>This area has the hot Lake Rukwa basin, where the lake spreads over farms and villages in wet years, and plateau farms where hail and dry spells damage maize.</w:t>
            </w:r>
          </w:p>
          <w:p w14:paraId="658AEDFE" w14:textId="77777777" w:rsidR="00F34849" w:rsidRDefault="00DC5789" w:rsidP="00DC5789">
            <w:pPr>
              <w:pStyle w:val="ListParagraph"/>
              <w:numPr>
                <w:ilvl w:val="0"/>
                <w:numId w:val="1"/>
              </w:numPr>
              <w:jc w:val="both"/>
              <w:rPr>
                <w:ins w:id="4463" w:author="Bonephace Kaijage" w:date="2026-10-11T07:58:00Z" w16du:dateUtc="2026-10-11T04:58:00Z"/>
                <w:bCs/>
                <w:color w:val="000000"/>
              </w:rPr>
            </w:pPr>
            <w:r>
              <w:rPr>
                <w:bCs/>
                <w:color w:val="000000"/>
              </w:rPr>
              <w:t>For those farming and fishing here, it helps to</w:t>
            </w:r>
            <w:r w:rsidRPr="00DC5789">
              <w:rPr>
                <w:bCs/>
                <w:color w:val="000000"/>
              </w:rPr>
              <w:t xml:space="preserve"> keep homes above the lake flood line, use the flood plain seasonally and keep household food reserves.</w:t>
            </w:r>
          </w:p>
          <w:p w14:paraId="2C4D3F32" w14:textId="43648169" w:rsidR="00F34849" w:rsidRDefault="00FE0A4D" w:rsidP="00DC5789">
            <w:pPr>
              <w:pStyle w:val="ListParagraph"/>
              <w:numPr>
                <w:ilvl w:val="0"/>
                <w:numId w:val="1"/>
              </w:numPr>
              <w:jc w:val="both"/>
              <w:rPr>
                <w:ins w:id="4464" w:author="Bonephace Kaijage" w:date="2026-10-11T07:58:00Z" w16du:dateUtc="2026-10-11T04:58:00Z"/>
                <w:bCs/>
                <w:color w:val="000000"/>
              </w:rPr>
            </w:pPr>
            <w:ins w:id="4465" w:author="Bonephace Kaijage" w:date="2026-10-14T05:56:00Z" w16du:dateUtc="2026-10-14T03:56:00Z">
              <w:r>
                <w:rPr>
                  <w:bCs/>
                  <w:color w:val="000000"/>
                </w:rPr>
                <w:lastRenderedPageBreak/>
                <w:t>What raises the risk and to the loss in a dry year: building permanent houses and stores on the lake flats, staying on the low ground while the lake is still rising, and relying on one crop on the plateau.</w:t>
              </w:r>
            </w:ins>
          </w:p>
          <w:p w14:paraId="0D592591" w14:textId="77777777" w:rsidR="00FE0A4D" w:rsidRDefault="00F34849" w:rsidP="00DC5789">
            <w:pPr>
              <w:pStyle w:val="ListParagraph"/>
              <w:numPr>
                <w:ilvl w:val="0"/>
                <w:numId w:val="1"/>
              </w:numPr>
              <w:jc w:val="both"/>
              <w:rPr>
                <w:ins w:id="4466" w:author="Bonephace Kaijage" w:date="2026-10-14T05:59:00Z" w16du:dateUtc="2026-10-14T03:59:00Z"/>
                <w:bCs/>
                <w:color w:val="000000"/>
              </w:rPr>
            </w:pPr>
            <w:ins w:id="4467" w:author="Bonephace Kaijage" w:date="2026-10-11T07:58:00Z" w16du:dateUtc="2026-10-11T04:58:00Z">
              <w:r>
                <w:rPr>
                  <w:bCs/>
                  <w:color w:val="000000"/>
                </w:rPr>
                <w:t>Know the raised ground and the dry route to it that your village will use when Lake Rukwa spreads, and move people, stores and animals there as soon as the lake begins to rise, not after the fields are under water.</w:t>
              </w:r>
            </w:ins>
          </w:p>
          <w:p w14:paraId="3B89004A" w14:textId="3002D364" w:rsidR="000C3051" w:rsidRPr="00DC5789" w:rsidRDefault="00FE0A4D" w:rsidP="00DC5789">
            <w:pPr>
              <w:pStyle w:val="ListParagraph"/>
              <w:numPr>
                <w:ilvl w:val="0"/>
                <w:numId w:val="1"/>
              </w:numPr>
              <w:jc w:val="both"/>
              <w:rPr>
                <w:bCs/>
                <w:color w:val="000000"/>
              </w:rPr>
            </w:pPr>
            <w:ins w:id="4468" w:author="Bonephace Kaijage" w:date="2026-10-14T05:59:00Z" w16du:dateUtc="2026-10-14T03:59:00Z">
              <w:r>
                <w:rPr>
                  <w:bCs/>
                  <w:color w:val="000000"/>
                </w:rPr>
                <w:t>Agree who will help anyone in the household who cannot move, see or hear a warning on their own.</w:t>
              </w:r>
            </w:ins>
          </w:p>
        </w:tc>
        <w:tc>
          <w:tcPr>
            <w:tcW w:w="3325" w:type="dxa"/>
          </w:tcPr>
          <w:p w14:paraId="00E6DF4B" w14:textId="07B8FBC6" w:rsidR="000C3051" w:rsidRPr="00DC5789" w:rsidRDefault="00DC5789" w:rsidP="00DC5789">
            <w:pPr>
              <w:pStyle w:val="ListParagraph"/>
              <w:numPr>
                <w:ilvl w:val="0"/>
                <w:numId w:val="1"/>
              </w:numPr>
              <w:jc w:val="both"/>
              <w:rPr>
                <w:color w:val="000000"/>
              </w:rPr>
            </w:pPr>
            <w:r w:rsidRPr="00DC5789">
              <w:rPr>
                <w:color w:val="000000"/>
              </w:rPr>
              <w:lastRenderedPageBreak/>
              <w:t>Eneo hili lina bonde la joto la Ziwa Rukwa, ambapo ziwa hutanuka na kufunika mashamba na vijiji katika miaka ya mvua nyingi, na mashamba ya uwandani ambapo mvua ya mawe na ukavu huharibu mahindi.</w:t>
            </w:r>
          </w:p>
          <w:p w14:paraId="3951DF3F" w14:textId="77777777" w:rsidR="00F34849" w:rsidRDefault="00DC5789" w:rsidP="00DC5789">
            <w:pPr>
              <w:pStyle w:val="ListParagraph"/>
              <w:numPr>
                <w:ilvl w:val="0"/>
                <w:numId w:val="1"/>
              </w:numPr>
              <w:jc w:val="both"/>
              <w:rPr>
                <w:ins w:id="4469" w:author="Bonephace Kaijage" w:date="2026-10-11T07:58:00Z" w16du:dateUtc="2026-10-11T04:58:00Z"/>
                <w:bCs/>
                <w:color w:val="000000"/>
              </w:rPr>
            </w:pPr>
            <w:r>
              <w:rPr>
                <w:bCs/>
                <w:color w:val="000000"/>
              </w:rPr>
              <w:t>Kwa wanaolima na kuvua hapa, ni vyema</w:t>
            </w:r>
            <w:r w:rsidRPr="00DC5789">
              <w:rPr>
                <w:bCs/>
                <w:color w:val="000000"/>
              </w:rPr>
              <w:t xml:space="preserve"> kujenga juu ya mstari wa mafuriko ya ziwa, kutumia tambarare </w:t>
            </w:r>
            <w:r w:rsidRPr="00DC5789">
              <w:rPr>
                <w:bCs/>
                <w:color w:val="000000"/>
              </w:rPr>
              <w:lastRenderedPageBreak/>
              <w:t>kwa msimu na kuweka akiba ya chakula ya kaya.</w:t>
            </w:r>
          </w:p>
          <w:p w14:paraId="154E0890" w14:textId="112C0474" w:rsidR="00F34849" w:rsidRDefault="00FE0A4D" w:rsidP="00DC5789">
            <w:pPr>
              <w:pStyle w:val="ListParagraph"/>
              <w:numPr>
                <w:ilvl w:val="0"/>
                <w:numId w:val="1"/>
              </w:numPr>
              <w:jc w:val="both"/>
              <w:rPr>
                <w:ins w:id="4470" w:author="Bonephace Kaijage" w:date="2026-10-11T07:58:00Z" w16du:dateUtc="2026-10-11T04:58:00Z"/>
                <w:bCs/>
                <w:color w:val="000000"/>
              </w:rPr>
            </w:pPr>
            <w:ins w:id="4471" w:author="Bonephace Kaijage" w:date="2026-10-14T05:56:00Z" w16du:dateUtc="2026-10-14T03:56:00Z">
              <w:r>
                <w:rPr>
                  <w:bCs/>
                  <w:color w:val="000000"/>
                </w:rPr>
                <w:t>Kinachoongeza hatari na hasara mwaka wa ukame: kujenga nyumba na maghala ya kudumu kwenye tambarare za ziwa, kubaki kwenye ardhi ya chini ziwa likiwa bado linapanda, na kutegemea zao moja uwandani.</w:t>
              </w:r>
            </w:ins>
          </w:p>
          <w:p w14:paraId="46BF9CA9" w14:textId="77777777" w:rsidR="00FE0A4D" w:rsidRDefault="00F34849" w:rsidP="00DC5789">
            <w:pPr>
              <w:pStyle w:val="ListParagraph"/>
              <w:numPr>
                <w:ilvl w:val="0"/>
                <w:numId w:val="1"/>
              </w:numPr>
              <w:jc w:val="both"/>
              <w:rPr>
                <w:ins w:id="4472" w:author="Bonephace Kaijage" w:date="2026-10-14T05:59:00Z" w16du:dateUtc="2026-10-14T03:59:00Z"/>
                <w:bCs/>
                <w:color w:val="000000"/>
              </w:rPr>
            </w:pPr>
            <w:ins w:id="4473" w:author="Bonephace Kaijage" w:date="2026-10-11T07:58:00Z" w16du:dateUtc="2026-10-11T04:58:00Z">
              <w:r>
                <w:rPr>
                  <w:bCs/>
                  <w:color w:val="000000"/>
                </w:rPr>
                <w:t>Fahamu eneo lililoinuka na njia kavu ya kufika huko ambayo kijiji chenu kitatumia Ziwa Rukwa linapotapakaa, na hamisheni watu, akiba na mifugo huko mara ziwa linapoanza kupanda, si baada ya mashamba kuzama.</w:t>
              </w:r>
            </w:ins>
          </w:p>
          <w:p w14:paraId="11DCFD2A" w14:textId="3FE9DF87" w:rsidR="000C3051" w:rsidRPr="00DC5789" w:rsidRDefault="00FE0A4D" w:rsidP="00DC5789">
            <w:pPr>
              <w:pStyle w:val="ListParagraph"/>
              <w:numPr>
                <w:ilvl w:val="0"/>
                <w:numId w:val="1"/>
              </w:numPr>
              <w:jc w:val="both"/>
              <w:rPr>
                <w:bCs/>
                <w:color w:val="000000"/>
              </w:rPr>
            </w:pPr>
            <w:ins w:id="4474" w:author="Bonephace Kaijage" w:date="2026-10-14T05:59:00Z" w16du:dateUtc="2026-10-14T03:59:00Z">
              <w:r>
                <w:rPr>
                  <w:bCs/>
                  <w:color w:val="000000"/>
                </w:rPr>
                <w:t>Kubalianeni nani atamsaidia yeyote katika kaya asiyeweza kuondoka, kuona au kusikia tahadhari peke yake.</w:t>
              </w:r>
            </w:ins>
          </w:p>
        </w:tc>
      </w:tr>
    </w:tbl>
    <w:p w14:paraId="137DFC64" w14:textId="77777777" w:rsidR="00FE0A4D" w:rsidRPr="00FE0A4D" w:rsidRDefault="00FE0A4D" w:rsidP="00FE0A4D">
      <w:pPr>
        <w:spacing w:after="120"/>
        <w:rPr>
          <w:ins w:id="4475" w:author="Bonephace Kaijage" w:date="2026-10-14T06:01:00Z" w16du:dateUtc="2026-10-14T04:01:00Z"/>
          <w:i/>
          <w:sz w:val="18"/>
          <w:rPrChange w:id="4476" w:author="Bonephace Kaijage" w:date="2026-10-14T06:01:00Z" w16du:dateUtc="2026-10-14T04:01:00Z">
            <w:rPr>
              <w:ins w:id="4477" w:author="Bonephace Kaijage" w:date="2026-10-14T06:01:00Z" w16du:dateUtc="2026-10-14T04:01:00Z"/>
            </w:rPr>
          </w:rPrChange>
        </w:rPr>
        <w:pPrChange w:id="4478" w:author="Bonephace Kaijage" w:date="2026-10-14T06:01:00Z" w16du:dateUtc="2026-10-14T04:01:00Z">
          <w:pPr>
            <w:jc w:val="both"/>
          </w:pPr>
        </w:pPrChange>
      </w:pPr>
      <w:ins w:id="4479" w:author="Bonephace Kaijage" w:date="2026-10-14T06:01:00Z" w16du:dateUtc="2026-10-14T04:01:00Z">
        <w:r w:rsidRPr="00FE0A4D">
          <w:rPr>
            <w:i/>
            <w:sz w:val="18"/>
            <w:rPrChange w:id="4480"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1127B733" w14:textId="5F81D966" w:rsidR="000C3051" w:rsidRPr="000C3051" w:rsidRDefault="000C3051" w:rsidP="000C3051">
      <w:pPr>
        <w:jc w:val="both"/>
        <w:rPr>
          <w:color w:val="000000"/>
        </w:rPr>
      </w:pPr>
    </w:p>
    <w:p w14:paraId="756F3491" w14:textId="3FBB57E5" w:rsidR="000C3051" w:rsidRPr="00997D17" w:rsidRDefault="000C3051">
      <w:pPr>
        <w:pStyle w:val="ListParagraph"/>
        <w:rPr>
          <w:sz w:val="22"/>
          <w:szCs w:val="22"/>
        </w:rPr>
      </w:pPr>
    </w:p>
    <w:tbl>
      <w:tblPr>
        <w:tblStyle w:val="TableGrid"/>
        <w:tblW w:w="0" w:type="auto"/>
        <w:tblLook w:val="04A0" w:firstRow="1" w:lastRow="0" w:firstColumn="1" w:lastColumn="0" w:noHBand="0" w:noVBand="1"/>
      </w:tblPr>
      <w:tblGrid>
        <w:gridCol w:w="2227"/>
        <w:gridCol w:w="2183"/>
        <w:gridCol w:w="2225"/>
        <w:gridCol w:w="2204"/>
        <w:gridCol w:w="2570"/>
        <w:gridCol w:w="2261"/>
      </w:tblGrid>
      <w:tr w:rsidR="002066E7" w:rsidRPr="00997D17" w14:paraId="0B53FF33" w14:textId="77777777" w:rsidTr="002066E7">
        <w:trPr>
          <w:tblHeader/>
        </w:trPr>
        <w:tc>
          <w:tcPr>
            <w:tcW w:w="2278" w:type="dxa"/>
          </w:tcPr>
          <w:p w14:paraId="0BBED542" w14:textId="402F8D6B" w:rsidR="002066E7" w:rsidRPr="00997D17" w:rsidRDefault="008C6B60" w:rsidP="00FD6059">
            <w:pPr>
              <w:pStyle w:val="ListParagraph"/>
              <w:rPr>
                <w:sz w:val="22"/>
                <w:szCs w:val="22"/>
              </w:rPr>
            </w:pPr>
            <w:r w:rsidRPr="00997D17">
              <w:rPr>
                <w:sz w:val="22"/>
                <w:szCs w:val="22"/>
              </w:rPr>
              <w:t>COUNCIL / HALMASHAURI</w:t>
            </w:r>
          </w:p>
        </w:tc>
        <w:tc>
          <w:tcPr>
            <w:tcW w:w="2278" w:type="dxa"/>
          </w:tcPr>
          <w:p w14:paraId="330807E3" w14:textId="65A69AA3" w:rsidR="002066E7" w:rsidRPr="00997D17" w:rsidRDefault="002066E7" w:rsidP="00FD6059">
            <w:pPr>
              <w:pStyle w:val="ListParagraph"/>
              <w:rPr>
                <w:sz w:val="22"/>
                <w:szCs w:val="22"/>
              </w:rPr>
            </w:pPr>
            <w:r w:rsidRPr="00997D17">
              <w:rPr>
                <w:sz w:val="22"/>
                <w:szCs w:val="22"/>
              </w:rPr>
              <w:t>LEVEL / NGAZI</w:t>
            </w:r>
          </w:p>
        </w:tc>
        <w:tc>
          <w:tcPr>
            <w:tcW w:w="2278" w:type="dxa"/>
          </w:tcPr>
          <w:p w14:paraId="5623712C" w14:textId="43875F58" w:rsidR="002066E7" w:rsidRPr="00997D17" w:rsidRDefault="002066E7" w:rsidP="00FD6059">
            <w:pPr>
              <w:pStyle w:val="ListParagraph"/>
              <w:rPr>
                <w:sz w:val="22"/>
                <w:szCs w:val="22"/>
              </w:rPr>
            </w:pPr>
            <w:r w:rsidRPr="00997D17">
              <w:rPr>
                <w:sz w:val="22"/>
                <w:szCs w:val="22"/>
              </w:rPr>
              <w:t>IMPACT (EN)</w:t>
            </w:r>
          </w:p>
        </w:tc>
        <w:tc>
          <w:tcPr>
            <w:tcW w:w="2278" w:type="dxa"/>
          </w:tcPr>
          <w:p w14:paraId="28B9796E" w14:textId="3B617DAC" w:rsidR="002066E7" w:rsidRPr="00997D17" w:rsidRDefault="002066E7" w:rsidP="00FD6059">
            <w:pPr>
              <w:pStyle w:val="ListParagraph"/>
              <w:rPr>
                <w:sz w:val="22"/>
                <w:szCs w:val="22"/>
              </w:rPr>
            </w:pPr>
            <w:r w:rsidRPr="00997D17">
              <w:rPr>
                <w:sz w:val="22"/>
                <w:szCs w:val="22"/>
              </w:rPr>
              <w:t>ATHARI (SW)</w:t>
            </w:r>
          </w:p>
        </w:tc>
        <w:tc>
          <w:tcPr>
            <w:tcW w:w="2279" w:type="dxa"/>
          </w:tcPr>
          <w:p w14:paraId="6E743FA2" w14:textId="261F0CFF" w:rsidR="002066E7" w:rsidRPr="00997D17" w:rsidRDefault="002066E7" w:rsidP="00FD6059">
            <w:pPr>
              <w:pStyle w:val="ListParagraph"/>
              <w:rPr>
                <w:sz w:val="22"/>
                <w:szCs w:val="22"/>
              </w:rPr>
            </w:pPr>
            <w:r w:rsidRPr="00997D17">
              <w:rPr>
                <w:sz w:val="22"/>
                <w:szCs w:val="22"/>
              </w:rPr>
              <w:t>ACTION (EN)</w:t>
            </w:r>
          </w:p>
        </w:tc>
        <w:tc>
          <w:tcPr>
            <w:tcW w:w="2279" w:type="dxa"/>
          </w:tcPr>
          <w:p w14:paraId="7CBA1F69" w14:textId="1042607E" w:rsidR="002066E7" w:rsidRPr="00997D17" w:rsidRDefault="002066E7" w:rsidP="00FD6059">
            <w:pPr>
              <w:pStyle w:val="ListParagraph"/>
              <w:rPr>
                <w:sz w:val="22"/>
                <w:szCs w:val="22"/>
              </w:rPr>
            </w:pPr>
            <w:r w:rsidRPr="00997D17">
              <w:rPr>
                <w:sz w:val="22"/>
                <w:szCs w:val="22"/>
              </w:rPr>
              <w:t>HATUA (SW)</w:t>
            </w:r>
          </w:p>
        </w:tc>
      </w:tr>
      <w:tr w:rsidR="002066E7" w:rsidRPr="000343A2" w14:paraId="0615FD05" w14:textId="77777777" w:rsidTr="002066E7">
        <w:tc>
          <w:tcPr>
            <w:tcW w:w="2278" w:type="dxa"/>
          </w:tcPr>
          <w:p w14:paraId="30720B57" w14:textId="5D7C6AAF" w:rsidR="002066E7" w:rsidRPr="00997D17" w:rsidRDefault="002066E7" w:rsidP="00FD6059">
            <w:pPr>
              <w:pStyle w:val="ListParagraph"/>
              <w:rPr>
                <w:sz w:val="22"/>
                <w:szCs w:val="22"/>
              </w:rPr>
            </w:pPr>
            <w:r w:rsidRPr="00997D17">
              <w:rPr>
                <w:sz w:val="22"/>
                <w:szCs w:val="22"/>
              </w:rPr>
              <w:t>Sumbawanga Municipal Council</w:t>
            </w:r>
          </w:p>
        </w:tc>
        <w:tc>
          <w:tcPr>
            <w:tcW w:w="2278" w:type="dxa"/>
          </w:tcPr>
          <w:p w14:paraId="2229CAD8" w14:textId="09159C29"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385789D3" w14:textId="70CF103A" w:rsidR="002066E7" w:rsidRPr="00997D17" w:rsidRDefault="008C6B60" w:rsidP="00FD6059">
            <w:pPr>
              <w:pStyle w:val="ListParagraph"/>
              <w:rPr>
                <w:sz w:val="22"/>
                <w:szCs w:val="22"/>
              </w:rPr>
            </w:pPr>
            <w:r w:rsidRPr="00997D17">
              <w:rPr>
                <w:sz w:val="22"/>
                <w:szCs w:val="22"/>
              </w:rPr>
              <w:t>earthquake on the Rukwa Rift, heavy rain, strong winds, and storm damage to houses. A few roads slippery, a few low homes wet, and lightning where storms build.</w:t>
            </w:r>
          </w:p>
        </w:tc>
        <w:tc>
          <w:tcPr>
            <w:tcW w:w="2278" w:type="dxa"/>
          </w:tcPr>
          <w:p w14:paraId="114F36D3" w14:textId="0AAAF74D"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6FE9EA6B" w14:textId="14C17042" w:rsidR="008C6B60" w:rsidRPr="00997D17" w:rsidRDefault="005747F5" w:rsidP="00F20E47">
            <w:pPr>
              <w:pStyle w:val="ListBullet"/>
              <w:rPr>
                <w:sz w:val="22"/>
                <w:szCs w:val="22"/>
              </w:rPr>
            </w:pPr>
            <w:r w:rsidRPr="00997D17">
              <w:rPr>
                <w:sz w:val="22"/>
                <w:szCs w:val="22"/>
              </w:rPr>
              <w:t>Before the rain, walk earthquake on the Rukwa Rift, heavy rain, strong winds, and storm dama and clear the drains and culverts.</w:t>
            </w:r>
          </w:p>
          <w:p w14:paraId="67B3685F" w14:textId="4C0245F8" w:rsidR="008C6B60" w:rsidRPr="00997D17" w:rsidRDefault="00FE0A4D" w:rsidP="00F20E47">
            <w:pPr>
              <w:pStyle w:val="ListBullet"/>
              <w:rPr>
                <w:sz w:val="22"/>
                <w:szCs w:val="22"/>
              </w:rPr>
            </w:pPr>
            <w:ins w:id="4481" w:author="Bonephace Kaijage" w:date="2026-10-14T06:18:00Z" w16du:dateUtc="2026-10-14T04:18:00Z">
              <w:r>
                <w:rPr>
                  <w:sz w:val="22"/>
                  <w:szCs w:val="22"/>
                </w:rPr>
                <w:t xml:space="preserve">Households along the sites named in </w:t>
              </w:r>
              <w:r>
                <w:rPr>
                  <w:sz w:val="22"/>
                  <w:szCs w:val="22"/>
                </w:rPr>
                <w:lastRenderedPageBreak/>
                <w:t>Know Your Risk: keep food, documents and children above floor level, because water here can enter houses with little warning.</w:t>
              </w:r>
            </w:ins>
            <w:del w:id="4482" w:author="Bonephace Kaijage" w:date="2026-10-14T06:18:00Z" w16du:dateUtc="2026-10-14T04:18:00Z">
              <w:r w:rsidR="005747F5" w:rsidRPr="00997D17" w:rsidDel="00FE0A4D">
                <w:rPr>
                  <w:sz w:val="22"/>
                  <w:szCs w:val="22"/>
                </w:rPr>
                <w:delText>Households along this site raise food, documents and children above the floor.</w:delText>
              </w:r>
            </w:del>
          </w:p>
          <w:p w14:paraId="7585BE91" w14:textId="60FAF856" w:rsidR="008C6B60" w:rsidRPr="00997D17" w:rsidRDefault="00FE0A4D" w:rsidP="00F20E47">
            <w:pPr>
              <w:pStyle w:val="ListBullet"/>
              <w:rPr>
                <w:sz w:val="22"/>
                <w:szCs w:val="22"/>
              </w:rPr>
            </w:pPr>
            <w:ins w:id="4483"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484" w:author="Bonephace Kaijage" w:date="2026-10-14T06:14:00Z" w16du:dateUtc="2026-10-14T04:14:00Z">
              <w:r w:rsidR="005747F5" w:rsidRPr="00997D17" w:rsidDel="00FE0A4D">
                <w:rPr>
                  <w:sz w:val="22"/>
                  <w:szCs w:val="22"/>
                </w:rPr>
                <w:delText>Save 190 and the ward chair number. Keep a torch and drinking water.</w:delText>
              </w:r>
            </w:del>
          </w:p>
          <w:p w14:paraId="26F707F5" w14:textId="12F81786"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667E094B" w14:textId="0DDD3FC3"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45BD082B" w14:textId="6EDFB939" w:rsidR="008C6B60" w:rsidRPr="00997D17" w:rsidRDefault="005747F5" w:rsidP="00F20E47">
            <w:pPr>
              <w:pStyle w:val="ListBullet"/>
              <w:rPr>
                <w:sz w:val="22"/>
                <w:szCs w:val="22"/>
              </w:rPr>
            </w:pPr>
            <w:r w:rsidRPr="00997D17">
              <w:rPr>
                <w:sz w:val="22"/>
                <w:szCs w:val="22"/>
              </w:rPr>
              <w:t xml:space="preserve">Kaya za eneo hili zipandishe chakula, nyaraka </w:t>
            </w:r>
            <w:r w:rsidRPr="00997D17">
              <w:rPr>
                <w:sz w:val="22"/>
                <w:szCs w:val="22"/>
              </w:rPr>
              <w:lastRenderedPageBreak/>
              <w:t>na watoto juu ya sakafu.</w:t>
            </w:r>
          </w:p>
          <w:p w14:paraId="178A5C8D" w14:textId="62A57772"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6DF90A88" w14:textId="4D132754"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1C8CEC20" w14:textId="77777777" w:rsidTr="002066E7">
        <w:tc>
          <w:tcPr>
            <w:tcW w:w="2278" w:type="dxa"/>
          </w:tcPr>
          <w:p w14:paraId="149854CD" w14:textId="77777777" w:rsidR="002066E7" w:rsidRPr="00997D17" w:rsidRDefault="002066E7" w:rsidP="00FD6059">
            <w:pPr>
              <w:pStyle w:val="ListParagraph"/>
              <w:rPr>
                <w:sz w:val="22"/>
                <w:szCs w:val="22"/>
                <w:lang w:val="sv-SE"/>
              </w:rPr>
            </w:pPr>
          </w:p>
        </w:tc>
        <w:tc>
          <w:tcPr>
            <w:tcW w:w="2278" w:type="dxa"/>
          </w:tcPr>
          <w:p w14:paraId="32FA07DA" w14:textId="60DCA772"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3D0C05B2" w14:textId="2BBFB84A" w:rsidR="002066E7" w:rsidRPr="00997D17" w:rsidRDefault="008C6B60" w:rsidP="00FD6059">
            <w:pPr>
              <w:pStyle w:val="ListParagraph"/>
              <w:rPr>
                <w:sz w:val="22"/>
                <w:szCs w:val="22"/>
              </w:rPr>
            </w:pPr>
            <w:r w:rsidRPr="00997D17">
              <w:rPr>
                <w:sz w:val="22"/>
                <w:szCs w:val="22"/>
              </w:rPr>
              <w:t>earthquake on the Rukwa Rift, heavy rain, strong winds, and storm damage to houses. Roads, water points or houses at the named sites are now affected. Some journeys and classes are disrupted.</w:t>
            </w:r>
          </w:p>
        </w:tc>
        <w:tc>
          <w:tcPr>
            <w:tcW w:w="2278" w:type="dxa"/>
          </w:tcPr>
          <w:p w14:paraId="11434CCB" w14:textId="2CD19345"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6DB9E79" w14:textId="792C01F2" w:rsidR="008C6B60" w:rsidRPr="00997D17" w:rsidRDefault="005747F5" w:rsidP="00F20E47">
            <w:pPr>
              <w:pStyle w:val="ListBullet"/>
              <w:rPr>
                <w:sz w:val="22"/>
                <w:szCs w:val="22"/>
              </w:rPr>
            </w:pPr>
            <w:r w:rsidRPr="00997D17">
              <w:rPr>
                <w:sz w:val="22"/>
                <w:szCs w:val="22"/>
              </w:rPr>
              <w:t>Move households off earthquake on the Rukwa Rift, heavy rain, strong winds, and storm dama to the ward assembly point.</w:t>
            </w:r>
          </w:p>
          <w:p w14:paraId="6B63EB92" w14:textId="50B24399" w:rsidR="008C6B60" w:rsidRPr="00997D17" w:rsidRDefault="00FE0A4D" w:rsidP="00F20E47">
            <w:pPr>
              <w:pStyle w:val="ListBullet"/>
              <w:rPr>
                <w:sz w:val="22"/>
                <w:szCs w:val="22"/>
              </w:rPr>
            </w:pPr>
            <w:ins w:id="4485" w:author="Bonephace Kaijage" w:date="2026-10-14T06:20:00Z" w16du:dateUtc="2026-10-14T04:20:00Z">
              <w:r>
                <w:rPr>
                  <w:sz w:val="22"/>
                  <w:szCs w:val="22"/>
                </w:rPr>
                <w:t>Close and mark the flooded road or bridge on the sites named in Know Your Risk. Divert traffic.</w:t>
              </w:r>
            </w:ins>
            <w:del w:id="4486" w:author="Bonephace Kaijage" w:date="2026-10-14T06:20:00Z" w16du:dateUtc="2026-10-14T04:20:00Z">
              <w:r w:rsidR="005747F5" w:rsidRPr="00997D17" w:rsidDel="00FE0A4D">
                <w:rPr>
                  <w:sz w:val="22"/>
                  <w:szCs w:val="22"/>
                </w:rPr>
                <w:delText>Close and mark the flooded road or bridge on this site. Divert traffic.</w:delText>
              </w:r>
            </w:del>
          </w:p>
          <w:p w14:paraId="0E99022B" w14:textId="38093C77" w:rsidR="008C6B60" w:rsidRPr="00997D17" w:rsidRDefault="00FE0A4D" w:rsidP="00F20E47">
            <w:pPr>
              <w:pStyle w:val="ListBullet"/>
              <w:rPr>
                <w:sz w:val="22"/>
                <w:szCs w:val="22"/>
              </w:rPr>
            </w:pPr>
            <w:ins w:id="4487" w:author="Bonephace Kaijage" w:date="2026-10-14T06:12:00Z" w16du:dateUtc="2026-10-14T04:12:00Z">
              <w:r>
                <w:rPr>
                  <w:sz w:val="22"/>
                  <w:szCs w:val="22"/>
                </w:rPr>
                <w:t xml:space="preserve">Check that school children, older people and anyone </w:t>
              </w:r>
              <w:r>
                <w:rPr>
                  <w:sz w:val="22"/>
                  <w:szCs w:val="22"/>
                </w:rPr>
                <w:lastRenderedPageBreak/>
                <w:t>with a disability are accounted for before dark, so that no one is searched for in the night.</w:t>
              </w:r>
            </w:ins>
            <w:del w:id="4488" w:author="Bonephace Kaijage" w:date="2026-10-14T06:12:00Z" w16du:dateUtc="2026-10-14T04:12:00Z">
              <w:r w:rsidR="005747F5" w:rsidRPr="00997D17" w:rsidDel="00FE0A4D">
                <w:rPr>
                  <w:sz w:val="22"/>
                  <w:szCs w:val="22"/>
                </w:rPr>
                <w:delText>Account for school children and older people before dark.</w:delText>
              </w:r>
            </w:del>
          </w:p>
          <w:p w14:paraId="5DE5B407" w14:textId="3BA2180B" w:rsidR="002066E7" w:rsidRPr="00997D17" w:rsidRDefault="00FE0A4D" w:rsidP="00F20E47">
            <w:pPr>
              <w:pStyle w:val="ListBullet"/>
              <w:rPr>
                <w:sz w:val="22"/>
                <w:szCs w:val="22"/>
              </w:rPr>
            </w:pPr>
            <w:ins w:id="4489" w:author="Bonephace Kaijage" w:date="2026-10-14T06:14:00Z" w16du:dateUtc="2026-10-14T04:14:00Z">
              <w:r>
                <w:rPr>
                  <w:sz w:val="22"/>
                  <w:szCs w:val="22"/>
                </w:rPr>
                <w:t>Boil or treat drinking water, because floods carry waste into wells; tell the clinic early if anyone has diarrhoea.</w:t>
              </w:r>
            </w:ins>
            <w:del w:id="4490"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2FF24488" w14:textId="3FEE7EFB" w:rsidR="008C6B60" w:rsidRPr="00997D17" w:rsidRDefault="00FE0A4D" w:rsidP="00F20E47">
            <w:pPr>
              <w:pStyle w:val="ListBullet"/>
              <w:rPr>
                <w:sz w:val="22"/>
                <w:szCs w:val="22"/>
                <w:lang w:val="sv-SE"/>
              </w:rPr>
            </w:pPr>
            <w:ins w:id="4491" w:author="Bonephace Kaijage" w:date="2026-10-14T06:16:00Z" w16du:dateUtc="2026-10-14T04:16:00Z">
              <w:r>
                <w:rPr>
                  <w:sz w:val="22"/>
                  <w:szCs w:val="22"/>
                  <w:lang w:val="sv-SE"/>
                </w:rPr>
                <w:lastRenderedPageBreak/>
                <w:t>Wasaidieni kaya kuondoka maeneo yaliyotajwa kwenda kituo cha kata, mkianza na wasioweza kuondoka peke yao.</w:t>
              </w:r>
            </w:ins>
            <w:del w:id="4492" w:author="Bonephace Kaijage" w:date="2026-10-14T06:16:00Z" w16du:dateUtc="2026-10-14T04:16:00Z">
              <w:r w:rsidR="005747F5" w:rsidRPr="00997D17" w:rsidDel="00FE0A4D">
                <w:rPr>
                  <w:sz w:val="22"/>
                  <w:szCs w:val="22"/>
                  <w:lang w:val="sv-SE"/>
                </w:rPr>
                <w:delText>Hamisha kaya kutoka eneo hili kwenda kituo cha kata.</w:delText>
              </w:r>
            </w:del>
          </w:p>
          <w:p w14:paraId="22C63084" w14:textId="1FDE8667"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3BD2379C" w14:textId="1445DB0C" w:rsidR="008C6B60" w:rsidRPr="00997D17" w:rsidRDefault="00FE0A4D" w:rsidP="00F20E47">
            <w:pPr>
              <w:pStyle w:val="ListBullet"/>
              <w:rPr>
                <w:sz w:val="22"/>
                <w:szCs w:val="22"/>
              </w:rPr>
            </w:pPr>
            <w:ins w:id="4493" w:author="Bonephace Kaijage" w:date="2026-10-14T06:12:00Z" w16du:dateUtc="2026-10-14T04:12:00Z">
              <w:r>
                <w:rPr>
                  <w:sz w:val="22"/>
                  <w:szCs w:val="22"/>
                </w:rPr>
                <w:lastRenderedPageBreak/>
                <w:t>Hakikisheni watoto wa shule, wazee na watu wenye ulemavu wote wamepatikana kabla ya giza, ili asitafutwe mtu usiku.</w:t>
              </w:r>
            </w:ins>
            <w:del w:id="4494" w:author="Bonephace Kaijage" w:date="2026-10-14T06:12:00Z" w16du:dateUtc="2026-10-14T04:12:00Z">
              <w:r w:rsidR="005747F5" w:rsidRPr="00997D17" w:rsidDel="00FE0A4D">
                <w:rPr>
                  <w:sz w:val="22"/>
                  <w:szCs w:val="22"/>
                </w:rPr>
                <w:delText>Hakiki watoto wa shule na wazee kabla ya giza.</w:delText>
              </w:r>
            </w:del>
          </w:p>
          <w:p w14:paraId="503857CB" w14:textId="3FC8F0EC"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233AE9DF" w14:textId="77777777" w:rsidTr="002066E7">
        <w:tc>
          <w:tcPr>
            <w:tcW w:w="2278" w:type="dxa"/>
          </w:tcPr>
          <w:p w14:paraId="654B583F" w14:textId="77777777" w:rsidR="002066E7" w:rsidRPr="00997D17" w:rsidRDefault="002066E7" w:rsidP="00FD6059">
            <w:pPr>
              <w:pStyle w:val="ListParagraph"/>
              <w:rPr>
                <w:sz w:val="22"/>
                <w:szCs w:val="22"/>
                <w:lang w:val="sv-SE"/>
              </w:rPr>
            </w:pPr>
          </w:p>
        </w:tc>
        <w:tc>
          <w:tcPr>
            <w:tcW w:w="2278" w:type="dxa"/>
          </w:tcPr>
          <w:p w14:paraId="168553D0" w14:textId="3331F60B"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13ED0DC2" w14:textId="3EC87C3B" w:rsidR="002066E7" w:rsidRPr="00997D17" w:rsidRDefault="00FE0A4D" w:rsidP="00FD6059">
            <w:pPr>
              <w:pStyle w:val="ListParagraph"/>
              <w:rPr>
                <w:sz w:val="22"/>
                <w:szCs w:val="22"/>
              </w:rPr>
            </w:pPr>
            <w:ins w:id="449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49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83591FD" w14:textId="54AA361C" w:rsidR="002066E7" w:rsidRPr="00997D17" w:rsidRDefault="00FE0A4D" w:rsidP="00FD6059">
            <w:pPr>
              <w:pStyle w:val="ListParagraph"/>
              <w:rPr>
                <w:sz w:val="22"/>
                <w:szCs w:val="22"/>
              </w:rPr>
            </w:pPr>
            <w:ins w:id="449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49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CEB8D95" w14:textId="3FC52E06" w:rsidR="008C6B60" w:rsidRPr="00997D17" w:rsidRDefault="00FE0A4D" w:rsidP="00F20E47">
            <w:pPr>
              <w:pStyle w:val="ListBullet"/>
              <w:rPr>
                <w:sz w:val="22"/>
                <w:szCs w:val="22"/>
              </w:rPr>
            </w:pPr>
            <w:ins w:id="4499"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500"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4232E16B" w14:textId="6698453B" w:rsidR="008C6B60" w:rsidRPr="00997D17" w:rsidRDefault="005747F5" w:rsidP="00F20E47">
            <w:pPr>
              <w:pStyle w:val="ListBullet"/>
              <w:rPr>
                <w:sz w:val="22"/>
                <w:szCs w:val="22"/>
              </w:rPr>
            </w:pPr>
            <w:r w:rsidRPr="00997D17">
              <w:rPr>
                <w:sz w:val="22"/>
                <w:szCs w:val="22"/>
              </w:rPr>
              <w:t>Call 114 and 190. Keep the access road clear for ambulances.</w:t>
            </w:r>
          </w:p>
          <w:p w14:paraId="2439BDB6" w14:textId="1F83F4AC" w:rsidR="008C6B60" w:rsidRPr="00997D17" w:rsidRDefault="005747F5" w:rsidP="00F20E47">
            <w:pPr>
              <w:pStyle w:val="ListBullet"/>
              <w:rPr>
                <w:sz w:val="22"/>
                <w:szCs w:val="22"/>
              </w:rPr>
            </w:pPr>
            <w:r w:rsidRPr="00997D17">
              <w:rPr>
                <w:sz w:val="22"/>
                <w:szCs w:val="22"/>
              </w:rPr>
              <w:t>Open the shelter and register every household. Note who is missing.</w:t>
            </w:r>
          </w:p>
          <w:p w14:paraId="0A2E4778" w14:textId="63F73701"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6C22B72F" w14:textId="67408306"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7A86B8BF" w14:textId="6E1470FF"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17415BC7" w14:textId="2914F40C"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2C786EAF" w14:textId="5F43D37C"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10751C42" w14:textId="77777777" w:rsidTr="002066E7">
        <w:tc>
          <w:tcPr>
            <w:tcW w:w="2278" w:type="dxa"/>
          </w:tcPr>
          <w:p w14:paraId="262ACFA1" w14:textId="6A06EBB5" w:rsidR="002066E7" w:rsidRPr="00997D17" w:rsidRDefault="002066E7" w:rsidP="00FD6059">
            <w:pPr>
              <w:pStyle w:val="ListParagraph"/>
              <w:rPr>
                <w:sz w:val="22"/>
                <w:szCs w:val="22"/>
              </w:rPr>
            </w:pPr>
            <w:r w:rsidRPr="00997D17">
              <w:rPr>
                <w:sz w:val="22"/>
                <w:szCs w:val="22"/>
              </w:rPr>
              <w:lastRenderedPageBreak/>
              <w:t>Kalambo District Council</w:t>
            </w:r>
          </w:p>
        </w:tc>
        <w:tc>
          <w:tcPr>
            <w:tcW w:w="2278" w:type="dxa"/>
          </w:tcPr>
          <w:p w14:paraId="536C0F21" w14:textId="268D7C30"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738D554E" w14:textId="2218C1BC" w:rsidR="002066E7" w:rsidRPr="00997D17" w:rsidRDefault="008C6B60" w:rsidP="00FD6059">
            <w:pPr>
              <w:pStyle w:val="ListParagraph"/>
              <w:rPr>
                <w:sz w:val="22"/>
                <w:szCs w:val="22"/>
              </w:rPr>
            </w:pPr>
            <w:r w:rsidRPr="00997D17">
              <w:rPr>
                <w:sz w:val="22"/>
                <w:szCs w:val="22"/>
              </w:rPr>
              <w:t>earthquake, Lake Tanganyika waves and boat accidents, and heavy rain. A few roads slippery, a few low homes wet, and lightning where storms build.</w:t>
            </w:r>
          </w:p>
        </w:tc>
        <w:tc>
          <w:tcPr>
            <w:tcW w:w="2278" w:type="dxa"/>
          </w:tcPr>
          <w:p w14:paraId="100E75E5" w14:textId="1990757C"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21FD1D2F" w14:textId="6FB86BCF" w:rsidR="008C6B60" w:rsidRPr="00997D17" w:rsidRDefault="005747F5" w:rsidP="00F20E47">
            <w:pPr>
              <w:pStyle w:val="ListBullet"/>
              <w:rPr>
                <w:sz w:val="22"/>
                <w:szCs w:val="22"/>
              </w:rPr>
            </w:pPr>
            <w:r w:rsidRPr="00997D17">
              <w:rPr>
                <w:sz w:val="22"/>
                <w:szCs w:val="22"/>
              </w:rPr>
              <w:t>Before any boat leaves earthquake, Lake Tanganyika waves and boat accidents, and heavy rain, check the forecast and put a life jacket on.</w:t>
            </w:r>
          </w:p>
          <w:p w14:paraId="1452B39C" w14:textId="36A5F4F6" w:rsidR="008C6B60" w:rsidRPr="00997D17" w:rsidRDefault="005747F5" w:rsidP="00F20E47">
            <w:pPr>
              <w:pStyle w:val="ListBullet"/>
              <w:rPr>
                <w:sz w:val="22"/>
                <w:szCs w:val="22"/>
              </w:rPr>
            </w:pPr>
            <w:r w:rsidRPr="00997D17">
              <w:rPr>
                <w:sz w:val="22"/>
                <w:szCs w:val="22"/>
              </w:rPr>
              <w:t>Bring small boats off the open water at this landing.</w:t>
            </w:r>
          </w:p>
          <w:p w14:paraId="616F3BA8" w14:textId="560F79D0" w:rsidR="008C6B60" w:rsidRPr="00997D17" w:rsidRDefault="005747F5" w:rsidP="00F20E47">
            <w:pPr>
              <w:pStyle w:val="ListBullet"/>
              <w:rPr>
                <w:sz w:val="22"/>
                <w:szCs w:val="22"/>
              </w:rPr>
            </w:pPr>
            <w:r w:rsidRPr="00997D17">
              <w:rPr>
                <w:sz w:val="22"/>
                <w:szCs w:val="22"/>
              </w:rPr>
              <w:t>The landing site listens for the warning and saves 190.</w:t>
            </w:r>
          </w:p>
          <w:p w14:paraId="15CD7CAE" w14:textId="4B6F4F44" w:rsidR="002066E7" w:rsidRPr="00997D17" w:rsidRDefault="005747F5" w:rsidP="00F20E47">
            <w:pPr>
              <w:pStyle w:val="ListBullet"/>
              <w:rPr>
                <w:sz w:val="22"/>
                <w:szCs w:val="22"/>
              </w:rPr>
            </w:pPr>
            <w:r w:rsidRPr="00997D17">
              <w:rPr>
                <w:sz w:val="22"/>
                <w:szCs w:val="22"/>
              </w:rPr>
              <w:t>Do not swim out to rescue. Throw something that floats.</w:t>
            </w:r>
          </w:p>
        </w:tc>
        <w:tc>
          <w:tcPr>
            <w:tcW w:w="2279" w:type="dxa"/>
          </w:tcPr>
          <w:p w14:paraId="6C8987D4" w14:textId="380A5FC7" w:rsidR="008C6B60" w:rsidRPr="00997D17" w:rsidRDefault="005747F5" w:rsidP="00F20E47">
            <w:pPr>
              <w:pStyle w:val="ListBullet"/>
              <w:rPr>
                <w:sz w:val="22"/>
                <w:szCs w:val="22"/>
              </w:rPr>
            </w:pPr>
            <w:r w:rsidRPr="00997D17">
              <w:rPr>
                <w:sz w:val="22"/>
                <w:szCs w:val="22"/>
              </w:rPr>
              <w:t>Kabla ya chombo kuondoka eneo hili, angalia utabiri na vaa jaketi ya kujiokoa.</w:t>
            </w:r>
          </w:p>
          <w:p w14:paraId="1640287E" w14:textId="598FCF71" w:rsidR="008C6B60" w:rsidRPr="00997D17" w:rsidRDefault="005747F5" w:rsidP="00F20E47">
            <w:pPr>
              <w:pStyle w:val="ListBullet"/>
              <w:rPr>
                <w:sz w:val="22"/>
                <w:szCs w:val="22"/>
              </w:rPr>
            </w:pPr>
            <w:r w:rsidRPr="00997D17">
              <w:rPr>
                <w:sz w:val="22"/>
                <w:szCs w:val="22"/>
              </w:rPr>
              <w:t>Rudisha vyombo vidogo kutoka maji ya wazi kwenye mwalo huu.</w:t>
            </w:r>
          </w:p>
          <w:p w14:paraId="57DF0085" w14:textId="5380A805" w:rsidR="008C6B60" w:rsidRPr="00997D17" w:rsidRDefault="005747F5" w:rsidP="00F20E47">
            <w:pPr>
              <w:pStyle w:val="ListBullet"/>
              <w:rPr>
                <w:sz w:val="22"/>
                <w:szCs w:val="22"/>
              </w:rPr>
            </w:pPr>
            <w:r w:rsidRPr="00997D17">
              <w:rPr>
                <w:sz w:val="22"/>
                <w:szCs w:val="22"/>
              </w:rPr>
              <w:t>Mwalo usikilize onyo na uhifadhi 190.</w:t>
            </w:r>
          </w:p>
          <w:p w14:paraId="0734D251" w14:textId="56A209AB" w:rsidR="002066E7" w:rsidRPr="00997D17" w:rsidRDefault="005747F5" w:rsidP="00F20E47">
            <w:pPr>
              <w:pStyle w:val="ListBullet"/>
              <w:rPr>
                <w:sz w:val="22"/>
                <w:szCs w:val="22"/>
              </w:rPr>
            </w:pPr>
            <w:r w:rsidRPr="00997D17">
              <w:rPr>
                <w:sz w:val="22"/>
                <w:szCs w:val="22"/>
                <w:lang w:val="sv-SE"/>
              </w:rPr>
              <w:t>Usiogelee kuokoa. Rusha kitu kinachoelea.</w:t>
            </w:r>
          </w:p>
        </w:tc>
      </w:tr>
      <w:tr w:rsidR="002066E7" w:rsidRPr="000343A2" w14:paraId="24081F7E" w14:textId="77777777" w:rsidTr="002066E7">
        <w:tc>
          <w:tcPr>
            <w:tcW w:w="2278" w:type="dxa"/>
          </w:tcPr>
          <w:p w14:paraId="77C9D79B" w14:textId="77777777" w:rsidR="002066E7" w:rsidRPr="00997D17" w:rsidRDefault="002066E7" w:rsidP="00FD6059">
            <w:pPr>
              <w:pStyle w:val="ListParagraph"/>
              <w:rPr>
                <w:sz w:val="22"/>
                <w:szCs w:val="22"/>
              </w:rPr>
            </w:pPr>
          </w:p>
        </w:tc>
        <w:tc>
          <w:tcPr>
            <w:tcW w:w="2278" w:type="dxa"/>
          </w:tcPr>
          <w:p w14:paraId="15614807" w14:textId="63CE6710"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5014EB9D" w14:textId="0CF04EE8" w:rsidR="002066E7" w:rsidRPr="00997D17" w:rsidRDefault="008C6B60" w:rsidP="00FD6059">
            <w:pPr>
              <w:pStyle w:val="ListParagraph"/>
              <w:rPr>
                <w:sz w:val="22"/>
                <w:szCs w:val="22"/>
              </w:rPr>
            </w:pPr>
            <w:r w:rsidRPr="00997D17">
              <w:rPr>
                <w:sz w:val="22"/>
                <w:szCs w:val="22"/>
              </w:rPr>
              <w:t>earthquake, Lake Tanganyika waves and boat accidents, and heavy rain. Roads, water points or houses at the named sites are now affected. Some journeys and classes are disrupted.</w:t>
            </w:r>
          </w:p>
        </w:tc>
        <w:tc>
          <w:tcPr>
            <w:tcW w:w="2278" w:type="dxa"/>
          </w:tcPr>
          <w:p w14:paraId="4D9FD348" w14:textId="4E017E5E"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11460A6" w14:textId="0E63CDFC" w:rsidR="008C6B60" w:rsidRPr="00997D17" w:rsidRDefault="005747F5" w:rsidP="00F20E47">
            <w:pPr>
              <w:pStyle w:val="ListBullet"/>
              <w:rPr>
                <w:sz w:val="22"/>
                <w:szCs w:val="22"/>
              </w:rPr>
            </w:pPr>
            <w:r w:rsidRPr="00997D17">
              <w:rPr>
                <w:sz w:val="22"/>
                <w:szCs w:val="22"/>
              </w:rPr>
              <w:t>Stop fishing and crossings at earthquake, Lake Tanganyika waves and boat accidents, and heavy rain.</w:t>
            </w:r>
          </w:p>
          <w:p w14:paraId="64061D56" w14:textId="40346DC9" w:rsidR="008C6B60" w:rsidRPr="00997D17" w:rsidRDefault="00FE0A4D" w:rsidP="00F20E47">
            <w:pPr>
              <w:pStyle w:val="ListBullet"/>
              <w:rPr>
                <w:sz w:val="22"/>
                <w:szCs w:val="22"/>
              </w:rPr>
            </w:pPr>
            <w:ins w:id="4501" w:author="Bonephace Kaijage" w:date="2026-10-14T06:16:00Z" w16du:dateUtc="2026-10-14T04:16:00Z">
              <w:r>
                <w:rPr>
                  <w:sz w:val="22"/>
                  <w:szCs w:val="22"/>
                </w:rPr>
                <w:t>Help people off the low shore to the assembly point, starting with those who cannot move alone; waves and the lake level can rise with little warning.</w:t>
              </w:r>
            </w:ins>
            <w:del w:id="4502" w:author="Bonephace Kaijage" w:date="2026-10-14T06:16:00Z" w16du:dateUtc="2026-10-14T04:16:00Z">
              <w:r w:rsidR="005747F5" w:rsidRPr="00997D17" w:rsidDel="00FE0A4D">
                <w:rPr>
                  <w:sz w:val="22"/>
                  <w:szCs w:val="22"/>
                </w:rPr>
                <w:delText>Move people off the low shore to the assembly point.</w:delText>
              </w:r>
            </w:del>
          </w:p>
          <w:p w14:paraId="794DB004" w14:textId="4F855491" w:rsidR="008C6B60" w:rsidRPr="00997D17" w:rsidRDefault="005747F5" w:rsidP="00F20E47">
            <w:pPr>
              <w:pStyle w:val="ListBullet"/>
              <w:rPr>
                <w:sz w:val="22"/>
                <w:szCs w:val="22"/>
              </w:rPr>
            </w:pPr>
            <w:r w:rsidRPr="00997D17">
              <w:rPr>
                <w:sz w:val="22"/>
                <w:szCs w:val="22"/>
              </w:rPr>
              <w:t>Account for boats still out from this landing.</w:t>
            </w:r>
          </w:p>
          <w:p w14:paraId="0779448E" w14:textId="23FF2A41" w:rsidR="002066E7" w:rsidRPr="00997D17" w:rsidRDefault="005747F5" w:rsidP="00F20E47">
            <w:pPr>
              <w:pStyle w:val="ListBullet"/>
              <w:rPr>
                <w:sz w:val="22"/>
                <w:szCs w:val="22"/>
              </w:rPr>
            </w:pPr>
            <w:r w:rsidRPr="00997D17">
              <w:rPr>
                <w:sz w:val="22"/>
                <w:szCs w:val="22"/>
              </w:rPr>
              <w:lastRenderedPageBreak/>
              <w:t>Boil water if wells on this shore are flooded.</w:t>
            </w:r>
          </w:p>
        </w:tc>
        <w:tc>
          <w:tcPr>
            <w:tcW w:w="2279" w:type="dxa"/>
          </w:tcPr>
          <w:p w14:paraId="63058022" w14:textId="4750B1BC" w:rsidR="008C6B60" w:rsidRPr="00997D17" w:rsidRDefault="005747F5" w:rsidP="00F20E47">
            <w:pPr>
              <w:pStyle w:val="ListBullet"/>
              <w:rPr>
                <w:sz w:val="22"/>
                <w:szCs w:val="22"/>
                <w:lang w:val="sv-SE"/>
              </w:rPr>
            </w:pPr>
            <w:r w:rsidRPr="00997D17">
              <w:rPr>
                <w:sz w:val="22"/>
                <w:szCs w:val="22"/>
                <w:lang w:val="sv-SE"/>
              </w:rPr>
              <w:lastRenderedPageBreak/>
              <w:t>Simamisha uvuvi na vivuko eneo hili.</w:t>
            </w:r>
          </w:p>
          <w:p w14:paraId="6D3366FB" w14:textId="49AFC871" w:rsidR="008C6B60" w:rsidRPr="00997D17" w:rsidRDefault="00FE0A4D" w:rsidP="00F20E47">
            <w:pPr>
              <w:pStyle w:val="ListBullet"/>
              <w:rPr>
                <w:sz w:val="22"/>
                <w:szCs w:val="22"/>
                <w:lang w:val="sv-SE"/>
              </w:rPr>
            </w:pPr>
            <w:ins w:id="4503" w:author="Bonephace Kaijage" w:date="2026-10-14T06:16:00Z" w16du:dateUtc="2026-10-14T04:16:00Z">
              <w:r>
                <w:rPr>
                  <w:sz w:val="22"/>
                  <w:szCs w:val="22"/>
                  <w:lang w:val="sv-SE"/>
                </w:rPr>
                <w:t>Wasaidieni watu kuondoka ufuo wa chini kwenda kituoni, mkianza na wasioweza kuondoka peke yao; mawimbi na kina cha ziwa vinaweza kupanda bila taarifa.</w:t>
              </w:r>
            </w:ins>
            <w:del w:id="4504" w:author="Bonephace Kaijage" w:date="2026-10-14T06:16:00Z" w16du:dateUtc="2026-10-14T04:16:00Z">
              <w:r w:rsidR="005747F5" w:rsidRPr="00997D17" w:rsidDel="00FE0A4D">
                <w:rPr>
                  <w:sz w:val="22"/>
                  <w:szCs w:val="22"/>
                  <w:lang w:val="sv-SE"/>
                </w:rPr>
                <w:delText>Hamisha watu kutoka ufuo wa chini kwenda kituoni.</w:delText>
              </w:r>
            </w:del>
          </w:p>
          <w:p w14:paraId="49A98462" w14:textId="11D54CBA" w:rsidR="008C6B60" w:rsidRPr="00997D17" w:rsidRDefault="005747F5" w:rsidP="00F20E47">
            <w:pPr>
              <w:pStyle w:val="ListBullet"/>
              <w:rPr>
                <w:sz w:val="22"/>
                <w:szCs w:val="22"/>
                <w:lang w:val="sv-SE"/>
              </w:rPr>
            </w:pPr>
            <w:r w:rsidRPr="00997D17">
              <w:rPr>
                <w:sz w:val="22"/>
                <w:szCs w:val="22"/>
                <w:lang w:val="sv-SE"/>
              </w:rPr>
              <w:t>Hakiki vyombo vilivyoko nje kutoka mwalo huu.</w:t>
            </w:r>
          </w:p>
          <w:p w14:paraId="5247B56E" w14:textId="2A83846F" w:rsidR="002066E7" w:rsidRPr="00997D17" w:rsidRDefault="005747F5" w:rsidP="00F20E47">
            <w:pPr>
              <w:pStyle w:val="ListBullet"/>
              <w:rPr>
                <w:sz w:val="22"/>
                <w:szCs w:val="22"/>
                <w:lang w:val="sv-SE"/>
              </w:rPr>
            </w:pPr>
            <w:r w:rsidRPr="00997D17">
              <w:rPr>
                <w:sz w:val="22"/>
                <w:szCs w:val="22"/>
                <w:lang w:val="sv-SE"/>
              </w:rPr>
              <w:lastRenderedPageBreak/>
              <w:t>Chemsha maji visima vya ufuo huu vikifurika.</w:t>
            </w:r>
          </w:p>
        </w:tc>
      </w:tr>
      <w:tr w:rsidR="002066E7" w:rsidRPr="000343A2" w14:paraId="0C3DAA4E" w14:textId="77777777" w:rsidTr="002066E7">
        <w:tc>
          <w:tcPr>
            <w:tcW w:w="2278" w:type="dxa"/>
          </w:tcPr>
          <w:p w14:paraId="66ACF924" w14:textId="77777777" w:rsidR="002066E7" w:rsidRPr="00997D17" w:rsidRDefault="002066E7" w:rsidP="00FD6059">
            <w:pPr>
              <w:pStyle w:val="ListParagraph"/>
              <w:rPr>
                <w:sz w:val="22"/>
                <w:szCs w:val="22"/>
                <w:lang w:val="sv-SE"/>
              </w:rPr>
            </w:pPr>
          </w:p>
        </w:tc>
        <w:tc>
          <w:tcPr>
            <w:tcW w:w="2278" w:type="dxa"/>
          </w:tcPr>
          <w:p w14:paraId="14DEC827" w14:textId="58E62C5F"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41B12D20" w14:textId="7A8D969F" w:rsidR="002066E7" w:rsidRPr="00997D17" w:rsidRDefault="00FE0A4D" w:rsidP="00FD6059">
            <w:pPr>
              <w:pStyle w:val="ListParagraph"/>
              <w:rPr>
                <w:sz w:val="22"/>
                <w:szCs w:val="22"/>
              </w:rPr>
            </w:pPr>
            <w:ins w:id="450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50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51CFDDD" w14:textId="66F6B9F8" w:rsidR="002066E7" w:rsidRPr="00997D17" w:rsidRDefault="00FE0A4D" w:rsidP="00FD6059">
            <w:pPr>
              <w:pStyle w:val="ListParagraph"/>
              <w:rPr>
                <w:sz w:val="22"/>
                <w:szCs w:val="22"/>
              </w:rPr>
            </w:pPr>
            <w:ins w:id="450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50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A9D54DD" w14:textId="6D739098" w:rsidR="008C6B60" w:rsidRPr="00997D17" w:rsidRDefault="00FE0A4D" w:rsidP="00F20E47">
            <w:pPr>
              <w:pStyle w:val="ListBullet"/>
              <w:rPr>
                <w:sz w:val="22"/>
                <w:szCs w:val="22"/>
              </w:rPr>
            </w:pPr>
            <w:ins w:id="4509"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510"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024B7567" w14:textId="67BA1F25" w:rsidR="008C6B60" w:rsidRPr="00997D17" w:rsidRDefault="005747F5" w:rsidP="00F20E47">
            <w:pPr>
              <w:pStyle w:val="ListBullet"/>
              <w:rPr>
                <w:sz w:val="22"/>
                <w:szCs w:val="22"/>
              </w:rPr>
            </w:pPr>
            <w:r w:rsidRPr="00997D17">
              <w:rPr>
                <w:sz w:val="22"/>
                <w:szCs w:val="22"/>
              </w:rPr>
              <w:t>Call 114 and 190. Keep the access road clear for ambulances.</w:t>
            </w:r>
          </w:p>
          <w:p w14:paraId="6CE2D315" w14:textId="2BBA6AED" w:rsidR="008C6B60" w:rsidRPr="00997D17" w:rsidRDefault="005747F5" w:rsidP="00F20E47">
            <w:pPr>
              <w:pStyle w:val="ListBullet"/>
              <w:rPr>
                <w:sz w:val="22"/>
                <w:szCs w:val="22"/>
              </w:rPr>
            </w:pPr>
            <w:r w:rsidRPr="00997D17">
              <w:rPr>
                <w:sz w:val="22"/>
                <w:szCs w:val="22"/>
              </w:rPr>
              <w:t>Open the shelter and register every household. Note who is missing.</w:t>
            </w:r>
          </w:p>
          <w:p w14:paraId="0443EDF1" w14:textId="33979E3A"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799151F9" w14:textId="73D49E7E"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1BA0B745" w14:textId="7BDA698D"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412CC150" w14:textId="59261AE7"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3D0BE42F" w14:textId="0E9B98BA"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291FD6BF" w14:textId="77777777" w:rsidTr="002066E7">
        <w:tc>
          <w:tcPr>
            <w:tcW w:w="2278" w:type="dxa"/>
          </w:tcPr>
          <w:p w14:paraId="34BB33E6" w14:textId="5EB836CE" w:rsidR="002066E7" w:rsidRPr="00997D17" w:rsidRDefault="002066E7" w:rsidP="00FD6059">
            <w:pPr>
              <w:pStyle w:val="ListParagraph"/>
              <w:rPr>
                <w:sz w:val="22"/>
                <w:szCs w:val="22"/>
              </w:rPr>
            </w:pPr>
            <w:r w:rsidRPr="00997D17">
              <w:rPr>
                <w:sz w:val="22"/>
                <w:szCs w:val="22"/>
              </w:rPr>
              <w:t>Nkasi District Council</w:t>
            </w:r>
          </w:p>
        </w:tc>
        <w:tc>
          <w:tcPr>
            <w:tcW w:w="2278" w:type="dxa"/>
          </w:tcPr>
          <w:p w14:paraId="0CC2D5ED" w14:textId="5C1B5C85"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299590A2" w14:textId="7C1EE5D1" w:rsidR="002066E7" w:rsidRPr="00997D17" w:rsidRDefault="008C6B60" w:rsidP="00FD6059">
            <w:pPr>
              <w:pStyle w:val="ListParagraph"/>
              <w:rPr>
                <w:sz w:val="22"/>
                <w:szCs w:val="22"/>
              </w:rPr>
            </w:pPr>
            <w:r w:rsidRPr="00997D17">
              <w:rPr>
                <w:sz w:val="22"/>
                <w:szCs w:val="22"/>
              </w:rPr>
              <w:t>earthquake, Lake Tanganyika waves and boat accidents, and shore floods. A few roads slippery, a few low homes wet, and lightning where storms build.</w:t>
            </w:r>
          </w:p>
        </w:tc>
        <w:tc>
          <w:tcPr>
            <w:tcW w:w="2278" w:type="dxa"/>
          </w:tcPr>
          <w:p w14:paraId="69DA5EC8" w14:textId="2D6DD1F1"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6D4F4AEC" w14:textId="3FFD2624" w:rsidR="008C6B60" w:rsidRPr="00997D17" w:rsidRDefault="005747F5" w:rsidP="00F20E47">
            <w:pPr>
              <w:pStyle w:val="ListBullet"/>
              <w:rPr>
                <w:sz w:val="22"/>
                <w:szCs w:val="22"/>
              </w:rPr>
            </w:pPr>
            <w:r w:rsidRPr="00997D17">
              <w:rPr>
                <w:sz w:val="22"/>
                <w:szCs w:val="22"/>
              </w:rPr>
              <w:t>Before any boat leaves earthquake, Lake Tanganyika waves and boat accidents, and shore floods, check the forecast and put a life jacket on.</w:t>
            </w:r>
          </w:p>
          <w:p w14:paraId="39013390" w14:textId="22B01DBB" w:rsidR="008C6B60" w:rsidRPr="00997D17" w:rsidRDefault="005747F5" w:rsidP="00F20E47">
            <w:pPr>
              <w:pStyle w:val="ListBullet"/>
              <w:rPr>
                <w:sz w:val="22"/>
                <w:szCs w:val="22"/>
              </w:rPr>
            </w:pPr>
            <w:r w:rsidRPr="00997D17">
              <w:rPr>
                <w:sz w:val="22"/>
                <w:szCs w:val="22"/>
              </w:rPr>
              <w:t>Bring small boats off the open water at this landing.</w:t>
            </w:r>
          </w:p>
          <w:p w14:paraId="444FCD0A" w14:textId="69E7FDFC" w:rsidR="008C6B60" w:rsidRPr="00997D17" w:rsidRDefault="005747F5" w:rsidP="00F20E47">
            <w:pPr>
              <w:pStyle w:val="ListBullet"/>
              <w:rPr>
                <w:sz w:val="22"/>
                <w:szCs w:val="22"/>
              </w:rPr>
            </w:pPr>
            <w:r w:rsidRPr="00997D17">
              <w:rPr>
                <w:sz w:val="22"/>
                <w:szCs w:val="22"/>
              </w:rPr>
              <w:lastRenderedPageBreak/>
              <w:t>The landing site listens for the warning and saves 190.</w:t>
            </w:r>
          </w:p>
          <w:p w14:paraId="797306E1" w14:textId="34785F10" w:rsidR="002066E7" w:rsidRPr="00997D17" w:rsidRDefault="005747F5" w:rsidP="00F20E47">
            <w:pPr>
              <w:pStyle w:val="ListBullet"/>
              <w:rPr>
                <w:sz w:val="22"/>
                <w:szCs w:val="22"/>
              </w:rPr>
            </w:pPr>
            <w:r w:rsidRPr="00997D17">
              <w:rPr>
                <w:sz w:val="22"/>
                <w:szCs w:val="22"/>
              </w:rPr>
              <w:t>Do not swim out to rescue. Throw something that floats.</w:t>
            </w:r>
          </w:p>
        </w:tc>
        <w:tc>
          <w:tcPr>
            <w:tcW w:w="2279" w:type="dxa"/>
          </w:tcPr>
          <w:p w14:paraId="48B26CE7" w14:textId="22B5691A" w:rsidR="008C6B60" w:rsidRPr="00997D17" w:rsidRDefault="005747F5" w:rsidP="00F20E47">
            <w:pPr>
              <w:pStyle w:val="ListBullet"/>
              <w:rPr>
                <w:sz w:val="22"/>
                <w:szCs w:val="22"/>
              </w:rPr>
            </w:pPr>
            <w:r w:rsidRPr="00997D17">
              <w:rPr>
                <w:sz w:val="22"/>
                <w:szCs w:val="22"/>
              </w:rPr>
              <w:lastRenderedPageBreak/>
              <w:t>Kabla ya chombo kuondoka eneo hili, angalia utabiri na vaa jaketi ya kujiokoa.</w:t>
            </w:r>
          </w:p>
          <w:p w14:paraId="6A6BD98F" w14:textId="71E05D2C" w:rsidR="008C6B60" w:rsidRPr="00997D17" w:rsidRDefault="005747F5" w:rsidP="00F20E47">
            <w:pPr>
              <w:pStyle w:val="ListBullet"/>
              <w:rPr>
                <w:sz w:val="22"/>
                <w:szCs w:val="22"/>
              </w:rPr>
            </w:pPr>
            <w:r w:rsidRPr="00997D17">
              <w:rPr>
                <w:sz w:val="22"/>
                <w:szCs w:val="22"/>
              </w:rPr>
              <w:t xml:space="preserve">Rudisha vyombo vidogo kutoka maji ya wazi </w:t>
            </w:r>
            <w:r w:rsidRPr="00997D17">
              <w:rPr>
                <w:sz w:val="22"/>
                <w:szCs w:val="22"/>
              </w:rPr>
              <w:lastRenderedPageBreak/>
              <w:t>kwenye mwalo huu.</w:t>
            </w:r>
          </w:p>
          <w:p w14:paraId="2438F79B" w14:textId="495DCE27" w:rsidR="008C6B60" w:rsidRPr="00997D17" w:rsidRDefault="005747F5" w:rsidP="00F20E47">
            <w:pPr>
              <w:pStyle w:val="ListBullet"/>
              <w:rPr>
                <w:sz w:val="22"/>
                <w:szCs w:val="22"/>
              </w:rPr>
            </w:pPr>
            <w:r w:rsidRPr="00997D17">
              <w:rPr>
                <w:sz w:val="22"/>
                <w:szCs w:val="22"/>
              </w:rPr>
              <w:t>Mwalo usikilize onyo na uhifadhi 190.</w:t>
            </w:r>
          </w:p>
          <w:p w14:paraId="4CDBD8FA" w14:textId="43B03588" w:rsidR="002066E7" w:rsidRPr="00997D17" w:rsidRDefault="005747F5" w:rsidP="00F20E47">
            <w:pPr>
              <w:pStyle w:val="ListBullet"/>
              <w:rPr>
                <w:sz w:val="22"/>
                <w:szCs w:val="22"/>
              </w:rPr>
            </w:pPr>
            <w:r w:rsidRPr="00997D17">
              <w:rPr>
                <w:sz w:val="22"/>
                <w:szCs w:val="22"/>
                <w:lang w:val="sv-SE"/>
              </w:rPr>
              <w:t>Usiogelee kuokoa. Rusha kitu kinachoelea.</w:t>
            </w:r>
          </w:p>
        </w:tc>
      </w:tr>
      <w:tr w:rsidR="002066E7" w:rsidRPr="000343A2" w14:paraId="0D7AC7D1" w14:textId="77777777" w:rsidTr="002066E7">
        <w:tc>
          <w:tcPr>
            <w:tcW w:w="2278" w:type="dxa"/>
          </w:tcPr>
          <w:p w14:paraId="457E34C1" w14:textId="77777777" w:rsidR="002066E7" w:rsidRPr="00997D17" w:rsidRDefault="002066E7" w:rsidP="00FD6059">
            <w:pPr>
              <w:pStyle w:val="ListParagraph"/>
              <w:rPr>
                <w:sz w:val="22"/>
                <w:szCs w:val="22"/>
              </w:rPr>
            </w:pPr>
          </w:p>
        </w:tc>
        <w:tc>
          <w:tcPr>
            <w:tcW w:w="2278" w:type="dxa"/>
          </w:tcPr>
          <w:p w14:paraId="15BAA203" w14:textId="3BA74BDE"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33E61506" w14:textId="75CB5019" w:rsidR="002066E7" w:rsidRPr="00997D17" w:rsidRDefault="008C6B60" w:rsidP="00FD6059">
            <w:pPr>
              <w:pStyle w:val="ListParagraph"/>
              <w:rPr>
                <w:sz w:val="22"/>
                <w:szCs w:val="22"/>
              </w:rPr>
            </w:pPr>
            <w:r w:rsidRPr="00997D17">
              <w:rPr>
                <w:sz w:val="22"/>
                <w:szCs w:val="22"/>
              </w:rPr>
              <w:t>earthquake, Lake Tanganyika waves and boat accidents, and shore floods. Roads, water points or houses at the named sites are now affected. Some journeys and classes are disrupted.</w:t>
            </w:r>
          </w:p>
        </w:tc>
        <w:tc>
          <w:tcPr>
            <w:tcW w:w="2278" w:type="dxa"/>
          </w:tcPr>
          <w:p w14:paraId="1CC1490B" w14:textId="31AF270F"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8FF3808" w14:textId="29D8CBEB" w:rsidR="008C6B60" w:rsidRPr="00997D17" w:rsidRDefault="005747F5" w:rsidP="00F20E47">
            <w:pPr>
              <w:pStyle w:val="ListBullet"/>
              <w:rPr>
                <w:sz w:val="22"/>
                <w:szCs w:val="22"/>
              </w:rPr>
            </w:pPr>
            <w:r w:rsidRPr="00997D17">
              <w:rPr>
                <w:sz w:val="22"/>
                <w:szCs w:val="22"/>
              </w:rPr>
              <w:t>Stop fishing and crossings at earthquake, Lake Tanganyika waves and boat accidents, and shore floods.</w:t>
            </w:r>
          </w:p>
          <w:p w14:paraId="55575824" w14:textId="3948B8EA" w:rsidR="008C6B60" w:rsidRPr="00997D17" w:rsidRDefault="00FE0A4D" w:rsidP="00F20E47">
            <w:pPr>
              <w:pStyle w:val="ListBullet"/>
              <w:rPr>
                <w:sz w:val="22"/>
                <w:szCs w:val="22"/>
              </w:rPr>
            </w:pPr>
            <w:ins w:id="4511" w:author="Bonephace Kaijage" w:date="2026-10-14T06:16:00Z" w16du:dateUtc="2026-10-14T04:16:00Z">
              <w:r>
                <w:rPr>
                  <w:sz w:val="22"/>
                  <w:szCs w:val="22"/>
                </w:rPr>
                <w:t>Help people off the low shore to the assembly point, starting with those who cannot move alone; waves and the lake level can rise with little warning.</w:t>
              </w:r>
            </w:ins>
            <w:del w:id="4512" w:author="Bonephace Kaijage" w:date="2026-10-14T06:16:00Z" w16du:dateUtc="2026-10-14T04:16:00Z">
              <w:r w:rsidR="005747F5" w:rsidRPr="00997D17" w:rsidDel="00FE0A4D">
                <w:rPr>
                  <w:sz w:val="22"/>
                  <w:szCs w:val="22"/>
                </w:rPr>
                <w:delText>Move people off the low shore to the assembly point.</w:delText>
              </w:r>
            </w:del>
          </w:p>
          <w:p w14:paraId="4DFAAB3D" w14:textId="440ECB83" w:rsidR="008C6B60" w:rsidRPr="00997D17" w:rsidRDefault="005747F5" w:rsidP="00F20E47">
            <w:pPr>
              <w:pStyle w:val="ListBullet"/>
              <w:rPr>
                <w:sz w:val="22"/>
                <w:szCs w:val="22"/>
              </w:rPr>
            </w:pPr>
            <w:r w:rsidRPr="00997D17">
              <w:rPr>
                <w:sz w:val="22"/>
                <w:szCs w:val="22"/>
              </w:rPr>
              <w:t>Account for boats still out from this landing.</w:t>
            </w:r>
          </w:p>
          <w:p w14:paraId="3E1BF7DF" w14:textId="19A83420" w:rsidR="002066E7" w:rsidRPr="00997D17" w:rsidRDefault="005747F5" w:rsidP="00F20E47">
            <w:pPr>
              <w:pStyle w:val="ListBullet"/>
              <w:rPr>
                <w:sz w:val="22"/>
                <w:szCs w:val="22"/>
              </w:rPr>
            </w:pPr>
            <w:r w:rsidRPr="00997D17">
              <w:rPr>
                <w:sz w:val="22"/>
                <w:szCs w:val="22"/>
              </w:rPr>
              <w:t>Boil water if wells on this shore are flooded.</w:t>
            </w:r>
          </w:p>
        </w:tc>
        <w:tc>
          <w:tcPr>
            <w:tcW w:w="2279" w:type="dxa"/>
          </w:tcPr>
          <w:p w14:paraId="6A90B67A" w14:textId="2B3031CC" w:rsidR="008C6B60" w:rsidRPr="00997D17" w:rsidRDefault="005747F5" w:rsidP="00F20E47">
            <w:pPr>
              <w:pStyle w:val="ListBullet"/>
              <w:rPr>
                <w:sz w:val="22"/>
                <w:szCs w:val="22"/>
                <w:lang w:val="sv-SE"/>
              </w:rPr>
            </w:pPr>
            <w:r w:rsidRPr="00997D17">
              <w:rPr>
                <w:sz w:val="22"/>
                <w:szCs w:val="22"/>
                <w:lang w:val="sv-SE"/>
              </w:rPr>
              <w:t>Simamisha uvuvi na vivuko eneo hili.</w:t>
            </w:r>
          </w:p>
          <w:p w14:paraId="627EFEA4" w14:textId="0C023C55" w:rsidR="008C6B60" w:rsidRPr="00997D17" w:rsidRDefault="00FE0A4D" w:rsidP="00F20E47">
            <w:pPr>
              <w:pStyle w:val="ListBullet"/>
              <w:rPr>
                <w:sz w:val="22"/>
                <w:szCs w:val="22"/>
                <w:lang w:val="sv-SE"/>
              </w:rPr>
            </w:pPr>
            <w:ins w:id="4513" w:author="Bonephace Kaijage" w:date="2026-10-14T06:16:00Z" w16du:dateUtc="2026-10-14T04:16:00Z">
              <w:r>
                <w:rPr>
                  <w:sz w:val="22"/>
                  <w:szCs w:val="22"/>
                  <w:lang w:val="sv-SE"/>
                </w:rPr>
                <w:t>Wasaidieni watu kuondoka ufuo wa chini kwenda kituoni, mkianza na wasioweza kuondoka peke yao; mawimbi na kina cha ziwa vinaweza kupanda bila taarifa.</w:t>
              </w:r>
            </w:ins>
            <w:del w:id="4514" w:author="Bonephace Kaijage" w:date="2026-10-14T06:16:00Z" w16du:dateUtc="2026-10-14T04:16:00Z">
              <w:r w:rsidR="005747F5" w:rsidRPr="00997D17" w:rsidDel="00FE0A4D">
                <w:rPr>
                  <w:sz w:val="22"/>
                  <w:szCs w:val="22"/>
                  <w:lang w:val="sv-SE"/>
                </w:rPr>
                <w:delText>Hamisha watu kutoka ufuo wa chini kwenda kituoni.</w:delText>
              </w:r>
            </w:del>
          </w:p>
          <w:p w14:paraId="1FC879EA" w14:textId="62BCE887" w:rsidR="008C6B60" w:rsidRPr="00997D17" w:rsidRDefault="005747F5" w:rsidP="00F20E47">
            <w:pPr>
              <w:pStyle w:val="ListBullet"/>
              <w:rPr>
                <w:sz w:val="22"/>
                <w:szCs w:val="22"/>
                <w:lang w:val="sv-SE"/>
              </w:rPr>
            </w:pPr>
            <w:r w:rsidRPr="00997D17">
              <w:rPr>
                <w:sz w:val="22"/>
                <w:szCs w:val="22"/>
                <w:lang w:val="sv-SE"/>
              </w:rPr>
              <w:t>Hakiki vyombo vilivyoko nje kutoka mwalo huu.</w:t>
            </w:r>
          </w:p>
          <w:p w14:paraId="52010DC9" w14:textId="7A3FDCA9" w:rsidR="002066E7" w:rsidRPr="00997D17" w:rsidRDefault="005747F5" w:rsidP="00F20E47">
            <w:pPr>
              <w:pStyle w:val="ListBullet"/>
              <w:rPr>
                <w:sz w:val="22"/>
                <w:szCs w:val="22"/>
                <w:lang w:val="sv-SE"/>
              </w:rPr>
            </w:pPr>
            <w:r w:rsidRPr="00997D17">
              <w:rPr>
                <w:sz w:val="22"/>
                <w:szCs w:val="22"/>
                <w:lang w:val="sv-SE"/>
              </w:rPr>
              <w:t>Chemsha maji visima vya ufuo huu vikifurika.</w:t>
            </w:r>
          </w:p>
        </w:tc>
      </w:tr>
      <w:tr w:rsidR="002066E7" w:rsidRPr="000343A2" w14:paraId="64D492EC" w14:textId="77777777" w:rsidTr="002066E7">
        <w:tc>
          <w:tcPr>
            <w:tcW w:w="2278" w:type="dxa"/>
          </w:tcPr>
          <w:p w14:paraId="3A5050B4" w14:textId="77777777" w:rsidR="002066E7" w:rsidRPr="00997D17" w:rsidRDefault="002066E7" w:rsidP="00FD6059">
            <w:pPr>
              <w:pStyle w:val="ListParagraph"/>
              <w:rPr>
                <w:sz w:val="22"/>
                <w:szCs w:val="22"/>
                <w:lang w:val="sv-SE"/>
              </w:rPr>
            </w:pPr>
          </w:p>
        </w:tc>
        <w:tc>
          <w:tcPr>
            <w:tcW w:w="2278" w:type="dxa"/>
          </w:tcPr>
          <w:p w14:paraId="3634D093" w14:textId="7B12F231"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2332604F" w14:textId="1601AE31" w:rsidR="002066E7" w:rsidRPr="00997D17" w:rsidRDefault="00FE0A4D" w:rsidP="00FD6059">
            <w:pPr>
              <w:pStyle w:val="ListParagraph"/>
              <w:rPr>
                <w:sz w:val="22"/>
                <w:szCs w:val="22"/>
              </w:rPr>
            </w:pPr>
            <w:ins w:id="4515" w:author="Bonephace Kaijage" w:date="2026-10-14T06:20:00Z" w16du:dateUtc="2026-10-14T04:20:00Z">
              <w:r>
                <w:rPr>
                  <w:sz w:val="22"/>
                  <w:szCs w:val="22"/>
                </w:rPr>
                <w:t xml:space="preserve">Conditions at the sites named in Know Your Risk are now life-threatening: houses damaged, people cut off, and a real risk of drowning, injury or </w:t>
              </w:r>
              <w:r>
                <w:rPr>
                  <w:sz w:val="22"/>
                  <w:szCs w:val="22"/>
                </w:rPr>
                <w:lastRenderedPageBreak/>
                <w:t>disease. Help is being organised; please follow the committee's instructions and look out for neighbours.</w:t>
              </w:r>
            </w:ins>
            <w:del w:id="451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EA5866C" w14:textId="2BE58E2C" w:rsidR="002066E7" w:rsidRPr="00997D17" w:rsidRDefault="00FE0A4D" w:rsidP="00FD6059">
            <w:pPr>
              <w:pStyle w:val="ListParagraph"/>
              <w:rPr>
                <w:sz w:val="22"/>
                <w:szCs w:val="22"/>
              </w:rPr>
            </w:pPr>
            <w:ins w:id="4517" w:author="Bonephace Kaijage" w:date="2026-10-14T06:24:00Z" w16du:dateUtc="2026-10-14T04:24:00Z">
              <w:r>
                <w:rPr>
                  <w:sz w:val="22"/>
                  <w:szCs w:val="22"/>
                </w:rPr>
                <w:lastRenderedPageBreak/>
                <w:t xml:space="preserve">Hali katika maeneo yaliyotajwa kwenye Fahamu Hatari sasa ni hatari kwa maisha: nyumba zimeharibika, watu wamekatwa, na kuna hatari halisi ya </w:t>
              </w:r>
              <w:r>
                <w:rPr>
                  <w:sz w:val="22"/>
                  <w:szCs w:val="22"/>
                </w:rPr>
                <w:lastRenderedPageBreak/>
                <w:t>kuzama, kujeruhiwa au magonjwa. Msaada unaandaliwa; tafadhali fuateni maelekezo ya kamati na muangaliane na majirani.</w:t>
              </w:r>
            </w:ins>
            <w:del w:id="451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A54D8DE" w14:textId="346F2D30" w:rsidR="008C6B60" w:rsidRPr="00997D17" w:rsidRDefault="00FE0A4D" w:rsidP="00F20E47">
            <w:pPr>
              <w:pStyle w:val="ListBullet"/>
              <w:rPr>
                <w:sz w:val="22"/>
                <w:szCs w:val="22"/>
              </w:rPr>
            </w:pPr>
            <w:ins w:id="4519" w:author="Bonephace Kaijage" w:date="2026-10-14T06:03:00Z" w16du:dateUtc="2026-10-14T04:03:00Z">
              <w:r>
                <w:rPr>
                  <w:sz w:val="22"/>
                  <w:szCs w:val="22"/>
                </w:rPr>
                <w:lastRenderedPageBreak/>
                <w:t xml:space="preserve">Please move now to the agreed safe ground, helping anyone who cannot move alone; the water or ground here can become dangerous faster </w:t>
              </w:r>
              <w:r>
                <w:rPr>
                  <w:sz w:val="22"/>
                  <w:szCs w:val="22"/>
                </w:rPr>
                <w:lastRenderedPageBreak/>
                <w:t>than it looks. Return only when the committee confirms it is safe.</w:t>
              </w:r>
            </w:ins>
            <w:del w:id="4520"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46D25FFA" w14:textId="7419BE68" w:rsidR="008C6B60" w:rsidRPr="00997D17" w:rsidRDefault="005747F5" w:rsidP="00F20E47">
            <w:pPr>
              <w:pStyle w:val="ListBullet"/>
              <w:rPr>
                <w:sz w:val="22"/>
                <w:szCs w:val="22"/>
              </w:rPr>
            </w:pPr>
            <w:r w:rsidRPr="00997D17">
              <w:rPr>
                <w:sz w:val="22"/>
                <w:szCs w:val="22"/>
              </w:rPr>
              <w:t>Call 114 and 190. Keep the access road clear for ambulances.</w:t>
            </w:r>
          </w:p>
          <w:p w14:paraId="402CB11C" w14:textId="1EBBBDE2" w:rsidR="008C6B60" w:rsidRPr="00997D17" w:rsidRDefault="005747F5" w:rsidP="00F20E47">
            <w:pPr>
              <w:pStyle w:val="ListBullet"/>
              <w:rPr>
                <w:sz w:val="22"/>
                <w:szCs w:val="22"/>
              </w:rPr>
            </w:pPr>
            <w:r w:rsidRPr="00997D17">
              <w:rPr>
                <w:sz w:val="22"/>
                <w:szCs w:val="22"/>
              </w:rPr>
              <w:t>Open the shelter and register every household. Note who is missing.</w:t>
            </w:r>
          </w:p>
          <w:p w14:paraId="0F22C144" w14:textId="27AE8176"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437CBDCD" w14:textId="34B63BB8"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08BEE17D" w14:textId="6814B62E" w:rsidR="008C6B60" w:rsidRPr="00997D17" w:rsidRDefault="005747F5" w:rsidP="00F20E47">
            <w:pPr>
              <w:pStyle w:val="ListBullet"/>
              <w:rPr>
                <w:sz w:val="22"/>
                <w:szCs w:val="22"/>
                <w:lang w:val="sv-SE"/>
              </w:rPr>
            </w:pPr>
            <w:r w:rsidRPr="00997D17">
              <w:rPr>
                <w:sz w:val="22"/>
                <w:szCs w:val="22"/>
                <w:lang w:val="sv-SE"/>
              </w:rPr>
              <w:t xml:space="preserve">Piga 114 na 190. Acha barabara ya kufika wazi </w:t>
            </w:r>
            <w:r w:rsidRPr="00997D17">
              <w:rPr>
                <w:sz w:val="22"/>
                <w:szCs w:val="22"/>
                <w:lang w:val="sv-SE"/>
              </w:rPr>
              <w:lastRenderedPageBreak/>
              <w:t>kwa magari ya wagonjwa.</w:t>
            </w:r>
          </w:p>
          <w:p w14:paraId="4981CE48" w14:textId="2D3C9239"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435D13FC" w14:textId="45FE663A"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229AA19C" w14:textId="77777777" w:rsidTr="002066E7">
        <w:tc>
          <w:tcPr>
            <w:tcW w:w="2278" w:type="dxa"/>
          </w:tcPr>
          <w:p w14:paraId="4A15428C" w14:textId="4F0A6636" w:rsidR="002066E7" w:rsidRPr="00997D17" w:rsidRDefault="002066E7" w:rsidP="00FD6059">
            <w:pPr>
              <w:pStyle w:val="ListParagraph"/>
              <w:rPr>
                <w:sz w:val="22"/>
                <w:szCs w:val="22"/>
              </w:rPr>
            </w:pPr>
            <w:r w:rsidRPr="00997D17">
              <w:rPr>
                <w:sz w:val="22"/>
                <w:szCs w:val="22"/>
              </w:rPr>
              <w:lastRenderedPageBreak/>
              <w:t>Sumbawanga District Council</w:t>
            </w:r>
          </w:p>
        </w:tc>
        <w:tc>
          <w:tcPr>
            <w:tcW w:w="2278" w:type="dxa"/>
          </w:tcPr>
          <w:p w14:paraId="2CA6D465" w14:textId="5D000752"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172EF0E0" w14:textId="63CE2432" w:rsidR="002066E7" w:rsidRPr="00997D17" w:rsidRDefault="008C6B60" w:rsidP="00FD6059">
            <w:pPr>
              <w:pStyle w:val="ListParagraph"/>
              <w:rPr>
                <w:sz w:val="22"/>
                <w:szCs w:val="22"/>
              </w:rPr>
            </w:pPr>
            <w:r w:rsidRPr="00997D17">
              <w:rPr>
                <w:sz w:val="22"/>
                <w:szCs w:val="22"/>
              </w:rPr>
              <w:t>earthquake, heavy rain, strong winds, and floods toward Lake Rukwa. A few roads slippery, a few low homes wet, and lightning where storms build.</w:t>
            </w:r>
          </w:p>
        </w:tc>
        <w:tc>
          <w:tcPr>
            <w:tcW w:w="2278" w:type="dxa"/>
          </w:tcPr>
          <w:p w14:paraId="7EDB6E1B" w14:textId="645EA0F3"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59B0BF95" w14:textId="02744C60" w:rsidR="008C6B60" w:rsidRPr="00997D17" w:rsidRDefault="005747F5" w:rsidP="00F20E47">
            <w:pPr>
              <w:pStyle w:val="ListBullet"/>
              <w:rPr>
                <w:sz w:val="22"/>
                <w:szCs w:val="22"/>
              </w:rPr>
            </w:pPr>
            <w:r w:rsidRPr="00997D17">
              <w:rPr>
                <w:sz w:val="22"/>
                <w:szCs w:val="22"/>
              </w:rPr>
              <w:t>Before any boat leaves earthquake, heavy rain, strong winds, and floods toward Lake Rukwa, check the forecast and put a life jacket on.</w:t>
            </w:r>
          </w:p>
          <w:p w14:paraId="1AF73A2E" w14:textId="7672FA70" w:rsidR="008C6B60" w:rsidRPr="00997D17" w:rsidRDefault="005747F5" w:rsidP="00F20E47">
            <w:pPr>
              <w:pStyle w:val="ListBullet"/>
              <w:rPr>
                <w:sz w:val="22"/>
                <w:szCs w:val="22"/>
              </w:rPr>
            </w:pPr>
            <w:r w:rsidRPr="00997D17">
              <w:rPr>
                <w:sz w:val="22"/>
                <w:szCs w:val="22"/>
              </w:rPr>
              <w:t>Bring small boats off the open water at this landing.</w:t>
            </w:r>
          </w:p>
          <w:p w14:paraId="53E42BC3" w14:textId="458C7C69" w:rsidR="008C6B60" w:rsidRPr="00997D17" w:rsidRDefault="005747F5" w:rsidP="00F20E47">
            <w:pPr>
              <w:pStyle w:val="ListBullet"/>
              <w:rPr>
                <w:sz w:val="22"/>
                <w:szCs w:val="22"/>
              </w:rPr>
            </w:pPr>
            <w:r w:rsidRPr="00997D17">
              <w:rPr>
                <w:sz w:val="22"/>
                <w:szCs w:val="22"/>
              </w:rPr>
              <w:t>The landing site listens for the warning and saves 190.</w:t>
            </w:r>
          </w:p>
          <w:p w14:paraId="431BEC82" w14:textId="0A412A13" w:rsidR="002066E7" w:rsidRPr="00997D17" w:rsidRDefault="005747F5" w:rsidP="00F20E47">
            <w:pPr>
              <w:pStyle w:val="ListBullet"/>
              <w:rPr>
                <w:sz w:val="22"/>
                <w:szCs w:val="22"/>
              </w:rPr>
            </w:pPr>
            <w:r w:rsidRPr="00997D17">
              <w:rPr>
                <w:sz w:val="22"/>
                <w:szCs w:val="22"/>
              </w:rPr>
              <w:t>Do not swim out to rescue. Throw something that floats.</w:t>
            </w:r>
          </w:p>
        </w:tc>
        <w:tc>
          <w:tcPr>
            <w:tcW w:w="2279" w:type="dxa"/>
          </w:tcPr>
          <w:p w14:paraId="0472FD1C" w14:textId="3EFA024C" w:rsidR="008C6B60" w:rsidRPr="00997D17" w:rsidRDefault="005747F5" w:rsidP="00F20E47">
            <w:pPr>
              <w:pStyle w:val="ListBullet"/>
              <w:rPr>
                <w:sz w:val="22"/>
                <w:szCs w:val="22"/>
              </w:rPr>
            </w:pPr>
            <w:r w:rsidRPr="00997D17">
              <w:rPr>
                <w:sz w:val="22"/>
                <w:szCs w:val="22"/>
              </w:rPr>
              <w:t>Kabla ya chombo kuondoka eneo hili, angalia utabiri na vaa jaketi ya kujiokoa.</w:t>
            </w:r>
          </w:p>
          <w:p w14:paraId="16EE5846" w14:textId="0EE27DE0" w:rsidR="008C6B60" w:rsidRPr="00997D17" w:rsidRDefault="005747F5" w:rsidP="00F20E47">
            <w:pPr>
              <w:pStyle w:val="ListBullet"/>
              <w:rPr>
                <w:sz w:val="22"/>
                <w:szCs w:val="22"/>
              </w:rPr>
            </w:pPr>
            <w:r w:rsidRPr="00997D17">
              <w:rPr>
                <w:sz w:val="22"/>
                <w:szCs w:val="22"/>
              </w:rPr>
              <w:t>Rudisha vyombo vidogo kutoka maji ya wazi kwenye mwalo huu.</w:t>
            </w:r>
          </w:p>
          <w:p w14:paraId="06D97B4C" w14:textId="027C1282" w:rsidR="008C6B60" w:rsidRPr="00997D17" w:rsidRDefault="005747F5" w:rsidP="00F20E47">
            <w:pPr>
              <w:pStyle w:val="ListBullet"/>
              <w:rPr>
                <w:sz w:val="22"/>
                <w:szCs w:val="22"/>
              </w:rPr>
            </w:pPr>
            <w:r w:rsidRPr="00997D17">
              <w:rPr>
                <w:sz w:val="22"/>
                <w:szCs w:val="22"/>
              </w:rPr>
              <w:t>Mwalo usikilize onyo na uhifadhi 190.</w:t>
            </w:r>
          </w:p>
          <w:p w14:paraId="214D03E1" w14:textId="38801622" w:rsidR="002066E7" w:rsidRPr="00997D17" w:rsidRDefault="005747F5" w:rsidP="00F20E47">
            <w:pPr>
              <w:pStyle w:val="ListBullet"/>
              <w:rPr>
                <w:sz w:val="22"/>
                <w:szCs w:val="22"/>
              </w:rPr>
            </w:pPr>
            <w:r w:rsidRPr="00997D17">
              <w:rPr>
                <w:sz w:val="22"/>
                <w:szCs w:val="22"/>
                <w:lang w:val="sv-SE"/>
              </w:rPr>
              <w:t>Usiogelee kuokoa. Rusha kitu kinachoelea.</w:t>
            </w:r>
          </w:p>
        </w:tc>
      </w:tr>
      <w:tr w:rsidR="002066E7" w:rsidRPr="000343A2" w14:paraId="23F6BB92" w14:textId="77777777" w:rsidTr="002066E7">
        <w:tc>
          <w:tcPr>
            <w:tcW w:w="2278" w:type="dxa"/>
          </w:tcPr>
          <w:p w14:paraId="2136B378" w14:textId="77777777" w:rsidR="002066E7" w:rsidRPr="00997D17" w:rsidRDefault="002066E7" w:rsidP="00FD6059">
            <w:pPr>
              <w:pStyle w:val="ListParagraph"/>
              <w:rPr>
                <w:sz w:val="22"/>
                <w:szCs w:val="22"/>
              </w:rPr>
            </w:pPr>
          </w:p>
        </w:tc>
        <w:tc>
          <w:tcPr>
            <w:tcW w:w="2278" w:type="dxa"/>
          </w:tcPr>
          <w:p w14:paraId="4A8FB53F" w14:textId="66344609"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062903A3" w14:textId="679982FE" w:rsidR="002066E7" w:rsidRPr="00997D17" w:rsidRDefault="008C6B60" w:rsidP="00FD6059">
            <w:pPr>
              <w:pStyle w:val="ListParagraph"/>
              <w:rPr>
                <w:sz w:val="22"/>
                <w:szCs w:val="22"/>
              </w:rPr>
            </w:pPr>
            <w:r w:rsidRPr="00997D17">
              <w:rPr>
                <w:sz w:val="22"/>
                <w:szCs w:val="22"/>
              </w:rPr>
              <w:t xml:space="preserve">earthquake, heavy rain, strong winds, and floods toward </w:t>
            </w:r>
            <w:r w:rsidRPr="00997D17">
              <w:rPr>
                <w:sz w:val="22"/>
                <w:szCs w:val="22"/>
              </w:rPr>
              <w:lastRenderedPageBreak/>
              <w:t>Lake Rukwa. Roads, water points or houses at the named sites are now affected. Some journeys and classes are disrupted.</w:t>
            </w:r>
          </w:p>
        </w:tc>
        <w:tc>
          <w:tcPr>
            <w:tcW w:w="2278" w:type="dxa"/>
          </w:tcPr>
          <w:p w14:paraId="6E7D3E35" w14:textId="39C9B04C" w:rsidR="002066E7" w:rsidRPr="00997D17" w:rsidRDefault="008C6B60" w:rsidP="00FD6059">
            <w:pPr>
              <w:pStyle w:val="ListParagraph"/>
              <w:rPr>
                <w:sz w:val="22"/>
                <w:szCs w:val="22"/>
              </w:rPr>
            </w:pPr>
            <w:r w:rsidRPr="00997D17">
              <w:rPr>
                <w:sz w:val="22"/>
                <w:szCs w:val="22"/>
              </w:rPr>
              <w:lastRenderedPageBreak/>
              <w:t xml:space="preserve">Barabara, vituo vya maji au nyumba kwenye maeneo </w:t>
            </w:r>
            <w:r w:rsidRPr="00997D17">
              <w:rPr>
                <w:sz w:val="22"/>
                <w:szCs w:val="22"/>
              </w:rPr>
              <w:lastRenderedPageBreak/>
              <w:t>yaliyotajwa yameathirika. Safari na masomo mengine yamesitishwa.</w:t>
            </w:r>
          </w:p>
        </w:tc>
        <w:tc>
          <w:tcPr>
            <w:tcW w:w="2279" w:type="dxa"/>
          </w:tcPr>
          <w:p w14:paraId="216DD027" w14:textId="7074238F" w:rsidR="008C6B60" w:rsidRPr="00997D17" w:rsidRDefault="005747F5" w:rsidP="00F20E47">
            <w:pPr>
              <w:pStyle w:val="ListBullet"/>
              <w:rPr>
                <w:sz w:val="22"/>
                <w:szCs w:val="22"/>
              </w:rPr>
            </w:pPr>
            <w:r w:rsidRPr="00997D17">
              <w:rPr>
                <w:sz w:val="22"/>
                <w:szCs w:val="22"/>
              </w:rPr>
              <w:lastRenderedPageBreak/>
              <w:t xml:space="preserve">Stop fishing and crossings at earthquake, heavy </w:t>
            </w:r>
            <w:r w:rsidRPr="00997D17">
              <w:rPr>
                <w:sz w:val="22"/>
                <w:szCs w:val="22"/>
              </w:rPr>
              <w:lastRenderedPageBreak/>
              <w:t>rain, strong winds, and floods toward Lake Rukwa.</w:t>
            </w:r>
          </w:p>
          <w:p w14:paraId="338E77A4" w14:textId="13587179" w:rsidR="008C6B60" w:rsidRPr="00997D17" w:rsidRDefault="00FE0A4D" w:rsidP="00F20E47">
            <w:pPr>
              <w:pStyle w:val="ListBullet"/>
              <w:rPr>
                <w:sz w:val="22"/>
                <w:szCs w:val="22"/>
              </w:rPr>
            </w:pPr>
            <w:ins w:id="4521" w:author="Bonephace Kaijage" w:date="2026-10-14T06:16:00Z" w16du:dateUtc="2026-10-14T04:16:00Z">
              <w:r>
                <w:rPr>
                  <w:sz w:val="22"/>
                  <w:szCs w:val="22"/>
                </w:rPr>
                <w:t>Help people off the low shore to the assembly point, starting with those who cannot move alone; waves and the lake level can rise with little warning.</w:t>
              </w:r>
            </w:ins>
            <w:del w:id="4522" w:author="Bonephace Kaijage" w:date="2026-10-14T06:16:00Z" w16du:dateUtc="2026-10-14T04:16:00Z">
              <w:r w:rsidR="005747F5" w:rsidRPr="00997D17" w:rsidDel="00FE0A4D">
                <w:rPr>
                  <w:sz w:val="22"/>
                  <w:szCs w:val="22"/>
                </w:rPr>
                <w:delText>Move people off the low shore to the assembly point.</w:delText>
              </w:r>
            </w:del>
          </w:p>
          <w:p w14:paraId="74D3E27C" w14:textId="0CA3558F" w:rsidR="008C6B60" w:rsidRPr="00997D17" w:rsidRDefault="005747F5" w:rsidP="00F20E47">
            <w:pPr>
              <w:pStyle w:val="ListBullet"/>
              <w:rPr>
                <w:sz w:val="22"/>
                <w:szCs w:val="22"/>
              </w:rPr>
            </w:pPr>
            <w:r w:rsidRPr="00997D17">
              <w:rPr>
                <w:sz w:val="22"/>
                <w:szCs w:val="22"/>
              </w:rPr>
              <w:t>Account for boats still out from this landing.</w:t>
            </w:r>
          </w:p>
          <w:p w14:paraId="55C867B8" w14:textId="769E27CA" w:rsidR="002066E7" w:rsidRPr="00997D17" w:rsidRDefault="005747F5" w:rsidP="00F20E47">
            <w:pPr>
              <w:pStyle w:val="ListBullet"/>
              <w:rPr>
                <w:sz w:val="22"/>
                <w:szCs w:val="22"/>
              </w:rPr>
            </w:pPr>
            <w:r w:rsidRPr="00997D17">
              <w:rPr>
                <w:sz w:val="22"/>
                <w:szCs w:val="22"/>
              </w:rPr>
              <w:t>Boil water if wells on this shore are flooded.</w:t>
            </w:r>
          </w:p>
        </w:tc>
        <w:tc>
          <w:tcPr>
            <w:tcW w:w="2279" w:type="dxa"/>
          </w:tcPr>
          <w:p w14:paraId="408F9602" w14:textId="6314079E" w:rsidR="008C6B60" w:rsidRPr="00997D17" w:rsidRDefault="005747F5" w:rsidP="00F20E47">
            <w:pPr>
              <w:pStyle w:val="ListBullet"/>
              <w:rPr>
                <w:sz w:val="22"/>
                <w:szCs w:val="22"/>
                <w:lang w:val="sv-SE"/>
              </w:rPr>
            </w:pPr>
            <w:r w:rsidRPr="00997D17">
              <w:rPr>
                <w:sz w:val="22"/>
                <w:szCs w:val="22"/>
                <w:lang w:val="sv-SE"/>
              </w:rPr>
              <w:lastRenderedPageBreak/>
              <w:t>Simamisha uvuvi na vivuko eneo hili.</w:t>
            </w:r>
          </w:p>
          <w:p w14:paraId="7CCC1A15" w14:textId="5598794E" w:rsidR="008C6B60" w:rsidRPr="00997D17" w:rsidRDefault="00FE0A4D" w:rsidP="00F20E47">
            <w:pPr>
              <w:pStyle w:val="ListBullet"/>
              <w:rPr>
                <w:sz w:val="22"/>
                <w:szCs w:val="22"/>
                <w:lang w:val="sv-SE"/>
              </w:rPr>
            </w:pPr>
            <w:ins w:id="4523" w:author="Bonephace Kaijage" w:date="2026-10-14T06:16:00Z" w16du:dateUtc="2026-10-14T04:16:00Z">
              <w:r>
                <w:rPr>
                  <w:sz w:val="22"/>
                  <w:szCs w:val="22"/>
                  <w:lang w:val="sv-SE"/>
                </w:rPr>
                <w:lastRenderedPageBreak/>
                <w:t>Wasaidieni watu kuondoka ufuo wa chini kwenda kituoni, mkianza na wasioweza kuondoka peke yao; mawimbi na kina cha ziwa vinaweza kupanda bila taarifa.</w:t>
              </w:r>
            </w:ins>
            <w:del w:id="4524" w:author="Bonephace Kaijage" w:date="2026-10-14T06:16:00Z" w16du:dateUtc="2026-10-14T04:16:00Z">
              <w:r w:rsidR="005747F5" w:rsidRPr="00997D17" w:rsidDel="00FE0A4D">
                <w:rPr>
                  <w:sz w:val="22"/>
                  <w:szCs w:val="22"/>
                  <w:lang w:val="sv-SE"/>
                </w:rPr>
                <w:delText>Hamisha watu kutoka ufuo wa chini kwenda kituoni.</w:delText>
              </w:r>
            </w:del>
          </w:p>
          <w:p w14:paraId="6354623B" w14:textId="29152F7A" w:rsidR="008C6B60" w:rsidRPr="00997D17" w:rsidRDefault="005747F5" w:rsidP="00F20E47">
            <w:pPr>
              <w:pStyle w:val="ListBullet"/>
              <w:rPr>
                <w:sz w:val="22"/>
                <w:szCs w:val="22"/>
                <w:lang w:val="sv-SE"/>
              </w:rPr>
            </w:pPr>
            <w:r w:rsidRPr="00997D17">
              <w:rPr>
                <w:sz w:val="22"/>
                <w:szCs w:val="22"/>
                <w:lang w:val="sv-SE"/>
              </w:rPr>
              <w:t>Hakiki vyombo vilivyoko nje kutoka mwalo huu.</w:t>
            </w:r>
          </w:p>
          <w:p w14:paraId="043FF06A" w14:textId="0708E282" w:rsidR="002066E7" w:rsidRPr="00997D17" w:rsidRDefault="005747F5" w:rsidP="00F20E47">
            <w:pPr>
              <w:pStyle w:val="ListBullet"/>
              <w:rPr>
                <w:sz w:val="22"/>
                <w:szCs w:val="22"/>
                <w:lang w:val="sv-SE"/>
              </w:rPr>
            </w:pPr>
            <w:r w:rsidRPr="00997D17">
              <w:rPr>
                <w:sz w:val="22"/>
                <w:szCs w:val="22"/>
                <w:lang w:val="sv-SE"/>
              </w:rPr>
              <w:t>Chemsha maji visima vya ufuo huu vikifurika.</w:t>
            </w:r>
          </w:p>
        </w:tc>
      </w:tr>
      <w:tr w:rsidR="002066E7" w:rsidRPr="000343A2" w14:paraId="0CC44AC5" w14:textId="77777777" w:rsidTr="002066E7">
        <w:tc>
          <w:tcPr>
            <w:tcW w:w="2278" w:type="dxa"/>
          </w:tcPr>
          <w:p w14:paraId="4B869832" w14:textId="77777777" w:rsidR="002066E7" w:rsidRPr="00997D17" w:rsidRDefault="002066E7" w:rsidP="00FD6059">
            <w:pPr>
              <w:pStyle w:val="ListParagraph"/>
              <w:rPr>
                <w:sz w:val="22"/>
                <w:szCs w:val="22"/>
                <w:lang w:val="sv-SE"/>
              </w:rPr>
            </w:pPr>
          </w:p>
        </w:tc>
        <w:tc>
          <w:tcPr>
            <w:tcW w:w="2278" w:type="dxa"/>
          </w:tcPr>
          <w:p w14:paraId="05898CEF" w14:textId="6A001D04"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08F06D57" w14:textId="448952C8" w:rsidR="002066E7" w:rsidRPr="00997D17" w:rsidRDefault="00FE0A4D" w:rsidP="00FD6059">
            <w:pPr>
              <w:pStyle w:val="ListParagraph"/>
              <w:rPr>
                <w:sz w:val="22"/>
                <w:szCs w:val="22"/>
              </w:rPr>
            </w:pPr>
            <w:ins w:id="4525"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526"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A9F6525" w14:textId="339D2280" w:rsidR="002066E7" w:rsidRPr="00997D17" w:rsidRDefault="00FE0A4D" w:rsidP="00FD6059">
            <w:pPr>
              <w:pStyle w:val="ListParagraph"/>
              <w:rPr>
                <w:sz w:val="22"/>
                <w:szCs w:val="22"/>
              </w:rPr>
            </w:pPr>
            <w:ins w:id="452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52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A7396EE" w14:textId="3DB2C765" w:rsidR="008C6B60" w:rsidRPr="00997D17" w:rsidRDefault="00FE0A4D" w:rsidP="00F20E47">
            <w:pPr>
              <w:pStyle w:val="ListBullet"/>
              <w:rPr>
                <w:sz w:val="22"/>
                <w:szCs w:val="22"/>
              </w:rPr>
            </w:pPr>
            <w:ins w:id="4529"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530"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08F95A29" w14:textId="36C58319" w:rsidR="008C6B60" w:rsidRPr="00997D17" w:rsidRDefault="005747F5" w:rsidP="00F20E47">
            <w:pPr>
              <w:pStyle w:val="ListBullet"/>
              <w:rPr>
                <w:sz w:val="22"/>
                <w:szCs w:val="22"/>
              </w:rPr>
            </w:pPr>
            <w:r w:rsidRPr="00997D17">
              <w:rPr>
                <w:sz w:val="22"/>
                <w:szCs w:val="22"/>
              </w:rPr>
              <w:t>Call 114 and 190. Keep the access road clear for ambulances.</w:t>
            </w:r>
          </w:p>
          <w:p w14:paraId="03D04C1F" w14:textId="7778380F" w:rsidR="008C6B60" w:rsidRPr="00997D17" w:rsidRDefault="005747F5" w:rsidP="00F20E47">
            <w:pPr>
              <w:pStyle w:val="ListBullet"/>
              <w:rPr>
                <w:sz w:val="22"/>
                <w:szCs w:val="22"/>
              </w:rPr>
            </w:pPr>
            <w:r w:rsidRPr="00997D17">
              <w:rPr>
                <w:sz w:val="22"/>
                <w:szCs w:val="22"/>
              </w:rPr>
              <w:t xml:space="preserve">Open the shelter and register every </w:t>
            </w:r>
            <w:r w:rsidRPr="00997D17">
              <w:rPr>
                <w:sz w:val="22"/>
                <w:szCs w:val="22"/>
              </w:rPr>
              <w:lastRenderedPageBreak/>
              <w:t>household. Note who is missing.</w:t>
            </w:r>
          </w:p>
          <w:p w14:paraId="1FF7FB4F" w14:textId="064A9B82"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138D7A1C" w14:textId="6963F4E5"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45DDC7EF" w14:textId="12C6B0DB"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43F439C0" w14:textId="7C95D14C"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0770C864" w14:textId="6CD9169E"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bl>
    <w:p w14:paraId="3719C822" w14:textId="77777777" w:rsidR="00250A71" w:rsidRPr="008F12E3" w:rsidRDefault="00FD6059" w:rsidP="00FD6059">
      <w:pPr>
        <w:pStyle w:val="ListParagraph"/>
        <w:rPr>
          <w:sz w:val="22"/>
          <w:szCs w:val="22"/>
        </w:rPr>
      </w:pPr>
      <w:r w:rsidRPr="00997D17">
        <w:rPr>
          <w:sz w:val="22"/>
          <w:szCs w:val="22"/>
        </w:rPr>
        <w:t>Sumbawanga Municipal Council — Halmashauri ya Manispaa ya Sumbawanga (Sumbawanga Urban / Sumbawanga Mjini)</w:t>
      </w:r>
    </w:p>
    <w:p w14:paraId="0B7F3992" w14:textId="77777777" w:rsidR="000C3051" w:rsidRDefault="00FD6059" w:rsidP="00FD6059">
      <w:pPr>
        <w:rPr>
          <w:sz w:val="22"/>
          <w:szCs w:val="22"/>
        </w:rPr>
      </w:pPr>
      <w:r w:rsidRPr="00997D17">
        <w:rPr>
          <w:sz w:val="22"/>
          <w:szCs w:val="22"/>
        </w:rPr>
        <w:t>20. RUVUMA REGION | MKOA WA RUVUMA</w:t>
      </w:r>
    </w:p>
    <w:p w14:paraId="1D315F53" w14:textId="77777777" w:rsidR="000C3051" w:rsidRDefault="000C3051" w:rsidP="000C3051">
      <w:pPr>
        <w:rPr>
          <w:color w:val="000000"/>
        </w:rPr>
      </w:pPr>
    </w:p>
    <w:p w14:paraId="6F4C657D" w14:textId="77777777" w:rsidR="000C3051" w:rsidRDefault="000C3051" w:rsidP="000C3051">
      <w:pPr>
        <w:pStyle w:val="Strong1"/>
        <w:jc w:val="both"/>
        <w:rPr>
          <w:color w:val="000000"/>
        </w:rPr>
      </w:pPr>
      <w:r w:rsidRPr="000C3051">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0C3051" w:rsidRPr="000C3051" w14:paraId="19FB7311" w14:textId="77777777" w:rsidTr="000C3051">
        <w:tc>
          <w:tcPr>
            <w:tcW w:w="3420" w:type="dxa"/>
            <w:shd w:val="clear" w:color="D9D9D9" w:fill="D9D9D9"/>
          </w:tcPr>
          <w:p w14:paraId="6D912D73" w14:textId="25D347EE" w:rsidR="000C3051" w:rsidRPr="000C3051" w:rsidRDefault="000C3051" w:rsidP="000C3051">
            <w:pPr>
              <w:jc w:val="both"/>
              <w:rPr>
                <w:color w:val="000000"/>
              </w:rPr>
            </w:pPr>
            <w:r w:rsidRPr="000C3051">
              <w:rPr>
                <w:color w:val="000000"/>
              </w:rPr>
              <w:t>AREA (EN)</w:t>
            </w:r>
          </w:p>
        </w:tc>
        <w:tc>
          <w:tcPr>
            <w:tcW w:w="3235" w:type="dxa"/>
            <w:shd w:val="clear" w:color="D9D9D9" w:fill="D9D9D9"/>
          </w:tcPr>
          <w:p w14:paraId="75899773" w14:textId="357B2B2F" w:rsidR="000C3051" w:rsidRPr="000C3051" w:rsidRDefault="000C3051" w:rsidP="000C3051">
            <w:pPr>
              <w:jc w:val="both"/>
              <w:rPr>
                <w:color w:val="000000"/>
              </w:rPr>
            </w:pPr>
            <w:r w:rsidRPr="000C3051">
              <w:rPr>
                <w:color w:val="000000"/>
              </w:rPr>
              <w:t>ENEO (SW)</w:t>
            </w:r>
          </w:p>
        </w:tc>
        <w:tc>
          <w:tcPr>
            <w:tcW w:w="3605" w:type="dxa"/>
            <w:shd w:val="clear" w:color="D9D9D9" w:fill="D9D9D9"/>
          </w:tcPr>
          <w:p w14:paraId="3A840E97" w14:textId="51348CFB" w:rsidR="000C3051" w:rsidRPr="000C3051" w:rsidRDefault="000C3051" w:rsidP="000C3051">
            <w:pPr>
              <w:jc w:val="both"/>
              <w:rPr>
                <w:color w:val="000000"/>
              </w:rPr>
            </w:pPr>
            <w:r w:rsidRPr="000C3051">
              <w:rPr>
                <w:color w:val="000000"/>
              </w:rPr>
              <w:t>RISK STATEMENT (EN)</w:t>
            </w:r>
          </w:p>
        </w:tc>
        <w:tc>
          <w:tcPr>
            <w:tcW w:w="3325" w:type="dxa"/>
            <w:shd w:val="clear" w:color="D9D9D9" w:fill="D9D9D9"/>
          </w:tcPr>
          <w:p w14:paraId="77307B69" w14:textId="68114A07" w:rsidR="000C3051" w:rsidRPr="000C3051" w:rsidRDefault="000C3051" w:rsidP="000C3051">
            <w:pPr>
              <w:jc w:val="both"/>
              <w:rPr>
                <w:color w:val="000000"/>
              </w:rPr>
            </w:pPr>
            <w:r w:rsidRPr="000C3051">
              <w:rPr>
                <w:color w:val="000000"/>
              </w:rPr>
              <w:t>TAMKO LA HATARI (SW)</w:t>
            </w:r>
          </w:p>
        </w:tc>
      </w:tr>
      <w:tr w:rsidR="000C3051" w:rsidRPr="000C3051" w14:paraId="4BD84C80" w14:textId="77777777" w:rsidTr="000C3051">
        <w:tc>
          <w:tcPr>
            <w:tcW w:w="3420" w:type="dxa"/>
          </w:tcPr>
          <w:p w14:paraId="5E7A19D5" w14:textId="7A51EE5E" w:rsidR="000C3051" w:rsidRPr="000C3051" w:rsidRDefault="000C3051" w:rsidP="000C3051">
            <w:pPr>
              <w:pStyle w:val="ListParagraph"/>
              <w:numPr>
                <w:ilvl w:val="0"/>
                <w:numId w:val="1"/>
              </w:numPr>
              <w:jc w:val="both"/>
              <w:rPr>
                <w:color w:val="000000"/>
              </w:rPr>
            </w:pPr>
            <w:r w:rsidRPr="000C3051">
              <w:rPr>
                <w:color w:val="000000"/>
              </w:rPr>
              <w:t>Songea Municipal: hillside town and river valleys</w:t>
            </w:r>
          </w:p>
        </w:tc>
        <w:tc>
          <w:tcPr>
            <w:tcW w:w="3235" w:type="dxa"/>
          </w:tcPr>
          <w:p w14:paraId="0D3DE53C" w14:textId="343287B5" w:rsidR="000C3051" w:rsidRPr="000C3051" w:rsidRDefault="000C3051" w:rsidP="000C3051">
            <w:pPr>
              <w:pStyle w:val="ListParagraph"/>
              <w:numPr>
                <w:ilvl w:val="0"/>
                <w:numId w:val="1"/>
              </w:numPr>
              <w:jc w:val="both"/>
              <w:rPr>
                <w:color w:val="000000"/>
                <w:lang w:val="sv-SE"/>
              </w:rPr>
            </w:pPr>
            <w:r w:rsidRPr="000C3051">
              <w:rPr>
                <w:color w:val="000000"/>
                <w:lang w:val="sv-SE"/>
              </w:rPr>
              <w:t>Manispaa ya Songea: mji wa milimani na mabonde ya mito</w:t>
            </w:r>
          </w:p>
        </w:tc>
        <w:tc>
          <w:tcPr>
            <w:tcW w:w="3605" w:type="dxa"/>
          </w:tcPr>
          <w:p w14:paraId="2082380D" w14:textId="6986726E" w:rsidR="000C3051" w:rsidRPr="00DC5789" w:rsidRDefault="00DC5789" w:rsidP="00DC5789">
            <w:pPr>
              <w:pStyle w:val="ListParagraph"/>
              <w:numPr>
                <w:ilvl w:val="0"/>
                <w:numId w:val="1"/>
              </w:numPr>
              <w:jc w:val="both"/>
              <w:rPr>
                <w:color w:val="000000"/>
              </w:rPr>
            </w:pPr>
            <w:r w:rsidRPr="00DC5789">
              <w:rPr>
                <w:color w:val="000000"/>
              </w:rPr>
              <w:t>This area is a hilly town where heavy rain floods valley streets and cuts gullies through hillside settlements, and lightning is frequent.</w:t>
            </w:r>
          </w:p>
          <w:p w14:paraId="7AAEC7DA" w14:textId="77777777" w:rsidR="00F34849" w:rsidRDefault="00DC5789" w:rsidP="00DC5789">
            <w:pPr>
              <w:pStyle w:val="ListParagraph"/>
              <w:numPr>
                <w:ilvl w:val="0"/>
                <w:numId w:val="1"/>
              </w:numPr>
              <w:jc w:val="both"/>
              <w:rPr>
                <w:ins w:id="4531" w:author="Bonephace Kaijage" w:date="2026-10-11T07:59:00Z" w16du:dateUtc="2026-10-11T04:59:00Z"/>
                <w:bCs/>
                <w:color w:val="000000"/>
              </w:rPr>
            </w:pPr>
            <w:r>
              <w:rPr>
                <w:bCs/>
                <w:color w:val="000000"/>
              </w:rPr>
              <w:t>For those living and trading here, it helps to</w:t>
            </w:r>
            <w:r w:rsidRPr="00DC5789">
              <w:rPr>
                <w:bCs/>
                <w:color w:val="000000"/>
              </w:rPr>
              <w:t xml:space="preserve"> keep drains clear, build away from gully edges and stream banks and fit lightning arresters on public buildings.</w:t>
            </w:r>
          </w:p>
          <w:p w14:paraId="15910BF2" w14:textId="61464B7F" w:rsidR="00F34849" w:rsidRDefault="00FE0A4D" w:rsidP="00DC5789">
            <w:pPr>
              <w:pStyle w:val="ListParagraph"/>
              <w:numPr>
                <w:ilvl w:val="0"/>
                <w:numId w:val="1"/>
              </w:numPr>
              <w:jc w:val="both"/>
              <w:rPr>
                <w:ins w:id="4532" w:author="Bonephace Kaijage" w:date="2026-10-11T07:59:00Z" w16du:dateUtc="2026-10-11T04:59:00Z"/>
                <w:bCs/>
                <w:color w:val="000000"/>
              </w:rPr>
            </w:pPr>
            <w:ins w:id="4533" w:author="Bonephace Kaijage" w:date="2026-10-14T05:56:00Z" w16du:dateUtc="2026-10-14T03:56:00Z">
              <w:r>
                <w:rPr>
                  <w:bCs/>
                  <w:color w:val="000000"/>
                </w:rPr>
                <w:t>What raises the risk: cutting plots into the hillside gullies, building on the stream banks, filling the drains with waste and sheltering under trees or in open ground when thunder starts.</w:t>
              </w:r>
            </w:ins>
          </w:p>
          <w:p w14:paraId="18B027CD" w14:textId="77777777" w:rsidR="00FE0A4D" w:rsidRDefault="00F34849" w:rsidP="00DC5789">
            <w:pPr>
              <w:pStyle w:val="ListParagraph"/>
              <w:numPr>
                <w:ilvl w:val="0"/>
                <w:numId w:val="1"/>
              </w:numPr>
              <w:jc w:val="both"/>
              <w:rPr>
                <w:ins w:id="4534" w:author="Bonephace Kaijage" w:date="2026-10-14T05:59:00Z" w16du:dateUtc="2026-10-14T03:59:00Z"/>
                <w:bCs/>
                <w:color w:val="000000"/>
              </w:rPr>
            </w:pPr>
            <w:ins w:id="4535" w:author="Bonephace Kaijage" w:date="2026-10-11T07:59:00Z" w16du:dateUtc="2026-10-11T04:59:00Z">
              <w:r>
                <w:rPr>
                  <w:bCs/>
                  <w:color w:val="000000"/>
                </w:rPr>
                <w:t>Know the higher street or school ground away from the valley that your household will move to when the streams rise, go there when heavy rain sets in on the hills, and get indoors, away from windows and metal, when thunder is heard.</w:t>
              </w:r>
            </w:ins>
          </w:p>
          <w:p w14:paraId="1A8FF502" w14:textId="38F3AACE" w:rsidR="000C3051" w:rsidRPr="00DC5789" w:rsidRDefault="00FE0A4D" w:rsidP="00DC5789">
            <w:pPr>
              <w:pStyle w:val="ListParagraph"/>
              <w:numPr>
                <w:ilvl w:val="0"/>
                <w:numId w:val="1"/>
              </w:numPr>
              <w:jc w:val="both"/>
              <w:rPr>
                <w:bCs/>
                <w:color w:val="000000"/>
              </w:rPr>
            </w:pPr>
            <w:ins w:id="4536" w:author="Bonephace Kaijage" w:date="2026-10-14T05:59:00Z" w16du:dateUtc="2026-10-14T03:59:00Z">
              <w:r>
                <w:rPr>
                  <w:bCs/>
                  <w:color w:val="000000"/>
                </w:rPr>
                <w:t xml:space="preserve">Agree who will help anyone in the household who cannot </w:t>
              </w:r>
              <w:r>
                <w:rPr>
                  <w:bCs/>
                  <w:color w:val="000000"/>
                </w:rPr>
                <w:lastRenderedPageBreak/>
                <w:t>move, see or hear a warning on their own.</w:t>
              </w:r>
            </w:ins>
          </w:p>
        </w:tc>
        <w:tc>
          <w:tcPr>
            <w:tcW w:w="3325" w:type="dxa"/>
          </w:tcPr>
          <w:p w14:paraId="13A7BF70" w14:textId="0500563F" w:rsidR="000C3051" w:rsidRPr="00DC5789" w:rsidRDefault="00DC5789" w:rsidP="00DC5789">
            <w:pPr>
              <w:pStyle w:val="ListParagraph"/>
              <w:numPr>
                <w:ilvl w:val="0"/>
                <w:numId w:val="1"/>
              </w:numPr>
              <w:jc w:val="both"/>
              <w:rPr>
                <w:color w:val="000000"/>
              </w:rPr>
            </w:pPr>
            <w:r w:rsidRPr="00DC5789">
              <w:rPr>
                <w:color w:val="000000"/>
              </w:rPr>
              <w:lastRenderedPageBreak/>
              <w:t>Eneo hili ni mji wa milimani ambapo mvua kubwa hufurika mitaa ya mabondeni na kuchimba makorongo kwenye makazi ya milimani, na radi hupiga mara kwa mara.</w:t>
            </w:r>
          </w:p>
          <w:p w14:paraId="011D029A" w14:textId="77777777" w:rsidR="00F34849" w:rsidRDefault="00DC5789" w:rsidP="00DC5789">
            <w:pPr>
              <w:pStyle w:val="ListParagraph"/>
              <w:numPr>
                <w:ilvl w:val="0"/>
                <w:numId w:val="1"/>
              </w:numPr>
              <w:jc w:val="both"/>
              <w:rPr>
                <w:ins w:id="4537" w:author="Bonephace Kaijage" w:date="2026-10-11T07:59:00Z" w16du:dateUtc="2026-10-11T04:59:00Z"/>
                <w:bCs/>
                <w:color w:val="000000"/>
              </w:rPr>
            </w:pPr>
            <w:r>
              <w:rPr>
                <w:bCs/>
                <w:color w:val="000000"/>
              </w:rPr>
              <w:t>Kwa wanaoishi na kufanya biashara hapa, ni vyema</w:t>
            </w:r>
            <w:r w:rsidRPr="00DC5789">
              <w:rPr>
                <w:bCs/>
                <w:color w:val="000000"/>
              </w:rPr>
              <w:t xml:space="preserve"> kuweka mitaro wazi, kujenga mbali na kingo za makorongo na vijito na kuweka vizuia radi kwenye majengo ya umma.</w:t>
            </w:r>
          </w:p>
          <w:p w14:paraId="0BFE5F68" w14:textId="6E018E5E" w:rsidR="00F34849" w:rsidRDefault="00FE0A4D" w:rsidP="00DC5789">
            <w:pPr>
              <w:pStyle w:val="ListParagraph"/>
              <w:numPr>
                <w:ilvl w:val="0"/>
                <w:numId w:val="1"/>
              </w:numPr>
              <w:jc w:val="both"/>
              <w:rPr>
                <w:ins w:id="4538" w:author="Bonephace Kaijage" w:date="2026-10-11T07:59:00Z" w16du:dateUtc="2026-10-11T04:59:00Z"/>
                <w:bCs/>
                <w:color w:val="000000"/>
              </w:rPr>
            </w:pPr>
            <w:ins w:id="4539" w:author="Bonephace Kaijage" w:date="2026-10-14T05:56:00Z" w16du:dateUtc="2026-10-14T03:56:00Z">
              <w:r>
                <w:rPr>
                  <w:bCs/>
                  <w:color w:val="000000"/>
                </w:rPr>
                <w:t>Kinachoongeza hatari: kuchonga viwanja kwenye makorongo ya mlimani, kujenga kwenye kingo za vijito, kujaza mitaro taka na kujikinga chini ya miti au uwanjani ngurumo zinapoanza.</w:t>
              </w:r>
            </w:ins>
          </w:p>
          <w:p w14:paraId="68B815B1" w14:textId="77777777" w:rsidR="00FE0A4D" w:rsidRDefault="00F34849" w:rsidP="00DC5789">
            <w:pPr>
              <w:pStyle w:val="ListParagraph"/>
              <w:numPr>
                <w:ilvl w:val="0"/>
                <w:numId w:val="1"/>
              </w:numPr>
              <w:jc w:val="both"/>
              <w:rPr>
                <w:ins w:id="4540" w:author="Bonephace Kaijage" w:date="2026-10-14T05:59:00Z" w16du:dateUtc="2026-10-14T03:59:00Z"/>
                <w:bCs/>
                <w:color w:val="000000"/>
              </w:rPr>
            </w:pPr>
            <w:ins w:id="4541" w:author="Bonephace Kaijage" w:date="2026-10-11T07:59:00Z" w16du:dateUtc="2026-10-11T04:59:00Z">
              <w:r>
                <w:rPr>
                  <w:bCs/>
                  <w:color w:val="000000"/>
                </w:rPr>
                <w:t xml:space="preserve">Fahamu mtaa wa juu au uwanja wa shule mbali na bonde ambao kaya yako itahamia vijito vinapojaa, nenda huko mvua kubwa inapoanza milimani, na ingia ndani, mbali na </w:t>
              </w:r>
              <w:r>
                <w:rPr>
                  <w:bCs/>
                  <w:color w:val="000000"/>
                </w:rPr>
                <w:lastRenderedPageBreak/>
                <w:t>madirisha na vyuma, ngurumo zinaposikika.</w:t>
              </w:r>
            </w:ins>
          </w:p>
          <w:p w14:paraId="1FB708C6" w14:textId="79250C3A" w:rsidR="000C3051" w:rsidRPr="00DC5789" w:rsidRDefault="00FE0A4D" w:rsidP="00DC5789">
            <w:pPr>
              <w:pStyle w:val="ListParagraph"/>
              <w:numPr>
                <w:ilvl w:val="0"/>
                <w:numId w:val="1"/>
              </w:numPr>
              <w:jc w:val="both"/>
              <w:rPr>
                <w:bCs/>
                <w:color w:val="000000"/>
              </w:rPr>
            </w:pPr>
            <w:ins w:id="4542"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14E035ED" w14:textId="77777777" w:rsidTr="000C3051">
        <w:tc>
          <w:tcPr>
            <w:tcW w:w="3420" w:type="dxa"/>
          </w:tcPr>
          <w:p w14:paraId="43FBA9A9" w14:textId="60C946AD" w:rsidR="000C3051" w:rsidRPr="000C3051" w:rsidRDefault="000C3051" w:rsidP="000C3051">
            <w:pPr>
              <w:pStyle w:val="ListParagraph"/>
              <w:numPr>
                <w:ilvl w:val="0"/>
                <w:numId w:val="1"/>
              </w:numPr>
              <w:jc w:val="both"/>
              <w:rPr>
                <w:color w:val="000000"/>
              </w:rPr>
            </w:pPr>
            <w:r w:rsidRPr="000C3051">
              <w:rPr>
                <w:color w:val="000000"/>
              </w:rPr>
              <w:lastRenderedPageBreak/>
              <w:t>Mbinga Town: coffee highlands</w:t>
            </w:r>
          </w:p>
        </w:tc>
        <w:tc>
          <w:tcPr>
            <w:tcW w:w="3235" w:type="dxa"/>
          </w:tcPr>
          <w:p w14:paraId="28A88619" w14:textId="24A94180" w:rsidR="000C3051" w:rsidRPr="000C3051" w:rsidRDefault="000C3051" w:rsidP="000C3051">
            <w:pPr>
              <w:pStyle w:val="ListParagraph"/>
              <w:numPr>
                <w:ilvl w:val="0"/>
                <w:numId w:val="1"/>
              </w:numPr>
              <w:jc w:val="both"/>
              <w:rPr>
                <w:color w:val="000000"/>
              </w:rPr>
            </w:pPr>
            <w:r w:rsidRPr="000C3051">
              <w:rPr>
                <w:color w:val="000000"/>
              </w:rPr>
              <w:t>Mji wa Mbinga: nyanda za juu za kahawa</w:t>
            </w:r>
          </w:p>
        </w:tc>
        <w:tc>
          <w:tcPr>
            <w:tcW w:w="3605" w:type="dxa"/>
          </w:tcPr>
          <w:p w14:paraId="403B7562" w14:textId="0E3C2FEB" w:rsidR="000C3051" w:rsidRPr="00DC5789" w:rsidRDefault="00DC5789" w:rsidP="00DC5789">
            <w:pPr>
              <w:pStyle w:val="ListParagraph"/>
              <w:numPr>
                <w:ilvl w:val="0"/>
                <w:numId w:val="1"/>
              </w:numPr>
              <w:jc w:val="both"/>
              <w:rPr>
                <w:color w:val="000000"/>
              </w:rPr>
            </w:pPr>
            <w:r w:rsidRPr="00DC5789">
              <w:rPr>
                <w:color w:val="000000"/>
              </w:rPr>
              <w:t>This area is a highland coffee town on steep slopes where heavy rain causes landslides and erosion and hailstorms damage crops.</w:t>
            </w:r>
          </w:p>
          <w:p w14:paraId="2BF2543F" w14:textId="77777777" w:rsidR="00F34849" w:rsidRDefault="00DC5789" w:rsidP="00DC5789">
            <w:pPr>
              <w:pStyle w:val="ListParagraph"/>
              <w:numPr>
                <w:ilvl w:val="0"/>
                <w:numId w:val="1"/>
              </w:numPr>
              <w:jc w:val="both"/>
              <w:rPr>
                <w:ins w:id="4543" w:author="Bonephace Kaijage" w:date="2026-10-11T07:59:00Z" w16du:dateUtc="2026-10-11T04:59:00Z"/>
                <w:bCs/>
                <w:color w:val="000000"/>
              </w:rPr>
            </w:pPr>
            <w:r>
              <w:rPr>
                <w:bCs/>
                <w:color w:val="000000"/>
              </w:rPr>
              <w:t>For those living and farming here, it helps to</w:t>
            </w:r>
            <w:r w:rsidRPr="00DC5789">
              <w:rPr>
                <w:bCs/>
                <w:color w:val="000000"/>
              </w:rPr>
              <w:t xml:space="preserve"> keep terraces and trees on slopes and build away from steep cuts and gullies.</w:t>
            </w:r>
          </w:p>
          <w:p w14:paraId="539A28DE" w14:textId="279BA136" w:rsidR="00F34849" w:rsidRDefault="00FE0A4D" w:rsidP="00DC5789">
            <w:pPr>
              <w:pStyle w:val="ListParagraph"/>
              <w:numPr>
                <w:ilvl w:val="0"/>
                <w:numId w:val="1"/>
              </w:numPr>
              <w:jc w:val="both"/>
              <w:rPr>
                <w:ins w:id="4544" w:author="Bonephace Kaijage" w:date="2026-10-11T07:59:00Z" w16du:dateUtc="2026-10-11T04:59:00Z"/>
                <w:bCs/>
                <w:color w:val="000000"/>
              </w:rPr>
            </w:pPr>
            <w:ins w:id="4545" w:author="Bonephace Kaijage" w:date="2026-10-14T05:56:00Z" w16du:dateUtc="2026-10-14T03:56:00Z">
              <w:r>
                <w:rPr>
                  <w:bCs/>
                  <w:color w:val="000000"/>
                </w:rPr>
                <w:t>What raises the risk: opening new coffee or maize fields on the steepest slopes, cutting into the slope behind a house and building below gully mouths.</w:t>
              </w:r>
            </w:ins>
          </w:p>
          <w:p w14:paraId="144B3E1C" w14:textId="77777777" w:rsidR="00FE0A4D" w:rsidRDefault="00F34849" w:rsidP="00DC5789">
            <w:pPr>
              <w:pStyle w:val="ListParagraph"/>
              <w:numPr>
                <w:ilvl w:val="0"/>
                <w:numId w:val="1"/>
              </w:numPr>
              <w:jc w:val="both"/>
              <w:rPr>
                <w:ins w:id="4546" w:author="Bonephace Kaijage" w:date="2026-10-14T05:59:00Z" w16du:dateUtc="2026-10-14T03:59:00Z"/>
                <w:bCs/>
                <w:color w:val="000000"/>
              </w:rPr>
            </w:pPr>
            <w:ins w:id="4547" w:author="Bonephace Kaijage" w:date="2026-10-11T07:59:00Z" w16du:dateUtc="2026-10-11T04:59:00Z">
              <w:r>
                <w:rPr>
                  <w:bCs/>
                  <w:color w:val="000000"/>
                </w:rPr>
                <w:t>Agree with neighbours on a safe place off the slope, and move there when cracks open above the houses or water runs muddy during heavy rain; when hail is forecast, get children and animals under a solid roof early.</w:t>
              </w:r>
            </w:ins>
          </w:p>
          <w:p w14:paraId="642D2E6B" w14:textId="259A7F0E" w:rsidR="000C3051" w:rsidRPr="00DC5789" w:rsidRDefault="00FE0A4D" w:rsidP="00DC5789">
            <w:pPr>
              <w:pStyle w:val="ListParagraph"/>
              <w:numPr>
                <w:ilvl w:val="0"/>
                <w:numId w:val="1"/>
              </w:numPr>
              <w:jc w:val="both"/>
              <w:rPr>
                <w:bCs/>
                <w:color w:val="000000"/>
              </w:rPr>
            </w:pPr>
            <w:ins w:id="4548" w:author="Bonephace Kaijage" w:date="2026-10-14T05:59:00Z" w16du:dateUtc="2026-10-14T03:59:00Z">
              <w:r>
                <w:rPr>
                  <w:bCs/>
                  <w:color w:val="000000"/>
                </w:rPr>
                <w:t>Agree who will help anyone in the household who cannot move, see or hear a warning on their own.</w:t>
              </w:r>
            </w:ins>
          </w:p>
        </w:tc>
        <w:tc>
          <w:tcPr>
            <w:tcW w:w="3325" w:type="dxa"/>
          </w:tcPr>
          <w:p w14:paraId="42ED7836" w14:textId="08F3663C" w:rsidR="000C3051" w:rsidRPr="00DC5789" w:rsidRDefault="00DC5789" w:rsidP="00DC5789">
            <w:pPr>
              <w:pStyle w:val="ListParagraph"/>
              <w:numPr>
                <w:ilvl w:val="0"/>
                <w:numId w:val="1"/>
              </w:numPr>
              <w:jc w:val="both"/>
              <w:rPr>
                <w:color w:val="000000"/>
              </w:rPr>
            </w:pPr>
            <w:r w:rsidRPr="00DC5789">
              <w:rPr>
                <w:color w:val="000000"/>
              </w:rPr>
              <w:t>Eneo hili ni mji wa kahawa wa nyanda za juu kwenye miteremko mikali ambapo mvua kubwa husababisha maporomoko na mmomonyoko na mvua ya mawe huharibu mazao.</w:t>
            </w:r>
          </w:p>
          <w:p w14:paraId="1F59FB87" w14:textId="77777777" w:rsidR="00F34849" w:rsidRDefault="00DC5789" w:rsidP="00DC5789">
            <w:pPr>
              <w:pStyle w:val="ListParagraph"/>
              <w:numPr>
                <w:ilvl w:val="0"/>
                <w:numId w:val="1"/>
              </w:numPr>
              <w:jc w:val="both"/>
              <w:rPr>
                <w:ins w:id="4549" w:author="Bonephace Kaijage" w:date="2026-10-11T07:59:00Z" w16du:dateUtc="2026-10-11T04:59:00Z"/>
                <w:bCs/>
                <w:color w:val="000000"/>
              </w:rPr>
            </w:pPr>
            <w:r>
              <w:rPr>
                <w:bCs/>
                <w:color w:val="000000"/>
              </w:rPr>
              <w:t>Kwa wanaoishi na kulima hapa, ni vyema</w:t>
            </w:r>
            <w:r w:rsidRPr="00DC5789">
              <w:rPr>
                <w:bCs/>
                <w:color w:val="000000"/>
              </w:rPr>
              <w:t xml:space="preserve"> kutunza matuta na miti kwenye miteremko na kujenga mbali na miinuko mikali na makorongo.</w:t>
            </w:r>
          </w:p>
          <w:p w14:paraId="2D2EE8A9" w14:textId="26080FCE" w:rsidR="00F34849" w:rsidRDefault="00FE0A4D" w:rsidP="00DC5789">
            <w:pPr>
              <w:pStyle w:val="ListParagraph"/>
              <w:numPr>
                <w:ilvl w:val="0"/>
                <w:numId w:val="1"/>
              </w:numPr>
              <w:jc w:val="both"/>
              <w:rPr>
                <w:ins w:id="4550" w:author="Bonephace Kaijage" w:date="2026-10-11T07:59:00Z" w16du:dateUtc="2026-10-11T04:59:00Z"/>
                <w:bCs/>
                <w:color w:val="000000"/>
              </w:rPr>
            </w:pPr>
            <w:ins w:id="4551" w:author="Bonephace Kaijage" w:date="2026-10-14T05:56:00Z" w16du:dateUtc="2026-10-14T03:56:00Z">
              <w:r>
                <w:rPr>
                  <w:bCs/>
                  <w:color w:val="000000"/>
                </w:rPr>
                <w:t>Kinachoongeza hatari: kufungua mashamba mapya ya kahawa au mahindi kwenye miteremko mikali zaidi, kuchimba mteremko nyuma ya nyumba na kujenga chini ya midomo ya makorongo.</w:t>
              </w:r>
            </w:ins>
          </w:p>
          <w:p w14:paraId="7DA3C1E3" w14:textId="77777777" w:rsidR="00FE0A4D" w:rsidRDefault="00F34849" w:rsidP="00DC5789">
            <w:pPr>
              <w:pStyle w:val="ListParagraph"/>
              <w:numPr>
                <w:ilvl w:val="0"/>
                <w:numId w:val="1"/>
              </w:numPr>
              <w:jc w:val="both"/>
              <w:rPr>
                <w:ins w:id="4552" w:author="Bonephace Kaijage" w:date="2026-10-14T05:59:00Z" w16du:dateUtc="2026-10-14T03:59:00Z"/>
                <w:bCs/>
                <w:color w:val="000000"/>
              </w:rPr>
            </w:pPr>
            <w:ins w:id="4553" w:author="Bonephace Kaijage" w:date="2026-10-11T07:59:00Z" w16du:dateUtc="2026-10-11T04:59:00Z">
              <w:r>
                <w:rPr>
                  <w:bCs/>
                  <w:color w:val="000000"/>
                </w:rPr>
                <w:t>Kubalianeni na majirani eneo salama nje ya mteremko, na hamieni huko nyufa zikifunguka juu ya nyumba au maji yakitiririka ya matope wakati wa mvua kubwa; mvua ya mawe ikitabiriwa, waweke watoto na mifugo chini ya paa imara mapema.</w:t>
              </w:r>
            </w:ins>
          </w:p>
          <w:p w14:paraId="345AA7B2" w14:textId="0E522A5D" w:rsidR="000C3051" w:rsidRPr="00DC5789" w:rsidRDefault="00FE0A4D" w:rsidP="00DC5789">
            <w:pPr>
              <w:pStyle w:val="ListParagraph"/>
              <w:numPr>
                <w:ilvl w:val="0"/>
                <w:numId w:val="1"/>
              </w:numPr>
              <w:jc w:val="both"/>
              <w:rPr>
                <w:bCs/>
                <w:color w:val="000000"/>
              </w:rPr>
            </w:pPr>
            <w:ins w:id="4554" w:author="Bonephace Kaijage" w:date="2026-10-14T05:59:00Z" w16du:dateUtc="2026-10-14T03:59:00Z">
              <w:r>
                <w:rPr>
                  <w:bCs/>
                  <w:color w:val="000000"/>
                </w:rPr>
                <w:t xml:space="preserve">Kubalianeni nani atamsaidia yeyote katika kaya asiyeweza kuondoka, </w:t>
              </w:r>
              <w:r>
                <w:rPr>
                  <w:bCs/>
                  <w:color w:val="000000"/>
                </w:rPr>
                <w:lastRenderedPageBreak/>
                <w:t>kuona au kusikia tahadhari peke yake.</w:t>
              </w:r>
            </w:ins>
          </w:p>
        </w:tc>
      </w:tr>
      <w:tr w:rsidR="000C3051" w:rsidRPr="000C3051" w14:paraId="6B83F0E9" w14:textId="77777777" w:rsidTr="000C3051">
        <w:tc>
          <w:tcPr>
            <w:tcW w:w="3420" w:type="dxa"/>
          </w:tcPr>
          <w:p w14:paraId="78818BE7" w14:textId="1FAE55B7" w:rsidR="000C3051" w:rsidRPr="000C3051" w:rsidRDefault="000C3051" w:rsidP="000C3051">
            <w:pPr>
              <w:pStyle w:val="ListParagraph"/>
              <w:numPr>
                <w:ilvl w:val="0"/>
                <w:numId w:val="1"/>
              </w:numPr>
              <w:jc w:val="both"/>
              <w:rPr>
                <w:color w:val="000000"/>
              </w:rPr>
            </w:pPr>
            <w:r w:rsidRPr="000C3051">
              <w:rPr>
                <w:color w:val="000000"/>
              </w:rPr>
              <w:lastRenderedPageBreak/>
              <w:t>Madaba: miombo farmland and forest</w:t>
            </w:r>
          </w:p>
        </w:tc>
        <w:tc>
          <w:tcPr>
            <w:tcW w:w="3235" w:type="dxa"/>
          </w:tcPr>
          <w:p w14:paraId="1CE10FB6" w14:textId="7E1AFE8E" w:rsidR="000C3051" w:rsidRPr="000C3051" w:rsidRDefault="000C3051" w:rsidP="000C3051">
            <w:pPr>
              <w:pStyle w:val="ListParagraph"/>
              <w:numPr>
                <w:ilvl w:val="0"/>
                <w:numId w:val="1"/>
              </w:numPr>
              <w:jc w:val="both"/>
              <w:rPr>
                <w:color w:val="000000"/>
              </w:rPr>
            </w:pPr>
            <w:r w:rsidRPr="000C3051">
              <w:rPr>
                <w:color w:val="000000"/>
              </w:rPr>
              <w:t>Madaba: mashamba ya miombo na misitu</w:t>
            </w:r>
          </w:p>
        </w:tc>
        <w:tc>
          <w:tcPr>
            <w:tcW w:w="3605" w:type="dxa"/>
          </w:tcPr>
          <w:p w14:paraId="06686FBC" w14:textId="680484DD" w:rsidR="000C3051" w:rsidRPr="00DC5789" w:rsidRDefault="00DC5789" w:rsidP="00DC5789">
            <w:pPr>
              <w:pStyle w:val="ListParagraph"/>
              <w:numPr>
                <w:ilvl w:val="0"/>
                <w:numId w:val="1"/>
              </w:numPr>
              <w:jc w:val="both"/>
              <w:rPr>
                <w:color w:val="000000"/>
              </w:rPr>
            </w:pPr>
            <w:r w:rsidRPr="00DC5789">
              <w:rPr>
                <w:color w:val="000000"/>
              </w:rPr>
              <w:t>This area has miombo farmland and forest where dry-season fires spread fast and wildlife from nearby reserves raids crops.</w:t>
            </w:r>
          </w:p>
          <w:p w14:paraId="54050B7C" w14:textId="77777777" w:rsidR="00F34849" w:rsidRDefault="00DC5789" w:rsidP="00DC5789">
            <w:pPr>
              <w:pStyle w:val="ListParagraph"/>
              <w:numPr>
                <w:ilvl w:val="0"/>
                <w:numId w:val="1"/>
              </w:numPr>
              <w:jc w:val="both"/>
              <w:rPr>
                <w:ins w:id="4555" w:author="Bonephace Kaijage" w:date="2026-10-11T07:59:00Z" w16du:dateUtc="2026-10-11T04:59:00Z"/>
                <w:bCs/>
                <w:color w:val="000000"/>
              </w:rPr>
            </w:pPr>
            <w:r>
              <w:rPr>
                <w:bCs/>
                <w:color w:val="000000"/>
              </w:rPr>
              <w:t>For those living and farming here, it helps to</w:t>
            </w:r>
            <w:r w:rsidRPr="00DC5789">
              <w:rPr>
                <w:bCs/>
                <w:color w:val="000000"/>
              </w:rPr>
              <w:t xml:space="preserve"> burn early and under control, keep fire breaks and use community deterrents against wildlife.</w:t>
            </w:r>
          </w:p>
          <w:p w14:paraId="07052380" w14:textId="76D3A81F" w:rsidR="00F34849" w:rsidRDefault="00FE0A4D" w:rsidP="00DC5789">
            <w:pPr>
              <w:pStyle w:val="ListParagraph"/>
              <w:numPr>
                <w:ilvl w:val="0"/>
                <w:numId w:val="1"/>
              </w:numPr>
              <w:jc w:val="both"/>
              <w:rPr>
                <w:ins w:id="4556" w:author="Bonephace Kaijage" w:date="2026-10-11T07:59:00Z" w16du:dateUtc="2026-10-11T04:59:00Z"/>
                <w:bCs/>
                <w:color w:val="000000"/>
              </w:rPr>
            </w:pPr>
            <w:ins w:id="4557" w:author="Bonephace Kaijage" w:date="2026-10-14T05:56:00Z" w16du:dateUtc="2026-10-14T03:56:00Z">
              <w:r>
                <w:rPr>
                  <w:bCs/>
                  <w:color w:val="000000"/>
                </w:rPr>
                <w:t>What raises the risk: burning late in the dry season on windy days, leaving fires unattended, opening fields right against the forest edge and walking alone through the bush at dusk.</w:t>
              </w:r>
            </w:ins>
          </w:p>
          <w:p w14:paraId="24AC1653" w14:textId="77777777" w:rsidR="00FE0A4D" w:rsidRDefault="00F34849" w:rsidP="00DC5789">
            <w:pPr>
              <w:pStyle w:val="ListParagraph"/>
              <w:numPr>
                <w:ilvl w:val="0"/>
                <w:numId w:val="1"/>
              </w:numPr>
              <w:jc w:val="both"/>
              <w:rPr>
                <w:ins w:id="4558" w:author="Bonephace Kaijage" w:date="2026-10-14T05:59:00Z" w16du:dateUtc="2026-10-14T03:59:00Z"/>
                <w:bCs/>
                <w:color w:val="000000"/>
              </w:rPr>
            </w:pPr>
            <w:ins w:id="4559" w:author="Bonephace Kaijage" w:date="2026-10-11T07:59:00Z" w16du:dateUtc="2026-10-11T04:59:00Z">
              <w:r>
                <w:rPr>
                  <w:bCs/>
                  <w:color w:val="000000"/>
                </w:rPr>
                <w:t>Know the cleared open ground away from the miombo that your village will move to if fire comes, and move when smoke is seen on the forest edge; report fire and dangerous animals to the village leaders at once.</w:t>
              </w:r>
            </w:ins>
          </w:p>
          <w:p w14:paraId="01247716" w14:textId="78E13D59" w:rsidR="000C3051" w:rsidRPr="00DC5789" w:rsidRDefault="00FE0A4D" w:rsidP="00DC5789">
            <w:pPr>
              <w:pStyle w:val="ListParagraph"/>
              <w:numPr>
                <w:ilvl w:val="0"/>
                <w:numId w:val="1"/>
              </w:numPr>
              <w:jc w:val="both"/>
              <w:rPr>
                <w:bCs/>
                <w:color w:val="000000"/>
              </w:rPr>
            </w:pPr>
            <w:ins w:id="4560" w:author="Bonephace Kaijage" w:date="2026-10-14T05:59:00Z" w16du:dateUtc="2026-10-14T03:59:00Z">
              <w:r>
                <w:rPr>
                  <w:bCs/>
                  <w:color w:val="000000"/>
                </w:rPr>
                <w:t>Agree who will help anyone in the household who cannot move, see or hear a warning on their own.</w:t>
              </w:r>
            </w:ins>
          </w:p>
        </w:tc>
        <w:tc>
          <w:tcPr>
            <w:tcW w:w="3325" w:type="dxa"/>
          </w:tcPr>
          <w:p w14:paraId="17DC5E2E" w14:textId="413891E4" w:rsidR="000C3051" w:rsidRPr="00DC5789" w:rsidRDefault="00DC5789" w:rsidP="00DC5789">
            <w:pPr>
              <w:pStyle w:val="ListParagraph"/>
              <w:numPr>
                <w:ilvl w:val="0"/>
                <w:numId w:val="1"/>
              </w:numPr>
              <w:jc w:val="both"/>
              <w:rPr>
                <w:color w:val="000000"/>
              </w:rPr>
            </w:pPr>
            <w:r w:rsidRPr="00DC5789">
              <w:rPr>
                <w:color w:val="000000"/>
              </w:rPr>
              <w:t>Eneo hili lina mashamba ya miombo na misitu ambapo moto wa kiangazi husambaa haraka na wanyamapori kutoka hifadhi jirani huvamia mazao.</w:t>
            </w:r>
          </w:p>
          <w:p w14:paraId="0895A97B" w14:textId="77777777" w:rsidR="00F34849" w:rsidRDefault="00DC5789" w:rsidP="00DC5789">
            <w:pPr>
              <w:pStyle w:val="ListParagraph"/>
              <w:numPr>
                <w:ilvl w:val="0"/>
                <w:numId w:val="1"/>
              </w:numPr>
              <w:jc w:val="both"/>
              <w:rPr>
                <w:ins w:id="4561" w:author="Bonephace Kaijage" w:date="2026-10-11T07:59:00Z" w16du:dateUtc="2026-10-11T04:59:00Z"/>
                <w:bCs/>
                <w:color w:val="000000"/>
              </w:rPr>
            </w:pPr>
            <w:r>
              <w:rPr>
                <w:bCs/>
                <w:color w:val="000000"/>
              </w:rPr>
              <w:t>Kwa wanaoishi na kulima hapa, ni vyema</w:t>
            </w:r>
            <w:r w:rsidRPr="00DC5789">
              <w:rPr>
                <w:bCs/>
                <w:color w:val="000000"/>
              </w:rPr>
              <w:t xml:space="preserve"> kuchoma mapema kwa udhibiti, kuweka njia za kuzuia moto na kutumia mbinu za jamii kufukuza wanyama.</w:t>
            </w:r>
          </w:p>
          <w:p w14:paraId="68CBA982" w14:textId="3D6B758D" w:rsidR="00F34849" w:rsidRDefault="00FE0A4D" w:rsidP="00DC5789">
            <w:pPr>
              <w:pStyle w:val="ListParagraph"/>
              <w:numPr>
                <w:ilvl w:val="0"/>
                <w:numId w:val="1"/>
              </w:numPr>
              <w:jc w:val="both"/>
              <w:rPr>
                <w:ins w:id="4562" w:author="Bonephace Kaijage" w:date="2026-10-11T07:59:00Z" w16du:dateUtc="2026-10-11T04:59:00Z"/>
                <w:bCs/>
                <w:color w:val="000000"/>
              </w:rPr>
            </w:pPr>
            <w:ins w:id="4563" w:author="Bonephace Kaijage" w:date="2026-10-14T05:56:00Z" w16du:dateUtc="2026-10-14T03:56:00Z">
              <w:r>
                <w:rPr>
                  <w:bCs/>
                  <w:color w:val="000000"/>
                </w:rPr>
                <w:t>Kinachoongeza hatari: kuchoma mwishoni mwa kiangazi siku za upepo, kuacha moto bila uangalizi, kufungua mashamba moja kwa moja mpakani mwa msitu na kutembea peke yako porini jioni.</w:t>
              </w:r>
            </w:ins>
          </w:p>
          <w:p w14:paraId="14091905" w14:textId="77777777" w:rsidR="00FE0A4D" w:rsidRDefault="00F34849" w:rsidP="00DC5789">
            <w:pPr>
              <w:pStyle w:val="ListParagraph"/>
              <w:numPr>
                <w:ilvl w:val="0"/>
                <w:numId w:val="1"/>
              </w:numPr>
              <w:jc w:val="both"/>
              <w:rPr>
                <w:ins w:id="4564" w:author="Bonephace Kaijage" w:date="2026-10-14T05:59:00Z" w16du:dateUtc="2026-10-14T03:59:00Z"/>
                <w:bCs/>
                <w:color w:val="000000"/>
              </w:rPr>
            </w:pPr>
            <w:ins w:id="4565" w:author="Bonephace Kaijage" w:date="2026-10-11T07:59:00Z" w16du:dateUtc="2026-10-11T04:59:00Z">
              <w:r>
                <w:rPr>
                  <w:bCs/>
                  <w:color w:val="000000"/>
                </w:rPr>
                <w:t>Fahamu uwanja wazi uliosafishwa mbali na miombo ambao kijiji chenu kitahamia moto ukija, na ondokeni moshi ukionekana mpakani mwa msitu; ripoti moto na wanyama hatari kwa viongozi wa kijiji mara moja.</w:t>
              </w:r>
            </w:ins>
          </w:p>
          <w:p w14:paraId="6EF942C8" w14:textId="3C1184FF" w:rsidR="000C3051" w:rsidRPr="00DC5789" w:rsidRDefault="00FE0A4D" w:rsidP="00DC5789">
            <w:pPr>
              <w:pStyle w:val="ListParagraph"/>
              <w:numPr>
                <w:ilvl w:val="0"/>
                <w:numId w:val="1"/>
              </w:numPr>
              <w:jc w:val="both"/>
              <w:rPr>
                <w:bCs/>
                <w:color w:val="000000"/>
              </w:rPr>
            </w:pPr>
            <w:ins w:id="4566"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66B70552" w14:textId="77777777" w:rsidTr="000C3051">
        <w:tc>
          <w:tcPr>
            <w:tcW w:w="3420" w:type="dxa"/>
          </w:tcPr>
          <w:p w14:paraId="3FBE0292" w14:textId="41DE61B7" w:rsidR="000C3051" w:rsidRPr="000C3051" w:rsidRDefault="000C3051" w:rsidP="000C3051">
            <w:pPr>
              <w:pStyle w:val="ListParagraph"/>
              <w:numPr>
                <w:ilvl w:val="0"/>
                <w:numId w:val="1"/>
              </w:numPr>
              <w:jc w:val="both"/>
              <w:rPr>
                <w:color w:val="000000"/>
              </w:rPr>
            </w:pPr>
            <w:r w:rsidRPr="000C3051">
              <w:rPr>
                <w:color w:val="000000"/>
              </w:rPr>
              <w:t>Mbinga DC: steep coffee slopes and Ruhuhu valley</w:t>
            </w:r>
          </w:p>
        </w:tc>
        <w:tc>
          <w:tcPr>
            <w:tcW w:w="3235" w:type="dxa"/>
          </w:tcPr>
          <w:p w14:paraId="7775727A" w14:textId="0B5771A4" w:rsidR="000C3051" w:rsidRPr="000C3051" w:rsidRDefault="000C3051" w:rsidP="000C3051">
            <w:pPr>
              <w:pStyle w:val="ListParagraph"/>
              <w:numPr>
                <w:ilvl w:val="0"/>
                <w:numId w:val="1"/>
              </w:numPr>
              <w:jc w:val="both"/>
              <w:rPr>
                <w:color w:val="000000"/>
                <w:lang w:val="sv-SE"/>
              </w:rPr>
            </w:pPr>
            <w:r w:rsidRPr="000C3051">
              <w:rPr>
                <w:color w:val="000000"/>
                <w:lang w:val="sv-SE"/>
              </w:rPr>
              <w:t>Mbinga DC: miteremko mikali ya kahawa na bonde la Ruhuhu</w:t>
            </w:r>
          </w:p>
        </w:tc>
        <w:tc>
          <w:tcPr>
            <w:tcW w:w="3605" w:type="dxa"/>
          </w:tcPr>
          <w:p w14:paraId="04D242C6" w14:textId="66560D76" w:rsidR="000C3051" w:rsidRPr="00DC5789" w:rsidRDefault="00DC5789" w:rsidP="00DC5789">
            <w:pPr>
              <w:pStyle w:val="ListParagraph"/>
              <w:numPr>
                <w:ilvl w:val="0"/>
                <w:numId w:val="1"/>
              </w:numPr>
              <w:jc w:val="both"/>
              <w:rPr>
                <w:color w:val="000000"/>
              </w:rPr>
            </w:pPr>
            <w:r w:rsidRPr="00DC5789">
              <w:rPr>
                <w:color w:val="000000"/>
              </w:rPr>
              <w:t>This area has steep coffee slopes prone to landslides and the Ruhuhu valley and coal areas where rivers flood farms and roads.</w:t>
            </w:r>
          </w:p>
          <w:p w14:paraId="4E5CCE90" w14:textId="77777777" w:rsidR="00F34849" w:rsidRDefault="00DC5789" w:rsidP="00DC5789">
            <w:pPr>
              <w:pStyle w:val="ListParagraph"/>
              <w:numPr>
                <w:ilvl w:val="0"/>
                <w:numId w:val="1"/>
              </w:numPr>
              <w:jc w:val="both"/>
              <w:rPr>
                <w:ins w:id="4567" w:author="Bonephace Kaijage" w:date="2026-10-11T07:59:00Z" w16du:dateUtc="2026-10-11T04:59:00Z"/>
                <w:bCs/>
                <w:color w:val="000000"/>
              </w:rPr>
            </w:pPr>
            <w:r>
              <w:rPr>
                <w:bCs/>
                <w:color w:val="000000"/>
              </w:rPr>
              <w:lastRenderedPageBreak/>
              <w:t>For those living and farming here, it helps to</w:t>
            </w:r>
            <w:r w:rsidRPr="00DC5789">
              <w:rPr>
                <w:bCs/>
                <w:color w:val="000000"/>
              </w:rPr>
              <w:t xml:space="preserve"> keep slopes planted, build away from river banks and know flood-prone crossings.</w:t>
            </w:r>
          </w:p>
          <w:p w14:paraId="4F15AAC0" w14:textId="58FC5F6B" w:rsidR="00F34849" w:rsidRDefault="00FE0A4D" w:rsidP="00DC5789">
            <w:pPr>
              <w:pStyle w:val="ListParagraph"/>
              <w:numPr>
                <w:ilvl w:val="0"/>
                <w:numId w:val="1"/>
              </w:numPr>
              <w:jc w:val="both"/>
              <w:rPr>
                <w:ins w:id="4568" w:author="Bonephace Kaijage" w:date="2026-10-11T07:59:00Z" w16du:dateUtc="2026-10-11T04:59:00Z"/>
                <w:bCs/>
                <w:color w:val="000000"/>
              </w:rPr>
            </w:pPr>
            <w:ins w:id="4569" w:author="Bonephace Kaijage" w:date="2026-10-14T05:56:00Z" w16du:dateUtc="2026-10-14T03:56:00Z">
              <w:r>
                <w:rPr>
                  <w:bCs/>
                  <w:color w:val="000000"/>
                </w:rPr>
                <w:t>What raises the risk: opening fields on the steepest coffee slopes, cutting into the slope behind a house, building on the Ruhuhu banks and crossing the flooded drifts on foot or by motorcycle.</w:t>
              </w:r>
            </w:ins>
          </w:p>
          <w:p w14:paraId="2412BB93" w14:textId="77777777" w:rsidR="00FE0A4D" w:rsidRDefault="00F34849" w:rsidP="00DC5789">
            <w:pPr>
              <w:pStyle w:val="ListParagraph"/>
              <w:numPr>
                <w:ilvl w:val="0"/>
                <w:numId w:val="1"/>
              </w:numPr>
              <w:jc w:val="both"/>
              <w:rPr>
                <w:ins w:id="4570" w:author="Bonephace Kaijage" w:date="2026-10-14T05:59:00Z" w16du:dateUtc="2026-10-14T03:59:00Z"/>
                <w:bCs/>
                <w:color w:val="000000"/>
              </w:rPr>
            </w:pPr>
            <w:ins w:id="4571" w:author="Bonephace Kaijage" w:date="2026-10-11T07:59:00Z" w16du:dateUtc="2026-10-11T04:59:00Z">
              <w:r>
                <w:rPr>
                  <w:bCs/>
                  <w:color w:val="000000"/>
                </w:rPr>
                <w:t>Agree with neighbours on a safe place off the slope, and move there when cracks open or water runs muddy; in the valley, know the higher ground your household will move to when the Ruhuhu rises, and wait at the crossings rather than wade.</w:t>
              </w:r>
            </w:ins>
          </w:p>
          <w:p w14:paraId="6FB5B18C" w14:textId="7DB2B424" w:rsidR="000C3051" w:rsidRPr="00DC5789" w:rsidRDefault="00FE0A4D" w:rsidP="00DC5789">
            <w:pPr>
              <w:pStyle w:val="ListParagraph"/>
              <w:numPr>
                <w:ilvl w:val="0"/>
                <w:numId w:val="1"/>
              </w:numPr>
              <w:jc w:val="both"/>
              <w:rPr>
                <w:bCs/>
                <w:color w:val="000000"/>
              </w:rPr>
            </w:pPr>
            <w:ins w:id="4572" w:author="Bonephace Kaijage" w:date="2026-10-14T05:59:00Z" w16du:dateUtc="2026-10-14T03:59:00Z">
              <w:r>
                <w:rPr>
                  <w:bCs/>
                  <w:color w:val="000000"/>
                </w:rPr>
                <w:t>Agree who will help anyone in the household who cannot move, see or hear a warning on their own.</w:t>
              </w:r>
            </w:ins>
          </w:p>
        </w:tc>
        <w:tc>
          <w:tcPr>
            <w:tcW w:w="3325" w:type="dxa"/>
          </w:tcPr>
          <w:p w14:paraId="2BA0DC75" w14:textId="76AE3B97" w:rsidR="000C3051" w:rsidRPr="00DC5789" w:rsidRDefault="00DC5789" w:rsidP="00DC5789">
            <w:pPr>
              <w:pStyle w:val="ListParagraph"/>
              <w:numPr>
                <w:ilvl w:val="0"/>
                <w:numId w:val="1"/>
              </w:numPr>
              <w:jc w:val="both"/>
              <w:rPr>
                <w:color w:val="000000"/>
              </w:rPr>
            </w:pPr>
            <w:r w:rsidRPr="00DC5789">
              <w:rPr>
                <w:color w:val="000000"/>
              </w:rPr>
              <w:lastRenderedPageBreak/>
              <w:t xml:space="preserve">Eneo hili lina miteremko mikali ya kahawa inayokumbwa na maporomoko na bonde la Ruhuhu na maeneo ya </w:t>
            </w:r>
            <w:r w:rsidRPr="00DC5789">
              <w:rPr>
                <w:color w:val="000000"/>
              </w:rPr>
              <w:lastRenderedPageBreak/>
              <w:t>makaa ya mawe ambapo mito hufurika mashamba na barabara.</w:t>
            </w:r>
          </w:p>
          <w:p w14:paraId="4FF98F70" w14:textId="77777777" w:rsidR="00F34849" w:rsidRDefault="00DC5789" w:rsidP="00DC5789">
            <w:pPr>
              <w:pStyle w:val="ListParagraph"/>
              <w:numPr>
                <w:ilvl w:val="0"/>
                <w:numId w:val="1"/>
              </w:numPr>
              <w:jc w:val="both"/>
              <w:rPr>
                <w:ins w:id="4573" w:author="Bonephace Kaijage" w:date="2026-10-11T07:59:00Z" w16du:dateUtc="2026-10-11T04:59:00Z"/>
                <w:bCs/>
                <w:color w:val="000000"/>
              </w:rPr>
            </w:pPr>
            <w:r>
              <w:rPr>
                <w:bCs/>
                <w:color w:val="000000"/>
              </w:rPr>
              <w:t>Kwa wanaoishi na kulima hapa, ni vyema</w:t>
            </w:r>
            <w:r w:rsidRPr="00DC5789">
              <w:rPr>
                <w:bCs/>
                <w:color w:val="000000"/>
              </w:rPr>
              <w:t xml:space="preserve"> kuacha mimea kwenye miteremko, kujenga mbali na kingo za mito na kujua vivuko vinavyofurika.</w:t>
            </w:r>
          </w:p>
          <w:p w14:paraId="17AB743E" w14:textId="11C7500F" w:rsidR="00F34849" w:rsidRDefault="00FE0A4D" w:rsidP="00DC5789">
            <w:pPr>
              <w:pStyle w:val="ListParagraph"/>
              <w:numPr>
                <w:ilvl w:val="0"/>
                <w:numId w:val="1"/>
              </w:numPr>
              <w:jc w:val="both"/>
              <w:rPr>
                <w:ins w:id="4574" w:author="Bonephace Kaijage" w:date="2026-10-11T07:59:00Z" w16du:dateUtc="2026-10-11T04:59:00Z"/>
                <w:bCs/>
                <w:color w:val="000000"/>
              </w:rPr>
            </w:pPr>
            <w:ins w:id="4575" w:author="Bonephace Kaijage" w:date="2026-10-14T05:56:00Z" w16du:dateUtc="2026-10-14T03:56:00Z">
              <w:r>
                <w:rPr>
                  <w:bCs/>
                  <w:color w:val="000000"/>
                </w:rPr>
                <w:t>Kinachoongeza hatari: kufungua mashamba kwenye miteremko mikali zaidi ya kahawa, kuchimba mteremko nyuma ya nyumba, kujenga kwenye kingo za Ruhuhu na kuvuka vivuko vilivyofurika kwa miguu au pikipiki.</w:t>
              </w:r>
            </w:ins>
          </w:p>
          <w:p w14:paraId="1614B6A2" w14:textId="77777777" w:rsidR="00FE0A4D" w:rsidRDefault="00F34849" w:rsidP="00DC5789">
            <w:pPr>
              <w:pStyle w:val="ListParagraph"/>
              <w:numPr>
                <w:ilvl w:val="0"/>
                <w:numId w:val="1"/>
              </w:numPr>
              <w:jc w:val="both"/>
              <w:rPr>
                <w:ins w:id="4576" w:author="Bonephace Kaijage" w:date="2026-10-14T05:59:00Z" w16du:dateUtc="2026-10-14T03:59:00Z"/>
                <w:bCs/>
                <w:color w:val="000000"/>
              </w:rPr>
            </w:pPr>
            <w:ins w:id="4577" w:author="Bonephace Kaijage" w:date="2026-10-11T07:59:00Z" w16du:dateUtc="2026-10-11T04:59:00Z">
              <w:r>
                <w:rPr>
                  <w:bCs/>
                  <w:color w:val="000000"/>
                </w:rPr>
                <w:t>Kubalianeni na majirani eneo salama nje ya mteremko, na hamieni huko nyufa zikifunguka au maji yakitiririka ya matope; bondeni, fahamu eneo la juu ambalo kaya yako itahamia Ruhuhu inapojaa, na subirini vivukoni badala ya kuvuka kwa miguu.</w:t>
              </w:r>
            </w:ins>
          </w:p>
          <w:p w14:paraId="2869322F" w14:textId="33AF20A5" w:rsidR="000C3051" w:rsidRPr="00DC5789" w:rsidRDefault="00FE0A4D" w:rsidP="00DC5789">
            <w:pPr>
              <w:pStyle w:val="ListParagraph"/>
              <w:numPr>
                <w:ilvl w:val="0"/>
                <w:numId w:val="1"/>
              </w:numPr>
              <w:jc w:val="both"/>
              <w:rPr>
                <w:bCs/>
                <w:color w:val="000000"/>
              </w:rPr>
            </w:pPr>
            <w:ins w:id="4578"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3DB327B0" w14:textId="77777777" w:rsidTr="000C3051">
        <w:tc>
          <w:tcPr>
            <w:tcW w:w="3420" w:type="dxa"/>
          </w:tcPr>
          <w:p w14:paraId="1654093C" w14:textId="77B6EC59" w:rsidR="000C3051" w:rsidRPr="000C3051" w:rsidRDefault="000C3051" w:rsidP="000C3051">
            <w:pPr>
              <w:pStyle w:val="ListParagraph"/>
              <w:numPr>
                <w:ilvl w:val="0"/>
                <w:numId w:val="1"/>
              </w:numPr>
              <w:jc w:val="both"/>
              <w:rPr>
                <w:color w:val="000000"/>
              </w:rPr>
            </w:pPr>
            <w:r w:rsidRPr="000C3051">
              <w:rPr>
                <w:color w:val="000000"/>
              </w:rPr>
              <w:lastRenderedPageBreak/>
              <w:t>Namtumbo: Selous edge and uranium areas</w:t>
            </w:r>
          </w:p>
        </w:tc>
        <w:tc>
          <w:tcPr>
            <w:tcW w:w="3235" w:type="dxa"/>
          </w:tcPr>
          <w:p w14:paraId="30F31299" w14:textId="3F95F78F" w:rsidR="000C3051" w:rsidRPr="000C3051" w:rsidRDefault="000C3051" w:rsidP="000C3051">
            <w:pPr>
              <w:pStyle w:val="ListParagraph"/>
              <w:numPr>
                <w:ilvl w:val="0"/>
                <w:numId w:val="1"/>
              </w:numPr>
              <w:jc w:val="both"/>
              <w:rPr>
                <w:color w:val="000000"/>
              </w:rPr>
            </w:pPr>
            <w:r w:rsidRPr="000C3051">
              <w:rPr>
                <w:color w:val="000000"/>
              </w:rPr>
              <w:t>Namtumbo: pembezoni mwa Selous na maeneo ya urani</w:t>
            </w:r>
          </w:p>
        </w:tc>
        <w:tc>
          <w:tcPr>
            <w:tcW w:w="3605" w:type="dxa"/>
          </w:tcPr>
          <w:p w14:paraId="73A6CB85" w14:textId="27A5D751" w:rsidR="000C3051" w:rsidRPr="00DC5789" w:rsidRDefault="00DC5789" w:rsidP="00DC5789">
            <w:pPr>
              <w:pStyle w:val="ListParagraph"/>
              <w:numPr>
                <w:ilvl w:val="0"/>
                <w:numId w:val="1"/>
              </w:numPr>
              <w:jc w:val="both"/>
              <w:rPr>
                <w:color w:val="000000"/>
              </w:rPr>
            </w:pPr>
            <w:r w:rsidRPr="00DC5789">
              <w:rPr>
                <w:color w:val="000000"/>
              </w:rPr>
              <w:t>This area borders the Nyerere (Selous) reserve, where elephants raid crops and dry-season fires spread, and rains cut remote roads.</w:t>
            </w:r>
          </w:p>
          <w:p w14:paraId="0F29038F" w14:textId="77777777" w:rsidR="00F34849" w:rsidRDefault="00DC5789" w:rsidP="00DC5789">
            <w:pPr>
              <w:pStyle w:val="ListParagraph"/>
              <w:numPr>
                <w:ilvl w:val="0"/>
                <w:numId w:val="1"/>
              </w:numPr>
              <w:jc w:val="both"/>
              <w:rPr>
                <w:ins w:id="4579" w:author="Bonephace Kaijage" w:date="2026-10-11T08:00:00Z" w16du:dateUtc="2026-10-11T05:00:00Z"/>
                <w:bCs/>
                <w:color w:val="000000"/>
              </w:rPr>
            </w:pPr>
            <w:r>
              <w:rPr>
                <w:bCs/>
                <w:color w:val="000000"/>
              </w:rPr>
              <w:t>For those living and farming here, it helps to</w:t>
            </w:r>
            <w:r w:rsidRPr="00DC5789">
              <w:rPr>
                <w:bCs/>
                <w:color w:val="000000"/>
              </w:rPr>
              <w:t xml:space="preserve"> use community deterrents, keep fire breaks and keep food and </w:t>
            </w:r>
            <w:r w:rsidRPr="00DC5789">
              <w:rPr>
                <w:bCs/>
                <w:color w:val="000000"/>
              </w:rPr>
              <w:lastRenderedPageBreak/>
              <w:t>medicine reserves before the rains.</w:t>
            </w:r>
          </w:p>
          <w:p w14:paraId="71B12C54" w14:textId="76DB0471" w:rsidR="00F34849" w:rsidRDefault="00FE0A4D" w:rsidP="00DC5789">
            <w:pPr>
              <w:pStyle w:val="ListParagraph"/>
              <w:numPr>
                <w:ilvl w:val="0"/>
                <w:numId w:val="1"/>
              </w:numPr>
              <w:jc w:val="both"/>
              <w:rPr>
                <w:ins w:id="4580" w:author="Bonephace Kaijage" w:date="2026-10-11T08:00:00Z" w16du:dateUtc="2026-10-11T05:00:00Z"/>
                <w:bCs/>
                <w:color w:val="000000"/>
              </w:rPr>
            </w:pPr>
            <w:ins w:id="4581" w:author="Bonephace Kaijage" w:date="2026-10-14T05:56:00Z" w16du:dateUtc="2026-10-14T03:56:00Z">
              <w:r>
                <w:rPr>
                  <w:bCs/>
                  <w:color w:val="000000"/>
                </w:rPr>
                <w:t>What raises the risk: opening fields and settling right against the reserve boundary, burning grass on windy days, and letting village food and medicine stocks run out before the roads close.</w:t>
              </w:r>
            </w:ins>
          </w:p>
          <w:p w14:paraId="4A7894B1" w14:textId="77777777" w:rsidR="00FE0A4D" w:rsidRDefault="00F34849" w:rsidP="00DC5789">
            <w:pPr>
              <w:pStyle w:val="ListParagraph"/>
              <w:numPr>
                <w:ilvl w:val="0"/>
                <w:numId w:val="1"/>
              </w:numPr>
              <w:jc w:val="both"/>
              <w:rPr>
                <w:ins w:id="4582" w:author="Bonephace Kaijage" w:date="2026-10-14T05:59:00Z" w16du:dateUtc="2026-10-14T03:59:00Z"/>
                <w:bCs/>
                <w:color w:val="000000"/>
              </w:rPr>
            </w:pPr>
            <w:ins w:id="4583" w:author="Bonephace Kaijage" w:date="2026-10-11T08:00:00Z" w16du:dateUtc="2026-10-11T05:00:00Z">
              <w:r>
                <w:rPr>
                  <w:bCs/>
                  <w:color w:val="000000"/>
                </w:rPr>
                <w:t>Know the cleared open ground your village will move to if fire comes, report elephants near the fields to the village leaders at once rather than confronting them, and restock before the rains because the road may be cut for weeks.</w:t>
              </w:r>
            </w:ins>
          </w:p>
          <w:p w14:paraId="781D3C37" w14:textId="0EED1BC0" w:rsidR="000C3051" w:rsidRPr="00DC5789" w:rsidRDefault="00FE0A4D" w:rsidP="00DC5789">
            <w:pPr>
              <w:pStyle w:val="ListParagraph"/>
              <w:numPr>
                <w:ilvl w:val="0"/>
                <w:numId w:val="1"/>
              </w:numPr>
              <w:jc w:val="both"/>
              <w:rPr>
                <w:bCs/>
                <w:color w:val="000000"/>
              </w:rPr>
            </w:pPr>
            <w:ins w:id="4584" w:author="Bonephace Kaijage" w:date="2026-10-14T05:59:00Z" w16du:dateUtc="2026-10-14T03:59:00Z">
              <w:r>
                <w:rPr>
                  <w:bCs/>
                  <w:color w:val="000000"/>
                </w:rPr>
                <w:t>Agree who will help anyone in the household who cannot move, see or hear a warning on their own.</w:t>
              </w:r>
            </w:ins>
          </w:p>
        </w:tc>
        <w:tc>
          <w:tcPr>
            <w:tcW w:w="3325" w:type="dxa"/>
          </w:tcPr>
          <w:p w14:paraId="7551400C" w14:textId="299D7CDA" w:rsidR="000C3051" w:rsidRPr="00DC5789" w:rsidRDefault="00DC5789" w:rsidP="00DC5789">
            <w:pPr>
              <w:pStyle w:val="ListParagraph"/>
              <w:numPr>
                <w:ilvl w:val="0"/>
                <w:numId w:val="1"/>
              </w:numPr>
              <w:jc w:val="both"/>
              <w:rPr>
                <w:color w:val="000000"/>
              </w:rPr>
            </w:pPr>
            <w:r w:rsidRPr="00DC5789">
              <w:rPr>
                <w:color w:val="000000"/>
              </w:rPr>
              <w:lastRenderedPageBreak/>
              <w:t>Eneo hili linapakana na hifadhi ya Nyerere (Selous), ambapo tembo huvamia mazao na moto wa kiangazi husambaa, na mvua hukata barabara za mbali.</w:t>
            </w:r>
          </w:p>
          <w:p w14:paraId="3DAFD85D" w14:textId="77777777" w:rsidR="00F34849" w:rsidRDefault="00DC5789" w:rsidP="00DC5789">
            <w:pPr>
              <w:pStyle w:val="ListParagraph"/>
              <w:numPr>
                <w:ilvl w:val="0"/>
                <w:numId w:val="1"/>
              </w:numPr>
              <w:jc w:val="both"/>
              <w:rPr>
                <w:ins w:id="4585" w:author="Bonephace Kaijage" w:date="2026-10-11T08:00:00Z" w16du:dateUtc="2026-10-11T05:00:00Z"/>
                <w:bCs/>
                <w:color w:val="000000"/>
              </w:rPr>
            </w:pPr>
            <w:r>
              <w:rPr>
                <w:bCs/>
                <w:color w:val="000000"/>
              </w:rPr>
              <w:t>Kwa wanaoishi na kulima hapa, ni vyema</w:t>
            </w:r>
            <w:r w:rsidRPr="00DC5789">
              <w:rPr>
                <w:bCs/>
                <w:color w:val="000000"/>
              </w:rPr>
              <w:t xml:space="preserve"> kutumia mbinu za jamii kufukuza </w:t>
            </w:r>
            <w:r w:rsidRPr="00DC5789">
              <w:rPr>
                <w:bCs/>
                <w:color w:val="000000"/>
              </w:rPr>
              <w:lastRenderedPageBreak/>
              <w:t>wanyama, kuweka njia za kuzuia moto na kuweka akiba ya chakula na dawa kabla ya mvua.</w:t>
            </w:r>
          </w:p>
          <w:p w14:paraId="58B1381D" w14:textId="2824E1CD" w:rsidR="00F34849" w:rsidRDefault="00FE0A4D" w:rsidP="00DC5789">
            <w:pPr>
              <w:pStyle w:val="ListParagraph"/>
              <w:numPr>
                <w:ilvl w:val="0"/>
                <w:numId w:val="1"/>
              </w:numPr>
              <w:jc w:val="both"/>
              <w:rPr>
                <w:ins w:id="4586" w:author="Bonephace Kaijage" w:date="2026-10-11T08:00:00Z" w16du:dateUtc="2026-10-11T05:00:00Z"/>
                <w:bCs/>
                <w:color w:val="000000"/>
              </w:rPr>
            </w:pPr>
            <w:ins w:id="4587" w:author="Bonephace Kaijage" w:date="2026-10-14T05:56:00Z" w16du:dateUtc="2026-10-14T03:56:00Z">
              <w:r>
                <w:rPr>
                  <w:bCs/>
                  <w:color w:val="000000"/>
                </w:rPr>
                <w:t>Kinachoongeza hatari: kufungua mashamba na kukaa moja kwa moja mpakani mwa hifadhi, kuchoma nyasi siku za upepo, na kuacha akiba za chakula na dawa za kijiji ziishe kabla barabara hazijafungwa.</w:t>
              </w:r>
            </w:ins>
          </w:p>
          <w:p w14:paraId="0DC22D63" w14:textId="77777777" w:rsidR="00FE0A4D" w:rsidRDefault="00F34849" w:rsidP="00DC5789">
            <w:pPr>
              <w:pStyle w:val="ListParagraph"/>
              <w:numPr>
                <w:ilvl w:val="0"/>
                <w:numId w:val="1"/>
              </w:numPr>
              <w:jc w:val="both"/>
              <w:rPr>
                <w:ins w:id="4588" w:author="Bonephace Kaijage" w:date="2026-10-14T05:59:00Z" w16du:dateUtc="2026-10-14T03:59:00Z"/>
                <w:bCs/>
                <w:color w:val="000000"/>
              </w:rPr>
            </w:pPr>
            <w:ins w:id="4589" w:author="Bonephace Kaijage" w:date="2026-10-11T08:00:00Z" w16du:dateUtc="2026-10-11T05:00:00Z">
              <w:r>
                <w:rPr>
                  <w:bCs/>
                  <w:color w:val="000000"/>
                </w:rPr>
                <w:t>Fahamu uwanja wazi uliosafishwa ambao kijiji chenu kitahamia moto ukija, ripoti tembo karibu na mashamba kwa viongozi wa kijiji mara moja badala ya kuwakabili, na jazeni akiba kabla ya mvua kwa sababu barabara inaweza kufungwa kwa wiki.</w:t>
              </w:r>
            </w:ins>
          </w:p>
          <w:p w14:paraId="149BF282" w14:textId="6D53F997" w:rsidR="000C3051" w:rsidRPr="00DC5789" w:rsidRDefault="00FE0A4D" w:rsidP="00DC5789">
            <w:pPr>
              <w:pStyle w:val="ListParagraph"/>
              <w:numPr>
                <w:ilvl w:val="0"/>
                <w:numId w:val="1"/>
              </w:numPr>
              <w:jc w:val="both"/>
              <w:rPr>
                <w:bCs/>
                <w:color w:val="000000"/>
              </w:rPr>
            </w:pPr>
            <w:ins w:id="4590"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108A48F0" w14:textId="77777777" w:rsidTr="000C3051">
        <w:tc>
          <w:tcPr>
            <w:tcW w:w="3420" w:type="dxa"/>
          </w:tcPr>
          <w:p w14:paraId="1D066933" w14:textId="50774152" w:rsidR="000C3051" w:rsidRPr="000C3051" w:rsidRDefault="000C3051" w:rsidP="000C3051">
            <w:pPr>
              <w:pStyle w:val="ListParagraph"/>
              <w:numPr>
                <w:ilvl w:val="0"/>
                <w:numId w:val="1"/>
              </w:numPr>
              <w:jc w:val="both"/>
              <w:rPr>
                <w:color w:val="000000"/>
              </w:rPr>
            </w:pPr>
            <w:r w:rsidRPr="000C3051">
              <w:rPr>
                <w:color w:val="000000"/>
              </w:rPr>
              <w:lastRenderedPageBreak/>
              <w:t>Nyasa: Lake Nyasa shore and Livingstone slopes</w:t>
            </w:r>
          </w:p>
        </w:tc>
        <w:tc>
          <w:tcPr>
            <w:tcW w:w="3235" w:type="dxa"/>
          </w:tcPr>
          <w:p w14:paraId="19FE9056" w14:textId="0A11C2BB" w:rsidR="000C3051" w:rsidRPr="000C3051" w:rsidRDefault="000C3051" w:rsidP="000C3051">
            <w:pPr>
              <w:pStyle w:val="ListParagraph"/>
              <w:numPr>
                <w:ilvl w:val="0"/>
                <w:numId w:val="1"/>
              </w:numPr>
              <w:jc w:val="both"/>
              <w:rPr>
                <w:color w:val="000000"/>
                <w:lang w:val="sv-SE"/>
              </w:rPr>
            </w:pPr>
            <w:r w:rsidRPr="000C3051">
              <w:rPr>
                <w:color w:val="000000"/>
                <w:lang w:val="sv-SE"/>
              </w:rPr>
              <w:t>Nyasa: ufukwe wa Ziwa Nyasa na miteremko ya Livingstone</w:t>
            </w:r>
          </w:p>
        </w:tc>
        <w:tc>
          <w:tcPr>
            <w:tcW w:w="3605" w:type="dxa"/>
          </w:tcPr>
          <w:p w14:paraId="4074F496" w14:textId="72ADEDDC" w:rsidR="000C3051" w:rsidRPr="00DC5789" w:rsidRDefault="00DC5789" w:rsidP="00DC5789">
            <w:pPr>
              <w:pStyle w:val="ListParagraph"/>
              <w:numPr>
                <w:ilvl w:val="0"/>
                <w:numId w:val="1"/>
              </w:numPr>
              <w:jc w:val="both"/>
              <w:rPr>
                <w:color w:val="000000"/>
              </w:rPr>
            </w:pPr>
            <w:r w:rsidRPr="00DC5789">
              <w:rPr>
                <w:color w:val="000000"/>
              </w:rPr>
              <w:t>This area has Lake Nyasa shore villages exposed to sudden storms and strong winds, and steep slopes behind them where landslides and flash floods occur.</w:t>
            </w:r>
          </w:p>
          <w:p w14:paraId="652DED0F" w14:textId="77777777" w:rsidR="00F34849" w:rsidRDefault="00DC5789" w:rsidP="00DC5789">
            <w:pPr>
              <w:pStyle w:val="ListParagraph"/>
              <w:numPr>
                <w:ilvl w:val="0"/>
                <w:numId w:val="1"/>
              </w:numPr>
              <w:jc w:val="both"/>
              <w:rPr>
                <w:ins w:id="4591" w:author="Bonephace Kaijage" w:date="2026-10-11T08:00:00Z" w16du:dateUtc="2026-10-11T05:00:00Z"/>
                <w:bCs/>
                <w:color w:val="000000"/>
              </w:rPr>
            </w:pPr>
            <w:r>
              <w:rPr>
                <w:bCs/>
                <w:color w:val="000000"/>
              </w:rPr>
              <w:t>For those living and fishing here, it helps to</w:t>
            </w:r>
            <w:r w:rsidRPr="00DC5789">
              <w:rPr>
                <w:bCs/>
                <w:color w:val="000000"/>
              </w:rPr>
              <w:t xml:space="preserve"> wear life jackets, return to shore when winds rise and build away from steep cuts and stream mouths.</w:t>
            </w:r>
          </w:p>
          <w:p w14:paraId="5C1AF27B" w14:textId="0DFB5523" w:rsidR="00F34849" w:rsidRDefault="00FE0A4D" w:rsidP="00DC5789">
            <w:pPr>
              <w:pStyle w:val="ListParagraph"/>
              <w:numPr>
                <w:ilvl w:val="0"/>
                <w:numId w:val="1"/>
              </w:numPr>
              <w:jc w:val="both"/>
              <w:rPr>
                <w:ins w:id="4592" w:author="Bonephace Kaijage" w:date="2026-10-11T08:00:00Z" w16du:dateUtc="2026-10-11T05:00:00Z"/>
                <w:bCs/>
                <w:color w:val="000000"/>
              </w:rPr>
            </w:pPr>
            <w:ins w:id="4593" w:author="Bonephace Kaijage" w:date="2026-10-14T05:56:00Z" w16du:dateUtc="2026-10-14T03:56:00Z">
              <w:r>
                <w:rPr>
                  <w:bCs/>
                  <w:color w:val="000000"/>
                </w:rPr>
                <w:t xml:space="preserve">What raises the risk: going out in overloaded boats when the </w:t>
              </w:r>
              <w:r>
                <w:rPr>
                  <w:bCs/>
                  <w:color w:val="000000"/>
                </w:rPr>
                <w:lastRenderedPageBreak/>
                <w:t>wind is rising, building at the stream mouths or under the cut slopes, and clearing the trees above the villages.</w:t>
              </w:r>
            </w:ins>
          </w:p>
          <w:p w14:paraId="5D2B94E3" w14:textId="77777777" w:rsidR="00FE0A4D" w:rsidRDefault="00F34849" w:rsidP="00DC5789">
            <w:pPr>
              <w:pStyle w:val="ListParagraph"/>
              <w:numPr>
                <w:ilvl w:val="0"/>
                <w:numId w:val="1"/>
              </w:numPr>
              <w:jc w:val="both"/>
              <w:rPr>
                <w:ins w:id="4594" w:author="Bonephace Kaijage" w:date="2026-10-14T05:59:00Z" w16du:dateUtc="2026-10-14T03:59:00Z"/>
                <w:bCs/>
                <w:color w:val="000000"/>
              </w:rPr>
            </w:pPr>
            <w:ins w:id="4595" w:author="Bonephace Kaijage" w:date="2026-10-11T08:00:00Z" w16du:dateUtc="2026-10-11T05:00:00Z">
              <w:r>
                <w:rPr>
                  <w:bCs/>
                  <w:color w:val="000000"/>
                </w:rPr>
                <w:t>Know the sheltered landing you will run to when a storm builds on the lake, and the firm ground away from the stream mouths that your household will move to when heavy rain sets in on the Livingstone slopes; go when the streams start to rise, not after.</w:t>
              </w:r>
            </w:ins>
          </w:p>
          <w:p w14:paraId="55F3FFAB" w14:textId="6BFB9E55" w:rsidR="000C3051" w:rsidRPr="00DC5789" w:rsidRDefault="00FE0A4D" w:rsidP="00DC5789">
            <w:pPr>
              <w:pStyle w:val="ListParagraph"/>
              <w:numPr>
                <w:ilvl w:val="0"/>
                <w:numId w:val="1"/>
              </w:numPr>
              <w:jc w:val="both"/>
              <w:rPr>
                <w:bCs/>
                <w:color w:val="000000"/>
              </w:rPr>
            </w:pPr>
            <w:ins w:id="4596" w:author="Bonephace Kaijage" w:date="2026-10-14T05:59:00Z" w16du:dateUtc="2026-10-14T03:59:00Z">
              <w:r>
                <w:rPr>
                  <w:bCs/>
                  <w:color w:val="000000"/>
                </w:rPr>
                <w:t>Agree who will help anyone in the household who cannot move, see or hear a warning on their own.</w:t>
              </w:r>
            </w:ins>
          </w:p>
        </w:tc>
        <w:tc>
          <w:tcPr>
            <w:tcW w:w="3325" w:type="dxa"/>
          </w:tcPr>
          <w:p w14:paraId="18F4F97D" w14:textId="7A0BAD6D" w:rsidR="000C3051" w:rsidRPr="00DC5789" w:rsidRDefault="00DC5789" w:rsidP="00DC5789">
            <w:pPr>
              <w:pStyle w:val="ListParagraph"/>
              <w:numPr>
                <w:ilvl w:val="0"/>
                <w:numId w:val="1"/>
              </w:numPr>
              <w:jc w:val="both"/>
              <w:rPr>
                <w:color w:val="000000"/>
              </w:rPr>
            </w:pPr>
            <w:r w:rsidRPr="00DC5789">
              <w:rPr>
                <w:color w:val="000000"/>
              </w:rPr>
              <w:lastRenderedPageBreak/>
              <w:t>Eneo hili lina vijiji vya ufukwe wa Ziwa Nyasa vinavyoathiriwa na dhoruba za ghafla na upepo mkali, na miteremko mikali nyuma yake ambapo maporomoko na mafuriko ya ghafla hutokea.</w:t>
            </w:r>
          </w:p>
          <w:p w14:paraId="7151AC4F" w14:textId="77777777" w:rsidR="00F34849" w:rsidRDefault="00DC5789" w:rsidP="00DC5789">
            <w:pPr>
              <w:pStyle w:val="ListParagraph"/>
              <w:numPr>
                <w:ilvl w:val="0"/>
                <w:numId w:val="1"/>
              </w:numPr>
              <w:jc w:val="both"/>
              <w:rPr>
                <w:ins w:id="4597" w:author="Bonephace Kaijage" w:date="2026-10-11T08:00:00Z" w16du:dateUtc="2026-10-11T05:00:00Z"/>
                <w:bCs/>
                <w:color w:val="000000"/>
              </w:rPr>
            </w:pPr>
            <w:r>
              <w:rPr>
                <w:bCs/>
                <w:color w:val="000000"/>
              </w:rPr>
              <w:t>Kwa wanaoishi na kuvua hapa, ni vyema</w:t>
            </w:r>
            <w:r w:rsidRPr="00DC5789">
              <w:rPr>
                <w:bCs/>
                <w:color w:val="000000"/>
              </w:rPr>
              <w:t xml:space="preserve"> kuvaa maboya ya kujiokoa, kurudi ufukweni upepo unapovuma na kujenga </w:t>
            </w:r>
            <w:r w:rsidRPr="00DC5789">
              <w:rPr>
                <w:bCs/>
                <w:color w:val="000000"/>
              </w:rPr>
              <w:lastRenderedPageBreak/>
              <w:t>mbali na miinuko mikali na midomo ya vijito.</w:t>
            </w:r>
          </w:p>
          <w:p w14:paraId="380A6839" w14:textId="13E70DD0" w:rsidR="00F34849" w:rsidRDefault="00FE0A4D" w:rsidP="00DC5789">
            <w:pPr>
              <w:pStyle w:val="ListParagraph"/>
              <w:numPr>
                <w:ilvl w:val="0"/>
                <w:numId w:val="1"/>
              </w:numPr>
              <w:jc w:val="both"/>
              <w:rPr>
                <w:ins w:id="4598" w:author="Bonephace Kaijage" w:date="2026-10-11T08:00:00Z" w16du:dateUtc="2026-10-11T05:00:00Z"/>
                <w:bCs/>
                <w:color w:val="000000"/>
              </w:rPr>
            </w:pPr>
            <w:ins w:id="4599" w:author="Bonephace Kaijage" w:date="2026-10-14T05:56:00Z" w16du:dateUtc="2026-10-14T03:56:00Z">
              <w:r>
                <w:rPr>
                  <w:bCs/>
                  <w:color w:val="000000"/>
                </w:rPr>
                <w:t>Kinachoongeza hatari: kutoka ziwani kwa vyombo vilivyojaa upepo unapopanda, kujenga kwenye midomo ya vijito au chini ya miteremko iliyochongwa, na kukata miti juu ya vijiji.</w:t>
              </w:r>
            </w:ins>
          </w:p>
          <w:p w14:paraId="2ED8A5FD" w14:textId="77777777" w:rsidR="00FE0A4D" w:rsidRDefault="00F34849" w:rsidP="00DC5789">
            <w:pPr>
              <w:pStyle w:val="ListParagraph"/>
              <w:numPr>
                <w:ilvl w:val="0"/>
                <w:numId w:val="1"/>
              </w:numPr>
              <w:jc w:val="both"/>
              <w:rPr>
                <w:ins w:id="4600" w:author="Bonephace Kaijage" w:date="2026-10-14T05:59:00Z" w16du:dateUtc="2026-10-14T03:59:00Z"/>
                <w:bCs/>
                <w:color w:val="000000"/>
              </w:rPr>
            </w:pPr>
            <w:ins w:id="4601" w:author="Bonephace Kaijage" w:date="2026-10-11T08:00:00Z" w16du:dateUtc="2026-10-11T05:00:00Z">
              <w:r>
                <w:rPr>
                  <w:bCs/>
                  <w:color w:val="000000"/>
                </w:rPr>
                <w:t>Fahamu mwalo uliokingwa utakaokimbilia dhoruba inapojengeka ziwani, na eneo imara mbali na midomo ya vijito ambalo kaya yako itahamia mvua kubwa inapoanza kwenye miteremko ya Livingstone; ondokeni vijito vikianza kupanda, si baadaye.</w:t>
              </w:r>
            </w:ins>
          </w:p>
          <w:p w14:paraId="0CA42774" w14:textId="48649C3F" w:rsidR="000C3051" w:rsidRPr="00DC5789" w:rsidRDefault="00FE0A4D" w:rsidP="00DC5789">
            <w:pPr>
              <w:pStyle w:val="ListParagraph"/>
              <w:numPr>
                <w:ilvl w:val="0"/>
                <w:numId w:val="1"/>
              </w:numPr>
              <w:jc w:val="both"/>
              <w:rPr>
                <w:bCs/>
                <w:color w:val="000000"/>
              </w:rPr>
            </w:pPr>
            <w:ins w:id="4602"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2288DD5C" w14:textId="77777777" w:rsidTr="000C3051">
        <w:tc>
          <w:tcPr>
            <w:tcW w:w="3420" w:type="dxa"/>
          </w:tcPr>
          <w:p w14:paraId="241CD0B8" w14:textId="140F8C6D" w:rsidR="000C3051" w:rsidRPr="000C3051" w:rsidRDefault="000C3051" w:rsidP="000C3051">
            <w:pPr>
              <w:pStyle w:val="ListParagraph"/>
              <w:numPr>
                <w:ilvl w:val="0"/>
                <w:numId w:val="1"/>
              </w:numPr>
              <w:jc w:val="both"/>
              <w:rPr>
                <w:color w:val="000000"/>
              </w:rPr>
            </w:pPr>
            <w:r w:rsidRPr="000C3051">
              <w:rPr>
                <w:color w:val="000000"/>
              </w:rPr>
              <w:lastRenderedPageBreak/>
              <w:t>Songea DC: farmland and the Ruvuma headwaters</w:t>
            </w:r>
          </w:p>
        </w:tc>
        <w:tc>
          <w:tcPr>
            <w:tcW w:w="3235" w:type="dxa"/>
          </w:tcPr>
          <w:p w14:paraId="007FD8CC" w14:textId="338AE779" w:rsidR="000C3051" w:rsidRPr="000C3051" w:rsidRDefault="000C3051" w:rsidP="000C3051">
            <w:pPr>
              <w:pStyle w:val="ListParagraph"/>
              <w:numPr>
                <w:ilvl w:val="0"/>
                <w:numId w:val="1"/>
              </w:numPr>
              <w:jc w:val="both"/>
              <w:rPr>
                <w:color w:val="000000"/>
              </w:rPr>
            </w:pPr>
            <w:r w:rsidRPr="000C3051">
              <w:rPr>
                <w:color w:val="000000"/>
              </w:rPr>
              <w:t>Songea DC: mashamba na vyanzo vya mto Ruvuma</w:t>
            </w:r>
          </w:p>
        </w:tc>
        <w:tc>
          <w:tcPr>
            <w:tcW w:w="3605" w:type="dxa"/>
          </w:tcPr>
          <w:p w14:paraId="283F3072" w14:textId="421A587C" w:rsidR="000C3051" w:rsidRPr="00DC5789" w:rsidRDefault="00DC5789" w:rsidP="00DC5789">
            <w:pPr>
              <w:pStyle w:val="ListParagraph"/>
              <w:numPr>
                <w:ilvl w:val="0"/>
                <w:numId w:val="1"/>
              </w:numPr>
              <w:jc w:val="both"/>
              <w:rPr>
                <w:color w:val="000000"/>
              </w:rPr>
            </w:pPr>
            <w:r w:rsidRPr="00DC5789">
              <w:rPr>
                <w:color w:val="000000"/>
              </w:rPr>
              <w:t>This area has maize and tobacco farmland where dry spells and hail damage crops, and river headwaters that flood crossings in heavy rain.</w:t>
            </w:r>
          </w:p>
          <w:p w14:paraId="68BB30E9" w14:textId="77777777" w:rsidR="00F34849" w:rsidRDefault="00DC5789" w:rsidP="00DC5789">
            <w:pPr>
              <w:pStyle w:val="ListParagraph"/>
              <w:numPr>
                <w:ilvl w:val="0"/>
                <w:numId w:val="1"/>
              </w:numPr>
              <w:jc w:val="both"/>
              <w:rPr>
                <w:ins w:id="4603" w:author="Bonephace Kaijage" w:date="2026-10-11T08:00:00Z" w16du:dateUtc="2026-10-11T05:00:00Z"/>
                <w:bCs/>
                <w:color w:val="000000"/>
              </w:rPr>
            </w:pPr>
            <w:r>
              <w:rPr>
                <w:bCs/>
                <w:color w:val="000000"/>
              </w:rPr>
              <w:t>For those farming here, it helps to</w:t>
            </w:r>
            <w:r w:rsidRPr="00DC5789">
              <w:rPr>
                <w:bCs/>
                <w:color w:val="000000"/>
              </w:rPr>
              <w:t xml:space="preserve"> plant early-maturing varieties, keep household food reserves and know flood-prone crossings.</w:t>
            </w:r>
          </w:p>
          <w:p w14:paraId="54C2D3A0" w14:textId="685F03AB" w:rsidR="00F34849" w:rsidRDefault="00FE0A4D" w:rsidP="00DC5789">
            <w:pPr>
              <w:pStyle w:val="ListParagraph"/>
              <w:numPr>
                <w:ilvl w:val="0"/>
                <w:numId w:val="1"/>
              </w:numPr>
              <w:jc w:val="both"/>
              <w:rPr>
                <w:ins w:id="4604" w:author="Bonephace Kaijage" w:date="2026-10-11T08:00:00Z" w16du:dateUtc="2026-10-11T05:00:00Z"/>
                <w:bCs/>
                <w:color w:val="000000"/>
              </w:rPr>
            </w:pPr>
            <w:ins w:id="4605" w:author="Bonephace Kaijage" w:date="2026-10-14T05:56:00Z" w16du:dateUtc="2026-10-14T03:56:00Z">
              <w:r>
                <w:rPr>
                  <w:bCs/>
                  <w:color w:val="000000"/>
                </w:rPr>
                <w:t>What raises the loss and to the danger: relying on maize alone, selling the whole harvest at once, and crossing the flooded drifts on foot or by motorcycle.</w:t>
              </w:r>
            </w:ins>
          </w:p>
          <w:p w14:paraId="45A6F561" w14:textId="77777777" w:rsidR="00FE0A4D" w:rsidRDefault="00F34849" w:rsidP="00DC5789">
            <w:pPr>
              <w:pStyle w:val="ListParagraph"/>
              <w:numPr>
                <w:ilvl w:val="0"/>
                <w:numId w:val="1"/>
              </w:numPr>
              <w:jc w:val="both"/>
              <w:rPr>
                <w:ins w:id="4606" w:author="Bonephace Kaijage" w:date="2026-10-14T05:59:00Z" w16du:dateUtc="2026-10-14T03:59:00Z"/>
                <w:bCs/>
                <w:color w:val="000000"/>
              </w:rPr>
            </w:pPr>
            <w:ins w:id="4607" w:author="Bonephace Kaijage" w:date="2026-10-11T08:00:00Z" w16du:dateUtc="2026-10-11T05:00:00Z">
              <w:r>
                <w:rPr>
                  <w:bCs/>
                  <w:color w:val="000000"/>
                </w:rPr>
                <w:t xml:space="preserve">Agree early, as a household and a village, where food will </w:t>
              </w:r>
              <w:r>
                <w:rPr>
                  <w:bCs/>
                  <w:color w:val="000000"/>
                </w:rPr>
                <w:lastRenderedPageBreak/>
                <w:t>come from in a failed season, and in heavy rain wait at the crossings rather than wade; when hail is forecast, get children and animals under a solid roof early.</w:t>
              </w:r>
            </w:ins>
          </w:p>
          <w:p w14:paraId="43ACB531" w14:textId="3120510C" w:rsidR="000C3051" w:rsidRPr="00DC5789" w:rsidRDefault="00FE0A4D" w:rsidP="00DC5789">
            <w:pPr>
              <w:pStyle w:val="ListParagraph"/>
              <w:numPr>
                <w:ilvl w:val="0"/>
                <w:numId w:val="1"/>
              </w:numPr>
              <w:jc w:val="both"/>
              <w:rPr>
                <w:bCs/>
                <w:color w:val="000000"/>
              </w:rPr>
            </w:pPr>
            <w:ins w:id="4608" w:author="Bonephace Kaijage" w:date="2026-10-14T05:59:00Z" w16du:dateUtc="2026-10-14T03:59:00Z">
              <w:r>
                <w:rPr>
                  <w:bCs/>
                  <w:color w:val="000000"/>
                </w:rPr>
                <w:t>Agree who will help anyone in the household who cannot move, see or hear a warning on their own.</w:t>
              </w:r>
            </w:ins>
          </w:p>
        </w:tc>
        <w:tc>
          <w:tcPr>
            <w:tcW w:w="3325" w:type="dxa"/>
          </w:tcPr>
          <w:p w14:paraId="0E0B7B81" w14:textId="40FE31F9" w:rsidR="000C3051" w:rsidRPr="00DC5789" w:rsidRDefault="00DC5789" w:rsidP="00DC5789">
            <w:pPr>
              <w:pStyle w:val="ListParagraph"/>
              <w:numPr>
                <w:ilvl w:val="0"/>
                <w:numId w:val="1"/>
              </w:numPr>
              <w:jc w:val="both"/>
              <w:rPr>
                <w:color w:val="000000"/>
              </w:rPr>
            </w:pPr>
            <w:r w:rsidRPr="00DC5789">
              <w:rPr>
                <w:color w:val="000000"/>
              </w:rPr>
              <w:lastRenderedPageBreak/>
              <w:t>Eneo hili lina mashamba ya mahindi na tumbaku ambapo vipindi vya ukavu na mvua ya mawe huharibu mazao, na vyanzo vya mito vinavyofurika vivuko wakati wa mvua kubwa.</w:t>
            </w:r>
          </w:p>
          <w:p w14:paraId="609AF1F2" w14:textId="77777777" w:rsidR="00F34849" w:rsidRDefault="00DC5789" w:rsidP="00DC5789">
            <w:pPr>
              <w:pStyle w:val="ListParagraph"/>
              <w:numPr>
                <w:ilvl w:val="0"/>
                <w:numId w:val="1"/>
              </w:numPr>
              <w:jc w:val="both"/>
              <w:rPr>
                <w:ins w:id="4609" w:author="Bonephace Kaijage" w:date="2026-10-11T08:00:00Z" w16du:dateUtc="2026-10-11T05:00:00Z"/>
                <w:bCs/>
                <w:color w:val="000000"/>
              </w:rPr>
            </w:pPr>
            <w:r>
              <w:rPr>
                <w:bCs/>
                <w:color w:val="000000"/>
              </w:rPr>
              <w:t>Kwa wanaolima hapa, ni vyema</w:t>
            </w:r>
            <w:r w:rsidRPr="00DC5789">
              <w:rPr>
                <w:bCs/>
                <w:color w:val="000000"/>
              </w:rPr>
              <w:t xml:space="preserve"> kupanda mbegu zinazokomaa mapema, kuweka akiba ya chakula ya kaya na kujua vivuko vinavyofurika.</w:t>
            </w:r>
          </w:p>
          <w:p w14:paraId="52CC80D2" w14:textId="07222ECE" w:rsidR="00F34849" w:rsidRDefault="00FE0A4D" w:rsidP="00DC5789">
            <w:pPr>
              <w:pStyle w:val="ListParagraph"/>
              <w:numPr>
                <w:ilvl w:val="0"/>
                <w:numId w:val="1"/>
              </w:numPr>
              <w:jc w:val="both"/>
              <w:rPr>
                <w:ins w:id="4610" w:author="Bonephace Kaijage" w:date="2026-10-11T08:00:00Z" w16du:dateUtc="2026-10-11T05:00:00Z"/>
                <w:bCs/>
                <w:color w:val="000000"/>
              </w:rPr>
            </w:pPr>
            <w:ins w:id="4611" w:author="Bonephace Kaijage" w:date="2026-10-14T05:56:00Z" w16du:dateUtc="2026-10-14T03:56:00Z">
              <w:r>
                <w:rPr>
                  <w:bCs/>
                  <w:color w:val="000000"/>
                </w:rPr>
                <w:t xml:space="preserve">Kinachoongeza hasara na hatari: kutegemea mahindi pekee, kuuza mavuno yote kwa mara moja, na kuvuka </w:t>
              </w:r>
              <w:r>
                <w:rPr>
                  <w:bCs/>
                  <w:color w:val="000000"/>
                </w:rPr>
                <w:lastRenderedPageBreak/>
                <w:t>vivuko vilivyofurika kwa miguu au pikipiki.</w:t>
              </w:r>
            </w:ins>
          </w:p>
          <w:p w14:paraId="7734D458" w14:textId="77777777" w:rsidR="00FE0A4D" w:rsidRDefault="00F34849" w:rsidP="00DC5789">
            <w:pPr>
              <w:pStyle w:val="ListParagraph"/>
              <w:numPr>
                <w:ilvl w:val="0"/>
                <w:numId w:val="1"/>
              </w:numPr>
              <w:jc w:val="both"/>
              <w:rPr>
                <w:ins w:id="4612" w:author="Bonephace Kaijage" w:date="2026-10-14T05:59:00Z" w16du:dateUtc="2026-10-14T03:59:00Z"/>
                <w:bCs/>
                <w:color w:val="000000"/>
              </w:rPr>
            </w:pPr>
            <w:ins w:id="4613" w:author="Bonephace Kaijage" w:date="2026-10-11T08:00:00Z" w16du:dateUtc="2026-10-11T05:00:00Z">
              <w:r>
                <w:rPr>
                  <w:bCs/>
                  <w:color w:val="000000"/>
                </w:rPr>
                <w:t>Kubalianeni mapema, kama kaya na kijiji, chakula kitatoka wapi msimu ukikosekana, na wakati wa mvua kubwa subirini vivukoni badala ya kuvuka kwa miguu; mvua ya mawe ikitabiriwa, waweke watoto na mifugo chini ya paa imara mapema.</w:t>
              </w:r>
            </w:ins>
          </w:p>
          <w:p w14:paraId="53B003A6" w14:textId="40C33C7D" w:rsidR="000C3051" w:rsidRPr="00DC5789" w:rsidRDefault="00FE0A4D" w:rsidP="00DC5789">
            <w:pPr>
              <w:pStyle w:val="ListParagraph"/>
              <w:numPr>
                <w:ilvl w:val="0"/>
                <w:numId w:val="1"/>
              </w:numPr>
              <w:jc w:val="both"/>
              <w:rPr>
                <w:bCs/>
                <w:color w:val="000000"/>
              </w:rPr>
            </w:pPr>
            <w:ins w:id="4614" w:author="Bonephace Kaijage" w:date="2026-10-14T05:59:00Z" w16du:dateUtc="2026-10-14T03:59:00Z">
              <w:r>
                <w:rPr>
                  <w:bCs/>
                  <w:color w:val="000000"/>
                </w:rPr>
                <w:t>Kubalianeni nani atamsaidia yeyote katika kaya asiyeweza kuondoka, kuona au kusikia tahadhari peke yake.</w:t>
              </w:r>
            </w:ins>
          </w:p>
        </w:tc>
      </w:tr>
      <w:tr w:rsidR="000C3051" w:rsidRPr="000C3051" w14:paraId="74E239E0" w14:textId="77777777" w:rsidTr="000C3051">
        <w:tc>
          <w:tcPr>
            <w:tcW w:w="3420" w:type="dxa"/>
          </w:tcPr>
          <w:p w14:paraId="77A0D508" w14:textId="770D9388" w:rsidR="000C3051" w:rsidRPr="000C3051" w:rsidRDefault="000C3051" w:rsidP="000C3051">
            <w:pPr>
              <w:pStyle w:val="ListParagraph"/>
              <w:numPr>
                <w:ilvl w:val="0"/>
                <w:numId w:val="1"/>
              </w:numPr>
              <w:jc w:val="both"/>
              <w:rPr>
                <w:color w:val="000000"/>
                <w:lang w:val="sv-SE"/>
              </w:rPr>
            </w:pPr>
            <w:r w:rsidRPr="000C3051">
              <w:rPr>
                <w:color w:val="000000"/>
                <w:lang w:val="sv-SE"/>
              </w:rPr>
              <w:lastRenderedPageBreak/>
              <w:t>Tunduru: Ruvuma border, miombo and gem mining</w:t>
            </w:r>
          </w:p>
        </w:tc>
        <w:tc>
          <w:tcPr>
            <w:tcW w:w="3235" w:type="dxa"/>
          </w:tcPr>
          <w:p w14:paraId="7019801A" w14:textId="5EE1C3E3" w:rsidR="000C3051" w:rsidRPr="000C3051" w:rsidRDefault="000C3051" w:rsidP="000C3051">
            <w:pPr>
              <w:pStyle w:val="ListParagraph"/>
              <w:numPr>
                <w:ilvl w:val="0"/>
                <w:numId w:val="1"/>
              </w:numPr>
              <w:jc w:val="both"/>
              <w:rPr>
                <w:color w:val="000000"/>
                <w:lang w:val="sv-SE"/>
              </w:rPr>
            </w:pPr>
            <w:r w:rsidRPr="000C3051">
              <w:rPr>
                <w:color w:val="000000"/>
                <w:lang w:val="sv-SE"/>
              </w:rPr>
              <w:t>Tunduru: mpaka wa Ruvuma, miombo na uchimbaji wa vito</w:t>
            </w:r>
          </w:p>
        </w:tc>
        <w:tc>
          <w:tcPr>
            <w:tcW w:w="3605" w:type="dxa"/>
          </w:tcPr>
          <w:p w14:paraId="3C0E95FD" w14:textId="145CA3F2" w:rsidR="000C3051" w:rsidRPr="00DC5789" w:rsidRDefault="00DC5789" w:rsidP="00DC5789">
            <w:pPr>
              <w:pStyle w:val="ListParagraph"/>
              <w:numPr>
                <w:ilvl w:val="0"/>
                <w:numId w:val="1"/>
              </w:numPr>
              <w:jc w:val="both"/>
              <w:rPr>
                <w:color w:val="000000"/>
              </w:rPr>
            </w:pPr>
            <w:r w:rsidRPr="00DC5789">
              <w:rPr>
                <w:color w:val="000000"/>
              </w:rPr>
              <w:t>This area borders Mozambique on the Ruvuma river, with miombo where elephants raid crops, gemstone pits that collapse in the rains and remote villages cut off by floods.</w:t>
            </w:r>
          </w:p>
          <w:p w14:paraId="1A9BAE6E" w14:textId="77777777" w:rsidR="00F34849" w:rsidRDefault="00DC5789" w:rsidP="00DC5789">
            <w:pPr>
              <w:pStyle w:val="ListParagraph"/>
              <w:numPr>
                <w:ilvl w:val="0"/>
                <w:numId w:val="1"/>
              </w:numPr>
              <w:jc w:val="both"/>
              <w:rPr>
                <w:ins w:id="4615" w:author="Bonephace Kaijage" w:date="2026-10-11T08:00:00Z" w16du:dateUtc="2026-10-11T05:00:00Z"/>
                <w:bCs/>
                <w:color w:val="000000"/>
              </w:rPr>
            </w:pPr>
            <w:r>
              <w:rPr>
                <w:bCs/>
                <w:color w:val="000000"/>
              </w:rPr>
              <w:t>For those living, farming and mining here, it helps to</w:t>
            </w:r>
            <w:r w:rsidRPr="00DC5789">
              <w:rPr>
                <w:bCs/>
                <w:color w:val="000000"/>
              </w:rPr>
              <w:t xml:space="preserve"> use community deterrents, fence or backfill pits and keep homes above the river flood line.</w:t>
            </w:r>
          </w:p>
          <w:p w14:paraId="73F256DA" w14:textId="18EF1C0A" w:rsidR="00F34849" w:rsidRDefault="00FE0A4D" w:rsidP="00DC5789">
            <w:pPr>
              <w:pStyle w:val="ListParagraph"/>
              <w:numPr>
                <w:ilvl w:val="0"/>
                <w:numId w:val="1"/>
              </w:numPr>
              <w:jc w:val="both"/>
              <w:rPr>
                <w:ins w:id="4616" w:author="Bonephace Kaijage" w:date="2026-10-11T08:00:00Z" w16du:dateUtc="2026-10-11T05:00:00Z"/>
                <w:bCs/>
                <w:color w:val="000000"/>
              </w:rPr>
            </w:pPr>
            <w:ins w:id="4617" w:author="Bonephace Kaijage" w:date="2026-10-14T05:56:00Z" w16du:dateUtc="2026-10-14T03:56:00Z">
              <w:r>
                <w:rPr>
                  <w:bCs/>
                  <w:color w:val="000000"/>
                </w:rPr>
                <w:t>What raises the risk: digging gem pits without timbering and working them while rain is falling, settling right on the Ruvuma bank, and walking alone through the miombo at dusk.</w:t>
              </w:r>
            </w:ins>
          </w:p>
          <w:p w14:paraId="65FEA906" w14:textId="77777777" w:rsidR="00FE0A4D" w:rsidRDefault="00F34849" w:rsidP="00DC5789">
            <w:pPr>
              <w:pStyle w:val="ListParagraph"/>
              <w:numPr>
                <w:ilvl w:val="0"/>
                <w:numId w:val="1"/>
              </w:numPr>
              <w:jc w:val="both"/>
              <w:rPr>
                <w:ins w:id="4618" w:author="Bonephace Kaijage" w:date="2026-10-14T05:59:00Z" w16du:dateUtc="2026-10-14T03:59:00Z"/>
                <w:bCs/>
                <w:color w:val="000000"/>
              </w:rPr>
            </w:pPr>
            <w:ins w:id="4619" w:author="Bonephace Kaijage" w:date="2026-10-11T08:00:00Z" w16du:dateUtc="2026-10-11T05:00:00Z">
              <w:r>
                <w:rPr>
                  <w:bCs/>
                  <w:color w:val="000000"/>
                </w:rPr>
                <w:t xml:space="preserve">Keep everyone out of the pits once rain starts, know the higher ground away from the Ruvuma that your village will move to when the river rises, and report elephants near the </w:t>
              </w:r>
              <w:r>
                <w:rPr>
                  <w:bCs/>
                  <w:color w:val="000000"/>
                </w:rPr>
                <w:lastRenderedPageBreak/>
                <w:t>fields to the village leaders at once rather than confronting them.</w:t>
              </w:r>
            </w:ins>
          </w:p>
          <w:p w14:paraId="1D544A60" w14:textId="75A73ABF" w:rsidR="000C3051" w:rsidRPr="00DC5789" w:rsidRDefault="00FE0A4D" w:rsidP="00DC5789">
            <w:pPr>
              <w:pStyle w:val="ListParagraph"/>
              <w:numPr>
                <w:ilvl w:val="0"/>
                <w:numId w:val="1"/>
              </w:numPr>
              <w:jc w:val="both"/>
              <w:rPr>
                <w:bCs/>
                <w:color w:val="000000"/>
              </w:rPr>
            </w:pPr>
            <w:ins w:id="4620" w:author="Bonephace Kaijage" w:date="2026-10-14T05:59:00Z" w16du:dateUtc="2026-10-14T03:59:00Z">
              <w:r>
                <w:rPr>
                  <w:bCs/>
                  <w:color w:val="000000"/>
                </w:rPr>
                <w:t>Agree who will help anyone in the household who cannot move, see or hear a warning on their own.</w:t>
              </w:r>
            </w:ins>
          </w:p>
        </w:tc>
        <w:tc>
          <w:tcPr>
            <w:tcW w:w="3325" w:type="dxa"/>
          </w:tcPr>
          <w:p w14:paraId="25E60A88" w14:textId="3A1FC9D3" w:rsidR="000C3051" w:rsidRPr="00DC5789" w:rsidRDefault="00DC5789" w:rsidP="00DC5789">
            <w:pPr>
              <w:pStyle w:val="ListParagraph"/>
              <w:numPr>
                <w:ilvl w:val="0"/>
                <w:numId w:val="1"/>
              </w:numPr>
              <w:jc w:val="both"/>
              <w:rPr>
                <w:color w:val="000000"/>
              </w:rPr>
            </w:pPr>
            <w:r w:rsidRPr="00DC5789">
              <w:rPr>
                <w:color w:val="000000"/>
              </w:rPr>
              <w:lastRenderedPageBreak/>
              <w:t>Eneo hili linapakana na Msumbiji kando ya mto Ruvuma, lina miombo ambapo tembo huvamia mazao, mashimo ya vito yanayobomoka wakati wa mvua na vijiji vya mbali vinavyotengwa na mafuriko.</w:t>
            </w:r>
          </w:p>
          <w:p w14:paraId="515FA399" w14:textId="77777777" w:rsidR="00F34849" w:rsidRDefault="00DC5789" w:rsidP="00DC5789">
            <w:pPr>
              <w:pStyle w:val="ListParagraph"/>
              <w:numPr>
                <w:ilvl w:val="0"/>
                <w:numId w:val="1"/>
              </w:numPr>
              <w:jc w:val="both"/>
              <w:rPr>
                <w:ins w:id="4621" w:author="Bonephace Kaijage" w:date="2026-10-11T08:00:00Z" w16du:dateUtc="2026-10-11T05:00:00Z"/>
                <w:bCs/>
                <w:color w:val="000000"/>
              </w:rPr>
            </w:pPr>
            <w:r>
              <w:rPr>
                <w:bCs/>
                <w:color w:val="000000"/>
              </w:rPr>
              <w:t>Kwa wanaoishi, kulima na kuchimba hapa, ni vyema</w:t>
            </w:r>
            <w:r w:rsidRPr="00DC5789">
              <w:rPr>
                <w:bCs/>
                <w:color w:val="000000"/>
              </w:rPr>
              <w:t xml:space="preserve"> kutumia mbinu za jamii kufukuza wanyama, kuzungushia uzio au kufukia mashimo na kujenga juu ya mstari wa mafuriko ya mto.</w:t>
            </w:r>
          </w:p>
          <w:p w14:paraId="632E25BE" w14:textId="316F09E2" w:rsidR="00F34849" w:rsidRDefault="00FE0A4D" w:rsidP="00DC5789">
            <w:pPr>
              <w:pStyle w:val="ListParagraph"/>
              <w:numPr>
                <w:ilvl w:val="0"/>
                <w:numId w:val="1"/>
              </w:numPr>
              <w:jc w:val="both"/>
              <w:rPr>
                <w:ins w:id="4622" w:author="Bonephace Kaijage" w:date="2026-10-11T08:00:00Z" w16du:dateUtc="2026-10-11T05:00:00Z"/>
                <w:bCs/>
                <w:color w:val="000000"/>
              </w:rPr>
            </w:pPr>
            <w:ins w:id="4623" w:author="Bonephace Kaijage" w:date="2026-10-14T05:56:00Z" w16du:dateUtc="2026-10-14T03:56:00Z">
              <w:r>
                <w:rPr>
                  <w:bCs/>
                  <w:color w:val="000000"/>
                </w:rPr>
                <w:t>Kinachoongeza hatari: kuchimba mashimo ya madini bila mihimili na kuyafanyia kazi mvua ikinyesha, kukaa moja kwa moja kwenye ukingo wa Ruvuma, na kutembea peke yako kwenye miombo jioni.</w:t>
              </w:r>
            </w:ins>
          </w:p>
          <w:p w14:paraId="3FE44318" w14:textId="77777777" w:rsidR="00FE0A4D" w:rsidRDefault="00F34849" w:rsidP="00DC5789">
            <w:pPr>
              <w:pStyle w:val="ListParagraph"/>
              <w:numPr>
                <w:ilvl w:val="0"/>
                <w:numId w:val="1"/>
              </w:numPr>
              <w:jc w:val="both"/>
              <w:rPr>
                <w:ins w:id="4624" w:author="Bonephace Kaijage" w:date="2026-10-14T05:59:00Z" w16du:dateUtc="2026-10-14T03:59:00Z"/>
                <w:bCs/>
                <w:color w:val="000000"/>
              </w:rPr>
            </w:pPr>
            <w:ins w:id="4625" w:author="Bonephace Kaijage" w:date="2026-10-11T08:00:00Z" w16du:dateUtc="2026-10-11T05:00:00Z">
              <w:r>
                <w:rPr>
                  <w:bCs/>
                  <w:color w:val="000000"/>
                </w:rPr>
                <w:lastRenderedPageBreak/>
                <w:t>Mtoe kila mtu mashimoni mara mvua inapoanza, fahamu eneo la juu mbali na Ruvuma ambalo kijiji chenu kitahamia mto unapojaa, na ripoti tembo karibu na mashamba kwa viongozi wa kijiji mara moja badala ya kuwakabili.</w:t>
              </w:r>
            </w:ins>
          </w:p>
          <w:p w14:paraId="45B61220" w14:textId="32EEB780" w:rsidR="000C3051" w:rsidRPr="00DC5789" w:rsidRDefault="00FE0A4D" w:rsidP="00DC5789">
            <w:pPr>
              <w:pStyle w:val="ListParagraph"/>
              <w:numPr>
                <w:ilvl w:val="0"/>
                <w:numId w:val="1"/>
              </w:numPr>
              <w:jc w:val="both"/>
              <w:rPr>
                <w:bCs/>
                <w:color w:val="000000"/>
              </w:rPr>
            </w:pPr>
            <w:ins w:id="4626" w:author="Bonephace Kaijage" w:date="2026-10-14T05:59:00Z" w16du:dateUtc="2026-10-14T03:59:00Z">
              <w:r>
                <w:rPr>
                  <w:bCs/>
                  <w:color w:val="000000"/>
                </w:rPr>
                <w:t>Kubalianeni nani atamsaidia yeyote katika kaya asiyeweza kuondoka, kuona au kusikia tahadhari peke yake.</w:t>
              </w:r>
            </w:ins>
          </w:p>
        </w:tc>
      </w:tr>
    </w:tbl>
    <w:p w14:paraId="74EFC73C" w14:textId="77777777" w:rsidR="00FE0A4D" w:rsidRPr="00FE0A4D" w:rsidRDefault="00FE0A4D" w:rsidP="00FE0A4D">
      <w:pPr>
        <w:spacing w:after="120"/>
        <w:rPr>
          <w:ins w:id="4627" w:author="Bonephace Kaijage" w:date="2026-10-14T06:01:00Z" w16du:dateUtc="2026-10-14T04:01:00Z"/>
          <w:i/>
          <w:sz w:val="18"/>
          <w:rPrChange w:id="4628" w:author="Bonephace Kaijage" w:date="2026-10-14T06:01:00Z" w16du:dateUtc="2026-10-14T04:01:00Z">
            <w:rPr>
              <w:ins w:id="4629" w:author="Bonephace Kaijage" w:date="2026-10-14T06:01:00Z" w16du:dateUtc="2026-10-14T04:01:00Z"/>
            </w:rPr>
          </w:rPrChange>
        </w:rPr>
        <w:pPrChange w:id="4630" w:author="Bonephace Kaijage" w:date="2026-10-14T06:01:00Z" w16du:dateUtc="2026-10-14T04:01:00Z">
          <w:pPr>
            <w:jc w:val="both"/>
          </w:pPr>
        </w:pPrChange>
      </w:pPr>
      <w:ins w:id="4631" w:author="Bonephace Kaijage" w:date="2026-10-14T06:01:00Z" w16du:dateUtc="2026-10-14T04:01:00Z">
        <w:r w:rsidRPr="00FE0A4D">
          <w:rPr>
            <w:i/>
            <w:sz w:val="18"/>
            <w:rPrChange w:id="4632"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4E4AD9CF" w14:textId="691C121D" w:rsidR="000C3051" w:rsidRPr="000C3051" w:rsidRDefault="000C3051" w:rsidP="000C3051">
      <w:pPr>
        <w:jc w:val="both"/>
        <w:rPr>
          <w:color w:val="000000"/>
        </w:rPr>
      </w:pPr>
    </w:p>
    <w:p w14:paraId="60DE5E43" w14:textId="6E1C49DF" w:rsidR="000C3051" w:rsidRPr="00997D17" w:rsidRDefault="000C3051">
      <w:pPr>
        <w:pStyle w:val="ListParagraph"/>
        <w:rPr>
          <w:sz w:val="22"/>
          <w:szCs w:val="22"/>
        </w:rPr>
      </w:pPr>
    </w:p>
    <w:tbl>
      <w:tblPr>
        <w:tblStyle w:val="TableGrid"/>
        <w:tblW w:w="0" w:type="auto"/>
        <w:tblLook w:val="04A0" w:firstRow="1" w:lastRow="0" w:firstColumn="1" w:lastColumn="0" w:noHBand="0" w:noVBand="1"/>
      </w:tblPr>
      <w:tblGrid>
        <w:gridCol w:w="2227"/>
        <w:gridCol w:w="2183"/>
        <w:gridCol w:w="2225"/>
        <w:gridCol w:w="2204"/>
        <w:gridCol w:w="2570"/>
        <w:gridCol w:w="2261"/>
      </w:tblGrid>
      <w:tr w:rsidR="002066E7" w:rsidRPr="00997D17" w14:paraId="1FAFEB19" w14:textId="77777777" w:rsidTr="002066E7">
        <w:trPr>
          <w:tblHeader/>
        </w:trPr>
        <w:tc>
          <w:tcPr>
            <w:tcW w:w="2278" w:type="dxa"/>
          </w:tcPr>
          <w:p w14:paraId="79B6A58A" w14:textId="25B89D7B" w:rsidR="002066E7" w:rsidRPr="00997D17" w:rsidRDefault="008C6B60" w:rsidP="00FD6059">
            <w:pPr>
              <w:pStyle w:val="ListParagraph"/>
              <w:rPr>
                <w:sz w:val="22"/>
                <w:szCs w:val="22"/>
              </w:rPr>
            </w:pPr>
            <w:r w:rsidRPr="00997D17">
              <w:rPr>
                <w:sz w:val="22"/>
                <w:szCs w:val="22"/>
              </w:rPr>
              <w:t>COUNCIL / HALMASHAURI</w:t>
            </w:r>
          </w:p>
        </w:tc>
        <w:tc>
          <w:tcPr>
            <w:tcW w:w="2278" w:type="dxa"/>
          </w:tcPr>
          <w:p w14:paraId="6EF9A421" w14:textId="2E4F7503" w:rsidR="002066E7" w:rsidRPr="00997D17" w:rsidRDefault="002066E7" w:rsidP="00FD6059">
            <w:pPr>
              <w:pStyle w:val="ListParagraph"/>
              <w:rPr>
                <w:sz w:val="22"/>
                <w:szCs w:val="22"/>
              </w:rPr>
            </w:pPr>
            <w:r w:rsidRPr="00997D17">
              <w:rPr>
                <w:sz w:val="22"/>
                <w:szCs w:val="22"/>
              </w:rPr>
              <w:t>LEVEL / NGAZI</w:t>
            </w:r>
          </w:p>
        </w:tc>
        <w:tc>
          <w:tcPr>
            <w:tcW w:w="2278" w:type="dxa"/>
          </w:tcPr>
          <w:p w14:paraId="7A1A6FB5" w14:textId="3948B8CD" w:rsidR="002066E7" w:rsidRPr="00997D17" w:rsidRDefault="002066E7" w:rsidP="00FD6059">
            <w:pPr>
              <w:pStyle w:val="ListParagraph"/>
              <w:rPr>
                <w:sz w:val="22"/>
                <w:szCs w:val="22"/>
              </w:rPr>
            </w:pPr>
            <w:r w:rsidRPr="00997D17">
              <w:rPr>
                <w:sz w:val="22"/>
                <w:szCs w:val="22"/>
              </w:rPr>
              <w:t>IMPACT (EN)</w:t>
            </w:r>
          </w:p>
        </w:tc>
        <w:tc>
          <w:tcPr>
            <w:tcW w:w="2278" w:type="dxa"/>
          </w:tcPr>
          <w:p w14:paraId="633C7E58" w14:textId="35E6599B" w:rsidR="002066E7" w:rsidRPr="00997D17" w:rsidRDefault="002066E7" w:rsidP="00FD6059">
            <w:pPr>
              <w:pStyle w:val="ListParagraph"/>
              <w:rPr>
                <w:sz w:val="22"/>
                <w:szCs w:val="22"/>
              </w:rPr>
            </w:pPr>
            <w:r w:rsidRPr="00997D17">
              <w:rPr>
                <w:sz w:val="22"/>
                <w:szCs w:val="22"/>
              </w:rPr>
              <w:t>ATHARI (SW)</w:t>
            </w:r>
          </w:p>
        </w:tc>
        <w:tc>
          <w:tcPr>
            <w:tcW w:w="2279" w:type="dxa"/>
          </w:tcPr>
          <w:p w14:paraId="22C7DF18" w14:textId="61084D93" w:rsidR="002066E7" w:rsidRPr="00997D17" w:rsidRDefault="002066E7" w:rsidP="00FD6059">
            <w:pPr>
              <w:pStyle w:val="ListParagraph"/>
              <w:rPr>
                <w:sz w:val="22"/>
                <w:szCs w:val="22"/>
              </w:rPr>
            </w:pPr>
            <w:r w:rsidRPr="00997D17">
              <w:rPr>
                <w:sz w:val="22"/>
                <w:szCs w:val="22"/>
              </w:rPr>
              <w:t>ACTION (EN)</w:t>
            </w:r>
          </w:p>
        </w:tc>
        <w:tc>
          <w:tcPr>
            <w:tcW w:w="2279" w:type="dxa"/>
          </w:tcPr>
          <w:p w14:paraId="68C66F7D" w14:textId="1694D812" w:rsidR="002066E7" w:rsidRPr="00997D17" w:rsidRDefault="002066E7" w:rsidP="00FD6059">
            <w:pPr>
              <w:pStyle w:val="ListParagraph"/>
              <w:rPr>
                <w:sz w:val="22"/>
                <w:szCs w:val="22"/>
              </w:rPr>
            </w:pPr>
            <w:r w:rsidRPr="00997D17">
              <w:rPr>
                <w:sz w:val="22"/>
                <w:szCs w:val="22"/>
              </w:rPr>
              <w:t>HATUA (SW)</w:t>
            </w:r>
          </w:p>
        </w:tc>
      </w:tr>
      <w:tr w:rsidR="002066E7" w:rsidRPr="000343A2" w14:paraId="46F64624" w14:textId="77777777" w:rsidTr="002066E7">
        <w:tc>
          <w:tcPr>
            <w:tcW w:w="2278" w:type="dxa"/>
          </w:tcPr>
          <w:p w14:paraId="3ADAEC02" w14:textId="6731F1F2" w:rsidR="002066E7" w:rsidRPr="00997D17" w:rsidRDefault="002066E7" w:rsidP="00FD6059">
            <w:pPr>
              <w:pStyle w:val="ListParagraph"/>
              <w:rPr>
                <w:sz w:val="22"/>
                <w:szCs w:val="22"/>
              </w:rPr>
            </w:pPr>
            <w:r w:rsidRPr="00997D17">
              <w:rPr>
                <w:sz w:val="22"/>
                <w:szCs w:val="22"/>
              </w:rPr>
              <w:t>Songea Municipal Council</w:t>
            </w:r>
          </w:p>
        </w:tc>
        <w:tc>
          <w:tcPr>
            <w:tcW w:w="2278" w:type="dxa"/>
          </w:tcPr>
          <w:p w14:paraId="7B9CDEF7" w14:textId="021BAEBA"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4C22AC8E" w14:textId="26D0D5F1" w:rsidR="002066E7" w:rsidRPr="00997D17" w:rsidRDefault="008C6B60" w:rsidP="00FD6059">
            <w:pPr>
              <w:pStyle w:val="ListParagraph"/>
              <w:rPr>
                <w:sz w:val="22"/>
                <w:szCs w:val="22"/>
              </w:rPr>
            </w:pPr>
            <w:r w:rsidRPr="00997D17">
              <w:rPr>
                <w:sz w:val="22"/>
                <w:szCs w:val="22"/>
              </w:rPr>
              <w:t>heavy Msimu rain, floods on the Ruvuma tributaries, and strong winds. A few roads slippery, a few low homes wet, and lightning where storms build.</w:t>
            </w:r>
          </w:p>
        </w:tc>
        <w:tc>
          <w:tcPr>
            <w:tcW w:w="2278" w:type="dxa"/>
          </w:tcPr>
          <w:p w14:paraId="6942A31E" w14:textId="4DD13F29"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5B429BEE" w14:textId="24A2D9BC" w:rsidR="008C6B60" w:rsidRPr="00997D17" w:rsidRDefault="005747F5" w:rsidP="00F20E47">
            <w:pPr>
              <w:pStyle w:val="ListBullet"/>
              <w:rPr>
                <w:sz w:val="22"/>
                <w:szCs w:val="22"/>
              </w:rPr>
            </w:pPr>
            <w:r w:rsidRPr="00997D17">
              <w:rPr>
                <w:sz w:val="22"/>
                <w:szCs w:val="22"/>
              </w:rPr>
              <w:t>Before the rain, walk heavy Msimu rain, floods on the Ruvuma tributaries, and strong winds and clear the drains and culverts.</w:t>
            </w:r>
          </w:p>
          <w:p w14:paraId="294174AE" w14:textId="3F5B9CED" w:rsidR="008C6B60" w:rsidRPr="00997D17" w:rsidRDefault="00FE0A4D" w:rsidP="00F20E47">
            <w:pPr>
              <w:pStyle w:val="ListBullet"/>
              <w:rPr>
                <w:sz w:val="22"/>
                <w:szCs w:val="22"/>
              </w:rPr>
            </w:pPr>
            <w:ins w:id="4633"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4634" w:author="Bonephace Kaijage" w:date="2026-10-14T06:18:00Z" w16du:dateUtc="2026-10-14T04:18:00Z">
              <w:r w:rsidR="005747F5" w:rsidRPr="00997D17" w:rsidDel="00FE0A4D">
                <w:rPr>
                  <w:sz w:val="22"/>
                  <w:szCs w:val="22"/>
                </w:rPr>
                <w:delText>Households along this site raise food, documents and children above the floor.</w:delText>
              </w:r>
            </w:del>
          </w:p>
          <w:p w14:paraId="7EE25A00" w14:textId="7AFA6D6A" w:rsidR="008C6B60" w:rsidRPr="00997D17" w:rsidRDefault="00FE0A4D" w:rsidP="00F20E47">
            <w:pPr>
              <w:pStyle w:val="ListBullet"/>
              <w:rPr>
                <w:sz w:val="22"/>
                <w:szCs w:val="22"/>
              </w:rPr>
            </w:pPr>
            <w:ins w:id="4635" w:author="Bonephace Kaijage" w:date="2026-10-14T06:14:00Z" w16du:dateUtc="2026-10-14T04:14:00Z">
              <w:r>
                <w:rPr>
                  <w:sz w:val="22"/>
                  <w:szCs w:val="22"/>
                </w:rPr>
                <w:t xml:space="preserve">Save 190 and the ward chair's number, and keep a </w:t>
              </w:r>
              <w:r>
                <w:rPr>
                  <w:sz w:val="22"/>
                  <w:szCs w:val="22"/>
                </w:rPr>
                <w:lastRenderedPageBreak/>
                <w:t>torch and drinking water ready, so that help can be called and the household can manage a night without power.</w:t>
              </w:r>
            </w:ins>
            <w:del w:id="4636" w:author="Bonephace Kaijage" w:date="2026-10-14T06:14:00Z" w16du:dateUtc="2026-10-14T04:14:00Z">
              <w:r w:rsidR="005747F5" w:rsidRPr="00997D17" w:rsidDel="00FE0A4D">
                <w:rPr>
                  <w:sz w:val="22"/>
                  <w:szCs w:val="22"/>
                </w:rPr>
                <w:delText>Save 190 and the ward chair number. Keep a torch and drinking water.</w:delText>
              </w:r>
            </w:del>
          </w:p>
          <w:p w14:paraId="3C78A671" w14:textId="394415A0"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1CCDA34F" w14:textId="555B2812"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283953FD" w14:textId="6B0D7798"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579F52E6" w14:textId="0A3CA737"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7B961025" w14:textId="76E5CC1F" w:rsidR="002066E7" w:rsidRPr="00997D17" w:rsidRDefault="005747F5" w:rsidP="00F20E47">
            <w:pPr>
              <w:pStyle w:val="ListBullet"/>
              <w:rPr>
                <w:sz w:val="22"/>
                <w:szCs w:val="22"/>
                <w:lang w:val="sv-SE"/>
              </w:rPr>
            </w:pPr>
            <w:r w:rsidRPr="00997D17">
              <w:rPr>
                <w:sz w:val="22"/>
                <w:szCs w:val="22"/>
                <w:lang w:val="sv-SE"/>
              </w:rPr>
              <w:t xml:space="preserve">Usiendeshe wala kutembea kwenye maji barabarani. </w:t>
            </w:r>
            <w:r w:rsidRPr="00997D17">
              <w:rPr>
                <w:sz w:val="22"/>
                <w:szCs w:val="22"/>
                <w:lang w:val="sv-SE"/>
              </w:rPr>
              <w:lastRenderedPageBreak/>
              <w:t>Washa taa, punguza mwendo.</w:t>
            </w:r>
          </w:p>
        </w:tc>
      </w:tr>
      <w:tr w:rsidR="002066E7" w:rsidRPr="000343A2" w14:paraId="589F4E9E" w14:textId="77777777" w:rsidTr="002066E7">
        <w:tc>
          <w:tcPr>
            <w:tcW w:w="2278" w:type="dxa"/>
          </w:tcPr>
          <w:p w14:paraId="70ED9FBA" w14:textId="77777777" w:rsidR="002066E7" w:rsidRPr="00997D17" w:rsidRDefault="002066E7" w:rsidP="00FD6059">
            <w:pPr>
              <w:pStyle w:val="ListParagraph"/>
              <w:rPr>
                <w:sz w:val="22"/>
                <w:szCs w:val="22"/>
                <w:lang w:val="sv-SE"/>
              </w:rPr>
            </w:pPr>
          </w:p>
        </w:tc>
        <w:tc>
          <w:tcPr>
            <w:tcW w:w="2278" w:type="dxa"/>
          </w:tcPr>
          <w:p w14:paraId="67159BCD" w14:textId="2E004BFD"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430703C7" w14:textId="3FC879C2" w:rsidR="002066E7" w:rsidRPr="00997D17" w:rsidRDefault="008C6B60" w:rsidP="00FD6059">
            <w:pPr>
              <w:pStyle w:val="ListParagraph"/>
              <w:rPr>
                <w:sz w:val="22"/>
                <w:szCs w:val="22"/>
              </w:rPr>
            </w:pPr>
            <w:r w:rsidRPr="00997D17">
              <w:rPr>
                <w:sz w:val="22"/>
                <w:szCs w:val="22"/>
              </w:rPr>
              <w:t>heavy Msimu rain, floods on the Ruvuma tributaries, and strong winds. Roads, water points or houses at the named sites are now affected. Some journeys and classes are disrupted.</w:t>
            </w:r>
          </w:p>
        </w:tc>
        <w:tc>
          <w:tcPr>
            <w:tcW w:w="2278" w:type="dxa"/>
          </w:tcPr>
          <w:p w14:paraId="7F28D03E" w14:textId="0BED1692"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AAA9100" w14:textId="44A748A2" w:rsidR="008C6B60" w:rsidRPr="00997D17" w:rsidRDefault="005747F5" w:rsidP="00F20E47">
            <w:pPr>
              <w:pStyle w:val="ListBullet"/>
              <w:rPr>
                <w:sz w:val="22"/>
                <w:szCs w:val="22"/>
              </w:rPr>
            </w:pPr>
            <w:r w:rsidRPr="00997D17">
              <w:rPr>
                <w:sz w:val="22"/>
                <w:szCs w:val="22"/>
              </w:rPr>
              <w:t>Move households off heavy Msimu rain, floods on the Ruvuma tributaries, and strong winds to the ward assembly point.</w:t>
            </w:r>
          </w:p>
          <w:p w14:paraId="36035561" w14:textId="324FBBAA" w:rsidR="008C6B60" w:rsidRPr="00997D17" w:rsidRDefault="00FE0A4D" w:rsidP="00F20E47">
            <w:pPr>
              <w:pStyle w:val="ListBullet"/>
              <w:rPr>
                <w:sz w:val="22"/>
                <w:szCs w:val="22"/>
              </w:rPr>
            </w:pPr>
            <w:ins w:id="4637" w:author="Bonephace Kaijage" w:date="2026-10-14T06:20:00Z" w16du:dateUtc="2026-10-14T04:20:00Z">
              <w:r>
                <w:rPr>
                  <w:sz w:val="22"/>
                  <w:szCs w:val="22"/>
                </w:rPr>
                <w:t>Close and mark the flooded road or bridge on the sites named in Know Your Risk. Divert traffic.</w:t>
              </w:r>
            </w:ins>
            <w:del w:id="4638" w:author="Bonephace Kaijage" w:date="2026-10-14T06:20:00Z" w16du:dateUtc="2026-10-14T04:20:00Z">
              <w:r w:rsidR="005747F5" w:rsidRPr="00997D17" w:rsidDel="00FE0A4D">
                <w:rPr>
                  <w:sz w:val="22"/>
                  <w:szCs w:val="22"/>
                </w:rPr>
                <w:delText>Close and mark the flooded road or bridge on this site. Divert traffic.</w:delText>
              </w:r>
            </w:del>
          </w:p>
          <w:p w14:paraId="4AB52BBC" w14:textId="7940347F" w:rsidR="008C6B60" w:rsidRPr="00997D17" w:rsidRDefault="00FE0A4D" w:rsidP="00F20E47">
            <w:pPr>
              <w:pStyle w:val="ListBullet"/>
              <w:rPr>
                <w:sz w:val="22"/>
                <w:szCs w:val="22"/>
              </w:rPr>
            </w:pPr>
            <w:ins w:id="4639" w:author="Bonephace Kaijage" w:date="2026-10-14T06:12:00Z" w16du:dateUtc="2026-10-14T04:12:00Z">
              <w:r>
                <w:rPr>
                  <w:sz w:val="22"/>
                  <w:szCs w:val="22"/>
                </w:rPr>
                <w:t>Check that school children, older people and anyone with a disability are accounted for before dark, so that no one is searched for in the night.</w:t>
              </w:r>
            </w:ins>
            <w:del w:id="4640" w:author="Bonephace Kaijage" w:date="2026-10-14T06:12:00Z" w16du:dateUtc="2026-10-14T04:12:00Z">
              <w:r w:rsidR="005747F5" w:rsidRPr="00997D17" w:rsidDel="00FE0A4D">
                <w:rPr>
                  <w:sz w:val="22"/>
                  <w:szCs w:val="22"/>
                </w:rPr>
                <w:delText>Account for school children and older people before dark.</w:delText>
              </w:r>
            </w:del>
          </w:p>
          <w:p w14:paraId="5BC9CA64" w14:textId="7F202B55" w:rsidR="002066E7" w:rsidRPr="00997D17" w:rsidRDefault="00FE0A4D" w:rsidP="00F20E47">
            <w:pPr>
              <w:pStyle w:val="ListBullet"/>
              <w:rPr>
                <w:sz w:val="22"/>
                <w:szCs w:val="22"/>
              </w:rPr>
            </w:pPr>
            <w:ins w:id="4641" w:author="Bonephace Kaijage" w:date="2026-10-14T06:14:00Z" w16du:dateUtc="2026-10-14T04:14:00Z">
              <w:r>
                <w:rPr>
                  <w:sz w:val="22"/>
                  <w:szCs w:val="22"/>
                </w:rPr>
                <w:t>Boil or treat drinking water, because floods carry waste into wells; tell the clinic early if anyone has diarrhoea.</w:t>
              </w:r>
            </w:ins>
            <w:del w:id="4642"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3493BFDD" w14:textId="23608036" w:rsidR="008C6B60" w:rsidRPr="00997D17" w:rsidRDefault="00FE0A4D" w:rsidP="00F20E47">
            <w:pPr>
              <w:pStyle w:val="ListBullet"/>
              <w:rPr>
                <w:sz w:val="22"/>
                <w:szCs w:val="22"/>
                <w:lang w:val="sv-SE"/>
              </w:rPr>
            </w:pPr>
            <w:ins w:id="4643" w:author="Bonephace Kaijage" w:date="2026-10-14T06:16:00Z" w16du:dateUtc="2026-10-14T04:16:00Z">
              <w:r>
                <w:rPr>
                  <w:sz w:val="22"/>
                  <w:szCs w:val="22"/>
                  <w:lang w:val="sv-SE"/>
                </w:rPr>
                <w:t>Wasaidieni kaya kuondoka maeneo yaliyotajwa kwenda kituo cha kata, mkianza na wasioweza kuondoka peke yao.</w:t>
              </w:r>
            </w:ins>
            <w:del w:id="4644" w:author="Bonephace Kaijage" w:date="2026-10-14T06:16:00Z" w16du:dateUtc="2026-10-14T04:16:00Z">
              <w:r w:rsidR="005747F5" w:rsidRPr="00997D17" w:rsidDel="00FE0A4D">
                <w:rPr>
                  <w:sz w:val="22"/>
                  <w:szCs w:val="22"/>
                  <w:lang w:val="sv-SE"/>
                </w:rPr>
                <w:delText>Hamisha kaya kutoka eneo hili kwenda kituo cha kata.</w:delText>
              </w:r>
            </w:del>
          </w:p>
          <w:p w14:paraId="280C29A8" w14:textId="73AE5B0A"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1C18E533" w14:textId="69BC5D4D" w:rsidR="008C6B60" w:rsidRPr="00997D17" w:rsidRDefault="00FE0A4D" w:rsidP="00F20E47">
            <w:pPr>
              <w:pStyle w:val="ListBullet"/>
              <w:rPr>
                <w:sz w:val="22"/>
                <w:szCs w:val="22"/>
              </w:rPr>
            </w:pPr>
            <w:ins w:id="4645" w:author="Bonephace Kaijage" w:date="2026-10-14T06:12:00Z" w16du:dateUtc="2026-10-14T04:12:00Z">
              <w:r>
                <w:rPr>
                  <w:sz w:val="22"/>
                  <w:szCs w:val="22"/>
                </w:rPr>
                <w:t>Hakikisheni watoto wa shule, wazee na watu wenye ulemavu wote wamepatikana kabla ya giza, ili asitafutwe mtu usiku.</w:t>
              </w:r>
            </w:ins>
            <w:del w:id="4646" w:author="Bonephace Kaijage" w:date="2026-10-14T06:12:00Z" w16du:dateUtc="2026-10-14T04:12:00Z">
              <w:r w:rsidR="005747F5" w:rsidRPr="00997D17" w:rsidDel="00FE0A4D">
                <w:rPr>
                  <w:sz w:val="22"/>
                  <w:szCs w:val="22"/>
                </w:rPr>
                <w:delText>Hakiki watoto wa shule na wazee kabla ya giza.</w:delText>
              </w:r>
            </w:del>
          </w:p>
          <w:p w14:paraId="67663F82" w14:textId="5AE25D7C" w:rsidR="002066E7" w:rsidRPr="00997D17" w:rsidRDefault="005747F5" w:rsidP="00F20E47">
            <w:pPr>
              <w:pStyle w:val="ListBullet"/>
              <w:rPr>
                <w:sz w:val="22"/>
                <w:szCs w:val="22"/>
                <w:lang w:val="sv-SE"/>
              </w:rPr>
            </w:pPr>
            <w:r w:rsidRPr="00997D17">
              <w:rPr>
                <w:sz w:val="22"/>
                <w:szCs w:val="22"/>
                <w:lang w:val="sv-SE"/>
              </w:rPr>
              <w:t xml:space="preserve">Chemsha maji ya kunywa. </w:t>
            </w:r>
            <w:r w:rsidRPr="00997D17">
              <w:rPr>
                <w:sz w:val="22"/>
                <w:szCs w:val="22"/>
                <w:lang w:val="sv-SE"/>
              </w:rPr>
              <w:lastRenderedPageBreak/>
              <w:t>Kliniki iangalie kuhara.</w:t>
            </w:r>
          </w:p>
        </w:tc>
      </w:tr>
      <w:tr w:rsidR="002066E7" w:rsidRPr="000343A2" w14:paraId="517FE643" w14:textId="77777777" w:rsidTr="002066E7">
        <w:tc>
          <w:tcPr>
            <w:tcW w:w="2278" w:type="dxa"/>
          </w:tcPr>
          <w:p w14:paraId="7297EEEB" w14:textId="77777777" w:rsidR="002066E7" w:rsidRPr="00997D17" w:rsidRDefault="002066E7" w:rsidP="00FD6059">
            <w:pPr>
              <w:pStyle w:val="ListParagraph"/>
              <w:rPr>
                <w:sz w:val="22"/>
                <w:szCs w:val="22"/>
                <w:lang w:val="sv-SE"/>
              </w:rPr>
            </w:pPr>
          </w:p>
        </w:tc>
        <w:tc>
          <w:tcPr>
            <w:tcW w:w="2278" w:type="dxa"/>
          </w:tcPr>
          <w:p w14:paraId="49B5A050" w14:textId="7BE11245"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57D3E91D" w14:textId="0BDC8FD1" w:rsidR="002066E7" w:rsidRPr="00997D17" w:rsidRDefault="00FE0A4D" w:rsidP="00FD6059">
            <w:pPr>
              <w:pStyle w:val="ListParagraph"/>
              <w:rPr>
                <w:sz w:val="22"/>
                <w:szCs w:val="22"/>
              </w:rPr>
            </w:pPr>
            <w:ins w:id="4647" w:author="Bonephace Kaijage" w:date="2026-10-14T06:20:00Z" w16du:dateUtc="2026-10-14T04:20: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648" w:author="Bonephace Kaijage" w:date="2026-10-14T06:20:00Z" w16du:dateUtc="2026-10-14T04:20: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7A2E562" w14:textId="3BB48AFB" w:rsidR="002066E7" w:rsidRPr="00997D17" w:rsidRDefault="00FE0A4D" w:rsidP="00FD6059">
            <w:pPr>
              <w:pStyle w:val="ListParagraph"/>
              <w:rPr>
                <w:sz w:val="22"/>
                <w:szCs w:val="22"/>
              </w:rPr>
            </w:pPr>
            <w:ins w:id="464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65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27AD0CF9" w14:textId="0489AC3C" w:rsidR="008C6B60" w:rsidRPr="00997D17" w:rsidRDefault="00FE0A4D" w:rsidP="00F20E47">
            <w:pPr>
              <w:pStyle w:val="ListBullet"/>
              <w:rPr>
                <w:sz w:val="22"/>
                <w:szCs w:val="22"/>
              </w:rPr>
            </w:pPr>
            <w:ins w:id="4651"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65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49033D68" w14:textId="29A4C029" w:rsidR="008C6B60" w:rsidRPr="00997D17" w:rsidRDefault="005747F5" w:rsidP="00F20E47">
            <w:pPr>
              <w:pStyle w:val="ListBullet"/>
              <w:rPr>
                <w:sz w:val="22"/>
                <w:szCs w:val="22"/>
              </w:rPr>
            </w:pPr>
            <w:r w:rsidRPr="00997D17">
              <w:rPr>
                <w:sz w:val="22"/>
                <w:szCs w:val="22"/>
              </w:rPr>
              <w:t>Call 114 and 190. Keep the access road clear for ambulances.</w:t>
            </w:r>
          </w:p>
          <w:p w14:paraId="65BAF220" w14:textId="558DB319" w:rsidR="008C6B60" w:rsidRPr="00997D17" w:rsidRDefault="005747F5" w:rsidP="00F20E47">
            <w:pPr>
              <w:pStyle w:val="ListBullet"/>
              <w:rPr>
                <w:sz w:val="22"/>
                <w:szCs w:val="22"/>
              </w:rPr>
            </w:pPr>
            <w:r w:rsidRPr="00997D17">
              <w:rPr>
                <w:sz w:val="22"/>
                <w:szCs w:val="22"/>
              </w:rPr>
              <w:t>Open the shelter and register every household. Note who is missing.</w:t>
            </w:r>
          </w:p>
          <w:p w14:paraId="3F46D75D" w14:textId="40632D8C"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2E051E10" w14:textId="572604FF"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7E904533" w14:textId="0D8DCED4"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5CA2766D" w14:textId="1C16A2DA"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1BC0E0E1" w14:textId="5AE32E67"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3CBCAB29" w14:textId="77777777" w:rsidTr="002066E7">
        <w:tc>
          <w:tcPr>
            <w:tcW w:w="2278" w:type="dxa"/>
          </w:tcPr>
          <w:p w14:paraId="32B17FF8" w14:textId="74F1C9A9" w:rsidR="002066E7" w:rsidRPr="00997D17" w:rsidRDefault="002066E7" w:rsidP="00FD6059">
            <w:pPr>
              <w:pStyle w:val="ListParagraph"/>
              <w:rPr>
                <w:sz w:val="22"/>
                <w:szCs w:val="22"/>
              </w:rPr>
            </w:pPr>
            <w:r w:rsidRPr="00997D17">
              <w:rPr>
                <w:sz w:val="22"/>
                <w:szCs w:val="22"/>
              </w:rPr>
              <w:t>Mbinga Town Council</w:t>
            </w:r>
          </w:p>
        </w:tc>
        <w:tc>
          <w:tcPr>
            <w:tcW w:w="2278" w:type="dxa"/>
          </w:tcPr>
          <w:p w14:paraId="5E870896" w14:textId="7AD24E7A"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7D6144DF" w14:textId="75BF924A" w:rsidR="002066E7" w:rsidRPr="00997D17" w:rsidRDefault="008C6B60" w:rsidP="00FD6059">
            <w:pPr>
              <w:pStyle w:val="ListParagraph"/>
              <w:rPr>
                <w:sz w:val="22"/>
                <w:szCs w:val="22"/>
              </w:rPr>
            </w:pPr>
            <w:r w:rsidRPr="00997D17">
              <w:rPr>
                <w:sz w:val="22"/>
                <w:szCs w:val="22"/>
              </w:rPr>
              <w:t>heavy rain and landslides on the Matengo highlands, and valley floods. A few roads slippery, a few low homes wet, and lightning where storms build.</w:t>
            </w:r>
          </w:p>
        </w:tc>
        <w:tc>
          <w:tcPr>
            <w:tcW w:w="2278" w:type="dxa"/>
          </w:tcPr>
          <w:p w14:paraId="179C0BCF" w14:textId="5396DB88"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4E16A183" w14:textId="0E407BE3" w:rsidR="008C6B60" w:rsidRPr="00997D17" w:rsidRDefault="005747F5" w:rsidP="00F20E47">
            <w:pPr>
              <w:pStyle w:val="ListBullet"/>
              <w:rPr>
                <w:sz w:val="22"/>
                <w:szCs w:val="22"/>
              </w:rPr>
            </w:pPr>
            <w:r w:rsidRPr="00997D17">
              <w:rPr>
                <w:sz w:val="22"/>
                <w:szCs w:val="22"/>
              </w:rPr>
              <w:t>Before the rain, walk heavy rain and landslides on the Matengo highlands, and valley floods and clear the drains and culverts.</w:t>
            </w:r>
          </w:p>
          <w:p w14:paraId="6B184DC7" w14:textId="6EE38B45" w:rsidR="008C6B60" w:rsidRPr="00997D17" w:rsidRDefault="00FE0A4D" w:rsidP="00F20E47">
            <w:pPr>
              <w:pStyle w:val="ListBullet"/>
              <w:rPr>
                <w:sz w:val="22"/>
                <w:szCs w:val="22"/>
              </w:rPr>
            </w:pPr>
            <w:ins w:id="4653" w:author="Bonephace Kaijage" w:date="2026-10-14T06:18:00Z" w16du:dateUtc="2026-10-14T04:18:00Z">
              <w:r>
                <w:rPr>
                  <w:sz w:val="22"/>
                  <w:szCs w:val="22"/>
                </w:rPr>
                <w:t xml:space="preserve">Households along the sites named in Know Your Risk: keep food, documents and </w:t>
              </w:r>
              <w:r>
                <w:rPr>
                  <w:sz w:val="22"/>
                  <w:szCs w:val="22"/>
                </w:rPr>
                <w:lastRenderedPageBreak/>
                <w:t>children above floor level, because water here can enter houses with little warning.</w:t>
              </w:r>
            </w:ins>
            <w:del w:id="4654" w:author="Bonephace Kaijage" w:date="2026-10-14T06:18:00Z" w16du:dateUtc="2026-10-14T04:18:00Z">
              <w:r w:rsidR="005747F5" w:rsidRPr="00997D17" w:rsidDel="00FE0A4D">
                <w:rPr>
                  <w:sz w:val="22"/>
                  <w:szCs w:val="22"/>
                </w:rPr>
                <w:delText>Households along this site raise food, documents and children above the floor.</w:delText>
              </w:r>
            </w:del>
          </w:p>
          <w:p w14:paraId="4D604920" w14:textId="202BE431" w:rsidR="008C6B60" w:rsidRPr="00997D17" w:rsidRDefault="00FE0A4D" w:rsidP="00F20E47">
            <w:pPr>
              <w:pStyle w:val="ListBullet"/>
              <w:rPr>
                <w:sz w:val="22"/>
                <w:szCs w:val="22"/>
              </w:rPr>
            </w:pPr>
            <w:ins w:id="4655"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656" w:author="Bonephace Kaijage" w:date="2026-10-14T06:14:00Z" w16du:dateUtc="2026-10-14T04:14:00Z">
              <w:r w:rsidR="005747F5" w:rsidRPr="00997D17" w:rsidDel="00FE0A4D">
                <w:rPr>
                  <w:sz w:val="22"/>
                  <w:szCs w:val="22"/>
                </w:rPr>
                <w:delText>Save 190 and the ward chair number. Keep a torch and drinking water.</w:delText>
              </w:r>
            </w:del>
          </w:p>
          <w:p w14:paraId="587DD426" w14:textId="5E926C86"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302AB804" w14:textId="4868BEA0"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101C1D2E" w14:textId="60871D78"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680F5423" w14:textId="37DD8971" w:rsidR="008C6B60" w:rsidRPr="00997D17" w:rsidRDefault="005747F5" w:rsidP="00F20E47">
            <w:pPr>
              <w:pStyle w:val="ListBullet"/>
              <w:rPr>
                <w:sz w:val="22"/>
                <w:szCs w:val="22"/>
                <w:lang w:val="sv-SE"/>
              </w:rPr>
            </w:pPr>
            <w:r w:rsidRPr="00997D17">
              <w:rPr>
                <w:sz w:val="22"/>
                <w:szCs w:val="22"/>
                <w:lang w:val="sv-SE"/>
              </w:rPr>
              <w:t xml:space="preserve">Hifadhi 190 na namba ya </w:t>
            </w:r>
            <w:r w:rsidRPr="00997D17">
              <w:rPr>
                <w:sz w:val="22"/>
                <w:szCs w:val="22"/>
                <w:lang w:val="sv-SE"/>
              </w:rPr>
              <w:lastRenderedPageBreak/>
              <w:t>mwenyekiti wa kata. Weka tochi na maji ya kunywa.</w:t>
            </w:r>
          </w:p>
          <w:p w14:paraId="6E408860" w14:textId="0424E5BA"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6919E0D4" w14:textId="77777777" w:rsidTr="002066E7">
        <w:tc>
          <w:tcPr>
            <w:tcW w:w="2278" w:type="dxa"/>
          </w:tcPr>
          <w:p w14:paraId="2CFF071B" w14:textId="77777777" w:rsidR="002066E7" w:rsidRPr="00997D17" w:rsidRDefault="002066E7" w:rsidP="00FD6059">
            <w:pPr>
              <w:pStyle w:val="ListParagraph"/>
              <w:rPr>
                <w:sz w:val="22"/>
                <w:szCs w:val="22"/>
                <w:lang w:val="sv-SE"/>
              </w:rPr>
            </w:pPr>
          </w:p>
        </w:tc>
        <w:tc>
          <w:tcPr>
            <w:tcW w:w="2278" w:type="dxa"/>
          </w:tcPr>
          <w:p w14:paraId="4EC06E06" w14:textId="2ECBE98F"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4749C681" w14:textId="4E7FC058" w:rsidR="002066E7" w:rsidRPr="00997D17" w:rsidRDefault="008C6B60" w:rsidP="00FD6059">
            <w:pPr>
              <w:pStyle w:val="ListParagraph"/>
              <w:rPr>
                <w:sz w:val="22"/>
                <w:szCs w:val="22"/>
              </w:rPr>
            </w:pPr>
            <w:r w:rsidRPr="00997D17">
              <w:rPr>
                <w:sz w:val="22"/>
                <w:szCs w:val="22"/>
              </w:rPr>
              <w:t>heavy rain and landslides on the Matengo highlands, and valley floods. Roads, water points or houses at the named sites are now affected. Some journeys and classes are disrupted.</w:t>
            </w:r>
          </w:p>
        </w:tc>
        <w:tc>
          <w:tcPr>
            <w:tcW w:w="2278" w:type="dxa"/>
          </w:tcPr>
          <w:p w14:paraId="74511309" w14:textId="04247A74"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FC956E0" w14:textId="56FA59CA" w:rsidR="008C6B60" w:rsidRPr="00997D17" w:rsidRDefault="005747F5" w:rsidP="00F20E47">
            <w:pPr>
              <w:pStyle w:val="ListBullet"/>
              <w:rPr>
                <w:sz w:val="22"/>
                <w:szCs w:val="22"/>
              </w:rPr>
            </w:pPr>
            <w:r w:rsidRPr="00997D17">
              <w:rPr>
                <w:sz w:val="22"/>
                <w:szCs w:val="22"/>
              </w:rPr>
              <w:t>Move households off heavy rain and landslides on the Matengo highlands, and valley floods to the ward assembly point.</w:t>
            </w:r>
          </w:p>
          <w:p w14:paraId="203BAD9D" w14:textId="5A6EEF64" w:rsidR="008C6B60" w:rsidRPr="00997D17" w:rsidRDefault="00FE0A4D" w:rsidP="00F20E47">
            <w:pPr>
              <w:pStyle w:val="ListBullet"/>
              <w:rPr>
                <w:sz w:val="22"/>
                <w:szCs w:val="22"/>
              </w:rPr>
            </w:pPr>
            <w:ins w:id="4657" w:author="Bonephace Kaijage" w:date="2026-10-14T06:20:00Z" w16du:dateUtc="2026-10-14T04:20:00Z">
              <w:r>
                <w:rPr>
                  <w:sz w:val="22"/>
                  <w:szCs w:val="22"/>
                </w:rPr>
                <w:t>Close and mark the flooded road or bridge on the sites named in Know Your Risk. Divert traffic.</w:t>
              </w:r>
            </w:ins>
            <w:del w:id="4658" w:author="Bonephace Kaijage" w:date="2026-10-14T06:20:00Z" w16du:dateUtc="2026-10-14T04:20:00Z">
              <w:r w:rsidR="005747F5" w:rsidRPr="00997D17" w:rsidDel="00FE0A4D">
                <w:rPr>
                  <w:sz w:val="22"/>
                  <w:szCs w:val="22"/>
                </w:rPr>
                <w:delText>Close and mark the flooded road or bridge on this site. Divert traffic.</w:delText>
              </w:r>
            </w:del>
          </w:p>
          <w:p w14:paraId="4C9E0A8A" w14:textId="0AFA3138" w:rsidR="008C6B60" w:rsidRPr="00997D17" w:rsidRDefault="00FE0A4D" w:rsidP="00F20E47">
            <w:pPr>
              <w:pStyle w:val="ListBullet"/>
              <w:rPr>
                <w:sz w:val="22"/>
                <w:szCs w:val="22"/>
              </w:rPr>
            </w:pPr>
            <w:ins w:id="4659" w:author="Bonephace Kaijage" w:date="2026-10-14T06:12:00Z" w16du:dateUtc="2026-10-14T04:12:00Z">
              <w:r>
                <w:rPr>
                  <w:sz w:val="22"/>
                  <w:szCs w:val="22"/>
                </w:rPr>
                <w:t xml:space="preserve">Check that school children, older people and anyone with a disability are accounted for before dark, so that </w:t>
              </w:r>
              <w:r>
                <w:rPr>
                  <w:sz w:val="22"/>
                  <w:szCs w:val="22"/>
                </w:rPr>
                <w:lastRenderedPageBreak/>
                <w:t>no one is searched for in the night.</w:t>
              </w:r>
            </w:ins>
            <w:del w:id="4660" w:author="Bonephace Kaijage" w:date="2026-10-14T06:12:00Z" w16du:dateUtc="2026-10-14T04:12:00Z">
              <w:r w:rsidR="005747F5" w:rsidRPr="00997D17" w:rsidDel="00FE0A4D">
                <w:rPr>
                  <w:sz w:val="22"/>
                  <w:szCs w:val="22"/>
                </w:rPr>
                <w:delText>Account for school children and older people before dark.</w:delText>
              </w:r>
            </w:del>
          </w:p>
          <w:p w14:paraId="655427BE" w14:textId="360CBBF1" w:rsidR="002066E7" w:rsidRPr="00997D17" w:rsidRDefault="00FE0A4D" w:rsidP="00F20E47">
            <w:pPr>
              <w:pStyle w:val="ListBullet"/>
              <w:rPr>
                <w:sz w:val="22"/>
                <w:szCs w:val="22"/>
              </w:rPr>
            </w:pPr>
            <w:ins w:id="4661" w:author="Bonephace Kaijage" w:date="2026-10-14T06:14:00Z" w16du:dateUtc="2026-10-14T04:14:00Z">
              <w:r>
                <w:rPr>
                  <w:sz w:val="22"/>
                  <w:szCs w:val="22"/>
                </w:rPr>
                <w:t>Boil or treat drinking water, because floods carry waste into wells; tell the clinic early if anyone has diarrhoea.</w:t>
              </w:r>
            </w:ins>
            <w:del w:id="4662"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0427590A" w14:textId="04036DCD" w:rsidR="008C6B60" w:rsidRPr="00997D17" w:rsidRDefault="00FE0A4D" w:rsidP="00F20E47">
            <w:pPr>
              <w:pStyle w:val="ListBullet"/>
              <w:rPr>
                <w:sz w:val="22"/>
                <w:szCs w:val="22"/>
                <w:lang w:val="sv-SE"/>
              </w:rPr>
            </w:pPr>
            <w:ins w:id="4663" w:author="Bonephace Kaijage" w:date="2026-10-14T06:16:00Z" w16du:dateUtc="2026-10-14T04:16:00Z">
              <w:r>
                <w:rPr>
                  <w:sz w:val="22"/>
                  <w:szCs w:val="22"/>
                  <w:lang w:val="sv-SE"/>
                </w:rPr>
                <w:lastRenderedPageBreak/>
                <w:t>Wasaidieni kaya kuondoka maeneo yaliyotajwa kwenda kituo cha kata, mkianza na wasioweza kuondoka peke yao.</w:t>
              </w:r>
            </w:ins>
            <w:del w:id="4664" w:author="Bonephace Kaijage" w:date="2026-10-14T06:16:00Z" w16du:dateUtc="2026-10-14T04:16:00Z">
              <w:r w:rsidR="005747F5" w:rsidRPr="00997D17" w:rsidDel="00FE0A4D">
                <w:rPr>
                  <w:sz w:val="22"/>
                  <w:szCs w:val="22"/>
                  <w:lang w:val="sv-SE"/>
                </w:rPr>
                <w:delText>Hamisha kaya kutoka eneo hili kwenda kituo cha kata.</w:delText>
              </w:r>
            </w:del>
          </w:p>
          <w:p w14:paraId="3E858CF4" w14:textId="3FAE3E0D"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721A4FFA" w14:textId="78C0083B" w:rsidR="008C6B60" w:rsidRPr="00997D17" w:rsidRDefault="00FE0A4D" w:rsidP="00F20E47">
            <w:pPr>
              <w:pStyle w:val="ListBullet"/>
              <w:rPr>
                <w:sz w:val="22"/>
                <w:szCs w:val="22"/>
              </w:rPr>
            </w:pPr>
            <w:ins w:id="4665" w:author="Bonephace Kaijage" w:date="2026-10-14T06:12:00Z" w16du:dateUtc="2026-10-14T04:12:00Z">
              <w:r>
                <w:rPr>
                  <w:sz w:val="22"/>
                  <w:szCs w:val="22"/>
                </w:rPr>
                <w:t xml:space="preserve">Hakikisheni watoto wa shule, wazee na watu wenye ulemavu </w:t>
              </w:r>
              <w:r>
                <w:rPr>
                  <w:sz w:val="22"/>
                  <w:szCs w:val="22"/>
                </w:rPr>
                <w:lastRenderedPageBreak/>
                <w:t>wote wamepatikana kabla ya giza, ili asitafutwe mtu usiku.</w:t>
              </w:r>
            </w:ins>
            <w:del w:id="4666" w:author="Bonephace Kaijage" w:date="2026-10-14T06:12:00Z" w16du:dateUtc="2026-10-14T04:12:00Z">
              <w:r w:rsidR="005747F5" w:rsidRPr="00997D17" w:rsidDel="00FE0A4D">
                <w:rPr>
                  <w:sz w:val="22"/>
                  <w:szCs w:val="22"/>
                </w:rPr>
                <w:delText>Hakiki watoto wa shule na wazee kabla ya giza.</w:delText>
              </w:r>
            </w:del>
          </w:p>
          <w:p w14:paraId="68859E61" w14:textId="089F27C1"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1E83F8AD" w14:textId="77777777" w:rsidTr="002066E7">
        <w:tc>
          <w:tcPr>
            <w:tcW w:w="2278" w:type="dxa"/>
          </w:tcPr>
          <w:p w14:paraId="20D30CF2" w14:textId="77777777" w:rsidR="002066E7" w:rsidRPr="00997D17" w:rsidRDefault="002066E7" w:rsidP="00FD6059">
            <w:pPr>
              <w:pStyle w:val="ListParagraph"/>
              <w:rPr>
                <w:sz w:val="22"/>
                <w:szCs w:val="22"/>
                <w:lang w:val="sv-SE"/>
              </w:rPr>
            </w:pPr>
          </w:p>
        </w:tc>
        <w:tc>
          <w:tcPr>
            <w:tcW w:w="2278" w:type="dxa"/>
          </w:tcPr>
          <w:p w14:paraId="5BA450EA" w14:textId="23231753"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49C11944" w14:textId="440214F2" w:rsidR="002066E7" w:rsidRPr="00997D17" w:rsidRDefault="00FE0A4D" w:rsidP="00FD6059">
            <w:pPr>
              <w:pStyle w:val="ListParagraph"/>
              <w:rPr>
                <w:sz w:val="22"/>
                <w:szCs w:val="22"/>
              </w:rPr>
            </w:pPr>
            <w:ins w:id="4667"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66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FF33400" w14:textId="3EA2C385" w:rsidR="002066E7" w:rsidRPr="00997D17" w:rsidRDefault="00FE0A4D" w:rsidP="00FD6059">
            <w:pPr>
              <w:pStyle w:val="ListParagraph"/>
              <w:rPr>
                <w:sz w:val="22"/>
                <w:szCs w:val="22"/>
              </w:rPr>
            </w:pPr>
            <w:ins w:id="466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67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E08E6D3" w14:textId="572285A6" w:rsidR="008C6B60" w:rsidRPr="00997D17" w:rsidRDefault="00FE0A4D" w:rsidP="00F20E47">
            <w:pPr>
              <w:pStyle w:val="ListBullet"/>
              <w:rPr>
                <w:sz w:val="22"/>
                <w:szCs w:val="22"/>
              </w:rPr>
            </w:pPr>
            <w:ins w:id="4671"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67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42583EAC" w14:textId="3B7A45AD" w:rsidR="008C6B60" w:rsidRPr="00997D17" w:rsidRDefault="005747F5" w:rsidP="00F20E47">
            <w:pPr>
              <w:pStyle w:val="ListBullet"/>
              <w:rPr>
                <w:sz w:val="22"/>
                <w:szCs w:val="22"/>
              </w:rPr>
            </w:pPr>
            <w:r w:rsidRPr="00997D17">
              <w:rPr>
                <w:sz w:val="22"/>
                <w:szCs w:val="22"/>
              </w:rPr>
              <w:t>Call 114 and 190. Keep the access road clear for ambulances.</w:t>
            </w:r>
          </w:p>
          <w:p w14:paraId="3476FE3D" w14:textId="2CB4CB0F" w:rsidR="008C6B60" w:rsidRPr="00997D17" w:rsidRDefault="005747F5" w:rsidP="00F20E47">
            <w:pPr>
              <w:pStyle w:val="ListBullet"/>
              <w:rPr>
                <w:sz w:val="22"/>
                <w:szCs w:val="22"/>
              </w:rPr>
            </w:pPr>
            <w:r w:rsidRPr="00997D17">
              <w:rPr>
                <w:sz w:val="22"/>
                <w:szCs w:val="22"/>
              </w:rPr>
              <w:t>Open the shelter and register every household. Note who is missing.</w:t>
            </w:r>
          </w:p>
          <w:p w14:paraId="001EA5DE" w14:textId="3461B479"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33604B5C" w14:textId="1A9705D2"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47B6FB21" w14:textId="274849EC"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3EB414B7" w14:textId="4E88BB51"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32CDDC2A" w14:textId="4BCEDF98"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6326342E" w14:textId="77777777" w:rsidTr="002066E7">
        <w:tc>
          <w:tcPr>
            <w:tcW w:w="2278" w:type="dxa"/>
          </w:tcPr>
          <w:p w14:paraId="47E7B64D" w14:textId="503526F5" w:rsidR="002066E7" w:rsidRPr="00997D17" w:rsidRDefault="002066E7" w:rsidP="00FD6059">
            <w:pPr>
              <w:pStyle w:val="ListParagraph"/>
              <w:rPr>
                <w:sz w:val="22"/>
                <w:szCs w:val="22"/>
              </w:rPr>
            </w:pPr>
            <w:r w:rsidRPr="00997D17">
              <w:rPr>
                <w:sz w:val="22"/>
                <w:szCs w:val="22"/>
              </w:rPr>
              <w:t>Madaba District Council</w:t>
            </w:r>
          </w:p>
        </w:tc>
        <w:tc>
          <w:tcPr>
            <w:tcW w:w="2278" w:type="dxa"/>
          </w:tcPr>
          <w:p w14:paraId="1F497D51" w14:textId="22246032"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615961FE" w14:textId="23458CF9" w:rsidR="002066E7" w:rsidRPr="00997D17" w:rsidRDefault="008C6B60" w:rsidP="00FD6059">
            <w:pPr>
              <w:pStyle w:val="ListParagraph"/>
              <w:rPr>
                <w:sz w:val="22"/>
                <w:szCs w:val="22"/>
              </w:rPr>
            </w:pPr>
            <w:r w:rsidRPr="00997D17">
              <w:rPr>
                <w:sz w:val="22"/>
                <w:szCs w:val="22"/>
              </w:rPr>
              <w:t xml:space="preserve">heavy rain, valley floods, and strong winds. A few roads slippery, a few low homes wet, and </w:t>
            </w:r>
            <w:r w:rsidRPr="00997D17">
              <w:rPr>
                <w:sz w:val="22"/>
                <w:szCs w:val="22"/>
              </w:rPr>
              <w:lastRenderedPageBreak/>
              <w:t>lightning where storms build.</w:t>
            </w:r>
          </w:p>
        </w:tc>
        <w:tc>
          <w:tcPr>
            <w:tcW w:w="2278" w:type="dxa"/>
          </w:tcPr>
          <w:p w14:paraId="3D1137BF" w14:textId="6A765AF2" w:rsidR="002066E7" w:rsidRPr="00997D17" w:rsidRDefault="008C6B60" w:rsidP="00FD6059">
            <w:pPr>
              <w:pStyle w:val="ListParagraph"/>
              <w:rPr>
                <w:sz w:val="22"/>
                <w:szCs w:val="22"/>
              </w:rPr>
            </w:pPr>
            <w:r w:rsidRPr="00997D17">
              <w:rPr>
                <w:sz w:val="22"/>
                <w:szCs w:val="22"/>
              </w:rPr>
              <w:lastRenderedPageBreak/>
              <w:t xml:space="preserve">Dalili za mwanzo kwenye eneo lililotajwa. Barabara chache kuteleza, nyumba chache za </w:t>
            </w:r>
            <w:r w:rsidRPr="00997D17">
              <w:rPr>
                <w:sz w:val="22"/>
                <w:szCs w:val="22"/>
              </w:rPr>
              <w:lastRenderedPageBreak/>
              <w:t>bondeni kulowa, na radi dhoria inapojengeka.</w:t>
            </w:r>
          </w:p>
        </w:tc>
        <w:tc>
          <w:tcPr>
            <w:tcW w:w="2279" w:type="dxa"/>
          </w:tcPr>
          <w:p w14:paraId="676565FA" w14:textId="6463892F" w:rsidR="008C6B60" w:rsidRPr="00997D17" w:rsidRDefault="005747F5" w:rsidP="00F20E47">
            <w:pPr>
              <w:pStyle w:val="ListBullet"/>
              <w:rPr>
                <w:sz w:val="22"/>
                <w:szCs w:val="22"/>
              </w:rPr>
            </w:pPr>
            <w:r w:rsidRPr="00997D17">
              <w:rPr>
                <w:sz w:val="22"/>
                <w:szCs w:val="22"/>
              </w:rPr>
              <w:lastRenderedPageBreak/>
              <w:t xml:space="preserve">Before the rain, walk heavy rain, valley floods, and strong winds and </w:t>
            </w:r>
            <w:r w:rsidRPr="00997D17">
              <w:rPr>
                <w:sz w:val="22"/>
                <w:szCs w:val="22"/>
              </w:rPr>
              <w:lastRenderedPageBreak/>
              <w:t>clear the drains and culverts.</w:t>
            </w:r>
          </w:p>
          <w:p w14:paraId="5BF5C57C" w14:textId="798FAEE2" w:rsidR="008C6B60" w:rsidRPr="00997D17" w:rsidRDefault="00FE0A4D" w:rsidP="00F20E47">
            <w:pPr>
              <w:pStyle w:val="ListBullet"/>
              <w:rPr>
                <w:sz w:val="22"/>
                <w:szCs w:val="22"/>
              </w:rPr>
            </w:pPr>
            <w:ins w:id="4673"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4674" w:author="Bonephace Kaijage" w:date="2026-10-14T06:18:00Z" w16du:dateUtc="2026-10-14T04:18:00Z">
              <w:r w:rsidR="005747F5" w:rsidRPr="00997D17" w:rsidDel="00FE0A4D">
                <w:rPr>
                  <w:sz w:val="22"/>
                  <w:szCs w:val="22"/>
                </w:rPr>
                <w:delText>Households along this site raise food, documents and children above the floor.</w:delText>
              </w:r>
            </w:del>
          </w:p>
          <w:p w14:paraId="42C388B6" w14:textId="19F9AEE2" w:rsidR="008C6B60" w:rsidRPr="00997D17" w:rsidRDefault="00FE0A4D" w:rsidP="00F20E47">
            <w:pPr>
              <w:pStyle w:val="ListBullet"/>
              <w:rPr>
                <w:sz w:val="22"/>
                <w:szCs w:val="22"/>
              </w:rPr>
            </w:pPr>
            <w:ins w:id="4675"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676" w:author="Bonephace Kaijage" w:date="2026-10-14T06:14:00Z" w16du:dateUtc="2026-10-14T04:14:00Z">
              <w:r w:rsidR="005747F5" w:rsidRPr="00997D17" w:rsidDel="00FE0A4D">
                <w:rPr>
                  <w:sz w:val="22"/>
                  <w:szCs w:val="22"/>
                </w:rPr>
                <w:delText>Save 190 and the ward chair number. Keep a torch and drinking water.</w:delText>
              </w:r>
            </w:del>
          </w:p>
          <w:p w14:paraId="5894787F" w14:textId="04D574CB"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02460F7B" w14:textId="4CF20643"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4932442B" w14:textId="68CE561B" w:rsidR="008C6B60" w:rsidRPr="00997D17" w:rsidRDefault="005747F5" w:rsidP="00F20E47">
            <w:pPr>
              <w:pStyle w:val="ListBullet"/>
              <w:rPr>
                <w:sz w:val="22"/>
                <w:szCs w:val="22"/>
              </w:rPr>
            </w:pPr>
            <w:r w:rsidRPr="00997D17">
              <w:rPr>
                <w:sz w:val="22"/>
                <w:szCs w:val="22"/>
              </w:rPr>
              <w:lastRenderedPageBreak/>
              <w:t>Kaya za eneo hili zipandishe chakula, nyaraka na watoto juu ya sakafu.</w:t>
            </w:r>
          </w:p>
          <w:p w14:paraId="21A8A41D" w14:textId="41BFA42D"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52DF7F5F" w14:textId="506249B7"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238EEBF8" w14:textId="77777777" w:rsidTr="002066E7">
        <w:tc>
          <w:tcPr>
            <w:tcW w:w="2278" w:type="dxa"/>
          </w:tcPr>
          <w:p w14:paraId="4BACAC4A" w14:textId="77777777" w:rsidR="002066E7" w:rsidRPr="00997D17" w:rsidRDefault="002066E7" w:rsidP="00FD6059">
            <w:pPr>
              <w:pStyle w:val="ListParagraph"/>
              <w:rPr>
                <w:sz w:val="22"/>
                <w:szCs w:val="22"/>
                <w:lang w:val="sv-SE"/>
              </w:rPr>
            </w:pPr>
          </w:p>
        </w:tc>
        <w:tc>
          <w:tcPr>
            <w:tcW w:w="2278" w:type="dxa"/>
          </w:tcPr>
          <w:p w14:paraId="3A5A7C15" w14:textId="207DC9B0"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3C570C5E" w14:textId="6856C6B3" w:rsidR="002066E7" w:rsidRPr="00997D17" w:rsidRDefault="008C6B60" w:rsidP="00FD6059">
            <w:pPr>
              <w:pStyle w:val="ListParagraph"/>
              <w:rPr>
                <w:sz w:val="22"/>
                <w:szCs w:val="22"/>
              </w:rPr>
            </w:pPr>
            <w:r w:rsidRPr="00997D17">
              <w:rPr>
                <w:sz w:val="22"/>
                <w:szCs w:val="22"/>
              </w:rPr>
              <w:t>heavy rain, valley floods, and strong winds. Roads, water points or houses at the named sites are now affected. Some journeys and classes are disrupted.</w:t>
            </w:r>
          </w:p>
        </w:tc>
        <w:tc>
          <w:tcPr>
            <w:tcW w:w="2278" w:type="dxa"/>
          </w:tcPr>
          <w:p w14:paraId="72824AB6" w14:textId="1321404E"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4F81E81" w14:textId="1603E7EA" w:rsidR="008C6B60" w:rsidRPr="00997D17" w:rsidRDefault="005747F5" w:rsidP="00F20E47">
            <w:pPr>
              <w:pStyle w:val="ListBullet"/>
              <w:rPr>
                <w:sz w:val="22"/>
                <w:szCs w:val="22"/>
              </w:rPr>
            </w:pPr>
            <w:r w:rsidRPr="00997D17">
              <w:rPr>
                <w:sz w:val="22"/>
                <w:szCs w:val="22"/>
              </w:rPr>
              <w:t>Move households off heavy rain, valley floods, and strong winds to the ward assembly point.</w:t>
            </w:r>
          </w:p>
          <w:p w14:paraId="19115079" w14:textId="22082B87" w:rsidR="008C6B60" w:rsidRPr="00997D17" w:rsidRDefault="00FE0A4D" w:rsidP="00F20E47">
            <w:pPr>
              <w:pStyle w:val="ListBullet"/>
              <w:rPr>
                <w:sz w:val="22"/>
                <w:szCs w:val="22"/>
              </w:rPr>
            </w:pPr>
            <w:ins w:id="4677" w:author="Bonephace Kaijage" w:date="2026-10-14T06:21:00Z" w16du:dateUtc="2026-10-14T04:21:00Z">
              <w:r>
                <w:rPr>
                  <w:sz w:val="22"/>
                  <w:szCs w:val="22"/>
                </w:rPr>
                <w:t>Close and mark the flooded road or bridge on the sites named in Know Your Risk. Divert traffic.</w:t>
              </w:r>
            </w:ins>
            <w:del w:id="4678" w:author="Bonephace Kaijage" w:date="2026-10-14T06:21:00Z" w16du:dateUtc="2026-10-14T04:21:00Z">
              <w:r w:rsidR="005747F5" w:rsidRPr="00997D17" w:rsidDel="00FE0A4D">
                <w:rPr>
                  <w:sz w:val="22"/>
                  <w:szCs w:val="22"/>
                </w:rPr>
                <w:delText>Close and mark the flooded road or bridge on this site. Divert traffic.</w:delText>
              </w:r>
            </w:del>
          </w:p>
          <w:p w14:paraId="2F90E542" w14:textId="3C5665D8" w:rsidR="008C6B60" w:rsidRPr="00997D17" w:rsidRDefault="00FE0A4D" w:rsidP="00F20E47">
            <w:pPr>
              <w:pStyle w:val="ListBullet"/>
              <w:rPr>
                <w:sz w:val="22"/>
                <w:szCs w:val="22"/>
              </w:rPr>
            </w:pPr>
            <w:ins w:id="4679" w:author="Bonephace Kaijage" w:date="2026-10-14T06:12:00Z" w16du:dateUtc="2026-10-14T04:12:00Z">
              <w:r>
                <w:rPr>
                  <w:sz w:val="22"/>
                  <w:szCs w:val="22"/>
                </w:rPr>
                <w:lastRenderedPageBreak/>
                <w:t>Check that school children, older people and anyone with a disability are accounted for before dark, so that no one is searched for in the night.</w:t>
              </w:r>
            </w:ins>
            <w:del w:id="4680" w:author="Bonephace Kaijage" w:date="2026-10-14T06:12:00Z" w16du:dateUtc="2026-10-14T04:12:00Z">
              <w:r w:rsidR="005747F5" w:rsidRPr="00997D17" w:rsidDel="00FE0A4D">
                <w:rPr>
                  <w:sz w:val="22"/>
                  <w:szCs w:val="22"/>
                </w:rPr>
                <w:delText>Account for school children and older people before dark.</w:delText>
              </w:r>
            </w:del>
          </w:p>
          <w:p w14:paraId="0B791CC9" w14:textId="74F01DF2" w:rsidR="002066E7" w:rsidRPr="00997D17" w:rsidRDefault="00FE0A4D" w:rsidP="00F20E47">
            <w:pPr>
              <w:pStyle w:val="ListBullet"/>
              <w:rPr>
                <w:sz w:val="22"/>
                <w:szCs w:val="22"/>
              </w:rPr>
            </w:pPr>
            <w:ins w:id="4681" w:author="Bonephace Kaijage" w:date="2026-10-14T06:14:00Z" w16du:dateUtc="2026-10-14T04:14:00Z">
              <w:r>
                <w:rPr>
                  <w:sz w:val="22"/>
                  <w:szCs w:val="22"/>
                </w:rPr>
                <w:t>Boil or treat drinking water, because floods carry waste into wells; tell the clinic early if anyone has diarrhoea.</w:t>
              </w:r>
            </w:ins>
            <w:del w:id="4682"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25DFFFA6" w14:textId="14D498F2" w:rsidR="008C6B60" w:rsidRPr="00997D17" w:rsidRDefault="00FE0A4D" w:rsidP="00F20E47">
            <w:pPr>
              <w:pStyle w:val="ListBullet"/>
              <w:rPr>
                <w:sz w:val="22"/>
                <w:szCs w:val="22"/>
                <w:lang w:val="sv-SE"/>
              </w:rPr>
            </w:pPr>
            <w:ins w:id="4683" w:author="Bonephace Kaijage" w:date="2026-10-14T06:16:00Z" w16du:dateUtc="2026-10-14T04:16:00Z">
              <w:r>
                <w:rPr>
                  <w:sz w:val="22"/>
                  <w:szCs w:val="22"/>
                  <w:lang w:val="sv-SE"/>
                </w:rPr>
                <w:lastRenderedPageBreak/>
                <w:t>Wasaidieni kaya kuondoka maeneo yaliyotajwa kwenda kituo cha kata, mkianza na wasioweza kuondoka peke yao.</w:t>
              </w:r>
            </w:ins>
            <w:del w:id="4684" w:author="Bonephace Kaijage" w:date="2026-10-14T06:16:00Z" w16du:dateUtc="2026-10-14T04:16:00Z">
              <w:r w:rsidR="005747F5" w:rsidRPr="00997D17" w:rsidDel="00FE0A4D">
                <w:rPr>
                  <w:sz w:val="22"/>
                  <w:szCs w:val="22"/>
                  <w:lang w:val="sv-SE"/>
                </w:rPr>
                <w:delText>Hamisha kaya kutoka eneo hili kwenda kituo cha kata.</w:delText>
              </w:r>
            </w:del>
          </w:p>
          <w:p w14:paraId="6CA23BD6" w14:textId="2258DA73" w:rsidR="008C6B60" w:rsidRPr="00997D17" w:rsidRDefault="005747F5" w:rsidP="00F20E47">
            <w:pPr>
              <w:pStyle w:val="ListBullet"/>
              <w:rPr>
                <w:sz w:val="22"/>
                <w:szCs w:val="22"/>
                <w:lang w:val="sv-SE"/>
              </w:rPr>
            </w:pPr>
            <w:r w:rsidRPr="00997D17">
              <w:rPr>
                <w:sz w:val="22"/>
                <w:szCs w:val="22"/>
                <w:lang w:val="sv-SE"/>
              </w:rPr>
              <w:t xml:space="preserve">Funga na weka alama barabara </w:t>
            </w:r>
            <w:r w:rsidRPr="00997D17">
              <w:rPr>
                <w:sz w:val="22"/>
                <w:szCs w:val="22"/>
                <w:lang w:val="sv-SE"/>
              </w:rPr>
              <w:lastRenderedPageBreak/>
              <w:t>au daraja la eneo hili. Elekeza magari.</w:t>
            </w:r>
          </w:p>
          <w:p w14:paraId="41395355" w14:textId="30C13577" w:rsidR="008C6B60" w:rsidRPr="00997D17" w:rsidRDefault="00FE0A4D" w:rsidP="00F20E47">
            <w:pPr>
              <w:pStyle w:val="ListBullet"/>
              <w:rPr>
                <w:sz w:val="22"/>
                <w:szCs w:val="22"/>
              </w:rPr>
            </w:pPr>
            <w:ins w:id="4685" w:author="Bonephace Kaijage" w:date="2026-10-14T06:12:00Z" w16du:dateUtc="2026-10-14T04:12:00Z">
              <w:r>
                <w:rPr>
                  <w:sz w:val="22"/>
                  <w:szCs w:val="22"/>
                </w:rPr>
                <w:t>Hakikisheni watoto wa shule, wazee na watu wenye ulemavu wote wamepatikana kabla ya giza, ili asitafutwe mtu usiku.</w:t>
              </w:r>
            </w:ins>
            <w:del w:id="4686" w:author="Bonephace Kaijage" w:date="2026-10-14T06:12:00Z" w16du:dateUtc="2026-10-14T04:12:00Z">
              <w:r w:rsidR="005747F5" w:rsidRPr="00997D17" w:rsidDel="00FE0A4D">
                <w:rPr>
                  <w:sz w:val="22"/>
                  <w:szCs w:val="22"/>
                </w:rPr>
                <w:delText>Hakiki watoto wa shule na wazee kabla ya giza.</w:delText>
              </w:r>
            </w:del>
          </w:p>
          <w:p w14:paraId="4051F774" w14:textId="3254DC1F"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7961994C" w14:textId="77777777" w:rsidTr="002066E7">
        <w:tc>
          <w:tcPr>
            <w:tcW w:w="2278" w:type="dxa"/>
          </w:tcPr>
          <w:p w14:paraId="3CFF3FDE" w14:textId="77777777" w:rsidR="002066E7" w:rsidRPr="00997D17" w:rsidRDefault="002066E7" w:rsidP="00FD6059">
            <w:pPr>
              <w:pStyle w:val="ListParagraph"/>
              <w:rPr>
                <w:sz w:val="22"/>
                <w:szCs w:val="22"/>
                <w:lang w:val="sv-SE"/>
              </w:rPr>
            </w:pPr>
          </w:p>
        </w:tc>
        <w:tc>
          <w:tcPr>
            <w:tcW w:w="2278" w:type="dxa"/>
          </w:tcPr>
          <w:p w14:paraId="2741F906" w14:textId="71DD22D4"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28FB18B3" w14:textId="305FE44C" w:rsidR="002066E7" w:rsidRPr="00997D17" w:rsidRDefault="00FE0A4D" w:rsidP="00FD6059">
            <w:pPr>
              <w:pStyle w:val="ListParagraph"/>
              <w:rPr>
                <w:sz w:val="22"/>
                <w:szCs w:val="22"/>
              </w:rPr>
            </w:pPr>
            <w:ins w:id="4687"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68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3EF4360" w14:textId="755FE4EA" w:rsidR="002066E7" w:rsidRPr="00997D17" w:rsidRDefault="00FE0A4D" w:rsidP="00FD6059">
            <w:pPr>
              <w:pStyle w:val="ListParagraph"/>
              <w:rPr>
                <w:sz w:val="22"/>
                <w:szCs w:val="22"/>
              </w:rPr>
            </w:pPr>
            <w:ins w:id="468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69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07FE1E7" w14:textId="0CF43AF4" w:rsidR="008C6B60" w:rsidRPr="00997D17" w:rsidRDefault="00FE0A4D" w:rsidP="00F20E47">
            <w:pPr>
              <w:pStyle w:val="ListBullet"/>
              <w:rPr>
                <w:sz w:val="22"/>
                <w:szCs w:val="22"/>
              </w:rPr>
            </w:pPr>
            <w:ins w:id="4691"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69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7573F2AD" w14:textId="190DC1D2" w:rsidR="008C6B60" w:rsidRPr="00997D17" w:rsidRDefault="005747F5" w:rsidP="00F20E47">
            <w:pPr>
              <w:pStyle w:val="ListBullet"/>
              <w:rPr>
                <w:sz w:val="22"/>
                <w:szCs w:val="22"/>
              </w:rPr>
            </w:pPr>
            <w:r w:rsidRPr="00997D17">
              <w:rPr>
                <w:sz w:val="22"/>
                <w:szCs w:val="22"/>
              </w:rPr>
              <w:t>Call 114 and 190. Keep the access road clear for ambulances.</w:t>
            </w:r>
          </w:p>
          <w:p w14:paraId="1FF9D520" w14:textId="5BFB0C33" w:rsidR="008C6B60" w:rsidRPr="00997D17" w:rsidRDefault="005747F5" w:rsidP="00F20E47">
            <w:pPr>
              <w:pStyle w:val="ListBullet"/>
              <w:rPr>
                <w:sz w:val="22"/>
                <w:szCs w:val="22"/>
              </w:rPr>
            </w:pPr>
            <w:r w:rsidRPr="00997D17">
              <w:rPr>
                <w:sz w:val="22"/>
                <w:szCs w:val="22"/>
              </w:rPr>
              <w:t>Open the shelter and register every household. Note who is missing.</w:t>
            </w:r>
          </w:p>
          <w:p w14:paraId="4CF88421" w14:textId="02DF7B4E" w:rsidR="002066E7" w:rsidRPr="00997D17" w:rsidRDefault="005747F5" w:rsidP="00F20E47">
            <w:pPr>
              <w:pStyle w:val="ListBullet"/>
              <w:rPr>
                <w:sz w:val="22"/>
                <w:szCs w:val="22"/>
              </w:rPr>
            </w:pPr>
            <w:r w:rsidRPr="00997D17">
              <w:rPr>
                <w:sz w:val="22"/>
                <w:szCs w:val="22"/>
              </w:rPr>
              <w:lastRenderedPageBreak/>
              <w:t>Health team: injury first, then cholera if the water is dirty.</w:t>
            </w:r>
          </w:p>
        </w:tc>
        <w:tc>
          <w:tcPr>
            <w:tcW w:w="2279" w:type="dxa"/>
          </w:tcPr>
          <w:p w14:paraId="26AFBF26" w14:textId="13E9DF4B"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50873881" w14:textId="31024C3F"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133258F0" w14:textId="2097B138"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74F1C00D" w14:textId="3C50810D"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5D34FD35" w14:textId="77777777" w:rsidTr="002066E7">
        <w:tc>
          <w:tcPr>
            <w:tcW w:w="2278" w:type="dxa"/>
          </w:tcPr>
          <w:p w14:paraId="3042EC13" w14:textId="1740D912" w:rsidR="002066E7" w:rsidRPr="00997D17" w:rsidRDefault="002066E7" w:rsidP="00FD6059">
            <w:pPr>
              <w:pStyle w:val="ListParagraph"/>
              <w:rPr>
                <w:sz w:val="22"/>
                <w:szCs w:val="22"/>
              </w:rPr>
            </w:pPr>
            <w:r w:rsidRPr="00997D17">
              <w:rPr>
                <w:sz w:val="22"/>
                <w:szCs w:val="22"/>
              </w:rPr>
              <w:t>Mbinga District Council</w:t>
            </w:r>
          </w:p>
        </w:tc>
        <w:tc>
          <w:tcPr>
            <w:tcW w:w="2278" w:type="dxa"/>
          </w:tcPr>
          <w:p w14:paraId="12676B4C" w14:textId="2DD44E1F"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248C06A5" w14:textId="2D326CC2" w:rsidR="002066E7" w:rsidRPr="00997D17" w:rsidRDefault="008C6B60" w:rsidP="00FD6059">
            <w:pPr>
              <w:pStyle w:val="ListParagraph"/>
              <w:rPr>
                <w:sz w:val="22"/>
                <w:szCs w:val="22"/>
              </w:rPr>
            </w:pPr>
            <w:r w:rsidRPr="00997D17">
              <w:rPr>
                <w:sz w:val="22"/>
                <w:szCs w:val="22"/>
              </w:rPr>
              <w:t>heavy rain, landslides, and floods on the highland valleys. A few roads slippery, a few low homes wet, and lightning where storms build.</w:t>
            </w:r>
          </w:p>
        </w:tc>
        <w:tc>
          <w:tcPr>
            <w:tcW w:w="2278" w:type="dxa"/>
          </w:tcPr>
          <w:p w14:paraId="2AE7BF16" w14:textId="77BDB5FF"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35D58AF8" w14:textId="27C1B314" w:rsidR="008C6B60" w:rsidRPr="00997D17" w:rsidRDefault="005747F5" w:rsidP="00F20E47">
            <w:pPr>
              <w:pStyle w:val="ListBullet"/>
              <w:rPr>
                <w:sz w:val="22"/>
                <w:szCs w:val="22"/>
              </w:rPr>
            </w:pPr>
            <w:r w:rsidRPr="00997D17">
              <w:rPr>
                <w:sz w:val="22"/>
                <w:szCs w:val="22"/>
              </w:rPr>
              <w:t>Before the rain, walk heavy rain, landslides, and floods on the highland valleys and clear the drains and culverts.</w:t>
            </w:r>
          </w:p>
          <w:p w14:paraId="491FC198" w14:textId="2DFF47CC" w:rsidR="008C6B60" w:rsidRPr="00997D17" w:rsidRDefault="00FE0A4D" w:rsidP="00F20E47">
            <w:pPr>
              <w:pStyle w:val="ListBullet"/>
              <w:rPr>
                <w:sz w:val="22"/>
                <w:szCs w:val="22"/>
              </w:rPr>
            </w:pPr>
            <w:ins w:id="4693"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4694" w:author="Bonephace Kaijage" w:date="2026-10-14T06:18:00Z" w16du:dateUtc="2026-10-14T04:18:00Z">
              <w:r w:rsidR="005747F5" w:rsidRPr="00997D17" w:rsidDel="00FE0A4D">
                <w:rPr>
                  <w:sz w:val="22"/>
                  <w:szCs w:val="22"/>
                </w:rPr>
                <w:delText>Households along this site raise food, documents and children above the floor.</w:delText>
              </w:r>
            </w:del>
          </w:p>
          <w:p w14:paraId="19948B2B" w14:textId="05328752" w:rsidR="008C6B60" w:rsidRPr="00997D17" w:rsidRDefault="00FE0A4D" w:rsidP="00F20E47">
            <w:pPr>
              <w:pStyle w:val="ListBullet"/>
              <w:rPr>
                <w:sz w:val="22"/>
                <w:szCs w:val="22"/>
              </w:rPr>
            </w:pPr>
            <w:ins w:id="4695"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696" w:author="Bonephace Kaijage" w:date="2026-10-14T06:14:00Z" w16du:dateUtc="2026-10-14T04:14:00Z">
              <w:r w:rsidR="005747F5" w:rsidRPr="00997D17" w:rsidDel="00FE0A4D">
                <w:rPr>
                  <w:sz w:val="22"/>
                  <w:szCs w:val="22"/>
                </w:rPr>
                <w:delText>Save 190 and the ward chair number. Keep a torch and drinking water.</w:delText>
              </w:r>
            </w:del>
          </w:p>
          <w:p w14:paraId="179A6BFD" w14:textId="4AC5200E"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4ED34A43" w14:textId="474C049C" w:rsidR="008C6B60" w:rsidRPr="00997D17" w:rsidRDefault="005747F5" w:rsidP="00F20E47">
            <w:pPr>
              <w:pStyle w:val="ListBullet"/>
              <w:rPr>
                <w:sz w:val="22"/>
                <w:szCs w:val="22"/>
              </w:rPr>
            </w:pPr>
            <w:r w:rsidRPr="00997D17">
              <w:rPr>
                <w:sz w:val="22"/>
                <w:szCs w:val="22"/>
              </w:rPr>
              <w:t>Kabla ya mvua, tembea eneo hili na usafishe mitaro na makalavati.</w:t>
            </w:r>
          </w:p>
          <w:p w14:paraId="72AF02C1" w14:textId="70010CCF"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70947F4A" w14:textId="29D1E8D8"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1A2D76D8" w14:textId="14BF8177"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762A19A5" w14:textId="77777777" w:rsidTr="002066E7">
        <w:tc>
          <w:tcPr>
            <w:tcW w:w="2278" w:type="dxa"/>
          </w:tcPr>
          <w:p w14:paraId="54E2B1B2" w14:textId="77777777" w:rsidR="002066E7" w:rsidRPr="00997D17" w:rsidRDefault="002066E7" w:rsidP="00FD6059">
            <w:pPr>
              <w:pStyle w:val="ListParagraph"/>
              <w:rPr>
                <w:sz w:val="22"/>
                <w:szCs w:val="22"/>
                <w:lang w:val="sv-SE"/>
              </w:rPr>
            </w:pPr>
          </w:p>
        </w:tc>
        <w:tc>
          <w:tcPr>
            <w:tcW w:w="2278" w:type="dxa"/>
          </w:tcPr>
          <w:p w14:paraId="17C7D288" w14:textId="4B0DA022"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67E46F37" w14:textId="4DE53B19" w:rsidR="002066E7" w:rsidRPr="00997D17" w:rsidRDefault="008C6B60" w:rsidP="00FD6059">
            <w:pPr>
              <w:pStyle w:val="ListParagraph"/>
              <w:rPr>
                <w:sz w:val="22"/>
                <w:szCs w:val="22"/>
              </w:rPr>
            </w:pPr>
            <w:r w:rsidRPr="00997D17">
              <w:rPr>
                <w:sz w:val="22"/>
                <w:szCs w:val="22"/>
              </w:rPr>
              <w:t xml:space="preserve">heavy rain, landslides, and floods on the highland valleys. </w:t>
            </w:r>
            <w:r w:rsidRPr="00997D17">
              <w:rPr>
                <w:sz w:val="22"/>
                <w:szCs w:val="22"/>
              </w:rPr>
              <w:lastRenderedPageBreak/>
              <w:t>Roads, water points or houses at the named sites are now affected. Some journeys and classes are disrupted.</w:t>
            </w:r>
          </w:p>
        </w:tc>
        <w:tc>
          <w:tcPr>
            <w:tcW w:w="2278" w:type="dxa"/>
          </w:tcPr>
          <w:p w14:paraId="418B7995" w14:textId="53CFDDB2" w:rsidR="002066E7" w:rsidRPr="00997D17" w:rsidRDefault="008C6B60" w:rsidP="00FD6059">
            <w:pPr>
              <w:pStyle w:val="ListParagraph"/>
              <w:rPr>
                <w:sz w:val="22"/>
                <w:szCs w:val="22"/>
              </w:rPr>
            </w:pPr>
            <w:r w:rsidRPr="00997D17">
              <w:rPr>
                <w:sz w:val="22"/>
                <w:szCs w:val="22"/>
              </w:rPr>
              <w:lastRenderedPageBreak/>
              <w:t xml:space="preserve">Barabara, vituo vya maji au nyumba kwenye maeneo yaliyotajwa </w:t>
            </w:r>
            <w:r w:rsidRPr="00997D17">
              <w:rPr>
                <w:sz w:val="22"/>
                <w:szCs w:val="22"/>
              </w:rPr>
              <w:lastRenderedPageBreak/>
              <w:t>yameathirika. Safari na masomo mengine yamesitishwa.</w:t>
            </w:r>
          </w:p>
        </w:tc>
        <w:tc>
          <w:tcPr>
            <w:tcW w:w="2279" w:type="dxa"/>
          </w:tcPr>
          <w:p w14:paraId="7E8C5038" w14:textId="680BADCE" w:rsidR="008C6B60" w:rsidRPr="00997D17" w:rsidRDefault="005747F5" w:rsidP="00F20E47">
            <w:pPr>
              <w:pStyle w:val="ListBullet"/>
              <w:rPr>
                <w:sz w:val="22"/>
                <w:szCs w:val="22"/>
              </w:rPr>
            </w:pPr>
            <w:r w:rsidRPr="00997D17">
              <w:rPr>
                <w:sz w:val="22"/>
                <w:szCs w:val="22"/>
              </w:rPr>
              <w:lastRenderedPageBreak/>
              <w:t xml:space="preserve">Move households off heavy rain, landslides, and floods on the </w:t>
            </w:r>
            <w:r w:rsidRPr="00997D17">
              <w:rPr>
                <w:sz w:val="22"/>
                <w:szCs w:val="22"/>
              </w:rPr>
              <w:lastRenderedPageBreak/>
              <w:t>highland valleys to the ward assembly point.</w:t>
            </w:r>
          </w:p>
          <w:p w14:paraId="436F9FCB" w14:textId="6D7307A3" w:rsidR="008C6B60" w:rsidRPr="00997D17" w:rsidRDefault="00FE0A4D" w:rsidP="00F20E47">
            <w:pPr>
              <w:pStyle w:val="ListBullet"/>
              <w:rPr>
                <w:sz w:val="22"/>
                <w:szCs w:val="22"/>
              </w:rPr>
            </w:pPr>
            <w:ins w:id="4697" w:author="Bonephace Kaijage" w:date="2026-10-14T06:21:00Z" w16du:dateUtc="2026-10-14T04:21:00Z">
              <w:r>
                <w:rPr>
                  <w:sz w:val="22"/>
                  <w:szCs w:val="22"/>
                </w:rPr>
                <w:t>Close and mark the flooded road or bridge on the sites named in Know Your Risk. Divert traffic.</w:t>
              </w:r>
            </w:ins>
            <w:del w:id="4698" w:author="Bonephace Kaijage" w:date="2026-10-14T06:21:00Z" w16du:dateUtc="2026-10-14T04:21:00Z">
              <w:r w:rsidR="005747F5" w:rsidRPr="00997D17" w:rsidDel="00FE0A4D">
                <w:rPr>
                  <w:sz w:val="22"/>
                  <w:szCs w:val="22"/>
                </w:rPr>
                <w:delText>Close and mark the flooded road or bridge on this site. Divert traffic.</w:delText>
              </w:r>
            </w:del>
          </w:p>
          <w:p w14:paraId="634E0695" w14:textId="08A9C4F5" w:rsidR="008C6B60" w:rsidRPr="00997D17" w:rsidRDefault="00FE0A4D" w:rsidP="00F20E47">
            <w:pPr>
              <w:pStyle w:val="ListBullet"/>
              <w:rPr>
                <w:sz w:val="22"/>
                <w:szCs w:val="22"/>
              </w:rPr>
            </w:pPr>
            <w:ins w:id="4699" w:author="Bonephace Kaijage" w:date="2026-10-14T06:12:00Z" w16du:dateUtc="2026-10-14T04:12:00Z">
              <w:r>
                <w:rPr>
                  <w:sz w:val="22"/>
                  <w:szCs w:val="22"/>
                </w:rPr>
                <w:t>Check that school children, older people and anyone with a disability are accounted for before dark, so that no one is searched for in the night.</w:t>
              </w:r>
            </w:ins>
            <w:del w:id="4700" w:author="Bonephace Kaijage" w:date="2026-10-14T06:12:00Z" w16du:dateUtc="2026-10-14T04:12:00Z">
              <w:r w:rsidR="005747F5" w:rsidRPr="00997D17" w:rsidDel="00FE0A4D">
                <w:rPr>
                  <w:sz w:val="22"/>
                  <w:szCs w:val="22"/>
                </w:rPr>
                <w:delText>Account for school children and older people before dark.</w:delText>
              </w:r>
            </w:del>
          </w:p>
          <w:p w14:paraId="1EC4127C" w14:textId="456BBABA" w:rsidR="002066E7" w:rsidRPr="00997D17" w:rsidRDefault="00FE0A4D" w:rsidP="00F20E47">
            <w:pPr>
              <w:pStyle w:val="ListBullet"/>
              <w:rPr>
                <w:sz w:val="22"/>
                <w:szCs w:val="22"/>
              </w:rPr>
            </w:pPr>
            <w:ins w:id="4701" w:author="Bonephace Kaijage" w:date="2026-10-14T06:14:00Z" w16du:dateUtc="2026-10-14T04:14:00Z">
              <w:r>
                <w:rPr>
                  <w:sz w:val="22"/>
                  <w:szCs w:val="22"/>
                </w:rPr>
                <w:t>Boil or treat drinking water, because floods carry waste into wells; tell the clinic early if anyone has diarrhoea.</w:t>
              </w:r>
            </w:ins>
            <w:del w:id="4702"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20408F30" w14:textId="76AA6CE5" w:rsidR="008C6B60" w:rsidRPr="00997D17" w:rsidRDefault="00FE0A4D" w:rsidP="00F20E47">
            <w:pPr>
              <w:pStyle w:val="ListBullet"/>
              <w:rPr>
                <w:sz w:val="22"/>
                <w:szCs w:val="22"/>
                <w:lang w:val="sv-SE"/>
              </w:rPr>
            </w:pPr>
            <w:ins w:id="4703" w:author="Bonephace Kaijage" w:date="2026-10-14T06:16:00Z" w16du:dateUtc="2026-10-14T04:16:00Z">
              <w:r>
                <w:rPr>
                  <w:sz w:val="22"/>
                  <w:szCs w:val="22"/>
                  <w:lang w:val="sv-SE"/>
                </w:rPr>
                <w:lastRenderedPageBreak/>
                <w:t xml:space="preserve">Wasaidieni kaya kuondoka maeneo yaliyotajwa </w:t>
              </w:r>
              <w:r>
                <w:rPr>
                  <w:sz w:val="22"/>
                  <w:szCs w:val="22"/>
                  <w:lang w:val="sv-SE"/>
                </w:rPr>
                <w:lastRenderedPageBreak/>
                <w:t>kwenda kituo cha kata, mkianza na wasioweza kuondoka peke yao.</w:t>
              </w:r>
            </w:ins>
            <w:del w:id="4704" w:author="Bonephace Kaijage" w:date="2026-10-14T06:16:00Z" w16du:dateUtc="2026-10-14T04:16:00Z">
              <w:r w:rsidR="005747F5" w:rsidRPr="00997D17" w:rsidDel="00FE0A4D">
                <w:rPr>
                  <w:sz w:val="22"/>
                  <w:szCs w:val="22"/>
                  <w:lang w:val="sv-SE"/>
                </w:rPr>
                <w:delText>Hamisha kaya kutoka eneo hili kwenda kituo cha kata.</w:delText>
              </w:r>
            </w:del>
          </w:p>
          <w:p w14:paraId="1767656D" w14:textId="005E7156"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562F8B5F" w14:textId="33B904BB" w:rsidR="008C6B60" w:rsidRPr="00997D17" w:rsidRDefault="00FE0A4D" w:rsidP="00F20E47">
            <w:pPr>
              <w:pStyle w:val="ListBullet"/>
              <w:rPr>
                <w:sz w:val="22"/>
                <w:szCs w:val="22"/>
              </w:rPr>
            </w:pPr>
            <w:ins w:id="4705" w:author="Bonephace Kaijage" w:date="2026-10-14T06:12:00Z" w16du:dateUtc="2026-10-14T04:12:00Z">
              <w:r>
                <w:rPr>
                  <w:sz w:val="22"/>
                  <w:szCs w:val="22"/>
                </w:rPr>
                <w:t>Hakikisheni watoto wa shule, wazee na watu wenye ulemavu wote wamepatikana kabla ya giza, ili asitafutwe mtu usiku.</w:t>
              </w:r>
            </w:ins>
            <w:del w:id="4706" w:author="Bonephace Kaijage" w:date="2026-10-14T06:12:00Z" w16du:dateUtc="2026-10-14T04:12:00Z">
              <w:r w:rsidR="005747F5" w:rsidRPr="00997D17" w:rsidDel="00FE0A4D">
                <w:rPr>
                  <w:sz w:val="22"/>
                  <w:szCs w:val="22"/>
                </w:rPr>
                <w:delText>Hakiki watoto wa shule na wazee kabla ya giza.</w:delText>
              </w:r>
            </w:del>
          </w:p>
          <w:p w14:paraId="6305F237" w14:textId="1144A3F7"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4A6AEF2E" w14:textId="77777777" w:rsidTr="002066E7">
        <w:tc>
          <w:tcPr>
            <w:tcW w:w="2278" w:type="dxa"/>
          </w:tcPr>
          <w:p w14:paraId="4826BDD6" w14:textId="77777777" w:rsidR="002066E7" w:rsidRPr="00997D17" w:rsidRDefault="002066E7" w:rsidP="00FD6059">
            <w:pPr>
              <w:pStyle w:val="ListParagraph"/>
              <w:rPr>
                <w:sz w:val="22"/>
                <w:szCs w:val="22"/>
                <w:lang w:val="sv-SE"/>
              </w:rPr>
            </w:pPr>
          </w:p>
        </w:tc>
        <w:tc>
          <w:tcPr>
            <w:tcW w:w="2278" w:type="dxa"/>
          </w:tcPr>
          <w:p w14:paraId="114D8DFE" w14:textId="1DDCFFC2"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674CF52E" w14:textId="1A0E763E" w:rsidR="002066E7" w:rsidRPr="00997D17" w:rsidRDefault="00FE0A4D" w:rsidP="00FD6059">
            <w:pPr>
              <w:pStyle w:val="ListParagraph"/>
              <w:rPr>
                <w:sz w:val="22"/>
                <w:szCs w:val="22"/>
              </w:rPr>
            </w:pPr>
            <w:ins w:id="4707" w:author="Bonephace Kaijage" w:date="2026-10-14T06:21:00Z" w16du:dateUtc="2026-10-14T04:21:00Z">
              <w:r>
                <w:rPr>
                  <w:sz w:val="22"/>
                  <w:szCs w:val="22"/>
                </w:rPr>
                <w:t xml:space="preserve">Conditions at the sites named in Know Your Risk are now life-threatening: houses damaged, people cut off, and a real risk of drowning, injury or disease. Help is being organised; please follow the committee's </w:t>
              </w:r>
              <w:r>
                <w:rPr>
                  <w:sz w:val="22"/>
                  <w:szCs w:val="22"/>
                </w:rPr>
                <w:lastRenderedPageBreak/>
                <w:t>instructions and look out for neighbours.</w:t>
              </w:r>
            </w:ins>
            <w:del w:id="470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E66D07D" w14:textId="5CA806D3" w:rsidR="002066E7" w:rsidRPr="00997D17" w:rsidRDefault="00FE0A4D" w:rsidP="00FD6059">
            <w:pPr>
              <w:pStyle w:val="ListParagraph"/>
              <w:rPr>
                <w:sz w:val="22"/>
                <w:szCs w:val="22"/>
              </w:rPr>
            </w:pPr>
            <w:ins w:id="4709" w:author="Bonephace Kaijage" w:date="2026-10-14T06:24:00Z" w16du:dateUtc="2026-10-14T04:24:00Z">
              <w:r>
                <w:rPr>
                  <w:sz w:val="22"/>
                  <w:szCs w:val="22"/>
                </w:rPr>
                <w:lastRenderedPageBreak/>
                <w:t xml:space="preserve">Hali katika maeneo yaliyotajwa kwenye Fahamu Hatari sasa ni hatari kwa maisha: nyumba zimeharibika, watu wamekatwa, na kuna hatari halisi ya kuzama, kujeruhiwa au magonjwa. Msaada unaandaliwa; tafadhali fuateni </w:t>
              </w:r>
              <w:r>
                <w:rPr>
                  <w:sz w:val="22"/>
                  <w:szCs w:val="22"/>
                </w:rPr>
                <w:lastRenderedPageBreak/>
                <w:t>maelekezo ya kamati na muangaliane na majirani.</w:t>
              </w:r>
            </w:ins>
            <w:del w:id="471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BEAF4A9" w14:textId="0E463BB1" w:rsidR="008C6B60" w:rsidRPr="00997D17" w:rsidRDefault="00FE0A4D" w:rsidP="00F20E47">
            <w:pPr>
              <w:pStyle w:val="ListBullet"/>
              <w:rPr>
                <w:sz w:val="22"/>
                <w:szCs w:val="22"/>
              </w:rPr>
            </w:pPr>
            <w:ins w:id="4711" w:author="Bonephace Kaijage" w:date="2026-10-14T06:03:00Z" w16du:dateUtc="2026-10-14T04:03:00Z">
              <w:r>
                <w:rPr>
                  <w:sz w:val="22"/>
                  <w:szCs w:val="22"/>
                </w:rPr>
                <w:lastRenderedPageBreak/>
                <w:t>Please move now to the agreed safe ground, helping anyone who cannot move alone; the water or ground here can become dangerous faster than it looks. Return only when the committee confirms it is safe.</w:t>
              </w:r>
            </w:ins>
            <w:del w:id="471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7874D638" w14:textId="696433FF" w:rsidR="008C6B60" w:rsidRPr="00997D17" w:rsidRDefault="005747F5" w:rsidP="00F20E47">
            <w:pPr>
              <w:pStyle w:val="ListBullet"/>
              <w:rPr>
                <w:sz w:val="22"/>
                <w:szCs w:val="22"/>
              </w:rPr>
            </w:pPr>
            <w:r w:rsidRPr="00997D17">
              <w:rPr>
                <w:sz w:val="22"/>
                <w:szCs w:val="22"/>
              </w:rPr>
              <w:lastRenderedPageBreak/>
              <w:t>Call 114 and 190. Keep the access road clear for ambulances.</w:t>
            </w:r>
          </w:p>
          <w:p w14:paraId="1BD2C521" w14:textId="5C94B8FC" w:rsidR="008C6B60" w:rsidRPr="00997D17" w:rsidRDefault="005747F5" w:rsidP="00F20E47">
            <w:pPr>
              <w:pStyle w:val="ListBullet"/>
              <w:rPr>
                <w:sz w:val="22"/>
                <w:szCs w:val="22"/>
              </w:rPr>
            </w:pPr>
            <w:r w:rsidRPr="00997D17">
              <w:rPr>
                <w:sz w:val="22"/>
                <w:szCs w:val="22"/>
              </w:rPr>
              <w:t>Open the shelter and register every household. Note who is missing.</w:t>
            </w:r>
          </w:p>
          <w:p w14:paraId="1958F8AB" w14:textId="453DDF11"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2E82BBCE" w14:textId="253A0D8A"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0085FDA4" w14:textId="38B16C7A"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19BB6845" w14:textId="2610F83E"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054886E0" w14:textId="2DC60F03" w:rsidR="002066E7" w:rsidRPr="00997D17" w:rsidRDefault="005747F5" w:rsidP="00F20E47">
            <w:pPr>
              <w:pStyle w:val="ListBullet"/>
              <w:rPr>
                <w:sz w:val="22"/>
                <w:szCs w:val="22"/>
                <w:lang w:val="sv-SE"/>
              </w:rPr>
            </w:pPr>
            <w:r w:rsidRPr="00997D17">
              <w:rPr>
                <w:sz w:val="22"/>
                <w:szCs w:val="22"/>
                <w:lang w:val="sv-SE"/>
              </w:rPr>
              <w:lastRenderedPageBreak/>
              <w:t>Timu ya afya: majeruhi kwanza, kisha kipindupindu maji yakiwa machafu.</w:t>
            </w:r>
          </w:p>
        </w:tc>
      </w:tr>
      <w:tr w:rsidR="002066E7" w:rsidRPr="000343A2" w14:paraId="6EA7460E" w14:textId="77777777" w:rsidTr="002066E7">
        <w:tc>
          <w:tcPr>
            <w:tcW w:w="2278" w:type="dxa"/>
          </w:tcPr>
          <w:p w14:paraId="03668D35" w14:textId="78BF7B09" w:rsidR="002066E7" w:rsidRPr="00997D17" w:rsidRDefault="002066E7" w:rsidP="00FD6059">
            <w:pPr>
              <w:pStyle w:val="ListParagraph"/>
              <w:rPr>
                <w:sz w:val="22"/>
                <w:szCs w:val="22"/>
              </w:rPr>
            </w:pPr>
            <w:r w:rsidRPr="00997D17">
              <w:rPr>
                <w:sz w:val="22"/>
                <w:szCs w:val="22"/>
              </w:rPr>
              <w:lastRenderedPageBreak/>
              <w:t>Namtumbo District Council</w:t>
            </w:r>
          </w:p>
        </w:tc>
        <w:tc>
          <w:tcPr>
            <w:tcW w:w="2278" w:type="dxa"/>
          </w:tcPr>
          <w:p w14:paraId="1043E766" w14:textId="64E005FF"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1810EFED" w14:textId="3F99A0A6" w:rsidR="002066E7" w:rsidRPr="00997D17" w:rsidRDefault="008C6B60" w:rsidP="00FD6059">
            <w:pPr>
              <w:pStyle w:val="ListParagraph"/>
              <w:rPr>
                <w:sz w:val="22"/>
                <w:szCs w:val="22"/>
              </w:rPr>
            </w:pPr>
            <w:r w:rsidRPr="00997D17">
              <w:rPr>
                <w:sz w:val="22"/>
                <w:szCs w:val="22"/>
              </w:rPr>
              <w:t>heavy rain, Ruvuma floods, and a sharp dry season. A few roads slippery, a few low homes wet, and lightning where storms build.</w:t>
            </w:r>
          </w:p>
        </w:tc>
        <w:tc>
          <w:tcPr>
            <w:tcW w:w="2278" w:type="dxa"/>
          </w:tcPr>
          <w:p w14:paraId="5CD10F98" w14:textId="49614ECC"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1398A4A6" w14:textId="3EC00EBA" w:rsidR="008C6B60" w:rsidRPr="00997D17" w:rsidRDefault="005747F5" w:rsidP="00F20E47">
            <w:pPr>
              <w:pStyle w:val="ListBullet"/>
              <w:rPr>
                <w:sz w:val="22"/>
                <w:szCs w:val="22"/>
              </w:rPr>
            </w:pPr>
            <w:r w:rsidRPr="00997D17">
              <w:rPr>
                <w:sz w:val="22"/>
                <w:szCs w:val="22"/>
              </w:rPr>
              <w:t>Before the rain, walk heavy rain, Ruvuma floods, and a sharp dry season and clear the drains and culverts.</w:t>
            </w:r>
          </w:p>
          <w:p w14:paraId="7C450D2D" w14:textId="29C4292E" w:rsidR="008C6B60" w:rsidRPr="00997D17" w:rsidRDefault="00FE0A4D" w:rsidP="00F20E47">
            <w:pPr>
              <w:pStyle w:val="ListBullet"/>
              <w:rPr>
                <w:sz w:val="22"/>
                <w:szCs w:val="22"/>
              </w:rPr>
            </w:pPr>
            <w:ins w:id="4713"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4714" w:author="Bonephace Kaijage" w:date="2026-10-14T06:18:00Z" w16du:dateUtc="2026-10-14T04:18:00Z">
              <w:r w:rsidR="005747F5" w:rsidRPr="00997D17" w:rsidDel="00FE0A4D">
                <w:rPr>
                  <w:sz w:val="22"/>
                  <w:szCs w:val="22"/>
                </w:rPr>
                <w:delText>Households along this site raise food, documents and children above the floor.</w:delText>
              </w:r>
            </w:del>
          </w:p>
          <w:p w14:paraId="2096FF48" w14:textId="54394D55" w:rsidR="008C6B60" w:rsidRPr="00997D17" w:rsidRDefault="00FE0A4D" w:rsidP="00F20E47">
            <w:pPr>
              <w:pStyle w:val="ListBullet"/>
              <w:rPr>
                <w:sz w:val="22"/>
                <w:szCs w:val="22"/>
              </w:rPr>
            </w:pPr>
            <w:ins w:id="4715"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716" w:author="Bonephace Kaijage" w:date="2026-10-14T06:14:00Z" w16du:dateUtc="2026-10-14T04:14:00Z">
              <w:r w:rsidR="005747F5" w:rsidRPr="00997D17" w:rsidDel="00FE0A4D">
                <w:rPr>
                  <w:sz w:val="22"/>
                  <w:szCs w:val="22"/>
                </w:rPr>
                <w:delText>Save 190 and the ward chair number. Keep a torch and drinking water.</w:delText>
              </w:r>
            </w:del>
          </w:p>
          <w:p w14:paraId="5B501268" w14:textId="7BE92265" w:rsidR="002066E7" w:rsidRPr="00997D17" w:rsidRDefault="005747F5" w:rsidP="00F20E47">
            <w:pPr>
              <w:pStyle w:val="ListBullet"/>
              <w:rPr>
                <w:sz w:val="22"/>
                <w:szCs w:val="22"/>
              </w:rPr>
            </w:pPr>
            <w:r w:rsidRPr="00997D17">
              <w:rPr>
                <w:sz w:val="22"/>
                <w:szCs w:val="22"/>
              </w:rPr>
              <w:lastRenderedPageBreak/>
              <w:t>Do not drive or walk through water on the road. Headlights on, slow down.</w:t>
            </w:r>
          </w:p>
        </w:tc>
        <w:tc>
          <w:tcPr>
            <w:tcW w:w="2279" w:type="dxa"/>
          </w:tcPr>
          <w:p w14:paraId="18E9FF12" w14:textId="641127A6"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4D85F071" w14:textId="65E7AB23"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2F244A5B" w14:textId="4462DD73"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29DF17F8" w14:textId="7FC49060"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7935653E" w14:textId="77777777" w:rsidTr="002066E7">
        <w:tc>
          <w:tcPr>
            <w:tcW w:w="2278" w:type="dxa"/>
          </w:tcPr>
          <w:p w14:paraId="2237736F" w14:textId="77777777" w:rsidR="002066E7" w:rsidRPr="00997D17" w:rsidRDefault="002066E7" w:rsidP="00FD6059">
            <w:pPr>
              <w:pStyle w:val="ListParagraph"/>
              <w:rPr>
                <w:sz w:val="22"/>
                <w:szCs w:val="22"/>
                <w:lang w:val="sv-SE"/>
              </w:rPr>
            </w:pPr>
          </w:p>
        </w:tc>
        <w:tc>
          <w:tcPr>
            <w:tcW w:w="2278" w:type="dxa"/>
          </w:tcPr>
          <w:p w14:paraId="445435FA" w14:textId="6E20D12C"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6DA78AB0" w14:textId="0F0A0F7B" w:rsidR="002066E7" w:rsidRPr="00997D17" w:rsidRDefault="008C6B60" w:rsidP="00FD6059">
            <w:pPr>
              <w:pStyle w:val="ListParagraph"/>
              <w:rPr>
                <w:sz w:val="22"/>
                <w:szCs w:val="22"/>
              </w:rPr>
            </w:pPr>
            <w:r w:rsidRPr="00997D17">
              <w:rPr>
                <w:sz w:val="22"/>
                <w:szCs w:val="22"/>
              </w:rPr>
              <w:t>heavy rain, Ruvuma floods, and a sharp dry season. Roads, water points or houses at the named sites are now affected. Some journeys and classes are disrupted.</w:t>
            </w:r>
          </w:p>
        </w:tc>
        <w:tc>
          <w:tcPr>
            <w:tcW w:w="2278" w:type="dxa"/>
          </w:tcPr>
          <w:p w14:paraId="4F807E18" w14:textId="03C2BC69"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C1CF7FC" w14:textId="6334A534" w:rsidR="008C6B60" w:rsidRPr="00997D17" w:rsidRDefault="005747F5" w:rsidP="00F20E47">
            <w:pPr>
              <w:pStyle w:val="ListBullet"/>
              <w:rPr>
                <w:sz w:val="22"/>
                <w:szCs w:val="22"/>
              </w:rPr>
            </w:pPr>
            <w:r w:rsidRPr="00997D17">
              <w:rPr>
                <w:sz w:val="22"/>
                <w:szCs w:val="22"/>
              </w:rPr>
              <w:t>Move households off heavy rain, Ruvuma floods, and a sharp dry season to the ward assembly point.</w:t>
            </w:r>
          </w:p>
          <w:p w14:paraId="4A310A50" w14:textId="633F31C6" w:rsidR="008C6B60" w:rsidRPr="00997D17" w:rsidRDefault="00FE0A4D" w:rsidP="00F20E47">
            <w:pPr>
              <w:pStyle w:val="ListBullet"/>
              <w:rPr>
                <w:sz w:val="22"/>
                <w:szCs w:val="22"/>
              </w:rPr>
            </w:pPr>
            <w:ins w:id="4717" w:author="Bonephace Kaijage" w:date="2026-10-14T06:21:00Z" w16du:dateUtc="2026-10-14T04:21:00Z">
              <w:r>
                <w:rPr>
                  <w:sz w:val="22"/>
                  <w:szCs w:val="22"/>
                </w:rPr>
                <w:t>Close and mark the flooded road or bridge on the sites named in Know Your Risk. Divert traffic.</w:t>
              </w:r>
            </w:ins>
            <w:del w:id="4718" w:author="Bonephace Kaijage" w:date="2026-10-14T06:21:00Z" w16du:dateUtc="2026-10-14T04:21:00Z">
              <w:r w:rsidR="005747F5" w:rsidRPr="00997D17" w:rsidDel="00FE0A4D">
                <w:rPr>
                  <w:sz w:val="22"/>
                  <w:szCs w:val="22"/>
                </w:rPr>
                <w:delText>Close and mark the flooded road or bridge on this site. Divert traffic.</w:delText>
              </w:r>
            </w:del>
          </w:p>
          <w:p w14:paraId="105FEAA0" w14:textId="4B65BDD6" w:rsidR="008C6B60" w:rsidRPr="00997D17" w:rsidRDefault="00FE0A4D" w:rsidP="00F20E47">
            <w:pPr>
              <w:pStyle w:val="ListBullet"/>
              <w:rPr>
                <w:sz w:val="22"/>
                <w:szCs w:val="22"/>
              </w:rPr>
            </w:pPr>
            <w:ins w:id="4719" w:author="Bonephace Kaijage" w:date="2026-10-14T06:12:00Z" w16du:dateUtc="2026-10-14T04:12:00Z">
              <w:r>
                <w:rPr>
                  <w:sz w:val="22"/>
                  <w:szCs w:val="22"/>
                </w:rPr>
                <w:t>Check that school children, older people and anyone with a disability are accounted for before dark, so that no one is searched for in the night.</w:t>
              </w:r>
            </w:ins>
            <w:del w:id="4720" w:author="Bonephace Kaijage" w:date="2026-10-14T06:12:00Z" w16du:dateUtc="2026-10-14T04:12:00Z">
              <w:r w:rsidR="005747F5" w:rsidRPr="00997D17" w:rsidDel="00FE0A4D">
                <w:rPr>
                  <w:sz w:val="22"/>
                  <w:szCs w:val="22"/>
                </w:rPr>
                <w:delText>Account for school children and older people before dark.</w:delText>
              </w:r>
            </w:del>
          </w:p>
          <w:p w14:paraId="0F7237D0" w14:textId="23F57BD8" w:rsidR="002066E7" w:rsidRPr="00997D17" w:rsidRDefault="00FE0A4D" w:rsidP="00F20E47">
            <w:pPr>
              <w:pStyle w:val="ListBullet"/>
              <w:rPr>
                <w:sz w:val="22"/>
                <w:szCs w:val="22"/>
              </w:rPr>
            </w:pPr>
            <w:ins w:id="4721" w:author="Bonephace Kaijage" w:date="2026-10-14T06:14:00Z" w16du:dateUtc="2026-10-14T04:14:00Z">
              <w:r>
                <w:rPr>
                  <w:sz w:val="22"/>
                  <w:szCs w:val="22"/>
                </w:rPr>
                <w:t>Boil or treat drinking water, because floods carry waste into wells; tell the clinic early if anyone has diarrhoea.</w:t>
              </w:r>
            </w:ins>
            <w:del w:id="4722"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2422A968" w14:textId="121F75FA" w:rsidR="008C6B60" w:rsidRPr="00997D17" w:rsidRDefault="00FE0A4D" w:rsidP="00F20E47">
            <w:pPr>
              <w:pStyle w:val="ListBullet"/>
              <w:rPr>
                <w:sz w:val="22"/>
                <w:szCs w:val="22"/>
                <w:lang w:val="sv-SE"/>
              </w:rPr>
            </w:pPr>
            <w:ins w:id="4723" w:author="Bonephace Kaijage" w:date="2026-10-14T06:16:00Z" w16du:dateUtc="2026-10-14T04:16:00Z">
              <w:r>
                <w:rPr>
                  <w:sz w:val="22"/>
                  <w:szCs w:val="22"/>
                  <w:lang w:val="sv-SE"/>
                </w:rPr>
                <w:t>Wasaidieni kaya kuondoka maeneo yaliyotajwa kwenda kituo cha kata, mkianza na wasioweza kuondoka peke yao.</w:t>
              </w:r>
            </w:ins>
            <w:del w:id="4724" w:author="Bonephace Kaijage" w:date="2026-10-14T06:16:00Z" w16du:dateUtc="2026-10-14T04:16:00Z">
              <w:r w:rsidR="005747F5" w:rsidRPr="00997D17" w:rsidDel="00FE0A4D">
                <w:rPr>
                  <w:sz w:val="22"/>
                  <w:szCs w:val="22"/>
                  <w:lang w:val="sv-SE"/>
                </w:rPr>
                <w:delText>Hamisha kaya kutoka eneo hili kwenda kituo cha kata.</w:delText>
              </w:r>
            </w:del>
          </w:p>
          <w:p w14:paraId="37E8E4BD" w14:textId="042C96A0"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06FFE95C" w14:textId="77CF4927" w:rsidR="008C6B60" w:rsidRPr="00997D17" w:rsidRDefault="00FE0A4D" w:rsidP="00F20E47">
            <w:pPr>
              <w:pStyle w:val="ListBullet"/>
              <w:rPr>
                <w:sz w:val="22"/>
                <w:szCs w:val="22"/>
              </w:rPr>
            </w:pPr>
            <w:ins w:id="4725" w:author="Bonephace Kaijage" w:date="2026-10-14T06:12:00Z" w16du:dateUtc="2026-10-14T04:12:00Z">
              <w:r>
                <w:rPr>
                  <w:sz w:val="22"/>
                  <w:szCs w:val="22"/>
                </w:rPr>
                <w:t>Hakikisheni watoto wa shule, wazee na watu wenye ulemavu wote wamepatikana kabla ya giza, ili asitafutwe mtu usiku.</w:t>
              </w:r>
            </w:ins>
            <w:del w:id="4726" w:author="Bonephace Kaijage" w:date="2026-10-14T06:12:00Z" w16du:dateUtc="2026-10-14T04:12:00Z">
              <w:r w:rsidR="005747F5" w:rsidRPr="00997D17" w:rsidDel="00FE0A4D">
                <w:rPr>
                  <w:sz w:val="22"/>
                  <w:szCs w:val="22"/>
                </w:rPr>
                <w:delText>Hakiki watoto wa shule na wazee kabla ya giza.</w:delText>
              </w:r>
            </w:del>
          </w:p>
          <w:p w14:paraId="2BD3D8EA" w14:textId="0BC2DF29"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535ACD73" w14:textId="77777777" w:rsidTr="002066E7">
        <w:tc>
          <w:tcPr>
            <w:tcW w:w="2278" w:type="dxa"/>
          </w:tcPr>
          <w:p w14:paraId="1079EC5E" w14:textId="77777777" w:rsidR="002066E7" w:rsidRPr="00997D17" w:rsidRDefault="002066E7" w:rsidP="00FD6059">
            <w:pPr>
              <w:pStyle w:val="ListParagraph"/>
              <w:rPr>
                <w:sz w:val="22"/>
                <w:szCs w:val="22"/>
                <w:lang w:val="sv-SE"/>
              </w:rPr>
            </w:pPr>
          </w:p>
        </w:tc>
        <w:tc>
          <w:tcPr>
            <w:tcW w:w="2278" w:type="dxa"/>
          </w:tcPr>
          <w:p w14:paraId="306D9AE8" w14:textId="59033C89"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77DC7811" w14:textId="6CC05A41" w:rsidR="002066E7" w:rsidRPr="00997D17" w:rsidRDefault="00FE0A4D" w:rsidP="00FD6059">
            <w:pPr>
              <w:pStyle w:val="ListParagraph"/>
              <w:rPr>
                <w:sz w:val="22"/>
                <w:szCs w:val="22"/>
              </w:rPr>
            </w:pPr>
            <w:ins w:id="4727" w:author="Bonephace Kaijage" w:date="2026-10-14T06:21:00Z" w16du:dateUtc="2026-10-14T04:21:00Z">
              <w:r>
                <w:rPr>
                  <w:sz w:val="22"/>
                  <w:szCs w:val="22"/>
                </w:rPr>
                <w:t xml:space="preserve">Conditions at the sites named in Know Your Risk are now life-threatening: houses damaged, </w:t>
              </w:r>
              <w:r>
                <w:rPr>
                  <w:sz w:val="22"/>
                  <w:szCs w:val="22"/>
                </w:rPr>
                <w:lastRenderedPageBreak/>
                <w:t>people cut off, and a real risk of drowning, injury or disease. Help is being organised; please follow the committee's instructions and look out for neighbours.</w:t>
              </w:r>
            </w:ins>
            <w:del w:id="472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FF71072" w14:textId="746ED56C" w:rsidR="002066E7" w:rsidRPr="00997D17" w:rsidRDefault="00FE0A4D" w:rsidP="00FD6059">
            <w:pPr>
              <w:pStyle w:val="ListParagraph"/>
              <w:rPr>
                <w:sz w:val="22"/>
                <w:szCs w:val="22"/>
              </w:rPr>
            </w:pPr>
            <w:ins w:id="4729" w:author="Bonephace Kaijage" w:date="2026-10-14T06:24:00Z" w16du:dateUtc="2026-10-14T04:24:00Z">
              <w:r>
                <w:rPr>
                  <w:sz w:val="22"/>
                  <w:szCs w:val="22"/>
                </w:rPr>
                <w:lastRenderedPageBreak/>
                <w:t xml:space="preserve">Hali katika maeneo yaliyotajwa kwenye Fahamu Hatari sasa ni hatari kwa maisha: nyumba </w:t>
              </w:r>
              <w:r>
                <w:rPr>
                  <w:sz w:val="22"/>
                  <w:szCs w:val="22"/>
                </w:rPr>
                <w:lastRenderedPageBreak/>
                <w:t>zimeharibika, watu wamekatwa, na kuna hatari halisi ya kuzama, kujeruhiwa au magonjwa. Msaada unaandaliwa; tafadhali fuateni maelekezo ya kamati na muangaliane na majirani.</w:t>
              </w:r>
            </w:ins>
            <w:del w:id="473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264196F" w14:textId="605417CA" w:rsidR="008C6B60" w:rsidRPr="00997D17" w:rsidRDefault="00FE0A4D" w:rsidP="00F20E47">
            <w:pPr>
              <w:pStyle w:val="ListBullet"/>
              <w:rPr>
                <w:sz w:val="22"/>
                <w:szCs w:val="22"/>
              </w:rPr>
            </w:pPr>
            <w:ins w:id="4731" w:author="Bonephace Kaijage" w:date="2026-10-14T06:03:00Z" w16du:dateUtc="2026-10-14T04:03:00Z">
              <w:r>
                <w:rPr>
                  <w:sz w:val="22"/>
                  <w:szCs w:val="22"/>
                </w:rPr>
                <w:lastRenderedPageBreak/>
                <w:t xml:space="preserve">Please move now to the agreed safe ground, helping anyone who cannot move alone; the </w:t>
              </w:r>
              <w:r>
                <w:rPr>
                  <w:sz w:val="22"/>
                  <w:szCs w:val="22"/>
                </w:rPr>
                <w:lastRenderedPageBreak/>
                <w:t>water or ground here can become dangerous faster than it looks. Return only when the committee confirms it is safe.</w:t>
              </w:r>
            </w:ins>
            <w:del w:id="473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123B1592" w14:textId="32D6635A" w:rsidR="008C6B60" w:rsidRPr="00997D17" w:rsidRDefault="005747F5" w:rsidP="00F20E47">
            <w:pPr>
              <w:pStyle w:val="ListBullet"/>
              <w:rPr>
                <w:sz w:val="22"/>
                <w:szCs w:val="22"/>
              </w:rPr>
            </w:pPr>
            <w:r w:rsidRPr="00997D17">
              <w:rPr>
                <w:sz w:val="22"/>
                <w:szCs w:val="22"/>
              </w:rPr>
              <w:t>Call 114 and 190. Keep the access road clear for ambulances.</w:t>
            </w:r>
          </w:p>
          <w:p w14:paraId="3652AF2C" w14:textId="6812B2C5" w:rsidR="008C6B60" w:rsidRPr="00997D17" w:rsidRDefault="005747F5" w:rsidP="00F20E47">
            <w:pPr>
              <w:pStyle w:val="ListBullet"/>
              <w:rPr>
                <w:sz w:val="22"/>
                <w:szCs w:val="22"/>
              </w:rPr>
            </w:pPr>
            <w:r w:rsidRPr="00997D17">
              <w:rPr>
                <w:sz w:val="22"/>
                <w:szCs w:val="22"/>
              </w:rPr>
              <w:t>Open the shelter and register every household. Note who is missing.</w:t>
            </w:r>
          </w:p>
          <w:p w14:paraId="243ED163" w14:textId="1A8C7496"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164464C6" w14:textId="48EB023A"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5C65E8D1" w14:textId="635AF1DE" w:rsidR="008C6B60" w:rsidRPr="00997D17" w:rsidRDefault="005747F5" w:rsidP="00F20E47">
            <w:pPr>
              <w:pStyle w:val="ListBullet"/>
              <w:rPr>
                <w:sz w:val="22"/>
                <w:szCs w:val="22"/>
                <w:lang w:val="sv-SE"/>
              </w:rPr>
            </w:pPr>
            <w:r w:rsidRPr="00997D17">
              <w:rPr>
                <w:sz w:val="22"/>
                <w:szCs w:val="22"/>
                <w:lang w:val="sv-SE"/>
              </w:rPr>
              <w:lastRenderedPageBreak/>
              <w:t>Piga 114 na 190. Acha barabara ya kufika wazi kwa magari ya wagonjwa.</w:t>
            </w:r>
          </w:p>
          <w:p w14:paraId="6D1327A2" w14:textId="4A469975"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18F392FE" w14:textId="120F5A3E"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17E9045B" w14:textId="77777777" w:rsidTr="002066E7">
        <w:tc>
          <w:tcPr>
            <w:tcW w:w="2278" w:type="dxa"/>
          </w:tcPr>
          <w:p w14:paraId="5D8890F0" w14:textId="31C12FCC" w:rsidR="002066E7" w:rsidRPr="00997D17" w:rsidRDefault="002066E7" w:rsidP="00FD6059">
            <w:pPr>
              <w:pStyle w:val="ListParagraph"/>
              <w:rPr>
                <w:sz w:val="22"/>
                <w:szCs w:val="22"/>
              </w:rPr>
            </w:pPr>
            <w:r w:rsidRPr="00997D17">
              <w:rPr>
                <w:sz w:val="22"/>
                <w:szCs w:val="22"/>
              </w:rPr>
              <w:lastRenderedPageBreak/>
              <w:t>Nyasa District Council</w:t>
            </w:r>
          </w:p>
        </w:tc>
        <w:tc>
          <w:tcPr>
            <w:tcW w:w="2278" w:type="dxa"/>
          </w:tcPr>
          <w:p w14:paraId="5B2D310F" w14:textId="5B537030"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6FBFFF89" w14:textId="2C9C6158" w:rsidR="002066E7" w:rsidRPr="00997D17" w:rsidRDefault="008C6B60" w:rsidP="00FD6059">
            <w:pPr>
              <w:pStyle w:val="ListParagraph"/>
              <w:rPr>
                <w:sz w:val="22"/>
                <w:szCs w:val="22"/>
              </w:rPr>
            </w:pPr>
            <w:r w:rsidRPr="00997D17">
              <w:rPr>
                <w:sz w:val="22"/>
                <w:szCs w:val="22"/>
              </w:rPr>
              <w:t>Lake Nyasa floods and large waves, boat accidents, heavy rain, and earthquake. A few roads slippery, a few low homes wet, and lightning where storms build.</w:t>
            </w:r>
          </w:p>
        </w:tc>
        <w:tc>
          <w:tcPr>
            <w:tcW w:w="2278" w:type="dxa"/>
          </w:tcPr>
          <w:p w14:paraId="33BB2AF9" w14:textId="2700CB8B"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1B86A905" w14:textId="619F2641" w:rsidR="008C6B60" w:rsidRPr="00997D17" w:rsidRDefault="005747F5" w:rsidP="00F20E47">
            <w:pPr>
              <w:pStyle w:val="ListBullet"/>
              <w:rPr>
                <w:sz w:val="22"/>
                <w:szCs w:val="22"/>
              </w:rPr>
            </w:pPr>
            <w:r w:rsidRPr="00997D17">
              <w:rPr>
                <w:sz w:val="22"/>
                <w:szCs w:val="22"/>
              </w:rPr>
              <w:t>Before any boat leaves Lake Nyasa floods and large waves, boat accidents, heavy rain, and ear, check the forecast and put a life jacket on.</w:t>
            </w:r>
          </w:p>
          <w:p w14:paraId="0D02619E" w14:textId="4D01D654" w:rsidR="008C6B60" w:rsidRPr="00997D17" w:rsidRDefault="005747F5" w:rsidP="00F20E47">
            <w:pPr>
              <w:pStyle w:val="ListBullet"/>
              <w:rPr>
                <w:sz w:val="22"/>
                <w:szCs w:val="22"/>
              </w:rPr>
            </w:pPr>
            <w:r w:rsidRPr="00997D17">
              <w:rPr>
                <w:sz w:val="22"/>
                <w:szCs w:val="22"/>
              </w:rPr>
              <w:t>Bring small boats off the open water at this landing.</w:t>
            </w:r>
          </w:p>
          <w:p w14:paraId="387BE561" w14:textId="3527ED94" w:rsidR="008C6B60" w:rsidRPr="00997D17" w:rsidRDefault="005747F5" w:rsidP="00F20E47">
            <w:pPr>
              <w:pStyle w:val="ListBullet"/>
              <w:rPr>
                <w:sz w:val="22"/>
                <w:szCs w:val="22"/>
              </w:rPr>
            </w:pPr>
            <w:r w:rsidRPr="00997D17">
              <w:rPr>
                <w:sz w:val="22"/>
                <w:szCs w:val="22"/>
              </w:rPr>
              <w:t>The landing site listens for the warning and saves 190.</w:t>
            </w:r>
          </w:p>
          <w:p w14:paraId="2E6C6435" w14:textId="2F7F56EB" w:rsidR="002066E7" w:rsidRPr="00997D17" w:rsidRDefault="005747F5" w:rsidP="00F20E47">
            <w:pPr>
              <w:pStyle w:val="ListBullet"/>
              <w:rPr>
                <w:sz w:val="22"/>
                <w:szCs w:val="22"/>
              </w:rPr>
            </w:pPr>
            <w:r w:rsidRPr="00997D17">
              <w:rPr>
                <w:sz w:val="22"/>
                <w:szCs w:val="22"/>
              </w:rPr>
              <w:t>Do not swim out to rescue. Throw something that floats.</w:t>
            </w:r>
          </w:p>
        </w:tc>
        <w:tc>
          <w:tcPr>
            <w:tcW w:w="2279" w:type="dxa"/>
          </w:tcPr>
          <w:p w14:paraId="15E9C269" w14:textId="1389F350" w:rsidR="008C6B60" w:rsidRPr="00997D17" w:rsidRDefault="005747F5" w:rsidP="00F20E47">
            <w:pPr>
              <w:pStyle w:val="ListBullet"/>
              <w:rPr>
                <w:sz w:val="22"/>
                <w:szCs w:val="22"/>
              </w:rPr>
            </w:pPr>
            <w:r w:rsidRPr="00997D17">
              <w:rPr>
                <w:sz w:val="22"/>
                <w:szCs w:val="22"/>
              </w:rPr>
              <w:t>Kabla ya chombo kuondoka eneo hili, angalia utabiri na vaa jaketi ya kujiokoa.</w:t>
            </w:r>
          </w:p>
          <w:p w14:paraId="327A18A9" w14:textId="1A913391" w:rsidR="008C6B60" w:rsidRPr="00997D17" w:rsidRDefault="005747F5" w:rsidP="00F20E47">
            <w:pPr>
              <w:pStyle w:val="ListBullet"/>
              <w:rPr>
                <w:sz w:val="22"/>
                <w:szCs w:val="22"/>
              </w:rPr>
            </w:pPr>
            <w:r w:rsidRPr="00997D17">
              <w:rPr>
                <w:sz w:val="22"/>
                <w:szCs w:val="22"/>
              </w:rPr>
              <w:t>Rudisha vyombo vidogo kutoka maji ya wazi kwenye mwalo huu.</w:t>
            </w:r>
          </w:p>
          <w:p w14:paraId="4F178D67" w14:textId="2E686CA7" w:rsidR="008C6B60" w:rsidRPr="00997D17" w:rsidRDefault="005747F5" w:rsidP="00F20E47">
            <w:pPr>
              <w:pStyle w:val="ListBullet"/>
              <w:rPr>
                <w:sz w:val="22"/>
                <w:szCs w:val="22"/>
              </w:rPr>
            </w:pPr>
            <w:r w:rsidRPr="00997D17">
              <w:rPr>
                <w:sz w:val="22"/>
                <w:szCs w:val="22"/>
              </w:rPr>
              <w:t>Mwalo usikilize onyo na uhifadhi 190.</w:t>
            </w:r>
          </w:p>
          <w:p w14:paraId="0F4CFF40" w14:textId="2FF01A86" w:rsidR="002066E7" w:rsidRPr="00997D17" w:rsidRDefault="005747F5" w:rsidP="00F20E47">
            <w:pPr>
              <w:pStyle w:val="ListBullet"/>
              <w:rPr>
                <w:sz w:val="22"/>
                <w:szCs w:val="22"/>
              </w:rPr>
            </w:pPr>
            <w:r w:rsidRPr="00997D17">
              <w:rPr>
                <w:sz w:val="22"/>
                <w:szCs w:val="22"/>
                <w:lang w:val="sv-SE"/>
              </w:rPr>
              <w:t>Usiogelee kuokoa. Rusha kitu kinachoelea.</w:t>
            </w:r>
          </w:p>
        </w:tc>
      </w:tr>
      <w:tr w:rsidR="002066E7" w:rsidRPr="000343A2" w14:paraId="64E61270" w14:textId="77777777" w:rsidTr="002066E7">
        <w:tc>
          <w:tcPr>
            <w:tcW w:w="2278" w:type="dxa"/>
          </w:tcPr>
          <w:p w14:paraId="6158E32F" w14:textId="77777777" w:rsidR="002066E7" w:rsidRPr="00997D17" w:rsidRDefault="002066E7" w:rsidP="00FD6059">
            <w:pPr>
              <w:pStyle w:val="ListParagraph"/>
              <w:rPr>
                <w:sz w:val="22"/>
                <w:szCs w:val="22"/>
              </w:rPr>
            </w:pPr>
          </w:p>
        </w:tc>
        <w:tc>
          <w:tcPr>
            <w:tcW w:w="2278" w:type="dxa"/>
          </w:tcPr>
          <w:p w14:paraId="2A1070E5" w14:textId="4DACFC64"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53C7CD78" w14:textId="2A0677C9" w:rsidR="002066E7" w:rsidRPr="00997D17" w:rsidRDefault="008C6B60" w:rsidP="00FD6059">
            <w:pPr>
              <w:pStyle w:val="ListParagraph"/>
              <w:rPr>
                <w:sz w:val="22"/>
                <w:szCs w:val="22"/>
              </w:rPr>
            </w:pPr>
            <w:r w:rsidRPr="00997D17">
              <w:rPr>
                <w:sz w:val="22"/>
                <w:szCs w:val="22"/>
              </w:rPr>
              <w:t>Lake Nyasa floods and large waves, boat accidents, heavy rain, and earthquake. Roads, water points or houses at the named sites are now affected. Some journeys and classes are disrupted.</w:t>
            </w:r>
          </w:p>
        </w:tc>
        <w:tc>
          <w:tcPr>
            <w:tcW w:w="2278" w:type="dxa"/>
          </w:tcPr>
          <w:p w14:paraId="33224AFD" w14:textId="64CB1BA8"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CA7CB60" w14:textId="25AEA52A" w:rsidR="008C6B60" w:rsidRPr="00997D17" w:rsidRDefault="005747F5" w:rsidP="00F20E47">
            <w:pPr>
              <w:pStyle w:val="ListBullet"/>
              <w:rPr>
                <w:sz w:val="22"/>
                <w:szCs w:val="22"/>
              </w:rPr>
            </w:pPr>
            <w:r w:rsidRPr="00997D17">
              <w:rPr>
                <w:sz w:val="22"/>
                <w:szCs w:val="22"/>
              </w:rPr>
              <w:t>Stop fishing and crossings at Lake Nyasa floods and large waves, boat accidents, heavy rain, and ear.</w:t>
            </w:r>
          </w:p>
          <w:p w14:paraId="15BA7FD6" w14:textId="2F1FBA16" w:rsidR="008C6B60" w:rsidRPr="00997D17" w:rsidRDefault="00FE0A4D" w:rsidP="00F20E47">
            <w:pPr>
              <w:pStyle w:val="ListBullet"/>
              <w:rPr>
                <w:sz w:val="22"/>
                <w:szCs w:val="22"/>
              </w:rPr>
            </w:pPr>
            <w:ins w:id="4733" w:author="Bonephace Kaijage" w:date="2026-10-14T06:16:00Z" w16du:dateUtc="2026-10-14T04:16:00Z">
              <w:r>
                <w:rPr>
                  <w:sz w:val="22"/>
                  <w:szCs w:val="22"/>
                </w:rPr>
                <w:t>Help people off the low shore to the assembly point, starting with those who cannot move alone; waves and the lake level can rise with little warning.</w:t>
              </w:r>
            </w:ins>
            <w:del w:id="4734" w:author="Bonephace Kaijage" w:date="2026-10-14T06:16:00Z" w16du:dateUtc="2026-10-14T04:16:00Z">
              <w:r w:rsidR="005747F5" w:rsidRPr="00997D17" w:rsidDel="00FE0A4D">
                <w:rPr>
                  <w:sz w:val="22"/>
                  <w:szCs w:val="22"/>
                </w:rPr>
                <w:delText>Move people off the low shore to the assembly point.</w:delText>
              </w:r>
            </w:del>
          </w:p>
          <w:p w14:paraId="1F576310" w14:textId="030087E1" w:rsidR="008C6B60" w:rsidRPr="00997D17" w:rsidRDefault="005747F5" w:rsidP="00F20E47">
            <w:pPr>
              <w:pStyle w:val="ListBullet"/>
              <w:rPr>
                <w:sz w:val="22"/>
                <w:szCs w:val="22"/>
              </w:rPr>
            </w:pPr>
            <w:r w:rsidRPr="00997D17">
              <w:rPr>
                <w:sz w:val="22"/>
                <w:szCs w:val="22"/>
              </w:rPr>
              <w:t>Account for boats still out from this landing.</w:t>
            </w:r>
          </w:p>
          <w:p w14:paraId="45A38FF2" w14:textId="583C1E65" w:rsidR="002066E7" w:rsidRPr="00997D17" w:rsidRDefault="005747F5" w:rsidP="00F20E47">
            <w:pPr>
              <w:pStyle w:val="ListBullet"/>
              <w:rPr>
                <w:sz w:val="22"/>
                <w:szCs w:val="22"/>
              </w:rPr>
            </w:pPr>
            <w:r w:rsidRPr="00997D17">
              <w:rPr>
                <w:sz w:val="22"/>
                <w:szCs w:val="22"/>
              </w:rPr>
              <w:t>Boil water if wells on this shore are flooded.</w:t>
            </w:r>
          </w:p>
        </w:tc>
        <w:tc>
          <w:tcPr>
            <w:tcW w:w="2279" w:type="dxa"/>
          </w:tcPr>
          <w:p w14:paraId="4D225995" w14:textId="268BF2E6" w:rsidR="008C6B60" w:rsidRPr="00997D17" w:rsidRDefault="005747F5" w:rsidP="00F20E47">
            <w:pPr>
              <w:pStyle w:val="ListBullet"/>
              <w:rPr>
                <w:sz w:val="22"/>
                <w:szCs w:val="22"/>
                <w:lang w:val="sv-SE"/>
              </w:rPr>
            </w:pPr>
            <w:r w:rsidRPr="00997D17">
              <w:rPr>
                <w:sz w:val="22"/>
                <w:szCs w:val="22"/>
                <w:lang w:val="sv-SE"/>
              </w:rPr>
              <w:t>Simamisha uvuvi na vivuko eneo hili.</w:t>
            </w:r>
          </w:p>
          <w:p w14:paraId="0103E4E7" w14:textId="04AF9B7D" w:rsidR="008C6B60" w:rsidRPr="00997D17" w:rsidRDefault="00FE0A4D" w:rsidP="00F20E47">
            <w:pPr>
              <w:pStyle w:val="ListBullet"/>
              <w:rPr>
                <w:sz w:val="22"/>
                <w:szCs w:val="22"/>
                <w:lang w:val="sv-SE"/>
              </w:rPr>
            </w:pPr>
            <w:ins w:id="4735" w:author="Bonephace Kaijage" w:date="2026-10-14T06:16:00Z" w16du:dateUtc="2026-10-14T04:16:00Z">
              <w:r>
                <w:rPr>
                  <w:sz w:val="22"/>
                  <w:szCs w:val="22"/>
                  <w:lang w:val="sv-SE"/>
                </w:rPr>
                <w:t>Wasaidieni watu kuondoka ufuo wa chini kwenda kituoni, mkianza na wasioweza kuondoka peke yao; mawimbi na kina cha ziwa vinaweza kupanda bila taarifa.</w:t>
              </w:r>
            </w:ins>
            <w:del w:id="4736" w:author="Bonephace Kaijage" w:date="2026-10-14T06:16:00Z" w16du:dateUtc="2026-10-14T04:16:00Z">
              <w:r w:rsidR="005747F5" w:rsidRPr="00997D17" w:rsidDel="00FE0A4D">
                <w:rPr>
                  <w:sz w:val="22"/>
                  <w:szCs w:val="22"/>
                  <w:lang w:val="sv-SE"/>
                </w:rPr>
                <w:delText>Hamisha watu kutoka ufuo wa chini kwenda kituoni.</w:delText>
              </w:r>
            </w:del>
          </w:p>
          <w:p w14:paraId="4627E2B9" w14:textId="026DCA20" w:rsidR="008C6B60" w:rsidRPr="00997D17" w:rsidRDefault="005747F5" w:rsidP="00F20E47">
            <w:pPr>
              <w:pStyle w:val="ListBullet"/>
              <w:rPr>
                <w:sz w:val="22"/>
                <w:szCs w:val="22"/>
                <w:lang w:val="sv-SE"/>
              </w:rPr>
            </w:pPr>
            <w:r w:rsidRPr="00997D17">
              <w:rPr>
                <w:sz w:val="22"/>
                <w:szCs w:val="22"/>
                <w:lang w:val="sv-SE"/>
              </w:rPr>
              <w:t>Hakiki vyombo vilivyoko nje kutoka mwalo huu.</w:t>
            </w:r>
          </w:p>
          <w:p w14:paraId="2ED60E0F" w14:textId="35875507" w:rsidR="002066E7" w:rsidRPr="00997D17" w:rsidRDefault="005747F5" w:rsidP="00F20E47">
            <w:pPr>
              <w:pStyle w:val="ListBullet"/>
              <w:rPr>
                <w:sz w:val="22"/>
                <w:szCs w:val="22"/>
                <w:lang w:val="sv-SE"/>
              </w:rPr>
            </w:pPr>
            <w:r w:rsidRPr="00997D17">
              <w:rPr>
                <w:sz w:val="22"/>
                <w:szCs w:val="22"/>
                <w:lang w:val="sv-SE"/>
              </w:rPr>
              <w:t>Chemsha maji visima vya ufuo huu vikifurika.</w:t>
            </w:r>
          </w:p>
        </w:tc>
      </w:tr>
      <w:tr w:rsidR="002066E7" w:rsidRPr="000343A2" w14:paraId="45D6D515" w14:textId="77777777" w:rsidTr="002066E7">
        <w:tc>
          <w:tcPr>
            <w:tcW w:w="2278" w:type="dxa"/>
          </w:tcPr>
          <w:p w14:paraId="695E4D58" w14:textId="77777777" w:rsidR="002066E7" w:rsidRPr="00997D17" w:rsidRDefault="002066E7" w:rsidP="00FD6059">
            <w:pPr>
              <w:pStyle w:val="ListParagraph"/>
              <w:rPr>
                <w:sz w:val="22"/>
                <w:szCs w:val="22"/>
                <w:lang w:val="sv-SE"/>
              </w:rPr>
            </w:pPr>
          </w:p>
        </w:tc>
        <w:tc>
          <w:tcPr>
            <w:tcW w:w="2278" w:type="dxa"/>
          </w:tcPr>
          <w:p w14:paraId="61CA1011" w14:textId="20A8DB77"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1FD759FC" w14:textId="5949AC79" w:rsidR="002066E7" w:rsidRPr="00997D17" w:rsidRDefault="00FE0A4D" w:rsidP="00FD6059">
            <w:pPr>
              <w:pStyle w:val="ListParagraph"/>
              <w:rPr>
                <w:sz w:val="22"/>
                <w:szCs w:val="22"/>
              </w:rPr>
            </w:pPr>
            <w:ins w:id="4737"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73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3A3CB0D" w14:textId="1A44EE19" w:rsidR="002066E7" w:rsidRPr="00997D17" w:rsidRDefault="00FE0A4D" w:rsidP="00FD6059">
            <w:pPr>
              <w:pStyle w:val="ListParagraph"/>
              <w:rPr>
                <w:sz w:val="22"/>
                <w:szCs w:val="22"/>
              </w:rPr>
            </w:pPr>
            <w:ins w:id="4739" w:author="Bonephace Kaijage" w:date="2026-10-14T06:24:00Z" w16du:dateUtc="2026-10-14T04:24:00Z">
              <w:r>
                <w:rPr>
                  <w:sz w:val="22"/>
                  <w:szCs w:val="22"/>
                </w:rPr>
                <w:t xml:space="preserve">Hali katika maeneo yaliyotajwa kwenye Fahamu Hatari sasa ni hatari kwa maisha: nyumba zimeharibika, watu wamekatwa, na kuna hatari halisi ya kuzama, kujeruhiwa au magonjwa. Msaada unaandaliwa; tafadhali fuateni maelekezo ya kamati na </w:t>
              </w:r>
              <w:r>
                <w:rPr>
                  <w:sz w:val="22"/>
                  <w:szCs w:val="22"/>
                </w:rPr>
                <w:lastRenderedPageBreak/>
                <w:t>muangaliane na majirani.</w:t>
              </w:r>
            </w:ins>
            <w:del w:id="474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7C0016B" w14:textId="41ADDF1E" w:rsidR="008C6B60" w:rsidRPr="00997D17" w:rsidRDefault="00FE0A4D" w:rsidP="00F20E47">
            <w:pPr>
              <w:pStyle w:val="ListBullet"/>
              <w:rPr>
                <w:sz w:val="22"/>
                <w:szCs w:val="22"/>
              </w:rPr>
            </w:pPr>
            <w:ins w:id="4741" w:author="Bonephace Kaijage" w:date="2026-10-14T06:03:00Z" w16du:dateUtc="2026-10-14T04:03:00Z">
              <w:r>
                <w:rPr>
                  <w:sz w:val="22"/>
                  <w:szCs w:val="22"/>
                </w:rPr>
                <w:lastRenderedPageBreak/>
                <w:t>Please move now to the agreed safe ground, helping anyone who cannot move alone; the water or ground here can become dangerous faster than it looks. Return only when the committee confirms it is safe.</w:t>
              </w:r>
            </w:ins>
            <w:del w:id="474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620F2D8A" w14:textId="2022CBFB" w:rsidR="008C6B60" w:rsidRPr="00997D17" w:rsidRDefault="005747F5" w:rsidP="00F20E47">
            <w:pPr>
              <w:pStyle w:val="ListBullet"/>
              <w:rPr>
                <w:sz w:val="22"/>
                <w:szCs w:val="22"/>
              </w:rPr>
            </w:pPr>
            <w:r w:rsidRPr="00997D17">
              <w:rPr>
                <w:sz w:val="22"/>
                <w:szCs w:val="22"/>
              </w:rPr>
              <w:t>Call 114 and 190. Keep the access road clear for ambulances.</w:t>
            </w:r>
          </w:p>
          <w:p w14:paraId="38CC3CC1" w14:textId="58492C5A" w:rsidR="008C6B60" w:rsidRPr="00997D17" w:rsidRDefault="005747F5" w:rsidP="00F20E47">
            <w:pPr>
              <w:pStyle w:val="ListBullet"/>
              <w:rPr>
                <w:sz w:val="22"/>
                <w:szCs w:val="22"/>
              </w:rPr>
            </w:pPr>
            <w:r w:rsidRPr="00997D17">
              <w:rPr>
                <w:sz w:val="22"/>
                <w:szCs w:val="22"/>
              </w:rPr>
              <w:lastRenderedPageBreak/>
              <w:t>Open the shelter and register every household. Note who is missing.</w:t>
            </w:r>
          </w:p>
          <w:p w14:paraId="5DB17588" w14:textId="0B4E7671"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54201491" w14:textId="3064E6D7"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448184C0" w14:textId="4050ED47"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095D2C6A" w14:textId="01C14AE3"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7BF6CB01" w14:textId="368FEF04" w:rsidR="002066E7" w:rsidRPr="00997D17" w:rsidRDefault="005747F5" w:rsidP="00F20E47">
            <w:pPr>
              <w:pStyle w:val="ListBullet"/>
              <w:rPr>
                <w:sz w:val="22"/>
                <w:szCs w:val="22"/>
                <w:lang w:val="sv-SE"/>
              </w:rPr>
            </w:pPr>
            <w:r w:rsidRPr="00997D17">
              <w:rPr>
                <w:sz w:val="22"/>
                <w:szCs w:val="22"/>
                <w:lang w:val="sv-SE"/>
              </w:rPr>
              <w:t xml:space="preserve">Timu ya afya: majeruhi kwanza, kisha </w:t>
            </w:r>
            <w:r w:rsidRPr="00997D17">
              <w:rPr>
                <w:sz w:val="22"/>
                <w:szCs w:val="22"/>
                <w:lang w:val="sv-SE"/>
              </w:rPr>
              <w:lastRenderedPageBreak/>
              <w:t>kipindupindu maji yakiwa machafu.</w:t>
            </w:r>
          </w:p>
        </w:tc>
      </w:tr>
      <w:tr w:rsidR="002066E7" w:rsidRPr="000343A2" w14:paraId="6087C651" w14:textId="77777777" w:rsidTr="002066E7">
        <w:tc>
          <w:tcPr>
            <w:tcW w:w="2278" w:type="dxa"/>
          </w:tcPr>
          <w:p w14:paraId="5DB959DF" w14:textId="75F16317" w:rsidR="002066E7" w:rsidRPr="00997D17" w:rsidRDefault="002066E7" w:rsidP="00FD6059">
            <w:pPr>
              <w:pStyle w:val="ListParagraph"/>
              <w:rPr>
                <w:sz w:val="22"/>
                <w:szCs w:val="22"/>
              </w:rPr>
            </w:pPr>
            <w:r w:rsidRPr="00997D17">
              <w:rPr>
                <w:sz w:val="22"/>
                <w:szCs w:val="22"/>
              </w:rPr>
              <w:lastRenderedPageBreak/>
              <w:t>Songea District Council</w:t>
            </w:r>
          </w:p>
        </w:tc>
        <w:tc>
          <w:tcPr>
            <w:tcW w:w="2278" w:type="dxa"/>
          </w:tcPr>
          <w:p w14:paraId="2AB9B8A6" w14:textId="48736D01"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31ED7CB7" w14:textId="194D5376" w:rsidR="002066E7" w:rsidRPr="00997D17" w:rsidRDefault="008C6B60" w:rsidP="00FD6059">
            <w:pPr>
              <w:pStyle w:val="ListParagraph"/>
              <w:rPr>
                <w:sz w:val="22"/>
                <w:szCs w:val="22"/>
              </w:rPr>
            </w:pPr>
            <w:r w:rsidRPr="00997D17">
              <w:rPr>
                <w:sz w:val="22"/>
                <w:szCs w:val="22"/>
              </w:rPr>
              <w:t>heavy rain, floods on streams to the Ruvuma, and strong winds. A few roads slippery, a few low homes wet, and lightning where storms build.</w:t>
            </w:r>
          </w:p>
        </w:tc>
        <w:tc>
          <w:tcPr>
            <w:tcW w:w="2278" w:type="dxa"/>
          </w:tcPr>
          <w:p w14:paraId="7ED64C19" w14:textId="58FD4305"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4A006FFF" w14:textId="595A3EBA" w:rsidR="008C6B60" w:rsidRPr="00997D17" w:rsidRDefault="005747F5" w:rsidP="00F20E47">
            <w:pPr>
              <w:pStyle w:val="ListBullet"/>
              <w:rPr>
                <w:sz w:val="22"/>
                <w:szCs w:val="22"/>
              </w:rPr>
            </w:pPr>
            <w:r w:rsidRPr="00997D17">
              <w:rPr>
                <w:sz w:val="22"/>
                <w:szCs w:val="22"/>
              </w:rPr>
              <w:t>Before the rain, walk heavy rain, floods on streams to the Ruvuma, and strong winds and clear the drains and culverts.</w:t>
            </w:r>
          </w:p>
          <w:p w14:paraId="4EB20CDA" w14:textId="0F4D5DA1" w:rsidR="008C6B60" w:rsidRPr="00997D17" w:rsidRDefault="00FE0A4D" w:rsidP="00F20E47">
            <w:pPr>
              <w:pStyle w:val="ListBullet"/>
              <w:rPr>
                <w:sz w:val="22"/>
                <w:szCs w:val="22"/>
              </w:rPr>
            </w:pPr>
            <w:ins w:id="4743"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4744" w:author="Bonephace Kaijage" w:date="2026-10-14T06:18:00Z" w16du:dateUtc="2026-10-14T04:18:00Z">
              <w:r w:rsidR="005747F5" w:rsidRPr="00997D17" w:rsidDel="00FE0A4D">
                <w:rPr>
                  <w:sz w:val="22"/>
                  <w:szCs w:val="22"/>
                </w:rPr>
                <w:delText>Households along this site raise food, documents and children above the floor.</w:delText>
              </w:r>
            </w:del>
          </w:p>
          <w:p w14:paraId="70278378" w14:textId="67A2D595" w:rsidR="008C6B60" w:rsidRPr="00997D17" w:rsidRDefault="00FE0A4D" w:rsidP="00F20E47">
            <w:pPr>
              <w:pStyle w:val="ListBullet"/>
              <w:rPr>
                <w:sz w:val="22"/>
                <w:szCs w:val="22"/>
              </w:rPr>
            </w:pPr>
            <w:ins w:id="4745"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746" w:author="Bonephace Kaijage" w:date="2026-10-14T06:14:00Z" w16du:dateUtc="2026-10-14T04:14:00Z">
              <w:r w:rsidR="005747F5" w:rsidRPr="00997D17" w:rsidDel="00FE0A4D">
                <w:rPr>
                  <w:sz w:val="22"/>
                  <w:szCs w:val="22"/>
                </w:rPr>
                <w:delText>Save 190 and the ward chair number. Keep a torch and drinking water.</w:delText>
              </w:r>
            </w:del>
          </w:p>
          <w:p w14:paraId="7E325031" w14:textId="2609590C"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6D6003D7" w14:textId="41BE62C2" w:rsidR="008C6B60" w:rsidRPr="00997D17" w:rsidRDefault="005747F5" w:rsidP="00F20E47">
            <w:pPr>
              <w:pStyle w:val="ListBullet"/>
              <w:rPr>
                <w:sz w:val="22"/>
                <w:szCs w:val="22"/>
              </w:rPr>
            </w:pPr>
            <w:r w:rsidRPr="00997D17">
              <w:rPr>
                <w:sz w:val="22"/>
                <w:szCs w:val="22"/>
              </w:rPr>
              <w:t>Kabla ya mvua, tembea eneo hili na usafishe mitaro na makalavati.</w:t>
            </w:r>
          </w:p>
          <w:p w14:paraId="3038BDD4" w14:textId="7DE2DB13"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5D178C4A" w14:textId="03B88FD5"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6B3B6467" w14:textId="79077F13"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7D86AC1C" w14:textId="77777777" w:rsidTr="002066E7">
        <w:tc>
          <w:tcPr>
            <w:tcW w:w="2278" w:type="dxa"/>
          </w:tcPr>
          <w:p w14:paraId="53CFF7DA" w14:textId="77777777" w:rsidR="002066E7" w:rsidRPr="00997D17" w:rsidRDefault="002066E7" w:rsidP="00FD6059">
            <w:pPr>
              <w:pStyle w:val="ListParagraph"/>
              <w:rPr>
                <w:sz w:val="22"/>
                <w:szCs w:val="22"/>
                <w:lang w:val="sv-SE"/>
              </w:rPr>
            </w:pPr>
          </w:p>
        </w:tc>
        <w:tc>
          <w:tcPr>
            <w:tcW w:w="2278" w:type="dxa"/>
          </w:tcPr>
          <w:p w14:paraId="6C644BA5" w14:textId="4B99089F"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5EB6F6E5" w14:textId="3D4BB41A" w:rsidR="002066E7" w:rsidRPr="00997D17" w:rsidRDefault="008C6B60" w:rsidP="00FD6059">
            <w:pPr>
              <w:pStyle w:val="ListParagraph"/>
              <w:rPr>
                <w:sz w:val="22"/>
                <w:szCs w:val="22"/>
              </w:rPr>
            </w:pPr>
            <w:r w:rsidRPr="00997D17">
              <w:rPr>
                <w:sz w:val="22"/>
                <w:szCs w:val="22"/>
              </w:rPr>
              <w:t>heavy rain, floods on streams to the Ruvuma, and strong winds. Roads, water points or houses at the named sites are now affected. Some journeys and classes are disrupted.</w:t>
            </w:r>
          </w:p>
        </w:tc>
        <w:tc>
          <w:tcPr>
            <w:tcW w:w="2278" w:type="dxa"/>
          </w:tcPr>
          <w:p w14:paraId="2C2A9612" w14:textId="3B8288B6"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C915BB1" w14:textId="184D04FA" w:rsidR="008C6B60" w:rsidRPr="00997D17" w:rsidRDefault="005747F5" w:rsidP="00F20E47">
            <w:pPr>
              <w:pStyle w:val="ListBullet"/>
              <w:rPr>
                <w:sz w:val="22"/>
                <w:szCs w:val="22"/>
              </w:rPr>
            </w:pPr>
            <w:r w:rsidRPr="00997D17">
              <w:rPr>
                <w:sz w:val="22"/>
                <w:szCs w:val="22"/>
              </w:rPr>
              <w:t>Move households off heavy rain, floods on streams to the Ruvuma, and strong winds to the ward assembly point.</w:t>
            </w:r>
          </w:p>
          <w:p w14:paraId="57A9DEE3" w14:textId="78FE0619" w:rsidR="008C6B60" w:rsidRPr="00997D17" w:rsidRDefault="00FE0A4D" w:rsidP="00F20E47">
            <w:pPr>
              <w:pStyle w:val="ListBullet"/>
              <w:rPr>
                <w:sz w:val="22"/>
                <w:szCs w:val="22"/>
              </w:rPr>
            </w:pPr>
            <w:ins w:id="4747" w:author="Bonephace Kaijage" w:date="2026-10-14T06:21:00Z" w16du:dateUtc="2026-10-14T04:21:00Z">
              <w:r>
                <w:rPr>
                  <w:sz w:val="22"/>
                  <w:szCs w:val="22"/>
                </w:rPr>
                <w:t>Close and mark the flooded road or bridge on the sites named in Know Your Risk. Divert traffic.</w:t>
              </w:r>
            </w:ins>
            <w:del w:id="4748" w:author="Bonephace Kaijage" w:date="2026-10-14T06:21:00Z" w16du:dateUtc="2026-10-14T04:21:00Z">
              <w:r w:rsidR="005747F5" w:rsidRPr="00997D17" w:rsidDel="00FE0A4D">
                <w:rPr>
                  <w:sz w:val="22"/>
                  <w:szCs w:val="22"/>
                </w:rPr>
                <w:delText>Close and mark the flooded road or bridge on this site. Divert traffic.</w:delText>
              </w:r>
            </w:del>
          </w:p>
          <w:p w14:paraId="5243D462" w14:textId="75451142" w:rsidR="008C6B60" w:rsidRPr="00997D17" w:rsidRDefault="00FE0A4D" w:rsidP="00F20E47">
            <w:pPr>
              <w:pStyle w:val="ListBullet"/>
              <w:rPr>
                <w:sz w:val="22"/>
                <w:szCs w:val="22"/>
              </w:rPr>
            </w:pPr>
            <w:ins w:id="4749" w:author="Bonephace Kaijage" w:date="2026-10-14T06:12:00Z" w16du:dateUtc="2026-10-14T04:12:00Z">
              <w:r>
                <w:rPr>
                  <w:sz w:val="22"/>
                  <w:szCs w:val="22"/>
                </w:rPr>
                <w:t>Check that school children, older people and anyone with a disability are accounted for before dark, so that no one is searched for in the night.</w:t>
              </w:r>
            </w:ins>
            <w:del w:id="4750" w:author="Bonephace Kaijage" w:date="2026-10-14T06:12:00Z" w16du:dateUtc="2026-10-14T04:12:00Z">
              <w:r w:rsidR="005747F5" w:rsidRPr="00997D17" w:rsidDel="00FE0A4D">
                <w:rPr>
                  <w:sz w:val="22"/>
                  <w:szCs w:val="22"/>
                </w:rPr>
                <w:delText>Account for school children and older people before dark.</w:delText>
              </w:r>
            </w:del>
          </w:p>
          <w:p w14:paraId="78CBF312" w14:textId="36701054" w:rsidR="002066E7" w:rsidRPr="00997D17" w:rsidRDefault="00FE0A4D" w:rsidP="00F20E47">
            <w:pPr>
              <w:pStyle w:val="ListBullet"/>
              <w:rPr>
                <w:sz w:val="22"/>
                <w:szCs w:val="22"/>
              </w:rPr>
            </w:pPr>
            <w:ins w:id="4751" w:author="Bonephace Kaijage" w:date="2026-10-14T06:14:00Z" w16du:dateUtc="2026-10-14T04:14:00Z">
              <w:r>
                <w:rPr>
                  <w:sz w:val="22"/>
                  <w:szCs w:val="22"/>
                </w:rPr>
                <w:t>Boil or treat drinking water, because floods carry waste into wells; tell the clinic early if anyone has diarrhoea.</w:t>
              </w:r>
            </w:ins>
            <w:del w:id="4752"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2C107C2C" w14:textId="1AAA6334" w:rsidR="008C6B60" w:rsidRPr="00997D17" w:rsidRDefault="00FE0A4D" w:rsidP="00F20E47">
            <w:pPr>
              <w:pStyle w:val="ListBullet"/>
              <w:rPr>
                <w:sz w:val="22"/>
                <w:szCs w:val="22"/>
                <w:lang w:val="sv-SE"/>
              </w:rPr>
            </w:pPr>
            <w:ins w:id="4753" w:author="Bonephace Kaijage" w:date="2026-10-14T06:16:00Z" w16du:dateUtc="2026-10-14T04:16:00Z">
              <w:r>
                <w:rPr>
                  <w:sz w:val="22"/>
                  <w:szCs w:val="22"/>
                  <w:lang w:val="sv-SE"/>
                </w:rPr>
                <w:t>Wasaidieni kaya kuondoka maeneo yaliyotajwa kwenda kituo cha kata, mkianza na wasioweza kuondoka peke yao.</w:t>
              </w:r>
            </w:ins>
            <w:del w:id="4754" w:author="Bonephace Kaijage" w:date="2026-10-14T06:16:00Z" w16du:dateUtc="2026-10-14T04:16:00Z">
              <w:r w:rsidR="005747F5" w:rsidRPr="00997D17" w:rsidDel="00FE0A4D">
                <w:rPr>
                  <w:sz w:val="22"/>
                  <w:szCs w:val="22"/>
                  <w:lang w:val="sv-SE"/>
                </w:rPr>
                <w:delText>Hamisha kaya kutoka eneo hili kwenda kituo cha kata.</w:delText>
              </w:r>
            </w:del>
          </w:p>
          <w:p w14:paraId="1BDC00B3" w14:textId="24BF249C"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22BFAD2A" w14:textId="14D667FC" w:rsidR="008C6B60" w:rsidRPr="00997D17" w:rsidRDefault="00FE0A4D" w:rsidP="00F20E47">
            <w:pPr>
              <w:pStyle w:val="ListBullet"/>
              <w:rPr>
                <w:sz w:val="22"/>
                <w:szCs w:val="22"/>
              </w:rPr>
            </w:pPr>
            <w:ins w:id="4755" w:author="Bonephace Kaijage" w:date="2026-10-14T06:12:00Z" w16du:dateUtc="2026-10-14T04:12:00Z">
              <w:r>
                <w:rPr>
                  <w:sz w:val="22"/>
                  <w:szCs w:val="22"/>
                </w:rPr>
                <w:t>Hakikisheni watoto wa shule, wazee na watu wenye ulemavu wote wamepatikana kabla ya giza, ili asitafutwe mtu usiku.</w:t>
              </w:r>
            </w:ins>
            <w:del w:id="4756" w:author="Bonephace Kaijage" w:date="2026-10-14T06:12:00Z" w16du:dateUtc="2026-10-14T04:12:00Z">
              <w:r w:rsidR="005747F5" w:rsidRPr="00997D17" w:rsidDel="00FE0A4D">
                <w:rPr>
                  <w:sz w:val="22"/>
                  <w:szCs w:val="22"/>
                </w:rPr>
                <w:delText>Hakiki watoto wa shule na wazee kabla ya giza.</w:delText>
              </w:r>
            </w:del>
          </w:p>
          <w:p w14:paraId="43390521" w14:textId="51B5DB46"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6FAAC8EB" w14:textId="77777777" w:rsidTr="002066E7">
        <w:tc>
          <w:tcPr>
            <w:tcW w:w="2278" w:type="dxa"/>
          </w:tcPr>
          <w:p w14:paraId="3285A84E" w14:textId="77777777" w:rsidR="002066E7" w:rsidRPr="00997D17" w:rsidRDefault="002066E7" w:rsidP="00FD6059">
            <w:pPr>
              <w:pStyle w:val="ListParagraph"/>
              <w:rPr>
                <w:sz w:val="22"/>
                <w:szCs w:val="22"/>
                <w:lang w:val="sv-SE"/>
              </w:rPr>
            </w:pPr>
          </w:p>
        </w:tc>
        <w:tc>
          <w:tcPr>
            <w:tcW w:w="2278" w:type="dxa"/>
          </w:tcPr>
          <w:p w14:paraId="4C96952C" w14:textId="0F28C6FC"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47E594D9" w14:textId="715C3032" w:rsidR="002066E7" w:rsidRPr="00997D17" w:rsidRDefault="00FE0A4D" w:rsidP="00FD6059">
            <w:pPr>
              <w:pStyle w:val="ListParagraph"/>
              <w:rPr>
                <w:sz w:val="22"/>
                <w:szCs w:val="22"/>
              </w:rPr>
            </w:pPr>
            <w:ins w:id="4757" w:author="Bonephace Kaijage" w:date="2026-10-14T06:21:00Z" w16du:dateUtc="2026-10-14T04:21:00Z">
              <w:r>
                <w:rPr>
                  <w:sz w:val="22"/>
                  <w:szCs w:val="22"/>
                </w:rPr>
                <w:t xml:space="preserve">Conditions at the sites named in Know Your Risk are now life-threatening: houses damaged, people cut off, and a real risk of drowning, injury or disease. Help is </w:t>
              </w:r>
              <w:r>
                <w:rPr>
                  <w:sz w:val="22"/>
                  <w:szCs w:val="22"/>
                </w:rPr>
                <w:lastRenderedPageBreak/>
                <w:t>being organised; please follow the committee's instructions and look out for neighbours.</w:t>
              </w:r>
            </w:ins>
            <w:del w:id="475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D8C16D5" w14:textId="0016E975" w:rsidR="002066E7" w:rsidRPr="00997D17" w:rsidRDefault="00FE0A4D" w:rsidP="00FD6059">
            <w:pPr>
              <w:pStyle w:val="ListParagraph"/>
              <w:rPr>
                <w:sz w:val="22"/>
                <w:szCs w:val="22"/>
              </w:rPr>
            </w:pPr>
            <w:ins w:id="4759" w:author="Bonephace Kaijage" w:date="2026-10-14T06:24:00Z" w16du:dateUtc="2026-10-14T04:24:00Z">
              <w:r>
                <w:rPr>
                  <w:sz w:val="22"/>
                  <w:szCs w:val="22"/>
                </w:rPr>
                <w:lastRenderedPageBreak/>
                <w:t xml:space="preserve">Hali katika maeneo yaliyotajwa kwenye Fahamu Hatari sasa ni hatari kwa maisha: nyumba zimeharibika, watu wamekatwa, na kuna hatari halisi ya kuzama, kujeruhiwa </w:t>
              </w:r>
              <w:r>
                <w:rPr>
                  <w:sz w:val="22"/>
                  <w:szCs w:val="22"/>
                </w:rPr>
                <w:lastRenderedPageBreak/>
                <w:t>au magonjwa. Msaada unaandaliwa; tafadhali fuateni maelekezo ya kamati na muangaliane na majirani.</w:t>
              </w:r>
            </w:ins>
            <w:del w:id="476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4575E07" w14:textId="55791EA4" w:rsidR="008C6B60" w:rsidRPr="00997D17" w:rsidRDefault="00FE0A4D" w:rsidP="00F20E47">
            <w:pPr>
              <w:pStyle w:val="ListBullet"/>
              <w:rPr>
                <w:sz w:val="22"/>
                <w:szCs w:val="22"/>
              </w:rPr>
            </w:pPr>
            <w:ins w:id="4761" w:author="Bonephace Kaijage" w:date="2026-10-14T06:03:00Z" w16du:dateUtc="2026-10-14T04:03:00Z">
              <w:r>
                <w:rPr>
                  <w:sz w:val="22"/>
                  <w:szCs w:val="22"/>
                </w:rPr>
                <w:lastRenderedPageBreak/>
                <w:t xml:space="preserve">Please move now to the agreed safe ground, helping anyone who cannot move alone; the water or ground here can become dangerous faster than it looks. Return </w:t>
              </w:r>
              <w:r>
                <w:rPr>
                  <w:sz w:val="22"/>
                  <w:szCs w:val="22"/>
                </w:rPr>
                <w:lastRenderedPageBreak/>
                <w:t>only when the committee confirms it is safe.</w:t>
              </w:r>
            </w:ins>
            <w:del w:id="476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6D58BA18" w14:textId="1174E3C3" w:rsidR="008C6B60" w:rsidRPr="00997D17" w:rsidRDefault="005747F5" w:rsidP="00F20E47">
            <w:pPr>
              <w:pStyle w:val="ListBullet"/>
              <w:rPr>
                <w:sz w:val="22"/>
                <w:szCs w:val="22"/>
              </w:rPr>
            </w:pPr>
            <w:r w:rsidRPr="00997D17">
              <w:rPr>
                <w:sz w:val="22"/>
                <w:szCs w:val="22"/>
              </w:rPr>
              <w:t>Call 114 and 190. Keep the access road clear for ambulances.</w:t>
            </w:r>
          </w:p>
          <w:p w14:paraId="077040BF" w14:textId="113FDA83" w:rsidR="008C6B60" w:rsidRPr="00997D17" w:rsidRDefault="005747F5" w:rsidP="00F20E47">
            <w:pPr>
              <w:pStyle w:val="ListBullet"/>
              <w:rPr>
                <w:sz w:val="22"/>
                <w:szCs w:val="22"/>
              </w:rPr>
            </w:pPr>
            <w:r w:rsidRPr="00997D17">
              <w:rPr>
                <w:sz w:val="22"/>
                <w:szCs w:val="22"/>
              </w:rPr>
              <w:t>Open the shelter and register every household. Note who is missing.</w:t>
            </w:r>
          </w:p>
          <w:p w14:paraId="1254C698" w14:textId="19AE0FC3"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3C718158" w14:textId="0EF2EE46"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4EA363C8" w14:textId="0B2C2F99"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0E48952F" w14:textId="34508BE2" w:rsidR="008C6B60" w:rsidRPr="00997D17" w:rsidRDefault="005747F5" w:rsidP="00F20E47">
            <w:pPr>
              <w:pStyle w:val="ListBullet"/>
              <w:rPr>
                <w:sz w:val="22"/>
                <w:szCs w:val="22"/>
                <w:lang w:val="sv-SE"/>
              </w:rPr>
            </w:pPr>
            <w:r w:rsidRPr="00997D17">
              <w:rPr>
                <w:sz w:val="22"/>
                <w:szCs w:val="22"/>
                <w:lang w:val="sv-SE"/>
              </w:rPr>
              <w:lastRenderedPageBreak/>
              <w:t>Fungua makazi na sajili kila kaya. Andika aliyepotea.</w:t>
            </w:r>
          </w:p>
          <w:p w14:paraId="59536732" w14:textId="28945435"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50E1DB0F" w14:textId="77777777" w:rsidTr="002066E7">
        <w:tc>
          <w:tcPr>
            <w:tcW w:w="2278" w:type="dxa"/>
          </w:tcPr>
          <w:p w14:paraId="05EAE4D2" w14:textId="437D9558" w:rsidR="002066E7" w:rsidRPr="00997D17" w:rsidRDefault="002066E7" w:rsidP="00FD6059">
            <w:pPr>
              <w:pStyle w:val="ListParagraph"/>
              <w:rPr>
                <w:sz w:val="22"/>
                <w:szCs w:val="22"/>
              </w:rPr>
            </w:pPr>
            <w:r w:rsidRPr="00997D17">
              <w:rPr>
                <w:sz w:val="22"/>
                <w:szCs w:val="22"/>
              </w:rPr>
              <w:lastRenderedPageBreak/>
              <w:t>Tunduru District Council</w:t>
            </w:r>
          </w:p>
        </w:tc>
        <w:tc>
          <w:tcPr>
            <w:tcW w:w="2278" w:type="dxa"/>
          </w:tcPr>
          <w:p w14:paraId="1F591319" w14:textId="43D72EDB"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373E7282" w14:textId="3B7DDCF8" w:rsidR="002066E7" w:rsidRPr="00997D17" w:rsidRDefault="008C6B60" w:rsidP="00FD6059">
            <w:pPr>
              <w:pStyle w:val="ListParagraph"/>
              <w:rPr>
                <w:sz w:val="22"/>
                <w:szCs w:val="22"/>
              </w:rPr>
            </w:pPr>
            <w:r w:rsidRPr="00997D17">
              <w:rPr>
                <w:sz w:val="22"/>
                <w:szCs w:val="22"/>
              </w:rPr>
              <w:t>heavy rain, wet-season floods, dry-season wildfire, and human–wildlife conflict. A few roads slippery, a few low homes wet, and lightning where storms build.</w:t>
            </w:r>
          </w:p>
        </w:tc>
        <w:tc>
          <w:tcPr>
            <w:tcW w:w="2278" w:type="dxa"/>
          </w:tcPr>
          <w:p w14:paraId="71BBC98E" w14:textId="2C004D09"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403A9E5D" w14:textId="1103AB5C" w:rsidR="008C6B60" w:rsidRPr="00997D17" w:rsidRDefault="005747F5" w:rsidP="00F20E47">
            <w:pPr>
              <w:pStyle w:val="ListBullet"/>
              <w:rPr>
                <w:sz w:val="22"/>
                <w:szCs w:val="22"/>
              </w:rPr>
            </w:pPr>
            <w:r w:rsidRPr="00997D17">
              <w:rPr>
                <w:sz w:val="22"/>
                <w:szCs w:val="22"/>
              </w:rPr>
              <w:t>Warn villages on the edge of heavy rain, wet-season floods, dry-season wildfire, and human–wildlife. Escort children at dawn and dusk.</w:t>
            </w:r>
          </w:p>
          <w:p w14:paraId="0656084C" w14:textId="0BBAB12C" w:rsidR="008C6B60" w:rsidRPr="00997D17" w:rsidRDefault="005747F5" w:rsidP="00F20E47">
            <w:pPr>
              <w:pStyle w:val="ListBullet"/>
              <w:rPr>
                <w:sz w:val="22"/>
                <w:szCs w:val="22"/>
              </w:rPr>
            </w:pPr>
            <w:r w:rsidRPr="00997D17">
              <w:rPr>
                <w:sz w:val="22"/>
                <w:szCs w:val="22"/>
              </w:rPr>
              <w:t>Keep livestock in the boma. Report tracks to the wildlife officer.</w:t>
            </w:r>
          </w:p>
          <w:p w14:paraId="7D63AD01" w14:textId="6AA99453" w:rsidR="008C6B60" w:rsidRPr="00997D17" w:rsidRDefault="005747F5" w:rsidP="00F20E47">
            <w:pPr>
              <w:pStyle w:val="ListBullet"/>
              <w:rPr>
                <w:sz w:val="22"/>
                <w:szCs w:val="22"/>
              </w:rPr>
            </w:pPr>
            <w:r w:rsidRPr="00997D17">
              <w:rPr>
                <w:sz w:val="22"/>
                <w:szCs w:val="22"/>
              </w:rPr>
              <w:t>Do not approach or crowd the animal. Save 190.</w:t>
            </w:r>
          </w:p>
          <w:p w14:paraId="4C302EBE" w14:textId="16DD1EAF" w:rsidR="002066E7" w:rsidRPr="00997D17" w:rsidRDefault="005747F5" w:rsidP="00F20E47">
            <w:pPr>
              <w:pStyle w:val="ListBullet"/>
              <w:rPr>
                <w:sz w:val="22"/>
                <w:szCs w:val="22"/>
              </w:rPr>
            </w:pPr>
            <w:r w:rsidRPr="00997D17">
              <w:rPr>
                <w:sz w:val="22"/>
                <w:szCs w:val="22"/>
              </w:rPr>
              <w:t>Agree the indoor shelter now, before it is dark.</w:t>
            </w:r>
          </w:p>
        </w:tc>
        <w:tc>
          <w:tcPr>
            <w:tcW w:w="2279" w:type="dxa"/>
          </w:tcPr>
          <w:p w14:paraId="027947FE" w14:textId="53BBF00D" w:rsidR="008C6B60" w:rsidRPr="00997D17" w:rsidRDefault="005747F5" w:rsidP="00F20E47">
            <w:pPr>
              <w:pStyle w:val="ListBullet"/>
              <w:rPr>
                <w:sz w:val="22"/>
                <w:szCs w:val="22"/>
              </w:rPr>
            </w:pPr>
            <w:r w:rsidRPr="00997D17">
              <w:rPr>
                <w:sz w:val="22"/>
                <w:szCs w:val="22"/>
              </w:rPr>
              <w:t>Onya vijiji vya ukingo wa eneo hili. Wisindikize watoto alfajiri na jioni.</w:t>
            </w:r>
          </w:p>
          <w:p w14:paraId="776721FC" w14:textId="2FB53B8E" w:rsidR="008C6B60" w:rsidRPr="00997D17" w:rsidRDefault="005747F5" w:rsidP="00F20E47">
            <w:pPr>
              <w:pStyle w:val="ListBullet"/>
              <w:rPr>
                <w:sz w:val="22"/>
                <w:szCs w:val="22"/>
              </w:rPr>
            </w:pPr>
            <w:r w:rsidRPr="00997D17">
              <w:rPr>
                <w:sz w:val="22"/>
                <w:szCs w:val="22"/>
              </w:rPr>
              <w:t>Weka mifugo zizini. Ripoti nyayo kwa afisa wanyamapori.</w:t>
            </w:r>
          </w:p>
          <w:p w14:paraId="05F97F7B" w14:textId="4DE77B68" w:rsidR="008C6B60" w:rsidRPr="00997D17" w:rsidRDefault="005747F5" w:rsidP="00F20E47">
            <w:pPr>
              <w:pStyle w:val="ListBullet"/>
              <w:rPr>
                <w:sz w:val="22"/>
                <w:szCs w:val="22"/>
              </w:rPr>
            </w:pPr>
            <w:r w:rsidRPr="00997D17">
              <w:rPr>
                <w:sz w:val="22"/>
                <w:szCs w:val="22"/>
              </w:rPr>
              <w:t>Usikaribie wala kumzunguka mnyama. Hifadhi 190.</w:t>
            </w:r>
          </w:p>
          <w:p w14:paraId="6F7E0710" w14:textId="04F42F3F" w:rsidR="002066E7" w:rsidRPr="00997D17" w:rsidRDefault="005747F5" w:rsidP="00F20E47">
            <w:pPr>
              <w:pStyle w:val="ListBullet"/>
              <w:rPr>
                <w:sz w:val="22"/>
                <w:szCs w:val="22"/>
                <w:lang w:val="sv-SE"/>
              </w:rPr>
            </w:pPr>
            <w:r w:rsidRPr="00997D17">
              <w:rPr>
                <w:sz w:val="22"/>
                <w:szCs w:val="22"/>
                <w:lang w:val="sv-SE"/>
              </w:rPr>
              <w:t>Kubalianeni makazi ya ndani sasa, kabla ya giza.</w:t>
            </w:r>
          </w:p>
        </w:tc>
      </w:tr>
      <w:tr w:rsidR="002066E7" w:rsidRPr="000343A2" w14:paraId="6911C492" w14:textId="77777777" w:rsidTr="002066E7">
        <w:tc>
          <w:tcPr>
            <w:tcW w:w="2278" w:type="dxa"/>
          </w:tcPr>
          <w:p w14:paraId="039DBE2C" w14:textId="77777777" w:rsidR="002066E7" w:rsidRPr="00997D17" w:rsidRDefault="002066E7" w:rsidP="00FD6059">
            <w:pPr>
              <w:pStyle w:val="ListParagraph"/>
              <w:rPr>
                <w:sz w:val="22"/>
                <w:szCs w:val="22"/>
                <w:lang w:val="sv-SE"/>
              </w:rPr>
            </w:pPr>
          </w:p>
        </w:tc>
        <w:tc>
          <w:tcPr>
            <w:tcW w:w="2278" w:type="dxa"/>
          </w:tcPr>
          <w:p w14:paraId="55954ACA" w14:textId="2484F89F"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5B63190C" w14:textId="01B2DA6D" w:rsidR="002066E7" w:rsidRPr="00997D17" w:rsidRDefault="008C6B60" w:rsidP="00FD6059">
            <w:pPr>
              <w:pStyle w:val="ListParagraph"/>
              <w:rPr>
                <w:sz w:val="22"/>
                <w:szCs w:val="22"/>
              </w:rPr>
            </w:pPr>
            <w:r w:rsidRPr="00997D17">
              <w:rPr>
                <w:sz w:val="22"/>
                <w:szCs w:val="22"/>
              </w:rPr>
              <w:t xml:space="preserve">heavy rain, wet-season floods, dry-season wildfire, and human–wildlife conflict. Roads, water points or </w:t>
            </w:r>
            <w:r w:rsidRPr="00997D17">
              <w:rPr>
                <w:sz w:val="22"/>
                <w:szCs w:val="22"/>
              </w:rPr>
              <w:lastRenderedPageBreak/>
              <w:t>houses at the named sites are now affected. Some journeys and classes are disrupted.</w:t>
            </w:r>
          </w:p>
        </w:tc>
        <w:tc>
          <w:tcPr>
            <w:tcW w:w="2278" w:type="dxa"/>
          </w:tcPr>
          <w:p w14:paraId="03C4D042" w14:textId="4B930B17" w:rsidR="002066E7" w:rsidRPr="00997D17" w:rsidRDefault="008C6B60" w:rsidP="00FD6059">
            <w:pPr>
              <w:pStyle w:val="ListParagraph"/>
              <w:rPr>
                <w:sz w:val="22"/>
                <w:szCs w:val="22"/>
              </w:rPr>
            </w:pPr>
            <w:r w:rsidRPr="00997D17">
              <w:rPr>
                <w:sz w:val="22"/>
                <w:szCs w:val="22"/>
              </w:rPr>
              <w:lastRenderedPageBreak/>
              <w:t xml:space="preserve">Barabara, vituo vya maji au nyumba kwenye maeneo yaliyotajwa yameathirika. Safari na masomo </w:t>
            </w:r>
            <w:r w:rsidRPr="00997D17">
              <w:rPr>
                <w:sz w:val="22"/>
                <w:szCs w:val="22"/>
              </w:rPr>
              <w:lastRenderedPageBreak/>
              <w:t>mengine yamesitishwa.</w:t>
            </w:r>
          </w:p>
        </w:tc>
        <w:tc>
          <w:tcPr>
            <w:tcW w:w="2279" w:type="dxa"/>
          </w:tcPr>
          <w:p w14:paraId="790DC9FA" w14:textId="747158E8" w:rsidR="008C6B60" w:rsidRPr="00997D17" w:rsidRDefault="005747F5" w:rsidP="00F20E47">
            <w:pPr>
              <w:pStyle w:val="ListBullet"/>
              <w:rPr>
                <w:sz w:val="22"/>
                <w:szCs w:val="22"/>
              </w:rPr>
            </w:pPr>
            <w:r w:rsidRPr="00997D17">
              <w:rPr>
                <w:sz w:val="22"/>
                <w:szCs w:val="22"/>
              </w:rPr>
              <w:lastRenderedPageBreak/>
              <w:t xml:space="preserve">Move people indoors near heavy rain, wet-season floods, dry-season wildfire, and human–wildlife. The </w:t>
            </w:r>
            <w:r w:rsidRPr="00997D17">
              <w:rPr>
                <w:sz w:val="22"/>
                <w:szCs w:val="22"/>
              </w:rPr>
              <w:lastRenderedPageBreak/>
              <w:t>ranger and ward officer take the village road.</w:t>
            </w:r>
          </w:p>
          <w:p w14:paraId="26AA0D84" w14:textId="535A0BE2" w:rsidR="008C6B60" w:rsidRPr="00997D17" w:rsidRDefault="005747F5" w:rsidP="00F20E47">
            <w:pPr>
              <w:pStyle w:val="ListBullet"/>
              <w:rPr>
                <w:sz w:val="22"/>
                <w:szCs w:val="22"/>
              </w:rPr>
            </w:pPr>
            <w:r w:rsidRPr="00997D17">
              <w:rPr>
                <w:sz w:val="22"/>
                <w:szCs w:val="22"/>
              </w:rPr>
              <w:t>Do not drive the animal with a crowd.</w:t>
            </w:r>
          </w:p>
          <w:p w14:paraId="67149A69" w14:textId="0B336C94" w:rsidR="008C6B60" w:rsidRPr="00997D17" w:rsidRDefault="005747F5" w:rsidP="00F20E47">
            <w:pPr>
              <w:pStyle w:val="ListBullet"/>
              <w:rPr>
                <w:sz w:val="22"/>
                <w:szCs w:val="22"/>
              </w:rPr>
            </w:pPr>
            <w:r w:rsidRPr="00997D17">
              <w:rPr>
                <w:sz w:val="22"/>
                <w:szCs w:val="22"/>
              </w:rPr>
              <w:t>Account for herders still in the pasture.</w:t>
            </w:r>
          </w:p>
          <w:p w14:paraId="307620DC" w14:textId="7CDBA751" w:rsidR="002066E7" w:rsidRPr="00997D17" w:rsidRDefault="005747F5" w:rsidP="00F20E47">
            <w:pPr>
              <w:pStyle w:val="ListBullet"/>
              <w:rPr>
                <w:sz w:val="22"/>
                <w:szCs w:val="22"/>
              </w:rPr>
            </w:pPr>
            <w:r w:rsidRPr="00997D17">
              <w:rPr>
                <w:sz w:val="22"/>
                <w:szCs w:val="22"/>
              </w:rPr>
              <w:t>Clinic ready for bites and crush injury.</w:t>
            </w:r>
          </w:p>
        </w:tc>
        <w:tc>
          <w:tcPr>
            <w:tcW w:w="2279" w:type="dxa"/>
          </w:tcPr>
          <w:p w14:paraId="700108F0" w14:textId="7B399CA6" w:rsidR="008C6B60" w:rsidRPr="00997D17" w:rsidRDefault="005747F5" w:rsidP="00F20E47">
            <w:pPr>
              <w:pStyle w:val="ListBullet"/>
              <w:rPr>
                <w:sz w:val="22"/>
                <w:szCs w:val="22"/>
                <w:lang w:val="sv-SE"/>
              </w:rPr>
            </w:pPr>
            <w:r w:rsidRPr="00997D17">
              <w:rPr>
                <w:sz w:val="22"/>
                <w:szCs w:val="22"/>
              </w:rPr>
              <w:lastRenderedPageBreak/>
              <w:t xml:space="preserve">Waingize watu ndani karibu na eneo hili. </w:t>
            </w:r>
            <w:r w:rsidRPr="00997D17">
              <w:rPr>
                <w:sz w:val="22"/>
                <w:szCs w:val="22"/>
                <w:lang w:val="sv-SE"/>
              </w:rPr>
              <w:t>Askari na afisa wa kata wachukue barabara ya kijiji.</w:t>
            </w:r>
          </w:p>
          <w:p w14:paraId="6B8ED959" w14:textId="403FEEF1" w:rsidR="008C6B60" w:rsidRPr="00997D17" w:rsidRDefault="005747F5" w:rsidP="00F20E47">
            <w:pPr>
              <w:pStyle w:val="ListBullet"/>
              <w:rPr>
                <w:sz w:val="22"/>
                <w:szCs w:val="22"/>
                <w:lang w:val="sv-SE"/>
              </w:rPr>
            </w:pPr>
            <w:r w:rsidRPr="00997D17">
              <w:rPr>
                <w:sz w:val="22"/>
                <w:szCs w:val="22"/>
                <w:lang w:val="sv-SE"/>
              </w:rPr>
              <w:lastRenderedPageBreak/>
              <w:t>Usimfukuze mnyama na umati.</w:t>
            </w:r>
          </w:p>
          <w:p w14:paraId="2D18F56A" w14:textId="767A7261" w:rsidR="008C6B60" w:rsidRPr="00997D17" w:rsidRDefault="005747F5" w:rsidP="00F20E47">
            <w:pPr>
              <w:pStyle w:val="ListBullet"/>
              <w:rPr>
                <w:sz w:val="22"/>
                <w:szCs w:val="22"/>
              </w:rPr>
            </w:pPr>
            <w:r w:rsidRPr="00997D17">
              <w:rPr>
                <w:sz w:val="22"/>
                <w:szCs w:val="22"/>
              </w:rPr>
              <w:t>Hakiki wafugaji waliobaki malishoni.</w:t>
            </w:r>
          </w:p>
          <w:p w14:paraId="3ED76A32" w14:textId="0191AC88" w:rsidR="002066E7" w:rsidRPr="00997D17" w:rsidRDefault="005747F5" w:rsidP="00F20E47">
            <w:pPr>
              <w:pStyle w:val="ListBullet"/>
              <w:rPr>
                <w:sz w:val="22"/>
                <w:szCs w:val="22"/>
                <w:lang w:val="sv-SE"/>
              </w:rPr>
            </w:pPr>
            <w:r w:rsidRPr="00997D17">
              <w:rPr>
                <w:sz w:val="22"/>
                <w:szCs w:val="22"/>
                <w:lang w:val="sv-SE"/>
              </w:rPr>
              <w:t>Kliniki iwe tayari kwa majeraha.</w:t>
            </w:r>
          </w:p>
        </w:tc>
      </w:tr>
      <w:tr w:rsidR="002066E7" w:rsidRPr="000343A2" w14:paraId="4F42CEE3" w14:textId="77777777" w:rsidTr="002066E7">
        <w:tc>
          <w:tcPr>
            <w:tcW w:w="2278" w:type="dxa"/>
          </w:tcPr>
          <w:p w14:paraId="69AF0F05" w14:textId="77777777" w:rsidR="002066E7" w:rsidRPr="00997D17" w:rsidRDefault="002066E7" w:rsidP="00FD6059">
            <w:pPr>
              <w:pStyle w:val="ListParagraph"/>
              <w:rPr>
                <w:sz w:val="22"/>
                <w:szCs w:val="22"/>
                <w:lang w:val="sv-SE"/>
              </w:rPr>
            </w:pPr>
          </w:p>
        </w:tc>
        <w:tc>
          <w:tcPr>
            <w:tcW w:w="2278" w:type="dxa"/>
          </w:tcPr>
          <w:p w14:paraId="7BE027ED" w14:textId="3E5721E5"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6168ABA0" w14:textId="5C408769" w:rsidR="002066E7" w:rsidRPr="00997D17" w:rsidRDefault="00FE0A4D" w:rsidP="00FD6059">
            <w:pPr>
              <w:pStyle w:val="ListParagraph"/>
              <w:rPr>
                <w:sz w:val="22"/>
                <w:szCs w:val="22"/>
              </w:rPr>
            </w:pPr>
            <w:ins w:id="4763"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764"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78D1523" w14:textId="71F54D9D" w:rsidR="002066E7" w:rsidRPr="00997D17" w:rsidRDefault="00FE0A4D" w:rsidP="00FD6059">
            <w:pPr>
              <w:pStyle w:val="ListParagraph"/>
              <w:rPr>
                <w:sz w:val="22"/>
                <w:szCs w:val="22"/>
              </w:rPr>
            </w:pPr>
            <w:ins w:id="4765"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766"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B9CF5A7" w14:textId="6DFCCEBB" w:rsidR="008C6B60" w:rsidRPr="00997D17" w:rsidRDefault="00FE0A4D" w:rsidP="00F20E47">
            <w:pPr>
              <w:pStyle w:val="ListBullet"/>
              <w:rPr>
                <w:sz w:val="22"/>
                <w:szCs w:val="22"/>
              </w:rPr>
            </w:pPr>
            <w:ins w:id="4767"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768"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35C955A7" w14:textId="4A12BAD8" w:rsidR="008C6B60" w:rsidRPr="00997D17" w:rsidRDefault="005747F5" w:rsidP="00F20E47">
            <w:pPr>
              <w:pStyle w:val="ListBullet"/>
              <w:rPr>
                <w:sz w:val="22"/>
                <w:szCs w:val="22"/>
              </w:rPr>
            </w:pPr>
            <w:r w:rsidRPr="00997D17">
              <w:rPr>
                <w:sz w:val="22"/>
                <w:szCs w:val="22"/>
              </w:rPr>
              <w:t>Call 114 and 190. Keep the access road clear for ambulances.</w:t>
            </w:r>
          </w:p>
          <w:p w14:paraId="5E9BC50E" w14:textId="75E14794" w:rsidR="008C6B60" w:rsidRPr="00997D17" w:rsidRDefault="005747F5" w:rsidP="00F20E47">
            <w:pPr>
              <w:pStyle w:val="ListBullet"/>
              <w:rPr>
                <w:sz w:val="22"/>
                <w:szCs w:val="22"/>
              </w:rPr>
            </w:pPr>
            <w:r w:rsidRPr="00997D17">
              <w:rPr>
                <w:sz w:val="22"/>
                <w:szCs w:val="22"/>
              </w:rPr>
              <w:t>Open the shelter and register every household. Note who is missing.</w:t>
            </w:r>
          </w:p>
          <w:p w14:paraId="4A70846E" w14:textId="087A2DD7"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6835CD60" w14:textId="153A65C2"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7D5AF5D6" w14:textId="50F789F0"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0ADD0E98" w14:textId="46A54151"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599549F3" w14:textId="1E6ACBEA"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bl>
    <w:p w14:paraId="6729B9E9" w14:textId="77777777" w:rsidR="00250A71" w:rsidRPr="008F12E3" w:rsidRDefault="00FD6059" w:rsidP="00FD6059">
      <w:pPr>
        <w:pStyle w:val="ListParagraph"/>
        <w:rPr>
          <w:sz w:val="22"/>
          <w:szCs w:val="22"/>
        </w:rPr>
      </w:pPr>
      <w:r w:rsidRPr="00997D17">
        <w:rPr>
          <w:sz w:val="22"/>
          <w:szCs w:val="22"/>
        </w:rPr>
        <w:t>Songea Municipal Council — Halmashauri ya Manispaa ya Songea (Songea Urban / Songea Mjini)</w:t>
      </w:r>
    </w:p>
    <w:p w14:paraId="3EAFC801" w14:textId="77777777" w:rsidR="00DC5789" w:rsidRDefault="00FD6059" w:rsidP="00FD6059">
      <w:pPr>
        <w:rPr>
          <w:sz w:val="22"/>
          <w:szCs w:val="22"/>
        </w:rPr>
      </w:pPr>
      <w:r w:rsidRPr="00997D17">
        <w:rPr>
          <w:sz w:val="22"/>
          <w:szCs w:val="22"/>
        </w:rPr>
        <w:t>21. SHINYANGA REGION | MKOA WA SHINYANGA</w:t>
      </w:r>
    </w:p>
    <w:p w14:paraId="0A00B4FA" w14:textId="77777777" w:rsidR="00DC5789" w:rsidRDefault="00DC5789" w:rsidP="00DC5789">
      <w:pPr>
        <w:rPr>
          <w:color w:val="000000"/>
        </w:rPr>
      </w:pPr>
    </w:p>
    <w:p w14:paraId="1971F19F" w14:textId="77777777" w:rsidR="00DC5789" w:rsidRDefault="00DC5789" w:rsidP="00DC5789">
      <w:pPr>
        <w:pStyle w:val="Strong1"/>
        <w:jc w:val="both"/>
        <w:rPr>
          <w:color w:val="000000"/>
        </w:rPr>
      </w:pPr>
      <w:r w:rsidRPr="00DC5789">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DC5789" w:rsidRPr="00DC5789" w14:paraId="698D2496" w14:textId="77777777" w:rsidTr="00DC5789">
        <w:tc>
          <w:tcPr>
            <w:tcW w:w="3420" w:type="dxa"/>
            <w:shd w:val="clear" w:color="D9D9D9" w:fill="D9D9D9"/>
          </w:tcPr>
          <w:p w14:paraId="7A6F1447" w14:textId="45BBDF06" w:rsidR="00DC5789" w:rsidRPr="00DC5789" w:rsidRDefault="00DC5789" w:rsidP="00DC5789">
            <w:pPr>
              <w:jc w:val="both"/>
              <w:rPr>
                <w:color w:val="000000"/>
              </w:rPr>
            </w:pPr>
            <w:r w:rsidRPr="00DC5789">
              <w:rPr>
                <w:color w:val="000000"/>
              </w:rPr>
              <w:t>AREA (EN)</w:t>
            </w:r>
          </w:p>
        </w:tc>
        <w:tc>
          <w:tcPr>
            <w:tcW w:w="3235" w:type="dxa"/>
            <w:shd w:val="clear" w:color="D9D9D9" w:fill="D9D9D9"/>
          </w:tcPr>
          <w:p w14:paraId="1269D005" w14:textId="5367BF1F" w:rsidR="00DC5789" w:rsidRPr="00DC5789" w:rsidRDefault="00DC5789" w:rsidP="00DC5789">
            <w:pPr>
              <w:jc w:val="both"/>
              <w:rPr>
                <w:color w:val="000000"/>
              </w:rPr>
            </w:pPr>
            <w:r w:rsidRPr="00DC5789">
              <w:rPr>
                <w:color w:val="000000"/>
              </w:rPr>
              <w:t>ENEO (SW)</w:t>
            </w:r>
          </w:p>
        </w:tc>
        <w:tc>
          <w:tcPr>
            <w:tcW w:w="3605" w:type="dxa"/>
            <w:shd w:val="clear" w:color="D9D9D9" w:fill="D9D9D9"/>
          </w:tcPr>
          <w:p w14:paraId="005E1CC6" w14:textId="4E1BEF36" w:rsidR="00DC5789" w:rsidRPr="00DC5789" w:rsidRDefault="00DC5789" w:rsidP="00DC5789">
            <w:pPr>
              <w:jc w:val="both"/>
              <w:rPr>
                <w:color w:val="000000"/>
              </w:rPr>
            </w:pPr>
            <w:r w:rsidRPr="00DC5789">
              <w:rPr>
                <w:color w:val="000000"/>
              </w:rPr>
              <w:t>RISK STATEMENT (EN)</w:t>
            </w:r>
          </w:p>
        </w:tc>
        <w:tc>
          <w:tcPr>
            <w:tcW w:w="3325" w:type="dxa"/>
            <w:shd w:val="clear" w:color="D9D9D9" w:fill="D9D9D9"/>
          </w:tcPr>
          <w:p w14:paraId="358279F3" w14:textId="20B4DA7D" w:rsidR="00DC5789" w:rsidRPr="00DC5789" w:rsidRDefault="00DC5789" w:rsidP="00DC5789">
            <w:pPr>
              <w:jc w:val="both"/>
              <w:rPr>
                <w:color w:val="000000"/>
              </w:rPr>
            </w:pPr>
            <w:r w:rsidRPr="00DC5789">
              <w:rPr>
                <w:color w:val="000000"/>
              </w:rPr>
              <w:t>TAMKO LA HATARI (SW)</w:t>
            </w:r>
          </w:p>
        </w:tc>
      </w:tr>
      <w:tr w:rsidR="00DC5789" w:rsidRPr="00DC5789" w14:paraId="369DC843" w14:textId="77777777" w:rsidTr="00DC5789">
        <w:tc>
          <w:tcPr>
            <w:tcW w:w="3420" w:type="dxa"/>
          </w:tcPr>
          <w:p w14:paraId="66C17764" w14:textId="552EA827" w:rsidR="00DC5789" w:rsidRPr="00DC5789" w:rsidRDefault="00DC5789" w:rsidP="00DC5789">
            <w:pPr>
              <w:pStyle w:val="ListParagraph"/>
              <w:numPr>
                <w:ilvl w:val="0"/>
                <w:numId w:val="1"/>
              </w:numPr>
              <w:jc w:val="both"/>
              <w:rPr>
                <w:color w:val="000000"/>
              </w:rPr>
            </w:pPr>
            <w:r w:rsidRPr="00DC5789">
              <w:rPr>
                <w:color w:val="000000"/>
              </w:rPr>
              <w:lastRenderedPageBreak/>
              <w:t>Shinyanga Municipal: low-lying town and seasonal streams</w:t>
            </w:r>
          </w:p>
        </w:tc>
        <w:tc>
          <w:tcPr>
            <w:tcW w:w="3235" w:type="dxa"/>
          </w:tcPr>
          <w:p w14:paraId="270E1C8F" w14:textId="79F5C997" w:rsidR="00DC5789" w:rsidRPr="00DC5789" w:rsidRDefault="00DC5789" w:rsidP="00DC5789">
            <w:pPr>
              <w:pStyle w:val="ListParagraph"/>
              <w:numPr>
                <w:ilvl w:val="0"/>
                <w:numId w:val="1"/>
              </w:numPr>
              <w:jc w:val="both"/>
              <w:rPr>
                <w:color w:val="000000"/>
              </w:rPr>
            </w:pPr>
            <w:r w:rsidRPr="00DC5789">
              <w:rPr>
                <w:color w:val="000000"/>
              </w:rPr>
              <w:t>Manispaa ya Shinyanga: mji wa chini na vijito vya msimu</w:t>
            </w:r>
          </w:p>
        </w:tc>
        <w:tc>
          <w:tcPr>
            <w:tcW w:w="3605" w:type="dxa"/>
          </w:tcPr>
          <w:p w14:paraId="0244C50C" w14:textId="4C749402" w:rsidR="00DC5789" w:rsidRPr="00DC5789" w:rsidRDefault="00DC5789" w:rsidP="00DC5789">
            <w:pPr>
              <w:pStyle w:val="ListParagraph"/>
              <w:numPr>
                <w:ilvl w:val="0"/>
                <w:numId w:val="1"/>
              </w:numPr>
              <w:jc w:val="both"/>
              <w:rPr>
                <w:color w:val="000000"/>
              </w:rPr>
            </w:pPr>
            <w:r w:rsidRPr="00DC5789">
              <w:rPr>
                <w:color w:val="000000"/>
              </w:rPr>
              <w:t>This area is a flat town on black-clay soils where storm water ponds in low streets and seasonal streams flood quickly, and water runs short in the dry season.</w:t>
            </w:r>
          </w:p>
          <w:p w14:paraId="06F72609" w14:textId="77777777" w:rsidR="00F433EC" w:rsidRDefault="00DC5789" w:rsidP="00DC5789">
            <w:pPr>
              <w:pStyle w:val="ListParagraph"/>
              <w:numPr>
                <w:ilvl w:val="0"/>
                <w:numId w:val="1"/>
              </w:numPr>
              <w:jc w:val="both"/>
              <w:rPr>
                <w:ins w:id="4769" w:author="Bonephace Kaijage" w:date="2026-10-14T05:13:00Z" w16du:dateUtc="2026-10-14T03:13:00Z"/>
                <w:bCs/>
                <w:color w:val="000000"/>
              </w:rPr>
            </w:pPr>
            <w:r>
              <w:rPr>
                <w:bCs/>
                <w:color w:val="000000"/>
              </w:rPr>
              <w:t>For those living and trading here, it helps to</w:t>
            </w:r>
            <w:r w:rsidRPr="00DC5789">
              <w:rPr>
                <w:bCs/>
                <w:color w:val="000000"/>
              </w:rPr>
              <w:t xml:space="preserve"> keep drains and stream reserves clear, build on raised foundations and store water safely.</w:t>
            </w:r>
          </w:p>
          <w:p w14:paraId="4CFE9061" w14:textId="693251B9" w:rsidR="00F433EC" w:rsidRDefault="00FE0A4D" w:rsidP="00DC5789">
            <w:pPr>
              <w:pStyle w:val="ListParagraph"/>
              <w:numPr>
                <w:ilvl w:val="0"/>
                <w:numId w:val="1"/>
              </w:numPr>
              <w:jc w:val="both"/>
              <w:rPr>
                <w:ins w:id="4770" w:author="Bonephace Kaijage" w:date="2026-10-14T05:13:00Z" w16du:dateUtc="2026-10-14T03:13:00Z"/>
                <w:bCs/>
                <w:color w:val="000000"/>
              </w:rPr>
            </w:pPr>
            <w:ins w:id="4771" w:author="Bonephace Kaijage" w:date="2026-10-14T05:56:00Z" w16du:dateUtc="2026-10-14T03:56:00Z">
              <w:r>
                <w:rPr>
                  <w:bCs/>
                  <w:color w:val="000000"/>
                </w:rPr>
                <w:t>What raises the risk in both wet and dry months: building inside the stream reserves, filling the drains with waste, and leaving water standing in open containers after the rains.</w:t>
              </w:r>
            </w:ins>
          </w:p>
          <w:p w14:paraId="7A86B180" w14:textId="77777777" w:rsidR="00FE0A4D" w:rsidRDefault="00F433EC" w:rsidP="00DC5789">
            <w:pPr>
              <w:pStyle w:val="ListParagraph"/>
              <w:numPr>
                <w:ilvl w:val="0"/>
                <w:numId w:val="1"/>
              </w:numPr>
              <w:jc w:val="both"/>
              <w:rPr>
                <w:ins w:id="4772" w:author="Bonephace Kaijage" w:date="2026-10-14T05:59:00Z" w16du:dateUtc="2026-10-14T03:59:00Z"/>
                <w:bCs/>
                <w:color w:val="000000"/>
              </w:rPr>
            </w:pPr>
            <w:ins w:id="4773" w:author="Bonephace Kaijage" w:date="2026-10-14T05:13:00Z" w16du:dateUtc="2026-10-14T03:13:00Z">
              <w:r>
                <w:rPr>
                  <w:bCs/>
                  <w:color w:val="000000"/>
                </w:rPr>
                <w:t>Know the higher street or school ground your household will move to when storm water ponds in the low streets, and agree early where water will come from when the town supply runs short in the dry season.</w:t>
              </w:r>
            </w:ins>
          </w:p>
          <w:p w14:paraId="636A5CA2" w14:textId="1C546287" w:rsidR="00DC5789" w:rsidRPr="00DC5789" w:rsidRDefault="00FE0A4D" w:rsidP="00DC5789">
            <w:pPr>
              <w:pStyle w:val="ListParagraph"/>
              <w:numPr>
                <w:ilvl w:val="0"/>
                <w:numId w:val="1"/>
              </w:numPr>
              <w:jc w:val="both"/>
              <w:rPr>
                <w:bCs/>
                <w:color w:val="000000"/>
              </w:rPr>
            </w:pPr>
            <w:ins w:id="4774" w:author="Bonephace Kaijage" w:date="2026-10-14T05:59:00Z" w16du:dateUtc="2026-10-14T03:59:00Z">
              <w:r>
                <w:rPr>
                  <w:bCs/>
                  <w:color w:val="000000"/>
                </w:rPr>
                <w:t>Agree who will help anyone in the household who cannot move, see or hear a warning on their own.</w:t>
              </w:r>
            </w:ins>
          </w:p>
        </w:tc>
        <w:tc>
          <w:tcPr>
            <w:tcW w:w="3325" w:type="dxa"/>
          </w:tcPr>
          <w:p w14:paraId="795CBB9F" w14:textId="675A85A7" w:rsidR="00DC5789" w:rsidRPr="00DC5789" w:rsidRDefault="00DC5789" w:rsidP="00DC5789">
            <w:pPr>
              <w:pStyle w:val="ListParagraph"/>
              <w:numPr>
                <w:ilvl w:val="0"/>
                <w:numId w:val="1"/>
              </w:numPr>
              <w:jc w:val="both"/>
              <w:rPr>
                <w:color w:val="000000"/>
              </w:rPr>
            </w:pPr>
            <w:r w:rsidRPr="00DC5789">
              <w:rPr>
                <w:color w:val="000000"/>
              </w:rPr>
              <w:t>Eneo hili ni mji tambarare kwenye udongo mweusi wa mfinyanzi ambapo maji ya dhoruba hutuama kwenye mitaa ya chini na vijito vya msimu hufurika haraka, na maji hupungua wakati wa kiangazi.</w:t>
            </w:r>
          </w:p>
          <w:p w14:paraId="7D69D076" w14:textId="77777777" w:rsidR="00F433EC" w:rsidRDefault="00DC5789" w:rsidP="00DC5789">
            <w:pPr>
              <w:pStyle w:val="ListParagraph"/>
              <w:numPr>
                <w:ilvl w:val="0"/>
                <w:numId w:val="1"/>
              </w:numPr>
              <w:jc w:val="both"/>
              <w:rPr>
                <w:ins w:id="4775" w:author="Bonephace Kaijage" w:date="2026-10-14T05:13:00Z" w16du:dateUtc="2026-10-14T03:13:00Z"/>
                <w:bCs/>
                <w:color w:val="000000"/>
              </w:rPr>
            </w:pPr>
            <w:r>
              <w:rPr>
                <w:bCs/>
                <w:color w:val="000000"/>
              </w:rPr>
              <w:t>Kwa wanaoishi na kufanya biashara hapa, ni vyema</w:t>
            </w:r>
            <w:r w:rsidRPr="00DC5789">
              <w:rPr>
                <w:bCs/>
                <w:color w:val="000000"/>
              </w:rPr>
              <w:t xml:space="preserve"> kuweka mitaro na hifadhi za vijito wazi, kujenga kwa misingi iliyoinuliwa na kuhifadhi maji kwa usalama.</w:t>
            </w:r>
          </w:p>
          <w:p w14:paraId="4AB67D25" w14:textId="2FD4F107" w:rsidR="00F433EC" w:rsidRDefault="00FE0A4D" w:rsidP="00DC5789">
            <w:pPr>
              <w:pStyle w:val="ListParagraph"/>
              <w:numPr>
                <w:ilvl w:val="0"/>
                <w:numId w:val="1"/>
              </w:numPr>
              <w:jc w:val="both"/>
              <w:rPr>
                <w:ins w:id="4776" w:author="Bonephace Kaijage" w:date="2026-10-14T05:13:00Z" w16du:dateUtc="2026-10-14T03:13:00Z"/>
                <w:bCs/>
                <w:color w:val="000000"/>
              </w:rPr>
            </w:pPr>
            <w:ins w:id="4777" w:author="Bonephace Kaijage" w:date="2026-10-14T05:56:00Z" w16du:dateUtc="2026-10-14T03:56:00Z">
              <w:r>
                <w:rPr>
                  <w:bCs/>
                  <w:color w:val="000000"/>
                </w:rPr>
                <w:t>Kinachoongeza hatari katika miezi ya mvua na ya kiangazi: kujenga ndani ya hifadhi za vijito, kujaza mitaro taka, na kuacha maji yakituama kwenye vyombo wazi baada ya mvua.</w:t>
              </w:r>
            </w:ins>
          </w:p>
          <w:p w14:paraId="066175D0" w14:textId="77777777" w:rsidR="00FE0A4D" w:rsidRDefault="00F433EC" w:rsidP="00DC5789">
            <w:pPr>
              <w:pStyle w:val="ListParagraph"/>
              <w:numPr>
                <w:ilvl w:val="0"/>
                <w:numId w:val="1"/>
              </w:numPr>
              <w:jc w:val="both"/>
              <w:rPr>
                <w:ins w:id="4778" w:author="Bonephace Kaijage" w:date="2026-10-14T05:59:00Z" w16du:dateUtc="2026-10-14T03:59:00Z"/>
                <w:bCs/>
                <w:color w:val="000000"/>
              </w:rPr>
            </w:pPr>
            <w:ins w:id="4779" w:author="Bonephace Kaijage" w:date="2026-10-14T05:13:00Z" w16du:dateUtc="2026-10-14T03:13:00Z">
              <w:r>
                <w:rPr>
                  <w:bCs/>
                  <w:color w:val="000000"/>
                </w:rPr>
                <w:t>Fahamu mtaa wa juu au uwanja wa shule ambao kaya yako itahamia maji ya dhoruba yanapotuama mitaa ya chini, na kubalianeni mapema maji yatatoka wapi maji ya mji yanapopungua wakati wa kiangazi.</w:t>
              </w:r>
            </w:ins>
          </w:p>
          <w:p w14:paraId="0270A605" w14:textId="63F16C06" w:rsidR="00DC5789" w:rsidRPr="00DC5789" w:rsidRDefault="00FE0A4D" w:rsidP="00DC5789">
            <w:pPr>
              <w:pStyle w:val="ListParagraph"/>
              <w:numPr>
                <w:ilvl w:val="0"/>
                <w:numId w:val="1"/>
              </w:numPr>
              <w:jc w:val="both"/>
              <w:rPr>
                <w:bCs/>
                <w:color w:val="000000"/>
              </w:rPr>
            </w:pPr>
            <w:ins w:id="4780"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74FF77FC" w14:textId="77777777" w:rsidTr="00DC5789">
        <w:tc>
          <w:tcPr>
            <w:tcW w:w="3420" w:type="dxa"/>
          </w:tcPr>
          <w:p w14:paraId="5E187FE4" w14:textId="46F8578E" w:rsidR="00DC5789" w:rsidRPr="00DC5789" w:rsidRDefault="00DC5789" w:rsidP="00DC5789">
            <w:pPr>
              <w:pStyle w:val="ListParagraph"/>
              <w:numPr>
                <w:ilvl w:val="0"/>
                <w:numId w:val="1"/>
              </w:numPr>
              <w:jc w:val="both"/>
              <w:rPr>
                <w:color w:val="000000"/>
              </w:rPr>
            </w:pPr>
            <w:r w:rsidRPr="00DC5789">
              <w:rPr>
                <w:color w:val="000000"/>
              </w:rPr>
              <w:t>Kahama Town: mining town and highway</w:t>
            </w:r>
          </w:p>
        </w:tc>
        <w:tc>
          <w:tcPr>
            <w:tcW w:w="3235" w:type="dxa"/>
          </w:tcPr>
          <w:p w14:paraId="6CEF3E98" w14:textId="4043C903" w:rsidR="00DC5789" w:rsidRPr="000343A2" w:rsidRDefault="00DC5789" w:rsidP="00DC5789">
            <w:pPr>
              <w:pStyle w:val="ListParagraph"/>
              <w:numPr>
                <w:ilvl w:val="0"/>
                <w:numId w:val="1"/>
              </w:numPr>
              <w:jc w:val="both"/>
              <w:rPr>
                <w:color w:val="000000"/>
                <w:lang w:val="sv-SE"/>
              </w:rPr>
            </w:pPr>
            <w:r w:rsidRPr="000343A2">
              <w:rPr>
                <w:color w:val="000000"/>
                <w:lang w:val="sv-SE"/>
              </w:rPr>
              <w:t>Mji wa Kahama: mji wa madini na barabara kuu</w:t>
            </w:r>
          </w:p>
        </w:tc>
        <w:tc>
          <w:tcPr>
            <w:tcW w:w="3605" w:type="dxa"/>
          </w:tcPr>
          <w:p w14:paraId="44F85286" w14:textId="71E57883" w:rsidR="00DC5789" w:rsidRPr="00DC5789" w:rsidRDefault="00DC5789" w:rsidP="00DC5789">
            <w:pPr>
              <w:pStyle w:val="ListParagraph"/>
              <w:numPr>
                <w:ilvl w:val="0"/>
                <w:numId w:val="1"/>
              </w:numPr>
              <w:jc w:val="both"/>
              <w:rPr>
                <w:color w:val="000000"/>
              </w:rPr>
            </w:pPr>
            <w:r w:rsidRPr="00DC5789">
              <w:rPr>
                <w:color w:val="000000"/>
              </w:rPr>
              <w:t>This area is a fast-growing mining and trading town on the Isaka–Rwanda corridor where unplanned settlements flood and heavy traffic brings accident and fire risk.</w:t>
            </w:r>
          </w:p>
          <w:p w14:paraId="3EB6E504" w14:textId="77777777" w:rsidR="00F433EC" w:rsidRDefault="00DC5789" w:rsidP="00DC5789">
            <w:pPr>
              <w:pStyle w:val="ListParagraph"/>
              <w:numPr>
                <w:ilvl w:val="0"/>
                <w:numId w:val="1"/>
              </w:numPr>
              <w:jc w:val="both"/>
              <w:rPr>
                <w:ins w:id="4781" w:author="Bonephace Kaijage" w:date="2026-10-14T05:13:00Z" w16du:dateUtc="2026-10-14T03:13:00Z"/>
                <w:bCs/>
                <w:color w:val="000000"/>
              </w:rPr>
            </w:pPr>
            <w:r>
              <w:rPr>
                <w:bCs/>
                <w:color w:val="000000"/>
              </w:rPr>
              <w:lastRenderedPageBreak/>
              <w:t>For those living and trading here, it helps to</w:t>
            </w:r>
            <w:r w:rsidRPr="00DC5789">
              <w:rPr>
                <w:bCs/>
                <w:color w:val="000000"/>
              </w:rPr>
              <w:t xml:space="preserve"> build outside stream and road reserves, keep drains open and keep fire extinguishers at fuel stations and markets.</w:t>
            </w:r>
          </w:p>
          <w:p w14:paraId="0D89A4FE" w14:textId="1025A267" w:rsidR="00F433EC" w:rsidRDefault="00FE0A4D" w:rsidP="00DC5789">
            <w:pPr>
              <w:pStyle w:val="ListParagraph"/>
              <w:numPr>
                <w:ilvl w:val="0"/>
                <w:numId w:val="1"/>
              </w:numPr>
              <w:jc w:val="both"/>
              <w:rPr>
                <w:ins w:id="4782" w:author="Bonephace Kaijage" w:date="2026-10-14T05:13:00Z" w16du:dateUtc="2026-10-14T03:13:00Z"/>
                <w:bCs/>
                <w:color w:val="000000"/>
              </w:rPr>
            </w:pPr>
            <w:ins w:id="4783" w:author="Bonephace Kaijage" w:date="2026-10-14T05:56:00Z" w16du:dateUtc="2026-10-14T03:56:00Z">
              <w:r>
                <w:rPr>
                  <w:bCs/>
                  <w:color w:val="000000"/>
                </w:rPr>
                <w:t>What raises the risk: building inside the stream and road reserves, storing fuel in homes and shops, running unlicensed wiring in crowded settlements and walking or trading on the highway edge.</w:t>
              </w:r>
            </w:ins>
          </w:p>
          <w:p w14:paraId="47B8853B" w14:textId="77777777" w:rsidR="00FE0A4D" w:rsidRDefault="00F433EC" w:rsidP="00DC5789">
            <w:pPr>
              <w:pStyle w:val="ListParagraph"/>
              <w:numPr>
                <w:ilvl w:val="0"/>
                <w:numId w:val="1"/>
              </w:numPr>
              <w:jc w:val="both"/>
              <w:rPr>
                <w:ins w:id="4784" w:author="Bonephace Kaijage" w:date="2026-10-14T05:59:00Z" w16du:dateUtc="2026-10-14T03:59:00Z"/>
                <w:bCs/>
                <w:color w:val="000000"/>
              </w:rPr>
            </w:pPr>
            <w:ins w:id="4785" w:author="Bonephace Kaijage" w:date="2026-10-14T05:13:00Z" w16du:dateUtc="2026-10-14T03:13:00Z">
              <w:r>
                <w:rPr>
                  <w:bCs/>
                  <w:color w:val="000000"/>
                </w:rPr>
                <w:t>Know the higher ground away from the stream that your household will move to when storm water rises, and the open ground away from the fuel stations that traders will move to if a fuel fire or tanker crash happens; clear it at once when told.</w:t>
              </w:r>
            </w:ins>
          </w:p>
          <w:p w14:paraId="31413538" w14:textId="0CDC0C3E" w:rsidR="00DC5789" w:rsidRPr="00DC5789" w:rsidRDefault="00FE0A4D" w:rsidP="00DC5789">
            <w:pPr>
              <w:pStyle w:val="ListParagraph"/>
              <w:numPr>
                <w:ilvl w:val="0"/>
                <w:numId w:val="1"/>
              </w:numPr>
              <w:jc w:val="both"/>
              <w:rPr>
                <w:bCs/>
                <w:color w:val="000000"/>
              </w:rPr>
            </w:pPr>
            <w:ins w:id="4786" w:author="Bonephace Kaijage" w:date="2026-10-14T05:59:00Z" w16du:dateUtc="2026-10-14T03:59:00Z">
              <w:r>
                <w:rPr>
                  <w:bCs/>
                  <w:color w:val="000000"/>
                </w:rPr>
                <w:t>Agree who will help anyone in the household who cannot move, see or hear a warning on their own.</w:t>
              </w:r>
            </w:ins>
          </w:p>
        </w:tc>
        <w:tc>
          <w:tcPr>
            <w:tcW w:w="3325" w:type="dxa"/>
          </w:tcPr>
          <w:p w14:paraId="46E3E2FF" w14:textId="15DA7C05" w:rsidR="00DC5789" w:rsidRPr="00DC5789" w:rsidRDefault="00DC5789" w:rsidP="00DC5789">
            <w:pPr>
              <w:pStyle w:val="ListParagraph"/>
              <w:numPr>
                <w:ilvl w:val="0"/>
                <w:numId w:val="1"/>
              </w:numPr>
              <w:jc w:val="both"/>
              <w:rPr>
                <w:color w:val="000000"/>
              </w:rPr>
            </w:pPr>
            <w:r w:rsidRPr="00DC5789">
              <w:rPr>
                <w:color w:val="000000"/>
              </w:rPr>
              <w:lastRenderedPageBreak/>
              <w:t xml:space="preserve">Eneo hili ni mji wa madini na biashara unaokua kwa kasi kwenye ukanda wa Isaka–Rwanda ambapo makazi holela hufurika na </w:t>
            </w:r>
            <w:r w:rsidRPr="00DC5789">
              <w:rPr>
                <w:color w:val="000000"/>
              </w:rPr>
              <w:lastRenderedPageBreak/>
              <w:t>magari mengi huleta hatari ya ajali na moto.</w:t>
            </w:r>
          </w:p>
          <w:p w14:paraId="5DFCF3EF" w14:textId="77777777" w:rsidR="00F433EC" w:rsidRDefault="00DC5789" w:rsidP="00DC5789">
            <w:pPr>
              <w:pStyle w:val="ListParagraph"/>
              <w:numPr>
                <w:ilvl w:val="0"/>
                <w:numId w:val="1"/>
              </w:numPr>
              <w:jc w:val="both"/>
              <w:rPr>
                <w:ins w:id="4787" w:author="Bonephace Kaijage" w:date="2026-10-14T05:13:00Z" w16du:dateUtc="2026-10-14T03:13:00Z"/>
                <w:bCs/>
                <w:color w:val="000000"/>
              </w:rPr>
            </w:pPr>
            <w:r>
              <w:rPr>
                <w:bCs/>
                <w:color w:val="000000"/>
              </w:rPr>
              <w:t>Kwa wanaoishi na kufanya biashara hapa, ni vyema</w:t>
            </w:r>
            <w:r w:rsidRPr="00DC5789">
              <w:rPr>
                <w:bCs/>
                <w:color w:val="000000"/>
              </w:rPr>
              <w:t xml:space="preserve"> kujenga nje ya hifadhi za vijito na barabara, kuweka mitaro wazi na kuweka vizimamoto kwenye vituo vya mafuta na masoko.</w:t>
            </w:r>
          </w:p>
          <w:p w14:paraId="0F61FDCB" w14:textId="73CDC38D" w:rsidR="00F433EC" w:rsidRDefault="00FE0A4D" w:rsidP="00DC5789">
            <w:pPr>
              <w:pStyle w:val="ListParagraph"/>
              <w:numPr>
                <w:ilvl w:val="0"/>
                <w:numId w:val="1"/>
              </w:numPr>
              <w:jc w:val="both"/>
              <w:rPr>
                <w:ins w:id="4788" w:author="Bonephace Kaijage" w:date="2026-10-14T05:13:00Z" w16du:dateUtc="2026-10-14T03:13:00Z"/>
                <w:bCs/>
                <w:color w:val="000000"/>
              </w:rPr>
            </w:pPr>
            <w:ins w:id="4789" w:author="Bonephace Kaijage" w:date="2026-10-14T05:56:00Z" w16du:dateUtc="2026-10-14T03:56:00Z">
              <w:r>
                <w:rPr>
                  <w:bCs/>
                  <w:color w:val="000000"/>
                </w:rPr>
                <w:t>Kinachoongeza hatari: kujenga ndani ya hifadhi za vijito na barabara, kuhifadhi mafuta majumbani na madukani, kutumia nyaya za umeme zisizo rasmi kwenye makazi yaliyosongamana na kutembea au kufanya biashara ukingoni mwa barabara kuu.</w:t>
              </w:r>
            </w:ins>
          </w:p>
          <w:p w14:paraId="370F074B" w14:textId="77777777" w:rsidR="00FE0A4D" w:rsidRDefault="00F433EC" w:rsidP="00DC5789">
            <w:pPr>
              <w:pStyle w:val="ListParagraph"/>
              <w:numPr>
                <w:ilvl w:val="0"/>
                <w:numId w:val="1"/>
              </w:numPr>
              <w:jc w:val="both"/>
              <w:rPr>
                <w:ins w:id="4790" w:author="Bonephace Kaijage" w:date="2026-10-14T05:59:00Z" w16du:dateUtc="2026-10-14T03:59:00Z"/>
                <w:bCs/>
                <w:color w:val="000000"/>
              </w:rPr>
            </w:pPr>
            <w:ins w:id="4791" w:author="Bonephace Kaijage" w:date="2026-10-14T05:13:00Z" w16du:dateUtc="2026-10-14T03:13:00Z">
              <w:r>
                <w:rPr>
                  <w:bCs/>
                  <w:color w:val="000000"/>
                </w:rPr>
                <w:t>Fahamu eneo la juu mbali na kijito ambalo kaya yako itahamia maji ya dhoruba yanapopanda, na uwanja wazi mbali na vituo vya mafuta ambao wafanyabiashara watahamia moto wa mafuta au ajali ya lori la mafuta ikitokea; ondokeni mara moja mnapoambiwa.</w:t>
              </w:r>
            </w:ins>
          </w:p>
          <w:p w14:paraId="2DA383AE" w14:textId="5697A216" w:rsidR="00DC5789" w:rsidRPr="00DC5789" w:rsidRDefault="00FE0A4D" w:rsidP="00DC5789">
            <w:pPr>
              <w:pStyle w:val="ListParagraph"/>
              <w:numPr>
                <w:ilvl w:val="0"/>
                <w:numId w:val="1"/>
              </w:numPr>
              <w:jc w:val="both"/>
              <w:rPr>
                <w:bCs/>
                <w:color w:val="000000"/>
              </w:rPr>
            </w:pPr>
            <w:ins w:id="4792"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5BB4FD4E" w14:textId="77777777" w:rsidTr="00DC5789">
        <w:tc>
          <w:tcPr>
            <w:tcW w:w="3420" w:type="dxa"/>
          </w:tcPr>
          <w:p w14:paraId="07AAED38" w14:textId="16A0B3CC" w:rsidR="00DC5789" w:rsidRPr="00DC5789" w:rsidRDefault="00DC5789" w:rsidP="00DC5789">
            <w:pPr>
              <w:pStyle w:val="ListParagraph"/>
              <w:numPr>
                <w:ilvl w:val="0"/>
                <w:numId w:val="1"/>
              </w:numPr>
              <w:jc w:val="both"/>
              <w:rPr>
                <w:color w:val="000000"/>
              </w:rPr>
            </w:pPr>
            <w:r w:rsidRPr="00DC5789">
              <w:rPr>
                <w:color w:val="000000"/>
              </w:rPr>
              <w:lastRenderedPageBreak/>
              <w:t>Kishapu: dry plains, Mwadui and grazing land</w:t>
            </w:r>
          </w:p>
        </w:tc>
        <w:tc>
          <w:tcPr>
            <w:tcW w:w="3235" w:type="dxa"/>
          </w:tcPr>
          <w:p w14:paraId="435B3BC2" w14:textId="2E1E54AE" w:rsidR="00DC5789" w:rsidRPr="000343A2" w:rsidRDefault="00DC5789" w:rsidP="00DC5789">
            <w:pPr>
              <w:pStyle w:val="ListParagraph"/>
              <w:numPr>
                <w:ilvl w:val="0"/>
                <w:numId w:val="1"/>
              </w:numPr>
              <w:jc w:val="both"/>
              <w:rPr>
                <w:color w:val="000000"/>
                <w:lang w:val="sv-SE"/>
              </w:rPr>
            </w:pPr>
            <w:r w:rsidRPr="000343A2">
              <w:rPr>
                <w:color w:val="000000"/>
                <w:lang w:val="sv-SE"/>
              </w:rPr>
              <w:t>Kishapu: tambarare kame, Mwadui na maeneo ya malisho</w:t>
            </w:r>
          </w:p>
        </w:tc>
        <w:tc>
          <w:tcPr>
            <w:tcW w:w="3605" w:type="dxa"/>
          </w:tcPr>
          <w:p w14:paraId="4BB18F58" w14:textId="15C7878F" w:rsidR="00DC5789" w:rsidRPr="00DC5789" w:rsidRDefault="00DC5789" w:rsidP="00DC5789">
            <w:pPr>
              <w:pStyle w:val="ListParagraph"/>
              <w:numPr>
                <w:ilvl w:val="0"/>
                <w:numId w:val="1"/>
              </w:numPr>
              <w:jc w:val="both"/>
              <w:rPr>
                <w:color w:val="000000"/>
              </w:rPr>
            </w:pPr>
            <w:r w:rsidRPr="00DC5789">
              <w:rPr>
                <w:color w:val="000000"/>
              </w:rPr>
              <w:t>This area has dry, flat plains where droughts kill crops and livestock, clay soils waterlog in heavy rains and the Mwadui diamond mine and tailings lie nearby.</w:t>
            </w:r>
          </w:p>
          <w:p w14:paraId="24B85E1E" w14:textId="77777777" w:rsidR="00F433EC" w:rsidRDefault="00DC5789" w:rsidP="00DC5789">
            <w:pPr>
              <w:pStyle w:val="ListParagraph"/>
              <w:numPr>
                <w:ilvl w:val="0"/>
                <w:numId w:val="1"/>
              </w:numPr>
              <w:jc w:val="both"/>
              <w:rPr>
                <w:ins w:id="4793" w:author="Bonephace Kaijage" w:date="2026-10-14T05:14:00Z" w16du:dateUtc="2026-10-14T03:14:00Z"/>
                <w:bCs/>
                <w:color w:val="000000"/>
              </w:rPr>
            </w:pPr>
            <w:r>
              <w:rPr>
                <w:bCs/>
                <w:color w:val="000000"/>
              </w:rPr>
              <w:lastRenderedPageBreak/>
              <w:t>For those farming and herding here, it helps to</w:t>
            </w:r>
            <w:r w:rsidRPr="00DC5789">
              <w:rPr>
                <w:bCs/>
                <w:color w:val="000000"/>
              </w:rPr>
              <w:t xml:space="preserve"> plant drought-tolerant crops, follow agreed grazing routes and keep homes away from tailings and mine pits.</w:t>
            </w:r>
          </w:p>
          <w:p w14:paraId="13529C83" w14:textId="5AF0F3B4" w:rsidR="00F433EC" w:rsidRDefault="00FE0A4D" w:rsidP="00DC5789">
            <w:pPr>
              <w:pStyle w:val="ListParagraph"/>
              <w:numPr>
                <w:ilvl w:val="0"/>
                <w:numId w:val="1"/>
              </w:numPr>
              <w:jc w:val="both"/>
              <w:rPr>
                <w:ins w:id="4794" w:author="Bonephace Kaijage" w:date="2026-10-14T05:14:00Z" w16du:dateUtc="2026-10-14T03:14:00Z"/>
                <w:bCs/>
                <w:color w:val="000000"/>
              </w:rPr>
            </w:pPr>
            <w:ins w:id="4795" w:author="Bonephace Kaijage" w:date="2026-10-14T05:56:00Z" w16du:dateUtc="2026-10-14T03:56:00Z">
              <w:r>
                <w:rPr>
                  <w:bCs/>
                  <w:color w:val="000000"/>
                </w:rPr>
                <w:t>What raises the loss and to the danger: relying on maize alone, keeping more animals than the dry-season pasture can carry, driving herds onto cropped fields, and settling or grazing near the tailings and pits.</w:t>
              </w:r>
            </w:ins>
          </w:p>
          <w:p w14:paraId="21F70E26" w14:textId="77777777" w:rsidR="00FE0A4D" w:rsidRDefault="00F433EC" w:rsidP="00DC5789">
            <w:pPr>
              <w:pStyle w:val="ListParagraph"/>
              <w:numPr>
                <w:ilvl w:val="0"/>
                <w:numId w:val="1"/>
              </w:numPr>
              <w:jc w:val="both"/>
              <w:rPr>
                <w:ins w:id="4796" w:author="Bonephace Kaijage" w:date="2026-10-14T05:59:00Z" w16du:dateUtc="2026-10-14T03:59:00Z"/>
                <w:bCs/>
                <w:color w:val="000000"/>
              </w:rPr>
            </w:pPr>
            <w:ins w:id="4797" w:author="Bonephace Kaijage" w:date="2026-10-14T05:14:00Z" w16du:dateUtc="2026-10-14T03:14:00Z">
              <w:r>
                <w:rPr>
                  <w:bCs/>
                  <w:color w:val="000000"/>
                </w:rPr>
                <w:t>Agree early, between farmers and herders, where the herds will water and the families will find food in a failed season, and move before the animals weaken; in heavy rain, keep off the waterlogged black soils and away from the pit edges.</w:t>
              </w:r>
            </w:ins>
          </w:p>
          <w:p w14:paraId="1E106715" w14:textId="1DE69608" w:rsidR="00DC5789" w:rsidRPr="00DC5789" w:rsidRDefault="00FE0A4D" w:rsidP="00DC5789">
            <w:pPr>
              <w:pStyle w:val="ListParagraph"/>
              <w:numPr>
                <w:ilvl w:val="0"/>
                <w:numId w:val="1"/>
              </w:numPr>
              <w:jc w:val="both"/>
              <w:rPr>
                <w:bCs/>
                <w:color w:val="000000"/>
              </w:rPr>
            </w:pPr>
            <w:ins w:id="4798" w:author="Bonephace Kaijage" w:date="2026-10-14T05:59:00Z" w16du:dateUtc="2026-10-14T03:59:00Z">
              <w:r>
                <w:rPr>
                  <w:bCs/>
                  <w:color w:val="000000"/>
                </w:rPr>
                <w:t>Agree who will help anyone in the household who cannot move, see or hear a warning on their own.</w:t>
              </w:r>
            </w:ins>
          </w:p>
        </w:tc>
        <w:tc>
          <w:tcPr>
            <w:tcW w:w="3325" w:type="dxa"/>
          </w:tcPr>
          <w:p w14:paraId="22414040" w14:textId="5D022D37" w:rsidR="00DC5789" w:rsidRPr="00DC5789" w:rsidRDefault="00DC5789" w:rsidP="00DC5789">
            <w:pPr>
              <w:pStyle w:val="ListParagraph"/>
              <w:numPr>
                <w:ilvl w:val="0"/>
                <w:numId w:val="1"/>
              </w:numPr>
              <w:jc w:val="both"/>
              <w:rPr>
                <w:color w:val="000000"/>
              </w:rPr>
            </w:pPr>
            <w:r w:rsidRPr="00DC5789">
              <w:rPr>
                <w:color w:val="000000"/>
              </w:rPr>
              <w:lastRenderedPageBreak/>
              <w:t xml:space="preserve">Eneo hili lina tambarare kame ambapo ukame huua mazao na mifugo, udongo wa mfinyanzi hujaa maji wakati wa mvua kubwa na mgodi wa almasi wa </w:t>
            </w:r>
            <w:r w:rsidRPr="00DC5789">
              <w:rPr>
                <w:color w:val="000000"/>
              </w:rPr>
              <w:lastRenderedPageBreak/>
              <w:t>Mwadui na mabwawa ya tope la mgodi yako karibu.</w:t>
            </w:r>
          </w:p>
          <w:p w14:paraId="746FAE47" w14:textId="77777777" w:rsidR="00F433EC" w:rsidRDefault="00DC5789" w:rsidP="00DC5789">
            <w:pPr>
              <w:pStyle w:val="ListParagraph"/>
              <w:numPr>
                <w:ilvl w:val="0"/>
                <w:numId w:val="1"/>
              </w:numPr>
              <w:jc w:val="both"/>
              <w:rPr>
                <w:ins w:id="4799" w:author="Bonephace Kaijage" w:date="2026-10-14T05:14:00Z" w16du:dateUtc="2026-10-14T03:14:00Z"/>
                <w:bCs/>
                <w:color w:val="000000"/>
              </w:rPr>
            </w:pPr>
            <w:r>
              <w:rPr>
                <w:bCs/>
                <w:color w:val="000000"/>
              </w:rPr>
              <w:t>Kwa wanaolima na kufuga hapa, ni vyema</w:t>
            </w:r>
            <w:r w:rsidRPr="00DC5789">
              <w:rPr>
                <w:bCs/>
                <w:color w:val="000000"/>
              </w:rPr>
              <w:t xml:space="preserve"> kupanda mazao yanayostahimili ukame, kufuata njia za malisho zilizokubaliwa na kujenga mbali na mabwawa ya tope na mashimo ya migodi.</w:t>
            </w:r>
          </w:p>
          <w:p w14:paraId="21BFCFD3" w14:textId="7C57D9DE" w:rsidR="00F433EC" w:rsidRDefault="00FE0A4D" w:rsidP="00DC5789">
            <w:pPr>
              <w:pStyle w:val="ListParagraph"/>
              <w:numPr>
                <w:ilvl w:val="0"/>
                <w:numId w:val="1"/>
              </w:numPr>
              <w:jc w:val="both"/>
              <w:rPr>
                <w:ins w:id="4800" w:author="Bonephace Kaijage" w:date="2026-10-14T05:14:00Z" w16du:dateUtc="2026-10-14T03:14:00Z"/>
                <w:bCs/>
                <w:color w:val="000000"/>
              </w:rPr>
            </w:pPr>
            <w:ins w:id="4801" w:author="Bonephace Kaijage" w:date="2026-10-14T05:56:00Z" w16du:dateUtc="2026-10-14T03:56:00Z">
              <w:r>
                <w:rPr>
                  <w:bCs/>
                  <w:color w:val="000000"/>
                </w:rPr>
                <w:t>Kinachoongeza hasara na hatari: kutegemea mahindi pekee, kuweka mifugo mingi kuliko malisho ya kiangazi yanavyoweza kubeba, kuingiza mifugo kwenye mashamba yenye mazao, na kukaa au kuchunga karibu na mabwawa ya tope na mashimo.</w:t>
              </w:r>
            </w:ins>
          </w:p>
          <w:p w14:paraId="23B92B60" w14:textId="77777777" w:rsidR="00FE0A4D" w:rsidRDefault="00F433EC" w:rsidP="00DC5789">
            <w:pPr>
              <w:pStyle w:val="ListParagraph"/>
              <w:numPr>
                <w:ilvl w:val="0"/>
                <w:numId w:val="1"/>
              </w:numPr>
              <w:jc w:val="both"/>
              <w:rPr>
                <w:ins w:id="4802" w:author="Bonephace Kaijage" w:date="2026-10-14T05:59:00Z" w16du:dateUtc="2026-10-14T03:59:00Z"/>
                <w:bCs/>
                <w:color w:val="000000"/>
              </w:rPr>
            </w:pPr>
            <w:ins w:id="4803" w:author="Bonephace Kaijage" w:date="2026-10-14T05:14:00Z" w16du:dateUtc="2026-10-14T03:14:00Z">
              <w:r>
                <w:rPr>
                  <w:bCs/>
                  <w:color w:val="000000"/>
                </w:rPr>
                <w:t>Kubalianeni mapema, wakulima na wafugaji, mifugo itanyweshwa wapi na familia zitapata wapi chakula msimu ukikosekana, na hamieni kabla mifugo haijadhoofika; wakati wa mvua kubwa, epukeni udongo mweusi uliojaa maji na kingo za mashimo.</w:t>
              </w:r>
            </w:ins>
          </w:p>
          <w:p w14:paraId="764F4FCA" w14:textId="11C1BC66" w:rsidR="00DC5789" w:rsidRPr="00DC5789" w:rsidRDefault="00FE0A4D" w:rsidP="00DC5789">
            <w:pPr>
              <w:pStyle w:val="ListParagraph"/>
              <w:numPr>
                <w:ilvl w:val="0"/>
                <w:numId w:val="1"/>
              </w:numPr>
              <w:jc w:val="both"/>
              <w:rPr>
                <w:bCs/>
                <w:color w:val="000000"/>
              </w:rPr>
            </w:pPr>
            <w:ins w:id="4804"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14D74597" w14:textId="77777777" w:rsidTr="00DC5789">
        <w:tc>
          <w:tcPr>
            <w:tcW w:w="3420" w:type="dxa"/>
          </w:tcPr>
          <w:p w14:paraId="49667C2B" w14:textId="746DC06D" w:rsidR="00DC5789" w:rsidRPr="00DC5789" w:rsidRDefault="00DC5789" w:rsidP="00DC5789">
            <w:pPr>
              <w:pStyle w:val="ListParagraph"/>
              <w:numPr>
                <w:ilvl w:val="0"/>
                <w:numId w:val="1"/>
              </w:numPr>
              <w:jc w:val="both"/>
              <w:rPr>
                <w:color w:val="000000"/>
              </w:rPr>
            </w:pPr>
            <w:r w:rsidRPr="00DC5789">
              <w:rPr>
                <w:color w:val="000000"/>
              </w:rPr>
              <w:lastRenderedPageBreak/>
              <w:t>Msalala: gold mining areas (Bulyanhulu)</w:t>
            </w:r>
          </w:p>
        </w:tc>
        <w:tc>
          <w:tcPr>
            <w:tcW w:w="3235" w:type="dxa"/>
          </w:tcPr>
          <w:p w14:paraId="7BB6477F" w14:textId="317C0B04" w:rsidR="00DC5789" w:rsidRPr="00DC5789" w:rsidRDefault="00DC5789" w:rsidP="00DC5789">
            <w:pPr>
              <w:pStyle w:val="ListParagraph"/>
              <w:numPr>
                <w:ilvl w:val="0"/>
                <w:numId w:val="1"/>
              </w:numPr>
              <w:jc w:val="both"/>
              <w:rPr>
                <w:color w:val="000000"/>
              </w:rPr>
            </w:pPr>
            <w:r w:rsidRPr="00DC5789">
              <w:rPr>
                <w:color w:val="000000"/>
              </w:rPr>
              <w:t>Msalala: maeneo ya uchimbaji dhahabu (Bulyanhulu)</w:t>
            </w:r>
          </w:p>
        </w:tc>
        <w:tc>
          <w:tcPr>
            <w:tcW w:w="3605" w:type="dxa"/>
          </w:tcPr>
          <w:p w14:paraId="78F9F5F5" w14:textId="32A1DB76" w:rsidR="00DC5789" w:rsidRPr="00DC5789" w:rsidRDefault="00DC5789" w:rsidP="00DC5789">
            <w:pPr>
              <w:pStyle w:val="ListParagraph"/>
              <w:numPr>
                <w:ilvl w:val="0"/>
                <w:numId w:val="1"/>
              </w:numPr>
              <w:jc w:val="both"/>
              <w:rPr>
                <w:color w:val="000000"/>
              </w:rPr>
            </w:pPr>
            <w:r w:rsidRPr="00DC5789">
              <w:rPr>
                <w:color w:val="000000"/>
              </w:rPr>
              <w:t>This area has large and artisanal gold mines where pits collapse when saturated and mercury and tailings pollute water.</w:t>
            </w:r>
          </w:p>
          <w:p w14:paraId="456B4424" w14:textId="77777777" w:rsidR="00F433EC" w:rsidRDefault="00DC5789" w:rsidP="00DC5789">
            <w:pPr>
              <w:pStyle w:val="ListParagraph"/>
              <w:numPr>
                <w:ilvl w:val="0"/>
                <w:numId w:val="1"/>
              </w:numPr>
              <w:jc w:val="both"/>
              <w:rPr>
                <w:ins w:id="4805" w:author="Bonephace Kaijage" w:date="2026-10-14T05:14:00Z" w16du:dateUtc="2026-10-14T03:14:00Z"/>
                <w:bCs/>
                <w:color w:val="000000"/>
              </w:rPr>
            </w:pPr>
            <w:r>
              <w:rPr>
                <w:bCs/>
                <w:color w:val="000000"/>
              </w:rPr>
              <w:lastRenderedPageBreak/>
              <w:t>For those mining and living here, it helps to</w:t>
            </w:r>
            <w:r w:rsidRPr="00DC5789">
              <w:rPr>
                <w:bCs/>
                <w:color w:val="000000"/>
              </w:rPr>
              <w:t xml:space="preserve"> support pit walls, fence or backfill old pits and use safe drinking water sources away from mining run-off.</w:t>
            </w:r>
          </w:p>
          <w:p w14:paraId="11A25361" w14:textId="38B35B04" w:rsidR="00F433EC" w:rsidRDefault="00FE0A4D" w:rsidP="00DC5789">
            <w:pPr>
              <w:pStyle w:val="ListParagraph"/>
              <w:numPr>
                <w:ilvl w:val="0"/>
                <w:numId w:val="1"/>
              </w:numPr>
              <w:jc w:val="both"/>
              <w:rPr>
                <w:ins w:id="4806" w:author="Bonephace Kaijage" w:date="2026-10-14T05:14:00Z" w16du:dateUtc="2026-10-14T03:14:00Z"/>
                <w:bCs/>
                <w:color w:val="000000"/>
              </w:rPr>
            </w:pPr>
            <w:ins w:id="4807" w:author="Bonephace Kaijage" w:date="2026-10-14T05:56:00Z" w16du:dateUtc="2026-10-14T03:56:00Z">
              <w:r>
                <w:rPr>
                  <w:bCs/>
                  <w:color w:val="000000"/>
                </w:rPr>
                <w:t>What raises the risk: digging pits without timbering, working them while rain is falling, washing ore with mercury in the streams people drink from and building homes at the lip of old pits.</w:t>
              </w:r>
            </w:ins>
          </w:p>
          <w:p w14:paraId="57D04442" w14:textId="77777777" w:rsidR="00FE0A4D" w:rsidRDefault="00F433EC" w:rsidP="00DC5789">
            <w:pPr>
              <w:pStyle w:val="ListParagraph"/>
              <w:numPr>
                <w:ilvl w:val="0"/>
                <w:numId w:val="1"/>
              </w:numPr>
              <w:jc w:val="both"/>
              <w:rPr>
                <w:ins w:id="4808" w:author="Bonephace Kaijage" w:date="2026-10-14T05:59:00Z" w16du:dateUtc="2026-10-14T03:59:00Z"/>
                <w:bCs/>
                <w:color w:val="000000"/>
              </w:rPr>
            </w:pPr>
            <w:ins w:id="4809" w:author="Bonephace Kaijage" w:date="2026-10-14T05:14:00Z" w16du:dateUtc="2026-10-14T03:14:00Z">
              <w:r>
                <w:rPr>
                  <w:bCs/>
                  <w:color w:val="000000"/>
                </w:rPr>
                <w:t>Keep everyone out of the pits once rain starts and know the firm ground away from them that your household will move to; if people fall sick after drinking from a stream below the workings, change the water source and report it the same day.</w:t>
              </w:r>
            </w:ins>
          </w:p>
          <w:p w14:paraId="1AE1D717" w14:textId="6BD7896A" w:rsidR="00DC5789" w:rsidRPr="00DC5789" w:rsidRDefault="00FE0A4D" w:rsidP="00DC5789">
            <w:pPr>
              <w:pStyle w:val="ListParagraph"/>
              <w:numPr>
                <w:ilvl w:val="0"/>
                <w:numId w:val="1"/>
              </w:numPr>
              <w:jc w:val="both"/>
              <w:rPr>
                <w:bCs/>
                <w:color w:val="000000"/>
              </w:rPr>
            </w:pPr>
            <w:ins w:id="4810" w:author="Bonephace Kaijage" w:date="2026-10-14T05:59:00Z" w16du:dateUtc="2026-10-14T03:59:00Z">
              <w:r>
                <w:rPr>
                  <w:bCs/>
                  <w:color w:val="000000"/>
                </w:rPr>
                <w:t>Agree who will help anyone in the household who cannot move, see or hear a warning on their own.</w:t>
              </w:r>
            </w:ins>
          </w:p>
        </w:tc>
        <w:tc>
          <w:tcPr>
            <w:tcW w:w="3325" w:type="dxa"/>
          </w:tcPr>
          <w:p w14:paraId="1376E98C" w14:textId="1B471C75" w:rsidR="00DC5789" w:rsidRPr="00DC5789" w:rsidRDefault="00DC5789" w:rsidP="00DC5789">
            <w:pPr>
              <w:pStyle w:val="ListParagraph"/>
              <w:numPr>
                <w:ilvl w:val="0"/>
                <w:numId w:val="1"/>
              </w:numPr>
              <w:jc w:val="both"/>
              <w:rPr>
                <w:color w:val="000000"/>
              </w:rPr>
            </w:pPr>
            <w:r w:rsidRPr="00DC5789">
              <w:rPr>
                <w:color w:val="000000"/>
              </w:rPr>
              <w:lastRenderedPageBreak/>
              <w:t xml:space="preserve">Eneo hili lina migodi mikubwa na midogo ya dhahabu ambapo mashimo hubomoka yanapojaa maji na zebaki </w:t>
            </w:r>
            <w:r w:rsidRPr="00DC5789">
              <w:rPr>
                <w:color w:val="000000"/>
              </w:rPr>
              <w:lastRenderedPageBreak/>
              <w:t>na tope la mgodi huchafua maji.</w:t>
            </w:r>
          </w:p>
          <w:p w14:paraId="510B15F4" w14:textId="77777777" w:rsidR="00F433EC" w:rsidRDefault="00DC5789" w:rsidP="00DC5789">
            <w:pPr>
              <w:pStyle w:val="ListParagraph"/>
              <w:numPr>
                <w:ilvl w:val="0"/>
                <w:numId w:val="1"/>
              </w:numPr>
              <w:jc w:val="both"/>
              <w:rPr>
                <w:ins w:id="4811" w:author="Bonephace Kaijage" w:date="2026-10-14T05:14:00Z" w16du:dateUtc="2026-10-14T03:14:00Z"/>
                <w:bCs/>
                <w:color w:val="000000"/>
              </w:rPr>
            </w:pPr>
            <w:r>
              <w:rPr>
                <w:bCs/>
                <w:color w:val="000000"/>
              </w:rPr>
              <w:t>Kwa wanaochimba na kuishi hapa, ni vyema</w:t>
            </w:r>
            <w:r w:rsidRPr="00DC5789">
              <w:rPr>
                <w:bCs/>
                <w:color w:val="000000"/>
              </w:rPr>
              <w:t xml:space="preserve"> kuimarisha kuta za mashimo, kuzungushia uzio au kufukia mashimo ya zamani na kutumia vyanzo salama vya maji mbali na maji ya migodi.</w:t>
            </w:r>
          </w:p>
          <w:p w14:paraId="4CE0C0E8" w14:textId="3EA1905D" w:rsidR="00F433EC" w:rsidRDefault="00FE0A4D" w:rsidP="00DC5789">
            <w:pPr>
              <w:pStyle w:val="ListParagraph"/>
              <w:numPr>
                <w:ilvl w:val="0"/>
                <w:numId w:val="1"/>
              </w:numPr>
              <w:jc w:val="both"/>
              <w:rPr>
                <w:ins w:id="4812" w:author="Bonephace Kaijage" w:date="2026-10-14T05:14:00Z" w16du:dateUtc="2026-10-14T03:14:00Z"/>
                <w:bCs/>
                <w:color w:val="000000"/>
              </w:rPr>
            </w:pPr>
            <w:ins w:id="4813" w:author="Bonephace Kaijage" w:date="2026-10-14T05:56:00Z" w16du:dateUtc="2026-10-14T03:56:00Z">
              <w:r>
                <w:rPr>
                  <w:bCs/>
                  <w:color w:val="000000"/>
                </w:rPr>
                <w:t>Kinachoongeza hatari: kuchimba mashimo bila mihimili, kuyafanyia kazi mvua ikinyesha, kuosha mawe ya madini kwa zebaki kwenye vijito ambavyo watu hunywa na kujenga nyumba kando ya mashimo ya zamani.</w:t>
              </w:r>
            </w:ins>
          </w:p>
          <w:p w14:paraId="4197829B" w14:textId="77777777" w:rsidR="00FE0A4D" w:rsidRDefault="00F433EC" w:rsidP="00DC5789">
            <w:pPr>
              <w:pStyle w:val="ListParagraph"/>
              <w:numPr>
                <w:ilvl w:val="0"/>
                <w:numId w:val="1"/>
              </w:numPr>
              <w:jc w:val="both"/>
              <w:rPr>
                <w:ins w:id="4814" w:author="Bonephace Kaijage" w:date="2026-10-14T05:59:00Z" w16du:dateUtc="2026-10-14T03:59:00Z"/>
                <w:bCs/>
                <w:color w:val="000000"/>
              </w:rPr>
            </w:pPr>
            <w:ins w:id="4815" w:author="Bonephace Kaijage" w:date="2026-10-14T05:14:00Z" w16du:dateUtc="2026-10-14T03:14:00Z">
              <w:r>
                <w:rPr>
                  <w:bCs/>
                  <w:color w:val="000000"/>
                </w:rPr>
                <w:t>Mtoe kila mtu mashimoni mara mvua inapoanza na fahamu eneo imara mbali nayo ambalo kaya yako itahamia; watu wakiugua baada ya kunywa maji ya kijito chini ya machimbo, badilisheni chanzo cha maji na ripoti siku hiyo hiyo.</w:t>
              </w:r>
            </w:ins>
          </w:p>
          <w:p w14:paraId="65053BE2" w14:textId="6C7A4C6C" w:rsidR="00DC5789" w:rsidRPr="00DC5789" w:rsidRDefault="00FE0A4D" w:rsidP="00DC5789">
            <w:pPr>
              <w:pStyle w:val="ListParagraph"/>
              <w:numPr>
                <w:ilvl w:val="0"/>
                <w:numId w:val="1"/>
              </w:numPr>
              <w:jc w:val="both"/>
              <w:rPr>
                <w:bCs/>
                <w:color w:val="000000"/>
              </w:rPr>
            </w:pPr>
            <w:ins w:id="4816"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7D55C2CB" w14:textId="77777777" w:rsidTr="00DC5789">
        <w:tc>
          <w:tcPr>
            <w:tcW w:w="3420" w:type="dxa"/>
          </w:tcPr>
          <w:p w14:paraId="21956855" w14:textId="361CAFD7" w:rsidR="00DC5789" w:rsidRPr="00DC5789" w:rsidRDefault="00DC5789" w:rsidP="00DC5789">
            <w:pPr>
              <w:pStyle w:val="ListParagraph"/>
              <w:numPr>
                <w:ilvl w:val="0"/>
                <w:numId w:val="1"/>
              </w:numPr>
              <w:jc w:val="both"/>
              <w:rPr>
                <w:color w:val="000000"/>
              </w:rPr>
            </w:pPr>
            <w:r w:rsidRPr="00DC5789">
              <w:rPr>
                <w:color w:val="000000"/>
              </w:rPr>
              <w:lastRenderedPageBreak/>
              <w:t>Shinyanga DC: mbuga plains and farmland</w:t>
            </w:r>
          </w:p>
        </w:tc>
        <w:tc>
          <w:tcPr>
            <w:tcW w:w="3235" w:type="dxa"/>
          </w:tcPr>
          <w:p w14:paraId="7BD03A60" w14:textId="05929F2E" w:rsidR="00DC5789" w:rsidRPr="000343A2" w:rsidRDefault="00DC5789" w:rsidP="00DC5789">
            <w:pPr>
              <w:pStyle w:val="ListParagraph"/>
              <w:numPr>
                <w:ilvl w:val="0"/>
                <w:numId w:val="1"/>
              </w:numPr>
              <w:jc w:val="both"/>
              <w:rPr>
                <w:color w:val="000000"/>
                <w:lang w:val="sv-SE"/>
              </w:rPr>
            </w:pPr>
            <w:r w:rsidRPr="000343A2">
              <w:rPr>
                <w:color w:val="000000"/>
                <w:lang w:val="sv-SE"/>
              </w:rPr>
              <w:t>Shinyanga DC: mbuga na mashamba</w:t>
            </w:r>
          </w:p>
        </w:tc>
        <w:tc>
          <w:tcPr>
            <w:tcW w:w="3605" w:type="dxa"/>
          </w:tcPr>
          <w:p w14:paraId="17100750" w14:textId="5BD0C23F" w:rsidR="00DC5789" w:rsidRPr="00DC5789" w:rsidRDefault="00DC5789" w:rsidP="00DC5789">
            <w:pPr>
              <w:pStyle w:val="ListParagraph"/>
              <w:numPr>
                <w:ilvl w:val="0"/>
                <w:numId w:val="1"/>
              </w:numPr>
              <w:jc w:val="both"/>
              <w:rPr>
                <w:color w:val="000000"/>
              </w:rPr>
            </w:pPr>
            <w:r w:rsidRPr="00DC5789">
              <w:rPr>
                <w:color w:val="000000"/>
              </w:rPr>
              <w:t>This area has mbuga plains where heavy rain waterlogs fields and cuts rural roads, and dry spells and drought reduce harvests and pasture.</w:t>
            </w:r>
          </w:p>
          <w:p w14:paraId="5E41C6FF" w14:textId="77777777" w:rsidR="00F433EC" w:rsidRDefault="00DC5789" w:rsidP="00DC5789">
            <w:pPr>
              <w:pStyle w:val="ListParagraph"/>
              <w:numPr>
                <w:ilvl w:val="0"/>
                <w:numId w:val="1"/>
              </w:numPr>
              <w:jc w:val="both"/>
              <w:rPr>
                <w:ins w:id="4817" w:author="Bonephace Kaijage" w:date="2026-10-14T05:14:00Z" w16du:dateUtc="2026-10-14T03:14:00Z"/>
                <w:bCs/>
                <w:color w:val="000000"/>
              </w:rPr>
            </w:pPr>
            <w:r>
              <w:rPr>
                <w:bCs/>
                <w:color w:val="000000"/>
              </w:rPr>
              <w:t>For those farming here, it helps to</w:t>
            </w:r>
            <w:r w:rsidRPr="00DC5789">
              <w:rPr>
                <w:bCs/>
                <w:color w:val="000000"/>
              </w:rPr>
              <w:t xml:space="preserve"> build on higher ground, open field drains and keep household food and seed reserves.</w:t>
            </w:r>
          </w:p>
          <w:p w14:paraId="5F53B828" w14:textId="5072D138" w:rsidR="00F433EC" w:rsidRDefault="00FE0A4D" w:rsidP="00DC5789">
            <w:pPr>
              <w:pStyle w:val="ListParagraph"/>
              <w:numPr>
                <w:ilvl w:val="0"/>
                <w:numId w:val="1"/>
              </w:numPr>
              <w:jc w:val="both"/>
              <w:rPr>
                <w:ins w:id="4818" w:author="Bonephace Kaijage" w:date="2026-10-14T05:14:00Z" w16du:dateUtc="2026-10-14T03:14:00Z"/>
                <w:bCs/>
                <w:color w:val="000000"/>
              </w:rPr>
            </w:pPr>
            <w:ins w:id="4819" w:author="Bonephace Kaijage" w:date="2026-10-14T05:56:00Z" w16du:dateUtc="2026-10-14T03:56:00Z">
              <w:r>
                <w:rPr>
                  <w:bCs/>
                  <w:color w:val="000000"/>
                </w:rPr>
                <w:lastRenderedPageBreak/>
                <w:t>What raises the loss in both wet and dry years: building homes and stores on the low mbuga, relying on one crop, selling the whole harvest at once and cutting the remaining trees for charcoal when money is short.</w:t>
              </w:r>
            </w:ins>
          </w:p>
          <w:p w14:paraId="7194734C" w14:textId="77777777" w:rsidR="00FE0A4D" w:rsidRDefault="00F433EC" w:rsidP="00DC5789">
            <w:pPr>
              <w:pStyle w:val="ListParagraph"/>
              <w:numPr>
                <w:ilvl w:val="0"/>
                <w:numId w:val="1"/>
              </w:numPr>
              <w:jc w:val="both"/>
              <w:rPr>
                <w:ins w:id="4820" w:author="Bonephace Kaijage" w:date="2026-10-14T05:59:00Z" w16du:dateUtc="2026-10-14T03:59:00Z"/>
                <w:bCs/>
                <w:color w:val="000000"/>
              </w:rPr>
            </w:pPr>
            <w:ins w:id="4821" w:author="Bonephace Kaijage" w:date="2026-10-14T05:14:00Z" w16du:dateUtc="2026-10-14T03:14:00Z">
              <w:r>
                <w:rPr>
                  <w:bCs/>
                  <w:color w:val="000000"/>
                </w:rPr>
                <w:t>Know the raised ground and the dry route to it that your village will use when the mbuga floods, and agree early, as a household and a village, where food will come from in a failed season; act before the stores are empty.</w:t>
              </w:r>
            </w:ins>
          </w:p>
          <w:p w14:paraId="7E5C693C" w14:textId="67181D8C" w:rsidR="00DC5789" w:rsidRPr="00DC5789" w:rsidRDefault="00FE0A4D" w:rsidP="00DC5789">
            <w:pPr>
              <w:pStyle w:val="ListParagraph"/>
              <w:numPr>
                <w:ilvl w:val="0"/>
                <w:numId w:val="1"/>
              </w:numPr>
              <w:jc w:val="both"/>
              <w:rPr>
                <w:bCs/>
                <w:color w:val="000000"/>
              </w:rPr>
            </w:pPr>
            <w:ins w:id="4822" w:author="Bonephace Kaijage" w:date="2026-10-14T05:59:00Z" w16du:dateUtc="2026-10-14T03:59:00Z">
              <w:r>
                <w:rPr>
                  <w:bCs/>
                  <w:color w:val="000000"/>
                </w:rPr>
                <w:t>Agree who will help anyone in the household who cannot move, see or hear a warning on their own.</w:t>
              </w:r>
            </w:ins>
          </w:p>
        </w:tc>
        <w:tc>
          <w:tcPr>
            <w:tcW w:w="3325" w:type="dxa"/>
          </w:tcPr>
          <w:p w14:paraId="3DA30EB9" w14:textId="6B6F8383" w:rsidR="00DC5789" w:rsidRPr="00DC5789" w:rsidRDefault="00DC5789" w:rsidP="00DC5789">
            <w:pPr>
              <w:pStyle w:val="ListParagraph"/>
              <w:numPr>
                <w:ilvl w:val="0"/>
                <w:numId w:val="1"/>
              </w:numPr>
              <w:jc w:val="both"/>
              <w:rPr>
                <w:color w:val="000000"/>
              </w:rPr>
            </w:pPr>
            <w:r w:rsidRPr="00DC5789">
              <w:rPr>
                <w:color w:val="000000"/>
              </w:rPr>
              <w:lastRenderedPageBreak/>
              <w:t>Eneo hili lina mbuga ambapo mvua kubwa hujaza maji mashamba na kukata barabara za vijijini, na vipindi vya ukavu na ukame hupunguza mavuno na malisho.</w:t>
            </w:r>
          </w:p>
          <w:p w14:paraId="56FCA322" w14:textId="77777777" w:rsidR="00F433EC" w:rsidRDefault="00DC5789" w:rsidP="00DC5789">
            <w:pPr>
              <w:pStyle w:val="ListParagraph"/>
              <w:numPr>
                <w:ilvl w:val="0"/>
                <w:numId w:val="1"/>
              </w:numPr>
              <w:jc w:val="both"/>
              <w:rPr>
                <w:ins w:id="4823" w:author="Bonephace Kaijage" w:date="2026-10-14T05:14:00Z" w16du:dateUtc="2026-10-14T03:14:00Z"/>
                <w:bCs/>
                <w:color w:val="000000"/>
              </w:rPr>
            </w:pPr>
            <w:r>
              <w:rPr>
                <w:bCs/>
                <w:color w:val="000000"/>
              </w:rPr>
              <w:t>Kwa wanaolima hapa, ni vyema</w:t>
            </w:r>
            <w:r w:rsidRPr="00DC5789">
              <w:rPr>
                <w:bCs/>
                <w:color w:val="000000"/>
              </w:rPr>
              <w:t xml:space="preserve"> kujenga sehemu za miinuko, kufungua mifereji </w:t>
            </w:r>
            <w:r w:rsidRPr="00DC5789">
              <w:rPr>
                <w:bCs/>
                <w:color w:val="000000"/>
              </w:rPr>
              <w:lastRenderedPageBreak/>
              <w:t>ya mashamba na kuweka akiba ya chakula na mbegu ya kaya.</w:t>
            </w:r>
          </w:p>
          <w:p w14:paraId="097FBFBC" w14:textId="7A12F1F8" w:rsidR="00F433EC" w:rsidRDefault="00FE0A4D" w:rsidP="00DC5789">
            <w:pPr>
              <w:pStyle w:val="ListParagraph"/>
              <w:numPr>
                <w:ilvl w:val="0"/>
                <w:numId w:val="1"/>
              </w:numPr>
              <w:jc w:val="both"/>
              <w:rPr>
                <w:ins w:id="4824" w:author="Bonephace Kaijage" w:date="2026-10-14T05:14:00Z" w16du:dateUtc="2026-10-14T03:14:00Z"/>
                <w:bCs/>
                <w:color w:val="000000"/>
              </w:rPr>
            </w:pPr>
            <w:ins w:id="4825" w:author="Bonephace Kaijage" w:date="2026-10-14T05:56:00Z" w16du:dateUtc="2026-10-14T03:56:00Z">
              <w:r>
                <w:rPr>
                  <w:bCs/>
                  <w:color w:val="000000"/>
                </w:rPr>
                <w:t>Kinachoongeza hasara katika miaka ya mvua nyingi na ya ukame: kujenga nyumba na maghala kwenye mbuga za chini, kutegemea zao moja, kuuza mavuno yote kwa mara moja na kukata miti iliyobaki kwa mkaa pesa zinapopungua.</w:t>
              </w:r>
            </w:ins>
          </w:p>
          <w:p w14:paraId="61F04347" w14:textId="77777777" w:rsidR="00FE0A4D" w:rsidRDefault="00F433EC" w:rsidP="00DC5789">
            <w:pPr>
              <w:pStyle w:val="ListParagraph"/>
              <w:numPr>
                <w:ilvl w:val="0"/>
                <w:numId w:val="1"/>
              </w:numPr>
              <w:jc w:val="both"/>
              <w:rPr>
                <w:ins w:id="4826" w:author="Bonephace Kaijage" w:date="2026-10-14T05:59:00Z" w16du:dateUtc="2026-10-14T03:59:00Z"/>
                <w:bCs/>
                <w:color w:val="000000"/>
              </w:rPr>
            </w:pPr>
            <w:ins w:id="4827" w:author="Bonephace Kaijage" w:date="2026-10-14T05:14:00Z" w16du:dateUtc="2026-10-14T03:14:00Z">
              <w:r>
                <w:rPr>
                  <w:bCs/>
                  <w:color w:val="000000"/>
                </w:rPr>
                <w:t>Fahamu eneo lililoinuka na njia kavu ya kufika huko ambayo kijiji chenu kitatumia mbuga inapofurika, na kubalianeni mapema, kama kaya na kijiji, chakula kitatoka wapi msimu ukikosekana; chukueni hatua kabla akiba haijaisha.</w:t>
              </w:r>
            </w:ins>
          </w:p>
          <w:p w14:paraId="3A3E2672" w14:textId="5951F18E" w:rsidR="00DC5789" w:rsidRPr="00DC5789" w:rsidRDefault="00FE0A4D" w:rsidP="00DC5789">
            <w:pPr>
              <w:pStyle w:val="ListParagraph"/>
              <w:numPr>
                <w:ilvl w:val="0"/>
                <w:numId w:val="1"/>
              </w:numPr>
              <w:jc w:val="both"/>
              <w:rPr>
                <w:bCs/>
                <w:color w:val="000000"/>
              </w:rPr>
            </w:pPr>
            <w:ins w:id="4828"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6D753D41" w14:textId="77777777" w:rsidTr="00DC5789">
        <w:tc>
          <w:tcPr>
            <w:tcW w:w="3420" w:type="dxa"/>
          </w:tcPr>
          <w:p w14:paraId="5E1EEEB7" w14:textId="506964B7" w:rsidR="00DC5789" w:rsidRPr="00DC5789" w:rsidRDefault="00DC5789" w:rsidP="00DC5789">
            <w:pPr>
              <w:pStyle w:val="ListParagraph"/>
              <w:numPr>
                <w:ilvl w:val="0"/>
                <w:numId w:val="1"/>
              </w:numPr>
              <w:jc w:val="both"/>
              <w:rPr>
                <w:color w:val="000000"/>
              </w:rPr>
            </w:pPr>
            <w:r w:rsidRPr="00DC5789">
              <w:rPr>
                <w:color w:val="000000"/>
              </w:rPr>
              <w:lastRenderedPageBreak/>
              <w:t>Ushetu: miombo farmland and tobacco</w:t>
            </w:r>
          </w:p>
        </w:tc>
        <w:tc>
          <w:tcPr>
            <w:tcW w:w="3235" w:type="dxa"/>
          </w:tcPr>
          <w:p w14:paraId="63B8BDD1" w14:textId="76498EDA" w:rsidR="00DC5789" w:rsidRPr="000343A2" w:rsidRDefault="00DC5789" w:rsidP="00DC5789">
            <w:pPr>
              <w:pStyle w:val="ListParagraph"/>
              <w:numPr>
                <w:ilvl w:val="0"/>
                <w:numId w:val="1"/>
              </w:numPr>
              <w:jc w:val="both"/>
              <w:rPr>
                <w:color w:val="000000"/>
                <w:lang w:val="sv-SE"/>
              </w:rPr>
            </w:pPr>
            <w:r w:rsidRPr="000343A2">
              <w:rPr>
                <w:color w:val="000000"/>
                <w:lang w:val="sv-SE"/>
              </w:rPr>
              <w:t>Ushetu: mashamba ya miombo na tumbaku</w:t>
            </w:r>
          </w:p>
        </w:tc>
        <w:tc>
          <w:tcPr>
            <w:tcW w:w="3605" w:type="dxa"/>
          </w:tcPr>
          <w:p w14:paraId="06ED10AD" w14:textId="31B85DCC" w:rsidR="00DC5789" w:rsidRPr="00DC5789" w:rsidRDefault="00DC5789" w:rsidP="00DC5789">
            <w:pPr>
              <w:pStyle w:val="ListParagraph"/>
              <w:numPr>
                <w:ilvl w:val="0"/>
                <w:numId w:val="1"/>
              </w:numPr>
              <w:jc w:val="both"/>
              <w:rPr>
                <w:color w:val="000000"/>
              </w:rPr>
            </w:pPr>
            <w:r w:rsidRPr="00DC5789">
              <w:rPr>
                <w:color w:val="000000"/>
              </w:rPr>
              <w:t>This area has miombo farmland and tobacco growing where forest clearing and dry-season fires degrade land, and rains cut remote roads.</w:t>
            </w:r>
          </w:p>
          <w:p w14:paraId="58C8DEB3" w14:textId="77777777" w:rsidR="00F433EC" w:rsidRDefault="00DC5789" w:rsidP="00DC5789">
            <w:pPr>
              <w:pStyle w:val="ListParagraph"/>
              <w:numPr>
                <w:ilvl w:val="0"/>
                <w:numId w:val="1"/>
              </w:numPr>
              <w:jc w:val="both"/>
              <w:rPr>
                <w:ins w:id="4829" w:author="Bonephace Kaijage" w:date="2026-10-14T05:14:00Z" w16du:dateUtc="2026-10-14T03:14:00Z"/>
                <w:bCs/>
                <w:color w:val="000000"/>
              </w:rPr>
            </w:pPr>
            <w:r>
              <w:rPr>
                <w:bCs/>
                <w:color w:val="000000"/>
              </w:rPr>
              <w:t>For those farming here, it helps to</w:t>
            </w:r>
            <w:r w:rsidRPr="00DC5789">
              <w:rPr>
                <w:bCs/>
                <w:color w:val="000000"/>
              </w:rPr>
              <w:t xml:space="preserve"> plant woodlots, burn only under control and keep food and medicine reserves before the rains.</w:t>
            </w:r>
          </w:p>
          <w:p w14:paraId="040BAEAA" w14:textId="1405FD04" w:rsidR="00F433EC" w:rsidRDefault="00FE0A4D" w:rsidP="00DC5789">
            <w:pPr>
              <w:pStyle w:val="ListParagraph"/>
              <w:numPr>
                <w:ilvl w:val="0"/>
                <w:numId w:val="1"/>
              </w:numPr>
              <w:jc w:val="both"/>
              <w:rPr>
                <w:ins w:id="4830" w:author="Bonephace Kaijage" w:date="2026-10-14T05:14:00Z" w16du:dateUtc="2026-10-14T03:14:00Z"/>
                <w:bCs/>
                <w:color w:val="000000"/>
              </w:rPr>
            </w:pPr>
            <w:ins w:id="4831" w:author="Bonephace Kaijage" w:date="2026-10-14T05:56:00Z" w16du:dateUtc="2026-10-14T03:56:00Z">
              <w:r>
                <w:rPr>
                  <w:bCs/>
                  <w:color w:val="000000"/>
                </w:rPr>
                <w:t xml:space="preserve">What raises the risk: clearing new miombo for tobacco every season, burning late in the dry season on windy days, and letting village food and </w:t>
              </w:r>
              <w:r>
                <w:rPr>
                  <w:bCs/>
                  <w:color w:val="000000"/>
                </w:rPr>
                <w:lastRenderedPageBreak/>
                <w:t>medicine stocks run out before the roads close.</w:t>
              </w:r>
            </w:ins>
          </w:p>
          <w:p w14:paraId="7619C3DD" w14:textId="77777777" w:rsidR="00FE0A4D" w:rsidRDefault="00F433EC" w:rsidP="00DC5789">
            <w:pPr>
              <w:pStyle w:val="ListParagraph"/>
              <w:numPr>
                <w:ilvl w:val="0"/>
                <w:numId w:val="1"/>
              </w:numPr>
              <w:jc w:val="both"/>
              <w:rPr>
                <w:ins w:id="4832" w:author="Bonephace Kaijage" w:date="2026-10-14T05:59:00Z" w16du:dateUtc="2026-10-14T03:59:00Z"/>
                <w:bCs/>
                <w:color w:val="000000"/>
              </w:rPr>
            </w:pPr>
            <w:ins w:id="4833" w:author="Bonephace Kaijage" w:date="2026-10-14T05:14:00Z" w16du:dateUtc="2026-10-14T03:14:00Z">
              <w:r>
                <w:rPr>
                  <w:bCs/>
                  <w:color w:val="000000"/>
                </w:rPr>
                <w:t>Know the cleared open ground your household will move to if a bush fire comes towards the houses, and move when smoke is seen on the forest edge; restock before the rains, because the road may be cut for weeks.</w:t>
              </w:r>
            </w:ins>
          </w:p>
          <w:p w14:paraId="4156E4E0" w14:textId="557BE108" w:rsidR="00DC5789" w:rsidRPr="00DC5789" w:rsidRDefault="00FE0A4D" w:rsidP="00DC5789">
            <w:pPr>
              <w:pStyle w:val="ListParagraph"/>
              <w:numPr>
                <w:ilvl w:val="0"/>
                <w:numId w:val="1"/>
              </w:numPr>
              <w:jc w:val="both"/>
              <w:rPr>
                <w:bCs/>
                <w:color w:val="000000"/>
              </w:rPr>
            </w:pPr>
            <w:ins w:id="4834" w:author="Bonephace Kaijage" w:date="2026-10-14T05:59:00Z" w16du:dateUtc="2026-10-14T03:59:00Z">
              <w:r>
                <w:rPr>
                  <w:bCs/>
                  <w:color w:val="000000"/>
                </w:rPr>
                <w:t>Agree who will help anyone in the household who cannot move, see or hear a warning on their own.</w:t>
              </w:r>
            </w:ins>
          </w:p>
        </w:tc>
        <w:tc>
          <w:tcPr>
            <w:tcW w:w="3325" w:type="dxa"/>
          </w:tcPr>
          <w:p w14:paraId="5BF38ADE" w14:textId="1235B7A0" w:rsidR="00DC5789" w:rsidRPr="00DC5789" w:rsidRDefault="00DC5789" w:rsidP="00DC5789">
            <w:pPr>
              <w:pStyle w:val="ListParagraph"/>
              <w:numPr>
                <w:ilvl w:val="0"/>
                <w:numId w:val="1"/>
              </w:numPr>
              <w:jc w:val="both"/>
              <w:rPr>
                <w:color w:val="000000"/>
              </w:rPr>
            </w:pPr>
            <w:r w:rsidRPr="00DC5789">
              <w:rPr>
                <w:color w:val="000000"/>
              </w:rPr>
              <w:lastRenderedPageBreak/>
              <w:t>Eneo hili lina mashamba ya miombo na kilimo cha tumbaku ambapo ukataji wa misitu na moto wa kiangazi huharibu ardhi, na mvua hukata barabara za mbali.</w:t>
            </w:r>
          </w:p>
          <w:p w14:paraId="5050109A" w14:textId="77777777" w:rsidR="00F433EC" w:rsidRDefault="00DC5789" w:rsidP="00DC5789">
            <w:pPr>
              <w:pStyle w:val="ListParagraph"/>
              <w:numPr>
                <w:ilvl w:val="0"/>
                <w:numId w:val="1"/>
              </w:numPr>
              <w:jc w:val="both"/>
              <w:rPr>
                <w:ins w:id="4835" w:author="Bonephace Kaijage" w:date="2026-10-14T05:14:00Z" w16du:dateUtc="2026-10-14T03:14:00Z"/>
                <w:bCs/>
                <w:color w:val="000000"/>
              </w:rPr>
            </w:pPr>
            <w:r>
              <w:rPr>
                <w:bCs/>
                <w:color w:val="000000"/>
              </w:rPr>
              <w:t>Kwa wanaolima hapa, ni vyema</w:t>
            </w:r>
            <w:r w:rsidRPr="00DC5789">
              <w:rPr>
                <w:bCs/>
                <w:color w:val="000000"/>
              </w:rPr>
              <w:t xml:space="preserve"> kupanda mashamba ya miti, kuchoma kwa udhibiti tu na kuweka akiba ya chakula na dawa kabla ya mvua.</w:t>
            </w:r>
          </w:p>
          <w:p w14:paraId="66B0DE16" w14:textId="4FAFDE4C" w:rsidR="00F433EC" w:rsidRDefault="00FE0A4D" w:rsidP="00DC5789">
            <w:pPr>
              <w:pStyle w:val="ListParagraph"/>
              <w:numPr>
                <w:ilvl w:val="0"/>
                <w:numId w:val="1"/>
              </w:numPr>
              <w:jc w:val="both"/>
              <w:rPr>
                <w:ins w:id="4836" w:author="Bonephace Kaijage" w:date="2026-10-14T05:14:00Z" w16du:dateUtc="2026-10-14T03:14:00Z"/>
                <w:bCs/>
                <w:color w:val="000000"/>
              </w:rPr>
            </w:pPr>
            <w:ins w:id="4837" w:author="Bonephace Kaijage" w:date="2026-10-14T05:56:00Z" w16du:dateUtc="2026-10-14T03:56:00Z">
              <w:r>
                <w:rPr>
                  <w:bCs/>
                  <w:color w:val="000000"/>
                </w:rPr>
                <w:t xml:space="preserve">Kinachoongeza hatari: kufyeka miombo mipya </w:t>
              </w:r>
              <w:r>
                <w:rPr>
                  <w:bCs/>
                  <w:color w:val="000000"/>
                </w:rPr>
                <w:lastRenderedPageBreak/>
                <w:t>kwa tumbaku kila msimu, kuchoma mwishoni mwa kiangazi siku za upepo, na kuacha akiba za chakula na dawa za kijiji ziishe kabla barabara hazijafungwa.</w:t>
              </w:r>
            </w:ins>
          </w:p>
          <w:p w14:paraId="7897689B" w14:textId="77777777" w:rsidR="00FE0A4D" w:rsidRDefault="00F433EC" w:rsidP="00DC5789">
            <w:pPr>
              <w:pStyle w:val="ListParagraph"/>
              <w:numPr>
                <w:ilvl w:val="0"/>
                <w:numId w:val="1"/>
              </w:numPr>
              <w:jc w:val="both"/>
              <w:rPr>
                <w:ins w:id="4838" w:author="Bonephace Kaijage" w:date="2026-10-14T05:59:00Z" w16du:dateUtc="2026-10-14T03:59:00Z"/>
                <w:bCs/>
                <w:color w:val="000000"/>
              </w:rPr>
            </w:pPr>
            <w:ins w:id="4839" w:author="Bonephace Kaijage" w:date="2026-10-14T05:14:00Z" w16du:dateUtc="2026-10-14T03:14:00Z">
              <w:r>
                <w:rPr>
                  <w:bCs/>
                  <w:color w:val="000000"/>
                </w:rPr>
                <w:t>Fahamu uwanja wazi uliosafishwa ambao kaya yako itahamia moto wa porini ukielekea nyumbani, na ondokeni moshi ukionekana mpakani mwa msitu; jazeni akiba kabla ya mvua, kwa sababu barabara inaweza kufungwa kwa wiki.</w:t>
              </w:r>
            </w:ins>
          </w:p>
          <w:p w14:paraId="3D973912" w14:textId="6394FB77" w:rsidR="00DC5789" w:rsidRPr="00DC5789" w:rsidRDefault="00FE0A4D" w:rsidP="00DC5789">
            <w:pPr>
              <w:pStyle w:val="ListParagraph"/>
              <w:numPr>
                <w:ilvl w:val="0"/>
                <w:numId w:val="1"/>
              </w:numPr>
              <w:jc w:val="both"/>
              <w:rPr>
                <w:bCs/>
                <w:color w:val="000000"/>
              </w:rPr>
            </w:pPr>
            <w:ins w:id="4840" w:author="Bonephace Kaijage" w:date="2026-10-14T05:59:00Z" w16du:dateUtc="2026-10-14T03:59:00Z">
              <w:r>
                <w:rPr>
                  <w:bCs/>
                  <w:color w:val="000000"/>
                </w:rPr>
                <w:t>Kubalianeni nani atamsaidia yeyote katika kaya asiyeweza kuondoka, kuona au kusikia tahadhari peke yake.</w:t>
              </w:r>
            </w:ins>
          </w:p>
        </w:tc>
      </w:tr>
    </w:tbl>
    <w:p w14:paraId="0B6336C0" w14:textId="77777777" w:rsidR="00FE0A4D" w:rsidRPr="00FE0A4D" w:rsidRDefault="00FE0A4D" w:rsidP="00FE0A4D">
      <w:pPr>
        <w:spacing w:after="120"/>
        <w:rPr>
          <w:ins w:id="4841" w:author="Bonephace Kaijage" w:date="2026-10-14T06:01:00Z" w16du:dateUtc="2026-10-14T04:01:00Z"/>
          <w:i/>
          <w:sz w:val="18"/>
          <w:rPrChange w:id="4842" w:author="Bonephace Kaijage" w:date="2026-10-14T06:01:00Z" w16du:dateUtc="2026-10-14T04:01:00Z">
            <w:rPr>
              <w:ins w:id="4843" w:author="Bonephace Kaijage" w:date="2026-10-14T06:01:00Z" w16du:dateUtc="2026-10-14T04:01:00Z"/>
            </w:rPr>
          </w:rPrChange>
        </w:rPr>
        <w:pPrChange w:id="4844" w:author="Bonephace Kaijage" w:date="2026-10-14T06:01:00Z" w16du:dateUtc="2026-10-14T04:01:00Z">
          <w:pPr>
            <w:jc w:val="both"/>
          </w:pPr>
        </w:pPrChange>
      </w:pPr>
      <w:ins w:id="4845" w:author="Bonephace Kaijage" w:date="2026-10-14T06:01:00Z" w16du:dateUtc="2026-10-14T04:01:00Z">
        <w:r w:rsidRPr="00FE0A4D">
          <w:rPr>
            <w:i/>
            <w:sz w:val="18"/>
            <w:rPrChange w:id="4846"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6AEADBF2" w14:textId="05A44E79" w:rsidR="00DC5789" w:rsidRPr="00DC5789" w:rsidRDefault="00DC5789" w:rsidP="00DC5789">
      <w:pPr>
        <w:jc w:val="both"/>
        <w:rPr>
          <w:color w:val="000000"/>
        </w:rPr>
      </w:pPr>
    </w:p>
    <w:p w14:paraId="434F1DE7" w14:textId="372A4020" w:rsidR="00DC5789" w:rsidRPr="00997D17" w:rsidRDefault="00DC5789">
      <w:pPr>
        <w:pStyle w:val="ListParagraph"/>
        <w:rPr>
          <w:sz w:val="22"/>
          <w:szCs w:val="22"/>
        </w:rPr>
      </w:pPr>
    </w:p>
    <w:tbl>
      <w:tblPr>
        <w:tblStyle w:val="TableGrid"/>
        <w:tblW w:w="0" w:type="auto"/>
        <w:tblLook w:val="04A0" w:firstRow="1" w:lastRow="0" w:firstColumn="1" w:lastColumn="0" w:noHBand="0" w:noVBand="1"/>
      </w:tblPr>
      <w:tblGrid>
        <w:gridCol w:w="2229"/>
        <w:gridCol w:w="2187"/>
        <w:gridCol w:w="2228"/>
        <w:gridCol w:w="2207"/>
        <w:gridCol w:w="2570"/>
        <w:gridCol w:w="2249"/>
      </w:tblGrid>
      <w:tr w:rsidR="002066E7" w:rsidRPr="00997D17" w14:paraId="49B16EC0" w14:textId="77777777" w:rsidTr="002066E7">
        <w:trPr>
          <w:tblHeader/>
        </w:trPr>
        <w:tc>
          <w:tcPr>
            <w:tcW w:w="2278" w:type="dxa"/>
          </w:tcPr>
          <w:p w14:paraId="6B1F6F70" w14:textId="26F4812E" w:rsidR="002066E7" w:rsidRPr="00997D17" w:rsidRDefault="008C6B60" w:rsidP="00FD6059">
            <w:pPr>
              <w:pStyle w:val="ListParagraph"/>
              <w:rPr>
                <w:sz w:val="22"/>
                <w:szCs w:val="22"/>
              </w:rPr>
            </w:pPr>
            <w:r w:rsidRPr="00997D17">
              <w:rPr>
                <w:sz w:val="22"/>
                <w:szCs w:val="22"/>
              </w:rPr>
              <w:t>COUNCIL / HALMASHAURI</w:t>
            </w:r>
          </w:p>
        </w:tc>
        <w:tc>
          <w:tcPr>
            <w:tcW w:w="2278" w:type="dxa"/>
          </w:tcPr>
          <w:p w14:paraId="3003020A" w14:textId="7D73289F" w:rsidR="002066E7" w:rsidRPr="00997D17" w:rsidRDefault="002066E7" w:rsidP="00FD6059">
            <w:pPr>
              <w:pStyle w:val="ListParagraph"/>
              <w:rPr>
                <w:sz w:val="22"/>
                <w:szCs w:val="22"/>
              </w:rPr>
            </w:pPr>
            <w:r w:rsidRPr="00997D17">
              <w:rPr>
                <w:sz w:val="22"/>
                <w:szCs w:val="22"/>
              </w:rPr>
              <w:t>LEVEL / NGAZI</w:t>
            </w:r>
          </w:p>
        </w:tc>
        <w:tc>
          <w:tcPr>
            <w:tcW w:w="2278" w:type="dxa"/>
          </w:tcPr>
          <w:p w14:paraId="7E721844" w14:textId="45EA572B" w:rsidR="002066E7" w:rsidRPr="00997D17" w:rsidRDefault="002066E7" w:rsidP="00FD6059">
            <w:pPr>
              <w:pStyle w:val="ListParagraph"/>
              <w:rPr>
                <w:sz w:val="22"/>
                <w:szCs w:val="22"/>
              </w:rPr>
            </w:pPr>
            <w:r w:rsidRPr="00997D17">
              <w:rPr>
                <w:sz w:val="22"/>
                <w:szCs w:val="22"/>
              </w:rPr>
              <w:t>IMPACT (EN)</w:t>
            </w:r>
          </w:p>
        </w:tc>
        <w:tc>
          <w:tcPr>
            <w:tcW w:w="2278" w:type="dxa"/>
          </w:tcPr>
          <w:p w14:paraId="7A19D259" w14:textId="4A1EECC1" w:rsidR="002066E7" w:rsidRPr="00997D17" w:rsidRDefault="002066E7" w:rsidP="00FD6059">
            <w:pPr>
              <w:pStyle w:val="ListParagraph"/>
              <w:rPr>
                <w:sz w:val="22"/>
                <w:szCs w:val="22"/>
              </w:rPr>
            </w:pPr>
            <w:r w:rsidRPr="00997D17">
              <w:rPr>
                <w:sz w:val="22"/>
                <w:szCs w:val="22"/>
              </w:rPr>
              <w:t>ATHARI (SW)</w:t>
            </w:r>
          </w:p>
        </w:tc>
        <w:tc>
          <w:tcPr>
            <w:tcW w:w="2279" w:type="dxa"/>
          </w:tcPr>
          <w:p w14:paraId="4BA7A508" w14:textId="1F6D83AE" w:rsidR="002066E7" w:rsidRPr="00997D17" w:rsidRDefault="002066E7" w:rsidP="00FD6059">
            <w:pPr>
              <w:pStyle w:val="ListParagraph"/>
              <w:rPr>
                <w:sz w:val="22"/>
                <w:szCs w:val="22"/>
              </w:rPr>
            </w:pPr>
            <w:r w:rsidRPr="00997D17">
              <w:rPr>
                <w:sz w:val="22"/>
                <w:szCs w:val="22"/>
              </w:rPr>
              <w:t>ACTION (EN)</w:t>
            </w:r>
          </w:p>
        </w:tc>
        <w:tc>
          <w:tcPr>
            <w:tcW w:w="2279" w:type="dxa"/>
          </w:tcPr>
          <w:p w14:paraId="7972F1C1" w14:textId="47615C56" w:rsidR="002066E7" w:rsidRPr="00997D17" w:rsidRDefault="002066E7" w:rsidP="00FD6059">
            <w:pPr>
              <w:pStyle w:val="ListParagraph"/>
              <w:rPr>
                <w:sz w:val="22"/>
                <w:szCs w:val="22"/>
              </w:rPr>
            </w:pPr>
            <w:r w:rsidRPr="00997D17">
              <w:rPr>
                <w:sz w:val="22"/>
                <w:szCs w:val="22"/>
              </w:rPr>
              <w:t>HATUA (SW)</w:t>
            </w:r>
          </w:p>
        </w:tc>
      </w:tr>
      <w:tr w:rsidR="002066E7" w:rsidRPr="000343A2" w14:paraId="69F94212" w14:textId="77777777" w:rsidTr="002066E7">
        <w:tc>
          <w:tcPr>
            <w:tcW w:w="2278" w:type="dxa"/>
          </w:tcPr>
          <w:p w14:paraId="36F29C7C" w14:textId="7D203CEF" w:rsidR="002066E7" w:rsidRPr="00997D17" w:rsidRDefault="002066E7" w:rsidP="00FD6059">
            <w:pPr>
              <w:pStyle w:val="ListParagraph"/>
              <w:rPr>
                <w:sz w:val="22"/>
                <w:szCs w:val="22"/>
              </w:rPr>
            </w:pPr>
            <w:r w:rsidRPr="00997D17">
              <w:rPr>
                <w:sz w:val="22"/>
                <w:szCs w:val="22"/>
              </w:rPr>
              <w:t>Shinyanga Municipal Council</w:t>
            </w:r>
          </w:p>
        </w:tc>
        <w:tc>
          <w:tcPr>
            <w:tcW w:w="2278" w:type="dxa"/>
          </w:tcPr>
          <w:p w14:paraId="146A07A2" w14:textId="58CE9A07"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42B38960" w14:textId="35B2D92D" w:rsidR="002066E7" w:rsidRPr="00997D17" w:rsidRDefault="008C6B60" w:rsidP="00FD6059">
            <w:pPr>
              <w:pStyle w:val="ListParagraph"/>
              <w:rPr>
                <w:sz w:val="22"/>
                <w:szCs w:val="22"/>
              </w:rPr>
            </w:pPr>
            <w:r w:rsidRPr="00997D17">
              <w:rPr>
                <w:sz w:val="22"/>
                <w:szCs w:val="22"/>
              </w:rPr>
              <w:t>drought, strong winds, flash floods in heavy Vuli or Masika rain, and water shortage. A few roads slippery, a few low homes wet, and lightning where storms build.</w:t>
            </w:r>
          </w:p>
        </w:tc>
        <w:tc>
          <w:tcPr>
            <w:tcW w:w="2278" w:type="dxa"/>
          </w:tcPr>
          <w:p w14:paraId="7CA9F233" w14:textId="708108DA"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53327774" w14:textId="44635A06" w:rsidR="008C6B60" w:rsidRPr="00997D17" w:rsidRDefault="005747F5" w:rsidP="00F20E47">
            <w:pPr>
              <w:pStyle w:val="ListBullet"/>
              <w:rPr>
                <w:sz w:val="22"/>
                <w:szCs w:val="22"/>
              </w:rPr>
            </w:pPr>
            <w:r w:rsidRPr="00997D17">
              <w:rPr>
                <w:sz w:val="22"/>
                <w:szCs w:val="22"/>
              </w:rPr>
              <w:t>Before the rain, walk drought, strong winds, flash floods in heavy Vuli or Masika rain, and  and clear the drains and culverts.</w:t>
            </w:r>
          </w:p>
          <w:p w14:paraId="52BA46B4" w14:textId="730C443F" w:rsidR="008C6B60" w:rsidRPr="00997D17" w:rsidRDefault="00FE0A4D" w:rsidP="00F20E47">
            <w:pPr>
              <w:pStyle w:val="ListBullet"/>
              <w:rPr>
                <w:sz w:val="22"/>
                <w:szCs w:val="22"/>
              </w:rPr>
            </w:pPr>
            <w:ins w:id="4847" w:author="Bonephace Kaijage" w:date="2026-10-14T06:18:00Z" w16du:dateUtc="2026-10-14T04:18:00Z">
              <w:r>
                <w:rPr>
                  <w:sz w:val="22"/>
                  <w:szCs w:val="22"/>
                </w:rPr>
                <w:t xml:space="preserve">Households along the sites named in Know Your Risk: keep food, documents and children above floor </w:t>
              </w:r>
              <w:r>
                <w:rPr>
                  <w:sz w:val="22"/>
                  <w:szCs w:val="22"/>
                </w:rPr>
                <w:lastRenderedPageBreak/>
                <w:t>level, because water here can enter houses with little warning.</w:t>
              </w:r>
            </w:ins>
            <w:del w:id="4848" w:author="Bonephace Kaijage" w:date="2026-10-14T06:18:00Z" w16du:dateUtc="2026-10-14T04:18:00Z">
              <w:r w:rsidR="005747F5" w:rsidRPr="00997D17" w:rsidDel="00FE0A4D">
                <w:rPr>
                  <w:sz w:val="22"/>
                  <w:szCs w:val="22"/>
                </w:rPr>
                <w:delText>Households along this site raise food, documents and children above the floor.</w:delText>
              </w:r>
            </w:del>
          </w:p>
          <w:p w14:paraId="17861252" w14:textId="21A84D0C" w:rsidR="008C6B60" w:rsidRPr="00997D17" w:rsidRDefault="00FE0A4D" w:rsidP="00F20E47">
            <w:pPr>
              <w:pStyle w:val="ListBullet"/>
              <w:rPr>
                <w:sz w:val="22"/>
                <w:szCs w:val="22"/>
              </w:rPr>
            </w:pPr>
            <w:ins w:id="4849" w:author="Bonephace Kaijage" w:date="2026-10-14T06:14:00Z" w16du:dateUtc="2026-10-14T04:14:00Z">
              <w:r>
                <w:rPr>
                  <w:sz w:val="22"/>
                  <w:szCs w:val="22"/>
                </w:rPr>
                <w:t>Save 190 and the ward chair's number, and keep a torch and drinking water ready, so that help can be called and the household can manage a night without power.</w:t>
              </w:r>
            </w:ins>
            <w:del w:id="4850" w:author="Bonephace Kaijage" w:date="2026-10-14T06:14:00Z" w16du:dateUtc="2026-10-14T04:14:00Z">
              <w:r w:rsidR="005747F5" w:rsidRPr="00997D17" w:rsidDel="00FE0A4D">
                <w:rPr>
                  <w:sz w:val="22"/>
                  <w:szCs w:val="22"/>
                </w:rPr>
                <w:delText>Save 190 and the ward chair number. Keep a torch and drinking water.</w:delText>
              </w:r>
            </w:del>
          </w:p>
          <w:p w14:paraId="1EBD95ED" w14:textId="1BB7EFA3"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5DA2A94F" w14:textId="5EC80ADA"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5378157B" w14:textId="50CC67A4"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75FA6B38" w14:textId="3A792F5E" w:rsidR="008C6B60" w:rsidRPr="00997D17" w:rsidRDefault="005747F5" w:rsidP="00F20E47">
            <w:pPr>
              <w:pStyle w:val="ListBullet"/>
              <w:rPr>
                <w:sz w:val="22"/>
                <w:szCs w:val="22"/>
                <w:lang w:val="sv-SE"/>
              </w:rPr>
            </w:pPr>
            <w:r w:rsidRPr="00997D17">
              <w:rPr>
                <w:sz w:val="22"/>
                <w:szCs w:val="22"/>
                <w:lang w:val="sv-SE"/>
              </w:rPr>
              <w:t xml:space="preserve">Hifadhi 190 na namba ya mwenyekiti wa </w:t>
            </w:r>
            <w:r w:rsidRPr="00997D17">
              <w:rPr>
                <w:sz w:val="22"/>
                <w:szCs w:val="22"/>
                <w:lang w:val="sv-SE"/>
              </w:rPr>
              <w:lastRenderedPageBreak/>
              <w:t>kata. Weka tochi na maji ya kunywa.</w:t>
            </w:r>
          </w:p>
          <w:p w14:paraId="6A2D6143" w14:textId="63FB44D7"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197EA16D" w14:textId="77777777" w:rsidTr="002066E7">
        <w:tc>
          <w:tcPr>
            <w:tcW w:w="2278" w:type="dxa"/>
          </w:tcPr>
          <w:p w14:paraId="1A689A9D" w14:textId="77777777" w:rsidR="002066E7" w:rsidRPr="00997D17" w:rsidRDefault="002066E7" w:rsidP="00FD6059">
            <w:pPr>
              <w:pStyle w:val="ListParagraph"/>
              <w:rPr>
                <w:sz w:val="22"/>
                <w:szCs w:val="22"/>
                <w:lang w:val="sv-SE"/>
              </w:rPr>
            </w:pPr>
          </w:p>
        </w:tc>
        <w:tc>
          <w:tcPr>
            <w:tcW w:w="2278" w:type="dxa"/>
          </w:tcPr>
          <w:p w14:paraId="3A0025FE" w14:textId="08BAFBDC"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32BE5A84" w14:textId="010A7636" w:rsidR="002066E7" w:rsidRPr="00997D17" w:rsidRDefault="008C6B60" w:rsidP="00FD6059">
            <w:pPr>
              <w:pStyle w:val="ListParagraph"/>
              <w:rPr>
                <w:sz w:val="22"/>
                <w:szCs w:val="22"/>
              </w:rPr>
            </w:pPr>
            <w:r w:rsidRPr="00997D17">
              <w:rPr>
                <w:sz w:val="22"/>
                <w:szCs w:val="22"/>
              </w:rPr>
              <w:t>drought, strong winds, flash floods in heavy Vuli or Masika rain, and water shortage. Roads, water points or houses at the named sites are now affected. Some journeys and classes are disrupted.</w:t>
            </w:r>
          </w:p>
        </w:tc>
        <w:tc>
          <w:tcPr>
            <w:tcW w:w="2278" w:type="dxa"/>
          </w:tcPr>
          <w:p w14:paraId="4BA33A3E" w14:textId="1B73D6A3"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3913F9DD" w14:textId="6C63FA9D" w:rsidR="008C6B60" w:rsidRPr="00997D17" w:rsidRDefault="005747F5" w:rsidP="00F20E47">
            <w:pPr>
              <w:pStyle w:val="ListBullet"/>
              <w:rPr>
                <w:sz w:val="22"/>
                <w:szCs w:val="22"/>
              </w:rPr>
            </w:pPr>
            <w:r w:rsidRPr="00997D17">
              <w:rPr>
                <w:sz w:val="22"/>
                <w:szCs w:val="22"/>
              </w:rPr>
              <w:t>Move households off drought, strong winds, flash floods in heavy Vuli or Masika rain, and  to the ward assembly point.</w:t>
            </w:r>
          </w:p>
          <w:p w14:paraId="22D924A7" w14:textId="1C415BCD" w:rsidR="008C6B60" w:rsidRPr="00997D17" w:rsidRDefault="00FE0A4D" w:rsidP="00F20E47">
            <w:pPr>
              <w:pStyle w:val="ListBullet"/>
              <w:rPr>
                <w:sz w:val="22"/>
                <w:szCs w:val="22"/>
              </w:rPr>
            </w:pPr>
            <w:ins w:id="4851" w:author="Bonephace Kaijage" w:date="2026-10-14T06:21:00Z" w16du:dateUtc="2026-10-14T04:21:00Z">
              <w:r>
                <w:rPr>
                  <w:sz w:val="22"/>
                  <w:szCs w:val="22"/>
                </w:rPr>
                <w:t>Close and mark the flooded road or bridge on the sites named in Know Your Risk. Divert traffic.</w:t>
              </w:r>
            </w:ins>
            <w:del w:id="4852" w:author="Bonephace Kaijage" w:date="2026-10-14T06:21:00Z" w16du:dateUtc="2026-10-14T04:21:00Z">
              <w:r w:rsidR="005747F5" w:rsidRPr="00997D17" w:rsidDel="00FE0A4D">
                <w:rPr>
                  <w:sz w:val="22"/>
                  <w:szCs w:val="22"/>
                </w:rPr>
                <w:delText>Close and mark the flooded road or bridge on this site. Divert traffic.</w:delText>
              </w:r>
            </w:del>
          </w:p>
          <w:p w14:paraId="1EB296B8" w14:textId="7BADB7FC" w:rsidR="008C6B60" w:rsidRPr="00997D17" w:rsidRDefault="00FE0A4D" w:rsidP="00F20E47">
            <w:pPr>
              <w:pStyle w:val="ListBullet"/>
              <w:rPr>
                <w:sz w:val="22"/>
                <w:szCs w:val="22"/>
              </w:rPr>
            </w:pPr>
            <w:ins w:id="4853" w:author="Bonephace Kaijage" w:date="2026-10-14T06:12:00Z" w16du:dateUtc="2026-10-14T04:12:00Z">
              <w:r>
                <w:rPr>
                  <w:sz w:val="22"/>
                  <w:szCs w:val="22"/>
                </w:rPr>
                <w:t xml:space="preserve">Check that school children, older people and anyone with a disability are accounted for before dark, so that </w:t>
              </w:r>
              <w:r>
                <w:rPr>
                  <w:sz w:val="22"/>
                  <w:szCs w:val="22"/>
                </w:rPr>
                <w:lastRenderedPageBreak/>
                <w:t>no one is searched for in the night.</w:t>
              </w:r>
            </w:ins>
            <w:del w:id="4854" w:author="Bonephace Kaijage" w:date="2026-10-14T06:12:00Z" w16du:dateUtc="2026-10-14T04:12:00Z">
              <w:r w:rsidR="005747F5" w:rsidRPr="00997D17" w:rsidDel="00FE0A4D">
                <w:rPr>
                  <w:sz w:val="22"/>
                  <w:szCs w:val="22"/>
                </w:rPr>
                <w:delText>Account for school children and older people before dark.</w:delText>
              </w:r>
            </w:del>
          </w:p>
          <w:p w14:paraId="4FFE3084" w14:textId="3856AF42" w:rsidR="002066E7" w:rsidRPr="00997D17" w:rsidRDefault="00FE0A4D" w:rsidP="00F20E47">
            <w:pPr>
              <w:pStyle w:val="ListBullet"/>
              <w:rPr>
                <w:sz w:val="22"/>
                <w:szCs w:val="22"/>
              </w:rPr>
            </w:pPr>
            <w:ins w:id="4855" w:author="Bonephace Kaijage" w:date="2026-10-14T06:14:00Z" w16du:dateUtc="2026-10-14T04:14:00Z">
              <w:r>
                <w:rPr>
                  <w:sz w:val="22"/>
                  <w:szCs w:val="22"/>
                </w:rPr>
                <w:t>Boil or treat drinking water, because floods carry waste into wells; tell the clinic early if anyone has diarrhoea.</w:t>
              </w:r>
            </w:ins>
            <w:del w:id="4856" w:author="Bonephace Kaijage" w:date="2026-10-14T06:14:00Z" w16du:dateUtc="2026-10-14T04:14:00Z">
              <w:r w:rsidR="005747F5" w:rsidRPr="00997D17" w:rsidDel="00FE0A4D">
                <w:rPr>
                  <w:sz w:val="22"/>
                  <w:szCs w:val="22"/>
                </w:rPr>
                <w:delText>Boil drinking water. The clinic watches for diarrhoea.</w:delText>
              </w:r>
            </w:del>
          </w:p>
        </w:tc>
        <w:tc>
          <w:tcPr>
            <w:tcW w:w="2279" w:type="dxa"/>
          </w:tcPr>
          <w:p w14:paraId="16609983" w14:textId="18A2F4D6" w:rsidR="008C6B60" w:rsidRPr="00997D17" w:rsidRDefault="00FE0A4D" w:rsidP="00F20E47">
            <w:pPr>
              <w:pStyle w:val="ListBullet"/>
              <w:rPr>
                <w:sz w:val="22"/>
                <w:szCs w:val="22"/>
                <w:lang w:val="sv-SE"/>
              </w:rPr>
            </w:pPr>
            <w:ins w:id="4857" w:author="Bonephace Kaijage" w:date="2026-10-14T06:16:00Z" w16du:dateUtc="2026-10-14T04:16:00Z">
              <w:r>
                <w:rPr>
                  <w:sz w:val="22"/>
                  <w:szCs w:val="22"/>
                  <w:lang w:val="sv-SE"/>
                </w:rPr>
                <w:lastRenderedPageBreak/>
                <w:t>Wasaidieni kaya kuondoka maeneo yaliyotajwa kwenda kituo cha kata, mkianza na wasioweza kuondoka peke yao.</w:t>
              </w:r>
            </w:ins>
            <w:del w:id="4858" w:author="Bonephace Kaijage" w:date="2026-10-14T06:16:00Z" w16du:dateUtc="2026-10-14T04:16:00Z">
              <w:r w:rsidR="005747F5" w:rsidRPr="00997D17" w:rsidDel="00FE0A4D">
                <w:rPr>
                  <w:sz w:val="22"/>
                  <w:szCs w:val="22"/>
                  <w:lang w:val="sv-SE"/>
                </w:rPr>
                <w:delText>Hamisha kaya kutoka eneo hili kwenda kituo cha kata.</w:delText>
              </w:r>
            </w:del>
          </w:p>
          <w:p w14:paraId="4E306937" w14:textId="2AB7D7CC"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0CDDE96B" w14:textId="67320CBB" w:rsidR="008C6B60" w:rsidRPr="00997D17" w:rsidRDefault="00FE0A4D" w:rsidP="00F20E47">
            <w:pPr>
              <w:pStyle w:val="ListBullet"/>
              <w:rPr>
                <w:sz w:val="22"/>
                <w:szCs w:val="22"/>
              </w:rPr>
            </w:pPr>
            <w:ins w:id="4859" w:author="Bonephace Kaijage" w:date="2026-10-14T06:12:00Z" w16du:dateUtc="2026-10-14T04:12:00Z">
              <w:r>
                <w:rPr>
                  <w:sz w:val="22"/>
                  <w:szCs w:val="22"/>
                </w:rPr>
                <w:t xml:space="preserve">Hakikisheni watoto wa shule, wazee na watu wenye ulemavu wote </w:t>
              </w:r>
              <w:r>
                <w:rPr>
                  <w:sz w:val="22"/>
                  <w:szCs w:val="22"/>
                </w:rPr>
                <w:lastRenderedPageBreak/>
                <w:t>wamepatikana kabla ya giza, ili asitafutwe mtu usiku.</w:t>
              </w:r>
            </w:ins>
            <w:del w:id="4860" w:author="Bonephace Kaijage" w:date="2026-10-14T06:12:00Z" w16du:dateUtc="2026-10-14T04:12:00Z">
              <w:r w:rsidR="005747F5" w:rsidRPr="00997D17" w:rsidDel="00FE0A4D">
                <w:rPr>
                  <w:sz w:val="22"/>
                  <w:szCs w:val="22"/>
                </w:rPr>
                <w:delText>Hakiki watoto wa shule na wazee kabla ya giza.</w:delText>
              </w:r>
            </w:del>
          </w:p>
          <w:p w14:paraId="6598298B" w14:textId="0C7F1AB3"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114CCB02" w14:textId="77777777" w:rsidTr="002066E7">
        <w:tc>
          <w:tcPr>
            <w:tcW w:w="2278" w:type="dxa"/>
          </w:tcPr>
          <w:p w14:paraId="2A03839A" w14:textId="77777777" w:rsidR="002066E7" w:rsidRPr="00997D17" w:rsidRDefault="002066E7" w:rsidP="00FD6059">
            <w:pPr>
              <w:pStyle w:val="ListParagraph"/>
              <w:rPr>
                <w:sz w:val="22"/>
                <w:szCs w:val="22"/>
                <w:lang w:val="sv-SE"/>
              </w:rPr>
            </w:pPr>
          </w:p>
        </w:tc>
        <w:tc>
          <w:tcPr>
            <w:tcW w:w="2278" w:type="dxa"/>
          </w:tcPr>
          <w:p w14:paraId="63DC7CD7" w14:textId="097432EA"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1CAE3267" w14:textId="2B759AD6" w:rsidR="002066E7" w:rsidRPr="00997D17" w:rsidRDefault="00FE0A4D" w:rsidP="00FD6059">
            <w:pPr>
              <w:pStyle w:val="ListParagraph"/>
              <w:rPr>
                <w:sz w:val="22"/>
                <w:szCs w:val="22"/>
              </w:rPr>
            </w:pPr>
            <w:ins w:id="4861"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862"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1D05B47" w14:textId="008EEB8A" w:rsidR="002066E7" w:rsidRPr="00997D17" w:rsidRDefault="00FE0A4D" w:rsidP="00FD6059">
            <w:pPr>
              <w:pStyle w:val="ListParagraph"/>
              <w:rPr>
                <w:sz w:val="22"/>
                <w:szCs w:val="22"/>
              </w:rPr>
            </w:pPr>
            <w:ins w:id="4863"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86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21094352" w14:textId="41208015" w:rsidR="008C6B60" w:rsidRPr="00997D17" w:rsidRDefault="00FE0A4D" w:rsidP="00F20E47">
            <w:pPr>
              <w:pStyle w:val="ListBullet"/>
              <w:rPr>
                <w:sz w:val="22"/>
                <w:szCs w:val="22"/>
              </w:rPr>
            </w:pPr>
            <w:ins w:id="4865"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866"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6E2792D8" w14:textId="11A9021A" w:rsidR="008C6B60" w:rsidRPr="00997D17" w:rsidRDefault="005747F5" w:rsidP="00F20E47">
            <w:pPr>
              <w:pStyle w:val="ListBullet"/>
              <w:rPr>
                <w:sz w:val="22"/>
                <w:szCs w:val="22"/>
              </w:rPr>
            </w:pPr>
            <w:r w:rsidRPr="00997D17">
              <w:rPr>
                <w:sz w:val="22"/>
                <w:szCs w:val="22"/>
              </w:rPr>
              <w:t>Call 114 and 190. Keep the access road clear for ambulances.</w:t>
            </w:r>
          </w:p>
          <w:p w14:paraId="571E2F7E" w14:textId="0BF376E1" w:rsidR="008C6B60" w:rsidRPr="00997D17" w:rsidRDefault="005747F5" w:rsidP="00F20E47">
            <w:pPr>
              <w:pStyle w:val="ListBullet"/>
              <w:rPr>
                <w:sz w:val="22"/>
                <w:szCs w:val="22"/>
              </w:rPr>
            </w:pPr>
            <w:r w:rsidRPr="00997D17">
              <w:rPr>
                <w:sz w:val="22"/>
                <w:szCs w:val="22"/>
              </w:rPr>
              <w:t>Open the shelter and register every household. Note who is missing.</w:t>
            </w:r>
          </w:p>
          <w:p w14:paraId="114AA609" w14:textId="0ADCE05A"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424F68F6" w14:textId="1037D183"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27E189BC" w14:textId="23D1293C"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169E6BD7" w14:textId="509F34D8"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77D068AE" w14:textId="54B8232B"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758AF517" w14:textId="77777777" w:rsidTr="002066E7">
        <w:tc>
          <w:tcPr>
            <w:tcW w:w="2278" w:type="dxa"/>
          </w:tcPr>
          <w:p w14:paraId="4A14BF80" w14:textId="718F37E9" w:rsidR="002066E7" w:rsidRPr="00997D17" w:rsidRDefault="002066E7" w:rsidP="00FD6059">
            <w:pPr>
              <w:pStyle w:val="ListParagraph"/>
              <w:rPr>
                <w:sz w:val="22"/>
                <w:szCs w:val="22"/>
              </w:rPr>
            </w:pPr>
            <w:r w:rsidRPr="00997D17">
              <w:rPr>
                <w:sz w:val="22"/>
                <w:szCs w:val="22"/>
              </w:rPr>
              <w:t>Kahama Town Council</w:t>
            </w:r>
          </w:p>
        </w:tc>
        <w:tc>
          <w:tcPr>
            <w:tcW w:w="2278" w:type="dxa"/>
          </w:tcPr>
          <w:p w14:paraId="19037F0C" w14:textId="1E60CE3F"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362DB844" w14:textId="4B1738FD" w:rsidR="002066E7" w:rsidRPr="00997D17" w:rsidRDefault="008C6B60" w:rsidP="00FD6059">
            <w:pPr>
              <w:pStyle w:val="ListParagraph"/>
              <w:rPr>
                <w:sz w:val="22"/>
                <w:szCs w:val="22"/>
              </w:rPr>
            </w:pPr>
            <w:r w:rsidRPr="00997D17">
              <w:rPr>
                <w:sz w:val="22"/>
                <w:szCs w:val="22"/>
              </w:rPr>
              <w:t xml:space="preserve">drought, gold-pit collapse, flash floods, and strong winds. A few roads slippery, a few low homes wet, and </w:t>
            </w:r>
            <w:r w:rsidRPr="00997D17">
              <w:rPr>
                <w:sz w:val="22"/>
                <w:szCs w:val="22"/>
              </w:rPr>
              <w:lastRenderedPageBreak/>
              <w:t>lightning where storms build.</w:t>
            </w:r>
          </w:p>
        </w:tc>
        <w:tc>
          <w:tcPr>
            <w:tcW w:w="2278" w:type="dxa"/>
          </w:tcPr>
          <w:p w14:paraId="1302D86E" w14:textId="69A90931" w:rsidR="002066E7" w:rsidRPr="00997D17" w:rsidRDefault="008C6B60" w:rsidP="00FD6059">
            <w:pPr>
              <w:pStyle w:val="ListParagraph"/>
              <w:rPr>
                <w:sz w:val="22"/>
                <w:szCs w:val="22"/>
              </w:rPr>
            </w:pPr>
            <w:r w:rsidRPr="00997D17">
              <w:rPr>
                <w:sz w:val="22"/>
                <w:szCs w:val="22"/>
              </w:rPr>
              <w:lastRenderedPageBreak/>
              <w:t xml:space="preserve">Dalili za mwanzo kwenye eneo lililotajwa. Barabara chache kuteleza, nyumba chache za bondeni kulowa, na </w:t>
            </w:r>
            <w:r w:rsidRPr="00997D17">
              <w:rPr>
                <w:sz w:val="22"/>
                <w:szCs w:val="22"/>
              </w:rPr>
              <w:lastRenderedPageBreak/>
              <w:t>radi dhoria inapojengeka.</w:t>
            </w:r>
          </w:p>
        </w:tc>
        <w:tc>
          <w:tcPr>
            <w:tcW w:w="2279" w:type="dxa"/>
          </w:tcPr>
          <w:p w14:paraId="6D34942C" w14:textId="65B52C1C" w:rsidR="008C6B60" w:rsidRPr="00997D17" w:rsidRDefault="005747F5" w:rsidP="00F20E47">
            <w:pPr>
              <w:pStyle w:val="ListBullet"/>
              <w:rPr>
                <w:sz w:val="22"/>
                <w:szCs w:val="22"/>
              </w:rPr>
            </w:pPr>
            <w:r w:rsidRPr="00997D17">
              <w:rPr>
                <w:sz w:val="22"/>
                <w:szCs w:val="22"/>
              </w:rPr>
              <w:lastRenderedPageBreak/>
              <w:t xml:space="preserve">Count every worker before the shift at drought, gold-pit collapse, flash floods, and strong winds. No one </w:t>
            </w:r>
            <w:r w:rsidRPr="00997D17">
              <w:rPr>
                <w:sz w:val="22"/>
                <w:szCs w:val="22"/>
              </w:rPr>
              <w:lastRenderedPageBreak/>
              <w:t>enters a wet or cracked pit.</w:t>
            </w:r>
          </w:p>
          <w:p w14:paraId="54A7B6AF" w14:textId="6B31F0B2" w:rsidR="008C6B60" w:rsidRPr="00997D17" w:rsidRDefault="005747F5" w:rsidP="00F20E47">
            <w:pPr>
              <w:pStyle w:val="ListBullet"/>
              <w:rPr>
                <w:sz w:val="22"/>
                <w:szCs w:val="22"/>
              </w:rPr>
            </w:pPr>
            <w:r w:rsidRPr="00997D17">
              <w:rPr>
                <w:sz w:val="22"/>
                <w:szCs w:val="22"/>
              </w:rPr>
              <w:t>Clear drainage around the shaft.</w:t>
            </w:r>
          </w:p>
          <w:p w14:paraId="5A79C6AB" w14:textId="72AD979A" w:rsidR="008C6B60" w:rsidRPr="00997D17" w:rsidRDefault="005747F5" w:rsidP="00F20E47">
            <w:pPr>
              <w:pStyle w:val="ListBullet"/>
              <w:rPr>
                <w:sz w:val="22"/>
                <w:szCs w:val="22"/>
              </w:rPr>
            </w:pPr>
            <w:r w:rsidRPr="00997D17">
              <w:rPr>
                <w:sz w:val="22"/>
                <w:szCs w:val="22"/>
              </w:rPr>
              <w:t>The owner keeps the surface register and saves 114 and 190.</w:t>
            </w:r>
          </w:p>
          <w:p w14:paraId="6F35B1A0" w14:textId="2CB5E485" w:rsidR="002066E7" w:rsidRPr="00997D17" w:rsidRDefault="005747F5" w:rsidP="00F20E47">
            <w:pPr>
              <w:pStyle w:val="ListBullet"/>
              <w:rPr>
                <w:sz w:val="22"/>
                <w:szCs w:val="22"/>
              </w:rPr>
            </w:pPr>
            <w:r w:rsidRPr="00997D17">
              <w:rPr>
                <w:sz w:val="22"/>
                <w:szCs w:val="22"/>
              </w:rPr>
              <w:t>Mark the unsafe hole so children do not play at the edge.</w:t>
            </w:r>
          </w:p>
        </w:tc>
        <w:tc>
          <w:tcPr>
            <w:tcW w:w="2279" w:type="dxa"/>
          </w:tcPr>
          <w:p w14:paraId="5EFB1FF5" w14:textId="527F2B55" w:rsidR="008C6B60" w:rsidRPr="00997D17" w:rsidRDefault="005747F5" w:rsidP="00F20E47">
            <w:pPr>
              <w:pStyle w:val="ListBullet"/>
              <w:rPr>
                <w:sz w:val="22"/>
                <w:szCs w:val="22"/>
              </w:rPr>
            </w:pPr>
            <w:r w:rsidRPr="00997D17">
              <w:rPr>
                <w:sz w:val="22"/>
                <w:szCs w:val="22"/>
              </w:rPr>
              <w:lastRenderedPageBreak/>
              <w:t>Hesabu kila mfanyakazi kabla ya zamu eneo hili. Asingie shimo lililo na maji au ufa.</w:t>
            </w:r>
          </w:p>
          <w:p w14:paraId="72B96A56" w14:textId="0082E0A9" w:rsidR="008C6B60" w:rsidRPr="00997D17" w:rsidRDefault="005747F5" w:rsidP="00F20E47">
            <w:pPr>
              <w:pStyle w:val="ListBullet"/>
              <w:rPr>
                <w:sz w:val="22"/>
                <w:szCs w:val="22"/>
              </w:rPr>
            </w:pPr>
            <w:r w:rsidRPr="00997D17">
              <w:rPr>
                <w:sz w:val="22"/>
                <w:szCs w:val="22"/>
              </w:rPr>
              <w:lastRenderedPageBreak/>
              <w:t>Safisha mifereji kuzunguka shimo.</w:t>
            </w:r>
          </w:p>
          <w:p w14:paraId="545622E4" w14:textId="452C31DB" w:rsidR="008C6B60" w:rsidRPr="00997D17" w:rsidRDefault="005747F5" w:rsidP="00F20E47">
            <w:pPr>
              <w:pStyle w:val="ListBullet"/>
              <w:rPr>
                <w:sz w:val="22"/>
                <w:szCs w:val="22"/>
              </w:rPr>
            </w:pPr>
            <w:r w:rsidRPr="00997D17">
              <w:rPr>
                <w:sz w:val="22"/>
                <w:szCs w:val="22"/>
              </w:rPr>
              <w:t>Mmiliki ashike daftari la juu na ahifadhi 114 na 190.</w:t>
            </w:r>
          </w:p>
          <w:p w14:paraId="79EC33C5" w14:textId="3F03691A" w:rsidR="002066E7" w:rsidRPr="00997D17" w:rsidRDefault="005747F5" w:rsidP="00F20E47">
            <w:pPr>
              <w:pStyle w:val="ListBullet"/>
              <w:rPr>
                <w:sz w:val="22"/>
                <w:szCs w:val="22"/>
              </w:rPr>
            </w:pPr>
            <w:r w:rsidRPr="00997D17">
              <w:rPr>
                <w:sz w:val="22"/>
                <w:szCs w:val="22"/>
              </w:rPr>
              <w:t>Weka alama shimo lisilo salama ili watoto wasicheze ukingoni.</w:t>
            </w:r>
          </w:p>
        </w:tc>
      </w:tr>
      <w:tr w:rsidR="002066E7" w:rsidRPr="00997D17" w14:paraId="798B6B4B" w14:textId="77777777" w:rsidTr="002066E7">
        <w:tc>
          <w:tcPr>
            <w:tcW w:w="2278" w:type="dxa"/>
          </w:tcPr>
          <w:p w14:paraId="6EE95C2D" w14:textId="77777777" w:rsidR="002066E7" w:rsidRPr="00997D17" w:rsidRDefault="002066E7" w:rsidP="00FD6059">
            <w:pPr>
              <w:pStyle w:val="ListParagraph"/>
              <w:rPr>
                <w:sz w:val="22"/>
                <w:szCs w:val="22"/>
              </w:rPr>
            </w:pPr>
          </w:p>
        </w:tc>
        <w:tc>
          <w:tcPr>
            <w:tcW w:w="2278" w:type="dxa"/>
          </w:tcPr>
          <w:p w14:paraId="09822F0D" w14:textId="41A159A1"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6253AD35" w14:textId="5BC287A1" w:rsidR="002066E7" w:rsidRPr="00997D17" w:rsidRDefault="008C6B60" w:rsidP="00FD6059">
            <w:pPr>
              <w:pStyle w:val="ListParagraph"/>
              <w:rPr>
                <w:sz w:val="22"/>
                <w:szCs w:val="22"/>
              </w:rPr>
            </w:pPr>
            <w:r w:rsidRPr="00997D17">
              <w:rPr>
                <w:sz w:val="22"/>
                <w:szCs w:val="22"/>
              </w:rPr>
              <w:t>drought, gold-pit collapse, flash floods, and strong winds. Roads, water points or houses at the named sites are now affected. Some journeys and classes are disrupted.</w:t>
            </w:r>
          </w:p>
        </w:tc>
        <w:tc>
          <w:tcPr>
            <w:tcW w:w="2278" w:type="dxa"/>
          </w:tcPr>
          <w:p w14:paraId="3F28BFE4" w14:textId="59781D40"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B38A209" w14:textId="3F441284" w:rsidR="008C6B60" w:rsidRPr="00997D17" w:rsidRDefault="005747F5" w:rsidP="00F20E47">
            <w:pPr>
              <w:pStyle w:val="ListBullet"/>
              <w:rPr>
                <w:sz w:val="22"/>
                <w:szCs w:val="22"/>
              </w:rPr>
            </w:pPr>
            <w:r w:rsidRPr="00997D17">
              <w:rPr>
                <w:sz w:val="22"/>
                <w:szCs w:val="22"/>
              </w:rPr>
              <w:t>Stop the shift at drought, gold-pit collapse, flash floods, and strong winds. Bring every worker up and count them.</w:t>
            </w:r>
          </w:p>
          <w:p w14:paraId="5C7D078F" w14:textId="26DC2816" w:rsidR="008C6B60" w:rsidRPr="00997D17" w:rsidRDefault="005747F5" w:rsidP="00F20E47">
            <w:pPr>
              <w:pStyle w:val="ListBullet"/>
              <w:rPr>
                <w:sz w:val="22"/>
                <w:szCs w:val="22"/>
              </w:rPr>
            </w:pPr>
            <w:r w:rsidRPr="00997D17">
              <w:rPr>
                <w:sz w:val="22"/>
                <w:szCs w:val="22"/>
              </w:rPr>
              <w:t>Close and mark the unsafe shaft. Do not pump blindly into a flooded pit.</w:t>
            </w:r>
          </w:p>
          <w:p w14:paraId="36B170B0" w14:textId="3733F559" w:rsidR="008C6B60" w:rsidRPr="00997D17" w:rsidRDefault="005747F5" w:rsidP="00F20E47">
            <w:pPr>
              <w:pStyle w:val="ListBullet"/>
              <w:rPr>
                <w:sz w:val="22"/>
                <w:szCs w:val="22"/>
              </w:rPr>
            </w:pPr>
            <w:r w:rsidRPr="00997D17">
              <w:rPr>
                <w:sz w:val="22"/>
                <w:szCs w:val="22"/>
              </w:rPr>
              <w:t>Move the crowd back from the edge.</w:t>
            </w:r>
          </w:p>
          <w:p w14:paraId="19566E6A" w14:textId="554C37B1" w:rsidR="002066E7" w:rsidRPr="00997D17" w:rsidRDefault="005747F5" w:rsidP="00F20E47">
            <w:pPr>
              <w:pStyle w:val="ListBullet"/>
              <w:rPr>
                <w:sz w:val="22"/>
                <w:szCs w:val="22"/>
              </w:rPr>
            </w:pPr>
            <w:r w:rsidRPr="00997D17">
              <w:rPr>
                <w:sz w:val="22"/>
                <w:szCs w:val="22"/>
              </w:rPr>
              <w:t>Clinic: prepare for crush injury. Call 114 if anyone is missing.</w:t>
            </w:r>
          </w:p>
        </w:tc>
        <w:tc>
          <w:tcPr>
            <w:tcW w:w="2279" w:type="dxa"/>
          </w:tcPr>
          <w:p w14:paraId="6C2D77BD" w14:textId="16320FD7" w:rsidR="008C6B60" w:rsidRPr="00997D17" w:rsidRDefault="005747F5" w:rsidP="00F20E47">
            <w:pPr>
              <w:pStyle w:val="ListBullet"/>
              <w:rPr>
                <w:sz w:val="22"/>
                <w:szCs w:val="22"/>
              </w:rPr>
            </w:pPr>
            <w:r w:rsidRPr="00997D17">
              <w:rPr>
                <w:sz w:val="22"/>
                <w:szCs w:val="22"/>
              </w:rPr>
              <w:t>Simamisha zamu eneo hili. Walete wafanyakazi wote juu na uwahisabu.</w:t>
            </w:r>
          </w:p>
          <w:p w14:paraId="60527E00" w14:textId="3AD3B37D" w:rsidR="008C6B60" w:rsidRPr="00997D17" w:rsidRDefault="005747F5" w:rsidP="00F20E47">
            <w:pPr>
              <w:pStyle w:val="ListBullet"/>
              <w:rPr>
                <w:sz w:val="22"/>
                <w:szCs w:val="22"/>
                <w:lang w:val="sv-SE"/>
              </w:rPr>
            </w:pPr>
            <w:r w:rsidRPr="00997D17">
              <w:rPr>
                <w:sz w:val="22"/>
                <w:szCs w:val="22"/>
                <w:lang w:val="sv-SE"/>
              </w:rPr>
              <w:t>Funga na weka alama shimo. Usisukumie maji bila mpango.</w:t>
            </w:r>
          </w:p>
          <w:p w14:paraId="627F59C4" w14:textId="2CDB62A2" w:rsidR="008C6B60" w:rsidRPr="00997D17" w:rsidRDefault="005747F5" w:rsidP="00F20E47">
            <w:pPr>
              <w:pStyle w:val="ListBullet"/>
              <w:rPr>
                <w:sz w:val="22"/>
                <w:szCs w:val="22"/>
                <w:lang w:val="sv-SE"/>
              </w:rPr>
            </w:pPr>
            <w:r w:rsidRPr="00997D17">
              <w:rPr>
                <w:sz w:val="22"/>
                <w:szCs w:val="22"/>
                <w:lang w:val="sv-SE"/>
              </w:rPr>
              <w:t>Rudisha umati nyuma kutoka ukingoni.</w:t>
            </w:r>
          </w:p>
          <w:p w14:paraId="23D69128" w14:textId="4466135B" w:rsidR="002066E7" w:rsidRPr="00997D17" w:rsidRDefault="005747F5" w:rsidP="00F20E47">
            <w:pPr>
              <w:pStyle w:val="ListBullet"/>
              <w:rPr>
                <w:sz w:val="22"/>
                <w:szCs w:val="22"/>
              </w:rPr>
            </w:pPr>
            <w:r w:rsidRPr="00997D17">
              <w:rPr>
                <w:sz w:val="22"/>
                <w:szCs w:val="22"/>
                <w:lang w:val="sv-SE"/>
              </w:rPr>
              <w:t xml:space="preserve">Kliniki: jiandae kwa majeruhi wa kubanwa. </w:t>
            </w:r>
            <w:r w:rsidRPr="00997D17">
              <w:rPr>
                <w:sz w:val="22"/>
                <w:szCs w:val="22"/>
              </w:rPr>
              <w:t>Piga 114 akipotea mtu.</w:t>
            </w:r>
          </w:p>
        </w:tc>
      </w:tr>
      <w:tr w:rsidR="002066E7" w:rsidRPr="000343A2" w14:paraId="5528BB24" w14:textId="77777777" w:rsidTr="002066E7">
        <w:tc>
          <w:tcPr>
            <w:tcW w:w="2278" w:type="dxa"/>
          </w:tcPr>
          <w:p w14:paraId="74A00C30" w14:textId="77777777" w:rsidR="002066E7" w:rsidRPr="00997D17" w:rsidRDefault="002066E7" w:rsidP="00FD6059">
            <w:pPr>
              <w:pStyle w:val="ListParagraph"/>
              <w:rPr>
                <w:sz w:val="22"/>
                <w:szCs w:val="22"/>
              </w:rPr>
            </w:pPr>
          </w:p>
        </w:tc>
        <w:tc>
          <w:tcPr>
            <w:tcW w:w="2278" w:type="dxa"/>
          </w:tcPr>
          <w:p w14:paraId="3B0075AA" w14:textId="72EEEDDC"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1BAEC7B6" w14:textId="7DCE89C1" w:rsidR="002066E7" w:rsidRPr="00997D17" w:rsidRDefault="00FE0A4D" w:rsidP="00FD6059">
            <w:pPr>
              <w:pStyle w:val="ListParagraph"/>
              <w:rPr>
                <w:sz w:val="22"/>
                <w:szCs w:val="22"/>
              </w:rPr>
            </w:pPr>
            <w:ins w:id="4867" w:author="Bonephace Kaijage" w:date="2026-10-14T06:21:00Z" w16du:dateUtc="2026-10-14T04:21:00Z">
              <w:r>
                <w:rPr>
                  <w:sz w:val="22"/>
                  <w:szCs w:val="22"/>
                </w:rPr>
                <w:t xml:space="preserve">Conditions at the sites named in Know Your Risk are now life-threatening: houses damaged, people cut off, and a real risk of </w:t>
              </w:r>
              <w:r>
                <w:rPr>
                  <w:sz w:val="22"/>
                  <w:szCs w:val="22"/>
                </w:rPr>
                <w:lastRenderedPageBreak/>
                <w:t>drowning, injury or disease. Help is being organised; please follow the committee's instructions and look out for neighbours.</w:t>
              </w:r>
            </w:ins>
            <w:del w:id="486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B305980" w14:textId="29D7BF5F" w:rsidR="002066E7" w:rsidRPr="00997D17" w:rsidRDefault="00FE0A4D" w:rsidP="00FD6059">
            <w:pPr>
              <w:pStyle w:val="ListParagraph"/>
              <w:rPr>
                <w:sz w:val="22"/>
                <w:szCs w:val="22"/>
              </w:rPr>
            </w:pPr>
            <w:ins w:id="4869" w:author="Bonephace Kaijage" w:date="2026-10-14T06:24:00Z" w16du:dateUtc="2026-10-14T04:24:00Z">
              <w:r>
                <w:rPr>
                  <w:sz w:val="22"/>
                  <w:szCs w:val="22"/>
                </w:rPr>
                <w:lastRenderedPageBreak/>
                <w:t xml:space="preserve">Hali katika maeneo yaliyotajwa kwenye Fahamu Hatari sasa ni hatari kwa maisha: nyumba zimeharibika, watu wamekatwa, na </w:t>
              </w:r>
              <w:r>
                <w:rPr>
                  <w:sz w:val="22"/>
                  <w:szCs w:val="22"/>
                </w:rPr>
                <w:lastRenderedPageBreak/>
                <w:t>kuna hatari halisi ya kuzama, kujeruhiwa au magonjwa. Msaada unaandaliwa; tafadhali fuateni maelekezo ya kamati na muangaliane na majirani.</w:t>
              </w:r>
            </w:ins>
            <w:del w:id="487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033D00F" w14:textId="71D2847F" w:rsidR="008C6B60" w:rsidRPr="00997D17" w:rsidRDefault="00FE0A4D" w:rsidP="00F20E47">
            <w:pPr>
              <w:pStyle w:val="ListBullet"/>
              <w:rPr>
                <w:sz w:val="22"/>
                <w:szCs w:val="22"/>
              </w:rPr>
            </w:pPr>
            <w:ins w:id="4871" w:author="Bonephace Kaijage" w:date="2026-10-14T06:03:00Z" w16du:dateUtc="2026-10-14T04:03:00Z">
              <w:r>
                <w:rPr>
                  <w:sz w:val="22"/>
                  <w:szCs w:val="22"/>
                </w:rPr>
                <w:lastRenderedPageBreak/>
                <w:t xml:space="preserve">Please move now to the agreed safe ground, helping anyone who cannot move alone; the water or ground here can become </w:t>
              </w:r>
              <w:r>
                <w:rPr>
                  <w:sz w:val="22"/>
                  <w:szCs w:val="22"/>
                </w:rPr>
                <w:lastRenderedPageBreak/>
                <w:t>dangerous faster than it looks. Return only when the committee confirms it is safe.</w:t>
              </w:r>
            </w:ins>
            <w:del w:id="487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2BA71295" w14:textId="7DDCC535" w:rsidR="008C6B60" w:rsidRPr="00997D17" w:rsidRDefault="005747F5" w:rsidP="00F20E47">
            <w:pPr>
              <w:pStyle w:val="ListBullet"/>
              <w:rPr>
                <w:sz w:val="22"/>
                <w:szCs w:val="22"/>
              </w:rPr>
            </w:pPr>
            <w:r w:rsidRPr="00997D17">
              <w:rPr>
                <w:sz w:val="22"/>
                <w:szCs w:val="22"/>
              </w:rPr>
              <w:t>Call 114 and 190. Keep the access road clear for ambulances.</w:t>
            </w:r>
          </w:p>
          <w:p w14:paraId="3C243682" w14:textId="5A6F7B6B" w:rsidR="008C6B60" w:rsidRPr="00997D17" w:rsidRDefault="005747F5" w:rsidP="00F20E47">
            <w:pPr>
              <w:pStyle w:val="ListBullet"/>
              <w:rPr>
                <w:sz w:val="22"/>
                <w:szCs w:val="22"/>
              </w:rPr>
            </w:pPr>
            <w:r w:rsidRPr="00997D17">
              <w:rPr>
                <w:sz w:val="22"/>
                <w:szCs w:val="22"/>
              </w:rPr>
              <w:t>Open the shelter and register every household. Note who is missing.</w:t>
            </w:r>
          </w:p>
          <w:p w14:paraId="28E648CF" w14:textId="55AAC0B5"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02E2DFA6" w14:textId="7A89C3BA"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2E75D332" w14:textId="710269E6" w:rsidR="008C6B60" w:rsidRPr="00997D17" w:rsidRDefault="005747F5" w:rsidP="00F20E47">
            <w:pPr>
              <w:pStyle w:val="ListBullet"/>
              <w:rPr>
                <w:sz w:val="22"/>
                <w:szCs w:val="22"/>
                <w:lang w:val="sv-SE"/>
              </w:rPr>
            </w:pPr>
            <w:r w:rsidRPr="00997D17">
              <w:rPr>
                <w:sz w:val="22"/>
                <w:szCs w:val="22"/>
                <w:lang w:val="sv-SE"/>
              </w:rPr>
              <w:t xml:space="preserve">Piga 114 na 190. Acha barabara ya kufika wazi </w:t>
            </w:r>
            <w:r w:rsidRPr="00997D17">
              <w:rPr>
                <w:sz w:val="22"/>
                <w:szCs w:val="22"/>
                <w:lang w:val="sv-SE"/>
              </w:rPr>
              <w:lastRenderedPageBreak/>
              <w:t>kwa magari ya wagonjwa.</w:t>
            </w:r>
          </w:p>
          <w:p w14:paraId="588E94C5" w14:textId="6067710D"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258407B7" w14:textId="04B0A9F9"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5E0AFFA7" w14:textId="77777777" w:rsidTr="002066E7">
        <w:tc>
          <w:tcPr>
            <w:tcW w:w="2278" w:type="dxa"/>
          </w:tcPr>
          <w:p w14:paraId="16A02EBF" w14:textId="0A8A4227" w:rsidR="002066E7" w:rsidRPr="00997D17" w:rsidRDefault="002066E7" w:rsidP="00FD6059">
            <w:pPr>
              <w:pStyle w:val="ListParagraph"/>
              <w:rPr>
                <w:sz w:val="22"/>
                <w:szCs w:val="22"/>
              </w:rPr>
            </w:pPr>
            <w:r w:rsidRPr="00997D17">
              <w:rPr>
                <w:sz w:val="22"/>
                <w:szCs w:val="22"/>
              </w:rPr>
              <w:lastRenderedPageBreak/>
              <w:t>Kishapu District Council</w:t>
            </w:r>
          </w:p>
        </w:tc>
        <w:tc>
          <w:tcPr>
            <w:tcW w:w="2278" w:type="dxa"/>
          </w:tcPr>
          <w:p w14:paraId="1A2E009F" w14:textId="75188CE9"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71DAA62E" w14:textId="1145D292" w:rsidR="002066E7" w:rsidRPr="00997D17" w:rsidRDefault="008C6B60" w:rsidP="00FD6059">
            <w:pPr>
              <w:pStyle w:val="ListParagraph"/>
              <w:rPr>
                <w:sz w:val="22"/>
                <w:szCs w:val="22"/>
              </w:rPr>
            </w:pPr>
            <w:r w:rsidRPr="00997D17">
              <w:rPr>
                <w:sz w:val="22"/>
                <w:szCs w:val="22"/>
              </w:rPr>
              <w:t>drought, mining accidents, strong winds, and flash floods. A few roads slippery, a few low homes wet, and lightning where storms build.</w:t>
            </w:r>
          </w:p>
        </w:tc>
        <w:tc>
          <w:tcPr>
            <w:tcW w:w="2278" w:type="dxa"/>
          </w:tcPr>
          <w:p w14:paraId="6C262B6B" w14:textId="647B48FE"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2D5687AA" w14:textId="1CDF9822" w:rsidR="008C6B60" w:rsidRPr="00997D17" w:rsidRDefault="005747F5" w:rsidP="00F20E47">
            <w:pPr>
              <w:pStyle w:val="ListBullet"/>
              <w:rPr>
                <w:sz w:val="22"/>
                <w:szCs w:val="22"/>
              </w:rPr>
            </w:pPr>
            <w:r w:rsidRPr="00997D17">
              <w:rPr>
                <w:sz w:val="22"/>
                <w:szCs w:val="22"/>
              </w:rPr>
              <w:t>Count every worker before the shift at drought, mining accidents, strong winds, and flash floods. No one enters a wet or cracked pit.</w:t>
            </w:r>
          </w:p>
          <w:p w14:paraId="5981A1D5" w14:textId="3FC47D10" w:rsidR="008C6B60" w:rsidRPr="00997D17" w:rsidRDefault="005747F5" w:rsidP="00F20E47">
            <w:pPr>
              <w:pStyle w:val="ListBullet"/>
              <w:rPr>
                <w:sz w:val="22"/>
                <w:szCs w:val="22"/>
              </w:rPr>
            </w:pPr>
            <w:r w:rsidRPr="00997D17">
              <w:rPr>
                <w:sz w:val="22"/>
                <w:szCs w:val="22"/>
              </w:rPr>
              <w:t>Clear drainage around the shaft.</w:t>
            </w:r>
          </w:p>
          <w:p w14:paraId="3D6E3FA6" w14:textId="1548BAFC" w:rsidR="008C6B60" w:rsidRPr="00997D17" w:rsidRDefault="005747F5" w:rsidP="00F20E47">
            <w:pPr>
              <w:pStyle w:val="ListBullet"/>
              <w:rPr>
                <w:sz w:val="22"/>
                <w:szCs w:val="22"/>
              </w:rPr>
            </w:pPr>
            <w:r w:rsidRPr="00997D17">
              <w:rPr>
                <w:sz w:val="22"/>
                <w:szCs w:val="22"/>
              </w:rPr>
              <w:t>The owner keeps the surface register and saves 114 and 190.</w:t>
            </w:r>
          </w:p>
          <w:p w14:paraId="0F5C99B1" w14:textId="28257518" w:rsidR="002066E7" w:rsidRPr="00997D17" w:rsidRDefault="005747F5" w:rsidP="00F20E47">
            <w:pPr>
              <w:pStyle w:val="ListBullet"/>
              <w:rPr>
                <w:sz w:val="22"/>
                <w:szCs w:val="22"/>
              </w:rPr>
            </w:pPr>
            <w:r w:rsidRPr="00997D17">
              <w:rPr>
                <w:sz w:val="22"/>
                <w:szCs w:val="22"/>
              </w:rPr>
              <w:t>Mark the unsafe hole so children do not play at the edge.</w:t>
            </w:r>
          </w:p>
        </w:tc>
        <w:tc>
          <w:tcPr>
            <w:tcW w:w="2279" w:type="dxa"/>
          </w:tcPr>
          <w:p w14:paraId="259221DC" w14:textId="5630E4E2" w:rsidR="008C6B60" w:rsidRPr="00997D17" w:rsidRDefault="005747F5" w:rsidP="00F20E47">
            <w:pPr>
              <w:pStyle w:val="ListBullet"/>
              <w:rPr>
                <w:sz w:val="22"/>
                <w:szCs w:val="22"/>
              </w:rPr>
            </w:pPr>
            <w:r w:rsidRPr="00997D17">
              <w:rPr>
                <w:sz w:val="22"/>
                <w:szCs w:val="22"/>
              </w:rPr>
              <w:t>Hesabu kila mfanyakazi kabla ya zamu eneo hili. Asingie shimo lililo na maji au ufa.</w:t>
            </w:r>
          </w:p>
          <w:p w14:paraId="45BD9C3E" w14:textId="4BC265F2" w:rsidR="008C6B60" w:rsidRPr="00997D17" w:rsidRDefault="005747F5" w:rsidP="00F20E47">
            <w:pPr>
              <w:pStyle w:val="ListBullet"/>
              <w:rPr>
                <w:sz w:val="22"/>
                <w:szCs w:val="22"/>
              </w:rPr>
            </w:pPr>
            <w:r w:rsidRPr="00997D17">
              <w:rPr>
                <w:sz w:val="22"/>
                <w:szCs w:val="22"/>
              </w:rPr>
              <w:t>Safisha mifereji kuzunguka shimo.</w:t>
            </w:r>
          </w:p>
          <w:p w14:paraId="5F0A8020" w14:textId="22284C49" w:rsidR="008C6B60" w:rsidRPr="00997D17" w:rsidRDefault="005747F5" w:rsidP="00F20E47">
            <w:pPr>
              <w:pStyle w:val="ListBullet"/>
              <w:rPr>
                <w:sz w:val="22"/>
                <w:szCs w:val="22"/>
              </w:rPr>
            </w:pPr>
            <w:r w:rsidRPr="00997D17">
              <w:rPr>
                <w:sz w:val="22"/>
                <w:szCs w:val="22"/>
              </w:rPr>
              <w:t>Mmiliki ashike daftari la juu na ahifadhi 114 na 190.</w:t>
            </w:r>
          </w:p>
          <w:p w14:paraId="6E80CB7A" w14:textId="3F163921" w:rsidR="002066E7" w:rsidRPr="00997D17" w:rsidRDefault="005747F5" w:rsidP="00F20E47">
            <w:pPr>
              <w:pStyle w:val="ListBullet"/>
              <w:rPr>
                <w:sz w:val="22"/>
                <w:szCs w:val="22"/>
              </w:rPr>
            </w:pPr>
            <w:r w:rsidRPr="00997D17">
              <w:rPr>
                <w:sz w:val="22"/>
                <w:szCs w:val="22"/>
              </w:rPr>
              <w:t>Weka alama shimo lisilo salama ili watoto wasicheze ukingoni.</w:t>
            </w:r>
          </w:p>
        </w:tc>
      </w:tr>
      <w:tr w:rsidR="002066E7" w:rsidRPr="00997D17" w14:paraId="5DE5B8C8" w14:textId="77777777" w:rsidTr="002066E7">
        <w:tc>
          <w:tcPr>
            <w:tcW w:w="2278" w:type="dxa"/>
          </w:tcPr>
          <w:p w14:paraId="66FE9F14" w14:textId="77777777" w:rsidR="002066E7" w:rsidRPr="00997D17" w:rsidRDefault="002066E7" w:rsidP="00FD6059">
            <w:pPr>
              <w:pStyle w:val="ListParagraph"/>
              <w:rPr>
                <w:sz w:val="22"/>
                <w:szCs w:val="22"/>
              </w:rPr>
            </w:pPr>
          </w:p>
        </w:tc>
        <w:tc>
          <w:tcPr>
            <w:tcW w:w="2278" w:type="dxa"/>
          </w:tcPr>
          <w:p w14:paraId="5129B44E" w14:textId="0776D218"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47F6FFB5" w14:textId="67739111" w:rsidR="002066E7" w:rsidRPr="00997D17" w:rsidRDefault="008C6B60" w:rsidP="00FD6059">
            <w:pPr>
              <w:pStyle w:val="ListParagraph"/>
              <w:rPr>
                <w:sz w:val="22"/>
                <w:szCs w:val="22"/>
              </w:rPr>
            </w:pPr>
            <w:r w:rsidRPr="00997D17">
              <w:rPr>
                <w:sz w:val="22"/>
                <w:szCs w:val="22"/>
              </w:rPr>
              <w:t xml:space="preserve">drought, mining accidents, strong winds, and flash </w:t>
            </w:r>
            <w:r w:rsidRPr="00997D17">
              <w:rPr>
                <w:sz w:val="22"/>
                <w:szCs w:val="22"/>
              </w:rPr>
              <w:lastRenderedPageBreak/>
              <w:t>floods. Roads, water points or houses at the named sites are now affected. Some journeys and classes are disrupted.</w:t>
            </w:r>
          </w:p>
        </w:tc>
        <w:tc>
          <w:tcPr>
            <w:tcW w:w="2278" w:type="dxa"/>
          </w:tcPr>
          <w:p w14:paraId="69BCA7C1" w14:textId="776A65E4" w:rsidR="002066E7" w:rsidRPr="00997D17" w:rsidRDefault="008C6B60" w:rsidP="00FD6059">
            <w:pPr>
              <w:pStyle w:val="ListParagraph"/>
              <w:rPr>
                <w:sz w:val="22"/>
                <w:szCs w:val="22"/>
              </w:rPr>
            </w:pPr>
            <w:r w:rsidRPr="00997D17">
              <w:rPr>
                <w:sz w:val="22"/>
                <w:szCs w:val="22"/>
              </w:rPr>
              <w:lastRenderedPageBreak/>
              <w:t xml:space="preserve">Barabara, vituo vya maji au nyumba kwenye maeneo </w:t>
            </w:r>
            <w:r w:rsidRPr="00997D17">
              <w:rPr>
                <w:sz w:val="22"/>
                <w:szCs w:val="22"/>
              </w:rPr>
              <w:lastRenderedPageBreak/>
              <w:t>yaliyotajwa yameathirika. Safari na masomo mengine yamesitishwa.</w:t>
            </w:r>
          </w:p>
        </w:tc>
        <w:tc>
          <w:tcPr>
            <w:tcW w:w="2279" w:type="dxa"/>
          </w:tcPr>
          <w:p w14:paraId="271CE01A" w14:textId="0E190200" w:rsidR="008C6B60" w:rsidRPr="00997D17" w:rsidRDefault="005747F5" w:rsidP="00F20E47">
            <w:pPr>
              <w:pStyle w:val="ListBullet"/>
              <w:rPr>
                <w:sz w:val="22"/>
                <w:szCs w:val="22"/>
              </w:rPr>
            </w:pPr>
            <w:r w:rsidRPr="00997D17">
              <w:rPr>
                <w:sz w:val="22"/>
                <w:szCs w:val="22"/>
              </w:rPr>
              <w:lastRenderedPageBreak/>
              <w:t xml:space="preserve">Stop the shift at drought, mining accidents, strong </w:t>
            </w:r>
            <w:r w:rsidRPr="00997D17">
              <w:rPr>
                <w:sz w:val="22"/>
                <w:szCs w:val="22"/>
              </w:rPr>
              <w:lastRenderedPageBreak/>
              <w:t>winds, and flash floods. Bring every worker up and count them.</w:t>
            </w:r>
          </w:p>
          <w:p w14:paraId="103D4B9B" w14:textId="5645802F" w:rsidR="008C6B60" w:rsidRPr="00997D17" w:rsidRDefault="005747F5" w:rsidP="00F20E47">
            <w:pPr>
              <w:pStyle w:val="ListBullet"/>
              <w:rPr>
                <w:sz w:val="22"/>
                <w:szCs w:val="22"/>
              </w:rPr>
            </w:pPr>
            <w:r w:rsidRPr="00997D17">
              <w:rPr>
                <w:sz w:val="22"/>
                <w:szCs w:val="22"/>
              </w:rPr>
              <w:t>Close and mark the unsafe shaft. Do not pump blindly into a flooded pit.</w:t>
            </w:r>
          </w:p>
          <w:p w14:paraId="4146D3CE" w14:textId="7102BA4C" w:rsidR="008C6B60" w:rsidRPr="00997D17" w:rsidRDefault="005747F5" w:rsidP="00F20E47">
            <w:pPr>
              <w:pStyle w:val="ListBullet"/>
              <w:rPr>
                <w:sz w:val="22"/>
                <w:szCs w:val="22"/>
              </w:rPr>
            </w:pPr>
            <w:r w:rsidRPr="00997D17">
              <w:rPr>
                <w:sz w:val="22"/>
                <w:szCs w:val="22"/>
              </w:rPr>
              <w:t>Move the crowd back from the edge.</w:t>
            </w:r>
          </w:p>
          <w:p w14:paraId="057C91A0" w14:textId="162A3E92" w:rsidR="002066E7" w:rsidRPr="00997D17" w:rsidRDefault="005747F5" w:rsidP="00F20E47">
            <w:pPr>
              <w:pStyle w:val="ListBullet"/>
              <w:rPr>
                <w:sz w:val="22"/>
                <w:szCs w:val="22"/>
              </w:rPr>
            </w:pPr>
            <w:r w:rsidRPr="00997D17">
              <w:rPr>
                <w:sz w:val="22"/>
                <w:szCs w:val="22"/>
              </w:rPr>
              <w:t>Clinic: prepare for crush injury. Call 114 if anyone is missing.</w:t>
            </w:r>
          </w:p>
        </w:tc>
        <w:tc>
          <w:tcPr>
            <w:tcW w:w="2279" w:type="dxa"/>
          </w:tcPr>
          <w:p w14:paraId="06AC6F62" w14:textId="73CF5225" w:rsidR="008C6B60" w:rsidRPr="00997D17" w:rsidRDefault="005747F5" w:rsidP="00F20E47">
            <w:pPr>
              <w:pStyle w:val="ListBullet"/>
              <w:rPr>
                <w:sz w:val="22"/>
                <w:szCs w:val="22"/>
              </w:rPr>
            </w:pPr>
            <w:r w:rsidRPr="00997D17">
              <w:rPr>
                <w:sz w:val="22"/>
                <w:szCs w:val="22"/>
              </w:rPr>
              <w:lastRenderedPageBreak/>
              <w:t xml:space="preserve">Simamisha zamu eneo hili. Walete </w:t>
            </w:r>
            <w:r w:rsidRPr="00997D17">
              <w:rPr>
                <w:sz w:val="22"/>
                <w:szCs w:val="22"/>
              </w:rPr>
              <w:lastRenderedPageBreak/>
              <w:t>wafanyakazi wote juu na uwahisabu.</w:t>
            </w:r>
          </w:p>
          <w:p w14:paraId="61A627F4" w14:textId="5BD87811" w:rsidR="008C6B60" w:rsidRPr="00997D17" w:rsidRDefault="005747F5" w:rsidP="00F20E47">
            <w:pPr>
              <w:pStyle w:val="ListBullet"/>
              <w:rPr>
                <w:sz w:val="22"/>
                <w:szCs w:val="22"/>
                <w:lang w:val="sv-SE"/>
              </w:rPr>
            </w:pPr>
            <w:r w:rsidRPr="00997D17">
              <w:rPr>
                <w:sz w:val="22"/>
                <w:szCs w:val="22"/>
                <w:lang w:val="sv-SE"/>
              </w:rPr>
              <w:t>Funga na weka alama shimo. Usisukumie maji bila mpango.</w:t>
            </w:r>
          </w:p>
          <w:p w14:paraId="422254F1" w14:textId="31EF87BE" w:rsidR="008C6B60" w:rsidRPr="00997D17" w:rsidRDefault="005747F5" w:rsidP="00F20E47">
            <w:pPr>
              <w:pStyle w:val="ListBullet"/>
              <w:rPr>
                <w:sz w:val="22"/>
                <w:szCs w:val="22"/>
                <w:lang w:val="sv-SE"/>
              </w:rPr>
            </w:pPr>
            <w:r w:rsidRPr="00997D17">
              <w:rPr>
                <w:sz w:val="22"/>
                <w:szCs w:val="22"/>
                <w:lang w:val="sv-SE"/>
              </w:rPr>
              <w:t>Rudisha umati nyuma kutoka ukingoni.</w:t>
            </w:r>
          </w:p>
          <w:p w14:paraId="16EB59EE" w14:textId="5DDF9290" w:rsidR="002066E7" w:rsidRPr="00997D17" w:rsidRDefault="005747F5" w:rsidP="00F20E47">
            <w:pPr>
              <w:pStyle w:val="ListBullet"/>
              <w:rPr>
                <w:sz w:val="22"/>
                <w:szCs w:val="22"/>
              </w:rPr>
            </w:pPr>
            <w:r w:rsidRPr="00997D17">
              <w:rPr>
                <w:sz w:val="22"/>
                <w:szCs w:val="22"/>
                <w:lang w:val="sv-SE"/>
              </w:rPr>
              <w:t xml:space="preserve">Kliniki: jiandae kwa majeruhi wa kubanwa. </w:t>
            </w:r>
            <w:r w:rsidRPr="00997D17">
              <w:rPr>
                <w:sz w:val="22"/>
                <w:szCs w:val="22"/>
              </w:rPr>
              <w:t>Piga 114 akipotea mtu.</w:t>
            </w:r>
          </w:p>
        </w:tc>
      </w:tr>
      <w:tr w:rsidR="002066E7" w:rsidRPr="000343A2" w14:paraId="3D5F3B80" w14:textId="77777777" w:rsidTr="002066E7">
        <w:tc>
          <w:tcPr>
            <w:tcW w:w="2278" w:type="dxa"/>
          </w:tcPr>
          <w:p w14:paraId="50EEA8C5" w14:textId="77777777" w:rsidR="002066E7" w:rsidRPr="00997D17" w:rsidRDefault="002066E7" w:rsidP="00FD6059">
            <w:pPr>
              <w:pStyle w:val="ListParagraph"/>
              <w:rPr>
                <w:sz w:val="22"/>
                <w:szCs w:val="22"/>
              </w:rPr>
            </w:pPr>
          </w:p>
        </w:tc>
        <w:tc>
          <w:tcPr>
            <w:tcW w:w="2278" w:type="dxa"/>
          </w:tcPr>
          <w:p w14:paraId="6ECD7EC8" w14:textId="6E2B2BF0"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5C85AA1A" w14:textId="2A822F6B" w:rsidR="002066E7" w:rsidRPr="00997D17" w:rsidRDefault="00FE0A4D" w:rsidP="00FD6059">
            <w:pPr>
              <w:pStyle w:val="ListParagraph"/>
              <w:rPr>
                <w:sz w:val="22"/>
                <w:szCs w:val="22"/>
              </w:rPr>
            </w:pPr>
            <w:ins w:id="4873"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874"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EDB9392" w14:textId="23C9F112" w:rsidR="002066E7" w:rsidRPr="00997D17" w:rsidRDefault="00FE0A4D" w:rsidP="00FD6059">
            <w:pPr>
              <w:pStyle w:val="ListParagraph"/>
              <w:rPr>
                <w:sz w:val="22"/>
                <w:szCs w:val="22"/>
              </w:rPr>
            </w:pPr>
            <w:ins w:id="4875"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876"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8D8BB60" w14:textId="7823FB64" w:rsidR="008C6B60" w:rsidRPr="00997D17" w:rsidRDefault="00FE0A4D" w:rsidP="00F20E47">
            <w:pPr>
              <w:pStyle w:val="ListBullet"/>
              <w:rPr>
                <w:sz w:val="22"/>
                <w:szCs w:val="22"/>
              </w:rPr>
            </w:pPr>
            <w:ins w:id="4877"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878"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72BCBBDF" w14:textId="6CAA6720" w:rsidR="008C6B60" w:rsidRPr="00997D17" w:rsidRDefault="005747F5" w:rsidP="00F20E47">
            <w:pPr>
              <w:pStyle w:val="ListBullet"/>
              <w:rPr>
                <w:sz w:val="22"/>
                <w:szCs w:val="22"/>
              </w:rPr>
            </w:pPr>
            <w:r w:rsidRPr="00997D17">
              <w:rPr>
                <w:sz w:val="22"/>
                <w:szCs w:val="22"/>
              </w:rPr>
              <w:t>Call 114 and 190. Keep the access road clear for ambulances.</w:t>
            </w:r>
          </w:p>
          <w:p w14:paraId="5095FBC7" w14:textId="0AD254D7" w:rsidR="008C6B60" w:rsidRPr="00997D17" w:rsidRDefault="005747F5" w:rsidP="00F20E47">
            <w:pPr>
              <w:pStyle w:val="ListBullet"/>
              <w:rPr>
                <w:sz w:val="22"/>
                <w:szCs w:val="22"/>
              </w:rPr>
            </w:pPr>
            <w:r w:rsidRPr="00997D17">
              <w:rPr>
                <w:sz w:val="22"/>
                <w:szCs w:val="22"/>
              </w:rPr>
              <w:t>Open the shelter and register every household. Note who is missing.</w:t>
            </w:r>
          </w:p>
          <w:p w14:paraId="18B8FFA3" w14:textId="1767A559" w:rsidR="002066E7" w:rsidRPr="00997D17" w:rsidRDefault="005747F5" w:rsidP="00F20E47">
            <w:pPr>
              <w:pStyle w:val="ListBullet"/>
              <w:rPr>
                <w:sz w:val="22"/>
                <w:szCs w:val="22"/>
              </w:rPr>
            </w:pPr>
            <w:r w:rsidRPr="00997D17">
              <w:rPr>
                <w:sz w:val="22"/>
                <w:szCs w:val="22"/>
              </w:rPr>
              <w:lastRenderedPageBreak/>
              <w:t>Health team: injury first, then cholera if the water is dirty.</w:t>
            </w:r>
          </w:p>
        </w:tc>
        <w:tc>
          <w:tcPr>
            <w:tcW w:w="2279" w:type="dxa"/>
          </w:tcPr>
          <w:p w14:paraId="1F5C51A1" w14:textId="53816DD7"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29C1E0A4" w14:textId="1F4733E5"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0CA84B28" w14:textId="24551A4B"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0C33E184" w14:textId="43331139"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1FAC726E" w14:textId="77777777" w:rsidTr="002066E7">
        <w:tc>
          <w:tcPr>
            <w:tcW w:w="2278" w:type="dxa"/>
          </w:tcPr>
          <w:p w14:paraId="097A8056" w14:textId="2E7D9B7E" w:rsidR="002066E7" w:rsidRPr="00997D17" w:rsidRDefault="002066E7" w:rsidP="00FD6059">
            <w:pPr>
              <w:pStyle w:val="ListParagraph"/>
              <w:rPr>
                <w:sz w:val="22"/>
                <w:szCs w:val="22"/>
              </w:rPr>
            </w:pPr>
            <w:r w:rsidRPr="00997D17">
              <w:rPr>
                <w:sz w:val="22"/>
                <w:szCs w:val="22"/>
              </w:rPr>
              <w:t>Msalala District Council</w:t>
            </w:r>
          </w:p>
        </w:tc>
        <w:tc>
          <w:tcPr>
            <w:tcW w:w="2278" w:type="dxa"/>
          </w:tcPr>
          <w:p w14:paraId="3B9A06C2" w14:textId="23C2F350"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1F021E10" w14:textId="6341534B" w:rsidR="002066E7" w:rsidRPr="00997D17" w:rsidRDefault="008C6B60" w:rsidP="00FD6059">
            <w:pPr>
              <w:pStyle w:val="ListParagraph"/>
              <w:rPr>
                <w:sz w:val="22"/>
                <w:szCs w:val="22"/>
              </w:rPr>
            </w:pPr>
            <w:r w:rsidRPr="00997D17">
              <w:rPr>
                <w:sz w:val="22"/>
                <w:szCs w:val="22"/>
              </w:rPr>
              <w:t>drought, gold-pit collapse, flash floods, and strong winds. A few roads slippery, a few low homes wet, and lightning where storms build.</w:t>
            </w:r>
          </w:p>
        </w:tc>
        <w:tc>
          <w:tcPr>
            <w:tcW w:w="2278" w:type="dxa"/>
          </w:tcPr>
          <w:p w14:paraId="2F4820A2" w14:textId="1CDF9740"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2C28B57F" w14:textId="42760FC7" w:rsidR="008C6B60" w:rsidRPr="00997D17" w:rsidRDefault="005747F5" w:rsidP="00F20E47">
            <w:pPr>
              <w:pStyle w:val="ListBullet"/>
              <w:rPr>
                <w:sz w:val="22"/>
                <w:szCs w:val="22"/>
              </w:rPr>
            </w:pPr>
            <w:r w:rsidRPr="00997D17">
              <w:rPr>
                <w:sz w:val="22"/>
                <w:szCs w:val="22"/>
              </w:rPr>
              <w:t>Count every worker before the shift at drought, gold-pit collapse, flash floods, and strong winds. No one enters a wet or cracked pit.</w:t>
            </w:r>
          </w:p>
          <w:p w14:paraId="74BBAE63" w14:textId="54CB9075" w:rsidR="008C6B60" w:rsidRPr="00997D17" w:rsidRDefault="005747F5" w:rsidP="00F20E47">
            <w:pPr>
              <w:pStyle w:val="ListBullet"/>
              <w:rPr>
                <w:sz w:val="22"/>
                <w:szCs w:val="22"/>
              </w:rPr>
            </w:pPr>
            <w:r w:rsidRPr="00997D17">
              <w:rPr>
                <w:sz w:val="22"/>
                <w:szCs w:val="22"/>
              </w:rPr>
              <w:t>Clear drainage around the shaft.</w:t>
            </w:r>
          </w:p>
          <w:p w14:paraId="1E07E7E8" w14:textId="47408FB5" w:rsidR="008C6B60" w:rsidRPr="00997D17" w:rsidRDefault="005747F5" w:rsidP="00F20E47">
            <w:pPr>
              <w:pStyle w:val="ListBullet"/>
              <w:rPr>
                <w:sz w:val="22"/>
                <w:szCs w:val="22"/>
              </w:rPr>
            </w:pPr>
            <w:r w:rsidRPr="00997D17">
              <w:rPr>
                <w:sz w:val="22"/>
                <w:szCs w:val="22"/>
              </w:rPr>
              <w:t>The owner keeps the surface register and saves 114 and 190.</w:t>
            </w:r>
          </w:p>
          <w:p w14:paraId="7D18B200" w14:textId="32A6231E" w:rsidR="002066E7" w:rsidRPr="00997D17" w:rsidRDefault="005747F5" w:rsidP="00F20E47">
            <w:pPr>
              <w:pStyle w:val="ListBullet"/>
              <w:rPr>
                <w:sz w:val="22"/>
                <w:szCs w:val="22"/>
              </w:rPr>
            </w:pPr>
            <w:r w:rsidRPr="00997D17">
              <w:rPr>
                <w:sz w:val="22"/>
                <w:szCs w:val="22"/>
              </w:rPr>
              <w:t>Mark the unsafe hole so children do not play at the edge.</w:t>
            </w:r>
          </w:p>
        </w:tc>
        <w:tc>
          <w:tcPr>
            <w:tcW w:w="2279" w:type="dxa"/>
          </w:tcPr>
          <w:p w14:paraId="099A645C" w14:textId="0BAF2445" w:rsidR="008C6B60" w:rsidRPr="00997D17" w:rsidRDefault="005747F5" w:rsidP="00F20E47">
            <w:pPr>
              <w:pStyle w:val="ListBullet"/>
              <w:rPr>
                <w:sz w:val="22"/>
                <w:szCs w:val="22"/>
              </w:rPr>
            </w:pPr>
            <w:r w:rsidRPr="00997D17">
              <w:rPr>
                <w:sz w:val="22"/>
                <w:szCs w:val="22"/>
              </w:rPr>
              <w:t>Hesabu kila mfanyakazi kabla ya zamu eneo hili. Asingie shimo lililo na maji au ufa.</w:t>
            </w:r>
          </w:p>
          <w:p w14:paraId="06B29D2B" w14:textId="3286DE04" w:rsidR="008C6B60" w:rsidRPr="00997D17" w:rsidRDefault="005747F5" w:rsidP="00F20E47">
            <w:pPr>
              <w:pStyle w:val="ListBullet"/>
              <w:rPr>
                <w:sz w:val="22"/>
                <w:szCs w:val="22"/>
              </w:rPr>
            </w:pPr>
            <w:r w:rsidRPr="00997D17">
              <w:rPr>
                <w:sz w:val="22"/>
                <w:szCs w:val="22"/>
              </w:rPr>
              <w:t>Safisha mifereji kuzunguka shimo.</w:t>
            </w:r>
          </w:p>
          <w:p w14:paraId="09CF1317" w14:textId="4CC33055" w:rsidR="008C6B60" w:rsidRPr="00997D17" w:rsidRDefault="005747F5" w:rsidP="00F20E47">
            <w:pPr>
              <w:pStyle w:val="ListBullet"/>
              <w:rPr>
                <w:sz w:val="22"/>
                <w:szCs w:val="22"/>
              </w:rPr>
            </w:pPr>
            <w:r w:rsidRPr="00997D17">
              <w:rPr>
                <w:sz w:val="22"/>
                <w:szCs w:val="22"/>
              </w:rPr>
              <w:t>Mmiliki ashike daftari la juu na ahifadhi 114 na 190.</w:t>
            </w:r>
          </w:p>
          <w:p w14:paraId="3771B152" w14:textId="7128FE57" w:rsidR="002066E7" w:rsidRPr="00997D17" w:rsidRDefault="005747F5" w:rsidP="00F20E47">
            <w:pPr>
              <w:pStyle w:val="ListBullet"/>
              <w:rPr>
                <w:sz w:val="22"/>
                <w:szCs w:val="22"/>
              </w:rPr>
            </w:pPr>
            <w:r w:rsidRPr="00997D17">
              <w:rPr>
                <w:sz w:val="22"/>
                <w:szCs w:val="22"/>
              </w:rPr>
              <w:t>Weka alama shimo lisilo salama ili watoto wasicheze ukingoni.</w:t>
            </w:r>
          </w:p>
        </w:tc>
      </w:tr>
      <w:tr w:rsidR="002066E7" w:rsidRPr="00997D17" w14:paraId="4CD50F82" w14:textId="77777777" w:rsidTr="002066E7">
        <w:tc>
          <w:tcPr>
            <w:tcW w:w="2278" w:type="dxa"/>
          </w:tcPr>
          <w:p w14:paraId="35AE9F0F" w14:textId="77777777" w:rsidR="002066E7" w:rsidRPr="00997D17" w:rsidRDefault="002066E7" w:rsidP="00FD6059">
            <w:pPr>
              <w:pStyle w:val="ListParagraph"/>
              <w:rPr>
                <w:sz w:val="22"/>
                <w:szCs w:val="22"/>
              </w:rPr>
            </w:pPr>
          </w:p>
        </w:tc>
        <w:tc>
          <w:tcPr>
            <w:tcW w:w="2278" w:type="dxa"/>
          </w:tcPr>
          <w:p w14:paraId="0718C5AA" w14:textId="188F8032"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5C63BB9C" w14:textId="6999D46B" w:rsidR="002066E7" w:rsidRPr="00997D17" w:rsidRDefault="008C6B60" w:rsidP="00FD6059">
            <w:pPr>
              <w:pStyle w:val="ListParagraph"/>
              <w:rPr>
                <w:sz w:val="22"/>
                <w:szCs w:val="22"/>
              </w:rPr>
            </w:pPr>
            <w:r w:rsidRPr="00997D17">
              <w:rPr>
                <w:sz w:val="22"/>
                <w:szCs w:val="22"/>
              </w:rPr>
              <w:t>drought, gold-pit collapse, flash floods, and strong winds. Roads, water points or houses at the named sites are now affected. Some journeys and classes are disrupted.</w:t>
            </w:r>
          </w:p>
        </w:tc>
        <w:tc>
          <w:tcPr>
            <w:tcW w:w="2278" w:type="dxa"/>
          </w:tcPr>
          <w:p w14:paraId="792139FE" w14:textId="67C80B68"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E8FD686" w14:textId="6B45BCA4" w:rsidR="008C6B60" w:rsidRPr="00997D17" w:rsidRDefault="005747F5" w:rsidP="00F20E47">
            <w:pPr>
              <w:pStyle w:val="ListBullet"/>
              <w:rPr>
                <w:sz w:val="22"/>
                <w:szCs w:val="22"/>
              </w:rPr>
            </w:pPr>
            <w:r w:rsidRPr="00997D17">
              <w:rPr>
                <w:sz w:val="22"/>
                <w:szCs w:val="22"/>
              </w:rPr>
              <w:t>Stop the shift at drought, gold-pit collapse, flash floods, and strong winds. Bring every worker up and count them.</w:t>
            </w:r>
          </w:p>
          <w:p w14:paraId="1D0E8FEA" w14:textId="010B1D34" w:rsidR="008C6B60" w:rsidRPr="00997D17" w:rsidRDefault="005747F5" w:rsidP="00F20E47">
            <w:pPr>
              <w:pStyle w:val="ListBullet"/>
              <w:rPr>
                <w:sz w:val="22"/>
                <w:szCs w:val="22"/>
              </w:rPr>
            </w:pPr>
            <w:r w:rsidRPr="00997D17">
              <w:rPr>
                <w:sz w:val="22"/>
                <w:szCs w:val="22"/>
              </w:rPr>
              <w:t>Close and mark the unsafe shaft. Do not pump blindly into a flooded pit.</w:t>
            </w:r>
          </w:p>
          <w:p w14:paraId="56981EEE" w14:textId="2557F357" w:rsidR="008C6B60" w:rsidRPr="00997D17" w:rsidRDefault="005747F5" w:rsidP="00F20E47">
            <w:pPr>
              <w:pStyle w:val="ListBullet"/>
              <w:rPr>
                <w:sz w:val="22"/>
                <w:szCs w:val="22"/>
              </w:rPr>
            </w:pPr>
            <w:r w:rsidRPr="00997D17">
              <w:rPr>
                <w:sz w:val="22"/>
                <w:szCs w:val="22"/>
              </w:rPr>
              <w:t>Move the crowd back from the edge.</w:t>
            </w:r>
          </w:p>
          <w:p w14:paraId="0ABABBD0" w14:textId="570CCBC6" w:rsidR="002066E7" w:rsidRPr="00997D17" w:rsidRDefault="005747F5" w:rsidP="00F20E47">
            <w:pPr>
              <w:pStyle w:val="ListBullet"/>
              <w:rPr>
                <w:sz w:val="22"/>
                <w:szCs w:val="22"/>
              </w:rPr>
            </w:pPr>
            <w:r w:rsidRPr="00997D17">
              <w:rPr>
                <w:sz w:val="22"/>
                <w:szCs w:val="22"/>
              </w:rPr>
              <w:t xml:space="preserve">Clinic: prepare for crush injury. Call </w:t>
            </w:r>
            <w:r w:rsidRPr="00997D17">
              <w:rPr>
                <w:sz w:val="22"/>
                <w:szCs w:val="22"/>
              </w:rPr>
              <w:lastRenderedPageBreak/>
              <w:t>114 if anyone is missing.</w:t>
            </w:r>
          </w:p>
        </w:tc>
        <w:tc>
          <w:tcPr>
            <w:tcW w:w="2279" w:type="dxa"/>
          </w:tcPr>
          <w:p w14:paraId="3CAE9CE8" w14:textId="09536A98" w:rsidR="008C6B60" w:rsidRPr="00997D17" w:rsidRDefault="005747F5" w:rsidP="00F20E47">
            <w:pPr>
              <w:pStyle w:val="ListBullet"/>
              <w:rPr>
                <w:sz w:val="22"/>
                <w:szCs w:val="22"/>
              </w:rPr>
            </w:pPr>
            <w:r w:rsidRPr="00997D17">
              <w:rPr>
                <w:sz w:val="22"/>
                <w:szCs w:val="22"/>
              </w:rPr>
              <w:lastRenderedPageBreak/>
              <w:t>Simamisha zamu eneo hili. Walete wafanyakazi wote juu na uwahisabu.</w:t>
            </w:r>
          </w:p>
          <w:p w14:paraId="7B9B4105" w14:textId="3B7F0C76" w:rsidR="008C6B60" w:rsidRPr="00997D17" w:rsidRDefault="005747F5" w:rsidP="00F20E47">
            <w:pPr>
              <w:pStyle w:val="ListBullet"/>
              <w:rPr>
                <w:sz w:val="22"/>
                <w:szCs w:val="22"/>
                <w:lang w:val="sv-SE"/>
              </w:rPr>
            </w:pPr>
            <w:r w:rsidRPr="00997D17">
              <w:rPr>
                <w:sz w:val="22"/>
                <w:szCs w:val="22"/>
                <w:lang w:val="sv-SE"/>
              </w:rPr>
              <w:t>Funga na weka alama shimo. Usisukumie maji bila mpango.</w:t>
            </w:r>
          </w:p>
          <w:p w14:paraId="2618C76D" w14:textId="750B99EA" w:rsidR="008C6B60" w:rsidRPr="00997D17" w:rsidRDefault="005747F5" w:rsidP="00F20E47">
            <w:pPr>
              <w:pStyle w:val="ListBullet"/>
              <w:rPr>
                <w:sz w:val="22"/>
                <w:szCs w:val="22"/>
                <w:lang w:val="sv-SE"/>
              </w:rPr>
            </w:pPr>
            <w:r w:rsidRPr="00997D17">
              <w:rPr>
                <w:sz w:val="22"/>
                <w:szCs w:val="22"/>
                <w:lang w:val="sv-SE"/>
              </w:rPr>
              <w:t>Rudisha umati nyuma kutoka ukingoni.</w:t>
            </w:r>
          </w:p>
          <w:p w14:paraId="38C3DBD3" w14:textId="37D6FD55" w:rsidR="002066E7" w:rsidRPr="00997D17" w:rsidRDefault="005747F5" w:rsidP="00F20E47">
            <w:pPr>
              <w:pStyle w:val="ListBullet"/>
              <w:rPr>
                <w:sz w:val="22"/>
                <w:szCs w:val="22"/>
              </w:rPr>
            </w:pPr>
            <w:r w:rsidRPr="00997D17">
              <w:rPr>
                <w:sz w:val="22"/>
                <w:szCs w:val="22"/>
                <w:lang w:val="sv-SE"/>
              </w:rPr>
              <w:t xml:space="preserve">Kliniki: jiandae kwa majeruhi wa kubanwa. </w:t>
            </w:r>
            <w:r w:rsidRPr="00997D17">
              <w:rPr>
                <w:sz w:val="22"/>
                <w:szCs w:val="22"/>
              </w:rPr>
              <w:t xml:space="preserve">Piga </w:t>
            </w:r>
            <w:r w:rsidRPr="00997D17">
              <w:rPr>
                <w:sz w:val="22"/>
                <w:szCs w:val="22"/>
              </w:rPr>
              <w:lastRenderedPageBreak/>
              <w:t>114 akipotea mtu.</w:t>
            </w:r>
          </w:p>
        </w:tc>
      </w:tr>
      <w:tr w:rsidR="002066E7" w:rsidRPr="000343A2" w14:paraId="3146F384" w14:textId="77777777" w:rsidTr="002066E7">
        <w:tc>
          <w:tcPr>
            <w:tcW w:w="2278" w:type="dxa"/>
          </w:tcPr>
          <w:p w14:paraId="24C0D09C" w14:textId="77777777" w:rsidR="002066E7" w:rsidRPr="00997D17" w:rsidRDefault="002066E7" w:rsidP="00FD6059">
            <w:pPr>
              <w:pStyle w:val="ListParagraph"/>
              <w:rPr>
                <w:sz w:val="22"/>
                <w:szCs w:val="22"/>
              </w:rPr>
            </w:pPr>
          </w:p>
        </w:tc>
        <w:tc>
          <w:tcPr>
            <w:tcW w:w="2278" w:type="dxa"/>
          </w:tcPr>
          <w:p w14:paraId="140FB71C" w14:textId="5C7491D7"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39F056C2" w14:textId="4C6C952B" w:rsidR="002066E7" w:rsidRPr="00997D17" w:rsidRDefault="00FE0A4D" w:rsidP="00FD6059">
            <w:pPr>
              <w:pStyle w:val="ListParagraph"/>
              <w:rPr>
                <w:sz w:val="22"/>
                <w:szCs w:val="22"/>
              </w:rPr>
            </w:pPr>
            <w:ins w:id="4879"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880"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43D230C" w14:textId="2A6C78B0" w:rsidR="002066E7" w:rsidRPr="00997D17" w:rsidRDefault="00FE0A4D" w:rsidP="00FD6059">
            <w:pPr>
              <w:pStyle w:val="ListParagraph"/>
              <w:rPr>
                <w:sz w:val="22"/>
                <w:szCs w:val="22"/>
              </w:rPr>
            </w:pPr>
            <w:ins w:id="4881"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882"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D9D0392" w14:textId="46DDDFBC" w:rsidR="008C6B60" w:rsidRPr="00997D17" w:rsidRDefault="00FE0A4D" w:rsidP="00F20E47">
            <w:pPr>
              <w:pStyle w:val="ListBullet"/>
              <w:rPr>
                <w:sz w:val="22"/>
                <w:szCs w:val="22"/>
              </w:rPr>
            </w:pPr>
            <w:ins w:id="4883"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884"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47427246" w14:textId="45DC9826" w:rsidR="008C6B60" w:rsidRPr="00997D17" w:rsidRDefault="005747F5" w:rsidP="00F20E47">
            <w:pPr>
              <w:pStyle w:val="ListBullet"/>
              <w:rPr>
                <w:sz w:val="22"/>
                <w:szCs w:val="22"/>
              </w:rPr>
            </w:pPr>
            <w:r w:rsidRPr="00997D17">
              <w:rPr>
                <w:sz w:val="22"/>
                <w:szCs w:val="22"/>
              </w:rPr>
              <w:t>Call 114 and 190. Keep the access road clear for ambulances.</w:t>
            </w:r>
          </w:p>
          <w:p w14:paraId="7641E339" w14:textId="4ECD0FAD" w:rsidR="008C6B60" w:rsidRPr="00997D17" w:rsidRDefault="005747F5" w:rsidP="00F20E47">
            <w:pPr>
              <w:pStyle w:val="ListBullet"/>
              <w:rPr>
                <w:sz w:val="22"/>
                <w:szCs w:val="22"/>
              </w:rPr>
            </w:pPr>
            <w:r w:rsidRPr="00997D17">
              <w:rPr>
                <w:sz w:val="22"/>
                <w:szCs w:val="22"/>
              </w:rPr>
              <w:t>Open the shelter and register every household. Note who is missing.</w:t>
            </w:r>
          </w:p>
          <w:p w14:paraId="487663A4" w14:textId="2CC65158"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594E250B" w14:textId="50ECDB35"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04698BB7" w14:textId="55D9EBB5"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04EA4E08" w14:textId="07F8283B"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00D97415" w14:textId="72AAB427"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34456C4F" w14:textId="77777777" w:rsidTr="002066E7">
        <w:tc>
          <w:tcPr>
            <w:tcW w:w="2278" w:type="dxa"/>
          </w:tcPr>
          <w:p w14:paraId="09F8D70A" w14:textId="32B8957B" w:rsidR="002066E7" w:rsidRPr="00997D17" w:rsidRDefault="002066E7" w:rsidP="00FD6059">
            <w:pPr>
              <w:pStyle w:val="ListParagraph"/>
              <w:rPr>
                <w:sz w:val="22"/>
                <w:szCs w:val="22"/>
              </w:rPr>
            </w:pPr>
            <w:r w:rsidRPr="00997D17">
              <w:rPr>
                <w:sz w:val="22"/>
                <w:szCs w:val="22"/>
              </w:rPr>
              <w:t>Shinyanga District Council</w:t>
            </w:r>
          </w:p>
        </w:tc>
        <w:tc>
          <w:tcPr>
            <w:tcW w:w="2278" w:type="dxa"/>
          </w:tcPr>
          <w:p w14:paraId="2A5E4F92" w14:textId="6E4B5F98"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7F1F6751" w14:textId="36BD585B" w:rsidR="002066E7" w:rsidRPr="00997D17" w:rsidRDefault="008C6B60" w:rsidP="00FD6059">
            <w:pPr>
              <w:pStyle w:val="ListParagraph"/>
              <w:rPr>
                <w:sz w:val="22"/>
                <w:szCs w:val="22"/>
              </w:rPr>
            </w:pPr>
            <w:r w:rsidRPr="00997D17">
              <w:rPr>
                <w:sz w:val="22"/>
                <w:szCs w:val="22"/>
              </w:rPr>
              <w:t>drought, strong winds, wildfire, and flash floods. A few roads slippery, a few low homes wet, and lightning where storms build.</w:t>
            </w:r>
          </w:p>
        </w:tc>
        <w:tc>
          <w:tcPr>
            <w:tcW w:w="2278" w:type="dxa"/>
          </w:tcPr>
          <w:p w14:paraId="72CB9DB9" w14:textId="4B8E331E"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617C68AE" w14:textId="14F51C9C" w:rsidR="008C6B60" w:rsidRPr="00997D17" w:rsidRDefault="005747F5" w:rsidP="00F20E47">
            <w:pPr>
              <w:pStyle w:val="ListBullet"/>
              <w:rPr>
                <w:sz w:val="22"/>
                <w:szCs w:val="22"/>
              </w:rPr>
            </w:pPr>
            <w:r w:rsidRPr="00997D17">
              <w:rPr>
                <w:sz w:val="22"/>
                <w:szCs w:val="22"/>
              </w:rPr>
              <w:t>Before the rain, walk drought, strong winds, wildfire, and flash floods and clear the drains and culverts.</w:t>
            </w:r>
          </w:p>
          <w:p w14:paraId="3DE18259" w14:textId="62186009" w:rsidR="008C6B60" w:rsidRPr="00997D17" w:rsidRDefault="00FE0A4D" w:rsidP="00F20E47">
            <w:pPr>
              <w:pStyle w:val="ListBullet"/>
              <w:rPr>
                <w:sz w:val="22"/>
                <w:szCs w:val="22"/>
              </w:rPr>
            </w:pPr>
            <w:ins w:id="4885" w:author="Bonephace Kaijage" w:date="2026-10-14T06:18:00Z" w16du:dateUtc="2026-10-14T04:18:00Z">
              <w:r>
                <w:rPr>
                  <w:sz w:val="22"/>
                  <w:szCs w:val="22"/>
                </w:rPr>
                <w:t xml:space="preserve">Households along the sites named in Know Your Risk: keep food, documents and children above floor </w:t>
              </w:r>
              <w:r>
                <w:rPr>
                  <w:sz w:val="22"/>
                  <w:szCs w:val="22"/>
                </w:rPr>
                <w:lastRenderedPageBreak/>
                <w:t>level, because water here can enter houses with little warning.</w:t>
              </w:r>
            </w:ins>
            <w:del w:id="4886" w:author="Bonephace Kaijage" w:date="2026-10-14T06:18:00Z" w16du:dateUtc="2026-10-14T04:18:00Z">
              <w:r w:rsidR="005747F5" w:rsidRPr="00997D17" w:rsidDel="00FE0A4D">
                <w:rPr>
                  <w:sz w:val="22"/>
                  <w:szCs w:val="22"/>
                </w:rPr>
                <w:delText>Households along this site raise food, documents and children above the floor.</w:delText>
              </w:r>
            </w:del>
          </w:p>
          <w:p w14:paraId="670DB3AC" w14:textId="7898097B" w:rsidR="008C6B60" w:rsidRPr="00997D17" w:rsidRDefault="005747F5" w:rsidP="00F20E47">
            <w:pPr>
              <w:pStyle w:val="ListBullet"/>
              <w:rPr>
                <w:sz w:val="22"/>
                <w:szCs w:val="22"/>
              </w:rPr>
            </w:pPr>
            <w:r w:rsidRPr="00997D17">
              <w:rPr>
                <w:sz w:val="22"/>
                <w:szCs w:val="22"/>
              </w:rPr>
              <w:t>Save 190 and the ward chair number. Keep a torch and drinking water.</w:t>
            </w:r>
          </w:p>
          <w:p w14:paraId="086EBE38" w14:textId="45EED1D5"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5FC45B8A" w14:textId="45C7F2A3"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7EAA95C8" w14:textId="7871193C"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660EC6C2" w14:textId="6AE910CD" w:rsidR="008C6B60" w:rsidRPr="00997D17" w:rsidRDefault="005747F5" w:rsidP="00F20E47">
            <w:pPr>
              <w:pStyle w:val="ListBullet"/>
              <w:rPr>
                <w:sz w:val="22"/>
                <w:szCs w:val="22"/>
                <w:lang w:val="sv-SE"/>
              </w:rPr>
            </w:pPr>
            <w:r w:rsidRPr="00997D17">
              <w:rPr>
                <w:sz w:val="22"/>
                <w:szCs w:val="22"/>
                <w:lang w:val="sv-SE"/>
              </w:rPr>
              <w:t xml:space="preserve">Hifadhi 190 na namba ya </w:t>
            </w:r>
            <w:r w:rsidRPr="00997D17">
              <w:rPr>
                <w:sz w:val="22"/>
                <w:szCs w:val="22"/>
                <w:lang w:val="sv-SE"/>
              </w:rPr>
              <w:lastRenderedPageBreak/>
              <w:t>mwenyekiti wa kata. Weka tochi na maji ya kunywa.</w:t>
            </w:r>
          </w:p>
          <w:p w14:paraId="1B840F23" w14:textId="6443BEC6"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4BBF7F37" w14:textId="77777777" w:rsidTr="002066E7">
        <w:tc>
          <w:tcPr>
            <w:tcW w:w="2278" w:type="dxa"/>
          </w:tcPr>
          <w:p w14:paraId="6658EE2F" w14:textId="77777777" w:rsidR="002066E7" w:rsidRPr="00997D17" w:rsidRDefault="002066E7" w:rsidP="00FD6059">
            <w:pPr>
              <w:pStyle w:val="ListParagraph"/>
              <w:rPr>
                <w:sz w:val="22"/>
                <w:szCs w:val="22"/>
                <w:lang w:val="sv-SE"/>
              </w:rPr>
            </w:pPr>
          </w:p>
        </w:tc>
        <w:tc>
          <w:tcPr>
            <w:tcW w:w="2278" w:type="dxa"/>
          </w:tcPr>
          <w:p w14:paraId="7CB678F5" w14:textId="4FFE1BA6"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7F4B40D1" w14:textId="7C2FDD02" w:rsidR="002066E7" w:rsidRPr="00997D17" w:rsidRDefault="008C6B60" w:rsidP="00FD6059">
            <w:pPr>
              <w:pStyle w:val="ListParagraph"/>
              <w:rPr>
                <w:sz w:val="22"/>
                <w:szCs w:val="22"/>
              </w:rPr>
            </w:pPr>
            <w:r w:rsidRPr="00997D17">
              <w:rPr>
                <w:sz w:val="22"/>
                <w:szCs w:val="22"/>
              </w:rPr>
              <w:t>drought, strong winds, wildfire, and flash floods. Roads, water points or houses at the named sites are now affected. Some journeys and classes are disrupted.</w:t>
            </w:r>
          </w:p>
        </w:tc>
        <w:tc>
          <w:tcPr>
            <w:tcW w:w="2278" w:type="dxa"/>
          </w:tcPr>
          <w:p w14:paraId="05028ED6" w14:textId="23669912"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E8289A0" w14:textId="4BEFC6C6" w:rsidR="008C6B60" w:rsidRPr="00997D17" w:rsidRDefault="005747F5" w:rsidP="00F20E47">
            <w:pPr>
              <w:pStyle w:val="ListBullet"/>
              <w:rPr>
                <w:sz w:val="22"/>
                <w:szCs w:val="22"/>
              </w:rPr>
            </w:pPr>
            <w:r w:rsidRPr="00997D17">
              <w:rPr>
                <w:sz w:val="22"/>
                <w:szCs w:val="22"/>
              </w:rPr>
              <w:t>Move households off drought, strong winds, wildfire, and flash floods to the ward assembly point.</w:t>
            </w:r>
          </w:p>
          <w:p w14:paraId="4D94BEB7" w14:textId="4481B09E" w:rsidR="008C6B60" w:rsidRPr="00997D17" w:rsidRDefault="00FE0A4D" w:rsidP="00F20E47">
            <w:pPr>
              <w:pStyle w:val="ListBullet"/>
              <w:rPr>
                <w:sz w:val="22"/>
                <w:szCs w:val="22"/>
              </w:rPr>
            </w:pPr>
            <w:ins w:id="4887" w:author="Bonephace Kaijage" w:date="2026-10-14T06:21:00Z" w16du:dateUtc="2026-10-14T04:21:00Z">
              <w:r>
                <w:rPr>
                  <w:sz w:val="22"/>
                  <w:szCs w:val="22"/>
                </w:rPr>
                <w:t>Close and mark the flooded road or bridge on the sites named in Know Your Risk. Divert traffic.</w:t>
              </w:r>
            </w:ins>
            <w:del w:id="4888" w:author="Bonephace Kaijage" w:date="2026-10-14T06:21:00Z" w16du:dateUtc="2026-10-14T04:21:00Z">
              <w:r w:rsidR="005747F5" w:rsidRPr="00997D17" w:rsidDel="00FE0A4D">
                <w:rPr>
                  <w:sz w:val="22"/>
                  <w:szCs w:val="22"/>
                </w:rPr>
                <w:delText>Close and mark the flooded road or bridge on this site. Divert traffic.</w:delText>
              </w:r>
            </w:del>
          </w:p>
          <w:p w14:paraId="7061499F" w14:textId="792AB6BE" w:rsidR="008C6B60" w:rsidRPr="00997D17" w:rsidRDefault="00FE0A4D" w:rsidP="00F20E47">
            <w:pPr>
              <w:pStyle w:val="ListBullet"/>
              <w:rPr>
                <w:sz w:val="22"/>
                <w:szCs w:val="22"/>
              </w:rPr>
            </w:pPr>
            <w:ins w:id="4889" w:author="Bonephace Kaijage" w:date="2026-10-14T06:12:00Z" w16du:dateUtc="2026-10-14T04:12:00Z">
              <w:r>
                <w:rPr>
                  <w:sz w:val="22"/>
                  <w:szCs w:val="22"/>
                </w:rPr>
                <w:t>Check that school children, older people and anyone with a disability are accounted for before dark, so that no one is searched for in the night.</w:t>
              </w:r>
            </w:ins>
            <w:del w:id="4890" w:author="Bonephace Kaijage" w:date="2026-10-14T06:12:00Z" w16du:dateUtc="2026-10-14T04:12:00Z">
              <w:r w:rsidR="005747F5" w:rsidRPr="00997D17" w:rsidDel="00FE0A4D">
                <w:rPr>
                  <w:sz w:val="22"/>
                  <w:szCs w:val="22"/>
                </w:rPr>
                <w:delText>Account for school children and older people before dark.</w:delText>
              </w:r>
            </w:del>
          </w:p>
          <w:p w14:paraId="4E2E536D" w14:textId="03985659" w:rsidR="002066E7" w:rsidRPr="00997D17" w:rsidRDefault="005747F5" w:rsidP="00F20E47">
            <w:pPr>
              <w:pStyle w:val="ListBullet"/>
              <w:rPr>
                <w:sz w:val="22"/>
                <w:szCs w:val="22"/>
              </w:rPr>
            </w:pPr>
            <w:r w:rsidRPr="00997D17">
              <w:rPr>
                <w:sz w:val="22"/>
                <w:szCs w:val="22"/>
              </w:rPr>
              <w:t>Boil drinking water. The clinic watches for diarrhoea.</w:t>
            </w:r>
          </w:p>
        </w:tc>
        <w:tc>
          <w:tcPr>
            <w:tcW w:w="2279" w:type="dxa"/>
          </w:tcPr>
          <w:p w14:paraId="22062C86" w14:textId="508CE7F3" w:rsidR="008C6B60" w:rsidRPr="00997D17" w:rsidRDefault="00FE0A4D" w:rsidP="00F20E47">
            <w:pPr>
              <w:pStyle w:val="ListBullet"/>
              <w:rPr>
                <w:sz w:val="22"/>
                <w:szCs w:val="22"/>
                <w:lang w:val="sv-SE"/>
              </w:rPr>
            </w:pPr>
            <w:ins w:id="4891" w:author="Bonephace Kaijage" w:date="2026-10-14T06:16:00Z" w16du:dateUtc="2026-10-14T04:16:00Z">
              <w:r>
                <w:rPr>
                  <w:sz w:val="22"/>
                  <w:szCs w:val="22"/>
                  <w:lang w:val="sv-SE"/>
                </w:rPr>
                <w:t>Wasaidieni kaya kuondoka maeneo yaliyotajwa kwenda kituo cha kata, mkianza na wasioweza kuondoka peke yao.</w:t>
              </w:r>
            </w:ins>
            <w:del w:id="4892" w:author="Bonephace Kaijage" w:date="2026-10-14T06:16:00Z" w16du:dateUtc="2026-10-14T04:16:00Z">
              <w:r w:rsidR="005747F5" w:rsidRPr="00997D17" w:rsidDel="00FE0A4D">
                <w:rPr>
                  <w:sz w:val="22"/>
                  <w:szCs w:val="22"/>
                  <w:lang w:val="sv-SE"/>
                </w:rPr>
                <w:delText>Hamisha kaya kutoka eneo hili kwenda kituo cha kata.</w:delText>
              </w:r>
            </w:del>
          </w:p>
          <w:p w14:paraId="7013A0C4" w14:textId="6E3DF976"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1D942804" w14:textId="150F08E3" w:rsidR="008C6B60" w:rsidRPr="00997D17" w:rsidRDefault="00FE0A4D" w:rsidP="00F20E47">
            <w:pPr>
              <w:pStyle w:val="ListBullet"/>
              <w:rPr>
                <w:sz w:val="22"/>
                <w:szCs w:val="22"/>
              </w:rPr>
            </w:pPr>
            <w:ins w:id="4893" w:author="Bonephace Kaijage" w:date="2026-10-14T06:12:00Z" w16du:dateUtc="2026-10-14T04:12:00Z">
              <w:r>
                <w:rPr>
                  <w:sz w:val="22"/>
                  <w:szCs w:val="22"/>
                </w:rPr>
                <w:t>Hakikisheni watoto wa shule, wazee na watu wenye ulemavu wote wamepatikana kabla ya giza, ili asitafutwe mtu usiku.</w:t>
              </w:r>
            </w:ins>
            <w:del w:id="4894" w:author="Bonephace Kaijage" w:date="2026-10-14T06:12:00Z" w16du:dateUtc="2026-10-14T04:12:00Z">
              <w:r w:rsidR="005747F5" w:rsidRPr="00997D17" w:rsidDel="00FE0A4D">
                <w:rPr>
                  <w:sz w:val="22"/>
                  <w:szCs w:val="22"/>
                </w:rPr>
                <w:delText>Hakiki watoto wa shule na wazee kabla ya giza.</w:delText>
              </w:r>
            </w:del>
          </w:p>
          <w:p w14:paraId="62435277" w14:textId="5B8D0896" w:rsidR="002066E7" w:rsidRPr="00997D17" w:rsidRDefault="005747F5" w:rsidP="00F20E47">
            <w:pPr>
              <w:pStyle w:val="ListBullet"/>
              <w:rPr>
                <w:sz w:val="22"/>
                <w:szCs w:val="22"/>
                <w:lang w:val="sv-SE"/>
              </w:rPr>
            </w:pPr>
            <w:r w:rsidRPr="00997D17">
              <w:rPr>
                <w:sz w:val="22"/>
                <w:szCs w:val="22"/>
                <w:lang w:val="sv-SE"/>
              </w:rPr>
              <w:lastRenderedPageBreak/>
              <w:t>Chemsha maji ya kunywa. Kliniki iangalie kuhara.</w:t>
            </w:r>
          </w:p>
        </w:tc>
      </w:tr>
      <w:tr w:rsidR="002066E7" w:rsidRPr="000343A2" w14:paraId="1D070D94" w14:textId="77777777" w:rsidTr="002066E7">
        <w:tc>
          <w:tcPr>
            <w:tcW w:w="2278" w:type="dxa"/>
          </w:tcPr>
          <w:p w14:paraId="0C802E9C" w14:textId="77777777" w:rsidR="002066E7" w:rsidRPr="00997D17" w:rsidRDefault="002066E7" w:rsidP="00FD6059">
            <w:pPr>
              <w:pStyle w:val="ListParagraph"/>
              <w:rPr>
                <w:sz w:val="22"/>
                <w:szCs w:val="22"/>
                <w:lang w:val="sv-SE"/>
              </w:rPr>
            </w:pPr>
          </w:p>
        </w:tc>
        <w:tc>
          <w:tcPr>
            <w:tcW w:w="2278" w:type="dxa"/>
          </w:tcPr>
          <w:p w14:paraId="2C88D10B" w14:textId="778CA18F"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17C85995" w14:textId="39DAEB58" w:rsidR="002066E7" w:rsidRPr="00997D17" w:rsidRDefault="00FE0A4D" w:rsidP="00FD6059">
            <w:pPr>
              <w:pStyle w:val="ListParagraph"/>
              <w:rPr>
                <w:sz w:val="22"/>
                <w:szCs w:val="22"/>
              </w:rPr>
            </w:pPr>
            <w:ins w:id="4895"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896"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C2160A6" w14:textId="0C17515B" w:rsidR="002066E7" w:rsidRPr="00997D17" w:rsidRDefault="00FE0A4D" w:rsidP="00FD6059">
            <w:pPr>
              <w:pStyle w:val="ListParagraph"/>
              <w:rPr>
                <w:sz w:val="22"/>
                <w:szCs w:val="22"/>
              </w:rPr>
            </w:pPr>
            <w:ins w:id="489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89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0466797" w14:textId="62A5F608" w:rsidR="008C6B60" w:rsidRPr="00997D17" w:rsidRDefault="00FE0A4D" w:rsidP="00F20E47">
            <w:pPr>
              <w:pStyle w:val="ListBullet"/>
              <w:rPr>
                <w:sz w:val="22"/>
                <w:szCs w:val="22"/>
              </w:rPr>
            </w:pPr>
            <w:ins w:id="4899"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4900"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25C36BFA" w14:textId="0B96A9A7" w:rsidR="008C6B60" w:rsidRPr="00997D17" w:rsidRDefault="005747F5" w:rsidP="00F20E47">
            <w:pPr>
              <w:pStyle w:val="ListBullet"/>
              <w:rPr>
                <w:sz w:val="22"/>
                <w:szCs w:val="22"/>
              </w:rPr>
            </w:pPr>
            <w:r w:rsidRPr="00997D17">
              <w:rPr>
                <w:sz w:val="22"/>
                <w:szCs w:val="22"/>
              </w:rPr>
              <w:t>Call 114 and 190. Keep the access road clear for ambulances.</w:t>
            </w:r>
          </w:p>
          <w:p w14:paraId="311AED5A" w14:textId="7BA6894B" w:rsidR="008C6B60" w:rsidRPr="00997D17" w:rsidRDefault="005747F5" w:rsidP="00F20E47">
            <w:pPr>
              <w:pStyle w:val="ListBullet"/>
              <w:rPr>
                <w:sz w:val="22"/>
                <w:szCs w:val="22"/>
              </w:rPr>
            </w:pPr>
            <w:r w:rsidRPr="00997D17">
              <w:rPr>
                <w:sz w:val="22"/>
                <w:szCs w:val="22"/>
              </w:rPr>
              <w:t>Open the shelter and register every household. Note who is missing.</w:t>
            </w:r>
          </w:p>
          <w:p w14:paraId="2785B100" w14:textId="49AA8113"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1ABAC01E" w14:textId="3E593BAF"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19F08102" w14:textId="1D3ADFA4"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090B03A0" w14:textId="4DD15AAF"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4EE407AB" w14:textId="13628BA6"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5BA30186" w14:textId="77777777" w:rsidTr="002066E7">
        <w:tc>
          <w:tcPr>
            <w:tcW w:w="2278" w:type="dxa"/>
          </w:tcPr>
          <w:p w14:paraId="32A0B42B" w14:textId="60DFF94E" w:rsidR="002066E7" w:rsidRPr="00997D17" w:rsidRDefault="002066E7" w:rsidP="00FD6059">
            <w:pPr>
              <w:pStyle w:val="ListParagraph"/>
              <w:rPr>
                <w:sz w:val="22"/>
                <w:szCs w:val="22"/>
              </w:rPr>
            </w:pPr>
            <w:r w:rsidRPr="00997D17">
              <w:rPr>
                <w:sz w:val="22"/>
                <w:szCs w:val="22"/>
              </w:rPr>
              <w:t>Ushetu District Council</w:t>
            </w:r>
          </w:p>
        </w:tc>
        <w:tc>
          <w:tcPr>
            <w:tcW w:w="2278" w:type="dxa"/>
          </w:tcPr>
          <w:p w14:paraId="5A2CA172" w14:textId="0B6C1E20"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7D3A8BB8" w14:textId="002DD9BF" w:rsidR="002066E7" w:rsidRPr="00997D17" w:rsidRDefault="008C6B60" w:rsidP="00FD6059">
            <w:pPr>
              <w:pStyle w:val="ListParagraph"/>
              <w:rPr>
                <w:sz w:val="22"/>
                <w:szCs w:val="22"/>
              </w:rPr>
            </w:pPr>
            <w:r w:rsidRPr="00997D17">
              <w:rPr>
                <w:sz w:val="22"/>
                <w:szCs w:val="22"/>
              </w:rPr>
              <w:t>drought, mining accidents, strong winds, and flash floods. A few roads slippery, a few low homes wet, and lightning where storms build.</w:t>
            </w:r>
          </w:p>
        </w:tc>
        <w:tc>
          <w:tcPr>
            <w:tcW w:w="2278" w:type="dxa"/>
          </w:tcPr>
          <w:p w14:paraId="4A0F14F8" w14:textId="7F158084"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7AF5F94F" w14:textId="3BB23C88" w:rsidR="008C6B60" w:rsidRPr="00997D17" w:rsidRDefault="005747F5" w:rsidP="00F20E47">
            <w:pPr>
              <w:pStyle w:val="ListBullet"/>
              <w:rPr>
                <w:sz w:val="22"/>
                <w:szCs w:val="22"/>
              </w:rPr>
            </w:pPr>
            <w:r w:rsidRPr="00997D17">
              <w:rPr>
                <w:sz w:val="22"/>
                <w:szCs w:val="22"/>
              </w:rPr>
              <w:t>Count every worker before the shift at drought, mining accidents, strong winds, and flash floods. No one enters a wet or cracked pit.</w:t>
            </w:r>
          </w:p>
          <w:p w14:paraId="0E1CAC99" w14:textId="1F6F7ED1" w:rsidR="008C6B60" w:rsidRPr="00997D17" w:rsidRDefault="005747F5" w:rsidP="00F20E47">
            <w:pPr>
              <w:pStyle w:val="ListBullet"/>
              <w:rPr>
                <w:sz w:val="22"/>
                <w:szCs w:val="22"/>
              </w:rPr>
            </w:pPr>
            <w:r w:rsidRPr="00997D17">
              <w:rPr>
                <w:sz w:val="22"/>
                <w:szCs w:val="22"/>
              </w:rPr>
              <w:t>Clear drainage around the shaft.</w:t>
            </w:r>
          </w:p>
          <w:p w14:paraId="56FD9C3F" w14:textId="07AC4EF3" w:rsidR="008C6B60" w:rsidRPr="00997D17" w:rsidRDefault="005747F5" w:rsidP="00F20E47">
            <w:pPr>
              <w:pStyle w:val="ListBullet"/>
              <w:rPr>
                <w:sz w:val="22"/>
                <w:szCs w:val="22"/>
              </w:rPr>
            </w:pPr>
            <w:r w:rsidRPr="00997D17">
              <w:rPr>
                <w:sz w:val="22"/>
                <w:szCs w:val="22"/>
              </w:rPr>
              <w:lastRenderedPageBreak/>
              <w:t>The owner keeps the surface register and saves 114 and 190.</w:t>
            </w:r>
          </w:p>
          <w:p w14:paraId="3FA44323" w14:textId="3525B9AA" w:rsidR="002066E7" w:rsidRPr="00997D17" w:rsidRDefault="005747F5" w:rsidP="00F20E47">
            <w:pPr>
              <w:pStyle w:val="ListBullet"/>
              <w:rPr>
                <w:sz w:val="22"/>
                <w:szCs w:val="22"/>
              </w:rPr>
            </w:pPr>
            <w:r w:rsidRPr="00997D17">
              <w:rPr>
                <w:sz w:val="22"/>
                <w:szCs w:val="22"/>
              </w:rPr>
              <w:t>Mark the unsafe hole so children do not play at the edge.</w:t>
            </w:r>
          </w:p>
        </w:tc>
        <w:tc>
          <w:tcPr>
            <w:tcW w:w="2279" w:type="dxa"/>
          </w:tcPr>
          <w:p w14:paraId="4EF08F7B" w14:textId="422537CF" w:rsidR="008C6B60" w:rsidRPr="00997D17" w:rsidRDefault="005747F5" w:rsidP="00F20E47">
            <w:pPr>
              <w:pStyle w:val="ListBullet"/>
              <w:rPr>
                <w:sz w:val="22"/>
                <w:szCs w:val="22"/>
              </w:rPr>
            </w:pPr>
            <w:r w:rsidRPr="00997D17">
              <w:rPr>
                <w:sz w:val="22"/>
                <w:szCs w:val="22"/>
              </w:rPr>
              <w:lastRenderedPageBreak/>
              <w:t>Hesabu kila mfanyakazi kabla ya zamu eneo hili. Asingie shimo lililo na maji au ufa.</w:t>
            </w:r>
          </w:p>
          <w:p w14:paraId="61C37CC7" w14:textId="6D6A6BA3" w:rsidR="008C6B60" w:rsidRPr="00997D17" w:rsidRDefault="005747F5" w:rsidP="00F20E47">
            <w:pPr>
              <w:pStyle w:val="ListBullet"/>
              <w:rPr>
                <w:sz w:val="22"/>
                <w:szCs w:val="22"/>
              </w:rPr>
            </w:pPr>
            <w:r w:rsidRPr="00997D17">
              <w:rPr>
                <w:sz w:val="22"/>
                <w:szCs w:val="22"/>
              </w:rPr>
              <w:t>Safisha mifereji kuzunguka shimo.</w:t>
            </w:r>
          </w:p>
          <w:p w14:paraId="6B759BBE" w14:textId="4F884F35" w:rsidR="008C6B60" w:rsidRPr="00997D17" w:rsidRDefault="005747F5" w:rsidP="00F20E47">
            <w:pPr>
              <w:pStyle w:val="ListBullet"/>
              <w:rPr>
                <w:sz w:val="22"/>
                <w:szCs w:val="22"/>
              </w:rPr>
            </w:pPr>
            <w:r w:rsidRPr="00997D17">
              <w:rPr>
                <w:sz w:val="22"/>
                <w:szCs w:val="22"/>
              </w:rPr>
              <w:lastRenderedPageBreak/>
              <w:t>Mmiliki ashike daftari la juu na ahifadhi 114 na 190.</w:t>
            </w:r>
          </w:p>
          <w:p w14:paraId="1BB075C7" w14:textId="0ECB3CDE" w:rsidR="002066E7" w:rsidRPr="00997D17" w:rsidRDefault="005747F5" w:rsidP="00F20E47">
            <w:pPr>
              <w:pStyle w:val="ListBullet"/>
              <w:rPr>
                <w:sz w:val="22"/>
                <w:szCs w:val="22"/>
              </w:rPr>
            </w:pPr>
            <w:r w:rsidRPr="00997D17">
              <w:rPr>
                <w:sz w:val="22"/>
                <w:szCs w:val="22"/>
              </w:rPr>
              <w:t>Weka alama shimo lisilo salama ili watoto wasicheze ukingoni.</w:t>
            </w:r>
          </w:p>
        </w:tc>
      </w:tr>
      <w:tr w:rsidR="002066E7" w:rsidRPr="00997D17" w14:paraId="169D3DF4" w14:textId="77777777" w:rsidTr="002066E7">
        <w:tc>
          <w:tcPr>
            <w:tcW w:w="2278" w:type="dxa"/>
          </w:tcPr>
          <w:p w14:paraId="177E4E4B" w14:textId="77777777" w:rsidR="002066E7" w:rsidRPr="00997D17" w:rsidRDefault="002066E7" w:rsidP="00FD6059">
            <w:pPr>
              <w:pStyle w:val="ListParagraph"/>
              <w:rPr>
                <w:sz w:val="22"/>
                <w:szCs w:val="22"/>
              </w:rPr>
            </w:pPr>
          </w:p>
        </w:tc>
        <w:tc>
          <w:tcPr>
            <w:tcW w:w="2278" w:type="dxa"/>
          </w:tcPr>
          <w:p w14:paraId="638E5A34" w14:textId="4CC630D5"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67275741" w14:textId="41B2358D" w:rsidR="002066E7" w:rsidRPr="00997D17" w:rsidRDefault="008C6B60" w:rsidP="00FD6059">
            <w:pPr>
              <w:pStyle w:val="ListParagraph"/>
              <w:rPr>
                <w:sz w:val="22"/>
                <w:szCs w:val="22"/>
              </w:rPr>
            </w:pPr>
            <w:r w:rsidRPr="00997D17">
              <w:rPr>
                <w:sz w:val="22"/>
                <w:szCs w:val="22"/>
              </w:rPr>
              <w:t>drought, mining accidents, strong winds, and flash floods. Roads, water points or houses at the named sites are now affected. Some journeys and classes are disrupted.</w:t>
            </w:r>
          </w:p>
        </w:tc>
        <w:tc>
          <w:tcPr>
            <w:tcW w:w="2278" w:type="dxa"/>
          </w:tcPr>
          <w:p w14:paraId="6B4B34B3" w14:textId="301B217D"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0D8F89E" w14:textId="391CC0B0" w:rsidR="008C6B60" w:rsidRPr="00997D17" w:rsidRDefault="005747F5" w:rsidP="00F20E47">
            <w:pPr>
              <w:pStyle w:val="ListBullet"/>
              <w:rPr>
                <w:sz w:val="22"/>
                <w:szCs w:val="22"/>
              </w:rPr>
            </w:pPr>
            <w:r w:rsidRPr="00997D17">
              <w:rPr>
                <w:sz w:val="22"/>
                <w:szCs w:val="22"/>
              </w:rPr>
              <w:t>Stop the shift at drought, mining accidents, strong winds, and flash floods. Bring every worker up and count them.</w:t>
            </w:r>
          </w:p>
          <w:p w14:paraId="4D744DEE" w14:textId="1AE2C819" w:rsidR="008C6B60" w:rsidRPr="00997D17" w:rsidRDefault="005747F5" w:rsidP="00F20E47">
            <w:pPr>
              <w:pStyle w:val="ListBullet"/>
              <w:rPr>
                <w:sz w:val="22"/>
                <w:szCs w:val="22"/>
              </w:rPr>
            </w:pPr>
            <w:r w:rsidRPr="00997D17">
              <w:rPr>
                <w:sz w:val="22"/>
                <w:szCs w:val="22"/>
              </w:rPr>
              <w:t>Close and mark the unsafe shaft. Do not pump blindly into a flooded pit.</w:t>
            </w:r>
          </w:p>
          <w:p w14:paraId="4D96DA5F" w14:textId="25F1ECC4" w:rsidR="008C6B60" w:rsidRPr="00997D17" w:rsidRDefault="005747F5" w:rsidP="00F20E47">
            <w:pPr>
              <w:pStyle w:val="ListBullet"/>
              <w:rPr>
                <w:sz w:val="22"/>
                <w:szCs w:val="22"/>
              </w:rPr>
            </w:pPr>
            <w:r w:rsidRPr="00997D17">
              <w:rPr>
                <w:sz w:val="22"/>
                <w:szCs w:val="22"/>
              </w:rPr>
              <w:t>Move the crowd back from the edge.</w:t>
            </w:r>
          </w:p>
          <w:p w14:paraId="3F3199EF" w14:textId="346EC22F" w:rsidR="002066E7" w:rsidRPr="00997D17" w:rsidRDefault="005747F5" w:rsidP="00F20E47">
            <w:pPr>
              <w:pStyle w:val="ListBullet"/>
              <w:rPr>
                <w:sz w:val="22"/>
                <w:szCs w:val="22"/>
              </w:rPr>
            </w:pPr>
            <w:r w:rsidRPr="00997D17">
              <w:rPr>
                <w:sz w:val="22"/>
                <w:szCs w:val="22"/>
              </w:rPr>
              <w:t>Clinic: prepare for crush injury. Call 114 if anyone is missing.</w:t>
            </w:r>
          </w:p>
        </w:tc>
        <w:tc>
          <w:tcPr>
            <w:tcW w:w="2279" w:type="dxa"/>
          </w:tcPr>
          <w:p w14:paraId="4442E911" w14:textId="10670BBB" w:rsidR="008C6B60" w:rsidRPr="00997D17" w:rsidRDefault="005747F5" w:rsidP="00F20E47">
            <w:pPr>
              <w:pStyle w:val="ListBullet"/>
              <w:rPr>
                <w:sz w:val="22"/>
                <w:szCs w:val="22"/>
              </w:rPr>
            </w:pPr>
            <w:r w:rsidRPr="00997D17">
              <w:rPr>
                <w:sz w:val="22"/>
                <w:szCs w:val="22"/>
              </w:rPr>
              <w:t>Simamisha zamu eneo hili. Walete wafanyakazi wote juu na uwahisabu.</w:t>
            </w:r>
          </w:p>
          <w:p w14:paraId="0D20F818" w14:textId="2DF6FF39" w:rsidR="008C6B60" w:rsidRPr="00997D17" w:rsidRDefault="005747F5" w:rsidP="00F20E47">
            <w:pPr>
              <w:pStyle w:val="ListBullet"/>
              <w:rPr>
                <w:sz w:val="22"/>
                <w:szCs w:val="22"/>
                <w:lang w:val="sv-SE"/>
              </w:rPr>
            </w:pPr>
            <w:r w:rsidRPr="00997D17">
              <w:rPr>
                <w:sz w:val="22"/>
                <w:szCs w:val="22"/>
                <w:lang w:val="sv-SE"/>
              </w:rPr>
              <w:t>Funga na weka alama shimo. Usisukumie maji bila mpango.</w:t>
            </w:r>
          </w:p>
          <w:p w14:paraId="0CA6BCC8" w14:textId="4E1ED7FE" w:rsidR="008C6B60" w:rsidRPr="00997D17" w:rsidRDefault="005747F5" w:rsidP="00F20E47">
            <w:pPr>
              <w:pStyle w:val="ListBullet"/>
              <w:rPr>
                <w:sz w:val="22"/>
                <w:szCs w:val="22"/>
                <w:lang w:val="sv-SE"/>
              </w:rPr>
            </w:pPr>
            <w:r w:rsidRPr="00997D17">
              <w:rPr>
                <w:sz w:val="22"/>
                <w:szCs w:val="22"/>
                <w:lang w:val="sv-SE"/>
              </w:rPr>
              <w:t>Rudisha umati nyuma kutoka ukingoni.</w:t>
            </w:r>
          </w:p>
          <w:p w14:paraId="6CEB36AB" w14:textId="0EF8FE50" w:rsidR="002066E7" w:rsidRPr="00997D17" w:rsidRDefault="005747F5" w:rsidP="00F20E47">
            <w:pPr>
              <w:pStyle w:val="ListBullet"/>
              <w:rPr>
                <w:sz w:val="22"/>
                <w:szCs w:val="22"/>
              </w:rPr>
            </w:pPr>
            <w:r w:rsidRPr="00997D17">
              <w:rPr>
                <w:sz w:val="22"/>
                <w:szCs w:val="22"/>
                <w:lang w:val="sv-SE"/>
              </w:rPr>
              <w:t xml:space="preserve">Kliniki: jiandae kwa majeruhi wa kubanwa. </w:t>
            </w:r>
            <w:r w:rsidRPr="00997D17">
              <w:rPr>
                <w:sz w:val="22"/>
                <w:szCs w:val="22"/>
              </w:rPr>
              <w:t>Piga 114 akipotea mtu.</w:t>
            </w:r>
          </w:p>
        </w:tc>
      </w:tr>
      <w:tr w:rsidR="002066E7" w:rsidRPr="000343A2" w14:paraId="2E6FE6C8" w14:textId="77777777" w:rsidTr="002066E7">
        <w:tc>
          <w:tcPr>
            <w:tcW w:w="2278" w:type="dxa"/>
          </w:tcPr>
          <w:p w14:paraId="295E689F" w14:textId="77777777" w:rsidR="002066E7" w:rsidRPr="00997D17" w:rsidRDefault="002066E7" w:rsidP="00FD6059">
            <w:pPr>
              <w:pStyle w:val="ListParagraph"/>
              <w:rPr>
                <w:sz w:val="22"/>
                <w:szCs w:val="22"/>
              </w:rPr>
            </w:pPr>
          </w:p>
        </w:tc>
        <w:tc>
          <w:tcPr>
            <w:tcW w:w="2278" w:type="dxa"/>
          </w:tcPr>
          <w:p w14:paraId="25E07155" w14:textId="33C7F23B"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2E688DFD" w14:textId="3266FE3A" w:rsidR="002066E7" w:rsidRPr="00997D17" w:rsidRDefault="00FE0A4D" w:rsidP="00FD6059">
            <w:pPr>
              <w:pStyle w:val="ListParagraph"/>
              <w:rPr>
                <w:sz w:val="22"/>
                <w:szCs w:val="22"/>
              </w:rPr>
            </w:pPr>
            <w:ins w:id="4901" w:author="Bonephace Kaijage" w:date="2026-10-14T06:21:00Z" w16du:dateUtc="2026-10-14T04:21:00Z">
              <w:r>
                <w:rPr>
                  <w:sz w:val="22"/>
                  <w:szCs w:val="22"/>
                </w:rPr>
                <w:t xml:space="preserve">Conditions at the sites named in Know Your Risk are now life-threatening: houses damaged, people cut off, and a real risk of drowning, injury or disease. Help is being organised; </w:t>
              </w:r>
              <w:r>
                <w:rPr>
                  <w:sz w:val="22"/>
                  <w:szCs w:val="22"/>
                </w:rPr>
                <w:lastRenderedPageBreak/>
                <w:t>please follow the committee's instructions and look out for neighbours.</w:t>
              </w:r>
            </w:ins>
            <w:del w:id="4902"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C1C0104" w14:textId="6671C1A0" w:rsidR="002066E7" w:rsidRPr="00997D17" w:rsidRDefault="00FE0A4D" w:rsidP="00FD6059">
            <w:pPr>
              <w:pStyle w:val="ListParagraph"/>
              <w:rPr>
                <w:sz w:val="22"/>
                <w:szCs w:val="22"/>
              </w:rPr>
            </w:pPr>
            <w:ins w:id="4903" w:author="Bonephace Kaijage" w:date="2026-10-14T06:24:00Z" w16du:dateUtc="2026-10-14T04:24:00Z">
              <w:r>
                <w:rPr>
                  <w:sz w:val="22"/>
                  <w:szCs w:val="22"/>
                </w:rPr>
                <w:lastRenderedPageBreak/>
                <w:t xml:space="preserve">Hali katika maeneo yaliyotajwa kwenye Fahamu Hatari sasa ni hatari kwa maisha: nyumba zimeharibika, watu wamekatwa, na kuna hatari halisi ya kuzama, kujeruhiwa au magonjwa. </w:t>
              </w:r>
              <w:r>
                <w:rPr>
                  <w:sz w:val="22"/>
                  <w:szCs w:val="22"/>
                </w:rPr>
                <w:lastRenderedPageBreak/>
                <w:t>Msaada unaandaliwa; tafadhali fuateni maelekezo ya kamati na muangaliane na majirani.</w:t>
              </w:r>
            </w:ins>
            <w:del w:id="490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2E28BD8E" w14:textId="0CFD3046" w:rsidR="008C6B60" w:rsidRPr="00997D17" w:rsidRDefault="00FE0A4D" w:rsidP="00F20E47">
            <w:pPr>
              <w:pStyle w:val="ListBullet"/>
              <w:rPr>
                <w:sz w:val="22"/>
                <w:szCs w:val="22"/>
              </w:rPr>
            </w:pPr>
            <w:ins w:id="4905" w:author="Bonephace Kaijage" w:date="2026-10-14T06:03:00Z" w16du:dateUtc="2026-10-14T04:03:00Z">
              <w:r>
                <w:rPr>
                  <w:sz w:val="22"/>
                  <w:szCs w:val="22"/>
                </w:rPr>
                <w:lastRenderedPageBreak/>
                <w:t xml:space="preserve">Please move now to the agreed safe ground, helping anyone who cannot move alone; the water or ground here can become dangerous faster than it looks. Return only when the </w:t>
              </w:r>
              <w:r>
                <w:rPr>
                  <w:sz w:val="22"/>
                  <w:szCs w:val="22"/>
                </w:rPr>
                <w:lastRenderedPageBreak/>
                <w:t>committee confirms it is safe.</w:t>
              </w:r>
            </w:ins>
            <w:del w:id="4906"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57BE5982" w14:textId="053EC291" w:rsidR="008C6B60" w:rsidRPr="00997D17" w:rsidRDefault="005747F5" w:rsidP="00F20E47">
            <w:pPr>
              <w:pStyle w:val="ListBullet"/>
              <w:rPr>
                <w:sz w:val="22"/>
                <w:szCs w:val="22"/>
              </w:rPr>
            </w:pPr>
            <w:r w:rsidRPr="00997D17">
              <w:rPr>
                <w:sz w:val="22"/>
                <w:szCs w:val="22"/>
              </w:rPr>
              <w:t>Call 114 and 190. Keep the access road clear for ambulances.</w:t>
            </w:r>
          </w:p>
          <w:p w14:paraId="15EB5BF9" w14:textId="43469EE7" w:rsidR="008C6B60" w:rsidRPr="00997D17" w:rsidRDefault="005747F5" w:rsidP="00F20E47">
            <w:pPr>
              <w:pStyle w:val="ListBullet"/>
              <w:rPr>
                <w:sz w:val="22"/>
                <w:szCs w:val="22"/>
              </w:rPr>
            </w:pPr>
            <w:r w:rsidRPr="00997D17">
              <w:rPr>
                <w:sz w:val="22"/>
                <w:szCs w:val="22"/>
              </w:rPr>
              <w:t>Open the shelter and register every household. Note who is missing.</w:t>
            </w:r>
          </w:p>
          <w:p w14:paraId="595FFC0D" w14:textId="5D3B97E2"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3328C4C1" w14:textId="450B1F8F"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2A57EE13" w14:textId="1B3A0860"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7F6D99AD" w14:textId="2A6E2BB4" w:rsidR="008C6B60" w:rsidRPr="00997D17" w:rsidRDefault="005747F5" w:rsidP="00F20E47">
            <w:pPr>
              <w:pStyle w:val="ListBullet"/>
              <w:rPr>
                <w:sz w:val="22"/>
                <w:szCs w:val="22"/>
                <w:lang w:val="sv-SE"/>
              </w:rPr>
            </w:pPr>
            <w:r w:rsidRPr="00997D17">
              <w:rPr>
                <w:sz w:val="22"/>
                <w:szCs w:val="22"/>
                <w:lang w:val="sv-SE"/>
              </w:rPr>
              <w:lastRenderedPageBreak/>
              <w:t>Fungua makazi na sajili kila kaya. Andika aliyepotea.</w:t>
            </w:r>
          </w:p>
          <w:p w14:paraId="52555377" w14:textId="1BEA80F2"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bl>
    <w:p w14:paraId="6476C5A9" w14:textId="77777777" w:rsidR="00250A71" w:rsidRPr="008F12E3" w:rsidRDefault="00FD6059" w:rsidP="00FD6059">
      <w:pPr>
        <w:pStyle w:val="ListParagraph"/>
        <w:rPr>
          <w:sz w:val="22"/>
          <w:szCs w:val="22"/>
        </w:rPr>
      </w:pPr>
      <w:r w:rsidRPr="00997D17">
        <w:rPr>
          <w:sz w:val="22"/>
          <w:szCs w:val="22"/>
        </w:rPr>
        <w:lastRenderedPageBreak/>
        <w:t>Shinyanga Municipal Council — Halmashauri ya Manispaa ya Shinyanga (Shinyanga Urban / Shinyanga Mjini)</w:t>
      </w:r>
    </w:p>
    <w:p w14:paraId="4A78F58B" w14:textId="77777777" w:rsidR="00DC5789" w:rsidRDefault="00FD6059" w:rsidP="00FD6059">
      <w:pPr>
        <w:rPr>
          <w:sz w:val="22"/>
          <w:szCs w:val="22"/>
        </w:rPr>
      </w:pPr>
      <w:r w:rsidRPr="00997D17">
        <w:rPr>
          <w:sz w:val="22"/>
          <w:szCs w:val="22"/>
        </w:rPr>
        <w:t>22. SIMIYU REGION | MKOA WA SIMIYU</w:t>
      </w:r>
    </w:p>
    <w:p w14:paraId="21875CE8" w14:textId="77777777" w:rsidR="00DC5789" w:rsidRDefault="00DC5789" w:rsidP="00DC5789">
      <w:pPr>
        <w:rPr>
          <w:color w:val="000000"/>
        </w:rPr>
      </w:pPr>
    </w:p>
    <w:p w14:paraId="725B8090" w14:textId="77777777" w:rsidR="00DC5789" w:rsidRDefault="00DC5789" w:rsidP="00DC5789">
      <w:pPr>
        <w:pStyle w:val="Strong1"/>
        <w:jc w:val="both"/>
        <w:rPr>
          <w:color w:val="000000"/>
        </w:rPr>
      </w:pPr>
      <w:r w:rsidRPr="00DC5789">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DC5789" w:rsidRPr="00DC5789" w14:paraId="348F7505" w14:textId="77777777" w:rsidTr="00DC5789">
        <w:tc>
          <w:tcPr>
            <w:tcW w:w="3420" w:type="dxa"/>
            <w:shd w:val="clear" w:color="D9D9D9" w:fill="D9D9D9"/>
          </w:tcPr>
          <w:p w14:paraId="32163B02" w14:textId="02622D58" w:rsidR="00DC5789" w:rsidRPr="00DC5789" w:rsidRDefault="00DC5789" w:rsidP="00DC5789">
            <w:pPr>
              <w:jc w:val="both"/>
              <w:rPr>
                <w:color w:val="000000"/>
              </w:rPr>
            </w:pPr>
            <w:r w:rsidRPr="00DC5789">
              <w:rPr>
                <w:color w:val="000000"/>
              </w:rPr>
              <w:t>AREA (EN)</w:t>
            </w:r>
          </w:p>
        </w:tc>
        <w:tc>
          <w:tcPr>
            <w:tcW w:w="3235" w:type="dxa"/>
            <w:shd w:val="clear" w:color="D9D9D9" w:fill="D9D9D9"/>
          </w:tcPr>
          <w:p w14:paraId="19E27A12" w14:textId="0B72369B" w:rsidR="00DC5789" w:rsidRPr="00DC5789" w:rsidRDefault="00DC5789" w:rsidP="00DC5789">
            <w:pPr>
              <w:jc w:val="both"/>
              <w:rPr>
                <w:color w:val="000000"/>
              </w:rPr>
            </w:pPr>
            <w:r w:rsidRPr="00DC5789">
              <w:rPr>
                <w:color w:val="000000"/>
              </w:rPr>
              <w:t>ENEO (SW)</w:t>
            </w:r>
          </w:p>
        </w:tc>
        <w:tc>
          <w:tcPr>
            <w:tcW w:w="3605" w:type="dxa"/>
            <w:shd w:val="clear" w:color="D9D9D9" w:fill="D9D9D9"/>
          </w:tcPr>
          <w:p w14:paraId="2071BCD0" w14:textId="37A57D2D" w:rsidR="00DC5789" w:rsidRPr="00DC5789" w:rsidRDefault="00DC5789" w:rsidP="00DC5789">
            <w:pPr>
              <w:jc w:val="both"/>
              <w:rPr>
                <w:color w:val="000000"/>
              </w:rPr>
            </w:pPr>
            <w:r w:rsidRPr="00DC5789">
              <w:rPr>
                <w:color w:val="000000"/>
              </w:rPr>
              <w:t>RISK STATEMENT (EN)</w:t>
            </w:r>
          </w:p>
        </w:tc>
        <w:tc>
          <w:tcPr>
            <w:tcW w:w="3325" w:type="dxa"/>
            <w:shd w:val="clear" w:color="D9D9D9" w:fill="D9D9D9"/>
          </w:tcPr>
          <w:p w14:paraId="46653AD9" w14:textId="62BFFFE7" w:rsidR="00DC5789" w:rsidRPr="00DC5789" w:rsidRDefault="00DC5789" w:rsidP="00DC5789">
            <w:pPr>
              <w:jc w:val="both"/>
              <w:rPr>
                <w:color w:val="000000"/>
              </w:rPr>
            </w:pPr>
            <w:r w:rsidRPr="00DC5789">
              <w:rPr>
                <w:color w:val="000000"/>
              </w:rPr>
              <w:t>TAMKO LA HATARI (SW)</w:t>
            </w:r>
          </w:p>
        </w:tc>
      </w:tr>
      <w:tr w:rsidR="00DC5789" w:rsidRPr="00DC5789" w14:paraId="733F26B3" w14:textId="77777777" w:rsidTr="00DC5789">
        <w:tc>
          <w:tcPr>
            <w:tcW w:w="3420" w:type="dxa"/>
          </w:tcPr>
          <w:p w14:paraId="7E8900A7" w14:textId="7AC9264B" w:rsidR="00DC5789" w:rsidRPr="00DC5789" w:rsidRDefault="00DC5789" w:rsidP="00DC5789">
            <w:pPr>
              <w:pStyle w:val="ListParagraph"/>
              <w:numPr>
                <w:ilvl w:val="0"/>
                <w:numId w:val="1"/>
              </w:numPr>
              <w:jc w:val="both"/>
              <w:rPr>
                <w:color w:val="000000"/>
              </w:rPr>
            </w:pPr>
            <w:r w:rsidRPr="00DC5789">
              <w:rPr>
                <w:color w:val="000000"/>
              </w:rPr>
              <w:t>Bariadi Town: flat town and seasonal rivers</w:t>
            </w:r>
          </w:p>
        </w:tc>
        <w:tc>
          <w:tcPr>
            <w:tcW w:w="3235" w:type="dxa"/>
          </w:tcPr>
          <w:p w14:paraId="68EAFD94" w14:textId="11CF023C" w:rsidR="00DC5789" w:rsidRPr="000343A2" w:rsidRDefault="00DC5789" w:rsidP="00DC5789">
            <w:pPr>
              <w:pStyle w:val="ListParagraph"/>
              <w:numPr>
                <w:ilvl w:val="0"/>
                <w:numId w:val="1"/>
              </w:numPr>
              <w:jc w:val="both"/>
              <w:rPr>
                <w:color w:val="000000"/>
                <w:lang w:val="sv-SE"/>
              </w:rPr>
            </w:pPr>
            <w:r w:rsidRPr="000343A2">
              <w:rPr>
                <w:color w:val="000000"/>
                <w:lang w:val="sv-SE"/>
              </w:rPr>
              <w:t>Mji wa Bariadi: mji tambarare na mito ya msimu</w:t>
            </w:r>
          </w:p>
        </w:tc>
        <w:tc>
          <w:tcPr>
            <w:tcW w:w="3605" w:type="dxa"/>
          </w:tcPr>
          <w:p w14:paraId="5E274A62" w14:textId="48D2817C" w:rsidR="00DC5789" w:rsidRPr="00DC5789" w:rsidRDefault="00DC5789" w:rsidP="00DC5789">
            <w:pPr>
              <w:pStyle w:val="ListParagraph"/>
              <w:numPr>
                <w:ilvl w:val="0"/>
                <w:numId w:val="1"/>
              </w:numPr>
              <w:jc w:val="both"/>
              <w:rPr>
                <w:color w:val="000000"/>
              </w:rPr>
            </w:pPr>
            <w:r w:rsidRPr="00DC5789">
              <w:rPr>
                <w:color w:val="000000"/>
              </w:rPr>
              <w:t>This area is a flat town on clay soils where storm water ponds in streets and seasonal rivers overflow, cutting roads.</w:t>
            </w:r>
          </w:p>
          <w:p w14:paraId="5E7ED3FD" w14:textId="77777777" w:rsidR="00F433EC" w:rsidRDefault="00DC5789" w:rsidP="00DC5789">
            <w:pPr>
              <w:pStyle w:val="ListParagraph"/>
              <w:numPr>
                <w:ilvl w:val="0"/>
                <w:numId w:val="1"/>
              </w:numPr>
              <w:jc w:val="both"/>
              <w:rPr>
                <w:ins w:id="4907" w:author="Bonephace Kaijage" w:date="2026-10-14T05:14:00Z" w16du:dateUtc="2026-10-14T03:14:00Z"/>
                <w:bCs/>
                <w:color w:val="000000"/>
              </w:rPr>
            </w:pPr>
            <w:r>
              <w:rPr>
                <w:bCs/>
                <w:color w:val="000000"/>
              </w:rPr>
              <w:t>For those living and trading here, it helps to</w:t>
            </w:r>
            <w:r w:rsidRPr="00DC5789">
              <w:rPr>
                <w:bCs/>
                <w:color w:val="000000"/>
              </w:rPr>
              <w:t xml:space="preserve"> keep drains and river reserves clear and build on raised foundations.</w:t>
            </w:r>
          </w:p>
          <w:p w14:paraId="4800A13D" w14:textId="164F7DC7" w:rsidR="00F433EC" w:rsidRDefault="00FE0A4D" w:rsidP="00DC5789">
            <w:pPr>
              <w:pStyle w:val="ListParagraph"/>
              <w:numPr>
                <w:ilvl w:val="0"/>
                <w:numId w:val="1"/>
              </w:numPr>
              <w:jc w:val="both"/>
              <w:rPr>
                <w:ins w:id="4908" w:author="Bonephace Kaijage" w:date="2026-10-14T05:14:00Z" w16du:dateUtc="2026-10-14T03:14:00Z"/>
                <w:bCs/>
                <w:color w:val="000000"/>
              </w:rPr>
            </w:pPr>
            <w:ins w:id="4909" w:author="Bonephace Kaijage" w:date="2026-10-14T05:56:00Z" w16du:dateUtc="2026-10-14T03:56:00Z">
              <w:r>
                <w:rPr>
                  <w:bCs/>
                  <w:color w:val="000000"/>
                </w:rPr>
                <w:t>What raises the risk: building inside the river reserves, filling the drains with waste or building over them, and driving through flooded road sections.</w:t>
              </w:r>
            </w:ins>
          </w:p>
          <w:p w14:paraId="79933AE0" w14:textId="77777777" w:rsidR="00FE0A4D" w:rsidRDefault="00F433EC" w:rsidP="00DC5789">
            <w:pPr>
              <w:pStyle w:val="ListParagraph"/>
              <w:numPr>
                <w:ilvl w:val="0"/>
                <w:numId w:val="1"/>
              </w:numPr>
              <w:jc w:val="both"/>
              <w:rPr>
                <w:ins w:id="4910" w:author="Bonephace Kaijage" w:date="2026-10-14T05:59:00Z" w16du:dateUtc="2026-10-14T03:59:00Z"/>
                <w:bCs/>
                <w:color w:val="000000"/>
              </w:rPr>
            </w:pPr>
            <w:ins w:id="4911" w:author="Bonephace Kaijage" w:date="2026-10-14T05:14:00Z" w16du:dateUtc="2026-10-14T03:14:00Z">
              <w:r>
                <w:rPr>
                  <w:bCs/>
                  <w:color w:val="000000"/>
                </w:rPr>
                <w:t>Know the higher street or school ground your household will move to when storm water ponds in the streets, and go there when the rivers rise towards the road, not after they cross it.</w:t>
              </w:r>
            </w:ins>
          </w:p>
          <w:p w14:paraId="1A0EFACC" w14:textId="204696FE" w:rsidR="00DC5789" w:rsidRPr="00DC5789" w:rsidRDefault="00FE0A4D" w:rsidP="00DC5789">
            <w:pPr>
              <w:pStyle w:val="ListParagraph"/>
              <w:numPr>
                <w:ilvl w:val="0"/>
                <w:numId w:val="1"/>
              </w:numPr>
              <w:jc w:val="both"/>
              <w:rPr>
                <w:bCs/>
                <w:color w:val="000000"/>
              </w:rPr>
            </w:pPr>
            <w:ins w:id="4912" w:author="Bonephace Kaijage" w:date="2026-10-14T05:59:00Z" w16du:dateUtc="2026-10-14T03:59:00Z">
              <w:r>
                <w:rPr>
                  <w:bCs/>
                  <w:color w:val="000000"/>
                </w:rPr>
                <w:lastRenderedPageBreak/>
                <w:t>Agree who will help anyone in the household who cannot move, see or hear a warning on their own.</w:t>
              </w:r>
            </w:ins>
          </w:p>
        </w:tc>
        <w:tc>
          <w:tcPr>
            <w:tcW w:w="3325" w:type="dxa"/>
          </w:tcPr>
          <w:p w14:paraId="07F3E6F9" w14:textId="36E5F47D" w:rsidR="00DC5789" w:rsidRPr="00DC5789" w:rsidRDefault="00DC5789" w:rsidP="00DC5789">
            <w:pPr>
              <w:pStyle w:val="ListParagraph"/>
              <w:numPr>
                <w:ilvl w:val="0"/>
                <w:numId w:val="1"/>
              </w:numPr>
              <w:jc w:val="both"/>
              <w:rPr>
                <w:color w:val="000000"/>
              </w:rPr>
            </w:pPr>
            <w:r w:rsidRPr="00DC5789">
              <w:rPr>
                <w:color w:val="000000"/>
              </w:rPr>
              <w:lastRenderedPageBreak/>
              <w:t>Eneo hili ni mji tambarare kwenye udongo wa mfinyanzi ambapo maji ya dhoruba hutuama mitaani na mito ya msimu hufurika na kukata barabara.</w:t>
            </w:r>
          </w:p>
          <w:p w14:paraId="6721A842" w14:textId="77777777" w:rsidR="00F433EC" w:rsidRDefault="00DC5789" w:rsidP="00DC5789">
            <w:pPr>
              <w:pStyle w:val="ListParagraph"/>
              <w:numPr>
                <w:ilvl w:val="0"/>
                <w:numId w:val="1"/>
              </w:numPr>
              <w:jc w:val="both"/>
              <w:rPr>
                <w:ins w:id="4913" w:author="Bonephace Kaijage" w:date="2026-10-14T05:14:00Z" w16du:dateUtc="2026-10-14T03:14:00Z"/>
                <w:bCs/>
                <w:color w:val="000000"/>
              </w:rPr>
            </w:pPr>
            <w:r>
              <w:rPr>
                <w:bCs/>
                <w:color w:val="000000"/>
              </w:rPr>
              <w:t>Kwa wanaoishi na kufanya biashara hapa, ni vyema</w:t>
            </w:r>
            <w:r w:rsidRPr="00DC5789">
              <w:rPr>
                <w:bCs/>
                <w:color w:val="000000"/>
              </w:rPr>
              <w:t xml:space="preserve"> kuweka mitaro na hifadhi za mito wazi na kujenga kwa misingi iliyoinuliwa.</w:t>
            </w:r>
          </w:p>
          <w:p w14:paraId="7EC35FA5" w14:textId="3F495608" w:rsidR="00F433EC" w:rsidRDefault="00FE0A4D" w:rsidP="00DC5789">
            <w:pPr>
              <w:pStyle w:val="ListParagraph"/>
              <w:numPr>
                <w:ilvl w:val="0"/>
                <w:numId w:val="1"/>
              </w:numPr>
              <w:jc w:val="both"/>
              <w:rPr>
                <w:ins w:id="4914" w:author="Bonephace Kaijage" w:date="2026-10-14T05:14:00Z" w16du:dateUtc="2026-10-14T03:14:00Z"/>
                <w:bCs/>
                <w:color w:val="000000"/>
              </w:rPr>
            </w:pPr>
            <w:ins w:id="4915" w:author="Bonephace Kaijage" w:date="2026-10-14T05:56:00Z" w16du:dateUtc="2026-10-14T03:56:00Z">
              <w:r>
                <w:rPr>
                  <w:bCs/>
                  <w:color w:val="000000"/>
                </w:rPr>
                <w:t>Kinachoongeza hatari: kujenga ndani ya hifadhi za mito, kujaza mitaro taka au kujenga juu yake, na kupita kwa gari sehemu za barabara zilizofurika.</w:t>
              </w:r>
            </w:ins>
          </w:p>
          <w:p w14:paraId="6548A250" w14:textId="77777777" w:rsidR="00FE0A4D" w:rsidRDefault="00F433EC" w:rsidP="00DC5789">
            <w:pPr>
              <w:pStyle w:val="ListParagraph"/>
              <w:numPr>
                <w:ilvl w:val="0"/>
                <w:numId w:val="1"/>
              </w:numPr>
              <w:jc w:val="both"/>
              <w:rPr>
                <w:ins w:id="4916" w:author="Bonephace Kaijage" w:date="2026-10-14T05:59:00Z" w16du:dateUtc="2026-10-14T03:59:00Z"/>
                <w:bCs/>
                <w:color w:val="000000"/>
              </w:rPr>
            </w:pPr>
            <w:ins w:id="4917" w:author="Bonephace Kaijage" w:date="2026-10-14T05:14:00Z" w16du:dateUtc="2026-10-14T03:14:00Z">
              <w:r>
                <w:rPr>
                  <w:bCs/>
                  <w:color w:val="000000"/>
                </w:rPr>
                <w:t xml:space="preserve">Fahamu mtaa wa juu au uwanja wa shule ambao kaya yako itahamia maji ya dhoruba yanapotuama </w:t>
              </w:r>
              <w:r>
                <w:rPr>
                  <w:bCs/>
                  <w:color w:val="000000"/>
                </w:rPr>
                <w:lastRenderedPageBreak/>
                <w:t>mitaani, na nenda huko mito inapopanda kuelekea barabarani, si baada ya kuivuka.</w:t>
              </w:r>
            </w:ins>
          </w:p>
          <w:p w14:paraId="4BB82A64" w14:textId="2E87D551" w:rsidR="00DC5789" w:rsidRPr="00DC5789" w:rsidRDefault="00FE0A4D" w:rsidP="00DC5789">
            <w:pPr>
              <w:pStyle w:val="ListParagraph"/>
              <w:numPr>
                <w:ilvl w:val="0"/>
                <w:numId w:val="1"/>
              </w:numPr>
              <w:jc w:val="both"/>
              <w:rPr>
                <w:bCs/>
                <w:color w:val="000000"/>
              </w:rPr>
            </w:pPr>
            <w:ins w:id="4918"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1A3D9CAA" w14:textId="77777777" w:rsidTr="00DC5789">
        <w:tc>
          <w:tcPr>
            <w:tcW w:w="3420" w:type="dxa"/>
          </w:tcPr>
          <w:p w14:paraId="58BCA234" w14:textId="2E48C3E8" w:rsidR="00DC5789" w:rsidRPr="00DC5789" w:rsidRDefault="00DC5789" w:rsidP="00DC5789">
            <w:pPr>
              <w:pStyle w:val="ListParagraph"/>
              <w:numPr>
                <w:ilvl w:val="0"/>
                <w:numId w:val="1"/>
              </w:numPr>
              <w:jc w:val="both"/>
              <w:rPr>
                <w:color w:val="000000"/>
              </w:rPr>
            </w:pPr>
            <w:r w:rsidRPr="00DC5789">
              <w:rPr>
                <w:color w:val="000000"/>
              </w:rPr>
              <w:lastRenderedPageBreak/>
              <w:t>Bariadi DC: cotton farmland and river plains</w:t>
            </w:r>
          </w:p>
        </w:tc>
        <w:tc>
          <w:tcPr>
            <w:tcW w:w="3235" w:type="dxa"/>
          </w:tcPr>
          <w:p w14:paraId="57A7846C" w14:textId="38907246" w:rsidR="00DC5789" w:rsidRPr="000343A2" w:rsidRDefault="00DC5789" w:rsidP="00DC5789">
            <w:pPr>
              <w:pStyle w:val="ListParagraph"/>
              <w:numPr>
                <w:ilvl w:val="0"/>
                <w:numId w:val="1"/>
              </w:numPr>
              <w:jc w:val="both"/>
              <w:rPr>
                <w:color w:val="000000"/>
                <w:lang w:val="sv-SE"/>
              </w:rPr>
            </w:pPr>
            <w:r w:rsidRPr="000343A2">
              <w:rPr>
                <w:color w:val="000000"/>
                <w:lang w:val="sv-SE"/>
              </w:rPr>
              <w:t>Bariadi DC: mashamba ya pamba na tambarare za mito</w:t>
            </w:r>
          </w:p>
        </w:tc>
        <w:tc>
          <w:tcPr>
            <w:tcW w:w="3605" w:type="dxa"/>
          </w:tcPr>
          <w:p w14:paraId="185EF647" w14:textId="1F962FD1" w:rsidR="00DC5789" w:rsidRPr="00DC5789" w:rsidRDefault="00DC5789" w:rsidP="00DC5789">
            <w:pPr>
              <w:pStyle w:val="ListParagraph"/>
              <w:numPr>
                <w:ilvl w:val="0"/>
                <w:numId w:val="1"/>
              </w:numPr>
              <w:jc w:val="both"/>
              <w:rPr>
                <w:color w:val="000000"/>
              </w:rPr>
            </w:pPr>
            <w:r w:rsidRPr="00DC5789">
              <w:rPr>
                <w:color w:val="000000"/>
              </w:rPr>
              <w:t>This area has cotton and food farmland on plains where rivers flood fields in heavy rain and dry spells damage crops.</w:t>
            </w:r>
          </w:p>
          <w:p w14:paraId="2BA3543B" w14:textId="77777777" w:rsidR="00F433EC" w:rsidRDefault="00DC5789" w:rsidP="00DC5789">
            <w:pPr>
              <w:pStyle w:val="ListParagraph"/>
              <w:numPr>
                <w:ilvl w:val="0"/>
                <w:numId w:val="1"/>
              </w:numPr>
              <w:jc w:val="both"/>
              <w:rPr>
                <w:ins w:id="4919" w:author="Bonephace Kaijage" w:date="2026-10-14T05:14:00Z" w16du:dateUtc="2026-10-14T03:14:00Z"/>
                <w:bCs/>
                <w:color w:val="000000"/>
              </w:rPr>
            </w:pPr>
            <w:r>
              <w:rPr>
                <w:bCs/>
                <w:color w:val="000000"/>
              </w:rPr>
              <w:t>For those farming here, it helps to</w:t>
            </w:r>
            <w:r w:rsidRPr="00DC5789">
              <w:rPr>
                <w:bCs/>
                <w:color w:val="000000"/>
              </w:rPr>
              <w:t xml:space="preserve"> build above flood lines, open field drains and keep household food reserves.</w:t>
            </w:r>
          </w:p>
          <w:p w14:paraId="29582B77" w14:textId="05CD96AB" w:rsidR="00F433EC" w:rsidRDefault="00FE0A4D" w:rsidP="00DC5789">
            <w:pPr>
              <w:pStyle w:val="ListParagraph"/>
              <w:numPr>
                <w:ilvl w:val="0"/>
                <w:numId w:val="1"/>
              </w:numPr>
              <w:jc w:val="both"/>
              <w:rPr>
                <w:ins w:id="4920" w:author="Bonephace Kaijage" w:date="2026-10-14T05:14:00Z" w16du:dateUtc="2026-10-14T03:14:00Z"/>
                <w:bCs/>
                <w:color w:val="000000"/>
              </w:rPr>
            </w:pPr>
            <w:ins w:id="4921" w:author="Bonephace Kaijage" w:date="2026-10-14T05:56:00Z" w16du:dateUtc="2026-10-14T03:56:00Z">
              <w:r>
                <w:rPr>
                  <w:bCs/>
                  <w:color w:val="000000"/>
                </w:rPr>
                <w:t>What raises the loss in both wet and dry years: building homes and stores on the river plains, relying on cotton income alone and selling the whole food harvest at once.</w:t>
              </w:r>
            </w:ins>
          </w:p>
          <w:p w14:paraId="64FF041B" w14:textId="77777777" w:rsidR="00FE0A4D" w:rsidRDefault="00F433EC" w:rsidP="00DC5789">
            <w:pPr>
              <w:pStyle w:val="ListParagraph"/>
              <w:numPr>
                <w:ilvl w:val="0"/>
                <w:numId w:val="1"/>
              </w:numPr>
              <w:jc w:val="both"/>
              <w:rPr>
                <w:ins w:id="4922" w:author="Bonephace Kaijage" w:date="2026-10-14T05:59:00Z" w16du:dateUtc="2026-10-14T03:59:00Z"/>
                <w:bCs/>
                <w:color w:val="000000"/>
              </w:rPr>
            </w:pPr>
            <w:ins w:id="4923" w:author="Bonephace Kaijage" w:date="2026-10-14T05:14:00Z" w16du:dateUtc="2026-10-14T03:14:00Z">
              <w:r>
                <w:rPr>
                  <w:bCs/>
                  <w:color w:val="000000"/>
                </w:rPr>
                <w:t>Know the higher ground your household will move to when the rivers spread over the fields, and agree early where food will come from in a failed season; act before the stores are empty.</w:t>
              </w:r>
            </w:ins>
          </w:p>
          <w:p w14:paraId="509013C7" w14:textId="264D6AA9" w:rsidR="00DC5789" w:rsidRPr="00DC5789" w:rsidRDefault="00FE0A4D" w:rsidP="00DC5789">
            <w:pPr>
              <w:pStyle w:val="ListParagraph"/>
              <w:numPr>
                <w:ilvl w:val="0"/>
                <w:numId w:val="1"/>
              </w:numPr>
              <w:jc w:val="both"/>
              <w:rPr>
                <w:bCs/>
                <w:color w:val="000000"/>
              </w:rPr>
            </w:pPr>
            <w:ins w:id="4924" w:author="Bonephace Kaijage" w:date="2026-10-14T05:59:00Z" w16du:dateUtc="2026-10-14T03:59:00Z">
              <w:r>
                <w:rPr>
                  <w:bCs/>
                  <w:color w:val="000000"/>
                </w:rPr>
                <w:t>Agree who will help anyone in the household who cannot move, see or hear a warning on their own.</w:t>
              </w:r>
            </w:ins>
          </w:p>
        </w:tc>
        <w:tc>
          <w:tcPr>
            <w:tcW w:w="3325" w:type="dxa"/>
          </w:tcPr>
          <w:p w14:paraId="0A4C64C4" w14:textId="51C4D225" w:rsidR="00DC5789" w:rsidRPr="00DC5789" w:rsidRDefault="00DC5789" w:rsidP="00DC5789">
            <w:pPr>
              <w:pStyle w:val="ListParagraph"/>
              <w:numPr>
                <w:ilvl w:val="0"/>
                <w:numId w:val="1"/>
              </w:numPr>
              <w:jc w:val="both"/>
              <w:rPr>
                <w:color w:val="000000"/>
              </w:rPr>
            </w:pPr>
            <w:r w:rsidRPr="00DC5789">
              <w:rPr>
                <w:color w:val="000000"/>
              </w:rPr>
              <w:t>Eneo hili lina mashamba ya pamba na chakula kwenye tambarare ambapo mito hufurika mashamba wakati wa mvua kubwa na vipindi vya ukavu huharibu mazao.</w:t>
            </w:r>
          </w:p>
          <w:p w14:paraId="7CE91A97" w14:textId="77777777" w:rsidR="00F433EC" w:rsidRDefault="00DC5789" w:rsidP="00DC5789">
            <w:pPr>
              <w:pStyle w:val="ListParagraph"/>
              <w:numPr>
                <w:ilvl w:val="0"/>
                <w:numId w:val="1"/>
              </w:numPr>
              <w:jc w:val="both"/>
              <w:rPr>
                <w:ins w:id="4925" w:author="Bonephace Kaijage" w:date="2026-10-14T05:14:00Z" w16du:dateUtc="2026-10-14T03:14:00Z"/>
                <w:bCs/>
                <w:color w:val="000000"/>
              </w:rPr>
            </w:pPr>
            <w:r>
              <w:rPr>
                <w:bCs/>
                <w:color w:val="000000"/>
              </w:rPr>
              <w:t>Kwa wanaolima hapa, ni vyema</w:t>
            </w:r>
            <w:r w:rsidRPr="00DC5789">
              <w:rPr>
                <w:bCs/>
                <w:color w:val="000000"/>
              </w:rPr>
              <w:t xml:space="preserve"> kujenga juu ya mistari ya mafuriko, kufungua mifereji ya mashamba na kuweka akiba ya chakula ya kaya.</w:t>
            </w:r>
          </w:p>
          <w:p w14:paraId="51A81D93" w14:textId="6679C40C" w:rsidR="00F433EC" w:rsidRDefault="00FE0A4D" w:rsidP="00DC5789">
            <w:pPr>
              <w:pStyle w:val="ListParagraph"/>
              <w:numPr>
                <w:ilvl w:val="0"/>
                <w:numId w:val="1"/>
              </w:numPr>
              <w:jc w:val="both"/>
              <w:rPr>
                <w:ins w:id="4926" w:author="Bonephace Kaijage" w:date="2026-10-14T05:14:00Z" w16du:dateUtc="2026-10-14T03:14:00Z"/>
                <w:bCs/>
                <w:color w:val="000000"/>
              </w:rPr>
            </w:pPr>
            <w:ins w:id="4927" w:author="Bonephace Kaijage" w:date="2026-10-14T05:56:00Z" w16du:dateUtc="2026-10-14T03:56:00Z">
              <w:r>
                <w:rPr>
                  <w:bCs/>
                  <w:color w:val="000000"/>
                </w:rPr>
                <w:t>Kinachoongeza hasara katika miaka ya mvua nyingi na ya ukame: kujenga nyumba na maghala kwenye tambarare za mito, kutegemea mapato ya pamba pekee na kuuza mavuno yote ya chakula kwa mara moja.</w:t>
              </w:r>
            </w:ins>
          </w:p>
          <w:p w14:paraId="6D096363" w14:textId="77777777" w:rsidR="00FE0A4D" w:rsidRDefault="00F433EC" w:rsidP="00DC5789">
            <w:pPr>
              <w:pStyle w:val="ListParagraph"/>
              <w:numPr>
                <w:ilvl w:val="0"/>
                <w:numId w:val="1"/>
              </w:numPr>
              <w:jc w:val="both"/>
              <w:rPr>
                <w:ins w:id="4928" w:author="Bonephace Kaijage" w:date="2026-10-14T05:59:00Z" w16du:dateUtc="2026-10-14T03:59:00Z"/>
                <w:bCs/>
                <w:color w:val="000000"/>
              </w:rPr>
            </w:pPr>
            <w:ins w:id="4929" w:author="Bonephace Kaijage" w:date="2026-10-14T05:14:00Z" w16du:dateUtc="2026-10-14T03:14:00Z">
              <w:r>
                <w:rPr>
                  <w:bCs/>
                  <w:color w:val="000000"/>
                </w:rPr>
                <w:t>Fahamu eneo la juu ambalo kaya yako itahamia mito inapotapakaa mashambani, na kubalianeni mapema chakula kitatoka wapi msimu ukikosekana; chukueni hatua kabla akiba haijaisha.</w:t>
              </w:r>
            </w:ins>
          </w:p>
          <w:p w14:paraId="42538C63" w14:textId="1C36C9E0" w:rsidR="00DC5789" w:rsidRPr="00DC5789" w:rsidRDefault="00FE0A4D" w:rsidP="00DC5789">
            <w:pPr>
              <w:pStyle w:val="ListParagraph"/>
              <w:numPr>
                <w:ilvl w:val="0"/>
                <w:numId w:val="1"/>
              </w:numPr>
              <w:jc w:val="both"/>
              <w:rPr>
                <w:bCs/>
                <w:color w:val="000000"/>
              </w:rPr>
            </w:pPr>
            <w:ins w:id="4930" w:author="Bonephace Kaijage" w:date="2026-10-14T05:59:00Z" w16du:dateUtc="2026-10-14T03:59:00Z">
              <w:r>
                <w:rPr>
                  <w:bCs/>
                  <w:color w:val="000000"/>
                </w:rPr>
                <w:t xml:space="preserve">Kubalianeni nani atamsaidia yeyote katika </w:t>
              </w:r>
              <w:r>
                <w:rPr>
                  <w:bCs/>
                  <w:color w:val="000000"/>
                </w:rPr>
                <w:lastRenderedPageBreak/>
                <w:t>kaya asiyeweza kuondoka, kuona au kusikia tahadhari peke yake.</w:t>
              </w:r>
            </w:ins>
          </w:p>
        </w:tc>
      </w:tr>
      <w:tr w:rsidR="00DC5789" w:rsidRPr="00DC5789" w14:paraId="50E678AA" w14:textId="77777777" w:rsidTr="00DC5789">
        <w:tc>
          <w:tcPr>
            <w:tcW w:w="3420" w:type="dxa"/>
          </w:tcPr>
          <w:p w14:paraId="48AFF269" w14:textId="4BB8D580" w:rsidR="00DC5789" w:rsidRPr="00DC5789" w:rsidRDefault="00DC5789" w:rsidP="00DC5789">
            <w:pPr>
              <w:pStyle w:val="ListParagraph"/>
              <w:numPr>
                <w:ilvl w:val="0"/>
                <w:numId w:val="1"/>
              </w:numPr>
              <w:jc w:val="both"/>
              <w:rPr>
                <w:color w:val="000000"/>
              </w:rPr>
            </w:pPr>
            <w:r w:rsidRPr="00DC5789">
              <w:rPr>
                <w:color w:val="000000"/>
              </w:rPr>
              <w:lastRenderedPageBreak/>
              <w:t>Busega: Lake Victoria shore and Serengeti edge</w:t>
            </w:r>
          </w:p>
        </w:tc>
        <w:tc>
          <w:tcPr>
            <w:tcW w:w="3235" w:type="dxa"/>
          </w:tcPr>
          <w:p w14:paraId="20F37904" w14:textId="0CE36DFD" w:rsidR="00DC5789" w:rsidRPr="00DC5789" w:rsidRDefault="00DC5789" w:rsidP="00DC5789">
            <w:pPr>
              <w:pStyle w:val="ListParagraph"/>
              <w:numPr>
                <w:ilvl w:val="0"/>
                <w:numId w:val="1"/>
              </w:numPr>
              <w:jc w:val="both"/>
              <w:rPr>
                <w:color w:val="000000"/>
              </w:rPr>
            </w:pPr>
            <w:r w:rsidRPr="00DC5789">
              <w:rPr>
                <w:color w:val="000000"/>
              </w:rPr>
              <w:t>Busega: ufukwe wa Ziwa Victoria na pembezoni mwa Serengeti</w:t>
            </w:r>
          </w:p>
        </w:tc>
        <w:tc>
          <w:tcPr>
            <w:tcW w:w="3605" w:type="dxa"/>
          </w:tcPr>
          <w:p w14:paraId="19C0D6F8" w14:textId="54D1FE4F" w:rsidR="00DC5789" w:rsidRPr="00DC5789" w:rsidRDefault="00DC5789" w:rsidP="00DC5789">
            <w:pPr>
              <w:pStyle w:val="ListParagraph"/>
              <w:numPr>
                <w:ilvl w:val="0"/>
                <w:numId w:val="1"/>
              </w:numPr>
              <w:jc w:val="both"/>
              <w:rPr>
                <w:color w:val="000000"/>
              </w:rPr>
            </w:pPr>
            <w:r w:rsidRPr="00DC5789">
              <w:rPr>
                <w:color w:val="000000"/>
              </w:rPr>
              <w:t>This area has Lake Victoria shore villages exposed to lake storms and lightning, and villages next to the Serengeti where wildlife raids crops.</w:t>
            </w:r>
          </w:p>
          <w:p w14:paraId="7D959577" w14:textId="77777777" w:rsidR="00F433EC" w:rsidRDefault="00DC5789" w:rsidP="00DC5789">
            <w:pPr>
              <w:pStyle w:val="ListParagraph"/>
              <w:numPr>
                <w:ilvl w:val="0"/>
                <w:numId w:val="1"/>
              </w:numPr>
              <w:jc w:val="both"/>
              <w:rPr>
                <w:ins w:id="4931" w:author="Bonephace Kaijage" w:date="2026-10-14T05:14:00Z" w16du:dateUtc="2026-10-14T03:14:00Z"/>
                <w:bCs/>
                <w:color w:val="000000"/>
              </w:rPr>
            </w:pPr>
            <w:r>
              <w:rPr>
                <w:bCs/>
                <w:color w:val="000000"/>
              </w:rPr>
              <w:t>For those living and fishing here, it helps to</w:t>
            </w:r>
            <w:r w:rsidRPr="00DC5789">
              <w:rPr>
                <w:bCs/>
                <w:color w:val="000000"/>
              </w:rPr>
              <w:t xml:space="preserve"> wear life jackets, return to shore before storms build and use community deterrents against wildlife.</w:t>
            </w:r>
          </w:p>
          <w:p w14:paraId="3A68146B" w14:textId="37AF3648" w:rsidR="00F433EC" w:rsidRDefault="00FE0A4D" w:rsidP="00DC5789">
            <w:pPr>
              <w:pStyle w:val="ListParagraph"/>
              <w:numPr>
                <w:ilvl w:val="0"/>
                <w:numId w:val="1"/>
              </w:numPr>
              <w:jc w:val="both"/>
              <w:rPr>
                <w:ins w:id="4932" w:author="Bonephace Kaijage" w:date="2026-10-14T05:14:00Z" w16du:dateUtc="2026-10-14T03:14:00Z"/>
                <w:bCs/>
                <w:color w:val="000000"/>
              </w:rPr>
            </w:pPr>
            <w:ins w:id="4933" w:author="Bonephace Kaijage" w:date="2026-10-14T05:56:00Z" w16du:dateUtc="2026-10-14T03:56:00Z">
              <w:r>
                <w:rPr>
                  <w:bCs/>
                  <w:color w:val="000000"/>
                </w:rPr>
                <w:t>What raises the risk: going out in overloaded boats when clouds build over the lake, sheltering under trees when thunder starts, and opening fields or herding right against the Serengeti boundary.</w:t>
              </w:r>
            </w:ins>
          </w:p>
          <w:p w14:paraId="6BC1A7BE" w14:textId="77777777" w:rsidR="00FE0A4D" w:rsidRDefault="00F433EC" w:rsidP="00DC5789">
            <w:pPr>
              <w:pStyle w:val="ListParagraph"/>
              <w:numPr>
                <w:ilvl w:val="0"/>
                <w:numId w:val="1"/>
              </w:numPr>
              <w:jc w:val="both"/>
              <w:rPr>
                <w:ins w:id="4934" w:author="Bonephace Kaijage" w:date="2026-10-14T05:59:00Z" w16du:dateUtc="2026-10-14T03:59:00Z"/>
                <w:bCs/>
                <w:color w:val="000000"/>
              </w:rPr>
            </w:pPr>
            <w:ins w:id="4935" w:author="Bonephace Kaijage" w:date="2026-10-14T05:14:00Z" w16du:dateUtc="2026-10-14T03:14:00Z">
              <w:r>
                <w:rPr>
                  <w:bCs/>
                  <w:color w:val="000000"/>
                </w:rPr>
                <w:t>Know the sheltered landing you will run to when a lake storm builds and get indoors when thunder is heard; report elephants or lions near the villages to the wildlife officers at once rather than confronting them.</w:t>
              </w:r>
            </w:ins>
          </w:p>
          <w:p w14:paraId="3776643F" w14:textId="7F4D08F3" w:rsidR="00DC5789" w:rsidRPr="00DC5789" w:rsidRDefault="00FE0A4D" w:rsidP="00DC5789">
            <w:pPr>
              <w:pStyle w:val="ListParagraph"/>
              <w:numPr>
                <w:ilvl w:val="0"/>
                <w:numId w:val="1"/>
              </w:numPr>
              <w:jc w:val="both"/>
              <w:rPr>
                <w:bCs/>
                <w:color w:val="000000"/>
              </w:rPr>
            </w:pPr>
            <w:ins w:id="4936" w:author="Bonephace Kaijage" w:date="2026-10-14T05:59:00Z" w16du:dateUtc="2026-10-14T03:59:00Z">
              <w:r>
                <w:rPr>
                  <w:bCs/>
                  <w:color w:val="000000"/>
                </w:rPr>
                <w:t>Agree who will help anyone in the household who cannot move, see or hear a warning on their own.</w:t>
              </w:r>
            </w:ins>
          </w:p>
        </w:tc>
        <w:tc>
          <w:tcPr>
            <w:tcW w:w="3325" w:type="dxa"/>
          </w:tcPr>
          <w:p w14:paraId="124AA2D2" w14:textId="49FAFDB6" w:rsidR="00DC5789" w:rsidRPr="00DC5789" w:rsidRDefault="00DC5789" w:rsidP="00DC5789">
            <w:pPr>
              <w:pStyle w:val="ListParagraph"/>
              <w:numPr>
                <w:ilvl w:val="0"/>
                <w:numId w:val="1"/>
              </w:numPr>
              <w:jc w:val="both"/>
              <w:rPr>
                <w:color w:val="000000"/>
              </w:rPr>
            </w:pPr>
            <w:r w:rsidRPr="00DC5789">
              <w:rPr>
                <w:color w:val="000000"/>
              </w:rPr>
              <w:t>Eneo hili lina vijiji vya ufukwe wa Ziwa Victoria vinavyoathiriwa na dhoruba za ziwani na radi, na vijiji jirani na Serengeti ambapo wanyamapori huvamia mazao.</w:t>
            </w:r>
          </w:p>
          <w:p w14:paraId="32755A80" w14:textId="77777777" w:rsidR="00F433EC" w:rsidRDefault="00DC5789" w:rsidP="00DC5789">
            <w:pPr>
              <w:pStyle w:val="ListParagraph"/>
              <w:numPr>
                <w:ilvl w:val="0"/>
                <w:numId w:val="1"/>
              </w:numPr>
              <w:jc w:val="both"/>
              <w:rPr>
                <w:ins w:id="4937" w:author="Bonephace Kaijage" w:date="2026-10-14T05:14:00Z" w16du:dateUtc="2026-10-14T03:14:00Z"/>
                <w:bCs/>
                <w:color w:val="000000"/>
              </w:rPr>
            </w:pPr>
            <w:r>
              <w:rPr>
                <w:bCs/>
                <w:color w:val="000000"/>
              </w:rPr>
              <w:t>Kwa wanaoishi na kuvua hapa, ni vyema</w:t>
            </w:r>
            <w:r w:rsidRPr="00DC5789">
              <w:rPr>
                <w:bCs/>
                <w:color w:val="000000"/>
              </w:rPr>
              <w:t xml:space="preserve"> kuvaa maboya ya kujiokoa, kurudi ufukweni kabla dhoruba haijaanza na kutumia mbinu za jamii kufukuza wanyama.</w:t>
            </w:r>
          </w:p>
          <w:p w14:paraId="1EF5681B" w14:textId="4FAD44DD" w:rsidR="00F433EC" w:rsidRDefault="00FE0A4D" w:rsidP="00DC5789">
            <w:pPr>
              <w:pStyle w:val="ListParagraph"/>
              <w:numPr>
                <w:ilvl w:val="0"/>
                <w:numId w:val="1"/>
              </w:numPr>
              <w:jc w:val="both"/>
              <w:rPr>
                <w:ins w:id="4938" w:author="Bonephace Kaijage" w:date="2026-10-14T05:14:00Z" w16du:dateUtc="2026-10-14T03:14:00Z"/>
                <w:bCs/>
                <w:color w:val="000000"/>
              </w:rPr>
            </w:pPr>
            <w:ins w:id="4939" w:author="Bonephace Kaijage" w:date="2026-10-14T05:56:00Z" w16du:dateUtc="2026-10-14T03:56:00Z">
              <w:r>
                <w:rPr>
                  <w:bCs/>
                  <w:color w:val="000000"/>
                </w:rPr>
                <w:t>Kinachoongeza hatari: kutoka ziwani kwa vyombo vilivyojaa mawingu yanapojengeka juu ya ziwa, kujikinga chini ya miti ngurumo zinapoanza, na kufungua mashamba au kuchunga moja kwa moja mpakani mwa Serengeti.</w:t>
              </w:r>
            </w:ins>
          </w:p>
          <w:p w14:paraId="1A4F2029" w14:textId="77777777" w:rsidR="00FE0A4D" w:rsidRDefault="00F433EC" w:rsidP="00DC5789">
            <w:pPr>
              <w:pStyle w:val="ListParagraph"/>
              <w:numPr>
                <w:ilvl w:val="0"/>
                <w:numId w:val="1"/>
              </w:numPr>
              <w:jc w:val="both"/>
              <w:rPr>
                <w:ins w:id="4940" w:author="Bonephace Kaijage" w:date="2026-10-14T05:59:00Z" w16du:dateUtc="2026-10-14T03:59:00Z"/>
                <w:bCs/>
                <w:color w:val="000000"/>
              </w:rPr>
            </w:pPr>
            <w:ins w:id="4941" w:author="Bonephace Kaijage" w:date="2026-10-14T05:14:00Z" w16du:dateUtc="2026-10-14T03:14:00Z">
              <w:r>
                <w:rPr>
                  <w:bCs/>
                  <w:color w:val="000000"/>
                </w:rPr>
                <w:t>Fahamu mwalo uliokingwa utakaokimbilia dhoruba ya ziwa inapojengeka na ingia ndani ngurumo zinaposikika; ripoti tembo au simba karibu na vijiji kwa maafisa wa wanyamapori mara moja badala ya kuwakabili.</w:t>
              </w:r>
            </w:ins>
          </w:p>
          <w:p w14:paraId="53F09DE7" w14:textId="689180AF" w:rsidR="00DC5789" w:rsidRPr="00DC5789" w:rsidRDefault="00FE0A4D" w:rsidP="00DC5789">
            <w:pPr>
              <w:pStyle w:val="ListParagraph"/>
              <w:numPr>
                <w:ilvl w:val="0"/>
                <w:numId w:val="1"/>
              </w:numPr>
              <w:jc w:val="both"/>
              <w:rPr>
                <w:bCs/>
                <w:color w:val="000000"/>
              </w:rPr>
            </w:pPr>
            <w:ins w:id="4942"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440766B6" w14:textId="77777777" w:rsidTr="00DC5789">
        <w:tc>
          <w:tcPr>
            <w:tcW w:w="3420" w:type="dxa"/>
          </w:tcPr>
          <w:p w14:paraId="34AFF21E" w14:textId="741AAEDE" w:rsidR="00DC5789" w:rsidRPr="00DC5789" w:rsidRDefault="00DC5789" w:rsidP="00DC5789">
            <w:pPr>
              <w:pStyle w:val="ListParagraph"/>
              <w:numPr>
                <w:ilvl w:val="0"/>
                <w:numId w:val="1"/>
              </w:numPr>
              <w:jc w:val="both"/>
              <w:rPr>
                <w:color w:val="000000"/>
              </w:rPr>
            </w:pPr>
            <w:r w:rsidRPr="00DC5789">
              <w:rPr>
                <w:color w:val="000000"/>
              </w:rPr>
              <w:t>Itilima: plains farmland and grazing</w:t>
            </w:r>
          </w:p>
        </w:tc>
        <w:tc>
          <w:tcPr>
            <w:tcW w:w="3235" w:type="dxa"/>
          </w:tcPr>
          <w:p w14:paraId="5CE83300" w14:textId="3EB3789A" w:rsidR="00DC5789" w:rsidRPr="000343A2" w:rsidRDefault="00DC5789" w:rsidP="00DC5789">
            <w:pPr>
              <w:pStyle w:val="ListParagraph"/>
              <w:numPr>
                <w:ilvl w:val="0"/>
                <w:numId w:val="1"/>
              </w:numPr>
              <w:jc w:val="both"/>
              <w:rPr>
                <w:color w:val="000000"/>
                <w:lang w:val="sv-SE"/>
              </w:rPr>
            </w:pPr>
            <w:r w:rsidRPr="000343A2">
              <w:rPr>
                <w:color w:val="000000"/>
                <w:lang w:val="sv-SE"/>
              </w:rPr>
              <w:t>Itilima: mashamba ya tambarare na malisho</w:t>
            </w:r>
          </w:p>
        </w:tc>
        <w:tc>
          <w:tcPr>
            <w:tcW w:w="3605" w:type="dxa"/>
          </w:tcPr>
          <w:p w14:paraId="5D2F1235" w14:textId="144B47A0" w:rsidR="00DC5789" w:rsidRPr="00DC5789" w:rsidRDefault="00DC5789" w:rsidP="00DC5789">
            <w:pPr>
              <w:pStyle w:val="ListParagraph"/>
              <w:numPr>
                <w:ilvl w:val="0"/>
                <w:numId w:val="1"/>
              </w:numPr>
              <w:jc w:val="both"/>
              <w:rPr>
                <w:color w:val="000000"/>
              </w:rPr>
            </w:pPr>
            <w:r w:rsidRPr="00DC5789">
              <w:rPr>
                <w:color w:val="000000"/>
              </w:rPr>
              <w:t xml:space="preserve">This area has plains farmland and grazing where heavy rains </w:t>
            </w:r>
            <w:r w:rsidRPr="00DC5789">
              <w:rPr>
                <w:color w:val="000000"/>
              </w:rPr>
              <w:lastRenderedPageBreak/>
              <w:t>waterlog fields and drought reduces pasture and water.</w:t>
            </w:r>
          </w:p>
          <w:p w14:paraId="1AD5CFCF" w14:textId="77777777" w:rsidR="00F433EC" w:rsidRDefault="00DC5789" w:rsidP="00DC5789">
            <w:pPr>
              <w:pStyle w:val="ListParagraph"/>
              <w:numPr>
                <w:ilvl w:val="0"/>
                <w:numId w:val="1"/>
              </w:numPr>
              <w:jc w:val="both"/>
              <w:rPr>
                <w:ins w:id="4943" w:author="Bonephace Kaijage" w:date="2026-10-14T05:14:00Z" w16du:dateUtc="2026-10-14T03:14:00Z"/>
                <w:bCs/>
                <w:color w:val="000000"/>
              </w:rPr>
            </w:pPr>
            <w:r>
              <w:rPr>
                <w:bCs/>
                <w:color w:val="000000"/>
              </w:rPr>
              <w:t>For those farming and herding here, it helps to</w:t>
            </w:r>
            <w:r w:rsidRPr="00DC5789">
              <w:rPr>
                <w:bCs/>
                <w:color w:val="000000"/>
              </w:rPr>
              <w:t xml:space="preserve"> follow village land-use plans, protect water points and keep food reserves.</w:t>
            </w:r>
          </w:p>
          <w:p w14:paraId="54D45477" w14:textId="04F84C1C" w:rsidR="00F433EC" w:rsidRDefault="00FE0A4D" w:rsidP="00DC5789">
            <w:pPr>
              <w:pStyle w:val="ListParagraph"/>
              <w:numPr>
                <w:ilvl w:val="0"/>
                <w:numId w:val="1"/>
              </w:numPr>
              <w:jc w:val="both"/>
              <w:rPr>
                <w:ins w:id="4944" w:author="Bonephace Kaijage" w:date="2026-10-14T05:14:00Z" w16du:dateUtc="2026-10-14T03:14:00Z"/>
                <w:bCs/>
                <w:color w:val="000000"/>
              </w:rPr>
            </w:pPr>
            <w:ins w:id="4945" w:author="Bonephace Kaijage" w:date="2026-10-14T05:56:00Z" w16du:dateUtc="2026-10-14T03:56:00Z">
              <w:r>
                <w:rPr>
                  <w:bCs/>
                  <w:color w:val="000000"/>
                </w:rPr>
                <w:t>What raises the loss and to the quarrels in a dry year: building homes on the low ground that waterlogs, keeping more animals than the dry-season pasture can carry, driving herds onto cropped fields and letting cattle foul the few water points.</w:t>
              </w:r>
            </w:ins>
          </w:p>
          <w:p w14:paraId="50531C54" w14:textId="77777777" w:rsidR="00FE0A4D" w:rsidRDefault="00F433EC" w:rsidP="00DC5789">
            <w:pPr>
              <w:pStyle w:val="ListParagraph"/>
              <w:numPr>
                <w:ilvl w:val="0"/>
                <w:numId w:val="1"/>
              </w:numPr>
              <w:jc w:val="both"/>
              <w:rPr>
                <w:ins w:id="4946" w:author="Bonephace Kaijage" w:date="2026-10-14T05:59:00Z" w16du:dateUtc="2026-10-14T03:59:00Z"/>
                <w:bCs/>
                <w:color w:val="000000"/>
              </w:rPr>
            </w:pPr>
            <w:ins w:id="4947" w:author="Bonephace Kaijage" w:date="2026-10-14T05:14:00Z" w16du:dateUtc="2026-10-14T03:14:00Z">
              <w:r>
                <w:rPr>
                  <w:bCs/>
                  <w:color w:val="000000"/>
                </w:rPr>
                <w:t>Agree early, between farmers and herders, where the herds will water and the families will find food in a failed season, and move the animals before they weaken.</w:t>
              </w:r>
            </w:ins>
          </w:p>
          <w:p w14:paraId="52F9797D" w14:textId="1F7293F7" w:rsidR="00DC5789" w:rsidRPr="00DC5789" w:rsidRDefault="00FE0A4D" w:rsidP="00DC5789">
            <w:pPr>
              <w:pStyle w:val="ListParagraph"/>
              <w:numPr>
                <w:ilvl w:val="0"/>
                <w:numId w:val="1"/>
              </w:numPr>
              <w:jc w:val="both"/>
              <w:rPr>
                <w:bCs/>
                <w:color w:val="000000"/>
              </w:rPr>
            </w:pPr>
            <w:ins w:id="4948" w:author="Bonephace Kaijage" w:date="2026-10-14T05:59:00Z" w16du:dateUtc="2026-10-14T03:59:00Z">
              <w:r>
                <w:rPr>
                  <w:bCs/>
                  <w:color w:val="000000"/>
                </w:rPr>
                <w:t>Agree who will help anyone in the household who cannot move, see or hear a warning on their own.</w:t>
              </w:r>
            </w:ins>
          </w:p>
        </w:tc>
        <w:tc>
          <w:tcPr>
            <w:tcW w:w="3325" w:type="dxa"/>
          </w:tcPr>
          <w:p w14:paraId="210EA3EF" w14:textId="2E6B59A0" w:rsidR="00DC5789" w:rsidRPr="00DC5789" w:rsidRDefault="00DC5789" w:rsidP="00DC5789">
            <w:pPr>
              <w:pStyle w:val="ListParagraph"/>
              <w:numPr>
                <w:ilvl w:val="0"/>
                <w:numId w:val="1"/>
              </w:numPr>
              <w:jc w:val="both"/>
              <w:rPr>
                <w:color w:val="000000"/>
              </w:rPr>
            </w:pPr>
            <w:r w:rsidRPr="00DC5789">
              <w:rPr>
                <w:color w:val="000000"/>
              </w:rPr>
              <w:lastRenderedPageBreak/>
              <w:t xml:space="preserve">Eneo hili lina mashamba ya tambarare na malisho ambapo mvua kubwa </w:t>
            </w:r>
            <w:r w:rsidRPr="00DC5789">
              <w:rPr>
                <w:color w:val="000000"/>
              </w:rPr>
              <w:lastRenderedPageBreak/>
              <w:t>hujaza maji mashamba na ukame hupunguza malisho na maji.</w:t>
            </w:r>
          </w:p>
          <w:p w14:paraId="41183B5B" w14:textId="77777777" w:rsidR="00F433EC" w:rsidRDefault="00DC5789" w:rsidP="00DC5789">
            <w:pPr>
              <w:pStyle w:val="ListParagraph"/>
              <w:numPr>
                <w:ilvl w:val="0"/>
                <w:numId w:val="1"/>
              </w:numPr>
              <w:jc w:val="both"/>
              <w:rPr>
                <w:ins w:id="4949" w:author="Bonephace Kaijage" w:date="2026-10-14T05:14:00Z" w16du:dateUtc="2026-10-14T03:14:00Z"/>
                <w:bCs/>
                <w:color w:val="000000"/>
              </w:rPr>
            </w:pPr>
            <w:r>
              <w:rPr>
                <w:bCs/>
                <w:color w:val="000000"/>
              </w:rPr>
              <w:t>Kwa wanaolima na kufuga hapa, ni vyema</w:t>
            </w:r>
            <w:r w:rsidRPr="00DC5789">
              <w:rPr>
                <w:bCs/>
                <w:color w:val="000000"/>
              </w:rPr>
              <w:t xml:space="preserve"> kufuata mipango ya matumizi ya ardhi ya vijiji, kulinda vyanzo vya maji na kuweka akiba ya chakula.</w:t>
            </w:r>
          </w:p>
          <w:p w14:paraId="787778CF" w14:textId="411E8476" w:rsidR="00F433EC" w:rsidRDefault="00FE0A4D" w:rsidP="00DC5789">
            <w:pPr>
              <w:pStyle w:val="ListParagraph"/>
              <w:numPr>
                <w:ilvl w:val="0"/>
                <w:numId w:val="1"/>
              </w:numPr>
              <w:jc w:val="both"/>
              <w:rPr>
                <w:ins w:id="4950" w:author="Bonephace Kaijage" w:date="2026-10-14T05:14:00Z" w16du:dateUtc="2026-10-14T03:14:00Z"/>
                <w:bCs/>
                <w:color w:val="000000"/>
              </w:rPr>
            </w:pPr>
            <w:ins w:id="4951" w:author="Bonephace Kaijage" w:date="2026-10-14T05:56:00Z" w16du:dateUtc="2026-10-14T03:56:00Z">
              <w:r>
                <w:rPr>
                  <w:bCs/>
                  <w:color w:val="000000"/>
                </w:rPr>
                <w:t>Kinachoongeza hasara na migogoro mwaka wa ukame: kujenga nyumba kwenye ardhi ya chini inayojaa maji, kuweka mifugo mingi kuliko malisho ya kiangazi yanavyoweza kubeba, kuingiza mifugo kwenye mashamba yenye mazao na kuacha ng'ombe wachafue vyanzo vichache vya maji.</w:t>
              </w:r>
            </w:ins>
          </w:p>
          <w:p w14:paraId="54572B91" w14:textId="77777777" w:rsidR="00FE0A4D" w:rsidRDefault="00F433EC" w:rsidP="00DC5789">
            <w:pPr>
              <w:pStyle w:val="ListParagraph"/>
              <w:numPr>
                <w:ilvl w:val="0"/>
                <w:numId w:val="1"/>
              </w:numPr>
              <w:jc w:val="both"/>
              <w:rPr>
                <w:ins w:id="4952" w:author="Bonephace Kaijage" w:date="2026-10-14T05:59:00Z" w16du:dateUtc="2026-10-14T03:59:00Z"/>
                <w:bCs/>
                <w:color w:val="000000"/>
              </w:rPr>
            </w:pPr>
            <w:ins w:id="4953" w:author="Bonephace Kaijage" w:date="2026-10-14T05:14:00Z" w16du:dateUtc="2026-10-14T03:14:00Z">
              <w:r>
                <w:rPr>
                  <w:bCs/>
                  <w:color w:val="000000"/>
                </w:rPr>
                <w:t>Kubalianeni mapema, wakulima na wafugaji, mifugo itanyweshwa wapi na familia zitapata wapi chakula msimu ukikosekana, na hamisheni mifugo kabla haijadhoofika.</w:t>
              </w:r>
            </w:ins>
          </w:p>
          <w:p w14:paraId="47B69F3B" w14:textId="2F2F4AAB" w:rsidR="00DC5789" w:rsidRPr="00DC5789" w:rsidRDefault="00FE0A4D" w:rsidP="00DC5789">
            <w:pPr>
              <w:pStyle w:val="ListParagraph"/>
              <w:numPr>
                <w:ilvl w:val="0"/>
                <w:numId w:val="1"/>
              </w:numPr>
              <w:jc w:val="both"/>
              <w:rPr>
                <w:bCs/>
                <w:color w:val="000000"/>
              </w:rPr>
            </w:pPr>
            <w:ins w:id="4954"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6EECB3BE" w14:textId="77777777" w:rsidTr="00DC5789">
        <w:tc>
          <w:tcPr>
            <w:tcW w:w="3420" w:type="dxa"/>
          </w:tcPr>
          <w:p w14:paraId="6AFC2A82" w14:textId="4CABF5AA" w:rsidR="00DC5789" w:rsidRPr="00DC5789" w:rsidRDefault="00DC5789" w:rsidP="00DC5789">
            <w:pPr>
              <w:pStyle w:val="ListParagraph"/>
              <w:numPr>
                <w:ilvl w:val="0"/>
                <w:numId w:val="1"/>
              </w:numPr>
              <w:jc w:val="both"/>
              <w:rPr>
                <w:color w:val="000000"/>
              </w:rPr>
            </w:pPr>
            <w:r w:rsidRPr="00DC5789">
              <w:rPr>
                <w:color w:val="000000"/>
              </w:rPr>
              <w:lastRenderedPageBreak/>
              <w:t>Maswa: Simiyu river plains and Maswa reserve</w:t>
            </w:r>
          </w:p>
        </w:tc>
        <w:tc>
          <w:tcPr>
            <w:tcW w:w="3235" w:type="dxa"/>
          </w:tcPr>
          <w:p w14:paraId="66F7A79F" w14:textId="7BFC63CE" w:rsidR="00DC5789" w:rsidRPr="000343A2" w:rsidRDefault="00DC5789" w:rsidP="00DC5789">
            <w:pPr>
              <w:pStyle w:val="ListParagraph"/>
              <w:numPr>
                <w:ilvl w:val="0"/>
                <w:numId w:val="1"/>
              </w:numPr>
              <w:jc w:val="both"/>
              <w:rPr>
                <w:color w:val="000000"/>
                <w:lang w:val="sv-SE"/>
              </w:rPr>
            </w:pPr>
            <w:r w:rsidRPr="000343A2">
              <w:rPr>
                <w:color w:val="000000"/>
                <w:lang w:val="sv-SE"/>
              </w:rPr>
              <w:t>Maswa: tambarare za mto Simiyu na hifadhi ya Maswa</w:t>
            </w:r>
          </w:p>
        </w:tc>
        <w:tc>
          <w:tcPr>
            <w:tcW w:w="3605" w:type="dxa"/>
          </w:tcPr>
          <w:p w14:paraId="41D063D3" w14:textId="0ECB75E7" w:rsidR="00DC5789" w:rsidRPr="00DC5789" w:rsidRDefault="00DC5789" w:rsidP="00DC5789">
            <w:pPr>
              <w:pStyle w:val="ListParagraph"/>
              <w:numPr>
                <w:ilvl w:val="0"/>
                <w:numId w:val="1"/>
              </w:numPr>
              <w:jc w:val="both"/>
              <w:rPr>
                <w:color w:val="000000"/>
              </w:rPr>
            </w:pPr>
            <w:r w:rsidRPr="00DC5789">
              <w:rPr>
                <w:color w:val="000000"/>
              </w:rPr>
              <w:t>This area has the Simiyu river plains that flood in heavy rains and villages near the Maswa game reserve where wildlife raids crops.</w:t>
            </w:r>
          </w:p>
          <w:p w14:paraId="6459C026" w14:textId="77777777" w:rsidR="00F433EC" w:rsidRDefault="00DC5789" w:rsidP="00DC5789">
            <w:pPr>
              <w:pStyle w:val="ListParagraph"/>
              <w:numPr>
                <w:ilvl w:val="0"/>
                <w:numId w:val="1"/>
              </w:numPr>
              <w:jc w:val="both"/>
              <w:rPr>
                <w:ins w:id="4955" w:author="Bonephace Kaijage" w:date="2026-10-14T05:14:00Z" w16du:dateUtc="2026-10-14T03:14:00Z"/>
                <w:bCs/>
                <w:color w:val="000000"/>
              </w:rPr>
            </w:pPr>
            <w:r>
              <w:rPr>
                <w:bCs/>
                <w:color w:val="000000"/>
              </w:rPr>
              <w:t>For those living and farming here, it helps to</w:t>
            </w:r>
            <w:r w:rsidRPr="00DC5789">
              <w:rPr>
                <w:bCs/>
                <w:color w:val="000000"/>
              </w:rPr>
              <w:t xml:space="preserve"> keep homes off the flood plain, know flood-</w:t>
            </w:r>
            <w:r w:rsidRPr="00DC5789">
              <w:rPr>
                <w:bCs/>
                <w:color w:val="000000"/>
              </w:rPr>
              <w:lastRenderedPageBreak/>
              <w:t>prone crossings and report wildlife to officers.</w:t>
            </w:r>
          </w:p>
          <w:p w14:paraId="0264E075" w14:textId="21016721" w:rsidR="00F433EC" w:rsidRDefault="00FE0A4D" w:rsidP="00DC5789">
            <w:pPr>
              <w:pStyle w:val="ListParagraph"/>
              <w:numPr>
                <w:ilvl w:val="0"/>
                <w:numId w:val="1"/>
              </w:numPr>
              <w:jc w:val="both"/>
              <w:rPr>
                <w:ins w:id="4956" w:author="Bonephace Kaijage" w:date="2026-10-14T05:14:00Z" w16du:dateUtc="2026-10-14T03:14:00Z"/>
                <w:bCs/>
                <w:color w:val="000000"/>
              </w:rPr>
            </w:pPr>
            <w:ins w:id="4957" w:author="Bonephace Kaijage" w:date="2026-10-14T05:56:00Z" w16du:dateUtc="2026-10-14T03:56:00Z">
              <w:r>
                <w:rPr>
                  <w:bCs/>
                  <w:color w:val="000000"/>
                </w:rPr>
                <w:t>What raises the risk: building new houses on the Simiyu flood plain, crossing the flooded drifts on foot or by motorcycle, and opening fields right against the reserve boundary.</w:t>
              </w:r>
            </w:ins>
          </w:p>
          <w:p w14:paraId="596643BA" w14:textId="77777777" w:rsidR="00FE0A4D" w:rsidRDefault="00F433EC" w:rsidP="00DC5789">
            <w:pPr>
              <w:pStyle w:val="ListParagraph"/>
              <w:numPr>
                <w:ilvl w:val="0"/>
                <w:numId w:val="1"/>
              </w:numPr>
              <w:jc w:val="both"/>
              <w:rPr>
                <w:ins w:id="4958" w:author="Bonephace Kaijage" w:date="2026-10-14T05:59:00Z" w16du:dateUtc="2026-10-14T03:59:00Z"/>
                <w:bCs/>
                <w:color w:val="000000"/>
              </w:rPr>
            </w:pPr>
            <w:ins w:id="4959" w:author="Bonephace Kaijage" w:date="2026-10-14T05:14:00Z" w16du:dateUtc="2026-10-14T03:14:00Z">
              <w:r>
                <w:rPr>
                  <w:bCs/>
                  <w:color w:val="000000"/>
                </w:rPr>
                <w:t>Know the higher ground your household will move to when the Simiyu rises, go before the water reaches the road, and wait at the crossings rather than wade; report dangerous animals near the villages at once.</w:t>
              </w:r>
            </w:ins>
          </w:p>
          <w:p w14:paraId="45E67C44" w14:textId="43412BD5" w:rsidR="00DC5789" w:rsidRPr="00DC5789" w:rsidRDefault="00FE0A4D" w:rsidP="00DC5789">
            <w:pPr>
              <w:pStyle w:val="ListParagraph"/>
              <w:numPr>
                <w:ilvl w:val="0"/>
                <w:numId w:val="1"/>
              </w:numPr>
              <w:jc w:val="both"/>
              <w:rPr>
                <w:bCs/>
                <w:color w:val="000000"/>
              </w:rPr>
            </w:pPr>
            <w:ins w:id="4960" w:author="Bonephace Kaijage" w:date="2026-10-14T05:59:00Z" w16du:dateUtc="2026-10-14T03:59:00Z">
              <w:r>
                <w:rPr>
                  <w:bCs/>
                  <w:color w:val="000000"/>
                </w:rPr>
                <w:t>Agree who will help anyone in the household who cannot move, see or hear a warning on their own.</w:t>
              </w:r>
            </w:ins>
          </w:p>
        </w:tc>
        <w:tc>
          <w:tcPr>
            <w:tcW w:w="3325" w:type="dxa"/>
          </w:tcPr>
          <w:p w14:paraId="3F851853" w14:textId="633BEE98" w:rsidR="00DC5789" w:rsidRPr="00DC5789" w:rsidRDefault="00DC5789" w:rsidP="00DC5789">
            <w:pPr>
              <w:pStyle w:val="ListParagraph"/>
              <w:numPr>
                <w:ilvl w:val="0"/>
                <w:numId w:val="1"/>
              </w:numPr>
              <w:jc w:val="both"/>
              <w:rPr>
                <w:color w:val="000000"/>
              </w:rPr>
            </w:pPr>
            <w:r w:rsidRPr="00DC5789">
              <w:rPr>
                <w:color w:val="000000"/>
              </w:rPr>
              <w:lastRenderedPageBreak/>
              <w:t>Eneo hili lina tambarare za mto Simiyu zinazofurika wakati wa mvua kubwa na vijiji karibu na hifadhi ya Maswa ambapo wanyamapori huvamia mazao.</w:t>
            </w:r>
          </w:p>
          <w:p w14:paraId="09ACB481" w14:textId="77777777" w:rsidR="00F433EC" w:rsidRDefault="00DC5789" w:rsidP="00DC5789">
            <w:pPr>
              <w:pStyle w:val="ListParagraph"/>
              <w:numPr>
                <w:ilvl w:val="0"/>
                <w:numId w:val="1"/>
              </w:numPr>
              <w:jc w:val="both"/>
              <w:rPr>
                <w:ins w:id="4961" w:author="Bonephace Kaijage" w:date="2026-10-14T05:14:00Z" w16du:dateUtc="2026-10-14T03:14:00Z"/>
                <w:bCs/>
                <w:color w:val="000000"/>
              </w:rPr>
            </w:pPr>
            <w:r>
              <w:rPr>
                <w:bCs/>
                <w:color w:val="000000"/>
              </w:rPr>
              <w:lastRenderedPageBreak/>
              <w:t>Kwa wanaoishi na kulima hapa, ni vyema</w:t>
            </w:r>
            <w:r w:rsidRPr="00DC5789">
              <w:rPr>
                <w:bCs/>
                <w:color w:val="000000"/>
              </w:rPr>
              <w:t xml:space="preserve"> kujenga nje ya tambarare ya mafuriko, kujua vivuko vinavyofurika na kutoa taarifa za wanyamapori kwa maafisa.</w:t>
            </w:r>
          </w:p>
          <w:p w14:paraId="1D8C6A38" w14:textId="5B6C93ED" w:rsidR="00F433EC" w:rsidRDefault="00FE0A4D" w:rsidP="00DC5789">
            <w:pPr>
              <w:pStyle w:val="ListParagraph"/>
              <w:numPr>
                <w:ilvl w:val="0"/>
                <w:numId w:val="1"/>
              </w:numPr>
              <w:jc w:val="both"/>
              <w:rPr>
                <w:ins w:id="4962" w:author="Bonephace Kaijage" w:date="2026-10-14T05:14:00Z" w16du:dateUtc="2026-10-14T03:14:00Z"/>
                <w:bCs/>
                <w:color w:val="000000"/>
              </w:rPr>
            </w:pPr>
            <w:ins w:id="4963" w:author="Bonephace Kaijage" w:date="2026-10-14T05:56:00Z" w16du:dateUtc="2026-10-14T03:56:00Z">
              <w:r>
                <w:rPr>
                  <w:bCs/>
                  <w:color w:val="000000"/>
                </w:rPr>
                <w:t>Kinachoongeza hatari: kujenga nyumba mpya kwenye tambarare ya mafuriko ya Simiyu, kuvuka vivuko vilivyofurika kwa miguu au pikipiki, na kufungua mashamba moja kwa moja mpakani mwa hifadhi.</w:t>
              </w:r>
            </w:ins>
          </w:p>
          <w:p w14:paraId="210A584D" w14:textId="77777777" w:rsidR="00FE0A4D" w:rsidRDefault="00F433EC" w:rsidP="00DC5789">
            <w:pPr>
              <w:pStyle w:val="ListParagraph"/>
              <w:numPr>
                <w:ilvl w:val="0"/>
                <w:numId w:val="1"/>
              </w:numPr>
              <w:jc w:val="both"/>
              <w:rPr>
                <w:ins w:id="4964" w:author="Bonephace Kaijage" w:date="2026-10-14T05:59:00Z" w16du:dateUtc="2026-10-14T03:59:00Z"/>
                <w:bCs/>
                <w:color w:val="000000"/>
              </w:rPr>
            </w:pPr>
            <w:ins w:id="4965" w:author="Bonephace Kaijage" w:date="2026-10-14T05:14:00Z" w16du:dateUtc="2026-10-14T03:14:00Z">
              <w:r>
                <w:rPr>
                  <w:bCs/>
                  <w:color w:val="000000"/>
                </w:rPr>
                <w:t>Fahamu eneo la juu ambalo kaya yako itahamia Simiyu inapojaa, ondokeni kabla maji hayajafika barabarani, na subirini vivukoni badala ya kuvuka kwa miguu; ripoti wanyama hatari karibu na vijiji mara moja.</w:t>
              </w:r>
            </w:ins>
          </w:p>
          <w:p w14:paraId="363A200F" w14:textId="24EA3FDE" w:rsidR="00DC5789" w:rsidRPr="00DC5789" w:rsidRDefault="00FE0A4D" w:rsidP="00DC5789">
            <w:pPr>
              <w:pStyle w:val="ListParagraph"/>
              <w:numPr>
                <w:ilvl w:val="0"/>
                <w:numId w:val="1"/>
              </w:numPr>
              <w:jc w:val="both"/>
              <w:rPr>
                <w:bCs/>
                <w:color w:val="000000"/>
              </w:rPr>
            </w:pPr>
            <w:ins w:id="4966"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33529671" w14:textId="77777777" w:rsidTr="00DC5789">
        <w:tc>
          <w:tcPr>
            <w:tcW w:w="3420" w:type="dxa"/>
          </w:tcPr>
          <w:p w14:paraId="09B86721" w14:textId="67D3E39E" w:rsidR="00DC5789" w:rsidRPr="00DC5789" w:rsidRDefault="00DC5789" w:rsidP="00DC5789">
            <w:pPr>
              <w:pStyle w:val="ListParagraph"/>
              <w:numPr>
                <w:ilvl w:val="0"/>
                <w:numId w:val="1"/>
              </w:numPr>
              <w:jc w:val="both"/>
              <w:rPr>
                <w:color w:val="000000"/>
              </w:rPr>
            </w:pPr>
            <w:r w:rsidRPr="00DC5789">
              <w:rPr>
                <w:color w:val="000000"/>
              </w:rPr>
              <w:lastRenderedPageBreak/>
              <w:t>Meatu: semi-arid plains and Lake Eyasi edge</w:t>
            </w:r>
          </w:p>
        </w:tc>
        <w:tc>
          <w:tcPr>
            <w:tcW w:w="3235" w:type="dxa"/>
          </w:tcPr>
          <w:p w14:paraId="02590E12" w14:textId="46D02068" w:rsidR="00DC5789" w:rsidRPr="000343A2" w:rsidRDefault="00DC5789" w:rsidP="00DC5789">
            <w:pPr>
              <w:pStyle w:val="ListParagraph"/>
              <w:numPr>
                <w:ilvl w:val="0"/>
                <w:numId w:val="1"/>
              </w:numPr>
              <w:jc w:val="both"/>
              <w:rPr>
                <w:color w:val="000000"/>
                <w:lang w:val="sv-SE"/>
              </w:rPr>
            </w:pPr>
            <w:r w:rsidRPr="000343A2">
              <w:rPr>
                <w:color w:val="000000"/>
                <w:lang w:val="sv-SE"/>
              </w:rPr>
              <w:t>Meatu: tambarare kame na pembezoni mwa Ziwa Eyasi</w:t>
            </w:r>
          </w:p>
        </w:tc>
        <w:tc>
          <w:tcPr>
            <w:tcW w:w="3605" w:type="dxa"/>
          </w:tcPr>
          <w:p w14:paraId="49C590D4" w14:textId="1C5382BA" w:rsidR="00DC5789" w:rsidRPr="00DC5789" w:rsidRDefault="00DC5789" w:rsidP="00DC5789">
            <w:pPr>
              <w:pStyle w:val="ListParagraph"/>
              <w:numPr>
                <w:ilvl w:val="0"/>
                <w:numId w:val="1"/>
              </w:numPr>
              <w:jc w:val="both"/>
              <w:rPr>
                <w:color w:val="000000"/>
              </w:rPr>
            </w:pPr>
            <w:r w:rsidRPr="00DC5789">
              <w:rPr>
                <w:color w:val="000000"/>
              </w:rPr>
              <w:t>This area is semi-arid, with frequent droughts that kill crops and livestock, flash floods in sand rivers and wildlife moving from nearby reserves.</w:t>
            </w:r>
          </w:p>
          <w:p w14:paraId="1ABB8B1A" w14:textId="77777777" w:rsidR="00F433EC" w:rsidRDefault="00DC5789" w:rsidP="00DC5789">
            <w:pPr>
              <w:pStyle w:val="ListParagraph"/>
              <w:numPr>
                <w:ilvl w:val="0"/>
                <w:numId w:val="1"/>
              </w:numPr>
              <w:jc w:val="both"/>
              <w:rPr>
                <w:ins w:id="4967" w:author="Bonephace Kaijage" w:date="2026-10-14T05:14:00Z" w16du:dateUtc="2026-10-14T03:14:00Z"/>
                <w:bCs/>
                <w:color w:val="000000"/>
              </w:rPr>
            </w:pPr>
            <w:r>
              <w:rPr>
                <w:bCs/>
                <w:color w:val="000000"/>
              </w:rPr>
              <w:t>For those farming and herding here, it helps to</w:t>
            </w:r>
            <w:r w:rsidRPr="00DC5789">
              <w:rPr>
                <w:bCs/>
                <w:color w:val="000000"/>
              </w:rPr>
              <w:t xml:space="preserve"> grow drought-tolerant crops, store water and fodder and never cross flowing sand rivers.</w:t>
            </w:r>
          </w:p>
          <w:p w14:paraId="0F5022C7" w14:textId="4A50BA96" w:rsidR="00F433EC" w:rsidRDefault="00FE0A4D" w:rsidP="00DC5789">
            <w:pPr>
              <w:pStyle w:val="ListParagraph"/>
              <w:numPr>
                <w:ilvl w:val="0"/>
                <w:numId w:val="1"/>
              </w:numPr>
              <w:jc w:val="both"/>
              <w:rPr>
                <w:ins w:id="4968" w:author="Bonephace Kaijage" w:date="2026-10-14T05:14:00Z" w16du:dateUtc="2026-10-14T03:14:00Z"/>
                <w:bCs/>
                <w:color w:val="000000"/>
              </w:rPr>
            </w:pPr>
            <w:ins w:id="4969" w:author="Bonephace Kaijage" w:date="2026-10-14T05:56:00Z" w16du:dateUtc="2026-10-14T03:56:00Z">
              <w:r>
                <w:rPr>
                  <w:bCs/>
                  <w:color w:val="000000"/>
                </w:rPr>
                <w:t xml:space="preserve">What raises the risk and to the loss: camping or building in the dry sand rivers, keeping </w:t>
              </w:r>
              <w:r>
                <w:rPr>
                  <w:bCs/>
                  <w:color w:val="000000"/>
                </w:rPr>
                <w:lastRenderedPageBreak/>
                <w:t>more animals than the dry-season water points can serve, and crossing a sand river while water is still running.</w:t>
              </w:r>
            </w:ins>
          </w:p>
          <w:p w14:paraId="3B36E9F8" w14:textId="77777777" w:rsidR="00FE0A4D" w:rsidRDefault="00F433EC" w:rsidP="00DC5789">
            <w:pPr>
              <w:pStyle w:val="ListParagraph"/>
              <w:numPr>
                <w:ilvl w:val="0"/>
                <w:numId w:val="1"/>
              </w:numPr>
              <w:jc w:val="both"/>
              <w:rPr>
                <w:ins w:id="4970" w:author="Bonephace Kaijage" w:date="2026-10-14T05:59:00Z" w16du:dateUtc="2026-10-14T03:59:00Z"/>
                <w:bCs/>
                <w:color w:val="000000"/>
              </w:rPr>
            </w:pPr>
            <w:ins w:id="4971" w:author="Bonephace Kaijage" w:date="2026-10-14T05:14:00Z" w16du:dateUtc="2026-10-14T03:14:00Z">
              <w:r>
                <w:rPr>
                  <w:bCs/>
                  <w:color w:val="000000"/>
                </w:rPr>
                <w:t>Agree early where the herds and the families will go for water and pasture in a dry year, and move before the animals weaken; in the rains, know the firm high ground away from the sand rivers and leave their beds as soon as rain is seen upstream.</w:t>
              </w:r>
            </w:ins>
          </w:p>
          <w:p w14:paraId="2D7D7B0B" w14:textId="44BAAB08" w:rsidR="00DC5789" w:rsidRPr="00DC5789" w:rsidRDefault="00FE0A4D" w:rsidP="00DC5789">
            <w:pPr>
              <w:pStyle w:val="ListParagraph"/>
              <w:numPr>
                <w:ilvl w:val="0"/>
                <w:numId w:val="1"/>
              </w:numPr>
              <w:jc w:val="both"/>
              <w:rPr>
                <w:bCs/>
                <w:color w:val="000000"/>
              </w:rPr>
            </w:pPr>
            <w:ins w:id="4972" w:author="Bonephace Kaijage" w:date="2026-10-14T05:59:00Z" w16du:dateUtc="2026-10-14T03:59:00Z">
              <w:r>
                <w:rPr>
                  <w:bCs/>
                  <w:color w:val="000000"/>
                </w:rPr>
                <w:t>Agree who will help anyone in the household who cannot move, see or hear a warning on their own.</w:t>
              </w:r>
            </w:ins>
          </w:p>
        </w:tc>
        <w:tc>
          <w:tcPr>
            <w:tcW w:w="3325" w:type="dxa"/>
          </w:tcPr>
          <w:p w14:paraId="6E6E3B50" w14:textId="79F60C76" w:rsidR="00DC5789" w:rsidRPr="00DC5789" w:rsidRDefault="00DC5789" w:rsidP="00DC5789">
            <w:pPr>
              <w:pStyle w:val="ListParagraph"/>
              <w:numPr>
                <w:ilvl w:val="0"/>
                <w:numId w:val="1"/>
              </w:numPr>
              <w:jc w:val="both"/>
              <w:rPr>
                <w:color w:val="000000"/>
              </w:rPr>
            </w:pPr>
            <w:r w:rsidRPr="00DC5789">
              <w:rPr>
                <w:color w:val="000000"/>
              </w:rPr>
              <w:lastRenderedPageBreak/>
              <w:t>Eneo hili ni kame kiasi, lenye ukame wa mara kwa mara unaoua mazao na mifugo, mafuriko ya ghafla kwenye mito ya mchanga na wanyamapori kutoka hifadhi jirani.</w:t>
            </w:r>
          </w:p>
          <w:p w14:paraId="5C40D5F8" w14:textId="77777777" w:rsidR="00F433EC" w:rsidRDefault="00DC5789" w:rsidP="00DC5789">
            <w:pPr>
              <w:pStyle w:val="ListParagraph"/>
              <w:numPr>
                <w:ilvl w:val="0"/>
                <w:numId w:val="1"/>
              </w:numPr>
              <w:jc w:val="both"/>
              <w:rPr>
                <w:ins w:id="4973" w:author="Bonephace Kaijage" w:date="2026-10-14T05:14:00Z" w16du:dateUtc="2026-10-14T03:14:00Z"/>
                <w:bCs/>
                <w:color w:val="000000"/>
              </w:rPr>
            </w:pPr>
            <w:r>
              <w:rPr>
                <w:bCs/>
                <w:color w:val="000000"/>
              </w:rPr>
              <w:t>Kwa wanaolima na kufuga hapa, ni vyema</w:t>
            </w:r>
            <w:r w:rsidRPr="00DC5789">
              <w:rPr>
                <w:bCs/>
                <w:color w:val="000000"/>
              </w:rPr>
              <w:t xml:space="preserve"> kupanda mazao yanayostahimili ukame, kuhifadhi maji na malisho na kutovuka kamwe mito ya mchanga inayotiririka.</w:t>
            </w:r>
          </w:p>
          <w:p w14:paraId="2054D23B" w14:textId="711D79E4" w:rsidR="00F433EC" w:rsidRDefault="00FE0A4D" w:rsidP="00DC5789">
            <w:pPr>
              <w:pStyle w:val="ListParagraph"/>
              <w:numPr>
                <w:ilvl w:val="0"/>
                <w:numId w:val="1"/>
              </w:numPr>
              <w:jc w:val="both"/>
              <w:rPr>
                <w:ins w:id="4974" w:author="Bonephace Kaijage" w:date="2026-10-14T05:14:00Z" w16du:dateUtc="2026-10-14T03:14:00Z"/>
                <w:bCs/>
                <w:color w:val="000000"/>
              </w:rPr>
            </w:pPr>
            <w:ins w:id="4975" w:author="Bonephace Kaijage" w:date="2026-10-14T05:56:00Z" w16du:dateUtc="2026-10-14T03:56:00Z">
              <w:r>
                <w:rPr>
                  <w:bCs/>
                  <w:color w:val="000000"/>
                </w:rPr>
                <w:lastRenderedPageBreak/>
                <w:t>Kinachoongeza hatari na hasara: kupiga kambi au kujenga kwenye mito mikavu ya mchanga, kuweka mifugo mingi kuliko vyanzo vya maji vya kiangazi vinavyoweza kuhudumia, na kuvuka mto wa mchanga maji yakiwa bado yanatiririka.</w:t>
              </w:r>
            </w:ins>
          </w:p>
          <w:p w14:paraId="60203877" w14:textId="77777777" w:rsidR="00FE0A4D" w:rsidRDefault="00F433EC" w:rsidP="00DC5789">
            <w:pPr>
              <w:pStyle w:val="ListParagraph"/>
              <w:numPr>
                <w:ilvl w:val="0"/>
                <w:numId w:val="1"/>
              </w:numPr>
              <w:jc w:val="both"/>
              <w:rPr>
                <w:ins w:id="4976" w:author="Bonephace Kaijage" w:date="2026-10-14T05:59:00Z" w16du:dateUtc="2026-10-14T03:59:00Z"/>
                <w:bCs/>
                <w:color w:val="000000"/>
              </w:rPr>
            </w:pPr>
            <w:ins w:id="4977" w:author="Bonephace Kaijage" w:date="2026-10-14T05:14:00Z" w16du:dateUtc="2026-10-14T03:14:00Z">
              <w:r>
                <w:rPr>
                  <w:bCs/>
                  <w:color w:val="000000"/>
                </w:rPr>
                <w:t>Kubalianeni mapema mifugo na familia zitaenda wapi kupata maji na malisho mwaka wa ukame, na hamieni kabla mifugo haijadhoofika; wakati wa mvua, fahamu eneo imara la juu mbali na mito ya mchanga na ondokeni kwenye mikondo yake mara mvua inapoonekana juu ya mto.</w:t>
              </w:r>
            </w:ins>
          </w:p>
          <w:p w14:paraId="41E618CF" w14:textId="4F2305F2" w:rsidR="00DC5789" w:rsidRPr="00DC5789" w:rsidRDefault="00FE0A4D" w:rsidP="00DC5789">
            <w:pPr>
              <w:pStyle w:val="ListParagraph"/>
              <w:numPr>
                <w:ilvl w:val="0"/>
                <w:numId w:val="1"/>
              </w:numPr>
              <w:jc w:val="both"/>
              <w:rPr>
                <w:bCs/>
                <w:color w:val="000000"/>
              </w:rPr>
            </w:pPr>
            <w:ins w:id="4978" w:author="Bonephace Kaijage" w:date="2026-10-14T05:59:00Z" w16du:dateUtc="2026-10-14T03:59:00Z">
              <w:r>
                <w:rPr>
                  <w:bCs/>
                  <w:color w:val="000000"/>
                </w:rPr>
                <w:t>Kubalianeni nani atamsaidia yeyote katika kaya asiyeweza kuondoka, kuona au kusikia tahadhari peke yake.</w:t>
              </w:r>
            </w:ins>
          </w:p>
        </w:tc>
      </w:tr>
    </w:tbl>
    <w:p w14:paraId="7B8C1B62" w14:textId="77777777" w:rsidR="00FE0A4D" w:rsidRPr="00FE0A4D" w:rsidRDefault="00FE0A4D" w:rsidP="00FE0A4D">
      <w:pPr>
        <w:spacing w:after="120"/>
        <w:rPr>
          <w:ins w:id="4979" w:author="Bonephace Kaijage" w:date="2026-10-14T06:01:00Z" w16du:dateUtc="2026-10-14T04:01:00Z"/>
          <w:i/>
          <w:sz w:val="18"/>
          <w:rPrChange w:id="4980" w:author="Bonephace Kaijage" w:date="2026-10-14T06:01:00Z" w16du:dateUtc="2026-10-14T04:01:00Z">
            <w:rPr>
              <w:ins w:id="4981" w:author="Bonephace Kaijage" w:date="2026-10-14T06:01:00Z" w16du:dateUtc="2026-10-14T04:01:00Z"/>
            </w:rPr>
          </w:rPrChange>
        </w:rPr>
        <w:pPrChange w:id="4982" w:author="Bonephace Kaijage" w:date="2026-10-14T06:01:00Z" w16du:dateUtc="2026-10-14T04:01:00Z">
          <w:pPr>
            <w:jc w:val="both"/>
          </w:pPr>
        </w:pPrChange>
      </w:pPr>
      <w:ins w:id="4983" w:author="Bonephace Kaijage" w:date="2026-10-14T06:01:00Z" w16du:dateUtc="2026-10-14T04:01:00Z">
        <w:r w:rsidRPr="00FE0A4D">
          <w:rPr>
            <w:i/>
            <w:sz w:val="18"/>
            <w:rPrChange w:id="4984"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0C0D09C4" w14:textId="1C1C0F85" w:rsidR="00DC5789" w:rsidRPr="00DC5789" w:rsidRDefault="00DC5789" w:rsidP="00DC5789">
      <w:pPr>
        <w:jc w:val="both"/>
        <w:rPr>
          <w:color w:val="000000"/>
        </w:rPr>
      </w:pPr>
    </w:p>
    <w:p w14:paraId="3B5FFAAA" w14:textId="7F12B740" w:rsidR="00DC5789" w:rsidRPr="00997D17" w:rsidRDefault="00DC5789">
      <w:pPr>
        <w:pStyle w:val="ListParagraph"/>
        <w:rPr>
          <w:sz w:val="22"/>
          <w:szCs w:val="22"/>
        </w:rPr>
      </w:pPr>
    </w:p>
    <w:tbl>
      <w:tblPr>
        <w:tblStyle w:val="TableGrid"/>
        <w:tblW w:w="0" w:type="auto"/>
        <w:tblLook w:val="04A0" w:firstRow="1" w:lastRow="0" w:firstColumn="1" w:lastColumn="0" w:noHBand="0" w:noVBand="1"/>
      </w:tblPr>
      <w:tblGrid>
        <w:gridCol w:w="2229"/>
        <w:gridCol w:w="2187"/>
        <w:gridCol w:w="2228"/>
        <w:gridCol w:w="2207"/>
        <w:gridCol w:w="2570"/>
        <w:gridCol w:w="2249"/>
      </w:tblGrid>
      <w:tr w:rsidR="002066E7" w:rsidRPr="00997D17" w14:paraId="5986B57C" w14:textId="77777777" w:rsidTr="002066E7">
        <w:trPr>
          <w:tblHeader/>
        </w:trPr>
        <w:tc>
          <w:tcPr>
            <w:tcW w:w="2278" w:type="dxa"/>
          </w:tcPr>
          <w:p w14:paraId="0FCFEBEF" w14:textId="341475C3" w:rsidR="002066E7" w:rsidRPr="00997D17" w:rsidRDefault="008C6B60" w:rsidP="00FD6059">
            <w:pPr>
              <w:pStyle w:val="ListParagraph"/>
              <w:rPr>
                <w:sz w:val="22"/>
                <w:szCs w:val="22"/>
              </w:rPr>
            </w:pPr>
            <w:r w:rsidRPr="00997D17">
              <w:rPr>
                <w:sz w:val="22"/>
                <w:szCs w:val="22"/>
              </w:rPr>
              <w:t>COUNCIL / HALMASHAURI</w:t>
            </w:r>
          </w:p>
        </w:tc>
        <w:tc>
          <w:tcPr>
            <w:tcW w:w="2278" w:type="dxa"/>
          </w:tcPr>
          <w:p w14:paraId="369AF97B" w14:textId="2AE1BF61" w:rsidR="002066E7" w:rsidRPr="00997D17" w:rsidRDefault="002066E7" w:rsidP="00FD6059">
            <w:pPr>
              <w:pStyle w:val="ListParagraph"/>
              <w:rPr>
                <w:sz w:val="22"/>
                <w:szCs w:val="22"/>
              </w:rPr>
            </w:pPr>
            <w:r w:rsidRPr="00997D17">
              <w:rPr>
                <w:sz w:val="22"/>
                <w:szCs w:val="22"/>
              </w:rPr>
              <w:t>LEVEL / NGAZI</w:t>
            </w:r>
          </w:p>
        </w:tc>
        <w:tc>
          <w:tcPr>
            <w:tcW w:w="2278" w:type="dxa"/>
          </w:tcPr>
          <w:p w14:paraId="7261AC5C" w14:textId="3177BA51" w:rsidR="002066E7" w:rsidRPr="00997D17" w:rsidRDefault="002066E7" w:rsidP="00FD6059">
            <w:pPr>
              <w:pStyle w:val="ListParagraph"/>
              <w:rPr>
                <w:sz w:val="22"/>
                <w:szCs w:val="22"/>
              </w:rPr>
            </w:pPr>
            <w:r w:rsidRPr="00997D17">
              <w:rPr>
                <w:sz w:val="22"/>
                <w:szCs w:val="22"/>
              </w:rPr>
              <w:t>IMPACT (EN)</w:t>
            </w:r>
          </w:p>
        </w:tc>
        <w:tc>
          <w:tcPr>
            <w:tcW w:w="2278" w:type="dxa"/>
          </w:tcPr>
          <w:p w14:paraId="281E4CF8" w14:textId="5933733E" w:rsidR="002066E7" w:rsidRPr="00997D17" w:rsidRDefault="002066E7" w:rsidP="00FD6059">
            <w:pPr>
              <w:pStyle w:val="ListParagraph"/>
              <w:rPr>
                <w:sz w:val="22"/>
                <w:szCs w:val="22"/>
              </w:rPr>
            </w:pPr>
            <w:r w:rsidRPr="00997D17">
              <w:rPr>
                <w:sz w:val="22"/>
                <w:szCs w:val="22"/>
              </w:rPr>
              <w:t>ATHARI (SW)</w:t>
            </w:r>
          </w:p>
        </w:tc>
        <w:tc>
          <w:tcPr>
            <w:tcW w:w="2279" w:type="dxa"/>
          </w:tcPr>
          <w:p w14:paraId="2D7B9033" w14:textId="25D8E5BF" w:rsidR="002066E7" w:rsidRPr="00997D17" w:rsidRDefault="002066E7" w:rsidP="00FD6059">
            <w:pPr>
              <w:pStyle w:val="ListParagraph"/>
              <w:rPr>
                <w:sz w:val="22"/>
                <w:szCs w:val="22"/>
              </w:rPr>
            </w:pPr>
            <w:r w:rsidRPr="00997D17">
              <w:rPr>
                <w:sz w:val="22"/>
                <w:szCs w:val="22"/>
              </w:rPr>
              <w:t>ACTION (EN)</w:t>
            </w:r>
          </w:p>
        </w:tc>
        <w:tc>
          <w:tcPr>
            <w:tcW w:w="2279" w:type="dxa"/>
          </w:tcPr>
          <w:p w14:paraId="7857C0A7" w14:textId="0CF28A29" w:rsidR="002066E7" w:rsidRPr="00997D17" w:rsidRDefault="002066E7" w:rsidP="00FD6059">
            <w:pPr>
              <w:pStyle w:val="ListParagraph"/>
              <w:rPr>
                <w:sz w:val="22"/>
                <w:szCs w:val="22"/>
              </w:rPr>
            </w:pPr>
            <w:r w:rsidRPr="00997D17">
              <w:rPr>
                <w:sz w:val="22"/>
                <w:szCs w:val="22"/>
              </w:rPr>
              <w:t>HATUA (SW)</w:t>
            </w:r>
          </w:p>
        </w:tc>
      </w:tr>
      <w:tr w:rsidR="002066E7" w:rsidRPr="000343A2" w14:paraId="6809A8F8" w14:textId="77777777" w:rsidTr="002066E7">
        <w:tc>
          <w:tcPr>
            <w:tcW w:w="2278" w:type="dxa"/>
          </w:tcPr>
          <w:p w14:paraId="1FED48C4" w14:textId="4FAAFC18" w:rsidR="002066E7" w:rsidRPr="00997D17" w:rsidRDefault="002066E7" w:rsidP="00FD6059">
            <w:pPr>
              <w:pStyle w:val="ListParagraph"/>
              <w:rPr>
                <w:sz w:val="22"/>
                <w:szCs w:val="22"/>
              </w:rPr>
            </w:pPr>
            <w:r w:rsidRPr="00997D17">
              <w:rPr>
                <w:sz w:val="22"/>
                <w:szCs w:val="22"/>
              </w:rPr>
              <w:t>Bariadi Town Council</w:t>
            </w:r>
          </w:p>
        </w:tc>
        <w:tc>
          <w:tcPr>
            <w:tcW w:w="2278" w:type="dxa"/>
          </w:tcPr>
          <w:p w14:paraId="6D0D3E33" w14:textId="6D95FD35"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301810CE" w14:textId="7EE02AA9" w:rsidR="002066E7" w:rsidRPr="00997D17" w:rsidRDefault="008C6B60" w:rsidP="00FD6059">
            <w:pPr>
              <w:pStyle w:val="ListParagraph"/>
              <w:rPr>
                <w:sz w:val="22"/>
                <w:szCs w:val="22"/>
              </w:rPr>
            </w:pPr>
            <w:r w:rsidRPr="00997D17">
              <w:rPr>
                <w:sz w:val="22"/>
                <w:szCs w:val="22"/>
              </w:rPr>
              <w:t xml:space="preserve">drought on the Serengeti plain, strong winds, flash floods, and water shortage. A few roads slippery, a few low homes wet, </w:t>
            </w:r>
            <w:r w:rsidRPr="00997D17">
              <w:rPr>
                <w:sz w:val="22"/>
                <w:szCs w:val="22"/>
              </w:rPr>
              <w:lastRenderedPageBreak/>
              <w:t>and lightning where storms build.</w:t>
            </w:r>
          </w:p>
        </w:tc>
        <w:tc>
          <w:tcPr>
            <w:tcW w:w="2278" w:type="dxa"/>
          </w:tcPr>
          <w:p w14:paraId="2649866E" w14:textId="18D57DD1" w:rsidR="002066E7" w:rsidRPr="00997D17" w:rsidRDefault="008C6B60" w:rsidP="00FD6059">
            <w:pPr>
              <w:pStyle w:val="ListParagraph"/>
              <w:rPr>
                <w:sz w:val="22"/>
                <w:szCs w:val="22"/>
              </w:rPr>
            </w:pPr>
            <w:r w:rsidRPr="00997D17">
              <w:rPr>
                <w:sz w:val="22"/>
                <w:szCs w:val="22"/>
              </w:rPr>
              <w:lastRenderedPageBreak/>
              <w:t>Dalili za mwanzo kwenye eneo lililotajwa. Barabara chache kuteleza, nyumba chache za bondeni kulowa, na radi dhoria inapojengeka.</w:t>
            </w:r>
          </w:p>
        </w:tc>
        <w:tc>
          <w:tcPr>
            <w:tcW w:w="2279" w:type="dxa"/>
          </w:tcPr>
          <w:p w14:paraId="66918B1E" w14:textId="4EF4090E" w:rsidR="008C6B60" w:rsidRPr="00997D17" w:rsidRDefault="005747F5" w:rsidP="00F20E47">
            <w:pPr>
              <w:pStyle w:val="ListBullet"/>
              <w:rPr>
                <w:sz w:val="22"/>
                <w:szCs w:val="22"/>
              </w:rPr>
            </w:pPr>
            <w:r w:rsidRPr="00997D17">
              <w:rPr>
                <w:sz w:val="22"/>
                <w:szCs w:val="22"/>
              </w:rPr>
              <w:t>Before the rain, walk drought on the Serengeti plain, strong winds, flash floods, and water  and clear the drains and culverts.</w:t>
            </w:r>
          </w:p>
          <w:p w14:paraId="3717608E" w14:textId="339A539F" w:rsidR="008C6B60" w:rsidRPr="00997D17" w:rsidRDefault="00FE0A4D" w:rsidP="00F20E47">
            <w:pPr>
              <w:pStyle w:val="ListBullet"/>
              <w:rPr>
                <w:sz w:val="22"/>
                <w:szCs w:val="22"/>
              </w:rPr>
            </w:pPr>
            <w:ins w:id="4985" w:author="Bonephace Kaijage" w:date="2026-10-14T06:18:00Z" w16du:dateUtc="2026-10-14T04:18:00Z">
              <w:r>
                <w:rPr>
                  <w:sz w:val="22"/>
                  <w:szCs w:val="22"/>
                </w:rPr>
                <w:lastRenderedPageBreak/>
                <w:t>Households along the sites named in Know Your Risk: keep food, documents and children above floor level, because water here can enter houses with little warning.</w:t>
              </w:r>
            </w:ins>
            <w:del w:id="4986" w:author="Bonephace Kaijage" w:date="2026-10-14T06:18:00Z" w16du:dateUtc="2026-10-14T04:18:00Z">
              <w:r w:rsidR="005747F5" w:rsidRPr="00997D17" w:rsidDel="00FE0A4D">
                <w:rPr>
                  <w:sz w:val="22"/>
                  <w:szCs w:val="22"/>
                </w:rPr>
                <w:delText>Households along this site raise food, documents and children above the floor.</w:delText>
              </w:r>
            </w:del>
          </w:p>
          <w:p w14:paraId="2750AA8D" w14:textId="25E79178" w:rsidR="008C6B60" w:rsidRPr="00997D17" w:rsidRDefault="005747F5" w:rsidP="00F20E47">
            <w:pPr>
              <w:pStyle w:val="ListBullet"/>
              <w:rPr>
                <w:sz w:val="22"/>
                <w:szCs w:val="22"/>
              </w:rPr>
            </w:pPr>
            <w:r w:rsidRPr="00997D17">
              <w:rPr>
                <w:sz w:val="22"/>
                <w:szCs w:val="22"/>
              </w:rPr>
              <w:t>Save 190 and the ward chair number. Keep a torch and drinking water.</w:t>
            </w:r>
          </w:p>
          <w:p w14:paraId="6DB6EA66" w14:textId="6E93879A"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7AA1F69B" w14:textId="436177B2"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3C20FD2F" w14:textId="7BB2E42E" w:rsidR="008C6B60" w:rsidRPr="00997D17" w:rsidRDefault="005747F5" w:rsidP="00F20E47">
            <w:pPr>
              <w:pStyle w:val="ListBullet"/>
              <w:rPr>
                <w:sz w:val="22"/>
                <w:szCs w:val="22"/>
              </w:rPr>
            </w:pPr>
            <w:r w:rsidRPr="00997D17">
              <w:rPr>
                <w:sz w:val="22"/>
                <w:szCs w:val="22"/>
              </w:rPr>
              <w:t xml:space="preserve">Kaya za eneo hili zipandishe chakula, nyaraka </w:t>
            </w:r>
            <w:r w:rsidRPr="00997D17">
              <w:rPr>
                <w:sz w:val="22"/>
                <w:szCs w:val="22"/>
              </w:rPr>
              <w:lastRenderedPageBreak/>
              <w:t>na watoto juu ya sakafu.</w:t>
            </w:r>
          </w:p>
          <w:p w14:paraId="38E8BC12" w14:textId="30503A1B"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1D4B2CFD" w14:textId="629D86E5"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62518F59" w14:textId="77777777" w:rsidTr="002066E7">
        <w:tc>
          <w:tcPr>
            <w:tcW w:w="2278" w:type="dxa"/>
          </w:tcPr>
          <w:p w14:paraId="55A421BC" w14:textId="77777777" w:rsidR="002066E7" w:rsidRPr="00997D17" w:rsidRDefault="002066E7" w:rsidP="00FD6059">
            <w:pPr>
              <w:pStyle w:val="ListParagraph"/>
              <w:rPr>
                <w:sz w:val="22"/>
                <w:szCs w:val="22"/>
                <w:lang w:val="sv-SE"/>
              </w:rPr>
            </w:pPr>
          </w:p>
        </w:tc>
        <w:tc>
          <w:tcPr>
            <w:tcW w:w="2278" w:type="dxa"/>
          </w:tcPr>
          <w:p w14:paraId="14AF1BDD" w14:textId="7B4585CC"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1CCCBCB6" w14:textId="05600AA2" w:rsidR="002066E7" w:rsidRPr="00997D17" w:rsidRDefault="008C6B60" w:rsidP="00FD6059">
            <w:pPr>
              <w:pStyle w:val="ListParagraph"/>
              <w:rPr>
                <w:sz w:val="22"/>
                <w:szCs w:val="22"/>
              </w:rPr>
            </w:pPr>
            <w:r w:rsidRPr="00997D17">
              <w:rPr>
                <w:sz w:val="22"/>
                <w:szCs w:val="22"/>
              </w:rPr>
              <w:t>drought on the Serengeti plain, strong winds, flash floods, and water shortage. Roads, water points or houses at the named sites are now affected. Some journeys and classes are disrupted.</w:t>
            </w:r>
          </w:p>
        </w:tc>
        <w:tc>
          <w:tcPr>
            <w:tcW w:w="2278" w:type="dxa"/>
          </w:tcPr>
          <w:p w14:paraId="75705A45" w14:textId="0BDE1202"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26D7C4B" w14:textId="34957B60" w:rsidR="008C6B60" w:rsidRPr="00997D17" w:rsidRDefault="005747F5" w:rsidP="00F20E47">
            <w:pPr>
              <w:pStyle w:val="ListBullet"/>
              <w:rPr>
                <w:sz w:val="22"/>
                <w:szCs w:val="22"/>
              </w:rPr>
            </w:pPr>
            <w:r w:rsidRPr="00997D17">
              <w:rPr>
                <w:sz w:val="22"/>
                <w:szCs w:val="22"/>
              </w:rPr>
              <w:t>Move households off drought on the Serengeti plain, strong winds, flash floods, and water  to the ward assembly point.</w:t>
            </w:r>
          </w:p>
          <w:p w14:paraId="53FC9459" w14:textId="3FBA90A8" w:rsidR="008C6B60" w:rsidRPr="00997D17" w:rsidRDefault="00FE0A4D" w:rsidP="00F20E47">
            <w:pPr>
              <w:pStyle w:val="ListBullet"/>
              <w:rPr>
                <w:sz w:val="22"/>
                <w:szCs w:val="22"/>
              </w:rPr>
            </w:pPr>
            <w:ins w:id="4987" w:author="Bonephace Kaijage" w:date="2026-10-14T06:21:00Z" w16du:dateUtc="2026-10-14T04:21:00Z">
              <w:r>
                <w:rPr>
                  <w:sz w:val="22"/>
                  <w:szCs w:val="22"/>
                </w:rPr>
                <w:t>Close and mark the flooded road or bridge on the sites named in Know Your Risk. Divert traffic.</w:t>
              </w:r>
            </w:ins>
            <w:del w:id="4988" w:author="Bonephace Kaijage" w:date="2026-10-14T06:21:00Z" w16du:dateUtc="2026-10-14T04:21:00Z">
              <w:r w:rsidR="005747F5" w:rsidRPr="00997D17" w:rsidDel="00FE0A4D">
                <w:rPr>
                  <w:sz w:val="22"/>
                  <w:szCs w:val="22"/>
                </w:rPr>
                <w:delText>Close and mark the flooded road or bridge on this site. Divert traffic.</w:delText>
              </w:r>
            </w:del>
          </w:p>
          <w:p w14:paraId="2F0E595A" w14:textId="06D19227" w:rsidR="008C6B60" w:rsidRPr="00997D17" w:rsidRDefault="00FE0A4D" w:rsidP="00F20E47">
            <w:pPr>
              <w:pStyle w:val="ListBullet"/>
              <w:rPr>
                <w:sz w:val="22"/>
                <w:szCs w:val="22"/>
              </w:rPr>
            </w:pPr>
            <w:ins w:id="4989" w:author="Bonephace Kaijage" w:date="2026-10-14T06:12:00Z" w16du:dateUtc="2026-10-14T04:12:00Z">
              <w:r>
                <w:rPr>
                  <w:sz w:val="22"/>
                  <w:szCs w:val="22"/>
                </w:rPr>
                <w:t xml:space="preserve">Check that school children, older people and anyone with a disability are accounted for before dark, so that </w:t>
              </w:r>
              <w:r>
                <w:rPr>
                  <w:sz w:val="22"/>
                  <w:szCs w:val="22"/>
                </w:rPr>
                <w:lastRenderedPageBreak/>
                <w:t>no one is searched for in the night.</w:t>
              </w:r>
            </w:ins>
            <w:del w:id="4990" w:author="Bonephace Kaijage" w:date="2026-10-14T06:12:00Z" w16du:dateUtc="2026-10-14T04:12:00Z">
              <w:r w:rsidR="005747F5" w:rsidRPr="00997D17" w:rsidDel="00FE0A4D">
                <w:rPr>
                  <w:sz w:val="22"/>
                  <w:szCs w:val="22"/>
                </w:rPr>
                <w:delText>Account for school children and older people before dark.</w:delText>
              </w:r>
            </w:del>
          </w:p>
          <w:p w14:paraId="72440632" w14:textId="7BAE3AF1" w:rsidR="002066E7" w:rsidRPr="00997D17" w:rsidRDefault="005747F5" w:rsidP="00F20E47">
            <w:pPr>
              <w:pStyle w:val="ListBullet"/>
              <w:rPr>
                <w:sz w:val="22"/>
                <w:szCs w:val="22"/>
              </w:rPr>
            </w:pPr>
            <w:r w:rsidRPr="00997D17">
              <w:rPr>
                <w:sz w:val="22"/>
                <w:szCs w:val="22"/>
              </w:rPr>
              <w:t>Boil drinking water. The clinic watches for diarrhoea.</w:t>
            </w:r>
          </w:p>
        </w:tc>
        <w:tc>
          <w:tcPr>
            <w:tcW w:w="2279" w:type="dxa"/>
          </w:tcPr>
          <w:p w14:paraId="007F78DF" w14:textId="68AEB56A" w:rsidR="008C6B60" w:rsidRPr="00997D17" w:rsidRDefault="00FE0A4D" w:rsidP="00F20E47">
            <w:pPr>
              <w:pStyle w:val="ListBullet"/>
              <w:rPr>
                <w:sz w:val="22"/>
                <w:szCs w:val="22"/>
                <w:lang w:val="sv-SE"/>
              </w:rPr>
            </w:pPr>
            <w:ins w:id="4991" w:author="Bonephace Kaijage" w:date="2026-10-14T06:16:00Z" w16du:dateUtc="2026-10-14T04:16:00Z">
              <w:r>
                <w:rPr>
                  <w:sz w:val="22"/>
                  <w:szCs w:val="22"/>
                  <w:lang w:val="sv-SE"/>
                </w:rPr>
                <w:lastRenderedPageBreak/>
                <w:t>Wasaidieni kaya kuondoka maeneo yaliyotajwa kwenda kituo cha kata, mkianza na wasioweza kuondoka peke yao.</w:t>
              </w:r>
            </w:ins>
            <w:del w:id="4992" w:author="Bonephace Kaijage" w:date="2026-10-14T06:16:00Z" w16du:dateUtc="2026-10-14T04:16:00Z">
              <w:r w:rsidR="005747F5" w:rsidRPr="00997D17" w:rsidDel="00FE0A4D">
                <w:rPr>
                  <w:sz w:val="22"/>
                  <w:szCs w:val="22"/>
                  <w:lang w:val="sv-SE"/>
                </w:rPr>
                <w:delText>Hamisha kaya kutoka eneo hili kwenda kituo cha kata.</w:delText>
              </w:r>
            </w:del>
          </w:p>
          <w:p w14:paraId="5AE7CC3F" w14:textId="4BABFFE9"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784FDE53" w14:textId="34DF1556" w:rsidR="008C6B60" w:rsidRPr="00997D17" w:rsidRDefault="00FE0A4D" w:rsidP="00F20E47">
            <w:pPr>
              <w:pStyle w:val="ListBullet"/>
              <w:rPr>
                <w:sz w:val="22"/>
                <w:szCs w:val="22"/>
              </w:rPr>
            </w:pPr>
            <w:ins w:id="4993" w:author="Bonephace Kaijage" w:date="2026-10-14T06:12:00Z" w16du:dateUtc="2026-10-14T04:12:00Z">
              <w:r>
                <w:rPr>
                  <w:sz w:val="22"/>
                  <w:szCs w:val="22"/>
                </w:rPr>
                <w:t xml:space="preserve">Hakikisheni watoto wa shule, wazee na watu wenye ulemavu </w:t>
              </w:r>
              <w:r>
                <w:rPr>
                  <w:sz w:val="22"/>
                  <w:szCs w:val="22"/>
                </w:rPr>
                <w:lastRenderedPageBreak/>
                <w:t>wote wamepatikana kabla ya giza, ili asitafutwe mtu usiku.</w:t>
              </w:r>
            </w:ins>
            <w:del w:id="4994" w:author="Bonephace Kaijage" w:date="2026-10-14T06:12:00Z" w16du:dateUtc="2026-10-14T04:12:00Z">
              <w:r w:rsidR="005747F5" w:rsidRPr="00997D17" w:rsidDel="00FE0A4D">
                <w:rPr>
                  <w:sz w:val="22"/>
                  <w:szCs w:val="22"/>
                </w:rPr>
                <w:delText>Hakiki watoto wa shule na wazee kabla ya giza.</w:delText>
              </w:r>
            </w:del>
          </w:p>
          <w:p w14:paraId="36AE9331" w14:textId="246CD948"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5D11B3F7" w14:textId="77777777" w:rsidTr="002066E7">
        <w:tc>
          <w:tcPr>
            <w:tcW w:w="2278" w:type="dxa"/>
          </w:tcPr>
          <w:p w14:paraId="6DF52D49" w14:textId="77777777" w:rsidR="002066E7" w:rsidRPr="00997D17" w:rsidRDefault="002066E7" w:rsidP="00FD6059">
            <w:pPr>
              <w:pStyle w:val="ListParagraph"/>
              <w:rPr>
                <w:sz w:val="22"/>
                <w:szCs w:val="22"/>
                <w:lang w:val="sv-SE"/>
              </w:rPr>
            </w:pPr>
          </w:p>
        </w:tc>
        <w:tc>
          <w:tcPr>
            <w:tcW w:w="2278" w:type="dxa"/>
          </w:tcPr>
          <w:p w14:paraId="71D72F32" w14:textId="73EA1616"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673A7DBC" w14:textId="53AD4F2C" w:rsidR="002066E7" w:rsidRPr="00997D17" w:rsidRDefault="00FE0A4D" w:rsidP="00FD6059">
            <w:pPr>
              <w:pStyle w:val="ListParagraph"/>
              <w:rPr>
                <w:sz w:val="22"/>
                <w:szCs w:val="22"/>
              </w:rPr>
            </w:pPr>
            <w:ins w:id="4995"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4996"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9F676C7" w14:textId="1A523DC7" w:rsidR="002066E7" w:rsidRPr="00997D17" w:rsidRDefault="00FE0A4D" w:rsidP="00FD6059">
            <w:pPr>
              <w:pStyle w:val="ListParagraph"/>
              <w:rPr>
                <w:sz w:val="22"/>
                <w:szCs w:val="22"/>
              </w:rPr>
            </w:pPr>
            <w:ins w:id="499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499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D4EE076" w14:textId="537DCFE0" w:rsidR="008C6B60" w:rsidRPr="00997D17" w:rsidRDefault="00FE0A4D" w:rsidP="00F20E47">
            <w:pPr>
              <w:pStyle w:val="ListBullet"/>
              <w:rPr>
                <w:sz w:val="22"/>
                <w:szCs w:val="22"/>
              </w:rPr>
            </w:pPr>
            <w:ins w:id="4999"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000"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1DD9A11D" w14:textId="61EF2555" w:rsidR="008C6B60" w:rsidRPr="00997D17" w:rsidRDefault="005747F5" w:rsidP="00F20E47">
            <w:pPr>
              <w:pStyle w:val="ListBullet"/>
              <w:rPr>
                <w:sz w:val="22"/>
                <w:szCs w:val="22"/>
              </w:rPr>
            </w:pPr>
            <w:r w:rsidRPr="00997D17">
              <w:rPr>
                <w:sz w:val="22"/>
                <w:szCs w:val="22"/>
              </w:rPr>
              <w:t>Call 114 and 190. Keep the access road clear for ambulances.</w:t>
            </w:r>
          </w:p>
          <w:p w14:paraId="37521542" w14:textId="52DA7551" w:rsidR="008C6B60" w:rsidRPr="00997D17" w:rsidRDefault="005747F5" w:rsidP="00F20E47">
            <w:pPr>
              <w:pStyle w:val="ListBullet"/>
              <w:rPr>
                <w:sz w:val="22"/>
                <w:szCs w:val="22"/>
              </w:rPr>
            </w:pPr>
            <w:r w:rsidRPr="00997D17">
              <w:rPr>
                <w:sz w:val="22"/>
                <w:szCs w:val="22"/>
              </w:rPr>
              <w:t>Open the shelter and register every household. Note who is missing.</w:t>
            </w:r>
          </w:p>
          <w:p w14:paraId="0F379633" w14:textId="4D5A1D70"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1A40AF41" w14:textId="42F7D63F"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3791E5AA" w14:textId="79B88EE5"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5978C4D7" w14:textId="4294C788"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6289D733" w14:textId="789AF39A"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3E728FD2" w14:textId="77777777" w:rsidTr="002066E7">
        <w:tc>
          <w:tcPr>
            <w:tcW w:w="2278" w:type="dxa"/>
          </w:tcPr>
          <w:p w14:paraId="0B31EEEA" w14:textId="2AF196F0" w:rsidR="002066E7" w:rsidRPr="00997D17" w:rsidRDefault="002066E7" w:rsidP="00FD6059">
            <w:pPr>
              <w:pStyle w:val="ListParagraph"/>
              <w:rPr>
                <w:sz w:val="22"/>
                <w:szCs w:val="22"/>
              </w:rPr>
            </w:pPr>
            <w:r w:rsidRPr="00997D17">
              <w:rPr>
                <w:sz w:val="22"/>
                <w:szCs w:val="22"/>
              </w:rPr>
              <w:t>Bariadi District Council</w:t>
            </w:r>
          </w:p>
        </w:tc>
        <w:tc>
          <w:tcPr>
            <w:tcW w:w="2278" w:type="dxa"/>
          </w:tcPr>
          <w:p w14:paraId="15A734DE" w14:textId="11384C2F"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4AA3E26B" w14:textId="50CE27C7" w:rsidR="002066E7" w:rsidRPr="00997D17" w:rsidRDefault="008C6B60" w:rsidP="00FD6059">
            <w:pPr>
              <w:pStyle w:val="ListParagraph"/>
              <w:rPr>
                <w:sz w:val="22"/>
                <w:szCs w:val="22"/>
              </w:rPr>
            </w:pPr>
            <w:r w:rsidRPr="00997D17">
              <w:rPr>
                <w:sz w:val="22"/>
                <w:szCs w:val="22"/>
              </w:rPr>
              <w:t xml:space="preserve">drought, strong winds, wildfire, and flash floods. A few roads slippery, a few low homes wet, </w:t>
            </w:r>
            <w:r w:rsidRPr="00997D17">
              <w:rPr>
                <w:sz w:val="22"/>
                <w:szCs w:val="22"/>
              </w:rPr>
              <w:lastRenderedPageBreak/>
              <w:t>and lightning where storms build.</w:t>
            </w:r>
          </w:p>
        </w:tc>
        <w:tc>
          <w:tcPr>
            <w:tcW w:w="2278" w:type="dxa"/>
          </w:tcPr>
          <w:p w14:paraId="0C31FE70" w14:textId="0ED2ED3B" w:rsidR="002066E7" w:rsidRPr="00997D17" w:rsidRDefault="008C6B60" w:rsidP="00FD6059">
            <w:pPr>
              <w:pStyle w:val="ListParagraph"/>
              <w:rPr>
                <w:sz w:val="22"/>
                <w:szCs w:val="22"/>
              </w:rPr>
            </w:pPr>
            <w:r w:rsidRPr="00997D17">
              <w:rPr>
                <w:sz w:val="22"/>
                <w:szCs w:val="22"/>
              </w:rPr>
              <w:lastRenderedPageBreak/>
              <w:t xml:space="preserve">Dalili za mwanzo kwenye eneo lililotajwa. Barabara chache kuteleza, nyumba chache za </w:t>
            </w:r>
            <w:r w:rsidRPr="00997D17">
              <w:rPr>
                <w:sz w:val="22"/>
                <w:szCs w:val="22"/>
              </w:rPr>
              <w:lastRenderedPageBreak/>
              <w:t>bondeni kulowa, na radi dhoria inapojengeka.</w:t>
            </w:r>
          </w:p>
        </w:tc>
        <w:tc>
          <w:tcPr>
            <w:tcW w:w="2279" w:type="dxa"/>
          </w:tcPr>
          <w:p w14:paraId="555BA492" w14:textId="36C82C08" w:rsidR="008C6B60" w:rsidRPr="00997D17" w:rsidRDefault="005747F5" w:rsidP="00F20E47">
            <w:pPr>
              <w:pStyle w:val="ListBullet"/>
              <w:rPr>
                <w:sz w:val="22"/>
                <w:szCs w:val="22"/>
              </w:rPr>
            </w:pPr>
            <w:r w:rsidRPr="00997D17">
              <w:rPr>
                <w:sz w:val="22"/>
                <w:szCs w:val="22"/>
              </w:rPr>
              <w:lastRenderedPageBreak/>
              <w:t xml:space="preserve">Before the rain, walk drought, strong winds, wildfire, and flash floods and </w:t>
            </w:r>
            <w:r w:rsidRPr="00997D17">
              <w:rPr>
                <w:sz w:val="22"/>
                <w:szCs w:val="22"/>
              </w:rPr>
              <w:lastRenderedPageBreak/>
              <w:t>clear the drains and culverts.</w:t>
            </w:r>
          </w:p>
          <w:p w14:paraId="2BB42E45" w14:textId="4A4641BA" w:rsidR="008C6B60" w:rsidRPr="00997D17" w:rsidRDefault="00FE0A4D" w:rsidP="00F20E47">
            <w:pPr>
              <w:pStyle w:val="ListBullet"/>
              <w:rPr>
                <w:sz w:val="22"/>
                <w:szCs w:val="22"/>
              </w:rPr>
            </w:pPr>
            <w:ins w:id="5001"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5002" w:author="Bonephace Kaijage" w:date="2026-10-14T06:18:00Z" w16du:dateUtc="2026-10-14T04:18:00Z">
              <w:r w:rsidR="005747F5" w:rsidRPr="00997D17" w:rsidDel="00FE0A4D">
                <w:rPr>
                  <w:sz w:val="22"/>
                  <w:szCs w:val="22"/>
                </w:rPr>
                <w:delText>Households along this site raise food, documents and children above the floor.</w:delText>
              </w:r>
            </w:del>
          </w:p>
          <w:p w14:paraId="07619B0D" w14:textId="3CE1925B" w:rsidR="008C6B60" w:rsidRPr="00997D17" w:rsidRDefault="005747F5" w:rsidP="00F20E47">
            <w:pPr>
              <w:pStyle w:val="ListBullet"/>
              <w:rPr>
                <w:sz w:val="22"/>
                <w:szCs w:val="22"/>
              </w:rPr>
            </w:pPr>
            <w:r w:rsidRPr="00997D17">
              <w:rPr>
                <w:sz w:val="22"/>
                <w:szCs w:val="22"/>
              </w:rPr>
              <w:t>Save 190 and the ward chair number. Keep a torch and drinking water.</w:t>
            </w:r>
          </w:p>
          <w:p w14:paraId="74FAC0D0" w14:textId="234797D2"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353BC3A5" w14:textId="3F9E9AFF" w:rsidR="008C6B60" w:rsidRPr="00997D17" w:rsidRDefault="005747F5" w:rsidP="00F20E47">
            <w:pPr>
              <w:pStyle w:val="ListBullet"/>
              <w:rPr>
                <w:sz w:val="22"/>
                <w:szCs w:val="22"/>
              </w:rPr>
            </w:pPr>
            <w:r w:rsidRPr="00997D17">
              <w:rPr>
                <w:sz w:val="22"/>
                <w:szCs w:val="22"/>
              </w:rPr>
              <w:lastRenderedPageBreak/>
              <w:t>Kabla ya mvua, tembea eneo hili na usafishe mitaro na makalavati.</w:t>
            </w:r>
          </w:p>
          <w:p w14:paraId="6FF9F531" w14:textId="00EBE384" w:rsidR="008C6B60" w:rsidRPr="00997D17" w:rsidRDefault="005747F5" w:rsidP="00F20E47">
            <w:pPr>
              <w:pStyle w:val="ListBullet"/>
              <w:rPr>
                <w:sz w:val="22"/>
                <w:szCs w:val="22"/>
              </w:rPr>
            </w:pPr>
            <w:r w:rsidRPr="00997D17">
              <w:rPr>
                <w:sz w:val="22"/>
                <w:szCs w:val="22"/>
              </w:rPr>
              <w:lastRenderedPageBreak/>
              <w:t>Kaya za eneo hili zipandishe chakula, nyaraka na watoto juu ya sakafu.</w:t>
            </w:r>
          </w:p>
          <w:p w14:paraId="36419182" w14:textId="0445FFA8"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52C3D942" w14:textId="60102742"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7BB1B29F" w14:textId="77777777" w:rsidTr="002066E7">
        <w:tc>
          <w:tcPr>
            <w:tcW w:w="2278" w:type="dxa"/>
          </w:tcPr>
          <w:p w14:paraId="4C0432C5" w14:textId="77777777" w:rsidR="002066E7" w:rsidRPr="00997D17" w:rsidRDefault="002066E7" w:rsidP="00FD6059">
            <w:pPr>
              <w:pStyle w:val="ListParagraph"/>
              <w:rPr>
                <w:sz w:val="22"/>
                <w:szCs w:val="22"/>
                <w:lang w:val="sv-SE"/>
              </w:rPr>
            </w:pPr>
          </w:p>
        </w:tc>
        <w:tc>
          <w:tcPr>
            <w:tcW w:w="2278" w:type="dxa"/>
          </w:tcPr>
          <w:p w14:paraId="581C9458" w14:textId="6798AC64"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5B73D992" w14:textId="663C152B" w:rsidR="002066E7" w:rsidRPr="00997D17" w:rsidRDefault="008C6B60" w:rsidP="00FD6059">
            <w:pPr>
              <w:pStyle w:val="ListParagraph"/>
              <w:rPr>
                <w:sz w:val="22"/>
                <w:szCs w:val="22"/>
              </w:rPr>
            </w:pPr>
            <w:r w:rsidRPr="00997D17">
              <w:rPr>
                <w:sz w:val="22"/>
                <w:szCs w:val="22"/>
              </w:rPr>
              <w:t>drought, strong winds, wildfire, and flash floods. Roads, water points or houses at the named sites are now affected. Some journeys and classes are disrupted.</w:t>
            </w:r>
          </w:p>
        </w:tc>
        <w:tc>
          <w:tcPr>
            <w:tcW w:w="2278" w:type="dxa"/>
          </w:tcPr>
          <w:p w14:paraId="066E9B92" w14:textId="1E9C06BE"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A465E41" w14:textId="497437DE" w:rsidR="008C6B60" w:rsidRPr="00997D17" w:rsidRDefault="005747F5" w:rsidP="00F20E47">
            <w:pPr>
              <w:pStyle w:val="ListBullet"/>
              <w:rPr>
                <w:sz w:val="22"/>
                <w:szCs w:val="22"/>
              </w:rPr>
            </w:pPr>
            <w:r w:rsidRPr="00997D17">
              <w:rPr>
                <w:sz w:val="22"/>
                <w:szCs w:val="22"/>
              </w:rPr>
              <w:t>Move households off drought, strong winds, wildfire, and flash floods to the ward assembly point.</w:t>
            </w:r>
          </w:p>
          <w:p w14:paraId="35F23F54" w14:textId="6DE0E7DF" w:rsidR="008C6B60" w:rsidRPr="00997D17" w:rsidRDefault="00FE0A4D" w:rsidP="00F20E47">
            <w:pPr>
              <w:pStyle w:val="ListBullet"/>
              <w:rPr>
                <w:sz w:val="22"/>
                <w:szCs w:val="22"/>
              </w:rPr>
            </w:pPr>
            <w:ins w:id="5003" w:author="Bonephace Kaijage" w:date="2026-10-14T06:21:00Z" w16du:dateUtc="2026-10-14T04:21:00Z">
              <w:r>
                <w:rPr>
                  <w:sz w:val="22"/>
                  <w:szCs w:val="22"/>
                </w:rPr>
                <w:t>Close and mark the flooded road or bridge on the sites named in Know Your Risk. Divert traffic.</w:t>
              </w:r>
            </w:ins>
            <w:del w:id="5004" w:author="Bonephace Kaijage" w:date="2026-10-14T06:21:00Z" w16du:dateUtc="2026-10-14T04:21:00Z">
              <w:r w:rsidR="005747F5" w:rsidRPr="00997D17" w:rsidDel="00FE0A4D">
                <w:rPr>
                  <w:sz w:val="22"/>
                  <w:szCs w:val="22"/>
                </w:rPr>
                <w:delText>Close and mark the flooded road or bridge on this site. Divert traffic.</w:delText>
              </w:r>
            </w:del>
          </w:p>
          <w:p w14:paraId="6BC8FD18" w14:textId="24207453" w:rsidR="008C6B60" w:rsidRPr="00997D17" w:rsidRDefault="00FE0A4D" w:rsidP="00F20E47">
            <w:pPr>
              <w:pStyle w:val="ListBullet"/>
              <w:rPr>
                <w:sz w:val="22"/>
                <w:szCs w:val="22"/>
              </w:rPr>
            </w:pPr>
            <w:ins w:id="5005" w:author="Bonephace Kaijage" w:date="2026-10-14T06:12:00Z" w16du:dateUtc="2026-10-14T04:12:00Z">
              <w:r>
                <w:rPr>
                  <w:sz w:val="22"/>
                  <w:szCs w:val="22"/>
                </w:rPr>
                <w:t xml:space="preserve">Check that school children, older people and anyone with a disability are accounted for </w:t>
              </w:r>
              <w:r>
                <w:rPr>
                  <w:sz w:val="22"/>
                  <w:szCs w:val="22"/>
                </w:rPr>
                <w:lastRenderedPageBreak/>
                <w:t>before dark, so that no one is searched for in the night.</w:t>
              </w:r>
            </w:ins>
            <w:del w:id="5006" w:author="Bonephace Kaijage" w:date="2026-10-14T06:12:00Z" w16du:dateUtc="2026-10-14T04:12:00Z">
              <w:r w:rsidR="005747F5" w:rsidRPr="00997D17" w:rsidDel="00FE0A4D">
                <w:rPr>
                  <w:sz w:val="22"/>
                  <w:szCs w:val="22"/>
                </w:rPr>
                <w:delText>Account for school children and older people before dark.</w:delText>
              </w:r>
            </w:del>
          </w:p>
          <w:p w14:paraId="5C52E83C" w14:textId="5B6FF6CA" w:rsidR="002066E7" w:rsidRPr="00997D17" w:rsidRDefault="005747F5" w:rsidP="00F20E47">
            <w:pPr>
              <w:pStyle w:val="ListBullet"/>
              <w:rPr>
                <w:sz w:val="22"/>
                <w:szCs w:val="22"/>
              </w:rPr>
            </w:pPr>
            <w:r w:rsidRPr="00997D17">
              <w:rPr>
                <w:sz w:val="22"/>
                <w:szCs w:val="22"/>
              </w:rPr>
              <w:t>Boil drinking water. The clinic watches for diarrhoea.</w:t>
            </w:r>
          </w:p>
        </w:tc>
        <w:tc>
          <w:tcPr>
            <w:tcW w:w="2279" w:type="dxa"/>
          </w:tcPr>
          <w:p w14:paraId="0692C47D" w14:textId="74EB5B34" w:rsidR="008C6B60" w:rsidRPr="00997D17" w:rsidRDefault="00FE0A4D" w:rsidP="00F20E47">
            <w:pPr>
              <w:pStyle w:val="ListBullet"/>
              <w:rPr>
                <w:sz w:val="22"/>
                <w:szCs w:val="22"/>
                <w:lang w:val="sv-SE"/>
              </w:rPr>
            </w:pPr>
            <w:ins w:id="5007" w:author="Bonephace Kaijage" w:date="2026-10-14T06:16:00Z" w16du:dateUtc="2026-10-14T04:16:00Z">
              <w:r>
                <w:rPr>
                  <w:sz w:val="22"/>
                  <w:szCs w:val="22"/>
                  <w:lang w:val="sv-SE"/>
                </w:rPr>
                <w:lastRenderedPageBreak/>
                <w:t>Wasaidieni kaya kuondoka maeneo yaliyotajwa kwenda kituo cha kata, mkianza na wasioweza kuondoka peke yao.</w:t>
              </w:r>
            </w:ins>
            <w:del w:id="5008" w:author="Bonephace Kaijage" w:date="2026-10-14T06:16:00Z" w16du:dateUtc="2026-10-14T04:16:00Z">
              <w:r w:rsidR="005747F5" w:rsidRPr="00997D17" w:rsidDel="00FE0A4D">
                <w:rPr>
                  <w:sz w:val="22"/>
                  <w:szCs w:val="22"/>
                  <w:lang w:val="sv-SE"/>
                </w:rPr>
                <w:delText>Hamisha kaya kutoka eneo hili kwenda kituo cha kata.</w:delText>
              </w:r>
            </w:del>
          </w:p>
          <w:p w14:paraId="60F1A3B8" w14:textId="5757BB35"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1CD0D580" w14:textId="0E38B5EC" w:rsidR="008C6B60" w:rsidRPr="00997D17" w:rsidRDefault="00FE0A4D" w:rsidP="00F20E47">
            <w:pPr>
              <w:pStyle w:val="ListBullet"/>
              <w:rPr>
                <w:sz w:val="22"/>
                <w:szCs w:val="22"/>
              </w:rPr>
            </w:pPr>
            <w:ins w:id="5009" w:author="Bonephace Kaijage" w:date="2026-10-14T06:12:00Z" w16du:dateUtc="2026-10-14T04:12:00Z">
              <w:r>
                <w:rPr>
                  <w:sz w:val="22"/>
                  <w:szCs w:val="22"/>
                </w:rPr>
                <w:t xml:space="preserve">Hakikisheni watoto wa shule, </w:t>
              </w:r>
              <w:r>
                <w:rPr>
                  <w:sz w:val="22"/>
                  <w:szCs w:val="22"/>
                </w:rPr>
                <w:lastRenderedPageBreak/>
                <w:t>wazee na watu wenye ulemavu wote wamepatikana kabla ya giza, ili asitafutwe mtu usiku.</w:t>
              </w:r>
            </w:ins>
            <w:del w:id="5010" w:author="Bonephace Kaijage" w:date="2026-10-14T06:12:00Z" w16du:dateUtc="2026-10-14T04:12:00Z">
              <w:r w:rsidR="005747F5" w:rsidRPr="00997D17" w:rsidDel="00FE0A4D">
                <w:rPr>
                  <w:sz w:val="22"/>
                  <w:szCs w:val="22"/>
                </w:rPr>
                <w:delText>Hakiki watoto wa shule na wazee kabla ya giza.</w:delText>
              </w:r>
            </w:del>
          </w:p>
          <w:p w14:paraId="73A42879" w14:textId="0D72ED72"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6978385A" w14:textId="77777777" w:rsidTr="002066E7">
        <w:tc>
          <w:tcPr>
            <w:tcW w:w="2278" w:type="dxa"/>
          </w:tcPr>
          <w:p w14:paraId="6B1E89F3" w14:textId="77777777" w:rsidR="002066E7" w:rsidRPr="00997D17" w:rsidRDefault="002066E7" w:rsidP="00FD6059">
            <w:pPr>
              <w:pStyle w:val="ListParagraph"/>
              <w:rPr>
                <w:sz w:val="22"/>
                <w:szCs w:val="22"/>
                <w:lang w:val="sv-SE"/>
              </w:rPr>
            </w:pPr>
          </w:p>
        </w:tc>
        <w:tc>
          <w:tcPr>
            <w:tcW w:w="2278" w:type="dxa"/>
          </w:tcPr>
          <w:p w14:paraId="0D9F29CA" w14:textId="79C743A8"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2E12DD43" w14:textId="043FB869" w:rsidR="002066E7" w:rsidRPr="00997D17" w:rsidRDefault="00FE0A4D" w:rsidP="00FD6059">
            <w:pPr>
              <w:pStyle w:val="ListParagraph"/>
              <w:rPr>
                <w:sz w:val="22"/>
                <w:szCs w:val="22"/>
              </w:rPr>
            </w:pPr>
            <w:ins w:id="5011"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012"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4BF13A1" w14:textId="16177549" w:rsidR="002066E7" w:rsidRPr="00997D17" w:rsidRDefault="00FE0A4D" w:rsidP="00FD6059">
            <w:pPr>
              <w:pStyle w:val="ListParagraph"/>
              <w:rPr>
                <w:sz w:val="22"/>
                <w:szCs w:val="22"/>
              </w:rPr>
            </w:pPr>
            <w:ins w:id="5013"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01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8A143D0" w14:textId="3F1559A9" w:rsidR="008C6B60" w:rsidRPr="00997D17" w:rsidRDefault="00FE0A4D" w:rsidP="00F20E47">
            <w:pPr>
              <w:pStyle w:val="ListBullet"/>
              <w:rPr>
                <w:sz w:val="22"/>
                <w:szCs w:val="22"/>
              </w:rPr>
            </w:pPr>
            <w:ins w:id="5015"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016"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60328389" w14:textId="53D91616" w:rsidR="008C6B60" w:rsidRPr="00997D17" w:rsidRDefault="005747F5" w:rsidP="00F20E47">
            <w:pPr>
              <w:pStyle w:val="ListBullet"/>
              <w:rPr>
                <w:sz w:val="22"/>
                <w:szCs w:val="22"/>
              </w:rPr>
            </w:pPr>
            <w:r w:rsidRPr="00997D17">
              <w:rPr>
                <w:sz w:val="22"/>
                <w:szCs w:val="22"/>
              </w:rPr>
              <w:t>Call 114 and 190. Keep the access road clear for ambulances.</w:t>
            </w:r>
          </w:p>
          <w:p w14:paraId="7B467C1D" w14:textId="59C57939" w:rsidR="008C6B60" w:rsidRPr="00997D17" w:rsidRDefault="005747F5" w:rsidP="00F20E47">
            <w:pPr>
              <w:pStyle w:val="ListBullet"/>
              <w:rPr>
                <w:sz w:val="22"/>
                <w:szCs w:val="22"/>
              </w:rPr>
            </w:pPr>
            <w:r w:rsidRPr="00997D17">
              <w:rPr>
                <w:sz w:val="22"/>
                <w:szCs w:val="22"/>
              </w:rPr>
              <w:t>Open the shelter and register every household. Note who is missing.</w:t>
            </w:r>
          </w:p>
          <w:p w14:paraId="5160DB7B" w14:textId="2DC3CEA7"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5838F0AC" w14:textId="42F618F0"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1363BF34" w14:textId="6713D3F4"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5D91426B" w14:textId="51F258AA"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0BD0EF47" w14:textId="11818B31"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64D9ED9C" w14:textId="77777777" w:rsidTr="002066E7">
        <w:tc>
          <w:tcPr>
            <w:tcW w:w="2278" w:type="dxa"/>
          </w:tcPr>
          <w:p w14:paraId="4416D26D" w14:textId="254D7567" w:rsidR="002066E7" w:rsidRPr="00997D17" w:rsidRDefault="002066E7" w:rsidP="00FD6059">
            <w:pPr>
              <w:pStyle w:val="ListParagraph"/>
              <w:rPr>
                <w:sz w:val="22"/>
                <w:szCs w:val="22"/>
              </w:rPr>
            </w:pPr>
            <w:r w:rsidRPr="00997D17">
              <w:rPr>
                <w:sz w:val="22"/>
                <w:szCs w:val="22"/>
              </w:rPr>
              <w:t>Busega District Council</w:t>
            </w:r>
          </w:p>
        </w:tc>
        <w:tc>
          <w:tcPr>
            <w:tcW w:w="2278" w:type="dxa"/>
          </w:tcPr>
          <w:p w14:paraId="3A93717F" w14:textId="279DBA86"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4575DD11" w14:textId="23352625" w:rsidR="002066E7" w:rsidRPr="00997D17" w:rsidRDefault="008C6B60" w:rsidP="00FD6059">
            <w:pPr>
              <w:pStyle w:val="ListParagraph"/>
              <w:rPr>
                <w:sz w:val="22"/>
                <w:szCs w:val="22"/>
              </w:rPr>
            </w:pPr>
            <w:r w:rsidRPr="00997D17">
              <w:rPr>
                <w:sz w:val="22"/>
                <w:szCs w:val="22"/>
              </w:rPr>
              <w:t xml:space="preserve">drought, strong winds, flash floods, and water shortage </w:t>
            </w:r>
            <w:r w:rsidRPr="00997D17">
              <w:rPr>
                <w:sz w:val="22"/>
                <w:szCs w:val="22"/>
              </w:rPr>
              <w:lastRenderedPageBreak/>
              <w:t>for livestock. A few roads slippery, a few low homes wet, and lightning where storms build.</w:t>
            </w:r>
          </w:p>
        </w:tc>
        <w:tc>
          <w:tcPr>
            <w:tcW w:w="2278" w:type="dxa"/>
          </w:tcPr>
          <w:p w14:paraId="55AEBD66" w14:textId="62CA59A9" w:rsidR="002066E7" w:rsidRPr="00997D17" w:rsidRDefault="008C6B60" w:rsidP="00FD6059">
            <w:pPr>
              <w:pStyle w:val="ListParagraph"/>
              <w:rPr>
                <w:sz w:val="22"/>
                <w:szCs w:val="22"/>
              </w:rPr>
            </w:pPr>
            <w:r w:rsidRPr="00997D17">
              <w:rPr>
                <w:sz w:val="22"/>
                <w:szCs w:val="22"/>
              </w:rPr>
              <w:lastRenderedPageBreak/>
              <w:t xml:space="preserve">Dalili za mwanzo kwenye eneo lililotajwa. Barabara </w:t>
            </w:r>
            <w:r w:rsidRPr="00997D17">
              <w:rPr>
                <w:sz w:val="22"/>
                <w:szCs w:val="22"/>
              </w:rPr>
              <w:lastRenderedPageBreak/>
              <w:t>chache kuteleza, nyumba chache za bondeni kulowa, na radi dhoria inapojengeka.</w:t>
            </w:r>
          </w:p>
        </w:tc>
        <w:tc>
          <w:tcPr>
            <w:tcW w:w="2279" w:type="dxa"/>
          </w:tcPr>
          <w:p w14:paraId="014AA60A" w14:textId="00C9E951" w:rsidR="008C6B60" w:rsidRPr="00997D17" w:rsidRDefault="005747F5" w:rsidP="00F20E47">
            <w:pPr>
              <w:pStyle w:val="ListBullet"/>
              <w:rPr>
                <w:sz w:val="22"/>
                <w:szCs w:val="22"/>
              </w:rPr>
            </w:pPr>
            <w:r w:rsidRPr="00997D17">
              <w:rPr>
                <w:sz w:val="22"/>
                <w:szCs w:val="22"/>
              </w:rPr>
              <w:lastRenderedPageBreak/>
              <w:t xml:space="preserve">Before the rain, walk drought, strong winds, flash floods, </w:t>
            </w:r>
            <w:r w:rsidRPr="00997D17">
              <w:rPr>
                <w:sz w:val="22"/>
                <w:szCs w:val="22"/>
              </w:rPr>
              <w:lastRenderedPageBreak/>
              <w:t>and water shortage for livestock and clear the drains and culverts.</w:t>
            </w:r>
          </w:p>
          <w:p w14:paraId="02667E56" w14:textId="3504CEFA" w:rsidR="008C6B60" w:rsidRPr="00997D17" w:rsidRDefault="00FE0A4D" w:rsidP="00F20E47">
            <w:pPr>
              <w:pStyle w:val="ListBullet"/>
              <w:rPr>
                <w:sz w:val="22"/>
                <w:szCs w:val="22"/>
              </w:rPr>
            </w:pPr>
            <w:ins w:id="5017"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5018" w:author="Bonephace Kaijage" w:date="2026-10-14T06:18:00Z" w16du:dateUtc="2026-10-14T04:18:00Z">
              <w:r w:rsidR="005747F5" w:rsidRPr="00997D17" w:rsidDel="00FE0A4D">
                <w:rPr>
                  <w:sz w:val="22"/>
                  <w:szCs w:val="22"/>
                </w:rPr>
                <w:delText>Households along this site raise food, documents and children above the floor.</w:delText>
              </w:r>
            </w:del>
          </w:p>
          <w:p w14:paraId="4DF36F11" w14:textId="00A2D7DD" w:rsidR="008C6B60" w:rsidRPr="00997D17" w:rsidRDefault="005747F5" w:rsidP="00F20E47">
            <w:pPr>
              <w:pStyle w:val="ListBullet"/>
              <w:rPr>
                <w:sz w:val="22"/>
                <w:szCs w:val="22"/>
              </w:rPr>
            </w:pPr>
            <w:r w:rsidRPr="00997D17">
              <w:rPr>
                <w:sz w:val="22"/>
                <w:szCs w:val="22"/>
              </w:rPr>
              <w:t>Save 190 and the ward chair number. Keep a torch and drinking water.</w:t>
            </w:r>
          </w:p>
          <w:p w14:paraId="2BA4E54C" w14:textId="697925DD"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4C9E7DC1" w14:textId="2D54E99B" w:rsidR="008C6B60" w:rsidRPr="00997D17" w:rsidRDefault="005747F5" w:rsidP="00F20E47">
            <w:pPr>
              <w:pStyle w:val="ListBullet"/>
              <w:rPr>
                <w:sz w:val="22"/>
                <w:szCs w:val="22"/>
              </w:rPr>
            </w:pPr>
            <w:r w:rsidRPr="00997D17">
              <w:rPr>
                <w:sz w:val="22"/>
                <w:szCs w:val="22"/>
              </w:rPr>
              <w:lastRenderedPageBreak/>
              <w:t xml:space="preserve">Kabla ya mvua, tembea eneo hili na usafishe </w:t>
            </w:r>
            <w:r w:rsidRPr="00997D17">
              <w:rPr>
                <w:sz w:val="22"/>
                <w:szCs w:val="22"/>
              </w:rPr>
              <w:lastRenderedPageBreak/>
              <w:t>mitaro na makalavati.</w:t>
            </w:r>
          </w:p>
          <w:p w14:paraId="18892D02" w14:textId="70E6F7B3"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7AC365A9" w14:textId="50CC6AA2"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6FFD5605" w14:textId="6CA94083"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7E4CA0A7" w14:textId="77777777" w:rsidTr="002066E7">
        <w:tc>
          <w:tcPr>
            <w:tcW w:w="2278" w:type="dxa"/>
          </w:tcPr>
          <w:p w14:paraId="177D53D0" w14:textId="77777777" w:rsidR="002066E7" w:rsidRPr="00997D17" w:rsidRDefault="002066E7" w:rsidP="00FD6059">
            <w:pPr>
              <w:pStyle w:val="ListParagraph"/>
              <w:rPr>
                <w:sz w:val="22"/>
                <w:szCs w:val="22"/>
                <w:lang w:val="sv-SE"/>
              </w:rPr>
            </w:pPr>
          </w:p>
        </w:tc>
        <w:tc>
          <w:tcPr>
            <w:tcW w:w="2278" w:type="dxa"/>
          </w:tcPr>
          <w:p w14:paraId="3E0519BF" w14:textId="1DD65118"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64B97D4A" w14:textId="5D6153F8" w:rsidR="002066E7" w:rsidRPr="00997D17" w:rsidRDefault="008C6B60" w:rsidP="00FD6059">
            <w:pPr>
              <w:pStyle w:val="ListParagraph"/>
              <w:rPr>
                <w:sz w:val="22"/>
                <w:szCs w:val="22"/>
              </w:rPr>
            </w:pPr>
            <w:r w:rsidRPr="00997D17">
              <w:rPr>
                <w:sz w:val="22"/>
                <w:szCs w:val="22"/>
              </w:rPr>
              <w:t>drought, strong winds, flash floods, and water shortage for livestock. Roads, water points or houses at the named sites are now affected. Some journeys and classes are disrupted.</w:t>
            </w:r>
          </w:p>
        </w:tc>
        <w:tc>
          <w:tcPr>
            <w:tcW w:w="2278" w:type="dxa"/>
          </w:tcPr>
          <w:p w14:paraId="3B0875F8" w14:textId="022B5CBE"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DF9562D" w14:textId="501AFC6E" w:rsidR="008C6B60" w:rsidRPr="00997D17" w:rsidRDefault="005747F5" w:rsidP="00F20E47">
            <w:pPr>
              <w:pStyle w:val="ListBullet"/>
              <w:rPr>
                <w:sz w:val="22"/>
                <w:szCs w:val="22"/>
              </w:rPr>
            </w:pPr>
            <w:r w:rsidRPr="00997D17">
              <w:rPr>
                <w:sz w:val="22"/>
                <w:szCs w:val="22"/>
              </w:rPr>
              <w:t>Move households off drought, strong winds, flash floods, and water shortage for livestock to the ward assembly point.</w:t>
            </w:r>
          </w:p>
          <w:p w14:paraId="73F2FF5A" w14:textId="53A1E9A7" w:rsidR="008C6B60" w:rsidRPr="00997D17" w:rsidRDefault="00FE0A4D" w:rsidP="00F20E47">
            <w:pPr>
              <w:pStyle w:val="ListBullet"/>
              <w:rPr>
                <w:sz w:val="22"/>
                <w:szCs w:val="22"/>
              </w:rPr>
            </w:pPr>
            <w:ins w:id="5019" w:author="Bonephace Kaijage" w:date="2026-10-14T06:21:00Z" w16du:dateUtc="2026-10-14T04:21:00Z">
              <w:r>
                <w:rPr>
                  <w:sz w:val="22"/>
                  <w:szCs w:val="22"/>
                </w:rPr>
                <w:t>Close and mark the flooded road or bridge on the sites named in Know Your Risk. Divert traffic.</w:t>
              </w:r>
            </w:ins>
            <w:del w:id="5020" w:author="Bonephace Kaijage" w:date="2026-10-14T06:21:00Z" w16du:dateUtc="2026-10-14T04:21:00Z">
              <w:r w:rsidR="005747F5" w:rsidRPr="00997D17" w:rsidDel="00FE0A4D">
                <w:rPr>
                  <w:sz w:val="22"/>
                  <w:szCs w:val="22"/>
                </w:rPr>
                <w:delText>Close and mark the flooded road or bridge on this site. Divert traffic.</w:delText>
              </w:r>
            </w:del>
          </w:p>
          <w:p w14:paraId="12FBAF9D" w14:textId="310FF51A" w:rsidR="008C6B60" w:rsidRPr="00997D17" w:rsidRDefault="00FE0A4D" w:rsidP="00F20E47">
            <w:pPr>
              <w:pStyle w:val="ListBullet"/>
              <w:rPr>
                <w:sz w:val="22"/>
                <w:szCs w:val="22"/>
              </w:rPr>
            </w:pPr>
            <w:ins w:id="5021" w:author="Bonephace Kaijage" w:date="2026-10-14T06:12:00Z" w16du:dateUtc="2026-10-14T04:12:00Z">
              <w:r>
                <w:rPr>
                  <w:sz w:val="22"/>
                  <w:szCs w:val="22"/>
                </w:rPr>
                <w:t xml:space="preserve">Check that school children, older </w:t>
              </w:r>
              <w:r>
                <w:rPr>
                  <w:sz w:val="22"/>
                  <w:szCs w:val="22"/>
                </w:rPr>
                <w:lastRenderedPageBreak/>
                <w:t>people and anyone with a disability are accounted for before dark, so that no one is searched for in the night.</w:t>
              </w:r>
            </w:ins>
            <w:del w:id="5022" w:author="Bonephace Kaijage" w:date="2026-10-14T06:12:00Z" w16du:dateUtc="2026-10-14T04:12:00Z">
              <w:r w:rsidR="005747F5" w:rsidRPr="00997D17" w:rsidDel="00FE0A4D">
                <w:rPr>
                  <w:sz w:val="22"/>
                  <w:szCs w:val="22"/>
                </w:rPr>
                <w:delText>Account for school children and older people before dark.</w:delText>
              </w:r>
            </w:del>
          </w:p>
          <w:p w14:paraId="4EA28F1F" w14:textId="5561B16E" w:rsidR="002066E7" w:rsidRPr="00997D17" w:rsidRDefault="005747F5" w:rsidP="00F20E47">
            <w:pPr>
              <w:pStyle w:val="ListBullet"/>
              <w:rPr>
                <w:sz w:val="22"/>
                <w:szCs w:val="22"/>
              </w:rPr>
            </w:pPr>
            <w:r w:rsidRPr="00997D17">
              <w:rPr>
                <w:sz w:val="22"/>
                <w:szCs w:val="22"/>
              </w:rPr>
              <w:t>Boil drinking water. The clinic watches for diarrhoea.</w:t>
            </w:r>
          </w:p>
        </w:tc>
        <w:tc>
          <w:tcPr>
            <w:tcW w:w="2279" w:type="dxa"/>
          </w:tcPr>
          <w:p w14:paraId="0DC7C7A9" w14:textId="643C4CBB" w:rsidR="008C6B60" w:rsidRPr="00997D17" w:rsidRDefault="00FE0A4D" w:rsidP="00F20E47">
            <w:pPr>
              <w:pStyle w:val="ListBullet"/>
              <w:rPr>
                <w:sz w:val="22"/>
                <w:szCs w:val="22"/>
                <w:lang w:val="sv-SE"/>
              </w:rPr>
            </w:pPr>
            <w:ins w:id="5023" w:author="Bonephace Kaijage" w:date="2026-10-14T06:16:00Z" w16du:dateUtc="2026-10-14T04:16:00Z">
              <w:r>
                <w:rPr>
                  <w:sz w:val="22"/>
                  <w:szCs w:val="22"/>
                  <w:lang w:val="sv-SE"/>
                </w:rPr>
                <w:lastRenderedPageBreak/>
                <w:t>Wasaidieni kaya kuondoka maeneo yaliyotajwa kwenda kituo cha kata, mkianza na wasioweza kuondoka peke yao.</w:t>
              </w:r>
            </w:ins>
            <w:del w:id="5024" w:author="Bonephace Kaijage" w:date="2026-10-14T06:16:00Z" w16du:dateUtc="2026-10-14T04:16:00Z">
              <w:r w:rsidR="005747F5" w:rsidRPr="00997D17" w:rsidDel="00FE0A4D">
                <w:rPr>
                  <w:sz w:val="22"/>
                  <w:szCs w:val="22"/>
                  <w:lang w:val="sv-SE"/>
                </w:rPr>
                <w:delText>Hamisha kaya kutoka eneo hili kwenda kituo cha kata.</w:delText>
              </w:r>
            </w:del>
          </w:p>
          <w:p w14:paraId="682C8CB6" w14:textId="65143AFC" w:rsidR="008C6B60" w:rsidRPr="00997D17" w:rsidRDefault="005747F5" w:rsidP="00F20E47">
            <w:pPr>
              <w:pStyle w:val="ListBullet"/>
              <w:rPr>
                <w:sz w:val="22"/>
                <w:szCs w:val="22"/>
                <w:lang w:val="sv-SE"/>
              </w:rPr>
            </w:pPr>
            <w:r w:rsidRPr="00997D17">
              <w:rPr>
                <w:sz w:val="22"/>
                <w:szCs w:val="22"/>
                <w:lang w:val="sv-SE"/>
              </w:rPr>
              <w:t>Funga na weka alama barabara au daraja la eneo hili. Elekeza magari.</w:t>
            </w:r>
          </w:p>
          <w:p w14:paraId="15073A61" w14:textId="020423D2" w:rsidR="008C6B60" w:rsidRPr="00997D17" w:rsidRDefault="00FE0A4D" w:rsidP="00F20E47">
            <w:pPr>
              <w:pStyle w:val="ListBullet"/>
              <w:rPr>
                <w:sz w:val="22"/>
                <w:szCs w:val="22"/>
              </w:rPr>
            </w:pPr>
            <w:ins w:id="5025" w:author="Bonephace Kaijage" w:date="2026-10-14T06:12:00Z" w16du:dateUtc="2026-10-14T04:12:00Z">
              <w:r>
                <w:rPr>
                  <w:sz w:val="22"/>
                  <w:szCs w:val="22"/>
                </w:rPr>
                <w:lastRenderedPageBreak/>
                <w:t>Hakikisheni watoto wa shule, wazee na watu wenye ulemavu wote wamepatikana kabla ya giza, ili asitafutwe mtu usiku.</w:t>
              </w:r>
            </w:ins>
            <w:del w:id="5026" w:author="Bonephace Kaijage" w:date="2026-10-14T06:12:00Z" w16du:dateUtc="2026-10-14T04:12:00Z">
              <w:r w:rsidR="005747F5" w:rsidRPr="00997D17" w:rsidDel="00FE0A4D">
                <w:rPr>
                  <w:sz w:val="22"/>
                  <w:szCs w:val="22"/>
                </w:rPr>
                <w:delText>Hakiki watoto wa shule na wazee kabla ya giza.</w:delText>
              </w:r>
            </w:del>
          </w:p>
          <w:p w14:paraId="4D5984E8" w14:textId="7F6EF475"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43233E54" w14:textId="77777777" w:rsidTr="002066E7">
        <w:tc>
          <w:tcPr>
            <w:tcW w:w="2278" w:type="dxa"/>
          </w:tcPr>
          <w:p w14:paraId="5CBC27D8" w14:textId="77777777" w:rsidR="002066E7" w:rsidRPr="00997D17" w:rsidRDefault="002066E7" w:rsidP="00FD6059">
            <w:pPr>
              <w:pStyle w:val="ListParagraph"/>
              <w:rPr>
                <w:sz w:val="22"/>
                <w:szCs w:val="22"/>
                <w:lang w:val="sv-SE"/>
              </w:rPr>
            </w:pPr>
          </w:p>
        </w:tc>
        <w:tc>
          <w:tcPr>
            <w:tcW w:w="2278" w:type="dxa"/>
          </w:tcPr>
          <w:p w14:paraId="39516901" w14:textId="50F876AA"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0336158C" w14:textId="20E8C22B" w:rsidR="002066E7" w:rsidRPr="00997D17" w:rsidRDefault="00FE0A4D" w:rsidP="00FD6059">
            <w:pPr>
              <w:pStyle w:val="ListParagraph"/>
              <w:rPr>
                <w:sz w:val="22"/>
                <w:szCs w:val="22"/>
              </w:rPr>
            </w:pPr>
            <w:ins w:id="5027"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02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CE54897" w14:textId="58D4A0A6" w:rsidR="002066E7" w:rsidRPr="00997D17" w:rsidRDefault="00FE0A4D" w:rsidP="00FD6059">
            <w:pPr>
              <w:pStyle w:val="ListParagraph"/>
              <w:rPr>
                <w:sz w:val="22"/>
                <w:szCs w:val="22"/>
              </w:rPr>
            </w:pPr>
            <w:ins w:id="502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03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54C6DD4" w14:textId="3CBF8629" w:rsidR="008C6B60" w:rsidRPr="00997D17" w:rsidRDefault="00FE0A4D" w:rsidP="00F20E47">
            <w:pPr>
              <w:pStyle w:val="ListBullet"/>
              <w:rPr>
                <w:sz w:val="22"/>
                <w:szCs w:val="22"/>
              </w:rPr>
            </w:pPr>
            <w:ins w:id="5031"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032"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109CB1E4" w14:textId="22E13A8D" w:rsidR="008C6B60" w:rsidRPr="00997D17" w:rsidRDefault="005747F5" w:rsidP="00F20E47">
            <w:pPr>
              <w:pStyle w:val="ListBullet"/>
              <w:rPr>
                <w:sz w:val="22"/>
                <w:szCs w:val="22"/>
              </w:rPr>
            </w:pPr>
            <w:r w:rsidRPr="00997D17">
              <w:rPr>
                <w:sz w:val="22"/>
                <w:szCs w:val="22"/>
              </w:rPr>
              <w:t>Call 114 and 190. Keep the access road clear for ambulances.</w:t>
            </w:r>
          </w:p>
          <w:p w14:paraId="3A98CC0F" w14:textId="6FBE3E29" w:rsidR="008C6B60" w:rsidRPr="00997D17" w:rsidRDefault="005747F5" w:rsidP="00F20E47">
            <w:pPr>
              <w:pStyle w:val="ListBullet"/>
              <w:rPr>
                <w:sz w:val="22"/>
                <w:szCs w:val="22"/>
              </w:rPr>
            </w:pPr>
            <w:r w:rsidRPr="00997D17">
              <w:rPr>
                <w:sz w:val="22"/>
                <w:szCs w:val="22"/>
              </w:rPr>
              <w:t>Open the shelter and register every household. Note who is missing.</w:t>
            </w:r>
          </w:p>
          <w:p w14:paraId="131EB38F" w14:textId="3B798650"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29273BE3" w14:textId="082BD9C4"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38983BBA" w14:textId="67BB1B85"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5D676AD2" w14:textId="11487FC1"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1BDB323E" w14:textId="7EEFB382"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03B02A63" w14:textId="77777777" w:rsidTr="002066E7">
        <w:tc>
          <w:tcPr>
            <w:tcW w:w="2278" w:type="dxa"/>
          </w:tcPr>
          <w:p w14:paraId="3A1AF322" w14:textId="142398CF" w:rsidR="002066E7" w:rsidRPr="00997D17" w:rsidRDefault="002066E7" w:rsidP="00FD6059">
            <w:pPr>
              <w:pStyle w:val="ListParagraph"/>
              <w:rPr>
                <w:sz w:val="22"/>
                <w:szCs w:val="22"/>
              </w:rPr>
            </w:pPr>
            <w:r w:rsidRPr="00997D17">
              <w:rPr>
                <w:sz w:val="22"/>
                <w:szCs w:val="22"/>
              </w:rPr>
              <w:lastRenderedPageBreak/>
              <w:t>Itilima District Council</w:t>
            </w:r>
          </w:p>
        </w:tc>
        <w:tc>
          <w:tcPr>
            <w:tcW w:w="2278" w:type="dxa"/>
          </w:tcPr>
          <w:p w14:paraId="36EE384B" w14:textId="34A9F6E5"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6BF26006" w14:textId="0058B143" w:rsidR="002066E7" w:rsidRPr="00997D17" w:rsidRDefault="008C6B60" w:rsidP="00FD6059">
            <w:pPr>
              <w:pStyle w:val="ListParagraph"/>
              <w:rPr>
                <w:sz w:val="22"/>
                <w:szCs w:val="22"/>
              </w:rPr>
            </w:pPr>
            <w:r w:rsidRPr="00997D17">
              <w:rPr>
                <w:sz w:val="22"/>
                <w:szCs w:val="22"/>
              </w:rPr>
              <w:t>drought, strong winds, wildfire, and flash floods. A few roads slippery, a few low homes wet, and lightning where storms build.</w:t>
            </w:r>
          </w:p>
        </w:tc>
        <w:tc>
          <w:tcPr>
            <w:tcW w:w="2278" w:type="dxa"/>
          </w:tcPr>
          <w:p w14:paraId="4C5AAAA8" w14:textId="23B84F7D"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2EEE3387" w14:textId="755015AC" w:rsidR="008C6B60" w:rsidRPr="00997D17" w:rsidRDefault="005747F5" w:rsidP="00F20E47">
            <w:pPr>
              <w:pStyle w:val="ListBullet"/>
              <w:rPr>
                <w:sz w:val="22"/>
                <w:szCs w:val="22"/>
              </w:rPr>
            </w:pPr>
            <w:r w:rsidRPr="00997D17">
              <w:rPr>
                <w:sz w:val="22"/>
                <w:szCs w:val="22"/>
              </w:rPr>
              <w:t>Before the rain, walk drought, strong winds, wildfire, and flash floods and clear the drains and culverts.</w:t>
            </w:r>
          </w:p>
          <w:p w14:paraId="1CE42C4C" w14:textId="5359D0DE" w:rsidR="008C6B60" w:rsidRPr="00997D17" w:rsidRDefault="00FE0A4D" w:rsidP="00F20E47">
            <w:pPr>
              <w:pStyle w:val="ListBullet"/>
              <w:rPr>
                <w:sz w:val="22"/>
                <w:szCs w:val="22"/>
              </w:rPr>
            </w:pPr>
            <w:ins w:id="5033"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5034" w:author="Bonephace Kaijage" w:date="2026-10-14T06:18:00Z" w16du:dateUtc="2026-10-14T04:18:00Z">
              <w:r w:rsidR="005747F5" w:rsidRPr="00997D17" w:rsidDel="00FE0A4D">
                <w:rPr>
                  <w:sz w:val="22"/>
                  <w:szCs w:val="22"/>
                </w:rPr>
                <w:delText>Households along this site raise food, documents and children above the floor.</w:delText>
              </w:r>
            </w:del>
          </w:p>
          <w:p w14:paraId="0277A6A6" w14:textId="25B8EE19" w:rsidR="008C6B60" w:rsidRPr="00997D17" w:rsidRDefault="005747F5" w:rsidP="00F20E47">
            <w:pPr>
              <w:pStyle w:val="ListBullet"/>
              <w:rPr>
                <w:sz w:val="22"/>
                <w:szCs w:val="22"/>
              </w:rPr>
            </w:pPr>
            <w:r w:rsidRPr="00997D17">
              <w:rPr>
                <w:sz w:val="22"/>
                <w:szCs w:val="22"/>
              </w:rPr>
              <w:t>Save 190 and the ward chair number. Keep a torch and drinking water.</w:t>
            </w:r>
          </w:p>
          <w:p w14:paraId="4D51DF33" w14:textId="1B324DA1"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6A01FECB" w14:textId="61837726" w:rsidR="008C6B60" w:rsidRPr="00997D17" w:rsidRDefault="005747F5" w:rsidP="00F20E47">
            <w:pPr>
              <w:pStyle w:val="ListBullet"/>
              <w:rPr>
                <w:sz w:val="22"/>
                <w:szCs w:val="22"/>
              </w:rPr>
            </w:pPr>
            <w:r w:rsidRPr="00997D17">
              <w:rPr>
                <w:sz w:val="22"/>
                <w:szCs w:val="22"/>
              </w:rPr>
              <w:t>Kabla ya mvua, tembea eneo hili na usafishe mitaro na makalavati.</w:t>
            </w:r>
          </w:p>
          <w:p w14:paraId="1D915B42" w14:textId="1AA5AD76"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3D81AE78" w14:textId="46DC77E2"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58EC7E25" w14:textId="1A4D98F7"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1A495835" w14:textId="77777777" w:rsidTr="002066E7">
        <w:tc>
          <w:tcPr>
            <w:tcW w:w="2278" w:type="dxa"/>
          </w:tcPr>
          <w:p w14:paraId="1856BC62" w14:textId="77777777" w:rsidR="002066E7" w:rsidRPr="00997D17" w:rsidRDefault="002066E7" w:rsidP="00FD6059">
            <w:pPr>
              <w:pStyle w:val="ListParagraph"/>
              <w:rPr>
                <w:sz w:val="22"/>
                <w:szCs w:val="22"/>
                <w:lang w:val="sv-SE"/>
              </w:rPr>
            </w:pPr>
          </w:p>
        </w:tc>
        <w:tc>
          <w:tcPr>
            <w:tcW w:w="2278" w:type="dxa"/>
          </w:tcPr>
          <w:p w14:paraId="5285B9B7" w14:textId="492D3A90"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6F329192" w14:textId="0B4F46C9" w:rsidR="002066E7" w:rsidRPr="00997D17" w:rsidRDefault="008C6B60" w:rsidP="00FD6059">
            <w:pPr>
              <w:pStyle w:val="ListParagraph"/>
              <w:rPr>
                <w:sz w:val="22"/>
                <w:szCs w:val="22"/>
              </w:rPr>
            </w:pPr>
            <w:r w:rsidRPr="00997D17">
              <w:rPr>
                <w:sz w:val="22"/>
                <w:szCs w:val="22"/>
              </w:rPr>
              <w:t>drought, strong winds, wildfire, and flash floods. Roads, water points or houses at the named sites are now affected. Some journeys and classes are disrupted.</w:t>
            </w:r>
          </w:p>
        </w:tc>
        <w:tc>
          <w:tcPr>
            <w:tcW w:w="2278" w:type="dxa"/>
          </w:tcPr>
          <w:p w14:paraId="0207840E" w14:textId="792A5E42"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4875137" w14:textId="39E4E2B7" w:rsidR="008C6B60" w:rsidRPr="00997D17" w:rsidRDefault="005747F5" w:rsidP="00F20E47">
            <w:pPr>
              <w:pStyle w:val="ListBullet"/>
              <w:rPr>
                <w:sz w:val="22"/>
                <w:szCs w:val="22"/>
              </w:rPr>
            </w:pPr>
            <w:r w:rsidRPr="00997D17">
              <w:rPr>
                <w:sz w:val="22"/>
                <w:szCs w:val="22"/>
              </w:rPr>
              <w:t>Move households off drought, strong winds, wildfire, and flash floods to the ward assembly point.</w:t>
            </w:r>
          </w:p>
          <w:p w14:paraId="582E53BE" w14:textId="378E1073" w:rsidR="008C6B60" w:rsidRPr="00997D17" w:rsidRDefault="00FE0A4D" w:rsidP="00F20E47">
            <w:pPr>
              <w:pStyle w:val="ListBullet"/>
              <w:rPr>
                <w:sz w:val="22"/>
                <w:szCs w:val="22"/>
              </w:rPr>
            </w:pPr>
            <w:ins w:id="5035" w:author="Bonephace Kaijage" w:date="2026-10-14T06:21:00Z" w16du:dateUtc="2026-10-14T04:21:00Z">
              <w:r>
                <w:rPr>
                  <w:sz w:val="22"/>
                  <w:szCs w:val="22"/>
                </w:rPr>
                <w:t>Close and mark the flooded road or bridge on the sites named in Know Your Risk. Divert traffic.</w:t>
              </w:r>
            </w:ins>
            <w:del w:id="5036" w:author="Bonephace Kaijage" w:date="2026-10-14T06:21:00Z" w16du:dateUtc="2026-10-14T04:21:00Z">
              <w:r w:rsidR="005747F5" w:rsidRPr="00997D17" w:rsidDel="00FE0A4D">
                <w:rPr>
                  <w:sz w:val="22"/>
                  <w:szCs w:val="22"/>
                </w:rPr>
                <w:delText>Close and mark the flooded road or bridge on this site. Divert traffic.</w:delText>
              </w:r>
            </w:del>
          </w:p>
          <w:p w14:paraId="7AE5A3B8" w14:textId="4835904F" w:rsidR="008C6B60" w:rsidRPr="00997D17" w:rsidRDefault="00FE0A4D" w:rsidP="00F20E47">
            <w:pPr>
              <w:pStyle w:val="ListBullet"/>
              <w:rPr>
                <w:sz w:val="22"/>
                <w:szCs w:val="22"/>
              </w:rPr>
            </w:pPr>
            <w:ins w:id="5037" w:author="Bonephace Kaijage" w:date="2026-10-14T06:12:00Z" w16du:dateUtc="2026-10-14T04:12:00Z">
              <w:r>
                <w:rPr>
                  <w:sz w:val="22"/>
                  <w:szCs w:val="22"/>
                </w:rPr>
                <w:lastRenderedPageBreak/>
                <w:t>Check that school children, older people and anyone with a disability are accounted for before dark, so that no one is searched for in the night.</w:t>
              </w:r>
            </w:ins>
            <w:del w:id="5038" w:author="Bonephace Kaijage" w:date="2026-10-14T06:12:00Z" w16du:dateUtc="2026-10-14T04:12:00Z">
              <w:r w:rsidR="005747F5" w:rsidRPr="00997D17" w:rsidDel="00FE0A4D">
                <w:rPr>
                  <w:sz w:val="22"/>
                  <w:szCs w:val="22"/>
                </w:rPr>
                <w:delText>Account for school children and older people before dark.</w:delText>
              </w:r>
            </w:del>
          </w:p>
          <w:p w14:paraId="7561C3DB" w14:textId="69A00F31" w:rsidR="002066E7" w:rsidRPr="00997D17" w:rsidRDefault="005747F5" w:rsidP="00F20E47">
            <w:pPr>
              <w:pStyle w:val="ListBullet"/>
              <w:rPr>
                <w:sz w:val="22"/>
                <w:szCs w:val="22"/>
              </w:rPr>
            </w:pPr>
            <w:r w:rsidRPr="00997D17">
              <w:rPr>
                <w:sz w:val="22"/>
                <w:szCs w:val="22"/>
              </w:rPr>
              <w:t>Boil drinking water. The clinic watches for diarrhoea.</w:t>
            </w:r>
          </w:p>
        </w:tc>
        <w:tc>
          <w:tcPr>
            <w:tcW w:w="2279" w:type="dxa"/>
          </w:tcPr>
          <w:p w14:paraId="2CD806EE" w14:textId="0A9CC43D" w:rsidR="008C6B60" w:rsidRPr="00997D17" w:rsidRDefault="00FE0A4D" w:rsidP="00F20E47">
            <w:pPr>
              <w:pStyle w:val="ListBullet"/>
              <w:rPr>
                <w:sz w:val="22"/>
                <w:szCs w:val="22"/>
                <w:lang w:val="sv-SE"/>
              </w:rPr>
            </w:pPr>
            <w:ins w:id="5039" w:author="Bonephace Kaijage" w:date="2026-10-14T06:16:00Z" w16du:dateUtc="2026-10-14T04:16:00Z">
              <w:r>
                <w:rPr>
                  <w:sz w:val="22"/>
                  <w:szCs w:val="22"/>
                  <w:lang w:val="sv-SE"/>
                </w:rPr>
                <w:lastRenderedPageBreak/>
                <w:t>Wasaidieni kaya kuondoka maeneo yaliyotajwa kwenda kituo cha kata, mkianza na wasioweza kuondoka peke yao.</w:t>
              </w:r>
            </w:ins>
            <w:del w:id="5040" w:author="Bonephace Kaijage" w:date="2026-10-14T06:16:00Z" w16du:dateUtc="2026-10-14T04:16:00Z">
              <w:r w:rsidR="005747F5" w:rsidRPr="00997D17" w:rsidDel="00FE0A4D">
                <w:rPr>
                  <w:sz w:val="22"/>
                  <w:szCs w:val="22"/>
                  <w:lang w:val="sv-SE"/>
                </w:rPr>
                <w:delText>Hamisha kaya kutoka eneo hili kwenda kituo cha kata.</w:delText>
              </w:r>
            </w:del>
          </w:p>
          <w:p w14:paraId="59BD1844" w14:textId="0BEB8ECF" w:rsidR="008C6B60" w:rsidRPr="00997D17" w:rsidRDefault="005747F5" w:rsidP="00F20E47">
            <w:pPr>
              <w:pStyle w:val="ListBullet"/>
              <w:rPr>
                <w:sz w:val="22"/>
                <w:szCs w:val="22"/>
                <w:lang w:val="sv-SE"/>
              </w:rPr>
            </w:pPr>
            <w:r w:rsidRPr="00997D17">
              <w:rPr>
                <w:sz w:val="22"/>
                <w:szCs w:val="22"/>
                <w:lang w:val="sv-SE"/>
              </w:rPr>
              <w:t xml:space="preserve">Funga na weka alama barabara au daraja la </w:t>
            </w:r>
            <w:r w:rsidRPr="00997D17">
              <w:rPr>
                <w:sz w:val="22"/>
                <w:szCs w:val="22"/>
                <w:lang w:val="sv-SE"/>
              </w:rPr>
              <w:lastRenderedPageBreak/>
              <w:t>eneo hili. Elekeza magari.</w:t>
            </w:r>
          </w:p>
          <w:p w14:paraId="58D281A5" w14:textId="4B2CF914" w:rsidR="008C6B60" w:rsidRPr="00997D17" w:rsidRDefault="00FE0A4D" w:rsidP="00F20E47">
            <w:pPr>
              <w:pStyle w:val="ListBullet"/>
              <w:rPr>
                <w:sz w:val="22"/>
                <w:szCs w:val="22"/>
              </w:rPr>
            </w:pPr>
            <w:ins w:id="5041" w:author="Bonephace Kaijage" w:date="2026-10-14T06:12:00Z" w16du:dateUtc="2026-10-14T04:12:00Z">
              <w:r>
                <w:rPr>
                  <w:sz w:val="22"/>
                  <w:szCs w:val="22"/>
                </w:rPr>
                <w:t>Hakikisheni watoto wa shule, wazee na watu wenye ulemavu wote wamepatikana kabla ya giza, ili asitafutwe mtu usiku.</w:t>
              </w:r>
            </w:ins>
            <w:del w:id="5042" w:author="Bonephace Kaijage" w:date="2026-10-14T06:12:00Z" w16du:dateUtc="2026-10-14T04:12:00Z">
              <w:r w:rsidR="005747F5" w:rsidRPr="00997D17" w:rsidDel="00FE0A4D">
                <w:rPr>
                  <w:sz w:val="22"/>
                  <w:szCs w:val="22"/>
                </w:rPr>
                <w:delText>Hakiki watoto wa shule na wazee kabla ya giza.</w:delText>
              </w:r>
            </w:del>
          </w:p>
          <w:p w14:paraId="42A3A04C" w14:textId="3584DF2C"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4AA06C72" w14:textId="77777777" w:rsidTr="002066E7">
        <w:tc>
          <w:tcPr>
            <w:tcW w:w="2278" w:type="dxa"/>
          </w:tcPr>
          <w:p w14:paraId="0AC99F81" w14:textId="77777777" w:rsidR="002066E7" w:rsidRPr="00997D17" w:rsidRDefault="002066E7" w:rsidP="00FD6059">
            <w:pPr>
              <w:pStyle w:val="ListParagraph"/>
              <w:rPr>
                <w:sz w:val="22"/>
                <w:szCs w:val="22"/>
                <w:lang w:val="sv-SE"/>
              </w:rPr>
            </w:pPr>
          </w:p>
        </w:tc>
        <w:tc>
          <w:tcPr>
            <w:tcW w:w="2278" w:type="dxa"/>
          </w:tcPr>
          <w:p w14:paraId="73F8DED1" w14:textId="75409A71"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2D88F8A7" w14:textId="5A996671" w:rsidR="002066E7" w:rsidRPr="00997D17" w:rsidRDefault="00FE0A4D" w:rsidP="00FD6059">
            <w:pPr>
              <w:pStyle w:val="ListParagraph"/>
              <w:rPr>
                <w:sz w:val="22"/>
                <w:szCs w:val="22"/>
              </w:rPr>
            </w:pPr>
            <w:ins w:id="5043"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044"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AB7FAE7" w14:textId="34BF86C5" w:rsidR="002066E7" w:rsidRPr="00997D17" w:rsidRDefault="00FE0A4D" w:rsidP="00FD6059">
            <w:pPr>
              <w:pStyle w:val="ListParagraph"/>
              <w:rPr>
                <w:sz w:val="22"/>
                <w:szCs w:val="22"/>
              </w:rPr>
            </w:pPr>
            <w:ins w:id="5045"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046"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26D7595" w14:textId="5B36304D" w:rsidR="008C6B60" w:rsidRPr="00997D17" w:rsidRDefault="00FE0A4D" w:rsidP="00F20E47">
            <w:pPr>
              <w:pStyle w:val="ListBullet"/>
              <w:rPr>
                <w:sz w:val="22"/>
                <w:szCs w:val="22"/>
              </w:rPr>
            </w:pPr>
            <w:ins w:id="5047"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048"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2A7BE808" w14:textId="20F7B8E7" w:rsidR="008C6B60" w:rsidRPr="00997D17" w:rsidRDefault="005747F5" w:rsidP="00F20E47">
            <w:pPr>
              <w:pStyle w:val="ListBullet"/>
              <w:rPr>
                <w:sz w:val="22"/>
                <w:szCs w:val="22"/>
              </w:rPr>
            </w:pPr>
            <w:r w:rsidRPr="00997D17">
              <w:rPr>
                <w:sz w:val="22"/>
                <w:szCs w:val="22"/>
              </w:rPr>
              <w:t>Call 114 and 190. Keep the access road clear for ambulances.</w:t>
            </w:r>
          </w:p>
          <w:p w14:paraId="6E3BE77E" w14:textId="127E0D44" w:rsidR="008C6B60" w:rsidRPr="00997D17" w:rsidRDefault="005747F5" w:rsidP="00F20E47">
            <w:pPr>
              <w:pStyle w:val="ListBullet"/>
              <w:rPr>
                <w:sz w:val="22"/>
                <w:szCs w:val="22"/>
              </w:rPr>
            </w:pPr>
            <w:r w:rsidRPr="00997D17">
              <w:rPr>
                <w:sz w:val="22"/>
                <w:szCs w:val="22"/>
              </w:rPr>
              <w:t>Open the shelter and register every household. Note who is missing.</w:t>
            </w:r>
          </w:p>
          <w:p w14:paraId="7F2160C2" w14:textId="21DBC7B8" w:rsidR="002066E7" w:rsidRPr="00997D17" w:rsidRDefault="005747F5" w:rsidP="00F20E47">
            <w:pPr>
              <w:pStyle w:val="ListBullet"/>
              <w:rPr>
                <w:sz w:val="22"/>
                <w:szCs w:val="22"/>
              </w:rPr>
            </w:pPr>
            <w:r w:rsidRPr="00997D17">
              <w:rPr>
                <w:sz w:val="22"/>
                <w:szCs w:val="22"/>
              </w:rPr>
              <w:lastRenderedPageBreak/>
              <w:t>Health team: injury first, then cholera if the water is dirty.</w:t>
            </w:r>
          </w:p>
        </w:tc>
        <w:tc>
          <w:tcPr>
            <w:tcW w:w="2279" w:type="dxa"/>
          </w:tcPr>
          <w:p w14:paraId="483A12DD" w14:textId="457E929B"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4F29664C" w14:textId="415C1478"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60642E72" w14:textId="41ADE11B"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3E89E198" w14:textId="446A8F23"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652FA1E1" w14:textId="77777777" w:rsidTr="002066E7">
        <w:tc>
          <w:tcPr>
            <w:tcW w:w="2278" w:type="dxa"/>
          </w:tcPr>
          <w:p w14:paraId="076D1E4B" w14:textId="1F580799" w:rsidR="002066E7" w:rsidRPr="00997D17" w:rsidRDefault="002066E7" w:rsidP="00FD6059">
            <w:pPr>
              <w:pStyle w:val="ListParagraph"/>
              <w:rPr>
                <w:sz w:val="22"/>
                <w:szCs w:val="22"/>
              </w:rPr>
            </w:pPr>
            <w:r w:rsidRPr="00997D17">
              <w:rPr>
                <w:sz w:val="22"/>
                <w:szCs w:val="22"/>
              </w:rPr>
              <w:t>Maswa District Council</w:t>
            </w:r>
          </w:p>
        </w:tc>
        <w:tc>
          <w:tcPr>
            <w:tcW w:w="2278" w:type="dxa"/>
          </w:tcPr>
          <w:p w14:paraId="002FE4AA" w14:textId="0F2831D5"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4863F0D3" w14:textId="6E22C111" w:rsidR="002066E7" w:rsidRPr="00997D17" w:rsidRDefault="008C6B60" w:rsidP="00FD6059">
            <w:pPr>
              <w:pStyle w:val="ListParagraph"/>
              <w:rPr>
                <w:sz w:val="22"/>
                <w:szCs w:val="22"/>
              </w:rPr>
            </w:pPr>
            <w:r w:rsidRPr="00997D17">
              <w:rPr>
                <w:sz w:val="22"/>
                <w:szCs w:val="22"/>
              </w:rPr>
              <w:t>drought, strong winds, flash floods, and water shortage. A few roads slippery, a few low homes wet, and lightning where storms build.</w:t>
            </w:r>
          </w:p>
        </w:tc>
        <w:tc>
          <w:tcPr>
            <w:tcW w:w="2278" w:type="dxa"/>
          </w:tcPr>
          <w:p w14:paraId="3D1AA8CB" w14:textId="5BE0278F"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462EDE57" w14:textId="34B2F60F" w:rsidR="008C6B60" w:rsidRPr="00997D17" w:rsidRDefault="005747F5" w:rsidP="00F20E47">
            <w:pPr>
              <w:pStyle w:val="ListBullet"/>
              <w:rPr>
                <w:sz w:val="22"/>
                <w:szCs w:val="22"/>
              </w:rPr>
            </w:pPr>
            <w:r w:rsidRPr="00997D17">
              <w:rPr>
                <w:sz w:val="22"/>
                <w:szCs w:val="22"/>
              </w:rPr>
              <w:t>Before the rain, walk drought, strong winds, flash floods, and water shortage and clear the drains and culverts.</w:t>
            </w:r>
          </w:p>
          <w:p w14:paraId="205FDDCE" w14:textId="65E52AF1" w:rsidR="008C6B60" w:rsidRPr="00997D17" w:rsidRDefault="00FE0A4D" w:rsidP="00F20E47">
            <w:pPr>
              <w:pStyle w:val="ListBullet"/>
              <w:rPr>
                <w:sz w:val="22"/>
                <w:szCs w:val="22"/>
              </w:rPr>
            </w:pPr>
            <w:ins w:id="5049"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5050" w:author="Bonephace Kaijage" w:date="2026-10-14T06:18:00Z" w16du:dateUtc="2026-10-14T04:18:00Z">
              <w:r w:rsidR="005747F5" w:rsidRPr="00997D17" w:rsidDel="00FE0A4D">
                <w:rPr>
                  <w:sz w:val="22"/>
                  <w:szCs w:val="22"/>
                </w:rPr>
                <w:delText>Households along this site raise food, documents and children above the floor.</w:delText>
              </w:r>
            </w:del>
          </w:p>
          <w:p w14:paraId="0A140F0D" w14:textId="520B60E0" w:rsidR="008C6B60" w:rsidRPr="00997D17" w:rsidRDefault="005747F5" w:rsidP="00F20E47">
            <w:pPr>
              <w:pStyle w:val="ListBullet"/>
              <w:rPr>
                <w:sz w:val="22"/>
                <w:szCs w:val="22"/>
              </w:rPr>
            </w:pPr>
            <w:r w:rsidRPr="00997D17">
              <w:rPr>
                <w:sz w:val="22"/>
                <w:szCs w:val="22"/>
              </w:rPr>
              <w:t>Save 190 and the ward chair number. Keep a torch and drinking water.</w:t>
            </w:r>
          </w:p>
          <w:p w14:paraId="42CA4950" w14:textId="4FB66DBF" w:rsidR="002066E7" w:rsidRPr="00997D17" w:rsidRDefault="005747F5" w:rsidP="00F20E47">
            <w:pPr>
              <w:pStyle w:val="ListBullet"/>
              <w:rPr>
                <w:sz w:val="22"/>
                <w:szCs w:val="22"/>
              </w:rPr>
            </w:pPr>
            <w:r w:rsidRPr="00997D17">
              <w:rPr>
                <w:sz w:val="22"/>
                <w:szCs w:val="22"/>
              </w:rPr>
              <w:t>Do not drive or walk through water on the road. Headlights on, slow down.</w:t>
            </w:r>
          </w:p>
        </w:tc>
        <w:tc>
          <w:tcPr>
            <w:tcW w:w="2279" w:type="dxa"/>
          </w:tcPr>
          <w:p w14:paraId="3CA6174B" w14:textId="3A2CDD18" w:rsidR="008C6B60" w:rsidRPr="00997D17" w:rsidRDefault="005747F5" w:rsidP="00F20E47">
            <w:pPr>
              <w:pStyle w:val="ListBullet"/>
              <w:rPr>
                <w:sz w:val="22"/>
                <w:szCs w:val="22"/>
              </w:rPr>
            </w:pPr>
            <w:r w:rsidRPr="00997D17">
              <w:rPr>
                <w:sz w:val="22"/>
                <w:szCs w:val="22"/>
              </w:rPr>
              <w:t>Kabla ya mvua, tembea eneo hili na usafishe mitaro na makalavati.</w:t>
            </w:r>
          </w:p>
          <w:p w14:paraId="6B86B435" w14:textId="105BCF45" w:rsidR="008C6B60" w:rsidRPr="00997D17" w:rsidRDefault="005747F5" w:rsidP="00F20E47">
            <w:pPr>
              <w:pStyle w:val="ListBullet"/>
              <w:rPr>
                <w:sz w:val="22"/>
                <w:szCs w:val="22"/>
              </w:rPr>
            </w:pPr>
            <w:r w:rsidRPr="00997D17">
              <w:rPr>
                <w:sz w:val="22"/>
                <w:szCs w:val="22"/>
              </w:rPr>
              <w:t>Kaya za eneo hili zipandishe chakula, nyaraka na watoto juu ya sakafu.</w:t>
            </w:r>
          </w:p>
          <w:p w14:paraId="35C0425D" w14:textId="71EA0C60" w:rsidR="008C6B60" w:rsidRPr="00997D17" w:rsidRDefault="005747F5" w:rsidP="00F20E47">
            <w:pPr>
              <w:pStyle w:val="ListBullet"/>
              <w:rPr>
                <w:sz w:val="22"/>
                <w:szCs w:val="22"/>
                <w:lang w:val="sv-SE"/>
              </w:rPr>
            </w:pPr>
            <w:r w:rsidRPr="00997D17">
              <w:rPr>
                <w:sz w:val="22"/>
                <w:szCs w:val="22"/>
                <w:lang w:val="sv-SE"/>
              </w:rPr>
              <w:t>Hifadhi 190 na namba ya mwenyekiti wa kata. Weka tochi na maji ya kunywa.</w:t>
            </w:r>
          </w:p>
          <w:p w14:paraId="656B6C89" w14:textId="34DB4E03" w:rsidR="002066E7" w:rsidRPr="00997D17" w:rsidRDefault="005747F5"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42CA2236" w14:textId="77777777" w:rsidTr="002066E7">
        <w:tc>
          <w:tcPr>
            <w:tcW w:w="2278" w:type="dxa"/>
          </w:tcPr>
          <w:p w14:paraId="6F6213F8" w14:textId="77777777" w:rsidR="002066E7" w:rsidRPr="00997D17" w:rsidRDefault="002066E7" w:rsidP="00FD6059">
            <w:pPr>
              <w:pStyle w:val="ListParagraph"/>
              <w:rPr>
                <w:sz w:val="22"/>
                <w:szCs w:val="22"/>
                <w:lang w:val="sv-SE"/>
              </w:rPr>
            </w:pPr>
          </w:p>
        </w:tc>
        <w:tc>
          <w:tcPr>
            <w:tcW w:w="2278" w:type="dxa"/>
          </w:tcPr>
          <w:p w14:paraId="20A50C21" w14:textId="199B175C"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76CF0B5A" w14:textId="02393D6A" w:rsidR="002066E7" w:rsidRPr="00997D17" w:rsidRDefault="008C6B60" w:rsidP="00FD6059">
            <w:pPr>
              <w:pStyle w:val="ListParagraph"/>
              <w:rPr>
                <w:sz w:val="22"/>
                <w:szCs w:val="22"/>
              </w:rPr>
            </w:pPr>
            <w:r w:rsidRPr="00997D17">
              <w:rPr>
                <w:sz w:val="22"/>
                <w:szCs w:val="22"/>
              </w:rPr>
              <w:t>drought, strong winds, flash floods, and water shortage. Roads, water points or houses at the named sites are now affected. Some journeys and classes are disrupted.</w:t>
            </w:r>
          </w:p>
        </w:tc>
        <w:tc>
          <w:tcPr>
            <w:tcW w:w="2278" w:type="dxa"/>
          </w:tcPr>
          <w:p w14:paraId="7FF372D4" w14:textId="38E001E0"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3C2B690" w14:textId="7F11244C" w:rsidR="008C6B60" w:rsidRPr="00997D17" w:rsidRDefault="005747F5" w:rsidP="00F20E47">
            <w:pPr>
              <w:pStyle w:val="ListBullet"/>
              <w:rPr>
                <w:sz w:val="22"/>
                <w:szCs w:val="22"/>
              </w:rPr>
            </w:pPr>
            <w:r w:rsidRPr="00997D17">
              <w:rPr>
                <w:sz w:val="22"/>
                <w:szCs w:val="22"/>
              </w:rPr>
              <w:t>Move households off drought, strong winds, flash floods, and water shortage to the ward assembly point.</w:t>
            </w:r>
          </w:p>
          <w:p w14:paraId="2F363C37" w14:textId="60B9F49B" w:rsidR="008C6B60" w:rsidRPr="00997D17" w:rsidRDefault="00FE0A4D" w:rsidP="00F20E47">
            <w:pPr>
              <w:pStyle w:val="ListBullet"/>
              <w:rPr>
                <w:sz w:val="22"/>
                <w:szCs w:val="22"/>
              </w:rPr>
            </w:pPr>
            <w:ins w:id="5051" w:author="Bonephace Kaijage" w:date="2026-10-14T06:21:00Z" w16du:dateUtc="2026-10-14T04:21:00Z">
              <w:r>
                <w:rPr>
                  <w:sz w:val="22"/>
                  <w:szCs w:val="22"/>
                </w:rPr>
                <w:t xml:space="preserve">Close and mark the flooded road or bridge on the sites named in Know </w:t>
              </w:r>
              <w:r>
                <w:rPr>
                  <w:sz w:val="22"/>
                  <w:szCs w:val="22"/>
                </w:rPr>
                <w:lastRenderedPageBreak/>
                <w:t>Your Risk. Divert traffic.</w:t>
              </w:r>
            </w:ins>
            <w:del w:id="5052" w:author="Bonephace Kaijage" w:date="2026-10-14T06:21:00Z" w16du:dateUtc="2026-10-14T04:21:00Z">
              <w:r w:rsidR="005747F5" w:rsidRPr="00997D17" w:rsidDel="00FE0A4D">
                <w:rPr>
                  <w:sz w:val="22"/>
                  <w:szCs w:val="22"/>
                </w:rPr>
                <w:delText>Close and mark the flooded road or bridge on this site. Divert traffic.</w:delText>
              </w:r>
            </w:del>
          </w:p>
          <w:p w14:paraId="70AE1D27" w14:textId="4D7D58D7" w:rsidR="008C6B60" w:rsidRPr="00997D17" w:rsidRDefault="00FE0A4D" w:rsidP="00F20E47">
            <w:pPr>
              <w:pStyle w:val="ListBullet"/>
              <w:rPr>
                <w:sz w:val="22"/>
                <w:szCs w:val="22"/>
              </w:rPr>
            </w:pPr>
            <w:ins w:id="5053" w:author="Bonephace Kaijage" w:date="2026-10-14T06:12:00Z" w16du:dateUtc="2026-10-14T04:12:00Z">
              <w:r>
                <w:rPr>
                  <w:sz w:val="22"/>
                  <w:szCs w:val="22"/>
                </w:rPr>
                <w:t>Check that school children, older people and anyone with a disability are accounted for before dark, so that no one is searched for in the night.</w:t>
              </w:r>
            </w:ins>
            <w:del w:id="5054" w:author="Bonephace Kaijage" w:date="2026-10-14T06:12:00Z" w16du:dateUtc="2026-10-14T04:12:00Z">
              <w:r w:rsidR="005747F5" w:rsidRPr="00997D17" w:rsidDel="00FE0A4D">
                <w:rPr>
                  <w:sz w:val="22"/>
                  <w:szCs w:val="22"/>
                </w:rPr>
                <w:delText>Account for school children and older people before dark.</w:delText>
              </w:r>
            </w:del>
          </w:p>
          <w:p w14:paraId="39892807" w14:textId="7AA4D761" w:rsidR="002066E7" w:rsidRPr="00997D17" w:rsidRDefault="005747F5" w:rsidP="00F20E47">
            <w:pPr>
              <w:pStyle w:val="ListBullet"/>
              <w:rPr>
                <w:sz w:val="22"/>
                <w:szCs w:val="22"/>
              </w:rPr>
            </w:pPr>
            <w:r w:rsidRPr="00997D17">
              <w:rPr>
                <w:sz w:val="22"/>
                <w:szCs w:val="22"/>
              </w:rPr>
              <w:t>Boil drinking water. The clinic watches for diarrhoea.</w:t>
            </w:r>
          </w:p>
        </w:tc>
        <w:tc>
          <w:tcPr>
            <w:tcW w:w="2279" w:type="dxa"/>
          </w:tcPr>
          <w:p w14:paraId="7BEE965B" w14:textId="00D61AB7" w:rsidR="008C6B60" w:rsidRPr="00997D17" w:rsidRDefault="00FE0A4D" w:rsidP="00F20E47">
            <w:pPr>
              <w:pStyle w:val="ListBullet"/>
              <w:rPr>
                <w:sz w:val="22"/>
                <w:szCs w:val="22"/>
                <w:lang w:val="sv-SE"/>
              </w:rPr>
            </w:pPr>
            <w:ins w:id="5055" w:author="Bonephace Kaijage" w:date="2026-10-14T06:16:00Z" w16du:dateUtc="2026-10-14T04:16:00Z">
              <w:r>
                <w:rPr>
                  <w:sz w:val="22"/>
                  <w:szCs w:val="22"/>
                  <w:lang w:val="sv-SE"/>
                </w:rPr>
                <w:lastRenderedPageBreak/>
                <w:t>Wasaidieni kaya kuondoka maeneo yaliyotajwa kwenda kituo cha kata, mkianza na wasioweza kuondoka peke yao.</w:t>
              </w:r>
            </w:ins>
            <w:del w:id="5056" w:author="Bonephace Kaijage" w:date="2026-10-14T06:16:00Z" w16du:dateUtc="2026-10-14T04:16:00Z">
              <w:r w:rsidR="005747F5" w:rsidRPr="00997D17" w:rsidDel="00FE0A4D">
                <w:rPr>
                  <w:sz w:val="22"/>
                  <w:szCs w:val="22"/>
                  <w:lang w:val="sv-SE"/>
                </w:rPr>
                <w:delText>Hamisha kaya kutoka eneo hili kwenda kituo cha kata.</w:delText>
              </w:r>
            </w:del>
          </w:p>
          <w:p w14:paraId="4516385D" w14:textId="3584576B" w:rsidR="008C6B60" w:rsidRPr="00997D17" w:rsidRDefault="005747F5" w:rsidP="00F20E47">
            <w:pPr>
              <w:pStyle w:val="ListBullet"/>
              <w:rPr>
                <w:sz w:val="22"/>
                <w:szCs w:val="22"/>
                <w:lang w:val="sv-SE"/>
              </w:rPr>
            </w:pPr>
            <w:r w:rsidRPr="00997D17">
              <w:rPr>
                <w:sz w:val="22"/>
                <w:szCs w:val="22"/>
                <w:lang w:val="sv-SE"/>
              </w:rPr>
              <w:lastRenderedPageBreak/>
              <w:t>Funga na weka alama barabara au daraja la eneo hili. Elekeza magari.</w:t>
            </w:r>
          </w:p>
          <w:p w14:paraId="5E17CAEC" w14:textId="33A963E6" w:rsidR="008C6B60" w:rsidRPr="00997D17" w:rsidRDefault="00FE0A4D" w:rsidP="00F20E47">
            <w:pPr>
              <w:pStyle w:val="ListBullet"/>
              <w:rPr>
                <w:sz w:val="22"/>
                <w:szCs w:val="22"/>
              </w:rPr>
            </w:pPr>
            <w:ins w:id="5057" w:author="Bonephace Kaijage" w:date="2026-10-14T06:12:00Z" w16du:dateUtc="2026-10-14T04:12:00Z">
              <w:r>
                <w:rPr>
                  <w:sz w:val="22"/>
                  <w:szCs w:val="22"/>
                </w:rPr>
                <w:t>Hakikisheni watoto wa shule, wazee na watu wenye ulemavu wote wamepatikana kabla ya giza, ili asitafutwe mtu usiku.</w:t>
              </w:r>
            </w:ins>
            <w:del w:id="5058" w:author="Bonephace Kaijage" w:date="2026-10-14T06:12:00Z" w16du:dateUtc="2026-10-14T04:12:00Z">
              <w:r w:rsidR="005747F5" w:rsidRPr="00997D17" w:rsidDel="00FE0A4D">
                <w:rPr>
                  <w:sz w:val="22"/>
                  <w:szCs w:val="22"/>
                </w:rPr>
                <w:delText>Hakiki watoto wa shule na wazee kabla ya giza.</w:delText>
              </w:r>
            </w:del>
          </w:p>
          <w:p w14:paraId="5DD15581" w14:textId="73080E41" w:rsidR="002066E7" w:rsidRPr="00997D17" w:rsidRDefault="005747F5" w:rsidP="00F20E47">
            <w:pPr>
              <w:pStyle w:val="ListBullet"/>
              <w:rPr>
                <w:sz w:val="22"/>
                <w:szCs w:val="22"/>
                <w:lang w:val="sv-SE"/>
              </w:rPr>
            </w:pPr>
            <w:r w:rsidRPr="00997D17">
              <w:rPr>
                <w:sz w:val="22"/>
                <w:szCs w:val="22"/>
                <w:lang w:val="sv-SE"/>
              </w:rPr>
              <w:t>Chemsha maji ya kunywa. Kliniki iangalie kuhara.</w:t>
            </w:r>
          </w:p>
        </w:tc>
      </w:tr>
      <w:tr w:rsidR="002066E7" w:rsidRPr="000343A2" w14:paraId="497BDB2D" w14:textId="77777777" w:rsidTr="002066E7">
        <w:tc>
          <w:tcPr>
            <w:tcW w:w="2278" w:type="dxa"/>
          </w:tcPr>
          <w:p w14:paraId="5F8F3E1E" w14:textId="77777777" w:rsidR="002066E7" w:rsidRPr="00997D17" w:rsidRDefault="002066E7" w:rsidP="00FD6059">
            <w:pPr>
              <w:pStyle w:val="ListParagraph"/>
              <w:rPr>
                <w:sz w:val="22"/>
                <w:szCs w:val="22"/>
                <w:lang w:val="sv-SE"/>
              </w:rPr>
            </w:pPr>
          </w:p>
        </w:tc>
        <w:tc>
          <w:tcPr>
            <w:tcW w:w="2278" w:type="dxa"/>
          </w:tcPr>
          <w:p w14:paraId="154EF033" w14:textId="51A90008"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10618C34" w14:textId="1C3E5977" w:rsidR="002066E7" w:rsidRPr="00997D17" w:rsidRDefault="00FE0A4D" w:rsidP="00FD6059">
            <w:pPr>
              <w:pStyle w:val="ListParagraph"/>
              <w:rPr>
                <w:sz w:val="22"/>
                <w:szCs w:val="22"/>
              </w:rPr>
            </w:pPr>
            <w:ins w:id="5059"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060"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94C58CC" w14:textId="3395341B" w:rsidR="002066E7" w:rsidRPr="00997D17" w:rsidRDefault="00FE0A4D" w:rsidP="00FD6059">
            <w:pPr>
              <w:pStyle w:val="ListParagraph"/>
              <w:rPr>
                <w:sz w:val="22"/>
                <w:szCs w:val="22"/>
              </w:rPr>
            </w:pPr>
            <w:ins w:id="5061"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062"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22B021E8" w14:textId="01877ACC" w:rsidR="008C6B60" w:rsidRPr="00997D17" w:rsidRDefault="00FE0A4D" w:rsidP="00F20E47">
            <w:pPr>
              <w:pStyle w:val="ListBullet"/>
              <w:rPr>
                <w:sz w:val="22"/>
                <w:szCs w:val="22"/>
              </w:rPr>
            </w:pPr>
            <w:ins w:id="5063"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064"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6CE0EF51" w14:textId="208DF31C" w:rsidR="008C6B60" w:rsidRPr="00997D17" w:rsidRDefault="005747F5" w:rsidP="00F20E47">
            <w:pPr>
              <w:pStyle w:val="ListBullet"/>
              <w:rPr>
                <w:sz w:val="22"/>
                <w:szCs w:val="22"/>
              </w:rPr>
            </w:pPr>
            <w:r w:rsidRPr="00997D17">
              <w:rPr>
                <w:sz w:val="22"/>
                <w:szCs w:val="22"/>
              </w:rPr>
              <w:t>Call 114 and 190. Keep the access road clear for ambulances.</w:t>
            </w:r>
          </w:p>
          <w:p w14:paraId="08DE3A66" w14:textId="1F3ADEC6" w:rsidR="008C6B60" w:rsidRPr="00997D17" w:rsidRDefault="005747F5" w:rsidP="00F20E47">
            <w:pPr>
              <w:pStyle w:val="ListBullet"/>
              <w:rPr>
                <w:sz w:val="22"/>
                <w:szCs w:val="22"/>
              </w:rPr>
            </w:pPr>
            <w:r w:rsidRPr="00997D17">
              <w:rPr>
                <w:sz w:val="22"/>
                <w:szCs w:val="22"/>
              </w:rPr>
              <w:t xml:space="preserve">Open the shelter and register every </w:t>
            </w:r>
            <w:r w:rsidRPr="00997D17">
              <w:rPr>
                <w:sz w:val="22"/>
                <w:szCs w:val="22"/>
              </w:rPr>
              <w:lastRenderedPageBreak/>
              <w:t>household. Note who is missing.</w:t>
            </w:r>
          </w:p>
          <w:p w14:paraId="50F73C89" w14:textId="6534305A"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710D7E85" w14:textId="2CCD15B7" w:rsidR="008C6B60" w:rsidRPr="00997D17" w:rsidRDefault="005747F5" w:rsidP="00F20E47">
            <w:pPr>
              <w:pStyle w:val="ListBullet"/>
              <w:rPr>
                <w:sz w:val="22"/>
                <w:szCs w:val="22"/>
                <w:lang w:val="sv-SE"/>
              </w:rPr>
            </w:pPr>
            <w:r w:rsidRPr="00997D17">
              <w:rPr>
                <w:sz w:val="22"/>
                <w:szCs w:val="22"/>
                <w:lang w:val="sv-SE"/>
              </w:rPr>
              <w:lastRenderedPageBreak/>
              <w:t>Hamisha eneo hili sasa. Msirudi mpaka kamati iseme ni salama.</w:t>
            </w:r>
          </w:p>
          <w:p w14:paraId="1262C296" w14:textId="33268C27"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496B243C" w14:textId="48400748"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37DA36FA" w14:textId="2B88D409"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49554843" w14:textId="77777777" w:rsidTr="002066E7">
        <w:tc>
          <w:tcPr>
            <w:tcW w:w="2278" w:type="dxa"/>
          </w:tcPr>
          <w:p w14:paraId="2F943CB1" w14:textId="2D45F01D" w:rsidR="002066E7" w:rsidRPr="00997D17" w:rsidRDefault="002066E7" w:rsidP="00FD6059">
            <w:pPr>
              <w:pStyle w:val="ListParagraph"/>
              <w:rPr>
                <w:sz w:val="22"/>
                <w:szCs w:val="22"/>
              </w:rPr>
            </w:pPr>
            <w:r w:rsidRPr="00997D17">
              <w:rPr>
                <w:sz w:val="22"/>
                <w:szCs w:val="22"/>
              </w:rPr>
              <w:t>Meatu District Council</w:t>
            </w:r>
          </w:p>
        </w:tc>
        <w:tc>
          <w:tcPr>
            <w:tcW w:w="2278" w:type="dxa"/>
          </w:tcPr>
          <w:p w14:paraId="64E928FE" w14:textId="6F19642B"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5FD6782E" w14:textId="6278ADD2" w:rsidR="002066E7" w:rsidRPr="00997D17" w:rsidRDefault="008C6B60" w:rsidP="00FD6059">
            <w:pPr>
              <w:pStyle w:val="ListParagraph"/>
              <w:rPr>
                <w:sz w:val="22"/>
                <w:szCs w:val="22"/>
              </w:rPr>
            </w:pPr>
            <w:r w:rsidRPr="00997D17">
              <w:rPr>
                <w:sz w:val="22"/>
                <w:szCs w:val="22"/>
              </w:rPr>
              <w:t>drought, strong winds, wildfire, flash floods, and human–wildlife conflict on the park edge. A few roads slippery, a few low homes wet, and lightning where storms build.</w:t>
            </w:r>
          </w:p>
        </w:tc>
        <w:tc>
          <w:tcPr>
            <w:tcW w:w="2278" w:type="dxa"/>
          </w:tcPr>
          <w:p w14:paraId="41CD69BB" w14:textId="0A8E1A21"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273488A1" w14:textId="69F1BC83" w:rsidR="008C6B60" w:rsidRPr="00997D17" w:rsidRDefault="005747F5" w:rsidP="00F20E47">
            <w:pPr>
              <w:pStyle w:val="ListBullet"/>
              <w:rPr>
                <w:sz w:val="22"/>
                <w:szCs w:val="22"/>
              </w:rPr>
            </w:pPr>
            <w:r w:rsidRPr="00997D17">
              <w:rPr>
                <w:sz w:val="22"/>
                <w:szCs w:val="22"/>
              </w:rPr>
              <w:t>Warn villages on the edge of drought, strong winds, wildfire, flash floods, and human–wildlife conf. Escort children at dawn and dusk.</w:t>
            </w:r>
          </w:p>
          <w:p w14:paraId="7AD85E61" w14:textId="38D4D2CC" w:rsidR="008C6B60" w:rsidRPr="00997D17" w:rsidRDefault="005747F5" w:rsidP="00F20E47">
            <w:pPr>
              <w:pStyle w:val="ListBullet"/>
              <w:rPr>
                <w:sz w:val="22"/>
                <w:szCs w:val="22"/>
              </w:rPr>
            </w:pPr>
            <w:r w:rsidRPr="00997D17">
              <w:rPr>
                <w:sz w:val="22"/>
                <w:szCs w:val="22"/>
              </w:rPr>
              <w:t>Keep livestock in the boma. Report tracks to the wildlife officer.</w:t>
            </w:r>
          </w:p>
          <w:p w14:paraId="5A527B1D" w14:textId="57E4FDFC" w:rsidR="008C6B60" w:rsidRPr="00997D17" w:rsidRDefault="005747F5" w:rsidP="00F20E47">
            <w:pPr>
              <w:pStyle w:val="ListBullet"/>
              <w:rPr>
                <w:sz w:val="22"/>
                <w:szCs w:val="22"/>
              </w:rPr>
            </w:pPr>
            <w:r w:rsidRPr="00997D17">
              <w:rPr>
                <w:sz w:val="22"/>
                <w:szCs w:val="22"/>
              </w:rPr>
              <w:t>Do not approach or crowd the animal. Save 190.</w:t>
            </w:r>
          </w:p>
          <w:p w14:paraId="005E0FCB" w14:textId="53801FB9" w:rsidR="002066E7" w:rsidRPr="00997D17" w:rsidRDefault="005747F5" w:rsidP="00F20E47">
            <w:pPr>
              <w:pStyle w:val="ListBullet"/>
              <w:rPr>
                <w:sz w:val="22"/>
                <w:szCs w:val="22"/>
              </w:rPr>
            </w:pPr>
            <w:r w:rsidRPr="00997D17">
              <w:rPr>
                <w:sz w:val="22"/>
                <w:szCs w:val="22"/>
              </w:rPr>
              <w:t>Agree the indoor shelter now, before it is dark.</w:t>
            </w:r>
          </w:p>
        </w:tc>
        <w:tc>
          <w:tcPr>
            <w:tcW w:w="2279" w:type="dxa"/>
          </w:tcPr>
          <w:p w14:paraId="7949C06D" w14:textId="4835C3B8" w:rsidR="008C6B60" w:rsidRPr="00997D17" w:rsidRDefault="005747F5" w:rsidP="00F20E47">
            <w:pPr>
              <w:pStyle w:val="ListBullet"/>
              <w:rPr>
                <w:sz w:val="22"/>
                <w:szCs w:val="22"/>
              </w:rPr>
            </w:pPr>
            <w:r w:rsidRPr="00997D17">
              <w:rPr>
                <w:sz w:val="22"/>
                <w:szCs w:val="22"/>
              </w:rPr>
              <w:t>Onya vijiji vya ukingo wa eneo hili. Wisindikize watoto alfajiri na jioni.</w:t>
            </w:r>
          </w:p>
          <w:p w14:paraId="3BF9B827" w14:textId="57E06FB2" w:rsidR="008C6B60" w:rsidRPr="00997D17" w:rsidRDefault="005747F5" w:rsidP="00F20E47">
            <w:pPr>
              <w:pStyle w:val="ListBullet"/>
              <w:rPr>
                <w:sz w:val="22"/>
                <w:szCs w:val="22"/>
              </w:rPr>
            </w:pPr>
            <w:r w:rsidRPr="00997D17">
              <w:rPr>
                <w:sz w:val="22"/>
                <w:szCs w:val="22"/>
              </w:rPr>
              <w:t>Weka mifugo zizini. Ripoti nyayo kwa afisa wanyamapori.</w:t>
            </w:r>
          </w:p>
          <w:p w14:paraId="72ABE637" w14:textId="5975B0EE" w:rsidR="008C6B60" w:rsidRPr="00997D17" w:rsidRDefault="005747F5" w:rsidP="00F20E47">
            <w:pPr>
              <w:pStyle w:val="ListBullet"/>
              <w:rPr>
                <w:sz w:val="22"/>
                <w:szCs w:val="22"/>
              </w:rPr>
            </w:pPr>
            <w:r w:rsidRPr="00997D17">
              <w:rPr>
                <w:sz w:val="22"/>
                <w:szCs w:val="22"/>
              </w:rPr>
              <w:t>Usikaribie wala kumzunguka mnyama. Hifadhi 190.</w:t>
            </w:r>
          </w:p>
          <w:p w14:paraId="33907E97" w14:textId="20AFF3C0" w:rsidR="002066E7" w:rsidRPr="00997D17" w:rsidRDefault="005747F5" w:rsidP="00F20E47">
            <w:pPr>
              <w:pStyle w:val="ListBullet"/>
              <w:rPr>
                <w:sz w:val="22"/>
                <w:szCs w:val="22"/>
                <w:lang w:val="sv-SE"/>
              </w:rPr>
            </w:pPr>
            <w:r w:rsidRPr="00997D17">
              <w:rPr>
                <w:sz w:val="22"/>
                <w:szCs w:val="22"/>
                <w:lang w:val="sv-SE"/>
              </w:rPr>
              <w:t>Kubalianeni makazi ya ndani sasa, kabla ya giza.</w:t>
            </w:r>
          </w:p>
        </w:tc>
      </w:tr>
      <w:tr w:rsidR="002066E7" w:rsidRPr="000343A2" w14:paraId="74A4D7E6" w14:textId="77777777" w:rsidTr="002066E7">
        <w:tc>
          <w:tcPr>
            <w:tcW w:w="2278" w:type="dxa"/>
          </w:tcPr>
          <w:p w14:paraId="67C21FA8" w14:textId="77777777" w:rsidR="002066E7" w:rsidRPr="00997D17" w:rsidRDefault="002066E7" w:rsidP="00FD6059">
            <w:pPr>
              <w:pStyle w:val="ListParagraph"/>
              <w:rPr>
                <w:sz w:val="22"/>
                <w:szCs w:val="22"/>
                <w:lang w:val="sv-SE"/>
              </w:rPr>
            </w:pPr>
          </w:p>
        </w:tc>
        <w:tc>
          <w:tcPr>
            <w:tcW w:w="2278" w:type="dxa"/>
          </w:tcPr>
          <w:p w14:paraId="1D4570C3" w14:textId="024343B7"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0C039E91" w14:textId="6EC9367C" w:rsidR="002066E7" w:rsidRPr="00997D17" w:rsidRDefault="008C6B60" w:rsidP="00FD6059">
            <w:pPr>
              <w:pStyle w:val="ListParagraph"/>
              <w:rPr>
                <w:sz w:val="22"/>
                <w:szCs w:val="22"/>
              </w:rPr>
            </w:pPr>
            <w:r w:rsidRPr="00997D17">
              <w:rPr>
                <w:sz w:val="22"/>
                <w:szCs w:val="22"/>
              </w:rPr>
              <w:t>drought, strong winds, wildfire, flash floods, and human–wildlife conflict on the park edge. Roads, water points or houses at the named sites are now affected. Some journeys and classes are disrupted.</w:t>
            </w:r>
          </w:p>
        </w:tc>
        <w:tc>
          <w:tcPr>
            <w:tcW w:w="2278" w:type="dxa"/>
          </w:tcPr>
          <w:p w14:paraId="01E6DD39" w14:textId="76DD8322"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3B4C47E2" w14:textId="7F447BC1" w:rsidR="008C6B60" w:rsidRPr="00997D17" w:rsidRDefault="005747F5" w:rsidP="00F20E47">
            <w:pPr>
              <w:pStyle w:val="ListBullet"/>
              <w:rPr>
                <w:sz w:val="22"/>
                <w:szCs w:val="22"/>
              </w:rPr>
            </w:pPr>
            <w:r w:rsidRPr="00997D17">
              <w:rPr>
                <w:sz w:val="22"/>
                <w:szCs w:val="22"/>
              </w:rPr>
              <w:t>Move people indoors near drought, strong winds, wildfire, flash floods, and human–wildlife conf. The ranger and ward officer take the village road.</w:t>
            </w:r>
          </w:p>
          <w:p w14:paraId="40496441" w14:textId="740337C1" w:rsidR="008C6B60" w:rsidRPr="00997D17" w:rsidRDefault="005747F5" w:rsidP="00F20E47">
            <w:pPr>
              <w:pStyle w:val="ListBullet"/>
              <w:rPr>
                <w:sz w:val="22"/>
                <w:szCs w:val="22"/>
              </w:rPr>
            </w:pPr>
            <w:r w:rsidRPr="00997D17">
              <w:rPr>
                <w:sz w:val="22"/>
                <w:szCs w:val="22"/>
              </w:rPr>
              <w:t>Do not drive the animal with a crowd.</w:t>
            </w:r>
          </w:p>
          <w:p w14:paraId="0DFA77CE" w14:textId="30AB1514" w:rsidR="008C6B60" w:rsidRPr="00997D17" w:rsidRDefault="005747F5" w:rsidP="00F20E47">
            <w:pPr>
              <w:pStyle w:val="ListBullet"/>
              <w:rPr>
                <w:sz w:val="22"/>
                <w:szCs w:val="22"/>
              </w:rPr>
            </w:pPr>
            <w:r w:rsidRPr="00997D17">
              <w:rPr>
                <w:sz w:val="22"/>
                <w:szCs w:val="22"/>
              </w:rPr>
              <w:t>Account for herders still in the pasture.</w:t>
            </w:r>
          </w:p>
          <w:p w14:paraId="10C17E32" w14:textId="78BADC8A" w:rsidR="002066E7" w:rsidRPr="00997D17" w:rsidRDefault="005747F5" w:rsidP="00F20E47">
            <w:pPr>
              <w:pStyle w:val="ListBullet"/>
              <w:rPr>
                <w:sz w:val="22"/>
                <w:szCs w:val="22"/>
              </w:rPr>
            </w:pPr>
            <w:r w:rsidRPr="00997D17">
              <w:rPr>
                <w:sz w:val="22"/>
                <w:szCs w:val="22"/>
              </w:rPr>
              <w:t>Clinic ready for bites and crush injury.</w:t>
            </w:r>
          </w:p>
        </w:tc>
        <w:tc>
          <w:tcPr>
            <w:tcW w:w="2279" w:type="dxa"/>
          </w:tcPr>
          <w:p w14:paraId="360C9A66" w14:textId="585E11A6" w:rsidR="008C6B60" w:rsidRPr="00997D17" w:rsidRDefault="005747F5" w:rsidP="00F20E47">
            <w:pPr>
              <w:pStyle w:val="ListBullet"/>
              <w:rPr>
                <w:sz w:val="22"/>
                <w:szCs w:val="22"/>
                <w:lang w:val="sv-SE"/>
              </w:rPr>
            </w:pPr>
            <w:r w:rsidRPr="00997D17">
              <w:rPr>
                <w:sz w:val="22"/>
                <w:szCs w:val="22"/>
              </w:rPr>
              <w:t xml:space="preserve">Waingize watu ndani karibu na eneo hili. </w:t>
            </w:r>
            <w:r w:rsidRPr="00997D17">
              <w:rPr>
                <w:sz w:val="22"/>
                <w:szCs w:val="22"/>
                <w:lang w:val="sv-SE"/>
              </w:rPr>
              <w:t>Askari na afisa wa kata wachukue barabara ya kijiji.</w:t>
            </w:r>
          </w:p>
          <w:p w14:paraId="45CAFE33" w14:textId="143E6E74" w:rsidR="008C6B60" w:rsidRPr="00997D17" w:rsidRDefault="005747F5" w:rsidP="00F20E47">
            <w:pPr>
              <w:pStyle w:val="ListBullet"/>
              <w:rPr>
                <w:sz w:val="22"/>
                <w:szCs w:val="22"/>
                <w:lang w:val="sv-SE"/>
              </w:rPr>
            </w:pPr>
            <w:r w:rsidRPr="00997D17">
              <w:rPr>
                <w:sz w:val="22"/>
                <w:szCs w:val="22"/>
                <w:lang w:val="sv-SE"/>
              </w:rPr>
              <w:t>Usimfukuze mnyama na umati.</w:t>
            </w:r>
          </w:p>
          <w:p w14:paraId="26F489A9" w14:textId="7BDD4D62" w:rsidR="008C6B60" w:rsidRPr="00997D17" w:rsidRDefault="005747F5" w:rsidP="00F20E47">
            <w:pPr>
              <w:pStyle w:val="ListBullet"/>
              <w:rPr>
                <w:sz w:val="22"/>
                <w:szCs w:val="22"/>
              </w:rPr>
            </w:pPr>
            <w:r w:rsidRPr="00997D17">
              <w:rPr>
                <w:sz w:val="22"/>
                <w:szCs w:val="22"/>
              </w:rPr>
              <w:t>Hakiki wafugaji waliobaki malishoni.</w:t>
            </w:r>
          </w:p>
          <w:p w14:paraId="6A12F744" w14:textId="268F4FFF" w:rsidR="002066E7" w:rsidRPr="00997D17" w:rsidRDefault="005747F5" w:rsidP="00F20E47">
            <w:pPr>
              <w:pStyle w:val="ListBullet"/>
              <w:rPr>
                <w:sz w:val="22"/>
                <w:szCs w:val="22"/>
                <w:lang w:val="sv-SE"/>
              </w:rPr>
            </w:pPr>
            <w:r w:rsidRPr="00997D17">
              <w:rPr>
                <w:sz w:val="22"/>
                <w:szCs w:val="22"/>
                <w:lang w:val="sv-SE"/>
              </w:rPr>
              <w:t>Kliniki iwe tayari kwa majeraha.</w:t>
            </w:r>
          </w:p>
        </w:tc>
      </w:tr>
      <w:tr w:rsidR="002066E7" w:rsidRPr="000343A2" w14:paraId="71F4BF1D" w14:textId="77777777" w:rsidTr="002066E7">
        <w:tc>
          <w:tcPr>
            <w:tcW w:w="2278" w:type="dxa"/>
          </w:tcPr>
          <w:p w14:paraId="72FB777B" w14:textId="77777777" w:rsidR="002066E7" w:rsidRPr="00997D17" w:rsidRDefault="002066E7" w:rsidP="00FD6059">
            <w:pPr>
              <w:pStyle w:val="ListParagraph"/>
              <w:rPr>
                <w:sz w:val="22"/>
                <w:szCs w:val="22"/>
                <w:lang w:val="sv-SE"/>
              </w:rPr>
            </w:pPr>
          </w:p>
        </w:tc>
        <w:tc>
          <w:tcPr>
            <w:tcW w:w="2278" w:type="dxa"/>
          </w:tcPr>
          <w:p w14:paraId="34239D4D" w14:textId="4DB4268D"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555650F0" w14:textId="1D53E9AC" w:rsidR="002066E7" w:rsidRPr="00997D17" w:rsidRDefault="00FE0A4D" w:rsidP="00FD6059">
            <w:pPr>
              <w:pStyle w:val="ListParagraph"/>
              <w:rPr>
                <w:sz w:val="22"/>
                <w:szCs w:val="22"/>
              </w:rPr>
            </w:pPr>
            <w:ins w:id="5065"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066"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B6BE957" w14:textId="4A087BBB" w:rsidR="002066E7" w:rsidRPr="00997D17" w:rsidRDefault="00FE0A4D" w:rsidP="00FD6059">
            <w:pPr>
              <w:pStyle w:val="ListParagraph"/>
              <w:rPr>
                <w:sz w:val="22"/>
                <w:szCs w:val="22"/>
              </w:rPr>
            </w:pPr>
            <w:ins w:id="506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06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755873F" w14:textId="2561BD78" w:rsidR="008C6B60" w:rsidRPr="00997D17" w:rsidRDefault="00FE0A4D" w:rsidP="00F20E47">
            <w:pPr>
              <w:pStyle w:val="ListBullet"/>
              <w:rPr>
                <w:sz w:val="22"/>
                <w:szCs w:val="22"/>
              </w:rPr>
            </w:pPr>
            <w:ins w:id="5069"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070" w:author="Bonephace Kaijage" w:date="2026-10-14T06:03:00Z" w16du:dateUtc="2026-10-14T04:03:00Z">
              <w:r w:rsidR="005747F5" w:rsidRPr="00997D17" w:rsidDel="00FE0A4D">
                <w:rPr>
                  <w:sz w:val="22"/>
                  <w:szCs w:val="22"/>
                </w:rPr>
                <w:delText>Evacuate Life-threatening conditions at the named sites. Houses damaged, people now. Do not return until the committee confirms it is safe.</w:delText>
              </w:r>
            </w:del>
          </w:p>
          <w:p w14:paraId="44EF45A0" w14:textId="029B0564" w:rsidR="008C6B60" w:rsidRPr="00997D17" w:rsidRDefault="005747F5" w:rsidP="00F20E47">
            <w:pPr>
              <w:pStyle w:val="ListBullet"/>
              <w:rPr>
                <w:sz w:val="22"/>
                <w:szCs w:val="22"/>
              </w:rPr>
            </w:pPr>
            <w:r w:rsidRPr="00997D17">
              <w:rPr>
                <w:sz w:val="22"/>
                <w:szCs w:val="22"/>
              </w:rPr>
              <w:t>Call 114 and 190. Keep the access road clear for ambulances.</w:t>
            </w:r>
          </w:p>
          <w:p w14:paraId="2F484E30" w14:textId="4B459D5F" w:rsidR="008C6B60" w:rsidRPr="00997D17" w:rsidRDefault="005747F5" w:rsidP="00F20E47">
            <w:pPr>
              <w:pStyle w:val="ListBullet"/>
              <w:rPr>
                <w:sz w:val="22"/>
                <w:szCs w:val="22"/>
              </w:rPr>
            </w:pPr>
            <w:r w:rsidRPr="00997D17">
              <w:rPr>
                <w:sz w:val="22"/>
                <w:szCs w:val="22"/>
              </w:rPr>
              <w:t>Open the shelter and register every household. Note who is missing.</w:t>
            </w:r>
          </w:p>
          <w:p w14:paraId="25E3ACDD" w14:textId="18FD85EF" w:rsidR="002066E7" w:rsidRPr="00997D17" w:rsidRDefault="005747F5" w:rsidP="00F20E47">
            <w:pPr>
              <w:pStyle w:val="ListBullet"/>
              <w:rPr>
                <w:sz w:val="22"/>
                <w:szCs w:val="22"/>
              </w:rPr>
            </w:pPr>
            <w:r w:rsidRPr="00997D17">
              <w:rPr>
                <w:sz w:val="22"/>
                <w:szCs w:val="22"/>
              </w:rPr>
              <w:t>Health team: injury first, then cholera if the water is dirty.</w:t>
            </w:r>
          </w:p>
        </w:tc>
        <w:tc>
          <w:tcPr>
            <w:tcW w:w="2279" w:type="dxa"/>
          </w:tcPr>
          <w:p w14:paraId="65E34EA6" w14:textId="34F3581E" w:rsidR="008C6B60" w:rsidRPr="00997D17" w:rsidRDefault="005747F5" w:rsidP="00F20E47">
            <w:pPr>
              <w:pStyle w:val="ListBullet"/>
              <w:rPr>
                <w:sz w:val="22"/>
                <w:szCs w:val="22"/>
                <w:lang w:val="sv-SE"/>
              </w:rPr>
            </w:pPr>
            <w:r w:rsidRPr="00997D17">
              <w:rPr>
                <w:sz w:val="22"/>
                <w:szCs w:val="22"/>
                <w:lang w:val="sv-SE"/>
              </w:rPr>
              <w:t>Hamisha eneo hili sasa. Msirudi mpaka kamati iseme ni salama.</w:t>
            </w:r>
          </w:p>
          <w:p w14:paraId="184AF53F" w14:textId="67DE8533" w:rsidR="008C6B60" w:rsidRPr="00997D17" w:rsidRDefault="005747F5" w:rsidP="00F20E47">
            <w:pPr>
              <w:pStyle w:val="ListBullet"/>
              <w:rPr>
                <w:sz w:val="22"/>
                <w:szCs w:val="22"/>
                <w:lang w:val="sv-SE"/>
              </w:rPr>
            </w:pPr>
            <w:r w:rsidRPr="00997D17">
              <w:rPr>
                <w:sz w:val="22"/>
                <w:szCs w:val="22"/>
                <w:lang w:val="sv-SE"/>
              </w:rPr>
              <w:t>Piga 114 na 190. Acha barabara ya kufika wazi kwa magari ya wagonjwa.</w:t>
            </w:r>
          </w:p>
          <w:p w14:paraId="7391CBEA" w14:textId="0F94FEE4" w:rsidR="008C6B60" w:rsidRPr="00997D17" w:rsidRDefault="005747F5" w:rsidP="00F20E47">
            <w:pPr>
              <w:pStyle w:val="ListBullet"/>
              <w:rPr>
                <w:sz w:val="22"/>
                <w:szCs w:val="22"/>
                <w:lang w:val="sv-SE"/>
              </w:rPr>
            </w:pPr>
            <w:r w:rsidRPr="00997D17">
              <w:rPr>
                <w:sz w:val="22"/>
                <w:szCs w:val="22"/>
                <w:lang w:val="sv-SE"/>
              </w:rPr>
              <w:t>Fungua makazi na sajili kila kaya. Andika aliyepotea.</w:t>
            </w:r>
          </w:p>
          <w:p w14:paraId="2A6B504F" w14:textId="2C58643C" w:rsidR="002066E7" w:rsidRPr="00997D17" w:rsidRDefault="005747F5" w:rsidP="00F20E47">
            <w:pPr>
              <w:pStyle w:val="ListBullet"/>
              <w:rPr>
                <w:sz w:val="22"/>
                <w:szCs w:val="22"/>
                <w:lang w:val="sv-SE"/>
              </w:rPr>
            </w:pPr>
            <w:r w:rsidRPr="00997D17">
              <w:rPr>
                <w:sz w:val="22"/>
                <w:szCs w:val="22"/>
                <w:lang w:val="sv-SE"/>
              </w:rPr>
              <w:t>Timu ya afya: majeruhi kwanza, kisha kipindupindu maji yakiwa machafu.</w:t>
            </w:r>
          </w:p>
        </w:tc>
      </w:tr>
    </w:tbl>
    <w:p w14:paraId="6E432E74" w14:textId="77777777" w:rsidR="00250A71" w:rsidRPr="00997D17" w:rsidRDefault="00FD6059" w:rsidP="00FD6059">
      <w:pPr>
        <w:pStyle w:val="ListParagraph"/>
        <w:rPr>
          <w:sz w:val="22"/>
          <w:szCs w:val="22"/>
          <w:lang w:val="sv-SE"/>
        </w:rPr>
      </w:pPr>
      <w:r w:rsidRPr="00997D17">
        <w:rPr>
          <w:sz w:val="22"/>
          <w:szCs w:val="22"/>
          <w:lang w:val="sv-SE"/>
        </w:rPr>
        <w:t>Bariadi Town Council — Halmashauri ya Mji wa Bariadi (Bariadi Town / Mji wa Bariadi)</w:t>
      </w:r>
    </w:p>
    <w:p w14:paraId="3F117549" w14:textId="77777777" w:rsidR="00DC5789" w:rsidRPr="000343A2" w:rsidRDefault="00FD6059" w:rsidP="00FD6059">
      <w:pPr>
        <w:rPr>
          <w:sz w:val="22"/>
          <w:szCs w:val="22"/>
          <w:lang w:val="sv-SE"/>
        </w:rPr>
      </w:pPr>
      <w:r w:rsidRPr="000343A2">
        <w:rPr>
          <w:sz w:val="22"/>
          <w:szCs w:val="22"/>
          <w:lang w:val="sv-SE"/>
        </w:rPr>
        <w:t>23. SINGIDA REGION | MKOA WA SINGIDA</w:t>
      </w:r>
    </w:p>
    <w:p w14:paraId="4A69A9F6" w14:textId="77777777" w:rsidR="00DC5789" w:rsidRPr="000343A2" w:rsidRDefault="00DC5789" w:rsidP="00DC5789">
      <w:pPr>
        <w:rPr>
          <w:color w:val="000000"/>
          <w:lang w:val="sv-SE"/>
        </w:rPr>
      </w:pPr>
    </w:p>
    <w:p w14:paraId="64A6DC4D" w14:textId="77777777" w:rsidR="00DC5789" w:rsidRPr="000343A2" w:rsidRDefault="00DC5789" w:rsidP="00DC5789">
      <w:pPr>
        <w:pStyle w:val="Strong1"/>
        <w:jc w:val="both"/>
        <w:rPr>
          <w:color w:val="000000"/>
          <w:lang w:val="sv-SE"/>
        </w:rPr>
      </w:pPr>
      <w:r w:rsidRPr="000343A2">
        <w:rPr>
          <w:color w:val="000000"/>
          <w:lang w:val="sv-SE"/>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DC5789" w:rsidRPr="00DC5789" w14:paraId="62F603DA" w14:textId="77777777" w:rsidTr="00DC5789">
        <w:tc>
          <w:tcPr>
            <w:tcW w:w="3420" w:type="dxa"/>
            <w:shd w:val="clear" w:color="D9D9D9" w:fill="D9D9D9"/>
          </w:tcPr>
          <w:p w14:paraId="5F308792" w14:textId="39D9A836" w:rsidR="00DC5789" w:rsidRPr="00DC5789" w:rsidRDefault="00DC5789" w:rsidP="00DC5789">
            <w:pPr>
              <w:jc w:val="both"/>
              <w:rPr>
                <w:color w:val="000000"/>
              </w:rPr>
            </w:pPr>
            <w:r w:rsidRPr="00DC5789">
              <w:rPr>
                <w:color w:val="000000"/>
              </w:rPr>
              <w:t>AREA (EN)</w:t>
            </w:r>
          </w:p>
        </w:tc>
        <w:tc>
          <w:tcPr>
            <w:tcW w:w="3235" w:type="dxa"/>
            <w:shd w:val="clear" w:color="D9D9D9" w:fill="D9D9D9"/>
          </w:tcPr>
          <w:p w14:paraId="63CDCCD8" w14:textId="6E1704C5" w:rsidR="00DC5789" w:rsidRPr="00DC5789" w:rsidRDefault="00DC5789" w:rsidP="00DC5789">
            <w:pPr>
              <w:jc w:val="both"/>
              <w:rPr>
                <w:color w:val="000000"/>
              </w:rPr>
            </w:pPr>
            <w:r w:rsidRPr="00DC5789">
              <w:rPr>
                <w:color w:val="000000"/>
              </w:rPr>
              <w:t>ENEO (SW)</w:t>
            </w:r>
          </w:p>
        </w:tc>
        <w:tc>
          <w:tcPr>
            <w:tcW w:w="3605" w:type="dxa"/>
            <w:shd w:val="clear" w:color="D9D9D9" w:fill="D9D9D9"/>
          </w:tcPr>
          <w:p w14:paraId="69386E61" w14:textId="041EDBA7" w:rsidR="00DC5789" w:rsidRPr="00DC5789" w:rsidRDefault="00DC5789" w:rsidP="00DC5789">
            <w:pPr>
              <w:jc w:val="both"/>
              <w:rPr>
                <w:color w:val="000000"/>
              </w:rPr>
            </w:pPr>
            <w:r w:rsidRPr="00DC5789">
              <w:rPr>
                <w:color w:val="000000"/>
              </w:rPr>
              <w:t>RISK STATEMENT (EN)</w:t>
            </w:r>
          </w:p>
        </w:tc>
        <w:tc>
          <w:tcPr>
            <w:tcW w:w="3325" w:type="dxa"/>
            <w:shd w:val="clear" w:color="D9D9D9" w:fill="D9D9D9"/>
          </w:tcPr>
          <w:p w14:paraId="34EF7F5E" w14:textId="2EDD404E" w:rsidR="00DC5789" w:rsidRPr="00DC5789" w:rsidRDefault="00DC5789" w:rsidP="00DC5789">
            <w:pPr>
              <w:jc w:val="both"/>
              <w:rPr>
                <w:color w:val="000000"/>
              </w:rPr>
            </w:pPr>
            <w:r w:rsidRPr="00DC5789">
              <w:rPr>
                <w:color w:val="000000"/>
              </w:rPr>
              <w:t>TAMKO LA HATARI (SW)</w:t>
            </w:r>
          </w:p>
        </w:tc>
      </w:tr>
      <w:tr w:rsidR="00DC5789" w:rsidRPr="00DC5789" w14:paraId="35628A34" w14:textId="77777777" w:rsidTr="00DC5789">
        <w:tc>
          <w:tcPr>
            <w:tcW w:w="3420" w:type="dxa"/>
          </w:tcPr>
          <w:p w14:paraId="12FE9FB5" w14:textId="78F8B15F" w:rsidR="00DC5789" w:rsidRPr="00DC5789" w:rsidRDefault="00DC5789" w:rsidP="00DC5789">
            <w:pPr>
              <w:pStyle w:val="ListParagraph"/>
              <w:numPr>
                <w:ilvl w:val="0"/>
                <w:numId w:val="1"/>
              </w:numPr>
              <w:jc w:val="both"/>
              <w:rPr>
                <w:color w:val="000000"/>
              </w:rPr>
            </w:pPr>
            <w:r w:rsidRPr="00DC5789">
              <w:rPr>
                <w:color w:val="000000"/>
              </w:rPr>
              <w:t>Singida Municipal: lakeside town and rocky hills</w:t>
            </w:r>
          </w:p>
        </w:tc>
        <w:tc>
          <w:tcPr>
            <w:tcW w:w="3235" w:type="dxa"/>
          </w:tcPr>
          <w:p w14:paraId="4D41B09B" w14:textId="77B97CD3" w:rsidR="00DC5789" w:rsidRPr="000343A2" w:rsidRDefault="00DC5789" w:rsidP="00DC5789">
            <w:pPr>
              <w:pStyle w:val="ListParagraph"/>
              <w:numPr>
                <w:ilvl w:val="0"/>
                <w:numId w:val="1"/>
              </w:numPr>
              <w:jc w:val="both"/>
              <w:rPr>
                <w:color w:val="000000"/>
                <w:lang w:val="sv-SE"/>
              </w:rPr>
            </w:pPr>
            <w:r w:rsidRPr="000343A2">
              <w:rPr>
                <w:color w:val="000000"/>
                <w:lang w:val="sv-SE"/>
              </w:rPr>
              <w:t>Manispaa ya Singida: mji wa kando ya maziwa na milima ya mawe</w:t>
            </w:r>
          </w:p>
        </w:tc>
        <w:tc>
          <w:tcPr>
            <w:tcW w:w="3605" w:type="dxa"/>
          </w:tcPr>
          <w:p w14:paraId="33188099" w14:textId="34840C8C" w:rsidR="00DC5789" w:rsidRPr="00DC5789" w:rsidRDefault="00DC5789" w:rsidP="00DC5789">
            <w:pPr>
              <w:pStyle w:val="ListParagraph"/>
              <w:numPr>
                <w:ilvl w:val="0"/>
                <w:numId w:val="1"/>
              </w:numPr>
              <w:jc w:val="both"/>
              <w:rPr>
                <w:color w:val="000000"/>
              </w:rPr>
            </w:pPr>
            <w:r w:rsidRPr="00DC5789">
              <w:rPr>
                <w:color w:val="000000"/>
              </w:rPr>
              <w:t>This area is a dry town between the Singidani and Kindai lakes and rocky hills, where storm run-off floods low streets, lakes rise in wet years and water is scarce in the dry season.</w:t>
            </w:r>
          </w:p>
          <w:p w14:paraId="2387FB2B" w14:textId="77777777" w:rsidR="00F433EC" w:rsidRDefault="00DC5789" w:rsidP="00DC5789">
            <w:pPr>
              <w:pStyle w:val="ListParagraph"/>
              <w:numPr>
                <w:ilvl w:val="0"/>
                <w:numId w:val="1"/>
              </w:numPr>
              <w:jc w:val="both"/>
              <w:rPr>
                <w:ins w:id="5071" w:author="Bonephace Kaijage" w:date="2026-10-14T05:15:00Z" w16du:dateUtc="2026-10-14T03:15:00Z"/>
                <w:bCs/>
                <w:color w:val="000000"/>
              </w:rPr>
            </w:pPr>
            <w:r>
              <w:rPr>
                <w:bCs/>
                <w:color w:val="000000"/>
              </w:rPr>
              <w:t>For those living and trading here, it helps to</w:t>
            </w:r>
            <w:r w:rsidRPr="00DC5789">
              <w:rPr>
                <w:bCs/>
                <w:color w:val="000000"/>
              </w:rPr>
              <w:t xml:space="preserve"> build away from lake margins and gullies, </w:t>
            </w:r>
            <w:r w:rsidRPr="00DC5789">
              <w:rPr>
                <w:bCs/>
                <w:color w:val="000000"/>
              </w:rPr>
              <w:lastRenderedPageBreak/>
              <w:t>keep drains open and harvest and store water safely.</w:t>
            </w:r>
          </w:p>
          <w:p w14:paraId="5B33AB1C" w14:textId="507119AD" w:rsidR="00F433EC" w:rsidRDefault="00FE0A4D" w:rsidP="00DC5789">
            <w:pPr>
              <w:pStyle w:val="ListParagraph"/>
              <w:numPr>
                <w:ilvl w:val="0"/>
                <w:numId w:val="1"/>
              </w:numPr>
              <w:jc w:val="both"/>
              <w:rPr>
                <w:ins w:id="5072" w:author="Bonephace Kaijage" w:date="2026-10-14T05:15:00Z" w16du:dateUtc="2026-10-14T03:15:00Z"/>
                <w:bCs/>
                <w:color w:val="000000"/>
              </w:rPr>
            </w:pPr>
            <w:ins w:id="5073" w:author="Bonephace Kaijage" w:date="2026-10-14T05:56:00Z" w16du:dateUtc="2026-10-14T03:56:00Z">
              <w:r>
                <w:rPr>
                  <w:bCs/>
                  <w:color w:val="000000"/>
                </w:rPr>
                <w:t>What raises the risk in both wet and dry months: building on the lake margins or at the gully mouths, filling the drains with waste, and leaving water standing in open containers after the rains.</w:t>
              </w:r>
            </w:ins>
          </w:p>
          <w:p w14:paraId="7EDB2FA5" w14:textId="77777777" w:rsidR="00FE0A4D" w:rsidRDefault="00F433EC" w:rsidP="00DC5789">
            <w:pPr>
              <w:pStyle w:val="ListParagraph"/>
              <w:numPr>
                <w:ilvl w:val="0"/>
                <w:numId w:val="1"/>
              </w:numPr>
              <w:jc w:val="both"/>
              <w:rPr>
                <w:ins w:id="5074" w:author="Bonephace Kaijage" w:date="2026-10-14T05:59:00Z" w16du:dateUtc="2026-10-14T03:59:00Z"/>
                <w:bCs/>
                <w:color w:val="000000"/>
              </w:rPr>
            </w:pPr>
            <w:ins w:id="5075" w:author="Bonephace Kaijage" w:date="2026-10-14T05:15:00Z" w16du:dateUtc="2026-10-14T03:15:00Z">
              <w:r>
                <w:rPr>
                  <w:bCs/>
                  <w:color w:val="000000"/>
                </w:rPr>
                <w:t>Know the higher street away from the lakes and gullies that your household will move to when storm run-off rises, and agree early where water will come from when the town supply runs short in the dry season.</w:t>
              </w:r>
            </w:ins>
          </w:p>
          <w:p w14:paraId="6C20F995" w14:textId="39BFBBE9" w:rsidR="00DC5789" w:rsidRPr="00DC5789" w:rsidRDefault="00FE0A4D" w:rsidP="00DC5789">
            <w:pPr>
              <w:pStyle w:val="ListParagraph"/>
              <w:numPr>
                <w:ilvl w:val="0"/>
                <w:numId w:val="1"/>
              </w:numPr>
              <w:jc w:val="both"/>
              <w:rPr>
                <w:bCs/>
                <w:color w:val="000000"/>
              </w:rPr>
            </w:pPr>
            <w:ins w:id="5076" w:author="Bonephace Kaijage" w:date="2026-10-14T05:59:00Z" w16du:dateUtc="2026-10-14T03:59:00Z">
              <w:r>
                <w:rPr>
                  <w:bCs/>
                  <w:color w:val="000000"/>
                </w:rPr>
                <w:t>Agree who will help anyone in the household who cannot move, see or hear a warning on their own.</w:t>
              </w:r>
            </w:ins>
          </w:p>
        </w:tc>
        <w:tc>
          <w:tcPr>
            <w:tcW w:w="3325" w:type="dxa"/>
          </w:tcPr>
          <w:p w14:paraId="51CB78A9" w14:textId="38A6FAE6" w:rsidR="00DC5789" w:rsidRPr="00DC5789" w:rsidRDefault="00DC5789" w:rsidP="00DC5789">
            <w:pPr>
              <w:pStyle w:val="ListParagraph"/>
              <w:numPr>
                <w:ilvl w:val="0"/>
                <w:numId w:val="1"/>
              </w:numPr>
              <w:jc w:val="both"/>
              <w:rPr>
                <w:color w:val="000000"/>
              </w:rPr>
            </w:pPr>
            <w:r w:rsidRPr="00DC5789">
              <w:rPr>
                <w:color w:val="000000"/>
              </w:rPr>
              <w:lastRenderedPageBreak/>
              <w:t>Eneo hili ni mji kame kati ya maziwa ya Singidani na Kindai na milima ya mawe, ambapo maji ya dhoruba hufurika mitaa ya chini, maziwa hujaa katika miaka ya mvua nyingi na maji ni haba wakati wa kiangazi.</w:t>
            </w:r>
          </w:p>
          <w:p w14:paraId="79295405" w14:textId="77777777" w:rsidR="00F433EC" w:rsidRDefault="00DC5789" w:rsidP="00DC5789">
            <w:pPr>
              <w:pStyle w:val="ListParagraph"/>
              <w:numPr>
                <w:ilvl w:val="0"/>
                <w:numId w:val="1"/>
              </w:numPr>
              <w:jc w:val="both"/>
              <w:rPr>
                <w:ins w:id="5077" w:author="Bonephace Kaijage" w:date="2026-10-14T05:15:00Z" w16du:dateUtc="2026-10-14T03:15:00Z"/>
                <w:bCs/>
                <w:color w:val="000000"/>
              </w:rPr>
            </w:pPr>
            <w:r>
              <w:rPr>
                <w:bCs/>
                <w:color w:val="000000"/>
              </w:rPr>
              <w:t>Kwa wanaoishi na kufanya biashara hapa, ni vyema</w:t>
            </w:r>
            <w:r w:rsidRPr="00DC5789">
              <w:rPr>
                <w:bCs/>
                <w:color w:val="000000"/>
              </w:rPr>
              <w:t xml:space="preserve"> </w:t>
            </w:r>
            <w:r w:rsidRPr="00DC5789">
              <w:rPr>
                <w:bCs/>
                <w:color w:val="000000"/>
              </w:rPr>
              <w:lastRenderedPageBreak/>
              <w:t>kujenga mbali na kingo za maziwa na makorongo, kuweka mitaro wazi na kuvuna na kuhifadhi maji kwa usalama.</w:t>
            </w:r>
          </w:p>
          <w:p w14:paraId="49794BC5" w14:textId="0A1C1284" w:rsidR="00F433EC" w:rsidRDefault="00FE0A4D" w:rsidP="00DC5789">
            <w:pPr>
              <w:pStyle w:val="ListParagraph"/>
              <w:numPr>
                <w:ilvl w:val="0"/>
                <w:numId w:val="1"/>
              </w:numPr>
              <w:jc w:val="both"/>
              <w:rPr>
                <w:ins w:id="5078" w:author="Bonephace Kaijage" w:date="2026-10-14T05:15:00Z" w16du:dateUtc="2026-10-14T03:15:00Z"/>
                <w:bCs/>
                <w:color w:val="000000"/>
              </w:rPr>
            </w:pPr>
            <w:ins w:id="5079" w:author="Bonephace Kaijage" w:date="2026-10-14T05:56:00Z" w16du:dateUtc="2026-10-14T03:56:00Z">
              <w:r>
                <w:rPr>
                  <w:bCs/>
                  <w:color w:val="000000"/>
                </w:rPr>
                <w:t>Kinachoongeza hatari katika miezi ya mvua na ya kiangazi: kujenga kwenye kingo za maziwa au midomo ya makorongo, kujaza mitaro taka, na kuacha maji yakituama kwenye vyombo wazi baada ya mvua.</w:t>
              </w:r>
            </w:ins>
          </w:p>
          <w:p w14:paraId="7C3BACF0" w14:textId="77777777" w:rsidR="00FE0A4D" w:rsidRDefault="00F433EC" w:rsidP="00DC5789">
            <w:pPr>
              <w:pStyle w:val="ListParagraph"/>
              <w:numPr>
                <w:ilvl w:val="0"/>
                <w:numId w:val="1"/>
              </w:numPr>
              <w:jc w:val="both"/>
              <w:rPr>
                <w:ins w:id="5080" w:author="Bonephace Kaijage" w:date="2026-10-14T05:59:00Z" w16du:dateUtc="2026-10-14T03:59:00Z"/>
                <w:bCs/>
                <w:color w:val="000000"/>
              </w:rPr>
            </w:pPr>
            <w:ins w:id="5081" w:author="Bonephace Kaijage" w:date="2026-10-14T05:15:00Z" w16du:dateUtc="2026-10-14T03:15:00Z">
              <w:r>
                <w:rPr>
                  <w:bCs/>
                  <w:color w:val="000000"/>
                </w:rPr>
                <w:t>Fahamu mtaa wa juu mbali na maziwa na makorongo ambao kaya yako itahamia maji ya dhoruba yanapopanda, na kubalianeni mapema maji yatatoka wapi maji ya mji yanapopungua wakati wa kiangazi.</w:t>
              </w:r>
            </w:ins>
          </w:p>
          <w:p w14:paraId="4813A9B6" w14:textId="18668094" w:rsidR="00DC5789" w:rsidRPr="00DC5789" w:rsidRDefault="00FE0A4D" w:rsidP="00DC5789">
            <w:pPr>
              <w:pStyle w:val="ListParagraph"/>
              <w:numPr>
                <w:ilvl w:val="0"/>
                <w:numId w:val="1"/>
              </w:numPr>
              <w:jc w:val="both"/>
              <w:rPr>
                <w:bCs/>
                <w:color w:val="000000"/>
              </w:rPr>
            </w:pPr>
            <w:ins w:id="5082"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02B14347" w14:textId="77777777" w:rsidTr="00DC5789">
        <w:tc>
          <w:tcPr>
            <w:tcW w:w="3420" w:type="dxa"/>
          </w:tcPr>
          <w:p w14:paraId="205CB3A0" w14:textId="6D3C4B0F" w:rsidR="00DC5789" w:rsidRPr="00DC5789" w:rsidRDefault="00DC5789" w:rsidP="00DC5789">
            <w:pPr>
              <w:pStyle w:val="ListParagraph"/>
              <w:numPr>
                <w:ilvl w:val="0"/>
                <w:numId w:val="1"/>
              </w:numPr>
              <w:jc w:val="both"/>
              <w:rPr>
                <w:color w:val="000000"/>
              </w:rPr>
            </w:pPr>
            <w:r w:rsidRPr="00DC5789">
              <w:rPr>
                <w:color w:val="000000"/>
              </w:rPr>
              <w:lastRenderedPageBreak/>
              <w:t>Ikungi: semi-arid farmland and highway</w:t>
            </w:r>
          </w:p>
        </w:tc>
        <w:tc>
          <w:tcPr>
            <w:tcW w:w="3235" w:type="dxa"/>
          </w:tcPr>
          <w:p w14:paraId="1F63C696" w14:textId="3D1864BA" w:rsidR="00DC5789" w:rsidRPr="000343A2" w:rsidRDefault="00DC5789" w:rsidP="00DC5789">
            <w:pPr>
              <w:pStyle w:val="ListParagraph"/>
              <w:numPr>
                <w:ilvl w:val="0"/>
                <w:numId w:val="1"/>
              </w:numPr>
              <w:jc w:val="both"/>
              <w:rPr>
                <w:color w:val="000000"/>
                <w:lang w:val="sv-SE"/>
              </w:rPr>
            </w:pPr>
            <w:r w:rsidRPr="000343A2">
              <w:rPr>
                <w:color w:val="000000"/>
                <w:lang w:val="sv-SE"/>
              </w:rPr>
              <w:t>Ikungi: mashamba kame na barabara kuu</w:t>
            </w:r>
          </w:p>
        </w:tc>
        <w:tc>
          <w:tcPr>
            <w:tcW w:w="3605" w:type="dxa"/>
          </w:tcPr>
          <w:p w14:paraId="28BEE5D5" w14:textId="66CFC7B4" w:rsidR="00DC5789" w:rsidRPr="00DC5789" w:rsidRDefault="00DC5789" w:rsidP="00DC5789">
            <w:pPr>
              <w:pStyle w:val="ListParagraph"/>
              <w:numPr>
                <w:ilvl w:val="0"/>
                <w:numId w:val="1"/>
              </w:numPr>
              <w:jc w:val="both"/>
              <w:rPr>
                <w:color w:val="000000"/>
              </w:rPr>
            </w:pPr>
            <w:r w:rsidRPr="00DC5789">
              <w:rPr>
                <w:color w:val="000000"/>
              </w:rPr>
              <w:t>This area is semi-arid farmland where droughts and dry spells fail crops, and flash floods cross the Dodoma–Singida highway.</w:t>
            </w:r>
          </w:p>
          <w:p w14:paraId="4B3DE57E" w14:textId="77777777" w:rsidR="00F433EC" w:rsidRDefault="00DC5789" w:rsidP="00DC5789">
            <w:pPr>
              <w:pStyle w:val="ListParagraph"/>
              <w:numPr>
                <w:ilvl w:val="0"/>
                <w:numId w:val="1"/>
              </w:numPr>
              <w:jc w:val="both"/>
              <w:rPr>
                <w:ins w:id="5083" w:author="Bonephace Kaijage" w:date="2026-10-14T05:15:00Z" w16du:dateUtc="2026-10-14T03:15:00Z"/>
                <w:bCs/>
                <w:color w:val="000000"/>
              </w:rPr>
            </w:pPr>
            <w:r>
              <w:rPr>
                <w:bCs/>
                <w:color w:val="000000"/>
              </w:rPr>
              <w:t>For those farming and travelling here, it helps to</w:t>
            </w:r>
            <w:r w:rsidRPr="00DC5789">
              <w:rPr>
                <w:bCs/>
                <w:color w:val="000000"/>
              </w:rPr>
              <w:t xml:space="preserve"> plant sorghum, millet and sunflower, keep food reserves and never cross flowing water on the road.</w:t>
            </w:r>
          </w:p>
          <w:p w14:paraId="4DD4A0A9" w14:textId="611B2C23" w:rsidR="00F433EC" w:rsidRDefault="00FE0A4D" w:rsidP="00DC5789">
            <w:pPr>
              <w:pStyle w:val="ListParagraph"/>
              <w:numPr>
                <w:ilvl w:val="0"/>
                <w:numId w:val="1"/>
              </w:numPr>
              <w:jc w:val="both"/>
              <w:rPr>
                <w:ins w:id="5084" w:author="Bonephace Kaijage" w:date="2026-10-14T05:15:00Z" w16du:dateUtc="2026-10-14T03:15:00Z"/>
                <w:bCs/>
                <w:color w:val="000000"/>
              </w:rPr>
            </w:pPr>
            <w:ins w:id="5085" w:author="Bonephace Kaijage" w:date="2026-10-14T05:56:00Z" w16du:dateUtc="2026-10-14T03:56:00Z">
              <w:r>
                <w:rPr>
                  <w:bCs/>
                  <w:color w:val="000000"/>
                </w:rPr>
                <w:t xml:space="preserve">What raises the loss and to the danger: relying on maize alone, selling the whole harvest at once, cutting the </w:t>
              </w:r>
              <w:r>
                <w:rPr>
                  <w:bCs/>
                  <w:color w:val="000000"/>
                </w:rPr>
                <w:lastRenderedPageBreak/>
                <w:t>remaining trees for charcoal when money is short and driving or walking through flowing water on the highway.</w:t>
              </w:r>
            </w:ins>
          </w:p>
          <w:p w14:paraId="7D7DA703" w14:textId="77777777" w:rsidR="00FE0A4D" w:rsidRDefault="00F433EC" w:rsidP="00DC5789">
            <w:pPr>
              <w:pStyle w:val="ListParagraph"/>
              <w:numPr>
                <w:ilvl w:val="0"/>
                <w:numId w:val="1"/>
              </w:numPr>
              <w:jc w:val="both"/>
              <w:rPr>
                <w:ins w:id="5086" w:author="Bonephace Kaijage" w:date="2026-10-14T05:59:00Z" w16du:dateUtc="2026-10-14T03:59:00Z"/>
                <w:bCs/>
                <w:color w:val="000000"/>
              </w:rPr>
            </w:pPr>
            <w:ins w:id="5087" w:author="Bonephace Kaijage" w:date="2026-10-14T05:15:00Z" w16du:dateUtc="2026-10-14T03:15:00Z">
              <w:r>
                <w:rPr>
                  <w:bCs/>
                  <w:color w:val="000000"/>
                </w:rPr>
                <w:t>Agree early, as a household and a village, where food and water will come from in a failed season, and act before the stores are empty; on the road, wait for the water to drop rather than cross.</w:t>
              </w:r>
            </w:ins>
          </w:p>
          <w:p w14:paraId="51C62A94" w14:textId="587D2A21" w:rsidR="00DC5789" w:rsidRPr="00DC5789" w:rsidRDefault="00FE0A4D" w:rsidP="00DC5789">
            <w:pPr>
              <w:pStyle w:val="ListParagraph"/>
              <w:numPr>
                <w:ilvl w:val="0"/>
                <w:numId w:val="1"/>
              </w:numPr>
              <w:jc w:val="both"/>
              <w:rPr>
                <w:bCs/>
                <w:color w:val="000000"/>
              </w:rPr>
            </w:pPr>
            <w:ins w:id="5088" w:author="Bonephace Kaijage" w:date="2026-10-14T05:59:00Z" w16du:dateUtc="2026-10-14T03:59:00Z">
              <w:r>
                <w:rPr>
                  <w:bCs/>
                  <w:color w:val="000000"/>
                </w:rPr>
                <w:t>Agree who will help anyone in the household who cannot move, see or hear a warning on their own.</w:t>
              </w:r>
            </w:ins>
          </w:p>
        </w:tc>
        <w:tc>
          <w:tcPr>
            <w:tcW w:w="3325" w:type="dxa"/>
          </w:tcPr>
          <w:p w14:paraId="02D14603" w14:textId="58553FB1" w:rsidR="00DC5789" w:rsidRPr="00DC5789" w:rsidRDefault="00DC5789" w:rsidP="00DC5789">
            <w:pPr>
              <w:pStyle w:val="ListParagraph"/>
              <w:numPr>
                <w:ilvl w:val="0"/>
                <w:numId w:val="1"/>
              </w:numPr>
              <w:jc w:val="both"/>
              <w:rPr>
                <w:color w:val="000000"/>
              </w:rPr>
            </w:pPr>
            <w:r w:rsidRPr="00DC5789">
              <w:rPr>
                <w:color w:val="000000"/>
              </w:rPr>
              <w:lastRenderedPageBreak/>
              <w:t>Eneo hili ni mashamba kame kiasi ambapo ukame na vipindi vya ukavu huharibu mazao, na mafuriko ya ghafla hupita barabara kuu ya Dodoma–Singida.</w:t>
            </w:r>
          </w:p>
          <w:p w14:paraId="1B42B0B9" w14:textId="77777777" w:rsidR="00F433EC" w:rsidRDefault="00DC5789" w:rsidP="00DC5789">
            <w:pPr>
              <w:pStyle w:val="ListParagraph"/>
              <w:numPr>
                <w:ilvl w:val="0"/>
                <w:numId w:val="1"/>
              </w:numPr>
              <w:jc w:val="both"/>
              <w:rPr>
                <w:ins w:id="5089" w:author="Bonephace Kaijage" w:date="2026-10-14T05:15:00Z" w16du:dateUtc="2026-10-14T03:15:00Z"/>
                <w:bCs/>
                <w:color w:val="000000"/>
              </w:rPr>
            </w:pPr>
            <w:r>
              <w:rPr>
                <w:bCs/>
                <w:color w:val="000000"/>
              </w:rPr>
              <w:t>Kwa wanaolima na kusafiri hapa, ni vyema</w:t>
            </w:r>
            <w:r w:rsidRPr="00DC5789">
              <w:rPr>
                <w:bCs/>
                <w:color w:val="000000"/>
              </w:rPr>
              <w:t xml:space="preserve"> kupanda mtama, uwele na alizeti, kuweka akiba ya chakula na kutovuka kamwe maji yanayotiririka barabarani.</w:t>
            </w:r>
          </w:p>
          <w:p w14:paraId="6FDF0C91" w14:textId="45B3F39D" w:rsidR="00F433EC" w:rsidRDefault="00FE0A4D" w:rsidP="00DC5789">
            <w:pPr>
              <w:pStyle w:val="ListParagraph"/>
              <w:numPr>
                <w:ilvl w:val="0"/>
                <w:numId w:val="1"/>
              </w:numPr>
              <w:jc w:val="both"/>
              <w:rPr>
                <w:ins w:id="5090" w:author="Bonephace Kaijage" w:date="2026-10-14T05:15:00Z" w16du:dateUtc="2026-10-14T03:15:00Z"/>
                <w:bCs/>
                <w:color w:val="000000"/>
              </w:rPr>
            </w:pPr>
            <w:ins w:id="5091" w:author="Bonephace Kaijage" w:date="2026-10-14T05:56:00Z" w16du:dateUtc="2026-10-14T03:56:00Z">
              <w:r>
                <w:rPr>
                  <w:bCs/>
                  <w:color w:val="000000"/>
                </w:rPr>
                <w:t xml:space="preserve">Kinachoongeza hasara na hatari: kutegemea mahindi </w:t>
              </w:r>
              <w:r>
                <w:rPr>
                  <w:bCs/>
                  <w:color w:val="000000"/>
                </w:rPr>
                <w:lastRenderedPageBreak/>
                <w:t>pekee, kuuza mavuno yote kwa mara moja, kukata miti iliyobaki kwa mkaa pesa zinapopungua na kupita kwa gari au kwa miguu kwenye maji yanayotiririka barabara kuu.</w:t>
              </w:r>
            </w:ins>
          </w:p>
          <w:p w14:paraId="4FDBEF5B" w14:textId="77777777" w:rsidR="00FE0A4D" w:rsidRDefault="00F433EC" w:rsidP="00DC5789">
            <w:pPr>
              <w:pStyle w:val="ListParagraph"/>
              <w:numPr>
                <w:ilvl w:val="0"/>
                <w:numId w:val="1"/>
              </w:numPr>
              <w:jc w:val="both"/>
              <w:rPr>
                <w:ins w:id="5092" w:author="Bonephace Kaijage" w:date="2026-10-14T05:59:00Z" w16du:dateUtc="2026-10-14T03:59:00Z"/>
                <w:bCs/>
                <w:color w:val="000000"/>
              </w:rPr>
            </w:pPr>
            <w:ins w:id="5093" w:author="Bonephace Kaijage" w:date="2026-10-14T05:15:00Z" w16du:dateUtc="2026-10-14T03:15:00Z">
              <w:r>
                <w:rPr>
                  <w:bCs/>
                  <w:color w:val="000000"/>
                </w:rPr>
                <w:t>Kubalianeni mapema, kama kaya na kijiji, chakula na maji vitatoka wapi msimu ukikosekana, na chukueni hatua kabla akiba haijaisha; barabarani, subirini maji yapungue badala ya kuvuka.</w:t>
              </w:r>
            </w:ins>
          </w:p>
          <w:p w14:paraId="3A5C518C" w14:textId="437A54FE" w:rsidR="00DC5789" w:rsidRPr="00DC5789" w:rsidRDefault="00FE0A4D" w:rsidP="00DC5789">
            <w:pPr>
              <w:pStyle w:val="ListParagraph"/>
              <w:numPr>
                <w:ilvl w:val="0"/>
                <w:numId w:val="1"/>
              </w:numPr>
              <w:jc w:val="both"/>
              <w:rPr>
                <w:bCs/>
                <w:color w:val="000000"/>
              </w:rPr>
            </w:pPr>
            <w:ins w:id="5094"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5133B530" w14:textId="77777777" w:rsidTr="00DC5789">
        <w:tc>
          <w:tcPr>
            <w:tcW w:w="3420" w:type="dxa"/>
          </w:tcPr>
          <w:p w14:paraId="656E9EFB" w14:textId="5B613098" w:rsidR="00DC5789" w:rsidRPr="00DC5789" w:rsidRDefault="00DC5789" w:rsidP="00DC5789">
            <w:pPr>
              <w:pStyle w:val="ListParagraph"/>
              <w:numPr>
                <w:ilvl w:val="0"/>
                <w:numId w:val="1"/>
              </w:numPr>
              <w:jc w:val="both"/>
              <w:rPr>
                <w:color w:val="000000"/>
              </w:rPr>
            </w:pPr>
            <w:r w:rsidRPr="00DC5789">
              <w:rPr>
                <w:color w:val="000000"/>
              </w:rPr>
              <w:lastRenderedPageBreak/>
              <w:t>Iramba: escarpment, Lake Kitangiri and gold pits</w:t>
            </w:r>
          </w:p>
        </w:tc>
        <w:tc>
          <w:tcPr>
            <w:tcW w:w="3235" w:type="dxa"/>
          </w:tcPr>
          <w:p w14:paraId="5FD5F91F" w14:textId="3A922092" w:rsidR="00DC5789" w:rsidRPr="00DC5789" w:rsidRDefault="00DC5789" w:rsidP="00DC5789">
            <w:pPr>
              <w:pStyle w:val="ListParagraph"/>
              <w:numPr>
                <w:ilvl w:val="0"/>
                <w:numId w:val="1"/>
              </w:numPr>
              <w:jc w:val="both"/>
              <w:rPr>
                <w:color w:val="000000"/>
              </w:rPr>
            </w:pPr>
            <w:r w:rsidRPr="00DC5789">
              <w:rPr>
                <w:color w:val="000000"/>
              </w:rPr>
              <w:t>Iramba: mteremko, Ziwa Kitangiri na mashimo ya dhahabu</w:t>
            </w:r>
          </w:p>
        </w:tc>
        <w:tc>
          <w:tcPr>
            <w:tcW w:w="3605" w:type="dxa"/>
          </w:tcPr>
          <w:p w14:paraId="51B1158A" w14:textId="73E13085" w:rsidR="00DC5789" w:rsidRPr="00DC5789" w:rsidRDefault="00DC5789" w:rsidP="00DC5789">
            <w:pPr>
              <w:pStyle w:val="ListParagraph"/>
              <w:numPr>
                <w:ilvl w:val="0"/>
                <w:numId w:val="1"/>
              </w:numPr>
              <w:jc w:val="both"/>
              <w:rPr>
                <w:color w:val="000000"/>
              </w:rPr>
            </w:pPr>
            <w:r w:rsidRPr="00DC5789">
              <w:rPr>
                <w:color w:val="000000"/>
              </w:rPr>
              <w:t>This area has the Rift escarpment where heavy rain cuts gullies, Lake Kitangiri margins that flood, and artisanal gold pits that collapse in the rains.</w:t>
            </w:r>
          </w:p>
          <w:p w14:paraId="0A26F009" w14:textId="77777777" w:rsidR="00F433EC" w:rsidRDefault="00DC5789" w:rsidP="00DC5789">
            <w:pPr>
              <w:pStyle w:val="ListParagraph"/>
              <w:numPr>
                <w:ilvl w:val="0"/>
                <w:numId w:val="1"/>
              </w:numPr>
              <w:jc w:val="both"/>
              <w:rPr>
                <w:ins w:id="5095" w:author="Bonephace Kaijage" w:date="2026-10-14T05:15:00Z" w16du:dateUtc="2026-10-14T03:15:00Z"/>
                <w:bCs/>
                <w:color w:val="000000"/>
              </w:rPr>
            </w:pPr>
            <w:r>
              <w:rPr>
                <w:bCs/>
                <w:color w:val="000000"/>
              </w:rPr>
              <w:t>For those living and mining here, it helps to</w:t>
            </w:r>
            <w:r w:rsidRPr="00DC5789">
              <w:rPr>
                <w:bCs/>
                <w:color w:val="000000"/>
              </w:rPr>
              <w:t xml:space="preserve"> build away from gully edges, keep homes above lake flood lines and fence or backfill pits.</w:t>
            </w:r>
          </w:p>
          <w:p w14:paraId="4E9188C1" w14:textId="41A073AA" w:rsidR="00F433EC" w:rsidRDefault="00FE0A4D" w:rsidP="00DC5789">
            <w:pPr>
              <w:pStyle w:val="ListParagraph"/>
              <w:numPr>
                <w:ilvl w:val="0"/>
                <w:numId w:val="1"/>
              </w:numPr>
              <w:jc w:val="both"/>
              <w:rPr>
                <w:ins w:id="5096" w:author="Bonephace Kaijage" w:date="2026-10-14T05:15:00Z" w16du:dateUtc="2026-10-14T03:15:00Z"/>
                <w:bCs/>
                <w:color w:val="000000"/>
              </w:rPr>
            </w:pPr>
            <w:ins w:id="5097" w:author="Bonephace Kaijage" w:date="2026-10-14T05:56:00Z" w16du:dateUtc="2026-10-14T03:56:00Z">
              <w:r>
                <w:rPr>
                  <w:bCs/>
                  <w:color w:val="000000"/>
                </w:rPr>
                <w:t>What raises the risk: cutting plots into the escarpment, building on the Kitangiri margins, digging pits without timbering and working them while rain is falling.</w:t>
              </w:r>
            </w:ins>
          </w:p>
          <w:p w14:paraId="03283707" w14:textId="77777777" w:rsidR="00FE0A4D" w:rsidRDefault="00F433EC" w:rsidP="00DC5789">
            <w:pPr>
              <w:pStyle w:val="ListParagraph"/>
              <w:numPr>
                <w:ilvl w:val="0"/>
                <w:numId w:val="1"/>
              </w:numPr>
              <w:jc w:val="both"/>
              <w:rPr>
                <w:ins w:id="5098" w:author="Bonephace Kaijage" w:date="2026-10-14T05:59:00Z" w16du:dateUtc="2026-10-14T03:59:00Z"/>
                <w:bCs/>
                <w:color w:val="000000"/>
              </w:rPr>
            </w:pPr>
            <w:ins w:id="5099" w:author="Bonephace Kaijage" w:date="2026-10-14T05:15:00Z" w16du:dateUtc="2026-10-14T03:15:00Z">
              <w:r>
                <w:rPr>
                  <w:bCs/>
                  <w:color w:val="000000"/>
                </w:rPr>
                <w:t xml:space="preserve">Know the firm ground away from the gullies and above the lake that your household will move to when heavy rain sets in on the escarpment, and </w:t>
              </w:r>
              <w:r>
                <w:rPr>
                  <w:bCs/>
                  <w:color w:val="000000"/>
                </w:rPr>
                <w:lastRenderedPageBreak/>
                <w:t>keep everyone out of the pits once rain starts.</w:t>
              </w:r>
            </w:ins>
          </w:p>
          <w:p w14:paraId="2EC3075C" w14:textId="38D3C8E2" w:rsidR="00DC5789" w:rsidRPr="00DC5789" w:rsidRDefault="00FE0A4D" w:rsidP="00DC5789">
            <w:pPr>
              <w:pStyle w:val="ListParagraph"/>
              <w:numPr>
                <w:ilvl w:val="0"/>
                <w:numId w:val="1"/>
              </w:numPr>
              <w:jc w:val="both"/>
              <w:rPr>
                <w:bCs/>
                <w:color w:val="000000"/>
              </w:rPr>
            </w:pPr>
            <w:ins w:id="5100" w:author="Bonephace Kaijage" w:date="2026-10-14T05:59:00Z" w16du:dateUtc="2026-10-14T03:59:00Z">
              <w:r>
                <w:rPr>
                  <w:bCs/>
                  <w:color w:val="000000"/>
                </w:rPr>
                <w:t>Agree who will help anyone in the household who cannot move, see or hear a warning on their own.</w:t>
              </w:r>
            </w:ins>
          </w:p>
        </w:tc>
        <w:tc>
          <w:tcPr>
            <w:tcW w:w="3325" w:type="dxa"/>
          </w:tcPr>
          <w:p w14:paraId="7BCB1DA1" w14:textId="1CAE0120" w:rsidR="00DC5789" w:rsidRPr="00DC5789" w:rsidRDefault="00DC5789" w:rsidP="00DC5789">
            <w:pPr>
              <w:pStyle w:val="ListParagraph"/>
              <w:numPr>
                <w:ilvl w:val="0"/>
                <w:numId w:val="1"/>
              </w:numPr>
              <w:jc w:val="both"/>
              <w:rPr>
                <w:color w:val="000000"/>
              </w:rPr>
            </w:pPr>
            <w:r w:rsidRPr="00DC5789">
              <w:rPr>
                <w:color w:val="000000"/>
              </w:rPr>
              <w:lastRenderedPageBreak/>
              <w:t>Eneo hili lina mteremko wa Bonde la Ufa ambapo mvua kubwa huchimba makorongo, kingo za Ziwa Kitangiri zinazofurika, na mashimo madogo ya dhahabu yanayobomoka wakati wa mvua.</w:t>
            </w:r>
          </w:p>
          <w:p w14:paraId="1B107E25" w14:textId="77777777" w:rsidR="00F433EC" w:rsidRDefault="00DC5789" w:rsidP="00DC5789">
            <w:pPr>
              <w:pStyle w:val="ListParagraph"/>
              <w:numPr>
                <w:ilvl w:val="0"/>
                <w:numId w:val="1"/>
              </w:numPr>
              <w:jc w:val="both"/>
              <w:rPr>
                <w:ins w:id="5101" w:author="Bonephace Kaijage" w:date="2026-10-14T05:15:00Z" w16du:dateUtc="2026-10-14T03:15:00Z"/>
                <w:bCs/>
                <w:color w:val="000000"/>
              </w:rPr>
            </w:pPr>
            <w:r>
              <w:rPr>
                <w:bCs/>
                <w:color w:val="000000"/>
              </w:rPr>
              <w:t>Kwa wanaoishi na kuchimba hapa, ni vyema</w:t>
            </w:r>
            <w:r w:rsidRPr="00DC5789">
              <w:rPr>
                <w:bCs/>
                <w:color w:val="000000"/>
              </w:rPr>
              <w:t xml:space="preserve"> kujenga mbali na kingo za makorongo, kujenga juu ya mistari ya mafuriko ya ziwa na kuzungushia uzio au kufukia mashimo.</w:t>
            </w:r>
          </w:p>
          <w:p w14:paraId="142306E0" w14:textId="71B06C56" w:rsidR="00F433EC" w:rsidRDefault="00FE0A4D" w:rsidP="00DC5789">
            <w:pPr>
              <w:pStyle w:val="ListParagraph"/>
              <w:numPr>
                <w:ilvl w:val="0"/>
                <w:numId w:val="1"/>
              </w:numPr>
              <w:jc w:val="both"/>
              <w:rPr>
                <w:ins w:id="5102" w:author="Bonephace Kaijage" w:date="2026-10-14T05:15:00Z" w16du:dateUtc="2026-10-14T03:15:00Z"/>
                <w:bCs/>
                <w:color w:val="000000"/>
              </w:rPr>
            </w:pPr>
            <w:ins w:id="5103" w:author="Bonephace Kaijage" w:date="2026-10-14T05:56:00Z" w16du:dateUtc="2026-10-14T03:56:00Z">
              <w:r>
                <w:rPr>
                  <w:bCs/>
                  <w:color w:val="000000"/>
                </w:rPr>
                <w:t>Kinachoongeza hatari: kuchonga viwanja kwenye mwinuko, kujenga kwenye kingo za Kitangiri, kuchimba mashimo bila mihimili na kuyafanyia kazi mvua ikinyesha.</w:t>
              </w:r>
            </w:ins>
          </w:p>
          <w:p w14:paraId="17C2B194" w14:textId="77777777" w:rsidR="00FE0A4D" w:rsidRDefault="00F433EC" w:rsidP="00DC5789">
            <w:pPr>
              <w:pStyle w:val="ListParagraph"/>
              <w:numPr>
                <w:ilvl w:val="0"/>
                <w:numId w:val="1"/>
              </w:numPr>
              <w:jc w:val="both"/>
              <w:rPr>
                <w:ins w:id="5104" w:author="Bonephace Kaijage" w:date="2026-10-14T05:59:00Z" w16du:dateUtc="2026-10-14T03:59:00Z"/>
                <w:bCs/>
                <w:color w:val="000000"/>
              </w:rPr>
            </w:pPr>
            <w:ins w:id="5105" w:author="Bonephace Kaijage" w:date="2026-10-14T05:15:00Z" w16du:dateUtc="2026-10-14T03:15:00Z">
              <w:r>
                <w:rPr>
                  <w:bCs/>
                  <w:color w:val="000000"/>
                </w:rPr>
                <w:lastRenderedPageBreak/>
                <w:t>Fahamu eneo imara mbali na makorongo na juu ya ziwa ambalo kaya yako itahamia mvua kubwa inapoanza mwinukoni, na mtoe kila mtu mashimoni mara mvua inapoanza.</w:t>
              </w:r>
            </w:ins>
          </w:p>
          <w:p w14:paraId="0AFE19E2" w14:textId="23233882" w:rsidR="00DC5789" w:rsidRPr="00DC5789" w:rsidRDefault="00FE0A4D" w:rsidP="00DC5789">
            <w:pPr>
              <w:pStyle w:val="ListParagraph"/>
              <w:numPr>
                <w:ilvl w:val="0"/>
                <w:numId w:val="1"/>
              </w:numPr>
              <w:jc w:val="both"/>
              <w:rPr>
                <w:bCs/>
                <w:color w:val="000000"/>
              </w:rPr>
            </w:pPr>
            <w:ins w:id="5106"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6AFED2C6" w14:textId="77777777" w:rsidTr="00DC5789">
        <w:tc>
          <w:tcPr>
            <w:tcW w:w="3420" w:type="dxa"/>
          </w:tcPr>
          <w:p w14:paraId="47BAD438" w14:textId="066D22DF" w:rsidR="00DC5789" w:rsidRPr="00DC5789" w:rsidRDefault="00DC5789" w:rsidP="00DC5789">
            <w:pPr>
              <w:pStyle w:val="ListParagraph"/>
              <w:numPr>
                <w:ilvl w:val="0"/>
                <w:numId w:val="1"/>
              </w:numPr>
              <w:jc w:val="both"/>
              <w:rPr>
                <w:color w:val="000000"/>
              </w:rPr>
            </w:pPr>
            <w:r w:rsidRPr="00DC5789">
              <w:rPr>
                <w:color w:val="000000"/>
              </w:rPr>
              <w:lastRenderedPageBreak/>
              <w:t>Itigi: thicket, railway and dry farmland</w:t>
            </w:r>
          </w:p>
        </w:tc>
        <w:tc>
          <w:tcPr>
            <w:tcW w:w="3235" w:type="dxa"/>
          </w:tcPr>
          <w:p w14:paraId="656C43C1" w14:textId="23DF6A54" w:rsidR="00DC5789" w:rsidRPr="000343A2" w:rsidRDefault="00DC5789" w:rsidP="00DC5789">
            <w:pPr>
              <w:pStyle w:val="ListParagraph"/>
              <w:numPr>
                <w:ilvl w:val="0"/>
                <w:numId w:val="1"/>
              </w:numPr>
              <w:jc w:val="both"/>
              <w:rPr>
                <w:color w:val="000000"/>
                <w:lang w:val="sv-SE"/>
              </w:rPr>
            </w:pPr>
            <w:r w:rsidRPr="000343A2">
              <w:rPr>
                <w:color w:val="000000"/>
                <w:lang w:val="sv-SE"/>
              </w:rPr>
              <w:t>Itigi: vichaka, reli na mashamba kame</w:t>
            </w:r>
          </w:p>
        </w:tc>
        <w:tc>
          <w:tcPr>
            <w:tcW w:w="3605" w:type="dxa"/>
          </w:tcPr>
          <w:p w14:paraId="2BA9ABD1" w14:textId="45DA4265" w:rsidR="00DC5789" w:rsidRPr="00DC5789" w:rsidRDefault="00DC5789" w:rsidP="00DC5789">
            <w:pPr>
              <w:pStyle w:val="ListParagraph"/>
              <w:numPr>
                <w:ilvl w:val="0"/>
                <w:numId w:val="1"/>
              </w:numPr>
              <w:jc w:val="both"/>
              <w:rPr>
                <w:color w:val="000000"/>
              </w:rPr>
            </w:pPr>
            <w:r w:rsidRPr="00DC5789">
              <w:rPr>
                <w:color w:val="000000"/>
              </w:rPr>
              <w:t>This area has dense Itigi thicket and dry farmland on the Central Line, where droughts fail crops and dry-season fires spread.</w:t>
            </w:r>
          </w:p>
          <w:p w14:paraId="44CF39C0" w14:textId="77777777" w:rsidR="00F433EC" w:rsidRDefault="00DC5789" w:rsidP="00DC5789">
            <w:pPr>
              <w:pStyle w:val="ListParagraph"/>
              <w:numPr>
                <w:ilvl w:val="0"/>
                <w:numId w:val="1"/>
              </w:numPr>
              <w:jc w:val="both"/>
              <w:rPr>
                <w:ins w:id="5107" w:author="Bonephace Kaijage" w:date="2026-10-14T05:15:00Z" w16du:dateUtc="2026-10-14T03:15:00Z"/>
                <w:bCs/>
                <w:color w:val="000000"/>
              </w:rPr>
            </w:pPr>
            <w:r>
              <w:rPr>
                <w:bCs/>
                <w:color w:val="000000"/>
              </w:rPr>
              <w:t>For those living and farming here, it helps to</w:t>
            </w:r>
            <w:r w:rsidRPr="00DC5789">
              <w:rPr>
                <w:bCs/>
                <w:color w:val="000000"/>
              </w:rPr>
              <w:t xml:space="preserve"> grow drought-tolerant crops, keep fire breaks and stay off the railway line during floods.</w:t>
            </w:r>
          </w:p>
          <w:p w14:paraId="2FA82D6B" w14:textId="61EE305E" w:rsidR="00F433EC" w:rsidRDefault="00FE0A4D" w:rsidP="00DC5789">
            <w:pPr>
              <w:pStyle w:val="ListParagraph"/>
              <w:numPr>
                <w:ilvl w:val="0"/>
                <w:numId w:val="1"/>
              </w:numPr>
              <w:jc w:val="both"/>
              <w:rPr>
                <w:ins w:id="5108" w:author="Bonephace Kaijage" w:date="2026-10-14T05:15:00Z" w16du:dateUtc="2026-10-14T03:15:00Z"/>
                <w:bCs/>
                <w:color w:val="000000"/>
              </w:rPr>
            </w:pPr>
            <w:ins w:id="5109" w:author="Bonephace Kaijage" w:date="2026-10-14T05:56:00Z" w16du:dateUtc="2026-10-14T03:56:00Z">
              <w:r>
                <w:rPr>
                  <w:bCs/>
                  <w:color w:val="000000"/>
                </w:rPr>
                <w:t>What raises the risk: burning fields or charcoal in the thicket on windy days, relying on maize alone, and walking or driving across the railway culverts while water is running.</w:t>
              </w:r>
            </w:ins>
          </w:p>
          <w:p w14:paraId="1F884C94" w14:textId="77777777" w:rsidR="00FE0A4D" w:rsidRDefault="00F433EC" w:rsidP="00DC5789">
            <w:pPr>
              <w:pStyle w:val="ListParagraph"/>
              <w:numPr>
                <w:ilvl w:val="0"/>
                <w:numId w:val="1"/>
              </w:numPr>
              <w:jc w:val="both"/>
              <w:rPr>
                <w:ins w:id="5110" w:author="Bonephace Kaijage" w:date="2026-10-14T05:59:00Z" w16du:dateUtc="2026-10-14T03:59:00Z"/>
                <w:bCs/>
                <w:color w:val="000000"/>
              </w:rPr>
            </w:pPr>
            <w:ins w:id="5111" w:author="Bonephace Kaijage" w:date="2026-10-14T05:15:00Z" w16du:dateUtc="2026-10-14T03:15:00Z">
              <w:r>
                <w:rPr>
                  <w:bCs/>
                  <w:color w:val="000000"/>
                </w:rPr>
                <w:t>Know the cleared open ground your household will move to if a thicket fire comes towards the houses, and agree early where food and water will come from in a failed season.</w:t>
              </w:r>
            </w:ins>
          </w:p>
          <w:p w14:paraId="05703409" w14:textId="4AEE7E97" w:rsidR="00DC5789" w:rsidRPr="00DC5789" w:rsidRDefault="00FE0A4D" w:rsidP="00DC5789">
            <w:pPr>
              <w:pStyle w:val="ListParagraph"/>
              <w:numPr>
                <w:ilvl w:val="0"/>
                <w:numId w:val="1"/>
              </w:numPr>
              <w:jc w:val="both"/>
              <w:rPr>
                <w:bCs/>
                <w:color w:val="000000"/>
              </w:rPr>
            </w:pPr>
            <w:ins w:id="5112" w:author="Bonephace Kaijage" w:date="2026-10-14T05:59:00Z" w16du:dateUtc="2026-10-14T03:59:00Z">
              <w:r>
                <w:rPr>
                  <w:bCs/>
                  <w:color w:val="000000"/>
                </w:rPr>
                <w:t>Agree who will help anyone in the household who cannot move, see or hear a warning on their own.</w:t>
              </w:r>
            </w:ins>
          </w:p>
        </w:tc>
        <w:tc>
          <w:tcPr>
            <w:tcW w:w="3325" w:type="dxa"/>
          </w:tcPr>
          <w:p w14:paraId="67A3FE2F" w14:textId="3BC59016" w:rsidR="00DC5789" w:rsidRPr="00DC5789" w:rsidRDefault="00DC5789" w:rsidP="00DC5789">
            <w:pPr>
              <w:pStyle w:val="ListParagraph"/>
              <w:numPr>
                <w:ilvl w:val="0"/>
                <w:numId w:val="1"/>
              </w:numPr>
              <w:jc w:val="both"/>
              <w:rPr>
                <w:color w:val="000000"/>
              </w:rPr>
            </w:pPr>
            <w:r w:rsidRPr="00DC5789">
              <w:rPr>
                <w:color w:val="000000"/>
              </w:rPr>
              <w:t>Eneo hili lina vichaka vizito vya Itigi na mashamba kame kando ya Reli ya Kati, ambapo ukame huharibu mazao na moto wa kiangazi husambaa.</w:t>
            </w:r>
          </w:p>
          <w:p w14:paraId="0891E65C" w14:textId="77777777" w:rsidR="00F433EC" w:rsidRDefault="00DC5789" w:rsidP="00DC5789">
            <w:pPr>
              <w:pStyle w:val="ListParagraph"/>
              <w:numPr>
                <w:ilvl w:val="0"/>
                <w:numId w:val="1"/>
              </w:numPr>
              <w:jc w:val="both"/>
              <w:rPr>
                <w:ins w:id="5113" w:author="Bonephace Kaijage" w:date="2026-10-14T05:15:00Z" w16du:dateUtc="2026-10-14T03:15:00Z"/>
                <w:bCs/>
                <w:color w:val="000000"/>
              </w:rPr>
            </w:pPr>
            <w:r>
              <w:rPr>
                <w:bCs/>
                <w:color w:val="000000"/>
              </w:rPr>
              <w:t>Kwa wanaoishi na kulima hapa, ni vyema</w:t>
            </w:r>
            <w:r w:rsidRPr="00DC5789">
              <w:rPr>
                <w:bCs/>
                <w:color w:val="000000"/>
              </w:rPr>
              <w:t xml:space="preserve"> kupanda mazao yanayostahimili ukame, kuweka njia za kuzuia moto na kukaa mbali na reli wakati wa mafuriko.</w:t>
            </w:r>
          </w:p>
          <w:p w14:paraId="70B10745" w14:textId="02C948FD" w:rsidR="00F433EC" w:rsidRDefault="00FE0A4D" w:rsidP="00DC5789">
            <w:pPr>
              <w:pStyle w:val="ListParagraph"/>
              <w:numPr>
                <w:ilvl w:val="0"/>
                <w:numId w:val="1"/>
              </w:numPr>
              <w:jc w:val="both"/>
              <w:rPr>
                <w:ins w:id="5114" w:author="Bonephace Kaijage" w:date="2026-10-14T05:15:00Z" w16du:dateUtc="2026-10-14T03:15:00Z"/>
                <w:bCs/>
                <w:color w:val="000000"/>
              </w:rPr>
            </w:pPr>
            <w:ins w:id="5115" w:author="Bonephace Kaijage" w:date="2026-10-14T05:56:00Z" w16du:dateUtc="2026-10-14T03:56:00Z">
              <w:r>
                <w:rPr>
                  <w:bCs/>
                  <w:color w:val="000000"/>
                </w:rPr>
                <w:t>Kinachoongeza hatari: kuchoma mashamba au mkaa kwenye kichaka siku za upepo, kutegemea mahindi pekee, na kutembea au kupita kwa gari kwenye makalavati ya reli maji yakitiririka.</w:t>
              </w:r>
            </w:ins>
          </w:p>
          <w:p w14:paraId="25C11A96" w14:textId="77777777" w:rsidR="00FE0A4D" w:rsidRDefault="00F433EC" w:rsidP="00DC5789">
            <w:pPr>
              <w:pStyle w:val="ListParagraph"/>
              <w:numPr>
                <w:ilvl w:val="0"/>
                <w:numId w:val="1"/>
              </w:numPr>
              <w:jc w:val="both"/>
              <w:rPr>
                <w:ins w:id="5116" w:author="Bonephace Kaijage" w:date="2026-10-14T05:59:00Z" w16du:dateUtc="2026-10-14T03:59:00Z"/>
                <w:bCs/>
                <w:color w:val="000000"/>
              </w:rPr>
            </w:pPr>
            <w:ins w:id="5117" w:author="Bonephace Kaijage" w:date="2026-10-14T05:15:00Z" w16du:dateUtc="2026-10-14T03:15:00Z">
              <w:r>
                <w:rPr>
                  <w:bCs/>
                  <w:color w:val="000000"/>
                </w:rPr>
                <w:t>Fahamu uwanja wazi uliosafishwa ambao kaya yako itahamia moto wa kichakani ukielekea nyumbani, na kubalianeni mapema chakula na maji vitatoka wapi msimu ukikosekana.</w:t>
              </w:r>
            </w:ins>
          </w:p>
          <w:p w14:paraId="3C88E67B" w14:textId="7C25C175" w:rsidR="00DC5789" w:rsidRPr="00DC5789" w:rsidRDefault="00FE0A4D" w:rsidP="00DC5789">
            <w:pPr>
              <w:pStyle w:val="ListParagraph"/>
              <w:numPr>
                <w:ilvl w:val="0"/>
                <w:numId w:val="1"/>
              </w:numPr>
              <w:jc w:val="both"/>
              <w:rPr>
                <w:bCs/>
                <w:color w:val="000000"/>
              </w:rPr>
            </w:pPr>
            <w:ins w:id="5118" w:author="Bonephace Kaijage" w:date="2026-10-14T05:59:00Z" w16du:dateUtc="2026-10-14T03:59:00Z">
              <w:r>
                <w:rPr>
                  <w:bCs/>
                  <w:color w:val="000000"/>
                </w:rPr>
                <w:t xml:space="preserve">Kubalianeni nani atamsaidia yeyote katika </w:t>
              </w:r>
              <w:r>
                <w:rPr>
                  <w:bCs/>
                  <w:color w:val="000000"/>
                </w:rPr>
                <w:lastRenderedPageBreak/>
                <w:t>kaya asiyeweza kuondoka, kuona au kusikia tahadhari peke yake.</w:t>
              </w:r>
            </w:ins>
          </w:p>
        </w:tc>
      </w:tr>
      <w:tr w:rsidR="00DC5789" w:rsidRPr="00DC5789" w14:paraId="41EDE5D0" w14:textId="77777777" w:rsidTr="00DC5789">
        <w:tc>
          <w:tcPr>
            <w:tcW w:w="3420" w:type="dxa"/>
          </w:tcPr>
          <w:p w14:paraId="4CE8EAD1" w14:textId="5B5C07B8" w:rsidR="00DC5789" w:rsidRPr="00DC5789" w:rsidRDefault="00DC5789" w:rsidP="00DC5789">
            <w:pPr>
              <w:pStyle w:val="ListParagraph"/>
              <w:numPr>
                <w:ilvl w:val="0"/>
                <w:numId w:val="1"/>
              </w:numPr>
              <w:jc w:val="both"/>
              <w:rPr>
                <w:color w:val="000000"/>
              </w:rPr>
            </w:pPr>
            <w:r w:rsidRPr="00DC5789">
              <w:rPr>
                <w:color w:val="000000"/>
              </w:rPr>
              <w:lastRenderedPageBreak/>
              <w:t>Manyoni: dry plains, Bahi swamp edge and railway</w:t>
            </w:r>
          </w:p>
        </w:tc>
        <w:tc>
          <w:tcPr>
            <w:tcW w:w="3235" w:type="dxa"/>
          </w:tcPr>
          <w:p w14:paraId="1E853B8E" w14:textId="74A0F701" w:rsidR="00DC5789" w:rsidRPr="000343A2" w:rsidRDefault="00DC5789" w:rsidP="00DC5789">
            <w:pPr>
              <w:pStyle w:val="ListParagraph"/>
              <w:numPr>
                <w:ilvl w:val="0"/>
                <w:numId w:val="1"/>
              </w:numPr>
              <w:jc w:val="both"/>
              <w:rPr>
                <w:color w:val="000000"/>
                <w:lang w:val="sv-SE"/>
              </w:rPr>
            </w:pPr>
            <w:r w:rsidRPr="000343A2">
              <w:rPr>
                <w:color w:val="000000"/>
                <w:lang w:val="sv-SE"/>
              </w:rPr>
              <w:t>Manyoni: tambarare kame, pembezoni mwa bwawa la Bahi na reli</w:t>
            </w:r>
          </w:p>
        </w:tc>
        <w:tc>
          <w:tcPr>
            <w:tcW w:w="3605" w:type="dxa"/>
          </w:tcPr>
          <w:p w14:paraId="198FFAC0" w14:textId="4199D92A" w:rsidR="00DC5789" w:rsidRPr="00DC5789" w:rsidRDefault="00DC5789" w:rsidP="00DC5789">
            <w:pPr>
              <w:pStyle w:val="ListParagraph"/>
              <w:numPr>
                <w:ilvl w:val="0"/>
                <w:numId w:val="1"/>
              </w:numPr>
            </w:pPr>
            <w:r>
              <w:t>This area has dry plains where drought hits crops and livestock, low areas that flood around the Bahi swamp edge, and the Central Line and highway.</w:t>
            </w:r>
          </w:p>
          <w:p w14:paraId="1F6105D1" w14:textId="77777777" w:rsidR="00F433EC" w:rsidRDefault="00DC5789" w:rsidP="00DC5789">
            <w:pPr>
              <w:pStyle w:val="ListParagraph"/>
              <w:numPr>
                <w:ilvl w:val="0"/>
                <w:numId w:val="1"/>
              </w:numPr>
              <w:jc w:val="both"/>
              <w:rPr>
                <w:ins w:id="5119" w:author="Bonephace Kaijage" w:date="2026-10-14T05:15:00Z" w16du:dateUtc="2026-10-14T03:15:00Z"/>
                <w:bCs/>
                <w:color w:val="000000"/>
              </w:rPr>
            </w:pPr>
            <w:r>
              <w:rPr>
                <w:bCs/>
                <w:color w:val="000000"/>
              </w:rPr>
              <w:t>For those farming and herding here, it helps to store water and fodder, keep homes off swamp margins and plan travel around floods.</w:t>
            </w:r>
          </w:p>
          <w:p w14:paraId="061FAC45" w14:textId="02461569" w:rsidR="00F433EC" w:rsidRDefault="00FE0A4D" w:rsidP="00DC5789">
            <w:pPr>
              <w:pStyle w:val="ListParagraph"/>
              <w:numPr>
                <w:ilvl w:val="0"/>
                <w:numId w:val="1"/>
              </w:numPr>
              <w:jc w:val="both"/>
              <w:rPr>
                <w:ins w:id="5120" w:author="Bonephace Kaijage" w:date="2026-10-14T05:15:00Z" w16du:dateUtc="2026-10-14T03:15:00Z"/>
                <w:bCs/>
                <w:color w:val="000000"/>
              </w:rPr>
            </w:pPr>
            <w:ins w:id="5121" w:author="Bonephace Kaijage" w:date="2026-10-14T05:56:00Z" w16du:dateUtc="2026-10-14T03:56:00Z">
              <w:r>
                <w:rPr>
                  <w:bCs/>
                  <w:color w:val="000000"/>
                </w:rPr>
                <w:t>What raises the risk and to the loss: building permanent houses and stores on the Bahi swamp edge, keeping more animals than the dry-season water points can serve, and crossing the flooded road and rail culverts.</w:t>
              </w:r>
            </w:ins>
          </w:p>
          <w:p w14:paraId="557423CB" w14:textId="77777777" w:rsidR="00FE0A4D" w:rsidRDefault="00F433EC" w:rsidP="00DC5789">
            <w:pPr>
              <w:pStyle w:val="ListParagraph"/>
              <w:numPr>
                <w:ilvl w:val="0"/>
                <w:numId w:val="1"/>
              </w:numPr>
              <w:jc w:val="both"/>
              <w:rPr>
                <w:ins w:id="5122" w:author="Bonephace Kaijage" w:date="2026-10-14T05:59:00Z" w16du:dateUtc="2026-10-14T03:59:00Z"/>
                <w:bCs/>
                <w:color w:val="000000"/>
              </w:rPr>
            </w:pPr>
            <w:ins w:id="5123" w:author="Bonephace Kaijage" w:date="2026-10-14T05:15:00Z" w16du:dateUtc="2026-10-14T03:15:00Z">
              <w:r>
                <w:rPr>
                  <w:bCs/>
                  <w:color w:val="000000"/>
                </w:rPr>
                <w:t>Know the raised ground your village will move to when the swamp spreads, and agree early where the herds and the families will go for water and pasture in a dry year; move before the animals weaken.</w:t>
              </w:r>
            </w:ins>
          </w:p>
          <w:p w14:paraId="784A7213" w14:textId="638E05F3" w:rsidR="00DC5789" w:rsidRPr="00DC5789" w:rsidRDefault="00FE0A4D" w:rsidP="00DC5789">
            <w:pPr>
              <w:pStyle w:val="ListParagraph"/>
              <w:numPr>
                <w:ilvl w:val="0"/>
                <w:numId w:val="1"/>
              </w:numPr>
              <w:jc w:val="both"/>
              <w:rPr>
                <w:bCs/>
                <w:color w:val="000000"/>
              </w:rPr>
            </w:pPr>
            <w:ins w:id="5124" w:author="Bonephace Kaijage" w:date="2026-10-14T05:59:00Z" w16du:dateUtc="2026-10-14T03:59:00Z">
              <w:r>
                <w:rPr>
                  <w:bCs/>
                  <w:color w:val="000000"/>
                </w:rPr>
                <w:t>Agree who will help anyone in the household who cannot move, see or hear a warning on their own.</w:t>
              </w:r>
            </w:ins>
          </w:p>
        </w:tc>
        <w:tc>
          <w:tcPr>
            <w:tcW w:w="3325" w:type="dxa"/>
          </w:tcPr>
          <w:p w14:paraId="613E6D12" w14:textId="6CB63DC4" w:rsidR="00DC5789" w:rsidRPr="00DC5789" w:rsidRDefault="00DC5789" w:rsidP="00DC5789">
            <w:pPr>
              <w:pStyle w:val="ListParagraph"/>
              <w:numPr>
                <w:ilvl w:val="0"/>
                <w:numId w:val="1"/>
              </w:numPr>
            </w:pPr>
            <w:r>
              <w:t>Eneo hili lina tambarare kame ambapo ukame huathiri mazao na mifugo, maeneo ya chini yanayofurika pembezoni mwa bwawa la Bahi, na Reli ya Kati na barabara kuu.</w:t>
            </w:r>
          </w:p>
          <w:p w14:paraId="4E9CCC97" w14:textId="77777777" w:rsidR="00F433EC" w:rsidRDefault="00DC5789" w:rsidP="00DC5789">
            <w:pPr>
              <w:pStyle w:val="ListParagraph"/>
              <w:numPr>
                <w:ilvl w:val="0"/>
                <w:numId w:val="1"/>
              </w:numPr>
              <w:jc w:val="both"/>
              <w:rPr>
                <w:ins w:id="5125" w:author="Bonephace Kaijage" w:date="2026-10-14T05:15:00Z" w16du:dateUtc="2026-10-14T03:15:00Z"/>
                <w:bCs/>
                <w:color w:val="000000"/>
              </w:rPr>
            </w:pPr>
            <w:r>
              <w:rPr>
                <w:bCs/>
                <w:color w:val="000000"/>
              </w:rPr>
              <w:t>Kwa wanaolima na kufuga hapa, ni vyema kuhifadhi maji na malisho, kujenga nje ya kingo za bwawa na kupanga safari kuzingatia mafuriko.</w:t>
            </w:r>
          </w:p>
          <w:p w14:paraId="6D06E381" w14:textId="5DEABBE7" w:rsidR="00F433EC" w:rsidRDefault="00FE0A4D" w:rsidP="00DC5789">
            <w:pPr>
              <w:pStyle w:val="ListParagraph"/>
              <w:numPr>
                <w:ilvl w:val="0"/>
                <w:numId w:val="1"/>
              </w:numPr>
              <w:jc w:val="both"/>
              <w:rPr>
                <w:ins w:id="5126" w:author="Bonephace Kaijage" w:date="2026-10-14T05:15:00Z" w16du:dateUtc="2026-10-14T03:15:00Z"/>
                <w:bCs/>
                <w:color w:val="000000"/>
              </w:rPr>
            </w:pPr>
            <w:ins w:id="5127" w:author="Bonephace Kaijage" w:date="2026-10-14T05:56:00Z" w16du:dateUtc="2026-10-14T03:56:00Z">
              <w:r>
                <w:rPr>
                  <w:bCs/>
                  <w:color w:val="000000"/>
                </w:rPr>
                <w:t>Kinachoongeza hatari na hasara: kujenga nyumba na maghala ya kudumu kwenye kingo za bwawa la Bahi, kuweka mifugo mingi kuliko vyanzo vya maji vya kiangazi vinavyoweza kuhudumia, na kuvuka makalavati ya barabara na reli yaliyofurika.</w:t>
              </w:r>
            </w:ins>
          </w:p>
          <w:p w14:paraId="0E1650FC" w14:textId="77777777" w:rsidR="00FE0A4D" w:rsidRDefault="00F433EC" w:rsidP="00DC5789">
            <w:pPr>
              <w:pStyle w:val="ListParagraph"/>
              <w:numPr>
                <w:ilvl w:val="0"/>
                <w:numId w:val="1"/>
              </w:numPr>
              <w:jc w:val="both"/>
              <w:rPr>
                <w:ins w:id="5128" w:author="Bonephace Kaijage" w:date="2026-10-14T05:59:00Z" w16du:dateUtc="2026-10-14T03:59:00Z"/>
                <w:bCs/>
                <w:color w:val="000000"/>
              </w:rPr>
            </w:pPr>
            <w:ins w:id="5129" w:author="Bonephace Kaijage" w:date="2026-10-14T05:15:00Z" w16du:dateUtc="2026-10-14T03:15:00Z">
              <w:r>
                <w:rPr>
                  <w:bCs/>
                  <w:color w:val="000000"/>
                </w:rPr>
                <w:t>Fahamu eneo lililoinuka ambalo kijiji chenu kitahamia bwawa linapotanuka, na kubalianeni mapema mifugo na familia zitaenda wapi kupata maji na malisho mwaka wa ukame; hamieni kabla mifugo haijadhoofika.</w:t>
              </w:r>
            </w:ins>
          </w:p>
          <w:p w14:paraId="5B074BA5" w14:textId="092D83E1" w:rsidR="00DC5789" w:rsidRPr="00DC5789" w:rsidRDefault="00FE0A4D" w:rsidP="00DC5789">
            <w:pPr>
              <w:pStyle w:val="ListParagraph"/>
              <w:numPr>
                <w:ilvl w:val="0"/>
                <w:numId w:val="1"/>
              </w:numPr>
              <w:jc w:val="both"/>
              <w:rPr>
                <w:bCs/>
                <w:color w:val="000000"/>
              </w:rPr>
            </w:pPr>
            <w:ins w:id="5130"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6EB95A65" w14:textId="77777777" w:rsidTr="00DC5789">
        <w:tc>
          <w:tcPr>
            <w:tcW w:w="3420" w:type="dxa"/>
          </w:tcPr>
          <w:p w14:paraId="5E96337A" w14:textId="1A63D811" w:rsidR="00DC5789" w:rsidRPr="00DC5789" w:rsidRDefault="00DC5789" w:rsidP="00DC5789">
            <w:pPr>
              <w:pStyle w:val="ListParagraph"/>
              <w:numPr>
                <w:ilvl w:val="0"/>
                <w:numId w:val="1"/>
              </w:numPr>
              <w:jc w:val="both"/>
              <w:rPr>
                <w:color w:val="000000"/>
              </w:rPr>
            </w:pPr>
            <w:r w:rsidRPr="00DC5789">
              <w:rPr>
                <w:color w:val="000000"/>
              </w:rPr>
              <w:lastRenderedPageBreak/>
              <w:t>Mkalama: Lake Eyasi basin and Wembere plains</w:t>
            </w:r>
          </w:p>
        </w:tc>
        <w:tc>
          <w:tcPr>
            <w:tcW w:w="3235" w:type="dxa"/>
          </w:tcPr>
          <w:p w14:paraId="4341C422" w14:textId="0364C525" w:rsidR="00DC5789" w:rsidRPr="000343A2" w:rsidRDefault="00DC5789" w:rsidP="00DC5789">
            <w:pPr>
              <w:pStyle w:val="ListParagraph"/>
              <w:numPr>
                <w:ilvl w:val="0"/>
                <w:numId w:val="1"/>
              </w:numPr>
              <w:jc w:val="both"/>
              <w:rPr>
                <w:color w:val="000000"/>
                <w:lang w:val="sv-SE"/>
              </w:rPr>
            </w:pPr>
            <w:r w:rsidRPr="000343A2">
              <w:rPr>
                <w:color w:val="000000"/>
                <w:lang w:val="sv-SE"/>
              </w:rPr>
              <w:t>Mkalama: bonde la Ziwa Eyasi na tambarare za Wembere</w:t>
            </w:r>
          </w:p>
        </w:tc>
        <w:tc>
          <w:tcPr>
            <w:tcW w:w="3605" w:type="dxa"/>
          </w:tcPr>
          <w:p w14:paraId="5A8E5A46" w14:textId="2B1688AC" w:rsidR="00DC5789" w:rsidRPr="00DC5789" w:rsidRDefault="00DC5789" w:rsidP="00DC5789">
            <w:pPr>
              <w:pStyle w:val="ListParagraph"/>
              <w:numPr>
                <w:ilvl w:val="0"/>
                <w:numId w:val="1"/>
              </w:numPr>
            </w:pPr>
            <w:r>
              <w:t>This area has dry basin land where droughts are frequent, clay plains that flood in wet years and conflicts between farmers and herders over water.</w:t>
            </w:r>
          </w:p>
          <w:p w14:paraId="72EC6820" w14:textId="77777777" w:rsidR="00F433EC" w:rsidRDefault="00DC5789" w:rsidP="00DC5789">
            <w:pPr>
              <w:pStyle w:val="ListParagraph"/>
              <w:numPr>
                <w:ilvl w:val="0"/>
                <w:numId w:val="1"/>
              </w:numPr>
              <w:jc w:val="both"/>
              <w:rPr>
                <w:ins w:id="5131" w:author="Bonephace Kaijage" w:date="2026-10-14T05:15:00Z" w16du:dateUtc="2026-10-14T03:15:00Z"/>
                <w:bCs/>
                <w:color w:val="000000"/>
              </w:rPr>
            </w:pPr>
            <w:r>
              <w:rPr>
                <w:bCs/>
                <w:color w:val="000000"/>
              </w:rPr>
              <w:t>For those farming and herding here, it helps to follow village land-use plans, protect water points and keep household food reserves.</w:t>
            </w:r>
          </w:p>
          <w:p w14:paraId="6DA1866C" w14:textId="153194DE" w:rsidR="00F433EC" w:rsidRDefault="00FE0A4D" w:rsidP="00DC5789">
            <w:pPr>
              <w:pStyle w:val="ListParagraph"/>
              <w:numPr>
                <w:ilvl w:val="0"/>
                <w:numId w:val="1"/>
              </w:numPr>
              <w:jc w:val="both"/>
              <w:rPr>
                <w:ins w:id="5132" w:author="Bonephace Kaijage" w:date="2026-10-14T05:15:00Z" w16du:dateUtc="2026-10-14T03:15:00Z"/>
                <w:bCs/>
                <w:color w:val="000000"/>
              </w:rPr>
            </w:pPr>
            <w:ins w:id="5133" w:author="Bonephace Kaijage" w:date="2026-10-14T05:56:00Z" w16du:dateUtc="2026-10-14T03:56:00Z">
              <w:r>
                <w:rPr>
                  <w:bCs/>
                  <w:color w:val="000000"/>
                </w:rPr>
                <w:t>What raises the loss and to the quarrels in a dry year: building homes on the clay plains that flood, keeping more animals than the dry-season pasture can carry, driving herds onto cropped fields and cutting fields across the livestock routes.</w:t>
              </w:r>
            </w:ins>
          </w:p>
          <w:p w14:paraId="6B2F9F2D" w14:textId="77777777" w:rsidR="00FE0A4D" w:rsidRDefault="00F433EC" w:rsidP="00DC5789">
            <w:pPr>
              <w:pStyle w:val="ListParagraph"/>
              <w:numPr>
                <w:ilvl w:val="0"/>
                <w:numId w:val="1"/>
              </w:numPr>
              <w:jc w:val="both"/>
              <w:rPr>
                <w:ins w:id="5134" w:author="Bonephace Kaijage" w:date="2026-10-14T05:59:00Z" w16du:dateUtc="2026-10-14T03:59:00Z"/>
                <w:bCs/>
                <w:color w:val="000000"/>
              </w:rPr>
            </w:pPr>
            <w:ins w:id="5135" w:author="Bonephace Kaijage" w:date="2026-10-14T05:15:00Z" w16du:dateUtc="2026-10-14T03:15:00Z">
              <w:r>
                <w:rPr>
                  <w:bCs/>
                  <w:color w:val="000000"/>
                </w:rPr>
                <w:t>Agree early, between farmers and herders, where the herds will water and the families will find food in a failed season, and settle it before the dry months; in wet years, know the raised ground your household will move to when the plains flood.</w:t>
              </w:r>
            </w:ins>
          </w:p>
          <w:p w14:paraId="4D0E2D02" w14:textId="1CFA6634" w:rsidR="00DC5789" w:rsidRPr="00DC5789" w:rsidRDefault="00FE0A4D" w:rsidP="00DC5789">
            <w:pPr>
              <w:pStyle w:val="ListParagraph"/>
              <w:numPr>
                <w:ilvl w:val="0"/>
                <w:numId w:val="1"/>
              </w:numPr>
              <w:jc w:val="both"/>
              <w:rPr>
                <w:bCs/>
                <w:color w:val="000000"/>
              </w:rPr>
            </w:pPr>
            <w:ins w:id="5136" w:author="Bonephace Kaijage" w:date="2026-10-14T05:59:00Z" w16du:dateUtc="2026-10-14T03:59:00Z">
              <w:r>
                <w:rPr>
                  <w:bCs/>
                  <w:color w:val="000000"/>
                </w:rPr>
                <w:t>Agree who will help anyone in the household who cannot move, see or hear a warning on their own.</w:t>
              </w:r>
            </w:ins>
          </w:p>
        </w:tc>
        <w:tc>
          <w:tcPr>
            <w:tcW w:w="3325" w:type="dxa"/>
          </w:tcPr>
          <w:p w14:paraId="675C142C" w14:textId="4D83FB66" w:rsidR="00DC5789" w:rsidRPr="00DC5789" w:rsidRDefault="00DC5789" w:rsidP="00DC5789">
            <w:pPr>
              <w:pStyle w:val="ListParagraph"/>
              <w:numPr>
                <w:ilvl w:val="0"/>
                <w:numId w:val="1"/>
              </w:numPr>
            </w:pPr>
            <w:r>
              <w:t>Eneo hili lina ardhi kame ya bonde ambapo ukame ni wa mara kwa mara, tambarare za mfinyanzi zinazofurika katika miaka ya mvua nyingi na migogoro kati ya wakulima na wafugaji kuhusu maji.</w:t>
            </w:r>
          </w:p>
          <w:p w14:paraId="0DF1E6D7" w14:textId="77777777" w:rsidR="00F433EC" w:rsidRDefault="00DC5789" w:rsidP="00DC5789">
            <w:pPr>
              <w:pStyle w:val="ListParagraph"/>
              <w:numPr>
                <w:ilvl w:val="0"/>
                <w:numId w:val="1"/>
              </w:numPr>
              <w:jc w:val="both"/>
              <w:rPr>
                <w:ins w:id="5137" w:author="Bonephace Kaijage" w:date="2026-10-14T05:15:00Z" w16du:dateUtc="2026-10-14T03:15:00Z"/>
                <w:bCs/>
                <w:color w:val="000000"/>
              </w:rPr>
            </w:pPr>
            <w:r>
              <w:rPr>
                <w:bCs/>
                <w:color w:val="000000"/>
              </w:rPr>
              <w:t>Kwa wanaolima na kufuga hapa, ni vyema kufuata mipango ya matumizi ya ardhi ya vijiji, kulinda vyanzo vya maji na kuweka akiba ya chakula ya kaya.</w:t>
            </w:r>
          </w:p>
          <w:p w14:paraId="3D45DD7F" w14:textId="56F59655" w:rsidR="00F433EC" w:rsidRDefault="00FE0A4D" w:rsidP="00DC5789">
            <w:pPr>
              <w:pStyle w:val="ListParagraph"/>
              <w:numPr>
                <w:ilvl w:val="0"/>
                <w:numId w:val="1"/>
              </w:numPr>
              <w:jc w:val="both"/>
              <w:rPr>
                <w:ins w:id="5138" w:author="Bonephace Kaijage" w:date="2026-10-14T05:15:00Z" w16du:dateUtc="2026-10-14T03:15:00Z"/>
                <w:bCs/>
                <w:color w:val="000000"/>
              </w:rPr>
            </w:pPr>
            <w:ins w:id="5139" w:author="Bonephace Kaijage" w:date="2026-10-14T05:56:00Z" w16du:dateUtc="2026-10-14T03:56:00Z">
              <w:r>
                <w:rPr>
                  <w:bCs/>
                  <w:color w:val="000000"/>
                </w:rPr>
                <w:t>Kinachoongeza hasara na migogoro mwaka wa ukame: kujenga nyumba kwenye tambarare za udongo wa mfinyanzi zinazofurika, kuweka mifugo mingi kuliko malisho ya kiangazi yanavyoweza kubeba, kuingiza mifugo kwenye mashamba yenye mazao na kulima kuvuka njia za mifugo.</w:t>
              </w:r>
            </w:ins>
          </w:p>
          <w:p w14:paraId="36FD233B" w14:textId="77777777" w:rsidR="00FE0A4D" w:rsidRDefault="00F433EC" w:rsidP="00DC5789">
            <w:pPr>
              <w:pStyle w:val="ListParagraph"/>
              <w:numPr>
                <w:ilvl w:val="0"/>
                <w:numId w:val="1"/>
              </w:numPr>
              <w:jc w:val="both"/>
              <w:rPr>
                <w:ins w:id="5140" w:author="Bonephace Kaijage" w:date="2026-10-14T05:59:00Z" w16du:dateUtc="2026-10-14T03:59:00Z"/>
                <w:bCs/>
                <w:color w:val="000000"/>
              </w:rPr>
            </w:pPr>
            <w:ins w:id="5141" w:author="Bonephace Kaijage" w:date="2026-10-14T05:15:00Z" w16du:dateUtc="2026-10-14T03:15:00Z">
              <w:r>
                <w:rPr>
                  <w:bCs/>
                  <w:color w:val="000000"/>
                </w:rPr>
                <w:t>Kubalianeni mapema, wakulima na wafugaji, mifugo itanyweshwa wapi na familia zitapata wapi chakula msimu ukikosekana, na maamuzi yafanyike kabla ya miezi ya kiangazi; miaka ya mvua nyingi, fahamu eneo lililoinuka ambalo kaya yako itahamia tambarare zinapofurika.</w:t>
              </w:r>
            </w:ins>
          </w:p>
          <w:p w14:paraId="33E18BB4" w14:textId="283D6521" w:rsidR="00DC5789" w:rsidRPr="00DC5789" w:rsidRDefault="00FE0A4D" w:rsidP="00DC5789">
            <w:pPr>
              <w:pStyle w:val="ListParagraph"/>
              <w:numPr>
                <w:ilvl w:val="0"/>
                <w:numId w:val="1"/>
              </w:numPr>
              <w:jc w:val="both"/>
              <w:rPr>
                <w:bCs/>
                <w:color w:val="000000"/>
              </w:rPr>
            </w:pPr>
            <w:ins w:id="5142" w:author="Bonephace Kaijage" w:date="2026-10-14T05:59:00Z" w16du:dateUtc="2026-10-14T03:59:00Z">
              <w:r>
                <w:rPr>
                  <w:bCs/>
                  <w:color w:val="000000"/>
                </w:rPr>
                <w:t xml:space="preserve">Kubalianeni nani atamsaidia yeyote katika kaya asiyeweza kuondoka, </w:t>
              </w:r>
              <w:r>
                <w:rPr>
                  <w:bCs/>
                  <w:color w:val="000000"/>
                </w:rPr>
                <w:lastRenderedPageBreak/>
                <w:t>kuona au kusikia tahadhari peke yake.</w:t>
              </w:r>
            </w:ins>
          </w:p>
        </w:tc>
      </w:tr>
      <w:tr w:rsidR="00DC5789" w:rsidRPr="00DC5789" w14:paraId="2D4136A2" w14:textId="77777777" w:rsidTr="00DC5789">
        <w:tc>
          <w:tcPr>
            <w:tcW w:w="3420" w:type="dxa"/>
          </w:tcPr>
          <w:p w14:paraId="57CDC502" w14:textId="1AECAE5D" w:rsidR="00DC5789" w:rsidRPr="00DC5789" w:rsidRDefault="00DC5789" w:rsidP="00DC5789">
            <w:pPr>
              <w:pStyle w:val="ListParagraph"/>
              <w:numPr>
                <w:ilvl w:val="0"/>
                <w:numId w:val="1"/>
              </w:numPr>
              <w:jc w:val="both"/>
              <w:rPr>
                <w:color w:val="000000"/>
              </w:rPr>
            </w:pPr>
            <w:r w:rsidRPr="00DC5789">
              <w:rPr>
                <w:color w:val="000000"/>
              </w:rPr>
              <w:lastRenderedPageBreak/>
              <w:t>Singida DC: dry farmland and seasonal lakes</w:t>
            </w:r>
          </w:p>
        </w:tc>
        <w:tc>
          <w:tcPr>
            <w:tcW w:w="3235" w:type="dxa"/>
          </w:tcPr>
          <w:p w14:paraId="0C0BC25C" w14:textId="04E9DD76" w:rsidR="00DC5789" w:rsidRPr="000343A2" w:rsidRDefault="00DC5789" w:rsidP="00DC5789">
            <w:pPr>
              <w:pStyle w:val="ListParagraph"/>
              <w:numPr>
                <w:ilvl w:val="0"/>
                <w:numId w:val="1"/>
              </w:numPr>
              <w:jc w:val="both"/>
              <w:rPr>
                <w:color w:val="000000"/>
                <w:lang w:val="sv-SE"/>
              </w:rPr>
            </w:pPr>
            <w:r w:rsidRPr="000343A2">
              <w:rPr>
                <w:color w:val="000000"/>
                <w:lang w:val="sv-SE"/>
              </w:rPr>
              <w:t>Singida DC: mashamba kame na maziwa ya msimu</w:t>
            </w:r>
          </w:p>
        </w:tc>
        <w:tc>
          <w:tcPr>
            <w:tcW w:w="3605" w:type="dxa"/>
          </w:tcPr>
          <w:p w14:paraId="722D4D22" w14:textId="2B99CD84" w:rsidR="00DC5789" w:rsidRPr="00DC5789" w:rsidRDefault="00DC5789" w:rsidP="00DC5789">
            <w:pPr>
              <w:pStyle w:val="ListParagraph"/>
              <w:numPr>
                <w:ilvl w:val="0"/>
                <w:numId w:val="1"/>
              </w:numPr>
            </w:pPr>
            <w:r>
              <w:t>This area has dry farmland and seasonal lakes where droughts fail crops, strong winds raise dust and lakes flood fields in wet years.</w:t>
            </w:r>
          </w:p>
          <w:p w14:paraId="7D42A1B5" w14:textId="77777777" w:rsidR="00F433EC" w:rsidRDefault="00DC5789" w:rsidP="00DC5789">
            <w:pPr>
              <w:pStyle w:val="ListParagraph"/>
              <w:numPr>
                <w:ilvl w:val="0"/>
                <w:numId w:val="1"/>
              </w:numPr>
              <w:jc w:val="both"/>
              <w:rPr>
                <w:ins w:id="5143" w:author="Bonephace Kaijage" w:date="2026-10-14T05:15:00Z" w16du:dateUtc="2026-10-14T03:15:00Z"/>
                <w:bCs/>
                <w:color w:val="000000"/>
              </w:rPr>
            </w:pPr>
            <w:r>
              <w:rPr>
                <w:bCs/>
                <w:color w:val="000000"/>
              </w:rPr>
              <w:t>For those farming here, it helps to grow drought-tolerant crops, plant windbreaks and keep homes above lake flood lines.</w:t>
            </w:r>
          </w:p>
          <w:p w14:paraId="13AC55DC" w14:textId="3FD5ADB0" w:rsidR="00F433EC" w:rsidRDefault="00FE0A4D" w:rsidP="00DC5789">
            <w:pPr>
              <w:pStyle w:val="ListParagraph"/>
              <w:numPr>
                <w:ilvl w:val="0"/>
                <w:numId w:val="1"/>
              </w:numPr>
              <w:jc w:val="both"/>
              <w:rPr>
                <w:ins w:id="5144" w:author="Bonephace Kaijage" w:date="2026-10-14T05:15:00Z" w16du:dateUtc="2026-10-14T03:15:00Z"/>
                <w:bCs/>
                <w:color w:val="000000"/>
              </w:rPr>
            </w:pPr>
            <w:ins w:id="5145" w:author="Bonephace Kaijage" w:date="2026-10-14T05:56:00Z" w16du:dateUtc="2026-10-14T03:56:00Z">
              <w:r>
                <w:rPr>
                  <w:bCs/>
                  <w:color w:val="000000"/>
                </w:rPr>
                <w:t>What raises the loss and to the danger: relying on maize alone, ploughing the sandy soils bare so the wind strips them, cutting the remaining trees for charcoal and building on the seasonal lake beds because they look dry.</w:t>
              </w:r>
            </w:ins>
          </w:p>
          <w:p w14:paraId="56B3BA6D" w14:textId="77777777" w:rsidR="00FE0A4D" w:rsidRDefault="00F433EC" w:rsidP="00DC5789">
            <w:pPr>
              <w:pStyle w:val="ListParagraph"/>
              <w:numPr>
                <w:ilvl w:val="0"/>
                <w:numId w:val="1"/>
              </w:numPr>
              <w:jc w:val="both"/>
              <w:rPr>
                <w:ins w:id="5146" w:author="Bonephace Kaijage" w:date="2026-10-14T05:59:00Z" w16du:dateUtc="2026-10-14T03:59:00Z"/>
                <w:bCs/>
                <w:color w:val="000000"/>
              </w:rPr>
            </w:pPr>
            <w:ins w:id="5147" w:author="Bonephace Kaijage" w:date="2026-10-14T05:15:00Z" w16du:dateUtc="2026-10-14T03:15:00Z">
              <w:r>
                <w:rPr>
                  <w:bCs/>
                  <w:color w:val="000000"/>
                </w:rPr>
                <w:t>Agree early where food and water will come from in a failed season and act before the stores are empty; in wet years, know the higher ground your household will move to when the lakes spread over the fields.</w:t>
              </w:r>
            </w:ins>
          </w:p>
          <w:p w14:paraId="3A2BF4BA" w14:textId="4803CC73" w:rsidR="00DC5789" w:rsidRPr="00DC5789" w:rsidRDefault="00FE0A4D" w:rsidP="00DC5789">
            <w:pPr>
              <w:pStyle w:val="ListParagraph"/>
              <w:numPr>
                <w:ilvl w:val="0"/>
                <w:numId w:val="1"/>
              </w:numPr>
              <w:jc w:val="both"/>
              <w:rPr>
                <w:bCs/>
                <w:color w:val="000000"/>
              </w:rPr>
            </w:pPr>
            <w:ins w:id="5148" w:author="Bonephace Kaijage" w:date="2026-10-14T05:59:00Z" w16du:dateUtc="2026-10-14T03:59:00Z">
              <w:r>
                <w:rPr>
                  <w:bCs/>
                  <w:color w:val="000000"/>
                </w:rPr>
                <w:t>Agree who will help anyone in the household who cannot move, see or hear a warning on their own.</w:t>
              </w:r>
            </w:ins>
          </w:p>
        </w:tc>
        <w:tc>
          <w:tcPr>
            <w:tcW w:w="3325" w:type="dxa"/>
          </w:tcPr>
          <w:p w14:paraId="3933DF13" w14:textId="4B5A6E58" w:rsidR="00DC5789" w:rsidRPr="00DC5789" w:rsidRDefault="00DC5789" w:rsidP="00DC5789">
            <w:pPr>
              <w:pStyle w:val="ListParagraph"/>
              <w:numPr>
                <w:ilvl w:val="0"/>
                <w:numId w:val="1"/>
              </w:numPr>
            </w:pPr>
            <w:r>
              <w:t>Eneo hili lina mashamba kame na maziwa ya msimu ambapo ukame huharibu mazao, upepo mkali huinua vumbi na maziwa hufurika mashamba katika miaka ya mvua nyingi.</w:t>
            </w:r>
          </w:p>
          <w:p w14:paraId="236DA7A5" w14:textId="77777777" w:rsidR="00F433EC" w:rsidRDefault="00DC5789" w:rsidP="00DC5789">
            <w:pPr>
              <w:pStyle w:val="ListParagraph"/>
              <w:numPr>
                <w:ilvl w:val="0"/>
                <w:numId w:val="1"/>
              </w:numPr>
              <w:jc w:val="both"/>
              <w:rPr>
                <w:ins w:id="5149" w:author="Bonephace Kaijage" w:date="2026-10-14T05:15:00Z" w16du:dateUtc="2026-10-14T03:15:00Z"/>
                <w:bCs/>
                <w:color w:val="000000"/>
              </w:rPr>
            </w:pPr>
            <w:r>
              <w:rPr>
                <w:bCs/>
                <w:color w:val="000000"/>
              </w:rPr>
              <w:t>Kwa wanaolima hapa, ni vyema kupanda mazao yanayostahimili ukame, kupanda mistari ya miti ya kuzuia upepo na kujenga juu ya mistari ya mafuriko ya maziwa.</w:t>
            </w:r>
          </w:p>
          <w:p w14:paraId="688AE166" w14:textId="3F01DB15" w:rsidR="00F433EC" w:rsidRDefault="00FE0A4D" w:rsidP="00DC5789">
            <w:pPr>
              <w:pStyle w:val="ListParagraph"/>
              <w:numPr>
                <w:ilvl w:val="0"/>
                <w:numId w:val="1"/>
              </w:numPr>
              <w:jc w:val="both"/>
              <w:rPr>
                <w:ins w:id="5150" w:author="Bonephace Kaijage" w:date="2026-10-14T05:15:00Z" w16du:dateUtc="2026-10-14T03:15:00Z"/>
                <w:bCs/>
                <w:color w:val="000000"/>
              </w:rPr>
            </w:pPr>
            <w:ins w:id="5151" w:author="Bonephace Kaijage" w:date="2026-10-14T05:56:00Z" w16du:dateUtc="2026-10-14T03:56:00Z">
              <w:r>
                <w:rPr>
                  <w:bCs/>
                  <w:color w:val="000000"/>
                </w:rPr>
                <w:t>Kinachoongeza hasara na hatari: kutegemea mahindi pekee, kulima udongo wa mchanga hadi kuwa tupu upepo ukauchukue, kukata miti iliyobaki kwa mkaa na kujenga kwenye sakafu za maziwa ya msimu kwa sababu zinaonekana kavu.</w:t>
              </w:r>
            </w:ins>
          </w:p>
          <w:p w14:paraId="7B95EBBC" w14:textId="77777777" w:rsidR="00FE0A4D" w:rsidRDefault="00F433EC" w:rsidP="00DC5789">
            <w:pPr>
              <w:pStyle w:val="ListParagraph"/>
              <w:numPr>
                <w:ilvl w:val="0"/>
                <w:numId w:val="1"/>
              </w:numPr>
              <w:jc w:val="both"/>
              <w:rPr>
                <w:ins w:id="5152" w:author="Bonephace Kaijage" w:date="2026-10-14T05:59:00Z" w16du:dateUtc="2026-10-14T03:59:00Z"/>
                <w:bCs/>
                <w:color w:val="000000"/>
              </w:rPr>
            </w:pPr>
            <w:ins w:id="5153" w:author="Bonephace Kaijage" w:date="2026-10-14T05:15:00Z" w16du:dateUtc="2026-10-14T03:15:00Z">
              <w:r>
                <w:rPr>
                  <w:bCs/>
                  <w:color w:val="000000"/>
                </w:rPr>
                <w:t>Kubalianeni mapema chakula na maji vitatoka wapi msimu ukikosekana na chukueni hatua kabla akiba haijaisha; miaka ya mvua nyingi, fahamu eneo la juu ambalo kaya yako itahamia maziwa yanapotapakaa mashambani.</w:t>
              </w:r>
            </w:ins>
          </w:p>
          <w:p w14:paraId="43584AFA" w14:textId="41819098" w:rsidR="00DC5789" w:rsidRPr="00DC5789" w:rsidRDefault="00FE0A4D" w:rsidP="00DC5789">
            <w:pPr>
              <w:pStyle w:val="ListParagraph"/>
              <w:numPr>
                <w:ilvl w:val="0"/>
                <w:numId w:val="1"/>
              </w:numPr>
              <w:jc w:val="both"/>
              <w:rPr>
                <w:bCs/>
                <w:color w:val="000000"/>
              </w:rPr>
            </w:pPr>
            <w:ins w:id="5154" w:author="Bonephace Kaijage" w:date="2026-10-14T05:59:00Z" w16du:dateUtc="2026-10-14T03:59:00Z">
              <w:r>
                <w:rPr>
                  <w:bCs/>
                  <w:color w:val="000000"/>
                </w:rPr>
                <w:t>Kubalianeni nani atamsaidia yeyote katika kaya asiyeweza kuondoka, kuona au kusikia tahadhari peke yake.</w:t>
              </w:r>
            </w:ins>
          </w:p>
        </w:tc>
      </w:tr>
    </w:tbl>
    <w:p w14:paraId="79BA8D26" w14:textId="77777777" w:rsidR="00FE0A4D" w:rsidRPr="00FE0A4D" w:rsidRDefault="00FE0A4D" w:rsidP="00FE0A4D">
      <w:pPr>
        <w:spacing w:after="120"/>
        <w:rPr>
          <w:ins w:id="5155" w:author="Bonephace Kaijage" w:date="2026-10-14T06:01:00Z" w16du:dateUtc="2026-10-14T04:01:00Z"/>
          <w:i/>
          <w:sz w:val="18"/>
          <w:rPrChange w:id="5156" w:author="Bonephace Kaijage" w:date="2026-10-14T06:01:00Z" w16du:dateUtc="2026-10-14T04:01:00Z">
            <w:rPr>
              <w:ins w:id="5157" w:author="Bonephace Kaijage" w:date="2026-10-14T06:01:00Z" w16du:dateUtc="2026-10-14T04:01:00Z"/>
            </w:rPr>
          </w:rPrChange>
        </w:rPr>
        <w:pPrChange w:id="5158" w:author="Bonephace Kaijage" w:date="2026-10-14T06:01:00Z" w16du:dateUtc="2026-10-14T04:01:00Z">
          <w:pPr>
            <w:jc w:val="both"/>
          </w:pPr>
        </w:pPrChange>
      </w:pPr>
      <w:ins w:id="5159" w:author="Bonephace Kaijage" w:date="2026-10-14T06:01:00Z" w16du:dateUtc="2026-10-14T04:01:00Z">
        <w:r w:rsidRPr="00FE0A4D">
          <w:rPr>
            <w:i/>
            <w:sz w:val="18"/>
            <w:rPrChange w:id="5160" w:author="Bonephace Kaijage" w:date="2026-10-14T06:01:00Z" w16du:dateUtc="2026-10-14T04:01:00Z">
              <w:rPr/>
            </w:rPrChange>
          </w:rPr>
          <w:t>Reviewed with the Ward/Shehia Disaster Management Committee on ________; next review ________.  |  Imepitiwa pamoja na Kamati ya Usimamizi wa Maafa ya Kata/Shehia tarehe ________; mapitio yajayo ________.</w:t>
        </w:r>
      </w:ins>
    </w:p>
    <w:p w14:paraId="3EB7C010" w14:textId="24D425CA" w:rsidR="00DC5789" w:rsidRPr="00DC5789" w:rsidRDefault="00DC5789" w:rsidP="00DC5789">
      <w:pPr>
        <w:jc w:val="both"/>
        <w:rPr>
          <w:color w:val="000000"/>
        </w:rPr>
      </w:pPr>
    </w:p>
    <w:p w14:paraId="705E63BD" w14:textId="0F655D44" w:rsidR="00DC5789" w:rsidRPr="00997D17" w:rsidRDefault="00DC5789">
      <w:pPr>
        <w:pStyle w:val="ListParagraph"/>
        <w:rPr>
          <w:sz w:val="22"/>
          <w:szCs w:val="22"/>
        </w:rPr>
      </w:pPr>
    </w:p>
    <w:tbl>
      <w:tblPr>
        <w:tblStyle w:val="TableGrid"/>
        <w:tblW w:w="0" w:type="auto"/>
        <w:tblLook w:val="04A0" w:firstRow="1" w:lastRow="0" w:firstColumn="1" w:lastColumn="0" w:noHBand="0" w:noVBand="1"/>
      </w:tblPr>
      <w:tblGrid>
        <w:gridCol w:w="2229"/>
        <w:gridCol w:w="2187"/>
        <w:gridCol w:w="2228"/>
        <w:gridCol w:w="2207"/>
        <w:gridCol w:w="2570"/>
        <w:gridCol w:w="2249"/>
      </w:tblGrid>
      <w:tr w:rsidR="002066E7" w:rsidRPr="00997D17" w14:paraId="509469E2" w14:textId="77777777" w:rsidTr="002066E7">
        <w:trPr>
          <w:tblHeader/>
        </w:trPr>
        <w:tc>
          <w:tcPr>
            <w:tcW w:w="2278" w:type="dxa"/>
          </w:tcPr>
          <w:p w14:paraId="5DDA6BB5" w14:textId="5EB7CE74" w:rsidR="002066E7" w:rsidRPr="00997D17" w:rsidRDefault="008C6B60" w:rsidP="00FD6059">
            <w:pPr>
              <w:pStyle w:val="ListParagraph"/>
              <w:rPr>
                <w:sz w:val="22"/>
                <w:szCs w:val="22"/>
              </w:rPr>
            </w:pPr>
            <w:r w:rsidRPr="00997D17">
              <w:rPr>
                <w:sz w:val="22"/>
                <w:szCs w:val="22"/>
              </w:rPr>
              <w:t>COUNCIL / HALMASHAURI</w:t>
            </w:r>
          </w:p>
        </w:tc>
        <w:tc>
          <w:tcPr>
            <w:tcW w:w="2278" w:type="dxa"/>
          </w:tcPr>
          <w:p w14:paraId="1F62D569" w14:textId="6F27615D" w:rsidR="002066E7" w:rsidRPr="00997D17" w:rsidRDefault="002066E7" w:rsidP="00FD6059">
            <w:pPr>
              <w:pStyle w:val="ListParagraph"/>
              <w:rPr>
                <w:sz w:val="22"/>
                <w:szCs w:val="22"/>
              </w:rPr>
            </w:pPr>
            <w:r w:rsidRPr="00997D17">
              <w:rPr>
                <w:sz w:val="22"/>
                <w:szCs w:val="22"/>
              </w:rPr>
              <w:t>LEVEL / NGAZI</w:t>
            </w:r>
          </w:p>
        </w:tc>
        <w:tc>
          <w:tcPr>
            <w:tcW w:w="2278" w:type="dxa"/>
          </w:tcPr>
          <w:p w14:paraId="2DA1E66D" w14:textId="54CF2831" w:rsidR="002066E7" w:rsidRPr="00997D17" w:rsidRDefault="002066E7" w:rsidP="00FD6059">
            <w:pPr>
              <w:pStyle w:val="ListParagraph"/>
              <w:rPr>
                <w:sz w:val="22"/>
                <w:szCs w:val="22"/>
              </w:rPr>
            </w:pPr>
            <w:r w:rsidRPr="00997D17">
              <w:rPr>
                <w:sz w:val="22"/>
                <w:szCs w:val="22"/>
              </w:rPr>
              <w:t>IMPACT (EN)</w:t>
            </w:r>
          </w:p>
        </w:tc>
        <w:tc>
          <w:tcPr>
            <w:tcW w:w="2278" w:type="dxa"/>
          </w:tcPr>
          <w:p w14:paraId="3711AFCD" w14:textId="2A45BFEF" w:rsidR="002066E7" w:rsidRPr="00997D17" w:rsidRDefault="002066E7" w:rsidP="00FD6059">
            <w:pPr>
              <w:pStyle w:val="ListParagraph"/>
              <w:rPr>
                <w:sz w:val="22"/>
                <w:szCs w:val="22"/>
              </w:rPr>
            </w:pPr>
            <w:r w:rsidRPr="00997D17">
              <w:rPr>
                <w:sz w:val="22"/>
                <w:szCs w:val="22"/>
              </w:rPr>
              <w:t>ATHARI (SW)</w:t>
            </w:r>
          </w:p>
        </w:tc>
        <w:tc>
          <w:tcPr>
            <w:tcW w:w="2279" w:type="dxa"/>
          </w:tcPr>
          <w:p w14:paraId="3C921AE6" w14:textId="50E10F63" w:rsidR="002066E7" w:rsidRPr="00997D17" w:rsidRDefault="002066E7" w:rsidP="00FD6059">
            <w:pPr>
              <w:pStyle w:val="ListParagraph"/>
              <w:rPr>
                <w:sz w:val="22"/>
                <w:szCs w:val="22"/>
              </w:rPr>
            </w:pPr>
            <w:r w:rsidRPr="00997D17">
              <w:rPr>
                <w:sz w:val="22"/>
                <w:szCs w:val="22"/>
              </w:rPr>
              <w:t>ACTION (EN)</w:t>
            </w:r>
          </w:p>
        </w:tc>
        <w:tc>
          <w:tcPr>
            <w:tcW w:w="2279" w:type="dxa"/>
          </w:tcPr>
          <w:p w14:paraId="4C1EB1B6" w14:textId="65182174" w:rsidR="002066E7" w:rsidRPr="00997D17" w:rsidRDefault="002066E7" w:rsidP="00FD6059">
            <w:pPr>
              <w:pStyle w:val="ListParagraph"/>
              <w:rPr>
                <w:sz w:val="22"/>
                <w:szCs w:val="22"/>
              </w:rPr>
            </w:pPr>
            <w:r w:rsidRPr="00997D17">
              <w:rPr>
                <w:sz w:val="22"/>
                <w:szCs w:val="22"/>
              </w:rPr>
              <w:t>HATUA (SW)</w:t>
            </w:r>
          </w:p>
        </w:tc>
      </w:tr>
      <w:tr w:rsidR="002066E7" w:rsidRPr="000343A2" w14:paraId="75BA06A7" w14:textId="77777777" w:rsidTr="002066E7">
        <w:tc>
          <w:tcPr>
            <w:tcW w:w="2278" w:type="dxa"/>
          </w:tcPr>
          <w:p w14:paraId="68AEE9FA" w14:textId="69C84CD5" w:rsidR="002066E7" w:rsidRPr="00997D17" w:rsidRDefault="002066E7" w:rsidP="00FD6059">
            <w:pPr>
              <w:pStyle w:val="ListParagraph"/>
              <w:rPr>
                <w:sz w:val="22"/>
                <w:szCs w:val="22"/>
              </w:rPr>
            </w:pPr>
            <w:r w:rsidRPr="00997D17">
              <w:rPr>
                <w:sz w:val="22"/>
                <w:szCs w:val="22"/>
              </w:rPr>
              <w:t>Singida Municipal Council</w:t>
            </w:r>
          </w:p>
        </w:tc>
        <w:tc>
          <w:tcPr>
            <w:tcW w:w="2278" w:type="dxa"/>
          </w:tcPr>
          <w:p w14:paraId="195304B9" w14:textId="44388496"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20E8EC13" w14:textId="3813FC4D" w:rsidR="002066E7" w:rsidRPr="00997D17" w:rsidRDefault="008C6B60" w:rsidP="00FD6059">
            <w:pPr>
              <w:pStyle w:val="ListParagraph"/>
              <w:rPr>
                <w:sz w:val="22"/>
                <w:szCs w:val="22"/>
              </w:rPr>
            </w:pPr>
            <w:r w:rsidRPr="00997D17">
              <w:rPr>
                <w:sz w:val="22"/>
                <w:szCs w:val="22"/>
              </w:rPr>
              <w:t>drought on the central plateau, strong winds, wildfire, flash floods, and water shortage. A few roads slippery, a few low homes wet, and lightning where storms build.</w:t>
            </w:r>
          </w:p>
        </w:tc>
        <w:tc>
          <w:tcPr>
            <w:tcW w:w="2278" w:type="dxa"/>
          </w:tcPr>
          <w:p w14:paraId="22B55797" w14:textId="5D2F1EFA"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4ACAB38C" w14:textId="6813BEBC" w:rsidR="008C6B60" w:rsidRPr="00997D17" w:rsidRDefault="00CF7F64" w:rsidP="00F20E47">
            <w:pPr>
              <w:pStyle w:val="ListBullet"/>
              <w:rPr>
                <w:sz w:val="22"/>
                <w:szCs w:val="22"/>
              </w:rPr>
            </w:pPr>
            <w:r w:rsidRPr="00997D17">
              <w:rPr>
                <w:sz w:val="22"/>
                <w:szCs w:val="22"/>
              </w:rPr>
              <w:t>Before the rain, walk drought on the central plateau, strong winds, wildfire, flash floods,  and clear the drains and culverts.</w:t>
            </w:r>
          </w:p>
          <w:p w14:paraId="68CCACF9" w14:textId="4A6AE160" w:rsidR="008C6B60" w:rsidRPr="00997D17" w:rsidRDefault="00FE0A4D" w:rsidP="00F20E47">
            <w:pPr>
              <w:pStyle w:val="ListBullet"/>
              <w:rPr>
                <w:sz w:val="22"/>
                <w:szCs w:val="22"/>
              </w:rPr>
            </w:pPr>
            <w:ins w:id="5161"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5162" w:author="Bonephace Kaijage" w:date="2026-10-14T06:18:00Z" w16du:dateUtc="2026-10-14T04:18:00Z">
              <w:r w:rsidR="00CF7F64" w:rsidRPr="00997D17" w:rsidDel="00FE0A4D">
                <w:rPr>
                  <w:sz w:val="22"/>
                  <w:szCs w:val="22"/>
                </w:rPr>
                <w:delText>Households along this site raise food, documents and children above the floor.</w:delText>
              </w:r>
            </w:del>
          </w:p>
          <w:p w14:paraId="288CA8A4" w14:textId="5B6DB0BE" w:rsidR="008C6B60" w:rsidRPr="00997D17" w:rsidRDefault="00CF7F64" w:rsidP="00F20E47">
            <w:pPr>
              <w:pStyle w:val="ListBullet"/>
              <w:rPr>
                <w:sz w:val="22"/>
                <w:szCs w:val="22"/>
              </w:rPr>
            </w:pPr>
            <w:r w:rsidRPr="00997D17">
              <w:rPr>
                <w:sz w:val="22"/>
                <w:szCs w:val="22"/>
              </w:rPr>
              <w:t>Save 190 and the ward chair number. Keep a torch and drinking water.</w:t>
            </w:r>
          </w:p>
          <w:p w14:paraId="21EE08A9" w14:textId="33685C0C" w:rsidR="002066E7" w:rsidRPr="00997D17" w:rsidRDefault="00CF7F64" w:rsidP="00F20E47">
            <w:pPr>
              <w:pStyle w:val="ListBullet"/>
              <w:rPr>
                <w:sz w:val="22"/>
                <w:szCs w:val="22"/>
              </w:rPr>
            </w:pPr>
            <w:r w:rsidRPr="00997D17">
              <w:rPr>
                <w:sz w:val="22"/>
                <w:szCs w:val="22"/>
              </w:rPr>
              <w:t>Do not drive or walk through water on the road. Headlights on, slow down.</w:t>
            </w:r>
          </w:p>
        </w:tc>
        <w:tc>
          <w:tcPr>
            <w:tcW w:w="2279" w:type="dxa"/>
          </w:tcPr>
          <w:p w14:paraId="138B9018" w14:textId="280F69E7" w:rsidR="008C6B60" w:rsidRPr="00997D17" w:rsidRDefault="00CF7F64" w:rsidP="00F20E47">
            <w:pPr>
              <w:pStyle w:val="ListBullet"/>
              <w:rPr>
                <w:sz w:val="22"/>
                <w:szCs w:val="22"/>
              </w:rPr>
            </w:pPr>
            <w:r w:rsidRPr="00997D17">
              <w:rPr>
                <w:sz w:val="22"/>
                <w:szCs w:val="22"/>
              </w:rPr>
              <w:t>Kabla ya mvua, tembea eneo hili na usafishe mitaro na makalavati.</w:t>
            </w:r>
          </w:p>
          <w:p w14:paraId="2E906BCD" w14:textId="2D32EF64" w:rsidR="008C6B60" w:rsidRPr="00997D17" w:rsidRDefault="00CF7F64" w:rsidP="00F20E47">
            <w:pPr>
              <w:pStyle w:val="ListBullet"/>
              <w:rPr>
                <w:sz w:val="22"/>
                <w:szCs w:val="22"/>
              </w:rPr>
            </w:pPr>
            <w:r w:rsidRPr="00997D17">
              <w:rPr>
                <w:sz w:val="22"/>
                <w:szCs w:val="22"/>
              </w:rPr>
              <w:t>Kaya za eneo hili zipandishe chakula, nyaraka na watoto juu ya sakafu.</w:t>
            </w:r>
          </w:p>
          <w:p w14:paraId="7318F175" w14:textId="7BA1881B" w:rsidR="008C6B60" w:rsidRPr="00997D17" w:rsidRDefault="00CF7F64" w:rsidP="00F20E47">
            <w:pPr>
              <w:pStyle w:val="ListBullet"/>
              <w:rPr>
                <w:sz w:val="22"/>
                <w:szCs w:val="22"/>
                <w:lang w:val="sv-SE"/>
              </w:rPr>
            </w:pPr>
            <w:r w:rsidRPr="00997D17">
              <w:rPr>
                <w:sz w:val="22"/>
                <w:szCs w:val="22"/>
                <w:lang w:val="sv-SE"/>
              </w:rPr>
              <w:t>Hifadhi 190 na namba ya mwenyekiti wa kata. Weka tochi na maji ya kunywa.</w:t>
            </w:r>
          </w:p>
          <w:p w14:paraId="43CEF5D7" w14:textId="3FE40FA2" w:rsidR="002066E7" w:rsidRPr="00997D17" w:rsidRDefault="00CF7F64"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2A6EFF0D" w14:textId="77777777" w:rsidTr="002066E7">
        <w:tc>
          <w:tcPr>
            <w:tcW w:w="2278" w:type="dxa"/>
          </w:tcPr>
          <w:p w14:paraId="7C9E34CB" w14:textId="77777777" w:rsidR="002066E7" w:rsidRPr="00997D17" w:rsidRDefault="002066E7" w:rsidP="00FD6059">
            <w:pPr>
              <w:pStyle w:val="ListParagraph"/>
              <w:rPr>
                <w:sz w:val="22"/>
                <w:szCs w:val="22"/>
                <w:lang w:val="sv-SE"/>
              </w:rPr>
            </w:pPr>
          </w:p>
        </w:tc>
        <w:tc>
          <w:tcPr>
            <w:tcW w:w="2278" w:type="dxa"/>
          </w:tcPr>
          <w:p w14:paraId="5C5C40F6" w14:textId="3D064B95"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5A3508E3" w14:textId="300E5EAC" w:rsidR="002066E7" w:rsidRPr="00997D17" w:rsidRDefault="008C6B60" w:rsidP="00FD6059">
            <w:pPr>
              <w:pStyle w:val="ListParagraph"/>
              <w:rPr>
                <w:sz w:val="22"/>
                <w:szCs w:val="22"/>
              </w:rPr>
            </w:pPr>
            <w:r w:rsidRPr="00997D17">
              <w:rPr>
                <w:sz w:val="22"/>
                <w:szCs w:val="22"/>
              </w:rPr>
              <w:t xml:space="preserve">drought on the central plateau, strong winds, wildfire, flash floods, and water shortage. Roads, water points or houses at the named sites are now affected. Some journeys and </w:t>
            </w:r>
            <w:r w:rsidRPr="00997D17">
              <w:rPr>
                <w:sz w:val="22"/>
                <w:szCs w:val="22"/>
              </w:rPr>
              <w:lastRenderedPageBreak/>
              <w:t>classes are disrupted.</w:t>
            </w:r>
          </w:p>
        </w:tc>
        <w:tc>
          <w:tcPr>
            <w:tcW w:w="2278" w:type="dxa"/>
          </w:tcPr>
          <w:p w14:paraId="3FA2DF68" w14:textId="2B52FE0D" w:rsidR="002066E7" w:rsidRPr="00997D17" w:rsidRDefault="008C6B60" w:rsidP="00FD6059">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6C5A7CEA" w14:textId="36D12497" w:rsidR="008C6B60" w:rsidRPr="00997D17" w:rsidRDefault="00CF7F64" w:rsidP="00F20E47">
            <w:pPr>
              <w:pStyle w:val="ListBullet"/>
              <w:rPr>
                <w:sz w:val="22"/>
                <w:szCs w:val="22"/>
              </w:rPr>
            </w:pPr>
            <w:r w:rsidRPr="00997D17">
              <w:rPr>
                <w:sz w:val="22"/>
                <w:szCs w:val="22"/>
              </w:rPr>
              <w:t>Move households off drought on the central plateau, strong winds, wildfire, flash floods,  to the ward assembly point.</w:t>
            </w:r>
          </w:p>
          <w:p w14:paraId="011BC437" w14:textId="01DA1495" w:rsidR="008C6B60" w:rsidRPr="00997D17" w:rsidRDefault="00FE0A4D" w:rsidP="00F20E47">
            <w:pPr>
              <w:pStyle w:val="ListBullet"/>
              <w:rPr>
                <w:sz w:val="22"/>
                <w:szCs w:val="22"/>
              </w:rPr>
            </w:pPr>
            <w:ins w:id="5163" w:author="Bonephace Kaijage" w:date="2026-10-14T06:21:00Z" w16du:dateUtc="2026-10-14T04:21:00Z">
              <w:r>
                <w:rPr>
                  <w:sz w:val="22"/>
                  <w:szCs w:val="22"/>
                </w:rPr>
                <w:t xml:space="preserve">Close and mark the flooded road or bridge on the sites </w:t>
              </w:r>
              <w:r>
                <w:rPr>
                  <w:sz w:val="22"/>
                  <w:szCs w:val="22"/>
                </w:rPr>
                <w:lastRenderedPageBreak/>
                <w:t>named in Know Your Risk. Divert traffic.</w:t>
              </w:r>
            </w:ins>
            <w:del w:id="5164" w:author="Bonephace Kaijage" w:date="2026-10-14T06:21:00Z" w16du:dateUtc="2026-10-14T04:21:00Z">
              <w:r w:rsidR="00CF7F64" w:rsidRPr="00997D17" w:rsidDel="00FE0A4D">
                <w:rPr>
                  <w:sz w:val="22"/>
                  <w:szCs w:val="22"/>
                </w:rPr>
                <w:delText>Close and mark the flooded road or bridge on this site. Divert traffic.</w:delText>
              </w:r>
            </w:del>
          </w:p>
          <w:p w14:paraId="27F82B91" w14:textId="7ACFEEB9" w:rsidR="008C6B60" w:rsidRPr="00997D17" w:rsidRDefault="00FE0A4D" w:rsidP="00F20E47">
            <w:pPr>
              <w:pStyle w:val="ListBullet"/>
              <w:rPr>
                <w:sz w:val="22"/>
                <w:szCs w:val="22"/>
              </w:rPr>
            </w:pPr>
            <w:ins w:id="5165" w:author="Bonephace Kaijage" w:date="2026-10-14T06:12:00Z" w16du:dateUtc="2026-10-14T04:12:00Z">
              <w:r>
                <w:rPr>
                  <w:sz w:val="22"/>
                  <w:szCs w:val="22"/>
                </w:rPr>
                <w:t>Check that school children, older people and anyone with a disability are accounted for before dark, so that no one is searched for in the night.</w:t>
              </w:r>
            </w:ins>
            <w:del w:id="5166" w:author="Bonephace Kaijage" w:date="2026-10-14T06:12:00Z" w16du:dateUtc="2026-10-14T04:12:00Z">
              <w:r w:rsidR="00CF7F64" w:rsidRPr="00997D17" w:rsidDel="00FE0A4D">
                <w:rPr>
                  <w:sz w:val="22"/>
                  <w:szCs w:val="22"/>
                </w:rPr>
                <w:delText>Account for school children and older people before dark.</w:delText>
              </w:r>
            </w:del>
          </w:p>
          <w:p w14:paraId="666164AE" w14:textId="5D25B650" w:rsidR="002066E7" w:rsidRPr="00997D17" w:rsidRDefault="00CF7F64" w:rsidP="00F20E47">
            <w:pPr>
              <w:pStyle w:val="ListBullet"/>
              <w:rPr>
                <w:sz w:val="22"/>
                <w:szCs w:val="22"/>
              </w:rPr>
            </w:pPr>
            <w:r w:rsidRPr="00997D17">
              <w:rPr>
                <w:sz w:val="22"/>
                <w:szCs w:val="22"/>
              </w:rPr>
              <w:t>Boil drinking water. The clinic watches for diarrhoea.</w:t>
            </w:r>
          </w:p>
        </w:tc>
        <w:tc>
          <w:tcPr>
            <w:tcW w:w="2279" w:type="dxa"/>
          </w:tcPr>
          <w:p w14:paraId="5936422F" w14:textId="0B5804F1" w:rsidR="008C6B60" w:rsidRPr="00997D17" w:rsidRDefault="00FE0A4D" w:rsidP="00F20E47">
            <w:pPr>
              <w:pStyle w:val="ListBullet"/>
              <w:rPr>
                <w:sz w:val="22"/>
                <w:szCs w:val="22"/>
                <w:lang w:val="sv-SE"/>
              </w:rPr>
            </w:pPr>
            <w:ins w:id="5167" w:author="Bonephace Kaijage" w:date="2026-10-14T06:16:00Z" w16du:dateUtc="2026-10-14T04:16:00Z">
              <w:r>
                <w:rPr>
                  <w:sz w:val="22"/>
                  <w:szCs w:val="22"/>
                  <w:lang w:val="sv-SE"/>
                </w:rPr>
                <w:lastRenderedPageBreak/>
                <w:t>Wasaidieni kaya kuondoka maeneo yaliyotajwa kwenda kituo cha kata, mkianza na wasioweza kuondoka peke yao.</w:t>
              </w:r>
            </w:ins>
            <w:del w:id="5168" w:author="Bonephace Kaijage" w:date="2026-10-14T06:16:00Z" w16du:dateUtc="2026-10-14T04:16:00Z">
              <w:r w:rsidR="00CF7F64" w:rsidRPr="00997D17" w:rsidDel="00FE0A4D">
                <w:rPr>
                  <w:sz w:val="22"/>
                  <w:szCs w:val="22"/>
                  <w:lang w:val="sv-SE"/>
                </w:rPr>
                <w:delText>Hamisha kaya kutoka eneo hili kwenda kituo cha kata.</w:delText>
              </w:r>
            </w:del>
          </w:p>
          <w:p w14:paraId="3F58D460" w14:textId="26A5E307" w:rsidR="008C6B60" w:rsidRPr="00997D17" w:rsidRDefault="00CF7F64" w:rsidP="00F20E47">
            <w:pPr>
              <w:pStyle w:val="ListBullet"/>
              <w:rPr>
                <w:sz w:val="22"/>
                <w:szCs w:val="22"/>
                <w:lang w:val="sv-SE"/>
              </w:rPr>
            </w:pPr>
            <w:r w:rsidRPr="00997D17">
              <w:rPr>
                <w:sz w:val="22"/>
                <w:szCs w:val="22"/>
                <w:lang w:val="sv-SE"/>
              </w:rPr>
              <w:lastRenderedPageBreak/>
              <w:t>Funga na weka alama barabara au daraja la eneo hili. Elekeza magari.</w:t>
            </w:r>
          </w:p>
          <w:p w14:paraId="7CEC9600" w14:textId="07BA10DC" w:rsidR="008C6B60" w:rsidRPr="00997D17" w:rsidRDefault="00FE0A4D" w:rsidP="00F20E47">
            <w:pPr>
              <w:pStyle w:val="ListBullet"/>
              <w:rPr>
                <w:sz w:val="22"/>
                <w:szCs w:val="22"/>
              </w:rPr>
            </w:pPr>
            <w:ins w:id="5169" w:author="Bonephace Kaijage" w:date="2026-10-14T06:12:00Z" w16du:dateUtc="2026-10-14T04:12:00Z">
              <w:r>
                <w:rPr>
                  <w:sz w:val="22"/>
                  <w:szCs w:val="22"/>
                </w:rPr>
                <w:t>Hakikisheni watoto wa shule, wazee na watu wenye ulemavu wote wamepatikana kabla ya giza, ili asitafutwe mtu usiku.</w:t>
              </w:r>
            </w:ins>
            <w:del w:id="5170" w:author="Bonephace Kaijage" w:date="2026-10-14T06:12:00Z" w16du:dateUtc="2026-10-14T04:12:00Z">
              <w:r w:rsidR="00CF7F64" w:rsidRPr="00997D17" w:rsidDel="00FE0A4D">
                <w:rPr>
                  <w:sz w:val="22"/>
                  <w:szCs w:val="22"/>
                </w:rPr>
                <w:delText>Hakiki watoto wa shule na wazee kabla ya giza.</w:delText>
              </w:r>
            </w:del>
          </w:p>
          <w:p w14:paraId="4160677D" w14:textId="7DFDE1AA" w:rsidR="002066E7" w:rsidRPr="00997D17" w:rsidRDefault="00CF7F64" w:rsidP="00F20E47">
            <w:pPr>
              <w:pStyle w:val="ListBullet"/>
              <w:rPr>
                <w:sz w:val="22"/>
                <w:szCs w:val="22"/>
                <w:lang w:val="sv-SE"/>
              </w:rPr>
            </w:pPr>
            <w:r w:rsidRPr="00997D17">
              <w:rPr>
                <w:sz w:val="22"/>
                <w:szCs w:val="22"/>
                <w:lang w:val="sv-SE"/>
              </w:rPr>
              <w:t>Chemsha maji ya kunywa. Kliniki iangalie kuhara.</w:t>
            </w:r>
          </w:p>
        </w:tc>
      </w:tr>
      <w:tr w:rsidR="002066E7" w:rsidRPr="000343A2" w14:paraId="4BC4FB68" w14:textId="77777777" w:rsidTr="002066E7">
        <w:tc>
          <w:tcPr>
            <w:tcW w:w="2278" w:type="dxa"/>
          </w:tcPr>
          <w:p w14:paraId="7F3B6AFD" w14:textId="77777777" w:rsidR="002066E7" w:rsidRPr="00997D17" w:rsidRDefault="002066E7" w:rsidP="00FD6059">
            <w:pPr>
              <w:pStyle w:val="ListParagraph"/>
              <w:rPr>
                <w:sz w:val="22"/>
                <w:szCs w:val="22"/>
                <w:lang w:val="sv-SE"/>
              </w:rPr>
            </w:pPr>
          </w:p>
        </w:tc>
        <w:tc>
          <w:tcPr>
            <w:tcW w:w="2278" w:type="dxa"/>
          </w:tcPr>
          <w:p w14:paraId="258460E0" w14:textId="6746D937"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628539AE" w14:textId="330DD028" w:rsidR="002066E7" w:rsidRPr="00997D17" w:rsidRDefault="00FE0A4D" w:rsidP="00FD6059">
            <w:pPr>
              <w:pStyle w:val="ListParagraph"/>
              <w:rPr>
                <w:sz w:val="22"/>
                <w:szCs w:val="22"/>
              </w:rPr>
            </w:pPr>
            <w:ins w:id="5171"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172"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C02ACEB" w14:textId="6A9FBD06" w:rsidR="002066E7" w:rsidRPr="00997D17" w:rsidRDefault="00FE0A4D" w:rsidP="00FD6059">
            <w:pPr>
              <w:pStyle w:val="ListParagraph"/>
              <w:rPr>
                <w:sz w:val="22"/>
                <w:szCs w:val="22"/>
              </w:rPr>
            </w:pPr>
            <w:ins w:id="5173"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17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F67EDAB" w14:textId="09C8ACF4" w:rsidR="008C6B60" w:rsidRPr="00997D17" w:rsidRDefault="00FE0A4D" w:rsidP="00F20E47">
            <w:pPr>
              <w:pStyle w:val="ListBullet"/>
              <w:rPr>
                <w:sz w:val="22"/>
                <w:szCs w:val="22"/>
              </w:rPr>
            </w:pPr>
            <w:ins w:id="5175"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176" w:author="Bonephace Kaijage" w:date="2026-10-14T06:03:00Z" w16du:dateUtc="2026-10-14T04:03:00Z">
              <w:r w:rsidR="00CF7F64" w:rsidRPr="00997D17" w:rsidDel="00FE0A4D">
                <w:rPr>
                  <w:sz w:val="22"/>
                  <w:szCs w:val="22"/>
                </w:rPr>
                <w:delText>Evacuate Life-threatening conditions at the named sites. Houses damaged, people now. Do not return until the committee confirms it is safe.</w:delText>
              </w:r>
            </w:del>
          </w:p>
          <w:p w14:paraId="38204629" w14:textId="4FD31297" w:rsidR="008C6B60" w:rsidRPr="00997D17" w:rsidRDefault="00CF7F64" w:rsidP="00F20E47">
            <w:pPr>
              <w:pStyle w:val="ListBullet"/>
              <w:rPr>
                <w:sz w:val="22"/>
                <w:szCs w:val="22"/>
              </w:rPr>
            </w:pPr>
            <w:r w:rsidRPr="00997D17">
              <w:rPr>
                <w:sz w:val="22"/>
                <w:szCs w:val="22"/>
              </w:rPr>
              <w:t>Call 114 and 190. Keep the access road clear for ambulances.</w:t>
            </w:r>
          </w:p>
          <w:p w14:paraId="60E52FA6" w14:textId="28836559" w:rsidR="008C6B60" w:rsidRPr="00997D17" w:rsidRDefault="00CF7F64" w:rsidP="00F20E47">
            <w:pPr>
              <w:pStyle w:val="ListBullet"/>
              <w:rPr>
                <w:sz w:val="22"/>
                <w:szCs w:val="22"/>
              </w:rPr>
            </w:pPr>
            <w:r w:rsidRPr="00997D17">
              <w:rPr>
                <w:sz w:val="22"/>
                <w:szCs w:val="22"/>
              </w:rPr>
              <w:t xml:space="preserve">Open the shelter and register every </w:t>
            </w:r>
            <w:r w:rsidRPr="00997D17">
              <w:rPr>
                <w:sz w:val="22"/>
                <w:szCs w:val="22"/>
              </w:rPr>
              <w:lastRenderedPageBreak/>
              <w:t>household. Note who is missing.</w:t>
            </w:r>
          </w:p>
          <w:p w14:paraId="7DB06BA4" w14:textId="01303525" w:rsidR="002066E7" w:rsidRPr="00997D17" w:rsidRDefault="00CF7F64" w:rsidP="00F20E47">
            <w:pPr>
              <w:pStyle w:val="ListBullet"/>
              <w:rPr>
                <w:sz w:val="22"/>
                <w:szCs w:val="22"/>
              </w:rPr>
            </w:pPr>
            <w:r w:rsidRPr="00997D17">
              <w:rPr>
                <w:sz w:val="22"/>
                <w:szCs w:val="22"/>
              </w:rPr>
              <w:t>Health team: injury first, then cholera if the water is dirty.</w:t>
            </w:r>
          </w:p>
        </w:tc>
        <w:tc>
          <w:tcPr>
            <w:tcW w:w="2279" w:type="dxa"/>
          </w:tcPr>
          <w:p w14:paraId="414BF6F6" w14:textId="371BEAC0" w:rsidR="008C6B60" w:rsidRPr="00997D17" w:rsidRDefault="00CF7F64" w:rsidP="00F20E47">
            <w:pPr>
              <w:pStyle w:val="ListBullet"/>
              <w:rPr>
                <w:sz w:val="22"/>
                <w:szCs w:val="22"/>
                <w:lang w:val="sv-SE"/>
              </w:rPr>
            </w:pPr>
            <w:r w:rsidRPr="00997D17">
              <w:rPr>
                <w:sz w:val="22"/>
                <w:szCs w:val="22"/>
                <w:lang w:val="sv-SE"/>
              </w:rPr>
              <w:lastRenderedPageBreak/>
              <w:t>Hamisha eneo hili sasa. Msirudi mpaka kamati iseme ni salama.</w:t>
            </w:r>
          </w:p>
          <w:p w14:paraId="3D998611" w14:textId="1EC3B168" w:rsidR="008C6B60" w:rsidRPr="00997D17" w:rsidRDefault="00CF7F64" w:rsidP="00F20E47">
            <w:pPr>
              <w:pStyle w:val="ListBullet"/>
              <w:rPr>
                <w:sz w:val="22"/>
                <w:szCs w:val="22"/>
                <w:lang w:val="sv-SE"/>
              </w:rPr>
            </w:pPr>
            <w:r w:rsidRPr="00997D17">
              <w:rPr>
                <w:sz w:val="22"/>
                <w:szCs w:val="22"/>
                <w:lang w:val="sv-SE"/>
              </w:rPr>
              <w:t>Piga 114 na 190. Acha barabara ya kufika wazi kwa magari ya wagonjwa.</w:t>
            </w:r>
          </w:p>
          <w:p w14:paraId="6A41581A" w14:textId="5957DEB2" w:rsidR="008C6B60" w:rsidRPr="00997D17" w:rsidRDefault="00CF7F64" w:rsidP="00F20E47">
            <w:pPr>
              <w:pStyle w:val="ListBullet"/>
              <w:rPr>
                <w:sz w:val="22"/>
                <w:szCs w:val="22"/>
                <w:lang w:val="sv-SE"/>
              </w:rPr>
            </w:pPr>
            <w:r w:rsidRPr="00997D17">
              <w:rPr>
                <w:sz w:val="22"/>
                <w:szCs w:val="22"/>
                <w:lang w:val="sv-SE"/>
              </w:rPr>
              <w:t>Fungua makazi na sajili kila kaya. Andika aliyepotea.</w:t>
            </w:r>
          </w:p>
          <w:p w14:paraId="741E5C39" w14:textId="00A17BBE" w:rsidR="002066E7" w:rsidRPr="00997D17" w:rsidRDefault="00CF7F64"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318E7CEF" w14:textId="77777777" w:rsidTr="002066E7">
        <w:tc>
          <w:tcPr>
            <w:tcW w:w="2278" w:type="dxa"/>
          </w:tcPr>
          <w:p w14:paraId="5EED92A1" w14:textId="5F1B33E7" w:rsidR="002066E7" w:rsidRPr="00997D17" w:rsidRDefault="002066E7" w:rsidP="00FD6059">
            <w:pPr>
              <w:pStyle w:val="ListParagraph"/>
              <w:rPr>
                <w:sz w:val="22"/>
                <w:szCs w:val="22"/>
              </w:rPr>
            </w:pPr>
            <w:r w:rsidRPr="00997D17">
              <w:rPr>
                <w:sz w:val="22"/>
                <w:szCs w:val="22"/>
              </w:rPr>
              <w:t>Ikungi District Council</w:t>
            </w:r>
          </w:p>
        </w:tc>
        <w:tc>
          <w:tcPr>
            <w:tcW w:w="2278" w:type="dxa"/>
          </w:tcPr>
          <w:p w14:paraId="5B1F2020" w14:textId="31A319A8"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54204C35" w14:textId="4A38F20E" w:rsidR="002066E7" w:rsidRPr="00997D17" w:rsidRDefault="008C6B60" w:rsidP="00FD6059">
            <w:pPr>
              <w:pStyle w:val="ListParagraph"/>
              <w:rPr>
                <w:sz w:val="22"/>
                <w:szCs w:val="22"/>
              </w:rPr>
            </w:pPr>
            <w:r w:rsidRPr="00997D17">
              <w:rPr>
                <w:sz w:val="22"/>
                <w:szCs w:val="22"/>
              </w:rPr>
              <w:t>drought, strong winds, wildfire, and flash floods. A few roads slippery, a few low homes wet, and lightning where storms build.</w:t>
            </w:r>
          </w:p>
        </w:tc>
        <w:tc>
          <w:tcPr>
            <w:tcW w:w="2278" w:type="dxa"/>
          </w:tcPr>
          <w:p w14:paraId="76186C43" w14:textId="0632610E"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0DD0A3B0" w14:textId="0FD6DEF4" w:rsidR="008C6B60" w:rsidRPr="00997D17" w:rsidRDefault="00CF7F64" w:rsidP="00F20E47">
            <w:pPr>
              <w:pStyle w:val="ListBullet"/>
              <w:rPr>
                <w:sz w:val="22"/>
                <w:szCs w:val="22"/>
              </w:rPr>
            </w:pPr>
            <w:r w:rsidRPr="00997D17">
              <w:rPr>
                <w:sz w:val="22"/>
                <w:szCs w:val="22"/>
              </w:rPr>
              <w:t>Before the rain, walk drought, strong winds, wildfire, and flash floods and clear the drains and culverts.</w:t>
            </w:r>
          </w:p>
          <w:p w14:paraId="463014AF" w14:textId="3452EF46" w:rsidR="008C6B60" w:rsidRPr="00997D17" w:rsidRDefault="00FE0A4D" w:rsidP="00F20E47">
            <w:pPr>
              <w:pStyle w:val="ListBullet"/>
              <w:rPr>
                <w:sz w:val="22"/>
                <w:szCs w:val="22"/>
              </w:rPr>
            </w:pPr>
            <w:ins w:id="5177"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5178" w:author="Bonephace Kaijage" w:date="2026-10-14T06:18:00Z" w16du:dateUtc="2026-10-14T04:18:00Z">
              <w:r w:rsidR="00CF7F64" w:rsidRPr="00997D17" w:rsidDel="00FE0A4D">
                <w:rPr>
                  <w:sz w:val="22"/>
                  <w:szCs w:val="22"/>
                </w:rPr>
                <w:delText>Households along this site raise food, documents and children above the floor.</w:delText>
              </w:r>
            </w:del>
          </w:p>
          <w:p w14:paraId="4C98A430" w14:textId="20BD36F2" w:rsidR="008C6B60" w:rsidRPr="00997D17" w:rsidRDefault="00CF7F64" w:rsidP="00F20E47">
            <w:pPr>
              <w:pStyle w:val="ListBullet"/>
              <w:rPr>
                <w:sz w:val="22"/>
                <w:szCs w:val="22"/>
              </w:rPr>
            </w:pPr>
            <w:r w:rsidRPr="00997D17">
              <w:rPr>
                <w:sz w:val="22"/>
                <w:szCs w:val="22"/>
              </w:rPr>
              <w:t>Save 190 and the ward chair number. Keep a torch and drinking water.</w:t>
            </w:r>
          </w:p>
          <w:p w14:paraId="21FE2C78" w14:textId="747ABB44" w:rsidR="002066E7" w:rsidRPr="00997D17" w:rsidRDefault="00CF7F64" w:rsidP="00F20E47">
            <w:pPr>
              <w:pStyle w:val="ListBullet"/>
              <w:rPr>
                <w:sz w:val="22"/>
                <w:szCs w:val="22"/>
              </w:rPr>
            </w:pPr>
            <w:r w:rsidRPr="00997D17">
              <w:rPr>
                <w:sz w:val="22"/>
                <w:szCs w:val="22"/>
              </w:rPr>
              <w:t>Do not drive or walk through water on the road. Headlights on, slow down.</w:t>
            </w:r>
          </w:p>
        </w:tc>
        <w:tc>
          <w:tcPr>
            <w:tcW w:w="2279" w:type="dxa"/>
          </w:tcPr>
          <w:p w14:paraId="27BCF130" w14:textId="794497BB" w:rsidR="008C6B60" w:rsidRPr="00997D17" w:rsidRDefault="00CF7F64" w:rsidP="00F20E47">
            <w:pPr>
              <w:pStyle w:val="ListBullet"/>
              <w:rPr>
                <w:sz w:val="22"/>
                <w:szCs w:val="22"/>
              </w:rPr>
            </w:pPr>
            <w:r w:rsidRPr="00997D17">
              <w:rPr>
                <w:sz w:val="22"/>
                <w:szCs w:val="22"/>
              </w:rPr>
              <w:t>Kabla ya mvua, tembea eneo hili na usafishe mitaro na makalavati.</w:t>
            </w:r>
          </w:p>
          <w:p w14:paraId="67737990" w14:textId="13BFA70E" w:rsidR="008C6B60" w:rsidRPr="00997D17" w:rsidRDefault="00CF7F64" w:rsidP="00F20E47">
            <w:pPr>
              <w:pStyle w:val="ListBullet"/>
              <w:rPr>
                <w:sz w:val="22"/>
                <w:szCs w:val="22"/>
              </w:rPr>
            </w:pPr>
            <w:r w:rsidRPr="00997D17">
              <w:rPr>
                <w:sz w:val="22"/>
                <w:szCs w:val="22"/>
              </w:rPr>
              <w:t>Kaya za eneo hili zipandishe chakula, nyaraka na watoto juu ya sakafu.</w:t>
            </w:r>
          </w:p>
          <w:p w14:paraId="5776D7D8" w14:textId="38FA5338" w:rsidR="008C6B60" w:rsidRPr="00997D17" w:rsidRDefault="00CF7F64" w:rsidP="00F20E47">
            <w:pPr>
              <w:pStyle w:val="ListBullet"/>
              <w:rPr>
                <w:sz w:val="22"/>
                <w:szCs w:val="22"/>
                <w:lang w:val="sv-SE"/>
              </w:rPr>
            </w:pPr>
            <w:r w:rsidRPr="00997D17">
              <w:rPr>
                <w:sz w:val="22"/>
                <w:szCs w:val="22"/>
                <w:lang w:val="sv-SE"/>
              </w:rPr>
              <w:t>Hifadhi 190 na namba ya mwenyekiti wa kata. Weka tochi na maji ya kunywa.</w:t>
            </w:r>
          </w:p>
          <w:p w14:paraId="2EFCC140" w14:textId="1297E4D3" w:rsidR="002066E7" w:rsidRPr="00997D17" w:rsidRDefault="00CF7F64"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7DF81EC5" w14:textId="77777777" w:rsidTr="002066E7">
        <w:tc>
          <w:tcPr>
            <w:tcW w:w="2278" w:type="dxa"/>
          </w:tcPr>
          <w:p w14:paraId="425B97A5" w14:textId="77777777" w:rsidR="002066E7" w:rsidRPr="00997D17" w:rsidRDefault="002066E7" w:rsidP="00FD6059">
            <w:pPr>
              <w:pStyle w:val="ListParagraph"/>
              <w:rPr>
                <w:sz w:val="22"/>
                <w:szCs w:val="22"/>
                <w:lang w:val="sv-SE"/>
              </w:rPr>
            </w:pPr>
          </w:p>
        </w:tc>
        <w:tc>
          <w:tcPr>
            <w:tcW w:w="2278" w:type="dxa"/>
          </w:tcPr>
          <w:p w14:paraId="4ED55EF8" w14:textId="6FB45E8C"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6AA93B9D" w14:textId="280FA283" w:rsidR="002066E7" w:rsidRPr="00997D17" w:rsidRDefault="008C6B60" w:rsidP="00FD6059">
            <w:pPr>
              <w:pStyle w:val="ListParagraph"/>
              <w:rPr>
                <w:sz w:val="22"/>
                <w:szCs w:val="22"/>
              </w:rPr>
            </w:pPr>
            <w:r w:rsidRPr="00997D17">
              <w:rPr>
                <w:sz w:val="22"/>
                <w:szCs w:val="22"/>
              </w:rPr>
              <w:t xml:space="preserve">drought, strong winds, wildfire, and flash floods. Roads, water points or houses at the named sites are now affected. Some journeys and </w:t>
            </w:r>
            <w:r w:rsidRPr="00997D17">
              <w:rPr>
                <w:sz w:val="22"/>
                <w:szCs w:val="22"/>
              </w:rPr>
              <w:lastRenderedPageBreak/>
              <w:t>classes are disrupted.</w:t>
            </w:r>
          </w:p>
        </w:tc>
        <w:tc>
          <w:tcPr>
            <w:tcW w:w="2278" w:type="dxa"/>
          </w:tcPr>
          <w:p w14:paraId="7960E8F9" w14:textId="21746F06" w:rsidR="002066E7" w:rsidRPr="00997D17" w:rsidRDefault="008C6B60" w:rsidP="00FD6059">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7FE8722A" w14:textId="6A406B61" w:rsidR="008C6B60" w:rsidRPr="00997D17" w:rsidRDefault="00CF7F64" w:rsidP="00F20E47">
            <w:pPr>
              <w:pStyle w:val="ListBullet"/>
              <w:rPr>
                <w:sz w:val="22"/>
                <w:szCs w:val="22"/>
              </w:rPr>
            </w:pPr>
            <w:r w:rsidRPr="00997D17">
              <w:rPr>
                <w:sz w:val="22"/>
                <w:szCs w:val="22"/>
              </w:rPr>
              <w:t>Move households off drought, strong winds, wildfire, and flash floods to the ward assembly point.</w:t>
            </w:r>
          </w:p>
          <w:p w14:paraId="6558C856" w14:textId="330D5179" w:rsidR="008C6B60" w:rsidRPr="00997D17" w:rsidRDefault="00FE0A4D" w:rsidP="00F20E47">
            <w:pPr>
              <w:pStyle w:val="ListBullet"/>
              <w:rPr>
                <w:sz w:val="22"/>
                <w:szCs w:val="22"/>
              </w:rPr>
            </w:pPr>
            <w:ins w:id="5179" w:author="Bonephace Kaijage" w:date="2026-10-14T06:21:00Z" w16du:dateUtc="2026-10-14T04:21:00Z">
              <w:r>
                <w:rPr>
                  <w:sz w:val="22"/>
                  <w:szCs w:val="22"/>
                </w:rPr>
                <w:t xml:space="preserve">Close and mark the flooded road or </w:t>
              </w:r>
              <w:r>
                <w:rPr>
                  <w:sz w:val="22"/>
                  <w:szCs w:val="22"/>
                </w:rPr>
                <w:lastRenderedPageBreak/>
                <w:t>bridge on the sites named in Know Your Risk. Divert traffic.</w:t>
              </w:r>
            </w:ins>
            <w:del w:id="5180" w:author="Bonephace Kaijage" w:date="2026-10-14T06:21:00Z" w16du:dateUtc="2026-10-14T04:21:00Z">
              <w:r w:rsidR="00CF7F64" w:rsidRPr="00997D17" w:rsidDel="00FE0A4D">
                <w:rPr>
                  <w:sz w:val="22"/>
                  <w:szCs w:val="22"/>
                </w:rPr>
                <w:delText>Close and mark the flooded road or bridge on this site. Divert traffic.</w:delText>
              </w:r>
            </w:del>
          </w:p>
          <w:p w14:paraId="202D1641" w14:textId="201E73B0" w:rsidR="008C6B60" w:rsidRPr="00997D17" w:rsidRDefault="00FE0A4D" w:rsidP="00F20E47">
            <w:pPr>
              <w:pStyle w:val="ListBullet"/>
              <w:rPr>
                <w:sz w:val="22"/>
                <w:szCs w:val="22"/>
              </w:rPr>
            </w:pPr>
            <w:ins w:id="5181" w:author="Bonephace Kaijage" w:date="2026-10-14T06:12:00Z" w16du:dateUtc="2026-10-14T04:12:00Z">
              <w:r>
                <w:rPr>
                  <w:sz w:val="22"/>
                  <w:szCs w:val="22"/>
                </w:rPr>
                <w:t>Check that school children, older people and anyone with a disability are accounted for before dark, so that no one is searched for in the night.</w:t>
              </w:r>
            </w:ins>
            <w:del w:id="5182" w:author="Bonephace Kaijage" w:date="2026-10-14T06:12:00Z" w16du:dateUtc="2026-10-14T04:12:00Z">
              <w:r w:rsidR="00CF7F64" w:rsidRPr="00997D17" w:rsidDel="00FE0A4D">
                <w:rPr>
                  <w:sz w:val="22"/>
                  <w:szCs w:val="22"/>
                </w:rPr>
                <w:delText>Account for school children and older people before dark.</w:delText>
              </w:r>
            </w:del>
          </w:p>
          <w:p w14:paraId="15D68ABA" w14:textId="03772E19" w:rsidR="002066E7" w:rsidRPr="00997D17" w:rsidRDefault="00CF7F64" w:rsidP="00F20E47">
            <w:pPr>
              <w:pStyle w:val="ListBullet"/>
              <w:rPr>
                <w:sz w:val="22"/>
                <w:szCs w:val="22"/>
              </w:rPr>
            </w:pPr>
            <w:r w:rsidRPr="00997D17">
              <w:rPr>
                <w:sz w:val="22"/>
                <w:szCs w:val="22"/>
              </w:rPr>
              <w:t>Boil drinking water. The clinic watches for diarrhoea.</w:t>
            </w:r>
          </w:p>
        </w:tc>
        <w:tc>
          <w:tcPr>
            <w:tcW w:w="2279" w:type="dxa"/>
          </w:tcPr>
          <w:p w14:paraId="6785DCF6" w14:textId="19A9C19C" w:rsidR="008C6B60" w:rsidRPr="00997D17" w:rsidRDefault="00FE0A4D" w:rsidP="00F20E47">
            <w:pPr>
              <w:pStyle w:val="ListBullet"/>
              <w:rPr>
                <w:sz w:val="22"/>
                <w:szCs w:val="22"/>
                <w:lang w:val="sv-SE"/>
              </w:rPr>
            </w:pPr>
            <w:ins w:id="5183" w:author="Bonephace Kaijage" w:date="2026-10-14T06:16:00Z" w16du:dateUtc="2026-10-14T04:16:00Z">
              <w:r>
                <w:rPr>
                  <w:sz w:val="22"/>
                  <w:szCs w:val="22"/>
                  <w:lang w:val="sv-SE"/>
                </w:rPr>
                <w:lastRenderedPageBreak/>
                <w:t xml:space="preserve">Wasaidieni kaya kuondoka maeneo yaliyotajwa kwenda kituo cha kata, mkianza na wasioweza </w:t>
              </w:r>
              <w:r>
                <w:rPr>
                  <w:sz w:val="22"/>
                  <w:szCs w:val="22"/>
                  <w:lang w:val="sv-SE"/>
                </w:rPr>
                <w:lastRenderedPageBreak/>
                <w:t>kuondoka peke yao.</w:t>
              </w:r>
            </w:ins>
            <w:del w:id="5184" w:author="Bonephace Kaijage" w:date="2026-10-14T06:16:00Z" w16du:dateUtc="2026-10-14T04:16:00Z">
              <w:r w:rsidR="00CF7F64" w:rsidRPr="00997D17" w:rsidDel="00FE0A4D">
                <w:rPr>
                  <w:sz w:val="22"/>
                  <w:szCs w:val="22"/>
                  <w:lang w:val="sv-SE"/>
                </w:rPr>
                <w:delText>Hamisha kaya kutoka eneo hili kwenda kituo cha kata.</w:delText>
              </w:r>
            </w:del>
          </w:p>
          <w:p w14:paraId="1E3B49C3" w14:textId="6FC3D00F" w:rsidR="008C6B60" w:rsidRPr="00997D17" w:rsidRDefault="00CF7F64" w:rsidP="00F20E47">
            <w:pPr>
              <w:pStyle w:val="ListBullet"/>
              <w:rPr>
                <w:sz w:val="22"/>
                <w:szCs w:val="22"/>
                <w:lang w:val="sv-SE"/>
              </w:rPr>
            </w:pPr>
            <w:r w:rsidRPr="00997D17">
              <w:rPr>
                <w:sz w:val="22"/>
                <w:szCs w:val="22"/>
                <w:lang w:val="sv-SE"/>
              </w:rPr>
              <w:t>Funga na weka alama barabara au daraja la eneo hili. Elekeza magari.</w:t>
            </w:r>
          </w:p>
          <w:p w14:paraId="2E05FCFC" w14:textId="466E34FB" w:rsidR="008C6B60" w:rsidRPr="00997D17" w:rsidRDefault="00FE0A4D" w:rsidP="00F20E47">
            <w:pPr>
              <w:pStyle w:val="ListBullet"/>
              <w:rPr>
                <w:sz w:val="22"/>
                <w:szCs w:val="22"/>
              </w:rPr>
            </w:pPr>
            <w:ins w:id="5185" w:author="Bonephace Kaijage" w:date="2026-10-14T06:12:00Z" w16du:dateUtc="2026-10-14T04:12:00Z">
              <w:r>
                <w:rPr>
                  <w:sz w:val="22"/>
                  <w:szCs w:val="22"/>
                </w:rPr>
                <w:t>Hakikisheni watoto wa shule, wazee na watu wenye ulemavu wote wamepatikana kabla ya giza, ili asitafutwe mtu usiku.</w:t>
              </w:r>
            </w:ins>
            <w:del w:id="5186" w:author="Bonephace Kaijage" w:date="2026-10-14T06:12:00Z" w16du:dateUtc="2026-10-14T04:12:00Z">
              <w:r w:rsidR="00CF7F64" w:rsidRPr="00997D17" w:rsidDel="00FE0A4D">
                <w:rPr>
                  <w:sz w:val="22"/>
                  <w:szCs w:val="22"/>
                </w:rPr>
                <w:delText>Hakiki watoto wa shule na wazee kabla ya giza.</w:delText>
              </w:r>
            </w:del>
          </w:p>
          <w:p w14:paraId="6294B532" w14:textId="0253FB2B" w:rsidR="002066E7" w:rsidRPr="00997D17" w:rsidRDefault="00CF7F64" w:rsidP="00F20E47">
            <w:pPr>
              <w:pStyle w:val="ListBullet"/>
              <w:rPr>
                <w:sz w:val="22"/>
                <w:szCs w:val="22"/>
                <w:lang w:val="sv-SE"/>
              </w:rPr>
            </w:pPr>
            <w:r w:rsidRPr="00997D17">
              <w:rPr>
                <w:sz w:val="22"/>
                <w:szCs w:val="22"/>
                <w:lang w:val="sv-SE"/>
              </w:rPr>
              <w:t>Chemsha maji ya kunywa. Kliniki iangalie kuhara.</w:t>
            </w:r>
          </w:p>
        </w:tc>
      </w:tr>
      <w:tr w:rsidR="002066E7" w:rsidRPr="000343A2" w14:paraId="449ECF79" w14:textId="77777777" w:rsidTr="002066E7">
        <w:tc>
          <w:tcPr>
            <w:tcW w:w="2278" w:type="dxa"/>
          </w:tcPr>
          <w:p w14:paraId="32C16314" w14:textId="77777777" w:rsidR="002066E7" w:rsidRPr="00997D17" w:rsidRDefault="002066E7" w:rsidP="00FD6059">
            <w:pPr>
              <w:pStyle w:val="ListParagraph"/>
              <w:rPr>
                <w:sz w:val="22"/>
                <w:szCs w:val="22"/>
                <w:lang w:val="sv-SE"/>
              </w:rPr>
            </w:pPr>
          </w:p>
        </w:tc>
        <w:tc>
          <w:tcPr>
            <w:tcW w:w="2278" w:type="dxa"/>
          </w:tcPr>
          <w:p w14:paraId="4002C551" w14:textId="5482379D"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4558801A" w14:textId="65F362AB" w:rsidR="002066E7" w:rsidRPr="00997D17" w:rsidRDefault="00FE0A4D" w:rsidP="00FD6059">
            <w:pPr>
              <w:pStyle w:val="ListParagraph"/>
              <w:rPr>
                <w:sz w:val="22"/>
                <w:szCs w:val="22"/>
              </w:rPr>
            </w:pPr>
            <w:ins w:id="5187"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18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F3750D1" w14:textId="02CD2137" w:rsidR="002066E7" w:rsidRPr="00997D17" w:rsidRDefault="00FE0A4D" w:rsidP="00FD6059">
            <w:pPr>
              <w:pStyle w:val="ListParagraph"/>
              <w:rPr>
                <w:sz w:val="22"/>
                <w:szCs w:val="22"/>
              </w:rPr>
            </w:pPr>
            <w:ins w:id="518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19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366006C" w14:textId="7765FBE0" w:rsidR="008C6B60" w:rsidRPr="00997D17" w:rsidRDefault="00FE0A4D" w:rsidP="00F20E47">
            <w:pPr>
              <w:pStyle w:val="ListBullet"/>
              <w:rPr>
                <w:sz w:val="22"/>
                <w:szCs w:val="22"/>
              </w:rPr>
            </w:pPr>
            <w:ins w:id="5191"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192" w:author="Bonephace Kaijage" w:date="2026-10-14T06:03:00Z" w16du:dateUtc="2026-10-14T04:03:00Z">
              <w:r w:rsidR="00CF7F64" w:rsidRPr="00997D17" w:rsidDel="00FE0A4D">
                <w:rPr>
                  <w:sz w:val="22"/>
                  <w:szCs w:val="22"/>
                </w:rPr>
                <w:delText>Evacuate Life-threatening conditions at the named sites. Houses damaged, people now. Do not return until the committee confirms it is safe.</w:delText>
              </w:r>
            </w:del>
          </w:p>
          <w:p w14:paraId="3681DAB7" w14:textId="75787DC8" w:rsidR="008C6B60" w:rsidRPr="00997D17" w:rsidRDefault="00CF7F64" w:rsidP="00F20E47">
            <w:pPr>
              <w:pStyle w:val="ListBullet"/>
              <w:rPr>
                <w:sz w:val="22"/>
                <w:szCs w:val="22"/>
              </w:rPr>
            </w:pPr>
            <w:r w:rsidRPr="00997D17">
              <w:rPr>
                <w:sz w:val="22"/>
                <w:szCs w:val="22"/>
              </w:rPr>
              <w:t>Call 114 and 190. Keep the access road clear for ambulances.</w:t>
            </w:r>
          </w:p>
          <w:p w14:paraId="3F951B09" w14:textId="4E5D3C95" w:rsidR="008C6B60" w:rsidRPr="00997D17" w:rsidRDefault="00CF7F64" w:rsidP="00F20E47">
            <w:pPr>
              <w:pStyle w:val="ListBullet"/>
              <w:rPr>
                <w:sz w:val="22"/>
                <w:szCs w:val="22"/>
              </w:rPr>
            </w:pPr>
            <w:r w:rsidRPr="00997D17">
              <w:rPr>
                <w:sz w:val="22"/>
                <w:szCs w:val="22"/>
              </w:rPr>
              <w:lastRenderedPageBreak/>
              <w:t>Open the shelter and register every household. Note who is missing.</w:t>
            </w:r>
          </w:p>
          <w:p w14:paraId="382446EE" w14:textId="4EF3DE9A" w:rsidR="002066E7" w:rsidRPr="00997D17" w:rsidRDefault="00CF7F64" w:rsidP="00F20E47">
            <w:pPr>
              <w:pStyle w:val="ListBullet"/>
              <w:rPr>
                <w:sz w:val="22"/>
                <w:szCs w:val="22"/>
              </w:rPr>
            </w:pPr>
            <w:r w:rsidRPr="00997D17">
              <w:rPr>
                <w:sz w:val="22"/>
                <w:szCs w:val="22"/>
              </w:rPr>
              <w:t>Health team: injury first, then cholera if the water is dirty.</w:t>
            </w:r>
          </w:p>
        </w:tc>
        <w:tc>
          <w:tcPr>
            <w:tcW w:w="2279" w:type="dxa"/>
          </w:tcPr>
          <w:p w14:paraId="589DB8FD" w14:textId="798B57BF" w:rsidR="008C6B60" w:rsidRPr="00997D17" w:rsidRDefault="00CF7F64" w:rsidP="00F20E47">
            <w:pPr>
              <w:pStyle w:val="ListBullet"/>
              <w:rPr>
                <w:sz w:val="22"/>
                <w:szCs w:val="22"/>
                <w:lang w:val="sv-SE"/>
              </w:rPr>
            </w:pPr>
            <w:r w:rsidRPr="00997D17">
              <w:rPr>
                <w:sz w:val="22"/>
                <w:szCs w:val="22"/>
                <w:lang w:val="sv-SE"/>
              </w:rPr>
              <w:lastRenderedPageBreak/>
              <w:t>Hamisha eneo hili sasa. Msirudi mpaka kamati iseme ni salama.</w:t>
            </w:r>
          </w:p>
          <w:p w14:paraId="5402F1DC" w14:textId="5A5F688E" w:rsidR="008C6B60" w:rsidRPr="00997D17" w:rsidRDefault="00CF7F64" w:rsidP="00F20E47">
            <w:pPr>
              <w:pStyle w:val="ListBullet"/>
              <w:rPr>
                <w:sz w:val="22"/>
                <w:szCs w:val="22"/>
                <w:lang w:val="sv-SE"/>
              </w:rPr>
            </w:pPr>
            <w:r w:rsidRPr="00997D17">
              <w:rPr>
                <w:sz w:val="22"/>
                <w:szCs w:val="22"/>
                <w:lang w:val="sv-SE"/>
              </w:rPr>
              <w:t>Piga 114 na 190. Acha barabara ya kufika wazi kwa magari ya wagonjwa.</w:t>
            </w:r>
          </w:p>
          <w:p w14:paraId="388A1697" w14:textId="044D89F2" w:rsidR="008C6B60" w:rsidRPr="00997D17" w:rsidRDefault="00CF7F64" w:rsidP="00F20E47">
            <w:pPr>
              <w:pStyle w:val="ListBullet"/>
              <w:rPr>
                <w:sz w:val="22"/>
                <w:szCs w:val="22"/>
                <w:lang w:val="sv-SE"/>
              </w:rPr>
            </w:pPr>
            <w:r w:rsidRPr="00997D17">
              <w:rPr>
                <w:sz w:val="22"/>
                <w:szCs w:val="22"/>
                <w:lang w:val="sv-SE"/>
              </w:rPr>
              <w:t>Fungua makazi na sajili kila kaya. Andika aliyepotea.</w:t>
            </w:r>
          </w:p>
          <w:p w14:paraId="62C1EC9B" w14:textId="16E59662" w:rsidR="002066E7" w:rsidRPr="00997D17" w:rsidRDefault="00CF7F64" w:rsidP="00F20E47">
            <w:pPr>
              <w:pStyle w:val="ListBullet"/>
              <w:rPr>
                <w:sz w:val="22"/>
                <w:szCs w:val="22"/>
                <w:lang w:val="sv-SE"/>
              </w:rPr>
            </w:pPr>
            <w:r w:rsidRPr="00997D17">
              <w:rPr>
                <w:sz w:val="22"/>
                <w:szCs w:val="22"/>
                <w:lang w:val="sv-SE"/>
              </w:rPr>
              <w:t xml:space="preserve">Timu ya afya: majeruhi kwanza, kisha kipindupindu </w:t>
            </w:r>
            <w:r w:rsidRPr="00997D17">
              <w:rPr>
                <w:sz w:val="22"/>
                <w:szCs w:val="22"/>
                <w:lang w:val="sv-SE"/>
              </w:rPr>
              <w:lastRenderedPageBreak/>
              <w:t>maji yakiwa machafu.</w:t>
            </w:r>
          </w:p>
        </w:tc>
      </w:tr>
      <w:tr w:rsidR="002066E7" w:rsidRPr="000343A2" w14:paraId="5F3599DE" w14:textId="77777777" w:rsidTr="002066E7">
        <w:tc>
          <w:tcPr>
            <w:tcW w:w="2278" w:type="dxa"/>
          </w:tcPr>
          <w:p w14:paraId="1B8A34A5" w14:textId="7594973B" w:rsidR="002066E7" w:rsidRPr="00997D17" w:rsidRDefault="002066E7" w:rsidP="00FD6059">
            <w:pPr>
              <w:pStyle w:val="ListParagraph"/>
              <w:rPr>
                <w:sz w:val="22"/>
                <w:szCs w:val="22"/>
              </w:rPr>
            </w:pPr>
            <w:r w:rsidRPr="00997D17">
              <w:rPr>
                <w:sz w:val="22"/>
                <w:szCs w:val="22"/>
              </w:rPr>
              <w:lastRenderedPageBreak/>
              <w:t>Iramba District Council</w:t>
            </w:r>
          </w:p>
        </w:tc>
        <w:tc>
          <w:tcPr>
            <w:tcW w:w="2278" w:type="dxa"/>
          </w:tcPr>
          <w:p w14:paraId="20124FB2" w14:textId="607AAA64"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79882A84" w14:textId="44AF9AEE" w:rsidR="002066E7" w:rsidRPr="00997D17" w:rsidRDefault="008C6B60" w:rsidP="00FD6059">
            <w:pPr>
              <w:pStyle w:val="ListParagraph"/>
              <w:rPr>
                <w:sz w:val="22"/>
                <w:szCs w:val="22"/>
              </w:rPr>
            </w:pPr>
            <w:r w:rsidRPr="00997D17">
              <w:rPr>
                <w:sz w:val="22"/>
                <w:szCs w:val="22"/>
              </w:rPr>
              <w:t>drought, strong winds, wildfire, and flash floods. A few roads slippery, a few low homes wet, and lightning where storms build.</w:t>
            </w:r>
          </w:p>
        </w:tc>
        <w:tc>
          <w:tcPr>
            <w:tcW w:w="2278" w:type="dxa"/>
          </w:tcPr>
          <w:p w14:paraId="77D3F566" w14:textId="273E6105"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2B47D78C" w14:textId="6898CF3B" w:rsidR="008C6B60" w:rsidRPr="00997D17" w:rsidRDefault="00CF7F64" w:rsidP="00F20E47">
            <w:pPr>
              <w:pStyle w:val="ListBullet"/>
              <w:rPr>
                <w:sz w:val="22"/>
                <w:szCs w:val="22"/>
              </w:rPr>
            </w:pPr>
            <w:r w:rsidRPr="00997D17">
              <w:rPr>
                <w:sz w:val="22"/>
                <w:szCs w:val="22"/>
              </w:rPr>
              <w:t>Before the rain, walk drought, strong winds, wildfire, and flash floods and clear the drains and culverts.</w:t>
            </w:r>
          </w:p>
          <w:p w14:paraId="6946209F" w14:textId="08B385C3" w:rsidR="008C6B60" w:rsidRPr="00997D17" w:rsidRDefault="00FE0A4D" w:rsidP="00F20E47">
            <w:pPr>
              <w:pStyle w:val="ListBullet"/>
              <w:rPr>
                <w:sz w:val="22"/>
                <w:szCs w:val="22"/>
              </w:rPr>
            </w:pPr>
            <w:ins w:id="5193"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5194" w:author="Bonephace Kaijage" w:date="2026-10-14T06:18:00Z" w16du:dateUtc="2026-10-14T04:18:00Z">
              <w:r w:rsidR="00CF7F64" w:rsidRPr="00997D17" w:rsidDel="00FE0A4D">
                <w:rPr>
                  <w:sz w:val="22"/>
                  <w:szCs w:val="22"/>
                </w:rPr>
                <w:delText>Households along this site raise food, documents and children above the floor.</w:delText>
              </w:r>
            </w:del>
          </w:p>
          <w:p w14:paraId="392403FA" w14:textId="4673B0BA" w:rsidR="008C6B60" w:rsidRPr="00997D17" w:rsidRDefault="00CF7F64" w:rsidP="00F20E47">
            <w:pPr>
              <w:pStyle w:val="ListBullet"/>
              <w:rPr>
                <w:sz w:val="22"/>
                <w:szCs w:val="22"/>
              </w:rPr>
            </w:pPr>
            <w:r w:rsidRPr="00997D17">
              <w:rPr>
                <w:sz w:val="22"/>
                <w:szCs w:val="22"/>
              </w:rPr>
              <w:t>Save 190 and the ward chair number. Keep a torch and drinking water.</w:t>
            </w:r>
          </w:p>
          <w:p w14:paraId="197A362E" w14:textId="0F39C646" w:rsidR="002066E7" w:rsidRPr="00997D17" w:rsidRDefault="00CF7F64" w:rsidP="00F20E47">
            <w:pPr>
              <w:pStyle w:val="ListBullet"/>
              <w:rPr>
                <w:sz w:val="22"/>
                <w:szCs w:val="22"/>
              </w:rPr>
            </w:pPr>
            <w:r w:rsidRPr="00997D17">
              <w:rPr>
                <w:sz w:val="22"/>
                <w:szCs w:val="22"/>
              </w:rPr>
              <w:t>Do not drive or walk through water on the road. Headlights on, slow down.</w:t>
            </w:r>
          </w:p>
        </w:tc>
        <w:tc>
          <w:tcPr>
            <w:tcW w:w="2279" w:type="dxa"/>
          </w:tcPr>
          <w:p w14:paraId="2A9CBB4E" w14:textId="3C8AF652" w:rsidR="008C6B60" w:rsidRPr="00997D17" w:rsidRDefault="00CF7F64" w:rsidP="00F20E47">
            <w:pPr>
              <w:pStyle w:val="ListBullet"/>
              <w:rPr>
                <w:sz w:val="22"/>
                <w:szCs w:val="22"/>
              </w:rPr>
            </w:pPr>
            <w:r w:rsidRPr="00997D17">
              <w:rPr>
                <w:sz w:val="22"/>
                <w:szCs w:val="22"/>
              </w:rPr>
              <w:t>Kabla ya mvua, tembea eneo hili na usafishe mitaro na makalavati.</w:t>
            </w:r>
          </w:p>
          <w:p w14:paraId="433C3733" w14:textId="57A24123" w:rsidR="008C6B60" w:rsidRPr="00997D17" w:rsidRDefault="00CF7F64" w:rsidP="00F20E47">
            <w:pPr>
              <w:pStyle w:val="ListBullet"/>
              <w:rPr>
                <w:sz w:val="22"/>
                <w:szCs w:val="22"/>
              </w:rPr>
            </w:pPr>
            <w:r w:rsidRPr="00997D17">
              <w:rPr>
                <w:sz w:val="22"/>
                <w:szCs w:val="22"/>
              </w:rPr>
              <w:t>Kaya za eneo hili zipandishe chakula, nyaraka na watoto juu ya sakafu.</w:t>
            </w:r>
          </w:p>
          <w:p w14:paraId="423A32CE" w14:textId="3730FF90" w:rsidR="008C6B60" w:rsidRPr="00997D17" w:rsidRDefault="00CF7F64" w:rsidP="00F20E47">
            <w:pPr>
              <w:pStyle w:val="ListBullet"/>
              <w:rPr>
                <w:sz w:val="22"/>
                <w:szCs w:val="22"/>
                <w:lang w:val="sv-SE"/>
              </w:rPr>
            </w:pPr>
            <w:r w:rsidRPr="00997D17">
              <w:rPr>
                <w:sz w:val="22"/>
                <w:szCs w:val="22"/>
                <w:lang w:val="sv-SE"/>
              </w:rPr>
              <w:t>Hifadhi 190 na namba ya mwenyekiti wa kata. Weka tochi na maji ya kunywa.</w:t>
            </w:r>
          </w:p>
          <w:p w14:paraId="007D3A63" w14:textId="5225DF0F" w:rsidR="002066E7" w:rsidRPr="00997D17" w:rsidRDefault="00CF7F64"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22A299FA" w14:textId="77777777" w:rsidTr="002066E7">
        <w:tc>
          <w:tcPr>
            <w:tcW w:w="2278" w:type="dxa"/>
          </w:tcPr>
          <w:p w14:paraId="265CB271" w14:textId="77777777" w:rsidR="002066E7" w:rsidRPr="00997D17" w:rsidRDefault="002066E7" w:rsidP="00FD6059">
            <w:pPr>
              <w:pStyle w:val="ListParagraph"/>
              <w:rPr>
                <w:sz w:val="22"/>
                <w:szCs w:val="22"/>
                <w:lang w:val="sv-SE"/>
              </w:rPr>
            </w:pPr>
          </w:p>
        </w:tc>
        <w:tc>
          <w:tcPr>
            <w:tcW w:w="2278" w:type="dxa"/>
          </w:tcPr>
          <w:p w14:paraId="4D36615B" w14:textId="5A6F8062"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3A41C4C3" w14:textId="37FB31B6" w:rsidR="002066E7" w:rsidRPr="00997D17" w:rsidRDefault="008C6B60" w:rsidP="00FD6059">
            <w:pPr>
              <w:pStyle w:val="ListParagraph"/>
              <w:rPr>
                <w:sz w:val="22"/>
                <w:szCs w:val="22"/>
              </w:rPr>
            </w:pPr>
            <w:r w:rsidRPr="00997D17">
              <w:rPr>
                <w:sz w:val="22"/>
                <w:szCs w:val="22"/>
              </w:rPr>
              <w:t xml:space="preserve">drought, strong winds, wildfire, and flash floods. Roads, water points or houses at the named sites are </w:t>
            </w:r>
            <w:r w:rsidRPr="00997D17">
              <w:rPr>
                <w:sz w:val="22"/>
                <w:szCs w:val="22"/>
              </w:rPr>
              <w:lastRenderedPageBreak/>
              <w:t>now affected. Some journeys and classes are disrupted.</w:t>
            </w:r>
          </w:p>
        </w:tc>
        <w:tc>
          <w:tcPr>
            <w:tcW w:w="2278" w:type="dxa"/>
          </w:tcPr>
          <w:p w14:paraId="08264B7A" w14:textId="6377A82A" w:rsidR="002066E7" w:rsidRPr="00997D17" w:rsidRDefault="008C6B60" w:rsidP="00FD6059">
            <w:pPr>
              <w:pStyle w:val="ListParagraph"/>
              <w:rPr>
                <w:sz w:val="22"/>
                <w:szCs w:val="22"/>
              </w:rPr>
            </w:pPr>
            <w:r w:rsidRPr="00997D17">
              <w:rPr>
                <w:sz w:val="22"/>
                <w:szCs w:val="22"/>
              </w:rPr>
              <w:lastRenderedPageBreak/>
              <w:t xml:space="preserve">Barabara, vituo vya maji au nyumba kwenye maeneo yaliyotajwa yameathirika. Safari na masomo </w:t>
            </w:r>
            <w:r w:rsidRPr="00997D17">
              <w:rPr>
                <w:sz w:val="22"/>
                <w:szCs w:val="22"/>
              </w:rPr>
              <w:lastRenderedPageBreak/>
              <w:t>mengine yamesitishwa.</w:t>
            </w:r>
          </w:p>
        </w:tc>
        <w:tc>
          <w:tcPr>
            <w:tcW w:w="2279" w:type="dxa"/>
          </w:tcPr>
          <w:p w14:paraId="1599CEEA" w14:textId="05F37A2D" w:rsidR="008C6B60" w:rsidRPr="00997D17" w:rsidRDefault="00CF7F64" w:rsidP="00F20E47">
            <w:pPr>
              <w:pStyle w:val="ListBullet"/>
              <w:rPr>
                <w:sz w:val="22"/>
                <w:szCs w:val="22"/>
              </w:rPr>
            </w:pPr>
            <w:r w:rsidRPr="00997D17">
              <w:rPr>
                <w:sz w:val="22"/>
                <w:szCs w:val="22"/>
              </w:rPr>
              <w:lastRenderedPageBreak/>
              <w:t>Move households off drought, strong winds, wildfire, and flash floods to the ward assembly point.</w:t>
            </w:r>
          </w:p>
          <w:p w14:paraId="480E3CD9" w14:textId="0D5633B3" w:rsidR="008C6B60" w:rsidRPr="00997D17" w:rsidRDefault="00FE0A4D" w:rsidP="00F20E47">
            <w:pPr>
              <w:pStyle w:val="ListBullet"/>
              <w:rPr>
                <w:sz w:val="22"/>
                <w:szCs w:val="22"/>
              </w:rPr>
            </w:pPr>
            <w:ins w:id="5195" w:author="Bonephace Kaijage" w:date="2026-10-14T06:21:00Z" w16du:dateUtc="2026-10-14T04:21:00Z">
              <w:r>
                <w:rPr>
                  <w:sz w:val="22"/>
                  <w:szCs w:val="22"/>
                </w:rPr>
                <w:lastRenderedPageBreak/>
                <w:t>Close and mark the flooded road or bridge on the sites named in Know Your Risk. Divert traffic.</w:t>
              </w:r>
            </w:ins>
            <w:del w:id="5196" w:author="Bonephace Kaijage" w:date="2026-10-14T06:21:00Z" w16du:dateUtc="2026-10-14T04:21:00Z">
              <w:r w:rsidR="00CF7F64" w:rsidRPr="00997D17" w:rsidDel="00FE0A4D">
                <w:rPr>
                  <w:sz w:val="22"/>
                  <w:szCs w:val="22"/>
                </w:rPr>
                <w:delText>Close and mark the flooded road or bridge on this site. Divert traffic.</w:delText>
              </w:r>
            </w:del>
          </w:p>
          <w:p w14:paraId="117BE9BC" w14:textId="6D3FFAA3" w:rsidR="008C6B60" w:rsidRPr="00997D17" w:rsidRDefault="00FE0A4D" w:rsidP="00F20E47">
            <w:pPr>
              <w:pStyle w:val="ListBullet"/>
              <w:rPr>
                <w:sz w:val="22"/>
                <w:szCs w:val="22"/>
              </w:rPr>
            </w:pPr>
            <w:ins w:id="5197" w:author="Bonephace Kaijage" w:date="2026-10-14T06:12:00Z" w16du:dateUtc="2026-10-14T04:12:00Z">
              <w:r>
                <w:rPr>
                  <w:sz w:val="22"/>
                  <w:szCs w:val="22"/>
                </w:rPr>
                <w:t>Check that school children, older people and anyone with a disability are accounted for before dark, so that no one is searched for in the night.</w:t>
              </w:r>
            </w:ins>
            <w:del w:id="5198" w:author="Bonephace Kaijage" w:date="2026-10-14T06:12:00Z" w16du:dateUtc="2026-10-14T04:12:00Z">
              <w:r w:rsidR="00CF7F64" w:rsidRPr="00997D17" w:rsidDel="00FE0A4D">
                <w:rPr>
                  <w:sz w:val="22"/>
                  <w:szCs w:val="22"/>
                </w:rPr>
                <w:delText>Account for school children and older people before dark.</w:delText>
              </w:r>
            </w:del>
          </w:p>
          <w:p w14:paraId="402A4A9B" w14:textId="2F7221CA" w:rsidR="002066E7" w:rsidRPr="00997D17" w:rsidRDefault="00CF7F64" w:rsidP="00F20E47">
            <w:pPr>
              <w:pStyle w:val="ListBullet"/>
              <w:rPr>
                <w:sz w:val="22"/>
                <w:szCs w:val="22"/>
              </w:rPr>
            </w:pPr>
            <w:r w:rsidRPr="00997D17">
              <w:rPr>
                <w:sz w:val="22"/>
                <w:szCs w:val="22"/>
              </w:rPr>
              <w:t>Boil drinking water. The clinic watches for diarrhoea.</w:t>
            </w:r>
          </w:p>
        </w:tc>
        <w:tc>
          <w:tcPr>
            <w:tcW w:w="2279" w:type="dxa"/>
          </w:tcPr>
          <w:p w14:paraId="4C8346A8" w14:textId="4DA5D10D" w:rsidR="008C6B60" w:rsidRPr="00997D17" w:rsidRDefault="00FE0A4D" w:rsidP="00F20E47">
            <w:pPr>
              <w:pStyle w:val="ListBullet"/>
              <w:rPr>
                <w:sz w:val="22"/>
                <w:szCs w:val="22"/>
                <w:lang w:val="sv-SE"/>
              </w:rPr>
            </w:pPr>
            <w:ins w:id="5199" w:author="Bonephace Kaijage" w:date="2026-10-14T06:16:00Z" w16du:dateUtc="2026-10-14T04:16:00Z">
              <w:r>
                <w:rPr>
                  <w:sz w:val="22"/>
                  <w:szCs w:val="22"/>
                  <w:lang w:val="sv-SE"/>
                </w:rPr>
                <w:lastRenderedPageBreak/>
                <w:t xml:space="preserve">Wasaidieni kaya kuondoka maeneo yaliyotajwa kwenda kituo cha kata, </w:t>
              </w:r>
              <w:r>
                <w:rPr>
                  <w:sz w:val="22"/>
                  <w:szCs w:val="22"/>
                  <w:lang w:val="sv-SE"/>
                </w:rPr>
                <w:lastRenderedPageBreak/>
                <w:t>mkianza na wasioweza kuondoka peke yao.</w:t>
              </w:r>
            </w:ins>
            <w:del w:id="5200" w:author="Bonephace Kaijage" w:date="2026-10-14T06:16:00Z" w16du:dateUtc="2026-10-14T04:16:00Z">
              <w:r w:rsidR="00CF7F64" w:rsidRPr="00997D17" w:rsidDel="00FE0A4D">
                <w:rPr>
                  <w:sz w:val="22"/>
                  <w:szCs w:val="22"/>
                  <w:lang w:val="sv-SE"/>
                </w:rPr>
                <w:delText>Hamisha kaya kutoka eneo hili kwenda kituo cha kata.</w:delText>
              </w:r>
            </w:del>
          </w:p>
          <w:p w14:paraId="57E9BAEB" w14:textId="7FCE94C4" w:rsidR="008C6B60" w:rsidRPr="00997D17" w:rsidRDefault="00CF7F64" w:rsidP="00F20E47">
            <w:pPr>
              <w:pStyle w:val="ListBullet"/>
              <w:rPr>
                <w:sz w:val="22"/>
                <w:szCs w:val="22"/>
                <w:lang w:val="sv-SE"/>
              </w:rPr>
            </w:pPr>
            <w:r w:rsidRPr="00997D17">
              <w:rPr>
                <w:sz w:val="22"/>
                <w:szCs w:val="22"/>
                <w:lang w:val="sv-SE"/>
              </w:rPr>
              <w:t>Funga na weka alama barabara au daraja la eneo hili. Elekeza magari.</w:t>
            </w:r>
          </w:p>
          <w:p w14:paraId="7C783729" w14:textId="0B60C3B3" w:rsidR="008C6B60" w:rsidRPr="00997D17" w:rsidRDefault="00FE0A4D" w:rsidP="00F20E47">
            <w:pPr>
              <w:pStyle w:val="ListBullet"/>
              <w:rPr>
                <w:sz w:val="22"/>
                <w:szCs w:val="22"/>
              </w:rPr>
            </w:pPr>
            <w:ins w:id="5201" w:author="Bonephace Kaijage" w:date="2026-10-14T06:12:00Z" w16du:dateUtc="2026-10-14T04:12:00Z">
              <w:r>
                <w:rPr>
                  <w:sz w:val="22"/>
                  <w:szCs w:val="22"/>
                </w:rPr>
                <w:t>Hakikisheni watoto wa shule, wazee na watu wenye ulemavu wote wamepatikana kabla ya giza, ili asitafutwe mtu usiku.</w:t>
              </w:r>
            </w:ins>
            <w:del w:id="5202" w:author="Bonephace Kaijage" w:date="2026-10-14T06:12:00Z" w16du:dateUtc="2026-10-14T04:12:00Z">
              <w:r w:rsidR="00CF7F64" w:rsidRPr="00997D17" w:rsidDel="00FE0A4D">
                <w:rPr>
                  <w:sz w:val="22"/>
                  <w:szCs w:val="22"/>
                </w:rPr>
                <w:delText>Hakiki watoto wa shule na wazee kabla ya giza.</w:delText>
              </w:r>
            </w:del>
          </w:p>
          <w:p w14:paraId="317CFA7F" w14:textId="6A859992" w:rsidR="002066E7" w:rsidRPr="00997D17" w:rsidRDefault="00CF7F64" w:rsidP="00F20E47">
            <w:pPr>
              <w:pStyle w:val="ListBullet"/>
              <w:rPr>
                <w:sz w:val="22"/>
                <w:szCs w:val="22"/>
                <w:lang w:val="sv-SE"/>
              </w:rPr>
            </w:pPr>
            <w:r w:rsidRPr="00997D17">
              <w:rPr>
                <w:sz w:val="22"/>
                <w:szCs w:val="22"/>
                <w:lang w:val="sv-SE"/>
              </w:rPr>
              <w:t>Chemsha maji ya kunywa. Kliniki iangalie kuhara.</w:t>
            </w:r>
          </w:p>
        </w:tc>
      </w:tr>
      <w:tr w:rsidR="002066E7" w:rsidRPr="000343A2" w14:paraId="2F93B299" w14:textId="77777777" w:rsidTr="002066E7">
        <w:tc>
          <w:tcPr>
            <w:tcW w:w="2278" w:type="dxa"/>
          </w:tcPr>
          <w:p w14:paraId="52F9DC5E" w14:textId="77777777" w:rsidR="002066E7" w:rsidRPr="00997D17" w:rsidRDefault="002066E7" w:rsidP="00FD6059">
            <w:pPr>
              <w:pStyle w:val="ListParagraph"/>
              <w:rPr>
                <w:sz w:val="22"/>
                <w:szCs w:val="22"/>
                <w:lang w:val="sv-SE"/>
              </w:rPr>
            </w:pPr>
          </w:p>
        </w:tc>
        <w:tc>
          <w:tcPr>
            <w:tcW w:w="2278" w:type="dxa"/>
          </w:tcPr>
          <w:p w14:paraId="5687E61A" w14:textId="53574B81"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36935920" w14:textId="7F05876C" w:rsidR="002066E7" w:rsidRPr="00997D17" w:rsidRDefault="00FE0A4D" w:rsidP="00FD6059">
            <w:pPr>
              <w:pStyle w:val="ListParagraph"/>
              <w:rPr>
                <w:sz w:val="22"/>
                <w:szCs w:val="22"/>
              </w:rPr>
            </w:pPr>
            <w:ins w:id="5203"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204"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DCEE6C2" w14:textId="505E61A5" w:rsidR="002066E7" w:rsidRPr="00997D17" w:rsidRDefault="00FE0A4D" w:rsidP="00FD6059">
            <w:pPr>
              <w:pStyle w:val="ListParagraph"/>
              <w:rPr>
                <w:sz w:val="22"/>
                <w:szCs w:val="22"/>
              </w:rPr>
            </w:pPr>
            <w:ins w:id="5205" w:author="Bonephace Kaijage" w:date="2026-10-14T06:24:00Z" w16du:dateUtc="2026-10-14T04:24:00Z">
              <w:r>
                <w:rPr>
                  <w:sz w:val="22"/>
                  <w:szCs w:val="22"/>
                </w:rPr>
                <w:t xml:space="preserve">Hali katika maeneo yaliyotajwa kwenye Fahamu Hatari sasa ni hatari kwa maisha: nyumba zimeharibika, watu wamekatwa, na kuna hatari halisi ya kuzama, kujeruhiwa au magonjwa. Msaada unaandaliwa; tafadhali fuateni maelekezo ya kamati na </w:t>
              </w:r>
              <w:r>
                <w:rPr>
                  <w:sz w:val="22"/>
                  <w:szCs w:val="22"/>
                </w:rPr>
                <w:lastRenderedPageBreak/>
                <w:t>muangaliane na majirani.</w:t>
              </w:r>
            </w:ins>
            <w:del w:id="5206"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8ECB000" w14:textId="31D54C72" w:rsidR="008C6B60" w:rsidRPr="00997D17" w:rsidRDefault="00FE0A4D" w:rsidP="00F20E47">
            <w:pPr>
              <w:pStyle w:val="ListBullet"/>
              <w:rPr>
                <w:sz w:val="22"/>
                <w:szCs w:val="22"/>
              </w:rPr>
            </w:pPr>
            <w:ins w:id="5207" w:author="Bonephace Kaijage" w:date="2026-10-14T06:03:00Z" w16du:dateUtc="2026-10-14T04:03:00Z">
              <w:r>
                <w:rPr>
                  <w:sz w:val="22"/>
                  <w:szCs w:val="22"/>
                </w:rPr>
                <w:lastRenderedPageBreak/>
                <w:t>Please move now to the agreed safe ground, helping anyone who cannot move alone; the water or ground here can become dangerous faster than it looks. Return only when the committee confirms it is safe.</w:t>
              </w:r>
            </w:ins>
            <w:del w:id="5208" w:author="Bonephace Kaijage" w:date="2026-10-14T06:03:00Z" w16du:dateUtc="2026-10-14T04:03:00Z">
              <w:r w:rsidR="00CF7F64" w:rsidRPr="00997D17" w:rsidDel="00FE0A4D">
                <w:rPr>
                  <w:sz w:val="22"/>
                  <w:szCs w:val="22"/>
                </w:rPr>
                <w:delText>Evacuate Life-threatening conditions at the named sites. Houses damaged, people now. Do not return until the committee confirms it is safe.</w:delText>
              </w:r>
            </w:del>
          </w:p>
          <w:p w14:paraId="388EBADD" w14:textId="248A1CD7" w:rsidR="008C6B60" w:rsidRPr="00997D17" w:rsidRDefault="00CF7F64" w:rsidP="00F20E47">
            <w:pPr>
              <w:pStyle w:val="ListBullet"/>
              <w:rPr>
                <w:sz w:val="22"/>
                <w:szCs w:val="22"/>
              </w:rPr>
            </w:pPr>
            <w:r w:rsidRPr="00997D17">
              <w:rPr>
                <w:sz w:val="22"/>
                <w:szCs w:val="22"/>
              </w:rPr>
              <w:t xml:space="preserve">Call 114 and 190. Keep the access </w:t>
            </w:r>
            <w:r w:rsidRPr="00997D17">
              <w:rPr>
                <w:sz w:val="22"/>
                <w:szCs w:val="22"/>
              </w:rPr>
              <w:lastRenderedPageBreak/>
              <w:t>road clear for ambulances.</w:t>
            </w:r>
          </w:p>
          <w:p w14:paraId="57C66406" w14:textId="348E9178" w:rsidR="008C6B60" w:rsidRPr="00997D17" w:rsidRDefault="00CF7F64" w:rsidP="00F20E47">
            <w:pPr>
              <w:pStyle w:val="ListBullet"/>
              <w:rPr>
                <w:sz w:val="22"/>
                <w:szCs w:val="22"/>
              </w:rPr>
            </w:pPr>
            <w:r w:rsidRPr="00997D17">
              <w:rPr>
                <w:sz w:val="22"/>
                <w:szCs w:val="22"/>
              </w:rPr>
              <w:t>Open the shelter and register every household. Note who is missing.</w:t>
            </w:r>
          </w:p>
          <w:p w14:paraId="15777AEB" w14:textId="3B08C3B9" w:rsidR="002066E7" w:rsidRPr="00997D17" w:rsidRDefault="00CF7F64" w:rsidP="00F20E47">
            <w:pPr>
              <w:pStyle w:val="ListBullet"/>
              <w:rPr>
                <w:sz w:val="22"/>
                <w:szCs w:val="22"/>
              </w:rPr>
            </w:pPr>
            <w:r w:rsidRPr="00997D17">
              <w:rPr>
                <w:sz w:val="22"/>
                <w:szCs w:val="22"/>
              </w:rPr>
              <w:t>Health team: injury first, then cholera if the water is dirty.</w:t>
            </w:r>
          </w:p>
        </w:tc>
        <w:tc>
          <w:tcPr>
            <w:tcW w:w="2279" w:type="dxa"/>
          </w:tcPr>
          <w:p w14:paraId="39A33960" w14:textId="4DA9DDB4" w:rsidR="008C6B60" w:rsidRPr="00997D17" w:rsidRDefault="00CF7F64" w:rsidP="00F20E47">
            <w:pPr>
              <w:pStyle w:val="ListBullet"/>
              <w:rPr>
                <w:sz w:val="22"/>
                <w:szCs w:val="22"/>
                <w:lang w:val="sv-SE"/>
              </w:rPr>
            </w:pPr>
            <w:r w:rsidRPr="00997D17">
              <w:rPr>
                <w:sz w:val="22"/>
                <w:szCs w:val="22"/>
                <w:lang w:val="sv-SE"/>
              </w:rPr>
              <w:lastRenderedPageBreak/>
              <w:t>Hamisha eneo hili sasa. Msirudi mpaka kamati iseme ni salama.</w:t>
            </w:r>
          </w:p>
          <w:p w14:paraId="48CD042B" w14:textId="27B7517C" w:rsidR="008C6B60" w:rsidRPr="00997D17" w:rsidRDefault="00CF7F64" w:rsidP="00F20E47">
            <w:pPr>
              <w:pStyle w:val="ListBullet"/>
              <w:rPr>
                <w:sz w:val="22"/>
                <w:szCs w:val="22"/>
                <w:lang w:val="sv-SE"/>
              </w:rPr>
            </w:pPr>
            <w:r w:rsidRPr="00997D17">
              <w:rPr>
                <w:sz w:val="22"/>
                <w:szCs w:val="22"/>
                <w:lang w:val="sv-SE"/>
              </w:rPr>
              <w:t>Piga 114 na 190. Acha barabara ya kufika wazi kwa magari ya wagonjwa.</w:t>
            </w:r>
          </w:p>
          <w:p w14:paraId="5042D720" w14:textId="148CA66F" w:rsidR="008C6B60" w:rsidRPr="00997D17" w:rsidRDefault="00CF7F64" w:rsidP="00F20E47">
            <w:pPr>
              <w:pStyle w:val="ListBullet"/>
              <w:rPr>
                <w:sz w:val="22"/>
                <w:szCs w:val="22"/>
                <w:lang w:val="sv-SE"/>
              </w:rPr>
            </w:pPr>
            <w:r w:rsidRPr="00997D17">
              <w:rPr>
                <w:sz w:val="22"/>
                <w:szCs w:val="22"/>
                <w:lang w:val="sv-SE"/>
              </w:rPr>
              <w:t>Fungua makazi na sajili kila kaya. Andika aliyepotea.</w:t>
            </w:r>
          </w:p>
          <w:p w14:paraId="23B34611" w14:textId="22C9BD02" w:rsidR="002066E7" w:rsidRPr="00997D17" w:rsidRDefault="00CF7F64" w:rsidP="00F20E47">
            <w:pPr>
              <w:pStyle w:val="ListBullet"/>
              <w:rPr>
                <w:sz w:val="22"/>
                <w:szCs w:val="22"/>
                <w:lang w:val="sv-SE"/>
              </w:rPr>
            </w:pPr>
            <w:r w:rsidRPr="00997D17">
              <w:rPr>
                <w:sz w:val="22"/>
                <w:szCs w:val="22"/>
                <w:lang w:val="sv-SE"/>
              </w:rPr>
              <w:t xml:space="preserve">Timu ya afya: majeruhi </w:t>
            </w:r>
            <w:r w:rsidRPr="00997D17">
              <w:rPr>
                <w:sz w:val="22"/>
                <w:szCs w:val="22"/>
                <w:lang w:val="sv-SE"/>
              </w:rPr>
              <w:lastRenderedPageBreak/>
              <w:t>kwanza, kisha kipindupindu maji yakiwa machafu.</w:t>
            </w:r>
          </w:p>
        </w:tc>
      </w:tr>
      <w:tr w:rsidR="002066E7" w:rsidRPr="000343A2" w14:paraId="350D947A" w14:textId="77777777" w:rsidTr="002066E7">
        <w:tc>
          <w:tcPr>
            <w:tcW w:w="2278" w:type="dxa"/>
          </w:tcPr>
          <w:p w14:paraId="503768CE" w14:textId="4AF4F40B" w:rsidR="002066E7" w:rsidRPr="00997D17" w:rsidRDefault="002066E7" w:rsidP="00FD6059">
            <w:pPr>
              <w:pStyle w:val="ListParagraph"/>
              <w:rPr>
                <w:sz w:val="22"/>
                <w:szCs w:val="22"/>
              </w:rPr>
            </w:pPr>
            <w:r w:rsidRPr="00997D17">
              <w:rPr>
                <w:sz w:val="22"/>
                <w:szCs w:val="22"/>
              </w:rPr>
              <w:lastRenderedPageBreak/>
              <w:t>Itigi District Council</w:t>
            </w:r>
          </w:p>
        </w:tc>
        <w:tc>
          <w:tcPr>
            <w:tcW w:w="2278" w:type="dxa"/>
          </w:tcPr>
          <w:p w14:paraId="78BC7CC7" w14:textId="32431F44"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720BC53E" w14:textId="4A0E94AC" w:rsidR="002066E7" w:rsidRPr="00997D17" w:rsidRDefault="008C6B60" w:rsidP="00FD6059">
            <w:pPr>
              <w:pStyle w:val="ListParagraph"/>
              <w:rPr>
                <w:sz w:val="22"/>
                <w:szCs w:val="22"/>
              </w:rPr>
            </w:pPr>
            <w:r w:rsidRPr="00997D17">
              <w:rPr>
                <w:sz w:val="22"/>
                <w:szCs w:val="22"/>
              </w:rPr>
              <w:t>drought, Itigi thicket wildfire, strong winds, and flash floods. A few roads slippery, a few low homes wet, and lightning where storms build.</w:t>
            </w:r>
          </w:p>
        </w:tc>
        <w:tc>
          <w:tcPr>
            <w:tcW w:w="2278" w:type="dxa"/>
          </w:tcPr>
          <w:p w14:paraId="489ACB8B" w14:textId="06CBAA85"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5758E8C7" w14:textId="23EC5CD6" w:rsidR="008C6B60" w:rsidRPr="00997D17" w:rsidRDefault="00CF7F64" w:rsidP="00F20E47">
            <w:pPr>
              <w:pStyle w:val="ListBullet"/>
              <w:rPr>
                <w:sz w:val="22"/>
                <w:szCs w:val="22"/>
              </w:rPr>
            </w:pPr>
            <w:r w:rsidRPr="00997D17">
              <w:rPr>
                <w:sz w:val="22"/>
                <w:szCs w:val="22"/>
              </w:rPr>
              <w:t>Before the rain, walk drought, Itigi thicket wildfire, strong winds, and flash floods and clear the drains and culverts.</w:t>
            </w:r>
          </w:p>
          <w:p w14:paraId="2107F8D1" w14:textId="4D014CC4" w:rsidR="008C6B60" w:rsidRPr="00997D17" w:rsidRDefault="00FE0A4D" w:rsidP="00F20E47">
            <w:pPr>
              <w:pStyle w:val="ListBullet"/>
              <w:rPr>
                <w:sz w:val="22"/>
                <w:szCs w:val="22"/>
              </w:rPr>
            </w:pPr>
            <w:ins w:id="5209"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5210" w:author="Bonephace Kaijage" w:date="2026-10-14T06:18:00Z" w16du:dateUtc="2026-10-14T04:18:00Z">
              <w:r w:rsidR="00CF7F64" w:rsidRPr="00997D17" w:rsidDel="00FE0A4D">
                <w:rPr>
                  <w:sz w:val="22"/>
                  <w:szCs w:val="22"/>
                </w:rPr>
                <w:delText>Households along this site raise food, documents and children above the floor.</w:delText>
              </w:r>
            </w:del>
          </w:p>
          <w:p w14:paraId="5E53F184" w14:textId="1D9903A7" w:rsidR="008C6B60" w:rsidRPr="00997D17" w:rsidRDefault="00CF7F64" w:rsidP="00F20E47">
            <w:pPr>
              <w:pStyle w:val="ListBullet"/>
              <w:rPr>
                <w:sz w:val="22"/>
                <w:szCs w:val="22"/>
              </w:rPr>
            </w:pPr>
            <w:r w:rsidRPr="00997D17">
              <w:rPr>
                <w:sz w:val="22"/>
                <w:szCs w:val="22"/>
              </w:rPr>
              <w:t>Save 190 and the ward chair number. Keep a torch and drinking water.</w:t>
            </w:r>
          </w:p>
          <w:p w14:paraId="757F5C40" w14:textId="04135ABA" w:rsidR="002066E7" w:rsidRPr="00997D17" w:rsidRDefault="00CF7F64" w:rsidP="00F20E47">
            <w:pPr>
              <w:pStyle w:val="ListBullet"/>
              <w:rPr>
                <w:sz w:val="22"/>
                <w:szCs w:val="22"/>
              </w:rPr>
            </w:pPr>
            <w:r w:rsidRPr="00997D17">
              <w:rPr>
                <w:sz w:val="22"/>
                <w:szCs w:val="22"/>
              </w:rPr>
              <w:t>Do not drive or walk through water on the road. Headlights on, slow down.</w:t>
            </w:r>
          </w:p>
        </w:tc>
        <w:tc>
          <w:tcPr>
            <w:tcW w:w="2279" w:type="dxa"/>
          </w:tcPr>
          <w:p w14:paraId="73437995" w14:textId="226F8174" w:rsidR="008C6B60" w:rsidRPr="00997D17" w:rsidRDefault="00CF7F64" w:rsidP="00F20E47">
            <w:pPr>
              <w:pStyle w:val="ListBullet"/>
              <w:rPr>
                <w:sz w:val="22"/>
                <w:szCs w:val="22"/>
              </w:rPr>
            </w:pPr>
            <w:r w:rsidRPr="00997D17">
              <w:rPr>
                <w:sz w:val="22"/>
                <w:szCs w:val="22"/>
              </w:rPr>
              <w:t>Kabla ya mvua, tembea eneo hili na usafishe mitaro na makalavati.</w:t>
            </w:r>
          </w:p>
          <w:p w14:paraId="499CB752" w14:textId="0B0FBA00" w:rsidR="008C6B60" w:rsidRPr="00997D17" w:rsidRDefault="00CF7F64" w:rsidP="00F20E47">
            <w:pPr>
              <w:pStyle w:val="ListBullet"/>
              <w:rPr>
                <w:sz w:val="22"/>
                <w:szCs w:val="22"/>
              </w:rPr>
            </w:pPr>
            <w:r w:rsidRPr="00997D17">
              <w:rPr>
                <w:sz w:val="22"/>
                <w:szCs w:val="22"/>
              </w:rPr>
              <w:t>Kaya za eneo hili zipandishe chakula, nyaraka na watoto juu ya sakafu.</w:t>
            </w:r>
          </w:p>
          <w:p w14:paraId="3596E40F" w14:textId="6252727E" w:rsidR="008C6B60" w:rsidRPr="00997D17" w:rsidRDefault="00CF7F64" w:rsidP="00F20E47">
            <w:pPr>
              <w:pStyle w:val="ListBullet"/>
              <w:rPr>
                <w:sz w:val="22"/>
                <w:szCs w:val="22"/>
                <w:lang w:val="sv-SE"/>
              </w:rPr>
            </w:pPr>
            <w:r w:rsidRPr="00997D17">
              <w:rPr>
                <w:sz w:val="22"/>
                <w:szCs w:val="22"/>
                <w:lang w:val="sv-SE"/>
              </w:rPr>
              <w:t>Hifadhi 190 na namba ya mwenyekiti wa kata. Weka tochi na maji ya kunywa.</w:t>
            </w:r>
          </w:p>
          <w:p w14:paraId="3202EB67" w14:textId="4B94BB39" w:rsidR="002066E7" w:rsidRPr="00997D17" w:rsidRDefault="00CF7F64"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35D6C4F0" w14:textId="77777777" w:rsidTr="002066E7">
        <w:tc>
          <w:tcPr>
            <w:tcW w:w="2278" w:type="dxa"/>
          </w:tcPr>
          <w:p w14:paraId="6505DFCA" w14:textId="77777777" w:rsidR="002066E7" w:rsidRPr="00997D17" w:rsidRDefault="002066E7" w:rsidP="00FD6059">
            <w:pPr>
              <w:pStyle w:val="ListParagraph"/>
              <w:rPr>
                <w:sz w:val="22"/>
                <w:szCs w:val="22"/>
                <w:lang w:val="sv-SE"/>
              </w:rPr>
            </w:pPr>
          </w:p>
        </w:tc>
        <w:tc>
          <w:tcPr>
            <w:tcW w:w="2278" w:type="dxa"/>
          </w:tcPr>
          <w:p w14:paraId="2D672F8F" w14:textId="0DFC58E8"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6A985F5B" w14:textId="767C3130" w:rsidR="002066E7" w:rsidRPr="00997D17" w:rsidRDefault="008C6B60" w:rsidP="00FD6059">
            <w:pPr>
              <w:pStyle w:val="ListParagraph"/>
              <w:rPr>
                <w:sz w:val="22"/>
                <w:szCs w:val="22"/>
              </w:rPr>
            </w:pPr>
            <w:r w:rsidRPr="00997D17">
              <w:rPr>
                <w:sz w:val="22"/>
                <w:szCs w:val="22"/>
              </w:rPr>
              <w:t xml:space="preserve">drought, Itigi thicket wildfire, strong winds, and flash </w:t>
            </w:r>
            <w:r w:rsidRPr="00997D17">
              <w:rPr>
                <w:sz w:val="22"/>
                <w:szCs w:val="22"/>
              </w:rPr>
              <w:lastRenderedPageBreak/>
              <w:t>floods. Roads, water points or houses at the named sites are now affected. Some journeys and classes are disrupted.</w:t>
            </w:r>
          </w:p>
        </w:tc>
        <w:tc>
          <w:tcPr>
            <w:tcW w:w="2278" w:type="dxa"/>
          </w:tcPr>
          <w:p w14:paraId="728F212A" w14:textId="37BE47E9" w:rsidR="002066E7" w:rsidRPr="00997D17" w:rsidRDefault="008C6B60" w:rsidP="00FD6059">
            <w:pPr>
              <w:pStyle w:val="ListParagraph"/>
              <w:rPr>
                <w:sz w:val="22"/>
                <w:szCs w:val="22"/>
              </w:rPr>
            </w:pPr>
            <w:r w:rsidRPr="00997D17">
              <w:rPr>
                <w:sz w:val="22"/>
                <w:szCs w:val="22"/>
              </w:rPr>
              <w:lastRenderedPageBreak/>
              <w:t xml:space="preserve">Barabara, vituo vya maji au nyumba kwenye maeneo </w:t>
            </w:r>
            <w:r w:rsidRPr="00997D17">
              <w:rPr>
                <w:sz w:val="22"/>
                <w:szCs w:val="22"/>
              </w:rPr>
              <w:lastRenderedPageBreak/>
              <w:t>yaliyotajwa yameathirika. Safari na masomo mengine yamesitishwa.</w:t>
            </w:r>
          </w:p>
        </w:tc>
        <w:tc>
          <w:tcPr>
            <w:tcW w:w="2279" w:type="dxa"/>
          </w:tcPr>
          <w:p w14:paraId="473A9E0F" w14:textId="4955B660" w:rsidR="008C6B60" w:rsidRPr="00997D17" w:rsidRDefault="00CF7F64" w:rsidP="00F20E47">
            <w:pPr>
              <w:pStyle w:val="ListBullet"/>
              <w:rPr>
                <w:sz w:val="22"/>
                <w:szCs w:val="22"/>
              </w:rPr>
            </w:pPr>
            <w:r w:rsidRPr="00997D17">
              <w:rPr>
                <w:sz w:val="22"/>
                <w:szCs w:val="22"/>
              </w:rPr>
              <w:lastRenderedPageBreak/>
              <w:t xml:space="preserve">Move households off drought, Itigi thicket wildfire, </w:t>
            </w:r>
            <w:r w:rsidRPr="00997D17">
              <w:rPr>
                <w:sz w:val="22"/>
                <w:szCs w:val="22"/>
              </w:rPr>
              <w:lastRenderedPageBreak/>
              <w:t>strong winds, and flash floods to the ward assembly point.</w:t>
            </w:r>
          </w:p>
          <w:p w14:paraId="43F5E00B" w14:textId="50102AC0" w:rsidR="008C6B60" w:rsidRPr="00997D17" w:rsidRDefault="00FE0A4D" w:rsidP="00F20E47">
            <w:pPr>
              <w:pStyle w:val="ListBullet"/>
              <w:rPr>
                <w:sz w:val="22"/>
                <w:szCs w:val="22"/>
              </w:rPr>
            </w:pPr>
            <w:ins w:id="5211" w:author="Bonephace Kaijage" w:date="2026-10-14T06:21:00Z" w16du:dateUtc="2026-10-14T04:21:00Z">
              <w:r>
                <w:rPr>
                  <w:sz w:val="22"/>
                  <w:szCs w:val="22"/>
                </w:rPr>
                <w:t>Close and mark the flooded road or bridge on the sites named in Know Your Risk. Divert traffic.</w:t>
              </w:r>
            </w:ins>
            <w:del w:id="5212" w:author="Bonephace Kaijage" w:date="2026-10-14T06:21:00Z" w16du:dateUtc="2026-10-14T04:21:00Z">
              <w:r w:rsidR="00CF7F64" w:rsidRPr="00997D17" w:rsidDel="00FE0A4D">
                <w:rPr>
                  <w:sz w:val="22"/>
                  <w:szCs w:val="22"/>
                </w:rPr>
                <w:delText>Close and mark the flooded road or bridge on this site. Divert traffic.</w:delText>
              </w:r>
            </w:del>
          </w:p>
          <w:p w14:paraId="1B2D6A18" w14:textId="3075A4E0" w:rsidR="008C6B60" w:rsidRPr="00997D17" w:rsidRDefault="00FE0A4D" w:rsidP="00F20E47">
            <w:pPr>
              <w:pStyle w:val="ListBullet"/>
              <w:rPr>
                <w:sz w:val="22"/>
                <w:szCs w:val="22"/>
              </w:rPr>
            </w:pPr>
            <w:ins w:id="5213" w:author="Bonephace Kaijage" w:date="2026-10-14T06:12:00Z" w16du:dateUtc="2026-10-14T04:12:00Z">
              <w:r>
                <w:rPr>
                  <w:sz w:val="22"/>
                  <w:szCs w:val="22"/>
                </w:rPr>
                <w:t>Check that school children, older people and anyone with a disability are accounted for before dark, so that no one is searched for in the night.</w:t>
              </w:r>
            </w:ins>
            <w:del w:id="5214" w:author="Bonephace Kaijage" w:date="2026-10-14T06:12:00Z" w16du:dateUtc="2026-10-14T04:12:00Z">
              <w:r w:rsidR="00CF7F64" w:rsidRPr="00997D17" w:rsidDel="00FE0A4D">
                <w:rPr>
                  <w:sz w:val="22"/>
                  <w:szCs w:val="22"/>
                </w:rPr>
                <w:delText>Account for school children and older people before dark.</w:delText>
              </w:r>
            </w:del>
          </w:p>
          <w:p w14:paraId="77F832CE" w14:textId="7B49FFFC" w:rsidR="002066E7" w:rsidRPr="00997D17" w:rsidRDefault="00CF7F64" w:rsidP="00F20E47">
            <w:pPr>
              <w:pStyle w:val="ListBullet"/>
              <w:rPr>
                <w:sz w:val="22"/>
                <w:szCs w:val="22"/>
              </w:rPr>
            </w:pPr>
            <w:r w:rsidRPr="00997D17">
              <w:rPr>
                <w:sz w:val="22"/>
                <w:szCs w:val="22"/>
              </w:rPr>
              <w:t>Boil drinking water. The clinic watches for diarrhoea.</w:t>
            </w:r>
          </w:p>
        </w:tc>
        <w:tc>
          <w:tcPr>
            <w:tcW w:w="2279" w:type="dxa"/>
          </w:tcPr>
          <w:p w14:paraId="485525F8" w14:textId="729F029D" w:rsidR="008C6B60" w:rsidRPr="00997D17" w:rsidRDefault="00FE0A4D" w:rsidP="00F20E47">
            <w:pPr>
              <w:pStyle w:val="ListBullet"/>
              <w:rPr>
                <w:sz w:val="22"/>
                <w:szCs w:val="22"/>
                <w:lang w:val="sv-SE"/>
              </w:rPr>
            </w:pPr>
            <w:ins w:id="5215" w:author="Bonephace Kaijage" w:date="2026-10-14T06:16:00Z" w16du:dateUtc="2026-10-14T04:16:00Z">
              <w:r>
                <w:rPr>
                  <w:sz w:val="22"/>
                  <w:szCs w:val="22"/>
                  <w:lang w:val="sv-SE"/>
                </w:rPr>
                <w:lastRenderedPageBreak/>
                <w:t xml:space="preserve">Wasaidieni kaya kuondoka maeneo </w:t>
              </w:r>
              <w:r>
                <w:rPr>
                  <w:sz w:val="22"/>
                  <w:szCs w:val="22"/>
                  <w:lang w:val="sv-SE"/>
                </w:rPr>
                <w:lastRenderedPageBreak/>
                <w:t>yaliyotajwa kwenda kituo cha kata, mkianza na wasioweza kuondoka peke yao.</w:t>
              </w:r>
            </w:ins>
            <w:del w:id="5216" w:author="Bonephace Kaijage" w:date="2026-10-14T06:16:00Z" w16du:dateUtc="2026-10-14T04:16:00Z">
              <w:r w:rsidR="00CF7F64" w:rsidRPr="00997D17" w:rsidDel="00FE0A4D">
                <w:rPr>
                  <w:sz w:val="22"/>
                  <w:szCs w:val="22"/>
                  <w:lang w:val="sv-SE"/>
                </w:rPr>
                <w:delText>Hamisha kaya kutoka eneo hili kwenda kituo cha kata.</w:delText>
              </w:r>
            </w:del>
          </w:p>
          <w:p w14:paraId="2CF2BB33" w14:textId="356FD158" w:rsidR="008C6B60" w:rsidRPr="00997D17" w:rsidRDefault="00CF7F64" w:rsidP="00F20E47">
            <w:pPr>
              <w:pStyle w:val="ListBullet"/>
              <w:rPr>
                <w:sz w:val="22"/>
                <w:szCs w:val="22"/>
                <w:lang w:val="sv-SE"/>
              </w:rPr>
            </w:pPr>
            <w:r w:rsidRPr="00997D17">
              <w:rPr>
                <w:sz w:val="22"/>
                <w:szCs w:val="22"/>
                <w:lang w:val="sv-SE"/>
              </w:rPr>
              <w:t>Funga na weka alama barabara au daraja la eneo hili. Elekeza magari.</w:t>
            </w:r>
          </w:p>
          <w:p w14:paraId="7F29A939" w14:textId="1F9F25AA" w:rsidR="008C6B60" w:rsidRPr="00997D17" w:rsidRDefault="00FE0A4D" w:rsidP="00F20E47">
            <w:pPr>
              <w:pStyle w:val="ListBullet"/>
              <w:rPr>
                <w:sz w:val="22"/>
                <w:szCs w:val="22"/>
              </w:rPr>
            </w:pPr>
            <w:ins w:id="5217" w:author="Bonephace Kaijage" w:date="2026-10-14T06:12:00Z" w16du:dateUtc="2026-10-14T04:12:00Z">
              <w:r>
                <w:rPr>
                  <w:sz w:val="22"/>
                  <w:szCs w:val="22"/>
                </w:rPr>
                <w:t>Hakikisheni watoto wa shule, wazee na watu wenye ulemavu wote wamepatikana kabla ya giza, ili asitafutwe mtu usiku.</w:t>
              </w:r>
            </w:ins>
            <w:del w:id="5218" w:author="Bonephace Kaijage" w:date="2026-10-14T06:12:00Z" w16du:dateUtc="2026-10-14T04:12:00Z">
              <w:r w:rsidR="00CF7F64" w:rsidRPr="00997D17" w:rsidDel="00FE0A4D">
                <w:rPr>
                  <w:sz w:val="22"/>
                  <w:szCs w:val="22"/>
                </w:rPr>
                <w:delText>Hakiki watoto wa shule na wazee kabla ya giza.</w:delText>
              </w:r>
            </w:del>
          </w:p>
          <w:p w14:paraId="07C1EE11" w14:textId="4FABA79D" w:rsidR="002066E7" w:rsidRPr="00997D17" w:rsidRDefault="00CF7F64" w:rsidP="00F20E47">
            <w:pPr>
              <w:pStyle w:val="ListBullet"/>
              <w:rPr>
                <w:sz w:val="22"/>
                <w:szCs w:val="22"/>
                <w:lang w:val="sv-SE"/>
              </w:rPr>
            </w:pPr>
            <w:r w:rsidRPr="00997D17">
              <w:rPr>
                <w:sz w:val="22"/>
                <w:szCs w:val="22"/>
                <w:lang w:val="sv-SE"/>
              </w:rPr>
              <w:t>Chemsha maji ya kunywa. Kliniki iangalie kuhara.</w:t>
            </w:r>
          </w:p>
        </w:tc>
      </w:tr>
      <w:tr w:rsidR="002066E7" w:rsidRPr="000343A2" w14:paraId="699F293B" w14:textId="77777777" w:rsidTr="002066E7">
        <w:tc>
          <w:tcPr>
            <w:tcW w:w="2278" w:type="dxa"/>
          </w:tcPr>
          <w:p w14:paraId="0B4DFEF6" w14:textId="77777777" w:rsidR="002066E7" w:rsidRPr="00997D17" w:rsidRDefault="002066E7" w:rsidP="00FD6059">
            <w:pPr>
              <w:pStyle w:val="ListParagraph"/>
              <w:rPr>
                <w:sz w:val="22"/>
                <w:szCs w:val="22"/>
                <w:lang w:val="sv-SE"/>
              </w:rPr>
            </w:pPr>
          </w:p>
        </w:tc>
        <w:tc>
          <w:tcPr>
            <w:tcW w:w="2278" w:type="dxa"/>
          </w:tcPr>
          <w:p w14:paraId="4A3AD9B1" w14:textId="36484ABE"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4EBE293A" w14:textId="49E54023" w:rsidR="002066E7" w:rsidRPr="00997D17" w:rsidRDefault="00FE0A4D" w:rsidP="00FD6059">
            <w:pPr>
              <w:pStyle w:val="ListParagraph"/>
              <w:rPr>
                <w:sz w:val="22"/>
                <w:szCs w:val="22"/>
              </w:rPr>
            </w:pPr>
            <w:ins w:id="5219" w:author="Bonephace Kaijage" w:date="2026-10-14T06:21:00Z" w16du:dateUtc="2026-10-14T04:21:00Z">
              <w:r>
                <w:rPr>
                  <w:sz w:val="22"/>
                  <w:szCs w:val="22"/>
                </w:rPr>
                <w:t xml:space="preserve">Conditions at the sites named in Know Your Risk are now life-threatening: houses damaged, people cut off, and a real risk of drowning, injury or disease. Help is being organised; please follow the committee's </w:t>
              </w:r>
              <w:r>
                <w:rPr>
                  <w:sz w:val="22"/>
                  <w:szCs w:val="22"/>
                </w:rPr>
                <w:lastRenderedPageBreak/>
                <w:t>instructions and look out for neighbours.</w:t>
              </w:r>
            </w:ins>
            <w:del w:id="5220"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0406C4F" w14:textId="01F26EA4" w:rsidR="002066E7" w:rsidRPr="00997D17" w:rsidRDefault="00FE0A4D" w:rsidP="00FD6059">
            <w:pPr>
              <w:pStyle w:val="ListParagraph"/>
              <w:rPr>
                <w:sz w:val="22"/>
                <w:szCs w:val="22"/>
              </w:rPr>
            </w:pPr>
            <w:ins w:id="5221" w:author="Bonephace Kaijage" w:date="2026-10-14T06:24:00Z" w16du:dateUtc="2026-10-14T04:24:00Z">
              <w:r>
                <w:rPr>
                  <w:sz w:val="22"/>
                  <w:szCs w:val="22"/>
                </w:rPr>
                <w:lastRenderedPageBreak/>
                <w:t xml:space="preserve">Hali katika maeneo yaliyotajwa kwenye Fahamu Hatari sasa ni hatari kwa maisha: nyumba zimeharibika, watu wamekatwa, na kuna hatari halisi ya kuzama, kujeruhiwa au magonjwa. Msaada unaandaliwa; </w:t>
              </w:r>
              <w:r>
                <w:rPr>
                  <w:sz w:val="22"/>
                  <w:szCs w:val="22"/>
                </w:rPr>
                <w:lastRenderedPageBreak/>
                <w:t>tafadhali fuateni maelekezo ya kamati na muangaliane na majirani.</w:t>
              </w:r>
            </w:ins>
            <w:del w:id="5222"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64E5E1E" w14:textId="5EA142D4" w:rsidR="008C6B60" w:rsidRPr="00997D17" w:rsidRDefault="00FE0A4D" w:rsidP="00F20E47">
            <w:pPr>
              <w:pStyle w:val="ListBullet"/>
              <w:rPr>
                <w:sz w:val="22"/>
                <w:szCs w:val="22"/>
              </w:rPr>
            </w:pPr>
            <w:ins w:id="5223" w:author="Bonephace Kaijage" w:date="2026-10-14T06:03:00Z" w16du:dateUtc="2026-10-14T04:03:00Z">
              <w:r>
                <w:rPr>
                  <w:sz w:val="22"/>
                  <w:szCs w:val="22"/>
                </w:rPr>
                <w:lastRenderedPageBreak/>
                <w:t>Please move now to the agreed safe ground, helping anyone who cannot move alone; the water or ground here can become dangerous faster than it looks. Return only when the committee confirms it is safe.</w:t>
              </w:r>
            </w:ins>
            <w:del w:id="5224" w:author="Bonephace Kaijage" w:date="2026-10-14T06:03:00Z" w16du:dateUtc="2026-10-14T04:03:00Z">
              <w:r w:rsidR="00CF7F64" w:rsidRPr="00997D17" w:rsidDel="00FE0A4D">
                <w:rPr>
                  <w:sz w:val="22"/>
                  <w:szCs w:val="22"/>
                </w:rPr>
                <w:delText>Evacuate Life-threatening conditions at the named sites. Houses damaged, people now. Do not return until the committee confirms it is safe.</w:delText>
              </w:r>
            </w:del>
          </w:p>
          <w:p w14:paraId="6D8EF9BC" w14:textId="385DF7D8" w:rsidR="008C6B60" w:rsidRPr="00997D17" w:rsidRDefault="00CF7F64" w:rsidP="00F20E47">
            <w:pPr>
              <w:pStyle w:val="ListBullet"/>
              <w:rPr>
                <w:sz w:val="22"/>
                <w:szCs w:val="22"/>
              </w:rPr>
            </w:pPr>
            <w:r w:rsidRPr="00997D17">
              <w:rPr>
                <w:sz w:val="22"/>
                <w:szCs w:val="22"/>
              </w:rPr>
              <w:lastRenderedPageBreak/>
              <w:t>Call 114 and 190. Keep the access road clear for ambulances.</w:t>
            </w:r>
          </w:p>
          <w:p w14:paraId="6F6300DE" w14:textId="18266FD6" w:rsidR="008C6B60" w:rsidRPr="00997D17" w:rsidRDefault="00CF7F64" w:rsidP="00F20E47">
            <w:pPr>
              <w:pStyle w:val="ListBullet"/>
              <w:rPr>
                <w:sz w:val="22"/>
                <w:szCs w:val="22"/>
              </w:rPr>
            </w:pPr>
            <w:r w:rsidRPr="00997D17">
              <w:rPr>
                <w:sz w:val="22"/>
                <w:szCs w:val="22"/>
              </w:rPr>
              <w:t>Open the shelter and register every household. Note who is missing.</w:t>
            </w:r>
          </w:p>
          <w:p w14:paraId="72881585" w14:textId="466F1140" w:rsidR="002066E7" w:rsidRPr="00997D17" w:rsidRDefault="00CF7F64" w:rsidP="00F20E47">
            <w:pPr>
              <w:pStyle w:val="ListBullet"/>
              <w:rPr>
                <w:sz w:val="22"/>
                <w:szCs w:val="22"/>
              </w:rPr>
            </w:pPr>
            <w:r w:rsidRPr="00997D17">
              <w:rPr>
                <w:sz w:val="22"/>
                <w:szCs w:val="22"/>
              </w:rPr>
              <w:t>Health team: injury first, then cholera if the water is dirty.</w:t>
            </w:r>
          </w:p>
        </w:tc>
        <w:tc>
          <w:tcPr>
            <w:tcW w:w="2279" w:type="dxa"/>
          </w:tcPr>
          <w:p w14:paraId="59CBACBB" w14:textId="40DE9FA0" w:rsidR="008C6B60" w:rsidRPr="00997D17" w:rsidRDefault="00CF7F64" w:rsidP="00F20E47">
            <w:pPr>
              <w:pStyle w:val="ListBullet"/>
              <w:rPr>
                <w:sz w:val="22"/>
                <w:szCs w:val="22"/>
                <w:lang w:val="sv-SE"/>
              </w:rPr>
            </w:pPr>
            <w:r w:rsidRPr="00997D17">
              <w:rPr>
                <w:sz w:val="22"/>
                <w:szCs w:val="22"/>
                <w:lang w:val="sv-SE"/>
              </w:rPr>
              <w:lastRenderedPageBreak/>
              <w:t>Hamisha eneo hili sasa. Msirudi mpaka kamati iseme ni salama.</w:t>
            </w:r>
          </w:p>
          <w:p w14:paraId="40566652" w14:textId="59A7F830" w:rsidR="008C6B60" w:rsidRPr="00997D17" w:rsidRDefault="00CF7F64" w:rsidP="00F20E47">
            <w:pPr>
              <w:pStyle w:val="ListBullet"/>
              <w:rPr>
                <w:sz w:val="22"/>
                <w:szCs w:val="22"/>
                <w:lang w:val="sv-SE"/>
              </w:rPr>
            </w:pPr>
            <w:r w:rsidRPr="00997D17">
              <w:rPr>
                <w:sz w:val="22"/>
                <w:szCs w:val="22"/>
                <w:lang w:val="sv-SE"/>
              </w:rPr>
              <w:t>Piga 114 na 190. Acha barabara ya kufika wazi kwa magari ya wagonjwa.</w:t>
            </w:r>
          </w:p>
          <w:p w14:paraId="16BC323B" w14:textId="59C48EEC" w:rsidR="008C6B60" w:rsidRPr="00997D17" w:rsidRDefault="00CF7F64" w:rsidP="00F20E47">
            <w:pPr>
              <w:pStyle w:val="ListBullet"/>
              <w:rPr>
                <w:sz w:val="22"/>
                <w:szCs w:val="22"/>
                <w:lang w:val="sv-SE"/>
              </w:rPr>
            </w:pPr>
            <w:r w:rsidRPr="00997D17">
              <w:rPr>
                <w:sz w:val="22"/>
                <w:szCs w:val="22"/>
                <w:lang w:val="sv-SE"/>
              </w:rPr>
              <w:t xml:space="preserve">Fungua makazi na sajili kila </w:t>
            </w:r>
            <w:r w:rsidRPr="00997D17">
              <w:rPr>
                <w:sz w:val="22"/>
                <w:szCs w:val="22"/>
                <w:lang w:val="sv-SE"/>
              </w:rPr>
              <w:lastRenderedPageBreak/>
              <w:t>kaya. Andika aliyepotea.</w:t>
            </w:r>
          </w:p>
          <w:p w14:paraId="69AE9536" w14:textId="2E257023" w:rsidR="002066E7" w:rsidRPr="00997D17" w:rsidRDefault="00CF7F64"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34CC24A1" w14:textId="77777777" w:rsidTr="002066E7">
        <w:tc>
          <w:tcPr>
            <w:tcW w:w="2278" w:type="dxa"/>
          </w:tcPr>
          <w:p w14:paraId="19FDBCDD" w14:textId="540E91FB" w:rsidR="002066E7" w:rsidRPr="00997D17" w:rsidRDefault="002066E7" w:rsidP="00FD6059">
            <w:pPr>
              <w:pStyle w:val="ListParagraph"/>
              <w:rPr>
                <w:sz w:val="22"/>
                <w:szCs w:val="22"/>
              </w:rPr>
            </w:pPr>
            <w:r w:rsidRPr="00997D17">
              <w:rPr>
                <w:sz w:val="22"/>
                <w:szCs w:val="22"/>
              </w:rPr>
              <w:lastRenderedPageBreak/>
              <w:t>Manyoni District Council</w:t>
            </w:r>
          </w:p>
        </w:tc>
        <w:tc>
          <w:tcPr>
            <w:tcW w:w="2278" w:type="dxa"/>
          </w:tcPr>
          <w:p w14:paraId="36432A80" w14:textId="4E03290B"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49C23D87" w14:textId="437C45B3" w:rsidR="002066E7" w:rsidRPr="00997D17" w:rsidRDefault="008C6B60" w:rsidP="00FD6059">
            <w:pPr>
              <w:pStyle w:val="ListParagraph"/>
              <w:rPr>
                <w:sz w:val="22"/>
                <w:szCs w:val="22"/>
              </w:rPr>
            </w:pPr>
            <w:r w:rsidRPr="00997D17">
              <w:rPr>
                <w:sz w:val="22"/>
                <w:szCs w:val="22"/>
              </w:rPr>
              <w:t>drought, wildfire, strong winds, flash floods, and human–wildlife conflict. A few roads slippery, a few low homes wet, and lightning where storms build.</w:t>
            </w:r>
          </w:p>
        </w:tc>
        <w:tc>
          <w:tcPr>
            <w:tcW w:w="2278" w:type="dxa"/>
          </w:tcPr>
          <w:p w14:paraId="3BBF3365" w14:textId="13047AED"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685507D4" w14:textId="0BC4CA84" w:rsidR="008C6B60" w:rsidRPr="00997D17" w:rsidRDefault="00CF7F64" w:rsidP="00F20E47">
            <w:pPr>
              <w:pStyle w:val="ListBullet"/>
              <w:rPr>
                <w:sz w:val="22"/>
                <w:szCs w:val="22"/>
              </w:rPr>
            </w:pPr>
            <w:r w:rsidRPr="00997D17">
              <w:rPr>
                <w:sz w:val="22"/>
                <w:szCs w:val="22"/>
              </w:rPr>
              <w:t>Warn villages on the edge of drought, wildfire, strong winds, flash floods, and human–wildlife conf. Escort children at dawn and dusk.</w:t>
            </w:r>
          </w:p>
          <w:p w14:paraId="06B5A65A" w14:textId="064C0591" w:rsidR="008C6B60" w:rsidRPr="00997D17" w:rsidRDefault="00CF7F64" w:rsidP="00F20E47">
            <w:pPr>
              <w:pStyle w:val="ListBullet"/>
              <w:rPr>
                <w:sz w:val="22"/>
                <w:szCs w:val="22"/>
              </w:rPr>
            </w:pPr>
            <w:r w:rsidRPr="00997D17">
              <w:rPr>
                <w:sz w:val="22"/>
                <w:szCs w:val="22"/>
              </w:rPr>
              <w:t>Keep livestock in the boma. Report tracks to the wildlife officer.</w:t>
            </w:r>
          </w:p>
          <w:p w14:paraId="0FFE3A01" w14:textId="5E2FD983" w:rsidR="008C6B60" w:rsidRPr="00997D17" w:rsidRDefault="00CF7F64" w:rsidP="00F20E47">
            <w:pPr>
              <w:pStyle w:val="ListBullet"/>
              <w:rPr>
                <w:sz w:val="22"/>
                <w:szCs w:val="22"/>
              </w:rPr>
            </w:pPr>
            <w:r w:rsidRPr="00997D17">
              <w:rPr>
                <w:sz w:val="22"/>
                <w:szCs w:val="22"/>
              </w:rPr>
              <w:t>Do not approach or crowd the animal. Save 190.</w:t>
            </w:r>
          </w:p>
          <w:p w14:paraId="31236AE1" w14:textId="78E93B7D" w:rsidR="002066E7" w:rsidRPr="00997D17" w:rsidRDefault="00CF7F64" w:rsidP="00F20E47">
            <w:pPr>
              <w:pStyle w:val="ListBullet"/>
              <w:rPr>
                <w:sz w:val="22"/>
                <w:szCs w:val="22"/>
              </w:rPr>
            </w:pPr>
            <w:r w:rsidRPr="00997D17">
              <w:rPr>
                <w:sz w:val="22"/>
                <w:szCs w:val="22"/>
              </w:rPr>
              <w:t>Agree the indoor shelter now, before it is dark.</w:t>
            </w:r>
          </w:p>
        </w:tc>
        <w:tc>
          <w:tcPr>
            <w:tcW w:w="2279" w:type="dxa"/>
          </w:tcPr>
          <w:p w14:paraId="34FC27A9" w14:textId="4DFF3318" w:rsidR="008C6B60" w:rsidRPr="00997D17" w:rsidRDefault="00CF7F64" w:rsidP="00F20E47">
            <w:pPr>
              <w:pStyle w:val="ListBullet"/>
              <w:rPr>
                <w:sz w:val="22"/>
                <w:szCs w:val="22"/>
              </w:rPr>
            </w:pPr>
            <w:r w:rsidRPr="00997D17">
              <w:rPr>
                <w:sz w:val="22"/>
                <w:szCs w:val="22"/>
              </w:rPr>
              <w:t>Onya vijiji vya ukingo wa eneo hili. Wisindikize watoto alfajiri na jioni.</w:t>
            </w:r>
          </w:p>
          <w:p w14:paraId="7A3D5772" w14:textId="16273C71" w:rsidR="008C6B60" w:rsidRPr="00997D17" w:rsidRDefault="00CF7F64" w:rsidP="00F20E47">
            <w:pPr>
              <w:pStyle w:val="ListBullet"/>
              <w:rPr>
                <w:sz w:val="22"/>
                <w:szCs w:val="22"/>
              </w:rPr>
            </w:pPr>
            <w:r w:rsidRPr="00997D17">
              <w:rPr>
                <w:sz w:val="22"/>
                <w:szCs w:val="22"/>
              </w:rPr>
              <w:t>Weka mifugo zizini. Ripoti nyayo kwa afisa wanyamapori.</w:t>
            </w:r>
          </w:p>
          <w:p w14:paraId="17AB99B3" w14:textId="7A78694F" w:rsidR="008C6B60" w:rsidRPr="00997D17" w:rsidRDefault="00CF7F64" w:rsidP="00F20E47">
            <w:pPr>
              <w:pStyle w:val="ListBullet"/>
              <w:rPr>
                <w:sz w:val="22"/>
                <w:szCs w:val="22"/>
              </w:rPr>
            </w:pPr>
            <w:r w:rsidRPr="00997D17">
              <w:rPr>
                <w:sz w:val="22"/>
                <w:szCs w:val="22"/>
              </w:rPr>
              <w:t>Usikaribie wala kumzunguka mnyama. Hifadhi 190.</w:t>
            </w:r>
          </w:p>
          <w:p w14:paraId="36C814A1" w14:textId="04FAC1D8" w:rsidR="002066E7" w:rsidRPr="00997D17" w:rsidRDefault="00CF7F64" w:rsidP="00F20E47">
            <w:pPr>
              <w:pStyle w:val="ListBullet"/>
              <w:rPr>
                <w:sz w:val="22"/>
                <w:szCs w:val="22"/>
                <w:lang w:val="sv-SE"/>
              </w:rPr>
            </w:pPr>
            <w:r w:rsidRPr="00997D17">
              <w:rPr>
                <w:sz w:val="22"/>
                <w:szCs w:val="22"/>
                <w:lang w:val="sv-SE"/>
              </w:rPr>
              <w:t>Kubalianeni makazi ya ndani sasa, kabla ya giza.</w:t>
            </w:r>
          </w:p>
        </w:tc>
      </w:tr>
      <w:tr w:rsidR="002066E7" w:rsidRPr="000343A2" w14:paraId="4538D5F3" w14:textId="77777777" w:rsidTr="002066E7">
        <w:tc>
          <w:tcPr>
            <w:tcW w:w="2278" w:type="dxa"/>
          </w:tcPr>
          <w:p w14:paraId="16A5FA8D" w14:textId="77777777" w:rsidR="002066E7" w:rsidRPr="00997D17" w:rsidRDefault="002066E7" w:rsidP="00FD6059">
            <w:pPr>
              <w:pStyle w:val="ListParagraph"/>
              <w:rPr>
                <w:sz w:val="22"/>
                <w:szCs w:val="22"/>
                <w:lang w:val="sv-SE"/>
              </w:rPr>
            </w:pPr>
          </w:p>
        </w:tc>
        <w:tc>
          <w:tcPr>
            <w:tcW w:w="2278" w:type="dxa"/>
          </w:tcPr>
          <w:p w14:paraId="7889A054" w14:textId="643B7F51"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52D89DB1" w14:textId="77B88D34" w:rsidR="002066E7" w:rsidRPr="00997D17" w:rsidRDefault="008C6B60" w:rsidP="00FD6059">
            <w:pPr>
              <w:pStyle w:val="ListParagraph"/>
              <w:rPr>
                <w:sz w:val="22"/>
                <w:szCs w:val="22"/>
              </w:rPr>
            </w:pPr>
            <w:r w:rsidRPr="00997D17">
              <w:rPr>
                <w:sz w:val="22"/>
                <w:szCs w:val="22"/>
              </w:rPr>
              <w:t xml:space="preserve">drought, wildfire, strong winds, flash floods, and human–wildlife conflict. Roads, water points or houses at the named sites are now affected. Some journeys and </w:t>
            </w:r>
            <w:r w:rsidRPr="00997D17">
              <w:rPr>
                <w:sz w:val="22"/>
                <w:szCs w:val="22"/>
              </w:rPr>
              <w:lastRenderedPageBreak/>
              <w:t>classes are disrupted.</w:t>
            </w:r>
          </w:p>
        </w:tc>
        <w:tc>
          <w:tcPr>
            <w:tcW w:w="2278" w:type="dxa"/>
          </w:tcPr>
          <w:p w14:paraId="5B266DC9" w14:textId="7A86610C" w:rsidR="002066E7" w:rsidRPr="00997D17" w:rsidRDefault="008C6B60" w:rsidP="00FD6059">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6BC115D9" w14:textId="35B3B1B9" w:rsidR="008C6B60" w:rsidRPr="00997D17" w:rsidRDefault="00CF7F64" w:rsidP="00F20E47">
            <w:pPr>
              <w:pStyle w:val="ListBullet"/>
              <w:rPr>
                <w:sz w:val="22"/>
                <w:szCs w:val="22"/>
              </w:rPr>
            </w:pPr>
            <w:r w:rsidRPr="00997D17">
              <w:rPr>
                <w:sz w:val="22"/>
                <w:szCs w:val="22"/>
              </w:rPr>
              <w:t>Move people indoors near drought, wildfire, strong winds, flash floods, and human–wildlife conf. The ranger and ward officer take the village road.</w:t>
            </w:r>
          </w:p>
          <w:p w14:paraId="0BDDB6B6" w14:textId="5E86DEE1" w:rsidR="008C6B60" w:rsidRPr="00997D17" w:rsidRDefault="00CF7F64" w:rsidP="00F20E47">
            <w:pPr>
              <w:pStyle w:val="ListBullet"/>
              <w:rPr>
                <w:sz w:val="22"/>
                <w:szCs w:val="22"/>
              </w:rPr>
            </w:pPr>
            <w:r w:rsidRPr="00997D17">
              <w:rPr>
                <w:sz w:val="22"/>
                <w:szCs w:val="22"/>
              </w:rPr>
              <w:lastRenderedPageBreak/>
              <w:t>Do not drive the animal with a crowd.</w:t>
            </w:r>
          </w:p>
          <w:p w14:paraId="31C91720" w14:textId="51F06855" w:rsidR="008C6B60" w:rsidRPr="00997D17" w:rsidRDefault="00CF7F64" w:rsidP="00F20E47">
            <w:pPr>
              <w:pStyle w:val="ListBullet"/>
              <w:rPr>
                <w:sz w:val="22"/>
                <w:szCs w:val="22"/>
              </w:rPr>
            </w:pPr>
            <w:r w:rsidRPr="00997D17">
              <w:rPr>
                <w:sz w:val="22"/>
                <w:szCs w:val="22"/>
              </w:rPr>
              <w:t>Account for herders still in the pasture.</w:t>
            </w:r>
          </w:p>
          <w:p w14:paraId="6C4E93BB" w14:textId="29FC8D9F" w:rsidR="002066E7" w:rsidRPr="00997D17" w:rsidRDefault="00CF7F64" w:rsidP="00F20E47">
            <w:pPr>
              <w:pStyle w:val="ListBullet"/>
              <w:rPr>
                <w:sz w:val="22"/>
                <w:szCs w:val="22"/>
              </w:rPr>
            </w:pPr>
            <w:r w:rsidRPr="00997D17">
              <w:rPr>
                <w:sz w:val="22"/>
                <w:szCs w:val="22"/>
              </w:rPr>
              <w:t>Clinic ready for bites and crush injury.</w:t>
            </w:r>
          </w:p>
        </w:tc>
        <w:tc>
          <w:tcPr>
            <w:tcW w:w="2279" w:type="dxa"/>
          </w:tcPr>
          <w:p w14:paraId="78D1124D" w14:textId="050A5055" w:rsidR="008C6B60" w:rsidRPr="00997D17" w:rsidRDefault="00CF7F64" w:rsidP="00F20E47">
            <w:pPr>
              <w:pStyle w:val="ListBullet"/>
              <w:rPr>
                <w:sz w:val="22"/>
                <w:szCs w:val="22"/>
                <w:lang w:val="sv-SE"/>
              </w:rPr>
            </w:pPr>
            <w:r w:rsidRPr="00997D17">
              <w:rPr>
                <w:sz w:val="22"/>
                <w:szCs w:val="22"/>
              </w:rPr>
              <w:lastRenderedPageBreak/>
              <w:t xml:space="preserve">Waingize watu ndani karibu na eneo hili. </w:t>
            </w:r>
            <w:r w:rsidRPr="00997D17">
              <w:rPr>
                <w:sz w:val="22"/>
                <w:szCs w:val="22"/>
                <w:lang w:val="sv-SE"/>
              </w:rPr>
              <w:t>Askari na afisa wa kata wachukue barabara ya kijiji.</w:t>
            </w:r>
          </w:p>
          <w:p w14:paraId="3924D3F7" w14:textId="7B2F7F97" w:rsidR="008C6B60" w:rsidRPr="00997D17" w:rsidRDefault="00CF7F64" w:rsidP="00F20E47">
            <w:pPr>
              <w:pStyle w:val="ListBullet"/>
              <w:rPr>
                <w:sz w:val="22"/>
                <w:szCs w:val="22"/>
                <w:lang w:val="sv-SE"/>
              </w:rPr>
            </w:pPr>
            <w:r w:rsidRPr="00997D17">
              <w:rPr>
                <w:sz w:val="22"/>
                <w:szCs w:val="22"/>
                <w:lang w:val="sv-SE"/>
              </w:rPr>
              <w:t>Usimfukuze mnyama na umati.</w:t>
            </w:r>
          </w:p>
          <w:p w14:paraId="5AFE6665" w14:textId="4B0B4429" w:rsidR="008C6B60" w:rsidRPr="00997D17" w:rsidRDefault="00CF7F64" w:rsidP="00F20E47">
            <w:pPr>
              <w:pStyle w:val="ListBullet"/>
              <w:rPr>
                <w:sz w:val="22"/>
                <w:szCs w:val="22"/>
              </w:rPr>
            </w:pPr>
            <w:r w:rsidRPr="00997D17">
              <w:rPr>
                <w:sz w:val="22"/>
                <w:szCs w:val="22"/>
              </w:rPr>
              <w:lastRenderedPageBreak/>
              <w:t>Hakiki wafugaji waliobaki malishoni.</w:t>
            </w:r>
          </w:p>
          <w:p w14:paraId="1D86535D" w14:textId="3D98B368" w:rsidR="002066E7" w:rsidRPr="00997D17" w:rsidRDefault="00CF7F64" w:rsidP="00F20E47">
            <w:pPr>
              <w:pStyle w:val="ListBullet"/>
              <w:rPr>
                <w:sz w:val="22"/>
                <w:szCs w:val="22"/>
                <w:lang w:val="sv-SE"/>
              </w:rPr>
            </w:pPr>
            <w:r w:rsidRPr="00997D17">
              <w:rPr>
                <w:sz w:val="22"/>
                <w:szCs w:val="22"/>
                <w:lang w:val="sv-SE"/>
              </w:rPr>
              <w:t>Kliniki iwe tayari kwa majeraha.</w:t>
            </w:r>
          </w:p>
        </w:tc>
      </w:tr>
      <w:tr w:rsidR="002066E7" w:rsidRPr="000343A2" w14:paraId="2810D1E8" w14:textId="77777777" w:rsidTr="002066E7">
        <w:tc>
          <w:tcPr>
            <w:tcW w:w="2278" w:type="dxa"/>
          </w:tcPr>
          <w:p w14:paraId="3074A9D7" w14:textId="77777777" w:rsidR="002066E7" w:rsidRPr="00997D17" w:rsidRDefault="002066E7" w:rsidP="00FD6059">
            <w:pPr>
              <w:pStyle w:val="ListParagraph"/>
              <w:rPr>
                <w:sz w:val="22"/>
                <w:szCs w:val="22"/>
                <w:lang w:val="sv-SE"/>
              </w:rPr>
            </w:pPr>
          </w:p>
        </w:tc>
        <w:tc>
          <w:tcPr>
            <w:tcW w:w="2278" w:type="dxa"/>
          </w:tcPr>
          <w:p w14:paraId="06A4596D" w14:textId="44CFA0A7"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6A07668A" w14:textId="26B1E3AE" w:rsidR="002066E7" w:rsidRPr="00997D17" w:rsidRDefault="00FE0A4D" w:rsidP="00FD6059">
            <w:pPr>
              <w:pStyle w:val="ListParagraph"/>
              <w:rPr>
                <w:sz w:val="22"/>
                <w:szCs w:val="22"/>
              </w:rPr>
            </w:pPr>
            <w:ins w:id="5225"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226"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8F5A1F6" w14:textId="20E2F468" w:rsidR="002066E7" w:rsidRPr="00997D17" w:rsidRDefault="00FE0A4D" w:rsidP="00FD6059">
            <w:pPr>
              <w:pStyle w:val="ListParagraph"/>
              <w:rPr>
                <w:sz w:val="22"/>
                <w:szCs w:val="22"/>
              </w:rPr>
            </w:pPr>
            <w:ins w:id="522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22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F648F6D" w14:textId="008ED98B" w:rsidR="008C6B60" w:rsidRPr="00997D17" w:rsidRDefault="00FE0A4D" w:rsidP="00F20E47">
            <w:pPr>
              <w:pStyle w:val="ListBullet"/>
              <w:rPr>
                <w:sz w:val="22"/>
                <w:szCs w:val="22"/>
              </w:rPr>
            </w:pPr>
            <w:ins w:id="5229"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230" w:author="Bonephace Kaijage" w:date="2026-10-14T06:03:00Z" w16du:dateUtc="2026-10-14T04:03:00Z">
              <w:r w:rsidR="00CF7F64" w:rsidRPr="00997D17" w:rsidDel="00FE0A4D">
                <w:rPr>
                  <w:sz w:val="22"/>
                  <w:szCs w:val="22"/>
                </w:rPr>
                <w:delText>Evacuate Life-threatening conditions at the named sites. Houses damaged, people now. Do not return until the committee confirms it is safe.</w:delText>
              </w:r>
            </w:del>
          </w:p>
          <w:p w14:paraId="5A817F2A" w14:textId="07A90B2E" w:rsidR="008C6B60" w:rsidRPr="00997D17" w:rsidRDefault="00CF7F64" w:rsidP="00F20E47">
            <w:pPr>
              <w:pStyle w:val="ListBullet"/>
              <w:rPr>
                <w:sz w:val="22"/>
                <w:szCs w:val="22"/>
              </w:rPr>
            </w:pPr>
            <w:r w:rsidRPr="00997D17">
              <w:rPr>
                <w:sz w:val="22"/>
                <w:szCs w:val="22"/>
              </w:rPr>
              <w:t>Call 114 and 190. Keep the access road clear for ambulances.</w:t>
            </w:r>
          </w:p>
          <w:p w14:paraId="3717948B" w14:textId="5F4D4199" w:rsidR="008C6B60" w:rsidRPr="00997D17" w:rsidRDefault="00CF7F64" w:rsidP="00F20E47">
            <w:pPr>
              <w:pStyle w:val="ListBullet"/>
              <w:rPr>
                <w:sz w:val="22"/>
                <w:szCs w:val="22"/>
              </w:rPr>
            </w:pPr>
            <w:r w:rsidRPr="00997D17">
              <w:rPr>
                <w:sz w:val="22"/>
                <w:szCs w:val="22"/>
              </w:rPr>
              <w:t>Open the shelter and register every household. Note who is missing.</w:t>
            </w:r>
          </w:p>
          <w:p w14:paraId="42532E70" w14:textId="276A19EF" w:rsidR="002066E7" w:rsidRPr="00997D17" w:rsidRDefault="00CF7F64" w:rsidP="00F20E47">
            <w:pPr>
              <w:pStyle w:val="ListBullet"/>
              <w:rPr>
                <w:sz w:val="22"/>
                <w:szCs w:val="22"/>
              </w:rPr>
            </w:pPr>
            <w:r w:rsidRPr="00997D17">
              <w:rPr>
                <w:sz w:val="22"/>
                <w:szCs w:val="22"/>
              </w:rPr>
              <w:t>Health team: injury first, then cholera if the water is dirty.</w:t>
            </w:r>
          </w:p>
        </w:tc>
        <w:tc>
          <w:tcPr>
            <w:tcW w:w="2279" w:type="dxa"/>
          </w:tcPr>
          <w:p w14:paraId="12558E17" w14:textId="22D86E2C" w:rsidR="008C6B60" w:rsidRPr="00997D17" w:rsidRDefault="00CF7F64" w:rsidP="00F20E47">
            <w:pPr>
              <w:pStyle w:val="ListBullet"/>
              <w:rPr>
                <w:sz w:val="22"/>
                <w:szCs w:val="22"/>
                <w:lang w:val="sv-SE"/>
              </w:rPr>
            </w:pPr>
            <w:r w:rsidRPr="00997D17">
              <w:rPr>
                <w:sz w:val="22"/>
                <w:szCs w:val="22"/>
                <w:lang w:val="sv-SE"/>
              </w:rPr>
              <w:t>Hamisha eneo hili sasa. Msirudi mpaka kamati iseme ni salama.</w:t>
            </w:r>
          </w:p>
          <w:p w14:paraId="54DE5F52" w14:textId="09D96A54" w:rsidR="008C6B60" w:rsidRPr="00997D17" w:rsidRDefault="00CF7F64" w:rsidP="00F20E47">
            <w:pPr>
              <w:pStyle w:val="ListBullet"/>
              <w:rPr>
                <w:sz w:val="22"/>
                <w:szCs w:val="22"/>
                <w:lang w:val="sv-SE"/>
              </w:rPr>
            </w:pPr>
            <w:r w:rsidRPr="00997D17">
              <w:rPr>
                <w:sz w:val="22"/>
                <w:szCs w:val="22"/>
                <w:lang w:val="sv-SE"/>
              </w:rPr>
              <w:t>Piga 114 na 190. Acha barabara ya kufika wazi kwa magari ya wagonjwa.</w:t>
            </w:r>
          </w:p>
          <w:p w14:paraId="5E2E806B" w14:textId="0BC3C334" w:rsidR="008C6B60" w:rsidRPr="00997D17" w:rsidRDefault="00CF7F64" w:rsidP="00F20E47">
            <w:pPr>
              <w:pStyle w:val="ListBullet"/>
              <w:rPr>
                <w:sz w:val="22"/>
                <w:szCs w:val="22"/>
                <w:lang w:val="sv-SE"/>
              </w:rPr>
            </w:pPr>
            <w:r w:rsidRPr="00997D17">
              <w:rPr>
                <w:sz w:val="22"/>
                <w:szCs w:val="22"/>
                <w:lang w:val="sv-SE"/>
              </w:rPr>
              <w:t>Fungua makazi na sajili kila kaya. Andika aliyepotea.</w:t>
            </w:r>
          </w:p>
          <w:p w14:paraId="0C2950E3" w14:textId="3E89B633" w:rsidR="002066E7" w:rsidRPr="00997D17" w:rsidRDefault="00CF7F64"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61A8CA19" w14:textId="77777777" w:rsidTr="002066E7">
        <w:tc>
          <w:tcPr>
            <w:tcW w:w="2278" w:type="dxa"/>
          </w:tcPr>
          <w:p w14:paraId="28518906" w14:textId="212B6B4D" w:rsidR="002066E7" w:rsidRPr="00997D17" w:rsidRDefault="002066E7" w:rsidP="00FD6059">
            <w:pPr>
              <w:pStyle w:val="ListParagraph"/>
              <w:rPr>
                <w:sz w:val="22"/>
                <w:szCs w:val="22"/>
              </w:rPr>
            </w:pPr>
            <w:r w:rsidRPr="00997D17">
              <w:rPr>
                <w:sz w:val="22"/>
                <w:szCs w:val="22"/>
              </w:rPr>
              <w:t>Mkalama District Council</w:t>
            </w:r>
          </w:p>
        </w:tc>
        <w:tc>
          <w:tcPr>
            <w:tcW w:w="2278" w:type="dxa"/>
          </w:tcPr>
          <w:p w14:paraId="5B02798E" w14:textId="19C03FAB"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08FE1647" w14:textId="4354EE3E" w:rsidR="002066E7" w:rsidRPr="00997D17" w:rsidRDefault="008C6B60" w:rsidP="00FD6059">
            <w:pPr>
              <w:pStyle w:val="ListParagraph"/>
              <w:rPr>
                <w:sz w:val="22"/>
                <w:szCs w:val="22"/>
              </w:rPr>
            </w:pPr>
            <w:r w:rsidRPr="00997D17">
              <w:rPr>
                <w:sz w:val="22"/>
                <w:szCs w:val="22"/>
              </w:rPr>
              <w:t>drought, strong winds, wildfire, and flash floods. A few roads slippery, a few low homes wet, and lightning where storms build.</w:t>
            </w:r>
          </w:p>
        </w:tc>
        <w:tc>
          <w:tcPr>
            <w:tcW w:w="2278" w:type="dxa"/>
          </w:tcPr>
          <w:p w14:paraId="16A96588" w14:textId="5F612DC4" w:rsidR="002066E7" w:rsidRPr="00997D17" w:rsidRDefault="008C6B60" w:rsidP="00FD6059">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73E1B056" w14:textId="09013361" w:rsidR="008C6B60" w:rsidRPr="00997D17" w:rsidRDefault="00CF7F64" w:rsidP="00F20E47">
            <w:pPr>
              <w:pStyle w:val="ListBullet"/>
              <w:rPr>
                <w:sz w:val="22"/>
                <w:szCs w:val="22"/>
              </w:rPr>
            </w:pPr>
            <w:r w:rsidRPr="00997D17">
              <w:rPr>
                <w:sz w:val="22"/>
                <w:szCs w:val="22"/>
              </w:rPr>
              <w:t>Before the rain, walk drought, strong winds, wildfire, and flash floods and clear the drains and culverts.</w:t>
            </w:r>
          </w:p>
          <w:p w14:paraId="3404A910" w14:textId="6065B15A" w:rsidR="008C6B60" w:rsidRPr="00997D17" w:rsidRDefault="00FE0A4D" w:rsidP="00F20E47">
            <w:pPr>
              <w:pStyle w:val="ListBullet"/>
              <w:rPr>
                <w:sz w:val="22"/>
                <w:szCs w:val="22"/>
              </w:rPr>
            </w:pPr>
            <w:ins w:id="5231" w:author="Bonephace Kaijage" w:date="2026-10-14T06:18:00Z" w16du:dateUtc="2026-10-14T04:18:00Z">
              <w:r>
                <w:rPr>
                  <w:sz w:val="22"/>
                  <w:szCs w:val="22"/>
                </w:rPr>
                <w:t xml:space="preserve">Households along the sites named in </w:t>
              </w:r>
              <w:r>
                <w:rPr>
                  <w:sz w:val="22"/>
                  <w:szCs w:val="22"/>
                </w:rPr>
                <w:lastRenderedPageBreak/>
                <w:t>Know Your Risk: keep food, documents and children above floor level, because water here can enter houses with little warning.</w:t>
              </w:r>
            </w:ins>
            <w:del w:id="5232" w:author="Bonephace Kaijage" w:date="2026-10-14T06:18:00Z" w16du:dateUtc="2026-10-14T04:18:00Z">
              <w:r w:rsidR="00CF7F64" w:rsidRPr="00997D17" w:rsidDel="00FE0A4D">
                <w:rPr>
                  <w:sz w:val="22"/>
                  <w:szCs w:val="22"/>
                </w:rPr>
                <w:delText>Households along this site raise food, documents and children above the floor.</w:delText>
              </w:r>
            </w:del>
          </w:p>
          <w:p w14:paraId="0FABAC8C" w14:textId="49E0FADC" w:rsidR="008C6B60" w:rsidRPr="00997D17" w:rsidRDefault="00CF7F64" w:rsidP="00F20E47">
            <w:pPr>
              <w:pStyle w:val="ListBullet"/>
              <w:rPr>
                <w:sz w:val="22"/>
                <w:szCs w:val="22"/>
              </w:rPr>
            </w:pPr>
            <w:r w:rsidRPr="00997D17">
              <w:rPr>
                <w:sz w:val="22"/>
                <w:szCs w:val="22"/>
              </w:rPr>
              <w:t>Save 190 and the ward chair number. Keep a torch and drinking water.</w:t>
            </w:r>
          </w:p>
          <w:p w14:paraId="7BA8CDAC" w14:textId="674AAA2D" w:rsidR="002066E7" w:rsidRPr="00997D17" w:rsidRDefault="00CF7F64" w:rsidP="00F20E47">
            <w:pPr>
              <w:pStyle w:val="ListBullet"/>
              <w:rPr>
                <w:sz w:val="22"/>
                <w:szCs w:val="22"/>
              </w:rPr>
            </w:pPr>
            <w:r w:rsidRPr="00997D17">
              <w:rPr>
                <w:sz w:val="22"/>
                <w:szCs w:val="22"/>
              </w:rPr>
              <w:t>Do not drive or walk through water on the road. Headlights on, slow down.</w:t>
            </w:r>
          </w:p>
        </w:tc>
        <w:tc>
          <w:tcPr>
            <w:tcW w:w="2279" w:type="dxa"/>
          </w:tcPr>
          <w:p w14:paraId="0707F3E9" w14:textId="69F4C8D2" w:rsidR="008C6B60" w:rsidRPr="00997D17" w:rsidRDefault="00CF7F64" w:rsidP="00F20E47">
            <w:pPr>
              <w:pStyle w:val="ListBullet"/>
              <w:rPr>
                <w:sz w:val="22"/>
                <w:szCs w:val="22"/>
              </w:rPr>
            </w:pPr>
            <w:r w:rsidRPr="00997D17">
              <w:rPr>
                <w:sz w:val="22"/>
                <w:szCs w:val="22"/>
              </w:rPr>
              <w:lastRenderedPageBreak/>
              <w:t>Kabla ya mvua, tembea eneo hili na usafishe mitaro na makalavati.</w:t>
            </w:r>
          </w:p>
          <w:p w14:paraId="3D9C0641" w14:textId="33B141CD" w:rsidR="008C6B60" w:rsidRPr="00997D17" w:rsidRDefault="00CF7F64" w:rsidP="00F20E47">
            <w:pPr>
              <w:pStyle w:val="ListBullet"/>
              <w:rPr>
                <w:sz w:val="22"/>
                <w:szCs w:val="22"/>
              </w:rPr>
            </w:pPr>
            <w:r w:rsidRPr="00997D17">
              <w:rPr>
                <w:sz w:val="22"/>
                <w:szCs w:val="22"/>
              </w:rPr>
              <w:t xml:space="preserve">Kaya za eneo hili zipandishe chakula, nyaraka </w:t>
            </w:r>
            <w:r w:rsidRPr="00997D17">
              <w:rPr>
                <w:sz w:val="22"/>
                <w:szCs w:val="22"/>
              </w:rPr>
              <w:lastRenderedPageBreak/>
              <w:t>na watoto juu ya sakafu.</w:t>
            </w:r>
          </w:p>
          <w:p w14:paraId="5452FFD7" w14:textId="6343676C" w:rsidR="008C6B60" w:rsidRPr="00997D17" w:rsidRDefault="00CF7F64" w:rsidP="00F20E47">
            <w:pPr>
              <w:pStyle w:val="ListBullet"/>
              <w:rPr>
                <w:sz w:val="22"/>
                <w:szCs w:val="22"/>
                <w:lang w:val="sv-SE"/>
              </w:rPr>
            </w:pPr>
            <w:r w:rsidRPr="00997D17">
              <w:rPr>
                <w:sz w:val="22"/>
                <w:szCs w:val="22"/>
                <w:lang w:val="sv-SE"/>
              </w:rPr>
              <w:t>Hifadhi 190 na namba ya mwenyekiti wa kata. Weka tochi na maji ya kunywa.</w:t>
            </w:r>
          </w:p>
          <w:p w14:paraId="15E73354" w14:textId="5404DF3D" w:rsidR="002066E7" w:rsidRPr="00997D17" w:rsidRDefault="00CF7F64"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28A58F51" w14:textId="77777777" w:rsidTr="002066E7">
        <w:tc>
          <w:tcPr>
            <w:tcW w:w="2278" w:type="dxa"/>
          </w:tcPr>
          <w:p w14:paraId="235DFDD8" w14:textId="77777777" w:rsidR="002066E7" w:rsidRPr="00997D17" w:rsidRDefault="002066E7" w:rsidP="00FD6059">
            <w:pPr>
              <w:pStyle w:val="ListParagraph"/>
              <w:rPr>
                <w:sz w:val="22"/>
                <w:szCs w:val="22"/>
                <w:lang w:val="sv-SE"/>
              </w:rPr>
            </w:pPr>
          </w:p>
        </w:tc>
        <w:tc>
          <w:tcPr>
            <w:tcW w:w="2278" w:type="dxa"/>
          </w:tcPr>
          <w:p w14:paraId="67E01C5C" w14:textId="2CCC14E2"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1BACEDE9" w14:textId="25BF5A48" w:rsidR="002066E7" w:rsidRPr="00997D17" w:rsidRDefault="008C6B60" w:rsidP="00FD6059">
            <w:pPr>
              <w:pStyle w:val="ListParagraph"/>
              <w:rPr>
                <w:sz w:val="22"/>
                <w:szCs w:val="22"/>
              </w:rPr>
            </w:pPr>
            <w:r w:rsidRPr="00997D17">
              <w:rPr>
                <w:sz w:val="22"/>
                <w:szCs w:val="22"/>
              </w:rPr>
              <w:t>drought, strong winds, wildfire, and flash floods. Roads, water points or houses at the named sites are now affected. Some journeys and classes are disrupted.</w:t>
            </w:r>
          </w:p>
        </w:tc>
        <w:tc>
          <w:tcPr>
            <w:tcW w:w="2278" w:type="dxa"/>
          </w:tcPr>
          <w:p w14:paraId="542FBA1E" w14:textId="030FB04C"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14536A2" w14:textId="2B11022F" w:rsidR="008C6B60" w:rsidRPr="00997D17" w:rsidRDefault="00CF7F64" w:rsidP="00F20E47">
            <w:pPr>
              <w:pStyle w:val="ListBullet"/>
              <w:rPr>
                <w:sz w:val="22"/>
                <w:szCs w:val="22"/>
              </w:rPr>
            </w:pPr>
            <w:r w:rsidRPr="00997D17">
              <w:rPr>
                <w:sz w:val="22"/>
                <w:szCs w:val="22"/>
              </w:rPr>
              <w:t>Move households off drought, strong winds, wildfire, and flash floods to the ward assembly point.</w:t>
            </w:r>
          </w:p>
          <w:p w14:paraId="2DAFD56B" w14:textId="50F9AB89" w:rsidR="008C6B60" w:rsidRPr="00997D17" w:rsidRDefault="00FE0A4D" w:rsidP="00F20E47">
            <w:pPr>
              <w:pStyle w:val="ListBullet"/>
              <w:rPr>
                <w:sz w:val="22"/>
                <w:szCs w:val="22"/>
              </w:rPr>
            </w:pPr>
            <w:ins w:id="5233" w:author="Bonephace Kaijage" w:date="2026-10-14T06:21:00Z" w16du:dateUtc="2026-10-14T04:21:00Z">
              <w:r>
                <w:rPr>
                  <w:sz w:val="22"/>
                  <w:szCs w:val="22"/>
                </w:rPr>
                <w:t>Close and mark the flooded road or bridge on the sites named in Know Your Risk. Divert traffic.</w:t>
              </w:r>
            </w:ins>
            <w:del w:id="5234" w:author="Bonephace Kaijage" w:date="2026-10-14T06:21:00Z" w16du:dateUtc="2026-10-14T04:21:00Z">
              <w:r w:rsidR="00CF7F64" w:rsidRPr="00997D17" w:rsidDel="00FE0A4D">
                <w:rPr>
                  <w:sz w:val="22"/>
                  <w:szCs w:val="22"/>
                </w:rPr>
                <w:delText>Close and mark the flooded road or bridge on this site. Divert traffic.</w:delText>
              </w:r>
            </w:del>
          </w:p>
          <w:p w14:paraId="55B5AEFD" w14:textId="146221DF" w:rsidR="008C6B60" w:rsidRPr="00997D17" w:rsidRDefault="00FE0A4D" w:rsidP="00F20E47">
            <w:pPr>
              <w:pStyle w:val="ListBullet"/>
              <w:rPr>
                <w:sz w:val="22"/>
                <w:szCs w:val="22"/>
              </w:rPr>
            </w:pPr>
            <w:ins w:id="5235" w:author="Bonephace Kaijage" w:date="2026-10-14T06:12:00Z" w16du:dateUtc="2026-10-14T04:12:00Z">
              <w:r>
                <w:rPr>
                  <w:sz w:val="22"/>
                  <w:szCs w:val="22"/>
                </w:rPr>
                <w:t>Check that school children, older people and anyone with a disability are accounted for before dark, so that no one is searched for in the night.</w:t>
              </w:r>
            </w:ins>
            <w:del w:id="5236" w:author="Bonephace Kaijage" w:date="2026-10-14T06:12:00Z" w16du:dateUtc="2026-10-14T04:12:00Z">
              <w:r w:rsidR="00CF7F64" w:rsidRPr="00997D17" w:rsidDel="00FE0A4D">
                <w:rPr>
                  <w:sz w:val="22"/>
                  <w:szCs w:val="22"/>
                </w:rPr>
                <w:delText>Account for school children and older people before dark.</w:delText>
              </w:r>
            </w:del>
          </w:p>
          <w:p w14:paraId="4603ECC3" w14:textId="33689FF4" w:rsidR="002066E7" w:rsidRPr="00997D17" w:rsidRDefault="00CF7F64" w:rsidP="00F20E47">
            <w:pPr>
              <w:pStyle w:val="ListBullet"/>
              <w:rPr>
                <w:sz w:val="22"/>
                <w:szCs w:val="22"/>
              </w:rPr>
            </w:pPr>
            <w:r w:rsidRPr="00997D17">
              <w:rPr>
                <w:sz w:val="22"/>
                <w:szCs w:val="22"/>
              </w:rPr>
              <w:lastRenderedPageBreak/>
              <w:t>Boil drinking water. The clinic watches for diarrhoea.</w:t>
            </w:r>
          </w:p>
        </w:tc>
        <w:tc>
          <w:tcPr>
            <w:tcW w:w="2279" w:type="dxa"/>
          </w:tcPr>
          <w:p w14:paraId="655F9E8F" w14:textId="40DABF65" w:rsidR="008C6B60" w:rsidRPr="00997D17" w:rsidRDefault="00FE0A4D" w:rsidP="00F20E47">
            <w:pPr>
              <w:pStyle w:val="ListBullet"/>
              <w:rPr>
                <w:sz w:val="22"/>
                <w:szCs w:val="22"/>
                <w:lang w:val="sv-SE"/>
              </w:rPr>
            </w:pPr>
            <w:ins w:id="5237" w:author="Bonephace Kaijage" w:date="2026-10-14T06:16:00Z" w16du:dateUtc="2026-10-14T04:16:00Z">
              <w:r>
                <w:rPr>
                  <w:sz w:val="22"/>
                  <w:szCs w:val="22"/>
                  <w:lang w:val="sv-SE"/>
                </w:rPr>
                <w:lastRenderedPageBreak/>
                <w:t>Wasaidieni kaya kuondoka maeneo yaliyotajwa kwenda kituo cha kata, mkianza na wasioweza kuondoka peke yao.</w:t>
              </w:r>
            </w:ins>
            <w:del w:id="5238" w:author="Bonephace Kaijage" w:date="2026-10-14T06:16:00Z" w16du:dateUtc="2026-10-14T04:16:00Z">
              <w:r w:rsidR="00CF7F64" w:rsidRPr="00997D17" w:rsidDel="00FE0A4D">
                <w:rPr>
                  <w:sz w:val="22"/>
                  <w:szCs w:val="22"/>
                  <w:lang w:val="sv-SE"/>
                </w:rPr>
                <w:delText>Hamisha kaya kutoka eneo hili kwenda kituo cha kata.</w:delText>
              </w:r>
            </w:del>
          </w:p>
          <w:p w14:paraId="1FBC663A" w14:textId="5AA23D7D" w:rsidR="008C6B60" w:rsidRPr="00997D17" w:rsidRDefault="00CF7F64" w:rsidP="00F20E47">
            <w:pPr>
              <w:pStyle w:val="ListBullet"/>
              <w:rPr>
                <w:sz w:val="22"/>
                <w:szCs w:val="22"/>
                <w:lang w:val="sv-SE"/>
              </w:rPr>
            </w:pPr>
            <w:r w:rsidRPr="00997D17">
              <w:rPr>
                <w:sz w:val="22"/>
                <w:szCs w:val="22"/>
                <w:lang w:val="sv-SE"/>
              </w:rPr>
              <w:t>Funga na weka alama barabara au daraja la eneo hili. Elekeza magari.</w:t>
            </w:r>
          </w:p>
          <w:p w14:paraId="3FB63FF5" w14:textId="667833AC" w:rsidR="008C6B60" w:rsidRPr="00997D17" w:rsidRDefault="00FE0A4D" w:rsidP="00F20E47">
            <w:pPr>
              <w:pStyle w:val="ListBullet"/>
              <w:rPr>
                <w:sz w:val="22"/>
                <w:szCs w:val="22"/>
              </w:rPr>
            </w:pPr>
            <w:ins w:id="5239" w:author="Bonephace Kaijage" w:date="2026-10-14T06:12:00Z" w16du:dateUtc="2026-10-14T04:12:00Z">
              <w:r>
                <w:rPr>
                  <w:sz w:val="22"/>
                  <w:szCs w:val="22"/>
                </w:rPr>
                <w:t xml:space="preserve">Hakikisheni watoto wa shule, wazee na watu wenye ulemavu wote wamepatikana </w:t>
              </w:r>
              <w:r>
                <w:rPr>
                  <w:sz w:val="22"/>
                  <w:szCs w:val="22"/>
                </w:rPr>
                <w:lastRenderedPageBreak/>
                <w:t>kabla ya giza, ili asitafutwe mtu usiku.</w:t>
              </w:r>
            </w:ins>
            <w:del w:id="5240" w:author="Bonephace Kaijage" w:date="2026-10-14T06:12:00Z" w16du:dateUtc="2026-10-14T04:12:00Z">
              <w:r w:rsidR="00CF7F64" w:rsidRPr="00997D17" w:rsidDel="00FE0A4D">
                <w:rPr>
                  <w:sz w:val="22"/>
                  <w:szCs w:val="22"/>
                </w:rPr>
                <w:delText>Hakiki watoto wa shule na wazee kabla ya giza.</w:delText>
              </w:r>
            </w:del>
          </w:p>
          <w:p w14:paraId="1F9EC2D8" w14:textId="09437B0A" w:rsidR="002066E7" w:rsidRPr="00997D17" w:rsidRDefault="00CF7F64" w:rsidP="00F20E47">
            <w:pPr>
              <w:pStyle w:val="ListBullet"/>
              <w:rPr>
                <w:sz w:val="22"/>
                <w:szCs w:val="22"/>
                <w:lang w:val="sv-SE"/>
              </w:rPr>
            </w:pPr>
            <w:r w:rsidRPr="00997D17">
              <w:rPr>
                <w:sz w:val="22"/>
                <w:szCs w:val="22"/>
                <w:lang w:val="sv-SE"/>
              </w:rPr>
              <w:t>Chemsha maji ya kunywa. Kliniki iangalie kuhara.</w:t>
            </w:r>
          </w:p>
        </w:tc>
      </w:tr>
      <w:tr w:rsidR="002066E7" w:rsidRPr="000343A2" w14:paraId="4303BABD" w14:textId="77777777" w:rsidTr="002066E7">
        <w:tc>
          <w:tcPr>
            <w:tcW w:w="2278" w:type="dxa"/>
          </w:tcPr>
          <w:p w14:paraId="7277EEC3" w14:textId="77777777" w:rsidR="002066E7" w:rsidRPr="00997D17" w:rsidRDefault="002066E7" w:rsidP="00FD6059">
            <w:pPr>
              <w:pStyle w:val="ListParagraph"/>
              <w:rPr>
                <w:sz w:val="22"/>
                <w:szCs w:val="22"/>
                <w:lang w:val="sv-SE"/>
              </w:rPr>
            </w:pPr>
          </w:p>
        </w:tc>
        <w:tc>
          <w:tcPr>
            <w:tcW w:w="2278" w:type="dxa"/>
          </w:tcPr>
          <w:p w14:paraId="7E0FB4F5" w14:textId="0BCCD8A3"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3B9E209A" w14:textId="6649F9D8" w:rsidR="002066E7" w:rsidRPr="00997D17" w:rsidRDefault="00FE0A4D" w:rsidP="00FD6059">
            <w:pPr>
              <w:pStyle w:val="ListParagraph"/>
              <w:rPr>
                <w:sz w:val="22"/>
                <w:szCs w:val="22"/>
              </w:rPr>
            </w:pPr>
            <w:ins w:id="5241"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242"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C5588B1" w14:textId="2CDFBAA3" w:rsidR="002066E7" w:rsidRPr="00997D17" w:rsidRDefault="00FE0A4D" w:rsidP="00FD6059">
            <w:pPr>
              <w:pStyle w:val="ListParagraph"/>
              <w:rPr>
                <w:sz w:val="22"/>
                <w:szCs w:val="22"/>
              </w:rPr>
            </w:pPr>
            <w:ins w:id="5243"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24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2B1BD27" w14:textId="46E0774E" w:rsidR="008C6B60" w:rsidRPr="00997D17" w:rsidRDefault="00FE0A4D" w:rsidP="00F20E47">
            <w:pPr>
              <w:pStyle w:val="ListBullet"/>
              <w:rPr>
                <w:sz w:val="22"/>
                <w:szCs w:val="22"/>
              </w:rPr>
            </w:pPr>
            <w:ins w:id="5245"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246" w:author="Bonephace Kaijage" w:date="2026-10-14T06:03:00Z" w16du:dateUtc="2026-10-14T04:03:00Z">
              <w:r w:rsidR="00CF7F64" w:rsidRPr="00997D17" w:rsidDel="00FE0A4D">
                <w:rPr>
                  <w:sz w:val="22"/>
                  <w:szCs w:val="22"/>
                </w:rPr>
                <w:delText>Evacuate Life-threatening conditions at the named sites. Houses damaged, people now. Do not return until the committee confirms it is safe.</w:delText>
              </w:r>
            </w:del>
          </w:p>
          <w:p w14:paraId="640EC2B8" w14:textId="2CE8C106" w:rsidR="008C6B60" w:rsidRPr="00997D17" w:rsidRDefault="00CF7F64" w:rsidP="00F20E47">
            <w:pPr>
              <w:pStyle w:val="ListBullet"/>
              <w:rPr>
                <w:sz w:val="22"/>
                <w:szCs w:val="22"/>
              </w:rPr>
            </w:pPr>
            <w:r w:rsidRPr="00997D17">
              <w:rPr>
                <w:sz w:val="22"/>
                <w:szCs w:val="22"/>
              </w:rPr>
              <w:t>Call 114 and 190. Keep the access road clear for ambulances.</w:t>
            </w:r>
          </w:p>
          <w:p w14:paraId="2EC7F58E" w14:textId="0F9B3395" w:rsidR="008C6B60" w:rsidRPr="00997D17" w:rsidRDefault="00CF7F64" w:rsidP="00F20E47">
            <w:pPr>
              <w:pStyle w:val="ListBullet"/>
              <w:rPr>
                <w:sz w:val="22"/>
                <w:szCs w:val="22"/>
              </w:rPr>
            </w:pPr>
            <w:r w:rsidRPr="00997D17">
              <w:rPr>
                <w:sz w:val="22"/>
                <w:szCs w:val="22"/>
              </w:rPr>
              <w:t>Open the shelter and register every household. Note who is missing.</w:t>
            </w:r>
          </w:p>
          <w:p w14:paraId="3869B27C" w14:textId="0B6CAD5D" w:rsidR="002066E7" w:rsidRPr="00997D17" w:rsidRDefault="00CF7F64" w:rsidP="00F20E47">
            <w:pPr>
              <w:pStyle w:val="ListBullet"/>
              <w:rPr>
                <w:sz w:val="22"/>
                <w:szCs w:val="22"/>
              </w:rPr>
            </w:pPr>
            <w:r w:rsidRPr="00997D17">
              <w:rPr>
                <w:sz w:val="22"/>
                <w:szCs w:val="22"/>
              </w:rPr>
              <w:t>Health team: injury first, then cholera if the water is dirty.</w:t>
            </w:r>
          </w:p>
        </w:tc>
        <w:tc>
          <w:tcPr>
            <w:tcW w:w="2279" w:type="dxa"/>
          </w:tcPr>
          <w:p w14:paraId="0B71E9F8" w14:textId="318C8AC9" w:rsidR="008C6B60" w:rsidRPr="00997D17" w:rsidRDefault="00CF7F64" w:rsidP="00F20E47">
            <w:pPr>
              <w:pStyle w:val="ListBullet"/>
              <w:rPr>
                <w:sz w:val="22"/>
                <w:szCs w:val="22"/>
                <w:lang w:val="sv-SE"/>
              </w:rPr>
            </w:pPr>
            <w:r w:rsidRPr="00997D17">
              <w:rPr>
                <w:sz w:val="22"/>
                <w:szCs w:val="22"/>
                <w:lang w:val="sv-SE"/>
              </w:rPr>
              <w:t>Hamisha eneo hili sasa. Msirudi mpaka kamati iseme ni salama.</w:t>
            </w:r>
          </w:p>
          <w:p w14:paraId="508E40AF" w14:textId="782ACEBB" w:rsidR="008C6B60" w:rsidRPr="00997D17" w:rsidRDefault="00CF7F64" w:rsidP="00F20E47">
            <w:pPr>
              <w:pStyle w:val="ListBullet"/>
              <w:rPr>
                <w:sz w:val="22"/>
                <w:szCs w:val="22"/>
                <w:lang w:val="sv-SE"/>
              </w:rPr>
            </w:pPr>
            <w:r w:rsidRPr="00997D17">
              <w:rPr>
                <w:sz w:val="22"/>
                <w:szCs w:val="22"/>
                <w:lang w:val="sv-SE"/>
              </w:rPr>
              <w:t>Piga 114 na 190. Acha barabara ya kufika wazi kwa magari ya wagonjwa.</w:t>
            </w:r>
          </w:p>
          <w:p w14:paraId="4A0DFB4F" w14:textId="34EE03B4" w:rsidR="008C6B60" w:rsidRPr="00997D17" w:rsidRDefault="00CF7F64" w:rsidP="00F20E47">
            <w:pPr>
              <w:pStyle w:val="ListBullet"/>
              <w:rPr>
                <w:sz w:val="22"/>
                <w:szCs w:val="22"/>
                <w:lang w:val="sv-SE"/>
              </w:rPr>
            </w:pPr>
            <w:r w:rsidRPr="00997D17">
              <w:rPr>
                <w:sz w:val="22"/>
                <w:szCs w:val="22"/>
                <w:lang w:val="sv-SE"/>
              </w:rPr>
              <w:t>Fungua makazi na sajili kila kaya. Andika aliyepotea.</w:t>
            </w:r>
          </w:p>
          <w:p w14:paraId="49F12420" w14:textId="6707BED1" w:rsidR="002066E7" w:rsidRPr="00997D17" w:rsidRDefault="00CF7F64"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3EA087E2" w14:textId="77777777" w:rsidTr="002066E7">
        <w:tc>
          <w:tcPr>
            <w:tcW w:w="2278" w:type="dxa"/>
          </w:tcPr>
          <w:p w14:paraId="011FB9B5" w14:textId="5F1249A3" w:rsidR="002066E7" w:rsidRPr="00997D17" w:rsidRDefault="002066E7" w:rsidP="00FD6059">
            <w:pPr>
              <w:pStyle w:val="ListParagraph"/>
              <w:rPr>
                <w:sz w:val="22"/>
                <w:szCs w:val="22"/>
              </w:rPr>
            </w:pPr>
            <w:r w:rsidRPr="00997D17">
              <w:rPr>
                <w:sz w:val="22"/>
                <w:szCs w:val="22"/>
              </w:rPr>
              <w:t>Singida District Council</w:t>
            </w:r>
          </w:p>
        </w:tc>
        <w:tc>
          <w:tcPr>
            <w:tcW w:w="2278" w:type="dxa"/>
          </w:tcPr>
          <w:p w14:paraId="39240E73" w14:textId="5B9FD9B1" w:rsidR="002066E7" w:rsidRPr="00997D17" w:rsidRDefault="002066E7" w:rsidP="00FD6059">
            <w:pPr>
              <w:pStyle w:val="ListParagraph"/>
              <w:rPr>
                <w:sz w:val="22"/>
                <w:szCs w:val="22"/>
              </w:rPr>
            </w:pPr>
            <w:r w:rsidRPr="00997D17">
              <w:rPr>
                <w:sz w:val="22"/>
                <w:szCs w:val="22"/>
              </w:rPr>
              <w:t>Yellow / Njano — Level 1</w:t>
            </w:r>
          </w:p>
        </w:tc>
        <w:tc>
          <w:tcPr>
            <w:tcW w:w="2278" w:type="dxa"/>
          </w:tcPr>
          <w:p w14:paraId="374B2660" w14:textId="3BA1136F" w:rsidR="002066E7" w:rsidRPr="00997D17" w:rsidRDefault="008C6B60" w:rsidP="00FD6059">
            <w:pPr>
              <w:pStyle w:val="ListParagraph"/>
              <w:rPr>
                <w:sz w:val="22"/>
                <w:szCs w:val="22"/>
              </w:rPr>
            </w:pPr>
            <w:r w:rsidRPr="00997D17">
              <w:rPr>
                <w:sz w:val="22"/>
                <w:szCs w:val="22"/>
              </w:rPr>
              <w:t>drought, strong winds, wildfire, and flash floods. A few roads slippery, a few low homes wet, and lightning where storms build.</w:t>
            </w:r>
          </w:p>
        </w:tc>
        <w:tc>
          <w:tcPr>
            <w:tcW w:w="2278" w:type="dxa"/>
          </w:tcPr>
          <w:p w14:paraId="590BF296" w14:textId="3EEF5116" w:rsidR="002066E7" w:rsidRPr="00997D17" w:rsidRDefault="008C6B60" w:rsidP="00FD6059">
            <w:pPr>
              <w:pStyle w:val="ListParagraph"/>
              <w:rPr>
                <w:sz w:val="22"/>
                <w:szCs w:val="22"/>
              </w:rPr>
            </w:pPr>
            <w:r w:rsidRPr="00997D17">
              <w:rPr>
                <w:sz w:val="22"/>
                <w:szCs w:val="22"/>
              </w:rPr>
              <w:t xml:space="preserve">Dalili za mwanzo kwenye eneo lililotajwa. Barabara chache kuteleza, nyumba chache za bondeni kulowa, na </w:t>
            </w:r>
            <w:r w:rsidRPr="00997D17">
              <w:rPr>
                <w:sz w:val="22"/>
                <w:szCs w:val="22"/>
              </w:rPr>
              <w:lastRenderedPageBreak/>
              <w:t>radi dhoria inapojengeka.</w:t>
            </w:r>
          </w:p>
        </w:tc>
        <w:tc>
          <w:tcPr>
            <w:tcW w:w="2279" w:type="dxa"/>
          </w:tcPr>
          <w:p w14:paraId="5B13DFE1" w14:textId="6B72AA03" w:rsidR="008C6B60" w:rsidRPr="00997D17" w:rsidRDefault="00CF7F64" w:rsidP="00F20E47">
            <w:pPr>
              <w:pStyle w:val="ListBullet"/>
              <w:rPr>
                <w:sz w:val="22"/>
                <w:szCs w:val="22"/>
              </w:rPr>
            </w:pPr>
            <w:r w:rsidRPr="00997D17">
              <w:rPr>
                <w:sz w:val="22"/>
                <w:szCs w:val="22"/>
              </w:rPr>
              <w:lastRenderedPageBreak/>
              <w:t>Before the rain, walk drought, strong winds, wildfire, and flash floods and clear the drains and culverts.</w:t>
            </w:r>
          </w:p>
          <w:p w14:paraId="775D1A91" w14:textId="30E43A75" w:rsidR="008C6B60" w:rsidRPr="00997D17" w:rsidRDefault="00FE0A4D" w:rsidP="00F20E47">
            <w:pPr>
              <w:pStyle w:val="ListBullet"/>
              <w:rPr>
                <w:sz w:val="22"/>
                <w:szCs w:val="22"/>
              </w:rPr>
            </w:pPr>
            <w:ins w:id="5247" w:author="Bonephace Kaijage" w:date="2026-10-14T06:18:00Z" w16du:dateUtc="2026-10-14T04:18:00Z">
              <w:r>
                <w:rPr>
                  <w:sz w:val="22"/>
                  <w:szCs w:val="22"/>
                </w:rPr>
                <w:lastRenderedPageBreak/>
                <w:t>Households along the sites named in Know Your Risk: keep food, documents and children above floor level, because water here can enter houses with little warning.</w:t>
              </w:r>
            </w:ins>
            <w:del w:id="5248" w:author="Bonephace Kaijage" w:date="2026-10-14T06:18:00Z" w16du:dateUtc="2026-10-14T04:18:00Z">
              <w:r w:rsidR="00CF7F64" w:rsidRPr="00997D17" w:rsidDel="00FE0A4D">
                <w:rPr>
                  <w:sz w:val="22"/>
                  <w:szCs w:val="22"/>
                </w:rPr>
                <w:delText>Households along this site raise food, documents and children above the floor.</w:delText>
              </w:r>
            </w:del>
          </w:p>
          <w:p w14:paraId="78F2C2A3" w14:textId="4D7998B9" w:rsidR="008C6B60" w:rsidRPr="00997D17" w:rsidRDefault="00CF7F64" w:rsidP="00F20E47">
            <w:pPr>
              <w:pStyle w:val="ListBullet"/>
              <w:rPr>
                <w:sz w:val="22"/>
                <w:szCs w:val="22"/>
              </w:rPr>
            </w:pPr>
            <w:r w:rsidRPr="00997D17">
              <w:rPr>
                <w:sz w:val="22"/>
                <w:szCs w:val="22"/>
              </w:rPr>
              <w:t>Save 190 and the ward chair number. Keep a torch and drinking water.</w:t>
            </w:r>
          </w:p>
          <w:p w14:paraId="3A6649CC" w14:textId="7F0F4B62" w:rsidR="002066E7" w:rsidRPr="00997D17" w:rsidRDefault="00CF7F64" w:rsidP="00F20E47">
            <w:pPr>
              <w:pStyle w:val="ListBullet"/>
              <w:rPr>
                <w:sz w:val="22"/>
                <w:szCs w:val="22"/>
              </w:rPr>
            </w:pPr>
            <w:r w:rsidRPr="00997D17">
              <w:rPr>
                <w:sz w:val="22"/>
                <w:szCs w:val="22"/>
              </w:rPr>
              <w:t>Do not drive or walk through water on the road. Headlights on, slow down.</w:t>
            </w:r>
          </w:p>
        </w:tc>
        <w:tc>
          <w:tcPr>
            <w:tcW w:w="2279" w:type="dxa"/>
          </w:tcPr>
          <w:p w14:paraId="325054C4" w14:textId="1213CC7B" w:rsidR="008C6B60" w:rsidRPr="00997D17" w:rsidRDefault="00CF7F64" w:rsidP="00F20E47">
            <w:pPr>
              <w:pStyle w:val="ListBullet"/>
              <w:rPr>
                <w:sz w:val="22"/>
                <w:szCs w:val="22"/>
              </w:rPr>
            </w:pPr>
            <w:r w:rsidRPr="00997D17">
              <w:rPr>
                <w:sz w:val="22"/>
                <w:szCs w:val="22"/>
              </w:rPr>
              <w:lastRenderedPageBreak/>
              <w:t>Kabla ya mvua, tembea eneo hili na usafishe mitaro na makalavati.</w:t>
            </w:r>
          </w:p>
          <w:p w14:paraId="396CBB1C" w14:textId="18A69048" w:rsidR="008C6B60" w:rsidRPr="00997D17" w:rsidRDefault="00CF7F64" w:rsidP="00F20E47">
            <w:pPr>
              <w:pStyle w:val="ListBullet"/>
              <w:rPr>
                <w:sz w:val="22"/>
                <w:szCs w:val="22"/>
              </w:rPr>
            </w:pPr>
            <w:r w:rsidRPr="00997D17">
              <w:rPr>
                <w:sz w:val="22"/>
                <w:szCs w:val="22"/>
              </w:rPr>
              <w:t xml:space="preserve">Kaya za eneo hili zipandishe </w:t>
            </w:r>
            <w:r w:rsidRPr="00997D17">
              <w:rPr>
                <w:sz w:val="22"/>
                <w:szCs w:val="22"/>
              </w:rPr>
              <w:lastRenderedPageBreak/>
              <w:t>chakula, nyaraka na watoto juu ya sakafu.</w:t>
            </w:r>
          </w:p>
          <w:p w14:paraId="55D3FD88" w14:textId="36D33DAA" w:rsidR="008C6B60" w:rsidRPr="00997D17" w:rsidRDefault="00CF7F64" w:rsidP="00F20E47">
            <w:pPr>
              <w:pStyle w:val="ListBullet"/>
              <w:rPr>
                <w:sz w:val="22"/>
                <w:szCs w:val="22"/>
                <w:lang w:val="sv-SE"/>
              </w:rPr>
            </w:pPr>
            <w:r w:rsidRPr="00997D17">
              <w:rPr>
                <w:sz w:val="22"/>
                <w:szCs w:val="22"/>
                <w:lang w:val="sv-SE"/>
              </w:rPr>
              <w:t>Hifadhi 190 na namba ya mwenyekiti wa kata. Weka tochi na maji ya kunywa.</w:t>
            </w:r>
          </w:p>
          <w:p w14:paraId="0129E0C5" w14:textId="2AC47113" w:rsidR="002066E7" w:rsidRPr="00997D17" w:rsidRDefault="00CF7F64"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74EF6D9A" w14:textId="77777777" w:rsidTr="002066E7">
        <w:tc>
          <w:tcPr>
            <w:tcW w:w="2278" w:type="dxa"/>
          </w:tcPr>
          <w:p w14:paraId="2F89CA49" w14:textId="77777777" w:rsidR="002066E7" w:rsidRPr="00997D17" w:rsidRDefault="002066E7" w:rsidP="00FD6059">
            <w:pPr>
              <w:pStyle w:val="ListParagraph"/>
              <w:rPr>
                <w:sz w:val="22"/>
                <w:szCs w:val="22"/>
                <w:lang w:val="sv-SE"/>
              </w:rPr>
            </w:pPr>
          </w:p>
        </w:tc>
        <w:tc>
          <w:tcPr>
            <w:tcW w:w="2278" w:type="dxa"/>
          </w:tcPr>
          <w:p w14:paraId="54222803" w14:textId="47FCA549" w:rsidR="002066E7" w:rsidRPr="00997D17" w:rsidRDefault="002066E7" w:rsidP="00FD6059">
            <w:pPr>
              <w:pStyle w:val="ListParagraph"/>
              <w:rPr>
                <w:sz w:val="22"/>
                <w:szCs w:val="22"/>
              </w:rPr>
            </w:pPr>
            <w:r w:rsidRPr="00997D17">
              <w:rPr>
                <w:sz w:val="22"/>
                <w:szCs w:val="22"/>
              </w:rPr>
              <w:t>Orange / Machungwa — Level 2</w:t>
            </w:r>
          </w:p>
        </w:tc>
        <w:tc>
          <w:tcPr>
            <w:tcW w:w="2278" w:type="dxa"/>
          </w:tcPr>
          <w:p w14:paraId="3D65DE98" w14:textId="1F01B4F7" w:rsidR="002066E7" w:rsidRPr="00997D17" w:rsidRDefault="008C6B60" w:rsidP="00FD6059">
            <w:pPr>
              <w:pStyle w:val="ListParagraph"/>
              <w:rPr>
                <w:sz w:val="22"/>
                <w:szCs w:val="22"/>
              </w:rPr>
            </w:pPr>
            <w:r w:rsidRPr="00997D17">
              <w:rPr>
                <w:sz w:val="22"/>
                <w:szCs w:val="22"/>
              </w:rPr>
              <w:t>drought, strong winds, wildfire, and flash floods. Roads, water points or houses at the named sites are now affected. Some journeys and classes are disrupted.</w:t>
            </w:r>
          </w:p>
        </w:tc>
        <w:tc>
          <w:tcPr>
            <w:tcW w:w="2278" w:type="dxa"/>
          </w:tcPr>
          <w:p w14:paraId="08194F74" w14:textId="444089A6" w:rsidR="002066E7" w:rsidRPr="00997D17" w:rsidRDefault="008C6B60" w:rsidP="00FD6059">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04DA389E" w14:textId="2DED1977" w:rsidR="008C6B60" w:rsidRPr="00997D17" w:rsidRDefault="00CF7F64" w:rsidP="00F20E47">
            <w:pPr>
              <w:pStyle w:val="ListBullet"/>
              <w:rPr>
                <w:sz w:val="22"/>
                <w:szCs w:val="22"/>
              </w:rPr>
            </w:pPr>
            <w:r w:rsidRPr="00997D17">
              <w:rPr>
                <w:sz w:val="22"/>
                <w:szCs w:val="22"/>
              </w:rPr>
              <w:t>Move households off drought, strong winds, wildfire, and flash floods to the ward assembly point.</w:t>
            </w:r>
          </w:p>
          <w:p w14:paraId="0EEECB16" w14:textId="660172E2" w:rsidR="008C6B60" w:rsidRPr="00997D17" w:rsidRDefault="00FE0A4D" w:rsidP="00F20E47">
            <w:pPr>
              <w:pStyle w:val="ListBullet"/>
              <w:rPr>
                <w:sz w:val="22"/>
                <w:szCs w:val="22"/>
              </w:rPr>
            </w:pPr>
            <w:ins w:id="5249" w:author="Bonephace Kaijage" w:date="2026-10-14T06:21:00Z" w16du:dateUtc="2026-10-14T04:21:00Z">
              <w:r>
                <w:rPr>
                  <w:sz w:val="22"/>
                  <w:szCs w:val="22"/>
                </w:rPr>
                <w:t>Close and mark the flooded road or bridge on the sites named in Know Your Risk. Divert traffic.</w:t>
              </w:r>
            </w:ins>
            <w:del w:id="5250" w:author="Bonephace Kaijage" w:date="2026-10-14T06:21:00Z" w16du:dateUtc="2026-10-14T04:21:00Z">
              <w:r w:rsidR="00CF7F64" w:rsidRPr="00997D17" w:rsidDel="00FE0A4D">
                <w:rPr>
                  <w:sz w:val="22"/>
                  <w:szCs w:val="22"/>
                </w:rPr>
                <w:delText>Close and mark the flooded road or bridge on this site. Divert traffic.</w:delText>
              </w:r>
            </w:del>
          </w:p>
          <w:p w14:paraId="4BEAFED5" w14:textId="78B0CA38" w:rsidR="008C6B60" w:rsidRPr="00997D17" w:rsidRDefault="00FE0A4D" w:rsidP="00F20E47">
            <w:pPr>
              <w:pStyle w:val="ListBullet"/>
              <w:rPr>
                <w:sz w:val="22"/>
                <w:szCs w:val="22"/>
              </w:rPr>
            </w:pPr>
            <w:ins w:id="5251" w:author="Bonephace Kaijage" w:date="2026-10-14T06:12:00Z" w16du:dateUtc="2026-10-14T04:12:00Z">
              <w:r>
                <w:rPr>
                  <w:sz w:val="22"/>
                  <w:szCs w:val="22"/>
                </w:rPr>
                <w:t xml:space="preserve">Check that school children, older people and anyone with a disability are accounted for before dark, so that </w:t>
              </w:r>
              <w:r>
                <w:rPr>
                  <w:sz w:val="22"/>
                  <w:szCs w:val="22"/>
                </w:rPr>
                <w:lastRenderedPageBreak/>
                <w:t>no one is searched for in the night.</w:t>
              </w:r>
            </w:ins>
            <w:del w:id="5252" w:author="Bonephace Kaijage" w:date="2026-10-14T06:12:00Z" w16du:dateUtc="2026-10-14T04:12:00Z">
              <w:r w:rsidR="00CF7F64" w:rsidRPr="00997D17" w:rsidDel="00FE0A4D">
                <w:rPr>
                  <w:sz w:val="22"/>
                  <w:szCs w:val="22"/>
                </w:rPr>
                <w:delText>Account for school children and older people before dark.</w:delText>
              </w:r>
            </w:del>
          </w:p>
          <w:p w14:paraId="4E09CDA3" w14:textId="79FF6244" w:rsidR="002066E7" w:rsidRPr="00997D17" w:rsidRDefault="00CF7F64" w:rsidP="00F20E47">
            <w:pPr>
              <w:pStyle w:val="ListBullet"/>
              <w:rPr>
                <w:sz w:val="22"/>
                <w:szCs w:val="22"/>
              </w:rPr>
            </w:pPr>
            <w:r w:rsidRPr="00997D17">
              <w:rPr>
                <w:sz w:val="22"/>
                <w:szCs w:val="22"/>
              </w:rPr>
              <w:t>Boil drinking water. The clinic watches for diarrhoea.</w:t>
            </w:r>
          </w:p>
        </w:tc>
        <w:tc>
          <w:tcPr>
            <w:tcW w:w="2279" w:type="dxa"/>
          </w:tcPr>
          <w:p w14:paraId="0A56BA5F" w14:textId="138805C5" w:rsidR="008C6B60" w:rsidRPr="00997D17" w:rsidRDefault="00FE0A4D" w:rsidP="00F20E47">
            <w:pPr>
              <w:pStyle w:val="ListBullet"/>
              <w:rPr>
                <w:sz w:val="22"/>
                <w:szCs w:val="22"/>
                <w:lang w:val="sv-SE"/>
              </w:rPr>
            </w:pPr>
            <w:ins w:id="5253" w:author="Bonephace Kaijage" w:date="2026-10-14T06:16:00Z" w16du:dateUtc="2026-10-14T04:16:00Z">
              <w:r>
                <w:rPr>
                  <w:sz w:val="22"/>
                  <w:szCs w:val="22"/>
                  <w:lang w:val="sv-SE"/>
                </w:rPr>
                <w:lastRenderedPageBreak/>
                <w:t>Wasaidieni kaya kuondoka maeneo yaliyotajwa kwenda kituo cha kata, mkianza na wasioweza kuondoka peke yao.</w:t>
              </w:r>
            </w:ins>
            <w:del w:id="5254" w:author="Bonephace Kaijage" w:date="2026-10-14T06:16:00Z" w16du:dateUtc="2026-10-14T04:16:00Z">
              <w:r w:rsidR="00CF7F64" w:rsidRPr="00997D17" w:rsidDel="00FE0A4D">
                <w:rPr>
                  <w:sz w:val="22"/>
                  <w:szCs w:val="22"/>
                  <w:lang w:val="sv-SE"/>
                </w:rPr>
                <w:delText>Hamisha kaya kutoka eneo hili kwenda kituo cha kata.</w:delText>
              </w:r>
            </w:del>
          </w:p>
          <w:p w14:paraId="60D6A1F3" w14:textId="71A67403" w:rsidR="008C6B60" w:rsidRPr="00997D17" w:rsidRDefault="00CF7F64" w:rsidP="00F20E47">
            <w:pPr>
              <w:pStyle w:val="ListBullet"/>
              <w:rPr>
                <w:sz w:val="22"/>
                <w:szCs w:val="22"/>
                <w:lang w:val="sv-SE"/>
              </w:rPr>
            </w:pPr>
            <w:r w:rsidRPr="00997D17">
              <w:rPr>
                <w:sz w:val="22"/>
                <w:szCs w:val="22"/>
                <w:lang w:val="sv-SE"/>
              </w:rPr>
              <w:t>Funga na weka alama barabara au daraja la eneo hili. Elekeza magari.</w:t>
            </w:r>
          </w:p>
          <w:p w14:paraId="69874106" w14:textId="1AC430A6" w:rsidR="008C6B60" w:rsidRPr="00997D17" w:rsidRDefault="00FE0A4D" w:rsidP="00F20E47">
            <w:pPr>
              <w:pStyle w:val="ListBullet"/>
              <w:rPr>
                <w:sz w:val="22"/>
                <w:szCs w:val="22"/>
              </w:rPr>
            </w:pPr>
            <w:ins w:id="5255" w:author="Bonephace Kaijage" w:date="2026-10-14T06:12:00Z" w16du:dateUtc="2026-10-14T04:12:00Z">
              <w:r>
                <w:rPr>
                  <w:sz w:val="22"/>
                  <w:szCs w:val="22"/>
                </w:rPr>
                <w:t xml:space="preserve">Hakikisheni watoto wa shule, wazee na watu wenye ulemavu </w:t>
              </w:r>
              <w:r>
                <w:rPr>
                  <w:sz w:val="22"/>
                  <w:szCs w:val="22"/>
                </w:rPr>
                <w:lastRenderedPageBreak/>
                <w:t>wote wamepatikana kabla ya giza, ili asitafutwe mtu usiku.</w:t>
              </w:r>
            </w:ins>
            <w:del w:id="5256" w:author="Bonephace Kaijage" w:date="2026-10-14T06:12:00Z" w16du:dateUtc="2026-10-14T04:12:00Z">
              <w:r w:rsidR="00CF7F64" w:rsidRPr="00997D17" w:rsidDel="00FE0A4D">
                <w:rPr>
                  <w:sz w:val="22"/>
                  <w:szCs w:val="22"/>
                </w:rPr>
                <w:delText>Hakiki watoto wa shule na wazee kabla ya giza.</w:delText>
              </w:r>
            </w:del>
          </w:p>
          <w:p w14:paraId="6922BE67" w14:textId="3A111CD5" w:rsidR="002066E7" w:rsidRPr="00997D17" w:rsidRDefault="00CF7F64" w:rsidP="00F20E47">
            <w:pPr>
              <w:pStyle w:val="ListBullet"/>
              <w:rPr>
                <w:sz w:val="22"/>
                <w:szCs w:val="22"/>
                <w:lang w:val="sv-SE"/>
              </w:rPr>
            </w:pPr>
            <w:r w:rsidRPr="00997D17">
              <w:rPr>
                <w:sz w:val="22"/>
                <w:szCs w:val="22"/>
                <w:lang w:val="sv-SE"/>
              </w:rPr>
              <w:t>Chemsha maji ya kunywa. Kliniki iangalie kuhara.</w:t>
            </w:r>
          </w:p>
        </w:tc>
      </w:tr>
      <w:tr w:rsidR="002066E7" w:rsidRPr="000343A2" w14:paraId="0639E096" w14:textId="77777777" w:rsidTr="002066E7">
        <w:tc>
          <w:tcPr>
            <w:tcW w:w="2278" w:type="dxa"/>
          </w:tcPr>
          <w:p w14:paraId="204C9446" w14:textId="77777777" w:rsidR="002066E7" w:rsidRPr="00997D17" w:rsidRDefault="002066E7" w:rsidP="00FD6059">
            <w:pPr>
              <w:pStyle w:val="ListParagraph"/>
              <w:rPr>
                <w:sz w:val="22"/>
                <w:szCs w:val="22"/>
                <w:lang w:val="sv-SE"/>
              </w:rPr>
            </w:pPr>
          </w:p>
        </w:tc>
        <w:tc>
          <w:tcPr>
            <w:tcW w:w="2278" w:type="dxa"/>
          </w:tcPr>
          <w:p w14:paraId="34E1077D" w14:textId="569F486F" w:rsidR="002066E7" w:rsidRPr="00997D17" w:rsidRDefault="002066E7" w:rsidP="00FD6059">
            <w:pPr>
              <w:pStyle w:val="ListParagraph"/>
              <w:rPr>
                <w:sz w:val="22"/>
                <w:szCs w:val="22"/>
              </w:rPr>
            </w:pPr>
            <w:r w:rsidRPr="00997D17">
              <w:rPr>
                <w:sz w:val="22"/>
                <w:szCs w:val="22"/>
              </w:rPr>
              <w:t>Red / Nyekundu — Level 3</w:t>
            </w:r>
          </w:p>
        </w:tc>
        <w:tc>
          <w:tcPr>
            <w:tcW w:w="2278" w:type="dxa"/>
          </w:tcPr>
          <w:p w14:paraId="37E919E2" w14:textId="26206CDB" w:rsidR="002066E7" w:rsidRPr="00997D17" w:rsidRDefault="00FE0A4D" w:rsidP="00FD6059">
            <w:pPr>
              <w:pStyle w:val="ListParagraph"/>
              <w:rPr>
                <w:sz w:val="22"/>
                <w:szCs w:val="22"/>
              </w:rPr>
            </w:pPr>
            <w:ins w:id="5257"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25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492B3EB" w14:textId="3C2A206A" w:rsidR="002066E7" w:rsidRPr="00997D17" w:rsidRDefault="00FE0A4D" w:rsidP="00FD6059">
            <w:pPr>
              <w:pStyle w:val="ListParagraph"/>
              <w:rPr>
                <w:sz w:val="22"/>
                <w:szCs w:val="22"/>
              </w:rPr>
            </w:pPr>
            <w:ins w:id="525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26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8859AC2" w14:textId="6D37FB69" w:rsidR="008C6B60" w:rsidRPr="00997D17" w:rsidRDefault="00FE0A4D" w:rsidP="00F20E47">
            <w:pPr>
              <w:pStyle w:val="ListBullet"/>
              <w:rPr>
                <w:sz w:val="22"/>
                <w:szCs w:val="22"/>
              </w:rPr>
            </w:pPr>
            <w:ins w:id="5261"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262" w:author="Bonephace Kaijage" w:date="2026-10-14T06:03:00Z" w16du:dateUtc="2026-10-14T04:03:00Z">
              <w:r w:rsidR="00CF7F64" w:rsidRPr="00997D17" w:rsidDel="00FE0A4D">
                <w:rPr>
                  <w:sz w:val="22"/>
                  <w:szCs w:val="22"/>
                </w:rPr>
                <w:delText>Evacuate Life-threatening conditions at the named sites. Houses damaged, people now. Do not return until the committee confirms it is safe.</w:delText>
              </w:r>
            </w:del>
          </w:p>
          <w:p w14:paraId="68F41DA0" w14:textId="7E86ECDD" w:rsidR="008C6B60" w:rsidRPr="00997D17" w:rsidRDefault="00CF7F64" w:rsidP="00F20E47">
            <w:pPr>
              <w:pStyle w:val="ListBullet"/>
              <w:rPr>
                <w:sz w:val="22"/>
                <w:szCs w:val="22"/>
              </w:rPr>
            </w:pPr>
            <w:r w:rsidRPr="00997D17">
              <w:rPr>
                <w:sz w:val="22"/>
                <w:szCs w:val="22"/>
              </w:rPr>
              <w:t>Call 114 and 190. Keep the access road clear for ambulances.</w:t>
            </w:r>
          </w:p>
          <w:p w14:paraId="36D2350B" w14:textId="5B0CC454" w:rsidR="008C6B60" w:rsidRPr="00997D17" w:rsidRDefault="00CF7F64" w:rsidP="00F20E47">
            <w:pPr>
              <w:pStyle w:val="ListBullet"/>
              <w:rPr>
                <w:sz w:val="22"/>
                <w:szCs w:val="22"/>
              </w:rPr>
            </w:pPr>
            <w:r w:rsidRPr="00997D17">
              <w:rPr>
                <w:sz w:val="22"/>
                <w:szCs w:val="22"/>
              </w:rPr>
              <w:t>Open the shelter and register every household. Note who is missing.</w:t>
            </w:r>
          </w:p>
          <w:p w14:paraId="0B0CF66C" w14:textId="626109D2" w:rsidR="002066E7" w:rsidRPr="00997D17" w:rsidRDefault="00CF7F64" w:rsidP="00F20E47">
            <w:pPr>
              <w:pStyle w:val="ListBullet"/>
              <w:rPr>
                <w:sz w:val="22"/>
                <w:szCs w:val="22"/>
              </w:rPr>
            </w:pPr>
            <w:r w:rsidRPr="00997D17">
              <w:rPr>
                <w:sz w:val="22"/>
                <w:szCs w:val="22"/>
              </w:rPr>
              <w:t>Health team: injury first, then cholera if the water is dirty.</w:t>
            </w:r>
          </w:p>
        </w:tc>
        <w:tc>
          <w:tcPr>
            <w:tcW w:w="2279" w:type="dxa"/>
          </w:tcPr>
          <w:p w14:paraId="125F18B8" w14:textId="28FB69D7" w:rsidR="008C6B60" w:rsidRPr="00997D17" w:rsidRDefault="00CF7F64" w:rsidP="00F20E47">
            <w:pPr>
              <w:pStyle w:val="ListBullet"/>
              <w:rPr>
                <w:sz w:val="22"/>
                <w:szCs w:val="22"/>
                <w:lang w:val="sv-SE"/>
              </w:rPr>
            </w:pPr>
            <w:r w:rsidRPr="00997D17">
              <w:rPr>
                <w:sz w:val="22"/>
                <w:szCs w:val="22"/>
                <w:lang w:val="sv-SE"/>
              </w:rPr>
              <w:t>Hamisha eneo hili sasa. Msirudi mpaka kamati iseme ni salama.</w:t>
            </w:r>
          </w:p>
          <w:p w14:paraId="7BE52871" w14:textId="4A3D67E4" w:rsidR="008C6B60" w:rsidRPr="00997D17" w:rsidRDefault="00CF7F64" w:rsidP="00F20E47">
            <w:pPr>
              <w:pStyle w:val="ListBullet"/>
              <w:rPr>
                <w:sz w:val="22"/>
                <w:szCs w:val="22"/>
                <w:lang w:val="sv-SE"/>
              </w:rPr>
            </w:pPr>
            <w:r w:rsidRPr="00997D17">
              <w:rPr>
                <w:sz w:val="22"/>
                <w:szCs w:val="22"/>
                <w:lang w:val="sv-SE"/>
              </w:rPr>
              <w:t>Piga 114 na 190. Acha barabara ya kufika wazi kwa magari ya wagonjwa.</w:t>
            </w:r>
          </w:p>
          <w:p w14:paraId="32AE5854" w14:textId="6D3C2E7D" w:rsidR="008C6B60" w:rsidRPr="00997D17" w:rsidRDefault="00CF7F64" w:rsidP="00F20E47">
            <w:pPr>
              <w:pStyle w:val="ListBullet"/>
              <w:rPr>
                <w:sz w:val="22"/>
                <w:szCs w:val="22"/>
                <w:lang w:val="sv-SE"/>
              </w:rPr>
            </w:pPr>
            <w:r w:rsidRPr="00997D17">
              <w:rPr>
                <w:sz w:val="22"/>
                <w:szCs w:val="22"/>
                <w:lang w:val="sv-SE"/>
              </w:rPr>
              <w:t>Fungua makazi na sajili kila kaya. Andika aliyepotea.</w:t>
            </w:r>
          </w:p>
          <w:p w14:paraId="0B563B9E" w14:textId="2FE582E2" w:rsidR="002066E7" w:rsidRPr="00997D17" w:rsidRDefault="00CF7F64" w:rsidP="00F20E47">
            <w:pPr>
              <w:pStyle w:val="ListBullet"/>
              <w:rPr>
                <w:sz w:val="22"/>
                <w:szCs w:val="22"/>
                <w:lang w:val="sv-SE"/>
              </w:rPr>
            </w:pPr>
            <w:r w:rsidRPr="00997D17">
              <w:rPr>
                <w:sz w:val="22"/>
                <w:szCs w:val="22"/>
                <w:lang w:val="sv-SE"/>
              </w:rPr>
              <w:t>Timu ya afya: majeruhi kwanza, kisha kipindupindu maji yakiwa machafu.</w:t>
            </w:r>
          </w:p>
        </w:tc>
      </w:tr>
    </w:tbl>
    <w:p w14:paraId="52C814EA" w14:textId="77777777" w:rsidR="00250A71" w:rsidRPr="00997D17" w:rsidRDefault="00FD6059" w:rsidP="00FD6059">
      <w:pPr>
        <w:pStyle w:val="ListParagraph"/>
        <w:rPr>
          <w:sz w:val="22"/>
          <w:szCs w:val="22"/>
          <w:lang w:val="sv-SE"/>
        </w:rPr>
      </w:pPr>
      <w:r w:rsidRPr="00997D17">
        <w:rPr>
          <w:sz w:val="22"/>
          <w:szCs w:val="22"/>
          <w:lang w:val="sv-SE"/>
        </w:rPr>
        <w:t>Singida Municipal Council — Halmashauri ya Manispaa ya Singida (Singida Urban / Singida Mjini)</w:t>
      </w:r>
    </w:p>
    <w:p w14:paraId="578CAF63" w14:textId="77777777" w:rsidR="00DC5789" w:rsidRDefault="003E5113" w:rsidP="003E5113">
      <w:pPr>
        <w:rPr>
          <w:sz w:val="22"/>
          <w:szCs w:val="22"/>
          <w:lang w:val="sv-SE"/>
        </w:rPr>
      </w:pPr>
      <w:r w:rsidRPr="00997D17">
        <w:rPr>
          <w:sz w:val="22"/>
          <w:szCs w:val="22"/>
          <w:lang w:val="sv-SE"/>
        </w:rPr>
        <w:t>24. SONGWE REGION | MKOA WA SONGWE</w:t>
      </w:r>
    </w:p>
    <w:p w14:paraId="0930EEFA" w14:textId="77777777" w:rsidR="00DC5789" w:rsidRPr="000343A2" w:rsidRDefault="00DC5789" w:rsidP="00DC5789">
      <w:pPr>
        <w:rPr>
          <w:color w:val="000000"/>
          <w:lang w:val="sv-SE"/>
        </w:rPr>
      </w:pPr>
    </w:p>
    <w:p w14:paraId="56FEFD2B" w14:textId="77777777" w:rsidR="00DC5789" w:rsidRDefault="00DC5789" w:rsidP="00DC5789">
      <w:pPr>
        <w:pStyle w:val="Strong1"/>
        <w:jc w:val="both"/>
        <w:rPr>
          <w:color w:val="000000"/>
        </w:rPr>
      </w:pPr>
      <w:r w:rsidRPr="00DC5789">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DC5789" w:rsidRPr="00DC5789" w14:paraId="357B41FC" w14:textId="77777777" w:rsidTr="00DC5789">
        <w:tc>
          <w:tcPr>
            <w:tcW w:w="3420" w:type="dxa"/>
            <w:shd w:val="clear" w:color="D9D9D9" w:fill="D9D9D9"/>
          </w:tcPr>
          <w:p w14:paraId="4DF49355" w14:textId="2C6A358F" w:rsidR="00DC5789" w:rsidRPr="00DC5789" w:rsidRDefault="00DC5789" w:rsidP="00DC5789">
            <w:pPr>
              <w:jc w:val="both"/>
              <w:rPr>
                <w:color w:val="000000"/>
              </w:rPr>
            </w:pPr>
            <w:r w:rsidRPr="00DC5789">
              <w:rPr>
                <w:color w:val="000000"/>
              </w:rPr>
              <w:t>AREA (EN)</w:t>
            </w:r>
          </w:p>
        </w:tc>
        <w:tc>
          <w:tcPr>
            <w:tcW w:w="3235" w:type="dxa"/>
            <w:shd w:val="clear" w:color="D9D9D9" w:fill="D9D9D9"/>
          </w:tcPr>
          <w:p w14:paraId="3AC4F28E" w14:textId="01957144" w:rsidR="00DC5789" w:rsidRPr="00DC5789" w:rsidRDefault="00DC5789" w:rsidP="00DC5789">
            <w:pPr>
              <w:jc w:val="both"/>
              <w:rPr>
                <w:color w:val="000000"/>
              </w:rPr>
            </w:pPr>
            <w:r w:rsidRPr="00DC5789">
              <w:rPr>
                <w:color w:val="000000"/>
              </w:rPr>
              <w:t>ENEO (SW)</w:t>
            </w:r>
          </w:p>
        </w:tc>
        <w:tc>
          <w:tcPr>
            <w:tcW w:w="3605" w:type="dxa"/>
            <w:shd w:val="clear" w:color="D9D9D9" w:fill="D9D9D9"/>
          </w:tcPr>
          <w:p w14:paraId="309A00C9" w14:textId="5D26E7A9" w:rsidR="00DC5789" w:rsidRPr="00DC5789" w:rsidRDefault="00DC5789" w:rsidP="00DC5789">
            <w:pPr>
              <w:jc w:val="both"/>
              <w:rPr>
                <w:color w:val="000000"/>
              </w:rPr>
            </w:pPr>
            <w:r w:rsidRPr="00DC5789">
              <w:rPr>
                <w:color w:val="000000"/>
              </w:rPr>
              <w:t>RISK STATEMENT (EN)</w:t>
            </w:r>
          </w:p>
        </w:tc>
        <w:tc>
          <w:tcPr>
            <w:tcW w:w="3325" w:type="dxa"/>
            <w:shd w:val="clear" w:color="D9D9D9" w:fill="D9D9D9"/>
          </w:tcPr>
          <w:p w14:paraId="1F1CF8A3" w14:textId="389233CF" w:rsidR="00DC5789" w:rsidRPr="00DC5789" w:rsidRDefault="00DC5789" w:rsidP="00DC5789">
            <w:pPr>
              <w:jc w:val="both"/>
              <w:rPr>
                <w:color w:val="000000"/>
              </w:rPr>
            </w:pPr>
            <w:r w:rsidRPr="00DC5789">
              <w:rPr>
                <w:color w:val="000000"/>
              </w:rPr>
              <w:t>TAMKO LA HATARI (SW)</w:t>
            </w:r>
          </w:p>
        </w:tc>
      </w:tr>
      <w:tr w:rsidR="00DC5789" w:rsidRPr="00DC5789" w14:paraId="68E7D544" w14:textId="77777777" w:rsidTr="00DC5789">
        <w:tc>
          <w:tcPr>
            <w:tcW w:w="3420" w:type="dxa"/>
          </w:tcPr>
          <w:p w14:paraId="549F1FEF" w14:textId="5BDA6357" w:rsidR="00DC5789" w:rsidRPr="00DC5789" w:rsidRDefault="00DC5789" w:rsidP="00DC5789">
            <w:pPr>
              <w:pStyle w:val="ListParagraph"/>
              <w:numPr>
                <w:ilvl w:val="0"/>
                <w:numId w:val="1"/>
              </w:numPr>
              <w:jc w:val="both"/>
              <w:rPr>
                <w:color w:val="000000"/>
              </w:rPr>
            </w:pPr>
            <w:r w:rsidRPr="00DC5789">
              <w:rPr>
                <w:color w:val="000000"/>
              </w:rPr>
              <w:lastRenderedPageBreak/>
              <w:t>Tunduma Town: Zambia border crossing</w:t>
            </w:r>
          </w:p>
        </w:tc>
        <w:tc>
          <w:tcPr>
            <w:tcW w:w="3235" w:type="dxa"/>
          </w:tcPr>
          <w:p w14:paraId="77990749" w14:textId="6421E3F5" w:rsidR="00DC5789" w:rsidRPr="00DC5789" w:rsidRDefault="00DC5789" w:rsidP="00DC5789">
            <w:pPr>
              <w:pStyle w:val="ListParagraph"/>
              <w:numPr>
                <w:ilvl w:val="0"/>
                <w:numId w:val="1"/>
              </w:numPr>
              <w:jc w:val="both"/>
              <w:rPr>
                <w:color w:val="000000"/>
              </w:rPr>
            </w:pPr>
            <w:r w:rsidRPr="00DC5789">
              <w:rPr>
                <w:color w:val="000000"/>
              </w:rPr>
              <w:t>Mji wa Tunduma: kivuko cha mpaka wa Zambia</w:t>
            </w:r>
          </w:p>
        </w:tc>
        <w:tc>
          <w:tcPr>
            <w:tcW w:w="3605" w:type="dxa"/>
          </w:tcPr>
          <w:p w14:paraId="4A595F64" w14:textId="73B051D2" w:rsidR="00DC5789" w:rsidRPr="00DC5789" w:rsidRDefault="00DC5789" w:rsidP="00DC5789">
            <w:pPr>
              <w:pStyle w:val="ListParagraph"/>
              <w:numPr>
                <w:ilvl w:val="0"/>
                <w:numId w:val="1"/>
              </w:numPr>
            </w:pPr>
            <w:r>
              <w:t>This area is a crowded border town where truck queues, fuel storage and dense markets bring fire, accident and disease risk, and storm water floods unplanned streets.</w:t>
            </w:r>
          </w:p>
          <w:p w14:paraId="5D3AF905" w14:textId="77777777" w:rsidR="00F433EC" w:rsidRDefault="00DC5789" w:rsidP="00DC5789">
            <w:pPr>
              <w:pStyle w:val="ListParagraph"/>
              <w:numPr>
                <w:ilvl w:val="0"/>
                <w:numId w:val="1"/>
              </w:numPr>
              <w:jc w:val="both"/>
              <w:rPr>
                <w:ins w:id="5263" w:author="Bonephace Kaijage" w:date="2026-10-14T05:16:00Z" w16du:dateUtc="2026-10-14T03:16:00Z"/>
                <w:bCs/>
                <w:color w:val="000000"/>
              </w:rPr>
            </w:pPr>
            <w:r>
              <w:rPr>
                <w:bCs/>
                <w:color w:val="000000"/>
              </w:rPr>
              <w:t>For those trading and travelling here, it helps to keep exits and drains clear, keep fire extinguishers ready and use latrines and safe water.</w:t>
            </w:r>
          </w:p>
          <w:p w14:paraId="7939A5D4" w14:textId="5FFE2485" w:rsidR="00F433EC" w:rsidRDefault="00FE0A4D" w:rsidP="00DC5789">
            <w:pPr>
              <w:pStyle w:val="ListParagraph"/>
              <w:numPr>
                <w:ilvl w:val="0"/>
                <w:numId w:val="1"/>
              </w:numPr>
              <w:jc w:val="both"/>
              <w:rPr>
                <w:ins w:id="5264" w:author="Bonephace Kaijage" w:date="2026-10-14T05:16:00Z" w16du:dateUtc="2026-10-14T03:16:00Z"/>
                <w:bCs/>
                <w:color w:val="000000"/>
              </w:rPr>
            </w:pPr>
            <w:ins w:id="5265" w:author="Bonephace Kaijage" w:date="2026-10-14T05:57:00Z" w16du:dateUtc="2026-10-14T03:57:00Z">
              <w:r>
                <w:rPr>
                  <w:bCs/>
                  <w:color w:val="000000"/>
                </w:rPr>
                <w:t>What raises the risk: storing fuel in homes and shops, trading between the queued trucks, blocking market exits with stock, and letting waste block the drains.</w:t>
              </w:r>
            </w:ins>
          </w:p>
          <w:p w14:paraId="47BF94CF" w14:textId="77777777" w:rsidR="00FE0A4D" w:rsidRDefault="00F433EC" w:rsidP="00DC5789">
            <w:pPr>
              <w:pStyle w:val="ListParagraph"/>
              <w:numPr>
                <w:ilvl w:val="0"/>
                <w:numId w:val="1"/>
              </w:numPr>
              <w:jc w:val="both"/>
              <w:rPr>
                <w:ins w:id="5266" w:author="Bonephace Kaijage" w:date="2026-10-14T05:59:00Z" w16du:dateUtc="2026-10-14T03:59:00Z"/>
                <w:bCs/>
                <w:color w:val="000000"/>
              </w:rPr>
            </w:pPr>
            <w:ins w:id="5267" w:author="Bonephace Kaijage" w:date="2026-10-14T05:16:00Z" w16du:dateUtc="2026-10-14T03:16:00Z">
              <w:r>
                <w:rPr>
                  <w:bCs/>
                  <w:color w:val="000000"/>
                </w:rPr>
                <w:t>Know the open ground away from the fuel depots and the truck queue that traders will move to if a fuel fire or tanker crash happens, and clear it at once when told; report the first case of watery diarrhoea the same day.</w:t>
              </w:r>
            </w:ins>
          </w:p>
          <w:p w14:paraId="44B97833" w14:textId="1BBCACC8" w:rsidR="00DC5789" w:rsidRPr="00DC5789" w:rsidRDefault="00FE0A4D" w:rsidP="00DC5789">
            <w:pPr>
              <w:pStyle w:val="ListParagraph"/>
              <w:numPr>
                <w:ilvl w:val="0"/>
                <w:numId w:val="1"/>
              </w:numPr>
              <w:jc w:val="both"/>
              <w:rPr>
                <w:bCs/>
                <w:color w:val="000000"/>
              </w:rPr>
            </w:pPr>
            <w:ins w:id="5268" w:author="Bonephace Kaijage" w:date="2026-10-14T05:59:00Z" w16du:dateUtc="2026-10-14T03:59:00Z">
              <w:r>
                <w:rPr>
                  <w:bCs/>
                  <w:color w:val="000000"/>
                </w:rPr>
                <w:t>Agree who will help anyone in the household who cannot move, see or hear a warning on their own.</w:t>
              </w:r>
            </w:ins>
          </w:p>
        </w:tc>
        <w:tc>
          <w:tcPr>
            <w:tcW w:w="3325" w:type="dxa"/>
          </w:tcPr>
          <w:p w14:paraId="38B77766" w14:textId="34F3FFBE" w:rsidR="00DC5789" w:rsidRPr="00DC5789" w:rsidRDefault="00DC5789" w:rsidP="00DC5789">
            <w:pPr>
              <w:pStyle w:val="ListParagraph"/>
              <w:numPr>
                <w:ilvl w:val="0"/>
                <w:numId w:val="1"/>
              </w:numPr>
            </w:pPr>
            <w:r>
              <w:t>Eneo hili ni mji wa mpakani wenye msongamano ambapo foleni za malori, hifadhi ya mafuta na masoko yenye watu wengi huleta hatari ya moto, ajali na magonjwa, na maji ya dhoruba hufurika mitaa isiyopangwa.</w:t>
            </w:r>
          </w:p>
          <w:p w14:paraId="65FCF4ED" w14:textId="77777777" w:rsidR="00F433EC" w:rsidRDefault="00DC5789" w:rsidP="00DC5789">
            <w:pPr>
              <w:pStyle w:val="ListParagraph"/>
              <w:numPr>
                <w:ilvl w:val="0"/>
                <w:numId w:val="1"/>
              </w:numPr>
              <w:jc w:val="both"/>
              <w:rPr>
                <w:ins w:id="5269" w:author="Bonephace Kaijage" w:date="2026-10-14T05:16:00Z" w16du:dateUtc="2026-10-14T03:16:00Z"/>
                <w:bCs/>
                <w:color w:val="000000"/>
              </w:rPr>
            </w:pPr>
            <w:r>
              <w:rPr>
                <w:bCs/>
                <w:color w:val="000000"/>
              </w:rPr>
              <w:t>Kwa wanaofanya biashara na kusafiri hapa, ni vyema kuacha njia za kutokea na mitaro wazi, kuweka vizimamoto tayari na kutumia vyoo na maji salama.</w:t>
            </w:r>
          </w:p>
          <w:p w14:paraId="0A3EBB21" w14:textId="0DACCF18" w:rsidR="00F433EC" w:rsidRDefault="00FE0A4D" w:rsidP="00DC5789">
            <w:pPr>
              <w:pStyle w:val="ListParagraph"/>
              <w:numPr>
                <w:ilvl w:val="0"/>
                <w:numId w:val="1"/>
              </w:numPr>
              <w:jc w:val="both"/>
              <w:rPr>
                <w:ins w:id="5270" w:author="Bonephace Kaijage" w:date="2026-10-14T05:16:00Z" w16du:dateUtc="2026-10-14T03:16:00Z"/>
                <w:bCs/>
                <w:color w:val="000000"/>
              </w:rPr>
            </w:pPr>
            <w:ins w:id="5271" w:author="Bonephace Kaijage" w:date="2026-10-14T05:56:00Z" w16du:dateUtc="2026-10-14T03:56:00Z">
              <w:r>
                <w:rPr>
                  <w:bCs/>
                  <w:color w:val="000000"/>
                </w:rPr>
                <w:t>Kinachoongeza hatari: kuhifadhi mafuta majumbani na madukani, kufanya biashara kati ya malori yaliyopanga foleni, kuziba njia za kutokea za soko kwa mizigo, na kuacha taka ziziba mitaro.</w:t>
              </w:r>
            </w:ins>
          </w:p>
          <w:p w14:paraId="3786B783" w14:textId="77777777" w:rsidR="00FE0A4D" w:rsidRDefault="00F433EC" w:rsidP="00DC5789">
            <w:pPr>
              <w:pStyle w:val="ListParagraph"/>
              <w:numPr>
                <w:ilvl w:val="0"/>
                <w:numId w:val="1"/>
              </w:numPr>
              <w:jc w:val="both"/>
              <w:rPr>
                <w:ins w:id="5272" w:author="Bonephace Kaijage" w:date="2026-10-14T05:59:00Z" w16du:dateUtc="2026-10-14T03:59:00Z"/>
                <w:bCs/>
                <w:color w:val="000000"/>
              </w:rPr>
            </w:pPr>
            <w:ins w:id="5273" w:author="Bonephace Kaijage" w:date="2026-10-14T05:16:00Z" w16du:dateUtc="2026-10-14T03:16:00Z">
              <w:r>
                <w:rPr>
                  <w:bCs/>
                  <w:color w:val="000000"/>
                </w:rPr>
                <w:t>Fahamu uwanja wazi mbali na maghala ya mafuta na foleni ya malori ambao wafanyabiashara watahamia moto wa mafuta au ajali ya lori la mafuta ikitokea, na ondokeni mara moja mnapoambiwa; ripoti mgonjwa wa kwanza wa kuharisha maji siku hiyo hiyo.</w:t>
              </w:r>
            </w:ins>
          </w:p>
          <w:p w14:paraId="1A451FF6" w14:textId="463AF528" w:rsidR="00DC5789" w:rsidRPr="00DC5789" w:rsidRDefault="00FE0A4D" w:rsidP="00DC5789">
            <w:pPr>
              <w:pStyle w:val="ListParagraph"/>
              <w:numPr>
                <w:ilvl w:val="0"/>
                <w:numId w:val="1"/>
              </w:numPr>
              <w:jc w:val="both"/>
              <w:rPr>
                <w:bCs/>
                <w:color w:val="000000"/>
              </w:rPr>
            </w:pPr>
            <w:ins w:id="5274"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6FF4AB58" w14:textId="77777777" w:rsidTr="00DC5789">
        <w:tc>
          <w:tcPr>
            <w:tcW w:w="3420" w:type="dxa"/>
          </w:tcPr>
          <w:p w14:paraId="20ED74B0" w14:textId="44515995" w:rsidR="00DC5789" w:rsidRPr="00DC5789" w:rsidRDefault="00DC5789" w:rsidP="00DC5789">
            <w:pPr>
              <w:pStyle w:val="ListParagraph"/>
              <w:numPr>
                <w:ilvl w:val="0"/>
                <w:numId w:val="1"/>
              </w:numPr>
              <w:jc w:val="both"/>
              <w:rPr>
                <w:color w:val="000000"/>
              </w:rPr>
            </w:pPr>
            <w:r w:rsidRPr="00DC5789">
              <w:rPr>
                <w:color w:val="000000"/>
              </w:rPr>
              <w:lastRenderedPageBreak/>
              <w:t>Ileje: steep highland slopes</w:t>
            </w:r>
          </w:p>
        </w:tc>
        <w:tc>
          <w:tcPr>
            <w:tcW w:w="3235" w:type="dxa"/>
          </w:tcPr>
          <w:p w14:paraId="50A23564" w14:textId="7FE672A1" w:rsidR="00DC5789" w:rsidRPr="000343A2" w:rsidRDefault="00DC5789" w:rsidP="00DC5789">
            <w:pPr>
              <w:pStyle w:val="ListParagraph"/>
              <w:numPr>
                <w:ilvl w:val="0"/>
                <w:numId w:val="1"/>
              </w:numPr>
              <w:jc w:val="both"/>
              <w:rPr>
                <w:color w:val="000000"/>
                <w:lang w:val="sv-SE"/>
              </w:rPr>
            </w:pPr>
            <w:r w:rsidRPr="000343A2">
              <w:rPr>
                <w:color w:val="000000"/>
                <w:lang w:val="sv-SE"/>
              </w:rPr>
              <w:t>Ileje: miteremko mikali ya nyanda za juu</w:t>
            </w:r>
          </w:p>
        </w:tc>
        <w:tc>
          <w:tcPr>
            <w:tcW w:w="3605" w:type="dxa"/>
          </w:tcPr>
          <w:p w14:paraId="709FCD71" w14:textId="0342ECAC" w:rsidR="00DC5789" w:rsidRPr="00DC5789" w:rsidRDefault="00DC5789" w:rsidP="00DC5789">
            <w:pPr>
              <w:pStyle w:val="ListParagraph"/>
              <w:numPr>
                <w:ilvl w:val="0"/>
                <w:numId w:val="1"/>
              </w:numPr>
            </w:pPr>
            <w:r>
              <w:t>This area has steep, wet highland slopes where heavy rain causes landslides and washouts that cut roads and isolate villages.</w:t>
            </w:r>
          </w:p>
          <w:p w14:paraId="105AB194" w14:textId="77777777" w:rsidR="00F433EC" w:rsidRDefault="00DC5789" w:rsidP="00DC5789">
            <w:pPr>
              <w:pStyle w:val="ListParagraph"/>
              <w:numPr>
                <w:ilvl w:val="0"/>
                <w:numId w:val="1"/>
              </w:numPr>
              <w:jc w:val="both"/>
              <w:rPr>
                <w:ins w:id="5275" w:author="Bonephace Kaijage" w:date="2026-10-14T05:16:00Z" w16du:dateUtc="2026-10-14T03:16:00Z"/>
                <w:bCs/>
                <w:color w:val="000000"/>
              </w:rPr>
            </w:pPr>
            <w:r>
              <w:rPr>
                <w:bCs/>
                <w:color w:val="000000"/>
              </w:rPr>
              <w:t>For those living and farming here, it helps to keep terraces and trees on slopes, build away from steep cuts and stream banks and keep food reserves.</w:t>
            </w:r>
          </w:p>
          <w:p w14:paraId="027C4A7F" w14:textId="1F1CA394" w:rsidR="00F433EC" w:rsidRDefault="00FE0A4D" w:rsidP="00DC5789">
            <w:pPr>
              <w:pStyle w:val="ListParagraph"/>
              <w:numPr>
                <w:ilvl w:val="0"/>
                <w:numId w:val="1"/>
              </w:numPr>
              <w:jc w:val="both"/>
              <w:rPr>
                <w:ins w:id="5276" w:author="Bonephace Kaijage" w:date="2026-10-14T05:16:00Z" w16du:dateUtc="2026-10-14T03:16:00Z"/>
                <w:bCs/>
                <w:color w:val="000000"/>
              </w:rPr>
            </w:pPr>
            <w:ins w:id="5277" w:author="Bonephace Kaijage" w:date="2026-10-14T05:56:00Z" w16du:dateUtc="2026-10-14T03:56:00Z">
              <w:r>
                <w:rPr>
                  <w:bCs/>
                  <w:color w:val="000000"/>
                </w:rPr>
                <w:t>What raises the risk: opening new fields on the steepest slopes, cutting into the slope behind a house, building on the stream banks and letting village food stocks run out before the roads close.</w:t>
              </w:r>
            </w:ins>
          </w:p>
          <w:p w14:paraId="3174371A" w14:textId="77777777" w:rsidR="00FE0A4D" w:rsidRDefault="00F433EC" w:rsidP="00DC5789">
            <w:pPr>
              <w:pStyle w:val="ListParagraph"/>
              <w:numPr>
                <w:ilvl w:val="0"/>
                <w:numId w:val="1"/>
              </w:numPr>
              <w:jc w:val="both"/>
              <w:rPr>
                <w:ins w:id="5278" w:author="Bonephace Kaijage" w:date="2026-10-14T05:59:00Z" w16du:dateUtc="2026-10-14T03:59:00Z"/>
                <w:bCs/>
                <w:color w:val="000000"/>
              </w:rPr>
            </w:pPr>
            <w:ins w:id="5279" w:author="Bonephace Kaijage" w:date="2026-10-14T05:16:00Z" w16du:dateUtc="2026-10-14T03:16:00Z">
              <w:r>
                <w:rPr>
                  <w:bCs/>
                  <w:color w:val="000000"/>
                </w:rPr>
                <w:t>Agree with neighbours on a safe place off the slope, and move there when cracks open or water runs muddy during heavy rain; restock before the rains, because the road may be cut for weeks.</w:t>
              </w:r>
            </w:ins>
          </w:p>
          <w:p w14:paraId="79E712AB" w14:textId="5272A84D" w:rsidR="00DC5789" w:rsidRPr="00DC5789" w:rsidRDefault="00FE0A4D" w:rsidP="00DC5789">
            <w:pPr>
              <w:pStyle w:val="ListParagraph"/>
              <w:numPr>
                <w:ilvl w:val="0"/>
                <w:numId w:val="1"/>
              </w:numPr>
              <w:jc w:val="both"/>
              <w:rPr>
                <w:bCs/>
                <w:color w:val="000000"/>
              </w:rPr>
            </w:pPr>
            <w:ins w:id="5280" w:author="Bonephace Kaijage" w:date="2026-10-14T05:59:00Z" w16du:dateUtc="2026-10-14T03:59:00Z">
              <w:r>
                <w:rPr>
                  <w:bCs/>
                  <w:color w:val="000000"/>
                </w:rPr>
                <w:t>Agree who will help anyone in the household who cannot move, see or hear a warning on their own.</w:t>
              </w:r>
            </w:ins>
          </w:p>
        </w:tc>
        <w:tc>
          <w:tcPr>
            <w:tcW w:w="3325" w:type="dxa"/>
          </w:tcPr>
          <w:p w14:paraId="7B47B180" w14:textId="6803F060" w:rsidR="00DC5789" w:rsidRPr="00DC5789" w:rsidRDefault="00DC5789" w:rsidP="00DC5789">
            <w:pPr>
              <w:pStyle w:val="ListParagraph"/>
              <w:numPr>
                <w:ilvl w:val="0"/>
                <w:numId w:val="1"/>
              </w:numPr>
            </w:pPr>
            <w:r>
              <w:t>Eneo hili lina miteremko mikali yenye mvua nyingi ambapo mvua kubwa husababisha maporomoko na kusombwa kwa barabara, hukata barabara na kutenga vijiji.</w:t>
            </w:r>
          </w:p>
          <w:p w14:paraId="38135443" w14:textId="77777777" w:rsidR="00F433EC" w:rsidRDefault="00DC5789" w:rsidP="00DC5789">
            <w:pPr>
              <w:pStyle w:val="ListParagraph"/>
              <w:numPr>
                <w:ilvl w:val="0"/>
                <w:numId w:val="1"/>
              </w:numPr>
              <w:jc w:val="both"/>
              <w:rPr>
                <w:ins w:id="5281" w:author="Bonephace Kaijage" w:date="2026-10-14T05:16:00Z" w16du:dateUtc="2026-10-14T03:16:00Z"/>
                <w:bCs/>
                <w:color w:val="000000"/>
              </w:rPr>
            </w:pPr>
            <w:r>
              <w:rPr>
                <w:bCs/>
                <w:color w:val="000000"/>
              </w:rPr>
              <w:t>Kwa wanaoishi na kulima hapa, ni vyema kutunza matuta na miti kwenye miteremko, kujenga mbali na miinuko mikali na kingo za vijito na kuweka akiba ya chakula.</w:t>
            </w:r>
          </w:p>
          <w:p w14:paraId="4FEF0413" w14:textId="54C6BF81" w:rsidR="00F433EC" w:rsidRDefault="00FE0A4D" w:rsidP="00DC5789">
            <w:pPr>
              <w:pStyle w:val="ListParagraph"/>
              <w:numPr>
                <w:ilvl w:val="0"/>
                <w:numId w:val="1"/>
              </w:numPr>
              <w:jc w:val="both"/>
              <w:rPr>
                <w:ins w:id="5282" w:author="Bonephace Kaijage" w:date="2026-10-14T05:16:00Z" w16du:dateUtc="2026-10-14T03:16:00Z"/>
                <w:bCs/>
                <w:color w:val="000000"/>
              </w:rPr>
            </w:pPr>
            <w:ins w:id="5283" w:author="Bonephace Kaijage" w:date="2026-10-14T05:56:00Z" w16du:dateUtc="2026-10-14T03:56:00Z">
              <w:r>
                <w:rPr>
                  <w:bCs/>
                  <w:color w:val="000000"/>
                </w:rPr>
                <w:t>Kinachoongeza hatari: kufungua mashamba mapya kwenye miteremko mikali zaidi, kuchimba mteremko nyuma ya nyumba, kujenga kwenye kingo za vijito na kuacha akiba za chakula za kijiji ziishe kabla barabara hazijafungwa.</w:t>
              </w:r>
            </w:ins>
          </w:p>
          <w:p w14:paraId="4CE46F6E" w14:textId="77777777" w:rsidR="00FE0A4D" w:rsidRDefault="00F433EC" w:rsidP="00DC5789">
            <w:pPr>
              <w:pStyle w:val="ListParagraph"/>
              <w:numPr>
                <w:ilvl w:val="0"/>
                <w:numId w:val="1"/>
              </w:numPr>
              <w:jc w:val="both"/>
              <w:rPr>
                <w:ins w:id="5284" w:author="Bonephace Kaijage" w:date="2026-10-14T05:59:00Z" w16du:dateUtc="2026-10-14T03:59:00Z"/>
                <w:bCs/>
                <w:color w:val="000000"/>
              </w:rPr>
            </w:pPr>
            <w:ins w:id="5285" w:author="Bonephace Kaijage" w:date="2026-10-14T05:16:00Z" w16du:dateUtc="2026-10-14T03:16:00Z">
              <w:r>
                <w:rPr>
                  <w:bCs/>
                  <w:color w:val="000000"/>
                </w:rPr>
                <w:t>Kubalianeni na majirani eneo salama nje ya mteremko, na hamieni huko nyufa zikifunguka au maji yakitiririka ya matope wakati wa mvua kubwa; jazeni akiba kabla ya mvua, kwa sababu barabara inaweza kufungwa kwa wiki.</w:t>
              </w:r>
            </w:ins>
          </w:p>
          <w:p w14:paraId="30C4260E" w14:textId="7293B65C" w:rsidR="00DC5789" w:rsidRPr="00DC5789" w:rsidRDefault="00FE0A4D" w:rsidP="00DC5789">
            <w:pPr>
              <w:pStyle w:val="ListParagraph"/>
              <w:numPr>
                <w:ilvl w:val="0"/>
                <w:numId w:val="1"/>
              </w:numPr>
              <w:jc w:val="both"/>
              <w:rPr>
                <w:bCs/>
                <w:color w:val="000000"/>
              </w:rPr>
            </w:pPr>
            <w:ins w:id="5286"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2249B782" w14:textId="77777777" w:rsidTr="00DC5789">
        <w:tc>
          <w:tcPr>
            <w:tcW w:w="3420" w:type="dxa"/>
          </w:tcPr>
          <w:p w14:paraId="185E3B05" w14:textId="2F6B3E3E" w:rsidR="00DC5789" w:rsidRPr="00DC5789" w:rsidRDefault="00DC5789" w:rsidP="00DC5789">
            <w:pPr>
              <w:pStyle w:val="ListParagraph"/>
              <w:numPr>
                <w:ilvl w:val="0"/>
                <w:numId w:val="1"/>
              </w:numPr>
              <w:jc w:val="both"/>
              <w:rPr>
                <w:color w:val="000000"/>
              </w:rPr>
            </w:pPr>
            <w:r w:rsidRPr="00DC5789">
              <w:rPr>
                <w:color w:val="000000"/>
              </w:rPr>
              <w:t>Mbozi: coffee highlands and Vwawa</w:t>
            </w:r>
          </w:p>
        </w:tc>
        <w:tc>
          <w:tcPr>
            <w:tcW w:w="3235" w:type="dxa"/>
          </w:tcPr>
          <w:p w14:paraId="720ADF98" w14:textId="403F9CBA" w:rsidR="00DC5789" w:rsidRPr="00DC5789" w:rsidRDefault="00DC5789" w:rsidP="00DC5789">
            <w:pPr>
              <w:pStyle w:val="ListParagraph"/>
              <w:numPr>
                <w:ilvl w:val="0"/>
                <w:numId w:val="1"/>
              </w:numPr>
              <w:jc w:val="both"/>
              <w:rPr>
                <w:color w:val="000000"/>
              </w:rPr>
            </w:pPr>
            <w:r w:rsidRPr="00DC5789">
              <w:rPr>
                <w:color w:val="000000"/>
              </w:rPr>
              <w:t>Mbozi: nyanda za juu za kahawa na Vwawa</w:t>
            </w:r>
          </w:p>
        </w:tc>
        <w:tc>
          <w:tcPr>
            <w:tcW w:w="3605" w:type="dxa"/>
          </w:tcPr>
          <w:p w14:paraId="5BE72457" w14:textId="3647C39F" w:rsidR="00DC5789" w:rsidRPr="00DC5789" w:rsidRDefault="00DC5789" w:rsidP="00DC5789">
            <w:pPr>
              <w:pStyle w:val="ListParagraph"/>
              <w:numPr>
                <w:ilvl w:val="0"/>
                <w:numId w:val="1"/>
              </w:numPr>
            </w:pPr>
            <w:r>
              <w:t xml:space="preserve">This area has coffee highlands and the regional centre Vwawa, where hailstorms damage crops and </w:t>
            </w:r>
            <w:r>
              <w:lastRenderedPageBreak/>
              <w:t>roofs, run-off erodes slopes and the TANZAM highway brings accident risk.</w:t>
            </w:r>
          </w:p>
          <w:p w14:paraId="66F2AFC8" w14:textId="77777777" w:rsidR="00F433EC" w:rsidRDefault="00DC5789" w:rsidP="00DC5789">
            <w:pPr>
              <w:pStyle w:val="ListParagraph"/>
              <w:numPr>
                <w:ilvl w:val="0"/>
                <w:numId w:val="1"/>
              </w:numPr>
              <w:jc w:val="both"/>
              <w:rPr>
                <w:ins w:id="5287" w:author="Bonephace Kaijage" w:date="2026-10-14T05:16:00Z" w16du:dateUtc="2026-10-14T03:16:00Z"/>
                <w:bCs/>
                <w:color w:val="000000"/>
              </w:rPr>
            </w:pPr>
            <w:r>
              <w:rPr>
                <w:bCs/>
                <w:color w:val="000000"/>
              </w:rPr>
              <w:t>For those living and farming here, it helps to fix roofs firmly, keep slopes planted and trade outside the road reserve.</w:t>
            </w:r>
          </w:p>
          <w:p w14:paraId="66DA7C52" w14:textId="07964542" w:rsidR="00F433EC" w:rsidRDefault="00FE0A4D" w:rsidP="00DC5789">
            <w:pPr>
              <w:pStyle w:val="ListParagraph"/>
              <w:numPr>
                <w:ilvl w:val="0"/>
                <w:numId w:val="1"/>
              </w:numPr>
              <w:jc w:val="both"/>
              <w:rPr>
                <w:ins w:id="5288" w:author="Bonephace Kaijage" w:date="2026-10-14T05:16:00Z" w16du:dateUtc="2026-10-14T03:16:00Z"/>
                <w:bCs/>
                <w:color w:val="000000"/>
              </w:rPr>
            </w:pPr>
            <w:ins w:id="5289" w:author="Bonephace Kaijage" w:date="2026-10-14T05:56:00Z" w16du:dateUtc="2026-10-14T03:56:00Z">
              <w:r>
                <w:rPr>
                  <w:bCs/>
                  <w:color w:val="000000"/>
                </w:rPr>
                <w:t>What raises the risk: leaving roofs loosely fixed, opening coffee fields on the steepest slopes, building at gully mouths and trading or building inside the road reserve at Vwawa.</w:t>
              </w:r>
            </w:ins>
          </w:p>
          <w:p w14:paraId="391F4D1E" w14:textId="77777777" w:rsidR="00FE0A4D" w:rsidRDefault="00F433EC" w:rsidP="00DC5789">
            <w:pPr>
              <w:pStyle w:val="ListParagraph"/>
              <w:numPr>
                <w:ilvl w:val="0"/>
                <w:numId w:val="1"/>
              </w:numPr>
              <w:jc w:val="both"/>
              <w:rPr>
                <w:ins w:id="5290" w:author="Bonephace Kaijage" w:date="2026-10-14T05:59:00Z" w16du:dateUtc="2026-10-14T03:59:00Z"/>
                <w:bCs/>
                <w:color w:val="000000"/>
              </w:rPr>
            </w:pPr>
            <w:ins w:id="5291" w:author="Bonephace Kaijage" w:date="2026-10-14T05:16:00Z" w16du:dateUtc="2026-10-14T03:16:00Z">
              <w:r>
                <w:rPr>
                  <w:bCs/>
                  <w:color w:val="000000"/>
                </w:rPr>
                <w:t>When hail or a storm is forecast, get children and animals under a solid roof early; know the firm ground away from the gullies that your household will move to when heavy rain sets in on the hills.</w:t>
              </w:r>
            </w:ins>
          </w:p>
          <w:p w14:paraId="2630AD93" w14:textId="00DE442E" w:rsidR="00DC5789" w:rsidRPr="00DC5789" w:rsidRDefault="00FE0A4D" w:rsidP="00DC5789">
            <w:pPr>
              <w:pStyle w:val="ListParagraph"/>
              <w:numPr>
                <w:ilvl w:val="0"/>
                <w:numId w:val="1"/>
              </w:numPr>
              <w:jc w:val="both"/>
              <w:rPr>
                <w:bCs/>
                <w:color w:val="000000"/>
              </w:rPr>
            </w:pPr>
            <w:ins w:id="5292" w:author="Bonephace Kaijage" w:date="2026-10-14T05:59:00Z" w16du:dateUtc="2026-10-14T03:59:00Z">
              <w:r>
                <w:rPr>
                  <w:bCs/>
                  <w:color w:val="000000"/>
                </w:rPr>
                <w:t>Agree who will help anyone in the household who cannot move, see or hear a warning on their own.</w:t>
              </w:r>
            </w:ins>
          </w:p>
        </w:tc>
        <w:tc>
          <w:tcPr>
            <w:tcW w:w="3325" w:type="dxa"/>
          </w:tcPr>
          <w:p w14:paraId="73B58EFC" w14:textId="4E32AE8E" w:rsidR="00DC5789" w:rsidRPr="00DC5789" w:rsidRDefault="00DC5789" w:rsidP="00DC5789">
            <w:pPr>
              <w:pStyle w:val="ListParagraph"/>
              <w:numPr>
                <w:ilvl w:val="0"/>
                <w:numId w:val="1"/>
              </w:numPr>
            </w:pPr>
            <w:r>
              <w:lastRenderedPageBreak/>
              <w:t xml:space="preserve">Eneo hili lina nyanda za juu za kahawa na makao makuu ya mkoa Vwawa, ambapo mvua ya mawe </w:t>
            </w:r>
            <w:r>
              <w:lastRenderedPageBreak/>
              <w:t>huharibu mazao na paa, maji humomonyoa miteremko na barabara kuu ya TANZAM huleta hatari ya ajali.</w:t>
            </w:r>
          </w:p>
          <w:p w14:paraId="1B88751A" w14:textId="77777777" w:rsidR="00F433EC" w:rsidRDefault="00DC5789" w:rsidP="00DC5789">
            <w:pPr>
              <w:pStyle w:val="ListParagraph"/>
              <w:numPr>
                <w:ilvl w:val="0"/>
                <w:numId w:val="1"/>
              </w:numPr>
              <w:jc w:val="both"/>
              <w:rPr>
                <w:ins w:id="5293" w:author="Bonephace Kaijage" w:date="2026-10-14T05:16:00Z" w16du:dateUtc="2026-10-14T03:16:00Z"/>
                <w:bCs/>
                <w:color w:val="000000"/>
              </w:rPr>
            </w:pPr>
            <w:r>
              <w:rPr>
                <w:bCs/>
                <w:color w:val="000000"/>
              </w:rPr>
              <w:t>Kwa wanaoishi na kulima hapa, ni vyema kufunga paa imara, kuacha mimea kwenye miteremko na kufanya biashara nje ya hifadhi ya barabara.</w:t>
            </w:r>
          </w:p>
          <w:p w14:paraId="120C5937" w14:textId="2D59BF6F" w:rsidR="00F433EC" w:rsidRDefault="00FE0A4D" w:rsidP="00DC5789">
            <w:pPr>
              <w:pStyle w:val="ListParagraph"/>
              <w:numPr>
                <w:ilvl w:val="0"/>
                <w:numId w:val="1"/>
              </w:numPr>
              <w:jc w:val="both"/>
              <w:rPr>
                <w:ins w:id="5294" w:author="Bonephace Kaijage" w:date="2026-10-14T05:16:00Z" w16du:dateUtc="2026-10-14T03:16:00Z"/>
                <w:bCs/>
                <w:color w:val="000000"/>
              </w:rPr>
            </w:pPr>
            <w:ins w:id="5295" w:author="Bonephace Kaijage" w:date="2026-10-14T05:56:00Z" w16du:dateUtc="2026-10-14T03:56:00Z">
              <w:r>
                <w:rPr>
                  <w:bCs/>
                  <w:color w:val="000000"/>
                </w:rPr>
                <w:t>Kinachoongeza hatari: kuacha paa zisizofungwa imara, kufungua mashamba ya kahawa kwenye miteremko mikali zaidi, kujenga kwenye midomo ya makorongo na kufanya biashara au kujenga ndani ya hifadhi ya barabara Vwawa.</w:t>
              </w:r>
            </w:ins>
          </w:p>
          <w:p w14:paraId="5BF5650F" w14:textId="77777777" w:rsidR="00FE0A4D" w:rsidRDefault="00F433EC" w:rsidP="00DC5789">
            <w:pPr>
              <w:pStyle w:val="ListParagraph"/>
              <w:numPr>
                <w:ilvl w:val="0"/>
                <w:numId w:val="1"/>
              </w:numPr>
              <w:jc w:val="both"/>
              <w:rPr>
                <w:ins w:id="5296" w:author="Bonephace Kaijage" w:date="2026-10-14T05:59:00Z" w16du:dateUtc="2026-10-14T03:59:00Z"/>
                <w:bCs/>
                <w:color w:val="000000"/>
              </w:rPr>
            </w:pPr>
            <w:ins w:id="5297" w:author="Bonephace Kaijage" w:date="2026-10-14T05:16:00Z" w16du:dateUtc="2026-10-14T03:16:00Z">
              <w:r>
                <w:rPr>
                  <w:bCs/>
                  <w:color w:val="000000"/>
                </w:rPr>
                <w:t>Mvua ya mawe au dhoruba ikitabiriwa, waweke watoto na mifugo chini ya paa imara mapema; fahamu eneo imara mbali na makorongo ambalo kaya yako itahamia mvua kubwa inapoanza milimani.</w:t>
              </w:r>
            </w:ins>
          </w:p>
          <w:p w14:paraId="347FB4D9" w14:textId="7032D30D" w:rsidR="00DC5789" w:rsidRPr="00DC5789" w:rsidRDefault="00FE0A4D" w:rsidP="00DC5789">
            <w:pPr>
              <w:pStyle w:val="ListParagraph"/>
              <w:numPr>
                <w:ilvl w:val="0"/>
                <w:numId w:val="1"/>
              </w:numPr>
              <w:jc w:val="both"/>
              <w:rPr>
                <w:bCs/>
                <w:color w:val="000000"/>
              </w:rPr>
            </w:pPr>
            <w:ins w:id="5298"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21B7C94B" w14:textId="77777777" w:rsidTr="00DC5789">
        <w:tc>
          <w:tcPr>
            <w:tcW w:w="3420" w:type="dxa"/>
          </w:tcPr>
          <w:p w14:paraId="0111C56E" w14:textId="42EA3283" w:rsidR="00DC5789" w:rsidRPr="00DC5789" w:rsidRDefault="00DC5789" w:rsidP="00DC5789">
            <w:pPr>
              <w:pStyle w:val="ListParagraph"/>
              <w:numPr>
                <w:ilvl w:val="0"/>
                <w:numId w:val="1"/>
              </w:numPr>
              <w:jc w:val="both"/>
              <w:rPr>
                <w:color w:val="000000"/>
              </w:rPr>
            </w:pPr>
            <w:r w:rsidRPr="00DC5789">
              <w:rPr>
                <w:color w:val="000000"/>
              </w:rPr>
              <w:lastRenderedPageBreak/>
              <w:t>Momba: Lake Rukwa lowlands</w:t>
            </w:r>
          </w:p>
        </w:tc>
        <w:tc>
          <w:tcPr>
            <w:tcW w:w="3235" w:type="dxa"/>
          </w:tcPr>
          <w:p w14:paraId="21CFC037" w14:textId="2DA0B278" w:rsidR="00DC5789" w:rsidRPr="000343A2" w:rsidRDefault="00DC5789" w:rsidP="00DC5789">
            <w:pPr>
              <w:pStyle w:val="ListParagraph"/>
              <w:numPr>
                <w:ilvl w:val="0"/>
                <w:numId w:val="1"/>
              </w:numPr>
              <w:jc w:val="both"/>
              <w:rPr>
                <w:color w:val="000000"/>
                <w:lang w:val="sv-SE"/>
              </w:rPr>
            </w:pPr>
            <w:r w:rsidRPr="000343A2">
              <w:rPr>
                <w:color w:val="000000"/>
                <w:lang w:val="sv-SE"/>
              </w:rPr>
              <w:t>Momba: tambarare za Ziwa Rukwa</w:t>
            </w:r>
          </w:p>
        </w:tc>
        <w:tc>
          <w:tcPr>
            <w:tcW w:w="3605" w:type="dxa"/>
          </w:tcPr>
          <w:p w14:paraId="3154CE7B" w14:textId="530E64A4" w:rsidR="00DC5789" w:rsidRPr="00DC5789" w:rsidRDefault="00DC5789" w:rsidP="00DC5789">
            <w:pPr>
              <w:pStyle w:val="ListParagraph"/>
              <w:numPr>
                <w:ilvl w:val="0"/>
                <w:numId w:val="1"/>
              </w:numPr>
            </w:pPr>
            <w:r>
              <w:t>This area has hot Rukwa valley lowlands where rivers and the lake flood villages and farms, and droughts and wildlife damage crops.</w:t>
            </w:r>
          </w:p>
          <w:p w14:paraId="46434EFB" w14:textId="77777777" w:rsidR="00F433EC" w:rsidRDefault="00DC5789" w:rsidP="00DC5789">
            <w:pPr>
              <w:pStyle w:val="ListParagraph"/>
              <w:numPr>
                <w:ilvl w:val="0"/>
                <w:numId w:val="1"/>
              </w:numPr>
              <w:jc w:val="both"/>
              <w:rPr>
                <w:ins w:id="5299" w:author="Bonephace Kaijage" w:date="2026-10-14T05:16:00Z" w16du:dateUtc="2026-10-14T03:16:00Z"/>
                <w:bCs/>
                <w:color w:val="000000"/>
              </w:rPr>
            </w:pPr>
            <w:r>
              <w:rPr>
                <w:bCs/>
                <w:color w:val="000000"/>
              </w:rPr>
              <w:t xml:space="preserve">For those farming and fishing here, it helps to keep homes above flood lines, use flood </w:t>
            </w:r>
            <w:r>
              <w:rPr>
                <w:bCs/>
                <w:color w:val="000000"/>
              </w:rPr>
              <w:lastRenderedPageBreak/>
              <w:t>plains seasonally and keep household food reserves.</w:t>
            </w:r>
          </w:p>
          <w:p w14:paraId="09191E3B" w14:textId="33A56030" w:rsidR="00F433EC" w:rsidRDefault="00FE0A4D" w:rsidP="00DC5789">
            <w:pPr>
              <w:pStyle w:val="ListParagraph"/>
              <w:numPr>
                <w:ilvl w:val="0"/>
                <w:numId w:val="1"/>
              </w:numPr>
              <w:jc w:val="both"/>
              <w:rPr>
                <w:ins w:id="5300" w:author="Bonephace Kaijage" w:date="2026-10-14T05:16:00Z" w16du:dateUtc="2026-10-14T03:16:00Z"/>
                <w:bCs/>
                <w:color w:val="000000"/>
              </w:rPr>
            </w:pPr>
            <w:ins w:id="5301" w:author="Bonephace Kaijage" w:date="2026-10-14T05:56:00Z" w16du:dateUtc="2026-10-14T03:56:00Z">
              <w:r>
                <w:rPr>
                  <w:bCs/>
                  <w:color w:val="000000"/>
                </w:rPr>
                <w:t>What raises the risk and to the loss: building permanent houses and stores on the lake flats, staying on the low ground while the rivers and the lake are still rising, relying on one crop and opening fields right against the reserve boundary.</w:t>
              </w:r>
            </w:ins>
          </w:p>
          <w:p w14:paraId="2321184E" w14:textId="77777777" w:rsidR="00FE0A4D" w:rsidRDefault="00F433EC" w:rsidP="00DC5789">
            <w:pPr>
              <w:pStyle w:val="ListParagraph"/>
              <w:numPr>
                <w:ilvl w:val="0"/>
                <w:numId w:val="1"/>
              </w:numPr>
              <w:jc w:val="both"/>
              <w:rPr>
                <w:ins w:id="5302" w:author="Bonephace Kaijage" w:date="2026-10-14T05:59:00Z" w16du:dateUtc="2026-10-14T03:59:00Z"/>
                <w:bCs/>
                <w:color w:val="000000"/>
              </w:rPr>
            </w:pPr>
            <w:ins w:id="5303" w:author="Bonephace Kaijage" w:date="2026-10-14T05:16:00Z" w16du:dateUtc="2026-10-14T03:16:00Z">
              <w:r>
                <w:rPr>
                  <w:bCs/>
                  <w:color w:val="000000"/>
                </w:rPr>
                <w:t>Know the raised ground and the dry route to it that your village will use when the rivers and Lake Rukwa spread, and move people, stores and animals there as soon as the water begins to rise; report dangerous animals near the villages at once.</w:t>
              </w:r>
            </w:ins>
          </w:p>
          <w:p w14:paraId="3A0DBAC0" w14:textId="47AE3AD5" w:rsidR="00DC5789" w:rsidRPr="00DC5789" w:rsidRDefault="00FE0A4D" w:rsidP="00DC5789">
            <w:pPr>
              <w:pStyle w:val="ListParagraph"/>
              <w:numPr>
                <w:ilvl w:val="0"/>
                <w:numId w:val="1"/>
              </w:numPr>
              <w:jc w:val="both"/>
              <w:rPr>
                <w:bCs/>
                <w:color w:val="000000"/>
              </w:rPr>
            </w:pPr>
            <w:ins w:id="5304" w:author="Bonephace Kaijage" w:date="2026-10-14T05:59:00Z" w16du:dateUtc="2026-10-14T03:59:00Z">
              <w:r>
                <w:rPr>
                  <w:bCs/>
                  <w:color w:val="000000"/>
                </w:rPr>
                <w:t>Agree who will help anyone in the household who cannot move, see or hear a warning on their own.</w:t>
              </w:r>
            </w:ins>
          </w:p>
        </w:tc>
        <w:tc>
          <w:tcPr>
            <w:tcW w:w="3325" w:type="dxa"/>
          </w:tcPr>
          <w:p w14:paraId="22F3870D" w14:textId="7FECB6C8" w:rsidR="00DC5789" w:rsidRPr="00DC5789" w:rsidRDefault="00DC5789" w:rsidP="00DC5789">
            <w:pPr>
              <w:pStyle w:val="ListParagraph"/>
              <w:numPr>
                <w:ilvl w:val="0"/>
                <w:numId w:val="1"/>
              </w:numPr>
            </w:pPr>
            <w:r>
              <w:lastRenderedPageBreak/>
              <w:t>Eneo hili lina tambarare za joto za bonde la Rukwa ambapo mito na ziwa hufurika vijiji na mashamba, na ukame na wanyamapori huharibu mazao.</w:t>
            </w:r>
          </w:p>
          <w:p w14:paraId="5208CE16" w14:textId="77777777" w:rsidR="00F433EC" w:rsidRDefault="00DC5789" w:rsidP="00DC5789">
            <w:pPr>
              <w:pStyle w:val="ListParagraph"/>
              <w:numPr>
                <w:ilvl w:val="0"/>
                <w:numId w:val="1"/>
              </w:numPr>
              <w:jc w:val="both"/>
              <w:rPr>
                <w:ins w:id="5305" w:author="Bonephace Kaijage" w:date="2026-10-14T05:16:00Z" w16du:dateUtc="2026-10-14T03:16:00Z"/>
                <w:bCs/>
                <w:color w:val="000000"/>
              </w:rPr>
            </w:pPr>
            <w:r>
              <w:rPr>
                <w:bCs/>
                <w:color w:val="000000"/>
              </w:rPr>
              <w:t xml:space="preserve">Kwa wanaolima na kuvua hapa, ni vyema kujenga juu </w:t>
            </w:r>
            <w:r>
              <w:rPr>
                <w:bCs/>
                <w:color w:val="000000"/>
              </w:rPr>
              <w:lastRenderedPageBreak/>
              <w:t>ya mistari ya mafuriko, kutumia tambarare kwa msimu na kuweka akiba ya chakula ya kaya.</w:t>
            </w:r>
          </w:p>
          <w:p w14:paraId="71C41DD2" w14:textId="30E4C704" w:rsidR="00F433EC" w:rsidRDefault="00FE0A4D" w:rsidP="00DC5789">
            <w:pPr>
              <w:pStyle w:val="ListParagraph"/>
              <w:numPr>
                <w:ilvl w:val="0"/>
                <w:numId w:val="1"/>
              </w:numPr>
              <w:jc w:val="both"/>
              <w:rPr>
                <w:ins w:id="5306" w:author="Bonephace Kaijage" w:date="2026-10-14T05:16:00Z" w16du:dateUtc="2026-10-14T03:16:00Z"/>
                <w:bCs/>
                <w:color w:val="000000"/>
              </w:rPr>
            </w:pPr>
            <w:ins w:id="5307" w:author="Bonephace Kaijage" w:date="2026-10-14T05:56:00Z" w16du:dateUtc="2026-10-14T03:56:00Z">
              <w:r>
                <w:rPr>
                  <w:bCs/>
                  <w:color w:val="000000"/>
                </w:rPr>
                <w:t>Kinachoongeza hatari na hasara: kujenga nyumba na maghala ya kudumu kwenye tambarare za ziwa, kubaki kwenye ardhi ya chini mito na ziwa vikiwa bado vinapanda, kutegemea zao moja na kufungua mashamba moja kwa moja mpakani mwa hifadhi.</w:t>
              </w:r>
            </w:ins>
          </w:p>
          <w:p w14:paraId="4E2031EC" w14:textId="77777777" w:rsidR="00FE0A4D" w:rsidRDefault="00F433EC" w:rsidP="00DC5789">
            <w:pPr>
              <w:pStyle w:val="ListParagraph"/>
              <w:numPr>
                <w:ilvl w:val="0"/>
                <w:numId w:val="1"/>
              </w:numPr>
              <w:jc w:val="both"/>
              <w:rPr>
                <w:ins w:id="5308" w:author="Bonephace Kaijage" w:date="2026-10-14T05:59:00Z" w16du:dateUtc="2026-10-14T03:59:00Z"/>
                <w:bCs/>
                <w:color w:val="000000"/>
              </w:rPr>
            </w:pPr>
            <w:ins w:id="5309" w:author="Bonephace Kaijage" w:date="2026-10-14T05:16:00Z" w16du:dateUtc="2026-10-14T03:16:00Z">
              <w:r>
                <w:rPr>
                  <w:bCs/>
                  <w:color w:val="000000"/>
                </w:rPr>
                <w:t>Fahamu eneo lililoinuka na njia kavu ya kufika huko ambayo kijiji chenu kitatumia mito na Ziwa Rukwa vinapotapakaa, na hamisheni watu, akiba na mifugo huko mara maji yanapoanza kupanda; ripoti wanyama hatari karibu na vijiji mara moja.</w:t>
              </w:r>
            </w:ins>
          </w:p>
          <w:p w14:paraId="3BC222A4" w14:textId="4427FA9C" w:rsidR="00DC5789" w:rsidRPr="00DC5789" w:rsidRDefault="00FE0A4D" w:rsidP="00DC5789">
            <w:pPr>
              <w:pStyle w:val="ListParagraph"/>
              <w:numPr>
                <w:ilvl w:val="0"/>
                <w:numId w:val="1"/>
              </w:numPr>
              <w:jc w:val="both"/>
              <w:rPr>
                <w:bCs/>
                <w:color w:val="000000"/>
              </w:rPr>
            </w:pPr>
            <w:ins w:id="5310" w:author="Bonephace Kaijage" w:date="2026-10-14T05:59:00Z" w16du:dateUtc="2026-10-14T03:59:00Z">
              <w:r>
                <w:rPr>
                  <w:bCs/>
                  <w:color w:val="000000"/>
                </w:rPr>
                <w:t>Kubalianeni nani atamsaidia yeyote katika kaya asiyeweza kuondoka, kuona au kusikia tahadhari peke yake.</w:t>
              </w:r>
            </w:ins>
          </w:p>
        </w:tc>
      </w:tr>
      <w:tr w:rsidR="00DC5789" w:rsidRPr="00DC5789" w14:paraId="52A8AFB9" w14:textId="77777777" w:rsidTr="00DC5789">
        <w:tc>
          <w:tcPr>
            <w:tcW w:w="3420" w:type="dxa"/>
          </w:tcPr>
          <w:p w14:paraId="22B20250" w14:textId="7B16EA07" w:rsidR="00DC5789" w:rsidRPr="00DC5789" w:rsidRDefault="00DC5789" w:rsidP="00DC5789">
            <w:pPr>
              <w:pStyle w:val="ListParagraph"/>
              <w:numPr>
                <w:ilvl w:val="0"/>
                <w:numId w:val="1"/>
              </w:numPr>
              <w:jc w:val="both"/>
              <w:rPr>
                <w:color w:val="000000"/>
              </w:rPr>
            </w:pPr>
            <w:r w:rsidRPr="00DC5789">
              <w:rPr>
                <w:color w:val="000000"/>
              </w:rPr>
              <w:lastRenderedPageBreak/>
              <w:t>Songwe DC: Songwe valley, gold mining and Mkwajuni</w:t>
            </w:r>
          </w:p>
        </w:tc>
        <w:tc>
          <w:tcPr>
            <w:tcW w:w="3235" w:type="dxa"/>
          </w:tcPr>
          <w:p w14:paraId="220F7627" w14:textId="391D01B5" w:rsidR="00DC5789" w:rsidRPr="00DC5789" w:rsidRDefault="00DC5789" w:rsidP="00DC5789">
            <w:pPr>
              <w:pStyle w:val="ListParagraph"/>
              <w:numPr>
                <w:ilvl w:val="0"/>
                <w:numId w:val="1"/>
              </w:numPr>
              <w:jc w:val="both"/>
              <w:rPr>
                <w:color w:val="000000"/>
              </w:rPr>
            </w:pPr>
            <w:r w:rsidRPr="00DC5789">
              <w:rPr>
                <w:color w:val="000000"/>
              </w:rPr>
              <w:t>Songwe DC: bonde la Songwe, uchimbaji dhahabu na Mkwajuni</w:t>
            </w:r>
          </w:p>
        </w:tc>
        <w:tc>
          <w:tcPr>
            <w:tcW w:w="3605" w:type="dxa"/>
          </w:tcPr>
          <w:p w14:paraId="518F30CE" w14:textId="51F777AB" w:rsidR="00DC5789" w:rsidRPr="00DC5789" w:rsidRDefault="00DC5789" w:rsidP="00DC5789">
            <w:pPr>
              <w:pStyle w:val="ListParagraph"/>
              <w:numPr>
                <w:ilvl w:val="0"/>
                <w:numId w:val="1"/>
              </w:numPr>
            </w:pPr>
            <w:r>
              <w:t>This area has the hot Songwe valley where rivers flash-flood, artisanal gold pits that collapse in the rains, and an active earthquake zone.</w:t>
            </w:r>
          </w:p>
          <w:p w14:paraId="4D50AECB" w14:textId="77777777" w:rsidR="00F433EC" w:rsidRDefault="00DC5789" w:rsidP="00DC5789">
            <w:pPr>
              <w:pStyle w:val="ListParagraph"/>
              <w:numPr>
                <w:ilvl w:val="0"/>
                <w:numId w:val="1"/>
              </w:numPr>
              <w:jc w:val="both"/>
              <w:rPr>
                <w:ins w:id="5311" w:author="Bonephace Kaijage" w:date="2026-10-14T05:16:00Z" w16du:dateUtc="2026-10-14T03:16:00Z"/>
                <w:bCs/>
                <w:color w:val="000000"/>
              </w:rPr>
            </w:pPr>
            <w:r>
              <w:rPr>
                <w:bCs/>
                <w:color w:val="000000"/>
              </w:rPr>
              <w:t>For those living and mining here, it helps to fence or backfill pits, build away from river banks and build to earthquake-resistant standards.</w:t>
            </w:r>
          </w:p>
          <w:p w14:paraId="0026B5CB" w14:textId="3089E113" w:rsidR="00F433EC" w:rsidRDefault="00FE0A4D" w:rsidP="00DC5789">
            <w:pPr>
              <w:pStyle w:val="ListParagraph"/>
              <w:numPr>
                <w:ilvl w:val="0"/>
                <w:numId w:val="1"/>
              </w:numPr>
              <w:jc w:val="both"/>
              <w:rPr>
                <w:ins w:id="5312" w:author="Bonephace Kaijage" w:date="2026-10-14T05:16:00Z" w16du:dateUtc="2026-10-14T03:16:00Z"/>
                <w:bCs/>
                <w:color w:val="000000"/>
              </w:rPr>
            </w:pPr>
            <w:ins w:id="5313" w:author="Bonephace Kaijage" w:date="2026-10-14T05:56:00Z" w16du:dateUtc="2026-10-14T03:56:00Z">
              <w:r>
                <w:rPr>
                  <w:bCs/>
                  <w:color w:val="000000"/>
                </w:rPr>
                <w:t xml:space="preserve">What raises the risk: digging pits without timbering and </w:t>
              </w:r>
              <w:r>
                <w:rPr>
                  <w:bCs/>
                  <w:color w:val="000000"/>
                </w:rPr>
                <w:lastRenderedPageBreak/>
                <w:t>working them while rain is falling, building on the river banks in the valley, and putting up heavy unreinforced walls in an active earthquake zone.</w:t>
              </w:r>
            </w:ins>
          </w:p>
          <w:p w14:paraId="662B2021" w14:textId="77777777" w:rsidR="00FE0A4D" w:rsidRDefault="00F433EC" w:rsidP="00DC5789">
            <w:pPr>
              <w:pStyle w:val="ListParagraph"/>
              <w:numPr>
                <w:ilvl w:val="0"/>
                <w:numId w:val="1"/>
              </w:numPr>
              <w:jc w:val="both"/>
              <w:rPr>
                <w:ins w:id="5314" w:author="Bonephace Kaijage" w:date="2026-10-14T05:59:00Z" w16du:dateUtc="2026-10-14T03:59:00Z"/>
                <w:bCs/>
                <w:color w:val="000000"/>
              </w:rPr>
            </w:pPr>
            <w:ins w:id="5315" w:author="Bonephace Kaijage" w:date="2026-10-14T05:16:00Z" w16du:dateUtc="2026-10-14T03:16:00Z">
              <w:r>
                <w:rPr>
                  <w:bCs/>
                  <w:color w:val="000000"/>
                </w:rPr>
                <w:t>Keep everyone out of the pits once rain starts and know the higher ground away from the rivers that your household will move to when a flash flood is coming; if the ground shakes, get out into the open away from walls and do not go back in until told.</w:t>
              </w:r>
            </w:ins>
          </w:p>
          <w:p w14:paraId="46348DC2" w14:textId="1F7C7BF0" w:rsidR="00DC5789" w:rsidRPr="00DC5789" w:rsidRDefault="00FE0A4D" w:rsidP="00DC5789">
            <w:pPr>
              <w:pStyle w:val="ListParagraph"/>
              <w:numPr>
                <w:ilvl w:val="0"/>
                <w:numId w:val="1"/>
              </w:numPr>
              <w:jc w:val="both"/>
              <w:rPr>
                <w:bCs/>
                <w:color w:val="000000"/>
              </w:rPr>
            </w:pPr>
            <w:ins w:id="5316" w:author="Bonephace Kaijage" w:date="2026-10-14T05:59:00Z" w16du:dateUtc="2026-10-14T03:59:00Z">
              <w:r>
                <w:rPr>
                  <w:bCs/>
                  <w:color w:val="000000"/>
                </w:rPr>
                <w:t>Agree who will help anyone in the household who cannot move, see or hear a warning on their own.</w:t>
              </w:r>
            </w:ins>
          </w:p>
        </w:tc>
        <w:tc>
          <w:tcPr>
            <w:tcW w:w="3325" w:type="dxa"/>
          </w:tcPr>
          <w:p w14:paraId="52C1BB8D" w14:textId="0630BFF2" w:rsidR="00DC5789" w:rsidRPr="00DC5789" w:rsidRDefault="00DC5789" w:rsidP="00DC5789">
            <w:pPr>
              <w:pStyle w:val="ListParagraph"/>
              <w:numPr>
                <w:ilvl w:val="0"/>
                <w:numId w:val="1"/>
              </w:numPr>
            </w:pPr>
            <w:r>
              <w:lastRenderedPageBreak/>
              <w:t>Eneo hili lina bonde la joto la Songwe ambapo mito hufurika ghafla, mashimo madogo ya dhahabu yanayobomoka wakati wa mvua, na ukanda hai wa matetemeko.</w:t>
            </w:r>
          </w:p>
          <w:p w14:paraId="6B53F600" w14:textId="77777777" w:rsidR="00F433EC" w:rsidRDefault="00DC5789" w:rsidP="00DC5789">
            <w:pPr>
              <w:pStyle w:val="ListParagraph"/>
              <w:numPr>
                <w:ilvl w:val="0"/>
                <w:numId w:val="1"/>
              </w:numPr>
              <w:jc w:val="both"/>
              <w:rPr>
                <w:ins w:id="5317" w:author="Bonephace Kaijage" w:date="2026-10-14T05:16:00Z" w16du:dateUtc="2026-10-14T03:16:00Z"/>
                <w:bCs/>
                <w:color w:val="000000"/>
              </w:rPr>
            </w:pPr>
            <w:r>
              <w:rPr>
                <w:bCs/>
                <w:color w:val="000000"/>
              </w:rPr>
              <w:t xml:space="preserve">Kwa wanaoishi na kuchimba hapa, ni vyema kuzungushia uzio au kufukia mashimo, kujenga mbali na kingo za mito na kujenga kwa viwango </w:t>
            </w:r>
            <w:r>
              <w:rPr>
                <w:bCs/>
                <w:color w:val="000000"/>
              </w:rPr>
              <w:lastRenderedPageBreak/>
              <w:t>vinavyostahimili matetemeko.</w:t>
            </w:r>
          </w:p>
          <w:p w14:paraId="2671F892" w14:textId="0B261802" w:rsidR="00F433EC" w:rsidRDefault="00FE0A4D" w:rsidP="00DC5789">
            <w:pPr>
              <w:pStyle w:val="ListParagraph"/>
              <w:numPr>
                <w:ilvl w:val="0"/>
                <w:numId w:val="1"/>
              </w:numPr>
              <w:jc w:val="both"/>
              <w:rPr>
                <w:ins w:id="5318" w:author="Bonephace Kaijage" w:date="2026-10-14T05:16:00Z" w16du:dateUtc="2026-10-14T03:16:00Z"/>
                <w:bCs/>
                <w:color w:val="000000"/>
              </w:rPr>
            </w:pPr>
            <w:ins w:id="5319" w:author="Bonephace Kaijage" w:date="2026-10-14T05:56:00Z" w16du:dateUtc="2026-10-14T03:56:00Z">
              <w:r>
                <w:rPr>
                  <w:bCs/>
                  <w:color w:val="000000"/>
                </w:rPr>
                <w:t>Kinachoongeza hatari: kuchimba mashimo bila mihimili na kuyafanyia kazi mvua ikinyesha, kujenga kwenye kingo za mito bondeni, na kujenga kuta nzito zisizoimarishwa katika eneo lenye matetemeko.</w:t>
              </w:r>
            </w:ins>
          </w:p>
          <w:p w14:paraId="1E6FA8D2" w14:textId="77777777" w:rsidR="00FE0A4D" w:rsidRDefault="00F433EC" w:rsidP="00DC5789">
            <w:pPr>
              <w:pStyle w:val="ListParagraph"/>
              <w:numPr>
                <w:ilvl w:val="0"/>
                <w:numId w:val="1"/>
              </w:numPr>
              <w:jc w:val="both"/>
              <w:rPr>
                <w:ins w:id="5320" w:author="Bonephace Kaijage" w:date="2026-10-14T05:59:00Z" w16du:dateUtc="2026-10-14T03:59:00Z"/>
                <w:bCs/>
                <w:color w:val="000000"/>
              </w:rPr>
            </w:pPr>
            <w:ins w:id="5321" w:author="Bonephace Kaijage" w:date="2026-10-14T05:16:00Z" w16du:dateUtc="2026-10-14T03:16:00Z">
              <w:r>
                <w:rPr>
                  <w:bCs/>
                  <w:color w:val="000000"/>
                </w:rPr>
                <w:t>Mtoe kila mtu mashimoni mara mvua inapoanza na fahamu eneo la juu mbali na mito ambalo kaya yako itahamia mafuriko ya ghafla yanapokuja; ardhi ikitikisika, tokeni nje uwanjani mbali na kuta na msirudi ndani hadi mtakapoambiwa.</w:t>
              </w:r>
            </w:ins>
          </w:p>
          <w:p w14:paraId="692F3247" w14:textId="3CAC5256" w:rsidR="00DC5789" w:rsidRPr="00DC5789" w:rsidRDefault="00FE0A4D" w:rsidP="00DC5789">
            <w:pPr>
              <w:pStyle w:val="ListParagraph"/>
              <w:numPr>
                <w:ilvl w:val="0"/>
                <w:numId w:val="1"/>
              </w:numPr>
              <w:jc w:val="both"/>
              <w:rPr>
                <w:bCs/>
                <w:color w:val="000000"/>
              </w:rPr>
            </w:pPr>
            <w:ins w:id="5322" w:author="Bonephace Kaijage" w:date="2026-10-14T05:59:00Z" w16du:dateUtc="2026-10-14T03:59:00Z">
              <w:r>
                <w:rPr>
                  <w:bCs/>
                  <w:color w:val="000000"/>
                </w:rPr>
                <w:t>Kubalianeni nani atamsaidia yeyote katika kaya asiyeweza kuondoka, kuona au kusikia tahadhari peke yake.</w:t>
              </w:r>
            </w:ins>
          </w:p>
        </w:tc>
      </w:tr>
    </w:tbl>
    <w:p w14:paraId="7B439C44" w14:textId="77777777" w:rsidR="00FE0A4D" w:rsidRPr="00FE0A4D" w:rsidRDefault="00FE0A4D" w:rsidP="00FE0A4D">
      <w:pPr>
        <w:spacing w:after="120"/>
        <w:rPr>
          <w:ins w:id="5323" w:author="Bonephace Kaijage" w:date="2026-10-14T06:01:00Z" w16du:dateUtc="2026-10-14T04:01:00Z"/>
          <w:i/>
          <w:sz w:val="18"/>
          <w:rPrChange w:id="5324" w:author="Bonephace Kaijage" w:date="2026-10-14T06:01:00Z" w16du:dateUtc="2026-10-14T04:01:00Z">
            <w:rPr>
              <w:ins w:id="5325" w:author="Bonephace Kaijage" w:date="2026-10-14T06:01:00Z" w16du:dateUtc="2026-10-14T04:01:00Z"/>
            </w:rPr>
          </w:rPrChange>
        </w:rPr>
        <w:pPrChange w:id="5326" w:author="Bonephace Kaijage" w:date="2026-10-14T06:01:00Z" w16du:dateUtc="2026-10-14T04:01:00Z">
          <w:pPr>
            <w:jc w:val="both"/>
          </w:pPr>
        </w:pPrChange>
      </w:pPr>
      <w:ins w:id="5327" w:author="Bonephace Kaijage" w:date="2026-10-14T06:01:00Z" w16du:dateUtc="2026-10-14T04:01:00Z">
        <w:r w:rsidRPr="00FE0A4D">
          <w:rPr>
            <w:i/>
            <w:sz w:val="18"/>
            <w:rPrChange w:id="5328"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13561FA2" w14:textId="3409E930" w:rsidR="00DC5789" w:rsidRPr="00DC5789" w:rsidRDefault="00DC5789" w:rsidP="00DC5789">
      <w:pPr>
        <w:jc w:val="both"/>
        <w:rPr>
          <w:color w:val="000000"/>
        </w:rPr>
      </w:pPr>
    </w:p>
    <w:p w14:paraId="0F434938" w14:textId="7318A3F0" w:rsidR="00DC5789" w:rsidRPr="00997D17" w:rsidRDefault="00DC5789">
      <w:pPr>
        <w:pStyle w:val="ListParagraph"/>
        <w:rPr>
          <w:sz w:val="22"/>
          <w:szCs w:val="22"/>
        </w:rPr>
      </w:pPr>
    </w:p>
    <w:tbl>
      <w:tblPr>
        <w:tblStyle w:val="TableGrid"/>
        <w:tblW w:w="0" w:type="auto"/>
        <w:tblLook w:val="04A0" w:firstRow="1" w:lastRow="0" w:firstColumn="1" w:lastColumn="0" w:noHBand="0" w:noVBand="1"/>
      </w:tblPr>
      <w:tblGrid>
        <w:gridCol w:w="2227"/>
        <w:gridCol w:w="2183"/>
        <w:gridCol w:w="2225"/>
        <w:gridCol w:w="2204"/>
        <w:gridCol w:w="2570"/>
        <w:gridCol w:w="2261"/>
      </w:tblGrid>
      <w:tr w:rsidR="002066E7" w:rsidRPr="00997D17" w14:paraId="6665D409" w14:textId="77777777" w:rsidTr="002066E7">
        <w:trPr>
          <w:tblHeader/>
        </w:trPr>
        <w:tc>
          <w:tcPr>
            <w:tcW w:w="2278" w:type="dxa"/>
          </w:tcPr>
          <w:p w14:paraId="6785FF2B" w14:textId="539F461D" w:rsidR="002066E7" w:rsidRPr="00997D17" w:rsidRDefault="008C6B60" w:rsidP="003E5113">
            <w:pPr>
              <w:pStyle w:val="ListParagraph"/>
              <w:rPr>
                <w:sz w:val="22"/>
                <w:szCs w:val="22"/>
              </w:rPr>
            </w:pPr>
            <w:r w:rsidRPr="00997D17">
              <w:rPr>
                <w:sz w:val="22"/>
                <w:szCs w:val="22"/>
              </w:rPr>
              <w:t>COUNCIL / HALMASHAURI</w:t>
            </w:r>
          </w:p>
        </w:tc>
        <w:tc>
          <w:tcPr>
            <w:tcW w:w="2278" w:type="dxa"/>
          </w:tcPr>
          <w:p w14:paraId="1A9AFEA6" w14:textId="45ED4D05" w:rsidR="002066E7" w:rsidRPr="00997D17" w:rsidRDefault="002066E7" w:rsidP="003E5113">
            <w:pPr>
              <w:pStyle w:val="ListParagraph"/>
              <w:rPr>
                <w:sz w:val="22"/>
                <w:szCs w:val="22"/>
              </w:rPr>
            </w:pPr>
            <w:r w:rsidRPr="00997D17">
              <w:rPr>
                <w:sz w:val="22"/>
                <w:szCs w:val="22"/>
              </w:rPr>
              <w:t>LEVEL / NGAZI</w:t>
            </w:r>
          </w:p>
        </w:tc>
        <w:tc>
          <w:tcPr>
            <w:tcW w:w="2278" w:type="dxa"/>
          </w:tcPr>
          <w:p w14:paraId="4727DA9B" w14:textId="3BB08339" w:rsidR="002066E7" w:rsidRPr="00997D17" w:rsidRDefault="002066E7" w:rsidP="003E5113">
            <w:pPr>
              <w:pStyle w:val="ListParagraph"/>
              <w:rPr>
                <w:sz w:val="22"/>
                <w:szCs w:val="22"/>
              </w:rPr>
            </w:pPr>
            <w:r w:rsidRPr="00997D17">
              <w:rPr>
                <w:sz w:val="22"/>
                <w:szCs w:val="22"/>
              </w:rPr>
              <w:t>IMPACT (EN)</w:t>
            </w:r>
          </w:p>
        </w:tc>
        <w:tc>
          <w:tcPr>
            <w:tcW w:w="2278" w:type="dxa"/>
          </w:tcPr>
          <w:p w14:paraId="5EFA3DE7" w14:textId="7DA6E357" w:rsidR="002066E7" w:rsidRPr="00997D17" w:rsidRDefault="002066E7" w:rsidP="003E5113">
            <w:pPr>
              <w:pStyle w:val="ListParagraph"/>
              <w:rPr>
                <w:sz w:val="22"/>
                <w:szCs w:val="22"/>
              </w:rPr>
            </w:pPr>
            <w:r w:rsidRPr="00997D17">
              <w:rPr>
                <w:sz w:val="22"/>
                <w:szCs w:val="22"/>
              </w:rPr>
              <w:t>ATHARI (SW)</w:t>
            </w:r>
          </w:p>
        </w:tc>
        <w:tc>
          <w:tcPr>
            <w:tcW w:w="2279" w:type="dxa"/>
          </w:tcPr>
          <w:p w14:paraId="4125BFB4" w14:textId="066C854F" w:rsidR="002066E7" w:rsidRPr="00997D17" w:rsidRDefault="002066E7" w:rsidP="003E5113">
            <w:pPr>
              <w:pStyle w:val="ListParagraph"/>
              <w:rPr>
                <w:sz w:val="22"/>
                <w:szCs w:val="22"/>
              </w:rPr>
            </w:pPr>
            <w:r w:rsidRPr="00997D17">
              <w:rPr>
                <w:sz w:val="22"/>
                <w:szCs w:val="22"/>
              </w:rPr>
              <w:t>ACTION (EN)</w:t>
            </w:r>
          </w:p>
        </w:tc>
        <w:tc>
          <w:tcPr>
            <w:tcW w:w="2279" w:type="dxa"/>
          </w:tcPr>
          <w:p w14:paraId="60382EBC" w14:textId="0C42CF31" w:rsidR="002066E7" w:rsidRPr="00997D17" w:rsidRDefault="002066E7" w:rsidP="003E5113">
            <w:pPr>
              <w:pStyle w:val="ListParagraph"/>
              <w:rPr>
                <w:sz w:val="22"/>
                <w:szCs w:val="22"/>
              </w:rPr>
            </w:pPr>
            <w:r w:rsidRPr="00997D17">
              <w:rPr>
                <w:sz w:val="22"/>
                <w:szCs w:val="22"/>
              </w:rPr>
              <w:t>HATUA (SW)</w:t>
            </w:r>
          </w:p>
        </w:tc>
      </w:tr>
      <w:tr w:rsidR="002066E7" w:rsidRPr="000343A2" w14:paraId="5A5FE3BF" w14:textId="77777777" w:rsidTr="002066E7">
        <w:tc>
          <w:tcPr>
            <w:tcW w:w="2278" w:type="dxa"/>
          </w:tcPr>
          <w:p w14:paraId="6B845321" w14:textId="7A1333B5" w:rsidR="002066E7" w:rsidRPr="00997D17" w:rsidRDefault="002066E7" w:rsidP="003E5113">
            <w:pPr>
              <w:pStyle w:val="ListParagraph"/>
              <w:rPr>
                <w:sz w:val="22"/>
                <w:szCs w:val="22"/>
              </w:rPr>
            </w:pPr>
            <w:r w:rsidRPr="00997D17">
              <w:rPr>
                <w:sz w:val="22"/>
                <w:szCs w:val="22"/>
              </w:rPr>
              <w:t>Tunduma Town Council</w:t>
            </w:r>
          </w:p>
        </w:tc>
        <w:tc>
          <w:tcPr>
            <w:tcW w:w="2278" w:type="dxa"/>
          </w:tcPr>
          <w:p w14:paraId="4E760E7A" w14:textId="4DB3ADB3"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221630F8" w14:textId="79B2AFD1" w:rsidR="002066E7" w:rsidRPr="00997D17" w:rsidRDefault="008C6B60" w:rsidP="003E5113">
            <w:pPr>
              <w:pStyle w:val="ListParagraph"/>
              <w:rPr>
                <w:sz w:val="22"/>
                <w:szCs w:val="22"/>
              </w:rPr>
            </w:pPr>
            <w:r w:rsidRPr="00997D17">
              <w:rPr>
                <w:sz w:val="22"/>
                <w:szCs w:val="22"/>
              </w:rPr>
              <w:t xml:space="preserve">heavy rain, floods on the border valleys, strong winds, and earthquake on the rift edge. A few roads slippery, a few low homes wet, </w:t>
            </w:r>
            <w:r w:rsidRPr="00997D17">
              <w:rPr>
                <w:sz w:val="22"/>
                <w:szCs w:val="22"/>
              </w:rPr>
              <w:lastRenderedPageBreak/>
              <w:t>and lightning where storms build.</w:t>
            </w:r>
          </w:p>
        </w:tc>
        <w:tc>
          <w:tcPr>
            <w:tcW w:w="2278" w:type="dxa"/>
          </w:tcPr>
          <w:p w14:paraId="48615AFB" w14:textId="14D95724" w:rsidR="002066E7" w:rsidRPr="00997D17" w:rsidRDefault="008C6B60" w:rsidP="003E5113">
            <w:pPr>
              <w:pStyle w:val="ListParagraph"/>
              <w:rPr>
                <w:sz w:val="22"/>
                <w:szCs w:val="22"/>
              </w:rPr>
            </w:pPr>
            <w:r w:rsidRPr="00997D17">
              <w:rPr>
                <w:sz w:val="22"/>
                <w:szCs w:val="22"/>
              </w:rPr>
              <w:lastRenderedPageBreak/>
              <w:t>Dalili za mwanzo kwenye eneo lililotajwa. Barabara chache kuteleza, nyumba chache za bondeni kulowa, na radi dhoria inapojengeka.</w:t>
            </w:r>
          </w:p>
        </w:tc>
        <w:tc>
          <w:tcPr>
            <w:tcW w:w="2279" w:type="dxa"/>
          </w:tcPr>
          <w:p w14:paraId="5BAC9133" w14:textId="73D1241C" w:rsidR="008C6B60" w:rsidRPr="00997D17" w:rsidRDefault="00CF7F64" w:rsidP="00F20E47">
            <w:pPr>
              <w:pStyle w:val="ListBullet"/>
              <w:rPr>
                <w:sz w:val="22"/>
                <w:szCs w:val="22"/>
              </w:rPr>
            </w:pPr>
            <w:r w:rsidRPr="00997D17">
              <w:rPr>
                <w:sz w:val="22"/>
                <w:szCs w:val="22"/>
              </w:rPr>
              <w:t>Before the rain, walk heavy rain, floods on the border valleys, strong winds, and earthquake and clear the drains and culverts.</w:t>
            </w:r>
          </w:p>
          <w:p w14:paraId="0D2782AF" w14:textId="1E20B7C0" w:rsidR="008C6B60" w:rsidRPr="00997D17" w:rsidRDefault="00FE0A4D" w:rsidP="00F20E47">
            <w:pPr>
              <w:pStyle w:val="ListBullet"/>
              <w:rPr>
                <w:sz w:val="22"/>
                <w:szCs w:val="22"/>
              </w:rPr>
            </w:pPr>
            <w:ins w:id="5329" w:author="Bonephace Kaijage" w:date="2026-10-14T06:18:00Z" w16du:dateUtc="2026-10-14T04:18:00Z">
              <w:r>
                <w:rPr>
                  <w:sz w:val="22"/>
                  <w:szCs w:val="22"/>
                </w:rPr>
                <w:lastRenderedPageBreak/>
                <w:t>Households along the sites named in Know Your Risk: keep food, documents and children above floor level, because water here can enter houses with little warning.</w:t>
              </w:r>
            </w:ins>
            <w:del w:id="5330" w:author="Bonephace Kaijage" w:date="2026-10-14T06:18:00Z" w16du:dateUtc="2026-10-14T04:18:00Z">
              <w:r w:rsidR="00CF7F64" w:rsidRPr="00997D17" w:rsidDel="00FE0A4D">
                <w:rPr>
                  <w:sz w:val="22"/>
                  <w:szCs w:val="22"/>
                </w:rPr>
                <w:delText>Households along this site raise food, documents and children above the floor.</w:delText>
              </w:r>
            </w:del>
          </w:p>
          <w:p w14:paraId="3F8A8AED" w14:textId="7E2AFBD2" w:rsidR="008C6B60" w:rsidRPr="00997D17" w:rsidRDefault="00CF7F64" w:rsidP="00F20E47">
            <w:pPr>
              <w:pStyle w:val="ListBullet"/>
              <w:rPr>
                <w:sz w:val="22"/>
                <w:szCs w:val="22"/>
              </w:rPr>
            </w:pPr>
            <w:r w:rsidRPr="00997D17">
              <w:rPr>
                <w:sz w:val="22"/>
                <w:szCs w:val="22"/>
              </w:rPr>
              <w:t>Save 190 and the ward chair number. Keep a torch and drinking water.</w:t>
            </w:r>
          </w:p>
          <w:p w14:paraId="59EC348F" w14:textId="255330DE" w:rsidR="002066E7" w:rsidRPr="00997D17" w:rsidRDefault="00CF7F64" w:rsidP="00F20E47">
            <w:pPr>
              <w:pStyle w:val="ListBullet"/>
              <w:rPr>
                <w:sz w:val="22"/>
                <w:szCs w:val="22"/>
              </w:rPr>
            </w:pPr>
            <w:r w:rsidRPr="00997D17">
              <w:rPr>
                <w:sz w:val="22"/>
                <w:szCs w:val="22"/>
              </w:rPr>
              <w:t>Do not drive or walk through water on the road. Headlights on, slow down.</w:t>
            </w:r>
          </w:p>
        </w:tc>
        <w:tc>
          <w:tcPr>
            <w:tcW w:w="2279" w:type="dxa"/>
          </w:tcPr>
          <w:p w14:paraId="2F725BA8" w14:textId="5A68D65A" w:rsidR="008C6B60" w:rsidRPr="00997D17" w:rsidRDefault="00CF7F64" w:rsidP="00F20E47">
            <w:pPr>
              <w:pStyle w:val="ListBullet"/>
              <w:rPr>
                <w:sz w:val="22"/>
                <w:szCs w:val="22"/>
              </w:rPr>
            </w:pPr>
            <w:r w:rsidRPr="00997D17">
              <w:rPr>
                <w:sz w:val="22"/>
                <w:szCs w:val="22"/>
              </w:rPr>
              <w:lastRenderedPageBreak/>
              <w:t>Kabla ya mvua, tembea eneo hili na usafishe mitaro na makalavati.</w:t>
            </w:r>
          </w:p>
          <w:p w14:paraId="2F95E0CA" w14:textId="68BBFDD4" w:rsidR="008C6B60" w:rsidRPr="00997D17" w:rsidRDefault="00CF7F64" w:rsidP="00F20E47">
            <w:pPr>
              <w:pStyle w:val="ListBullet"/>
              <w:rPr>
                <w:sz w:val="22"/>
                <w:szCs w:val="22"/>
              </w:rPr>
            </w:pPr>
            <w:r w:rsidRPr="00997D17">
              <w:rPr>
                <w:sz w:val="22"/>
                <w:szCs w:val="22"/>
              </w:rPr>
              <w:t xml:space="preserve">Kaya za eneo hili zipandishe chakula, nyaraka </w:t>
            </w:r>
            <w:r w:rsidRPr="00997D17">
              <w:rPr>
                <w:sz w:val="22"/>
                <w:szCs w:val="22"/>
              </w:rPr>
              <w:lastRenderedPageBreak/>
              <w:t>na watoto juu ya sakafu.</w:t>
            </w:r>
          </w:p>
          <w:p w14:paraId="00E85C18" w14:textId="6402D0AB" w:rsidR="008C6B60" w:rsidRPr="00997D17" w:rsidRDefault="00CF7F64" w:rsidP="00F20E47">
            <w:pPr>
              <w:pStyle w:val="ListBullet"/>
              <w:rPr>
                <w:sz w:val="22"/>
                <w:szCs w:val="22"/>
                <w:lang w:val="sv-SE"/>
              </w:rPr>
            </w:pPr>
            <w:r w:rsidRPr="00997D17">
              <w:rPr>
                <w:sz w:val="22"/>
                <w:szCs w:val="22"/>
                <w:lang w:val="sv-SE"/>
              </w:rPr>
              <w:t>Hifadhi 190 na namba ya mwenyekiti wa kata. Weka tochi na maji ya kunywa.</w:t>
            </w:r>
          </w:p>
          <w:p w14:paraId="55A948EF" w14:textId="7BC3C78C" w:rsidR="002066E7" w:rsidRPr="00997D17" w:rsidRDefault="00CF7F64"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407F99E7" w14:textId="77777777" w:rsidTr="002066E7">
        <w:tc>
          <w:tcPr>
            <w:tcW w:w="2278" w:type="dxa"/>
          </w:tcPr>
          <w:p w14:paraId="2BB0F7F2" w14:textId="77777777" w:rsidR="002066E7" w:rsidRPr="00997D17" w:rsidRDefault="002066E7" w:rsidP="003E5113">
            <w:pPr>
              <w:pStyle w:val="ListParagraph"/>
              <w:rPr>
                <w:sz w:val="22"/>
                <w:szCs w:val="22"/>
                <w:lang w:val="sv-SE"/>
              </w:rPr>
            </w:pPr>
          </w:p>
        </w:tc>
        <w:tc>
          <w:tcPr>
            <w:tcW w:w="2278" w:type="dxa"/>
          </w:tcPr>
          <w:p w14:paraId="3F24C56C" w14:textId="012442A3"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00B69728" w14:textId="227E62DB" w:rsidR="002066E7" w:rsidRPr="00997D17" w:rsidRDefault="008C6B60" w:rsidP="003E5113">
            <w:pPr>
              <w:pStyle w:val="ListParagraph"/>
              <w:rPr>
                <w:sz w:val="22"/>
                <w:szCs w:val="22"/>
              </w:rPr>
            </w:pPr>
            <w:r w:rsidRPr="00997D17">
              <w:rPr>
                <w:sz w:val="22"/>
                <w:szCs w:val="22"/>
              </w:rPr>
              <w:t>heavy rain, floods on the border valleys, strong winds, and earthquake on the rift edge. Roads, water points or houses at the named sites are now affected. Some journeys and classes are disrupted.</w:t>
            </w:r>
          </w:p>
        </w:tc>
        <w:tc>
          <w:tcPr>
            <w:tcW w:w="2278" w:type="dxa"/>
          </w:tcPr>
          <w:p w14:paraId="77D1819D" w14:textId="42CCD5AF"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DB326FA" w14:textId="317F633C" w:rsidR="008C6B60" w:rsidRPr="00997D17" w:rsidRDefault="00CF7F64" w:rsidP="00F20E47">
            <w:pPr>
              <w:pStyle w:val="ListBullet"/>
              <w:rPr>
                <w:sz w:val="22"/>
                <w:szCs w:val="22"/>
              </w:rPr>
            </w:pPr>
            <w:r w:rsidRPr="00997D17">
              <w:rPr>
                <w:sz w:val="22"/>
                <w:szCs w:val="22"/>
              </w:rPr>
              <w:t>Move households off heavy rain, floods on the border valleys, strong winds, and earthquake to the ward assembly point.</w:t>
            </w:r>
          </w:p>
          <w:p w14:paraId="270BFCA4" w14:textId="318BB0AA" w:rsidR="008C6B60" w:rsidRPr="00997D17" w:rsidRDefault="00FE0A4D" w:rsidP="00F20E47">
            <w:pPr>
              <w:pStyle w:val="ListBullet"/>
              <w:rPr>
                <w:sz w:val="22"/>
                <w:szCs w:val="22"/>
              </w:rPr>
            </w:pPr>
            <w:ins w:id="5331" w:author="Bonephace Kaijage" w:date="2026-10-14T06:21:00Z" w16du:dateUtc="2026-10-14T04:21:00Z">
              <w:r>
                <w:rPr>
                  <w:sz w:val="22"/>
                  <w:szCs w:val="22"/>
                </w:rPr>
                <w:t>Close and mark the flooded road or bridge on the sites named in Know Your Risk. Divert traffic.</w:t>
              </w:r>
            </w:ins>
            <w:del w:id="5332" w:author="Bonephace Kaijage" w:date="2026-10-14T06:21:00Z" w16du:dateUtc="2026-10-14T04:21:00Z">
              <w:r w:rsidR="00CF7F64" w:rsidRPr="00997D17" w:rsidDel="00FE0A4D">
                <w:rPr>
                  <w:sz w:val="22"/>
                  <w:szCs w:val="22"/>
                </w:rPr>
                <w:delText>Close and mark the flooded road or bridge on this site. Divert traffic.</w:delText>
              </w:r>
            </w:del>
          </w:p>
          <w:p w14:paraId="080855B3" w14:textId="392AE9AA" w:rsidR="008C6B60" w:rsidRPr="00997D17" w:rsidRDefault="00FE0A4D" w:rsidP="00F20E47">
            <w:pPr>
              <w:pStyle w:val="ListBullet"/>
              <w:rPr>
                <w:sz w:val="22"/>
                <w:szCs w:val="22"/>
              </w:rPr>
            </w:pPr>
            <w:ins w:id="5333" w:author="Bonephace Kaijage" w:date="2026-10-14T06:12:00Z" w16du:dateUtc="2026-10-14T04:12:00Z">
              <w:r>
                <w:rPr>
                  <w:sz w:val="22"/>
                  <w:szCs w:val="22"/>
                </w:rPr>
                <w:t xml:space="preserve">Check that school children, older people and anyone with a disability are accounted for </w:t>
              </w:r>
              <w:r>
                <w:rPr>
                  <w:sz w:val="22"/>
                  <w:szCs w:val="22"/>
                </w:rPr>
                <w:lastRenderedPageBreak/>
                <w:t>before dark, so that no one is searched for in the night.</w:t>
              </w:r>
            </w:ins>
            <w:del w:id="5334" w:author="Bonephace Kaijage" w:date="2026-10-14T06:12:00Z" w16du:dateUtc="2026-10-14T04:12:00Z">
              <w:r w:rsidR="00CF7F64" w:rsidRPr="00997D17" w:rsidDel="00FE0A4D">
                <w:rPr>
                  <w:sz w:val="22"/>
                  <w:szCs w:val="22"/>
                </w:rPr>
                <w:delText>Account for school children and older people before dark.</w:delText>
              </w:r>
            </w:del>
          </w:p>
          <w:p w14:paraId="3B666B0F" w14:textId="11005F75" w:rsidR="002066E7" w:rsidRPr="00997D17" w:rsidRDefault="00CF7F64" w:rsidP="00F20E47">
            <w:pPr>
              <w:pStyle w:val="ListBullet"/>
              <w:rPr>
                <w:sz w:val="22"/>
                <w:szCs w:val="22"/>
              </w:rPr>
            </w:pPr>
            <w:r w:rsidRPr="00997D17">
              <w:rPr>
                <w:sz w:val="22"/>
                <w:szCs w:val="22"/>
              </w:rPr>
              <w:t>Boil drinking water. The clinic watches for diarrhoea.</w:t>
            </w:r>
          </w:p>
        </w:tc>
        <w:tc>
          <w:tcPr>
            <w:tcW w:w="2279" w:type="dxa"/>
          </w:tcPr>
          <w:p w14:paraId="69CEE621" w14:textId="3C2404FA" w:rsidR="008C6B60" w:rsidRPr="00997D17" w:rsidRDefault="00FE0A4D" w:rsidP="00F20E47">
            <w:pPr>
              <w:pStyle w:val="ListBullet"/>
              <w:rPr>
                <w:sz w:val="22"/>
                <w:szCs w:val="22"/>
                <w:lang w:val="sv-SE"/>
              </w:rPr>
            </w:pPr>
            <w:ins w:id="5335" w:author="Bonephace Kaijage" w:date="2026-10-14T06:16:00Z" w16du:dateUtc="2026-10-14T04:16:00Z">
              <w:r>
                <w:rPr>
                  <w:sz w:val="22"/>
                  <w:szCs w:val="22"/>
                  <w:lang w:val="sv-SE"/>
                </w:rPr>
                <w:lastRenderedPageBreak/>
                <w:t>Wasaidieni kaya kuondoka maeneo yaliyotajwa kwenda kituo cha kata, mkianza na wasioweza kuondoka peke yao.</w:t>
              </w:r>
            </w:ins>
            <w:del w:id="5336" w:author="Bonephace Kaijage" w:date="2026-10-14T06:16:00Z" w16du:dateUtc="2026-10-14T04:16:00Z">
              <w:r w:rsidR="00CF7F64" w:rsidRPr="00997D17" w:rsidDel="00FE0A4D">
                <w:rPr>
                  <w:sz w:val="22"/>
                  <w:szCs w:val="22"/>
                  <w:lang w:val="sv-SE"/>
                </w:rPr>
                <w:delText>Hamisha kaya kutoka eneo hili kwenda kituo cha kata.</w:delText>
              </w:r>
            </w:del>
          </w:p>
          <w:p w14:paraId="03871A5D" w14:textId="73206470" w:rsidR="008C6B60" w:rsidRPr="00997D17" w:rsidRDefault="00CF7F64" w:rsidP="00F20E47">
            <w:pPr>
              <w:pStyle w:val="ListBullet"/>
              <w:rPr>
                <w:sz w:val="22"/>
                <w:szCs w:val="22"/>
                <w:lang w:val="sv-SE"/>
              </w:rPr>
            </w:pPr>
            <w:r w:rsidRPr="00997D17">
              <w:rPr>
                <w:sz w:val="22"/>
                <w:szCs w:val="22"/>
                <w:lang w:val="sv-SE"/>
              </w:rPr>
              <w:t>Funga na weka alama barabara au daraja la eneo hili. Elekeza magari.</w:t>
            </w:r>
          </w:p>
          <w:p w14:paraId="4EE597E9" w14:textId="0C40C37D" w:rsidR="008C6B60" w:rsidRPr="00997D17" w:rsidRDefault="00FE0A4D" w:rsidP="00F20E47">
            <w:pPr>
              <w:pStyle w:val="ListBullet"/>
              <w:rPr>
                <w:sz w:val="22"/>
                <w:szCs w:val="22"/>
              </w:rPr>
            </w:pPr>
            <w:ins w:id="5337" w:author="Bonephace Kaijage" w:date="2026-10-14T06:12:00Z" w16du:dateUtc="2026-10-14T04:12:00Z">
              <w:r>
                <w:rPr>
                  <w:sz w:val="22"/>
                  <w:szCs w:val="22"/>
                </w:rPr>
                <w:t xml:space="preserve">Hakikisheni watoto wa shule, wazee na watu wenye ulemavu </w:t>
              </w:r>
              <w:r>
                <w:rPr>
                  <w:sz w:val="22"/>
                  <w:szCs w:val="22"/>
                </w:rPr>
                <w:lastRenderedPageBreak/>
                <w:t>wote wamepatikana kabla ya giza, ili asitafutwe mtu usiku.</w:t>
              </w:r>
            </w:ins>
            <w:del w:id="5338" w:author="Bonephace Kaijage" w:date="2026-10-14T06:12:00Z" w16du:dateUtc="2026-10-14T04:12:00Z">
              <w:r w:rsidR="00CF7F64" w:rsidRPr="00997D17" w:rsidDel="00FE0A4D">
                <w:rPr>
                  <w:sz w:val="22"/>
                  <w:szCs w:val="22"/>
                </w:rPr>
                <w:delText>Hakiki watoto wa shule na wazee kabla ya giza.</w:delText>
              </w:r>
            </w:del>
          </w:p>
          <w:p w14:paraId="6325E99A" w14:textId="6FF5184D" w:rsidR="002066E7" w:rsidRPr="00997D17" w:rsidRDefault="00CF7F64" w:rsidP="00F20E47">
            <w:pPr>
              <w:pStyle w:val="ListBullet"/>
              <w:rPr>
                <w:sz w:val="22"/>
                <w:szCs w:val="22"/>
                <w:lang w:val="sv-SE"/>
              </w:rPr>
            </w:pPr>
            <w:r w:rsidRPr="00997D17">
              <w:rPr>
                <w:sz w:val="22"/>
                <w:szCs w:val="22"/>
                <w:lang w:val="sv-SE"/>
              </w:rPr>
              <w:t>Chemsha maji ya kunywa. Kliniki iangalie kuhara.</w:t>
            </w:r>
          </w:p>
        </w:tc>
      </w:tr>
      <w:tr w:rsidR="002066E7" w:rsidRPr="000343A2" w14:paraId="73046A96" w14:textId="77777777" w:rsidTr="002066E7">
        <w:tc>
          <w:tcPr>
            <w:tcW w:w="2278" w:type="dxa"/>
          </w:tcPr>
          <w:p w14:paraId="7A400E67" w14:textId="77777777" w:rsidR="002066E7" w:rsidRPr="00997D17" w:rsidRDefault="002066E7" w:rsidP="003E5113">
            <w:pPr>
              <w:pStyle w:val="ListParagraph"/>
              <w:rPr>
                <w:sz w:val="22"/>
                <w:szCs w:val="22"/>
                <w:lang w:val="sv-SE"/>
              </w:rPr>
            </w:pPr>
          </w:p>
        </w:tc>
        <w:tc>
          <w:tcPr>
            <w:tcW w:w="2278" w:type="dxa"/>
          </w:tcPr>
          <w:p w14:paraId="06757D4F" w14:textId="2C4DBA7D"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6454E4C9" w14:textId="7DFF6D45" w:rsidR="002066E7" w:rsidRPr="00997D17" w:rsidRDefault="00FE0A4D" w:rsidP="003E5113">
            <w:pPr>
              <w:pStyle w:val="ListParagraph"/>
              <w:rPr>
                <w:sz w:val="22"/>
                <w:szCs w:val="22"/>
              </w:rPr>
            </w:pPr>
            <w:ins w:id="5339"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340"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7D9EFDA" w14:textId="0BBEDE86" w:rsidR="002066E7" w:rsidRPr="00997D17" w:rsidRDefault="00FE0A4D" w:rsidP="003E5113">
            <w:pPr>
              <w:pStyle w:val="ListParagraph"/>
              <w:rPr>
                <w:sz w:val="22"/>
                <w:szCs w:val="22"/>
              </w:rPr>
            </w:pPr>
            <w:ins w:id="5341"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342"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BED75ED" w14:textId="11C9D1B0" w:rsidR="008C6B60" w:rsidRPr="00997D17" w:rsidRDefault="00FE0A4D" w:rsidP="00F20E47">
            <w:pPr>
              <w:pStyle w:val="ListBullet"/>
              <w:rPr>
                <w:sz w:val="22"/>
                <w:szCs w:val="22"/>
              </w:rPr>
            </w:pPr>
            <w:ins w:id="5343"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344" w:author="Bonephace Kaijage" w:date="2026-10-14T06:03:00Z" w16du:dateUtc="2026-10-14T04:03:00Z">
              <w:r w:rsidR="00CF7F64" w:rsidRPr="00997D17" w:rsidDel="00FE0A4D">
                <w:rPr>
                  <w:sz w:val="22"/>
                  <w:szCs w:val="22"/>
                </w:rPr>
                <w:delText>Evacuate Life-threatening conditions at the named sites. Houses damaged, people now. Do not return until the committee confirms it is safe.</w:delText>
              </w:r>
            </w:del>
          </w:p>
          <w:p w14:paraId="1B29F682" w14:textId="042909BD" w:rsidR="008C6B60" w:rsidRPr="00997D17" w:rsidRDefault="00CF7F64" w:rsidP="00F20E47">
            <w:pPr>
              <w:pStyle w:val="ListBullet"/>
              <w:rPr>
                <w:sz w:val="22"/>
                <w:szCs w:val="22"/>
              </w:rPr>
            </w:pPr>
            <w:r w:rsidRPr="00997D17">
              <w:rPr>
                <w:sz w:val="22"/>
                <w:szCs w:val="22"/>
              </w:rPr>
              <w:t>Call 114 and 190. Keep the access road clear for ambulances.</w:t>
            </w:r>
          </w:p>
          <w:p w14:paraId="181C85F5" w14:textId="5552FF8D" w:rsidR="008C6B60" w:rsidRPr="00997D17" w:rsidRDefault="00CF7F64" w:rsidP="00F20E47">
            <w:pPr>
              <w:pStyle w:val="ListBullet"/>
              <w:rPr>
                <w:sz w:val="22"/>
                <w:szCs w:val="22"/>
              </w:rPr>
            </w:pPr>
            <w:r w:rsidRPr="00997D17">
              <w:rPr>
                <w:sz w:val="22"/>
                <w:szCs w:val="22"/>
              </w:rPr>
              <w:t>Open the shelter and register every household. Note who is missing.</w:t>
            </w:r>
          </w:p>
          <w:p w14:paraId="6ED34932" w14:textId="097AE1F1" w:rsidR="002066E7" w:rsidRPr="00997D17" w:rsidRDefault="00CF7F64" w:rsidP="00F20E47">
            <w:pPr>
              <w:pStyle w:val="ListBullet"/>
              <w:rPr>
                <w:sz w:val="22"/>
                <w:szCs w:val="22"/>
              </w:rPr>
            </w:pPr>
            <w:r w:rsidRPr="00997D17">
              <w:rPr>
                <w:sz w:val="22"/>
                <w:szCs w:val="22"/>
              </w:rPr>
              <w:t>Health team: injury first, then cholera if the water is dirty.</w:t>
            </w:r>
          </w:p>
        </w:tc>
        <w:tc>
          <w:tcPr>
            <w:tcW w:w="2279" w:type="dxa"/>
          </w:tcPr>
          <w:p w14:paraId="6D892D5D" w14:textId="44086CF9" w:rsidR="008C6B60" w:rsidRPr="00997D17" w:rsidRDefault="00CF7F64" w:rsidP="00F20E47">
            <w:pPr>
              <w:pStyle w:val="ListBullet"/>
              <w:rPr>
                <w:sz w:val="22"/>
                <w:szCs w:val="22"/>
                <w:lang w:val="sv-SE"/>
              </w:rPr>
            </w:pPr>
            <w:r w:rsidRPr="00997D17">
              <w:rPr>
                <w:sz w:val="22"/>
                <w:szCs w:val="22"/>
                <w:lang w:val="sv-SE"/>
              </w:rPr>
              <w:t>Hamisha eneo hili sasa. Msirudi mpaka kamati iseme ni salama.</w:t>
            </w:r>
          </w:p>
          <w:p w14:paraId="49B704F3" w14:textId="24BE0518" w:rsidR="008C6B60" w:rsidRPr="00997D17" w:rsidRDefault="00CF7F64" w:rsidP="00F20E47">
            <w:pPr>
              <w:pStyle w:val="ListBullet"/>
              <w:rPr>
                <w:sz w:val="22"/>
                <w:szCs w:val="22"/>
                <w:lang w:val="sv-SE"/>
              </w:rPr>
            </w:pPr>
            <w:r w:rsidRPr="00997D17">
              <w:rPr>
                <w:sz w:val="22"/>
                <w:szCs w:val="22"/>
                <w:lang w:val="sv-SE"/>
              </w:rPr>
              <w:t>Piga 114 na 190. Acha barabara ya kufika wazi kwa magari ya wagonjwa.</w:t>
            </w:r>
          </w:p>
          <w:p w14:paraId="470E4490" w14:textId="3BFF383F" w:rsidR="008C6B60" w:rsidRPr="00997D17" w:rsidRDefault="00CF7F64" w:rsidP="00F20E47">
            <w:pPr>
              <w:pStyle w:val="ListBullet"/>
              <w:rPr>
                <w:sz w:val="22"/>
                <w:szCs w:val="22"/>
                <w:lang w:val="sv-SE"/>
              </w:rPr>
            </w:pPr>
            <w:r w:rsidRPr="00997D17">
              <w:rPr>
                <w:sz w:val="22"/>
                <w:szCs w:val="22"/>
                <w:lang w:val="sv-SE"/>
              </w:rPr>
              <w:t>Fungua makazi na sajili kila kaya. Andika aliyepotea.</w:t>
            </w:r>
          </w:p>
          <w:p w14:paraId="3AABFC8C" w14:textId="107FD0AD" w:rsidR="002066E7" w:rsidRPr="00997D17" w:rsidRDefault="00CF7F64"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6C8508C0" w14:textId="77777777" w:rsidTr="002066E7">
        <w:tc>
          <w:tcPr>
            <w:tcW w:w="2278" w:type="dxa"/>
          </w:tcPr>
          <w:p w14:paraId="0B79F3A2" w14:textId="634272D6" w:rsidR="002066E7" w:rsidRPr="00997D17" w:rsidRDefault="002066E7" w:rsidP="003E5113">
            <w:pPr>
              <w:pStyle w:val="ListParagraph"/>
              <w:rPr>
                <w:sz w:val="22"/>
                <w:szCs w:val="22"/>
              </w:rPr>
            </w:pPr>
            <w:r w:rsidRPr="00997D17">
              <w:rPr>
                <w:sz w:val="22"/>
                <w:szCs w:val="22"/>
              </w:rPr>
              <w:t>Ileje District Council</w:t>
            </w:r>
          </w:p>
        </w:tc>
        <w:tc>
          <w:tcPr>
            <w:tcW w:w="2278" w:type="dxa"/>
          </w:tcPr>
          <w:p w14:paraId="60843A22" w14:textId="073C5609"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4BB7119A" w14:textId="60E38AE0" w:rsidR="002066E7" w:rsidRPr="00997D17" w:rsidRDefault="008C6B60" w:rsidP="003E5113">
            <w:pPr>
              <w:pStyle w:val="ListParagraph"/>
              <w:rPr>
                <w:sz w:val="22"/>
                <w:szCs w:val="22"/>
              </w:rPr>
            </w:pPr>
            <w:r w:rsidRPr="00997D17">
              <w:rPr>
                <w:sz w:val="22"/>
                <w:szCs w:val="22"/>
              </w:rPr>
              <w:t xml:space="preserve">heavy rain, landslides on the highland edge, and valley floods. A few roads slippery, a </w:t>
            </w:r>
            <w:r w:rsidRPr="00997D17">
              <w:rPr>
                <w:sz w:val="22"/>
                <w:szCs w:val="22"/>
              </w:rPr>
              <w:lastRenderedPageBreak/>
              <w:t>few low homes wet, and lightning where storms build.</w:t>
            </w:r>
          </w:p>
        </w:tc>
        <w:tc>
          <w:tcPr>
            <w:tcW w:w="2278" w:type="dxa"/>
          </w:tcPr>
          <w:p w14:paraId="492B2653" w14:textId="685F7A7B" w:rsidR="002066E7" w:rsidRPr="00997D17" w:rsidRDefault="008C6B60" w:rsidP="003E5113">
            <w:pPr>
              <w:pStyle w:val="ListParagraph"/>
              <w:rPr>
                <w:sz w:val="22"/>
                <w:szCs w:val="22"/>
              </w:rPr>
            </w:pPr>
            <w:r w:rsidRPr="00997D17">
              <w:rPr>
                <w:sz w:val="22"/>
                <w:szCs w:val="22"/>
              </w:rPr>
              <w:lastRenderedPageBreak/>
              <w:t xml:space="preserve">Dalili za mwanzo kwenye eneo lililotajwa. Barabara chache kuteleza, nyumba chache za </w:t>
            </w:r>
            <w:r w:rsidRPr="00997D17">
              <w:rPr>
                <w:sz w:val="22"/>
                <w:szCs w:val="22"/>
              </w:rPr>
              <w:lastRenderedPageBreak/>
              <w:t>bondeni kulowa, na radi dhoria inapojengeka.</w:t>
            </w:r>
          </w:p>
        </w:tc>
        <w:tc>
          <w:tcPr>
            <w:tcW w:w="2279" w:type="dxa"/>
          </w:tcPr>
          <w:p w14:paraId="13E2CE11" w14:textId="37AB90B8" w:rsidR="008C6B60" w:rsidRPr="00997D17" w:rsidRDefault="00CF7F64" w:rsidP="00F20E47">
            <w:pPr>
              <w:pStyle w:val="ListBullet"/>
              <w:rPr>
                <w:sz w:val="22"/>
                <w:szCs w:val="22"/>
              </w:rPr>
            </w:pPr>
            <w:r w:rsidRPr="00997D17">
              <w:rPr>
                <w:sz w:val="22"/>
                <w:szCs w:val="22"/>
              </w:rPr>
              <w:lastRenderedPageBreak/>
              <w:t xml:space="preserve">Before the rain, walk heavy rain, landslides on the highland edge, and valley floods and </w:t>
            </w:r>
            <w:r w:rsidRPr="00997D17">
              <w:rPr>
                <w:sz w:val="22"/>
                <w:szCs w:val="22"/>
              </w:rPr>
              <w:lastRenderedPageBreak/>
              <w:t>clear the drains and culverts.</w:t>
            </w:r>
          </w:p>
          <w:p w14:paraId="73676285" w14:textId="790F64EE" w:rsidR="008C6B60" w:rsidRPr="00997D17" w:rsidRDefault="00FE0A4D" w:rsidP="00F20E47">
            <w:pPr>
              <w:pStyle w:val="ListBullet"/>
              <w:rPr>
                <w:sz w:val="22"/>
                <w:szCs w:val="22"/>
              </w:rPr>
            </w:pPr>
            <w:ins w:id="5345"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5346" w:author="Bonephace Kaijage" w:date="2026-10-14T06:18:00Z" w16du:dateUtc="2026-10-14T04:18:00Z">
              <w:r w:rsidR="00CF7F64" w:rsidRPr="00997D17" w:rsidDel="00FE0A4D">
                <w:rPr>
                  <w:sz w:val="22"/>
                  <w:szCs w:val="22"/>
                </w:rPr>
                <w:delText>Households along this site raise food, documents and children above the floor.</w:delText>
              </w:r>
            </w:del>
          </w:p>
          <w:p w14:paraId="64BDC169" w14:textId="55038DE4" w:rsidR="008C6B60" w:rsidRPr="00997D17" w:rsidRDefault="00CF7F64" w:rsidP="00F20E47">
            <w:pPr>
              <w:pStyle w:val="ListBullet"/>
              <w:rPr>
                <w:sz w:val="22"/>
                <w:szCs w:val="22"/>
              </w:rPr>
            </w:pPr>
            <w:r w:rsidRPr="00997D17">
              <w:rPr>
                <w:sz w:val="22"/>
                <w:szCs w:val="22"/>
              </w:rPr>
              <w:t>Save 190 and the ward chair number. Keep a torch and drinking water.</w:t>
            </w:r>
          </w:p>
          <w:p w14:paraId="176A0EC7" w14:textId="0BA96D46" w:rsidR="002066E7" w:rsidRPr="00997D17" w:rsidRDefault="00CF7F64" w:rsidP="00F20E47">
            <w:pPr>
              <w:pStyle w:val="ListBullet"/>
              <w:rPr>
                <w:sz w:val="22"/>
                <w:szCs w:val="22"/>
              </w:rPr>
            </w:pPr>
            <w:r w:rsidRPr="00997D17">
              <w:rPr>
                <w:sz w:val="22"/>
                <w:szCs w:val="22"/>
              </w:rPr>
              <w:t>Do not drive or walk through water on the road. Headlights on, slow down.</w:t>
            </w:r>
          </w:p>
        </w:tc>
        <w:tc>
          <w:tcPr>
            <w:tcW w:w="2279" w:type="dxa"/>
          </w:tcPr>
          <w:p w14:paraId="5476A1D7" w14:textId="753E4F50" w:rsidR="008C6B60" w:rsidRPr="00997D17" w:rsidRDefault="00CF7F64" w:rsidP="00F20E47">
            <w:pPr>
              <w:pStyle w:val="ListBullet"/>
              <w:rPr>
                <w:sz w:val="22"/>
                <w:szCs w:val="22"/>
              </w:rPr>
            </w:pPr>
            <w:r w:rsidRPr="00997D17">
              <w:rPr>
                <w:sz w:val="22"/>
                <w:szCs w:val="22"/>
              </w:rPr>
              <w:lastRenderedPageBreak/>
              <w:t>Kabla ya mvua, tembea eneo hili na usafishe mitaro na makalavati.</w:t>
            </w:r>
          </w:p>
          <w:p w14:paraId="3087C68B" w14:textId="240F9F75" w:rsidR="008C6B60" w:rsidRPr="00997D17" w:rsidRDefault="00CF7F64" w:rsidP="00F20E47">
            <w:pPr>
              <w:pStyle w:val="ListBullet"/>
              <w:rPr>
                <w:sz w:val="22"/>
                <w:szCs w:val="22"/>
              </w:rPr>
            </w:pPr>
            <w:r w:rsidRPr="00997D17">
              <w:rPr>
                <w:sz w:val="22"/>
                <w:szCs w:val="22"/>
              </w:rPr>
              <w:lastRenderedPageBreak/>
              <w:t>Kaya za eneo hili zipandishe chakula, nyaraka na watoto juu ya sakafu.</w:t>
            </w:r>
          </w:p>
          <w:p w14:paraId="06CA4E3D" w14:textId="6EC71020" w:rsidR="008C6B60" w:rsidRPr="00997D17" w:rsidRDefault="00CF7F64" w:rsidP="00F20E47">
            <w:pPr>
              <w:pStyle w:val="ListBullet"/>
              <w:rPr>
                <w:sz w:val="22"/>
                <w:szCs w:val="22"/>
                <w:lang w:val="sv-SE"/>
              </w:rPr>
            </w:pPr>
            <w:r w:rsidRPr="00997D17">
              <w:rPr>
                <w:sz w:val="22"/>
                <w:szCs w:val="22"/>
                <w:lang w:val="sv-SE"/>
              </w:rPr>
              <w:t>Hifadhi 190 na namba ya mwenyekiti wa kata. Weka tochi na maji ya kunywa.</w:t>
            </w:r>
          </w:p>
          <w:p w14:paraId="5AC5ACDA" w14:textId="72E44829" w:rsidR="002066E7" w:rsidRPr="00997D17" w:rsidRDefault="00CF7F64"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2BA64A06" w14:textId="77777777" w:rsidTr="002066E7">
        <w:tc>
          <w:tcPr>
            <w:tcW w:w="2278" w:type="dxa"/>
          </w:tcPr>
          <w:p w14:paraId="46AD9A9F" w14:textId="77777777" w:rsidR="002066E7" w:rsidRPr="00997D17" w:rsidRDefault="002066E7" w:rsidP="003E5113">
            <w:pPr>
              <w:pStyle w:val="ListParagraph"/>
              <w:rPr>
                <w:sz w:val="22"/>
                <w:szCs w:val="22"/>
                <w:lang w:val="sv-SE"/>
              </w:rPr>
            </w:pPr>
          </w:p>
        </w:tc>
        <w:tc>
          <w:tcPr>
            <w:tcW w:w="2278" w:type="dxa"/>
          </w:tcPr>
          <w:p w14:paraId="0D119CC2" w14:textId="6BEA2C8E"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77B76D87" w14:textId="661BE3E6" w:rsidR="002066E7" w:rsidRPr="00997D17" w:rsidRDefault="008C6B60" w:rsidP="003E5113">
            <w:pPr>
              <w:pStyle w:val="ListParagraph"/>
              <w:rPr>
                <w:sz w:val="22"/>
                <w:szCs w:val="22"/>
              </w:rPr>
            </w:pPr>
            <w:r w:rsidRPr="00997D17">
              <w:rPr>
                <w:sz w:val="22"/>
                <w:szCs w:val="22"/>
              </w:rPr>
              <w:t>heavy rain, landslides on the highland edge, and valley floods. Roads, water points or houses at the named sites are now affected. Some journeys and classes are disrupted.</w:t>
            </w:r>
          </w:p>
        </w:tc>
        <w:tc>
          <w:tcPr>
            <w:tcW w:w="2278" w:type="dxa"/>
          </w:tcPr>
          <w:p w14:paraId="52F1D6F1" w14:textId="2654DCBD"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3B33155" w14:textId="3D6EFAB2" w:rsidR="008C6B60" w:rsidRPr="00997D17" w:rsidRDefault="00CF7F64" w:rsidP="00F20E47">
            <w:pPr>
              <w:pStyle w:val="ListBullet"/>
              <w:rPr>
                <w:sz w:val="22"/>
                <w:szCs w:val="22"/>
              </w:rPr>
            </w:pPr>
            <w:r w:rsidRPr="00997D17">
              <w:rPr>
                <w:sz w:val="22"/>
                <w:szCs w:val="22"/>
              </w:rPr>
              <w:t>Move households off heavy rain, landslides on the highland edge, and valley floods to the ward assembly point.</w:t>
            </w:r>
          </w:p>
          <w:p w14:paraId="74483C8D" w14:textId="3E225192" w:rsidR="008C6B60" w:rsidRPr="00997D17" w:rsidRDefault="00FE0A4D" w:rsidP="00F20E47">
            <w:pPr>
              <w:pStyle w:val="ListBullet"/>
              <w:rPr>
                <w:sz w:val="22"/>
                <w:szCs w:val="22"/>
              </w:rPr>
            </w:pPr>
            <w:ins w:id="5347" w:author="Bonephace Kaijage" w:date="2026-10-14T06:21:00Z" w16du:dateUtc="2026-10-14T04:21:00Z">
              <w:r>
                <w:rPr>
                  <w:sz w:val="22"/>
                  <w:szCs w:val="22"/>
                </w:rPr>
                <w:t>Close and mark the flooded road or bridge on the sites named in Know Your Risk. Divert traffic.</w:t>
              </w:r>
            </w:ins>
            <w:del w:id="5348" w:author="Bonephace Kaijage" w:date="2026-10-14T06:21:00Z" w16du:dateUtc="2026-10-14T04:21:00Z">
              <w:r w:rsidR="00CF7F64" w:rsidRPr="00997D17" w:rsidDel="00FE0A4D">
                <w:rPr>
                  <w:sz w:val="22"/>
                  <w:szCs w:val="22"/>
                </w:rPr>
                <w:delText>Close and mark the flooded road or bridge on this site. Divert traffic.</w:delText>
              </w:r>
            </w:del>
          </w:p>
          <w:p w14:paraId="68E888E5" w14:textId="0A2B793F" w:rsidR="008C6B60" w:rsidRPr="00997D17" w:rsidRDefault="00FE0A4D" w:rsidP="00F20E47">
            <w:pPr>
              <w:pStyle w:val="ListBullet"/>
              <w:rPr>
                <w:sz w:val="22"/>
                <w:szCs w:val="22"/>
              </w:rPr>
            </w:pPr>
            <w:ins w:id="5349" w:author="Bonephace Kaijage" w:date="2026-10-14T06:12:00Z" w16du:dateUtc="2026-10-14T04:12:00Z">
              <w:r>
                <w:rPr>
                  <w:sz w:val="22"/>
                  <w:szCs w:val="22"/>
                </w:rPr>
                <w:t xml:space="preserve">Check that school children, older people and anyone with a disability are </w:t>
              </w:r>
              <w:r>
                <w:rPr>
                  <w:sz w:val="22"/>
                  <w:szCs w:val="22"/>
                </w:rPr>
                <w:lastRenderedPageBreak/>
                <w:t>accounted for before dark, so that no one is searched for in the night.</w:t>
              </w:r>
            </w:ins>
            <w:del w:id="5350" w:author="Bonephace Kaijage" w:date="2026-10-14T06:12:00Z" w16du:dateUtc="2026-10-14T04:12:00Z">
              <w:r w:rsidR="00CF7F64" w:rsidRPr="00997D17" w:rsidDel="00FE0A4D">
                <w:rPr>
                  <w:sz w:val="22"/>
                  <w:szCs w:val="22"/>
                </w:rPr>
                <w:delText>Account for school children and older people before dark.</w:delText>
              </w:r>
            </w:del>
          </w:p>
          <w:p w14:paraId="22CFC1FB" w14:textId="05C0BA89" w:rsidR="002066E7" w:rsidRPr="00997D17" w:rsidRDefault="00CF7F64" w:rsidP="00F20E47">
            <w:pPr>
              <w:pStyle w:val="ListBullet"/>
              <w:rPr>
                <w:sz w:val="22"/>
                <w:szCs w:val="22"/>
              </w:rPr>
            </w:pPr>
            <w:r w:rsidRPr="00997D17">
              <w:rPr>
                <w:sz w:val="22"/>
                <w:szCs w:val="22"/>
              </w:rPr>
              <w:t>Boil drinking water. The clinic watches for diarrhoea.</w:t>
            </w:r>
          </w:p>
        </w:tc>
        <w:tc>
          <w:tcPr>
            <w:tcW w:w="2279" w:type="dxa"/>
          </w:tcPr>
          <w:p w14:paraId="2FD05D5C" w14:textId="3E632642" w:rsidR="008C6B60" w:rsidRPr="00997D17" w:rsidRDefault="00FE0A4D" w:rsidP="00F20E47">
            <w:pPr>
              <w:pStyle w:val="ListBullet"/>
              <w:rPr>
                <w:sz w:val="22"/>
                <w:szCs w:val="22"/>
                <w:lang w:val="sv-SE"/>
              </w:rPr>
            </w:pPr>
            <w:ins w:id="5351" w:author="Bonephace Kaijage" w:date="2026-10-14T06:16:00Z" w16du:dateUtc="2026-10-14T04:16:00Z">
              <w:r>
                <w:rPr>
                  <w:sz w:val="22"/>
                  <w:szCs w:val="22"/>
                  <w:lang w:val="sv-SE"/>
                </w:rPr>
                <w:lastRenderedPageBreak/>
                <w:t>Wasaidieni kaya kuondoka maeneo yaliyotajwa kwenda kituo cha kata, mkianza na wasioweza kuondoka peke yao.</w:t>
              </w:r>
            </w:ins>
            <w:del w:id="5352" w:author="Bonephace Kaijage" w:date="2026-10-14T06:16:00Z" w16du:dateUtc="2026-10-14T04:16:00Z">
              <w:r w:rsidR="00CF7F64" w:rsidRPr="00997D17" w:rsidDel="00FE0A4D">
                <w:rPr>
                  <w:sz w:val="22"/>
                  <w:szCs w:val="22"/>
                  <w:lang w:val="sv-SE"/>
                </w:rPr>
                <w:delText>Hamisha kaya kutoka eneo hili kwenda kituo cha kata.</w:delText>
              </w:r>
            </w:del>
          </w:p>
          <w:p w14:paraId="280A711A" w14:textId="1E4F36AF" w:rsidR="008C6B60" w:rsidRPr="00997D17" w:rsidRDefault="00CF7F64" w:rsidP="00F20E47">
            <w:pPr>
              <w:pStyle w:val="ListBullet"/>
              <w:rPr>
                <w:sz w:val="22"/>
                <w:szCs w:val="22"/>
                <w:lang w:val="sv-SE"/>
              </w:rPr>
            </w:pPr>
            <w:r w:rsidRPr="00997D17">
              <w:rPr>
                <w:sz w:val="22"/>
                <w:szCs w:val="22"/>
                <w:lang w:val="sv-SE"/>
              </w:rPr>
              <w:t>Funga na weka alama barabara au daraja la eneo hili. Elekeza magari.</w:t>
            </w:r>
          </w:p>
          <w:p w14:paraId="6029E992" w14:textId="51ADEA5D" w:rsidR="008C6B60" w:rsidRPr="00997D17" w:rsidRDefault="00FE0A4D" w:rsidP="00F20E47">
            <w:pPr>
              <w:pStyle w:val="ListBullet"/>
              <w:rPr>
                <w:sz w:val="22"/>
                <w:szCs w:val="22"/>
              </w:rPr>
            </w:pPr>
            <w:ins w:id="5353" w:author="Bonephace Kaijage" w:date="2026-10-14T06:12:00Z" w16du:dateUtc="2026-10-14T04:12:00Z">
              <w:r>
                <w:rPr>
                  <w:sz w:val="22"/>
                  <w:szCs w:val="22"/>
                </w:rPr>
                <w:t xml:space="preserve">Hakikisheni watoto wa shule, </w:t>
              </w:r>
              <w:r>
                <w:rPr>
                  <w:sz w:val="22"/>
                  <w:szCs w:val="22"/>
                </w:rPr>
                <w:lastRenderedPageBreak/>
                <w:t>wazee na watu wenye ulemavu wote wamepatikana kabla ya giza, ili asitafutwe mtu usiku.</w:t>
              </w:r>
            </w:ins>
            <w:del w:id="5354" w:author="Bonephace Kaijage" w:date="2026-10-14T06:12:00Z" w16du:dateUtc="2026-10-14T04:12:00Z">
              <w:r w:rsidR="00CF7F64" w:rsidRPr="00997D17" w:rsidDel="00FE0A4D">
                <w:rPr>
                  <w:sz w:val="22"/>
                  <w:szCs w:val="22"/>
                </w:rPr>
                <w:delText>Hakiki watoto wa shule na wazee kabla ya giza.</w:delText>
              </w:r>
            </w:del>
          </w:p>
          <w:p w14:paraId="17517947" w14:textId="4FCA45C9" w:rsidR="002066E7" w:rsidRPr="00997D17" w:rsidRDefault="00CF7F64" w:rsidP="00F20E47">
            <w:pPr>
              <w:pStyle w:val="ListBullet"/>
              <w:rPr>
                <w:sz w:val="22"/>
                <w:szCs w:val="22"/>
                <w:lang w:val="sv-SE"/>
              </w:rPr>
            </w:pPr>
            <w:r w:rsidRPr="00997D17">
              <w:rPr>
                <w:sz w:val="22"/>
                <w:szCs w:val="22"/>
                <w:lang w:val="sv-SE"/>
              </w:rPr>
              <w:t>Chemsha maji ya kunywa. Kliniki iangalie kuhara.</w:t>
            </w:r>
          </w:p>
        </w:tc>
      </w:tr>
      <w:tr w:rsidR="002066E7" w:rsidRPr="000343A2" w14:paraId="23C77660" w14:textId="77777777" w:rsidTr="002066E7">
        <w:tc>
          <w:tcPr>
            <w:tcW w:w="2278" w:type="dxa"/>
          </w:tcPr>
          <w:p w14:paraId="2572889F" w14:textId="77777777" w:rsidR="002066E7" w:rsidRPr="00997D17" w:rsidRDefault="002066E7" w:rsidP="003E5113">
            <w:pPr>
              <w:pStyle w:val="ListParagraph"/>
              <w:rPr>
                <w:sz w:val="22"/>
                <w:szCs w:val="22"/>
                <w:lang w:val="sv-SE"/>
              </w:rPr>
            </w:pPr>
          </w:p>
        </w:tc>
        <w:tc>
          <w:tcPr>
            <w:tcW w:w="2278" w:type="dxa"/>
          </w:tcPr>
          <w:p w14:paraId="35EFF755" w14:textId="412CB212"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51F03ADD" w14:textId="2D09CA32" w:rsidR="002066E7" w:rsidRPr="00997D17" w:rsidRDefault="00FE0A4D" w:rsidP="003E5113">
            <w:pPr>
              <w:pStyle w:val="ListParagraph"/>
              <w:rPr>
                <w:sz w:val="22"/>
                <w:szCs w:val="22"/>
              </w:rPr>
            </w:pPr>
            <w:ins w:id="5355"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356"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80F18F7" w14:textId="4AA3CED6" w:rsidR="002066E7" w:rsidRPr="00997D17" w:rsidRDefault="00FE0A4D" w:rsidP="003E5113">
            <w:pPr>
              <w:pStyle w:val="ListParagraph"/>
              <w:rPr>
                <w:sz w:val="22"/>
                <w:szCs w:val="22"/>
              </w:rPr>
            </w:pPr>
            <w:ins w:id="535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35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79EB7FE" w14:textId="2AC3159B" w:rsidR="008C6B60" w:rsidRPr="00997D17" w:rsidRDefault="00FE0A4D" w:rsidP="00F20E47">
            <w:pPr>
              <w:pStyle w:val="ListBullet"/>
              <w:rPr>
                <w:sz w:val="22"/>
                <w:szCs w:val="22"/>
              </w:rPr>
            </w:pPr>
            <w:ins w:id="5359"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360" w:author="Bonephace Kaijage" w:date="2026-10-14T06:03:00Z" w16du:dateUtc="2026-10-14T04:03:00Z">
              <w:r w:rsidR="00CF7F64" w:rsidRPr="00997D17" w:rsidDel="00FE0A4D">
                <w:rPr>
                  <w:sz w:val="22"/>
                  <w:szCs w:val="22"/>
                </w:rPr>
                <w:delText>Evacuate Life-threatening conditions at the named sites. Houses damaged, people now. Do not return until the committee confirms it is safe.</w:delText>
              </w:r>
            </w:del>
          </w:p>
          <w:p w14:paraId="22E71771" w14:textId="09A1B566" w:rsidR="008C6B60" w:rsidRPr="00997D17" w:rsidRDefault="00CF7F64" w:rsidP="00F20E47">
            <w:pPr>
              <w:pStyle w:val="ListBullet"/>
              <w:rPr>
                <w:sz w:val="22"/>
                <w:szCs w:val="22"/>
              </w:rPr>
            </w:pPr>
            <w:r w:rsidRPr="00997D17">
              <w:rPr>
                <w:sz w:val="22"/>
                <w:szCs w:val="22"/>
              </w:rPr>
              <w:t>Call 114 and 190. Keep the access road clear for ambulances.</w:t>
            </w:r>
          </w:p>
          <w:p w14:paraId="0B62076B" w14:textId="1976FA24" w:rsidR="008C6B60" w:rsidRPr="00997D17" w:rsidRDefault="00CF7F64" w:rsidP="00F20E47">
            <w:pPr>
              <w:pStyle w:val="ListBullet"/>
              <w:rPr>
                <w:sz w:val="22"/>
                <w:szCs w:val="22"/>
              </w:rPr>
            </w:pPr>
            <w:r w:rsidRPr="00997D17">
              <w:rPr>
                <w:sz w:val="22"/>
                <w:szCs w:val="22"/>
              </w:rPr>
              <w:t>Open the shelter and register every household. Note who is missing.</w:t>
            </w:r>
          </w:p>
          <w:p w14:paraId="463D65B1" w14:textId="7D6BE24B" w:rsidR="002066E7" w:rsidRPr="00997D17" w:rsidRDefault="00CF7F64" w:rsidP="00F20E47">
            <w:pPr>
              <w:pStyle w:val="ListBullet"/>
              <w:rPr>
                <w:sz w:val="22"/>
                <w:szCs w:val="22"/>
              </w:rPr>
            </w:pPr>
            <w:r w:rsidRPr="00997D17">
              <w:rPr>
                <w:sz w:val="22"/>
                <w:szCs w:val="22"/>
              </w:rPr>
              <w:t>Health team: injury first, then cholera if the water is dirty.</w:t>
            </w:r>
          </w:p>
        </w:tc>
        <w:tc>
          <w:tcPr>
            <w:tcW w:w="2279" w:type="dxa"/>
          </w:tcPr>
          <w:p w14:paraId="35FB31BA" w14:textId="4B0137A8" w:rsidR="008C6B60" w:rsidRPr="00997D17" w:rsidRDefault="00CF7F64" w:rsidP="00F20E47">
            <w:pPr>
              <w:pStyle w:val="ListBullet"/>
              <w:rPr>
                <w:sz w:val="22"/>
                <w:szCs w:val="22"/>
                <w:lang w:val="sv-SE"/>
              </w:rPr>
            </w:pPr>
            <w:r w:rsidRPr="00997D17">
              <w:rPr>
                <w:sz w:val="22"/>
                <w:szCs w:val="22"/>
                <w:lang w:val="sv-SE"/>
              </w:rPr>
              <w:t>Hamisha eneo hili sasa. Msirudi mpaka kamati iseme ni salama.</w:t>
            </w:r>
          </w:p>
          <w:p w14:paraId="662679F3" w14:textId="710CA730" w:rsidR="008C6B60" w:rsidRPr="00997D17" w:rsidRDefault="00CF7F64" w:rsidP="00F20E47">
            <w:pPr>
              <w:pStyle w:val="ListBullet"/>
              <w:rPr>
                <w:sz w:val="22"/>
                <w:szCs w:val="22"/>
                <w:lang w:val="sv-SE"/>
              </w:rPr>
            </w:pPr>
            <w:r w:rsidRPr="00997D17">
              <w:rPr>
                <w:sz w:val="22"/>
                <w:szCs w:val="22"/>
                <w:lang w:val="sv-SE"/>
              </w:rPr>
              <w:t>Piga 114 na 190. Acha barabara ya kufika wazi kwa magari ya wagonjwa.</w:t>
            </w:r>
          </w:p>
          <w:p w14:paraId="2EB2EFDF" w14:textId="21D649F4" w:rsidR="008C6B60" w:rsidRPr="00997D17" w:rsidRDefault="00CF7F64" w:rsidP="00F20E47">
            <w:pPr>
              <w:pStyle w:val="ListBullet"/>
              <w:rPr>
                <w:sz w:val="22"/>
                <w:szCs w:val="22"/>
                <w:lang w:val="sv-SE"/>
              </w:rPr>
            </w:pPr>
            <w:r w:rsidRPr="00997D17">
              <w:rPr>
                <w:sz w:val="22"/>
                <w:szCs w:val="22"/>
                <w:lang w:val="sv-SE"/>
              </w:rPr>
              <w:t>Fungua makazi na sajili kila kaya. Andika aliyepotea.</w:t>
            </w:r>
          </w:p>
          <w:p w14:paraId="3C73065A" w14:textId="0B1BD414" w:rsidR="002066E7" w:rsidRPr="00997D17" w:rsidRDefault="00CF7F64"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2621A92E" w14:textId="77777777" w:rsidTr="002066E7">
        <w:tc>
          <w:tcPr>
            <w:tcW w:w="2278" w:type="dxa"/>
          </w:tcPr>
          <w:p w14:paraId="361505E3" w14:textId="0B8C19EA" w:rsidR="002066E7" w:rsidRPr="00997D17" w:rsidRDefault="002066E7" w:rsidP="003E5113">
            <w:pPr>
              <w:pStyle w:val="ListParagraph"/>
              <w:rPr>
                <w:sz w:val="22"/>
                <w:szCs w:val="22"/>
              </w:rPr>
            </w:pPr>
            <w:r w:rsidRPr="00997D17">
              <w:rPr>
                <w:sz w:val="22"/>
                <w:szCs w:val="22"/>
              </w:rPr>
              <w:t>Mbozi District Council</w:t>
            </w:r>
          </w:p>
        </w:tc>
        <w:tc>
          <w:tcPr>
            <w:tcW w:w="2278" w:type="dxa"/>
          </w:tcPr>
          <w:p w14:paraId="5F8F941A" w14:textId="18CACE19"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2231A3F5" w14:textId="3D2CEF78" w:rsidR="002066E7" w:rsidRPr="00997D17" w:rsidRDefault="008C6B60" w:rsidP="003E5113">
            <w:pPr>
              <w:pStyle w:val="ListParagraph"/>
              <w:rPr>
                <w:sz w:val="22"/>
                <w:szCs w:val="22"/>
              </w:rPr>
            </w:pPr>
            <w:r w:rsidRPr="00997D17">
              <w:rPr>
                <w:sz w:val="22"/>
                <w:szCs w:val="22"/>
              </w:rPr>
              <w:t xml:space="preserve">heavy rain, valley floods, and strong winds. A few roads </w:t>
            </w:r>
            <w:r w:rsidRPr="00997D17">
              <w:rPr>
                <w:sz w:val="22"/>
                <w:szCs w:val="22"/>
              </w:rPr>
              <w:lastRenderedPageBreak/>
              <w:t>slippery, a few low homes wet, and lightning where storms build.</w:t>
            </w:r>
          </w:p>
        </w:tc>
        <w:tc>
          <w:tcPr>
            <w:tcW w:w="2278" w:type="dxa"/>
          </w:tcPr>
          <w:p w14:paraId="656BA0CE" w14:textId="0C8474B3" w:rsidR="002066E7" w:rsidRPr="00997D17" w:rsidRDefault="008C6B60" w:rsidP="003E5113">
            <w:pPr>
              <w:pStyle w:val="ListParagraph"/>
              <w:rPr>
                <w:sz w:val="22"/>
                <w:szCs w:val="22"/>
              </w:rPr>
            </w:pPr>
            <w:r w:rsidRPr="00997D17">
              <w:rPr>
                <w:sz w:val="22"/>
                <w:szCs w:val="22"/>
              </w:rPr>
              <w:lastRenderedPageBreak/>
              <w:t xml:space="preserve">Dalili za mwanzo kwenye eneo lililotajwa. Barabara </w:t>
            </w:r>
            <w:r w:rsidRPr="00997D17">
              <w:rPr>
                <w:sz w:val="22"/>
                <w:szCs w:val="22"/>
              </w:rPr>
              <w:lastRenderedPageBreak/>
              <w:t>chache kuteleza, nyumba chache za bondeni kulowa, na radi dhoria inapojengeka.</w:t>
            </w:r>
          </w:p>
        </w:tc>
        <w:tc>
          <w:tcPr>
            <w:tcW w:w="2279" w:type="dxa"/>
          </w:tcPr>
          <w:p w14:paraId="02EE46EA" w14:textId="359ABDB4" w:rsidR="008C6B60" w:rsidRPr="00997D17" w:rsidRDefault="00CF7F64" w:rsidP="00F20E47">
            <w:pPr>
              <w:pStyle w:val="ListBullet"/>
              <w:rPr>
                <w:sz w:val="22"/>
                <w:szCs w:val="22"/>
              </w:rPr>
            </w:pPr>
            <w:r w:rsidRPr="00997D17">
              <w:rPr>
                <w:sz w:val="22"/>
                <w:szCs w:val="22"/>
              </w:rPr>
              <w:lastRenderedPageBreak/>
              <w:t xml:space="preserve">Before the rain, walk heavy rain, valley floods, and </w:t>
            </w:r>
            <w:r w:rsidRPr="00997D17">
              <w:rPr>
                <w:sz w:val="22"/>
                <w:szCs w:val="22"/>
              </w:rPr>
              <w:lastRenderedPageBreak/>
              <w:t>strong winds and clear the drains and culverts.</w:t>
            </w:r>
          </w:p>
          <w:p w14:paraId="03AACCD8" w14:textId="3802B3A6" w:rsidR="008C6B60" w:rsidRPr="00997D17" w:rsidRDefault="00FE0A4D" w:rsidP="00F20E47">
            <w:pPr>
              <w:pStyle w:val="ListBullet"/>
              <w:rPr>
                <w:sz w:val="22"/>
                <w:szCs w:val="22"/>
              </w:rPr>
            </w:pPr>
            <w:ins w:id="5361" w:author="Bonephace Kaijage" w:date="2026-10-14T06:18:00Z" w16du:dateUtc="2026-10-14T04:18:00Z">
              <w:r>
                <w:rPr>
                  <w:sz w:val="22"/>
                  <w:szCs w:val="22"/>
                </w:rPr>
                <w:t>Households along the sites named in Know Your Risk: keep food, documents and children above floor level, because water here can enter houses with little warning.</w:t>
              </w:r>
            </w:ins>
            <w:del w:id="5362" w:author="Bonephace Kaijage" w:date="2026-10-14T06:18:00Z" w16du:dateUtc="2026-10-14T04:18:00Z">
              <w:r w:rsidR="00CF7F64" w:rsidRPr="00997D17" w:rsidDel="00FE0A4D">
                <w:rPr>
                  <w:sz w:val="22"/>
                  <w:szCs w:val="22"/>
                </w:rPr>
                <w:delText>Households along this site raise food, documents and children above the floor.</w:delText>
              </w:r>
            </w:del>
          </w:p>
          <w:p w14:paraId="5AE59A6B" w14:textId="0D37E1F4" w:rsidR="008C6B60" w:rsidRPr="00997D17" w:rsidRDefault="00CF7F64" w:rsidP="00F20E47">
            <w:pPr>
              <w:pStyle w:val="ListBullet"/>
              <w:rPr>
                <w:sz w:val="22"/>
                <w:szCs w:val="22"/>
              </w:rPr>
            </w:pPr>
            <w:r w:rsidRPr="00997D17">
              <w:rPr>
                <w:sz w:val="22"/>
                <w:szCs w:val="22"/>
              </w:rPr>
              <w:t>Save 190 and the ward chair number. Keep a torch and drinking water.</w:t>
            </w:r>
          </w:p>
          <w:p w14:paraId="6D04DE84" w14:textId="4EF73774" w:rsidR="002066E7" w:rsidRPr="00997D17" w:rsidRDefault="00CF7F64" w:rsidP="00F20E47">
            <w:pPr>
              <w:pStyle w:val="ListBullet"/>
              <w:rPr>
                <w:sz w:val="22"/>
                <w:szCs w:val="22"/>
              </w:rPr>
            </w:pPr>
            <w:r w:rsidRPr="00997D17">
              <w:rPr>
                <w:sz w:val="22"/>
                <w:szCs w:val="22"/>
              </w:rPr>
              <w:t>Do not drive or walk through water on the road. Headlights on, slow down.</w:t>
            </w:r>
          </w:p>
        </w:tc>
        <w:tc>
          <w:tcPr>
            <w:tcW w:w="2279" w:type="dxa"/>
          </w:tcPr>
          <w:p w14:paraId="6B3CD735" w14:textId="023443DD" w:rsidR="008C6B60" w:rsidRPr="00997D17" w:rsidRDefault="00CF7F64" w:rsidP="00F20E47">
            <w:pPr>
              <w:pStyle w:val="ListBullet"/>
              <w:rPr>
                <w:sz w:val="22"/>
                <w:szCs w:val="22"/>
              </w:rPr>
            </w:pPr>
            <w:r w:rsidRPr="00997D17">
              <w:rPr>
                <w:sz w:val="22"/>
                <w:szCs w:val="22"/>
              </w:rPr>
              <w:lastRenderedPageBreak/>
              <w:t xml:space="preserve">Kabla ya mvua, tembea eneo hili na usafishe </w:t>
            </w:r>
            <w:r w:rsidRPr="00997D17">
              <w:rPr>
                <w:sz w:val="22"/>
                <w:szCs w:val="22"/>
              </w:rPr>
              <w:lastRenderedPageBreak/>
              <w:t>mitaro na makalavati.</w:t>
            </w:r>
          </w:p>
          <w:p w14:paraId="12D4C3B4" w14:textId="14F896A8" w:rsidR="008C6B60" w:rsidRPr="00997D17" w:rsidRDefault="00CF7F64" w:rsidP="00F20E47">
            <w:pPr>
              <w:pStyle w:val="ListBullet"/>
              <w:rPr>
                <w:sz w:val="22"/>
                <w:szCs w:val="22"/>
              </w:rPr>
            </w:pPr>
            <w:r w:rsidRPr="00997D17">
              <w:rPr>
                <w:sz w:val="22"/>
                <w:szCs w:val="22"/>
              </w:rPr>
              <w:t>Kaya za eneo hili zipandishe chakula, nyaraka na watoto juu ya sakafu.</w:t>
            </w:r>
          </w:p>
          <w:p w14:paraId="381AB6B0" w14:textId="7F33D137" w:rsidR="008C6B60" w:rsidRPr="00997D17" w:rsidRDefault="00CF7F64" w:rsidP="00F20E47">
            <w:pPr>
              <w:pStyle w:val="ListBullet"/>
              <w:rPr>
                <w:sz w:val="22"/>
                <w:szCs w:val="22"/>
                <w:lang w:val="sv-SE"/>
              </w:rPr>
            </w:pPr>
            <w:r w:rsidRPr="00997D17">
              <w:rPr>
                <w:sz w:val="22"/>
                <w:szCs w:val="22"/>
                <w:lang w:val="sv-SE"/>
              </w:rPr>
              <w:t>Hifadhi 190 na namba ya mwenyekiti wa kata. Weka tochi na maji ya kunywa.</w:t>
            </w:r>
          </w:p>
          <w:p w14:paraId="6ED96C6E" w14:textId="26A2B6ED" w:rsidR="002066E7" w:rsidRPr="00997D17" w:rsidRDefault="00CF7F64"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15A09520" w14:textId="77777777" w:rsidTr="002066E7">
        <w:tc>
          <w:tcPr>
            <w:tcW w:w="2278" w:type="dxa"/>
          </w:tcPr>
          <w:p w14:paraId="74640EDE" w14:textId="77777777" w:rsidR="002066E7" w:rsidRPr="00997D17" w:rsidRDefault="002066E7" w:rsidP="003E5113">
            <w:pPr>
              <w:pStyle w:val="ListParagraph"/>
              <w:rPr>
                <w:sz w:val="22"/>
                <w:szCs w:val="22"/>
                <w:lang w:val="sv-SE"/>
              </w:rPr>
            </w:pPr>
          </w:p>
        </w:tc>
        <w:tc>
          <w:tcPr>
            <w:tcW w:w="2278" w:type="dxa"/>
          </w:tcPr>
          <w:p w14:paraId="3D9B4D97" w14:textId="1970E0D9"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09FC65E9" w14:textId="5D258296" w:rsidR="002066E7" w:rsidRPr="00997D17" w:rsidRDefault="008C6B60" w:rsidP="003E5113">
            <w:pPr>
              <w:pStyle w:val="ListParagraph"/>
              <w:rPr>
                <w:sz w:val="22"/>
                <w:szCs w:val="22"/>
              </w:rPr>
            </w:pPr>
            <w:r w:rsidRPr="00997D17">
              <w:rPr>
                <w:sz w:val="22"/>
                <w:szCs w:val="22"/>
              </w:rPr>
              <w:t>heavy rain, valley floods, and strong winds. Roads, water points or houses at the named sites are now affected. Some journeys and classes are disrupted.</w:t>
            </w:r>
          </w:p>
        </w:tc>
        <w:tc>
          <w:tcPr>
            <w:tcW w:w="2278" w:type="dxa"/>
          </w:tcPr>
          <w:p w14:paraId="32DE5D22" w14:textId="0B940DD9"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BD50806" w14:textId="688D3BEC" w:rsidR="008C6B60" w:rsidRPr="00997D17" w:rsidRDefault="00CF7F64" w:rsidP="00F20E47">
            <w:pPr>
              <w:pStyle w:val="ListBullet"/>
              <w:rPr>
                <w:sz w:val="22"/>
                <w:szCs w:val="22"/>
              </w:rPr>
            </w:pPr>
            <w:r w:rsidRPr="00997D17">
              <w:rPr>
                <w:sz w:val="22"/>
                <w:szCs w:val="22"/>
              </w:rPr>
              <w:t>Move households off heavy rain, valley floods, and strong winds to the ward assembly point.</w:t>
            </w:r>
          </w:p>
          <w:p w14:paraId="43AECE5E" w14:textId="40758B03" w:rsidR="008C6B60" w:rsidRPr="00997D17" w:rsidRDefault="00FE0A4D" w:rsidP="00F20E47">
            <w:pPr>
              <w:pStyle w:val="ListBullet"/>
              <w:rPr>
                <w:sz w:val="22"/>
                <w:szCs w:val="22"/>
              </w:rPr>
            </w:pPr>
            <w:ins w:id="5363" w:author="Bonephace Kaijage" w:date="2026-10-14T06:21:00Z" w16du:dateUtc="2026-10-14T04:21:00Z">
              <w:r>
                <w:rPr>
                  <w:sz w:val="22"/>
                  <w:szCs w:val="22"/>
                </w:rPr>
                <w:t>Close and mark the flooded road or bridge on the sites named in Know Your Risk. Divert traffic.</w:t>
              </w:r>
            </w:ins>
            <w:del w:id="5364" w:author="Bonephace Kaijage" w:date="2026-10-14T06:21:00Z" w16du:dateUtc="2026-10-14T04:21:00Z">
              <w:r w:rsidR="00CF7F64" w:rsidRPr="00997D17" w:rsidDel="00FE0A4D">
                <w:rPr>
                  <w:sz w:val="22"/>
                  <w:szCs w:val="22"/>
                </w:rPr>
                <w:delText>Close and mark the flooded road or bridge on this site. Divert traffic.</w:delText>
              </w:r>
            </w:del>
          </w:p>
          <w:p w14:paraId="565B5D22" w14:textId="0A1035CB" w:rsidR="008C6B60" w:rsidRPr="00997D17" w:rsidRDefault="00FE0A4D" w:rsidP="00F20E47">
            <w:pPr>
              <w:pStyle w:val="ListBullet"/>
              <w:rPr>
                <w:sz w:val="22"/>
                <w:szCs w:val="22"/>
              </w:rPr>
            </w:pPr>
            <w:ins w:id="5365" w:author="Bonephace Kaijage" w:date="2026-10-14T06:12:00Z" w16du:dateUtc="2026-10-14T04:12:00Z">
              <w:r>
                <w:rPr>
                  <w:sz w:val="22"/>
                  <w:szCs w:val="22"/>
                </w:rPr>
                <w:t xml:space="preserve">Check that school children, older people and anyone with a disability are </w:t>
              </w:r>
              <w:r>
                <w:rPr>
                  <w:sz w:val="22"/>
                  <w:szCs w:val="22"/>
                </w:rPr>
                <w:lastRenderedPageBreak/>
                <w:t>accounted for before dark, so that no one is searched for in the night.</w:t>
              </w:r>
            </w:ins>
            <w:del w:id="5366" w:author="Bonephace Kaijage" w:date="2026-10-14T06:12:00Z" w16du:dateUtc="2026-10-14T04:12:00Z">
              <w:r w:rsidR="00CF7F64" w:rsidRPr="00997D17" w:rsidDel="00FE0A4D">
                <w:rPr>
                  <w:sz w:val="22"/>
                  <w:szCs w:val="22"/>
                </w:rPr>
                <w:delText>Account for school children and older people before dark.</w:delText>
              </w:r>
            </w:del>
          </w:p>
          <w:p w14:paraId="17A7B1C1" w14:textId="427C9E47" w:rsidR="002066E7" w:rsidRPr="00997D17" w:rsidRDefault="00CF7F64" w:rsidP="00F20E47">
            <w:pPr>
              <w:pStyle w:val="ListBullet"/>
              <w:rPr>
                <w:sz w:val="22"/>
                <w:szCs w:val="22"/>
              </w:rPr>
            </w:pPr>
            <w:r w:rsidRPr="00997D17">
              <w:rPr>
                <w:sz w:val="22"/>
                <w:szCs w:val="22"/>
              </w:rPr>
              <w:t>Boil drinking water. The clinic watches for diarrhoea.</w:t>
            </w:r>
          </w:p>
        </w:tc>
        <w:tc>
          <w:tcPr>
            <w:tcW w:w="2279" w:type="dxa"/>
          </w:tcPr>
          <w:p w14:paraId="736BDA2E" w14:textId="5B132638" w:rsidR="008C6B60" w:rsidRPr="00997D17" w:rsidRDefault="00FE0A4D" w:rsidP="00F20E47">
            <w:pPr>
              <w:pStyle w:val="ListBullet"/>
              <w:rPr>
                <w:sz w:val="22"/>
                <w:szCs w:val="22"/>
                <w:lang w:val="sv-SE"/>
              </w:rPr>
            </w:pPr>
            <w:ins w:id="5367" w:author="Bonephace Kaijage" w:date="2026-10-14T06:16:00Z" w16du:dateUtc="2026-10-14T04:16:00Z">
              <w:r>
                <w:rPr>
                  <w:sz w:val="22"/>
                  <w:szCs w:val="22"/>
                  <w:lang w:val="sv-SE"/>
                </w:rPr>
                <w:lastRenderedPageBreak/>
                <w:t>Wasaidieni kaya kuondoka maeneo yaliyotajwa kwenda kituo cha kata, mkianza na wasioweza kuondoka peke yao.</w:t>
              </w:r>
            </w:ins>
            <w:del w:id="5368" w:author="Bonephace Kaijage" w:date="2026-10-14T06:16:00Z" w16du:dateUtc="2026-10-14T04:16:00Z">
              <w:r w:rsidR="00CF7F64" w:rsidRPr="00997D17" w:rsidDel="00FE0A4D">
                <w:rPr>
                  <w:sz w:val="22"/>
                  <w:szCs w:val="22"/>
                  <w:lang w:val="sv-SE"/>
                </w:rPr>
                <w:delText>Hamisha kaya kutoka eneo hili kwenda kituo cha kata.</w:delText>
              </w:r>
            </w:del>
          </w:p>
          <w:p w14:paraId="48A5DA6A" w14:textId="7F99F4E0" w:rsidR="008C6B60" w:rsidRPr="00997D17" w:rsidRDefault="00CF7F64" w:rsidP="00F20E47">
            <w:pPr>
              <w:pStyle w:val="ListBullet"/>
              <w:rPr>
                <w:sz w:val="22"/>
                <w:szCs w:val="22"/>
                <w:lang w:val="sv-SE"/>
              </w:rPr>
            </w:pPr>
            <w:r w:rsidRPr="00997D17">
              <w:rPr>
                <w:sz w:val="22"/>
                <w:szCs w:val="22"/>
                <w:lang w:val="sv-SE"/>
              </w:rPr>
              <w:t>Funga na weka alama barabara au daraja la eneo hili. Elekeza magari.</w:t>
            </w:r>
          </w:p>
          <w:p w14:paraId="5CB625D2" w14:textId="3AC469F5" w:rsidR="008C6B60" w:rsidRPr="00997D17" w:rsidRDefault="00FE0A4D" w:rsidP="00F20E47">
            <w:pPr>
              <w:pStyle w:val="ListBullet"/>
              <w:rPr>
                <w:sz w:val="22"/>
                <w:szCs w:val="22"/>
              </w:rPr>
            </w:pPr>
            <w:ins w:id="5369" w:author="Bonephace Kaijage" w:date="2026-10-14T06:12:00Z" w16du:dateUtc="2026-10-14T04:12:00Z">
              <w:r>
                <w:rPr>
                  <w:sz w:val="22"/>
                  <w:szCs w:val="22"/>
                </w:rPr>
                <w:lastRenderedPageBreak/>
                <w:t>Hakikisheni watoto wa shule, wazee na watu wenye ulemavu wote wamepatikana kabla ya giza, ili asitafutwe mtu usiku.</w:t>
              </w:r>
            </w:ins>
            <w:del w:id="5370" w:author="Bonephace Kaijage" w:date="2026-10-14T06:12:00Z" w16du:dateUtc="2026-10-14T04:12:00Z">
              <w:r w:rsidR="00CF7F64" w:rsidRPr="00997D17" w:rsidDel="00FE0A4D">
                <w:rPr>
                  <w:sz w:val="22"/>
                  <w:szCs w:val="22"/>
                </w:rPr>
                <w:delText>Hakiki watoto wa shule na wazee kabla ya giza.</w:delText>
              </w:r>
            </w:del>
          </w:p>
          <w:p w14:paraId="175AE8C5" w14:textId="549342D2" w:rsidR="002066E7" w:rsidRPr="00997D17" w:rsidRDefault="00CF7F64" w:rsidP="00F20E47">
            <w:pPr>
              <w:pStyle w:val="ListBullet"/>
              <w:rPr>
                <w:sz w:val="22"/>
                <w:szCs w:val="22"/>
                <w:lang w:val="sv-SE"/>
              </w:rPr>
            </w:pPr>
            <w:r w:rsidRPr="00997D17">
              <w:rPr>
                <w:sz w:val="22"/>
                <w:szCs w:val="22"/>
                <w:lang w:val="sv-SE"/>
              </w:rPr>
              <w:t>Chemsha maji ya kunywa. Kliniki iangalie kuhara.</w:t>
            </w:r>
          </w:p>
        </w:tc>
      </w:tr>
      <w:tr w:rsidR="002066E7" w:rsidRPr="000343A2" w14:paraId="731F7975" w14:textId="77777777" w:rsidTr="002066E7">
        <w:tc>
          <w:tcPr>
            <w:tcW w:w="2278" w:type="dxa"/>
          </w:tcPr>
          <w:p w14:paraId="4C85B202" w14:textId="77777777" w:rsidR="002066E7" w:rsidRPr="00997D17" w:rsidRDefault="002066E7" w:rsidP="003E5113">
            <w:pPr>
              <w:pStyle w:val="ListParagraph"/>
              <w:rPr>
                <w:sz w:val="22"/>
                <w:szCs w:val="22"/>
                <w:lang w:val="sv-SE"/>
              </w:rPr>
            </w:pPr>
          </w:p>
        </w:tc>
        <w:tc>
          <w:tcPr>
            <w:tcW w:w="2278" w:type="dxa"/>
          </w:tcPr>
          <w:p w14:paraId="400AD835" w14:textId="5611BA23"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7B154F27" w14:textId="0369A1CA" w:rsidR="002066E7" w:rsidRPr="00997D17" w:rsidRDefault="00FE0A4D" w:rsidP="003E5113">
            <w:pPr>
              <w:pStyle w:val="ListParagraph"/>
              <w:rPr>
                <w:sz w:val="22"/>
                <w:szCs w:val="22"/>
              </w:rPr>
            </w:pPr>
            <w:ins w:id="5371"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372"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B8A8C91" w14:textId="25CD2DA0" w:rsidR="002066E7" w:rsidRPr="00997D17" w:rsidRDefault="00FE0A4D" w:rsidP="003E5113">
            <w:pPr>
              <w:pStyle w:val="ListParagraph"/>
              <w:rPr>
                <w:sz w:val="22"/>
                <w:szCs w:val="22"/>
              </w:rPr>
            </w:pPr>
            <w:ins w:id="5373"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37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D1FA90A" w14:textId="120C9B71" w:rsidR="008C6B60" w:rsidRPr="00997D17" w:rsidRDefault="00FE0A4D" w:rsidP="00F20E47">
            <w:pPr>
              <w:pStyle w:val="ListBullet"/>
              <w:rPr>
                <w:sz w:val="22"/>
                <w:szCs w:val="22"/>
              </w:rPr>
            </w:pPr>
            <w:ins w:id="5375"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376" w:author="Bonephace Kaijage" w:date="2026-10-14T06:03:00Z" w16du:dateUtc="2026-10-14T04:03:00Z">
              <w:r w:rsidR="00CF7F64" w:rsidRPr="00997D17" w:rsidDel="00FE0A4D">
                <w:rPr>
                  <w:sz w:val="22"/>
                  <w:szCs w:val="22"/>
                </w:rPr>
                <w:delText>Evacuate Life-threatening conditions at the named sites. Houses damaged, people now. Do not return until the committee confirms it is safe.</w:delText>
              </w:r>
            </w:del>
          </w:p>
          <w:p w14:paraId="52129D52" w14:textId="2106664B" w:rsidR="008C6B60" w:rsidRPr="00997D17" w:rsidRDefault="00CF7F64" w:rsidP="00F20E47">
            <w:pPr>
              <w:pStyle w:val="ListBullet"/>
              <w:rPr>
                <w:sz w:val="22"/>
                <w:szCs w:val="22"/>
              </w:rPr>
            </w:pPr>
            <w:r w:rsidRPr="00997D17">
              <w:rPr>
                <w:sz w:val="22"/>
                <w:szCs w:val="22"/>
              </w:rPr>
              <w:t>Call 114 and 190. Keep the access road clear for ambulances.</w:t>
            </w:r>
          </w:p>
          <w:p w14:paraId="03A80401" w14:textId="44023788" w:rsidR="008C6B60" w:rsidRPr="00997D17" w:rsidRDefault="00CF7F64" w:rsidP="00F20E47">
            <w:pPr>
              <w:pStyle w:val="ListBullet"/>
              <w:rPr>
                <w:sz w:val="22"/>
                <w:szCs w:val="22"/>
              </w:rPr>
            </w:pPr>
            <w:r w:rsidRPr="00997D17">
              <w:rPr>
                <w:sz w:val="22"/>
                <w:szCs w:val="22"/>
              </w:rPr>
              <w:t>Open the shelter and register every household. Note who is missing.</w:t>
            </w:r>
          </w:p>
          <w:p w14:paraId="0D3F8B31" w14:textId="75E124F4" w:rsidR="002066E7" w:rsidRPr="00997D17" w:rsidRDefault="00CF7F64" w:rsidP="00F20E47">
            <w:pPr>
              <w:pStyle w:val="ListBullet"/>
              <w:rPr>
                <w:sz w:val="22"/>
                <w:szCs w:val="22"/>
              </w:rPr>
            </w:pPr>
            <w:r w:rsidRPr="00997D17">
              <w:rPr>
                <w:sz w:val="22"/>
                <w:szCs w:val="22"/>
              </w:rPr>
              <w:t>Health team: injury first, then cholera if the water is dirty.</w:t>
            </w:r>
          </w:p>
        </w:tc>
        <w:tc>
          <w:tcPr>
            <w:tcW w:w="2279" w:type="dxa"/>
          </w:tcPr>
          <w:p w14:paraId="4345E652" w14:textId="76D6DC02" w:rsidR="008C6B60" w:rsidRPr="00997D17" w:rsidRDefault="00CF7F64" w:rsidP="00F20E47">
            <w:pPr>
              <w:pStyle w:val="ListBullet"/>
              <w:rPr>
                <w:sz w:val="22"/>
                <w:szCs w:val="22"/>
                <w:lang w:val="sv-SE"/>
              </w:rPr>
            </w:pPr>
            <w:r w:rsidRPr="00997D17">
              <w:rPr>
                <w:sz w:val="22"/>
                <w:szCs w:val="22"/>
                <w:lang w:val="sv-SE"/>
              </w:rPr>
              <w:t>Hamisha eneo hili sasa. Msirudi mpaka kamati iseme ni salama.</w:t>
            </w:r>
          </w:p>
          <w:p w14:paraId="367E4FC5" w14:textId="7B0CF88C" w:rsidR="008C6B60" w:rsidRPr="00997D17" w:rsidRDefault="00CF7F64" w:rsidP="00F20E47">
            <w:pPr>
              <w:pStyle w:val="ListBullet"/>
              <w:rPr>
                <w:sz w:val="22"/>
                <w:szCs w:val="22"/>
                <w:lang w:val="sv-SE"/>
              </w:rPr>
            </w:pPr>
            <w:r w:rsidRPr="00997D17">
              <w:rPr>
                <w:sz w:val="22"/>
                <w:szCs w:val="22"/>
                <w:lang w:val="sv-SE"/>
              </w:rPr>
              <w:t>Piga 114 na 190. Acha barabara ya kufika wazi kwa magari ya wagonjwa.</w:t>
            </w:r>
          </w:p>
          <w:p w14:paraId="3F4AA3BF" w14:textId="3957C57D" w:rsidR="008C6B60" w:rsidRPr="00997D17" w:rsidRDefault="00CF7F64" w:rsidP="00F20E47">
            <w:pPr>
              <w:pStyle w:val="ListBullet"/>
              <w:rPr>
                <w:sz w:val="22"/>
                <w:szCs w:val="22"/>
                <w:lang w:val="sv-SE"/>
              </w:rPr>
            </w:pPr>
            <w:r w:rsidRPr="00997D17">
              <w:rPr>
                <w:sz w:val="22"/>
                <w:szCs w:val="22"/>
                <w:lang w:val="sv-SE"/>
              </w:rPr>
              <w:t>Fungua makazi na sajili kila kaya. Andika aliyepotea.</w:t>
            </w:r>
          </w:p>
          <w:p w14:paraId="59CB9BA9" w14:textId="734A53F2" w:rsidR="002066E7" w:rsidRPr="00997D17" w:rsidRDefault="00CF7F64"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997D17" w14:paraId="2BFE2715" w14:textId="77777777" w:rsidTr="002066E7">
        <w:tc>
          <w:tcPr>
            <w:tcW w:w="2278" w:type="dxa"/>
          </w:tcPr>
          <w:p w14:paraId="19838042" w14:textId="6244B064" w:rsidR="002066E7" w:rsidRPr="00997D17" w:rsidRDefault="002066E7" w:rsidP="003E5113">
            <w:pPr>
              <w:pStyle w:val="ListParagraph"/>
              <w:rPr>
                <w:sz w:val="22"/>
                <w:szCs w:val="22"/>
              </w:rPr>
            </w:pPr>
            <w:r w:rsidRPr="00997D17">
              <w:rPr>
                <w:sz w:val="22"/>
                <w:szCs w:val="22"/>
              </w:rPr>
              <w:lastRenderedPageBreak/>
              <w:t>Momba District Council</w:t>
            </w:r>
          </w:p>
        </w:tc>
        <w:tc>
          <w:tcPr>
            <w:tcW w:w="2278" w:type="dxa"/>
          </w:tcPr>
          <w:p w14:paraId="64DC161A" w14:textId="002FCF76"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6A48D123" w14:textId="5A34135E" w:rsidR="002066E7" w:rsidRPr="00997D17" w:rsidRDefault="008C6B60" w:rsidP="003E5113">
            <w:pPr>
              <w:pStyle w:val="ListParagraph"/>
              <w:rPr>
                <w:sz w:val="22"/>
                <w:szCs w:val="22"/>
              </w:rPr>
            </w:pPr>
            <w:r w:rsidRPr="00997D17">
              <w:rPr>
                <w:sz w:val="22"/>
                <w:szCs w:val="22"/>
              </w:rPr>
              <w:t>earthquake on the Rukwa Rift, heavy rain, and floods toward Lake Rukwa. A few roads slippery, a few low homes wet, and lightning where storms build.</w:t>
            </w:r>
          </w:p>
        </w:tc>
        <w:tc>
          <w:tcPr>
            <w:tcW w:w="2278" w:type="dxa"/>
          </w:tcPr>
          <w:p w14:paraId="068C28ED" w14:textId="677061C9"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69BABBD9" w14:textId="1AEE0F76" w:rsidR="008C6B60" w:rsidRPr="00997D17" w:rsidRDefault="00CF7F64" w:rsidP="00F20E47">
            <w:pPr>
              <w:pStyle w:val="ListBullet"/>
              <w:rPr>
                <w:sz w:val="22"/>
                <w:szCs w:val="22"/>
              </w:rPr>
            </w:pPr>
            <w:r w:rsidRPr="00997D17">
              <w:rPr>
                <w:sz w:val="22"/>
                <w:szCs w:val="22"/>
              </w:rPr>
              <w:t>Before any boat leaves earthquake on the Rukwa Rift, heavy rain, and floods toward Lake Rukwa, check the forecast and put a life jacket on.</w:t>
            </w:r>
          </w:p>
          <w:p w14:paraId="1F85E004" w14:textId="12191B33" w:rsidR="008C6B60" w:rsidRPr="00997D17" w:rsidRDefault="00CF7F64" w:rsidP="00F20E47">
            <w:pPr>
              <w:pStyle w:val="ListBullet"/>
              <w:rPr>
                <w:sz w:val="22"/>
                <w:szCs w:val="22"/>
              </w:rPr>
            </w:pPr>
            <w:r w:rsidRPr="00997D17">
              <w:rPr>
                <w:sz w:val="22"/>
                <w:szCs w:val="22"/>
              </w:rPr>
              <w:t>Bring small boats off the open water at this landing.</w:t>
            </w:r>
          </w:p>
          <w:p w14:paraId="1FC12D03" w14:textId="5B70B429" w:rsidR="008C6B60" w:rsidRPr="00997D17" w:rsidRDefault="00CF7F64" w:rsidP="00F20E47">
            <w:pPr>
              <w:pStyle w:val="ListBullet"/>
              <w:rPr>
                <w:sz w:val="22"/>
                <w:szCs w:val="22"/>
              </w:rPr>
            </w:pPr>
            <w:r w:rsidRPr="00997D17">
              <w:rPr>
                <w:sz w:val="22"/>
                <w:szCs w:val="22"/>
              </w:rPr>
              <w:t>The landing site listens for the warning and saves 190.</w:t>
            </w:r>
          </w:p>
          <w:p w14:paraId="4A0AAD37" w14:textId="12CACDF1" w:rsidR="002066E7" w:rsidRPr="00997D17" w:rsidRDefault="00CF7F64" w:rsidP="00F20E47">
            <w:pPr>
              <w:pStyle w:val="ListBullet"/>
              <w:rPr>
                <w:sz w:val="22"/>
                <w:szCs w:val="22"/>
              </w:rPr>
            </w:pPr>
            <w:r w:rsidRPr="00997D17">
              <w:rPr>
                <w:sz w:val="22"/>
                <w:szCs w:val="22"/>
              </w:rPr>
              <w:t>Do not swim out to rescue. Throw something that floats.</w:t>
            </w:r>
          </w:p>
        </w:tc>
        <w:tc>
          <w:tcPr>
            <w:tcW w:w="2279" w:type="dxa"/>
          </w:tcPr>
          <w:p w14:paraId="715C4F4B" w14:textId="28D3DB2C" w:rsidR="008C6B60" w:rsidRPr="00997D17" w:rsidRDefault="00CF7F64" w:rsidP="00F20E47">
            <w:pPr>
              <w:pStyle w:val="ListBullet"/>
              <w:rPr>
                <w:sz w:val="22"/>
                <w:szCs w:val="22"/>
              </w:rPr>
            </w:pPr>
            <w:r w:rsidRPr="00997D17">
              <w:rPr>
                <w:sz w:val="22"/>
                <w:szCs w:val="22"/>
              </w:rPr>
              <w:t>Kabla ya chombo kuondoka eneo hili, angalia utabiri na vaa jaketi ya kujiokoa.</w:t>
            </w:r>
          </w:p>
          <w:p w14:paraId="213AE665" w14:textId="2EE05DA5" w:rsidR="008C6B60" w:rsidRPr="00997D17" w:rsidRDefault="00CF7F64" w:rsidP="00F20E47">
            <w:pPr>
              <w:pStyle w:val="ListBullet"/>
              <w:rPr>
                <w:sz w:val="22"/>
                <w:szCs w:val="22"/>
              </w:rPr>
            </w:pPr>
            <w:r w:rsidRPr="00997D17">
              <w:rPr>
                <w:sz w:val="22"/>
                <w:szCs w:val="22"/>
              </w:rPr>
              <w:t>Rudisha vyombo vidogo kutoka maji ya wazi kwenye mwalo huu.</w:t>
            </w:r>
          </w:p>
          <w:p w14:paraId="43AD0F89" w14:textId="61C2D2D6" w:rsidR="008C6B60" w:rsidRPr="00997D17" w:rsidRDefault="00CF7F64" w:rsidP="00F20E47">
            <w:pPr>
              <w:pStyle w:val="ListBullet"/>
              <w:rPr>
                <w:sz w:val="22"/>
                <w:szCs w:val="22"/>
              </w:rPr>
            </w:pPr>
            <w:r w:rsidRPr="00997D17">
              <w:rPr>
                <w:sz w:val="22"/>
                <w:szCs w:val="22"/>
              </w:rPr>
              <w:t>Mwalo usikilize onyo na uhifadhi 190.</w:t>
            </w:r>
          </w:p>
          <w:p w14:paraId="16A3FBC3" w14:textId="6ADBA0D9" w:rsidR="002066E7" w:rsidRPr="00997D17" w:rsidRDefault="00CF7F64" w:rsidP="00F20E47">
            <w:pPr>
              <w:pStyle w:val="ListBullet"/>
              <w:rPr>
                <w:sz w:val="22"/>
                <w:szCs w:val="22"/>
              </w:rPr>
            </w:pPr>
            <w:r w:rsidRPr="00997D17">
              <w:rPr>
                <w:sz w:val="22"/>
                <w:szCs w:val="22"/>
                <w:lang w:val="sv-SE"/>
              </w:rPr>
              <w:t>Usiogelee kuokoa. Rusha kitu kinachoelea.</w:t>
            </w:r>
          </w:p>
        </w:tc>
      </w:tr>
      <w:tr w:rsidR="002066E7" w:rsidRPr="000343A2" w14:paraId="0A538DFC" w14:textId="77777777" w:rsidTr="002066E7">
        <w:tc>
          <w:tcPr>
            <w:tcW w:w="2278" w:type="dxa"/>
          </w:tcPr>
          <w:p w14:paraId="502E0FCB" w14:textId="77777777" w:rsidR="002066E7" w:rsidRPr="00997D17" w:rsidRDefault="002066E7" w:rsidP="003E5113">
            <w:pPr>
              <w:pStyle w:val="ListParagraph"/>
              <w:rPr>
                <w:sz w:val="22"/>
                <w:szCs w:val="22"/>
              </w:rPr>
            </w:pPr>
          </w:p>
        </w:tc>
        <w:tc>
          <w:tcPr>
            <w:tcW w:w="2278" w:type="dxa"/>
          </w:tcPr>
          <w:p w14:paraId="1220BD4F" w14:textId="1B009DBB"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0D0B3C05" w14:textId="1AC7B0BA" w:rsidR="002066E7" w:rsidRPr="00997D17" w:rsidRDefault="008C6B60" w:rsidP="003E5113">
            <w:pPr>
              <w:pStyle w:val="ListParagraph"/>
              <w:rPr>
                <w:sz w:val="22"/>
                <w:szCs w:val="22"/>
              </w:rPr>
            </w:pPr>
            <w:r w:rsidRPr="00997D17">
              <w:rPr>
                <w:sz w:val="22"/>
                <w:szCs w:val="22"/>
              </w:rPr>
              <w:t>earthquake on the Rukwa Rift, heavy rain, and floods toward Lake Rukwa. Roads, water points or houses at the named sites are now affected. Some journeys and classes are disrupted.</w:t>
            </w:r>
          </w:p>
        </w:tc>
        <w:tc>
          <w:tcPr>
            <w:tcW w:w="2278" w:type="dxa"/>
          </w:tcPr>
          <w:p w14:paraId="030A47C3" w14:textId="44D28646"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5B362868" w14:textId="282B18EA" w:rsidR="008C6B60" w:rsidRPr="00997D17" w:rsidRDefault="00CF7F64" w:rsidP="00F20E47">
            <w:pPr>
              <w:pStyle w:val="ListBullet"/>
              <w:rPr>
                <w:sz w:val="22"/>
                <w:szCs w:val="22"/>
              </w:rPr>
            </w:pPr>
            <w:r w:rsidRPr="00997D17">
              <w:rPr>
                <w:sz w:val="22"/>
                <w:szCs w:val="22"/>
              </w:rPr>
              <w:t>Stop fishing and crossings at earthquake on the Rukwa Rift, heavy rain, and floods toward Lake Rukwa.</w:t>
            </w:r>
          </w:p>
          <w:p w14:paraId="216A391F" w14:textId="181638C0" w:rsidR="008C6B60" w:rsidRPr="00997D17" w:rsidRDefault="00FE0A4D" w:rsidP="00F20E47">
            <w:pPr>
              <w:pStyle w:val="ListBullet"/>
              <w:rPr>
                <w:sz w:val="22"/>
                <w:szCs w:val="22"/>
              </w:rPr>
            </w:pPr>
            <w:ins w:id="5377" w:author="Bonephace Kaijage" w:date="2026-10-14T06:16:00Z" w16du:dateUtc="2026-10-14T04:16:00Z">
              <w:r>
                <w:rPr>
                  <w:sz w:val="22"/>
                  <w:szCs w:val="22"/>
                </w:rPr>
                <w:t>Help people off the low shore to the assembly point, starting with those who cannot move alone; waves and the lake level can rise with little warning.</w:t>
              </w:r>
            </w:ins>
            <w:del w:id="5378" w:author="Bonephace Kaijage" w:date="2026-10-14T06:16:00Z" w16du:dateUtc="2026-10-14T04:16:00Z">
              <w:r w:rsidR="00CF7F64" w:rsidRPr="00997D17" w:rsidDel="00FE0A4D">
                <w:rPr>
                  <w:sz w:val="22"/>
                  <w:szCs w:val="22"/>
                </w:rPr>
                <w:delText>Move people off the low shore to the assembly point.</w:delText>
              </w:r>
            </w:del>
          </w:p>
          <w:p w14:paraId="34EA8759" w14:textId="7AFA7775" w:rsidR="008C6B60" w:rsidRPr="00997D17" w:rsidRDefault="00CF7F64" w:rsidP="00F20E47">
            <w:pPr>
              <w:pStyle w:val="ListBullet"/>
              <w:rPr>
                <w:sz w:val="22"/>
                <w:szCs w:val="22"/>
              </w:rPr>
            </w:pPr>
            <w:r w:rsidRPr="00997D17">
              <w:rPr>
                <w:sz w:val="22"/>
                <w:szCs w:val="22"/>
              </w:rPr>
              <w:t>Account for boats still out from this landing.</w:t>
            </w:r>
          </w:p>
          <w:p w14:paraId="3C6FC34E" w14:textId="3DE6749A" w:rsidR="002066E7" w:rsidRPr="00997D17" w:rsidRDefault="00CF7F64" w:rsidP="00F20E47">
            <w:pPr>
              <w:pStyle w:val="ListBullet"/>
              <w:rPr>
                <w:sz w:val="22"/>
                <w:szCs w:val="22"/>
              </w:rPr>
            </w:pPr>
            <w:r w:rsidRPr="00997D17">
              <w:rPr>
                <w:sz w:val="22"/>
                <w:szCs w:val="22"/>
              </w:rPr>
              <w:lastRenderedPageBreak/>
              <w:t>Boil water if wells on this shore are flooded.</w:t>
            </w:r>
          </w:p>
        </w:tc>
        <w:tc>
          <w:tcPr>
            <w:tcW w:w="2279" w:type="dxa"/>
          </w:tcPr>
          <w:p w14:paraId="5468B849" w14:textId="17F506EF" w:rsidR="008C6B60" w:rsidRPr="00997D17" w:rsidRDefault="00CF7F64" w:rsidP="00F20E47">
            <w:pPr>
              <w:pStyle w:val="ListBullet"/>
              <w:rPr>
                <w:sz w:val="22"/>
                <w:szCs w:val="22"/>
                <w:lang w:val="sv-SE"/>
              </w:rPr>
            </w:pPr>
            <w:r w:rsidRPr="00997D17">
              <w:rPr>
                <w:sz w:val="22"/>
                <w:szCs w:val="22"/>
                <w:lang w:val="sv-SE"/>
              </w:rPr>
              <w:lastRenderedPageBreak/>
              <w:t>Simamisha uvuvi na vivuko eneo hili.</w:t>
            </w:r>
          </w:p>
          <w:p w14:paraId="57D9FFF5" w14:textId="39D53085" w:rsidR="008C6B60" w:rsidRPr="00997D17" w:rsidRDefault="00FE0A4D" w:rsidP="00F20E47">
            <w:pPr>
              <w:pStyle w:val="ListBullet"/>
              <w:rPr>
                <w:sz w:val="22"/>
                <w:szCs w:val="22"/>
                <w:lang w:val="sv-SE"/>
              </w:rPr>
            </w:pPr>
            <w:ins w:id="5379" w:author="Bonephace Kaijage" w:date="2026-10-14T06:16:00Z" w16du:dateUtc="2026-10-14T04:16:00Z">
              <w:r>
                <w:rPr>
                  <w:sz w:val="22"/>
                  <w:szCs w:val="22"/>
                  <w:lang w:val="sv-SE"/>
                </w:rPr>
                <w:t>Wasaidieni watu kuondoka ufuo wa chini kwenda kituoni, mkianza na wasioweza kuondoka peke yao; mawimbi na kina cha ziwa vinaweza kupanda bila taarifa.</w:t>
              </w:r>
            </w:ins>
            <w:del w:id="5380" w:author="Bonephace Kaijage" w:date="2026-10-14T06:16:00Z" w16du:dateUtc="2026-10-14T04:16:00Z">
              <w:r w:rsidR="00CF7F64" w:rsidRPr="00997D17" w:rsidDel="00FE0A4D">
                <w:rPr>
                  <w:sz w:val="22"/>
                  <w:szCs w:val="22"/>
                  <w:lang w:val="sv-SE"/>
                </w:rPr>
                <w:delText>Hamisha watu kutoka ufuo wa chini kwenda kituoni.</w:delText>
              </w:r>
            </w:del>
          </w:p>
          <w:p w14:paraId="040BF65E" w14:textId="5BEC079E" w:rsidR="008C6B60" w:rsidRPr="00997D17" w:rsidRDefault="00CF7F64" w:rsidP="00F20E47">
            <w:pPr>
              <w:pStyle w:val="ListBullet"/>
              <w:rPr>
                <w:sz w:val="22"/>
                <w:szCs w:val="22"/>
                <w:lang w:val="sv-SE"/>
              </w:rPr>
            </w:pPr>
            <w:r w:rsidRPr="00997D17">
              <w:rPr>
                <w:sz w:val="22"/>
                <w:szCs w:val="22"/>
                <w:lang w:val="sv-SE"/>
              </w:rPr>
              <w:t>Hakiki vyombo vilivyoko nje kutoka mwalo huu.</w:t>
            </w:r>
          </w:p>
          <w:p w14:paraId="26A45B69" w14:textId="0E598C5D" w:rsidR="002066E7" w:rsidRPr="00997D17" w:rsidRDefault="00CF7F64" w:rsidP="00F20E47">
            <w:pPr>
              <w:pStyle w:val="ListBullet"/>
              <w:rPr>
                <w:sz w:val="22"/>
                <w:szCs w:val="22"/>
                <w:lang w:val="sv-SE"/>
              </w:rPr>
            </w:pPr>
            <w:r w:rsidRPr="00997D17">
              <w:rPr>
                <w:sz w:val="22"/>
                <w:szCs w:val="22"/>
                <w:lang w:val="sv-SE"/>
              </w:rPr>
              <w:lastRenderedPageBreak/>
              <w:t>Chemsha maji visima vya ufuo huu vikifurika.</w:t>
            </w:r>
          </w:p>
        </w:tc>
      </w:tr>
      <w:tr w:rsidR="002066E7" w:rsidRPr="000343A2" w14:paraId="5C367663" w14:textId="77777777" w:rsidTr="002066E7">
        <w:tc>
          <w:tcPr>
            <w:tcW w:w="2278" w:type="dxa"/>
          </w:tcPr>
          <w:p w14:paraId="427AB0EC" w14:textId="77777777" w:rsidR="002066E7" w:rsidRPr="00997D17" w:rsidRDefault="002066E7" w:rsidP="003E5113">
            <w:pPr>
              <w:pStyle w:val="ListParagraph"/>
              <w:rPr>
                <w:sz w:val="22"/>
                <w:szCs w:val="22"/>
                <w:lang w:val="sv-SE"/>
              </w:rPr>
            </w:pPr>
          </w:p>
        </w:tc>
        <w:tc>
          <w:tcPr>
            <w:tcW w:w="2278" w:type="dxa"/>
          </w:tcPr>
          <w:p w14:paraId="77E2264C" w14:textId="0EEF4171"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39E42646" w14:textId="230A4EBC" w:rsidR="002066E7" w:rsidRPr="00997D17" w:rsidRDefault="00FE0A4D" w:rsidP="003E5113">
            <w:pPr>
              <w:pStyle w:val="ListParagraph"/>
              <w:rPr>
                <w:sz w:val="22"/>
                <w:szCs w:val="22"/>
              </w:rPr>
            </w:pPr>
            <w:ins w:id="5381"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382"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09D1E3B" w14:textId="4A3C0997" w:rsidR="002066E7" w:rsidRPr="00997D17" w:rsidRDefault="00FE0A4D" w:rsidP="003E5113">
            <w:pPr>
              <w:pStyle w:val="ListParagraph"/>
              <w:rPr>
                <w:sz w:val="22"/>
                <w:szCs w:val="22"/>
              </w:rPr>
            </w:pPr>
            <w:ins w:id="5383"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38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B1EBC25" w14:textId="7DF74F2A" w:rsidR="008C6B60" w:rsidRPr="00997D17" w:rsidRDefault="00FE0A4D" w:rsidP="00F20E47">
            <w:pPr>
              <w:pStyle w:val="ListBullet"/>
              <w:rPr>
                <w:sz w:val="22"/>
                <w:szCs w:val="22"/>
              </w:rPr>
            </w:pPr>
            <w:ins w:id="5385"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386" w:author="Bonephace Kaijage" w:date="2026-10-14T06:03:00Z" w16du:dateUtc="2026-10-14T04:03:00Z">
              <w:r w:rsidR="00CF7F64" w:rsidRPr="00997D17" w:rsidDel="00FE0A4D">
                <w:rPr>
                  <w:sz w:val="22"/>
                  <w:szCs w:val="22"/>
                </w:rPr>
                <w:delText>Evacuate Life-threatening conditions at the named sites. Houses damaged, people now. Do not return until the committee confirms it is safe.</w:delText>
              </w:r>
            </w:del>
          </w:p>
          <w:p w14:paraId="4171A6B0" w14:textId="2BACA83E" w:rsidR="008C6B60" w:rsidRPr="00997D17" w:rsidRDefault="00CF7F64" w:rsidP="00F20E47">
            <w:pPr>
              <w:pStyle w:val="ListBullet"/>
              <w:rPr>
                <w:sz w:val="22"/>
                <w:szCs w:val="22"/>
              </w:rPr>
            </w:pPr>
            <w:r w:rsidRPr="00997D17">
              <w:rPr>
                <w:sz w:val="22"/>
                <w:szCs w:val="22"/>
              </w:rPr>
              <w:t>Call 114 and 190. Keep the access road clear for ambulances.</w:t>
            </w:r>
          </w:p>
          <w:p w14:paraId="6FA3C3B6" w14:textId="53E256CE" w:rsidR="008C6B60" w:rsidRPr="00997D17" w:rsidRDefault="00CF7F64" w:rsidP="00F20E47">
            <w:pPr>
              <w:pStyle w:val="ListBullet"/>
              <w:rPr>
                <w:sz w:val="22"/>
                <w:szCs w:val="22"/>
              </w:rPr>
            </w:pPr>
            <w:r w:rsidRPr="00997D17">
              <w:rPr>
                <w:sz w:val="22"/>
                <w:szCs w:val="22"/>
              </w:rPr>
              <w:t>Open the shelter and register every household. Note who is missing.</w:t>
            </w:r>
          </w:p>
          <w:p w14:paraId="269D65E6" w14:textId="17CB59AD" w:rsidR="002066E7" w:rsidRPr="00997D17" w:rsidRDefault="00CF7F64" w:rsidP="00F20E47">
            <w:pPr>
              <w:pStyle w:val="ListBullet"/>
              <w:rPr>
                <w:sz w:val="22"/>
                <w:szCs w:val="22"/>
              </w:rPr>
            </w:pPr>
            <w:r w:rsidRPr="00997D17">
              <w:rPr>
                <w:sz w:val="22"/>
                <w:szCs w:val="22"/>
              </w:rPr>
              <w:t>Health team: injury first, then cholera if the water is dirty.</w:t>
            </w:r>
          </w:p>
        </w:tc>
        <w:tc>
          <w:tcPr>
            <w:tcW w:w="2279" w:type="dxa"/>
          </w:tcPr>
          <w:p w14:paraId="7CDF91F3" w14:textId="6DD71970" w:rsidR="008C6B60" w:rsidRPr="00997D17" w:rsidRDefault="00CF7F64" w:rsidP="00F20E47">
            <w:pPr>
              <w:pStyle w:val="ListBullet"/>
              <w:rPr>
                <w:sz w:val="22"/>
                <w:szCs w:val="22"/>
                <w:lang w:val="sv-SE"/>
              </w:rPr>
            </w:pPr>
            <w:r w:rsidRPr="00997D17">
              <w:rPr>
                <w:sz w:val="22"/>
                <w:szCs w:val="22"/>
                <w:lang w:val="sv-SE"/>
              </w:rPr>
              <w:t>Hamisha eneo hili sasa. Msirudi mpaka kamati iseme ni salama.</w:t>
            </w:r>
          </w:p>
          <w:p w14:paraId="1A78BA9A" w14:textId="10D4DEED" w:rsidR="008C6B60" w:rsidRPr="00997D17" w:rsidRDefault="00CF7F64" w:rsidP="00F20E47">
            <w:pPr>
              <w:pStyle w:val="ListBullet"/>
              <w:rPr>
                <w:sz w:val="22"/>
                <w:szCs w:val="22"/>
                <w:lang w:val="sv-SE"/>
              </w:rPr>
            </w:pPr>
            <w:r w:rsidRPr="00997D17">
              <w:rPr>
                <w:sz w:val="22"/>
                <w:szCs w:val="22"/>
                <w:lang w:val="sv-SE"/>
              </w:rPr>
              <w:t>Piga 114 na 190. Acha barabara ya kufika wazi kwa magari ya wagonjwa.</w:t>
            </w:r>
          </w:p>
          <w:p w14:paraId="7A34CE33" w14:textId="26269313" w:rsidR="008C6B60" w:rsidRPr="00997D17" w:rsidRDefault="00CF7F64" w:rsidP="00F20E47">
            <w:pPr>
              <w:pStyle w:val="ListBullet"/>
              <w:rPr>
                <w:sz w:val="22"/>
                <w:szCs w:val="22"/>
                <w:lang w:val="sv-SE"/>
              </w:rPr>
            </w:pPr>
            <w:r w:rsidRPr="00997D17">
              <w:rPr>
                <w:sz w:val="22"/>
                <w:szCs w:val="22"/>
                <w:lang w:val="sv-SE"/>
              </w:rPr>
              <w:t>Fungua makazi na sajili kila kaya. Andika aliyepotea.</w:t>
            </w:r>
          </w:p>
          <w:p w14:paraId="7F5ADF53" w14:textId="5D61BEFE" w:rsidR="002066E7" w:rsidRPr="00997D17" w:rsidRDefault="00CF7F64" w:rsidP="00F20E47">
            <w:pPr>
              <w:pStyle w:val="ListBullet"/>
              <w:rPr>
                <w:sz w:val="22"/>
                <w:szCs w:val="22"/>
                <w:lang w:val="sv-SE"/>
              </w:rPr>
            </w:pPr>
            <w:r w:rsidRPr="00997D17">
              <w:rPr>
                <w:sz w:val="22"/>
                <w:szCs w:val="22"/>
                <w:lang w:val="sv-SE"/>
              </w:rPr>
              <w:t>Timu ya afya: majeruhi kwanza, kisha kipindupindu maji yakiwa machafu.</w:t>
            </w:r>
          </w:p>
        </w:tc>
      </w:tr>
      <w:tr w:rsidR="002066E7" w:rsidRPr="000343A2" w14:paraId="59786CA1" w14:textId="77777777" w:rsidTr="002066E7">
        <w:tc>
          <w:tcPr>
            <w:tcW w:w="2278" w:type="dxa"/>
          </w:tcPr>
          <w:p w14:paraId="3068A688" w14:textId="10A75414" w:rsidR="002066E7" w:rsidRPr="00997D17" w:rsidRDefault="002066E7" w:rsidP="003E5113">
            <w:pPr>
              <w:pStyle w:val="ListParagraph"/>
              <w:rPr>
                <w:sz w:val="22"/>
                <w:szCs w:val="22"/>
              </w:rPr>
            </w:pPr>
            <w:r w:rsidRPr="00997D17">
              <w:rPr>
                <w:sz w:val="22"/>
                <w:szCs w:val="22"/>
              </w:rPr>
              <w:t>Songwe District Council</w:t>
            </w:r>
          </w:p>
        </w:tc>
        <w:tc>
          <w:tcPr>
            <w:tcW w:w="2278" w:type="dxa"/>
          </w:tcPr>
          <w:p w14:paraId="39C97ED5" w14:textId="7E514413"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0213798A" w14:textId="5CE34A44" w:rsidR="002066E7" w:rsidRPr="00997D17" w:rsidRDefault="008C6B60" w:rsidP="003E5113">
            <w:pPr>
              <w:pStyle w:val="ListParagraph"/>
              <w:rPr>
                <w:sz w:val="22"/>
                <w:szCs w:val="22"/>
              </w:rPr>
            </w:pPr>
            <w:r w:rsidRPr="00997D17">
              <w:rPr>
                <w:sz w:val="22"/>
                <w:szCs w:val="22"/>
              </w:rPr>
              <w:t>Songwe river floods, heavy rain, and strong winds. A few roads slippery, a few low homes wet, and lightning where storms build.</w:t>
            </w:r>
          </w:p>
        </w:tc>
        <w:tc>
          <w:tcPr>
            <w:tcW w:w="2278" w:type="dxa"/>
          </w:tcPr>
          <w:p w14:paraId="402A5389" w14:textId="51161687"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4397A490" w14:textId="48395B3E" w:rsidR="008C6B60" w:rsidRPr="00997D17" w:rsidRDefault="00CF7F64" w:rsidP="00F20E47">
            <w:pPr>
              <w:pStyle w:val="ListBullet"/>
              <w:rPr>
                <w:sz w:val="22"/>
                <w:szCs w:val="22"/>
              </w:rPr>
            </w:pPr>
            <w:r w:rsidRPr="00997D17">
              <w:rPr>
                <w:sz w:val="22"/>
                <w:szCs w:val="22"/>
              </w:rPr>
              <w:t>Before the rain, walk Songwe river floods, heavy rain, and strong winds and clear the drains and culverts.</w:t>
            </w:r>
          </w:p>
          <w:p w14:paraId="772E8B44" w14:textId="13F3B949" w:rsidR="008C6B60" w:rsidRPr="00997D17" w:rsidRDefault="00FE0A4D" w:rsidP="00F20E47">
            <w:pPr>
              <w:pStyle w:val="ListBullet"/>
              <w:rPr>
                <w:sz w:val="22"/>
                <w:szCs w:val="22"/>
              </w:rPr>
            </w:pPr>
            <w:ins w:id="5387" w:author="Bonephace Kaijage" w:date="2026-10-14T06:18:00Z" w16du:dateUtc="2026-10-14T04:18:00Z">
              <w:r>
                <w:rPr>
                  <w:sz w:val="22"/>
                  <w:szCs w:val="22"/>
                </w:rPr>
                <w:t xml:space="preserve">Households along the sites named in Know Your Risk: keep food, documents and </w:t>
              </w:r>
              <w:r>
                <w:rPr>
                  <w:sz w:val="22"/>
                  <w:szCs w:val="22"/>
                </w:rPr>
                <w:lastRenderedPageBreak/>
                <w:t>children above floor level, because water here can enter houses with little warning.</w:t>
              </w:r>
            </w:ins>
            <w:del w:id="5388" w:author="Bonephace Kaijage" w:date="2026-10-14T06:18:00Z" w16du:dateUtc="2026-10-14T04:18:00Z">
              <w:r w:rsidR="00CF7F64" w:rsidRPr="00997D17" w:rsidDel="00FE0A4D">
                <w:rPr>
                  <w:sz w:val="22"/>
                  <w:szCs w:val="22"/>
                </w:rPr>
                <w:delText>Households along this site raise food, documents and children above the floor.</w:delText>
              </w:r>
            </w:del>
          </w:p>
          <w:p w14:paraId="067944F7" w14:textId="67DB7499" w:rsidR="008C6B60" w:rsidRPr="00997D17" w:rsidRDefault="00CF7F64" w:rsidP="00F20E47">
            <w:pPr>
              <w:pStyle w:val="ListBullet"/>
              <w:rPr>
                <w:sz w:val="22"/>
                <w:szCs w:val="22"/>
              </w:rPr>
            </w:pPr>
            <w:r w:rsidRPr="00997D17">
              <w:rPr>
                <w:sz w:val="22"/>
                <w:szCs w:val="22"/>
              </w:rPr>
              <w:t>Save 190 and the ward chair number. Keep a torch and drinking water.</w:t>
            </w:r>
          </w:p>
          <w:p w14:paraId="32D395A6" w14:textId="67276B66" w:rsidR="002066E7" w:rsidRPr="00997D17" w:rsidRDefault="00CF7F64" w:rsidP="00F20E47">
            <w:pPr>
              <w:pStyle w:val="ListBullet"/>
              <w:rPr>
                <w:sz w:val="22"/>
                <w:szCs w:val="22"/>
              </w:rPr>
            </w:pPr>
            <w:r w:rsidRPr="00997D17">
              <w:rPr>
                <w:sz w:val="22"/>
                <w:szCs w:val="22"/>
              </w:rPr>
              <w:t>Do not drive or walk through water on the road. Headlights on, slow down.</w:t>
            </w:r>
          </w:p>
        </w:tc>
        <w:tc>
          <w:tcPr>
            <w:tcW w:w="2279" w:type="dxa"/>
          </w:tcPr>
          <w:p w14:paraId="3B45723C" w14:textId="108D6709" w:rsidR="008C6B60" w:rsidRPr="00997D17" w:rsidRDefault="00CF7F64" w:rsidP="00F20E47">
            <w:pPr>
              <w:pStyle w:val="ListBullet"/>
              <w:rPr>
                <w:sz w:val="22"/>
                <w:szCs w:val="22"/>
              </w:rPr>
            </w:pPr>
            <w:r w:rsidRPr="00997D17">
              <w:rPr>
                <w:sz w:val="22"/>
                <w:szCs w:val="22"/>
              </w:rPr>
              <w:lastRenderedPageBreak/>
              <w:t>Kabla ya mvua, tembea eneo hili na usafishe mitaro na makalavati.</w:t>
            </w:r>
          </w:p>
          <w:p w14:paraId="0CA35C68" w14:textId="443913BF" w:rsidR="008C6B60" w:rsidRPr="00997D17" w:rsidRDefault="00CF7F64" w:rsidP="00F20E47">
            <w:pPr>
              <w:pStyle w:val="ListBullet"/>
              <w:rPr>
                <w:sz w:val="22"/>
                <w:szCs w:val="22"/>
              </w:rPr>
            </w:pPr>
            <w:r w:rsidRPr="00997D17">
              <w:rPr>
                <w:sz w:val="22"/>
                <w:szCs w:val="22"/>
              </w:rPr>
              <w:t>Kaya za eneo hili zipandishe chakula, nyaraka na watoto juu ya sakafu.</w:t>
            </w:r>
          </w:p>
          <w:p w14:paraId="54CF5AB7" w14:textId="00C2B074" w:rsidR="008C6B60" w:rsidRPr="00997D17" w:rsidRDefault="00CF7F64" w:rsidP="00F20E47">
            <w:pPr>
              <w:pStyle w:val="ListBullet"/>
              <w:rPr>
                <w:sz w:val="22"/>
                <w:szCs w:val="22"/>
                <w:lang w:val="sv-SE"/>
              </w:rPr>
            </w:pPr>
            <w:r w:rsidRPr="00997D17">
              <w:rPr>
                <w:sz w:val="22"/>
                <w:szCs w:val="22"/>
                <w:lang w:val="sv-SE"/>
              </w:rPr>
              <w:lastRenderedPageBreak/>
              <w:t>Hifadhi 190 na namba ya mwenyekiti wa kata. Weka tochi na maji ya kunywa.</w:t>
            </w:r>
          </w:p>
          <w:p w14:paraId="7A20DAD7" w14:textId="1324373E" w:rsidR="002066E7" w:rsidRPr="00997D17" w:rsidRDefault="00CF7F64" w:rsidP="00F20E47">
            <w:pPr>
              <w:pStyle w:val="ListBullet"/>
              <w:rPr>
                <w:sz w:val="22"/>
                <w:szCs w:val="22"/>
                <w:lang w:val="sv-SE"/>
              </w:rPr>
            </w:pPr>
            <w:r w:rsidRPr="00997D17">
              <w:rPr>
                <w:sz w:val="22"/>
                <w:szCs w:val="22"/>
                <w:lang w:val="sv-SE"/>
              </w:rPr>
              <w:t>Usiendeshe wala kutembea kwenye maji barabarani. Washa taa, punguza mwendo.</w:t>
            </w:r>
          </w:p>
        </w:tc>
      </w:tr>
      <w:tr w:rsidR="002066E7" w:rsidRPr="000343A2" w14:paraId="4270668D" w14:textId="77777777" w:rsidTr="002066E7">
        <w:tc>
          <w:tcPr>
            <w:tcW w:w="2278" w:type="dxa"/>
          </w:tcPr>
          <w:p w14:paraId="7BEC4682" w14:textId="77777777" w:rsidR="002066E7" w:rsidRPr="00997D17" w:rsidRDefault="002066E7" w:rsidP="003E5113">
            <w:pPr>
              <w:pStyle w:val="ListParagraph"/>
              <w:rPr>
                <w:sz w:val="22"/>
                <w:szCs w:val="22"/>
                <w:lang w:val="sv-SE"/>
              </w:rPr>
            </w:pPr>
          </w:p>
        </w:tc>
        <w:tc>
          <w:tcPr>
            <w:tcW w:w="2278" w:type="dxa"/>
          </w:tcPr>
          <w:p w14:paraId="3259EA41" w14:textId="103E3180"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3E7C915C" w14:textId="44346311" w:rsidR="002066E7" w:rsidRPr="00997D17" w:rsidRDefault="008C6B60" w:rsidP="003E5113">
            <w:pPr>
              <w:pStyle w:val="ListParagraph"/>
              <w:rPr>
                <w:sz w:val="22"/>
                <w:szCs w:val="22"/>
              </w:rPr>
            </w:pPr>
            <w:r w:rsidRPr="00997D17">
              <w:rPr>
                <w:sz w:val="22"/>
                <w:szCs w:val="22"/>
              </w:rPr>
              <w:t>Songwe river floods, heavy rain, and strong winds. Roads, water points or houses at the named sites are now affected. Some journeys and classes are disrupted.</w:t>
            </w:r>
          </w:p>
        </w:tc>
        <w:tc>
          <w:tcPr>
            <w:tcW w:w="2278" w:type="dxa"/>
          </w:tcPr>
          <w:p w14:paraId="4BE156C7" w14:textId="4DF42BCB"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185D792" w14:textId="0696BAD6" w:rsidR="008C6B60" w:rsidRPr="00997D17" w:rsidRDefault="00CF7F64" w:rsidP="00F20E47">
            <w:pPr>
              <w:pStyle w:val="ListBullet"/>
              <w:rPr>
                <w:sz w:val="22"/>
                <w:szCs w:val="22"/>
              </w:rPr>
            </w:pPr>
            <w:r w:rsidRPr="00997D17">
              <w:rPr>
                <w:sz w:val="22"/>
                <w:szCs w:val="22"/>
              </w:rPr>
              <w:t>Move households off Songwe river floods, heavy rain, and strong winds to the ward assembly point.</w:t>
            </w:r>
          </w:p>
          <w:p w14:paraId="7BB42DD3" w14:textId="5D3D6268" w:rsidR="008C6B60" w:rsidRPr="00997D17" w:rsidRDefault="00FE0A4D" w:rsidP="00F20E47">
            <w:pPr>
              <w:pStyle w:val="ListBullet"/>
              <w:rPr>
                <w:sz w:val="22"/>
                <w:szCs w:val="22"/>
              </w:rPr>
            </w:pPr>
            <w:ins w:id="5389" w:author="Bonephace Kaijage" w:date="2026-10-14T06:21:00Z" w16du:dateUtc="2026-10-14T04:21:00Z">
              <w:r>
                <w:rPr>
                  <w:sz w:val="22"/>
                  <w:szCs w:val="22"/>
                </w:rPr>
                <w:t>Close and mark the flooded road or bridge on the sites named in Know Your Risk. Divert traffic.</w:t>
              </w:r>
            </w:ins>
            <w:del w:id="5390" w:author="Bonephace Kaijage" w:date="2026-10-14T06:21:00Z" w16du:dateUtc="2026-10-14T04:21:00Z">
              <w:r w:rsidR="00CF7F64" w:rsidRPr="00997D17" w:rsidDel="00FE0A4D">
                <w:rPr>
                  <w:sz w:val="22"/>
                  <w:szCs w:val="22"/>
                </w:rPr>
                <w:delText>Close and mark the flooded road or bridge on this site. Divert traffic.</w:delText>
              </w:r>
            </w:del>
          </w:p>
          <w:p w14:paraId="53F46DF4" w14:textId="55F91DBE" w:rsidR="008C6B60" w:rsidRPr="00997D17" w:rsidRDefault="00FE0A4D" w:rsidP="00F20E47">
            <w:pPr>
              <w:pStyle w:val="ListBullet"/>
              <w:rPr>
                <w:sz w:val="22"/>
                <w:szCs w:val="22"/>
              </w:rPr>
            </w:pPr>
            <w:ins w:id="5391" w:author="Bonephace Kaijage" w:date="2026-10-14T06:12:00Z" w16du:dateUtc="2026-10-14T04:12:00Z">
              <w:r>
                <w:rPr>
                  <w:sz w:val="22"/>
                  <w:szCs w:val="22"/>
                </w:rPr>
                <w:t>Check that school children, older people and anyone with a disability are accounted for before dark, so that no one is searched for in the night.</w:t>
              </w:r>
            </w:ins>
            <w:del w:id="5392" w:author="Bonephace Kaijage" w:date="2026-10-14T06:12:00Z" w16du:dateUtc="2026-10-14T04:12:00Z">
              <w:r w:rsidR="00CF7F64" w:rsidRPr="00997D17" w:rsidDel="00FE0A4D">
                <w:rPr>
                  <w:sz w:val="22"/>
                  <w:szCs w:val="22"/>
                </w:rPr>
                <w:delText>Account for school children and older people before dark.</w:delText>
              </w:r>
            </w:del>
          </w:p>
          <w:p w14:paraId="1ECB00C3" w14:textId="4176DA52" w:rsidR="002066E7" w:rsidRPr="00997D17" w:rsidRDefault="00CF7F64" w:rsidP="00F20E47">
            <w:pPr>
              <w:pStyle w:val="ListBullet"/>
              <w:rPr>
                <w:sz w:val="22"/>
                <w:szCs w:val="22"/>
              </w:rPr>
            </w:pPr>
            <w:r w:rsidRPr="00997D17">
              <w:rPr>
                <w:sz w:val="22"/>
                <w:szCs w:val="22"/>
              </w:rPr>
              <w:t>Boil drinking water. The clinic watches for diarrhoea.</w:t>
            </w:r>
          </w:p>
        </w:tc>
        <w:tc>
          <w:tcPr>
            <w:tcW w:w="2279" w:type="dxa"/>
          </w:tcPr>
          <w:p w14:paraId="7FCA060F" w14:textId="6E61C084" w:rsidR="008C6B60" w:rsidRPr="00997D17" w:rsidRDefault="00FE0A4D" w:rsidP="00F20E47">
            <w:pPr>
              <w:pStyle w:val="ListBullet"/>
              <w:rPr>
                <w:sz w:val="22"/>
                <w:szCs w:val="22"/>
                <w:lang w:val="sv-SE"/>
              </w:rPr>
            </w:pPr>
            <w:ins w:id="5393" w:author="Bonephace Kaijage" w:date="2026-10-14T06:16:00Z" w16du:dateUtc="2026-10-14T04:16:00Z">
              <w:r>
                <w:rPr>
                  <w:sz w:val="22"/>
                  <w:szCs w:val="22"/>
                  <w:lang w:val="sv-SE"/>
                </w:rPr>
                <w:t>Wasaidieni kaya kuondoka maeneo yaliyotajwa kwenda kituo cha kata, mkianza na wasioweza kuondoka peke yao.</w:t>
              </w:r>
            </w:ins>
            <w:del w:id="5394" w:author="Bonephace Kaijage" w:date="2026-10-14T06:16:00Z" w16du:dateUtc="2026-10-14T04:16:00Z">
              <w:r w:rsidR="00CF7F64" w:rsidRPr="00997D17" w:rsidDel="00FE0A4D">
                <w:rPr>
                  <w:sz w:val="22"/>
                  <w:szCs w:val="22"/>
                  <w:lang w:val="sv-SE"/>
                </w:rPr>
                <w:delText>Hamisha kaya kutoka eneo hili kwenda kituo cha kata.</w:delText>
              </w:r>
            </w:del>
          </w:p>
          <w:p w14:paraId="272DC767" w14:textId="1750E2E7" w:rsidR="008C6B60" w:rsidRPr="00997D17" w:rsidRDefault="00CF7F64" w:rsidP="00F20E47">
            <w:pPr>
              <w:pStyle w:val="ListBullet"/>
              <w:rPr>
                <w:sz w:val="22"/>
                <w:szCs w:val="22"/>
                <w:lang w:val="sv-SE"/>
              </w:rPr>
            </w:pPr>
            <w:r w:rsidRPr="00997D17">
              <w:rPr>
                <w:sz w:val="22"/>
                <w:szCs w:val="22"/>
                <w:lang w:val="sv-SE"/>
              </w:rPr>
              <w:t>Funga na weka alama barabara au daraja la eneo hili. Elekeza magari.</w:t>
            </w:r>
          </w:p>
          <w:p w14:paraId="2BCAFF49" w14:textId="28A5873C" w:rsidR="008C6B60" w:rsidRPr="00997D17" w:rsidRDefault="00FE0A4D" w:rsidP="00F20E47">
            <w:pPr>
              <w:pStyle w:val="ListBullet"/>
              <w:rPr>
                <w:sz w:val="22"/>
                <w:szCs w:val="22"/>
              </w:rPr>
            </w:pPr>
            <w:ins w:id="5395" w:author="Bonephace Kaijage" w:date="2026-10-14T06:12:00Z" w16du:dateUtc="2026-10-14T04:12:00Z">
              <w:r>
                <w:rPr>
                  <w:sz w:val="22"/>
                  <w:szCs w:val="22"/>
                </w:rPr>
                <w:t>Hakikisheni watoto wa shule, wazee na watu wenye ulemavu wote wamepatikana kabla ya giza, ili asitafutwe mtu usiku.</w:t>
              </w:r>
            </w:ins>
            <w:del w:id="5396" w:author="Bonephace Kaijage" w:date="2026-10-14T06:12:00Z" w16du:dateUtc="2026-10-14T04:12:00Z">
              <w:r w:rsidR="00CF7F64" w:rsidRPr="00997D17" w:rsidDel="00FE0A4D">
                <w:rPr>
                  <w:sz w:val="22"/>
                  <w:szCs w:val="22"/>
                </w:rPr>
                <w:delText>Hakiki watoto wa shule na wazee kabla ya giza.</w:delText>
              </w:r>
            </w:del>
          </w:p>
          <w:p w14:paraId="6CE904F7" w14:textId="4BADF959" w:rsidR="002066E7" w:rsidRPr="00997D17" w:rsidRDefault="00CF7F64" w:rsidP="00F20E47">
            <w:pPr>
              <w:pStyle w:val="ListBullet"/>
              <w:rPr>
                <w:sz w:val="22"/>
                <w:szCs w:val="22"/>
                <w:lang w:val="sv-SE"/>
              </w:rPr>
            </w:pPr>
            <w:r w:rsidRPr="00997D17">
              <w:rPr>
                <w:sz w:val="22"/>
                <w:szCs w:val="22"/>
                <w:lang w:val="sv-SE"/>
              </w:rPr>
              <w:lastRenderedPageBreak/>
              <w:t>Chemsha maji ya kunywa. Kliniki iangalie kuhara.</w:t>
            </w:r>
          </w:p>
        </w:tc>
      </w:tr>
      <w:tr w:rsidR="002066E7" w:rsidRPr="000343A2" w14:paraId="1F5E3179" w14:textId="77777777" w:rsidTr="002066E7">
        <w:tc>
          <w:tcPr>
            <w:tcW w:w="2278" w:type="dxa"/>
          </w:tcPr>
          <w:p w14:paraId="6D1AFB92" w14:textId="77777777" w:rsidR="002066E7" w:rsidRPr="00997D17" w:rsidRDefault="002066E7" w:rsidP="003E5113">
            <w:pPr>
              <w:pStyle w:val="ListParagraph"/>
              <w:rPr>
                <w:sz w:val="22"/>
                <w:szCs w:val="22"/>
                <w:lang w:val="sv-SE"/>
              </w:rPr>
            </w:pPr>
          </w:p>
        </w:tc>
        <w:tc>
          <w:tcPr>
            <w:tcW w:w="2278" w:type="dxa"/>
          </w:tcPr>
          <w:p w14:paraId="3F3213C3" w14:textId="5FF44A14"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7F2D0643" w14:textId="54C644AB" w:rsidR="002066E7" w:rsidRPr="00997D17" w:rsidRDefault="00FE0A4D" w:rsidP="003E5113">
            <w:pPr>
              <w:pStyle w:val="ListParagraph"/>
              <w:rPr>
                <w:sz w:val="22"/>
                <w:szCs w:val="22"/>
              </w:rPr>
            </w:pPr>
            <w:ins w:id="5397"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539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D564427" w14:textId="2A657F90" w:rsidR="002066E7" w:rsidRPr="00997D17" w:rsidRDefault="00FE0A4D" w:rsidP="003E5113">
            <w:pPr>
              <w:pStyle w:val="ListParagraph"/>
              <w:rPr>
                <w:sz w:val="22"/>
                <w:szCs w:val="22"/>
              </w:rPr>
            </w:pPr>
            <w:ins w:id="539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540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97F7AC4" w14:textId="39BA7E19" w:rsidR="008C6B60" w:rsidRPr="00997D17" w:rsidRDefault="00FE0A4D" w:rsidP="00F20E47">
            <w:pPr>
              <w:pStyle w:val="ListBullet"/>
              <w:rPr>
                <w:sz w:val="22"/>
                <w:szCs w:val="22"/>
              </w:rPr>
            </w:pPr>
            <w:ins w:id="5401" w:author="Bonephace Kaijage" w:date="2026-10-14T06:03:00Z" w16du:dateUtc="2026-10-14T04:03:00Z">
              <w:r>
                <w:rPr>
                  <w:sz w:val="22"/>
                  <w:szCs w:val="22"/>
                </w:rPr>
                <w:t>Please move now to the agreed safe ground, helping anyone who cannot move alone; the water or ground here can become dangerous faster than it looks. Return only when the committee confirms it is safe.</w:t>
              </w:r>
            </w:ins>
            <w:del w:id="5402" w:author="Bonephace Kaijage" w:date="2026-10-14T06:03:00Z" w16du:dateUtc="2026-10-14T04:03:00Z">
              <w:r w:rsidR="00CF7F64" w:rsidRPr="00997D17" w:rsidDel="00FE0A4D">
                <w:rPr>
                  <w:sz w:val="22"/>
                  <w:szCs w:val="22"/>
                </w:rPr>
                <w:delText>Evacuate Life-threatening conditions at the named sites. Houses damaged, people now. Do not return until the committee confirms it is safe.</w:delText>
              </w:r>
            </w:del>
          </w:p>
          <w:p w14:paraId="038B9320" w14:textId="01DC95CC" w:rsidR="008C6B60" w:rsidRPr="00997D17" w:rsidRDefault="00CF7F64" w:rsidP="00F20E47">
            <w:pPr>
              <w:pStyle w:val="ListBullet"/>
              <w:rPr>
                <w:sz w:val="22"/>
                <w:szCs w:val="22"/>
              </w:rPr>
            </w:pPr>
            <w:r w:rsidRPr="00997D17">
              <w:rPr>
                <w:sz w:val="22"/>
                <w:szCs w:val="22"/>
              </w:rPr>
              <w:t>Call 114 and 190. Keep the access road clear for ambulances.</w:t>
            </w:r>
          </w:p>
          <w:p w14:paraId="08359E36" w14:textId="6000C90A" w:rsidR="008C6B60" w:rsidRPr="00997D17" w:rsidRDefault="00CF7F64" w:rsidP="00F20E47">
            <w:pPr>
              <w:pStyle w:val="ListBullet"/>
              <w:rPr>
                <w:sz w:val="22"/>
                <w:szCs w:val="22"/>
              </w:rPr>
            </w:pPr>
            <w:r w:rsidRPr="00997D17">
              <w:rPr>
                <w:sz w:val="22"/>
                <w:szCs w:val="22"/>
              </w:rPr>
              <w:t>Open the shelter and register every household. Note who is missing.</w:t>
            </w:r>
          </w:p>
          <w:p w14:paraId="71818A45" w14:textId="7C37817E" w:rsidR="002066E7" w:rsidRPr="00997D17" w:rsidRDefault="00CF7F64" w:rsidP="00F20E47">
            <w:pPr>
              <w:pStyle w:val="ListBullet"/>
              <w:rPr>
                <w:sz w:val="22"/>
                <w:szCs w:val="22"/>
              </w:rPr>
            </w:pPr>
            <w:r w:rsidRPr="00997D17">
              <w:rPr>
                <w:sz w:val="22"/>
                <w:szCs w:val="22"/>
              </w:rPr>
              <w:t>Health team: injury first, then cholera if the water is dirty.</w:t>
            </w:r>
          </w:p>
        </w:tc>
        <w:tc>
          <w:tcPr>
            <w:tcW w:w="2279" w:type="dxa"/>
          </w:tcPr>
          <w:p w14:paraId="5F68E2B0" w14:textId="72E44438" w:rsidR="008C6B60" w:rsidRPr="00997D17" w:rsidRDefault="00CF7F64" w:rsidP="00F20E47">
            <w:pPr>
              <w:pStyle w:val="ListBullet"/>
              <w:rPr>
                <w:sz w:val="22"/>
                <w:szCs w:val="22"/>
                <w:lang w:val="sv-SE"/>
              </w:rPr>
            </w:pPr>
            <w:r w:rsidRPr="00997D17">
              <w:rPr>
                <w:sz w:val="22"/>
                <w:szCs w:val="22"/>
                <w:lang w:val="sv-SE"/>
              </w:rPr>
              <w:t>Hamisha eneo hili sasa. Msirudi mpaka kamati iseme ni salama.</w:t>
            </w:r>
          </w:p>
          <w:p w14:paraId="45A89633" w14:textId="13BFA08B" w:rsidR="008C6B60" w:rsidRPr="00997D17" w:rsidRDefault="00CF7F64" w:rsidP="00F20E47">
            <w:pPr>
              <w:pStyle w:val="ListBullet"/>
              <w:rPr>
                <w:sz w:val="22"/>
                <w:szCs w:val="22"/>
                <w:lang w:val="sv-SE"/>
              </w:rPr>
            </w:pPr>
            <w:r w:rsidRPr="00997D17">
              <w:rPr>
                <w:sz w:val="22"/>
                <w:szCs w:val="22"/>
                <w:lang w:val="sv-SE"/>
              </w:rPr>
              <w:t>Piga 114 na 190. Acha barabara ya kufika wazi kwa magari ya wagonjwa.</w:t>
            </w:r>
          </w:p>
          <w:p w14:paraId="0F482938" w14:textId="4D23D46D" w:rsidR="008C6B60" w:rsidRPr="00997D17" w:rsidRDefault="00CF7F64" w:rsidP="00F20E47">
            <w:pPr>
              <w:pStyle w:val="ListBullet"/>
              <w:rPr>
                <w:sz w:val="22"/>
                <w:szCs w:val="22"/>
                <w:lang w:val="sv-SE"/>
              </w:rPr>
            </w:pPr>
            <w:r w:rsidRPr="00997D17">
              <w:rPr>
                <w:sz w:val="22"/>
                <w:szCs w:val="22"/>
                <w:lang w:val="sv-SE"/>
              </w:rPr>
              <w:t>Fungua makazi na sajili kila kaya. Andika aliyepotea.</w:t>
            </w:r>
          </w:p>
          <w:p w14:paraId="11A26DE2" w14:textId="7D0BE230" w:rsidR="002066E7" w:rsidRPr="00997D17" w:rsidRDefault="00CF7F64" w:rsidP="00F20E47">
            <w:pPr>
              <w:pStyle w:val="ListBullet"/>
              <w:rPr>
                <w:sz w:val="22"/>
                <w:szCs w:val="22"/>
                <w:lang w:val="sv-SE"/>
              </w:rPr>
            </w:pPr>
            <w:r w:rsidRPr="00997D17">
              <w:rPr>
                <w:sz w:val="22"/>
                <w:szCs w:val="22"/>
                <w:lang w:val="sv-SE"/>
              </w:rPr>
              <w:t>Timu ya afya: majeruhi kwanza, kisha kipindupindu maji yakiwa machafu.</w:t>
            </w:r>
          </w:p>
        </w:tc>
      </w:tr>
    </w:tbl>
    <w:p w14:paraId="61838E43" w14:textId="77777777" w:rsidR="00250A71" w:rsidRPr="00997D17" w:rsidRDefault="003E5113" w:rsidP="003E5113">
      <w:pPr>
        <w:pStyle w:val="ListParagraph"/>
        <w:rPr>
          <w:sz w:val="22"/>
          <w:szCs w:val="22"/>
          <w:lang w:val="sv-SE"/>
        </w:rPr>
      </w:pPr>
      <w:r w:rsidRPr="00997D17">
        <w:rPr>
          <w:sz w:val="22"/>
          <w:szCs w:val="22"/>
          <w:lang w:val="sv-SE"/>
        </w:rPr>
        <w:t>Tunduma Town Council — Halmashauri ya Mji wa Tunduma (Tunduma Town / Mji wa Tunduma)</w:t>
      </w:r>
    </w:p>
    <w:p w14:paraId="0D7AFBEF" w14:textId="77777777" w:rsidR="00D611BF" w:rsidRPr="00997D17" w:rsidRDefault="003E5113" w:rsidP="003E5113">
      <w:pPr>
        <w:rPr>
          <w:sz w:val="22"/>
          <w:szCs w:val="22"/>
        </w:rPr>
      </w:pPr>
      <w:r w:rsidRPr="00997D17">
        <w:rPr>
          <w:sz w:val="22"/>
          <w:szCs w:val="22"/>
        </w:rPr>
        <w:t>25. TABORA REGION | MKOA WA TABORA</w:t>
      </w:r>
    </w:p>
    <w:p w14:paraId="1EF0D21B" w14:textId="77777777" w:rsidR="00D611BF" w:rsidRPr="00997D17" w:rsidRDefault="00D611BF" w:rsidP="00D611BF">
      <w:pPr>
        <w:spacing w:before="120" w:after="120"/>
        <w:rPr>
          <w:color w:val="000000"/>
          <w:sz w:val="22"/>
          <w:szCs w:val="22"/>
        </w:rPr>
      </w:pPr>
      <w:r w:rsidRPr="00997D17">
        <w:rPr>
          <w:color w:val="000000"/>
          <w:sz w:val="22"/>
          <w:szCs w:val="22"/>
        </w:rPr>
        <w:t>Regional and council risk profile | Wasifu wa hatari wa mkoa na halmashauri</w:t>
      </w:r>
    </w:p>
    <w:p w14:paraId="5E311D10" w14:textId="77777777" w:rsidR="00D611BF" w:rsidRPr="00997D17" w:rsidRDefault="00D611BF" w:rsidP="00D611BF">
      <w:pPr>
        <w:spacing w:after="120"/>
        <w:jc w:val="both"/>
        <w:rPr>
          <w:color w:val="000000"/>
          <w:sz w:val="22"/>
          <w:szCs w:val="22"/>
        </w:rPr>
      </w:pPr>
      <w:r w:rsidRPr="00997D17">
        <w:rPr>
          <w:color w:val="000000"/>
          <w:sz w:val="22"/>
          <w:szCs w:val="22"/>
        </w:rPr>
        <w:t xml:space="preserve">Tabora is Tanzania's largest region by area (about 76,150 km²) and lies on the central plateau, mostly 1,000–1,500 m above sea level. The 2022 Census counted 3,391,679 people, of whom about 85% live in rural areas and nearly half are children aged 0–14. The region has one rainy season (Msimu), roughly November to April, followed by a long dry season; Tabora town receives about 650–850 mm a year, with wetter conditions toward Kaliua and Urambo in the west. The flat northern and eastern plains (Nzega, Igunga) have black clay soils that hold water, so mbuga (valley-bottom) fields, roads and homes flood quickly in heavy rain. The western and southern councils (Urambo, Kaliua, Sikonge, Uyui) are miombo woodland drained by the Ugalla and Malagarasi river systems, where clearance for tobacco curing, charcoal and shifting </w:t>
      </w:r>
      <w:r w:rsidRPr="00997D17">
        <w:rPr>
          <w:color w:val="000000"/>
          <w:sz w:val="22"/>
          <w:szCs w:val="22"/>
        </w:rPr>
        <w:lastRenderedPageBreak/>
        <w:t>cultivation is drying the landscape and increasing runoff and wildfire. Most households depend on rain-fed maize, rice, tobacco, cotton, groundnuts, honey and livestock, and artisanal gold mining is common around Nzega and Igunga. Key exposed infrastructure includes the Central Line and SGR junction at Tabora (lines to Kigoma and Mwanza), the T3 trunk road through Igunga and Nzega, the T8 road through Sikonge, and many seasonal earth roads and drifts that cut villages off during the Msimu. Tabora ranked lowest of all regions on the 2018 Human Development Index, so household coping capacity is limited.</w:t>
      </w:r>
    </w:p>
    <w:p w14:paraId="0CCEC2AC" w14:textId="77777777" w:rsidR="00D611BF" w:rsidRPr="00997D17" w:rsidRDefault="00D611BF" w:rsidP="00D611BF">
      <w:pPr>
        <w:spacing w:after="120"/>
        <w:jc w:val="both"/>
        <w:rPr>
          <w:i/>
          <w:color w:val="000000"/>
          <w:sz w:val="22"/>
          <w:szCs w:val="22"/>
        </w:rPr>
      </w:pPr>
      <w:r w:rsidRPr="00997D17">
        <w:rPr>
          <w:i/>
          <w:color w:val="000000"/>
          <w:sz w:val="22"/>
          <w:szCs w:val="22"/>
        </w:rPr>
        <w:t>Tabora ni mkoa mkubwa zaidi kwa eneo nchini (takriban km² 76,150), ulio kwenye uwanda wa kati, mita 1,000–1,500 juu ya usawa wa bahari. Sensa ya 2022 ilihesabu watu 3,391,679; takriban asilimia 85 wanaishi vijijini na karibu nusu ni watoto wa miaka 0–14. Mkoa una msimu mmoja wa mvua (Msimu), takriban Novemba hadi Aprili, ukifuatiwa na kiangazi kirefu. Tambarare za kaskazini na mashariki (Nzega, Igunga) zina udongo mweusi wa mfinyanzi unaotuamisha maji, hivyo mbuga, barabara na makazi hufurika haraka. Halmashauri za magharibi na kusini (Urambo, Kaliua, Sikonge, Uyui) ni misitu ya miombo kwenye mabonde ya mito Ugalla na Malagarasi, ambako ukataji miti kwa ukaushaji tumbaku, mkaa na kilimo cha kuhamahama unaongeza ukame, mtiririko wa maji na moto. Wananchi wengi wanategemea kilimo cha mvua, ufugaji, ufugaji nyuki na uchimbaji mdogo wa dhahabu, na barabara nyingi za udongo na vivuko hukatika wakati wa Msimu.</w:t>
      </w:r>
    </w:p>
    <w:tbl>
      <w:tblPr>
        <w:tblStyle w:val="TableGrid"/>
        <w:tblW w:w="0" w:type="auto"/>
        <w:tblLook w:val="04A0" w:firstRow="1" w:lastRow="0" w:firstColumn="1" w:lastColumn="0" w:noHBand="0" w:noVBand="1"/>
      </w:tblPr>
      <w:tblGrid>
        <w:gridCol w:w="3417"/>
        <w:gridCol w:w="3417"/>
        <w:gridCol w:w="3418"/>
        <w:gridCol w:w="3418"/>
      </w:tblGrid>
      <w:tr w:rsidR="00D611BF" w:rsidRPr="00997D17" w14:paraId="2A755A88" w14:textId="77777777" w:rsidTr="00997D17">
        <w:trPr>
          <w:tblHeader/>
        </w:trPr>
        <w:tc>
          <w:tcPr>
            <w:tcW w:w="3417" w:type="dxa"/>
          </w:tcPr>
          <w:p w14:paraId="70DCA18D" w14:textId="654ED5C0" w:rsidR="00D611BF" w:rsidRPr="00997D17" w:rsidRDefault="00D611BF" w:rsidP="00D611BF">
            <w:pPr>
              <w:rPr>
                <w:color w:val="000000"/>
                <w:sz w:val="22"/>
                <w:szCs w:val="22"/>
              </w:rPr>
            </w:pPr>
          </w:p>
        </w:tc>
        <w:tc>
          <w:tcPr>
            <w:tcW w:w="3417" w:type="dxa"/>
          </w:tcPr>
          <w:p w14:paraId="5B2EA3E5" w14:textId="532DD334" w:rsidR="00D611BF" w:rsidRPr="00997D17" w:rsidRDefault="00D611BF" w:rsidP="00D611BF">
            <w:pPr>
              <w:rPr>
                <w:color w:val="000000"/>
                <w:sz w:val="22"/>
                <w:szCs w:val="22"/>
              </w:rPr>
            </w:pPr>
            <w:r w:rsidRPr="00997D17">
              <w:rPr>
                <w:color w:val="000000"/>
                <w:sz w:val="22"/>
                <w:szCs w:val="22"/>
              </w:rPr>
              <w:t>SETTING &amp; EXPOSURE</w:t>
            </w:r>
          </w:p>
        </w:tc>
        <w:tc>
          <w:tcPr>
            <w:tcW w:w="3418" w:type="dxa"/>
          </w:tcPr>
          <w:p w14:paraId="275263D5" w14:textId="200C510D" w:rsidR="00D611BF" w:rsidRPr="00997D17" w:rsidRDefault="00D611BF" w:rsidP="00D611BF">
            <w:pPr>
              <w:rPr>
                <w:color w:val="000000"/>
                <w:sz w:val="22"/>
                <w:szCs w:val="22"/>
              </w:rPr>
            </w:pPr>
            <w:r w:rsidRPr="00997D17">
              <w:rPr>
                <w:color w:val="000000"/>
                <w:sz w:val="22"/>
                <w:szCs w:val="22"/>
              </w:rPr>
              <w:t>PRIORITY HAZARDS</w:t>
            </w:r>
          </w:p>
        </w:tc>
        <w:tc>
          <w:tcPr>
            <w:tcW w:w="3418" w:type="dxa"/>
          </w:tcPr>
          <w:p w14:paraId="1ECC9B7A" w14:textId="138E2D6D" w:rsidR="00D611BF" w:rsidRPr="00997D17" w:rsidRDefault="00D611BF" w:rsidP="00D611BF">
            <w:pPr>
              <w:rPr>
                <w:color w:val="000000"/>
                <w:sz w:val="22"/>
                <w:szCs w:val="22"/>
              </w:rPr>
            </w:pPr>
            <w:r w:rsidRPr="00997D17">
              <w:rPr>
                <w:color w:val="000000"/>
                <w:sz w:val="22"/>
                <w:szCs w:val="22"/>
              </w:rPr>
              <w:t>MOST AT RISK (WHO &amp; WHERE)</w:t>
            </w:r>
          </w:p>
        </w:tc>
      </w:tr>
      <w:tr w:rsidR="00D611BF" w:rsidRPr="00997D17" w14:paraId="43B1501B" w14:textId="77777777" w:rsidTr="00997D17">
        <w:tc>
          <w:tcPr>
            <w:tcW w:w="3417" w:type="dxa"/>
          </w:tcPr>
          <w:p w14:paraId="731EEA9F" w14:textId="50716FEF" w:rsidR="00D611BF" w:rsidRPr="00997D17" w:rsidRDefault="00D611BF" w:rsidP="00D611BF">
            <w:pPr>
              <w:rPr>
                <w:color w:val="000000"/>
                <w:sz w:val="22"/>
                <w:szCs w:val="22"/>
              </w:rPr>
            </w:pPr>
            <w:r w:rsidRPr="00997D17">
              <w:rPr>
                <w:color w:val="000000"/>
                <w:sz w:val="22"/>
                <w:szCs w:val="22"/>
              </w:rPr>
              <w:t>Tabora Municipal Council</w:t>
            </w:r>
          </w:p>
        </w:tc>
        <w:tc>
          <w:tcPr>
            <w:tcW w:w="3417" w:type="dxa"/>
          </w:tcPr>
          <w:p w14:paraId="041BC017" w14:textId="2AE00CA7" w:rsidR="00D611BF" w:rsidRPr="00997D17" w:rsidRDefault="00D611BF" w:rsidP="00D611BF">
            <w:pPr>
              <w:rPr>
                <w:color w:val="000000"/>
                <w:sz w:val="22"/>
                <w:szCs w:val="22"/>
              </w:rPr>
            </w:pPr>
            <w:r w:rsidRPr="00997D17">
              <w:rPr>
                <w:color w:val="000000"/>
                <w:sz w:val="22"/>
                <w:szCs w:val="22"/>
              </w:rPr>
              <w:t>Regional HQ; 308,741 people on 1,461 km². Railway/SGR junction, airport, regional referral hospital (Kitete). Unplanned settlements in valley bottoms and along seasonal streams.</w:t>
            </w:r>
          </w:p>
        </w:tc>
        <w:tc>
          <w:tcPr>
            <w:tcW w:w="3418" w:type="dxa"/>
          </w:tcPr>
          <w:p w14:paraId="37A4DC3E" w14:textId="70521A90" w:rsidR="00D611BF" w:rsidRPr="00997D17" w:rsidRDefault="00D611BF" w:rsidP="00D611BF">
            <w:pPr>
              <w:rPr>
                <w:color w:val="000000"/>
                <w:sz w:val="22"/>
                <w:szCs w:val="22"/>
              </w:rPr>
            </w:pPr>
            <w:r w:rsidRPr="00997D17">
              <w:rPr>
                <w:color w:val="000000"/>
                <w:sz w:val="22"/>
                <w:szCs w:val="22"/>
              </w:rPr>
              <w:t>Urban flash floods; strong winds; lightning; water shortage; cholera; market and dry-season fires.</w:t>
            </w:r>
          </w:p>
        </w:tc>
        <w:tc>
          <w:tcPr>
            <w:tcW w:w="3418" w:type="dxa"/>
          </w:tcPr>
          <w:p w14:paraId="4AA1FE9B" w14:textId="18D1F37C" w:rsidR="00D611BF" w:rsidRPr="00997D17" w:rsidRDefault="00D611BF" w:rsidP="00D611BF">
            <w:pPr>
              <w:rPr>
                <w:color w:val="000000"/>
                <w:sz w:val="22"/>
                <w:szCs w:val="22"/>
              </w:rPr>
            </w:pPr>
            <w:r w:rsidRPr="00997D17">
              <w:rPr>
                <w:color w:val="000000"/>
                <w:sz w:val="22"/>
                <w:szCs w:val="22"/>
              </w:rPr>
              <w:t>Households in low-lying informal settlements; markets, bus and rail stations; schools; travellers in transit.</w:t>
            </w:r>
          </w:p>
        </w:tc>
      </w:tr>
      <w:tr w:rsidR="00D611BF" w:rsidRPr="00997D17" w14:paraId="4D0D4CB9" w14:textId="77777777" w:rsidTr="00997D17">
        <w:tc>
          <w:tcPr>
            <w:tcW w:w="3417" w:type="dxa"/>
          </w:tcPr>
          <w:p w14:paraId="045B06CF" w14:textId="4976A88C" w:rsidR="00D611BF" w:rsidRPr="00997D17" w:rsidRDefault="00D611BF" w:rsidP="00D611BF">
            <w:pPr>
              <w:rPr>
                <w:color w:val="000000"/>
                <w:sz w:val="22"/>
                <w:szCs w:val="22"/>
              </w:rPr>
            </w:pPr>
            <w:r w:rsidRPr="00997D17">
              <w:rPr>
                <w:color w:val="000000"/>
                <w:sz w:val="22"/>
                <w:szCs w:val="22"/>
              </w:rPr>
              <w:t>Nzega Town Council</w:t>
            </w:r>
          </w:p>
        </w:tc>
        <w:tc>
          <w:tcPr>
            <w:tcW w:w="3417" w:type="dxa"/>
          </w:tcPr>
          <w:p w14:paraId="3320F55D" w14:textId="682CEE28" w:rsidR="00D611BF" w:rsidRPr="00997D17" w:rsidRDefault="00D611BF" w:rsidP="00D611BF">
            <w:pPr>
              <w:rPr>
                <w:color w:val="000000"/>
                <w:sz w:val="22"/>
                <w:szCs w:val="22"/>
              </w:rPr>
            </w:pPr>
            <w:r w:rsidRPr="00997D17">
              <w:rPr>
                <w:color w:val="000000"/>
                <w:sz w:val="22"/>
                <w:szCs w:val="22"/>
              </w:rPr>
              <w:t>Commercial town where the T3 (Morogoro–Rwanda) and T8 (Tabora–Mwanza) roads meet. Chronic water stress; artisanal gold sites nearby.</w:t>
            </w:r>
          </w:p>
        </w:tc>
        <w:tc>
          <w:tcPr>
            <w:tcW w:w="3418" w:type="dxa"/>
          </w:tcPr>
          <w:p w14:paraId="1271B32D" w14:textId="1EB95292" w:rsidR="00D611BF" w:rsidRPr="00997D17" w:rsidRDefault="00D611BF" w:rsidP="00D611BF">
            <w:pPr>
              <w:rPr>
                <w:color w:val="000000"/>
                <w:sz w:val="22"/>
                <w:szCs w:val="22"/>
              </w:rPr>
            </w:pPr>
            <w:r w:rsidRPr="00997D17">
              <w:rPr>
                <w:color w:val="000000"/>
                <w:sz w:val="22"/>
                <w:szCs w:val="22"/>
              </w:rPr>
              <w:t>Water shortage and drought; flash runoff in town drains; strong winds; cholera; road crashes in heavy rain.</w:t>
            </w:r>
          </w:p>
        </w:tc>
        <w:tc>
          <w:tcPr>
            <w:tcW w:w="3418" w:type="dxa"/>
          </w:tcPr>
          <w:p w14:paraId="2EF37647" w14:textId="46A15CF1" w:rsidR="00D611BF" w:rsidRPr="00997D17" w:rsidRDefault="00D611BF" w:rsidP="00D611BF">
            <w:pPr>
              <w:rPr>
                <w:color w:val="000000"/>
                <w:sz w:val="22"/>
                <w:szCs w:val="22"/>
              </w:rPr>
            </w:pPr>
            <w:r w:rsidRPr="00997D17">
              <w:rPr>
                <w:color w:val="000000"/>
                <w:sz w:val="22"/>
                <w:szCs w:val="22"/>
              </w:rPr>
              <w:t>Households relying on shallow wells and vendors; market traders; truck and bus passengers on T3/T8.</w:t>
            </w:r>
          </w:p>
        </w:tc>
      </w:tr>
      <w:tr w:rsidR="00D611BF" w:rsidRPr="00997D17" w14:paraId="24A2CB11" w14:textId="77777777" w:rsidTr="00997D17">
        <w:tc>
          <w:tcPr>
            <w:tcW w:w="3417" w:type="dxa"/>
          </w:tcPr>
          <w:p w14:paraId="12452143" w14:textId="37776257" w:rsidR="00D611BF" w:rsidRPr="00997D17" w:rsidRDefault="00D611BF" w:rsidP="00D611BF">
            <w:pPr>
              <w:rPr>
                <w:color w:val="000000"/>
                <w:sz w:val="22"/>
                <w:szCs w:val="22"/>
              </w:rPr>
            </w:pPr>
            <w:r w:rsidRPr="00997D17">
              <w:rPr>
                <w:color w:val="000000"/>
                <w:sz w:val="22"/>
                <w:szCs w:val="22"/>
              </w:rPr>
              <w:t>Nzega District Council</w:t>
            </w:r>
          </w:p>
        </w:tc>
        <w:tc>
          <w:tcPr>
            <w:tcW w:w="3417" w:type="dxa"/>
          </w:tcPr>
          <w:p w14:paraId="0119C8D5" w14:textId="7A0486CF" w:rsidR="00D611BF" w:rsidRPr="00997D17" w:rsidRDefault="00D611BF" w:rsidP="00D611BF">
            <w:pPr>
              <w:rPr>
                <w:color w:val="000000"/>
                <w:sz w:val="22"/>
                <w:szCs w:val="22"/>
              </w:rPr>
            </w:pPr>
            <w:r w:rsidRPr="00997D17">
              <w:rPr>
                <w:color w:val="000000"/>
                <w:sz w:val="22"/>
                <w:szCs w:val="22"/>
              </w:rPr>
              <w:t>Most densely settled rural council (Nzega district 574,498 people on 7,173 km²). Northern plains drain toward the Lake Victoria basin; Central Line passes via Bukene.</w:t>
            </w:r>
          </w:p>
        </w:tc>
        <w:tc>
          <w:tcPr>
            <w:tcW w:w="3418" w:type="dxa"/>
          </w:tcPr>
          <w:p w14:paraId="553A3D6A" w14:textId="1AB49FEC" w:rsidR="00D611BF" w:rsidRPr="00997D17" w:rsidRDefault="00D611BF" w:rsidP="00D611BF">
            <w:pPr>
              <w:rPr>
                <w:color w:val="000000"/>
                <w:sz w:val="22"/>
                <w:szCs w:val="22"/>
              </w:rPr>
            </w:pPr>
            <w:r w:rsidRPr="00997D17">
              <w:rPr>
                <w:color w:val="000000"/>
                <w:sz w:val="22"/>
                <w:szCs w:val="22"/>
              </w:rPr>
              <w:t>Dry spells and drought; mbuga flooding; lightning; strong winds; artisanal mine-pit flooding and collapse; livestock disease.</w:t>
            </w:r>
          </w:p>
        </w:tc>
        <w:tc>
          <w:tcPr>
            <w:tcW w:w="3418" w:type="dxa"/>
          </w:tcPr>
          <w:p w14:paraId="3652E187" w14:textId="1E67E9CB" w:rsidR="00D611BF" w:rsidRPr="00997D17" w:rsidRDefault="00D611BF" w:rsidP="00D611BF">
            <w:pPr>
              <w:rPr>
                <w:color w:val="000000"/>
                <w:sz w:val="22"/>
                <w:szCs w:val="22"/>
              </w:rPr>
            </w:pPr>
            <w:r w:rsidRPr="00997D17">
              <w:rPr>
                <w:color w:val="000000"/>
                <w:sz w:val="22"/>
                <w:szCs w:val="22"/>
              </w:rPr>
              <w:t>Artisanal miners and mining camps; rice farmers in mbuga; herders; shallow-well users.</w:t>
            </w:r>
          </w:p>
        </w:tc>
      </w:tr>
      <w:tr w:rsidR="00D611BF" w:rsidRPr="00997D17" w14:paraId="277C72BF" w14:textId="77777777" w:rsidTr="00997D17">
        <w:tc>
          <w:tcPr>
            <w:tcW w:w="3417" w:type="dxa"/>
          </w:tcPr>
          <w:p w14:paraId="1455088C" w14:textId="1380C80C" w:rsidR="00D611BF" w:rsidRPr="00997D17" w:rsidRDefault="00D611BF" w:rsidP="00D611BF">
            <w:pPr>
              <w:rPr>
                <w:color w:val="000000"/>
                <w:sz w:val="22"/>
                <w:szCs w:val="22"/>
              </w:rPr>
            </w:pPr>
            <w:r w:rsidRPr="00997D17">
              <w:rPr>
                <w:color w:val="000000"/>
                <w:sz w:val="22"/>
                <w:szCs w:val="22"/>
              </w:rPr>
              <w:t>Igunga District Council</w:t>
            </w:r>
          </w:p>
        </w:tc>
        <w:tc>
          <w:tcPr>
            <w:tcW w:w="3417" w:type="dxa"/>
          </w:tcPr>
          <w:p w14:paraId="1D358D45" w14:textId="4E8729C8" w:rsidR="00D611BF" w:rsidRPr="00997D17" w:rsidRDefault="00D611BF" w:rsidP="00D611BF">
            <w:pPr>
              <w:rPr>
                <w:color w:val="000000"/>
                <w:sz w:val="22"/>
                <w:szCs w:val="22"/>
              </w:rPr>
            </w:pPr>
            <w:r w:rsidRPr="00997D17">
              <w:rPr>
                <w:color w:val="000000"/>
                <w:sz w:val="22"/>
                <w:szCs w:val="22"/>
              </w:rPr>
              <w:t>546,204 people on 7,064 km². Flat, low Manonga and Wembere plains with water-retaining clay soils; Mwamapuli rice irrigation scheme; T3 crosses the district.</w:t>
            </w:r>
          </w:p>
        </w:tc>
        <w:tc>
          <w:tcPr>
            <w:tcW w:w="3418" w:type="dxa"/>
          </w:tcPr>
          <w:p w14:paraId="2A796290" w14:textId="325ACB0D" w:rsidR="00D611BF" w:rsidRPr="00997D17" w:rsidRDefault="00D611BF" w:rsidP="00D611BF">
            <w:pPr>
              <w:rPr>
                <w:color w:val="000000"/>
                <w:sz w:val="22"/>
                <w:szCs w:val="22"/>
              </w:rPr>
            </w:pPr>
            <w:r w:rsidRPr="00997D17">
              <w:rPr>
                <w:color w:val="000000"/>
                <w:sz w:val="22"/>
                <w:szCs w:val="22"/>
              </w:rPr>
              <w:t>Riverine and ponding floods; road cuts on T3 and drifts; dry spells; lightning; cholera; farmer–herder conflict over water and pasture.</w:t>
            </w:r>
          </w:p>
        </w:tc>
        <w:tc>
          <w:tcPr>
            <w:tcW w:w="3418" w:type="dxa"/>
          </w:tcPr>
          <w:p w14:paraId="0DC707A1" w14:textId="602C930E" w:rsidR="00D611BF" w:rsidRPr="00997D17" w:rsidRDefault="00D611BF" w:rsidP="00D611BF">
            <w:pPr>
              <w:rPr>
                <w:color w:val="000000"/>
                <w:sz w:val="22"/>
                <w:szCs w:val="22"/>
              </w:rPr>
            </w:pPr>
            <w:r w:rsidRPr="00997D17">
              <w:rPr>
                <w:color w:val="000000"/>
                <w:sz w:val="22"/>
                <w:szCs w:val="22"/>
              </w:rPr>
              <w:t>Plain and riverside villages; rice farmers; herders and cattle; travellers on T3.</w:t>
            </w:r>
          </w:p>
        </w:tc>
      </w:tr>
      <w:tr w:rsidR="00D611BF" w:rsidRPr="00997D17" w14:paraId="1BDAACDE" w14:textId="77777777" w:rsidTr="00997D17">
        <w:tc>
          <w:tcPr>
            <w:tcW w:w="3417" w:type="dxa"/>
          </w:tcPr>
          <w:p w14:paraId="6C4AD942" w14:textId="2912580E" w:rsidR="00D611BF" w:rsidRPr="00997D17" w:rsidRDefault="00D611BF" w:rsidP="00D611BF">
            <w:pPr>
              <w:rPr>
                <w:color w:val="000000"/>
                <w:sz w:val="22"/>
                <w:szCs w:val="22"/>
              </w:rPr>
            </w:pPr>
            <w:r w:rsidRPr="00997D17">
              <w:rPr>
                <w:color w:val="000000"/>
                <w:sz w:val="22"/>
                <w:szCs w:val="22"/>
              </w:rPr>
              <w:lastRenderedPageBreak/>
              <w:t>Uyui District Council</w:t>
            </w:r>
          </w:p>
        </w:tc>
        <w:tc>
          <w:tcPr>
            <w:tcW w:w="3417" w:type="dxa"/>
          </w:tcPr>
          <w:p w14:paraId="0E7DAAF2" w14:textId="3FC8CE01" w:rsidR="00D611BF" w:rsidRPr="00997D17" w:rsidRDefault="00D611BF" w:rsidP="00D611BF">
            <w:pPr>
              <w:rPr>
                <w:color w:val="000000"/>
                <w:sz w:val="22"/>
                <w:szCs w:val="22"/>
              </w:rPr>
            </w:pPr>
            <w:r w:rsidRPr="00997D17">
              <w:rPr>
                <w:color w:val="000000"/>
                <w:sz w:val="22"/>
                <w:szCs w:val="22"/>
              </w:rPr>
              <w:t>562,588 people on 11,966 km², surrounding Tabora Municipality. Mixed miombo and mbuga; tobacco and maize farming; long rural roads with drifts.</w:t>
            </w:r>
          </w:p>
        </w:tc>
        <w:tc>
          <w:tcPr>
            <w:tcW w:w="3418" w:type="dxa"/>
          </w:tcPr>
          <w:p w14:paraId="0613C409" w14:textId="1593C9B1" w:rsidR="00D611BF" w:rsidRPr="00997D17" w:rsidRDefault="00D611BF" w:rsidP="00D611BF">
            <w:pPr>
              <w:rPr>
                <w:color w:val="000000"/>
                <w:sz w:val="22"/>
                <w:szCs w:val="22"/>
              </w:rPr>
            </w:pPr>
            <w:r w:rsidRPr="00997D17">
              <w:rPr>
                <w:color w:val="000000"/>
                <w:sz w:val="22"/>
                <w:szCs w:val="22"/>
              </w:rPr>
              <w:t>Dry spells and drought; flash floods at drifts and streams; strong winds; wildfire; lightning.</w:t>
            </w:r>
          </w:p>
        </w:tc>
        <w:tc>
          <w:tcPr>
            <w:tcW w:w="3418" w:type="dxa"/>
          </w:tcPr>
          <w:p w14:paraId="3F5430A3" w14:textId="61AD5028" w:rsidR="00D611BF" w:rsidRPr="00997D17" w:rsidRDefault="00D611BF" w:rsidP="00D611BF">
            <w:pPr>
              <w:rPr>
                <w:color w:val="000000"/>
                <w:sz w:val="22"/>
                <w:szCs w:val="22"/>
              </w:rPr>
            </w:pPr>
            <w:r w:rsidRPr="00997D17">
              <w:rPr>
                <w:color w:val="000000"/>
                <w:sz w:val="22"/>
                <w:szCs w:val="22"/>
              </w:rPr>
              <w:t>Remote villages cut off in the Msimu; children crossing streams to school; tobacco farmers and barns.</w:t>
            </w:r>
          </w:p>
        </w:tc>
      </w:tr>
      <w:tr w:rsidR="00D611BF" w:rsidRPr="00997D17" w14:paraId="487629B0" w14:textId="77777777" w:rsidTr="00997D17">
        <w:tc>
          <w:tcPr>
            <w:tcW w:w="3417" w:type="dxa"/>
          </w:tcPr>
          <w:p w14:paraId="2F267759" w14:textId="50E90BF6" w:rsidR="00D611BF" w:rsidRPr="00997D17" w:rsidRDefault="00D611BF" w:rsidP="00D611BF">
            <w:pPr>
              <w:rPr>
                <w:color w:val="000000"/>
                <w:sz w:val="22"/>
                <w:szCs w:val="22"/>
              </w:rPr>
            </w:pPr>
            <w:r w:rsidRPr="00997D17">
              <w:rPr>
                <w:color w:val="000000"/>
                <w:sz w:val="22"/>
                <w:szCs w:val="22"/>
              </w:rPr>
              <w:t>Urambo District Council</w:t>
            </w:r>
          </w:p>
        </w:tc>
        <w:tc>
          <w:tcPr>
            <w:tcW w:w="3417" w:type="dxa"/>
          </w:tcPr>
          <w:p w14:paraId="71BD5BBC" w14:textId="177CB8C2" w:rsidR="00D611BF" w:rsidRPr="00997D17" w:rsidRDefault="00D611BF" w:rsidP="00D611BF">
            <w:pPr>
              <w:rPr>
                <w:color w:val="000000"/>
                <w:sz w:val="22"/>
                <w:szCs w:val="22"/>
              </w:rPr>
            </w:pPr>
            <w:r w:rsidRPr="00997D17">
              <w:rPr>
                <w:color w:val="000000"/>
                <w:sz w:val="22"/>
                <w:szCs w:val="22"/>
              </w:rPr>
              <w:t>260,322 people on 5,415 km². Tobacco heartland; miombo, swamps and wetland margins linked to the Ugalla and Malagarasi systems; tsetse areas; limited piped water.</w:t>
            </w:r>
          </w:p>
        </w:tc>
        <w:tc>
          <w:tcPr>
            <w:tcW w:w="3418" w:type="dxa"/>
          </w:tcPr>
          <w:p w14:paraId="0875234D" w14:textId="26C89C88" w:rsidR="00D611BF" w:rsidRPr="00997D17" w:rsidRDefault="00D611BF" w:rsidP="00D611BF">
            <w:pPr>
              <w:rPr>
                <w:color w:val="000000"/>
                <w:sz w:val="22"/>
                <w:szCs w:val="22"/>
              </w:rPr>
            </w:pPr>
            <w:r w:rsidRPr="00997D17">
              <w:rPr>
                <w:color w:val="000000"/>
                <w:sz w:val="22"/>
                <w:szCs w:val="22"/>
              </w:rPr>
              <w:t>Erratic rainfall and drought; wildfire; wetland and river floods; windstorms damaging roofs and tobacco barns; lightning; human–wildlife conflict.</w:t>
            </w:r>
          </w:p>
        </w:tc>
        <w:tc>
          <w:tcPr>
            <w:tcW w:w="3418" w:type="dxa"/>
          </w:tcPr>
          <w:p w14:paraId="10D7F8F3" w14:textId="7929CDC4" w:rsidR="00D611BF" w:rsidRPr="00997D17" w:rsidRDefault="00D611BF" w:rsidP="00D611BF">
            <w:pPr>
              <w:rPr>
                <w:color w:val="000000"/>
                <w:sz w:val="22"/>
                <w:szCs w:val="22"/>
              </w:rPr>
            </w:pPr>
            <w:r w:rsidRPr="00997D17">
              <w:rPr>
                <w:color w:val="000000"/>
                <w:sz w:val="22"/>
                <w:szCs w:val="22"/>
              </w:rPr>
              <w:t>Tobacco farmers and barns; wetland-margin villages; forest-edge households; children and herders at dawn and dusk.</w:t>
            </w:r>
          </w:p>
        </w:tc>
      </w:tr>
      <w:tr w:rsidR="00D611BF" w:rsidRPr="00997D17" w14:paraId="442360BE" w14:textId="77777777" w:rsidTr="00997D17">
        <w:tc>
          <w:tcPr>
            <w:tcW w:w="3417" w:type="dxa"/>
          </w:tcPr>
          <w:p w14:paraId="782A339A" w14:textId="53C7D987" w:rsidR="00D611BF" w:rsidRPr="00997D17" w:rsidRDefault="00D611BF" w:rsidP="00D611BF">
            <w:pPr>
              <w:rPr>
                <w:color w:val="000000"/>
                <w:sz w:val="22"/>
                <w:szCs w:val="22"/>
              </w:rPr>
            </w:pPr>
            <w:r w:rsidRPr="00997D17">
              <w:rPr>
                <w:color w:val="000000"/>
                <w:sz w:val="22"/>
                <w:szCs w:val="22"/>
              </w:rPr>
              <w:t>Kaliua District Council</w:t>
            </w:r>
          </w:p>
        </w:tc>
        <w:tc>
          <w:tcPr>
            <w:tcW w:w="3417" w:type="dxa"/>
          </w:tcPr>
          <w:p w14:paraId="060AA604" w14:textId="34F0FDAA" w:rsidR="00D611BF" w:rsidRPr="00997D17" w:rsidRDefault="00D611BF" w:rsidP="00D611BF">
            <w:pPr>
              <w:rPr>
                <w:color w:val="000000"/>
                <w:sz w:val="22"/>
                <w:szCs w:val="22"/>
              </w:rPr>
            </w:pPr>
            <w:r w:rsidRPr="00997D17">
              <w:rPr>
                <w:color w:val="000000"/>
                <w:sz w:val="22"/>
                <w:szCs w:val="22"/>
              </w:rPr>
              <w:t>Most populous council (678,447 people on 14,050 km²). Western miombo; Malagarasi and Ugalla wetlands; railway to Kigoma; dense settlements such as Ulyankulu.</w:t>
            </w:r>
          </w:p>
        </w:tc>
        <w:tc>
          <w:tcPr>
            <w:tcW w:w="3418" w:type="dxa"/>
          </w:tcPr>
          <w:p w14:paraId="618F9FB9" w14:textId="1C4032A2" w:rsidR="00D611BF" w:rsidRPr="00997D17" w:rsidRDefault="00D611BF" w:rsidP="00D611BF">
            <w:pPr>
              <w:rPr>
                <w:color w:val="000000"/>
                <w:sz w:val="22"/>
                <w:szCs w:val="22"/>
              </w:rPr>
            </w:pPr>
            <w:r w:rsidRPr="00997D17">
              <w:rPr>
                <w:color w:val="000000"/>
                <w:sz w:val="22"/>
                <w:szCs w:val="22"/>
              </w:rPr>
              <w:t>River and wetland floods; wildfire; drought; lightning; strong winds; human–wildlife conflict; cholera in dense settlements.</w:t>
            </w:r>
          </w:p>
        </w:tc>
        <w:tc>
          <w:tcPr>
            <w:tcW w:w="3418" w:type="dxa"/>
          </w:tcPr>
          <w:p w14:paraId="5DEF65DB" w14:textId="65E33C74" w:rsidR="00D611BF" w:rsidRPr="00997D17" w:rsidRDefault="00D611BF" w:rsidP="00D611BF">
            <w:pPr>
              <w:rPr>
                <w:color w:val="000000"/>
                <w:sz w:val="22"/>
                <w:szCs w:val="22"/>
              </w:rPr>
            </w:pPr>
            <w:r w:rsidRPr="00997D17">
              <w:rPr>
                <w:color w:val="000000"/>
                <w:sz w:val="22"/>
                <w:szCs w:val="22"/>
              </w:rPr>
              <w:t>Wetland and riverside villages; fishing camps; dense settlements; forest-edge farmers and herders.</w:t>
            </w:r>
          </w:p>
        </w:tc>
      </w:tr>
      <w:tr w:rsidR="00D611BF" w:rsidRPr="00997D17" w14:paraId="04729016" w14:textId="77777777" w:rsidTr="00997D17">
        <w:tc>
          <w:tcPr>
            <w:tcW w:w="3417" w:type="dxa"/>
          </w:tcPr>
          <w:p w14:paraId="1C433F3A" w14:textId="5993128B" w:rsidR="00D611BF" w:rsidRPr="00997D17" w:rsidRDefault="00D611BF" w:rsidP="00D611BF">
            <w:pPr>
              <w:rPr>
                <w:color w:val="000000"/>
                <w:sz w:val="22"/>
                <w:szCs w:val="22"/>
              </w:rPr>
            </w:pPr>
            <w:r w:rsidRPr="00997D17">
              <w:rPr>
                <w:color w:val="000000"/>
                <w:sz w:val="22"/>
                <w:szCs w:val="22"/>
              </w:rPr>
              <w:t>Sikonge District Council</w:t>
            </w:r>
          </w:p>
        </w:tc>
        <w:tc>
          <w:tcPr>
            <w:tcW w:w="3417" w:type="dxa"/>
          </w:tcPr>
          <w:p w14:paraId="5ADD649E" w14:textId="7A3B479E" w:rsidR="00D611BF" w:rsidRPr="00997D17" w:rsidRDefault="00D611BF" w:rsidP="00D611BF">
            <w:pPr>
              <w:rPr>
                <w:color w:val="000000"/>
                <w:sz w:val="22"/>
                <w:szCs w:val="22"/>
              </w:rPr>
            </w:pPr>
            <w:r w:rsidRPr="00997D17">
              <w:rPr>
                <w:color w:val="000000"/>
                <w:sz w:val="22"/>
                <w:szCs w:val="22"/>
              </w:rPr>
              <w:t>335,686 people on 27,873 km², of which about 26,800 km² is forest and game reserve. Beekeeping and tobacco; T8 Tabora–Mbeya road and T23 branch to Mpanda at Ipole.</w:t>
            </w:r>
          </w:p>
        </w:tc>
        <w:tc>
          <w:tcPr>
            <w:tcW w:w="3418" w:type="dxa"/>
          </w:tcPr>
          <w:p w14:paraId="7A69E559" w14:textId="4F377288" w:rsidR="00D611BF" w:rsidRPr="00997D17" w:rsidRDefault="00D611BF" w:rsidP="00D611BF">
            <w:pPr>
              <w:rPr>
                <w:color w:val="000000"/>
                <w:sz w:val="22"/>
                <w:szCs w:val="22"/>
              </w:rPr>
            </w:pPr>
            <w:r w:rsidRPr="00997D17">
              <w:rPr>
                <w:color w:val="000000"/>
                <w:sz w:val="22"/>
                <w:szCs w:val="22"/>
              </w:rPr>
              <w:t>Wildfire; human–wildlife conflict; flash floods cutting T8/T23 and rural roads; drought; lightning.</w:t>
            </w:r>
          </w:p>
        </w:tc>
        <w:tc>
          <w:tcPr>
            <w:tcW w:w="3418" w:type="dxa"/>
          </w:tcPr>
          <w:p w14:paraId="4B90935F" w14:textId="1D31A83F" w:rsidR="00D611BF" w:rsidRPr="00997D17" w:rsidRDefault="00D611BF" w:rsidP="00D611BF">
            <w:pPr>
              <w:rPr>
                <w:color w:val="000000"/>
                <w:sz w:val="22"/>
                <w:szCs w:val="22"/>
              </w:rPr>
            </w:pPr>
            <w:r w:rsidRPr="00997D17">
              <w:rPr>
                <w:color w:val="000000"/>
                <w:sz w:val="22"/>
                <w:szCs w:val="22"/>
              </w:rPr>
              <w:t>Beekeepers and forest users; forest-edge villages; herders; travellers on T8/T23.</w:t>
            </w:r>
          </w:p>
        </w:tc>
      </w:tr>
    </w:tbl>
    <w:p w14:paraId="27DA36E5" w14:textId="77777777" w:rsidR="00D611BF" w:rsidRPr="00997D17" w:rsidRDefault="00D611BF" w:rsidP="00997D17">
      <w:pPr>
        <w:spacing w:before="120" w:after="120"/>
        <w:rPr>
          <w:i/>
          <w:color w:val="000000"/>
          <w:sz w:val="22"/>
          <w:szCs w:val="22"/>
        </w:rPr>
      </w:pPr>
      <w:r w:rsidRPr="00997D17">
        <w:rPr>
          <w:i/>
          <w:color w:val="000000"/>
          <w:sz w:val="22"/>
          <w:szCs w:val="22"/>
        </w:rPr>
        <w:t>Downscaled impacts and actions by council follow. Each council should add its named hotspot wards, villages, drifts, mine sites and evacuation centres from its own risk register. | Athari na hatua kwa kila halmashauri zimeainishwa hapa chini; kila halmashauri iongeze majina ya kata, vijiji, vivuko, maeneo ya migodi na vituo vya uokoaji kutoka rejista yake ya hatari.</w:t>
      </w:r>
    </w:p>
    <w:p w14:paraId="2FACA60A" w14:textId="77777777" w:rsidR="00D52BA9" w:rsidRPr="00997D17" w:rsidRDefault="00D52BA9" w:rsidP="00D611BF">
      <w:pPr>
        <w:rPr>
          <w:sz w:val="22"/>
          <w:szCs w:val="22"/>
        </w:rPr>
      </w:pPr>
    </w:p>
    <w:p w14:paraId="39237781" w14:textId="77777777" w:rsidR="00D52BA9" w:rsidRPr="00997D17" w:rsidRDefault="00D52BA9" w:rsidP="00D52BA9">
      <w:pPr>
        <w:rPr>
          <w:sz w:val="22"/>
          <w:szCs w:val="22"/>
        </w:rPr>
      </w:pPr>
    </w:p>
    <w:p w14:paraId="322EEC30" w14:textId="77777777" w:rsidR="00D52BA9" w:rsidRPr="00997D17" w:rsidRDefault="00D52BA9" w:rsidP="00997D17">
      <w:pPr>
        <w:pStyle w:val="Strong1"/>
        <w:jc w:val="both"/>
        <w:rPr>
          <w:b w:val="0"/>
          <w:bCs w:val="0"/>
          <w:sz w:val="22"/>
          <w:szCs w:val="22"/>
        </w:rPr>
      </w:pPr>
      <w:r w:rsidRPr="00997D17">
        <w:rPr>
          <w:b w:val="0"/>
          <w:bCs w:val="0"/>
          <w:sz w:val="22"/>
          <w:szCs w:val="22"/>
        </w:rPr>
        <w:t>25.1 TABORA MUNICIPAL COUNCIL | HALMASHAURI YA MANISPAA YA TABORA</w:t>
      </w:r>
    </w:p>
    <w:p w14:paraId="7EA65386" w14:textId="77777777" w:rsidR="00A46EAA" w:rsidRDefault="00A46EAA">
      <w:pPr>
        <w:jc w:val="both"/>
        <w:rPr>
          <w:color w:val="000000"/>
          <w:sz w:val="22"/>
          <w:szCs w:val="22"/>
        </w:rPr>
      </w:pPr>
    </w:p>
    <w:p w14:paraId="09620F55" w14:textId="77777777" w:rsidR="00A46EAA" w:rsidRDefault="00A46EAA" w:rsidP="00A46EAA">
      <w:pPr>
        <w:pStyle w:val="Strong1"/>
        <w:jc w:val="both"/>
        <w:rPr>
          <w:color w:val="000000"/>
        </w:rPr>
      </w:pPr>
      <w:r w:rsidRPr="00997D17">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46EAA" w:rsidRPr="00997D17" w14:paraId="26741A9D" w14:textId="77777777" w:rsidTr="00997D17">
        <w:trPr>
          <w:tblHeader/>
        </w:trPr>
        <w:tc>
          <w:tcPr>
            <w:tcW w:w="3420" w:type="dxa"/>
            <w:shd w:val="clear" w:color="D9D9D9" w:fill="D9D9D9"/>
          </w:tcPr>
          <w:p w14:paraId="6E28A405" w14:textId="0E9F13FA" w:rsidR="00A46EAA" w:rsidRPr="00997D17" w:rsidRDefault="00A46EAA" w:rsidP="00997D17">
            <w:pPr>
              <w:jc w:val="both"/>
              <w:rPr>
                <w:color w:val="000000"/>
              </w:rPr>
            </w:pPr>
            <w:r w:rsidRPr="00997D17">
              <w:rPr>
                <w:color w:val="000000"/>
              </w:rPr>
              <w:t>AREA (EN)</w:t>
            </w:r>
          </w:p>
        </w:tc>
        <w:tc>
          <w:tcPr>
            <w:tcW w:w="3235" w:type="dxa"/>
            <w:shd w:val="clear" w:color="D9D9D9" w:fill="D9D9D9"/>
          </w:tcPr>
          <w:p w14:paraId="282941F6" w14:textId="07CE2083" w:rsidR="00A46EAA" w:rsidRPr="00997D17" w:rsidRDefault="00A46EAA" w:rsidP="00997D17">
            <w:pPr>
              <w:jc w:val="both"/>
              <w:rPr>
                <w:color w:val="000000"/>
              </w:rPr>
            </w:pPr>
            <w:r w:rsidRPr="00997D17">
              <w:rPr>
                <w:color w:val="000000"/>
              </w:rPr>
              <w:t>ENEO (SW)</w:t>
            </w:r>
          </w:p>
        </w:tc>
        <w:tc>
          <w:tcPr>
            <w:tcW w:w="3605" w:type="dxa"/>
            <w:shd w:val="clear" w:color="D9D9D9" w:fill="D9D9D9"/>
          </w:tcPr>
          <w:p w14:paraId="51D454CE" w14:textId="1D6F2F1B" w:rsidR="00A46EAA" w:rsidRPr="00997D17" w:rsidRDefault="001D64D9" w:rsidP="00997D17">
            <w:pPr>
              <w:jc w:val="both"/>
              <w:rPr>
                <w:color w:val="000000"/>
              </w:rPr>
            </w:pPr>
            <w:r>
              <w:rPr>
                <w:color w:val="000000"/>
              </w:rPr>
              <w:t>RISK STATEMENT (EN)</w:t>
            </w:r>
          </w:p>
        </w:tc>
        <w:tc>
          <w:tcPr>
            <w:tcW w:w="3325" w:type="dxa"/>
            <w:shd w:val="clear" w:color="D9D9D9" w:fill="D9D9D9"/>
          </w:tcPr>
          <w:p w14:paraId="59C645E4" w14:textId="2FC54959" w:rsidR="00A46EAA" w:rsidRPr="00997D17" w:rsidRDefault="001D64D9" w:rsidP="00997D17">
            <w:pPr>
              <w:jc w:val="both"/>
              <w:rPr>
                <w:color w:val="000000"/>
              </w:rPr>
            </w:pPr>
            <w:r>
              <w:rPr>
                <w:color w:val="000000"/>
              </w:rPr>
              <w:t>TAMKO LA HATARI (SW)</w:t>
            </w:r>
          </w:p>
        </w:tc>
      </w:tr>
      <w:tr w:rsidR="00A46EAA" w:rsidRPr="00997D17" w14:paraId="0654D825" w14:textId="77777777" w:rsidTr="00997D17">
        <w:tc>
          <w:tcPr>
            <w:tcW w:w="3420" w:type="dxa"/>
          </w:tcPr>
          <w:p w14:paraId="4F2DCA42" w14:textId="69DE8B3E" w:rsidR="00A46EAA" w:rsidRPr="00997D17" w:rsidRDefault="00A46EAA" w:rsidP="00997D17">
            <w:pPr>
              <w:pStyle w:val="ListParagraph"/>
              <w:numPr>
                <w:ilvl w:val="0"/>
                <w:numId w:val="1"/>
              </w:numPr>
              <w:jc w:val="both"/>
              <w:rPr>
                <w:color w:val="000000"/>
              </w:rPr>
            </w:pPr>
            <w:r w:rsidRPr="00997D17">
              <w:rPr>
                <w:color w:val="000000"/>
              </w:rPr>
              <w:t>Valley-bottom streets and low-lying mitaa</w:t>
            </w:r>
          </w:p>
        </w:tc>
        <w:tc>
          <w:tcPr>
            <w:tcW w:w="3235" w:type="dxa"/>
          </w:tcPr>
          <w:p w14:paraId="2AB51BEC" w14:textId="1990C9BA" w:rsidR="00A46EAA" w:rsidRPr="00997D17" w:rsidRDefault="00A46EAA" w:rsidP="00997D17">
            <w:pPr>
              <w:pStyle w:val="ListParagraph"/>
              <w:numPr>
                <w:ilvl w:val="0"/>
                <w:numId w:val="1"/>
              </w:numPr>
              <w:jc w:val="both"/>
              <w:rPr>
                <w:color w:val="000000"/>
              </w:rPr>
            </w:pPr>
            <w:r w:rsidRPr="00997D17">
              <w:rPr>
                <w:color w:val="000000"/>
              </w:rPr>
              <w:t>Mitaa ya mabondeni na maeneo ya chini</w:t>
            </w:r>
          </w:p>
        </w:tc>
        <w:tc>
          <w:tcPr>
            <w:tcW w:w="3605" w:type="dxa"/>
          </w:tcPr>
          <w:p w14:paraId="45558E76" w14:textId="2C87D230" w:rsidR="00997D17" w:rsidRDefault="002A1887" w:rsidP="00A46EAA">
            <w:pPr>
              <w:pStyle w:val="ListParagraph"/>
              <w:numPr>
                <w:ilvl w:val="0"/>
                <w:numId w:val="1"/>
              </w:numPr>
              <w:jc w:val="both"/>
              <w:rPr>
                <w:color w:val="000000"/>
              </w:rPr>
            </w:pPr>
            <w:r>
              <w:rPr>
                <w:color w:val="000000"/>
              </w:rPr>
              <w:t xml:space="preserve">This area is a valley bottom: run-off from the surrounding higher ground collects here, and in intense Msimu storms (November–April) water can </w:t>
            </w:r>
            <w:r>
              <w:rPr>
                <w:color w:val="000000"/>
              </w:rPr>
              <w:lastRenderedPageBreak/>
              <w:t>pond knee-deep within an hour where drains are blocked.</w:t>
            </w:r>
          </w:p>
          <w:p w14:paraId="6DB81DE6" w14:textId="77777777" w:rsidR="00F433EC" w:rsidRDefault="00DC5789" w:rsidP="00997D17">
            <w:pPr>
              <w:pStyle w:val="ListParagraph"/>
              <w:numPr>
                <w:ilvl w:val="0"/>
                <w:numId w:val="1"/>
              </w:numPr>
              <w:jc w:val="both"/>
              <w:rPr>
                <w:ins w:id="5403" w:author="Bonephace Kaijage" w:date="2026-10-14T05:17:00Z" w16du:dateUtc="2026-10-14T03:17:00Z"/>
                <w:color w:val="000000"/>
              </w:rPr>
            </w:pPr>
            <w:r>
              <w:rPr>
                <w:color w:val="000000"/>
              </w:rPr>
              <w:t>For those living and trading here, it helps to</w:t>
            </w:r>
            <w:r w:rsidR="002A1887">
              <w:rPr>
                <w:color w:val="000000"/>
              </w:rPr>
              <w:t xml:space="preserve"> build floors and shop entrances above the highest known water mark and keep the drain in front of your plot clean and open all year.</w:t>
            </w:r>
          </w:p>
          <w:p w14:paraId="3B9714FB" w14:textId="26EFA33C" w:rsidR="00F433EC" w:rsidRDefault="00FE0A4D" w:rsidP="00997D17">
            <w:pPr>
              <w:pStyle w:val="ListParagraph"/>
              <w:numPr>
                <w:ilvl w:val="0"/>
                <w:numId w:val="1"/>
              </w:numPr>
              <w:jc w:val="both"/>
              <w:rPr>
                <w:ins w:id="5404" w:author="Bonephace Kaijage" w:date="2026-10-14T05:17:00Z" w16du:dateUtc="2026-10-14T03:17:00Z"/>
                <w:color w:val="000000"/>
              </w:rPr>
            </w:pPr>
            <w:ins w:id="5405" w:author="Bonephace Kaijage" w:date="2026-10-14T05:56:00Z" w16du:dateUtc="2026-10-14T03:56:00Z">
              <w:r>
                <w:rPr>
                  <w:color w:val="000000"/>
                </w:rPr>
                <w:t>What raises the risk: building or extending shops over the drains, tipping waste into them, and storing goods on the floor.</w:t>
              </w:r>
            </w:ins>
          </w:p>
          <w:p w14:paraId="4EB5A928" w14:textId="77777777" w:rsidR="00FE0A4D" w:rsidRDefault="00F433EC" w:rsidP="00997D17">
            <w:pPr>
              <w:pStyle w:val="ListParagraph"/>
              <w:numPr>
                <w:ilvl w:val="0"/>
                <w:numId w:val="1"/>
              </w:numPr>
              <w:jc w:val="both"/>
              <w:rPr>
                <w:ins w:id="5406" w:author="Bonephace Kaijage" w:date="2026-10-14T05:59:00Z" w16du:dateUtc="2026-10-14T03:59:00Z"/>
                <w:color w:val="000000"/>
              </w:rPr>
            </w:pPr>
            <w:ins w:id="5407" w:author="Bonephace Kaijage" w:date="2026-10-14T05:17:00Z" w16du:dateUtc="2026-10-14T03:17:00Z">
              <w:r>
                <w:rPr>
                  <w:color w:val="000000"/>
                </w:rPr>
                <w:t>Know the higher street your household or shop will move to when water starts to pond, lift goods and documents before the storm, and do not wade through flooded streets.</w:t>
              </w:r>
            </w:ins>
          </w:p>
          <w:p w14:paraId="00FCED54" w14:textId="2A273129" w:rsidR="00A46EAA" w:rsidRPr="00997D17" w:rsidRDefault="00FE0A4D" w:rsidP="00997D17">
            <w:pPr>
              <w:pStyle w:val="ListParagraph"/>
              <w:numPr>
                <w:ilvl w:val="0"/>
                <w:numId w:val="1"/>
              </w:numPr>
              <w:jc w:val="both"/>
              <w:rPr>
                <w:color w:val="000000"/>
              </w:rPr>
            </w:pPr>
            <w:ins w:id="5408" w:author="Bonephace Kaijage" w:date="2026-10-14T05:59:00Z" w16du:dateUtc="2026-10-14T03:59:00Z">
              <w:r>
                <w:rPr>
                  <w:color w:val="000000"/>
                </w:rPr>
                <w:t>Agree who will help anyone in the household who cannot move, see or hear a warning on their own.</w:t>
              </w:r>
            </w:ins>
          </w:p>
        </w:tc>
        <w:tc>
          <w:tcPr>
            <w:tcW w:w="3325" w:type="dxa"/>
          </w:tcPr>
          <w:p w14:paraId="056A7867" w14:textId="03F80FB0" w:rsidR="00A46EAA" w:rsidRPr="00997D17" w:rsidRDefault="002A1887" w:rsidP="00997D17">
            <w:pPr>
              <w:pStyle w:val="ListParagraph"/>
              <w:numPr>
                <w:ilvl w:val="0"/>
                <w:numId w:val="1"/>
              </w:numPr>
              <w:jc w:val="both"/>
              <w:rPr>
                <w:color w:val="000000"/>
              </w:rPr>
            </w:pPr>
            <w:r>
              <w:rPr>
                <w:color w:val="000000"/>
              </w:rPr>
              <w:lastRenderedPageBreak/>
              <w:t xml:space="preserve">Eneo hili ni bondeni: maji kutoka maeneo ya miinuko jirani hukusanyika hapa, na wakati wa dhoruba kali za Msimu (Novemba–Aprili) </w:t>
            </w:r>
            <w:r>
              <w:rPr>
                <w:color w:val="000000"/>
              </w:rPr>
              <w:lastRenderedPageBreak/>
              <w:t>maji yanaweza kutuama hadi usawa wa goti ndani ya saa moja pale mitaro ilipoziba.</w:t>
            </w:r>
          </w:p>
          <w:p w14:paraId="7D611869" w14:textId="77777777" w:rsidR="00F433EC" w:rsidRDefault="00DC5789" w:rsidP="00997D17">
            <w:pPr>
              <w:pStyle w:val="ListParagraph"/>
              <w:numPr>
                <w:ilvl w:val="0"/>
                <w:numId w:val="1"/>
              </w:numPr>
              <w:jc w:val="both"/>
              <w:rPr>
                <w:ins w:id="5409" w:author="Bonephace Kaijage" w:date="2026-10-14T05:17:00Z" w16du:dateUtc="2026-10-14T03:17:00Z"/>
                <w:color w:val="000000"/>
              </w:rPr>
            </w:pPr>
            <w:r>
              <w:rPr>
                <w:color w:val="000000"/>
              </w:rPr>
              <w:t>Kwa wanaoishi na kufanya biashara hapa, ni vyema</w:t>
            </w:r>
            <w:r w:rsidR="002A1887">
              <w:rPr>
                <w:color w:val="000000"/>
              </w:rPr>
              <w:t xml:space="preserve"> kujenga sakafu na milango ya maduka juu ya alama ya juu ya maji inayojulikana na kuweka mtaro wa mbele ya kiwanja chako safi na wazi mwaka mzima.</w:t>
            </w:r>
          </w:p>
          <w:p w14:paraId="3F4F78B3" w14:textId="48266FC9" w:rsidR="00F433EC" w:rsidRDefault="00FE0A4D" w:rsidP="00997D17">
            <w:pPr>
              <w:pStyle w:val="ListParagraph"/>
              <w:numPr>
                <w:ilvl w:val="0"/>
                <w:numId w:val="1"/>
              </w:numPr>
              <w:jc w:val="both"/>
              <w:rPr>
                <w:ins w:id="5410" w:author="Bonephace Kaijage" w:date="2026-10-14T05:17:00Z" w16du:dateUtc="2026-10-14T03:17:00Z"/>
                <w:color w:val="000000"/>
              </w:rPr>
            </w:pPr>
            <w:ins w:id="5411" w:author="Bonephace Kaijage" w:date="2026-10-14T05:56:00Z" w16du:dateUtc="2026-10-14T03:56:00Z">
              <w:r>
                <w:rPr>
                  <w:color w:val="000000"/>
                </w:rPr>
                <w:t>Kinachoongeza hatari: kujenga au kupanua maduka juu ya mitaro, kutupa taka ndani yake, na kuhifadhi bidhaa sakafuni.</w:t>
              </w:r>
            </w:ins>
          </w:p>
          <w:p w14:paraId="54FE7349" w14:textId="77777777" w:rsidR="00FE0A4D" w:rsidRDefault="00F433EC" w:rsidP="00997D17">
            <w:pPr>
              <w:pStyle w:val="ListParagraph"/>
              <w:numPr>
                <w:ilvl w:val="0"/>
                <w:numId w:val="1"/>
              </w:numPr>
              <w:jc w:val="both"/>
              <w:rPr>
                <w:ins w:id="5412" w:author="Bonephace Kaijage" w:date="2026-10-14T05:59:00Z" w16du:dateUtc="2026-10-14T03:59:00Z"/>
                <w:color w:val="000000"/>
              </w:rPr>
            </w:pPr>
            <w:ins w:id="5413" w:author="Bonephace Kaijage" w:date="2026-10-14T05:17:00Z" w16du:dateUtc="2026-10-14T03:17:00Z">
              <w:r>
                <w:rPr>
                  <w:color w:val="000000"/>
                </w:rPr>
                <w:t>Fahamu mtaa wa juu ambao kaya au duka lako litahamia maji yanapoanza kutuama, inua bidhaa na nyaraka kabla ya dhoruba, na usitembee kwenye mitaa iliyofurika.</w:t>
              </w:r>
            </w:ins>
          </w:p>
          <w:p w14:paraId="022952A9" w14:textId="40999568" w:rsidR="00A46EAA" w:rsidRPr="00997D17" w:rsidRDefault="00FE0A4D" w:rsidP="00997D17">
            <w:pPr>
              <w:pStyle w:val="ListParagraph"/>
              <w:numPr>
                <w:ilvl w:val="0"/>
                <w:numId w:val="1"/>
              </w:numPr>
              <w:jc w:val="both"/>
              <w:rPr>
                <w:bCs/>
                <w:color w:val="000000"/>
              </w:rPr>
            </w:pPr>
            <w:ins w:id="5414" w:author="Bonephace Kaijage" w:date="2026-10-14T05:59:00Z" w16du:dateUtc="2026-10-14T03:59:00Z">
              <w:r>
                <w:rPr>
                  <w:color w:val="000000"/>
                </w:rPr>
                <w:t>Kubalianeni nani atamsaidia yeyote katika kaya asiyeweza kuondoka, kuona au kusikia tahadhari peke yake.</w:t>
              </w:r>
            </w:ins>
          </w:p>
        </w:tc>
      </w:tr>
      <w:tr w:rsidR="00A46EAA" w:rsidRPr="00997D17" w14:paraId="2CB0F6D8" w14:textId="77777777" w:rsidTr="00997D17">
        <w:tc>
          <w:tcPr>
            <w:tcW w:w="3420" w:type="dxa"/>
          </w:tcPr>
          <w:p w14:paraId="7FF4ABA2" w14:textId="6FE87C3B" w:rsidR="00A46EAA" w:rsidRPr="00997D17" w:rsidRDefault="00A46EAA" w:rsidP="00997D17">
            <w:pPr>
              <w:pStyle w:val="ListParagraph"/>
              <w:numPr>
                <w:ilvl w:val="0"/>
                <w:numId w:val="1"/>
              </w:numPr>
              <w:jc w:val="both"/>
              <w:rPr>
                <w:color w:val="000000"/>
              </w:rPr>
            </w:pPr>
            <w:r w:rsidRPr="00997D17">
              <w:rPr>
                <w:color w:val="000000"/>
              </w:rPr>
              <w:lastRenderedPageBreak/>
              <w:t>Plots along seasonal streams</w:t>
            </w:r>
          </w:p>
        </w:tc>
        <w:tc>
          <w:tcPr>
            <w:tcW w:w="3235" w:type="dxa"/>
          </w:tcPr>
          <w:p w14:paraId="68697383" w14:textId="44F2D58D" w:rsidR="00A46EAA" w:rsidRPr="00997D17" w:rsidRDefault="00A46EAA" w:rsidP="00997D17">
            <w:pPr>
              <w:pStyle w:val="ListParagraph"/>
              <w:numPr>
                <w:ilvl w:val="0"/>
                <w:numId w:val="1"/>
              </w:numPr>
              <w:jc w:val="both"/>
              <w:rPr>
                <w:color w:val="000000"/>
              </w:rPr>
            </w:pPr>
            <w:r w:rsidRPr="00997D17">
              <w:rPr>
                <w:color w:val="000000"/>
              </w:rPr>
              <w:t>Viwanja kando ya vijito vya msimu</w:t>
            </w:r>
          </w:p>
        </w:tc>
        <w:tc>
          <w:tcPr>
            <w:tcW w:w="3605" w:type="dxa"/>
          </w:tcPr>
          <w:p w14:paraId="40BD06E3" w14:textId="4D1E6C72" w:rsidR="00997D17" w:rsidRDefault="002A1887" w:rsidP="00A46EAA">
            <w:pPr>
              <w:pStyle w:val="ListParagraph"/>
              <w:numPr>
                <w:ilvl w:val="0"/>
                <w:numId w:val="1"/>
              </w:numPr>
              <w:jc w:val="both"/>
              <w:rPr>
                <w:color w:val="000000"/>
              </w:rPr>
            </w:pPr>
            <w:r>
              <w:rPr>
                <w:color w:val="000000"/>
              </w:rPr>
              <w:t>This plot lies beside a seasonal stream: it carries no water for most of the year but rises within minutes of a heavy storm upstream, and waste or structures in the channel push water onto neighbouring plots.</w:t>
            </w:r>
          </w:p>
          <w:p w14:paraId="67435C36" w14:textId="77777777" w:rsidR="00F433EC" w:rsidRDefault="00DC5789" w:rsidP="00997D17">
            <w:pPr>
              <w:pStyle w:val="ListParagraph"/>
              <w:numPr>
                <w:ilvl w:val="0"/>
                <w:numId w:val="1"/>
              </w:numPr>
              <w:jc w:val="both"/>
              <w:rPr>
                <w:ins w:id="5415" w:author="Bonephace Kaijage" w:date="2026-10-14T05:17:00Z" w16du:dateUtc="2026-10-14T03:17:00Z"/>
                <w:color w:val="000000"/>
              </w:rPr>
            </w:pPr>
            <w:r>
              <w:rPr>
                <w:color w:val="000000"/>
              </w:rPr>
              <w:t>For those living here, it helps to</w:t>
            </w:r>
            <w:r w:rsidR="002A1887">
              <w:rPr>
                <w:color w:val="000000"/>
              </w:rPr>
              <w:t xml:space="preserve"> keep the channel and stream reserve clear and to place buildings and stores on the higher part of your plot, outside the flood path.</w:t>
            </w:r>
          </w:p>
          <w:p w14:paraId="02742A7B" w14:textId="33A2B29C" w:rsidR="00F433EC" w:rsidRDefault="00FE0A4D" w:rsidP="00997D17">
            <w:pPr>
              <w:pStyle w:val="ListParagraph"/>
              <w:numPr>
                <w:ilvl w:val="0"/>
                <w:numId w:val="1"/>
              </w:numPr>
              <w:jc w:val="both"/>
              <w:rPr>
                <w:ins w:id="5416" w:author="Bonephace Kaijage" w:date="2026-10-14T05:17:00Z" w16du:dateUtc="2026-10-14T03:17:00Z"/>
                <w:color w:val="000000"/>
              </w:rPr>
            </w:pPr>
            <w:ins w:id="5417" w:author="Bonephace Kaijage" w:date="2026-10-14T05:56:00Z" w16du:dateUtc="2026-10-14T03:56:00Z">
              <w:r>
                <w:rPr>
                  <w:color w:val="000000"/>
                </w:rPr>
                <w:lastRenderedPageBreak/>
                <w:t>What raises the risk: building inside the stream reserve, filling the channel with waste or soil, and extending the house towards the stream.</w:t>
              </w:r>
            </w:ins>
          </w:p>
          <w:p w14:paraId="7136F034" w14:textId="77777777" w:rsidR="00FE0A4D" w:rsidRDefault="00F433EC" w:rsidP="00997D17">
            <w:pPr>
              <w:pStyle w:val="ListParagraph"/>
              <w:numPr>
                <w:ilvl w:val="0"/>
                <w:numId w:val="1"/>
              </w:numPr>
              <w:jc w:val="both"/>
              <w:rPr>
                <w:ins w:id="5418" w:author="Bonephace Kaijage" w:date="2026-10-14T05:59:00Z" w16du:dateUtc="2026-10-14T03:59:00Z"/>
                <w:color w:val="000000"/>
              </w:rPr>
            </w:pPr>
            <w:ins w:id="5419" w:author="Bonephace Kaijage" w:date="2026-10-14T05:17:00Z" w16du:dateUtc="2026-10-14T03:17:00Z">
              <w:r>
                <w:rPr>
                  <w:color w:val="000000"/>
                </w:rPr>
                <w:t>Know the higher ground away from the stream that your household will move to, and go when the water rises towards the house, not after it enters.</w:t>
              </w:r>
            </w:ins>
          </w:p>
          <w:p w14:paraId="30814DAB" w14:textId="63A9DD58" w:rsidR="00A46EAA" w:rsidRPr="00997D17" w:rsidRDefault="00FE0A4D" w:rsidP="00997D17">
            <w:pPr>
              <w:pStyle w:val="ListParagraph"/>
              <w:numPr>
                <w:ilvl w:val="0"/>
                <w:numId w:val="1"/>
              </w:numPr>
              <w:jc w:val="both"/>
              <w:rPr>
                <w:color w:val="000000"/>
              </w:rPr>
            </w:pPr>
            <w:ins w:id="5420" w:author="Bonephace Kaijage" w:date="2026-10-14T05:59:00Z" w16du:dateUtc="2026-10-14T03:59:00Z">
              <w:r>
                <w:rPr>
                  <w:color w:val="000000"/>
                </w:rPr>
                <w:t>Agree who will help anyone in the household who cannot move, see or hear a warning on their own.</w:t>
              </w:r>
            </w:ins>
          </w:p>
        </w:tc>
        <w:tc>
          <w:tcPr>
            <w:tcW w:w="3325" w:type="dxa"/>
          </w:tcPr>
          <w:p w14:paraId="34CF6EB0" w14:textId="33F6846D" w:rsidR="00A46EAA" w:rsidRPr="00997D17" w:rsidRDefault="002A1887" w:rsidP="00997D17">
            <w:pPr>
              <w:pStyle w:val="ListParagraph"/>
              <w:numPr>
                <w:ilvl w:val="0"/>
                <w:numId w:val="1"/>
              </w:numPr>
              <w:jc w:val="both"/>
              <w:rPr>
                <w:color w:val="000000"/>
              </w:rPr>
            </w:pPr>
            <w:r>
              <w:rPr>
                <w:color w:val="000000"/>
              </w:rPr>
              <w:lastRenderedPageBreak/>
              <w:t>Kiwanja hiki kiko kando ya kijito cha msimu: hakina maji muda mwingi wa mwaka lakini hujaa ndani ya dakika chache baada ya dhoruba kubwa upande wa juu, na taka au majengo ndani ya mkondo husukuma maji kwenye viwanja vya jirani.</w:t>
            </w:r>
          </w:p>
          <w:p w14:paraId="47A9C9BF" w14:textId="77777777" w:rsidR="00F433EC" w:rsidRDefault="00DC5789" w:rsidP="00997D17">
            <w:pPr>
              <w:pStyle w:val="ListParagraph"/>
              <w:numPr>
                <w:ilvl w:val="0"/>
                <w:numId w:val="1"/>
              </w:numPr>
              <w:jc w:val="both"/>
              <w:rPr>
                <w:ins w:id="5421" w:author="Bonephace Kaijage" w:date="2026-10-14T05:17:00Z" w16du:dateUtc="2026-10-14T03:17:00Z"/>
                <w:color w:val="000000"/>
              </w:rPr>
            </w:pPr>
            <w:r>
              <w:rPr>
                <w:color w:val="000000"/>
              </w:rPr>
              <w:t>Kwa wanaoishi hapa, ni vyema</w:t>
            </w:r>
            <w:r w:rsidR="002A1887">
              <w:rPr>
                <w:color w:val="000000"/>
              </w:rPr>
              <w:t xml:space="preserve"> kuweka mkondo na hifadhi ya kijito wazi na </w:t>
            </w:r>
            <w:r w:rsidR="002A1887">
              <w:rPr>
                <w:color w:val="000000"/>
              </w:rPr>
              <w:lastRenderedPageBreak/>
              <w:t>kujenga majengo na maghala sehemu ya juu ya kiwanja, nje ya njia ya mafuriko.</w:t>
            </w:r>
          </w:p>
          <w:p w14:paraId="38DE2591" w14:textId="4C7AD95E" w:rsidR="00F433EC" w:rsidRDefault="00FE0A4D" w:rsidP="00997D17">
            <w:pPr>
              <w:pStyle w:val="ListParagraph"/>
              <w:numPr>
                <w:ilvl w:val="0"/>
                <w:numId w:val="1"/>
              </w:numPr>
              <w:jc w:val="both"/>
              <w:rPr>
                <w:ins w:id="5422" w:author="Bonephace Kaijage" w:date="2026-10-14T05:17:00Z" w16du:dateUtc="2026-10-14T03:17:00Z"/>
                <w:color w:val="000000"/>
              </w:rPr>
            </w:pPr>
            <w:ins w:id="5423" w:author="Bonephace Kaijage" w:date="2026-10-14T05:56:00Z" w16du:dateUtc="2026-10-14T03:56:00Z">
              <w:r>
                <w:rPr>
                  <w:color w:val="000000"/>
                </w:rPr>
                <w:t>Kinachoongeza hatari: kujenga ndani ya hifadhi ya kijito, kujaza mkondo taka au udongo, na kupanua nyumba kuelekea kijitoni.</w:t>
              </w:r>
            </w:ins>
          </w:p>
          <w:p w14:paraId="6066F3DD" w14:textId="77777777" w:rsidR="00FE0A4D" w:rsidRDefault="00F433EC" w:rsidP="00997D17">
            <w:pPr>
              <w:pStyle w:val="ListParagraph"/>
              <w:numPr>
                <w:ilvl w:val="0"/>
                <w:numId w:val="1"/>
              </w:numPr>
              <w:jc w:val="both"/>
              <w:rPr>
                <w:ins w:id="5424" w:author="Bonephace Kaijage" w:date="2026-10-14T05:59:00Z" w16du:dateUtc="2026-10-14T03:59:00Z"/>
                <w:color w:val="000000"/>
              </w:rPr>
            </w:pPr>
            <w:ins w:id="5425" w:author="Bonephace Kaijage" w:date="2026-10-14T05:17:00Z" w16du:dateUtc="2026-10-14T03:17:00Z">
              <w:r>
                <w:rPr>
                  <w:color w:val="000000"/>
                </w:rPr>
                <w:t>Fahamu eneo la juu mbali na kijito ambalo kaya yako itahamia, na ondokeni maji yanapopanda kuelekea nyumbani, si baada ya kuingia.</w:t>
              </w:r>
            </w:ins>
          </w:p>
          <w:p w14:paraId="6B8D743B" w14:textId="68A6565A" w:rsidR="00A46EAA" w:rsidRPr="00997D17" w:rsidRDefault="00FE0A4D" w:rsidP="00997D17">
            <w:pPr>
              <w:pStyle w:val="ListParagraph"/>
              <w:numPr>
                <w:ilvl w:val="0"/>
                <w:numId w:val="1"/>
              </w:numPr>
              <w:jc w:val="both"/>
              <w:rPr>
                <w:bCs/>
                <w:color w:val="000000"/>
              </w:rPr>
            </w:pPr>
            <w:ins w:id="5426" w:author="Bonephace Kaijage" w:date="2026-10-14T05:59:00Z" w16du:dateUtc="2026-10-14T03:59:00Z">
              <w:r>
                <w:rPr>
                  <w:color w:val="000000"/>
                </w:rPr>
                <w:t>Kubalianeni nani atamsaidia yeyote katika kaya asiyeweza kuondoka, kuona au kusikia tahadhari peke yake.</w:t>
              </w:r>
            </w:ins>
          </w:p>
        </w:tc>
      </w:tr>
      <w:tr w:rsidR="00A46EAA" w:rsidRPr="00997D17" w14:paraId="0EDD9C23" w14:textId="77777777" w:rsidTr="00997D17">
        <w:tc>
          <w:tcPr>
            <w:tcW w:w="3420" w:type="dxa"/>
          </w:tcPr>
          <w:p w14:paraId="1BFA763E" w14:textId="3657898E" w:rsidR="00A46EAA" w:rsidRPr="00997D17" w:rsidRDefault="00A46EAA" w:rsidP="00997D17">
            <w:pPr>
              <w:pStyle w:val="ListParagraph"/>
              <w:numPr>
                <w:ilvl w:val="0"/>
                <w:numId w:val="1"/>
              </w:numPr>
              <w:jc w:val="both"/>
              <w:rPr>
                <w:color w:val="000000"/>
              </w:rPr>
            </w:pPr>
            <w:r w:rsidRPr="00997D17">
              <w:rPr>
                <w:color w:val="000000"/>
              </w:rPr>
              <w:lastRenderedPageBreak/>
              <w:t>Markets, bus stand and railway station</w:t>
            </w:r>
          </w:p>
        </w:tc>
        <w:tc>
          <w:tcPr>
            <w:tcW w:w="3235" w:type="dxa"/>
          </w:tcPr>
          <w:p w14:paraId="7296DDB8" w14:textId="5744E29A" w:rsidR="00A46EAA" w:rsidRPr="00997D17" w:rsidRDefault="00A46EAA" w:rsidP="00997D17">
            <w:pPr>
              <w:pStyle w:val="ListParagraph"/>
              <w:numPr>
                <w:ilvl w:val="0"/>
                <w:numId w:val="1"/>
              </w:numPr>
              <w:jc w:val="both"/>
              <w:rPr>
                <w:color w:val="000000"/>
                <w:lang w:val="sv-SE"/>
              </w:rPr>
            </w:pPr>
            <w:r w:rsidRPr="00997D17">
              <w:rPr>
                <w:color w:val="000000"/>
                <w:lang w:val="sv-SE"/>
              </w:rPr>
              <w:t>Masoko, stendi ya mabasi na stesheni ya reli</w:t>
            </w:r>
          </w:p>
        </w:tc>
        <w:tc>
          <w:tcPr>
            <w:tcW w:w="3605" w:type="dxa"/>
          </w:tcPr>
          <w:p w14:paraId="4C2FDAE7" w14:textId="14824508" w:rsidR="00997D17" w:rsidRDefault="002A1887" w:rsidP="00A46EAA">
            <w:pPr>
              <w:pStyle w:val="ListParagraph"/>
              <w:numPr>
                <w:ilvl w:val="0"/>
                <w:numId w:val="1"/>
              </w:numPr>
              <w:jc w:val="both"/>
              <w:rPr>
                <w:color w:val="000000"/>
              </w:rPr>
            </w:pPr>
            <w:r>
              <w:rPr>
                <w:color w:val="000000"/>
              </w:rPr>
              <w:t>This is a crowded public place: markets, the bus stand and the railway station hold large crowds in small spaces with timber stalls, loose roofing and improvised wiring, and gusts, fire and panic cause most injuries here.</w:t>
            </w:r>
          </w:p>
          <w:p w14:paraId="61E6866A" w14:textId="77777777" w:rsidR="00F433EC" w:rsidRDefault="00DC5789" w:rsidP="00997D17">
            <w:pPr>
              <w:pStyle w:val="ListParagraph"/>
              <w:numPr>
                <w:ilvl w:val="0"/>
                <w:numId w:val="1"/>
              </w:numPr>
              <w:jc w:val="both"/>
              <w:rPr>
                <w:ins w:id="5427" w:author="Bonephace Kaijage" w:date="2026-10-14T05:17:00Z" w16du:dateUtc="2026-10-14T03:17:00Z"/>
                <w:color w:val="000000"/>
              </w:rPr>
            </w:pPr>
            <w:r>
              <w:rPr>
                <w:color w:val="000000"/>
              </w:rPr>
              <w:t>For those trading and travelling here, it helps to</w:t>
            </w:r>
            <w:r w:rsidR="002A1887">
              <w:rPr>
                <w:color w:val="000000"/>
              </w:rPr>
              <w:t xml:space="preserve"> keep exits clear, fire extinguishers working, stalls and signboards firmly anchored and electrical connections safe.</w:t>
            </w:r>
          </w:p>
          <w:p w14:paraId="4481A5EC" w14:textId="19472DC6" w:rsidR="00F433EC" w:rsidRDefault="00FE0A4D" w:rsidP="00997D17">
            <w:pPr>
              <w:pStyle w:val="ListParagraph"/>
              <w:numPr>
                <w:ilvl w:val="0"/>
                <w:numId w:val="1"/>
              </w:numPr>
              <w:jc w:val="both"/>
              <w:rPr>
                <w:ins w:id="5428" w:author="Bonephace Kaijage" w:date="2026-10-14T05:17:00Z" w16du:dateUtc="2026-10-14T03:17:00Z"/>
                <w:color w:val="000000"/>
              </w:rPr>
            </w:pPr>
            <w:ins w:id="5429" w:author="Bonephace Kaijage" w:date="2026-10-14T05:56:00Z" w16du:dateUtc="2026-10-14T03:56:00Z">
              <w:r>
                <w:rPr>
                  <w:color w:val="000000"/>
                </w:rPr>
                <w:t>What raises the risk: blocking exits with stock, running unlicensed wiring between stalls, storing fuel or gas inside the market and leaving signboards loose in the wind.</w:t>
              </w:r>
            </w:ins>
          </w:p>
          <w:p w14:paraId="7F1AF71A" w14:textId="77777777" w:rsidR="00FE0A4D" w:rsidRDefault="00F433EC" w:rsidP="00997D17">
            <w:pPr>
              <w:pStyle w:val="ListParagraph"/>
              <w:numPr>
                <w:ilvl w:val="0"/>
                <w:numId w:val="1"/>
              </w:numPr>
              <w:jc w:val="both"/>
              <w:rPr>
                <w:ins w:id="5430" w:author="Bonephace Kaijage" w:date="2026-10-14T05:59:00Z" w16du:dateUtc="2026-10-14T03:59:00Z"/>
                <w:color w:val="000000"/>
              </w:rPr>
            </w:pPr>
            <w:ins w:id="5431" w:author="Bonephace Kaijage" w:date="2026-10-14T05:17:00Z" w16du:dateUtc="2026-10-14T03:17:00Z">
              <w:r>
                <w:rPr>
                  <w:color w:val="000000"/>
                </w:rPr>
                <w:t xml:space="preserve">Know the open ground outside the market, bus stand or </w:t>
              </w:r>
              <w:r>
                <w:rPr>
                  <w:color w:val="000000"/>
                </w:rPr>
                <w:lastRenderedPageBreak/>
                <w:t>station that traders and passengers will move to if fire or a storm starts, and clear the building at once when told.</w:t>
              </w:r>
            </w:ins>
          </w:p>
          <w:p w14:paraId="20C4DAB3" w14:textId="48869615" w:rsidR="00A46EAA" w:rsidRPr="00997D17" w:rsidRDefault="00FE0A4D" w:rsidP="00997D17">
            <w:pPr>
              <w:pStyle w:val="ListParagraph"/>
              <w:numPr>
                <w:ilvl w:val="0"/>
                <w:numId w:val="1"/>
              </w:numPr>
              <w:jc w:val="both"/>
              <w:rPr>
                <w:color w:val="000000"/>
              </w:rPr>
            </w:pPr>
            <w:ins w:id="5432" w:author="Bonephace Kaijage" w:date="2026-10-14T05:59:00Z" w16du:dateUtc="2026-10-14T03:59:00Z">
              <w:r>
                <w:rPr>
                  <w:color w:val="000000"/>
                </w:rPr>
                <w:t>Agree who will help anyone in the household who cannot move, see or hear a warning on their own.</w:t>
              </w:r>
            </w:ins>
          </w:p>
        </w:tc>
        <w:tc>
          <w:tcPr>
            <w:tcW w:w="3325" w:type="dxa"/>
          </w:tcPr>
          <w:p w14:paraId="6C68F805" w14:textId="674FB375" w:rsidR="00A46EAA" w:rsidRPr="00997D17" w:rsidRDefault="002A1887" w:rsidP="00997D17">
            <w:pPr>
              <w:pStyle w:val="ListParagraph"/>
              <w:numPr>
                <w:ilvl w:val="0"/>
                <w:numId w:val="1"/>
              </w:numPr>
              <w:jc w:val="both"/>
              <w:rPr>
                <w:color w:val="000000"/>
              </w:rPr>
            </w:pPr>
            <w:r>
              <w:rPr>
                <w:color w:val="000000"/>
              </w:rPr>
              <w:lastRenderedPageBreak/>
              <w:t>Hapa ni eneo la umma lenye msongamano: masoko, stendi ya mabasi na stesheni ya reli hukusanya watu wengi katika maeneo madogo yenye vibanda vya mbao, mabati yaliyolegea na miunganisho holela ya umeme, na upepo mkali, moto na msukumano husababisha majeraha mengi hapa.</w:t>
            </w:r>
          </w:p>
          <w:p w14:paraId="109BB04D" w14:textId="77777777" w:rsidR="00F433EC" w:rsidRDefault="00DC5789" w:rsidP="00997D17">
            <w:pPr>
              <w:pStyle w:val="ListParagraph"/>
              <w:numPr>
                <w:ilvl w:val="0"/>
                <w:numId w:val="1"/>
              </w:numPr>
              <w:jc w:val="both"/>
              <w:rPr>
                <w:ins w:id="5433" w:author="Bonephace Kaijage" w:date="2026-10-14T05:17:00Z" w16du:dateUtc="2026-10-14T03:17:00Z"/>
                <w:color w:val="000000"/>
              </w:rPr>
            </w:pPr>
            <w:r>
              <w:rPr>
                <w:color w:val="000000"/>
              </w:rPr>
              <w:t>Kwa wanaofanya biashara na kusafiri hapa, ni vyema</w:t>
            </w:r>
            <w:r w:rsidR="002A1887">
              <w:rPr>
                <w:color w:val="000000"/>
              </w:rPr>
              <w:t xml:space="preserve"> kuweka njia za kutokea wazi, vizimamoto vikifanya kazi, vibanda na mabango vimefungwa imara na miunganisho ya umeme ikiwa salama.</w:t>
            </w:r>
          </w:p>
          <w:p w14:paraId="560AD340" w14:textId="3E7F1F61" w:rsidR="00F433EC" w:rsidRDefault="00FE0A4D" w:rsidP="00997D17">
            <w:pPr>
              <w:pStyle w:val="ListParagraph"/>
              <w:numPr>
                <w:ilvl w:val="0"/>
                <w:numId w:val="1"/>
              </w:numPr>
              <w:jc w:val="both"/>
              <w:rPr>
                <w:ins w:id="5434" w:author="Bonephace Kaijage" w:date="2026-10-14T05:17:00Z" w16du:dateUtc="2026-10-14T03:17:00Z"/>
                <w:color w:val="000000"/>
              </w:rPr>
            </w:pPr>
            <w:ins w:id="5435" w:author="Bonephace Kaijage" w:date="2026-10-14T05:56:00Z" w16du:dateUtc="2026-10-14T03:56:00Z">
              <w:r>
                <w:rPr>
                  <w:color w:val="000000"/>
                </w:rPr>
                <w:lastRenderedPageBreak/>
                <w:t>Kinachoongeza hatari: kuziba njia za kutokea kwa mizigo, kutumia nyaya za umeme zisizo rasmi kati ya vibanda, kuhifadhi mafuta au gesi ndani ya soko na kuacha mabango yakilegea kwenye upepo.</w:t>
              </w:r>
            </w:ins>
          </w:p>
          <w:p w14:paraId="093AAA5F" w14:textId="77777777" w:rsidR="00FE0A4D" w:rsidRDefault="00F433EC" w:rsidP="00997D17">
            <w:pPr>
              <w:pStyle w:val="ListParagraph"/>
              <w:numPr>
                <w:ilvl w:val="0"/>
                <w:numId w:val="1"/>
              </w:numPr>
              <w:jc w:val="both"/>
              <w:rPr>
                <w:ins w:id="5436" w:author="Bonephace Kaijage" w:date="2026-10-14T05:59:00Z" w16du:dateUtc="2026-10-14T03:59:00Z"/>
                <w:color w:val="000000"/>
              </w:rPr>
            </w:pPr>
            <w:ins w:id="5437" w:author="Bonephace Kaijage" w:date="2026-10-14T05:17:00Z" w16du:dateUtc="2026-10-14T03:17:00Z">
              <w:r>
                <w:rPr>
                  <w:color w:val="000000"/>
                </w:rPr>
                <w:t>Fahamu uwanja wazi nje ya soko, stendi au stesheni ambao wafanyabiashara na abiria watahamia moto au dhoruba ikianza, na ondokeni jengoni mara moja mnapoambiwa.</w:t>
              </w:r>
            </w:ins>
          </w:p>
          <w:p w14:paraId="3B06CC6F" w14:textId="2AA6B62F" w:rsidR="00A46EAA" w:rsidRPr="00997D17" w:rsidRDefault="00FE0A4D" w:rsidP="00997D17">
            <w:pPr>
              <w:pStyle w:val="ListParagraph"/>
              <w:numPr>
                <w:ilvl w:val="0"/>
                <w:numId w:val="1"/>
              </w:numPr>
              <w:jc w:val="both"/>
              <w:rPr>
                <w:bCs/>
                <w:color w:val="000000"/>
              </w:rPr>
            </w:pPr>
            <w:ins w:id="5438" w:author="Bonephace Kaijage" w:date="2026-10-14T05:59:00Z" w16du:dateUtc="2026-10-14T03:59:00Z">
              <w:r>
                <w:rPr>
                  <w:color w:val="000000"/>
                </w:rPr>
                <w:t>Kubalianeni nani atamsaidia yeyote katika kaya asiyeweza kuondoka, kuona au kusikia tahadhari peke yake.</w:t>
              </w:r>
            </w:ins>
          </w:p>
        </w:tc>
      </w:tr>
      <w:tr w:rsidR="00A46EAA" w:rsidRPr="001D64D9" w14:paraId="6FF885ED" w14:textId="77777777" w:rsidTr="00997D17">
        <w:tc>
          <w:tcPr>
            <w:tcW w:w="3420" w:type="dxa"/>
          </w:tcPr>
          <w:p w14:paraId="66BBAE13" w14:textId="3E2DE963" w:rsidR="00A46EAA" w:rsidRPr="00997D17" w:rsidRDefault="00A46EAA" w:rsidP="00997D17">
            <w:pPr>
              <w:pStyle w:val="ListParagraph"/>
              <w:numPr>
                <w:ilvl w:val="0"/>
                <w:numId w:val="1"/>
              </w:numPr>
              <w:jc w:val="both"/>
              <w:rPr>
                <w:color w:val="000000"/>
              </w:rPr>
            </w:pPr>
            <w:r w:rsidRPr="00997D17">
              <w:rPr>
                <w:color w:val="000000"/>
              </w:rPr>
              <w:lastRenderedPageBreak/>
              <w:t>Open grounds, schools and tall trees</w:t>
            </w:r>
          </w:p>
        </w:tc>
        <w:tc>
          <w:tcPr>
            <w:tcW w:w="3235" w:type="dxa"/>
          </w:tcPr>
          <w:p w14:paraId="4911F40E" w14:textId="025F60DF" w:rsidR="00A46EAA" w:rsidRPr="00997D17" w:rsidRDefault="00A46EAA" w:rsidP="00997D17">
            <w:pPr>
              <w:pStyle w:val="ListParagraph"/>
              <w:numPr>
                <w:ilvl w:val="0"/>
                <w:numId w:val="1"/>
              </w:numPr>
              <w:jc w:val="both"/>
              <w:rPr>
                <w:color w:val="000000"/>
              </w:rPr>
            </w:pPr>
            <w:r w:rsidRPr="00997D17">
              <w:rPr>
                <w:color w:val="000000"/>
              </w:rPr>
              <w:t>Viwanja vya wazi, shule na miti mirefu</w:t>
            </w:r>
          </w:p>
        </w:tc>
        <w:tc>
          <w:tcPr>
            <w:tcW w:w="3605" w:type="dxa"/>
          </w:tcPr>
          <w:p w14:paraId="54F1EDFD" w14:textId="36FA3B9C" w:rsidR="00997D17" w:rsidRDefault="002A1887" w:rsidP="00A46EAA">
            <w:pPr>
              <w:pStyle w:val="ListParagraph"/>
              <w:numPr>
                <w:ilvl w:val="0"/>
                <w:numId w:val="1"/>
              </w:numPr>
              <w:jc w:val="both"/>
              <w:rPr>
                <w:color w:val="000000"/>
              </w:rPr>
            </w:pPr>
            <w:r>
              <w:rPr>
                <w:color w:val="000000"/>
              </w:rPr>
              <w:t>This area is exposed to lightning: thunderstorms are frequent over Tabora during the Msimu season, and most casualties occur in open grounds, under isolated tall trees and in buildings without lightning protection.</w:t>
            </w:r>
          </w:p>
          <w:p w14:paraId="45C27C9A" w14:textId="77777777" w:rsidR="00F433EC" w:rsidRDefault="00DC5789" w:rsidP="00997D17">
            <w:pPr>
              <w:pStyle w:val="ListParagraph"/>
              <w:numPr>
                <w:ilvl w:val="0"/>
                <w:numId w:val="1"/>
              </w:numPr>
              <w:jc w:val="both"/>
              <w:rPr>
                <w:ins w:id="5439" w:author="Bonephace Kaijage" w:date="2026-10-14T05:17:00Z" w16du:dateUtc="2026-10-14T03:17:00Z"/>
                <w:color w:val="000000"/>
              </w:rPr>
            </w:pPr>
            <w:r>
              <w:rPr>
                <w:color w:val="000000"/>
              </w:rPr>
              <w:t>For those living, studying and working here, it helps when</w:t>
            </w:r>
            <w:r w:rsidR="002A1887">
              <w:rPr>
                <w:color w:val="000000"/>
              </w:rPr>
              <w:t xml:space="preserve"> schools, markets and public buildings have earthed lightning arresters, and treat the 30 minutes after the last thunder as still dangerous.</w:t>
            </w:r>
          </w:p>
          <w:p w14:paraId="2D09D5A8" w14:textId="1366C7EC" w:rsidR="00F433EC" w:rsidRDefault="00FE0A4D" w:rsidP="00997D17">
            <w:pPr>
              <w:pStyle w:val="ListParagraph"/>
              <w:numPr>
                <w:ilvl w:val="0"/>
                <w:numId w:val="1"/>
              </w:numPr>
              <w:jc w:val="both"/>
              <w:rPr>
                <w:ins w:id="5440" w:author="Bonephace Kaijage" w:date="2026-10-14T05:17:00Z" w16du:dateUtc="2026-10-14T03:17:00Z"/>
                <w:color w:val="000000"/>
              </w:rPr>
            </w:pPr>
            <w:ins w:id="5441" w:author="Bonephace Kaijage" w:date="2026-10-14T05:56:00Z" w16du:dateUtc="2026-10-14T03:56:00Z">
              <w:r>
                <w:rPr>
                  <w:color w:val="000000"/>
                </w:rPr>
                <w:t>What raises the risk: sheltering under tall trees or in open ground, standing in groups on sports fields, and carrying metal tools or hoes when thunder starts.</w:t>
              </w:r>
            </w:ins>
          </w:p>
          <w:p w14:paraId="40483F65" w14:textId="77777777" w:rsidR="00FE0A4D" w:rsidRDefault="00F433EC" w:rsidP="00997D17">
            <w:pPr>
              <w:pStyle w:val="ListParagraph"/>
              <w:numPr>
                <w:ilvl w:val="0"/>
                <w:numId w:val="1"/>
              </w:numPr>
              <w:jc w:val="both"/>
              <w:rPr>
                <w:ins w:id="5442" w:author="Bonephace Kaijage" w:date="2026-10-14T05:59:00Z" w16du:dateUtc="2026-10-14T03:59:00Z"/>
                <w:color w:val="000000"/>
              </w:rPr>
            </w:pPr>
            <w:ins w:id="5443" w:author="Bonephace Kaijage" w:date="2026-10-14T05:17:00Z" w16du:dateUtc="2026-10-14T03:17:00Z">
              <w:r>
                <w:rPr>
                  <w:color w:val="000000"/>
                </w:rPr>
                <w:lastRenderedPageBreak/>
                <w:t>Agree where pupils, players and workers will go when thunder is heard — a closed building with walls, not a tree or an open shed — and get there before the storm arrives.</w:t>
              </w:r>
            </w:ins>
          </w:p>
          <w:p w14:paraId="50CC9F2B" w14:textId="2EB4E8E6" w:rsidR="00A46EAA" w:rsidRPr="00997D17" w:rsidRDefault="00FE0A4D" w:rsidP="00997D17">
            <w:pPr>
              <w:pStyle w:val="ListParagraph"/>
              <w:numPr>
                <w:ilvl w:val="0"/>
                <w:numId w:val="1"/>
              </w:numPr>
              <w:jc w:val="both"/>
              <w:rPr>
                <w:color w:val="000000"/>
              </w:rPr>
            </w:pPr>
            <w:ins w:id="5444" w:author="Bonephace Kaijage" w:date="2026-10-14T05:59:00Z" w16du:dateUtc="2026-10-14T03:59:00Z">
              <w:r>
                <w:rPr>
                  <w:color w:val="000000"/>
                </w:rPr>
                <w:t>Agree who will help anyone in the household who cannot move, see or hear a warning on their own.</w:t>
              </w:r>
            </w:ins>
          </w:p>
        </w:tc>
        <w:tc>
          <w:tcPr>
            <w:tcW w:w="3325" w:type="dxa"/>
          </w:tcPr>
          <w:p w14:paraId="5A74F2E9" w14:textId="4D4D280B" w:rsidR="00A46EAA" w:rsidRPr="001D64D9" w:rsidRDefault="002A1887" w:rsidP="00997D17">
            <w:pPr>
              <w:pStyle w:val="ListParagraph"/>
              <w:numPr>
                <w:ilvl w:val="0"/>
                <w:numId w:val="1"/>
              </w:numPr>
              <w:jc w:val="both"/>
              <w:rPr>
                <w:color w:val="000000"/>
              </w:rPr>
            </w:pPr>
            <w:r>
              <w:rPr>
                <w:color w:val="000000"/>
              </w:rPr>
              <w:lastRenderedPageBreak/>
              <w:t>Eneo hili lina hatari ya radi: ngurumo na radi hutokea mara kwa mara Tabora wakati wa Msimu, na vifo na majeraha mengi hutokea viwanjani, chini ya miti mirefu iliyosimama peke yake na kwenye majengo yasiyo na kinga ya radi.</w:t>
            </w:r>
          </w:p>
          <w:p w14:paraId="5A23387C" w14:textId="77777777" w:rsidR="00F433EC" w:rsidRDefault="00DC5789" w:rsidP="00997D17">
            <w:pPr>
              <w:pStyle w:val="ListParagraph"/>
              <w:numPr>
                <w:ilvl w:val="0"/>
                <w:numId w:val="1"/>
              </w:numPr>
              <w:jc w:val="both"/>
              <w:rPr>
                <w:ins w:id="5445" w:author="Bonephace Kaijage" w:date="2026-10-14T05:17:00Z" w16du:dateUtc="2026-10-14T03:17:00Z"/>
                <w:color w:val="000000"/>
              </w:rPr>
            </w:pPr>
            <w:r>
              <w:rPr>
                <w:color w:val="000000"/>
              </w:rPr>
              <w:t>Kwa wanaoishi, kusoma na kufanya kazi hapa, ni vyema</w:t>
            </w:r>
            <w:r w:rsidR="002A1887">
              <w:rPr>
                <w:color w:val="000000"/>
              </w:rPr>
              <w:t xml:space="preserve"> shule, masoko na majengo ya umma yawe na vizuia radi vilivyounganishwa ardhini, na zingatieni kuwa dakika 30 baada ya ngurumo ya mwisho bado ni hatari.</w:t>
            </w:r>
          </w:p>
          <w:p w14:paraId="2F4B745C" w14:textId="32EADE16" w:rsidR="00F433EC" w:rsidRDefault="00FE0A4D" w:rsidP="00997D17">
            <w:pPr>
              <w:pStyle w:val="ListParagraph"/>
              <w:numPr>
                <w:ilvl w:val="0"/>
                <w:numId w:val="1"/>
              </w:numPr>
              <w:jc w:val="both"/>
              <w:rPr>
                <w:ins w:id="5446" w:author="Bonephace Kaijage" w:date="2026-10-14T05:17:00Z" w16du:dateUtc="2026-10-14T03:17:00Z"/>
                <w:color w:val="000000"/>
              </w:rPr>
            </w:pPr>
            <w:ins w:id="5447" w:author="Bonephace Kaijage" w:date="2026-10-14T05:56:00Z" w16du:dateUtc="2026-10-14T03:56:00Z">
              <w:r>
                <w:rPr>
                  <w:color w:val="000000"/>
                </w:rPr>
                <w:t xml:space="preserve">Kinachoongeza hatari: kujikinga chini ya miti mirefu au uwanjani, </w:t>
              </w:r>
              <w:r>
                <w:rPr>
                  <w:color w:val="000000"/>
                </w:rPr>
                <w:lastRenderedPageBreak/>
                <w:t>kusimama kwa makundi viwanjani, na kubeba zana za chuma au majembe ngurumo zinapoanza.</w:t>
              </w:r>
            </w:ins>
          </w:p>
          <w:p w14:paraId="51B92AFD" w14:textId="77777777" w:rsidR="00FE0A4D" w:rsidRDefault="00F433EC" w:rsidP="00997D17">
            <w:pPr>
              <w:pStyle w:val="ListParagraph"/>
              <w:numPr>
                <w:ilvl w:val="0"/>
                <w:numId w:val="1"/>
              </w:numPr>
              <w:jc w:val="both"/>
              <w:rPr>
                <w:ins w:id="5448" w:author="Bonephace Kaijage" w:date="2026-10-14T05:59:00Z" w16du:dateUtc="2026-10-14T03:59:00Z"/>
                <w:color w:val="000000"/>
              </w:rPr>
            </w:pPr>
            <w:ins w:id="5449" w:author="Bonephace Kaijage" w:date="2026-10-14T05:17:00Z" w16du:dateUtc="2026-10-14T03:17:00Z">
              <w:r>
                <w:rPr>
                  <w:color w:val="000000"/>
                </w:rPr>
                <w:t>Kubalianeni wanafunzi, wachezaji na wafanyakazi wataenda wapi ngurumo zinaposikika — jengo lililofungwa lenye kuta, si mti au kibanda wazi — na fikeni huko kabla dhoruba haijafika.</w:t>
              </w:r>
            </w:ins>
          </w:p>
          <w:p w14:paraId="5503058B" w14:textId="47B302C0" w:rsidR="00A46EAA" w:rsidRPr="001D64D9" w:rsidRDefault="00FE0A4D" w:rsidP="00997D17">
            <w:pPr>
              <w:pStyle w:val="ListParagraph"/>
              <w:numPr>
                <w:ilvl w:val="0"/>
                <w:numId w:val="1"/>
              </w:numPr>
              <w:jc w:val="both"/>
              <w:rPr>
                <w:bCs/>
                <w:color w:val="000000"/>
              </w:rPr>
            </w:pPr>
            <w:ins w:id="5450" w:author="Bonephace Kaijage" w:date="2026-10-14T05:59:00Z" w16du:dateUtc="2026-10-14T03:59:00Z">
              <w:r>
                <w:rPr>
                  <w:color w:val="000000"/>
                </w:rPr>
                <w:t>Kubalianeni nani atamsaidia yeyote katika kaya asiyeweza kuondoka, kuona au kusikia tahadhari peke yake.</w:t>
              </w:r>
            </w:ins>
          </w:p>
        </w:tc>
      </w:tr>
      <w:tr w:rsidR="00A46EAA" w:rsidRPr="00997D17" w14:paraId="50209FCB" w14:textId="77777777" w:rsidTr="00997D17">
        <w:tc>
          <w:tcPr>
            <w:tcW w:w="3420" w:type="dxa"/>
          </w:tcPr>
          <w:p w14:paraId="2C36CC89" w14:textId="7D135B45" w:rsidR="00A46EAA" w:rsidRPr="00997D17" w:rsidRDefault="00A46EAA" w:rsidP="00997D17">
            <w:pPr>
              <w:pStyle w:val="ListParagraph"/>
              <w:numPr>
                <w:ilvl w:val="0"/>
                <w:numId w:val="1"/>
              </w:numPr>
              <w:jc w:val="both"/>
              <w:rPr>
                <w:color w:val="000000"/>
              </w:rPr>
            </w:pPr>
            <w:r w:rsidRPr="00997D17">
              <w:rPr>
                <w:color w:val="000000"/>
              </w:rPr>
              <w:lastRenderedPageBreak/>
              <w:t>Water supply and sanitation</w:t>
            </w:r>
          </w:p>
        </w:tc>
        <w:tc>
          <w:tcPr>
            <w:tcW w:w="3235" w:type="dxa"/>
          </w:tcPr>
          <w:p w14:paraId="4D516BED" w14:textId="6AA15795" w:rsidR="00A46EAA" w:rsidRPr="00997D17" w:rsidRDefault="00A46EAA" w:rsidP="00997D17">
            <w:pPr>
              <w:pStyle w:val="ListParagraph"/>
              <w:numPr>
                <w:ilvl w:val="0"/>
                <w:numId w:val="1"/>
              </w:numPr>
              <w:jc w:val="both"/>
              <w:rPr>
                <w:color w:val="000000"/>
              </w:rPr>
            </w:pPr>
            <w:r w:rsidRPr="00997D17">
              <w:rPr>
                <w:color w:val="000000"/>
              </w:rPr>
              <w:t>Huduma ya maji na usafi wa mazingira</w:t>
            </w:r>
          </w:p>
        </w:tc>
        <w:tc>
          <w:tcPr>
            <w:tcW w:w="3605" w:type="dxa"/>
          </w:tcPr>
          <w:p w14:paraId="28F0E6F9" w14:textId="69ED153B" w:rsidR="00997D17" w:rsidRDefault="002A1887" w:rsidP="00A46EAA">
            <w:pPr>
              <w:pStyle w:val="ListParagraph"/>
              <w:numPr>
                <w:ilvl w:val="0"/>
                <w:numId w:val="1"/>
              </w:numPr>
              <w:jc w:val="both"/>
              <w:rPr>
                <w:color w:val="000000"/>
              </w:rPr>
            </w:pPr>
            <w:r>
              <w:rPr>
                <w:color w:val="000000"/>
              </w:rPr>
              <w:t>This area is prone to water-borne disease: dry-season shortages push households to unsafe sources, and flood water entering pit latrines and shallow wells spreads cholera and diarrhoea quickly in dense mitaa.</w:t>
            </w:r>
          </w:p>
          <w:p w14:paraId="13E06B7D" w14:textId="77777777" w:rsidR="00F433EC" w:rsidRDefault="00DC5789" w:rsidP="00997D17">
            <w:pPr>
              <w:pStyle w:val="ListParagraph"/>
              <w:numPr>
                <w:ilvl w:val="0"/>
                <w:numId w:val="1"/>
              </w:numPr>
              <w:jc w:val="both"/>
              <w:rPr>
                <w:ins w:id="5451" w:author="Bonephace Kaijage" w:date="2026-10-14T05:17:00Z" w16du:dateUtc="2026-10-14T03:17:00Z"/>
                <w:color w:val="000000"/>
              </w:rPr>
            </w:pPr>
            <w:r>
              <w:rPr>
                <w:color w:val="000000"/>
              </w:rPr>
              <w:t>For those living here, it helps to</w:t>
            </w:r>
            <w:r w:rsidR="002A1887">
              <w:rPr>
                <w:color w:val="000000"/>
              </w:rPr>
              <w:t xml:space="preserve"> store water in clean covered containers, treat or boil drinking water, and build lined latrines raised above flood level.</w:t>
            </w:r>
          </w:p>
          <w:p w14:paraId="3EB3940D" w14:textId="53C5EADE" w:rsidR="00F433EC" w:rsidRDefault="00FE0A4D" w:rsidP="00997D17">
            <w:pPr>
              <w:pStyle w:val="ListParagraph"/>
              <w:numPr>
                <w:ilvl w:val="0"/>
                <w:numId w:val="1"/>
              </w:numPr>
              <w:jc w:val="both"/>
              <w:rPr>
                <w:ins w:id="5452" w:author="Bonephace Kaijage" w:date="2026-10-14T05:17:00Z" w16du:dateUtc="2026-10-14T03:17:00Z"/>
                <w:color w:val="000000"/>
              </w:rPr>
            </w:pPr>
            <w:ins w:id="5453" w:author="Bonephace Kaijage" w:date="2026-10-14T05:56:00Z" w16du:dateUtc="2026-10-14T03:56:00Z">
              <w:r>
                <w:rPr>
                  <w:color w:val="000000"/>
                </w:rPr>
                <w:t>What raises the risk: drawing water from shallow wells or the stream after a flood, digging latrines in ground that floods, and leaving water standing in open containers.</w:t>
              </w:r>
            </w:ins>
          </w:p>
          <w:p w14:paraId="1BE24500" w14:textId="77777777" w:rsidR="00FE0A4D" w:rsidRDefault="00F433EC" w:rsidP="00997D17">
            <w:pPr>
              <w:pStyle w:val="ListParagraph"/>
              <w:numPr>
                <w:ilvl w:val="0"/>
                <w:numId w:val="1"/>
              </w:numPr>
              <w:jc w:val="both"/>
              <w:rPr>
                <w:ins w:id="5454" w:author="Bonephace Kaijage" w:date="2026-10-14T05:59:00Z" w16du:dateUtc="2026-10-14T03:59:00Z"/>
                <w:color w:val="000000"/>
              </w:rPr>
            </w:pPr>
            <w:ins w:id="5455" w:author="Bonephace Kaijage" w:date="2026-10-14T05:17:00Z" w16du:dateUtc="2026-10-14T03:17:00Z">
              <w:r>
                <w:rPr>
                  <w:color w:val="000000"/>
                </w:rPr>
                <w:t xml:space="preserve">If flood water has entered the wells, change the water source at once and report the first case of watery diarrhoea </w:t>
              </w:r>
              <w:r>
                <w:rPr>
                  <w:color w:val="000000"/>
                </w:rPr>
                <w:lastRenderedPageBreak/>
                <w:t>the same day; do not wait for a second case.</w:t>
              </w:r>
            </w:ins>
          </w:p>
          <w:p w14:paraId="47A639DD" w14:textId="527DD03D" w:rsidR="00A46EAA" w:rsidRPr="00997D17" w:rsidRDefault="00FE0A4D" w:rsidP="00997D17">
            <w:pPr>
              <w:pStyle w:val="ListParagraph"/>
              <w:numPr>
                <w:ilvl w:val="0"/>
                <w:numId w:val="1"/>
              </w:numPr>
              <w:jc w:val="both"/>
              <w:rPr>
                <w:color w:val="000000"/>
              </w:rPr>
            </w:pPr>
            <w:ins w:id="5456" w:author="Bonephace Kaijage" w:date="2026-10-14T05:59:00Z" w16du:dateUtc="2026-10-14T03:59:00Z">
              <w:r>
                <w:rPr>
                  <w:color w:val="000000"/>
                </w:rPr>
                <w:t>Agree who will help anyone in the household who cannot move, see or hear a warning on their own.</w:t>
              </w:r>
            </w:ins>
          </w:p>
        </w:tc>
        <w:tc>
          <w:tcPr>
            <w:tcW w:w="3325" w:type="dxa"/>
          </w:tcPr>
          <w:p w14:paraId="1253616E" w14:textId="78DDF1AF" w:rsidR="00A46EAA" w:rsidRPr="00997D17" w:rsidRDefault="002A1887" w:rsidP="00997D17">
            <w:pPr>
              <w:pStyle w:val="ListParagraph"/>
              <w:numPr>
                <w:ilvl w:val="0"/>
                <w:numId w:val="1"/>
              </w:numPr>
              <w:jc w:val="both"/>
              <w:rPr>
                <w:color w:val="000000"/>
              </w:rPr>
            </w:pPr>
            <w:r>
              <w:rPr>
                <w:color w:val="000000"/>
              </w:rPr>
              <w:lastRenderedPageBreak/>
              <w:t>Eneo hili lina hatari ya magonjwa yatokanayo na maji: uhaba wa maji wakati wa kiangazi husukuma kaya kutumia vyanzo visivyo salama, na maji ya mafuriko yanayoingia vyooni na kwenye visima vifupi husambaza kipindupindu na kuhara haraka kwenye mitaa yenye msongamano.</w:t>
            </w:r>
          </w:p>
          <w:p w14:paraId="2FDAD5B7" w14:textId="77777777" w:rsidR="00F433EC" w:rsidRDefault="00DC5789" w:rsidP="00997D17">
            <w:pPr>
              <w:pStyle w:val="ListParagraph"/>
              <w:numPr>
                <w:ilvl w:val="0"/>
                <w:numId w:val="1"/>
              </w:numPr>
              <w:jc w:val="both"/>
              <w:rPr>
                <w:ins w:id="5457" w:author="Bonephace Kaijage" w:date="2026-10-14T05:17:00Z" w16du:dateUtc="2026-10-14T03:17:00Z"/>
                <w:color w:val="000000"/>
              </w:rPr>
            </w:pPr>
            <w:r>
              <w:rPr>
                <w:color w:val="000000"/>
              </w:rPr>
              <w:t>Kwa wanaoishi hapa, ni vyema</w:t>
            </w:r>
            <w:r w:rsidR="002A1887">
              <w:rPr>
                <w:color w:val="000000"/>
              </w:rPr>
              <w:t xml:space="preserve"> kuhifadhi maji kwenye vyombo safi vilivyofunikwa, kutibu au kuchemsha maji ya kunywa, na kujenga vyoo vilivyojengewa na kuinuliwa juu ya kiwango cha mafuriko.</w:t>
            </w:r>
          </w:p>
          <w:p w14:paraId="7C53F2F2" w14:textId="4CC3355C" w:rsidR="00F433EC" w:rsidRDefault="00FE0A4D" w:rsidP="00997D17">
            <w:pPr>
              <w:pStyle w:val="ListParagraph"/>
              <w:numPr>
                <w:ilvl w:val="0"/>
                <w:numId w:val="1"/>
              </w:numPr>
              <w:jc w:val="both"/>
              <w:rPr>
                <w:ins w:id="5458" w:author="Bonephace Kaijage" w:date="2026-10-14T05:17:00Z" w16du:dateUtc="2026-10-14T03:17:00Z"/>
                <w:color w:val="000000"/>
              </w:rPr>
            </w:pPr>
            <w:ins w:id="5459" w:author="Bonephace Kaijage" w:date="2026-10-14T05:56:00Z" w16du:dateUtc="2026-10-14T03:56:00Z">
              <w:r>
                <w:rPr>
                  <w:color w:val="000000"/>
                </w:rPr>
                <w:t xml:space="preserve">Kinachoongeza hatari: kuchota maji kwenye visima vifupi au kijito baada ya mafuriko, kuchimba </w:t>
              </w:r>
              <w:r>
                <w:rPr>
                  <w:color w:val="000000"/>
                </w:rPr>
                <w:lastRenderedPageBreak/>
                <w:t>vyoo kwenye ardhi inayofurika, na kuacha maji yakituama kwenye vyombo wazi.</w:t>
              </w:r>
            </w:ins>
          </w:p>
          <w:p w14:paraId="0ED6D380" w14:textId="77777777" w:rsidR="00FE0A4D" w:rsidRDefault="00F433EC" w:rsidP="00997D17">
            <w:pPr>
              <w:pStyle w:val="ListParagraph"/>
              <w:numPr>
                <w:ilvl w:val="0"/>
                <w:numId w:val="1"/>
              </w:numPr>
              <w:jc w:val="both"/>
              <w:rPr>
                <w:ins w:id="5460" w:author="Bonephace Kaijage" w:date="2026-10-14T05:59:00Z" w16du:dateUtc="2026-10-14T03:59:00Z"/>
                <w:color w:val="000000"/>
              </w:rPr>
            </w:pPr>
            <w:ins w:id="5461" w:author="Bonephace Kaijage" w:date="2026-10-14T05:17:00Z" w16du:dateUtc="2026-10-14T03:17:00Z">
              <w:r>
                <w:rPr>
                  <w:color w:val="000000"/>
                </w:rPr>
                <w:t>Maji ya mafuriko yakiingia visimani, badilisheni chanzo cha maji mara moja na ripoti mgonjwa wa kwanza wa kuharisha maji siku hiyo hiyo; msisubiri wa pili.</w:t>
              </w:r>
            </w:ins>
          </w:p>
          <w:p w14:paraId="4F06BA29" w14:textId="627C91D1" w:rsidR="00A46EAA" w:rsidRPr="00997D17" w:rsidRDefault="00FE0A4D" w:rsidP="00997D17">
            <w:pPr>
              <w:pStyle w:val="ListParagraph"/>
              <w:numPr>
                <w:ilvl w:val="0"/>
                <w:numId w:val="1"/>
              </w:numPr>
              <w:jc w:val="both"/>
              <w:rPr>
                <w:bCs/>
                <w:color w:val="000000"/>
              </w:rPr>
            </w:pPr>
            <w:ins w:id="5462" w:author="Bonephace Kaijage" w:date="2026-10-14T05:59:00Z" w16du:dateUtc="2026-10-14T03:59:00Z">
              <w:r>
                <w:rPr>
                  <w:color w:val="000000"/>
                </w:rPr>
                <w:t>Kubalianeni nani atamsaidia yeyote katika kaya asiyeweza kuondoka, kuona au kusikia tahadhari peke yake.</w:t>
              </w:r>
            </w:ins>
          </w:p>
        </w:tc>
      </w:tr>
    </w:tbl>
    <w:p w14:paraId="4E275ECB" w14:textId="77777777" w:rsidR="00FE0A4D" w:rsidRPr="00FE0A4D" w:rsidRDefault="00FE0A4D" w:rsidP="00FE0A4D">
      <w:pPr>
        <w:spacing w:after="120"/>
        <w:rPr>
          <w:ins w:id="5463" w:author="Bonephace Kaijage" w:date="2026-10-14T06:01:00Z" w16du:dateUtc="2026-10-14T04:01:00Z"/>
          <w:i/>
          <w:sz w:val="18"/>
          <w:rPrChange w:id="5464" w:author="Bonephace Kaijage" w:date="2026-10-14T06:01:00Z" w16du:dateUtc="2026-10-14T04:01:00Z">
            <w:rPr>
              <w:ins w:id="5465" w:author="Bonephace Kaijage" w:date="2026-10-14T06:01:00Z" w16du:dateUtc="2026-10-14T04:01:00Z"/>
            </w:rPr>
          </w:rPrChange>
        </w:rPr>
        <w:pPrChange w:id="5466" w:author="Bonephace Kaijage" w:date="2026-10-14T06:01:00Z" w16du:dateUtc="2026-10-14T04:01:00Z">
          <w:pPr/>
        </w:pPrChange>
      </w:pPr>
      <w:ins w:id="5467" w:author="Bonephace Kaijage" w:date="2026-10-14T06:01:00Z" w16du:dateUtc="2026-10-14T04:01:00Z">
        <w:r w:rsidRPr="00FE0A4D">
          <w:rPr>
            <w:i/>
            <w:sz w:val="18"/>
            <w:rPrChange w:id="5468"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51538374" w14:textId="7BA6EEE2" w:rsidR="00A46EAA" w:rsidRDefault="00A46EAA" w:rsidP="00A46EAA"/>
    <w:p w14:paraId="7185FBFB" w14:textId="3C20CC89" w:rsidR="00A46EAA" w:rsidRPr="00997D17" w:rsidRDefault="00A46EAA" w:rsidP="00997D17"/>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591AD13A" w14:textId="77777777">
        <w:tc>
          <w:tcPr>
            <w:tcW w:w="4532" w:type="dxa"/>
            <w:shd w:val="clear" w:color="auto" w:fill="FFFF00"/>
            <w:vAlign w:val="center"/>
          </w:tcPr>
          <w:p w14:paraId="08CA2F57" w14:textId="4652CF9E" w:rsidR="00D52BA9" w:rsidRPr="00997D17" w:rsidRDefault="00D52BA9">
            <w:pPr>
              <w:jc w:val="both"/>
              <w:rPr>
                <w:color w:val="000000"/>
                <w:sz w:val="22"/>
                <w:szCs w:val="22"/>
              </w:rPr>
            </w:pPr>
            <w:r w:rsidRPr="00997D17">
              <w:rPr>
                <w:color w:val="000000"/>
                <w:sz w:val="22"/>
                <w:szCs w:val="22"/>
              </w:rPr>
              <w:t>ADVISORY</w:t>
            </w:r>
          </w:p>
        </w:tc>
        <w:tc>
          <w:tcPr>
            <w:tcW w:w="6798" w:type="dxa"/>
            <w:shd w:val="clear" w:color="auto" w:fill="FFFF00"/>
            <w:vAlign w:val="center"/>
          </w:tcPr>
          <w:p w14:paraId="4F86DD31" w14:textId="77777777" w:rsidR="00D52BA9" w:rsidRPr="00997D17" w:rsidRDefault="00D52BA9">
            <w:pPr>
              <w:jc w:val="both"/>
              <w:rPr>
                <w:color w:val="000000"/>
                <w:sz w:val="22"/>
                <w:szCs w:val="22"/>
              </w:rPr>
            </w:pPr>
            <w:r w:rsidRPr="00997D17">
              <w:rPr>
                <w:color w:val="000000"/>
                <w:sz w:val="22"/>
                <w:szCs w:val="22"/>
              </w:rPr>
              <w:t>BE PREPARED</w:t>
            </w:r>
          </w:p>
        </w:tc>
        <w:tc>
          <w:tcPr>
            <w:tcW w:w="2266" w:type="dxa"/>
            <w:shd w:val="clear" w:color="auto" w:fill="FFFF00"/>
            <w:vAlign w:val="center"/>
          </w:tcPr>
          <w:p w14:paraId="03E090AC" w14:textId="77777777" w:rsidR="00D52BA9" w:rsidRPr="00997D17" w:rsidRDefault="00D52BA9">
            <w:pPr>
              <w:jc w:val="both"/>
              <w:rPr>
                <w:color w:val="000000"/>
                <w:sz w:val="22"/>
                <w:szCs w:val="22"/>
              </w:rPr>
            </w:pPr>
            <w:r w:rsidRPr="00997D17">
              <w:rPr>
                <w:color w:val="000000"/>
                <w:sz w:val="22"/>
                <w:szCs w:val="22"/>
              </w:rPr>
              <w:t>LEVEL 1</w:t>
            </w:r>
          </w:p>
        </w:tc>
      </w:tr>
    </w:tbl>
    <w:p w14:paraId="74D9877E" w14:textId="77777777" w:rsidR="00D52BA9" w:rsidRPr="00997D17" w:rsidRDefault="00D52BA9">
      <w:pPr>
        <w:jc w:val="both"/>
        <w:rPr>
          <w:color w:val="000000"/>
          <w:sz w:val="22"/>
          <w:szCs w:val="22"/>
        </w:rPr>
      </w:pPr>
    </w:p>
    <w:p w14:paraId="582FDC6A"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4CAABCBC" w14:textId="77777777" w:rsidTr="00997D17">
        <w:trPr>
          <w:tblHeader/>
        </w:trPr>
        <w:tc>
          <w:tcPr>
            <w:tcW w:w="3420" w:type="dxa"/>
            <w:shd w:val="clear" w:color="auto" w:fill="D9D9D9"/>
          </w:tcPr>
          <w:p w14:paraId="3F27C139"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732C8511"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0DF9C375"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41CC10BB"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719CC0DA" w14:textId="77777777" w:rsidTr="00997D17">
        <w:tc>
          <w:tcPr>
            <w:tcW w:w="3420" w:type="dxa"/>
          </w:tcPr>
          <w:p w14:paraId="4D175A3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Heavy Msimu storms over Tabora town. Blocked drains overflow and water ponds in low-lying streets and unplanned settlements along seasonal streams. Strong gusts and lightning possible; markets, bus and rail stations crowded.</w:t>
            </w:r>
          </w:p>
        </w:tc>
        <w:tc>
          <w:tcPr>
            <w:tcW w:w="3235" w:type="dxa"/>
          </w:tcPr>
          <w:p w14:paraId="13ED4C6C"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Mvua kubwa za Msimu mjini Tabora. Mitaro iliyoziba inafurika na maji yanatuama kwenye mitaa ya mabondeni na makazi holela kando ya vijito vya msimu. Upepo mkali na radi vinawezekana; masoko, stendi za mabasi na stesheni za reli zimejaa watu.</w:t>
            </w:r>
          </w:p>
        </w:tc>
        <w:tc>
          <w:tcPr>
            <w:tcW w:w="3605" w:type="dxa"/>
          </w:tcPr>
          <w:p w14:paraId="11998D8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Municipal and Mtaa teams clear drains, culverts and stream outlets in low-lying streets before the storm.</w:t>
            </w:r>
          </w:p>
          <w:p w14:paraId="4AD8042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Households in valley-bottom streets raise food, documents and electrical items, and tie down loose roofing sheets.</w:t>
            </w:r>
          </w:p>
          <w:p w14:paraId="5C254E1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Market, bus stand and railway station managers secure stalls and signboards and keep exits clear.</w:t>
            </w:r>
          </w:p>
          <w:p w14:paraId="1E32ED4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 xml:space="preserve">Do not walk or drive through flooded streets or culverts. </w:t>
            </w:r>
            <w:r w:rsidRPr="00997D17">
              <w:rPr>
                <w:color w:val="000000"/>
                <w:sz w:val="22"/>
                <w:szCs w:val="22"/>
              </w:rPr>
              <w:lastRenderedPageBreak/>
              <w:t>Go indoors when you hear thunder.</w:t>
            </w:r>
          </w:p>
        </w:tc>
        <w:tc>
          <w:tcPr>
            <w:tcW w:w="3325" w:type="dxa"/>
          </w:tcPr>
          <w:p w14:paraId="22C68E5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Timu za Manispaa na Mitaa zisafishe mitaro, makalavati na midomo ya vijito kwenye mitaa ya mabondeni kabla ya dhoruba.</w:t>
            </w:r>
          </w:p>
          <w:p w14:paraId="364FAAF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Kaya za mitaa ya mabondeni zipandishe chakula, nyaraka na vifaa vya umeme, na zifunge vizuri mabati yaliyolegea.</w:t>
            </w:r>
          </w:p>
          <w:p w14:paraId="295EE69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 xml:space="preserve">Wasimamizi wa masoko, stendi za mabasi na stesheni ya reli waimarishe vibanda na </w:t>
            </w:r>
            <w:r w:rsidRPr="00997D17">
              <w:rPr>
                <w:color w:val="000000"/>
                <w:sz w:val="22"/>
                <w:szCs w:val="22"/>
              </w:rPr>
              <w:lastRenderedPageBreak/>
              <w:t>mabango na waache njia za kutokea wazi.</w:t>
            </w:r>
          </w:p>
          <w:p w14:paraId="38C17B1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Usitembee wala kuendesha kwenye mitaa au makalavati yaliyofurika. Ingia ndani unaposikia ngurumo.</w:t>
            </w:r>
          </w:p>
        </w:tc>
      </w:tr>
      <w:tr w:rsidR="00D52BA9" w:rsidRPr="00997D17" w14:paraId="6B60C20F" w14:textId="77777777" w:rsidTr="00997D17">
        <w:tc>
          <w:tcPr>
            <w:tcW w:w="3420" w:type="dxa"/>
          </w:tcPr>
          <w:p w14:paraId="259F69A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Warning status</w:t>
            </w:r>
          </w:p>
        </w:tc>
        <w:tc>
          <w:tcPr>
            <w:tcW w:w="3235" w:type="dxa"/>
          </w:tcPr>
          <w:p w14:paraId="6FA5DCB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4910AA7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1F68D01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advisory remains in place until the authorities update or withdraw it.</w:t>
            </w:r>
          </w:p>
        </w:tc>
        <w:tc>
          <w:tcPr>
            <w:tcW w:w="3325" w:type="dxa"/>
          </w:tcPr>
          <w:p w14:paraId="13036D3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endeleeni kufuatilia taarifa za TMA, Kamati za Usimamizi wa Maafa na viongozi wa eneo.</w:t>
            </w:r>
          </w:p>
          <w:p w14:paraId="05821B5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hadi mamlaka zitakapoihuisha au kuiondoa rasmi.</w:t>
            </w:r>
          </w:p>
        </w:tc>
      </w:tr>
    </w:tbl>
    <w:p w14:paraId="7A019C47" w14:textId="77777777" w:rsidR="00D52BA9" w:rsidRPr="00997D17" w:rsidRDefault="00D52BA9">
      <w:pPr>
        <w:jc w:val="both"/>
        <w:rPr>
          <w:color w:val="000000"/>
          <w:sz w:val="22"/>
          <w:szCs w:val="22"/>
        </w:rPr>
      </w:pPr>
    </w:p>
    <w:p w14:paraId="2AD5401D"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59242CDB" w14:textId="77777777">
        <w:tc>
          <w:tcPr>
            <w:tcW w:w="4532" w:type="dxa"/>
            <w:shd w:val="clear" w:color="auto" w:fill="ED7D31"/>
            <w:vAlign w:val="center"/>
          </w:tcPr>
          <w:p w14:paraId="520956CD" w14:textId="77777777" w:rsidR="00D52BA9" w:rsidRPr="00997D17" w:rsidRDefault="00D52BA9">
            <w:pPr>
              <w:jc w:val="both"/>
              <w:rPr>
                <w:color w:val="000000"/>
                <w:sz w:val="22"/>
                <w:szCs w:val="22"/>
              </w:rPr>
            </w:pPr>
            <w:r w:rsidRPr="00997D17">
              <w:rPr>
                <w:color w:val="000000"/>
                <w:sz w:val="22"/>
                <w:szCs w:val="22"/>
              </w:rPr>
              <w:t>WARNING</w:t>
            </w:r>
          </w:p>
        </w:tc>
        <w:tc>
          <w:tcPr>
            <w:tcW w:w="6798" w:type="dxa"/>
            <w:shd w:val="clear" w:color="auto" w:fill="ED7D31"/>
            <w:vAlign w:val="center"/>
          </w:tcPr>
          <w:p w14:paraId="4B53CE23" w14:textId="77777777" w:rsidR="00D52BA9" w:rsidRPr="00997D17" w:rsidRDefault="00D52BA9">
            <w:pPr>
              <w:jc w:val="both"/>
              <w:rPr>
                <w:color w:val="000000"/>
                <w:sz w:val="22"/>
                <w:szCs w:val="22"/>
              </w:rPr>
            </w:pPr>
            <w:r w:rsidRPr="00997D17">
              <w:rPr>
                <w:color w:val="000000"/>
                <w:sz w:val="22"/>
                <w:szCs w:val="22"/>
              </w:rPr>
              <w:t>TAKE ACTION</w:t>
            </w:r>
          </w:p>
        </w:tc>
        <w:tc>
          <w:tcPr>
            <w:tcW w:w="2266" w:type="dxa"/>
            <w:shd w:val="clear" w:color="auto" w:fill="ED7D31"/>
            <w:vAlign w:val="center"/>
          </w:tcPr>
          <w:p w14:paraId="6918027C" w14:textId="77777777" w:rsidR="00D52BA9" w:rsidRPr="00997D17" w:rsidRDefault="00D52BA9">
            <w:pPr>
              <w:jc w:val="both"/>
              <w:rPr>
                <w:color w:val="000000"/>
                <w:sz w:val="22"/>
                <w:szCs w:val="22"/>
              </w:rPr>
            </w:pPr>
            <w:r w:rsidRPr="00997D17">
              <w:rPr>
                <w:color w:val="000000"/>
                <w:sz w:val="22"/>
                <w:szCs w:val="22"/>
              </w:rPr>
              <w:t>LEVEL 2</w:t>
            </w:r>
          </w:p>
        </w:tc>
      </w:tr>
    </w:tbl>
    <w:p w14:paraId="5BD9B748" w14:textId="77777777" w:rsidR="00D52BA9" w:rsidRPr="00997D17" w:rsidRDefault="00D52BA9">
      <w:pPr>
        <w:jc w:val="both"/>
        <w:rPr>
          <w:color w:val="000000"/>
          <w:sz w:val="22"/>
          <w:szCs w:val="22"/>
        </w:rPr>
      </w:pPr>
    </w:p>
    <w:p w14:paraId="4A592A4F"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294461F4" w14:textId="77777777" w:rsidTr="00997D17">
        <w:trPr>
          <w:tblHeader/>
        </w:trPr>
        <w:tc>
          <w:tcPr>
            <w:tcW w:w="3420" w:type="dxa"/>
            <w:shd w:val="clear" w:color="auto" w:fill="D9D9D9"/>
          </w:tcPr>
          <w:p w14:paraId="59B8FAC7"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28799B95"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5C525D32"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5ECE3E99" w14:textId="77777777" w:rsidR="00D52BA9" w:rsidRPr="00997D17" w:rsidRDefault="00D52BA9">
            <w:pPr>
              <w:jc w:val="both"/>
              <w:rPr>
                <w:color w:val="000000"/>
                <w:sz w:val="22"/>
                <w:szCs w:val="22"/>
              </w:rPr>
            </w:pPr>
            <w:r w:rsidRPr="00997D17">
              <w:rPr>
                <w:color w:val="000000"/>
                <w:sz w:val="22"/>
                <w:szCs w:val="22"/>
              </w:rPr>
              <w:t>HATUA (SW)</w:t>
            </w:r>
          </w:p>
        </w:tc>
      </w:tr>
      <w:tr w:rsidR="00D52BA9" w:rsidRPr="000343A2" w14:paraId="057FD0E5" w14:textId="77777777" w:rsidTr="00997D17">
        <w:tc>
          <w:tcPr>
            <w:tcW w:w="3420" w:type="dxa"/>
          </w:tcPr>
          <w:p w14:paraId="3F6E967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Flash floods in valley-bottom streets and along seasonal streams. Houses flooded, some roads and culvert crossings closed, power and piped water interrupted, and shallow wells contaminated.</w:t>
            </w:r>
          </w:p>
        </w:tc>
        <w:tc>
          <w:tcPr>
            <w:tcW w:w="3235" w:type="dxa"/>
          </w:tcPr>
          <w:p w14:paraId="108F68B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Mafuriko ya ghafla kwenye mitaa ya mabondeni na kando ya vijito vya msimu. Nyumba zimeingiwa maji, baadhi ya barabara na vivuko vya makalavati vimefungwa, umeme na maji ya bomba vimekatika, na visima vifupi vimechafuka.</w:t>
            </w:r>
          </w:p>
        </w:tc>
        <w:tc>
          <w:tcPr>
            <w:tcW w:w="3605" w:type="dxa"/>
          </w:tcPr>
          <w:p w14:paraId="68B0F64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Move households from flooded valley-bottom streets to the designated school or ward evacuation centre.</w:t>
            </w:r>
          </w:p>
          <w:p w14:paraId="67E47AF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TARURA and the Traffic Police close and mark flooded roads and culvert crossings and divert traffic.</w:t>
            </w:r>
          </w:p>
          <w:p w14:paraId="434E8E5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Schools release pupils only to parents or guardians, and not across flooded streams.</w:t>
            </w:r>
          </w:p>
          <w:p w14:paraId="37B8021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Boil or treat drinking water. TUWASA increases chlorination; health facilities watch for cholera and diarrhoea.</w:t>
            </w:r>
          </w:p>
        </w:tc>
        <w:tc>
          <w:tcPr>
            <w:tcW w:w="3325" w:type="dxa"/>
          </w:tcPr>
          <w:p w14:paraId="2935F03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Hamisha kaya kutoka mitaa ya mabondeni iliyofurika kwenda shule au kituo cha uokoaji cha kata kilichoteuliwa.</w:t>
            </w:r>
          </w:p>
          <w:p w14:paraId="154C89F4"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TARURA na Polisi wa Usalama Barabarani wafunge na kuweka alama barabara na vivuko vilivyofurika, na waelekeze magari njia mbadala.</w:t>
            </w:r>
          </w:p>
          <w:p w14:paraId="34551CAC"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Shule ziwaruhusu wanafunzi kwa wazazi au walezi tu, na wasivuke vijito vilivyofurika.</w:t>
            </w:r>
          </w:p>
          <w:p w14:paraId="4039D3D1"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lastRenderedPageBreak/>
              <w:t>Chemsha au tibu maji ya kunywa. TUWASA iongeze klorini; vituo vya afya vifuatilie kipindupindu na kuhara.</w:t>
            </w:r>
          </w:p>
        </w:tc>
      </w:tr>
      <w:tr w:rsidR="00D52BA9" w:rsidRPr="00997D17" w14:paraId="30EF1ECB" w14:textId="77777777" w:rsidTr="00997D17">
        <w:tc>
          <w:tcPr>
            <w:tcW w:w="3420" w:type="dxa"/>
          </w:tcPr>
          <w:p w14:paraId="137D9E1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Warning status</w:t>
            </w:r>
          </w:p>
        </w:tc>
        <w:tc>
          <w:tcPr>
            <w:tcW w:w="3235" w:type="dxa"/>
          </w:tcPr>
          <w:p w14:paraId="5527657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636DA45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0047347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warning remains in force until the authorities lower or withdraw it.</w:t>
            </w:r>
          </w:p>
        </w:tc>
        <w:tc>
          <w:tcPr>
            <w:tcW w:w="3325" w:type="dxa"/>
          </w:tcPr>
          <w:p w14:paraId="46B57BC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endeleeni kufuatilia taarifa za TMA, Kamati za Usimamizi wa Maafa na viongozi wa eneo.</w:t>
            </w:r>
          </w:p>
          <w:p w14:paraId="3B5B198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kutumika hadi mamlaka zitakapoishusha au kuiondoa rasmi.</w:t>
            </w:r>
          </w:p>
        </w:tc>
      </w:tr>
    </w:tbl>
    <w:p w14:paraId="607D27E9" w14:textId="77777777" w:rsidR="00D52BA9" w:rsidRPr="00997D17" w:rsidRDefault="00D52BA9">
      <w:pPr>
        <w:jc w:val="both"/>
        <w:rPr>
          <w:color w:val="000000"/>
          <w:sz w:val="22"/>
          <w:szCs w:val="22"/>
        </w:rPr>
      </w:pPr>
    </w:p>
    <w:p w14:paraId="3C711180"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77A0A874" w14:textId="77777777">
        <w:tc>
          <w:tcPr>
            <w:tcW w:w="4532" w:type="dxa"/>
            <w:shd w:val="clear" w:color="auto" w:fill="C00000"/>
            <w:vAlign w:val="center"/>
          </w:tcPr>
          <w:p w14:paraId="58B93F01" w14:textId="77777777" w:rsidR="00D52BA9" w:rsidRPr="00997D17" w:rsidRDefault="00D52BA9">
            <w:pPr>
              <w:jc w:val="both"/>
              <w:rPr>
                <w:color w:val="000000"/>
                <w:sz w:val="22"/>
                <w:szCs w:val="22"/>
              </w:rPr>
            </w:pPr>
            <w:r w:rsidRPr="00997D17">
              <w:rPr>
                <w:color w:val="000000"/>
                <w:sz w:val="22"/>
                <w:szCs w:val="22"/>
              </w:rPr>
              <w:t>MAJOR WARNING</w:t>
            </w:r>
          </w:p>
        </w:tc>
        <w:tc>
          <w:tcPr>
            <w:tcW w:w="6798" w:type="dxa"/>
            <w:shd w:val="clear" w:color="auto" w:fill="C00000"/>
            <w:vAlign w:val="center"/>
          </w:tcPr>
          <w:p w14:paraId="55B2EB98" w14:textId="77777777" w:rsidR="00D52BA9" w:rsidRPr="00997D17" w:rsidRDefault="00D52BA9">
            <w:pPr>
              <w:jc w:val="both"/>
              <w:rPr>
                <w:color w:val="000000"/>
                <w:sz w:val="22"/>
                <w:szCs w:val="22"/>
              </w:rPr>
            </w:pPr>
            <w:r w:rsidRPr="00997D17">
              <w:rPr>
                <w:color w:val="000000"/>
                <w:sz w:val="22"/>
                <w:szCs w:val="22"/>
              </w:rPr>
              <w:t>TAKE ACTION IMMEDIATELY</w:t>
            </w:r>
          </w:p>
        </w:tc>
        <w:tc>
          <w:tcPr>
            <w:tcW w:w="2266" w:type="dxa"/>
            <w:shd w:val="clear" w:color="auto" w:fill="C00000"/>
            <w:vAlign w:val="center"/>
          </w:tcPr>
          <w:p w14:paraId="4C050514" w14:textId="77777777" w:rsidR="00D52BA9" w:rsidRPr="00997D17" w:rsidRDefault="00D52BA9">
            <w:pPr>
              <w:jc w:val="both"/>
              <w:rPr>
                <w:color w:val="000000"/>
                <w:sz w:val="22"/>
                <w:szCs w:val="22"/>
              </w:rPr>
            </w:pPr>
            <w:r w:rsidRPr="00997D17">
              <w:rPr>
                <w:color w:val="000000"/>
                <w:sz w:val="22"/>
                <w:szCs w:val="22"/>
              </w:rPr>
              <w:t>LEVEL 3</w:t>
            </w:r>
          </w:p>
        </w:tc>
      </w:tr>
    </w:tbl>
    <w:p w14:paraId="696B6253" w14:textId="77777777" w:rsidR="00D52BA9" w:rsidRPr="00997D17" w:rsidRDefault="00D52BA9">
      <w:pPr>
        <w:jc w:val="both"/>
        <w:rPr>
          <w:color w:val="000000"/>
          <w:sz w:val="22"/>
          <w:szCs w:val="22"/>
        </w:rPr>
      </w:pPr>
    </w:p>
    <w:p w14:paraId="57A7F17A"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2BC39A50" w14:textId="77777777" w:rsidTr="00997D17">
        <w:trPr>
          <w:tblHeader/>
        </w:trPr>
        <w:tc>
          <w:tcPr>
            <w:tcW w:w="3420" w:type="dxa"/>
            <w:shd w:val="clear" w:color="auto" w:fill="D9D9D9"/>
          </w:tcPr>
          <w:p w14:paraId="60E7C1AA"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35FD89A0"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5A95840F"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34F8117C"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31C9EC47" w14:textId="77777777" w:rsidTr="00997D17">
        <w:tc>
          <w:tcPr>
            <w:tcW w:w="3420" w:type="dxa"/>
          </w:tcPr>
          <w:p w14:paraId="0A03C7D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Widespread flooding and storm damage across Tabora town. Houses collapse, families trapped, roads and power cut, and pit latrines overflow. High risk of drowning, injury and cholera.</w:t>
            </w:r>
          </w:p>
        </w:tc>
        <w:tc>
          <w:tcPr>
            <w:tcW w:w="3235" w:type="dxa"/>
          </w:tcPr>
          <w:p w14:paraId="4E16D96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Mafuriko makubwa na uharibifu wa dhoruba mjini Tabora. Nyumba zinaanguka, familia zimekwama, barabara na umeme vimekatika, na vyoo vya shimo vinafurika. Hatari kubwa ya kuzama, majeraha na kipindupindu.</w:t>
            </w:r>
          </w:p>
        </w:tc>
        <w:tc>
          <w:tcPr>
            <w:tcW w:w="3605" w:type="dxa"/>
          </w:tcPr>
          <w:p w14:paraId="5D9F0AC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Evacuate all households in flooded or collapse-prone houses now. Do not return until the committee declares the area safe.</w:t>
            </w:r>
          </w:p>
          <w:p w14:paraId="396D3D4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Fire and Rescue (114), Police and Red Cross lead search and rescue. Keep the route to Kitete Regional Referral Hospital clear.</w:t>
            </w:r>
          </w:p>
          <w:p w14:paraId="2ED47D2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Open evacuation centres and register every household, with safe space for women, children, older persons and people with disabilities.</w:t>
            </w:r>
          </w:p>
          <w:p w14:paraId="28D0EE2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 xml:space="preserve">Health team: treat injuries first, set up cholera treatment </w:t>
            </w:r>
            <w:r w:rsidRPr="00997D17">
              <w:rPr>
                <w:color w:val="000000"/>
                <w:sz w:val="22"/>
                <w:szCs w:val="22"/>
              </w:rPr>
              <w:lastRenderedPageBreak/>
              <w:t>points and chlorinate water at every centre.</w:t>
            </w:r>
          </w:p>
        </w:tc>
        <w:tc>
          <w:tcPr>
            <w:tcW w:w="3325" w:type="dxa"/>
          </w:tcPr>
          <w:p w14:paraId="724DD4A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Hamisha kaya zote zilizo kwenye nyumba zilizofurika au zilizo hatarini kuanguka sasa. Msirudi mpaka kamati itangaze eneo ni salama.</w:t>
            </w:r>
          </w:p>
          <w:p w14:paraId="2EE37C6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Zimamoto na Uokoaji (114), Polisi na Msalaba Mwekundu waongoze utafutaji na uokoaji. Njia ya kwenda Hospitali ya Rufaa ya Mkoa Kitete iwe wazi.</w:t>
            </w:r>
          </w:p>
          <w:p w14:paraId="682974A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Fungua vituo vya uokoaji na sajili kila kaya, kukiwa na nafasi salama kwa wanawake, watoto, wazee na watu wenye ulemavu.</w:t>
            </w:r>
          </w:p>
          <w:p w14:paraId="196E268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Timu ya afya: tibu majeruhi kwanza, anzisha vituo vya kutibu kipindupindu na weka klorini kwenye maji ya kila kituo.</w:t>
            </w:r>
          </w:p>
        </w:tc>
      </w:tr>
      <w:tr w:rsidR="00D52BA9" w:rsidRPr="00997D17" w14:paraId="09977F79" w14:textId="77777777" w:rsidTr="00997D17">
        <w:tc>
          <w:tcPr>
            <w:tcW w:w="3420" w:type="dxa"/>
          </w:tcPr>
          <w:p w14:paraId="2A7A3FB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Warning status</w:t>
            </w:r>
          </w:p>
        </w:tc>
        <w:tc>
          <w:tcPr>
            <w:tcW w:w="3235" w:type="dxa"/>
          </w:tcPr>
          <w:p w14:paraId="2EEAA30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7A7DE83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stay with official sources: radio, TMA, Disaster Management Committees and local leaders.</w:t>
            </w:r>
          </w:p>
          <w:p w14:paraId="4B424C3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Disaster Management Committees will announce when the danger has passed and when it is safe to return.</w:t>
            </w:r>
          </w:p>
        </w:tc>
        <w:tc>
          <w:tcPr>
            <w:tcW w:w="3325" w:type="dxa"/>
          </w:tcPr>
          <w:p w14:paraId="4971AEE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tegemeeni taarifa rasmi: redio, TMA, Kamati za Usimamizi wa Maafa na viongozi wa eneo.</w:t>
            </w:r>
          </w:p>
          <w:p w14:paraId="2950534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Kamati za Usimamizi wa Maafa zitatangaza hatari itakapokwisha na itakapokuwa salama kurudi.</w:t>
            </w:r>
          </w:p>
        </w:tc>
      </w:tr>
    </w:tbl>
    <w:p w14:paraId="1401ECAC" w14:textId="77777777" w:rsidR="00D52BA9" w:rsidRPr="00997D17" w:rsidRDefault="00D52BA9">
      <w:pPr>
        <w:jc w:val="both"/>
        <w:rPr>
          <w:color w:val="000000"/>
          <w:sz w:val="22"/>
          <w:szCs w:val="22"/>
        </w:rPr>
      </w:pPr>
    </w:p>
    <w:p w14:paraId="28E1404D" w14:textId="77777777" w:rsidR="00D52BA9" w:rsidRPr="00997D17" w:rsidRDefault="00D52BA9">
      <w:pPr>
        <w:jc w:val="both"/>
        <w:rPr>
          <w:color w:val="000000"/>
          <w:sz w:val="22"/>
          <w:szCs w:val="22"/>
        </w:rPr>
      </w:pPr>
    </w:p>
    <w:p w14:paraId="646C9E31" w14:textId="77777777" w:rsidR="00D52BA9" w:rsidRPr="00997D17" w:rsidRDefault="00D52BA9" w:rsidP="00997D17">
      <w:pPr>
        <w:pStyle w:val="Strong1"/>
        <w:jc w:val="both"/>
        <w:rPr>
          <w:b w:val="0"/>
          <w:bCs w:val="0"/>
          <w:sz w:val="22"/>
          <w:szCs w:val="22"/>
        </w:rPr>
      </w:pPr>
      <w:r w:rsidRPr="00997D17">
        <w:rPr>
          <w:b w:val="0"/>
          <w:bCs w:val="0"/>
          <w:sz w:val="22"/>
          <w:szCs w:val="22"/>
        </w:rPr>
        <w:t>25.2 NZEGA TOWN COUNCIL | HALMASHAURI YA MJI WA NZEGA</w:t>
      </w:r>
    </w:p>
    <w:p w14:paraId="1087349E" w14:textId="77777777" w:rsidR="00A46EAA" w:rsidRDefault="00A46EAA">
      <w:pPr>
        <w:jc w:val="both"/>
        <w:rPr>
          <w:color w:val="000000"/>
          <w:sz w:val="22"/>
          <w:szCs w:val="22"/>
        </w:rPr>
      </w:pPr>
    </w:p>
    <w:p w14:paraId="7630EB89" w14:textId="77777777" w:rsidR="00A46EAA" w:rsidRDefault="00A46EAA" w:rsidP="00A46EAA">
      <w:pPr>
        <w:pStyle w:val="Strong1"/>
        <w:jc w:val="both"/>
        <w:rPr>
          <w:color w:val="000000"/>
        </w:rPr>
      </w:pPr>
      <w:r w:rsidRPr="00997D17">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46EAA" w:rsidRPr="00997D17" w14:paraId="30F6B88F" w14:textId="77777777" w:rsidTr="00997D17">
        <w:trPr>
          <w:tblHeader/>
        </w:trPr>
        <w:tc>
          <w:tcPr>
            <w:tcW w:w="3420" w:type="dxa"/>
            <w:shd w:val="clear" w:color="D9D9D9" w:fill="D9D9D9"/>
          </w:tcPr>
          <w:p w14:paraId="506DC0AD" w14:textId="757EAFF8" w:rsidR="00A46EAA" w:rsidRPr="00997D17" w:rsidRDefault="00A46EAA" w:rsidP="00997D17">
            <w:pPr>
              <w:jc w:val="both"/>
              <w:rPr>
                <w:color w:val="000000"/>
              </w:rPr>
            </w:pPr>
            <w:r w:rsidRPr="00997D17">
              <w:rPr>
                <w:color w:val="000000"/>
              </w:rPr>
              <w:t>AREA (EN)</w:t>
            </w:r>
          </w:p>
        </w:tc>
        <w:tc>
          <w:tcPr>
            <w:tcW w:w="3235" w:type="dxa"/>
            <w:shd w:val="clear" w:color="D9D9D9" w:fill="D9D9D9"/>
          </w:tcPr>
          <w:p w14:paraId="1D857F1F" w14:textId="1831B79B" w:rsidR="00A46EAA" w:rsidRPr="00997D17" w:rsidRDefault="00A46EAA" w:rsidP="00997D17">
            <w:pPr>
              <w:jc w:val="both"/>
              <w:rPr>
                <w:color w:val="000000"/>
              </w:rPr>
            </w:pPr>
            <w:r w:rsidRPr="00997D17">
              <w:rPr>
                <w:color w:val="000000"/>
              </w:rPr>
              <w:t>ENEO (SW)</w:t>
            </w:r>
          </w:p>
        </w:tc>
        <w:tc>
          <w:tcPr>
            <w:tcW w:w="3605" w:type="dxa"/>
            <w:shd w:val="clear" w:color="D9D9D9" w:fill="D9D9D9"/>
          </w:tcPr>
          <w:p w14:paraId="256A8CAC" w14:textId="745A437C" w:rsidR="00A46EAA" w:rsidRPr="00997D17" w:rsidRDefault="001D64D9" w:rsidP="00997D17">
            <w:pPr>
              <w:jc w:val="both"/>
              <w:rPr>
                <w:color w:val="000000"/>
              </w:rPr>
            </w:pPr>
            <w:r>
              <w:rPr>
                <w:color w:val="000000"/>
              </w:rPr>
              <w:t>RISK STATEMENT (EN)</w:t>
            </w:r>
          </w:p>
        </w:tc>
        <w:tc>
          <w:tcPr>
            <w:tcW w:w="3325" w:type="dxa"/>
            <w:shd w:val="clear" w:color="D9D9D9" w:fill="D9D9D9"/>
          </w:tcPr>
          <w:p w14:paraId="03A3761C" w14:textId="1EC9FE9B" w:rsidR="00A46EAA" w:rsidRPr="00997D17" w:rsidRDefault="001D64D9" w:rsidP="00997D17">
            <w:pPr>
              <w:jc w:val="both"/>
              <w:rPr>
                <w:color w:val="000000"/>
              </w:rPr>
            </w:pPr>
            <w:r>
              <w:rPr>
                <w:color w:val="000000"/>
              </w:rPr>
              <w:t>TAMKO LA HATARI (SW)</w:t>
            </w:r>
          </w:p>
        </w:tc>
      </w:tr>
      <w:tr w:rsidR="00A46EAA" w:rsidRPr="00997D17" w14:paraId="2F324F88" w14:textId="77777777" w:rsidTr="00997D17">
        <w:tc>
          <w:tcPr>
            <w:tcW w:w="3420" w:type="dxa"/>
          </w:tcPr>
          <w:p w14:paraId="04131C1F" w14:textId="344BE891" w:rsidR="00A46EAA" w:rsidRPr="00997D17" w:rsidRDefault="00A46EAA" w:rsidP="00997D17">
            <w:pPr>
              <w:pStyle w:val="ListParagraph"/>
              <w:numPr>
                <w:ilvl w:val="0"/>
                <w:numId w:val="1"/>
              </w:numPr>
              <w:jc w:val="both"/>
              <w:rPr>
                <w:color w:val="000000"/>
              </w:rPr>
            </w:pPr>
            <w:r w:rsidRPr="00997D17">
              <w:rPr>
                <w:color w:val="000000"/>
              </w:rPr>
              <w:t>Low-lying houses and the market area</w:t>
            </w:r>
          </w:p>
        </w:tc>
        <w:tc>
          <w:tcPr>
            <w:tcW w:w="3235" w:type="dxa"/>
          </w:tcPr>
          <w:p w14:paraId="6C2A8064" w14:textId="5F25CDE7" w:rsidR="00A46EAA" w:rsidRPr="00997D17" w:rsidRDefault="00A46EAA" w:rsidP="00997D17">
            <w:pPr>
              <w:pStyle w:val="ListParagraph"/>
              <w:numPr>
                <w:ilvl w:val="0"/>
                <w:numId w:val="1"/>
              </w:numPr>
              <w:jc w:val="both"/>
              <w:rPr>
                <w:color w:val="000000"/>
              </w:rPr>
            </w:pPr>
            <w:r w:rsidRPr="00997D17">
              <w:rPr>
                <w:color w:val="000000"/>
              </w:rPr>
              <w:t>Nyumba za maeneo ya chini na eneo la soko</w:t>
            </w:r>
          </w:p>
        </w:tc>
        <w:tc>
          <w:tcPr>
            <w:tcW w:w="3605" w:type="dxa"/>
          </w:tcPr>
          <w:p w14:paraId="03CB77F6" w14:textId="02E87A90" w:rsidR="00997D17" w:rsidRDefault="002A1887" w:rsidP="00A46EAA">
            <w:pPr>
              <w:pStyle w:val="ListParagraph"/>
              <w:numPr>
                <w:ilvl w:val="0"/>
                <w:numId w:val="1"/>
              </w:numPr>
              <w:jc w:val="both"/>
              <w:rPr>
                <w:color w:val="000000"/>
              </w:rPr>
            </w:pPr>
            <w:r>
              <w:rPr>
                <w:color w:val="000000"/>
              </w:rPr>
              <w:t>This part of town is low-lying: Nzega sits on a gently sloping plain, and storm water from the surrounding farmland converges on the lower streets and the market area, where drains are narrow and often blocked.</w:t>
            </w:r>
          </w:p>
          <w:p w14:paraId="4E7E3211" w14:textId="77777777" w:rsidR="00F433EC" w:rsidRDefault="00DC5789" w:rsidP="00997D17">
            <w:pPr>
              <w:pStyle w:val="ListParagraph"/>
              <w:numPr>
                <w:ilvl w:val="0"/>
                <w:numId w:val="1"/>
              </w:numPr>
              <w:jc w:val="both"/>
              <w:rPr>
                <w:ins w:id="5469" w:author="Bonephace Kaijage" w:date="2026-10-14T05:18:00Z" w16du:dateUtc="2026-10-14T03:18:00Z"/>
                <w:color w:val="000000"/>
              </w:rPr>
            </w:pPr>
            <w:r>
              <w:rPr>
                <w:color w:val="000000"/>
              </w:rPr>
              <w:t>For those living and trading here, it helps to</w:t>
            </w:r>
            <w:r w:rsidR="002A1887">
              <w:rPr>
                <w:color w:val="000000"/>
              </w:rPr>
              <w:t xml:space="preserve"> build on raised foundations, keep drains open and store goods on shelves above floor level.</w:t>
            </w:r>
          </w:p>
          <w:p w14:paraId="537DD2FA" w14:textId="559838CE" w:rsidR="00F433EC" w:rsidRDefault="00FE0A4D" w:rsidP="00997D17">
            <w:pPr>
              <w:pStyle w:val="ListParagraph"/>
              <w:numPr>
                <w:ilvl w:val="0"/>
                <w:numId w:val="1"/>
              </w:numPr>
              <w:jc w:val="both"/>
              <w:rPr>
                <w:ins w:id="5470" w:author="Bonephace Kaijage" w:date="2026-10-14T05:18:00Z" w16du:dateUtc="2026-10-14T03:18:00Z"/>
                <w:color w:val="000000"/>
              </w:rPr>
            </w:pPr>
            <w:ins w:id="5471" w:author="Bonephace Kaijage" w:date="2026-10-14T05:56:00Z" w16du:dateUtc="2026-10-14T03:56:00Z">
              <w:r>
                <w:rPr>
                  <w:color w:val="000000"/>
                </w:rPr>
                <w:t>What raises the risk: building over the drains or filling them with waste, and extending shops into the low ground that ponds.</w:t>
              </w:r>
            </w:ins>
          </w:p>
          <w:p w14:paraId="03B77A44" w14:textId="77777777" w:rsidR="00FE0A4D" w:rsidRDefault="00F433EC" w:rsidP="00997D17">
            <w:pPr>
              <w:pStyle w:val="ListParagraph"/>
              <w:numPr>
                <w:ilvl w:val="0"/>
                <w:numId w:val="1"/>
              </w:numPr>
              <w:jc w:val="both"/>
              <w:rPr>
                <w:ins w:id="5472" w:author="Bonephace Kaijage" w:date="2026-10-14T05:59:00Z" w16du:dateUtc="2026-10-14T03:59:00Z"/>
                <w:color w:val="000000"/>
              </w:rPr>
            </w:pPr>
            <w:ins w:id="5473" w:author="Bonephace Kaijage" w:date="2026-10-14T05:18:00Z" w16du:dateUtc="2026-10-14T03:18:00Z">
              <w:r>
                <w:rPr>
                  <w:color w:val="000000"/>
                </w:rPr>
                <w:lastRenderedPageBreak/>
                <w:t>Know the higher street your household or shop will move to when water starts to pond, and lift goods and documents before the storm.</w:t>
              </w:r>
            </w:ins>
          </w:p>
          <w:p w14:paraId="358C5FD5" w14:textId="30DA3069" w:rsidR="00A46EAA" w:rsidRPr="00997D17" w:rsidRDefault="00FE0A4D" w:rsidP="00997D17">
            <w:pPr>
              <w:pStyle w:val="ListParagraph"/>
              <w:numPr>
                <w:ilvl w:val="0"/>
                <w:numId w:val="1"/>
              </w:numPr>
              <w:jc w:val="both"/>
              <w:rPr>
                <w:color w:val="000000"/>
              </w:rPr>
            </w:pPr>
            <w:ins w:id="5474" w:author="Bonephace Kaijage" w:date="2026-10-14T05:59:00Z" w16du:dateUtc="2026-10-14T03:59:00Z">
              <w:r>
                <w:rPr>
                  <w:color w:val="000000"/>
                </w:rPr>
                <w:t>Agree who will help anyone in the household who cannot move, see or hear a warning on their own.</w:t>
              </w:r>
            </w:ins>
          </w:p>
        </w:tc>
        <w:tc>
          <w:tcPr>
            <w:tcW w:w="3325" w:type="dxa"/>
          </w:tcPr>
          <w:p w14:paraId="2168BE99" w14:textId="04F26E40" w:rsidR="00A46EAA" w:rsidRPr="00997D17" w:rsidRDefault="002A1887" w:rsidP="00997D17">
            <w:pPr>
              <w:pStyle w:val="ListParagraph"/>
              <w:numPr>
                <w:ilvl w:val="0"/>
                <w:numId w:val="1"/>
              </w:numPr>
              <w:jc w:val="both"/>
              <w:rPr>
                <w:color w:val="000000"/>
              </w:rPr>
            </w:pPr>
            <w:r>
              <w:rPr>
                <w:color w:val="000000"/>
              </w:rPr>
              <w:lastRenderedPageBreak/>
              <w:t>Sehemu hii ya mji iko chini: Nzega iko kwenye uwanda wenye mteremko mdogo, na maji ya dhoruba kutoka mashamba yanayozunguka hukutana kwenye mitaa ya chini na eneo la soko, ambapo mitaro ni myembamba na mara nyingi huziba.</w:t>
            </w:r>
          </w:p>
          <w:p w14:paraId="125DAFD1" w14:textId="77777777" w:rsidR="00F433EC" w:rsidRDefault="00DC5789" w:rsidP="00997D17">
            <w:pPr>
              <w:pStyle w:val="ListParagraph"/>
              <w:numPr>
                <w:ilvl w:val="0"/>
                <w:numId w:val="1"/>
              </w:numPr>
              <w:jc w:val="both"/>
              <w:rPr>
                <w:ins w:id="5475" w:author="Bonephace Kaijage" w:date="2026-10-14T05:18:00Z" w16du:dateUtc="2026-10-14T03:18:00Z"/>
                <w:color w:val="000000"/>
              </w:rPr>
            </w:pPr>
            <w:r>
              <w:rPr>
                <w:color w:val="000000"/>
              </w:rPr>
              <w:t>Kwa wanaoishi na kufanya biashara hapa, ni vyema</w:t>
            </w:r>
            <w:r w:rsidR="002A1887">
              <w:rPr>
                <w:color w:val="000000"/>
              </w:rPr>
              <w:t xml:space="preserve"> kujenga kwa misingi iliyoinuliwa, kuweka mitaro wazi na kuhifadhi bidhaa kwenye rafu juu ya sakafu.</w:t>
            </w:r>
          </w:p>
          <w:p w14:paraId="2B17D364" w14:textId="56E97ADC" w:rsidR="00F433EC" w:rsidRDefault="00FE0A4D" w:rsidP="00997D17">
            <w:pPr>
              <w:pStyle w:val="ListParagraph"/>
              <w:numPr>
                <w:ilvl w:val="0"/>
                <w:numId w:val="1"/>
              </w:numPr>
              <w:jc w:val="both"/>
              <w:rPr>
                <w:ins w:id="5476" w:author="Bonephace Kaijage" w:date="2026-10-14T05:18:00Z" w16du:dateUtc="2026-10-14T03:18:00Z"/>
                <w:color w:val="000000"/>
              </w:rPr>
            </w:pPr>
            <w:ins w:id="5477" w:author="Bonephace Kaijage" w:date="2026-10-14T05:56:00Z" w16du:dateUtc="2026-10-14T03:56:00Z">
              <w:r>
                <w:rPr>
                  <w:color w:val="000000"/>
                </w:rPr>
                <w:t xml:space="preserve">Kinachoongeza hatari: kujenga juu ya mitaro au kuijaza taka, na kupanua </w:t>
              </w:r>
              <w:r>
                <w:rPr>
                  <w:color w:val="000000"/>
                </w:rPr>
                <w:lastRenderedPageBreak/>
                <w:t>maduka kwenye ardhi ya chini inayotuamisha maji.</w:t>
              </w:r>
            </w:ins>
          </w:p>
          <w:p w14:paraId="724D3368" w14:textId="77777777" w:rsidR="00FE0A4D" w:rsidRDefault="00F433EC" w:rsidP="00997D17">
            <w:pPr>
              <w:pStyle w:val="ListParagraph"/>
              <w:numPr>
                <w:ilvl w:val="0"/>
                <w:numId w:val="1"/>
              </w:numPr>
              <w:jc w:val="both"/>
              <w:rPr>
                <w:ins w:id="5478" w:author="Bonephace Kaijage" w:date="2026-10-14T05:59:00Z" w16du:dateUtc="2026-10-14T03:59:00Z"/>
                <w:color w:val="000000"/>
              </w:rPr>
            </w:pPr>
            <w:ins w:id="5479" w:author="Bonephace Kaijage" w:date="2026-10-14T05:18:00Z" w16du:dateUtc="2026-10-14T03:18:00Z">
              <w:r>
                <w:rPr>
                  <w:color w:val="000000"/>
                </w:rPr>
                <w:t>Fahamu mtaa wa juu ambao kaya au duka lako litahamia maji yanapoanza kutuama, na inua bidhaa na nyaraka kabla ya dhoruba.</w:t>
              </w:r>
            </w:ins>
          </w:p>
          <w:p w14:paraId="6545509C" w14:textId="16BA1AE3" w:rsidR="00A46EAA" w:rsidRPr="00997D17" w:rsidRDefault="00FE0A4D" w:rsidP="00997D17">
            <w:pPr>
              <w:pStyle w:val="ListParagraph"/>
              <w:numPr>
                <w:ilvl w:val="0"/>
                <w:numId w:val="1"/>
              </w:numPr>
              <w:jc w:val="both"/>
              <w:rPr>
                <w:bCs/>
                <w:color w:val="000000"/>
              </w:rPr>
            </w:pPr>
            <w:ins w:id="5480" w:author="Bonephace Kaijage" w:date="2026-10-14T05:59:00Z" w16du:dateUtc="2026-10-14T03:59:00Z">
              <w:r>
                <w:rPr>
                  <w:color w:val="000000"/>
                </w:rPr>
                <w:t>Kubalianeni nani atamsaidia yeyote katika kaya asiyeweza kuondoka, kuona au kusikia tahadhari peke yake.</w:t>
              </w:r>
            </w:ins>
          </w:p>
        </w:tc>
      </w:tr>
      <w:tr w:rsidR="00A46EAA" w:rsidRPr="001D64D9" w14:paraId="5870A72A" w14:textId="77777777" w:rsidTr="00997D17">
        <w:tc>
          <w:tcPr>
            <w:tcW w:w="3420" w:type="dxa"/>
          </w:tcPr>
          <w:p w14:paraId="3821EC99" w14:textId="33DC92A4" w:rsidR="00A46EAA" w:rsidRPr="00997D17" w:rsidRDefault="00A46EAA" w:rsidP="00997D17">
            <w:pPr>
              <w:pStyle w:val="ListParagraph"/>
              <w:numPr>
                <w:ilvl w:val="0"/>
                <w:numId w:val="1"/>
              </w:numPr>
              <w:jc w:val="both"/>
              <w:rPr>
                <w:color w:val="000000"/>
              </w:rPr>
            </w:pPr>
            <w:r w:rsidRPr="00997D17">
              <w:rPr>
                <w:color w:val="000000"/>
              </w:rPr>
              <w:lastRenderedPageBreak/>
              <w:t>T3/T8 junction and truck parks</w:t>
            </w:r>
          </w:p>
        </w:tc>
        <w:tc>
          <w:tcPr>
            <w:tcW w:w="3235" w:type="dxa"/>
          </w:tcPr>
          <w:p w14:paraId="087E7B68" w14:textId="2FF26583" w:rsidR="00A46EAA" w:rsidRPr="00997D17" w:rsidRDefault="00A46EAA" w:rsidP="00997D17">
            <w:pPr>
              <w:pStyle w:val="ListParagraph"/>
              <w:numPr>
                <w:ilvl w:val="0"/>
                <w:numId w:val="1"/>
              </w:numPr>
              <w:jc w:val="both"/>
              <w:rPr>
                <w:color w:val="000000"/>
              </w:rPr>
            </w:pPr>
            <w:r w:rsidRPr="00997D17">
              <w:rPr>
                <w:color w:val="000000"/>
              </w:rPr>
              <w:t>Makutano ya T3/T8 na maegesho ya malori</w:t>
            </w:r>
          </w:p>
        </w:tc>
        <w:tc>
          <w:tcPr>
            <w:tcW w:w="3605" w:type="dxa"/>
          </w:tcPr>
          <w:p w14:paraId="54ADD22C" w14:textId="179A51B0" w:rsidR="00997D17" w:rsidRDefault="002A1887" w:rsidP="00A46EAA">
            <w:pPr>
              <w:pStyle w:val="ListParagraph"/>
              <w:numPr>
                <w:ilvl w:val="0"/>
                <w:numId w:val="1"/>
              </w:numPr>
              <w:jc w:val="both"/>
              <w:rPr>
                <w:color w:val="000000"/>
              </w:rPr>
            </w:pPr>
            <w:r>
              <w:rPr>
                <w:color w:val="000000"/>
              </w:rPr>
              <w:t>This is a busy trunk-road junction: the T3 and T8 meet in Nzega, carrying heavy trucks and fuel tankers through town, and roadside trading and parking narrow the carriageway and raise the risk of crashes, spills and fire.</w:t>
            </w:r>
          </w:p>
          <w:p w14:paraId="78E22706" w14:textId="77777777" w:rsidR="00F433EC" w:rsidRDefault="00DC5789" w:rsidP="00997D17">
            <w:pPr>
              <w:pStyle w:val="ListParagraph"/>
              <w:numPr>
                <w:ilvl w:val="0"/>
                <w:numId w:val="1"/>
              </w:numPr>
              <w:jc w:val="both"/>
              <w:rPr>
                <w:ins w:id="5481" w:author="Bonephace Kaijage" w:date="2026-10-14T05:18:00Z" w16du:dateUtc="2026-10-14T03:18:00Z"/>
                <w:color w:val="000000"/>
              </w:rPr>
            </w:pPr>
            <w:r>
              <w:rPr>
                <w:color w:val="000000"/>
              </w:rPr>
              <w:t>For those trading and working here, it helps to</w:t>
            </w:r>
            <w:r w:rsidR="002A1887">
              <w:rPr>
                <w:color w:val="000000"/>
              </w:rPr>
              <w:t xml:space="preserve"> use market spaces set back from the carriageway and marked parking bays, and keep fire extinguishers ready at fuel stations and garages.</w:t>
            </w:r>
          </w:p>
          <w:p w14:paraId="76F2C201" w14:textId="6E0355CC" w:rsidR="00F433EC" w:rsidRDefault="00FE0A4D" w:rsidP="00997D17">
            <w:pPr>
              <w:pStyle w:val="ListParagraph"/>
              <w:numPr>
                <w:ilvl w:val="0"/>
                <w:numId w:val="1"/>
              </w:numPr>
              <w:jc w:val="both"/>
              <w:rPr>
                <w:ins w:id="5482" w:author="Bonephace Kaijage" w:date="2026-10-14T05:18:00Z" w16du:dateUtc="2026-10-14T03:18:00Z"/>
                <w:color w:val="000000"/>
              </w:rPr>
            </w:pPr>
            <w:ins w:id="5483" w:author="Bonephace Kaijage" w:date="2026-10-14T05:56:00Z" w16du:dateUtc="2026-10-14T03:56:00Z">
              <w:r>
                <w:rPr>
                  <w:color w:val="000000"/>
                </w:rPr>
                <w:t>What raises the risk: trading, parking and loading on the carriageway, storing fuel in shops and homes, and letting children play along the highway edge.</w:t>
              </w:r>
            </w:ins>
          </w:p>
          <w:p w14:paraId="11AEA5AB" w14:textId="77777777" w:rsidR="00FE0A4D" w:rsidRDefault="00F433EC" w:rsidP="00997D17">
            <w:pPr>
              <w:pStyle w:val="ListParagraph"/>
              <w:numPr>
                <w:ilvl w:val="0"/>
                <w:numId w:val="1"/>
              </w:numPr>
              <w:jc w:val="both"/>
              <w:rPr>
                <w:ins w:id="5484" w:author="Bonephace Kaijage" w:date="2026-10-14T05:59:00Z" w16du:dateUtc="2026-10-14T03:59:00Z"/>
                <w:color w:val="000000"/>
              </w:rPr>
            </w:pPr>
            <w:ins w:id="5485" w:author="Bonephace Kaijage" w:date="2026-10-14T05:18:00Z" w16du:dateUtc="2026-10-14T03:18:00Z">
              <w:r>
                <w:rPr>
                  <w:color w:val="000000"/>
                </w:rPr>
                <w:t>Know the open ground away from the fuel stations and the highway that traders will move to if a fuel fire or tanker crash happens, and clear it at once when told.</w:t>
              </w:r>
            </w:ins>
          </w:p>
          <w:p w14:paraId="775105BE" w14:textId="741650E2" w:rsidR="00A46EAA" w:rsidRPr="00997D17" w:rsidRDefault="00FE0A4D" w:rsidP="00997D17">
            <w:pPr>
              <w:pStyle w:val="ListParagraph"/>
              <w:numPr>
                <w:ilvl w:val="0"/>
                <w:numId w:val="1"/>
              </w:numPr>
              <w:jc w:val="both"/>
              <w:rPr>
                <w:color w:val="000000"/>
              </w:rPr>
            </w:pPr>
            <w:ins w:id="5486" w:author="Bonephace Kaijage" w:date="2026-10-14T05:59:00Z" w16du:dateUtc="2026-10-14T03:59:00Z">
              <w:r>
                <w:rPr>
                  <w:color w:val="000000"/>
                </w:rPr>
                <w:t xml:space="preserve">Agree who will help anyone in the household who cannot </w:t>
              </w:r>
              <w:r>
                <w:rPr>
                  <w:color w:val="000000"/>
                </w:rPr>
                <w:lastRenderedPageBreak/>
                <w:t>move, see or hear a warning on their own.</w:t>
              </w:r>
            </w:ins>
          </w:p>
        </w:tc>
        <w:tc>
          <w:tcPr>
            <w:tcW w:w="3325" w:type="dxa"/>
          </w:tcPr>
          <w:p w14:paraId="5726218A" w14:textId="057C1915" w:rsidR="00A46EAA" w:rsidRPr="001D64D9" w:rsidRDefault="002A1887" w:rsidP="00997D17">
            <w:pPr>
              <w:pStyle w:val="ListParagraph"/>
              <w:numPr>
                <w:ilvl w:val="0"/>
                <w:numId w:val="1"/>
              </w:numPr>
              <w:jc w:val="both"/>
              <w:rPr>
                <w:color w:val="000000"/>
              </w:rPr>
            </w:pPr>
            <w:r>
              <w:rPr>
                <w:color w:val="000000"/>
              </w:rPr>
              <w:lastRenderedPageBreak/>
              <w:t>Haya ni makutano ya barabara kuu yenye shughuli nyingi: T3 na T8 hukutana Nzega zikipitisha malori makubwa na magari ya mafuta katikati ya mji, na biashara na maegesho kando ya barabara hupunguza upana wa barabara na kuongeza hatari ya ajali, kumwagika kwa mafuta na moto.</w:t>
            </w:r>
          </w:p>
          <w:p w14:paraId="4E41F61A" w14:textId="77777777" w:rsidR="00F433EC" w:rsidRDefault="00DC5789" w:rsidP="00997D17">
            <w:pPr>
              <w:pStyle w:val="ListParagraph"/>
              <w:numPr>
                <w:ilvl w:val="0"/>
                <w:numId w:val="1"/>
              </w:numPr>
              <w:jc w:val="both"/>
              <w:rPr>
                <w:ins w:id="5487" w:author="Bonephace Kaijage" w:date="2026-10-14T05:18:00Z" w16du:dateUtc="2026-10-14T03:18:00Z"/>
                <w:color w:val="000000"/>
              </w:rPr>
            </w:pPr>
            <w:r>
              <w:rPr>
                <w:color w:val="000000"/>
              </w:rPr>
              <w:t>Kwa wanaofanya biashara na kazi hapa, ni vyema</w:t>
            </w:r>
            <w:r w:rsidR="002A1887">
              <w:rPr>
                <w:color w:val="000000"/>
              </w:rPr>
              <w:t xml:space="preserve"> kutumia maeneo ya biashara yaliyo mbali kidogo na barabara na maegesho yaliyowekwa alama, na kuweka vizimamoto tayari kwenye vituo vya mafuta na gereji.</w:t>
            </w:r>
          </w:p>
          <w:p w14:paraId="1C569B07" w14:textId="31202B05" w:rsidR="00F433EC" w:rsidRDefault="00FE0A4D" w:rsidP="00997D17">
            <w:pPr>
              <w:pStyle w:val="ListParagraph"/>
              <w:numPr>
                <w:ilvl w:val="0"/>
                <w:numId w:val="1"/>
              </w:numPr>
              <w:jc w:val="both"/>
              <w:rPr>
                <w:ins w:id="5488" w:author="Bonephace Kaijage" w:date="2026-10-14T05:18:00Z" w16du:dateUtc="2026-10-14T03:18:00Z"/>
                <w:color w:val="000000"/>
              </w:rPr>
            </w:pPr>
            <w:ins w:id="5489" w:author="Bonephace Kaijage" w:date="2026-10-14T05:56:00Z" w16du:dateUtc="2026-10-14T03:56:00Z">
              <w:r>
                <w:rPr>
                  <w:color w:val="000000"/>
                </w:rPr>
                <w:t>Kinachoongeza hatari: kufanya biashara, kuegesha na kupakia barabarani, kuhifadhi mafuta madukani na majumbani, na kuwaacha watoto wacheze ukingoni mwa barabara kuu.</w:t>
              </w:r>
            </w:ins>
          </w:p>
          <w:p w14:paraId="3C383439" w14:textId="77777777" w:rsidR="00FE0A4D" w:rsidRDefault="00F433EC" w:rsidP="00997D17">
            <w:pPr>
              <w:pStyle w:val="ListParagraph"/>
              <w:numPr>
                <w:ilvl w:val="0"/>
                <w:numId w:val="1"/>
              </w:numPr>
              <w:jc w:val="both"/>
              <w:rPr>
                <w:ins w:id="5490" w:author="Bonephace Kaijage" w:date="2026-10-14T05:59:00Z" w16du:dateUtc="2026-10-14T03:59:00Z"/>
                <w:color w:val="000000"/>
              </w:rPr>
            </w:pPr>
            <w:ins w:id="5491" w:author="Bonephace Kaijage" w:date="2026-10-14T05:18:00Z" w16du:dateUtc="2026-10-14T03:18:00Z">
              <w:r>
                <w:rPr>
                  <w:color w:val="000000"/>
                </w:rPr>
                <w:lastRenderedPageBreak/>
                <w:t>Fahamu uwanja wazi mbali na vituo vya mafuta na barabara kuu ambao wafanyabiashara watahamia moto wa mafuta au ajali ya lori la mafuta ikitokea, na ondokeni mara moja mnapoambiwa.</w:t>
              </w:r>
            </w:ins>
          </w:p>
          <w:p w14:paraId="7A56365E" w14:textId="53383B95" w:rsidR="00A46EAA" w:rsidRPr="001D64D9" w:rsidRDefault="00FE0A4D" w:rsidP="00997D17">
            <w:pPr>
              <w:pStyle w:val="ListParagraph"/>
              <w:numPr>
                <w:ilvl w:val="0"/>
                <w:numId w:val="1"/>
              </w:numPr>
              <w:jc w:val="both"/>
              <w:rPr>
                <w:bCs/>
                <w:color w:val="000000"/>
              </w:rPr>
            </w:pPr>
            <w:ins w:id="5492" w:author="Bonephace Kaijage" w:date="2026-10-14T05:59:00Z" w16du:dateUtc="2026-10-14T03:59:00Z">
              <w:r>
                <w:rPr>
                  <w:color w:val="000000"/>
                </w:rPr>
                <w:t>Kubalianeni nani atamsaidia yeyote katika kaya asiyeweza kuondoka, kuona au kusikia tahadhari peke yake.</w:t>
              </w:r>
            </w:ins>
          </w:p>
        </w:tc>
      </w:tr>
      <w:tr w:rsidR="00A46EAA" w:rsidRPr="00997D17" w14:paraId="0E338FD1" w14:textId="77777777" w:rsidTr="00997D17">
        <w:tc>
          <w:tcPr>
            <w:tcW w:w="3420" w:type="dxa"/>
          </w:tcPr>
          <w:p w14:paraId="74C9C933" w14:textId="1027483C" w:rsidR="00A46EAA" w:rsidRPr="00997D17" w:rsidRDefault="00A46EAA" w:rsidP="00997D17">
            <w:pPr>
              <w:pStyle w:val="ListParagraph"/>
              <w:numPr>
                <w:ilvl w:val="0"/>
                <w:numId w:val="1"/>
              </w:numPr>
              <w:jc w:val="both"/>
              <w:rPr>
                <w:color w:val="000000"/>
              </w:rPr>
            </w:pPr>
            <w:r w:rsidRPr="00997D17">
              <w:rPr>
                <w:color w:val="000000"/>
              </w:rPr>
              <w:lastRenderedPageBreak/>
              <w:t>Water points and households</w:t>
            </w:r>
          </w:p>
        </w:tc>
        <w:tc>
          <w:tcPr>
            <w:tcW w:w="3235" w:type="dxa"/>
          </w:tcPr>
          <w:p w14:paraId="7C38ACA6" w14:textId="4E0AD454" w:rsidR="00A46EAA" w:rsidRPr="00997D17" w:rsidRDefault="00A46EAA" w:rsidP="00997D17">
            <w:pPr>
              <w:pStyle w:val="ListParagraph"/>
              <w:numPr>
                <w:ilvl w:val="0"/>
                <w:numId w:val="1"/>
              </w:numPr>
              <w:jc w:val="both"/>
              <w:rPr>
                <w:color w:val="000000"/>
                <w:lang w:val="sv-SE"/>
              </w:rPr>
            </w:pPr>
            <w:r w:rsidRPr="00997D17">
              <w:rPr>
                <w:color w:val="000000"/>
                <w:lang w:val="sv-SE"/>
              </w:rPr>
              <w:t>Vituo vya maji na kaya</w:t>
            </w:r>
          </w:p>
        </w:tc>
        <w:tc>
          <w:tcPr>
            <w:tcW w:w="3605" w:type="dxa"/>
          </w:tcPr>
          <w:p w14:paraId="5219243D" w14:textId="13D02B8D" w:rsidR="00997D17" w:rsidRDefault="002A1887" w:rsidP="00A46EAA">
            <w:pPr>
              <w:pStyle w:val="ListParagraph"/>
              <w:numPr>
                <w:ilvl w:val="0"/>
                <w:numId w:val="1"/>
              </w:numPr>
              <w:jc w:val="both"/>
              <w:rPr>
                <w:color w:val="000000"/>
              </w:rPr>
            </w:pPr>
            <w:r>
              <w:rPr>
                <w:color w:val="000000"/>
              </w:rPr>
              <w:t>This town faces recurrent water shortage: supply in Nzega drops in the dry season (June–October) and whenever pipes or pumps fail, pushing households to unprotected sources.</w:t>
            </w:r>
          </w:p>
          <w:p w14:paraId="293458E5" w14:textId="77777777" w:rsidR="00F433EC" w:rsidRDefault="00DC5789" w:rsidP="00997D17">
            <w:pPr>
              <w:pStyle w:val="ListParagraph"/>
              <w:numPr>
                <w:ilvl w:val="0"/>
                <w:numId w:val="1"/>
              </w:numPr>
              <w:jc w:val="both"/>
              <w:rPr>
                <w:ins w:id="5493" w:author="Bonephace Kaijage" w:date="2026-10-14T05:18:00Z" w16du:dateUtc="2026-10-14T03:18:00Z"/>
                <w:color w:val="000000"/>
              </w:rPr>
            </w:pPr>
            <w:r>
              <w:rPr>
                <w:color w:val="000000"/>
              </w:rPr>
              <w:t>For those living here, it helps to</w:t>
            </w:r>
            <w:r w:rsidR="002A1887">
              <w:rPr>
                <w:color w:val="000000"/>
              </w:rPr>
              <w:t xml:space="preserve"> harvest roof rainwater, store water safely at home and report leaks early so supply lasts between interruptions.</w:t>
            </w:r>
          </w:p>
          <w:p w14:paraId="1E8A8AC9" w14:textId="599404CC" w:rsidR="00F433EC" w:rsidRDefault="00FE0A4D" w:rsidP="00997D17">
            <w:pPr>
              <w:pStyle w:val="ListParagraph"/>
              <w:numPr>
                <w:ilvl w:val="0"/>
                <w:numId w:val="1"/>
              </w:numPr>
              <w:jc w:val="both"/>
              <w:rPr>
                <w:ins w:id="5494" w:author="Bonephace Kaijage" w:date="2026-10-14T05:18:00Z" w16du:dateUtc="2026-10-14T03:18:00Z"/>
                <w:color w:val="000000"/>
              </w:rPr>
            </w:pPr>
            <w:ins w:id="5495" w:author="Bonephace Kaijage" w:date="2026-10-14T05:56:00Z" w16du:dateUtc="2026-10-14T03:56:00Z">
              <w:r>
                <w:rPr>
                  <w:color w:val="000000"/>
                </w:rPr>
                <w:t>What raises the risk: leaving water standing in open containers, drawing from unprotected sources when the supply stops, and wasting water in the dry months.</w:t>
              </w:r>
            </w:ins>
          </w:p>
          <w:p w14:paraId="11734FB7" w14:textId="77777777" w:rsidR="00FE0A4D" w:rsidRDefault="00F433EC" w:rsidP="00997D17">
            <w:pPr>
              <w:pStyle w:val="ListParagraph"/>
              <w:numPr>
                <w:ilvl w:val="0"/>
                <w:numId w:val="1"/>
              </w:numPr>
              <w:jc w:val="both"/>
              <w:rPr>
                <w:ins w:id="5496" w:author="Bonephace Kaijage" w:date="2026-10-14T05:59:00Z" w16du:dateUtc="2026-10-14T03:59:00Z"/>
                <w:color w:val="000000"/>
              </w:rPr>
            </w:pPr>
            <w:ins w:id="5497" w:author="Bonephace Kaijage" w:date="2026-10-14T05:18:00Z" w16du:dateUtc="2026-10-14T03:18:00Z">
              <w:r>
                <w:rPr>
                  <w:color w:val="000000"/>
                </w:rPr>
                <w:t>Agree as a household where water will come from when the supply is cut for days, and treat or boil any water from a new source.</w:t>
              </w:r>
            </w:ins>
          </w:p>
          <w:p w14:paraId="254457B7" w14:textId="0FC5D342" w:rsidR="00A46EAA" w:rsidRPr="00997D17" w:rsidRDefault="00FE0A4D" w:rsidP="00997D17">
            <w:pPr>
              <w:pStyle w:val="ListParagraph"/>
              <w:numPr>
                <w:ilvl w:val="0"/>
                <w:numId w:val="1"/>
              </w:numPr>
              <w:jc w:val="both"/>
              <w:rPr>
                <w:color w:val="000000"/>
              </w:rPr>
            </w:pPr>
            <w:ins w:id="5498" w:author="Bonephace Kaijage" w:date="2026-10-14T05:59:00Z" w16du:dateUtc="2026-10-14T03:59:00Z">
              <w:r>
                <w:rPr>
                  <w:color w:val="000000"/>
                </w:rPr>
                <w:t>Agree who will help anyone in the household who cannot move, see or hear a warning on their own.</w:t>
              </w:r>
            </w:ins>
          </w:p>
        </w:tc>
        <w:tc>
          <w:tcPr>
            <w:tcW w:w="3325" w:type="dxa"/>
          </w:tcPr>
          <w:p w14:paraId="72A91365" w14:textId="409A1549" w:rsidR="00A46EAA" w:rsidRPr="00997D17" w:rsidRDefault="002A1887" w:rsidP="00997D17">
            <w:pPr>
              <w:pStyle w:val="ListParagraph"/>
              <w:numPr>
                <w:ilvl w:val="0"/>
                <w:numId w:val="1"/>
              </w:numPr>
              <w:jc w:val="both"/>
              <w:rPr>
                <w:color w:val="000000"/>
              </w:rPr>
            </w:pPr>
            <w:r>
              <w:rPr>
                <w:color w:val="000000"/>
              </w:rPr>
              <w:t>Mji huu hukumbwa na uhaba wa maji wa mara kwa mara: upatikanaji wa maji Nzega hupungua wakati wa kiangazi (Juni–Oktoba) na pale mabomba au pampu zinapoharibika, hivyo kaya hulazimika kutumia vyanzo visivyolindwa.</w:t>
            </w:r>
          </w:p>
          <w:p w14:paraId="7EDFDE8E" w14:textId="77777777" w:rsidR="00F433EC" w:rsidRDefault="00DC5789" w:rsidP="00997D17">
            <w:pPr>
              <w:pStyle w:val="ListParagraph"/>
              <w:numPr>
                <w:ilvl w:val="0"/>
                <w:numId w:val="1"/>
              </w:numPr>
              <w:jc w:val="both"/>
              <w:rPr>
                <w:ins w:id="5499" w:author="Bonephace Kaijage" w:date="2026-10-14T05:18:00Z" w16du:dateUtc="2026-10-14T03:18:00Z"/>
                <w:color w:val="000000"/>
              </w:rPr>
            </w:pPr>
            <w:r>
              <w:rPr>
                <w:color w:val="000000"/>
              </w:rPr>
              <w:t>Kwa wanaoishi hapa, ni vyema</w:t>
            </w:r>
            <w:r w:rsidR="002A1887">
              <w:rPr>
                <w:color w:val="000000"/>
              </w:rPr>
              <w:t xml:space="preserve"> kuvuna maji ya mvua kutoka paa, kuhifadhi maji salama nyumbani na kutoa taarifa mapema za uvujaji ili maji yadumu kipindi cha kukatika kwa huduma.</w:t>
            </w:r>
          </w:p>
          <w:p w14:paraId="15E7F822" w14:textId="080670C9" w:rsidR="00F433EC" w:rsidRDefault="00FE0A4D" w:rsidP="00997D17">
            <w:pPr>
              <w:pStyle w:val="ListParagraph"/>
              <w:numPr>
                <w:ilvl w:val="0"/>
                <w:numId w:val="1"/>
              </w:numPr>
              <w:jc w:val="both"/>
              <w:rPr>
                <w:ins w:id="5500" w:author="Bonephace Kaijage" w:date="2026-10-14T05:18:00Z" w16du:dateUtc="2026-10-14T03:18:00Z"/>
                <w:color w:val="000000"/>
              </w:rPr>
            </w:pPr>
            <w:ins w:id="5501" w:author="Bonephace Kaijage" w:date="2026-10-14T05:56:00Z" w16du:dateUtc="2026-10-14T03:56:00Z">
              <w:r>
                <w:rPr>
                  <w:color w:val="000000"/>
                </w:rPr>
                <w:t>Kinachoongeza hatari: kuacha maji yakituama kwenye vyombo wazi, kuchota kwenye vyanzo visivyolindwa maji yanapokatika, na kupoteza maji miezi ya kiangazi.</w:t>
              </w:r>
            </w:ins>
          </w:p>
          <w:p w14:paraId="2BCAB7CD" w14:textId="77777777" w:rsidR="00FE0A4D" w:rsidRDefault="00F433EC" w:rsidP="00997D17">
            <w:pPr>
              <w:pStyle w:val="ListParagraph"/>
              <w:numPr>
                <w:ilvl w:val="0"/>
                <w:numId w:val="1"/>
              </w:numPr>
              <w:jc w:val="both"/>
              <w:rPr>
                <w:ins w:id="5502" w:author="Bonephace Kaijage" w:date="2026-10-14T05:59:00Z" w16du:dateUtc="2026-10-14T03:59:00Z"/>
                <w:color w:val="000000"/>
              </w:rPr>
            </w:pPr>
            <w:ins w:id="5503" w:author="Bonephace Kaijage" w:date="2026-10-14T05:18:00Z" w16du:dateUtc="2026-10-14T03:18:00Z">
              <w:r>
                <w:rPr>
                  <w:color w:val="000000"/>
                </w:rPr>
                <w:t xml:space="preserve">Kubalianeni kama kaya maji yatatoka wapi yanapokatika kwa siku </w:t>
              </w:r>
              <w:r>
                <w:rPr>
                  <w:color w:val="000000"/>
                </w:rPr>
                <w:lastRenderedPageBreak/>
                <w:t>kadhaa, na tibuni au chemsheni maji yoyote ya chanzo kipya.</w:t>
              </w:r>
            </w:ins>
          </w:p>
          <w:p w14:paraId="49E5C140" w14:textId="1AFA0333" w:rsidR="00A46EAA" w:rsidRPr="00997D17" w:rsidRDefault="00FE0A4D" w:rsidP="00997D17">
            <w:pPr>
              <w:pStyle w:val="ListParagraph"/>
              <w:numPr>
                <w:ilvl w:val="0"/>
                <w:numId w:val="1"/>
              </w:numPr>
              <w:jc w:val="both"/>
              <w:rPr>
                <w:bCs/>
                <w:color w:val="000000"/>
              </w:rPr>
            </w:pPr>
            <w:ins w:id="5504" w:author="Bonephace Kaijage" w:date="2026-10-14T05:59:00Z" w16du:dateUtc="2026-10-14T03:59:00Z">
              <w:r>
                <w:rPr>
                  <w:color w:val="000000"/>
                </w:rPr>
                <w:t>Kubalianeni nani atamsaidia yeyote katika kaya asiyeweza kuondoka, kuona au kusikia tahadhari peke yake.</w:t>
              </w:r>
            </w:ins>
          </w:p>
        </w:tc>
      </w:tr>
      <w:tr w:rsidR="00A46EAA" w:rsidRPr="00997D17" w14:paraId="4B416725" w14:textId="77777777" w:rsidTr="00997D17">
        <w:tc>
          <w:tcPr>
            <w:tcW w:w="3420" w:type="dxa"/>
          </w:tcPr>
          <w:p w14:paraId="6B20F70D" w14:textId="59277C95" w:rsidR="00A46EAA" w:rsidRPr="00997D17" w:rsidRDefault="00A46EAA" w:rsidP="00997D17">
            <w:pPr>
              <w:pStyle w:val="ListParagraph"/>
              <w:numPr>
                <w:ilvl w:val="0"/>
                <w:numId w:val="1"/>
              </w:numPr>
              <w:jc w:val="both"/>
              <w:rPr>
                <w:color w:val="000000"/>
              </w:rPr>
            </w:pPr>
            <w:r w:rsidRPr="00997D17">
              <w:rPr>
                <w:color w:val="000000"/>
              </w:rPr>
              <w:lastRenderedPageBreak/>
              <w:t>Mining pits near town</w:t>
            </w:r>
          </w:p>
        </w:tc>
        <w:tc>
          <w:tcPr>
            <w:tcW w:w="3235" w:type="dxa"/>
          </w:tcPr>
          <w:p w14:paraId="6AB29B6A" w14:textId="5AE3547E" w:rsidR="00A46EAA" w:rsidRPr="00997D17" w:rsidRDefault="00A46EAA" w:rsidP="00997D17">
            <w:pPr>
              <w:pStyle w:val="ListParagraph"/>
              <w:numPr>
                <w:ilvl w:val="0"/>
                <w:numId w:val="1"/>
              </w:numPr>
              <w:jc w:val="both"/>
              <w:rPr>
                <w:color w:val="000000"/>
              </w:rPr>
            </w:pPr>
            <w:r w:rsidRPr="00997D17">
              <w:rPr>
                <w:color w:val="000000"/>
              </w:rPr>
              <w:t>Mashimo ya madini karibu na mji</w:t>
            </w:r>
          </w:p>
        </w:tc>
        <w:tc>
          <w:tcPr>
            <w:tcW w:w="3605" w:type="dxa"/>
          </w:tcPr>
          <w:p w14:paraId="1776D705" w14:textId="69D3F423" w:rsidR="00997D17" w:rsidRDefault="002A1887" w:rsidP="00A46EAA">
            <w:pPr>
              <w:pStyle w:val="ListParagraph"/>
              <w:numPr>
                <w:ilvl w:val="0"/>
                <w:numId w:val="1"/>
              </w:numPr>
              <w:jc w:val="both"/>
              <w:rPr>
                <w:color w:val="000000"/>
              </w:rPr>
            </w:pPr>
            <w:r>
              <w:rPr>
                <w:color w:val="000000"/>
              </w:rPr>
              <w:t>This area has mining pits: gold pits around Nzega have unsupported walls in loose, weathered soil, collapse when saturated during the rains, and fill with water deep enough to drown.</w:t>
            </w:r>
          </w:p>
          <w:p w14:paraId="3191DAA6" w14:textId="77777777" w:rsidR="00F433EC" w:rsidRDefault="00DC5789" w:rsidP="00997D17">
            <w:pPr>
              <w:pStyle w:val="ListParagraph"/>
              <w:numPr>
                <w:ilvl w:val="0"/>
                <w:numId w:val="1"/>
              </w:numPr>
              <w:jc w:val="both"/>
              <w:rPr>
                <w:ins w:id="5505" w:author="Bonephace Kaijage" w:date="2026-10-14T05:18:00Z" w16du:dateUtc="2026-10-14T03:18:00Z"/>
                <w:color w:val="000000"/>
              </w:rPr>
            </w:pPr>
            <w:r>
              <w:rPr>
                <w:color w:val="000000"/>
              </w:rPr>
              <w:t>For those mining and living here, it helps to</w:t>
            </w:r>
            <w:r w:rsidR="002A1887">
              <w:rPr>
                <w:color w:val="000000"/>
              </w:rPr>
              <w:t xml:space="preserve"> shore pit walls, divert run-off away from pit mouths, and fence or backfill abandoned pits.</w:t>
            </w:r>
          </w:p>
          <w:p w14:paraId="5054DF10" w14:textId="70844BBB" w:rsidR="00F433EC" w:rsidRDefault="00FE0A4D" w:rsidP="00997D17">
            <w:pPr>
              <w:pStyle w:val="ListParagraph"/>
              <w:numPr>
                <w:ilvl w:val="0"/>
                <w:numId w:val="1"/>
              </w:numPr>
              <w:jc w:val="both"/>
              <w:rPr>
                <w:ins w:id="5506" w:author="Bonephace Kaijage" w:date="2026-10-14T05:18:00Z" w16du:dateUtc="2026-10-14T03:18:00Z"/>
                <w:color w:val="000000"/>
              </w:rPr>
            </w:pPr>
            <w:ins w:id="5507" w:author="Bonephace Kaijage" w:date="2026-10-14T05:56:00Z" w16du:dateUtc="2026-10-14T03:56:00Z">
              <w:r>
                <w:rPr>
                  <w:color w:val="000000"/>
                </w:rPr>
                <w:t>What raises the risk: digging pits without timbering, working them while rain is falling, building homes at the lip of old pits and washing ore in the streams people drink from.</w:t>
              </w:r>
            </w:ins>
          </w:p>
          <w:p w14:paraId="778B3972" w14:textId="77777777" w:rsidR="00FE0A4D" w:rsidRDefault="00F433EC" w:rsidP="00997D17">
            <w:pPr>
              <w:pStyle w:val="ListParagraph"/>
              <w:numPr>
                <w:ilvl w:val="0"/>
                <w:numId w:val="1"/>
              </w:numPr>
              <w:jc w:val="both"/>
              <w:rPr>
                <w:ins w:id="5508" w:author="Bonephace Kaijage" w:date="2026-10-14T05:59:00Z" w16du:dateUtc="2026-10-14T03:59:00Z"/>
                <w:color w:val="000000"/>
              </w:rPr>
            </w:pPr>
            <w:ins w:id="5509" w:author="Bonephace Kaijage" w:date="2026-10-14T05:18:00Z" w16du:dateUtc="2026-10-14T03:18:00Z">
              <w:r>
                <w:rPr>
                  <w:color w:val="000000"/>
                </w:rPr>
                <w:t>Keep everyone out of the pits once rain starts and know the firm ground away from them that your household will move to.</w:t>
              </w:r>
            </w:ins>
          </w:p>
          <w:p w14:paraId="61012EB6" w14:textId="3327B2CA" w:rsidR="00A46EAA" w:rsidRPr="00997D17" w:rsidRDefault="00FE0A4D" w:rsidP="00997D17">
            <w:pPr>
              <w:pStyle w:val="ListParagraph"/>
              <w:numPr>
                <w:ilvl w:val="0"/>
                <w:numId w:val="1"/>
              </w:numPr>
              <w:jc w:val="both"/>
              <w:rPr>
                <w:color w:val="000000"/>
              </w:rPr>
            </w:pPr>
            <w:ins w:id="5510" w:author="Bonephace Kaijage" w:date="2026-10-14T05:59:00Z" w16du:dateUtc="2026-10-14T03:59:00Z">
              <w:r>
                <w:rPr>
                  <w:color w:val="000000"/>
                </w:rPr>
                <w:t>Agree who will help anyone in the household who cannot move, see or hear a warning on their own.</w:t>
              </w:r>
            </w:ins>
          </w:p>
        </w:tc>
        <w:tc>
          <w:tcPr>
            <w:tcW w:w="3325" w:type="dxa"/>
          </w:tcPr>
          <w:p w14:paraId="611595DE" w14:textId="54C1FCC5" w:rsidR="00A46EAA" w:rsidRPr="00997D17" w:rsidRDefault="002A1887" w:rsidP="00997D17">
            <w:pPr>
              <w:pStyle w:val="ListParagraph"/>
              <w:numPr>
                <w:ilvl w:val="0"/>
                <w:numId w:val="1"/>
              </w:numPr>
              <w:jc w:val="both"/>
              <w:rPr>
                <w:color w:val="000000"/>
              </w:rPr>
            </w:pPr>
            <w:r>
              <w:rPr>
                <w:color w:val="000000"/>
              </w:rPr>
              <w:t>Eneo hili lina mashimo ya madini: mashimo ya dhahabu kuzunguka Nzega yana kuta zisizoimarishwa kwenye udongo laini, hubomoka yanapojaa maji wakati wa mvua, na hujaa maji yenye kina cha kuweza kuzamisha.</w:t>
            </w:r>
          </w:p>
          <w:p w14:paraId="3620B990" w14:textId="77777777" w:rsidR="00F433EC" w:rsidRDefault="00DC5789" w:rsidP="00997D17">
            <w:pPr>
              <w:pStyle w:val="ListParagraph"/>
              <w:numPr>
                <w:ilvl w:val="0"/>
                <w:numId w:val="1"/>
              </w:numPr>
              <w:jc w:val="both"/>
              <w:rPr>
                <w:ins w:id="5511" w:author="Bonephace Kaijage" w:date="2026-10-14T05:18:00Z" w16du:dateUtc="2026-10-14T03:18:00Z"/>
                <w:color w:val="000000"/>
              </w:rPr>
            </w:pPr>
            <w:r>
              <w:rPr>
                <w:color w:val="000000"/>
              </w:rPr>
              <w:t>Kwa wanaochimba na kuishi hapa, ni vyema</w:t>
            </w:r>
            <w:r w:rsidR="002A1887">
              <w:rPr>
                <w:color w:val="000000"/>
              </w:rPr>
              <w:t xml:space="preserve"> kuimarisha kuta za mashimo, kuelekeza maji ya mvua mbali na midomo ya mashimo, na kuzungushia uzio au kufukia mashimo yaliyoachwa.</w:t>
            </w:r>
          </w:p>
          <w:p w14:paraId="41D2E4FA" w14:textId="0751EA85" w:rsidR="00F433EC" w:rsidRDefault="00FE0A4D" w:rsidP="00997D17">
            <w:pPr>
              <w:pStyle w:val="ListParagraph"/>
              <w:numPr>
                <w:ilvl w:val="0"/>
                <w:numId w:val="1"/>
              </w:numPr>
              <w:jc w:val="both"/>
              <w:rPr>
                <w:ins w:id="5512" w:author="Bonephace Kaijage" w:date="2026-10-14T05:18:00Z" w16du:dateUtc="2026-10-14T03:18:00Z"/>
                <w:color w:val="000000"/>
              </w:rPr>
            </w:pPr>
            <w:ins w:id="5513" w:author="Bonephace Kaijage" w:date="2026-10-14T05:56:00Z" w16du:dateUtc="2026-10-14T03:56:00Z">
              <w:r>
                <w:rPr>
                  <w:color w:val="000000"/>
                </w:rPr>
                <w:t>Kinachoongeza hatari: kuchimba mashimo bila mihimili, kuyafanyia kazi mvua ikinyesha, kujenga nyumba kando ya mashimo ya zamani na kuosha mawe ya madini kwenye vijito ambavyo watu hunywa.</w:t>
              </w:r>
            </w:ins>
          </w:p>
          <w:p w14:paraId="27169F92" w14:textId="77777777" w:rsidR="00FE0A4D" w:rsidRDefault="00F433EC" w:rsidP="00997D17">
            <w:pPr>
              <w:pStyle w:val="ListParagraph"/>
              <w:numPr>
                <w:ilvl w:val="0"/>
                <w:numId w:val="1"/>
              </w:numPr>
              <w:jc w:val="both"/>
              <w:rPr>
                <w:ins w:id="5514" w:author="Bonephace Kaijage" w:date="2026-10-14T05:59:00Z" w16du:dateUtc="2026-10-14T03:59:00Z"/>
                <w:color w:val="000000"/>
              </w:rPr>
            </w:pPr>
            <w:ins w:id="5515" w:author="Bonephace Kaijage" w:date="2026-10-14T05:18:00Z" w16du:dateUtc="2026-10-14T03:18:00Z">
              <w:r>
                <w:rPr>
                  <w:color w:val="000000"/>
                </w:rPr>
                <w:t>Mtoe kila mtu mashimoni mara mvua inapoanza na fahamu eneo imara mbali nayo ambalo kaya yako itahamia.</w:t>
              </w:r>
            </w:ins>
          </w:p>
          <w:p w14:paraId="0569E9F7" w14:textId="29F46A19" w:rsidR="00A46EAA" w:rsidRPr="00997D17" w:rsidRDefault="00FE0A4D" w:rsidP="00997D17">
            <w:pPr>
              <w:pStyle w:val="ListParagraph"/>
              <w:numPr>
                <w:ilvl w:val="0"/>
                <w:numId w:val="1"/>
              </w:numPr>
              <w:jc w:val="both"/>
              <w:rPr>
                <w:bCs/>
                <w:color w:val="000000"/>
              </w:rPr>
            </w:pPr>
            <w:ins w:id="5516" w:author="Bonephace Kaijage" w:date="2026-10-14T05:59:00Z" w16du:dateUtc="2026-10-14T03:59:00Z">
              <w:r>
                <w:rPr>
                  <w:color w:val="000000"/>
                </w:rPr>
                <w:lastRenderedPageBreak/>
                <w:t>Kubalianeni nani atamsaidia yeyote katika kaya asiyeweza kuondoka, kuona au kusikia tahadhari peke yake.</w:t>
              </w:r>
            </w:ins>
          </w:p>
        </w:tc>
      </w:tr>
      <w:tr w:rsidR="00A46EAA" w:rsidRPr="00997D17" w14:paraId="73ED6669" w14:textId="77777777" w:rsidTr="00997D17">
        <w:tc>
          <w:tcPr>
            <w:tcW w:w="3420" w:type="dxa"/>
          </w:tcPr>
          <w:p w14:paraId="271EDC0C" w14:textId="18D6053A" w:rsidR="00A46EAA" w:rsidRPr="00997D17" w:rsidRDefault="00A46EAA" w:rsidP="00997D17">
            <w:pPr>
              <w:pStyle w:val="ListParagraph"/>
              <w:numPr>
                <w:ilvl w:val="0"/>
                <w:numId w:val="1"/>
              </w:numPr>
              <w:jc w:val="both"/>
              <w:rPr>
                <w:color w:val="000000"/>
              </w:rPr>
            </w:pPr>
            <w:r w:rsidRPr="00997D17">
              <w:rPr>
                <w:color w:val="000000"/>
              </w:rPr>
              <w:lastRenderedPageBreak/>
              <w:t>Unplanned and crowded settlements</w:t>
            </w:r>
          </w:p>
        </w:tc>
        <w:tc>
          <w:tcPr>
            <w:tcW w:w="3235" w:type="dxa"/>
          </w:tcPr>
          <w:p w14:paraId="65EC7786" w14:textId="65933ACA" w:rsidR="00A46EAA" w:rsidRPr="00997D17" w:rsidRDefault="00A46EAA" w:rsidP="00997D17">
            <w:pPr>
              <w:pStyle w:val="ListParagraph"/>
              <w:numPr>
                <w:ilvl w:val="0"/>
                <w:numId w:val="1"/>
              </w:numPr>
              <w:jc w:val="both"/>
              <w:rPr>
                <w:color w:val="000000"/>
              </w:rPr>
            </w:pPr>
            <w:r w:rsidRPr="00997D17">
              <w:rPr>
                <w:color w:val="000000"/>
              </w:rPr>
              <w:t>Makazi holela na yenye msongamano</w:t>
            </w:r>
          </w:p>
        </w:tc>
        <w:tc>
          <w:tcPr>
            <w:tcW w:w="3605" w:type="dxa"/>
          </w:tcPr>
          <w:p w14:paraId="00C8DCE7" w14:textId="1A759B16" w:rsidR="00997D17" w:rsidRDefault="002A1887" w:rsidP="00A46EAA">
            <w:pPr>
              <w:pStyle w:val="ListParagraph"/>
              <w:numPr>
                <w:ilvl w:val="0"/>
                <w:numId w:val="1"/>
              </w:numPr>
              <w:jc w:val="both"/>
              <w:rPr>
                <w:color w:val="000000"/>
              </w:rPr>
            </w:pPr>
            <w:r>
              <w:rPr>
                <w:color w:val="000000"/>
              </w:rPr>
              <w:t>This is a densely built settlement: in unplanned mitaa, closely packed houses share drains and access paths, so one blocked drain floods several homes and one fire can spread from roof to roof.</w:t>
            </w:r>
          </w:p>
          <w:p w14:paraId="7A5C472D" w14:textId="77777777" w:rsidR="00F433EC" w:rsidRDefault="00DC5789" w:rsidP="00997D17">
            <w:pPr>
              <w:pStyle w:val="ListParagraph"/>
              <w:numPr>
                <w:ilvl w:val="0"/>
                <w:numId w:val="1"/>
              </w:numPr>
              <w:jc w:val="both"/>
              <w:rPr>
                <w:ins w:id="5517" w:author="Bonephace Kaijage" w:date="2026-10-14T05:18:00Z" w16du:dateUtc="2026-10-14T03:18:00Z"/>
                <w:color w:val="000000"/>
              </w:rPr>
            </w:pPr>
            <w:r>
              <w:rPr>
                <w:color w:val="000000"/>
              </w:rPr>
              <w:t>For those living here, it helps to</w:t>
            </w:r>
            <w:r w:rsidR="002A1887">
              <w:rPr>
                <w:color w:val="000000"/>
              </w:rPr>
              <w:t xml:space="preserve"> leave space between buildings, keep lanes wide enough for fire and rescue vehicles, and keep shared drains open.</w:t>
            </w:r>
          </w:p>
          <w:p w14:paraId="0A3E651C" w14:textId="1B3568FC" w:rsidR="00F433EC" w:rsidRDefault="00FE0A4D" w:rsidP="00997D17">
            <w:pPr>
              <w:pStyle w:val="ListParagraph"/>
              <w:numPr>
                <w:ilvl w:val="0"/>
                <w:numId w:val="1"/>
              </w:numPr>
              <w:jc w:val="both"/>
              <w:rPr>
                <w:ins w:id="5518" w:author="Bonephace Kaijage" w:date="2026-10-14T05:18:00Z" w16du:dateUtc="2026-10-14T03:18:00Z"/>
                <w:color w:val="000000"/>
              </w:rPr>
            </w:pPr>
            <w:ins w:id="5519" w:author="Bonephace Kaijage" w:date="2026-10-14T05:56:00Z" w16du:dateUtc="2026-10-14T03:56:00Z">
              <w:r>
                <w:rPr>
                  <w:color w:val="000000"/>
                </w:rPr>
                <w:t>What raises the risk: building wall to wall across the lanes, running loose wiring between houses, cooking with charcoal inside closed rooms and filling the shared drains with waste.</w:t>
              </w:r>
            </w:ins>
          </w:p>
          <w:p w14:paraId="5EFC4C66" w14:textId="77777777" w:rsidR="00FE0A4D" w:rsidRDefault="00F433EC" w:rsidP="00997D17">
            <w:pPr>
              <w:pStyle w:val="ListParagraph"/>
              <w:numPr>
                <w:ilvl w:val="0"/>
                <w:numId w:val="1"/>
              </w:numPr>
              <w:jc w:val="both"/>
              <w:rPr>
                <w:ins w:id="5520" w:author="Bonephace Kaijage" w:date="2026-10-14T05:59:00Z" w16du:dateUtc="2026-10-14T03:59:00Z"/>
                <w:color w:val="000000"/>
              </w:rPr>
            </w:pPr>
            <w:ins w:id="5521" w:author="Bonephace Kaijage" w:date="2026-10-14T05:18:00Z" w16du:dateUtc="2026-10-14T03:18:00Z">
              <w:r>
                <w:rPr>
                  <w:color w:val="000000"/>
                </w:rPr>
                <w:t>Agree with neighbours on the open ground the street will move to if fire breaks out, and keep the lane to it clear every day, not only when the fire truck is coming.</w:t>
              </w:r>
            </w:ins>
          </w:p>
          <w:p w14:paraId="3BB22E3D" w14:textId="100BC378" w:rsidR="00A46EAA" w:rsidRPr="00997D17" w:rsidRDefault="00FE0A4D" w:rsidP="00997D17">
            <w:pPr>
              <w:pStyle w:val="ListParagraph"/>
              <w:numPr>
                <w:ilvl w:val="0"/>
                <w:numId w:val="1"/>
              </w:numPr>
              <w:jc w:val="both"/>
              <w:rPr>
                <w:color w:val="000000"/>
              </w:rPr>
            </w:pPr>
            <w:ins w:id="5522" w:author="Bonephace Kaijage" w:date="2026-10-14T05:59:00Z" w16du:dateUtc="2026-10-14T03:59:00Z">
              <w:r>
                <w:rPr>
                  <w:color w:val="000000"/>
                </w:rPr>
                <w:t>Agree who will help anyone in the household who cannot move, see or hear a warning on their own.</w:t>
              </w:r>
            </w:ins>
          </w:p>
        </w:tc>
        <w:tc>
          <w:tcPr>
            <w:tcW w:w="3325" w:type="dxa"/>
          </w:tcPr>
          <w:p w14:paraId="1E7E0A61" w14:textId="28C378A1" w:rsidR="00A46EAA" w:rsidRPr="00997D17" w:rsidRDefault="002A1887" w:rsidP="00997D17">
            <w:pPr>
              <w:pStyle w:val="ListParagraph"/>
              <w:numPr>
                <w:ilvl w:val="0"/>
                <w:numId w:val="1"/>
              </w:numPr>
              <w:jc w:val="both"/>
              <w:rPr>
                <w:color w:val="000000"/>
              </w:rPr>
            </w:pPr>
            <w:r>
              <w:rPr>
                <w:color w:val="000000"/>
              </w:rPr>
              <w:t>Haya ni makazi yaliyobanana: katika mitaa isiyopangwa nyumba hutegemea mitaro na njia zile zile, hivyo mtaro mmoja ukiziba nyumba kadhaa hufurika na moto mmoja unaweza kusambaa kutoka paa moja hadi jingine.</w:t>
            </w:r>
          </w:p>
          <w:p w14:paraId="0C0521BB" w14:textId="77777777" w:rsidR="00F433EC" w:rsidRDefault="00DC5789" w:rsidP="00997D17">
            <w:pPr>
              <w:pStyle w:val="ListParagraph"/>
              <w:numPr>
                <w:ilvl w:val="0"/>
                <w:numId w:val="1"/>
              </w:numPr>
              <w:jc w:val="both"/>
              <w:rPr>
                <w:ins w:id="5523" w:author="Bonephace Kaijage" w:date="2026-10-14T05:18:00Z" w16du:dateUtc="2026-10-14T03:18:00Z"/>
                <w:color w:val="000000"/>
              </w:rPr>
            </w:pPr>
            <w:r>
              <w:rPr>
                <w:color w:val="000000"/>
              </w:rPr>
              <w:t>Kwa wanaoishi hapa, ni vyema</w:t>
            </w:r>
            <w:r w:rsidR="002A1887">
              <w:rPr>
                <w:color w:val="000000"/>
              </w:rPr>
              <w:t xml:space="preserve"> kuacha nafasi kati ya majengo, kuweka njia pana za kupitisha magari ya zimamoto na uokoaji, na kuweka mitaro ya pamoja wazi.</w:t>
            </w:r>
          </w:p>
          <w:p w14:paraId="5DC7400C" w14:textId="5D2B1632" w:rsidR="00F433EC" w:rsidRDefault="00FE0A4D" w:rsidP="00997D17">
            <w:pPr>
              <w:pStyle w:val="ListParagraph"/>
              <w:numPr>
                <w:ilvl w:val="0"/>
                <w:numId w:val="1"/>
              </w:numPr>
              <w:jc w:val="both"/>
              <w:rPr>
                <w:ins w:id="5524" w:author="Bonephace Kaijage" w:date="2026-10-14T05:18:00Z" w16du:dateUtc="2026-10-14T03:18:00Z"/>
                <w:color w:val="000000"/>
              </w:rPr>
            </w:pPr>
            <w:ins w:id="5525" w:author="Bonephace Kaijage" w:date="2026-10-14T05:56:00Z" w16du:dateUtc="2026-10-14T03:56:00Z">
              <w:r>
                <w:rPr>
                  <w:color w:val="000000"/>
                </w:rPr>
                <w:t>Kinachoongeza hatari: kujenga ukuta kwa ukuta kuvuka vichochoro, kuvuta nyaya zilizolegea kati ya nyumba, kupika kwa mkaa ndani ya vyumba vilivyofungwa na kujaza mitaro ya pamoja taka.</w:t>
              </w:r>
            </w:ins>
          </w:p>
          <w:p w14:paraId="479EBB01" w14:textId="77777777" w:rsidR="00FE0A4D" w:rsidRDefault="00F433EC" w:rsidP="00997D17">
            <w:pPr>
              <w:pStyle w:val="ListParagraph"/>
              <w:numPr>
                <w:ilvl w:val="0"/>
                <w:numId w:val="1"/>
              </w:numPr>
              <w:jc w:val="both"/>
              <w:rPr>
                <w:ins w:id="5526" w:author="Bonephace Kaijage" w:date="2026-10-14T05:59:00Z" w16du:dateUtc="2026-10-14T03:59:00Z"/>
                <w:color w:val="000000"/>
              </w:rPr>
            </w:pPr>
            <w:ins w:id="5527" w:author="Bonephace Kaijage" w:date="2026-10-14T05:18:00Z" w16du:dateUtc="2026-10-14T03:18:00Z">
              <w:r>
                <w:rPr>
                  <w:color w:val="000000"/>
                </w:rPr>
                <w:t>Kubalianeni na majirani uwanja wazi ambao mtaa utahamia moto ukitokea, na wekeni njia ya kufika huko wazi kila siku, si tu gari la zimamoto linapokuja.</w:t>
              </w:r>
            </w:ins>
          </w:p>
          <w:p w14:paraId="3DA4BCD7" w14:textId="2F78FA71" w:rsidR="00A46EAA" w:rsidRPr="00997D17" w:rsidRDefault="00FE0A4D" w:rsidP="00997D17">
            <w:pPr>
              <w:pStyle w:val="ListParagraph"/>
              <w:numPr>
                <w:ilvl w:val="0"/>
                <w:numId w:val="1"/>
              </w:numPr>
              <w:jc w:val="both"/>
              <w:rPr>
                <w:bCs/>
                <w:color w:val="000000"/>
              </w:rPr>
            </w:pPr>
            <w:ins w:id="5528" w:author="Bonephace Kaijage" w:date="2026-10-14T05:59:00Z" w16du:dateUtc="2026-10-14T03:59:00Z">
              <w:r>
                <w:rPr>
                  <w:color w:val="000000"/>
                </w:rPr>
                <w:t>Kubalianeni nani atamsaidia yeyote katika kaya asiyeweza kuondoka, kuona au kusikia tahadhari peke yake.</w:t>
              </w:r>
            </w:ins>
          </w:p>
        </w:tc>
      </w:tr>
    </w:tbl>
    <w:p w14:paraId="771B1766" w14:textId="77777777" w:rsidR="00FE0A4D" w:rsidRPr="00FE0A4D" w:rsidRDefault="00FE0A4D" w:rsidP="00FE0A4D">
      <w:pPr>
        <w:spacing w:after="120"/>
        <w:rPr>
          <w:ins w:id="5529" w:author="Bonephace Kaijage" w:date="2026-10-14T06:01:00Z" w16du:dateUtc="2026-10-14T04:01:00Z"/>
          <w:i/>
          <w:sz w:val="18"/>
          <w:rPrChange w:id="5530" w:author="Bonephace Kaijage" w:date="2026-10-14T06:01:00Z" w16du:dateUtc="2026-10-14T04:01:00Z">
            <w:rPr>
              <w:ins w:id="5531" w:author="Bonephace Kaijage" w:date="2026-10-14T06:01:00Z" w16du:dateUtc="2026-10-14T04:01:00Z"/>
            </w:rPr>
          </w:rPrChange>
        </w:rPr>
        <w:pPrChange w:id="5532" w:author="Bonephace Kaijage" w:date="2026-10-14T06:01:00Z" w16du:dateUtc="2026-10-14T04:01:00Z">
          <w:pPr/>
        </w:pPrChange>
      </w:pPr>
      <w:ins w:id="5533" w:author="Bonephace Kaijage" w:date="2026-10-14T06:01:00Z" w16du:dateUtc="2026-10-14T04:01:00Z">
        <w:r w:rsidRPr="00FE0A4D">
          <w:rPr>
            <w:i/>
            <w:sz w:val="18"/>
            <w:rPrChange w:id="5534"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2F893DD3" w14:textId="76AA1CAD" w:rsidR="00A46EAA" w:rsidRPr="00997D17" w:rsidRDefault="00A46EAA" w:rsidP="00997D17"/>
    <w:p w14:paraId="4DC8D104" w14:textId="6D249587" w:rsidR="00A46EAA" w:rsidRPr="003C587E" w:rsidRDefault="00A46EAA">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0FA6C296" w14:textId="77777777">
        <w:tc>
          <w:tcPr>
            <w:tcW w:w="4532" w:type="dxa"/>
            <w:shd w:val="clear" w:color="auto" w:fill="FFFF00"/>
            <w:vAlign w:val="center"/>
          </w:tcPr>
          <w:p w14:paraId="5DA0B563" w14:textId="77777777" w:rsidR="00D52BA9" w:rsidRPr="00997D17" w:rsidRDefault="00D52BA9">
            <w:pPr>
              <w:jc w:val="both"/>
              <w:rPr>
                <w:color w:val="000000"/>
                <w:sz w:val="22"/>
                <w:szCs w:val="22"/>
              </w:rPr>
            </w:pPr>
            <w:r w:rsidRPr="00997D17">
              <w:rPr>
                <w:color w:val="000000"/>
                <w:sz w:val="22"/>
                <w:szCs w:val="22"/>
              </w:rPr>
              <w:t>ADVISORY</w:t>
            </w:r>
          </w:p>
        </w:tc>
        <w:tc>
          <w:tcPr>
            <w:tcW w:w="6798" w:type="dxa"/>
            <w:shd w:val="clear" w:color="auto" w:fill="FFFF00"/>
            <w:vAlign w:val="center"/>
          </w:tcPr>
          <w:p w14:paraId="795B6F74" w14:textId="77777777" w:rsidR="00D52BA9" w:rsidRPr="00997D17" w:rsidRDefault="00D52BA9">
            <w:pPr>
              <w:jc w:val="both"/>
              <w:rPr>
                <w:color w:val="000000"/>
                <w:sz w:val="22"/>
                <w:szCs w:val="22"/>
              </w:rPr>
            </w:pPr>
            <w:r w:rsidRPr="00997D17">
              <w:rPr>
                <w:color w:val="000000"/>
                <w:sz w:val="22"/>
                <w:szCs w:val="22"/>
              </w:rPr>
              <w:t>BE PREPARED</w:t>
            </w:r>
          </w:p>
        </w:tc>
        <w:tc>
          <w:tcPr>
            <w:tcW w:w="2266" w:type="dxa"/>
            <w:shd w:val="clear" w:color="auto" w:fill="FFFF00"/>
            <w:vAlign w:val="center"/>
          </w:tcPr>
          <w:p w14:paraId="43CFA2D6" w14:textId="77777777" w:rsidR="00D52BA9" w:rsidRPr="00997D17" w:rsidRDefault="00D52BA9">
            <w:pPr>
              <w:jc w:val="both"/>
              <w:rPr>
                <w:color w:val="000000"/>
                <w:sz w:val="22"/>
                <w:szCs w:val="22"/>
              </w:rPr>
            </w:pPr>
            <w:r w:rsidRPr="00997D17">
              <w:rPr>
                <w:color w:val="000000"/>
                <w:sz w:val="22"/>
                <w:szCs w:val="22"/>
              </w:rPr>
              <w:t>LEVEL 1</w:t>
            </w:r>
          </w:p>
        </w:tc>
      </w:tr>
    </w:tbl>
    <w:p w14:paraId="0B83BBFA" w14:textId="77777777" w:rsidR="00D52BA9" w:rsidRPr="00997D17" w:rsidRDefault="00D52BA9">
      <w:pPr>
        <w:jc w:val="both"/>
        <w:rPr>
          <w:color w:val="000000"/>
          <w:sz w:val="22"/>
          <w:szCs w:val="22"/>
        </w:rPr>
      </w:pPr>
    </w:p>
    <w:p w14:paraId="57CF243C"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06AA1873" w14:textId="77777777" w:rsidTr="00997D17">
        <w:trPr>
          <w:tblHeader/>
        </w:trPr>
        <w:tc>
          <w:tcPr>
            <w:tcW w:w="3420" w:type="dxa"/>
            <w:shd w:val="clear" w:color="auto" w:fill="D9D9D9"/>
          </w:tcPr>
          <w:p w14:paraId="40ADF766"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6CF8E995"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2425D7B1"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5AD05DC4"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3881F9CE" w14:textId="77777777" w:rsidTr="00997D17">
        <w:tc>
          <w:tcPr>
            <w:tcW w:w="3420" w:type="dxa"/>
          </w:tcPr>
          <w:p w14:paraId="4678AB0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Dry spells strain Nzega town's water supply; short heavy storms cause flash runoff in town drains and at the T3/T8 junction. Strong winds and dust, and lightning where storms build.</w:t>
            </w:r>
          </w:p>
        </w:tc>
        <w:tc>
          <w:tcPr>
            <w:tcW w:w="3235" w:type="dxa"/>
          </w:tcPr>
          <w:p w14:paraId="1E44F3D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Vipindi vya ukavu vinapunguza maji mjini Nzega; mvua fupi kubwa zinasababisha maji kutiririka kwa kasi kwenye mitaro ya mji na makutano ya barabara T3/T8. Upepo mkali, vumbi na radi dhoruba inapojengeka.</w:t>
            </w:r>
          </w:p>
        </w:tc>
        <w:tc>
          <w:tcPr>
            <w:tcW w:w="3605" w:type="dxa"/>
          </w:tcPr>
          <w:p w14:paraId="564A8A7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The water authority publishes a rationing timetable; households store water in clean, covered containers.</w:t>
            </w:r>
          </w:p>
          <w:p w14:paraId="04ADF20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Town council clears drains and culverts around the market, bus stand and the T3/T8 junction.</w:t>
            </w:r>
          </w:p>
          <w:p w14:paraId="202A123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Traders and households tie down roofs and remove loose objects that strong winds can lift.</w:t>
            </w:r>
          </w:p>
          <w:p w14:paraId="0909998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Drivers on T3 and T8: slow down, use headlights and never cross water flowing over the road.</w:t>
            </w:r>
          </w:p>
        </w:tc>
        <w:tc>
          <w:tcPr>
            <w:tcW w:w="3325" w:type="dxa"/>
          </w:tcPr>
          <w:p w14:paraId="5052B55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Mamlaka ya maji itangaze ratiba ya mgawo wa maji; kaya zihifadhi maji kwenye vyombo safi vilivyofunikwa.</w:t>
            </w:r>
          </w:p>
          <w:p w14:paraId="1002BAE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Halmashauri ya Mji isafishe mitaro na makalavati kuzunguka soko, stendi na makutano ya T3/T8.</w:t>
            </w:r>
          </w:p>
          <w:p w14:paraId="53C8AE3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Wafanyabiashara na kaya wafunge vizuri paa na waondoe vitu vinavyoweza kupeperushwa na upepo.</w:t>
            </w:r>
          </w:p>
          <w:p w14:paraId="54CF872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Madereva wa T3 na T8: punguzeni mwendo, washeni taa na msivuke maji yanayopita juu ya barabara.</w:t>
            </w:r>
          </w:p>
        </w:tc>
      </w:tr>
      <w:tr w:rsidR="00D52BA9" w:rsidRPr="00997D17" w14:paraId="3F5812D2" w14:textId="77777777" w:rsidTr="00997D17">
        <w:tc>
          <w:tcPr>
            <w:tcW w:w="3420" w:type="dxa"/>
          </w:tcPr>
          <w:p w14:paraId="6D59249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0FDE472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5D5D160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57223F5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advisory remains in place until the authorities update or withdraw it.</w:t>
            </w:r>
          </w:p>
        </w:tc>
        <w:tc>
          <w:tcPr>
            <w:tcW w:w="3325" w:type="dxa"/>
          </w:tcPr>
          <w:p w14:paraId="57E3D22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endeleeni kufuatilia taarifa za TMA, Kamati za Usimamizi wa Maafa na viongozi wa eneo.</w:t>
            </w:r>
          </w:p>
          <w:p w14:paraId="5A02FAB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hadi mamlaka zitakapoihuisha au kuiondoa rasmi.</w:t>
            </w:r>
          </w:p>
        </w:tc>
      </w:tr>
    </w:tbl>
    <w:p w14:paraId="30D6D6CF" w14:textId="77777777" w:rsidR="00D52BA9" w:rsidRPr="00997D17" w:rsidRDefault="00D52BA9">
      <w:pPr>
        <w:jc w:val="both"/>
        <w:rPr>
          <w:color w:val="000000"/>
          <w:sz w:val="22"/>
          <w:szCs w:val="22"/>
        </w:rPr>
      </w:pPr>
    </w:p>
    <w:p w14:paraId="3CFB98D8"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48FF6D33" w14:textId="77777777">
        <w:tc>
          <w:tcPr>
            <w:tcW w:w="4532" w:type="dxa"/>
            <w:shd w:val="clear" w:color="auto" w:fill="ED7D31"/>
            <w:vAlign w:val="center"/>
          </w:tcPr>
          <w:p w14:paraId="1B23618D" w14:textId="77777777" w:rsidR="00D52BA9" w:rsidRPr="00997D17" w:rsidRDefault="00D52BA9">
            <w:pPr>
              <w:jc w:val="both"/>
              <w:rPr>
                <w:color w:val="000000"/>
                <w:sz w:val="22"/>
                <w:szCs w:val="22"/>
              </w:rPr>
            </w:pPr>
            <w:r w:rsidRPr="00997D17">
              <w:rPr>
                <w:color w:val="000000"/>
                <w:sz w:val="22"/>
                <w:szCs w:val="22"/>
              </w:rPr>
              <w:lastRenderedPageBreak/>
              <w:t>WARNING</w:t>
            </w:r>
          </w:p>
        </w:tc>
        <w:tc>
          <w:tcPr>
            <w:tcW w:w="6798" w:type="dxa"/>
            <w:shd w:val="clear" w:color="auto" w:fill="ED7D31"/>
            <w:vAlign w:val="center"/>
          </w:tcPr>
          <w:p w14:paraId="376211D9" w14:textId="77777777" w:rsidR="00D52BA9" w:rsidRPr="00997D17" w:rsidRDefault="00D52BA9">
            <w:pPr>
              <w:jc w:val="both"/>
              <w:rPr>
                <w:color w:val="000000"/>
                <w:sz w:val="22"/>
                <w:szCs w:val="22"/>
              </w:rPr>
            </w:pPr>
            <w:r w:rsidRPr="00997D17">
              <w:rPr>
                <w:color w:val="000000"/>
                <w:sz w:val="22"/>
                <w:szCs w:val="22"/>
              </w:rPr>
              <w:t>TAKE ACTION</w:t>
            </w:r>
          </w:p>
        </w:tc>
        <w:tc>
          <w:tcPr>
            <w:tcW w:w="2266" w:type="dxa"/>
            <w:shd w:val="clear" w:color="auto" w:fill="ED7D31"/>
            <w:vAlign w:val="center"/>
          </w:tcPr>
          <w:p w14:paraId="48539171" w14:textId="77777777" w:rsidR="00D52BA9" w:rsidRPr="00997D17" w:rsidRDefault="00D52BA9">
            <w:pPr>
              <w:jc w:val="both"/>
              <w:rPr>
                <w:color w:val="000000"/>
                <w:sz w:val="22"/>
                <w:szCs w:val="22"/>
              </w:rPr>
            </w:pPr>
            <w:r w:rsidRPr="00997D17">
              <w:rPr>
                <w:color w:val="000000"/>
                <w:sz w:val="22"/>
                <w:szCs w:val="22"/>
              </w:rPr>
              <w:t>LEVEL 2</w:t>
            </w:r>
          </w:p>
        </w:tc>
      </w:tr>
    </w:tbl>
    <w:p w14:paraId="0A0D0C81" w14:textId="77777777" w:rsidR="00D52BA9" w:rsidRPr="00997D17" w:rsidRDefault="00D52BA9">
      <w:pPr>
        <w:jc w:val="both"/>
        <w:rPr>
          <w:color w:val="000000"/>
          <w:sz w:val="22"/>
          <w:szCs w:val="22"/>
        </w:rPr>
      </w:pPr>
    </w:p>
    <w:p w14:paraId="31A57593"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1F2BDA08" w14:textId="77777777" w:rsidTr="00997D17">
        <w:trPr>
          <w:tblHeader/>
        </w:trPr>
        <w:tc>
          <w:tcPr>
            <w:tcW w:w="3420" w:type="dxa"/>
            <w:shd w:val="clear" w:color="auto" w:fill="D9D9D9"/>
          </w:tcPr>
          <w:p w14:paraId="339C5189"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0EF0B30A"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431137F0"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069BB999"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1C4CEB40" w14:textId="77777777" w:rsidTr="00997D17">
        <w:tc>
          <w:tcPr>
            <w:tcW w:w="3420" w:type="dxa"/>
          </w:tcPr>
          <w:p w14:paraId="7058284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Water points dry or crowded, or flash floods entering low homes and the market; traffic on T3/T8 disrupted. Rising risk of unsafe water and diarrhoea.</w:t>
            </w:r>
          </w:p>
        </w:tc>
        <w:tc>
          <w:tcPr>
            <w:tcW w:w="3235" w:type="dxa"/>
          </w:tcPr>
          <w:p w14:paraId="010D9DD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Vituo vya maji vimekauka au vina msongamano, au mafuriko ya ghafla yanaingia kwenye nyumba za chini na sokoni; usafiri wa T3/T8 umeathirika. Hatari ya maji yasiyo salama na kuhara inaongezeka.</w:t>
            </w:r>
          </w:p>
        </w:tc>
        <w:tc>
          <w:tcPr>
            <w:tcW w:w="3605" w:type="dxa"/>
          </w:tcPr>
          <w:p w14:paraId="026DBCC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Deliver water by bowser to the worst-affected mitaa, putting health facilities and schools first.</w:t>
            </w:r>
          </w:p>
          <w:p w14:paraId="46F0703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Move households from flooded low areas to the ward assembly point.</w:t>
            </w:r>
          </w:p>
          <w:p w14:paraId="110EDE3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Police and TANROADS manage traffic at the junction and hold heavy trucks at safe parking.</w:t>
            </w:r>
          </w:p>
          <w:p w14:paraId="026FAD7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Treat or boil all drinking water. Clinics report diarrhoea cases to the council every day.</w:t>
            </w:r>
          </w:p>
        </w:tc>
        <w:tc>
          <w:tcPr>
            <w:tcW w:w="3325" w:type="dxa"/>
          </w:tcPr>
          <w:p w14:paraId="115F4F2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Sambaza maji kwa magari ya maji kwenye mitaa iliyoathirika zaidi, kuanzia vituo vya afya na shule.</w:t>
            </w:r>
          </w:p>
          <w:p w14:paraId="106C749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Hamisha kaya kutoka maeneo ya chini yaliyofurika kwenda kituo cha kukusanyika cha kata.</w:t>
            </w:r>
          </w:p>
          <w:p w14:paraId="2BC1CB8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Polisi na TANROADS wasimamie magari kwenye makutano na wazuie malori makubwa kwenye maegesho salama.</w:t>
            </w:r>
          </w:p>
          <w:p w14:paraId="44A8D70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Tibu au chemsha maji yote ya kunywa. Kliniki ziripoti wagonjwa wa kuhara kwa halmashauri kila siku.</w:t>
            </w:r>
          </w:p>
        </w:tc>
      </w:tr>
      <w:tr w:rsidR="00D52BA9" w:rsidRPr="00997D17" w14:paraId="3E7825E3" w14:textId="77777777" w:rsidTr="00997D17">
        <w:tc>
          <w:tcPr>
            <w:tcW w:w="3420" w:type="dxa"/>
          </w:tcPr>
          <w:p w14:paraId="4DE9BE5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1B3792A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3E02E1D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0F9F03F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warning remains in force until the authorities lower or withdraw it.</w:t>
            </w:r>
          </w:p>
        </w:tc>
        <w:tc>
          <w:tcPr>
            <w:tcW w:w="3325" w:type="dxa"/>
          </w:tcPr>
          <w:p w14:paraId="6269100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endeleeni kufuatilia taarifa za TMA, Kamati za Usimamizi wa Maafa na viongozi wa eneo.</w:t>
            </w:r>
          </w:p>
          <w:p w14:paraId="73988D7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kutumika hadi mamlaka zitakapoishusha au kuiondoa rasmi.</w:t>
            </w:r>
          </w:p>
        </w:tc>
      </w:tr>
    </w:tbl>
    <w:p w14:paraId="22524185" w14:textId="77777777" w:rsidR="00D52BA9" w:rsidRPr="00997D17" w:rsidRDefault="00D52BA9">
      <w:pPr>
        <w:jc w:val="both"/>
        <w:rPr>
          <w:color w:val="000000"/>
          <w:sz w:val="22"/>
          <w:szCs w:val="22"/>
        </w:rPr>
      </w:pPr>
    </w:p>
    <w:p w14:paraId="48A84CCE"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41509181" w14:textId="77777777">
        <w:tc>
          <w:tcPr>
            <w:tcW w:w="4532" w:type="dxa"/>
            <w:shd w:val="clear" w:color="auto" w:fill="C00000"/>
            <w:vAlign w:val="center"/>
          </w:tcPr>
          <w:p w14:paraId="7B974B3B" w14:textId="77777777" w:rsidR="00D52BA9" w:rsidRPr="00997D17" w:rsidRDefault="00D52BA9">
            <w:pPr>
              <w:jc w:val="both"/>
              <w:rPr>
                <w:color w:val="000000"/>
                <w:sz w:val="22"/>
                <w:szCs w:val="22"/>
              </w:rPr>
            </w:pPr>
            <w:r w:rsidRPr="00997D17">
              <w:rPr>
                <w:color w:val="000000"/>
                <w:sz w:val="22"/>
                <w:szCs w:val="22"/>
              </w:rPr>
              <w:t>MAJOR WARNING</w:t>
            </w:r>
          </w:p>
        </w:tc>
        <w:tc>
          <w:tcPr>
            <w:tcW w:w="6798" w:type="dxa"/>
            <w:shd w:val="clear" w:color="auto" w:fill="C00000"/>
            <w:vAlign w:val="center"/>
          </w:tcPr>
          <w:p w14:paraId="762E12D0" w14:textId="77777777" w:rsidR="00D52BA9" w:rsidRPr="00997D17" w:rsidRDefault="00D52BA9">
            <w:pPr>
              <w:jc w:val="both"/>
              <w:rPr>
                <w:color w:val="000000"/>
                <w:sz w:val="22"/>
                <w:szCs w:val="22"/>
              </w:rPr>
            </w:pPr>
            <w:r w:rsidRPr="00997D17">
              <w:rPr>
                <w:color w:val="000000"/>
                <w:sz w:val="22"/>
                <w:szCs w:val="22"/>
              </w:rPr>
              <w:t>TAKE ACTION IMMEDIATELY</w:t>
            </w:r>
          </w:p>
        </w:tc>
        <w:tc>
          <w:tcPr>
            <w:tcW w:w="2266" w:type="dxa"/>
            <w:shd w:val="clear" w:color="auto" w:fill="C00000"/>
            <w:vAlign w:val="center"/>
          </w:tcPr>
          <w:p w14:paraId="6094A37B" w14:textId="77777777" w:rsidR="00D52BA9" w:rsidRPr="00997D17" w:rsidRDefault="00D52BA9">
            <w:pPr>
              <w:jc w:val="both"/>
              <w:rPr>
                <w:color w:val="000000"/>
                <w:sz w:val="22"/>
                <w:szCs w:val="22"/>
              </w:rPr>
            </w:pPr>
            <w:r w:rsidRPr="00997D17">
              <w:rPr>
                <w:color w:val="000000"/>
                <w:sz w:val="22"/>
                <w:szCs w:val="22"/>
              </w:rPr>
              <w:t>LEVEL 3</w:t>
            </w:r>
          </w:p>
        </w:tc>
      </w:tr>
    </w:tbl>
    <w:p w14:paraId="4AEAEA50" w14:textId="77777777" w:rsidR="00D52BA9" w:rsidRPr="00997D17" w:rsidRDefault="00D52BA9">
      <w:pPr>
        <w:jc w:val="both"/>
        <w:rPr>
          <w:color w:val="000000"/>
          <w:sz w:val="22"/>
          <w:szCs w:val="22"/>
        </w:rPr>
      </w:pPr>
    </w:p>
    <w:p w14:paraId="312BE0D8"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12DD84D6" w14:textId="77777777" w:rsidTr="00997D17">
        <w:trPr>
          <w:tblHeader/>
        </w:trPr>
        <w:tc>
          <w:tcPr>
            <w:tcW w:w="3420" w:type="dxa"/>
            <w:shd w:val="clear" w:color="auto" w:fill="D9D9D9"/>
          </w:tcPr>
          <w:p w14:paraId="7B5D99E1"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50E53DA8"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057B25AF"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60616145"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54D900A0" w14:textId="77777777" w:rsidTr="00997D17">
        <w:tc>
          <w:tcPr>
            <w:tcW w:w="3420" w:type="dxa"/>
          </w:tcPr>
          <w:p w14:paraId="573DC76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 xml:space="preserve">Severe water crisis or flooding: health facilities </w:t>
            </w:r>
            <w:r w:rsidRPr="00997D17">
              <w:rPr>
                <w:color w:val="000000"/>
                <w:sz w:val="22"/>
                <w:szCs w:val="22"/>
              </w:rPr>
              <w:lastRenderedPageBreak/>
              <w:t>and schools without water, houses damaged and the T3/T8 corridor cut. High risk of cholera, injury and stranded travellers.</w:t>
            </w:r>
          </w:p>
        </w:tc>
        <w:tc>
          <w:tcPr>
            <w:tcW w:w="3235" w:type="dxa"/>
          </w:tcPr>
          <w:p w14:paraId="7816B29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 xml:space="preserve">Uhaba mkubwa wa maji au mafuriko: vituo vya </w:t>
            </w:r>
            <w:r w:rsidRPr="00997D17">
              <w:rPr>
                <w:color w:val="000000"/>
                <w:sz w:val="22"/>
                <w:szCs w:val="22"/>
              </w:rPr>
              <w:lastRenderedPageBreak/>
              <w:t>afya na shule bila maji, nyumba zimeharibika na barabara za T3/T8 zimekatika. Hatari kubwa ya kipindupindu, majeraha na wasafiri kukwama.</w:t>
            </w:r>
          </w:p>
        </w:tc>
        <w:tc>
          <w:tcPr>
            <w:tcW w:w="3605" w:type="dxa"/>
          </w:tcPr>
          <w:p w14:paraId="19CD7F2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 xml:space="preserve">Activate the Town Disaster Management Committee and </w:t>
            </w:r>
            <w:r w:rsidRPr="00997D17">
              <w:rPr>
                <w:color w:val="000000"/>
                <w:sz w:val="22"/>
                <w:szCs w:val="22"/>
              </w:rPr>
              <w:lastRenderedPageBreak/>
              <w:t>evacuate damaged houses now.</w:t>
            </w:r>
          </w:p>
          <w:p w14:paraId="7B94D02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Run emergency water trucking with chlorination at every distribution point; protect the hospital supply.</w:t>
            </w:r>
          </w:p>
          <w:p w14:paraId="1702CDE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Hold long-distance buses and trucks at safe areas and open shelter for stranded travellers.</w:t>
            </w:r>
          </w:p>
          <w:p w14:paraId="61A1C71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Health team: treat injuries first and keep a cholera treatment point ready.</w:t>
            </w:r>
          </w:p>
        </w:tc>
        <w:tc>
          <w:tcPr>
            <w:tcW w:w="3325" w:type="dxa"/>
          </w:tcPr>
          <w:p w14:paraId="165FDC0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 xml:space="preserve">Kamati ya Usimamizi wa Maafa ya Mji ianze kazi na </w:t>
            </w:r>
            <w:r w:rsidRPr="00997D17">
              <w:rPr>
                <w:color w:val="000000"/>
                <w:sz w:val="22"/>
                <w:szCs w:val="22"/>
              </w:rPr>
              <w:lastRenderedPageBreak/>
              <w:t>hamisha watu kutoka nyumba zilizoharibika sasa.</w:t>
            </w:r>
          </w:p>
          <w:p w14:paraId="7689D3F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Sambaza maji ya dharura kwa magari na weka klorini kila kituo cha kugawa; linda maji ya hospitali.</w:t>
            </w:r>
          </w:p>
          <w:p w14:paraId="20964EA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Zuia mabasi na malori ya safari ndefu kwenye maeneo salama na fungua makazi kwa wasafiri waliokwama.</w:t>
            </w:r>
          </w:p>
          <w:p w14:paraId="415429E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Timu ya afya: tibu majeruhi kwanza na weka tayari kituo cha kutibu kipindupindu.</w:t>
            </w:r>
          </w:p>
        </w:tc>
      </w:tr>
      <w:tr w:rsidR="00D52BA9" w:rsidRPr="00997D17" w14:paraId="4639EE26" w14:textId="77777777" w:rsidTr="00997D17">
        <w:tc>
          <w:tcPr>
            <w:tcW w:w="3420" w:type="dxa"/>
          </w:tcPr>
          <w:p w14:paraId="23F9D55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Warning status</w:t>
            </w:r>
          </w:p>
        </w:tc>
        <w:tc>
          <w:tcPr>
            <w:tcW w:w="3235" w:type="dxa"/>
          </w:tcPr>
          <w:p w14:paraId="42793A1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3FB5C6D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stay with official sources: radio, TMA, Disaster Management Committees and local leaders.</w:t>
            </w:r>
          </w:p>
          <w:p w14:paraId="3B99FB1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Disaster Management Committees will announce when the danger has passed and when it is safe to return.</w:t>
            </w:r>
          </w:p>
        </w:tc>
        <w:tc>
          <w:tcPr>
            <w:tcW w:w="3325" w:type="dxa"/>
          </w:tcPr>
          <w:p w14:paraId="1D41E0F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tegemeeni taarifa rasmi: redio, TMA, Kamati za Usimamizi wa Maafa na viongozi wa eneo.</w:t>
            </w:r>
          </w:p>
          <w:p w14:paraId="036148F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Kamati za Usimamizi wa Maafa zitatangaza hatari itakapokwisha na itakapokuwa salama kurudi.</w:t>
            </w:r>
          </w:p>
        </w:tc>
      </w:tr>
    </w:tbl>
    <w:p w14:paraId="3771F249" w14:textId="77777777" w:rsidR="00D52BA9" w:rsidRPr="00997D17" w:rsidRDefault="00D52BA9">
      <w:pPr>
        <w:jc w:val="both"/>
        <w:rPr>
          <w:color w:val="000000"/>
          <w:sz w:val="22"/>
          <w:szCs w:val="22"/>
        </w:rPr>
      </w:pPr>
    </w:p>
    <w:p w14:paraId="2968A320" w14:textId="77777777" w:rsidR="00D52BA9" w:rsidRPr="00997D17" w:rsidRDefault="00D52BA9">
      <w:pPr>
        <w:jc w:val="both"/>
        <w:rPr>
          <w:color w:val="000000"/>
          <w:sz w:val="22"/>
          <w:szCs w:val="22"/>
        </w:rPr>
      </w:pPr>
    </w:p>
    <w:p w14:paraId="2E46DCD7" w14:textId="77777777" w:rsidR="00D52BA9" w:rsidRPr="00997D17" w:rsidRDefault="00D52BA9" w:rsidP="00997D17">
      <w:pPr>
        <w:pStyle w:val="Strong1"/>
        <w:jc w:val="both"/>
        <w:rPr>
          <w:b w:val="0"/>
          <w:bCs w:val="0"/>
          <w:sz w:val="22"/>
          <w:szCs w:val="22"/>
        </w:rPr>
      </w:pPr>
      <w:r w:rsidRPr="00997D17">
        <w:rPr>
          <w:b w:val="0"/>
          <w:bCs w:val="0"/>
          <w:sz w:val="22"/>
          <w:szCs w:val="22"/>
        </w:rPr>
        <w:t>25.3 IGUNGA DISTRICT COUNCIL | HALMASHAURI YA WILAYA YA IGUNGA</w:t>
      </w:r>
    </w:p>
    <w:p w14:paraId="0F8A3AFD" w14:textId="77777777" w:rsidR="00A46EAA" w:rsidRDefault="00A46EAA">
      <w:pPr>
        <w:jc w:val="both"/>
        <w:rPr>
          <w:color w:val="000000"/>
          <w:sz w:val="22"/>
          <w:szCs w:val="22"/>
        </w:rPr>
      </w:pPr>
    </w:p>
    <w:p w14:paraId="06F53154" w14:textId="77777777" w:rsidR="00A46EAA" w:rsidRDefault="00A46EAA" w:rsidP="00A46EAA">
      <w:pPr>
        <w:pStyle w:val="Strong1"/>
        <w:jc w:val="both"/>
        <w:rPr>
          <w:color w:val="000000"/>
        </w:rPr>
      </w:pPr>
      <w:r w:rsidRPr="00997D17">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46EAA" w:rsidRPr="00997D17" w14:paraId="7BCB7E56" w14:textId="77777777" w:rsidTr="00997D17">
        <w:trPr>
          <w:tblHeader/>
        </w:trPr>
        <w:tc>
          <w:tcPr>
            <w:tcW w:w="3420" w:type="dxa"/>
            <w:shd w:val="clear" w:color="D9D9D9" w:fill="D9D9D9"/>
          </w:tcPr>
          <w:p w14:paraId="6D6FBFFD" w14:textId="6C873B2D" w:rsidR="00A46EAA" w:rsidRPr="00997D17" w:rsidRDefault="00A46EAA" w:rsidP="00997D17">
            <w:pPr>
              <w:jc w:val="both"/>
              <w:rPr>
                <w:color w:val="000000"/>
              </w:rPr>
            </w:pPr>
            <w:r w:rsidRPr="00997D17">
              <w:rPr>
                <w:color w:val="000000"/>
              </w:rPr>
              <w:t>AREA (EN)</w:t>
            </w:r>
          </w:p>
        </w:tc>
        <w:tc>
          <w:tcPr>
            <w:tcW w:w="3235" w:type="dxa"/>
            <w:shd w:val="clear" w:color="D9D9D9" w:fill="D9D9D9"/>
          </w:tcPr>
          <w:p w14:paraId="73253B20" w14:textId="1AF623E3" w:rsidR="00A46EAA" w:rsidRPr="00997D17" w:rsidRDefault="00A46EAA" w:rsidP="00997D17">
            <w:pPr>
              <w:jc w:val="both"/>
              <w:rPr>
                <w:color w:val="000000"/>
              </w:rPr>
            </w:pPr>
            <w:r w:rsidRPr="00997D17">
              <w:rPr>
                <w:color w:val="000000"/>
              </w:rPr>
              <w:t>ENEO (SW)</w:t>
            </w:r>
          </w:p>
        </w:tc>
        <w:tc>
          <w:tcPr>
            <w:tcW w:w="3605" w:type="dxa"/>
            <w:shd w:val="clear" w:color="D9D9D9" w:fill="D9D9D9"/>
          </w:tcPr>
          <w:p w14:paraId="765A4251" w14:textId="1E0B3A98" w:rsidR="00A46EAA" w:rsidRPr="00997D17" w:rsidRDefault="001D64D9" w:rsidP="00997D17">
            <w:pPr>
              <w:jc w:val="both"/>
              <w:rPr>
                <w:color w:val="000000"/>
              </w:rPr>
            </w:pPr>
            <w:r>
              <w:rPr>
                <w:color w:val="000000"/>
              </w:rPr>
              <w:t>RISK STATEMENT (EN)</w:t>
            </w:r>
          </w:p>
        </w:tc>
        <w:tc>
          <w:tcPr>
            <w:tcW w:w="3325" w:type="dxa"/>
            <w:shd w:val="clear" w:color="D9D9D9" w:fill="D9D9D9"/>
          </w:tcPr>
          <w:p w14:paraId="7FAF1BD4" w14:textId="667DC425" w:rsidR="00A46EAA" w:rsidRPr="00997D17" w:rsidRDefault="001D64D9" w:rsidP="00997D17">
            <w:pPr>
              <w:jc w:val="both"/>
              <w:rPr>
                <w:color w:val="000000"/>
              </w:rPr>
            </w:pPr>
            <w:r>
              <w:rPr>
                <w:color w:val="000000"/>
              </w:rPr>
              <w:t>TAMKO LA HATARI (SW)</w:t>
            </w:r>
          </w:p>
        </w:tc>
      </w:tr>
      <w:tr w:rsidR="00A46EAA" w:rsidRPr="00997D17" w14:paraId="650623BD" w14:textId="77777777" w:rsidTr="00997D17">
        <w:tc>
          <w:tcPr>
            <w:tcW w:w="3420" w:type="dxa"/>
          </w:tcPr>
          <w:p w14:paraId="48BA9FDA" w14:textId="0AE1B122" w:rsidR="00A46EAA" w:rsidRPr="00997D17" w:rsidRDefault="00A46EAA" w:rsidP="00997D17">
            <w:pPr>
              <w:pStyle w:val="ListParagraph"/>
              <w:numPr>
                <w:ilvl w:val="0"/>
                <w:numId w:val="1"/>
              </w:numPr>
              <w:jc w:val="both"/>
              <w:rPr>
                <w:color w:val="000000"/>
              </w:rPr>
            </w:pPr>
            <w:r w:rsidRPr="00997D17">
              <w:rPr>
                <w:color w:val="000000"/>
              </w:rPr>
              <w:t>Manonga and Wembere black-clay plains</w:t>
            </w:r>
          </w:p>
        </w:tc>
        <w:tc>
          <w:tcPr>
            <w:tcW w:w="3235" w:type="dxa"/>
          </w:tcPr>
          <w:p w14:paraId="3A935CB7" w14:textId="0F551370" w:rsidR="00A46EAA" w:rsidRPr="00997D17" w:rsidRDefault="00A46EAA" w:rsidP="00997D17">
            <w:pPr>
              <w:pStyle w:val="ListParagraph"/>
              <w:numPr>
                <w:ilvl w:val="0"/>
                <w:numId w:val="1"/>
              </w:numPr>
              <w:jc w:val="both"/>
              <w:rPr>
                <w:color w:val="000000"/>
              </w:rPr>
            </w:pPr>
            <w:r w:rsidRPr="00997D17">
              <w:rPr>
                <w:color w:val="000000"/>
              </w:rPr>
              <w:t>Mbuga za udongo mweusi za Manonga na Wembere</w:t>
            </w:r>
          </w:p>
        </w:tc>
        <w:tc>
          <w:tcPr>
            <w:tcW w:w="3605" w:type="dxa"/>
          </w:tcPr>
          <w:p w14:paraId="0F5607A4" w14:textId="26B1EB8E" w:rsidR="00997D17" w:rsidRDefault="002A1887" w:rsidP="00A46EAA">
            <w:pPr>
              <w:pStyle w:val="ListParagraph"/>
              <w:numPr>
                <w:ilvl w:val="0"/>
                <w:numId w:val="1"/>
              </w:numPr>
              <w:jc w:val="both"/>
              <w:rPr>
                <w:color w:val="000000"/>
              </w:rPr>
            </w:pPr>
            <w:r>
              <w:rPr>
                <w:color w:val="000000"/>
              </w:rPr>
              <w:t xml:space="preserve">This area is a flood plain: the Manonga and Wembere plains are flat black-clay (mbuga) soils that drain very slowly, and after heavy rain water can stand on fields and </w:t>
            </w:r>
            <w:r>
              <w:rPr>
                <w:color w:val="000000"/>
              </w:rPr>
              <w:lastRenderedPageBreak/>
              <w:t>homesteads for several weeks.</w:t>
            </w:r>
          </w:p>
          <w:p w14:paraId="35A30306" w14:textId="77777777" w:rsidR="00F433EC" w:rsidRDefault="00DC5789" w:rsidP="00997D17">
            <w:pPr>
              <w:pStyle w:val="ListParagraph"/>
              <w:numPr>
                <w:ilvl w:val="0"/>
                <w:numId w:val="1"/>
              </w:numPr>
              <w:jc w:val="both"/>
              <w:rPr>
                <w:ins w:id="5535" w:author="Bonephace Kaijage" w:date="2026-10-14T05:18:00Z" w16du:dateUtc="2026-10-14T03:18:00Z"/>
                <w:color w:val="000000"/>
              </w:rPr>
            </w:pPr>
            <w:r>
              <w:rPr>
                <w:color w:val="000000"/>
              </w:rPr>
              <w:t>For those living and farming here, it helps to</w:t>
            </w:r>
            <w:r w:rsidR="002A1887">
              <w:rPr>
                <w:color w:val="000000"/>
              </w:rPr>
              <w:t xml:space="preserve"> build houses and stores on raised plinths or natural high points and keep food and seed above the flood line.</w:t>
            </w:r>
          </w:p>
          <w:p w14:paraId="29E96D36" w14:textId="574B2DC2" w:rsidR="00F433EC" w:rsidRDefault="00FE0A4D" w:rsidP="00997D17">
            <w:pPr>
              <w:pStyle w:val="ListParagraph"/>
              <w:numPr>
                <w:ilvl w:val="0"/>
                <w:numId w:val="1"/>
              </w:numPr>
              <w:jc w:val="both"/>
              <w:rPr>
                <w:ins w:id="5536" w:author="Bonephace Kaijage" w:date="2026-10-14T05:18:00Z" w16du:dateUtc="2026-10-14T03:18:00Z"/>
                <w:color w:val="000000"/>
              </w:rPr>
            </w:pPr>
            <w:ins w:id="5537" w:author="Bonephace Kaijage" w:date="2026-10-14T05:56:00Z" w16du:dateUtc="2026-10-14T03:56:00Z">
              <w:r>
                <w:rPr>
                  <w:color w:val="000000"/>
                </w:rPr>
                <w:t>What raises the risk: building new houses on the low mbuga that floods, returning to the low ground while the water is still high, and leaving seed and food at floor level.</w:t>
              </w:r>
            </w:ins>
          </w:p>
          <w:p w14:paraId="7D6FCC4C" w14:textId="77777777" w:rsidR="00FE0A4D" w:rsidRDefault="00F433EC" w:rsidP="00997D17">
            <w:pPr>
              <w:pStyle w:val="ListParagraph"/>
              <w:numPr>
                <w:ilvl w:val="0"/>
                <w:numId w:val="1"/>
              </w:numPr>
              <w:jc w:val="both"/>
              <w:rPr>
                <w:ins w:id="5538" w:author="Bonephace Kaijage" w:date="2026-10-14T05:59:00Z" w16du:dateUtc="2026-10-14T03:59:00Z"/>
                <w:color w:val="000000"/>
              </w:rPr>
            </w:pPr>
            <w:ins w:id="5539" w:author="Bonephace Kaijage" w:date="2026-10-14T05:18:00Z" w16du:dateUtc="2026-10-14T03:18:00Z">
              <w:r>
                <w:rPr>
                  <w:color w:val="000000"/>
                </w:rPr>
                <w:t>Know the raised ground and the dry route to it that your village will use when the mbuga floods, and move people, stores and animals there when the water begins to rise.</w:t>
              </w:r>
            </w:ins>
          </w:p>
          <w:p w14:paraId="4258AF3F" w14:textId="44FD8608" w:rsidR="00A46EAA" w:rsidRPr="00997D17" w:rsidRDefault="00FE0A4D" w:rsidP="00997D17">
            <w:pPr>
              <w:pStyle w:val="ListParagraph"/>
              <w:numPr>
                <w:ilvl w:val="0"/>
                <w:numId w:val="1"/>
              </w:numPr>
              <w:jc w:val="both"/>
              <w:rPr>
                <w:color w:val="000000"/>
              </w:rPr>
            </w:pPr>
            <w:ins w:id="5540" w:author="Bonephace Kaijage" w:date="2026-10-14T05:59:00Z" w16du:dateUtc="2026-10-14T03:59:00Z">
              <w:r>
                <w:rPr>
                  <w:color w:val="000000"/>
                </w:rPr>
                <w:t>Agree who will help anyone in the household who cannot move, see or hear a warning on their own.</w:t>
              </w:r>
            </w:ins>
          </w:p>
        </w:tc>
        <w:tc>
          <w:tcPr>
            <w:tcW w:w="3325" w:type="dxa"/>
          </w:tcPr>
          <w:p w14:paraId="6A48034E" w14:textId="616C58B7" w:rsidR="00A46EAA" w:rsidRPr="00997D17" w:rsidRDefault="002A1887" w:rsidP="00997D17">
            <w:pPr>
              <w:pStyle w:val="ListParagraph"/>
              <w:numPr>
                <w:ilvl w:val="0"/>
                <w:numId w:val="1"/>
              </w:numPr>
              <w:jc w:val="both"/>
              <w:rPr>
                <w:color w:val="000000"/>
              </w:rPr>
            </w:pPr>
            <w:r>
              <w:rPr>
                <w:color w:val="000000"/>
              </w:rPr>
              <w:lastRenderedPageBreak/>
              <w:t xml:space="preserve">Eneo hili ni uwanda wa mafuriko: mbuga za Manonga na Wembere ni tambarare zenye udongo mweusi wa mfinyanzi unaopitisha maji polepole sana, na baada ya mvua </w:t>
            </w:r>
            <w:r>
              <w:rPr>
                <w:color w:val="000000"/>
              </w:rPr>
              <w:lastRenderedPageBreak/>
              <w:t>kubwa maji yanaweza kutuama mashambani na kwenye makazi kwa wiki kadhaa.</w:t>
            </w:r>
          </w:p>
          <w:p w14:paraId="7BCE712C" w14:textId="77777777" w:rsidR="00F433EC" w:rsidRDefault="00DC5789" w:rsidP="00997D17">
            <w:pPr>
              <w:pStyle w:val="ListParagraph"/>
              <w:numPr>
                <w:ilvl w:val="0"/>
                <w:numId w:val="1"/>
              </w:numPr>
              <w:jc w:val="both"/>
              <w:rPr>
                <w:ins w:id="5541" w:author="Bonephace Kaijage" w:date="2026-10-14T05:18:00Z" w16du:dateUtc="2026-10-14T03:18:00Z"/>
                <w:color w:val="000000"/>
              </w:rPr>
            </w:pPr>
            <w:r>
              <w:rPr>
                <w:color w:val="000000"/>
              </w:rPr>
              <w:t>Kwa wanaoishi na kulima hapa, ni vyema</w:t>
            </w:r>
            <w:r w:rsidR="002A1887">
              <w:rPr>
                <w:color w:val="000000"/>
              </w:rPr>
              <w:t xml:space="preserve"> kujenga nyumba na maghala kwenye misingi iliyoinuliwa au miinuko ya asili na kuhifadhi chakula na mbegu juu ya kiwango cha mafuriko.</w:t>
            </w:r>
          </w:p>
          <w:p w14:paraId="45ADC68C" w14:textId="5041BE99" w:rsidR="00F433EC" w:rsidRDefault="00FE0A4D" w:rsidP="00997D17">
            <w:pPr>
              <w:pStyle w:val="ListParagraph"/>
              <w:numPr>
                <w:ilvl w:val="0"/>
                <w:numId w:val="1"/>
              </w:numPr>
              <w:jc w:val="both"/>
              <w:rPr>
                <w:ins w:id="5542" w:author="Bonephace Kaijage" w:date="2026-10-14T05:18:00Z" w16du:dateUtc="2026-10-14T03:18:00Z"/>
                <w:color w:val="000000"/>
              </w:rPr>
            </w:pPr>
            <w:ins w:id="5543" w:author="Bonephace Kaijage" w:date="2026-10-14T05:56:00Z" w16du:dateUtc="2026-10-14T03:56:00Z">
              <w:r>
                <w:rPr>
                  <w:color w:val="000000"/>
                </w:rPr>
                <w:t>Kinachoongeza hatari: kujenga nyumba mpya kwenye mbuga ya chini inayofurika, kurudi kwenye ardhi ya chini maji yakiwa bado juu, na kuacha mbegu na chakula sakafuni.</w:t>
              </w:r>
            </w:ins>
          </w:p>
          <w:p w14:paraId="55448BDA" w14:textId="77777777" w:rsidR="00FE0A4D" w:rsidRDefault="00F433EC" w:rsidP="00997D17">
            <w:pPr>
              <w:pStyle w:val="ListParagraph"/>
              <w:numPr>
                <w:ilvl w:val="0"/>
                <w:numId w:val="1"/>
              </w:numPr>
              <w:jc w:val="both"/>
              <w:rPr>
                <w:ins w:id="5544" w:author="Bonephace Kaijage" w:date="2026-10-14T05:59:00Z" w16du:dateUtc="2026-10-14T03:59:00Z"/>
                <w:color w:val="000000"/>
              </w:rPr>
            </w:pPr>
            <w:ins w:id="5545" w:author="Bonephace Kaijage" w:date="2026-10-14T05:18:00Z" w16du:dateUtc="2026-10-14T03:18:00Z">
              <w:r>
                <w:rPr>
                  <w:color w:val="000000"/>
                </w:rPr>
                <w:t>Fahamu eneo lililoinuka na njia kavu ya kufika huko ambayo kijiji chenu kitatumia mbuga inapofurika, na hamisheni watu, akiba na mifugo huko maji yanapoanza kupanda.</w:t>
              </w:r>
            </w:ins>
          </w:p>
          <w:p w14:paraId="5F47EAC3" w14:textId="41B60F46" w:rsidR="00A46EAA" w:rsidRPr="00997D17" w:rsidRDefault="00FE0A4D" w:rsidP="00997D17">
            <w:pPr>
              <w:pStyle w:val="ListParagraph"/>
              <w:numPr>
                <w:ilvl w:val="0"/>
                <w:numId w:val="1"/>
              </w:numPr>
              <w:jc w:val="both"/>
              <w:rPr>
                <w:bCs/>
                <w:color w:val="000000"/>
              </w:rPr>
            </w:pPr>
            <w:ins w:id="5546" w:author="Bonephace Kaijage" w:date="2026-10-14T05:59:00Z" w16du:dateUtc="2026-10-14T03:59:00Z">
              <w:r>
                <w:rPr>
                  <w:color w:val="000000"/>
                </w:rPr>
                <w:t>Kubalianeni nani atamsaidia yeyote katika kaya asiyeweza kuondoka, kuona au kusikia tahadhari peke yake.</w:t>
              </w:r>
            </w:ins>
          </w:p>
        </w:tc>
      </w:tr>
      <w:tr w:rsidR="00A46EAA" w:rsidRPr="001D64D9" w14:paraId="6FBB6A48" w14:textId="77777777" w:rsidTr="00997D17">
        <w:tc>
          <w:tcPr>
            <w:tcW w:w="3420" w:type="dxa"/>
          </w:tcPr>
          <w:p w14:paraId="3795EEE4" w14:textId="1781C925" w:rsidR="00A46EAA" w:rsidRPr="00997D17" w:rsidRDefault="00A46EAA" w:rsidP="00997D17">
            <w:pPr>
              <w:pStyle w:val="ListParagraph"/>
              <w:numPr>
                <w:ilvl w:val="0"/>
                <w:numId w:val="1"/>
              </w:numPr>
              <w:jc w:val="both"/>
              <w:rPr>
                <w:color w:val="000000"/>
              </w:rPr>
            </w:pPr>
            <w:r w:rsidRPr="00997D17">
              <w:rPr>
                <w:color w:val="000000"/>
              </w:rPr>
              <w:lastRenderedPageBreak/>
              <w:t>Rice fields and the Mwamapuli irrigation scheme</w:t>
            </w:r>
          </w:p>
        </w:tc>
        <w:tc>
          <w:tcPr>
            <w:tcW w:w="3235" w:type="dxa"/>
          </w:tcPr>
          <w:p w14:paraId="0DFA6385" w14:textId="690E4D35" w:rsidR="00A46EAA" w:rsidRPr="00997D17" w:rsidRDefault="00A46EAA" w:rsidP="00997D17">
            <w:pPr>
              <w:pStyle w:val="ListParagraph"/>
              <w:numPr>
                <w:ilvl w:val="0"/>
                <w:numId w:val="1"/>
              </w:numPr>
              <w:jc w:val="both"/>
              <w:rPr>
                <w:color w:val="000000"/>
                <w:lang w:val="sv-SE"/>
              </w:rPr>
            </w:pPr>
            <w:r w:rsidRPr="00997D17">
              <w:rPr>
                <w:color w:val="000000"/>
                <w:lang w:val="sv-SE"/>
              </w:rPr>
              <w:t>Mashamba ya mpunga na skimu ya umwagiliaji Mwamapuli</w:t>
            </w:r>
          </w:p>
        </w:tc>
        <w:tc>
          <w:tcPr>
            <w:tcW w:w="3605" w:type="dxa"/>
          </w:tcPr>
          <w:p w14:paraId="483D34C9" w14:textId="5722646B" w:rsidR="00997D17" w:rsidRDefault="002A1887" w:rsidP="00A46EAA">
            <w:pPr>
              <w:pStyle w:val="ListParagraph"/>
              <w:numPr>
                <w:ilvl w:val="0"/>
                <w:numId w:val="1"/>
              </w:numPr>
              <w:jc w:val="both"/>
              <w:rPr>
                <w:color w:val="000000"/>
              </w:rPr>
            </w:pPr>
            <w:r>
              <w:rPr>
                <w:color w:val="000000"/>
              </w:rPr>
              <w:t>This area is an irrigation scheme: rice schemes such as Mwamapuli depend on controlled water, and when intakes and canals overtop in heavy rain, fields flood and fast-flowing canals become drowning points for children.</w:t>
            </w:r>
          </w:p>
          <w:p w14:paraId="58C3DD18" w14:textId="77777777" w:rsidR="00F433EC" w:rsidRDefault="00DC5789" w:rsidP="00997D17">
            <w:pPr>
              <w:pStyle w:val="ListParagraph"/>
              <w:numPr>
                <w:ilvl w:val="0"/>
                <w:numId w:val="1"/>
              </w:numPr>
              <w:jc w:val="both"/>
              <w:rPr>
                <w:ins w:id="5547" w:author="Bonephace Kaijage" w:date="2026-10-14T05:18:00Z" w16du:dateUtc="2026-10-14T03:18:00Z"/>
                <w:color w:val="000000"/>
              </w:rPr>
            </w:pPr>
            <w:r>
              <w:rPr>
                <w:color w:val="000000"/>
              </w:rPr>
              <w:t>For those farming and living here, it helps to</w:t>
            </w:r>
            <w:r w:rsidR="002A1887">
              <w:rPr>
                <w:color w:val="000000"/>
              </w:rPr>
              <w:t xml:space="preserve"> maintain </w:t>
            </w:r>
            <w:r w:rsidR="002A1887">
              <w:rPr>
                <w:color w:val="000000"/>
              </w:rPr>
              <w:lastRenderedPageBreak/>
              <w:t>canals and drainage gates and to supervise children at canal crossings.</w:t>
            </w:r>
          </w:p>
          <w:p w14:paraId="14125F6C" w14:textId="142609F2" w:rsidR="00F433EC" w:rsidRDefault="00FE0A4D" w:rsidP="00997D17">
            <w:pPr>
              <w:pStyle w:val="ListParagraph"/>
              <w:numPr>
                <w:ilvl w:val="0"/>
                <w:numId w:val="1"/>
              </w:numPr>
              <w:jc w:val="both"/>
              <w:rPr>
                <w:ins w:id="5548" w:author="Bonephace Kaijage" w:date="2026-10-14T05:18:00Z" w16du:dateUtc="2026-10-14T03:18:00Z"/>
                <w:color w:val="000000"/>
              </w:rPr>
            </w:pPr>
            <w:ins w:id="5549" w:author="Bonephace Kaijage" w:date="2026-10-14T05:56:00Z" w16du:dateUtc="2026-10-14T03:56:00Z">
              <w:r>
                <w:rPr>
                  <w:color w:val="000000"/>
                </w:rPr>
                <w:t>What raises the risk: cutting the canal banks to take water out of turn, blocking the drainage gates, and letting children swim or cross the canals alone in the rains.</w:t>
              </w:r>
            </w:ins>
          </w:p>
          <w:p w14:paraId="1BB1688B" w14:textId="77777777" w:rsidR="00FE0A4D" w:rsidRDefault="00F433EC" w:rsidP="00997D17">
            <w:pPr>
              <w:pStyle w:val="ListParagraph"/>
              <w:numPr>
                <w:ilvl w:val="0"/>
                <w:numId w:val="1"/>
              </w:numPr>
              <w:jc w:val="both"/>
              <w:rPr>
                <w:ins w:id="5550" w:author="Bonephace Kaijage" w:date="2026-10-14T05:59:00Z" w16du:dateUtc="2026-10-14T03:59:00Z"/>
                <w:color w:val="000000"/>
              </w:rPr>
            </w:pPr>
            <w:ins w:id="5551" w:author="Bonephace Kaijage" w:date="2026-10-14T05:18:00Z" w16du:dateUtc="2026-10-14T03:18:00Z">
              <w:r>
                <w:rPr>
                  <w:color w:val="000000"/>
                </w:rPr>
                <w:t>Know the higher ground your household will move to when the canals overtop, and agree the water-sharing turns before the season, not during a shortage.</w:t>
              </w:r>
            </w:ins>
          </w:p>
          <w:p w14:paraId="59C88BC1" w14:textId="00045632" w:rsidR="00A46EAA" w:rsidRPr="00997D17" w:rsidRDefault="00FE0A4D" w:rsidP="00997D17">
            <w:pPr>
              <w:pStyle w:val="ListParagraph"/>
              <w:numPr>
                <w:ilvl w:val="0"/>
                <w:numId w:val="1"/>
              </w:numPr>
              <w:jc w:val="both"/>
              <w:rPr>
                <w:color w:val="000000"/>
              </w:rPr>
            </w:pPr>
            <w:ins w:id="5552" w:author="Bonephace Kaijage" w:date="2026-10-14T05:59:00Z" w16du:dateUtc="2026-10-14T03:59:00Z">
              <w:r>
                <w:rPr>
                  <w:color w:val="000000"/>
                </w:rPr>
                <w:t>Agree who will help anyone in the household who cannot move, see or hear a warning on their own.</w:t>
              </w:r>
            </w:ins>
          </w:p>
        </w:tc>
        <w:tc>
          <w:tcPr>
            <w:tcW w:w="3325" w:type="dxa"/>
          </w:tcPr>
          <w:p w14:paraId="4A030B14" w14:textId="56B2A5AC" w:rsidR="00A46EAA" w:rsidRPr="001D64D9" w:rsidRDefault="002A1887" w:rsidP="00997D17">
            <w:pPr>
              <w:pStyle w:val="ListParagraph"/>
              <w:numPr>
                <w:ilvl w:val="0"/>
                <w:numId w:val="1"/>
              </w:numPr>
              <w:jc w:val="both"/>
              <w:rPr>
                <w:color w:val="000000"/>
              </w:rPr>
            </w:pPr>
            <w:r>
              <w:rPr>
                <w:color w:val="000000"/>
              </w:rPr>
              <w:lastRenderedPageBreak/>
              <w:t xml:space="preserve">Eneo hili ni skimu ya umwagiliaji: skimu za mpunga kama Mwamapuli hutegemea maji yanayodhibitiwa, na vyanzo na mifereji vinapofurika wakati wa mvua kubwa mashamba hujaa maji na mifereji yenye mkondo mkali huwa </w:t>
            </w:r>
            <w:r>
              <w:rPr>
                <w:color w:val="000000"/>
              </w:rPr>
              <w:lastRenderedPageBreak/>
              <w:t>hatari ya kuzama kwa watoto.</w:t>
            </w:r>
          </w:p>
          <w:p w14:paraId="08B35186" w14:textId="77777777" w:rsidR="00F433EC" w:rsidRDefault="00DC5789" w:rsidP="00997D17">
            <w:pPr>
              <w:pStyle w:val="ListParagraph"/>
              <w:numPr>
                <w:ilvl w:val="0"/>
                <w:numId w:val="1"/>
              </w:numPr>
              <w:jc w:val="both"/>
              <w:rPr>
                <w:ins w:id="5553" w:author="Bonephace Kaijage" w:date="2026-10-14T05:18:00Z" w16du:dateUtc="2026-10-14T03:18:00Z"/>
                <w:color w:val="000000"/>
              </w:rPr>
            </w:pPr>
            <w:r>
              <w:rPr>
                <w:color w:val="000000"/>
              </w:rPr>
              <w:t>Kwa wanaolima na kuishi hapa, ni vyema</w:t>
            </w:r>
            <w:r w:rsidR="002A1887">
              <w:rPr>
                <w:color w:val="000000"/>
              </w:rPr>
              <w:t xml:space="preserve"> kutunza mifereji na milango ya maji na kuwasimamia watoto kwenye vivuko vya mifereji.</w:t>
            </w:r>
          </w:p>
          <w:p w14:paraId="7AD2CABC" w14:textId="5FD7C591" w:rsidR="00F433EC" w:rsidRDefault="00FE0A4D" w:rsidP="00997D17">
            <w:pPr>
              <w:pStyle w:val="ListParagraph"/>
              <w:numPr>
                <w:ilvl w:val="0"/>
                <w:numId w:val="1"/>
              </w:numPr>
              <w:jc w:val="both"/>
              <w:rPr>
                <w:ins w:id="5554" w:author="Bonephace Kaijage" w:date="2026-10-14T05:18:00Z" w16du:dateUtc="2026-10-14T03:18:00Z"/>
                <w:color w:val="000000"/>
              </w:rPr>
            </w:pPr>
            <w:ins w:id="5555" w:author="Bonephace Kaijage" w:date="2026-10-14T05:56:00Z" w16du:dateUtc="2026-10-14T03:56:00Z">
              <w:r>
                <w:rPr>
                  <w:color w:val="000000"/>
                </w:rPr>
                <w:t>Kinachoongeza hatari: kukata kingo za mifereji kuchukua maji nje ya zamu, kuziba milango ya kutolea maji, na kuwaacha watoto waogelee au wavuke mifereji peke yao wakati wa mvua.</w:t>
              </w:r>
            </w:ins>
          </w:p>
          <w:p w14:paraId="5296BD74" w14:textId="77777777" w:rsidR="00FE0A4D" w:rsidRDefault="00F433EC" w:rsidP="00997D17">
            <w:pPr>
              <w:pStyle w:val="ListParagraph"/>
              <w:numPr>
                <w:ilvl w:val="0"/>
                <w:numId w:val="1"/>
              </w:numPr>
              <w:jc w:val="both"/>
              <w:rPr>
                <w:ins w:id="5556" w:author="Bonephace Kaijage" w:date="2026-10-14T05:59:00Z" w16du:dateUtc="2026-10-14T03:59:00Z"/>
                <w:color w:val="000000"/>
              </w:rPr>
            </w:pPr>
            <w:ins w:id="5557" w:author="Bonephace Kaijage" w:date="2026-10-14T05:18:00Z" w16du:dateUtc="2026-10-14T03:18:00Z">
              <w:r>
                <w:rPr>
                  <w:color w:val="000000"/>
                </w:rPr>
                <w:t>Fahamu eneo la juu ambalo kaya yako itahamia mifereji inapofurika, na kubalianeni zamu za kugawana maji kabla ya msimu, si wakati wa uhaba.</w:t>
              </w:r>
            </w:ins>
          </w:p>
          <w:p w14:paraId="7DA64BEB" w14:textId="7BEEE055" w:rsidR="00A46EAA" w:rsidRPr="001D64D9" w:rsidRDefault="00FE0A4D" w:rsidP="00997D17">
            <w:pPr>
              <w:pStyle w:val="ListParagraph"/>
              <w:numPr>
                <w:ilvl w:val="0"/>
                <w:numId w:val="1"/>
              </w:numPr>
              <w:jc w:val="both"/>
              <w:rPr>
                <w:bCs/>
                <w:color w:val="000000"/>
              </w:rPr>
            </w:pPr>
            <w:ins w:id="5558" w:author="Bonephace Kaijage" w:date="2026-10-14T05:59:00Z" w16du:dateUtc="2026-10-14T03:59:00Z">
              <w:r>
                <w:rPr>
                  <w:color w:val="000000"/>
                </w:rPr>
                <w:t>Kubalianeni nani atamsaidia yeyote katika kaya asiyeweza kuondoka, kuona au kusikia tahadhari peke yake.</w:t>
              </w:r>
            </w:ins>
          </w:p>
        </w:tc>
      </w:tr>
      <w:tr w:rsidR="00A46EAA" w:rsidRPr="00997D17" w14:paraId="0C50FA03" w14:textId="77777777" w:rsidTr="00997D17">
        <w:tc>
          <w:tcPr>
            <w:tcW w:w="3420" w:type="dxa"/>
          </w:tcPr>
          <w:p w14:paraId="03E94C5D" w14:textId="202C0056" w:rsidR="00A46EAA" w:rsidRPr="00997D17" w:rsidRDefault="00A46EAA" w:rsidP="00997D17">
            <w:pPr>
              <w:pStyle w:val="ListParagraph"/>
              <w:numPr>
                <w:ilvl w:val="0"/>
                <w:numId w:val="1"/>
              </w:numPr>
              <w:jc w:val="both"/>
              <w:rPr>
                <w:color w:val="000000"/>
              </w:rPr>
            </w:pPr>
            <w:r w:rsidRPr="00997D17">
              <w:rPr>
                <w:color w:val="000000"/>
              </w:rPr>
              <w:lastRenderedPageBreak/>
              <w:t>T3 road crossings and drifts</w:t>
            </w:r>
          </w:p>
        </w:tc>
        <w:tc>
          <w:tcPr>
            <w:tcW w:w="3235" w:type="dxa"/>
          </w:tcPr>
          <w:p w14:paraId="2823372C" w14:textId="5315A04F" w:rsidR="00A46EAA" w:rsidRPr="00997D17" w:rsidRDefault="00A46EAA" w:rsidP="00997D17">
            <w:pPr>
              <w:pStyle w:val="ListParagraph"/>
              <w:numPr>
                <w:ilvl w:val="0"/>
                <w:numId w:val="1"/>
              </w:numPr>
              <w:jc w:val="both"/>
              <w:rPr>
                <w:color w:val="000000"/>
                <w:lang w:val="sv-SE"/>
              </w:rPr>
            </w:pPr>
            <w:r w:rsidRPr="00997D17">
              <w:rPr>
                <w:color w:val="000000"/>
                <w:lang w:val="sv-SE"/>
              </w:rPr>
              <w:t>Vivuko na makalavati ya barabara T3</w:t>
            </w:r>
          </w:p>
        </w:tc>
        <w:tc>
          <w:tcPr>
            <w:tcW w:w="3605" w:type="dxa"/>
          </w:tcPr>
          <w:p w14:paraId="0F5366DB" w14:textId="63D8331B" w:rsidR="00997D17" w:rsidRDefault="002A1887" w:rsidP="00A46EAA">
            <w:pPr>
              <w:pStyle w:val="ListParagraph"/>
              <w:numPr>
                <w:ilvl w:val="0"/>
                <w:numId w:val="1"/>
              </w:numPr>
              <w:jc w:val="both"/>
              <w:rPr>
                <w:color w:val="000000"/>
              </w:rPr>
            </w:pPr>
            <w:r>
              <w:rPr>
                <w:color w:val="000000"/>
              </w:rPr>
              <w:t>This road section floods: water flows across low sections and drifts on the T3 and feeder roads, and 15 cm of moving water can knock a person over while 30 cm can float a motorcycle or small car.</w:t>
            </w:r>
          </w:p>
          <w:p w14:paraId="7375063F" w14:textId="77777777" w:rsidR="00F433EC" w:rsidRDefault="00DC5789" w:rsidP="00997D17">
            <w:pPr>
              <w:pStyle w:val="ListParagraph"/>
              <w:numPr>
                <w:ilvl w:val="0"/>
                <w:numId w:val="1"/>
              </w:numPr>
              <w:jc w:val="both"/>
              <w:rPr>
                <w:ins w:id="5559" w:author="Bonephace Kaijage" w:date="2026-10-14T05:18:00Z" w16du:dateUtc="2026-10-14T03:18:00Z"/>
                <w:color w:val="000000"/>
              </w:rPr>
            </w:pPr>
            <w:r>
              <w:rPr>
                <w:color w:val="000000"/>
              </w:rPr>
              <w:t>For those travelling and transporting goods here, it helps to</w:t>
            </w:r>
            <w:r w:rsidR="002A1887">
              <w:rPr>
                <w:color w:val="000000"/>
              </w:rPr>
              <w:t xml:space="preserve"> know the low crossings on your route, plan journeys around heavy-rain periods and use marked alternative routes.</w:t>
            </w:r>
          </w:p>
          <w:p w14:paraId="4B337F36" w14:textId="209A0998" w:rsidR="00F433EC" w:rsidRDefault="00FE0A4D" w:rsidP="00997D17">
            <w:pPr>
              <w:pStyle w:val="ListParagraph"/>
              <w:numPr>
                <w:ilvl w:val="0"/>
                <w:numId w:val="1"/>
              </w:numPr>
              <w:jc w:val="both"/>
              <w:rPr>
                <w:ins w:id="5560" w:author="Bonephace Kaijage" w:date="2026-10-14T05:18:00Z" w16du:dateUtc="2026-10-14T03:18:00Z"/>
                <w:color w:val="000000"/>
              </w:rPr>
            </w:pPr>
            <w:ins w:id="5561" w:author="Bonephace Kaijage" w:date="2026-10-14T05:56:00Z" w16du:dateUtc="2026-10-14T03:56:00Z">
              <w:r>
                <w:rPr>
                  <w:color w:val="000000"/>
                </w:rPr>
                <w:lastRenderedPageBreak/>
                <w:t>What raises the risk: driving or walking through flowing water at the low crossings, overloading vehicles on the wet roads and travelling at night in the storm season.</w:t>
              </w:r>
            </w:ins>
          </w:p>
          <w:p w14:paraId="0CAAFFBB" w14:textId="77777777" w:rsidR="00FE0A4D" w:rsidRDefault="00F433EC" w:rsidP="00997D17">
            <w:pPr>
              <w:pStyle w:val="ListParagraph"/>
              <w:numPr>
                <w:ilvl w:val="0"/>
                <w:numId w:val="1"/>
              </w:numPr>
              <w:jc w:val="both"/>
              <w:rPr>
                <w:ins w:id="5562" w:author="Bonephace Kaijage" w:date="2026-10-14T05:59:00Z" w16du:dateUtc="2026-10-14T03:59:00Z"/>
                <w:color w:val="000000"/>
              </w:rPr>
            </w:pPr>
            <w:ins w:id="5563" w:author="Bonephace Kaijage" w:date="2026-10-14T05:18:00Z" w16du:dateUtc="2026-10-14T03:18:00Z">
              <w:r>
                <w:rPr>
                  <w:color w:val="000000"/>
                </w:rPr>
                <w:t>Wait at the crossings for the water to drop rather than cross; if the road is cut, know the village where you will wait and keep food and a phone on every trip.</w:t>
              </w:r>
            </w:ins>
          </w:p>
          <w:p w14:paraId="6A084CFA" w14:textId="17215FEF" w:rsidR="00A46EAA" w:rsidRPr="00997D17" w:rsidRDefault="00FE0A4D" w:rsidP="00997D17">
            <w:pPr>
              <w:pStyle w:val="ListParagraph"/>
              <w:numPr>
                <w:ilvl w:val="0"/>
                <w:numId w:val="1"/>
              </w:numPr>
              <w:jc w:val="both"/>
              <w:rPr>
                <w:color w:val="000000"/>
              </w:rPr>
            </w:pPr>
            <w:ins w:id="5564" w:author="Bonephace Kaijage" w:date="2026-10-14T05:59:00Z" w16du:dateUtc="2026-10-14T03:59:00Z">
              <w:r>
                <w:rPr>
                  <w:color w:val="000000"/>
                </w:rPr>
                <w:t>Agree who will help anyone in the household who cannot move, see or hear a warning on their own.</w:t>
              </w:r>
            </w:ins>
          </w:p>
        </w:tc>
        <w:tc>
          <w:tcPr>
            <w:tcW w:w="3325" w:type="dxa"/>
          </w:tcPr>
          <w:p w14:paraId="54A1BEF5" w14:textId="25ABB4FC" w:rsidR="00A46EAA" w:rsidRPr="00997D17" w:rsidRDefault="002A1887" w:rsidP="00997D17">
            <w:pPr>
              <w:pStyle w:val="ListParagraph"/>
              <w:numPr>
                <w:ilvl w:val="0"/>
                <w:numId w:val="1"/>
              </w:numPr>
              <w:jc w:val="both"/>
              <w:rPr>
                <w:color w:val="000000"/>
              </w:rPr>
            </w:pPr>
            <w:r>
              <w:rPr>
                <w:color w:val="000000"/>
              </w:rPr>
              <w:lastRenderedPageBreak/>
              <w:t>Sehemu hii ya barabara hufurika: maji hupita juu ya sehemu za chini na makalavati ya barabara T3 na barabara za vijijini, na maji yanayotiririka ya sentimita 15 yanaweza kumwangusha mtu huku sentimita 30 zikiweza kuelea pikipiki au gari dogo.</w:t>
            </w:r>
          </w:p>
          <w:p w14:paraId="3AB891FF" w14:textId="77777777" w:rsidR="00F433EC" w:rsidRDefault="00DC5789" w:rsidP="00997D17">
            <w:pPr>
              <w:pStyle w:val="ListParagraph"/>
              <w:numPr>
                <w:ilvl w:val="0"/>
                <w:numId w:val="1"/>
              </w:numPr>
              <w:jc w:val="both"/>
              <w:rPr>
                <w:ins w:id="5565" w:author="Bonephace Kaijage" w:date="2026-10-14T05:18:00Z" w16du:dateUtc="2026-10-14T03:18:00Z"/>
                <w:color w:val="000000"/>
              </w:rPr>
            </w:pPr>
            <w:r>
              <w:rPr>
                <w:color w:val="000000"/>
              </w:rPr>
              <w:t>Kwa wanaosafiri na kusafirisha bidhaa hapa, ni vyema</w:t>
            </w:r>
            <w:r w:rsidR="002A1887">
              <w:rPr>
                <w:color w:val="000000"/>
              </w:rPr>
              <w:t xml:space="preserve"> kufahamu vivuko vya chini kwenye njia yenu, </w:t>
            </w:r>
            <w:r w:rsidR="002A1887">
              <w:rPr>
                <w:color w:val="000000"/>
              </w:rPr>
              <w:lastRenderedPageBreak/>
              <w:t>kupanga safari kuzingatia vipindi vya mvua kubwa na kutumia njia mbadala zilizowekwa alama.</w:t>
            </w:r>
          </w:p>
          <w:p w14:paraId="1DC94595" w14:textId="4480588B" w:rsidR="00F433EC" w:rsidRDefault="00FE0A4D" w:rsidP="00997D17">
            <w:pPr>
              <w:pStyle w:val="ListParagraph"/>
              <w:numPr>
                <w:ilvl w:val="0"/>
                <w:numId w:val="1"/>
              </w:numPr>
              <w:jc w:val="both"/>
              <w:rPr>
                <w:ins w:id="5566" w:author="Bonephace Kaijage" w:date="2026-10-14T05:18:00Z" w16du:dateUtc="2026-10-14T03:18:00Z"/>
                <w:color w:val="000000"/>
              </w:rPr>
            </w:pPr>
            <w:ins w:id="5567" w:author="Bonephace Kaijage" w:date="2026-10-14T05:56:00Z" w16du:dateUtc="2026-10-14T03:56:00Z">
              <w:r>
                <w:rPr>
                  <w:color w:val="000000"/>
                </w:rPr>
                <w:t>Kinachoongeza hatari: kupita kwa gari au kwa miguu kwenye maji yanayotiririka vivukoni, kupakia magari kupita kiasi kwenye barabara za matope na kusafiri usiku msimu wa dhoruba.</w:t>
              </w:r>
            </w:ins>
          </w:p>
          <w:p w14:paraId="5E84112D" w14:textId="77777777" w:rsidR="00FE0A4D" w:rsidRDefault="00F433EC" w:rsidP="00997D17">
            <w:pPr>
              <w:pStyle w:val="ListParagraph"/>
              <w:numPr>
                <w:ilvl w:val="0"/>
                <w:numId w:val="1"/>
              </w:numPr>
              <w:jc w:val="both"/>
              <w:rPr>
                <w:ins w:id="5568" w:author="Bonephace Kaijage" w:date="2026-10-14T05:59:00Z" w16du:dateUtc="2026-10-14T03:59:00Z"/>
                <w:color w:val="000000"/>
              </w:rPr>
            </w:pPr>
            <w:ins w:id="5569" w:author="Bonephace Kaijage" w:date="2026-10-14T05:18:00Z" w16du:dateUtc="2026-10-14T03:18:00Z">
              <w:r>
                <w:rPr>
                  <w:color w:val="000000"/>
                </w:rPr>
                <w:t>Subirini vivukoni maji yapungue badala ya kuvuka; barabara ikikatika, fahamu kijiji mtakachosubiria na bebeni chakula na simu kila safari.</w:t>
              </w:r>
            </w:ins>
          </w:p>
          <w:p w14:paraId="5B7E0349" w14:textId="0B93CB2F" w:rsidR="00A46EAA" w:rsidRPr="00997D17" w:rsidRDefault="00FE0A4D" w:rsidP="00997D17">
            <w:pPr>
              <w:pStyle w:val="ListParagraph"/>
              <w:numPr>
                <w:ilvl w:val="0"/>
                <w:numId w:val="1"/>
              </w:numPr>
              <w:jc w:val="both"/>
              <w:rPr>
                <w:bCs/>
                <w:color w:val="000000"/>
              </w:rPr>
            </w:pPr>
            <w:ins w:id="5570" w:author="Bonephace Kaijage" w:date="2026-10-14T05:59:00Z" w16du:dateUtc="2026-10-14T03:59:00Z">
              <w:r>
                <w:rPr>
                  <w:color w:val="000000"/>
                </w:rPr>
                <w:t>Kubalianeni nani atamsaidia yeyote katika kaya asiyeweza kuondoka, kuona au kusikia tahadhari peke yake.</w:t>
              </w:r>
            </w:ins>
          </w:p>
        </w:tc>
      </w:tr>
      <w:tr w:rsidR="00A46EAA" w:rsidRPr="00997D17" w14:paraId="3DB02365" w14:textId="77777777" w:rsidTr="00997D17">
        <w:tc>
          <w:tcPr>
            <w:tcW w:w="3420" w:type="dxa"/>
          </w:tcPr>
          <w:p w14:paraId="19940D8C" w14:textId="53290739" w:rsidR="00A46EAA" w:rsidRPr="00997D17" w:rsidRDefault="00A46EAA" w:rsidP="00997D17">
            <w:pPr>
              <w:pStyle w:val="ListParagraph"/>
              <w:numPr>
                <w:ilvl w:val="0"/>
                <w:numId w:val="1"/>
              </w:numPr>
              <w:jc w:val="both"/>
              <w:rPr>
                <w:color w:val="000000"/>
              </w:rPr>
            </w:pPr>
            <w:r w:rsidRPr="00997D17">
              <w:rPr>
                <w:color w:val="000000"/>
              </w:rPr>
              <w:lastRenderedPageBreak/>
              <w:t>Grazing areas and livestock routes</w:t>
            </w:r>
          </w:p>
        </w:tc>
        <w:tc>
          <w:tcPr>
            <w:tcW w:w="3235" w:type="dxa"/>
          </w:tcPr>
          <w:p w14:paraId="5FD88022" w14:textId="6806F204" w:rsidR="00A46EAA" w:rsidRPr="00997D17" w:rsidRDefault="00A46EAA" w:rsidP="00997D17">
            <w:pPr>
              <w:pStyle w:val="ListParagraph"/>
              <w:numPr>
                <w:ilvl w:val="0"/>
                <w:numId w:val="1"/>
              </w:numPr>
              <w:jc w:val="both"/>
              <w:rPr>
                <w:color w:val="000000"/>
              </w:rPr>
            </w:pPr>
            <w:r w:rsidRPr="00997D17">
              <w:rPr>
                <w:color w:val="000000"/>
              </w:rPr>
              <w:t>Maeneo ya malisho na njia za mifugo</w:t>
            </w:r>
          </w:p>
        </w:tc>
        <w:tc>
          <w:tcPr>
            <w:tcW w:w="3605" w:type="dxa"/>
          </w:tcPr>
          <w:p w14:paraId="6FA32303" w14:textId="40C5456E" w:rsidR="00997D17" w:rsidRDefault="002A1887" w:rsidP="00A46EAA">
            <w:pPr>
              <w:pStyle w:val="ListParagraph"/>
              <w:numPr>
                <w:ilvl w:val="0"/>
                <w:numId w:val="1"/>
              </w:numPr>
              <w:jc w:val="both"/>
              <w:rPr>
                <w:color w:val="000000"/>
              </w:rPr>
            </w:pPr>
            <w:r>
              <w:rPr>
                <w:color w:val="000000"/>
              </w:rPr>
              <w:t>This is a grazing area under pressure: Igunga carries large cattle herds, and in a poor rainy season pasture and water points shrink, herds concentrate on the remaining sources and disputes with crop farmers increase.</w:t>
            </w:r>
          </w:p>
          <w:p w14:paraId="1780BCD3" w14:textId="77777777" w:rsidR="00F433EC" w:rsidRDefault="00DC5789" w:rsidP="00997D17">
            <w:pPr>
              <w:pStyle w:val="ListParagraph"/>
              <w:numPr>
                <w:ilvl w:val="0"/>
                <w:numId w:val="1"/>
              </w:numPr>
              <w:jc w:val="both"/>
              <w:rPr>
                <w:ins w:id="5571" w:author="Bonephace Kaijage" w:date="2026-10-14T05:18:00Z" w16du:dateUtc="2026-10-14T03:18:00Z"/>
                <w:color w:val="000000"/>
              </w:rPr>
            </w:pPr>
            <w:r>
              <w:rPr>
                <w:color w:val="000000"/>
              </w:rPr>
              <w:t>For those keeping livestock and farming here, it helps to</w:t>
            </w:r>
            <w:r w:rsidR="002A1887">
              <w:rPr>
                <w:color w:val="000000"/>
              </w:rPr>
              <w:t xml:space="preserve"> follow agreed livestock routes and village land-use plans, protect watering points and plan early sale of animals when rains fail.</w:t>
            </w:r>
          </w:p>
          <w:p w14:paraId="5267DBF3" w14:textId="261557DE" w:rsidR="00F433EC" w:rsidRDefault="00FE0A4D" w:rsidP="00997D17">
            <w:pPr>
              <w:pStyle w:val="ListParagraph"/>
              <w:numPr>
                <w:ilvl w:val="0"/>
                <w:numId w:val="1"/>
              </w:numPr>
              <w:jc w:val="both"/>
              <w:rPr>
                <w:ins w:id="5572" w:author="Bonephace Kaijage" w:date="2026-10-14T05:18:00Z" w16du:dateUtc="2026-10-14T03:18:00Z"/>
                <w:color w:val="000000"/>
              </w:rPr>
            </w:pPr>
            <w:ins w:id="5573" w:author="Bonephace Kaijage" w:date="2026-10-14T05:56:00Z" w16du:dateUtc="2026-10-14T03:56:00Z">
              <w:r>
                <w:rPr>
                  <w:color w:val="000000"/>
                </w:rPr>
                <w:t xml:space="preserve">What raises the loss and to the quarrels in a dry year: keeping more animals than the dry-season pasture can carry, </w:t>
              </w:r>
              <w:r>
                <w:rPr>
                  <w:color w:val="000000"/>
                </w:rPr>
                <w:lastRenderedPageBreak/>
                <w:t>driving herds onto cropped fields, cutting fields across the livestock routes and letting cattle foul the drinking points.</w:t>
              </w:r>
            </w:ins>
          </w:p>
          <w:p w14:paraId="0A3FE6D1" w14:textId="77777777" w:rsidR="00FE0A4D" w:rsidRDefault="00F433EC" w:rsidP="00997D17">
            <w:pPr>
              <w:pStyle w:val="ListParagraph"/>
              <w:numPr>
                <w:ilvl w:val="0"/>
                <w:numId w:val="1"/>
              </w:numPr>
              <w:jc w:val="both"/>
              <w:rPr>
                <w:ins w:id="5574" w:author="Bonephace Kaijage" w:date="2026-10-14T05:59:00Z" w16du:dateUtc="2026-10-14T03:59:00Z"/>
                <w:color w:val="000000"/>
              </w:rPr>
            </w:pPr>
            <w:ins w:id="5575" w:author="Bonephace Kaijage" w:date="2026-10-14T05:18:00Z" w16du:dateUtc="2026-10-14T03:18:00Z">
              <w:r>
                <w:rPr>
                  <w:color w:val="000000"/>
                </w:rPr>
                <w:t>Agree early, between farmers and herders, where the herds will water in a failed season, and sell stock while still in condition — before the animals weaken, not after.</w:t>
              </w:r>
            </w:ins>
          </w:p>
          <w:p w14:paraId="0FB8951C" w14:textId="5086A5C2" w:rsidR="00A46EAA" w:rsidRPr="00997D17" w:rsidRDefault="00FE0A4D" w:rsidP="00997D17">
            <w:pPr>
              <w:pStyle w:val="ListParagraph"/>
              <w:numPr>
                <w:ilvl w:val="0"/>
                <w:numId w:val="1"/>
              </w:numPr>
              <w:jc w:val="both"/>
              <w:rPr>
                <w:color w:val="000000"/>
              </w:rPr>
            </w:pPr>
            <w:ins w:id="5576" w:author="Bonephace Kaijage" w:date="2026-10-14T05:59:00Z" w16du:dateUtc="2026-10-14T03:59:00Z">
              <w:r>
                <w:rPr>
                  <w:color w:val="000000"/>
                </w:rPr>
                <w:t>Agree who will help anyone in the household who cannot move, see or hear a warning on their own.</w:t>
              </w:r>
            </w:ins>
          </w:p>
        </w:tc>
        <w:tc>
          <w:tcPr>
            <w:tcW w:w="3325" w:type="dxa"/>
          </w:tcPr>
          <w:p w14:paraId="1C4C24FC" w14:textId="3CD31A78" w:rsidR="00A46EAA" w:rsidRPr="00997D17" w:rsidRDefault="002A1887" w:rsidP="00997D17">
            <w:pPr>
              <w:pStyle w:val="ListParagraph"/>
              <w:numPr>
                <w:ilvl w:val="0"/>
                <w:numId w:val="1"/>
              </w:numPr>
              <w:jc w:val="both"/>
              <w:rPr>
                <w:color w:val="000000"/>
              </w:rPr>
            </w:pPr>
            <w:r>
              <w:rPr>
                <w:color w:val="000000"/>
              </w:rPr>
              <w:lastRenderedPageBreak/>
              <w:t>Hili ni eneo la malisho lenye shinikizo: Igunga ina makundi makubwa ya ng'ombe, na msimu wa mvua ukiwa hafifu malisho na vyanzo vya maji hupungua, mifugo hukusanyika kwenye vyanzo vilivyobaki na migogoro na wakulima huongezeka.</w:t>
            </w:r>
          </w:p>
          <w:p w14:paraId="4FD20961" w14:textId="77777777" w:rsidR="00F433EC" w:rsidRDefault="00DC5789" w:rsidP="00997D17">
            <w:pPr>
              <w:pStyle w:val="ListParagraph"/>
              <w:numPr>
                <w:ilvl w:val="0"/>
                <w:numId w:val="1"/>
              </w:numPr>
              <w:jc w:val="both"/>
              <w:rPr>
                <w:ins w:id="5577" w:author="Bonephace Kaijage" w:date="2026-10-14T05:18:00Z" w16du:dateUtc="2026-10-14T03:18:00Z"/>
                <w:color w:val="000000"/>
              </w:rPr>
            </w:pPr>
            <w:r>
              <w:rPr>
                <w:color w:val="000000"/>
              </w:rPr>
              <w:t>Kwa wanaofuga na kulima hapa, ni vyema</w:t>
            </w:r>
            <w:r w:rsidR="002A1887">
              <w:rPr>
                <w:color w:val="000000"/>
              </w:rPr>
              <w:t xml:space="preserve"> kufuata njia za mifugo zilizokubaliwa na mipango ya matumizi ya ardhi ya vijiji, kulinda vyanzo vya maji na kupanga mapema kuuza mifugo mvua zikikosekana.</w:t>
            </w:r>
          </w:p>
          <w:p w14:paraId="79178F5D" w14:textId="60CFEA6E" w:rsidR="00F433EC" w:rsidRDefault="00FE0A4D" w:rsidP="00997D17">
            <w:pPr>
              <w:pStyle w:val="ListParagraph"/>
              <w:numPr>
                <w:ilvl w:val="0"/>
                <w:numId w:val="1"/>
              </w:numPr>
              <w:jc w:val="both"/>
              <w:rPr>
                <w:ins w:id="5578" w:author="Bonephace Kaijage" w:date="2026-10-14T05:18:00Z" w16du:dateUtc="2026-10-14T03:18:00Z"/>
                <w:color w:val="000000"/>
              </w:rPr>
            </w:pPr>
            <w:ins w:id="5579" w:author="Bonephace Kaijage" w:date="2026-10-14T05:56:00Z" w16du:dateUtc="2026-10-14T03:56:00Z">
              <w:r>
                <w:rPr>
                  <w:color w:val="000000"/>
                </w:rPr>
                <w:lastRenderedPageBreak/>
                <w:t>Kinachoongeza hasara na migogoro mwaka wa ukame: kuweka mifugo mingi kuliko malisho ya kiangazi yanavyoweza kubeba, kuingiza mifugo kwenye mashamba yenye mazao, kulima kuvuka njia za mifugo na kuacha ng'ombe wachafue vyanzo vya maji ya kunywa.</w:t>
              </w:r>
            </w:ins>
          </w:p>
          <w:p w14:paraId="708DAAF4" w14:textId="77777777" w:rsidR="00FE0A4D" w:rsidRDefault="00F433EC" w:rsidP="00997D17">
            <w:pPr>
              <w:pStyle w:val="ListParagraph"/>
              <w:numPr>
                <w:ilvl w:val="0"/>
                <w:numId w:val="1"/>
              </w:numPr>
              <w:jc w:val="both"/>
              <w:rPr>
                <w:ins w:id="5580" w:author="Bonephace Kaijage" w:date="2026-10-14T05:59:00Z" w16du:dateUtc="2026-10-14T03:59:00Z"/>
                <w:color w:val="000000"/>
              </w:rPr>
            </w:pPr>
            <w:ins w:id="5581" w:author="Bonephace Kaijage" w:date="2026-10-14T05:18:00Z" w16du:dateUtc="2026-10-14T03:18:00Z">
              <w:r>
                <w:rPr>
                  <w:color w:val="000000"/>
                </w:rPr>
                <w:t>Kubalianeni mapema, wakulima na wafugaji, mifugo itanyweshwa wapi msimu ukikosekana, na uzeni mifugo ikiwa bado na afya — kabla haijadhoofika, si baadaye.</w:t>
              </w:r>
            </w:ins>
          </w:p>
          <w:p w14:paraId="373D1735" w14:textId="05E4564B" w:rsidR="00A46EAA" w:rsidRPr="00997D17" w:rsidRDefault="00FE0A4D" w:rsidP="00997D17">
            <w:pPr>
              <w:pStyle w:val="ListParagraph"/>
              <w:numPr>
                <w:ilvl w:val="0"/>
                <w:numId w:val="1"/>
              </w:numPr>
              <w:jc w:val="both"/>
              <w:rPr>
                <w:bCs/>
                <w:color w:val="000000"/>
              </w:rPr>
            </w:pPr>
            <w:ins w:id="5582" w:author="Bonephace Kaijage" w:date="2026-10-14T05:59:00Z" w16du:dateUtc="2026-10-14T03:59:00Z">
              <w:r>
                <w:rPr>
                  <w:color w:val="000000"/>
                </w:rPr>
                <w:t>Kubalianeni nani atamsaidia yeyote katika kaya asiyeweza kuondoka, kuona au kusikia tahadhari peke yake.</w:t>
              </w:r>
            </w:ins>
          </w:p>
        </w:tc>
      </w:tr>
      <w:tr w:rsidR="00A46EAA" w:rsidRPr="00997D17" w14:paraId="23577098" w14:textId="77777777" w:rsidTr="00997D17">
        <w:tc>
          <w:tcPr>
            <w:tcW w:w="3420" w:type="dxa"/>
          </w:tcPr>
          <w:p w14:paraId="294ABD0C" w14:textId="36AFA02D" w:rsidR="00A46EAA" w:rsidRPr="00997D17" w:rsidRDefault="00A46EAA" w:rsidP="00997D17">
            <w:pPr>
              <w:pStyle w:val="ListParagraph"/>
              <w:numPr>
                <w:ilvl w:val="0"/>
                <w:numId w:val="1"/>
              </w:numPr>
              <w:jc w:val="both"/>
              <w:rPr>
                <w:color w:val="000000"/>
              </w:rPr>
            </w:pPr>
            <w:r w:rsidRPr="00997D17">
              <w:rPr>
                <w:color w:val="000000"/>
              </w:rPr>
              <w:lastRenderedPageBreak/>
              <w:t>Dryland farms</w:t>
            </w:r>
          </w:p>
        </w:tc>
        <w:tc>
          <w:tcPr>
            <w:tcW w:w="3235" w:type="dxa"/>
          </w:tcPr>
          <w:p w14:paraId="334349A8" w14:textId="0AA0B6EB" w:rsidR="00A46EAA" w:rsidRPr="00997D17" w:rsidRDefault="00A46EAA" w:rsidP="00997D17">
            <w:pPr>
              <w:pStyle w:val="ListParagraph"/>
              <w:numPr>
                <w:ilvl w:val="0"/>
                <w:numId w:val="1"/>
              </w:numPr>
              <w:jc w:val="both"/>
              <w:rPr>
                <w:color w:val="000000"/>
              </w:rPr>
            </w:pPr>
            <w:r w:rsidRPr="00997D17">
              <w:rPr>
                <w:color w:val="000000"/>
              </w:rPr>
              <w:t>Mashamba ya nchi kavu</w:t>
            </w:r>
          </w:p>
        </w:tc>
        <w:tc>
          <w:tcPr>
            <w:tcW w:w="3605" w:type="dxa"/>
          </w:tcPr>
          <w:p w14:paraId="1E31C817" w14:textId="7D2F9181" w:rsidR="00997D17" w:rsidRDefault="002A1887" w:rsidP="00A46EAA">
            <w:pPr>
              <w:pStyle w:val="ListParagraph"/>
              <w:numPr>
                <w:ilvl w:val="0"/>
                <w:numId w:val="1"/>
              </w:numPr>
              <w:jc w:val="both"/>
              <w:rPr>
                <w:color w:val="000000"/>
              </w:rPr>
            </w:pPr>
            <w:r>
              <w:rPr>
                <w:color w:val="000000"/>
              </w:rPr>
              <w:t>This is dryland farming country: rainfall over Igunga's uplands is erratic, and dry spells of two to three weeks between December and February often hit maize at flowering.</w:t>
            </w:r>
          </w:p>
          <w:p w14:paraId="79BA007C" w14:textId="77777777" w:rsidR="00F433EC" w:rsidRDefault="00DC5789" w:rsidP="00997D17">
            <w:pPr>
              <w:pStyle w:val="ListParagraph"/>
              <w:numPr>
                <w:ilvl w:val="0"/>
                <w:numId w:val="1"/>
              </w:numPr>
              <w:jc w:val="both"/>
              <w:rPr>
                <w:ins w:id="5583" w:author="Bonephace Kaijage" w:date="2026-10-14T05:18:00Z" w16du:dateUtc="2026-10-14T03:18:00Z"/>
                <w:color w:val="000000"/>
              </w:rPr>
            </w:pPr>
            <w:r>
              <w:rPr>
                <w:color w:val="000000"/>
              </w:rPr>
              <w:t>For those farming here, it helps to</w:t>
            </w:r>
            <w:r w:rsidR="002A1887">
              <w:rPr>
                <w:color w:val="000000"/>
              </w:rPr>
              <w:t xml:space="preserve"> grow sorghum, millet, cassava and early-maturing varieties and to keep a household food reserve.</w:t>
            </w:r>
          </w:p>
          <w:p w14:paraId="099AF6BB" w14:textId="6B57C3C7" w:rsidR="00F433EC" w:rsidRDefault="00FE0A4D" w:rsidP="00997D17">
            <w:pPr>
              <w:pStyle w:val="ListParagraph"/>
              <w:numPr>
                <w:ilvl w:val="0"/>
                <w:numId w:val="1"/>
              </w:numPr>
              <w:jc w:val="both"/>
              <w:rPr>
                <w:ins w:id="5584" w:author="Bonephace Kaijage" w:date="2026-10-14T05:18:00Z" w16du:dateUtc="2026-10-14T03:18:00Z"/>
                <w:color w:val="000000"/>
              </w:rPr>
            </w:pPr>
            <w:ins w:id="5585" w:author="Bonephace Kaijage" w:date="2026-10-14T05:56:00Z" w16du:dateUtc="2026-10-14T03:56:00Z">
              <w:r>
                <w:rPr>
                  <w:color w:val="000000"/>
                </w:rPr>
                <w:t>What raises the loss when the rains fail: relying on maize alone, selling the whole harvest at once and cutting the remaining trees for charcoal when money is short.</w:t>
              </w:r>
            </w:ins>
          </w:p>
          <w:p w14:paraId="5F14F74F" w14:textId="77777777" w:rsidR="00FE0A4D" w:rsidRDefault="00F433EC" w:rsidP="00997D17">
            <w:pPr>
              <w:pStyle w:val="ListParagraph"/>
              <w:numPr>
                <w:ilvl w:val="0"/>
                <w:numId w:val="1"/>
              </w:numPr>
              <w:jc w:val="both"/>
              <w:rPr>
                <w:ins w:id="5586" w:author="Bonephace Kaijage" w:date="2026-10-14T05:59:00Z" w16du:dateUtc="2026-10-14T03:59:00Z"/>
                <w:color w:val="000000"/>
              </w:rPr>
            </w:pPr>
            <w:ins w:id="5587" w:author="Bonephace Kaijage" w:date="2026-10-14T05:18:00Z" w16du:dateUtc="2026-10-14T03:18:00Z">
              <w:r>
                <w:rPr>
                  <w:color w:val="000000"/>
                </w:rPr>
                <w:lastRenderedPageBreak/>
                <w:t>Agree early, as a household and a village, where food will come from in a failed season, and act before the stores are empty.</w:t>
              </w:r>
            </w:ins>
          </w:p>
          <w:p w14:paraId="376D72C5" w14:textId="42606D09" w:rsidR="00A46EAA" w:rsidRPr="00997D17" w:rsidRDefault="00FE0A4D" w:rsidP="00997D17">
            <w:pPr>
              <w:pStyle w:val="ListParagraph"/>
              <w:numPr>
                <w:ilvl w:val="0"/>
                <w:numId w:val="1"/>
              </w:numPr>
              <w:jc w:val="both"/>
              <w:rPr>
                <w:color w:val="000000"/>
              </w:rPr>
            </w:pPr>
            <w:ins w:id="5588" w:author="Bonephace Kaijage" w:date="2026-10-14T05:59:00Z" w16du:dateUtc="2026-10-14T03:59:00Z">
              <w:r>
                <w:rPr>
                  <w:color w:val="000000"/>
                </w:rPr>
                <w:t>Agree who will help anyone in the household who cannot move, see or hear a warning on their own.</w:t>
              </w:r>
            </w:ins>
          </w:p>
        </w:tc>
        <w:tc>
          <w:tcPr>
            <w:tcW w:w="3325" w:type="dxa"/>
          </w:tcPr>
          <w:p w14:paraId="5C72F447" w14:textId="32471D06" w:rsidR="00A46EAA" w:rsidRPr="00997D17" w:rsidRDefault="002A1887" w:rsidP="00997D17">
            <w:pPr>
              <w:pStyle w:val="ListParagraph"/>
              <w:numPr>
                <w:ilvl w:val="0"/>
                <w:numId w:val="1"/>
              </w:numPr>
              <w:jc w:val="both"/>
              <w:rPr>
                <w:color w:val="000000"/>
              </w:rPr>
            </w:pPr>
            <w:r>
              <w:rPr>
                <w:color w:val="000000"/>
              </w:rPr>
              <w:lastRenderedPageBreak/>
              <w:t>Haya ni maeneo ya kilimo cha nchi kavu: mvua kwenye miinuko ya Igunga si za uhakika, na vipindi vya ukavu vya wiki mbili hadi tatu kati ya Desemba na Februari mara nyingi huathiri mahindi wakati wa kuchanua.</w:t>
            </w:r>
          </w:p>
          <w:p w14:paraId="639E91CB" w14:textId="77777777" w:rsidR="00F433EC" w:rsidRDefault="00DC5789" w:rsidP="00997D17">
            <w:pPr>
              <w:pStyle w:val="ListParagraph"/>
              <w:numPr>
                <w:ilvl w:val="0"/>
                <w:numId w:val="1"/>
              </w:numPr>
              <w:jc w:val="both"/>
              <w:rPr>
                <w:ins w:id="5589" w:author="Bonephace Kaijage" w:date="2026-10-14T05:18:00Z" w16du:dateUtc="2026-10-14T03:18:00Z"/>
                <w:color w:val="000000"/>
              </w:rPr>
            </w:pPr>
            <w:r>
              <w:rPr>
                <w:color w:val="000000"/>
              </w:rPr>
              <w:t>Kwa wanaolima hapa, ni vyema</w:t>
            </w:r>
            <w:r w:rsidR="002A1887">
              <w:rPr>
                <w:color w:val="000000"/>
              </w:rPr>
              <w:t xml:space="preserve"> kupanda mtama, uwele, mihogo na mbegu zinazokomaa mapema na kuweka akiba ya chakula ya kaya.</w:t>
            </w:r>
          </w:p>
          <w:p w14:paraId="602CF910" w14:textId="608BEEFE" w:rsidR="00F433EC" w:rsidRDefault="00FE0A4D" w:rsidP="00997D17">
            <w:pPr>
              <w:pStyle w:val="ListParagraph"/>
              <w:numPr>
                <w:ilvl w:val="0"/>
                <w:numId w:val="1"/>
              </w:numPr>
              <w:jc w:val="both"/>
              <w:rPr>
                <w:ins w:id="5590" w:author="Bonephace Kaijage" w:date="2026-10-14T05:18:00Z" w16du:dateUtc="2026-10-14T03:18:00Z"/>
                <w:color w:val="000000"/>
              </w:rPr>
            </w:pPr>
            <w:ins w:id="5591" w:author="Bonephace Kaijage" w:date="2026-10-14T05:56:00Z" w16du:dateUtc="2026-10-14T03:56:00Z">
              <w:r>
                <w:rPr>
                  <w:color w:val="000000"/>
                </w:rPr>
                <w:t xml:space="preserve">Kinachoongeza hasara mvua zikikosekana: kutegemea mahindi pekee, kuuza mavuno yote kwa </w:t>
              </w:r>
              <w:r>
                <w:rPr>
                  <w:color w:val="000000"/>
                </w:rPr>
                <w:lastRenderedPageBreak/>
                <w:t>mara moja na kukata miti iliyobaki kwa mkaa pesa zinapopungua.</w:t>
              </w:r>
            </w:ins>
          </w:p>
          <w:p w14:paraId="2E64240A" w14:textId="77777777" w:rsidR="00FE0A4D" w:rsidRDefault="00F433EC" w:rsidP="00997D17">
            <w:pPr>
              <w:pStyle w:val="ListParagraph"/>
              <w:numPr>
                <w:ilvl w:val="0"/>
                <w:numId w:val="1"/>
              </w:numPr>
              <w:jc w:val="both"/>
              <w:rPr>
                <w:ins w:id="5592" w:author="Bonephace Kaijage" w:date="2026-10-14T05:59:00Z" w16du:dateUtc="2026-10-14T03:59:00Z"/>
                <w:color w:val="000000"/>
              </w:rPr>
            </w:pPr>
            <w:ins w:id="5593" w:author="Bonephace Kaijage" w:date="2026-10-14T05:18:00Z" w16du:dateUtc="2026-10-14T03:18:00Z">
              <w:r>
                <w:rPr>
                  <w:color w:val="000000"/>
                </w:rPr>
                <w:t>Kubalianeni mapema, kama kaya na kijiji, chakula kitatoka wapi msimu ukikosekana, na chukueni hatua kabla akiba haijaisha.</w:t>
              </w:r>
            </w:ins>
          </w:p>
          <w:p w14:paraId="7CD8C701" w14:textId="52C7695A" w:rsidR="00A46EAA" w:rsidRPr="00997D17" w:rsidRDefault="00FE0A4D" w:rsidP="00997D17">
            <w:pPr>
              <w:pStyle w:val="ListParagraph"/>
              <w:numPr>
                <w:ilvl w:val="0"/>
                <w:numId w:val="1"/>
              </w:numPr>
              <w:jc w:val="both"/>
              <w:rPr>
                <w:bCs/>
                <w:color w:val="000000"/>
              </w:rPr>
            </w:pPr>
            <w:ins w:id="5594" w:author="Bonephace Kaijage" w:date="2026-10-14T05:59:00Z" w16du:dateUtc="2026-10-14T03:59:00Z">
              <w:r>
                <w:rPr>
                  <w:color w:val="000000"/>
                </w:rPr>
                <w:t>Kubalianeni nani atamsaidia yeyote katika kaya asiyeweza kuondoka, kuona au kusikia tahadhari peke yake.</w:t>
              </w:r>
            </w:ins>
          </w:p>
        </w:tc>
      </w:tr>
    </w:tbl>
    <w:p w14:paraId="3CB84628" w14:textId="77777777" w:rsidR="00FE0A4D" w:rsidRPr="00FE0A4D" w:rsidRDefault="00FE0A4D" w:rsidP="00FE0A4D">
      <w:pPr>
        <w:spacing w:after="120"/>
        <w:rPr>
          <w:ins w:id="5595" w:author="Bonephace Kaijage" w:date="2026-10-14T06:01:00Z" w16du:dateUtc="2026-10-14T04:01:00Z"/>
          <w:i/>
          <w:sz w:val="18"/>
          <w:rPrChange w:id="5596" w:author="Bonephace Kaijage" w:date="2026-10-14T06:01:00Z" w16du:dateUtc="2026-10-14T04:01:00Z">
            <w:rPr>
              <w:ins w:id="5597" w:author="Bonephace Kaijage" w:date="2026-10-14T06:01:00Z" w16du:dateUtc="2026-10-14T04:01:00Z"/>
            </w:rPr>
          </w:rPrChange>
        </w:rPr>
        <w:pPrChange w:id="5598" w:author="Bonephace Kaijage" w:date="2026-10-14T06:01:00Z" w16du:dateUtc="2026-10-14T04:01:00Z">
          <w:pPr/>
        </w:pPrChange>
      </w:pPr>
      <w:ins w:id="5599" w:author="Bonephace Kaijage" w:date="2026-10-14T06:01:00Z" w16du:dateUtc="2026-10-14T04:01:00Z">
        <w:r w:rsidRPr="00FE0A4D">
          <w:rPr>
            <w:i/>
            <w:sz w:val="18"/>
            <w:rPrChange w:id="5600"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24F7B09D" w14:textId="5342976E" w:rsidR="00A46EAA" w:rsidRPr="00997D17" w:rsidRDefault="00A46EAA" w:rsidP="00997D17"/>
    <w:p w14:paraId="077220BC" w14:textId="72B50116" w:rsidR="00A46EAA" w:rsidRPr="003C587E" w:rsidRDefault="00A46EAA">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154E756F" w14:textId="77777777">
        <w:tc>
          <w:tcPr>
            <w:tcW w:w="4532" w:type="dxa"/>
            <w:shd w:val="clear" w:color="auto" w:fill="FFFF00"/>
            <w:vAlign w:val="center"/>
          </w:tcPr>
          <w:p w14:paraId="736492C2" w14:textId="77777777" w:rsidR="00D52BA9" w:rsidRPr="00997D17" w:rsidRDefault="00D52BA9">
            <w:pPr>
              <w:jc w:val="both"/>
              <w:rPr>
                <w:color w:val="000000"/>
                <w:sz w:val="22"/>
                <w:szCs w:val="22"/>
              </w:rPr>
            </w:pPr>
            <w:r w:rsidRPr="00997D17">
              <w:rPr>
                <w:color w:val="000000"/>
                <w:sz w:val="22"/>
                <w:szCs w:val="22"/>
              </w:rPr>
              <w:t>ADVISORY</w:t>
            </w:r>
          </w:p>
        </w:tc>
        <w:tc>
          <w:tcPr>
            <w:tcW w:w="6798" w:type="dxa"/>
            <w:shd w:val="clear" w:color="auto" w:fill="FFFF00"/>
            <w:vAlign w:val="center"/>
          </w:tcPr>
          <w:p w14:paraId="745F1316" w14:textId="77777777" w:rsidR="00D52BA9" w:rsidRPr="00997D17" w:rsidRDefault="00D52BA9">
            <w:pPr>
              <w:jc w:val="both"/>
              <w:rPr>
                <w:color w:val="000000"/>
                <w:sz w:val="22"/>
                <w:szCs w:val="22"/>
              </w:rPr>
            </w:pPr>
            <w:r w:rsidRPr="00997D17">
              <w:rPr>
                <w:color w:val="000000"/>
                <w:sz w:val="22"/>
                <w:szCs w:val="22"/>
              </w:rPr>
              <w:t>BE PREPARED</w:t>
            </w:r>
          </w:p>
        </w:tc>
        <w:tc>
          <w:tcPr>
            <w:tcW w:w="2266" w:type="dxa"/>
            <w:shd w:val="clear" w:color="auto" w:fill="FFFF00"/>
            <w:vAlign w:val="center"/>
          </w:tcPr>
          <w:p w14:paraId="7E6C2182" w14:textId="77777777" w:rsidR="00D52BA9" w:rsidRPr="00997D17" w:rsidRDefault="00D52BA9">
            <w:pPr>
              <w:jc w:val="both"/>
              <w:rPr>
                <w:color w:val="000000"/>
                <w:sz w:val="22"/>
                <w:szCs w:val="22"/>
              </w:rPr>
            </w:pPr>
            <w:r w:rsidRPr="00997D17">
              <w:rPr>
                <w:color w:val="000000"/>
                <w:sz w:val="22"/>
                <w:szCs w:val="22"/>
              </w:rPr>
              <w:t>LEVEL 1</w:t>
            </w:r>
          </w:p>
        </w:tc>
      </w:tr>
    </w:tbl>
    <w:p w14:paraId="7DFBEAE1" w14:textId="77777777" w:rsidR="00D52BA9" w:rsidRPr="00997D17" w:rsidRDefault="00D52BA9">
      <w:pPr>
        <w:jc w:val="both"/>
        <w:rPr>
          <w:color w:val="000000"/>
          <w:sz w:val="22"/>
          <w:szCs w:val="22"/>
        </w:rPr>
      </w:pPr>
    </w:p>
    <w:p w14:paraId="446EA57C"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736D6A65" w14:textId="77777777" w:rsidTr="00997D17">
        <w:trPr>
          <w:tblHeader/>
        </w:trPr>
        <w:tc>
          <w:tcPr>
            <w:tcW w:w="3420" w:type="dxa"/>
            <w:shd w:val="clear" w:color="auto" w:fill="D9D9D9"/>
          </w:tcPr>
          <w:p w14:paraId="63CF67AD"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26C94BB0"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136971BC"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4F3D081F"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40609B05" w14:textId="77777777" w:rsidTr="00997D17">
        <w:tc>
          <w:tcPr>
            <w:tcW w:w="3420" w:type="dxa"/>
          </w:tcPr>
          <w:p w14:paraId="47979C6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Heavy rain over the flat Manonga and Wembere plains. Clay soils hold water, so mbuga and rice fields begin to pond, low homes get wet and earth roads become slippery. Lightning over open plains.</w:t>
            </w:r>
          </w:p>
        </w:tc>
        <w:tc>
          <w:tcPr>
            <w:tcW w:w="3235" w:type="dxa"/>
          </w:tcPr>
          <w:p w14:paraId="1E58E5A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lang w:val="sv-SE"/>
              </w:rPr>
              <w:t xml:space="preserve">Mvua kubwa kwenye tambarare za Manonga na Wembere. Udongo wa mfinyanzi unatuamisha maji, hivyo mbuga na mashamba ya mpunga yanaanza kujaa maji, nyumba za chini zinalowa na barabara za udongo zinateleza. </w:t>
            </w:r>
            <w:r w:rsidRPr="00997D17">
              <w:rPr>
                <w:color w:val="000000"/>
                <w:sz w:val="22"/>
                <w:szCs w:val="22"/>
              </w:rPr>
              <w:t>Radi kwenye maeneo ya wazi.</w:t>
            </w:r>
          </w:p>
        </w:tc>
        <w:tc>
          <w:tcPr>
            <w:tcW w:w="3605" w:type="dxa"/>
          </w:tcPr>
          <w:p w14:paraId="536E17C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Irrigation committees at Mwamapuli and other rice schemes clear canals and open field outlets.</w:t>
            </w:r>
          </w:p>
          <w:p w14:paraId="4192C8F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Households in plain villages raise food, seed and documents and store clean drinking water.</w:t>
            </w:r>
          </w:p>
          <w:p w14:paraId="3733A05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Herders move cattle to higher ground before the plains fill with water.</w:t>
            </w:r>
          </w:p>
          <w:p w14:paraId="529BEF5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Do not cross flooded drifts or sections of the T3 where water is flowing over the road.</w:t>
            </w:r>
          </w:p>
        </w:tc>
        <w:tc>
          <w:tcPr>
            <w:tcW w:w="3325" w:type="dxa"/>
          </w:tcPr>
          <w:p w14:paraId="4338E6F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Kamati za umwagiliaji Mwamapuli na skimu nyingine za mpunga zisafishe mifereji na zifungue njia za kutolea maji shambani.</w:t>
            </w:r>
          </w:p>
          <w:p w14:paraId="79018B3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Kaya za vijiji vya tambarare zipandishe chakula, mbegu na nyaraka na zihifadhi maji safi ya kunywa.</w:t>
            </w:r>
          </w:p>
          <w:p w14:paraId="4B459B2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Wafugaji wahamishe ng'ombe kwenda maeneo ya miinuko kabla tambarare hazijajaa maji.</w:t>
            </w:r>
          </w:p>
          <w:p w14:paraId="485D5A5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 xml:space="preserve">Usivuke vivuko vilivyofurika wala sehemu </w:t>
            </w:r>
            <w:r w:rsidRPr="00997D17">
              <w:rPr>
                <w:color w:val="000000"/>
                <w:sz w:val="22"/>
                <w:szCs w:val="22"/>
              </w:rPr>
              <w:lastRenderedPageBreak/>
              <w:t>za barabara T3 ambako maji yanapita juu ya barabara.</w:t>
            </w:r>
          </w:p>
        </w:tc>
      </w:tr>
      <w:tr w:rsidR="00D52BA9" w:rsidRPr="00997D17" w14:paraId="35F50897" w14:textId="77777777" w:rsidTr="00997D17">
        <w:tc>
          <w:tcPr>
            <w:tcW w:w="3420" w:type="dxa"/>
          </w:tcPr>
          <w:p w14:paraId="5527E49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Warning status</w:t>
            </w:r>
          </w:p>
        </w:tc>
        <w:tc>
          <w:tcPr>
            <w:tcW w:w="3235" w:type="dxa"/>
          </w:tcPr>
          <w:p w14:paraId="767A0DA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436BEAA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1E171C0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advisory remains in place until the authorities update or withdraw it.</w:t>
            </w:r>
          </w:p>
        </w:tc>
        <w:tc>
          <w:tcPr>
            <w:tcW w:w="3325" w:type="dxa"/>
          </w:tcPr>
          <w:p w14:paraId="779A49C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endeleeni kufuatilia taarifa za TMA, Kamati za Usimamizi wa Maafa na viongozi wa eneo.</w:t>
            </w:r>
          </w:p>
          <w:p w14:paraId="750E057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hadi mamlaka zitakapoihuisha au kuiondoa rasmi.</w:t>
            </w:r>
          </w:p>
        </w:tc>
      </w:tr>
    </w:tbl>
    <w:p w14:paraId="145758A8" w14:textId="77777777" w:rsidR="00D52BA9" w:rsidRPr="00997D17" w:rsidRDefault="00D52BA9">
      <w:pPr>
        <w:jc w:val="both"/>
        <w:rPr>
          <w:color w:val="000000"/>
          <w:sz w:val="22"/>
          <w:szCs w:val="22"/>
        </w:rPr>
      </w:pPr>
    </w:p>
    <w:p w14:paraId="75F0E9AA"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2E78705F" w14:textId="77777777">
        <w:tc>
          <w:tcPr>
            <w:tcW w:w="4532" w:type="dxa"/>
            <w:shd w:val="clear" w:color="auto" w:fill="ED7D31"/>
            <w:vAlign w:val="center"/>
          </w:tcPr>
          <w:p w14:paraId="36410749" w14:textId="77777777" w:rsidR="00D52BA9" w:rsidRPr="00997D17" w:rsidRDefault="00D52BA9">
            <w:pPr>
              <w:jc w:val="both"/>
              <w:rPr>
                <w:color w:val="000000"/>
                <w:sz w:val="22"/>
                <w:szCs w:val="22"/>
              </w:rPr>
            </w:pPr>
            <w:r w:rsidRPr="00997D17">
              <w:rPr>
                <w:color w:val="000000"/>
                <w:sz w:val="22"/>
                <w:szCs w:val="22"/>
              </w:rPr>
              <w:t>WARNING</w:t>
            </w:r>
          </w:p>
        </w:tc>
        <w:tc>
          <w:tcPr>
            <w:tcW w:w="6798" w:type="dxa"/>
            <w:shd w:val="clear" w:color="auto" w:fill="ED7D31"/>
            <w:vAlign w:val="center"/>
          </w:tcPr>
          <w:p w14:paraId="77C13DFA" w14:textId="77777777" w:rsidR="00D52BA9" w:rsidRPr="00997D17" w:rsidRDefault="00D52BA9">
            <w:pPr>
              <w:jc w:val="both"/>
              <w:rPr>
                <w:color w:val="000000"/>
                <w:sz w:val="22"/>
                <w:szCs w:val="22"/>
              </w:rPr>
            </w:pPr>
            <w:r w:rsidRPr="00997D17">
              <w:rPr>
                <w:color w:val="000000"/>
                <w:sz w:val="22"/>
                <w:szCs w:val="22"/>
              </w:rPr>
              <w:t>TAKE ACTION</w:t>
            </w:r>
          </w:p>
        </w:tc>
        <w:tc>
          <w:tcPr>
            <w:tcW w:w="2266" w:type="dxa"/>
            <w:shd w:val="clear" w:color="auto" w:fill="ED7D31"/>
            <w:vAlign w:val="center"/>
          </w:tcPr>
          <w:p w14:paraId="4B73A471" w14:textId="77777777" w:rsidR="00D52BA9" w:rsidRPr="00997D17" w:rsidRDefault="00D52BA9">
            <w:pPr>
              <w:jc w:val="both"/>
              <w:rPr>
                <w:color w:val="000000"/>
                <w:sz w:val="22"/>
                <w:szCs w:val="22"/>
              </w:rPr>
            </w:pPr>
            <w:r w:rsidRPr="00997D17">
              <w:rPr>
                <w:color w:val="000000"/>
                <w:sz w:val="22"/>
                <w:szCs w:val="22"/>
              </w:rPr>
              <w:t>LEVEL 2</w:t>
            </w:r>
          </w:p>
        </w:tc>
      </w:tr>
    </w:tbl>
    <w:p w14:paraId="5D7BC6E0" w14:textId="77777777" w:rsidR="00D52BA9" w:rsidRPr="00997D17" w:rsidRDefault="00D52BA9">
      <w:pPr>
        <w:jc w:val="both"/>
        <w:rPr>
          <w:color w:val="000000"/>
          <w:sz w:val="22"/>
          <w:szCs w:val="22"/>
        </w:rPr>
      </w:pPr>
    </w:p>
    <w:p w14:paraId="70895B76"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0065C81F" w14:textId="77777777" w:rsidTr="00997D17">
        <w:trPr>
          <w:tblHeader/>
        </w:trPr>
        <w:tc>
          <w:tcPr>
            <w:tcW w:w="3420" w:type="dxa"/>
            <w:shd w:val="clear" w:color="auto" w:fill="D9D9D9"/>
          </w:tcPr>
          <w:p w14:paraId="6086A0C5"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27D29CC7"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55D557C2"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749482AB" w14:textId="77777777" w:rsidR="00D52BA9" w:rsidRPr="00997D17" w:rsidRDefault="00D52BA9">
            <w:pPr>
              <w:jc w:val="both"/>
              <w:rPr>
                <w:color w:val="000000"/>
                <w:sz w:val="22"/>
                <w:szCs w:val="22"/>
              </w:rPr>
            </w:pPr>
            <w:r w:rsidRPr="00997D17">
              <w:rPr>
                <w:color w:val="000000"/>
                <w:sz w:val="22"/>
                <w:szCs w:val="22"/>
              </w:rPr>
              <w:t>HATUA (SW)</w:t>
            </w:r>
          </w:p>
        </w:tc>
      </w:tr>
      <w:tr w:rsidR="00D52BA9" w:rsidRPr="000343A2" w14:paraId="28A245F4" w14:textId="77777777" w:rsidTr="00997D17">
        <w:tc>
          <w:tcPr>
            <w:tcW w:w="3420" w:type="dxa"/>
          </w:tcPr>
          <w:p w14:paraId="5BBAF34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Ponding and river floods spread across the Wembere and Manonga plains. Houses and rice fields inundated, village roads cut, T3 sections flooded, and farmers and herders competing for dry land.</w:t>
            </w:r>
          </w:p>
        </w:tc>
        <w:tc>
          <w:tcPr>
            <w:tcW w:w="3235" w:type="dxa"/>
          </w:tcPr>
          <w:p w14:paraId="2E12BB9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Maji yaliyotuama na mafuriko ya mito yanaenea kwenye tambarare za Wembere na Manonga. Nyumba na mashamba ya mpunga yamezama, barabara za vijiji zimekatika, sehemu za T3 zimefurika, na wakulima na wafugaji wanagombania maeneo makavu.</w:t>
            </w:r>
          </w:p>
        </w:tc>
        <w:tc>
          <w:tcPr>
            <w:tcW w:w="3605" w:type="dxa"/>
          </w:tcPr>
          <w:p w14:paraId="1FB4445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Move households from inundated villages to ward assembly points on higher ground.</w:t>
            </w:r>
          </w:p>
          <w:p w14:paraId="61AE69F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TANROADS and Police control traffic on flooded T3 sections; TARURA closes village drifts.</w:t>
            </w:r>
          </w:p>
          <w:p w14:paraId="7B23F09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Ward officers agree safe livestock routes and grazing areas to prevent farmer–herder conflict.</w:t>
            </w:r>
          </w:p>
          <w:p w14:paraId="2CD18BC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Boil or treat drinking water. Health facilities watch for cholera, diarrhoea and malaria.</w:t>
            </w:r>
          </w:p>
        </w:tc>
        <w:tc>
          <w:tcPr>
            <w:tcW w:w="3325" w:type="dxa"/>
          </w:tcPr>
          <w:p w14:paraId="7DEB15E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Hamisha kaya kutoka vijiji vilivyozama kwenda vituo vya kukusanyika vya kata vilivyo kwenye miinuko.</w:t>
            </w:r>
          </w:p>
          <w:p w14:paraId="3EB3E78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TANROADS na Polisi wasimamie magari kwenye sehemu za T3 zilizofurika; TARURA ifunge vivuko vya vijijini.</w:t>
            </w:r>
          </w:p>
          <w:p w14:paraId="16C6114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Maafisa wa kata wakubaliane njia salama za mifugo na maeneo ya malisho ili kuzuia migogoro ya wakulima na wafugaji.</w:t>
            </w:r>
          </w:p>
          <w:p w14:paraId="479134C5"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Chemsha au tibu maji ya kunywa. Vituo vya afya vifuatilie kipindupindu, kuhara na malaria.</w:t>
            </w:r>
          </w:p>
        </w:tc>
      </w:tr>
      <w:tr w:rsidR="00D52BA9" w:rsidRPr="00997D17" w14:paraId="04D7E4F8" w14:textId="77777777" w:rsidTr="00997D17">
        <w:tc>
          <w:tcPr>
            <w:tcW w:w="3420" w:type="dxa"/>
          </w:tcPr>
          <w:p w14:paraId="74627A0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Warning status</w:t>
            </w:r>
          </w:p>
        </w:tc>
        <w:tc>
          <w:tcPr>
            <w:tcW w:w="3235" w:type="dxa"/>
          </w:tcPr>
          <w:p w14:paraId="00F151D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44DC739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584BA90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warning remains in force until the authorities lower or withdraw it.</w:t>
            </w:r>
          </w:p>
        </w:tc>
        <w:tc>
          <w:tcPr>
            <w:tcW w:w="3325" w:type="dxa"/>
          </w:tcPr>
          <w:p w14:paraId="69A0147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endeleeni kufuatilia taarifa za TMA, Kamati za Usimamizi wa Maafa na viongozi wa eneo.</w:t>
            </w:r>
          </w:p>
          <w:p w14:paraId="3D3DBF1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kutumika hadi mamlaka zitakapoishusha au kuiondoa rasmi.</w:t>
            </w:r>
          </w:p>
        </w:tc>
      </w:tr>
    </w:tbl>
    <w:p w14:paraId="69779FE2" w14:textId="77777777" w:rsidR="00D52BA9" w:rsidRPr="00997D17" w:rsidRDefault="00D52BA9">
      <w:pPr>
        <w:jc w:val="both"/>
        <w:rPr>
          <w:color w:val="000000"/>
          <w:sz w:val="22"/>
          <w:szCs w:val="22"/>
        </w:rPr>
      </w:pPr>
    </w:p>
    <w:p w14:paraId="2D3D9E3C"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6C88E33F" w14:textId="77777777">
        <w:tc>
          <w:tcPr>
            <w:tcW w:w="4532" w:type="dxa"/>
            <w:shd w:val="clear" w:color="auto" w:fill="C00000"/>
            <w:vAlign w:val="center"/>
          </w:tcPr>
          <w:p w14:paraId="2FEC2450" w14:textId="77777777" w:rsidR="00D52BA9" w:rsidRPr="00997D17" w:rsidRDefault="00D52BA9">
            <w:pPr>
              <w:jc w:val="both"/>
              <w:rPr>
                <w:color w:val="000000"/>
                <w:sz w:val="22"/>
                <w:szCs w:val="22"/>
              </w:rPr>
            </w:pPr>
            <w:r w:rsidRPr="00997D17">
              <w:rPr>
                <w:color w:val="000000"/>
                <w:sz w:val="22"/>
                <w:szCs w:val="22"/>
              </w:rPr>
              <w:t>MAJOR WARNING</w:t>
            </w:r>
          </w:p>
        </w:tc>
        <w:tc>
          <w:tcPr>
            <w:tcW w:w="6798" w:type="dxa"/>
            <w:shd w:val="clear" w:color="auto" w:fill="C00000"/>
            <w:vAlign w:val="center"/>
          </w:tcPr>
          <w:p w14:paraId="1139D39A" w14:textId="77777777" w:rsidR="00D52BA9" w:rsidRPr="00997D17" w:rsidRDefault="00D52BA9">
            <w:pPr>
              <w:jc w:val="both"/>
              <w:rPr>
                <w:color w:val="000000"/>
                <w:sz w:val="22"/>
                <w:szCs w:val="22"/>
              </w:rPr>
            </w:pPr>
            <w:r w:rsidRPr="00997D17">
              <w:rPr>
                <w:color w:val="000000"/>
                <w:sz w:val="22"/>
                <w:szCs w:val="22"/>
              </w:rPr>
              <w:t>TAKE ACTION IMMEDIATELY</w:t>
            </w:r>
          </w:p>
        </w:tc>
        <w:tc>
          <w:tcPr>
            <w:tcW w:w="2266" w:type="dxa"/>
            <w:shd w:val="clear" w:color="auto" w:fill="C00000"/>
            <w:vAlign w:val="center"/>
          </w:tcPr>
          <w:p w14:paraId="727779CF" w14:textId="77777777" w:rsidR="00D52BA9" w:rsidRPr="00997D17" w:rsidRDefault="00D52BA9">
            <w:pPr>
              <w:jc w:val="both"/>
              <w:rPr>
                <w:color w:val="000000"/>
                <w:sz w:val="22"/>
                <w:szCs w:val="22"/>
              </w:rPr>
            </w:pPr>
            <w:r w:rsidRPr="00997D17">
              <w:rPr>
                <w:color w:val="000000"/>
                <w:sz w:val="22"/>
                <w:szCs w:val="22"/>
              </w:rPr>
              <w:t>LEVEL 3</w:t>
            </w:r>
          </w:p>
        </w:tc>
      </w:tr>
    </w:tbl>
    <w:p w14:paraId="5A82DB33" w14:textId="77777777" w:rsidR="00D52BA9" w:rsidRPr="00997D17" w:rsidRDefault="00D52BA9">
      <w:pPr>
        <w:jc w:val="both"/>
        <w:rPr>
          <w:color w:val="000000"/>
          <w:sz w:val="22"/>
          <w:szCs w:val="22"/>
        </w:rPr>
      </w:pPr>
    </w:p>
    <w:p w14:paraId="69202258"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5D968AE8" w14:textId="77777777" w:rsidTr="00997D17">
        <w:trPr>
          <w:tblHeader/>
        </w:trPr>
        <w:tc>
          <w:tcPr>
            <w:tcW w:w="3420" w:type="dxa"/>
            <w:shd w:val="clear" w:color="auto" w:fill="D9D9D9"/>
          </w:tcPr>
          <w:p w14:paraId="10D27C9D"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76034310"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7630A735"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438B99C2"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01371C79" w14:textId="77777777" w:rsidTr="00997D17">
        <w:tc>
          <w:tcPr>
            <w:tcW w:w="3420" w:type="dxa"/>
          </w:tcPr>
          <w:p w14:paraId="735BC18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Large parts of the plains under standing water for weeks. Villages isolated, houses collapse, the T3 is cut, and crops and livestock are lost. High risk of drowning, cholera and food shortage.</w:t>
            </w:r>
          </w:p>
        </w:tc>
        <w:tc>
          <w:tcPr>
            <w:tcW w:w="3235" w:type="dxa"/>
          </w:tcPr>
          <w:p w14:paraId="221CD47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Sehemu kubwa ya tambarare imefunikwa na maji kwa wiki kadhaa. Vijiji vimetengwa, nyumba zinaanguka, T3 imekatika, na mazao na mifugo vimepotea. Hatari kubwa ya kuzama, kipindupindu na upungufu wa chakula.</w:t>
            </w:r>
          </w:p>
        </w:tc>
        <w:tc>
          <w:tcPr>
            <w:tcW w:w="3605" w:type="dxa"/>
          </w:tcPr>
          <w:p w14:paraId="4710243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Evacuate isolated villages now. Use boats or canoes only with life jackets and trained crews.</w:t>
            </w:r>
          </w:p>
          <w:p w14:paraId="514A07E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Call 114 and 190. Keep the T3 corridor and the route to Igunga District Hospital open.</w:t>
            </w:r>
          </w:p>
          <w:p w14:paraId="201F06E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Open camps on higher ground, register every household and plan food, seed and livestock support.</w:t>
            </w:r>
          </w:p>
          <w:p w14:paraId="6158DD2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Health team: treat injuries first, set up cholera treatment points in camps and chlorinate water.</w:t>
            </w:r>
          </w:p>
        </w:tc>
        <w:tc>
          <w:tcPr>
            <w:tcW w:w="3325" w:type="dxa"/>
          </w:tcPr>
          <w:p w14:paraId="2928159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Hamisha vijiji vilivyotengwa sasa. Tumia boti au mitumbwi tu ukiwa na jaketi ya kujiokoa na waendeshaji waliofunzwa.</w:t>
            </w:r>
          </w:p>
          <w:p w14:paraId="01D0996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Piga 114 na 190. Barabara T3 na njia ya kwenda Hospitali ya Wilaya Igunga ziwe wazi.</w:t>
            </w:r>
          </w:p>
          <w:p w14:paraId="3A998E3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Fungua kambi kwenye miinuko, sajili kila kaya na panga msaada wa chakula, mbegu na mifugo.</w:t>
            </w:r>
          </w:p>
          <w:p w14:paraId="2FF265C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Timu ya afya: tibu majeruhi kwanza, anzisha vituo vya kutibu kipindupindu kambini na weka klorini kwenye maji.</w:t>
            </w:r>
          </w:p>
        </w:tc>
      </w:tr>
      <w:tr w:rsidR="00D52BA9" w:rsidRPr="00997D17" w14:paraId="78811616" w14:textId="77777777" w:rsidTr="00997D17">
        <w:tc>
          <w:tcPr>
            <w:tcW w:w="3420" w:type="dxa"/>
          </w:tcPr>
          <w:p w14:paraId="3A4C02A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110DCEE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59C849B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stay with official sources: radio, TMA, Disaster Management Committees and local leaders.</w:t>
            </w:r>
          </w:p>
          <w:p w14:paraId="73C1CA3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Disaster Management Committees will announce when the danger has passed and when it is safe to return.</w:t>
            </w:r>
          </w:p>
        </w:tc>
        <w:tc>
          <w:tcPr>
            <w:tcW w:w="3325" w:type="dxa"/>
          </w:tcPr>
          <w:p w14:paraId="6C77E27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 xml:space="preserve">Tafadhali tegemeeni taarifa rasmi: redio, TMA, Kamati za Usimamizi wa </w:t>
            </w:r>
            <w:r w:rsidRPr="00997D17">
              <w:rPr>
                <w:color w:val="000000"/>
                <w:sz w:val="22"/>
                <w:szCs w:val="22"/>
              </w:rPr>
              <w:lastRenderedPageBreak/>
              <w:t>Maafa na viongozi wa eneo.</w:t>
            </w:r>
          </w:p>
          <w:p w14:paraId="4E38EA4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Kamati za Usimamizi wa Maafa zitatangaza hatari itakapokwisha na itakapokuwa salama kurudi.</w:t>
            </w:r>
          </w:p>
        </w:tc>
      </w:tr>
    </w:tbl>
    <w:p w14:paraId="0B3937D7" w14:textId="77777777" w:rsidR="00D52BA9" w:rsidRPr="00997D17" w:rsidRDefault="00D52BA9">
      <w:pPr>
        <w:jc w:val="both"/>
        <w:rPr>
          <w:color w:val="000000"/>
          <w:sz w:val="22"/>
          <w:szCs w:val="22"/>
        </w:rPr>
      </w:pPr>
    </w:p>
    <w:p w14:paraId="2D1FF1AC" w14:textId="77777777" w:rsidR="00D52BA9" w:rsidRPr="00997D17" w:rsidRDefault="00D52BA9">
      <w:pPr>
        <w:jc w:val="both"/>
        <w:rPr>
          <w:color w:val="000000"/>
          <w:sz w:val="22"/>
          <w:szCs w:val="22"/>
        </w:rPr>
      </w:pPr>
    </w:p>
    <w:p w14:paraId="3D8720A9" w14:textId="77777777" w:rsidR="00D52BA9" w:rsidRPr="00997D17" w:rsidRDefault="00D52BA9" w:rsidP="00997D17">
      <w:pPr>
        <w:pStyle w:val="Strong1"/>
        <w:jc w:val="both"/>
        <w:rPr>
          <w:b w:val="0"/>
          <w:bCs w:val="0"/>
          <w:sz w:val="22"/>
          <w:szCs w:val="22"/>
        </w:rPr>
      </w:pPr>
      <w:r w:rsidRPr="00997D17">
        <w:rPr>
          <w:b w:val="0"/>
          <w:bCs w:val="0"/>
          <w:sz w:val="22"/>
          <w:szCs w:val="22"/>
        </w:rPr>
        <w:t>25.4 KALIUA DISTRICT COUNCIL | HALMASHAURI YA WILAYA YA KALIUA</w:t>
      </w:r>
    </w:p>
    <w:p w14:paraId="501CCA2C" w14:textId="77777777" w:rsidR="00A46EAA" w:rsidRDefault="00A46EAA">
      <w:pPr>
        <w:jc w:val="both"/>
        <w:rPr>
          <w:color w:val="000000"/>
          <w:sz w:val="22"/>
          <w:szCs w:val="22"/>
        </w:rPr>
      </w:pPr>
    </w:p>
    <w:p w14:paraId="3303E8B6" w14:textId="77777777" w:rsidR="00A46EAA" w:rsidRDefault="00A46EAA" w:rsidP="00A46EAA">
      <w:pPr>
        <w:pStyle w:val="Strong1"/>
        <w:jc w:val="both"/>
        <w:rPr>
          <w:color w:val="000000"/>
        </w:rPr>
      </w:pPr>
      <w:r w:rsidRPr="00997D17">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46EAA" w:rsidRPr="00997D17" w14:paraId="2802DE50" w14:textId="77777777" w:rsidTr="00997D17">
        <w:trPr>
          <w:tblHeader/>
        </w:trPr>
        <w:tc>
          <w:tcPr>
            <w:tcW w:w="3420" w:type="dxa"/>
            <w:shd w:val="clear" w:color="D9D9D9" w:fill="D9D9D9"/>
          </w:tcPr>
          <w:p w14:paraId="064E8BB2" w14:textId="7602860E" w:rsidR="00A46EAA" w:rsidRPr="00997D17" w:rsidRDefault="00A46EAA" w:rsidP="00997D17">
            <w:pPr>
              <w:jc w:val="both"/>
              <w:rPr>
                <w:color w:val="000000"/>
              </w:rPr>
            </w:pPr>
            <w:r w:rsidRPr="00997D17">
              <w:rPr>
                <w:color w:val="000000"/>
              </w:rPr>
              <w:t>AREA (EN)</w:t>
            </w:r>
          </w:p>
        </w:tc>
        <w:tc>
          <w:tcPr>
            <w:tcW w:w="3235" w:type="dxa"/>
            <w:shd w:val="clear" w:color="D9D9D9" w:fill="D9D9D9"/>
          </w:tcPr>
          <w:p w14:paraId="0E51ED88" w14:textId="59DDCF28" w:rsidR="00A46EAA" w:rsidRPr="00997D17" w:rsidRDefault="00A46EAA" w:rsidP="00997D17">
            <w:pPr>
              <w:jc w:val="both"/>
              <w:rPr>
                <w:color w:val="000000"/>
              </w:rPr>
            </w:pPr>
            <w:r w:rsidRPr="00997D17">
              <w:rPr>
                <w:color w:val="000000"/>
              </w:rPr>
              <w:t>ENEO (SW)</w:t>
            </w:r>
          </w:p>
        </w:tc>
        <w:tc>
          <w:tcPr>
            <w:tcW w:w="3605" w:type="dxa"/>
            <w:shd w:val="clear" w:color="D9D9D9" w:fill="D9D9D9"/>
          </w:tcPr>
          <w:p w14:paraId="781220EB" w14:textId="3FD75009" w:rsidR="00A46EAA" w:rsidRPr="00997D17" w:rsidRDefault="001D64D9" w:rsidP="00997D17">
            <w:pPr>
              <w:jc w:val="both"/>
              <w:rPr>
                <w:color w:val="000000"/>
              </w:rPr>
            </w:pPr>
            <w:r>
              <w:rPr>
                <w:color w:val="000000"/>
              </w:rPr>
              <w:t>RISK STATEMENT (EN)</w:t>
            </w:r>
          </w:p>
        </w:tc>
        <w:tc>
          <w:tcPr>
            <w:tcW w:w="3325" w:type="dxa"/>
            <w:shd w:val="clear" w:color="D9D9D9" w:fill="D9D9D9"/>
          </w:tcPr>
          <w:p w14:paraId="6A85BF25" w14:textId="51E38698" w:rsidR="00A46EAA" w:rsidRPr="00997D17" w:rsidRDefault="001D64D9" w:rsidP="00997D17">
            <w:pPr>
              <w:jc w:val="both"/>
              <w:rPr>
                <w:color w:val="000000"/>
              </w:rPr>
            </w:pPr>
            <w:r>
              <w:rPr>
                <w:color w:val="000000"/>
              </w:rPr>
              <w:t>TAMKO LA HATARI (SW)</w:t>
            </w:r>
          </w:p>
        </w:tc>
      </w:tr>
      <w:tr w:rsidR="00A46EAA" w:rsidRPr="00997D17" w14:paraId="01651629" w14:textId="77777777" w:rsidTr="00997D17">
        <w:tc>
          <w:tcPr>
            <w:tcW w:w="3420" w:type="dxa"/>
          </w:tcPr>
          <w:p w14:paraId="11175DCF" w14:textId="6F7ED555" w:rsidR="00A46EAA" w:rsidRPr="00997D17" w:rsidRDefault="00A46EAA" w:rsidP="00997D17">
            <w:pPr>
              <w:pStyle w:val="ListParagraph"/>
              <w:numPr>
                <w:ilvl w:val="0"/>
                <w:numId w:val="1"/>
              </w:numPr>
              <w:jc w:val="both"/>
              <w:rPr>
                <w:color w:val="000000"/>
              </w:rPr>
            </w:pPr>
            <w:r w:rsidRPr="00997D17">
              <w:rPr>
                <w:color w:val="000000"/>
              </w:rPr>
              <w:t>Wetland margins and the Malagarasi and Ugalla valleys</w:t>
            </w:r>
          </w:p>
        </w:tc>
        <w:tc>
          <w:tcPr>
            <w:tcW w:w="3235" w:type="dxa"/>
          </w:tcPr>
          <w:p w14:paraId="48769143" w14:textId="6FCB1DEE" w:rsidR="00A46EAA" w:rsidRPr="00997D17" w:rsidRDefault="00A46EAA" w:rsidP="00997D17">
            <w:pPr>
              <w:pStyle w:val="ListParagraph"/>
              <w:numPr>
                <w:ilvl w:val="0"/>
                <w:numId w:val="1"/>
              </w:numPr>
              <w:jc w:val="both"/>
              <w:rPr>
                <w:color w:val="000000"/>
                <w:lang w:val="sv-SE"/>
              </w:rPr>
            </w:pPr>
            <w:r w:rsidRPr="00997D17">
              <w:rPr>
                <w:color w:val="000000"/>
                <w:lang w:val="sv-SE"/>
              </w:rPr>
              <w:t>Kingo za ardhioevu na mabonde ya Malagarasi na Ugalla</w:t>
            </w:r>
          </w:p>
        </w:tc>
        <w:tc>
          <w:tcPr>
            <w:tcW w:w="3605" w:type="dxa"/>
          </w:tcPr>
          <w:p w14:paraId="02E19A95" w14:textId="3DBEBF22" w:rsidR="00997D17" w:rsidRDefault="002A1887" w:rsidP="00A46EAA">
            <w:pPr>
              <w:pStyle w:val="ListParagraph"/>
              <w:numPr>
                <w:ilvl w:val="0"/>
                <w:numId w:val="1"/>
              </w:numPr>
              <w:jc w:val="both"/>
              <w:rPr>
                <w:color w:val="000000"/>
              </w:rPr>
            </w:pPr>
            <w:r>
              <w:rPr>
                <w:color w:val="000000"/>
              </w:rPr>
              <w:t>This area is a wetland margin: the Malagarasi and Ugalla margins expand every heavy rainy season, and water levels can stay high for weeks after the rains end.</w:t>
            </w:r>
          </w:p>
          <w:p w14:paraId="45AD6FCE" w14:textId="77777777" w:rsidR="00F433EC" w:rsidRDefault="00DC5789" w:rsidP="00997D17">
            <w:pPr>
              <w:pStyle w:val="ListParagraph"/>
              <w:numPr>
                <w:ilvl w:val="0"/>
                <w:numId w:val="1"/>
              </w:numPr>
              <w:jc w:val="both"/>
              <w:rPr>
                <w:ins w:id="5601" w:author="Bonephace Kaijage" w:date="2026-10-14T05:19:00Z" w16du:dateUtc="2026-10-14T03:19:00Z"/>
                <w:color w:val="000000"/>
              </w:rPr>
            </w:pPr>
            <w:r>
              <w:rPr>
                <w:color w:val="000000"/>
              </w:rPr>
              <w:t>For those farming and fishing here, it helps to</w:t>
            </w:r>
            <w:r w:rsidR="002A1887">
              <w:rPr>
                <w:color w:val="000000"/>
              </w:rPr>
              <w:t xml:space="preserve"> use the margins seasonally and to keep permanent houses and stores above the highest known flood mark.</w:t>
            </w:r>
          </w:p>
          <w:p w14:paraId="08581EF2" w14:textId="3AA0A18B" w:rsidR="00F433EC" w:rsidRDefault="00FE0A4D" w:rsidP="00997D17">
            <w:pPr>
              <w:pStyle w:val="ListParagraph"/>
              <w:numPr>
                <w:ilvl w:val="0"/>
                <w:numId w:val="1"/>
              </w:numPr>
              <w:jc w:val="both"/>
              <w:rPr>
                <w:ins w:id="5602" w:author="Bonephace Kaijage" w:date="2026-10-14T05:19:00Z" w16du:dateUtc="2026-10-14T03:19:00Z"/>
                <w:color w:val="000000"/>
              </w:rPr>
            </w:pPr>
            <w:ins w:id="5603" w:author="Bonephace Kaijage" w:date="2026-10-14T05:56:00Z" w16du:dateUtc="2026-10-14T03:56:00Z">
              <w:r>
                <w:rPr>
                  <w:color w:val="000000"/>
                </w:rPr>
                <w:t>What raises the risk: building permanent houses on the wetland margin, staying on the low ground while the rivers are still rising, and blocking the natural outflow with bunds.</w:t>
              </w:r>
            </w:ins>
          </w:p>
          <w:p w14:paraId="696215E4" w14:textId="77777777" w:rsidR="00FE0A4D" w:rsidRDefault="00F433EC" w:rsidP="00997D17">
            <w:pPr>
              <w:pStyle w:val="ListParagraph"/>
              <w:numPr>
                <w:ilvl w:val="0"/>
                <w:numId w:val="1"/>
              </w:numPr>
              <w:jc w:val="both"/>
              <w:rPr>
                <w:ins w:id="5604" w:author="Bonephace Kaijage" w:date="2026-10-14T05:59:00Z" w16du:dateUtc="2026-10-14T03:59:00Z"/>
                <w:color w:val="000000"/>
              </w:rPr>
            </w:pPr>
            <w:ins w:id="5605" w:author="Bonephace Kaijage" w:date="2026-10-14T05:19:00Z" w16du:dateUtc="2026-10-14T03:19:00Z">
              <w:r>
                <w:rPr>
                  <w:color w:val="000000"/>
                </w:rPr>
                <w:t>Know the raised ground and the dry route to it that your village will use when the Malagarasi and Ugalla spread, and move people, stores and animals there as the water begins to rise.</w:t>
              </w:r>
            </w:ins>
          </w:p>
          <w:p w14:paraId="07AF80A0" w14:textId="72EEABCF" w:rsidR="00A46EAA" w:rsidRPr="00997D17" w:rsidRDefault="00FE0A4D" w:rsidP="00997D17">
            <w:pPr>
              <w:pStyle w:val="ListParagraph"/>
              <w:numPr>
                <w:ilvl w:val="0"/>
                <w:numId w:val="1"/>
              </w:numPr>
              <w:jc w:val="both"/>
              <w:rPr>
                <w:color w:val="000000"/>
              </w:rPr>
            </w:pPr>
            <w:ins w:id="5606" w:author="Bonephace Kaijage" w:date="2026-10-14T05:59:00Z" w16du:dateUtc="2026-10-14T03:59:00Z">
              <w:r>
                <w:rPr>
                  <w:color w:val="000000"/>
                </w:rPr>
                <w:t xml:space="preserve">Agree who will help anyone in the household who cannot </w:t>
              </w:r>
              <w:r>
                <w:rPr>
                  <w:color w:val="000000"/>
                </w:rPr>
                <w:lastRenderedPageBreak/>
                <w:t>move, see or hear a warning on their own.</w:t>
              </w:r>
            </w:ins>
          </w:p>
        </w:tc>
        <w:tc>
          <w:tcPr>
            <w:tcW w:w="3325" w:type="dxa"/>
          </w:tcPr>
          <w:p w14:paraId="48B29141" w14:textId="61E46E5E" w:rsidR="00A46EAA" w:rsidRPr="00997D17" w:rsidRDefault="002A1887" w:rsidP="00997D17">
            <w:pPr>
              <w:pStyle w:val="ListParagraph"/>
              <w:numPr>
                <w:ilvl w:val="0"/>
                <w:numId w:val="1"/>
              </w:numPr>
              <w:jc w:val="both"/>
              <w:rPr>
                <w:color w:val="000000"/>
              </w:rPr>
            </w:pPr>
            <w:r>
              <w:rPr>
                <w:color w:val="000000"/>
              </w:rPr>
              <w:lastRenderedPageBreak/>
              <w:t>Eneo hili ni kingo za ardhioevu: kingo za Malagarasi na Ugalla hupanuka kila msimu wa mvua kubwa, na kina cha maji kinaweza kubaki juu kwa wiki kadhaa baada ya mvua kwisha.</w:t>
            </w:r>
          </w:p>
          <w:p w14:paraId="59C5F031" w14:textId="77777777" w:rsidR="00F433EC" w:rsidRDefault="00DC5789" w:rsidP="00997D17">
            <w:pPr>
              <w:pStyle w:val="ListParagraph"/>
              <w:numPr>
                <w:ilvl w:val="0"/>
                <w:numId w:val="1"/>
              </w:numPr>
              <w:jc w:val="both"/>
              <w:rPr>
                <w:ins w:id="5607" w:author="Bonephace Kaijage" w:date="2026-10-14T05:19:00Z" w16du:dateUtc="2026-10-14T03:19:00Z"/>
                <w:color w:val="000000"/>
              </w:rPr>
            </w:pPr>
            <w:r>
              <w:rPr>
                <w:color w:val="000000"/>
              </w:rPr>
              <w:t>Kwa wanaolima na kuvua hapa, ni vyema</w:t>
            </w:r>
            <w:r w:rsidR="002A1887">
              <w:rPr>
                <w:color w:val="000000"/>
              </w:rPr>
              <w:t xml:space="preserve"> kutumia kingo kwa msimu na kujenga nyumba za kudumu na maghala juu ya alama ya juu kabisa ya mafuriko inayojulikana.</w:t>
            </w:r>
          </w:p>
          <w:p w14:paraId="23121772" w14:textId="32F4A1A0" w:rsidR="00F433EC" w:rsidRDefault="00FE0A4D" w:rsidP="00997D17">
            <w:pPr>
              <w:pStyle w:val="ListParagraph"/>
              <w:numPr>
                <w:ilvl w:val="0"/>
                <w:numId w:val="1"/>
              </w:numPr>
              <w:jc w:val="both"/>
              <w:rPr>
                <w:ins w:id="5608" w:author="Bonephace Kaijage" w:date="2026-10-14T05:19:00Z" w16du:dateUtc="2026-10-14T03:19:00Z"/>
                <w:color w:val="000000"/>
              </w:rPr>
            </w:pPr>
            <w:ins w:id="5609" w:author="Bonephace Kaijage" w:date="2026-10-14T05:56:00Z" w16du:dateUtc="2026-10-14T03:56:00Z">
              <w:r>
                <w:rPr>
                  <w:color w:val="000000"/>
                </w:rPr>
                <w:t>Kinachoongeza hatari: kujenga nyumba za kudumu kwenye kingo za ardhioevu, kubaki kwenye ardhi ya chini mito ikiwa bado inapanda, na kuziba njia ya asili ya maji kwa matuta.</w:t>
              </w:r>
            </w:ins>
          </w:p>
          <w:p w14:paraId="07A6CA2C" w14:textId="77777777" w:rsidR="00FE0A4D" w:rsidRDefault="00F433EC" w:rsidP="00997D17">
            <w:pPr>
              <w:pStyle w:val="ListParagraph"/>
              <w:numPr>
                <w:ilvl w:val="0"/>
                <w:numId w:val="1"/>
              </w:numPr>
              <w:jc w:val="both"/>
              <w:rPr>
                <w:ins w:id="5610" w:author="Bonephace Kaijage" w:date="2026-10-14T05:59:00Z" w16du:dateUtc="2026-10-14T03:59:00Z"/>
                <w:color w:val="000000"/>
              </w:rPr>
            </w:pPr>
            <w:ins w:id="5611" w:author="Bonephace Kaijage" w:date="2026-10-14T05:19:00Z" w16du:dateUtc="2026-10-14T03:19:00Z">
              <w:r>
                <w:rPr>
                  <w:color w:val="000000"/>
                </w:rPr>
                <w:t xml:space="preserve">Fahamu eneo lililoinuka na njia kavu ya kufika huko ambayo kijiji chenu kitatumia Malagarasi na Ugalla zinapotapakaa, na </w:t>
              </w:r>
              <w:r>
                <w:rPr>
                  <w:color w:val="000000"/>
                </w:rPr>
                <w:lastRenderedPageBreak/>
                <w:t>hamisheni watu, akiba na mifugo huko maji yanapoanza kupanda.</w:t>
              </w:r>
            </w:ins>
          </w:p>
          <w:p w14:paraId="72E61FF6" w14:textId="24A6C092" w:rsidR="00A46EAA" w:rsidRPr="00997D17" w:rsidRDefault="00FE0A4D" w:rsidP="00997D17">
            <w:pPr>
              <w:pStyle w:val="ListParagraph"/>
              <w:numPr>
                <w:ilvl w:val="0"/>
                <w:numId w:val="1"/>
              </w:numPr>
              <w:jc w:val="both"/>
              <w:rPr>
                <w:bCs/>
                <w:color w:val="000000"/>
              </w:rPr>
            </w:pPr>
            <w:ins w:id="5612" w:author="Bonephace Kaijage" w:date="2026-10-14T05:59:00Z" w16du:dateUtc="2026-10-14T03:59:00Z">
              <w:r>
                <w:rPr>
                  <w:color w:val="000000"/>
                </w:rPr>
                <w:t>Kubalianeni nani atamsaidia yeyote katika kaya asiyeweza kuondoka, kuona au kusikia tahadhari peke yake.</w:t>
              </w:r>
            </w:ins>
          </w:p>
        </w:tc>
      </w:tr>
      <w:tr w:rsidR="00A46EAA" w:rsidRPr="00997D17" w14:paraId="70D5EE53" w14:textId="77777777" w:rsidTr="00997D17">
        <w:tc>
          <w:tcPr>
            <w:tcW w:w="3420" w:type="dxa"/>
          </w:tcPr>
          <w:p w14:paraId="1E0FC4B1" w14:textId="63A4E35D" w:rsidR="00A46EAA" w:rsidRPr="00997D17" w:rsidRDefault="00A46EAA" w:rsidP="00997D17">
            <w:pPr>
              <w:pStyle w:val="ListParagraph"/>
              <w:numPr>
                <w:ilvl w:val="0"/>
                <w:numId w:val="1"/>
              </w:numPr>
              <w:jc w:val="both"/>
              <w:rPr>
                <w:color w:val="000000"/>
              </w:rPr>
            </w:pPr>
            <w:r w:rsidRPr="00997D17">
              <w:rPr>
                <w:color w:val="000000"/>
              </w:rPr>
              <w:lastRenderedPageBreak/>
              <w:t>Fishing camps</w:t>
            </w:r>
          </w:p>
        </w:tc>
        <w:tc>
          <w:tcPr>
            <w:tcW w:w="3235" w:type="dxa"/>
          </w:tcPr>
          <w:p w14:paraId="5DF96AB4" w14:textId="47B35C33" w:rsidR="00A46EAA" w:rsidRPr="00997D17" w:rsidRDefault="00A46EAA" w:rsidP="00997D17">
            <w:pPr>
              <w:pStyle w:val="ListParagraph"/>
              <w:numPr>
                <w:ilvl w:val="0"/>
                <w:numId w:val="1"/>
              </w:numPr>
              <w:jc w:val="both"/>
              <w:rPr>
                <w:color w:val="000000"/>
              </w:rPr>
            </w:pPr>
            <w:r w:rsidRPr="00997D17">
              <w:rPr>
                <w:color w:val="000000"/>
              </w:rPr>
              <w:t>Kambi za uvuvi</w:t>
            </w:r>
          </w:p>
        </w:tc>
        <w:tc>
          <w:tcPr>
            <w:tcW w:w="3605" w:type="dxa"/>
          </w:tcPr>
          <w:p w14:paraId="604B9189" w14:textId="6702FD1E" w:rsidR="00997D17" w:rsidRDefault="002A1887" w:rsidP="00A46EAA">
            <w:pPr>
              <w:pStyle w:val="ListParagraph"/>
              <w:numPr>
                <w:ilvl w:val="0"/>
                <w:numId w:val="1"/>
              </w:numPr>
              <w:jc w:val="both"/>
              <w:rPr>
                <w:color w:val="000000"/>
              </w:rPr>
            </w:pPr>
            <w:r>
              <w:rPr>
                <w:color w:val="000000"/>
              </w:rPr>
              <w:t>This is a fishing camp area: camps sit in remote, low-lying spots, rising water, afternoon thunderstorms and capsizing are the main threats, and help is often hours away.</w:t>
            </w:r>
          </w:p>
          <w:p w14:paraId="08874C05" w14:textId="77777777" w:rsidR="00F433EC" w:rsidRDefault="00DC5789" w:rsidP="00997D17">
            <w:pPr>
              <w:pStyle w:val="ListParagraph"/>
              <w:numPr>
                <w:ilvl w:val="0"/>
                <w:numId w:val="1"/>
              </w:numPr>
              <w:jc w:val="both"/>
              <w:rPr>
                <w:ins w:id="5613" w:author="Bonephace Kaijage" w:date="2026-10-14T05:19:00Z" w16du:dateUtc="2026-10-14T03:19:00Z"/>
                <w:color w:val="000000"/>
              </w:rPr>
            </w:pPr>
            <w:r>
              <w:rPr>
                <w:color w:val="000000"/>
              </w:rPr>
              <w:t>For those fishing here, it helps to</w:t>
            </w:r>
            <w:r w:rsidR="002A1887">
              <w:rPr>
                <w:color w:val="000000"/>
              </w:rPr>
              <w:t xml:space="preserve"> wear life jackets, bring boats to shore before storms build and keep the camp register up to date with the village.</w:t>
            </w:r>
          </w:p>
          <w:p w14:paraId="35BA150F" w14:textId="273C0ECA" w:rsidR="00F433EC" w:rsidRDefault="00FE0A4D" w:rsidP="00997D17">
            <w:pPr>
              <w:pStyle w:val="ListParagraph"/>
              <w:numPr>
                <w:ilvl w:val="0"/>
                <w:numId w:val="1"/>
              </w:numPr>
              <w:jc w:val="both"/>
              <w:rPr>
                <w:ins w:id="5614" w:author="Bonephace Kaijage" w:date="2026-10-14T05:19:00Z" w16du:dateUtc="2026-10-14T03:19:00Z"/>
                <w:color w:val="000000"/>
              </w:rPr>
            </w:pPr>
            <w:ins w:id="5615" w:author="Bonephace Kaijage" w:date="2026-10-14T05:56:00Z" w16du:dateUtc="2026-10-14T03:56:00Z">
              <w:r>
                <w:rPr>
                  <w:color w:val="000000"/>
                </w:rPr>
                <w:t>What raises the risk: going out in overloaded boats when clouds build, drinking untreated water at the camps, and setting up camp where the village does not know you are.</w:t>
              </w:r>
            </w:ins>
          </w:p>
          <w:p w14:paraId="3BF056A4" w14:textId="77777777" w:rsidR="00FE0A4D" w:rsidRDefault="00F433EC" w:rsidP="00997D17">
            <w:pPr>
              <w:pStyle w:val="ListParagraph"/>
              <w:numPr>
                <w:ilvl w:val="0"/>
                <w:numId w:val="1"/>
              </w:numPr>
              <w:jc w:val="both"/>
              <w:rPr>
                <w:ins w:id="5616" w:author="Bonephace Kaijage" w:date="2026-10-14T05:59:00Z" w16du:dateUtc="2026-10-14T03:59:00Z"/>
                <w:color w:val="000000"/>
              </w:rPr>
            </w:pPr>
            <w:ins w:id="5617" w:author="Bonephace Kaijage" w:date="2026-10-14T05:19:00Z" w16du:dateUtc="2026-10-14T03:19:00Z">
              <w:r>
                <w:rPr>
                  <w:color w:val="000000"/>
                </w:rPr>
                <w:t>Know the sheltered landing you will run to when a storm builds, and report the first case of fever or watery diarrhoea at the camp the same day.</w:t>
              </w:r>
            </w:ins>
          </w:p>
          <w:p w14:paraId="447F6DC5" w14:textId="0E38B29D" w:rsidR="00A46EAA" w:rsidRPr="00997D17" w:rsidRDefault="00FE0A4D" w:rsidP="00997D17">
            <w:pPr>
              <w:pStyle w:val="ListParagraph"/>
              <w:numPr>
                <w:ilvl w:val="0"/>
                <w:numId w:val="1"/>
              </w:numPr>
              <w:jc w:val="both"/>
              <w:rPr>
                <w:color w:val="000000"/>
              </w:rPr>
            </w:pPr>
            <w:ins w:id="5618" w:author="Bonephace Kaijage" w:date="2026-10-14T05:59:00Z" w16du:dateUtc="2026-10-14T03:59:00Z">
              <w:r>
                <w:rPr>
                  <w:color w:val="000000"/>
                </w:rPr>
                <w:t>Agree who will help anyone in the household who cannot move, see or hear a warning on their own.</w:t>
              </w:r>
            </w:ins>
          </w:p>
        </w:tc>
        <w:tc>
          <w:tcPr>
            <w:tcW w:w="3325" w:type="dxa"/>
          </w:tcPr>
          <w:p w14:paraId="411DD864" w14:textId="5287BB71" w:rsidR="00A46EAA" w:rsidRPr="00997D17" w:rsidRDefault="002A1887" w:rsidP="00997D17">
            <w:pPr>
              <w:pStyle w:val="ListParagraph"/>
              <w:numPr>
                <w:ilvl w:val="0"/>
                <w:numId w:val="1"/>
              </w:numPr>
              <w:jc w:val="both"/>
              <w:rPr>
                <w:color w:val="000000"/>
              </w:rPr>
            </w:pPr>
            <w:r>
              <w:rPr>
                <w:color w:val="000000"/>
              </w:rPr>
              <w:t>Hili ni eneo la kambi za uvuvi: kambi ziko maeneo ya mbali na ya chini, kupanda kwa maji, dhoruba za mchana na kupinduka kwa mitumbwi ni hatari kuu, na msaada mara nyingi uko saa kadhaa mbali.</w:t>
            </w:r>
          </w:p>
          <w:p w14:paraId="154C834A" w14:textId="77777777" w:rsidR="00F433EC" w:rsidRDefault="00DC5789" w:rsidP="00997D17">
            <w:pPr>
              <w:pStyle w:val="ListParagraph"/>
              <w:numPr>
                <w:ilvl w:val="0"/>
                <w:numId w:val="1"/>
              </w:numPr>
              <w:jc w:val="both"/>
              <w:rPr>
                <w:ins w:id="5619" w:author="Bonephace Kaijage" w:date="2026-10-14T05:19:00Z" w16du:dateUtc="2026-10-14T03:19:00Z"/>
                <w:color w:val="000000"/>
              </w:rPr>
            </w:pPr>
            <w:r>
              <w:rPr>
                <w:color w:val="000000"/>
              </w:rPr>
              <w:t>Kwa wanaovua hapa, ni vyema</w:t>
            </w:r>
            <w:r w:rsidR="002A1887">
              <w:rPr>
                <w:color w:val="000000"/>
              </w:rPr>
              <w:t xml:space="preserve"> kuvaa maboya ya kujiokoa, kurudisha mitumbwi ufukweni kabla dhoruba haijaanza na kuhuisha daftari la kambi lililoko kijijini.</w:t>
            </w:r>
          </w:p>
          <w:p w14:paraId="6D459AF0" w14:textId="73334747" w:rsidR="00F433EC" w:rsidRDefault="00FE0A4D" w:rsidP="00997D17">
            <w:pPr>
              <w:pStyle w:val="ListParagraph"/>
              <w:numPr>
                <w:ilvl w:val="0"/>
                <w:numId w:val="1"/>
              </w:numPr>
              <w:jc w:val="both"/>
              <w:rPr>
                <w:ins w:id="5620" w:author="Bonephace Kaijage" w:date="2026-10-14T05:19:00Z" w16du:dateUtc="2026-10-14T03:19:00Z"/>
                <w:color w:val="000000"/>
              </w:rPr>
            </w:pPr>
            <w:ins w:id="5621" w:author="Bonephace Kaijage" w:date="2026-10-14T05:56:00Z" w16du:dateUtc="2026-10-14T03:56:00Z">
              <w:r>
                <w:rPr>
                  <w:color w:val="000000"/>
                </w:rPr>
                <w:t>Kinachoongeza hatari: kutoka majini kwa vyombo vilivyojaa mawingu yanapojengeka, kunywa maji yasiyotibiwa kambini, na kuweka kambi mahali ambapo kijiji hakijui mlipo.</w:t>
              </w:r>
            </w:ins>
          </w:p>
          <w:p w14:paraId="2D1DD864" w14:textId="77777777" w:rsidR="00FE0A4D" w:rsidRDefault="00F433EC" w:rsidP="00997D17">
            <w:pPr>
              <w:pStyle w:val="ListParagraph"/>
              <w:numPr>
                <w:ilvl w:val="0"/>
                <w:numId w:val="1"/>
              </w:numPr>
              <w:jc w:val="both"/>
              <w:rPr>
                <w:ins w:id="5622" w:author="Bonephace Kaijage" w:date="2026-10-14T05:59:00Z" w16du:dateUtc="2026-10-14T03:59:00Z"/>
                <w:color w:val="000000"/>
              </w:rPr>
            </w:pPr>
            <w:ins w:id="5623" w:author="Bonephace Kaijage" w:date="2026-10-14T05:19:00Z" w16du:dateUtc="2026-10-14T03:19:00Z">
              <w:r>
                <w:rPr>
                  <w:color w:val="000000"/>
                </w:rPr>
                <w:t>Fahamu mwalo uliokingwa utakaokimbilia dhoruba inapojengeka, na ripoti mgonjwa wa kwanza wa homa au kuharisha maji kambini siku hiyo hiyo.</w:t>
              </w:r>
            </w:ins>
          </w:p>
          <w:p w14:paraId="67A2EFC9" w14:textId="6D034027" w:rsidR="00A46EAA" w:rsidRPr="00997D17" w:rsidRDefault="00FE0A4D" w:rsidP="00997D17">
            <w:pPr>
              <w:pStyle w:val="ListParagraph"/>
              <w:numPr>
                <w:ilvl w:val="0"/>
                <w:numId w:val="1"/>
              </w:numPr>
              <w:jc w:val="both"/>
              <w:rPr>
                <w:bCs/>
                <w:color w:val="000000"/>
              </w:rPr>
            </w:pPr>
            <w:ins w:id="5624" w:author="Bonephace Kaijage" w:date="2026-10-14T05:59:00Z" w16du:dateUtc="2026-10-14T03:59:00Z">
              <w:r>
                <w:rPr>
                  <w:color w:val="000000"/>
                </w:rPr>
                <w:t>Kubalianeni nani atamsaidia yeyote katika kaya asiyeweza kuondoka, kuona au kusikia tahadhari peke yake.</w:t>
              </w:r>
            </w:ins>
          </w:p>
        </w:tc>
      </w:tr>
      <w:tr w:rsidR="00A46EAA" w:rsidRPr="001D64D9" w14:paraId="5EE0190B" w14:textId="77777777" w:rsidTr="00997D17">
        <w:tc>
          <w:tcPr>
            <w:tcW w:w="3420" w:type="dxa"/>
          </w:tcPr>
          <w:p w14:paraId="5A24CD1A" w14:textId="48BDC958" w:rsidR="00A46EAA" w:rsidRPr="00997D17" w:rsidRDefault="00A46EAA" w:rsidP="00997D17">
            <w:pPr>
              <w:pStyle w:val="ListParagraph"/>
              <w:numPr>
                <w:ilvl w:val="0"/>
                <w:numId w:val="1"/>
              </w:numPr>
              <w:jc w:val="both"/>
              <w:rPr>
                <w:color w:val="000000"/>
              </w:rPr>
            </w:pPr>
            <w:r w:rsidRPr="00997D17">
              <w:rPr>
                <w:color w:val="000000"/>
              </w:rPr>
              <w:lastRenderedPageBreak/>
              <w:t>Miombo woodland edges</w:t>
            </w:r>
          </w:p>
        </w:tc>
        <w:tc>
          <w:tcPr>
            <w:tcW w:w="3235" w:type="dxa"/>
          </w:tcPr>
          <w:p w14:paraId="50DD4E76" w14:textId="33E2091D" w:rsidR="00A46EAA" w:rsidRPr="00997D17" w:rsidRDefault="00A46EAA" w:rsidP="00997D17">
            <w:pPr>
              <w:pStyle w:val="ListParagraph"/>
              <w:numPr>
                <w:ilvl w:val="0"/>
                <w:numId w:val="1"/>
              </w:numPr>
              <w:jc w:val="both"/>
              <w:rPr>
                <w:color w:val="000000"/>
                <w:lang w:val="sv-SE"/>
              </w:rPr>
            </w:pPr>
            <w:r w:rsidRPr="00997D17">
              <w:rPr>
                <w:color w:val="000000"/>
                <w:lang w:val="sv-SE"/>
              </w:rPr>
              <w:t>Pembezoni mwa misitu ya miombo</w:t>
            </w:r>
          </w:p>
        </w:tc>
        <w:tc>
          <w:tcPr>
            <w:tcW w:w="3605" w:type="dxa"/>
          </w:tcPr>
          <w:p w14:paraId="00FD91F9" w14:textId="2D0BC0E1" w:rsidR="00997D17" w:rsidRDefault="002A1887" w:rsidP="00A46EAA">
            <w:pPr>
              <w:pStyle w:val="ListParagraph"/>
              <w:numPr>
                <w:ilvl w:val="0"/>
                <w:numId w:val="1"/>
              </w:numPr>
              <w:jc w:val="both"/>
              <w:rPr>
                <w:color w:val="000000"/>
              </w:rPr>
            </w:pPr>
            <w:r>
              <w:rPr>
                <w:color w:val="000000"/>
              </w:rPr>
              <w:t>This area borders miombo woodland: from June to October dry grass and leaf litter burn fast, and fires driven by afternoon winds can travel several kilometres in a day.</w:t>
            </w:r>
          </w:p>
          <w:p w14:paraId="54EB5120" w14:textId="77777777" w:rsidR="00F433EC" w:rsidRDefault="00DC5789" w:rsidP="00997D17">
            <w:pPr>
              <w:pStyle w:val="ListParagraph"/>
              <w:numPr>
                <w:ilvl w:val="0"/>
                <w:numId w:val="1"/>
              </w:numPr>
              <w:jc w:val="both"/>
              <w:rPr>
                <w:ins w:id="5625" w:author="Bonephace Kaijage" w:date="2026-10-14T05:19:00Z" w16du:dateUtc="2026-10-14T03:19:00Z"/>
                <w:color w:val="000000"/>
              </w:rPr>
            </w:pPr>
            <w:r>
              <w:rPr>
                <w:color w:val="000000"/>
              </w:rPr>
              <w:t>For those living and farming here, it helps to</w:t>
            </w:r>
            <w:r w:rsidR="002A1887">
              <w:rPr>
                <w:color w:val="000000"/>
              </w:rPr>
              <w:t xml:space="preserve"> keep fire breaks cleared around homes, tobacco barns and apiaries, and to burn fields early in the dry season on calm days with village approval.</w:t>
            </w:r>
          </w:p>
          <w:p w14:paraId="66448903" w14:textId="3B784C18" w:rsidR="00F433EC" w:rsidRDefault="00FE0A4D" w:rsidP="00997D17">
            <w:pPr>
              <w:pStyle w:val="ListParagraph"/>
              <w:numPr>
                <w:ilvl w:val="0"/>
                <w:numId w:val="1"/>
              </w:numPr>
              <w:jc w:val="both"/>
              <w:rPr>
                <w:ins w:id="5626" w:author="Bonephace Kaijage" w:date="2026-10-14T05:19:00Z" w16du:dateUtc="2026-10-14T03:19:00Z"/>
                <w:color w:val="000000"/>
              </w:rPr>
            </w:pPr>
            <w:ins w:id="5627" w:author="Bonephace Kaijage" w:date="2026-10-14T05:56:00Z" w16du:dateUtc="2026-10-14T03:56:00Z">
              <w:r>
                <w:rPr>
                  <w:color w:val="000000"/>
                </w:rPr>
                <w:t>What raises the risk: burning late in the dry season on windy days, leaving fires unattended, and stacking dry tobacco or firewood against the barn walls.</w:t>
              </w:r>
            </w:ins>
          </w:p>
          <w:p w14:paraId="79C85227" w14:textId="77777777" w:rsidR="00FE0A4D" w:rsidRDefault="00F433EC" w:rsidP="00997D17">
            <w:pPr>
              <w:pStyle w:val="ListParagraph"/>
              <w:numPr>
                <w:ilvl w:val="0"/>
                <w:numId w:val="1"/>
              </w:numPr>
              <w:jc w:val="both"/>
              <w:rPr>
                <w:ins w:id="5628" w:author="Bonephace Kaijage" w:date="2026-10-14T05:59:00Z" w16du:dateUtc="2026-10-14T03:59:00Z"/>
                <w:color w:val="000000"/>
              </w:rPr>
            </w:pPr>
            <w:ins w:id="5629" w:author="Bonephace Kaijage" w:date="2026-10-14T05:19:00Z" w16du:dateUtc="2026-10-14T03:19:00Z">
              <w:r>
                <w:rPr>
                  <w:color w:val="000000"/>
                </w:rPr>
                <w:t>Know the cleared open ground your household will move to if a bush fire comes towards the houses, move when smoke is seen on the field edge, and report any fire to the village leaders at once.</w:t>
              </w:r>
            </w:ins>
          </w:p>
          <w:p w14:paraId="5517F3E9" w14:textId="1504A465" w:rsidR="00A46EAA" w:rsidRPr="00997D17" w:rsidRDefault="00FE0A4D" w:rsidP="00997D17">
            <w:pPr>
              <w:pStyle w:val="ListParagraph"/>
              <w:numPr>
                <w:ilvl w:val="0"/>
                <w:numId w:val="1"/>
              </w:numPr>
              <w:jc w:val="both"/>
              <w:rPr>
                <w:color w:val="000000"/>
              </w:rPr>
            </w:pPr>
            <w:ins w:id="5630" w:author="Bonephace Kaijage" w:date="2026-10-14T05:59:00Z" w16du:dateUtc="2026-10-14T03:59:00Z">
              <w:r>
                <w:rPr>
                  <w:color w:val="000000"/>
                </w:rPr>
                <w:t>Agree who will help anyone in the household who cannot move, see or hear a warning on their own.</w:t>
              </w:r>
            </w:ins>
          </w:p>
        </w:tc>
        <w:tc>
          <w:tcPr>
            <w:tcW w:w="3325" w:type="dxa"/>
          </w:tcPr>
          <w:p w14:paraId="41753E20" w14:textId="6E5B47BA" w:rsidR="00A46EAA" w:rsidRPr="001D64D9" w:rsidRDefault="002A1887" w:rsidP="00997D17">
            <w:pPr>
              <w:pStyle w:val="ListParagraph"/>
              <w:numPr>
                <w:ilvl w:val="0"/>
                <w:numId w:val="1"/>
              </w:numPr>
              <w:jc w:val="both"/>
              <w:rPr>
                <w:color w:val="000000"/>
              </w:rPr>
            </w:pPr>
            <w:r>
              <w:rPr>
                <w:color w:val="000000"/>
              </w:rPr>
              <w:t>Eneo hili linapakana na misitu ya miombo: kati ya Juni na Oktoba nyasi kavu na majani yaliyoanguka huungua haraka, na moto unaosukumwa na upepo wa mchana unaweza kusafiri kilomita kadhaa kwa siku.</w:t>
            </w:r>
          </w:p>
          <w:p w14:paraId="62434256" w14:textId="77777777" w:rsidR="00F433EC" w:rsidRDefault="00DC5789" w:rsidP="00997D17">
            <w:pPr>
              <w:pStyle w:val="ListParagraph"/>
              <w:numPr>
                <w:ilvl w:val="0"/>
                <w:numId w:val="1"/>
              </w:numPr>
              <w:jc w:val="both"/>
              <w:rPr>
                <w:ins w:id="5631" w:author="Bonephace Kaijage" w:date="2026-10-14T05:19:00Z" w16du:dateUtc="2026-10-14T03:19:00Z"/>
                <w:color w:val="000000"/>
              </w:rPr>
            </w:pPr>
            <w:r>
              <w:rPr>
                <w:color w:val="000000"/>
              </w:rPr>
              <w:t>Kwa wanaoishi na kulima hapa, ni vyema</w:t>
            </w:r>
            <w:r w:rsidR="002A1887">
              <w:rPr>
                <w:color w:val="000000"/>
              </w:rPr>
              <w:t xml:space="preserve"> kusafisha njia za kuzuia moto kuzunguka nyumba, mabani ya tumbaku na mizinga, na kuchoma mashamba mapema wakati wa kiangazi siku zisizo na upepo kwa idhini ya kijiji.</w:t>
            </w:r>
          </w:p>
          <w:p w14:paraId="5250EEAE" w14:textId="140AD2FB" w:rsidR="00F433EC" w:rsidRDefault="00FE0A4D" w:rsidP="00997D17">
            <w:pPr>
              <w:pStyle w:val="ListParagraph"/>
              <w:numPr>
                <w:ilvl w:val="0"/>
                <w:numId w:val="1"/>
              </w:numPr>
              <w:jc w:val="both"/>
              <w:rPr>
                <w:ins w:id="5632" w:author="Bonephace Kaijage" w:date="2026-10-14T05:19:00Z" w16du:dateUtc="2026-10-14T03:19:00Z"/>
                <w:color w:val="000000"/>
              </w:rPr>
            </w:pPr>
            <w:ins w:id="5633" w:author="Bonephace Kaijage" w:date="2026-10-14T05:56:00Z" w16du:dateUtc="2026-10-14T03:56:00Z">
              <w:r>
                <w:rPr>
                  <w:color w:val="000000"/>
                </w:rPr>
                <w:t>Kinachoongeza hatari: kuchoma mwishoni mwa kiangazi siku za upepo, kuacha moto bila uangalizi, na kurundika tumbaku kavu au kuni kwenye kuta za ghala.</w:t>
              </w:r>
            </w:ins>
          </w:p>
          <w:p w14:paraId="63AC1740" w14:textId="77777777" w:rsidR="00FE0A4D" w:rsidRDefault="00F433EC" w:rsidP="00997D17">
            <w:pPr>
              <w:pStyle w:val="ListParagraph"/>
              <w:numPr>
                <w:ilvl w:val="0"/>
                <w:numId w:val="1"/>
              </w:numPr>
              <w:jc w:val="both"/>
              <w:rPr>
                <w:ins w:id="5634" w:author="Bonephace Kaijage" w:date="2026-10-14T05:59:00Z" w16du:dateUtc="2026-10-14T03:59:00Z"/>
                <w:color w:val="000000"/>
              </w:rPr>
            </w:pPr>
            <w:ins w:id="5635" w:author="Bonephace Kaijage" w:date="2026-10-14T05:19:00Z" w16du:dateUtc="2026-10-14T03:19:00Z">
              <w:r>
                <w:rPr>
                  <w:color w:val="000000"/>
                </w:rPr>
                <w:t>Fahamu uwanja wazi uliosafishwa ambao kaya yako itahamia moto wa porini ukielekea nyumbani, ondokeni moshi ukionekana mpakani mwa shamba, na ripoti moto wowote kwa viongozi wa kijiji mara moja.</w:t>
              </w:r>
            </w:ins>
          </w:p>
          <w:p w14:paraId="12F512D4" w14:textId="5C04E8DC" w:rsidR="00A46EAA" w:rsidRPr="001D64D9" w:rsidRDefault="00FE0A4D" w:rsidP="00997D17">
            <w:pPr>
              <w:pStyle w:val="ListParagraph"/>
              <w:numPr>
                <w:ilvl w:val="0"/>
                <w:numId w:val="1"/>
              </w:numPr>
              <w:jc w:val="both"/>
              <w:rPr>
                <w:bCs/>
                <w:color w:val="000000"/>
              </w:rPr>
            </w:pPr>
            <w:ins w:id="5636" w:author="Bonephace Kaijage" w:date="2026-10-14T05:59:00Z" w16du:dateUtc="2026-10-14T03:59:00Z">
              <w:r>
                <w:rPr>
                  <w:color w:val="000000"/>
                </w:rPr>
                <w:t>Kubalianeni nani atamsaidia yeyote katika kaya asiyeweza kuondoka, kuona au kusikia tahadhari peke yake.</w:t>
              </w:r>
            </w:ins>
          </w:p>
        </w:tc>
      </w:tr>
      <w:tr w:rsidR="00A46EAA" w:rsidRPr="00997D17" w14:paraId="0473767F" w14:textId="77777777" w:rsidTr="00997D17">
        <w:tc>
          <w:tcPr>
            <w:tcW w:w="3420" w:type="dxa"/>
          </w:tcPr>
          <w:p w14:paraId="562DA684" w14:textId="631E6E3B" w:rsidR="00A46EAA" w:rsidRPr="00997D17" w:rsidRDefault="00A46EAA" w:rsidP="00997D17">
            <w:pPr>
              <w:pStyle w:val="ListParagraph"/>
              <w:numPr>
                <w:ilvl w:val="0"/>
                <w:numId w:val="1"/>
              </w:numPr>
              <w:jc w:val="both"/>
              <w:rPr>
                <w:color w:val="000000"/>
              </w:rPr>
            </w:pPr>
            <w:r w:rsidRPr="00997D17">
              <w:rPr>
                <w:color w:val="000000"/>
              </w:rPr>
              <w:t>Villages next to forest and game reserves</w:t>
            </w:r>
          </w:p>
        </w:tc>
        <w:tc>
          <w:tcPr>
            <w:tcW w:w="3235" w:type="dxa"/>
          </w:tcPr>
          <w:p w14:paraId="305A08E5" w14:textId="2177CA1E" w:rsidR="00A46EAA" w:rsidRPr="00997D17" w:rsidRDefault="00A46EAA" w:rsidP="00997D17">
            <w:pPr>
              <w:pStyle w:val="ListParagraph"/>
              <w:numPr>
                <w:ilvl w:val="0"/>
                <w:numId w:val="1"/>
              </w:numPr>
              <w:jc w:val="both"/>
              <w:rPr>
                <w:color w:val="000000"/>
              </w:rPr>
            </w:pPr>
            <w:r w:rsidRPr="00997D17">
              <w:rPr>
                <w:color w:val="000000"/>
              </w:rPr>
              <w:t>Vijiji jirani na hifadhi za misitu na wanyamapori</w:t>
            </w:r>
          </w:p>
        </w:tc>
        <w:tc>
          <w:tcPr>
            <w:tcW w:w="3605" w:type="dxa"/>
          </w:tcPr>
          <w:p w14:paraId="154497BB" w14:textId="5CCBC6E5" w:rsidR="00997D17" w:rsidRDefault="002A1887" w:rsidP="00A46EAA">
            <w:pPr>
              <w:pStyle w:val="ListParagraph"/>
              <w:numPr>
                <w:ilvl w:val="0"/>
                <w:numId w:val="1"/>
              </w:numPr>
              <w:jc w:val="both"/>
              <w:rPr>
                <w:color w:val="000000"/>
              </w:rPr>
            </w:pPr>
            <w:r>
              <w:rPr>
                <w:color w:val="000000"/>
              </w:rPr>
              <w:t xml:space="preserve">This village borders a reserve: villages next to forest and </w:t>
            </w:r>
            <w:r>
              <w:rPr>
                <w:color w:val="000000"/>
              </w:rPr>
              <w:lastRenderedPageBreak/>
              <w:t>game reserves experience crop raids and occasional attacks, most often at night and around harvest time.</w:t>
            </w:r>
          </w:p>
          <w:p w14:paraId="27B230D4" w14:textId="77777777" w:rsidR="00F433EC" w:rsidRDefault="00DC5789" w:rsidP="00997D17">
            <w:pPr>
              <w:pStyle w:val="ListParagraph"/>
              <w:numPr>
                <w:ilvl w:val="0"/>
                <w:numId w:val="1"/>
              </w:numPr>
              <w:jc w:val="both"/>
              <w:rPr>
                <w:ins w:id="5637" w:author="Bonephace Kaijage" w:date="2026-10-14T05:19:00Z" w16du:dateUtc="2026-10-14T03:19:00Z"/>
                <w:color w:val="000000"/>
              </w:rPr>
            </w:pPr>
            <w:r>
              <w:rPr>
                <w:color w:val="000000"/>
              </w:rPr>
              <w:t>For those living and farming here, it helps to</w:t>
            </w:r>
            <w:r w:rsidR="002A1887">
              <w:rPr>
                <w:color w:val="000000"/>
              </w:rPr>
              <w:t xml:space="preserve"> use community deterrents such as chilli fences and night guarding, keep in touch with wildlife officers and plan movement after dark.</w:t>
            </w:r>
          </w:p>
          <w:p w14:paraId="1F9996FA" w14:textId="5DFB1E5D" w:rsidR="00F433EC" w:rsidRDefault="00FE0A4D" w:rsidP="00997D17">
            <w:pPr>
              <w:pStyle w:val="ListParagraph"/>
              <w:numPr>
                <w:ilvl w:val="0"/>
                <w:numId w:val="1"/>
              </w:numPr>
              <w:jc w:val="both"/>
              <w:rPr>
                <w:ins w:id="5638" w:author="Bonephace Kaijage" w:date="2026-10-14T05:19:00Z" w16du:dateUtc="2026-10-14T03:19:00Z"/>
                <w:color w:val="000000"/>
              </w:rPr>
            </w:pPr>
            <w:ins w:id="5639" w:author="Bonephace Kaijage" w:date="2026-10-14T05:56:00Z" w16du:dateUtc="2026-10-14T03:56:00Z">
              <w:r>
                <w:rPr>
                  <w:color w:val="000000"/>
                </w:rPr>
                <w:t>What raises the risk: opening fields and settling right against the reserve boundary, walking alone through the bush at dusk, and confronting elephants with torches or stones.</w:t>
              </w:r>
            </w:ins>
          </w:p>
          <w:p w14:paraId="420D9BF3" w14:textId="77777777" w:rsidR="00FE0A4D" w:rsidRDefault="00F433EC" w:rsidP="00997D17">
            <w:pPr>
              <w:pStyle w:val="ListParagraph"/>
              <w:numPr>
                <w:ilvl w:val="0"/>
                <w:numId w:val="1"/>
              </w:numPr>
              <w:jc w:val="both"/>
              <w:rPr>
                <w:ins w:id="5640" w:author="Bonephace Kaijage" w:date="2026-10-14T05:59:00Z" w16du:dateUtc="2026-10-14T03:59:00Z"/>
                <w:color w:val="000000"/>
              </w:rPr>
            </w:pPr>
            <w:ins w:id="5641" w:author="Bonephace Kaijage" w:date="2026-10-14T05:19:00Z" w16du:dateUtc="2026-10-14T03:19:00Z">
              <w:r>
                <w:rPr>
                  <w:color w:val="000000"/>
                </w:rPr>
                <w:t>Report elephants near the fields to the village leaders and wildlife officers at once, and agree as a village where people will shelter if a herd enters the settlement.</w:t>
              </w:r>
            </w:ins>
          </w:p>
          <w:p w14:paraId="09140519" w14:textId="1F247DEA" w:rsidR="00A46EAA" w:rsidRPr="00997D17" w:rsidRDefault="00FE0A4D" w:rsidP="00997D17">
            <w:pPr>
              <w:pStyle w:val="ListParagraph"/>
              <w:numPr>
                <w:ilvl w:val="0"/>
                <w:numId w:val="1"/>
              </w:numPr>
              <w:jc w:val="both"/>
              <w:rPr>
                <w:color w:val="000000"/>
              </w:rPr>
            </w:pPr>
            <w:ins w:id="5642" w:author="Bonephace Kaijage" w:date="2026-10-14T05:59:00Z" w16du:dateUtc="2026-10-14T03:59:00Z">
              <w:r>
                <w:rPr>
                  <w:color w:val="000000"/>
                </w:rPr>
                <w:t>Agree who will help anyone in the household who cannot move, see or hear a warning on their own.</w:t>
              </w:r>
            </w:ins>
          </w:p>
        </w:tc>
        <w:tc>
          <w:tcPr>
            <w:tcW w:w="3325" w:type="dxa"/>
          </w:tcPr>
          <w:p w14:paraId="06A7AE21" w14:textId="6C642D7E" w:rsidR="00A46EAA" w:rsidRPr="00997D17" w:rsidRDefault="002A1887" w:rsidP="00997D17">
            <w:pPr>
              <w:pStyle w:val="ListParagraph"/>
              <w:numPr>
                <w:ilvl w:val="0"/>
                <w:numId w:val="1"/>
              </w:numPr>
              <w:jc w:val="both"/>
              <w:rPr>
                <w:color w:val="000000"/>
              </w:rPr>
            </w:pPr>
            <w:r>
              <w:rPr>
                <w:color w:val="000000"/>
              </w:rPr>
              <w:lastRenderedPageBreak/>
              <w:t xml:space="preserve">Kijiji hiki kinapakana na hifadhi: vijiji jirani na hifadhi </w:t>
            </w:r>
            <w:r>
              <w:rPr>
                <w:color w:val="000000"/>
              </w:rPr>
              <w:lastRenderedPageBreak/>
              <w:t>za misitu na wanyamapori hukumbwa na uvamizi wa mazao na mashambulizi ya mara kwa mara, mara nyingi usiku na kipindi cha mavuno.</w:t>
            </w:r>
          </w:p>
          <w:p w14:paraId="69B46D44" w14:textId="77777777" w:rsidR="00F433EC" w:rsidRDefault="00DC5789" w:rsidP="00997D17">
            <w:pPr>
              <w:pStyle w:val="ListParagraph"/>
              <w:numPr>
                <w:ilvl w:val="0"/>
                <w:numId w:val="1"/>
              </w:numPr>
              <w:jc w:val="both"/>
              <w:rPr>
                <w:ins w:id="5643" w:author="Bonephace Kaijage" w:date="2026-10-14T05:19:00Z" w16du:dateUtc="2026-10-14T03:19:00Z"/>
                <w:color w:val="000000"/>
              </w:rPr>
            </w:pPr>
            <w:r>
              <w:rPr>
                <w:color w:val="000000"/>
              </w:rPr>
              <w:t>Kwa wanaoishi na kulima hapa, ni vyema</w:t>
            </w:r>
            <w:r w:rsidR="002A1887">
              <w:rPr>
                <w:color w:val="000000"/>
              </w:rPr>
              <w:t xml:space="preserve"> kutumia mbinu za jamii kama uzio wa pilipili na ulinzi wa usiku, kuwasiliana na maafisa wanyamapori na kupanga safari za usiku.</w:t>
            </w:r>
          </w:p>
          <w:p w14:paraId="69999E0E" w14:textId="01BDFF81" w:rsidR="00F433EC" w:rsidRDefault="00FE0A4D" w:rsidP="00997D17">
            <w:pPr>
              <w:pStyle w:val="ListParagraph"/>
              <w:numPr>
                <w:ilvl w:val="0"/>
                <w:numId w:val="1"/>
              </w:numPr>
              <w:jc w:val="both"/>
              <w:rPr>
                <w:ins w:id="5644" w:author="Bonephace Kaijage" w:date="2026-10-14T05:19:00Z" w16du:dateUtc="2026-10-14T03:19:00Z"/>
                <w:color w:val="000000"/>
              </w:rPr>
            </w:pPr>
            <w:ins w:id="5645" w:author="Bonephace Kaijage" w:date="2026-10-14T05:56:00Z" w16du:dateUtc="2026-10-14T03:56:00Z">
              <w:r>
                <w:rPr>
                  <w:color w:val="000000"/>
                </w:rPr>
                <w:t>Kinachoongeza hatari: kufungua mashamba na kukaa moja kwa moja mpakani mwa hifadhi, kutembea peke yako porini jioni, na kuwakabili tembo kwa tochi au mawe.</w:t>
              </w:r>
            </w:ins>
          </w:p>
          <w:p w14:paraId="3BB4265F" w14:textId="77777777" w:rsidR="00FE0A4D" w:rsidRDefault="00F433EC" w:rsidP="00997D17">
            <w:pPr>
              <w:pStyle w:val="ListParagraph"/>
              <w:numPr>
                <w:ilvl w:val="0"/>
                <w:numId w:val="1"/>
              </w:numPr>
              <w:jc w:val="both"/>
              <w:rPr>
                <w:ins w:id="5646" w:author="Bonephace Kaijage" w:date="2026-10-14T05:59:00Z" w16du:dateUtc="2026-10-14T03:59:00Z"/>
                <w:color w:val="000000"/>
              </w:rPr>
            </w:pPr>
            <w:ins w:id="5647" w:author="Bonephace Kaijage" w:date="2026-10-14T05:19:00Z" w16du:dateUtc="2026-10-14T03:19:00Z">
              <w:r>
                <w:rPr>
                  <w:color w:val="000000"/>
                </w:rPr>
                <w:t>Ripoti tembo karibu na mashamba kwa viongozi wa kijiji na maafisa wa wanyamapori mara moja, na kubalianeni kama kijiji watu watajikinga wapi kundi likiingia makazini.</w:t>
              </w:r>
            </w:ins>
          </w:p>
          <w:p w14:paraId="601443A2" w14:textId="0930E1CF" w:rsidR="00A46EAA" w:rsidRPr="00997D17" w:rsidRDefault="00FE0A4D" w:rsidP="00997D17">
            <w:pPr>
              <w:pStyle w:val="ListParagraph"/>
              <w:numPr>
                <w:ilvl w:val="0"/>
                <w:numId w:val="1"/>
              </w:numPr>
              <w:jc w:val="both"/>
              <w:rPr>
                <w:bCs/>
                <w:color w:val="000000"/>
              </w:rPr>
            </w:pPr>
            <w:ins w:id="5648" w:author="Bonephace Kaijage" w:date="2026-10-14T05:59:00Z" w16du:dateUtc="2026-10-14T03:59:00Z">
              <w:r>
                <w:rPr>
                  <w:color w:val="000000"/>
                </w:rPr>
                <w:t>Kubalianeni nani atamsaidia yeyote katika kaya asiyeweza kuondoka, kuona au kusikia tahadhari peke yake.</w:t>
              </w:r>
            </w:ins>
          </w:p>
        </w:tc>
      </w:tr>
      <w:tr w:rsidR="00A46EAA" w:rsidRPr="00997D17" w14:paraId="0D11915E" w14:textId="77777777" w:rsidTr="00997D17">
        <w:tc>
          <w:tcPr>
            <w:tcW w:w="3420" w:type="dxa"/>
          </w:tcPr>
          <w:p w14:paraId="5C95950A" w14:textId="1C81DE42" w:rsidR="00A46EAA" w:rsidRPr="00997D17" w:rsidRDefault="00A46EAA" w:rsidP="00997D17">
            <w:pPr>
              <w:pStyle w:val="ListParagraph"/>
              <w:numPr>
                <w:ilvl w:val="0"/>
                <w:numId w:val="1"/>
              </w:numPr>
              <w:jc w:val="both"/>
              <w:rPr>
                <w:color w:val="000000"/>
              </w:rPr>
            </w:pPr>
            <w:r w:rsidRPr="00997D17">
              <w:rPr>
                <w:color w:val="000000"/>
              </w:rPr>
              <w:lastRenderedPageBreak/>
              <w:t>Tobacco barns and the Kigoma railway line</w:t>
            </w:r>
          </w:p>
        </w:tc>
        <w:tc>
          <w:tcPr>
            <w:tcW w:w="3235" w:type="dxa"/>
          </w:tcPr>
          <w:p w14:paraId="71839598" w14:textId="3D383B81" w:rsidR="00A46EAA" w:rsidRPr="00997D17" w:rsidRDefault="00A46EAA" w:rsidP="00997D17">
            <w:pPr>
              <w:pStyle w:val="ListParagraph"/>
              <w:numPr>
                <w:ilvl w:val="0"/>
                <w:numId w:val="1"/>
              </w:numPr>
              <w:jc w:val="both"/>
              <w:rPr>
                <w:color w:val="000000"/>
                <w:lang w:val="sv-SE"/>
              </w:rPr>
            </w:pPr>
            <w:r w:rsidRPr="00997D17">
              <w:rPr>
                <w:color w:val="000000"/>
                <w:lang w:val="sv-SE"/>
              </w:rPr>
              <w:t>Mabani ya tumbaku na reli ya Kigoma</w:t>
            </w:r>
          </w:p>
        </w:tc>
        <w:tc>
          <w:tcPr>
            <w:tcW w:w="3605" w:type="dxa"/>
          </w:tcPr>
          <w:p w14:paraId="03FF7E65" w14:textId="67A26A16" w:rsidR="00997D17" w:rsidRDefault="002A1887" w:rsidP="00A46EAA">
            <w:pPr>
              <w:pStyle w:val="ListParagraph"/>
              <w:numPr>
                <w:ilvl w:val="0"/>
                <w:numId w:val="1"/>
              </w:numPr>
              <w:jc w:val="both"/>
              <w:rPr>
                <w:color w:val="000000"/>
              </w:rPr>
            </w:pPr>
            <w:r>
              <w:rPr>
                <w:color w:val="000000"/>
              </w:rPr>
              <w:t>This area has tobacco barns and a flood-prone railway: barns are tall, lightly built structures exposed to strong storm gusts, and floods regularly cut the Kigoma railway line and rural roads at low sections.</w:t>
            </w:r>
          </w:p>
          <w:p w14:paraId="6206FB08" w14:textId="77777777" w:rsidR="00F433EC" w:rsidRDefault="00DC5789" w:rsidP="00997D17">
            <w:pPr>
              <w:pStyle w:val="ListParagraph"/>
              <w:numPr>
                <w:ilvl w:val="0"/>
                <w:numId w:val="1"/>
              </w:numPr>
              <w:jc w:val="both"/>
              <w:rPr>
                <w:ins w:id="5649" w:author="Bonephace Kaijage" w:date="2026-10-14T05:19:00Z" w16du:dateUtc="2026-10-14T03:19:00Z"/>
                <w:color w:val="000000"/>
              </w:rPr>
            </w:pPr>
            <w:r>
              <w:rPr>
                <w:color w:val="000000"/>
              </w:rPr>
              <w:t>For those farming and living here, it helps to</w:t>
            </w:r>
            <w:r w:rsidR="002A1887">
              <w:rPr>
                <w:color w:val="000000"/>
              </w:rPr>
              <w:t xml:space="preserve"> fix barn roofing </w:t>
            </w:r>
            <w:r w:rsidR="002A1887">
              <w:rPr>
                <w:color w:val="000000"/>
              </w:rPr>
              <w:lastRenderedPageBreak/>
              <w:t>to every purlin, tie walls to the frame, and use designated crossings rather than the railway line for people and livestock.</w:t>
            </w:r>
          </w:p>
          <w:p w14:paraId="68E71F48" w14:textId="1B517ACD" w:rsidR="00F433EC" w:rsidRDefault="00FE0A4D" w:rsidP="00997D17">
            <w:pPr>
              <w:pStyle w:val="ListParagraph"/>
              <w:numPr>
                <w:ilvl w:val="0"/>
                <w:numId w:val="1"/>
              </w:numPr>
              <w:jc w:val="both"/>
              <w:rPr>
                <w:ins w:id="5650" w:author="Bonephace Kaijage" w:date="2026-10-14T05:19:00Z" w16du:dateUtc="2026-10-14T03:19:00Z"/>
                <w:color w:val="000000"/>
              </w:rPr>
            </w:pPr>
            <w:ins w:id="5651" w:author="Bonephace Kaijage" w:date="2026-10-14T05:56:00Z" w16du:dateUtc="2026-10-14T03:56:00Z">
              <w:r>
                <w:rPr>
                  <w:color w:val="000000"/>
                </w:rPr>
                <w:t>What raises the risk: leaving roofs loosely fixed, sheltering under trees when thunder starts, and walking or driving livestock along the railway line.</w:t>
              </w:r>
            </w:ins>
          </w:p>
          <w:p w14:paraId="219A3942" w14:textId="77777777" w:rsidR="00FE0A4D" w:rsidRDefault="00F433EC" w:rsidP="00997D17">
            <w:pPr>
              <w:pStyle w:val="ListParagraph"/>
              <w:numPr>
                <w:ilvl w:val="0"/>
                <w:numId w:val="1"/>
              </w:numPr>
              <w:jc w:val="both"/>
              <w:rPr>
                <w:ins w:id="5652" w:author="Bonephace Kaijage" w:date="2026-10-14T05:59:00Z" w16du:dateUtc="2026-10-14T03:59:00Z"/>
                <w:color w:val="000000"/>
              </w:rPr>
            </w:pPr>
            <w:ins w:id="5653" w:author="Bonephace Kaijage" w:date="2026-10-14T05:19:00Z" w16du:dateUtc="2026-10-14T03:19:00Z">
              <w:r>
                <w:rPr>
                  <w:color w:val="000000"/>
                </w:rPr>
                <w:t>When a storm is forecast, get children and animals under a solid roof early and away from windows and metal; if the barn roof starts to lift, leave the building rather than hold it.</w:t>
              </w:r>
            </w:ins>
          </w:p>
          <w:p w14:paraId="600ED6D0" w14:textId="34935A77" w:rsidR="00A46EAA" w:rsidRPr="00997D17" w:rsidRDefault="00FE0A4D" w:rsidP="00997D17">
            <w:pPr>
              <w:pStyle w:val="ListParagraph"/>
              <w:numPr>
                <w:ilvl w:val="0"/>
                <w:numId w:val="1"/>
              </w:numPr>
              <w:jc w:val="both"/>
              <w:rPr>
                <w:color w:val="000000"/>
              </w:rPr>
            </w:pPr>
            <w:ins w:id="5654" w:author="Bonephace Kaijage" w:date="2026-10-14T05:59:00Z" w16du:dateUtc="2026-10-14T03:59:00Z">
              <w:r>
                <w:rPr>
                  <w:color w:val="000000"/>
                </w:rPr>
                <w:t>Agree who will help anyone in the household who cannot move, see or hear a warning on their own.</w:t>
              </w:r>
            </w:ins>
          </w:p>
        </w:tc>
        <w:tc>
          <w:tcPr>
            <w:tcW w:w="3325" w:type="dxa"/>
          </w:tcPr>
          <w:p w14:paraId="09212F55" w14:textId="0B276524" w:rsidR="00A46EAA" w:rsidRPr="00997D17" w:rsidRDefault="002A1887" w:rsidP="00997D17">
            <w:pPr>
              <w:pStyle w:val="ListParagraph"/>
              <w:numPr>
                <w:ilvl w:val="0"/>
                <w:numId w:val="1"/>
              </w:numPr>
              <w:jc w:val="both"/>
              <w:rPr>
                <w:color w:val="000000"/>
              </w:rPr>
            </w:pPr>
            <w:r>
              <w:rPr>
                <w:color w:val="000000"/>
              </w:rPr>
              <w:lastRenderedPageBreak/>
              <w:t xml:space="preserve">Eneo hili lina mabani ya tumbaku na reli inayofurika: mabani ni majengo marefu yaliyojengwa kwa wepesi yanayoathiriwa na upepo mkali wa dhoruba, na mafuriko mara kwa mara hukata reli ya Kigoma na </w:t>
            </w:r>
            <w:r>
              <w:rPr>
                <w:color w:val="000000"/>
              </w:rPr>
              <w:lastRenderedPageBreak/>
              <w:t>barabara za vijijini kwenye sehemu za chini.</w:t>
            </w:r>
          </w:p>
          <w:p w14:paraId="3B901A45" w14:textId="77777777" w:rsidR="00F433EC" w:rsidRDefault="00DC5789" w:rsidP="00997D17">
            <w:pPr>
              <w:pStyle w:val="ListParagraph"/>
              <w:numPr>
                <w:ilvl w:val="0"/>
                <w:numId w:val="1"/>
              </w:numPr>
              <w:jc w:val="both"/>
              <w:rPr>
                <w:ins w:id="5655" w:author="Bonephace Kaijage" w:date="2026-10-14T05:19:00Z" w16du:dateUtc="2026-10-14T03:19:00Z"/>
                <w:color w:val="000000"/>
              </w:rPr>
            </w:pPr>
            <w:r>
              <w:rPr>
                <w:color w:val="000000"/>
              </w:rPr>
              <w:t>Kwa wanaolima na kuishi hapa, ni vyema</w:t>
            </w:r>
            <w:r w:rsidR="002A1887">
              <w:rPr>
                <w:color w:val="000000"/>
              </w:rPr>
              <w:t xml:space="preserve"> kufunga mabati ya mabani kila mbao ya kenchi, kuunganisha kuta na fremu, na kutumia vivuko vilivyotengwa badala ya reli kwa watu na mifugo.</w:t>
            </w:r>
          </w:p>
          <w:p w14:paraId="6E10129C" w14:textId="0C00A3A9" w:rsidR="00F433EC" w:rsidRDefault="00FE0A4D" w:rsidP="00997D17">
            <w:pPr>
              <w:pStyle w:val="ListParagraph"/>
              <w:numPr>
                <w:ilvl w:val="0"/>
                <w:numId w:val="1"/>
              </w:numPr>
              <w:jc w:val="both"/>
              <w:rPr>
                <w:ins w:id="5656" w:author="Bonephace Kaijage" w:date="2026-10-14T05:19:00Z" w16du:dateUtc="2026-10-14T03:19:00Z"/>
                <w:color w:val="000000"/>
              </w:rPr>
            </w:pPr>
            <w:ins w:id="5657" w:author="Bonephace Kaijage" w:date="2026-10-14T05:56:00Z" w16du:dateUtc="2026-10-14T03:56:00Z">
              <w:r>
                <w:rPr>
                  <w:color w:val="000000"/>
                </w:rPr>
                <w:t>Kinachoongeza hatari: kuacha paa zisizofungwa imara, kujikinga chini ya miti ngurumo zinapoanza, na kutembea au kuswaga mifugo kando ya reli.</w:t>
              </w:r>
            </w:ins>
          </w:p>
          <w:p w14:paraId="38E89182" w14:textId="77777777" w:rsidR="00FE0A4D" w:rsidRDefault="00F433EC" w:rsidP="00997D17">
            <w:pPr>
              <w:pStyle w:val="ListParagraph"/>
              <w:numPr>
                <w:ilvl w:val="0"/>
                <w:numId w:val="1"/>
              </w:numPr>
              <w:jc w:val="both"/>
              <w:rPr>
                <w:ins w:id="5658" w:author="Bonephace Kaijage" w:date="2026-10-14T05:59:00Z" w16du:dateUtc="2026-10-14T03:59:00Z"/>
                <w:color w:val="000000"/>
              </w:rPr>
            </w:pPr>
            <w:ins w:id="5659" w:author="Bonephace Kaijage" w:date="2026-10-14T05:19:00Z" w16du:dateUtc="2026-10-14T03:19:00Z">
              <w:r>
                <w:rPr>
                  <w:color w:val="000000"/>
                </w:rPr>
                <w:t>Dhoruba ikitabiriwa, waweke watoto na mifugo chini ya paa imara mapema mbali na madirisha na vyuma; paa la ghala likianza kuinuka, tokeni jengoni badala ya kulishikilia.</w:t>
              </w:r>
            </w:ins>
          </w:p>
          <w:p w14:paraId="3453C74D" w14:textId="4D22EFC8" w:rsidR="00A46EAA" w:rsidRPr="00997D17" w:rsidRDefault="00FE0A4D" w:rsidP="00997D17">
            <w:pPr>
              <w:pStyle w:val="ListParagraph"/>
              <w:numPr>
                <w:ilvl w:val="0"/>
                <w:numId w:val="1"/>
              </w:numPr>
              <w:jc w:val="both"/>
              <w:rPr>
                <w:bCs/>
                <w:color w:val="000000"/>
              </w:rPr>
            </w:pPr>
            <w:ins w:id="5660" w:author="Bonephace Kaijage" w:date="2026-10-14T05:59:00Z" w16du:dateUtc="2026-10-14T03:59:00Z">
              <w:r>
                <w:rPr>
                  <w:color w:val="000000"/>
                </w:rPr>
                <w:t>Kubalianeni nani atamsaidia yeyote katika kaya asiyeweza kuondoka, kuona au kusikia tahadhari peke yake.</w:t>
              </w:r>
            </w:ins>
          </w:p>
        </w:tc>
      </w:tr>
    </w:tbl>
    <w:p w14:paraId="6CD2A164" w14:textId="77777777" w:rsidR="00FE0A4D" w:rsidRPr="00FE0A4D" w:rsidRDefault="00FE0A4D" w:rsidP="00FE0A4D">
      <w:pPr>
        <w:spacing w:after="120"/>
        <w:rPr>
          <w:ins w:id="5661" w:author="Bonephace Kaijage" w:date="2026-10-14T06:01:00Z" w16du:dateUtc="2026-10-14T04:01:00Z"/>
          <w:i/>
          <w:sz w:val="18"/>
          <w:rPrChange w:id="5662" w:author="Bonephace Kaijage" w:date="2026-10-14T06:01:00Z" w16du:dateUtc="2026-10-14T04:01:00Z">
            <w:rPr>
              <w:ins w:id="5663" w:author="Bonephace Kaijage" w:date="2026-10-14T06:01:00Z" w16du:dateUtc="2026-10-14T04:01:00Z"/>
            </w:rPr>
          </w:rPrChange>
        </w:rPr>
        <w:pPrChange w:id="5664" w:author="Bonephace Kaijage" w:date="2026-10-14T06:01:00Z" w16du:dateUtc="2026-10-14T04:01:00Z">
          <w:pPr/>
        </w:pPrChange>
      </w:pPr>
      <w:ins w:id="5665" w:author="Bonephace Kaijage" w:date="2026-10-14T06:01:00Z" w16du:dateUtc="2026-10-14T04:01:00Z">
        <w:r w:rsidRPr="00FE0A4D">
          <w:rPr>
            <w:i/>
            <w:sz w:val="18"/>
            <w:rPrChange w:id="5666"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582246CE" w14:textId="2CD119AC" w:rsidR="00A46EAA" w:rsidRPr="00997D17" w:rsidRDefault="00A46EAA" w:rsidP="00997D17"/>
    <w:p w14:paraId="38036243" w14:textId="3924E998" w:rsidR="00A46EAA" w:rsidRPr="003C587E" w:rsidRDefault="00A46EAA">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2EB1B3A8" w14:textId="77777777">
        <w:tc>
          <w:tcPr>
            <w:tcW w:w="4532" w:type="dxa"/>
            <w:shd w:val="clear" w:color="auto" w:fill="FFFF00"/>
            <w:vAlign w:val="center"/>
          </w:tcPr>
          <w:p w14:paraId="14DE8286" w14:textId="77777777" w:rsidR="00D52BA9" w:rsidRPr="00997D17" w:rsidRDefault="00D52BA9">
            <w:pPr>
              <w:jc w:val="both"/>
              <w:rPr>
                <w:color w:val="000000"/>
                <w:sz w:val="22"/>
                <w:szCs w:val="22"/>
              </w:rPr>
            </w:pPr>
            <w:r w:rsidRPr="00997D17">
              <w:rPr>
                <w:color w:val="000000"/>
                <w:sz w:val="22"/>
                <w:szCs w:val="22"/>
              </w:rPr>
              <w:t>ADVISORY</w:t>
            </w:r>
          </w:p>
        </w:tc>
        <w:tc>
          <w:tcPr>
            <w:tcW w:w="6798" w:type="dxa"/>
            <w:shd w:val="clear" w:color="auto" w:fill="FFFF00"/>
            <w:vAlign w:val="center"/>
          </w:tcPr>
          <w:p w14:paraId="374203F4" w14:textId="77777777" w:rsidR="00D52BA9" w:rsidRPr="00997D17" w:rsidRDefault="00D52BA9">
            <w:pPr>
              <w:jc w:val="both"/>
              <w:rPr>
                <w:color w:val="000000"/>
                <w:sz w:val="22"/>
                <w:szCs w:val="22"/>
              </w:rPr>
            </w:pPr>
            <w:r w:rsidRPr="00997D17">
              <w:rPr>
                <w:color w:val="000000"/>
                <w:sz w:val="22"/>
                <w:szCs w:val="22"/>
              </w:rPr>
              <w:t>BE PREPARED</w:t>
            </w:r>
          </w:p>
        </w:tc>
        <w:tc>
          <w:tcPr>
            <w:tcW w:w="2266" w:type="dxa"/>
            <w:shd w:val="clear" w:color="auto" w:fill="FFFF00"/>
            <w:vAlign w:val="center"/>
          </w:tcPr>
          <w:p w14:paraId="7A9E8719" w14:textId="77777777" w:rsidR="00D52BA9" w:rsidRPr="00997D17" w:rsidRDefault="00D52BA9">
            <w:pPr>
              <w:jc w:val="both"/>
              <w:rPr>
                <w:color w:val="000000"/>
                <w:sz w:val="22"/>
                <w:szCs w:val="22"/>
              </w:rPr>
            </w:pPr>
            <w:r w:rsidRPr="00997D17">
              <w:rPr>
                <w:color w:val="000000"/>
                <w:sz w:val="22"/>
                <w:szCs w:val="22"/>
              </w:rPr>
              <w:t>LEVEL 1</w:t>
            </w:r>
          </w:p>
        </w:tc>
      </w:tr>
    </w:tbl>
    <w:p w14:paraId="72460B52" w14:textId="77777777" w:rsidR="00D52BA9" w:rsidRPr="00997D17" w:rsidRDefault="00D52BA9">
      <w:pPr>
        <w:jc w:val="both"/>
        <w:rPr>
          <w:color w:val="000000"/>
          <w:sz w:val="22"/>
          <w:szCs w:val="22"/>
        </w:rPr>
      </w:pPr>
    </w:p>
    <w:p w14:paraId="042D3A16"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50090DC5" w14:textId="77777777" w:rsidTr="00997D17">
        <w:trPr>
          <w:tblHeader/>
        </w:trPr>
        <w:tc>
          <w:tcPr>
            <w:tcW w:w="3420" w:type="dxa"/>
            <w:shd w:val="clear" w:color="auto" w:fill="D9D9D9"/>
          </w:tcPr>
          <w:p w14:paraId="561A03AE"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3F0C1210"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4D1DC036"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0963ADA3"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0F108CDB" w14:textId="77777777" w:rsidTr="00997D17">
        <w:tc>
          <w:tcPr>
            <w:tcW w:w="3420" w:type="dxa"/>
          </w:tcPr>
          <w:p w14:paraId="06622A5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 xml:space="preserve">Heavy storms over western Kaliua. Streams feeding the Malagarasi and Ugalla rise </w:t>
            </w:r>
            <w:r w:rsidRPr="00997D17">
              <w:rPr>
                <w:color w:val="000000"/>
                <w:sz w:val="22"/>
                <w:szCs w:val="22"/>
              </w:rPr>
              <w:lastRenderedPageBreak/>
              <w:t>and wetland margins begin to flood. Strong winds and lightning; dry spells stress maize and tobacco; wildlife moving near forest-edge villages.</w:t>
            </w:r>
          </w:p>
        </w:tc>
        <w:tc>
          <w:tcPr>
            <w:tcW w:w="3235" w:type="dxa"/>
          </w:tcPr>
          <w:p w14:paraId="7EFE208A"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lastRenderedPageBreak/>
              <w:t xml:space="preserve">Dhoruba kubwa magharibi mwa Kaliua. Vijito vinavyoingia </w:t>
            </w:r>
            <w:r w:rsidRPr="00997D17">
              <w:rPr>
                <w:color w:val="000000"/>
                <w:sz w:val="22"/>
                <w:szCs w:val="22"/>
                <w:lang w:val="sv-SE"/>
              </w:rPr>
              <w:lastRenderedPageBreak/>
              <w:t>Malagarasi na Ugalla vinajaa na kingo za ardhioevu zinaanza kufurika. Upepo mkali na radi; vipindi vya ukavu vinaathiri mahindi na tumbaku; wanyamapori wanakaribia vijiji vya pembezoni mwa misitu.</w:t>
            </w:r>
          </w:p>
        </w:tc>
        <w:tc>
          <w:tcPr>
            <w:tcW w:w="3605" w:type="dxa"/>
          </w:tcPr>
          <w:p w14:paraId="76335A6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 xml:space="preserve">Ward and village teams watch river crossings and </w:t>
            </w:r>
            <w:r w:rsidRPr="00997D17">
              <w:rPr>
                <w:color w:val="000000"/>
                <w:sz w:val="22"/>
                <w:szCs w:val="22"/>
              </w:rPr>
              <w:lastRenderedPageBreak/>
              <w:t>wetland margins and warn fishers and farmers.</w:t>
            </w:r>
          </w:p>
          <w:p w14:paraId="2B1FD61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Households in Ulyankulu and other dense settlements clear drains and secure roofs.</w:t>
            </w:r>
          </w:p>
          <w:p w14:paraId="7F6524D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Keep children and livestock away from forest edges at dawn and dusk; report wildlife to the wildlife officer.</w:t>
            </w:r>
          </w:p>
          <w:p w14:paraId="664443C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Do not cross flowing rivers. Shelter in a solid building when you hear thunder.</w:t>
            </w:r>
          </w:p>
        </w:tc>
        <w:tc>
          <w:tcPr>
            <w:tcW w:w="3325" w:type="dxa"/>
          </w:tcPr>
          <w:p w14:paraId="63E9B95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 xml:space="preserve">Timu za kata na vijiji zifuatilie vivuko vya mito na kingo za ardhioevu na </w:t>
            </w:r>
            <w:r w:rsidRPr="00997D17">
              <w:rPr>
                <w:color w:val="000000"/>
                <w:sz w:val="22"/>
                <w:szCs w:val="22"/>
              </w:rPr>
              <w:lastRenderedPageBreak/>
              <w:t>ziwaonye wavuvi na wakulima.</w:t>
            </w:r>
          </w:p>
          <w:p w14:paraId="1878C68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Kaya za Ulyankulu na makazi mengine yenye msongamano zisafishe mitaro na ziimarishe paa.</w:t>
            </w:r>
          </w:p>
          <w:p w14:paraId="6C6412A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Waweke watoto na mifugo mbali na pembezoni mwa misitu alfajiri na jioni; ripoti wanyamapori kwa afisa wanyamapori.</w:t>
            </w:r>
          </w:p>
          <w:p w14:paraId="562CC86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Usivuke mito inayotiririka. Jikinge ndani ya jengo imara unaposikia ngurumo.</w:t>
            </w:r>
          </w:p>
        </w:tc>
      </w:tr>
      <w:tr w:rsidR="00017CD6" w:rsidRPr="00997D17" w14:paraId="556C8068" w14:textId="77777777" w:rsidTr="00E67346">
        <w:tc>
          <w:tcPr>
            <w:tcW w:w="3420" w:type="dxa"/>
          </w:tcPr>
          <w:p w14:paraId="5E90558B" w14:textId="02E1E5C6" w:rsidR="00017CD6" w:rsidRPr="00997D17" w:rsidRDefault="00017CD6" w:rsidP="00E67346">
            <w:pPr>
              <w:pStyle w:val="ListParagraph"/>
              <w:numPr>
                <w:ilvl w:val="0"/>
                <w:numId w:val="1"/>
              </w:numPr>
              <w:jc w:val="both"/>
              <w:rPr>
                <w:color w:val="000000"/>
                <w:sz w:val="22"/>
                <w:szCs w:val="22"/>
              </w:rPr>
            </w:pPr>
            <w:r w:rsidRPr="00997D17">
              <w:rPr>
                <w:color w:val="000000"/>
                <w:sz w:val="22"/>
                <w:szCs w:val="22"/>
              </w:rPr>
              <w:lastRenderedPageBreak/>
              <w:t xml:space="preserve">Mvua kubwa </w:t>
            </w:r>
          </w:p>
        </w:tc>
        <w:tc>
          <w:tcPr>
            <w:tcW w:w="3235" w:type="dxa"/>
          </w:tcPr>
          <w:p w14:paraId="622E9840" w14:textId="77777777" w:rsidR="00017CD6" w:rsidRPr="00997D17" w:rsidRDefault="00017CD6" w:rsidP="00E67346">
            <w:pPr>
              <w:pStyle w:val="ListParagraph"/>
              <w:numPr>
                <w:ilvl w:val="0"/>
                <w:numId w:val="1"/>
              </w:numPr>
              <w:jc w:val="both"/>
              <w:rPr>
                <w:color w:val="000000"/>
                <w:sz w:val="22"/>
                <w:szCs w:val="22"/>
                <w:lang w:val="sv-SE"/>
              </w:rPr>
            </w:pPr>
          </w:p>
        </w:tc>
        <w:tc>
          <w:tcPr>
            <w:tcW w:w="3605" w:type="dxa"/>
          </w:tcPr>
          <w:p w14:paraId="3093B887" w14:textId="77777777" w:rsidR="00017CD6" w:rsidRPr="00997D17" w:rsidRDefault="00017CD6" w:rsidP="00E67346">
            <w:pPr>
              <w:pStyle w:val="ListParagraph"/>
              <w:numPr>
                <w:ilvl w:val="0"/>
                <w:numId w:val="1"/>
              </w:numPr>
              <w:jc w:val="both"/>
              <w:rPr>
                <w:color w:val="000000"/>
                <w:sz w:val="22"/>
                <w:szCs w:val="22"/>
              </w:rPr>
            </w:pPr>
          </w:p>
        </w:tc>
        <w:tc>
          <w:tcPr>
            <w:tcW w:w="3325" w:type="dxa"/>
          </w:tcPr>
          <w:p w14:paraId="2E1ACE63" w14:textId="77777777" w:rsidR="00017CD6" w:rsidRPr="00997D17" w:rsidRDefault="00017CD6" w:rsidP="00E67346">
            <w:pPr>
              <w:pStyle w:val="ListParagraph"/>
              <w:numPr>
                <w:ilvl w:val="0"/>
                <w:numId w:val="1"/>
              </w:numPr>
              <w:jc w:val="both"/>
              <w:rPr>
                <w:color w:val="000000"/>
                <w:sz w:val="22"/>
                <w:szCs w:val="22"/>
              </w:rPr>
            </w:pPr>
          </w:p>
        </w:tc>
      </w:tr>
      <w:tr w:rsidR="00D52BA9" w:rsidRPr="00997D17" w14:paraId="1DBA30DD" w14:textId="77777777" w:rsidTr="00997D17">
        <w:tc>
          <w:tcPr>
            <w:tcW w:w="3420" w:type="dxa"/>
          </w:tcPr>
          <w:p w14:paraId="08F86FF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3DEB6E3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0BEFB23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0593812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advisory remains in place until the authorities update or withdraw it.</w:t>
            </w:r>
          </w:p>
        </w:tc>
        <w:tc>
          <w:tcPr>
            <w:tcW w:w="3325" w:type="dxa"/>
          </w:tcPr>
          <w:p w14:paraId="06CD907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endeleeni kufuatilia taarifa za TMA, Kamati za Usimamizi wa Maafa na viongozi wa eneo.</w:t>
            </w:r>
          </w:p>
          <w:p w14:paraId="172C68B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hadi mamlaka zitakapoihuisha au kuiondoa rasmi.</w:t>
            </w:r>
          </w:p>
        </w:tc>
      </w:tr>
    </w:tbl>
    <w:p w14:paraId="0AF155D8" w14:textId="77777777" w:rsidR="00D52BA9" w:rsidRPr="00997D17" w:rsidRDefault="00D52BA9">
      <w:pPr>
        <w:jc w:val="both"/>
        <w:rPr>
          <w:color w:val="000000"/>
          <w:sz w:val="22"/>
          <w:szCs w:val="22"/>
        </w:rPr>
      </w:pPr>
    </w:p>
    <w:p w14:paraId="677704DA"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2B991576" w14:textId="77777777">
        <w:tc>
          <w:tcPr>
            <w:tcW w:w="4532" w:type="dxa"/>
            <w:shd w:val="clear" w:color="auto" w:fill="ED7D31"/>
            <w:vAlign w:val="center"/>
          </w:tcPr>
          <w:p w14:paraId="5C0200AD" w14:textId="77777777" w:rsidR="00D52BA9" w:rsidRPr="00997D17" w:rsidRDefault="00D52BA9">
            <w:pPr>
              <w:jc w:val="both"/>
              <w:rPr>
                <w:color w:val="000000"/>
                <w:sz w:val="22"/>
                <w:szCs w:val="22"/>
              </w:rPr>
            </w:pPr>
            <w:r w:rsidRPr="00997D17">
              <w:rPr>
                <w:color w:val="000000"/>
                <w:sz w:val="22"/>
                <w:szCs w:val="22"/>
              </w:rPr>
              <w:t>WARNING</w:t>
            </w:r>
          </w:p>
        </w:tc>
        <w:tc>
          <w:tcPr>
            <w:tcW w:w="6798" w:type="dxa"/>
            <w:shd w:val="clear" w:color="auto" w:fill="ED7D31"/>
            <w:vAlign w:val="center"/>
          </w:tcPr>
          <w:p w14:paraId="53E0D2C0" w14:textId="77777777" w:rsidR="00D52BA9" w:rsidRPr="00997D17" w:rsidRDefault="00D52BA9">
            <w:pPr>
              <w:jc w:val="both"/>
              <w:rPr>
                <w:color w:val="000000"/>
                <w:sz w:val="22"/>
                <w:szCs w:val="22"/>
              </w:rPr>
            </w:pPr>
            <w:r w:rsidRPr="00997D17">
              <w:rPr>
                <w:color w:val="000000"/>
                <w:sz w:val="22"/>
                <w:szCs w:val="22"/>
              </w:rPr>
              <w:t>TAKE ACTION</w:t>
            </w:r>
          </w:p>
        </w:tc>
        <w:tc>
          <w:tcPr>
            <w:tcW w:w="2266" w:type="dxa"/>
            <w:shd w:val="clear" w:color="auto" w:fill="ED7D31"/>
            <w:vAlign w:val="center"/>
          </w:tcPr>
          <w:p w14:paraId="7301EAC9" w14:textId="77777777" w:rsidR="00D52BA9" w:rsidRPr="00997D17" w:rsidRDefault="00D52BA9">
            <w:pPr>
              <w:jc w:val="both"/>
              <w:rPr>
                <w:color w:val="000000"/>
                <w:sz w:val="22"/>
                <w:szCs w:val="22"/>
              </w:rPr>
            </w:pPr>
            <w:r w:rsidRPr="00997D17">
              <w:rPr>
                <w:color w:val="000000"/>
                <w:sz w:val="22"/>
                <w:szCs w:val="22"/>
              </w:rPr>
              <w:t>LEVEL 2</w:t>
            </w:r>
          </w:p>
        </w:tc>
      </w:tr>
    </w:tbl>
    <w:p w14:paraId="2AD90DD6" w14:textId="77777777" w:rsidR="00D52BA9" w:rsidRPr="00997D17" w:rsidRDefault="00D52BA9">
      <w:pPr>
        <w:jc w:val="both"/>
        <w:rPr>
          <w:color w:val="000000"/>
          <w:sz w:val="22"/>
          <w:szCs w:val="22"/>
        </w:rPr>
      </w:pPr>
    </w:p>
    <w:p w14:paraId="63F48688"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59CCF176" w14:textId="77777777" w:rsidTr="00997D17">
        <w:trPr>
          <w:tblHeader/>
        </w:trPr>
        <w:tc>
          <w:tcPr>
            <w:tcW w:w="3420" w:type="dxa"/>
            <w:shd w:val="clear" w:color="auto" w:fill="D9D9D9"/>
          </w:tcPr>
          <w:p w14:paraId="36DA0DA9"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664AE8B4"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62CE3933"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1C754461" w14:textId="77777777" w:rsidR="00D52BA9" w:rsidRPr="00997D17" w:rsidRDefault="00D52BA9">
            <w:pPr>
              <w:jc w:val="both"/>
              <w:rPr>
                <w:color w:val="000000"/>
                <w:sz w:val="22"/>
                <w:szCs w:val="22"/>
              </w:rPr>
            </w:pPr>
            <w:r w:rsidRPr="00997D17">
              <w:rPr>
                <w:color w:val="000000"/>
                <w:sz w:val="22"/>
                <w:szCs w:val="22"/>
              </w:rPr>
              <w:t>HATUA (SW)</w:t>
            </w:r>
          </w:p>
        </w:tc>
      </w:tr>
      <w:tr w:rsidR="00D52BA9" w:rsidRPr="000343A2" w14:paraId="4AD16FF9" w14:textId="77777777" w:rsidTr="00997D17">
        <w:tc>
          <w:tcPr>
            <w:tcW w:w="3420" w:type="dxa"/>
          </w:tcPr>
          <w:p w14:paraId="26582CD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River and wetland floods cut roads and access to railway stations; houses and fields flooded and fishing camps exposed. Wildlife raids or wildfire in the miombo possible.</w:t>
            </w:r>
          </w:p>
        </w:tc>
        <w:tc>
          <w:tcPr>
            <w:tcW w:w="3235" w:type="dxa"/>
          </w:tcPr>
          <w:p w14:paraId="1FBDCA7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 xml:space="preserve">Mafuriko ya mito na ardhioevu yamekata barabara na njia za kufika stesheni za reli; nyumba na mashamba yamefurika na kambi za uvuvi ziko hatarini. </w:t>
            </w:r>
            <w:r w:rsidRPr="00997D17">
              <w:rPr>
                <w:color w:val="000000"/>
                <w:sz w:val="22"/>
                <w:szCs w:val="22"/>
              </w:rPr>
              <w:lastRenderedPageBreak/>
              <w:t>Uvamizi wa wanyamapori au moto kwenye miombo unawezekana.</w:t>
            </w:r>
          </w:p>
        </w:tc>
        <w:tc>
          <w:tcPr>
            <w:tcW w:w="3605" w:type="dxa"/>
          </w:tcPr>
          <w:p w14:paraId="4F0D093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Move households from flooded wetland margins and fishing camps to ward assembly points.</w:t>
            </w:r>
          </w:p>
          <w:p w14:paraId="4226DEC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Stop fishing and canoe crossings on flooded rivers until the committee advises.</w:t>
            </w:r>
          </w:p>
          <w:p w14:paraId="683DCF7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TFS and village fire teams contain wildfires; wildlife officers respond to crop and livestock raids.</w:t>
            </w:r>
          </w:p>
          <w:p w14:paraId="264DBBA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Boil or treat drinking water. Clinics watch for cholera, diarrhoea and malaria.</w:t>
            </w:r>
          </w:p>
        </w:tc>
        <w:tc>
          <w:tcPr>
            <w:tcW w:w="3325" w:type="dxa"/>
          </w:tcPr>
          <w:p w14:paraId="0F2526A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Hamisha kaya kutoka kingo za ardhioevu zilizofurika na kambi za uvuvi kwenda vituo vya kukusanyika vya kata.</w:t>
            </w:r>
          </w:p>
          <w:p w14:paraId="1F48897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Simamisha uvuvi na uvukaji kwa mitumbwi kwenye mito iliyofurika hadi kamati itakaposhauri.</w:t>
            </w:r>
          </w:p>
          <w:p w14:paraId="3CCF82C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TFS na vikundi vya zimamoto vya vijiji wadhibiti moto; maafisa wanyamapori washughulikie uvamizi wa mazao na mifugo.</w:t>
            </w:r>
          </w:p>
          <w:p w14:paraId="7FD934F4"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Chemsha au tibu maji ya kunywa. Kliniki zifuatilie kipindupindu, kuhara na malaria.</w:t>
            </w:r>
          </w:p>
        </w:tc>
      </w:tr>
      <w:tr w:rsidR="00D52BA9" w:rsidRPr="00997D17" w14:paraId="0B5C036F" w14:textId="77777777" w:rsidTr="00997D17">
        <w:tc>
          <w:tcPr>
            <w:tcW w:w="3420" w:type="dxa"/>
          </w:tcPr>
          <w:p w14:paraId="5FC17CB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Warning status</w:t>
            </w:r>
          </w:p>
        </w:tc>
        <w:tc>
          <w:tcPr>
            <w:tcW w:w="3235" w:type="dxa"/>
          </w:tcPr>
          <w:p w14:paraId="1CD99F5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63C1BA6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1A198C7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warning remains in force until the authorities lower or withdraw it.</w:t>
            </w:r>
          </w:p>
        </w:tc>
        <w:tc>
          <w:tcPr>
            <w:tcW w:w="3325" w:type="dxa"/>
          </w:tcPr>
          <w:p w14:paraId="612E72C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endeleeni kufuatilia taarifa za TMA, Kamati za Usimamizi wa Maafa na viongozi wa eneo.</w:t>
            </w:r>
          </w:p>
          <w:p w14:paraId="4DF6AD1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kutumika hadi mamlaka zitakapoishusha au kuiondoa rasmi.</w:t>
            </w:r>
          </w:p>
        </w:tc>
      </w:tr>
    </w:tbl>
    <w:p w14:paraId="63FC8141" w14:textId="77777777" w:rsidR="00D52BA9" w:rsidRPr="00997D17" w:rsidRDefault="00D52BA9">
      <w:pPr>
        <w:jc w:val="both"/>
        <w:rPr>
          <w:color w:val="000000"/>
          <w:sz w:val="22"/>
          <w:szCs w:val="22"/>
        </w:rPr>
      </w:pPr>
    </w:p>
    <w:p w14:paraId="68F782D6"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0359741F" w14:textId="77777777">
        <w:tc>
          <w:tcPr>
            <w:tcW w:w="4532" w:type="dxa"/>
            <w:shd w:val="clear" w:color="auto" w:fill="C00000"/>
            <w:vAlign w:val="center"/>
          </w:tcPr>
          <w:p w14:paraId="7A633EFB" w14:textId="77777777" w:rsidR="00D52BA9" w:rsidRPr="00997D17" w:rsidRDefault="00D52BA9">
            <w:pPr>
              <w:jc w:val="both"/>
              <w:rPr>
                <w:color w:val="000000"/>
                <w:sz w:val="22"/>
                <w:szCs w:val="22"/>
              </w:rPr>
            </w:pPr>
            <w:r w:rsidRPr="00997D17">
              <w:rPr>
                <w:color w:val="000000"/>
                <w:sz w:val="22"/>
                <w:szCs w:val="22"/>
              </w:rPr>
              <w:t>MAJOR WARNING</w:t>
            </w:r>
          </w:p>
        </w:tc>
        <w:tc>
          <w:tcPr>
            <w:tcW w:w="6798" w:type="dxa"/>
            <w:shd w:val="clear" w:color="auto" w:fill="C00000"/>
            <w:vAlign w:val="center"/>
          </w:tcPr>
          <w:p w14:paraId="4C740AF5" w14:textId="77777777" w:rsidR="00D52BA9" w:rsidRPr="00997D17" w:rsidRDefault="00D52BA9">
            <w:pPr>
              <w:jc w:val="both"/>
              <w:rPr>
                <w:color w:val="000000"/>
                <w:sz w:val="22"/>
                <w:szCs w:val="22"/>
              </w:rPr>
            </w:pPr>
            <w:r w:rsidRPr="00997D17">
              <w:rPr>
                <w:color w:val="000000"/>
                <w:sz w:val="22"/>
                <w:szCs w:val="22"/>
              </w:rPr>
              <w:t>TAKE ACTION IMMEDIATELY</w:t>
            </w:r>
          </w:p>
        </w:tc>
        <w:tc>
          <w:tcPr>
            <w:tcW w:w="2266" w:type="dxa"/>
            <w:shd w:val="clear" w:color="auto" w:fill="C00000"/>
            <w:vAlign w:val="center"/>
          </w:tcPr>
          <w:p w14:paraId="1AD548E0" w14:textId="77777777" w:rsidR="00D52BA9" w:rsidRPr="00997D17" w:rsidRDefault="00D52BA9">
            <w:pPr>
              <w:jc w:val="both"/>
              <w:rPr>
                <w:color w:val="000000"/>
                <w:sz w:val="22"/>
                <w:szCs w:val="22"/>
              </w:rPr>
            </w:pPr>
            <w:r w:rsidRPr="00997D17">
              <w:rPr>
                <w:color w:val="000000"/>
                <w:sz w:val="22"/>
                <w:szCs w:val="22"/>
              </w:rPr>
              <w:t>LEVEL 3</w:t>
            </w:r>
          </w:p>
        </w:tc>
      </w:tr>
    </w:tbl>
    <w:p w14:paraId="19C88C53" w14:textId="77777777" w:rsidR="00D52BA9" w:rsidRPr="00997D17" w:rsidRDefault="00D52BA9">
      <w:pPr>
        <w:jc w:val="both"/>
        <w:rPr>
          <w:color w:val="000000"/>
          <w:sz w:val="22"/>
          <w:szCs w:val="22"/>
        </w:rPr>
      </w:pPr>
    </w:p>
    <w:p w14:paraId="3DBC156F"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00CDE6D5" w14:textId="77777777" w:rsidTr="00997D17">
        <w:trPr>
          <w:tblHeader/>
        </w:trPr>
        <w:tc>
          <w:tcPr>
            <w:tcW w:w="3420" w:type="dxa"/>
            <w:shd w:val="clear" w:color="auto" w:fill="D9D9D9"/>
          </w:tcPr>
          <w:p w14:paraId="738F0F86"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52537D77"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68012CBF"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101E9885"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36C6968F" w14:textId="77777777" w:rsidTr="00997D17">
        <w:tc>
          <w:tcPr>
            <w:tcW w:w="3420" w:type="dxa"/>
          </w:tcPr>
          <w:p w14:paraId="761D3BE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Life-threatening floods, wildfire or storm damage in Kaliua. Villages and camps isolated, houses destroyed, and high risk of drowning, burns, injury and cholera in dense settlements.</w:t>
            </w:r>
          </w:p>
        </w:tc>
        <w:tc>
          <w:tcPr>
            <w:tcW w:w="3235" w:type="dxa"/>
          </w:tcPr>
          <w:p w14:paraId="5A90653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 xml:space="preserve">Mafuriko, moto au uharibifu wa dhoruba unaohatarisha maisha Kaliua. Vijiji na kambi vimetengwa, nyumba zimeharibika, na hatari kubwa ya kuzama, kuungua, majeraha na kipindupindu kwenye </w:t>
            </w:r>
            <w:r w:rsidRPr="00997D17">
              <w:rPr>
                <w:color w:val="000000"/>
                <w:sz w:val="22"/>
                <w:szCs w:val="22"/>
              </w:rPr>
              <w:lastRenderedPageBreak/>
              <w:t>makazi yenye msongamano.</w:t>
            </w:r>
          </w:p>
        </w:tc>
        <w:tc>
          <w:tcPr>
            <w:tcW w:w="3605" w:type="dxa"/>
          </w:tcPr>
          <w:p w14:paraId="7088A37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Evacuate threatened villages and camps now, to higher ground or upwind of fire.</w:t>
            </w:r>
          </w:p>
          <w:p w14:paraId="44F3B89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Call 114 and 190. Coordinate with TRC to stop trains on flooded sections of the Kigoma line.</w:t>
            </w:r>
          </w:p>
          <w:p w14:paraId="54FD40B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Open shelters and register every household; account for fishers and herders still out.</w:t>
            </w:r>
          </w:p>
          <w:p w14:paraId="12A8676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Health team: treat injuries and burns first, then set up cholera treatment points in dense settlements.</w:t>
            </w:r>
          </w:p>
        </w:tc>
        <w:tc>
          <w:tcPr>
            <w:tcW w:w="3325" w:type="dxa"/>
          </w:tcPr>
          <w:p w14:paraId="61929ED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Hamisha vijiji na kambi vilivyo hatarini sasa, kwenda miinuko au upande ambao moto hauelekei.</w:t>
            </w:r>
          </w:p>
          <w:p w14:paraId="50E5B86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 xml:space="preserve">Piga 114 na 190. Shirikiana na TRC kusimamisha treni kwenye </w:t>
            </w:r>
            <w:r w:rsidRPr="00997D17">
              <w:rPr>
                <w:color w:val="000000"/>
                <w:sz w:val="22"/>
                <w:szCs w:val="22"/>
              </w:rPr>
              <w:lastRenderedPageBreak/>
              <w:t>sehemu zilizofurika za reli ya Kigoma.</w:t>
            </w:r>
          </w:p>
          <w:p w14:paraId="17E0877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Fungua makazi na sajili kila kaya; hakiki wavuvi na wafugaji ambao bado hawajarudi.</w:t>
            </w:r>
          </w:p>
          <w:p w14:paraId="1BB9824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Timu ya afya: tibu majeruhi na walioungua kwanza, kisha anzisha vituo vya kutibu kipindupindu kwenye makazi yenye msongamano.</w:t>
            </w:r>
          </w:p>
        </w:tc>
      </w:tr>
      <w:tr w:rsidR="00D52BA9" w:rsidRPr="00997D17" w14:paraId="116211BC" w14:textId="77777777" w:rsidTr="00997D17">
        <w:tc>
          <w:tcPr>
            <w:tcW w:w="3420" w:type="dxa"/>
          </w:tcPr>
          <w:p w14:paraId="7B8AC67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Warning status</w:t>
            </w:r>
          </w:p>
        </w:tc>
        <w:tc>
          <w:tcPr>
            <w:tcW w:w="3235" w:type="dxa"/>
          </w:tcPr>
          <w:p w14:paraId="15EC86E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2DFFB39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stay with official sources: radio, TMA, Disaster Management Committees and local leaders.</w:t>
            </w:r>
          </w:p>
          <w:p w14:paraId="45989A3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Disaster Management Committees will announce when the danger has passed and when it is safe to return.</w:t>
            </w:r>
          </w:p>
        </w:tc>
        <w:tc>
          <w:tcPr>
            <w:tcW w:w="3325" w:type="dxa"/>
          </w:tcPr>
          <w:p w14:paraId="0A620AD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tegemeeni taarifa rasmi: redio, TMA, Kamati za Usimamizi wa Maafa na viongozi wa eneo.</w:t>
            </w:r>
          </w:p>
          <w:p w14:paraId="6E46135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Kamati za Usimamizi wa Maafa zitatangaza hatari itakapokwisha na itakapokuwa salama kurudi.</w:t>
            </w:r>
          </w:p>
        </w:tc>
      </w:tr>
    </w:tbl>
    <w:p w14:paraId="7A4F1443" w14:textId="77777777" w:rsidR="00D52BA9" w:rsidRPr="00997D17" w:rsidRDefault="00D52BA9">
      <w:pPr>
        <w:jc w:val="both"/>
        <w:rPr>
          <w:color w:val="000000"/>
          <w:sz w:val="22"/>
          <w:szCs w:val="22"/>
        </w:rPr>
      </w:pPr>
    </w:p>
    <w:p w14:paraId="46C94CAB" w14:textId="77777777" w:rsidR="00D52BA9" w:rsidRPr="00997D17" w:rsidRDefault="00D52BA9">
      <w:pPr>
        <w:jc w:val="both"/>
        <w:rPr>
          <w:color w:val="000000"/>
          <w:sz w:val="22"/>
          <w:szCs w:val="22"/>
        </w:rPr>
      </w:pPr>
    </w:p>
    <w:p w14:paraId="338F1F8D" w14:textId="77777777" w:rsidR="00D52BA9" w:rsidRPr="00997D17" w:rsidRDefault="00D52BA9" w:rsidP="00997D17">
      <w:pPr>
        <w:pStyle w:val="Strong1"/>
        <w:jc w:val="both"/>
        <w:rPr>
          <w:b w:val="0"/>
          <w:bCs w:val="0"/>
          <w:sz w:val="22"/>
          <w:szCs w:val="22"/>
        </w:rPr>
      </w:pPr>
      <w:r w:rsidRPr="00997D17">
        <w:rPr>
          <w:b w:val="0"/>
          <w:bCs w:val="0"/>
          <w:sz w:val="22"/>
          <w:szCs w:val="22"/>
        </w:rPr>
        <w:t>25.5 NZEGA DISTRICT COUNCIL | HALMASHAURI YA WILAYA YA NZEGA</w:t>
      </w:r>
    </w:p>
    <w:p w14:paraId="357F783A" w14:textId="77777777" w:rsidR="00A46EAA" w:rsidRDefault="00A46EAA">
      <w:pPr>
        <w:jc w:val="both"/>
        <w:rPr>
          <w:color w:val="000000"/>
          <w:sz w:val="22"/>
          <w:szCs w:val="22"/>
        </w:rPr>
      </w:pPr>
    </w:p>
    <w:p w14:paraId="44DC47FA" w14:textId="77777777" w:rsidR="00A46EAA" w:rsidRDefault="00A46EAA" w:rsidP="00A46EAA">
      <w:pPr>
        <w:pStyle w:val="Strong1"/>
        <w:jc w:val="both"/>
        <w:rPr>
          <w:color w:val="000000"/>
        </w:rPr>
      </w:pPr>
      <w:r w:rsidRPr="00997D17">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46EAA" w:rsidRPr="00997D17" w14:paraId="48CC3925" w14:textId="77777777" w:rsidTr="00997D17">
        <w:trPr>
          <w:tblHeader/>
        </w:trPr>
        <w:tc>
          <w:tcPr>
            <w:tcW w:w="3420" w:type="dxa"/>
            <w:shd w:val="clear" w:color="D9D9D9" w:fill="D9D9D9"/>
          </w:tcPr>
          <w:p w14:paraId="61C614DC" w14:textId="5C872FC2" w:rsidR="00A46EAA" w:rsidRPr="00997D17" w:rsidRDefault="00A46EAA" w:rsidP="00997D17">
            <w:pPr>
              <w:jc w:val="both"/>
              <w:rPr>
                <w:color w:val="000000"/>
              </w:rPr>
            </w:pPr>
            <w:r w:rsidRPr="00997D17">
              <w:rPr>
                <w:color w:val="000000"/>
              </w:rPr>
              <w:t>AREA (EN)</w:t>
            </w:r>
          </w:p>
        </w:tc>
        <w:tc>
          <w:tcPr>
            <w:tcW w:w="3235" w:type="dxa"/>
            <w:shd w:val="clear" w:color="D9D9D9" w:fill="D9D9D9"/>
          </w:tcPr>
          <w:p w14:paraId="071B1EE8" w14:textId="493FF9FF" w:rsidR="00A46EAA" w:rsidRPr="00997D17" w:rsidRDefault="00A46EAA" w:rsidP="00997D17">
            <w:pPr>
              <w:jc w:val="both"/>
              <w:rPr>
                <w:color w:val="000000"/>
              </w:rPr>
            </w:pPr>
            <w:r w:rsidRPr="00997D17">
              <w:rPr>
                <w:color w:val="000000"/>
              </w:rPr>
              <w:t>ENEO (SW)</w:t>
            </w:r>
          </w:p>
        </w:tc>
        <w:tc>
          <w:tcPr>
            <w:tcW w:w="3605" w:type="dxa"/>
            <w:shd w:val="clear" w:color="D9D9D9" w:fill="D9D9D9"/>
          </w:tcPr>
          <w:p w14:paraId="367D5BBC" w14:textId="02CEA93A" w:rsidR="00A46EAA" w:rsidRPr="00997D17" w:rsidRDefault="001D64D9" w:rsidP="00997D17">
            <w:pPr>
              <w:jc w:val="both"/>
              <w:rPr>
                <w:color w:val="000000"/>
              </w:rPr>
            </w:pPr>
            <w:r>
              <w:rPr>
                <w:color w:val="000000"/>
              </w:rPr>
              <w:t>RISK STATEMENT (EN)</w:t>
            </w:r>
          </w:p>
        </w:tc>
        <w:tc>
          <w:tcPr>
            <w:tcW w:w="3325" w:type="dxa"/>
            <w:shd w:val="clear" w:color="D9D9D9" w:fill="D9D9D9"/>
          </w:tcPr>
          <w:p w14:paraId="023510A5" w14:textId="7ABBA911" w:rsidR="00A46EAA" w:rsidRPr="00997D17" w:rsidRDefault="001D64D9" w:rsidP="00997D17">
            <w:pPr>
              <w:jc w:val="both"/>
              <w:rPr>
                <w:color w:val="000000"/>
              </w:rPr>
            </w:pPr>
            <w:r>
              <w:rPr>
                <w:color w:val="000000"/>
              </w:rPr>
              <w:t>TAMKO LA HATARI (SW)</w:t>
            </w:r>
          </w:p>
        </w:tc>
      </w:tr>
      <w:tr w:rsidR="00A46EAA" w:rsidRPr="00997D17" w14:paraId="7F04ADA4" w14:textId="77777777" w:rsidTr="00997D17">
        <w:tc>
          <w:tcPr>
            <w:tcW w:w="3420" w:type="dxa"/>
          </w:tcPr>
          <w:p w14:paraId="5DB92AEA" w14:textId="157D41CA" w:rsidR="00A46EAA" w:rsidRPr="00997D17" w:rsidRDefault="00A46EAA" w:rsidP="00997D17">
            <w:pPr>
              <w:pStyle w:val="ListParagraph"/>
              <w:numPr>
                <w:ilvl w:val="0"/>
                <w:numId w:val="1"/>
              </w:numPr>
              <w:jc w:val="both"/>
              <w:rPr>
                <w:color w:val="000000"/>
              </w:rPr>
            </w:pPr>
            <w:r w:rsidRPr="00997D17">
              <w:rPr>
                <w:color w:val="000000"/>
              </w:rPr>
              <w:t>Artisanal gold mining sites</w:t>
            </w:r>
          </w:p>
        </w:tc>
        <w:tc>
          <w:tcPr>
            <w:tcW w:w="3235" w:type="dxa"/>
          </w:tcPr>
          <w:p w14:paraId="23B0481F" w14:textId="01519BA2" w:rsidR="00A46EAA" w:rsidRPr="00997D17" w:rsidRDefault="00A46EAA" w:rsidP="00997D17">
            <w:pPr>
              <w:pStyle w:val="ListParagraph"/>
              <w:numPr>
                <w:ilvl w:val="0"/>
                <w:numId w:val="1"/>
              </w:numPr>
              <w:jc w:val="both"/>
              <w:rPr>
                <w:color w:val="000000"/>
              </w:rPr>
            </w:pPr>
            <w:r w:rsidRPr="00997D17">
              <w:rPr>
                <w:color w:val="000000"/>
              </w:rPr>
              <w:t>Maeneo ya uchimbaji mdogo wa dhahabu</w:t>
            </w:r>
          </w:p>
        </w:tc>
        <w:tc>
          <w:tcPr>
            <w:tcW w:w="3605" w:type="dxa"/>
          </w:tcPr>
          <w:p w14:paraId="070F1B5B" w14:textId="6DD0E545" w:rsidR="00997D17" w:rsidRDefault="002A1887" w:rsidP="00A46EAA">
            <w:pPr>
              <w:pStyle w:val="ListParagraph"/>
              <w:numPr>
                <w:ilvl w:val="0"/>
                <w:numId w:val="1"/>
              </w:numPr>
              <w:jc w:val="both"/>
              <w:rPr>
                <w:color w:val="000000"/>
              </w:rPr>
            </w:pPr>
            <w:r>
              <w:rPr>
                <w:color w:val="000000"/>
              </w:rPr>
              <w:t>This is an artisanal mining area: pits in weathered rock and loose soil collapse when saturated, and pits left open fill with water, posing a drowning risk to children and livestock.</w:t>
            </w:r>
          </w:p>
          <w:p w14:paraId="2ADC649F" w14:textId="77777777" w:rsidR="00F433EC" w:rsidRDefault="00DC5789" w:rsidP="00997D17">
            <w:pPr>
              <w:pStyle w:val="ListParagraph"/>
              <w:numPr>
                <w:ilvl w:val="0"/>
                <w:numId w:val="1"/>
              </w:numPr>
              <w:jc w:val="both"/>
              <w:rPr>
                <w:ins w:id="5667" w:author="Bonephace Kaijage" w:date="2026-10-14T05:19:00Z" w16du:dateUtc="2026-10-14T03:19:00Z"/>
                <w:color w:val="000000"/>
              </w:rPr>
            </w:pPr>
            <w:r>
              <w:rPr>
                <w:color w:val="000000"/>
              </w:rPr>
              <w:t>For those mining and living here, it helps to</w:t>
            </w:r>
            <w:r w:rsidR="002A1887">
              <w:rPr>
                <w:color w:val="000000"/>
              </w:rPr>
              <w:t xml:space="preserve"> timber or bench pit walls, cut diversion channels around pit mouths, </w:t>
            </w:r>
            <w:r w:rsidR="002A1887">
              <w:rPr>
                <w:color w:val="000000"/>
              </w:rPr>
              <w:lastRenderedPageBreak/>
              <w:t>and fence or backfill abandoned pits.</w:t>
            </w:r>
          </w:p>
          <w:p w14:paraId="6203429E" w14:textId="1E3AEB60" w:rsidR="00F433EC" w:rsidRDefault="00FE0A4D" w:rsidP="00997D17">
            <w:pPr>
              <w:pStyle w:val="ListParagraph"/>
              <w:numPr>
                <w:ilvl w:val="0"/>
                <w:numId w:val="1"/>
              </w:numPr>
              <w:jc w:val="both"/>
              <w:rPr>
                <w:ins w:id="5668" w:author="Bonephace Kaijage" w:date="2026-10-14T05:19:00Z" w16du:dateUtc="2026-10-14T03:19:00Z"/>
                <w:color w:val="000000"/>
              </w:rPr>
            </w:pPr>
            <w:ins w:id="5669" w:author="Bonephace Kaijage" w:date="2026-10-14T05:56:00Z" w16du:dateUtc="2026-10-14T03:56:00Z">
              <w:r>
                <w:rPr>
                  <w:color w:val="000000"/>
                </w:rPr>
                <w:t>What raises the risk: digging pits without timbering, working them while rain is falling, building homes at the lip of old pits and washing ore with mercury in the streams people drink from.</w:t>
              </w:r>
            </w:ins>
          </w:p>
          <w:p w14:paraId="0369CBE7" w14:textId="77777777" w:rsidR="00FE0A4D" w:rsidRDefault="00F433EC" w:rsidP="00997D17">
            <w:pPr>
              <w:pStyle w:val="ListParagraph"/>
              <w:numPr>
                <w:ilvl w:val="0"/>
                <w:numId w:val="1"/>
              </w:numPr>
              <w:jc w:val="both"/>
              <w:rPr>
                <w:ins w:id="5670" w:author="Bonephace Kaijage" w:date="2026-10-14T05:59:00Z" w16du:dateUtc="2026-10-14T03:59:00Z"/>
                <w:color w:val="000000"/>
              </w:rPr>
            </w:pPr>
            <w:ins w:id="5671" w:author="Bonephace Kaijage" w:date="2026-10-14T05:19:00Z" w16du:dateUtc="2026-10-14T03:19:00Z">
              <w:r>
                <w:rPr>
                  <w:color w:val="000000"/>
                </w:rPr>
                <w:t>Keep everyone out of the pits once rain starts and know the firm ground away from them that your household will move to; if people fall sick after drinking from a stream below the workings, change the source and report it the same day.</w:t>
              </w:r>
            </w:ins>
          </w:p>
          <w:p w14:paraId="3CCBA36E" w14:textId="0CC01C76" w:rsidR="00A46EAA" w:rsidRPr="00997D17" w:rsidRDefault="00FE0A4D" w:rsidP="00997D17">
            <w:pPr>
              <w:pStyle w:val="ListParagraph"/>
              <w:numPr>
                <w:ilvl w:val="0"/>
                <w:numId w:val="1"/>
              </w:numPr>
              <w:jc w:val="both"/>
              <w:rPr>
                <w:color w:val="000000"/>
              </w:rPr>
            </w:pPr>
            <w:ins w:id="5672" w:author="Bonephace Kaijage" w:date="2026-10-14T05:59:00Z" w16du:dateUtc="2026-10-14T03:59:00Z">
              <w:r>
                <w:rPr>
                  <w:color w:val="000000"/>
                </w:rPr>
                <w:t>Agree who will help anyone in the household who cannot move, see or hear a warning on their own.</w:t>
              </w:r>
            </w:ins>
          </w:p>
        </w:tc>
        <w:tc>
          <w:tcPr>
            <w:tcW w:w="3325" w:type="dxa"/>
          </w:tcPr>
          <w:p w14:paraId="0A9B0484" w14:textId="1B041034" w:rsidR="00A46EAA" w:rsidRPr="00997D17" w:rsidRDefault="002A1887" w:rsidP="00997D17">
            <w:pPr>
              <w:pStyle w:val="ListParagraph"/>
              <w:numPr>
                <w:ilvl w:val="0"/>
                <w:numId w:val="1"/>
              </w:numPr>
              <w:jc w:val="both"/>
              <w:rPr>
                <w:color w:val="000000"/>
              </w:rPr>
            </w:pPr>
            <w:r>
              <w:rPr>
                <w:color w:val="000000"/>
              </w:rPr>
              <w:lastRenderedPageBreak/>
              <w:t>Hili ni eneo la uchimbaji mdogo: mashimo kwenye miamba iliyooza na udongo laini hubomoka yanapojaa maji, na mashimo yaliyoachwa wazi hujaa maji na kuwa hatari ya kuzamisha watoto na mifugo.</w:t>
            </w:r>
          </w:p>
          <w:p w14:paraId="3B3F88A7" w14:textId="77777777" w:rsidR="00F433EC" w:rsidRDefault="00DC5789" w:rsidP="00997D17">
            <w:pPr>
              <w:pStyle w:val="ListParagraph"/>
              <w:numPr>
                <w:ilvl w:val="0"/>
                <w:numId w:val="1"/>
              </w:numPr>
              <w:jc w:val="both"/>
              <w:rPr>
                <w:ins w:id="5673" w:author="Bonephace Kaijage" w:date="2026-10-14T05:19:00Z" w16du:dateUtc="2026-10-14T03:19:00Z"/>
                <w:color w:val="000000"/>
              </w:rPr>
            </w:pPr>
            <w:r>
              <w:rPr>
                <w:color w:val="000000"/>
              </w:rPr>
              <w:t>Kwa wanaochimba na kuishi hapa, ni vyema</w:t>
            </w:r>
            <w:r w:rsidR="002A1887">
              <w:rPr>
                <w:color w:val="000000"/>
              </w:rPr>
              <w:t xml:space="preserve"> </w:t>
            </w:r>
            <w:r w:rsidR="002A1887">
              <w:rPr>
                <w:color w:val="000000"/>
              </w:rPr>
              <w:lastRenderedPageBreak/>
              <w:t>kuimarisha kuta za mashimo kwa mbao au ngazi, kuchimba mifereji ya kuelekeza maji kuzunguka midomo ya mashimo, na kuzungushia uzio au kufukia mashimo yaliyoachwa.</w:t>
            </w:r>
          </w:p>
          <w:p w14:paraId="77C91ECC" w14:textId="0E12E00A" w:rsidR="00F433EC" w:rsidRDefault="00FE0A4D" w:rsidP="00997D17">
            <w:pPr>
              <w:pStyle w:val="ListParagraph"/>
              <w:numPr>
                <w:ilvl w:val="0"/>
                <w:numId w:val="1"/>
              </w:numPr>
              <w:jc w:val="both"/>
              <w:rPr>
                <w:ins w:id="5674" w:author="Bonephace Kaijage" w:date="2026-10-14T05:19:00Z" w16du:dateUtc="2026-10-14T03:19:00Z"/>
                <w:color w:val="000000"/>
              </w:rPr>
            </w:pPr>
            <w:ins w:id="5675" w:author="Bonephace Kaijage" w:date="2026-10-14T05:56:00Z" w16du:dateUtc="2026-10-14T03:56:00Z">
              <w:r>
                <w:rPr>
                  <w:color w:val="000000"/>
                </w:rPr>
                <w:t>Kinachoongeza hatari: kuchimba mashimo bila mihimili, kuyafanyia kazi mvua ikinyesha, kujenga nyumba kando ya mashimo ya zamani na kuosha mawe ya madini kwa zebaki kwenye vijito ambavyo watu hunywa.</w:t>
              </w:r>
            </w:ins>
          </w:p>
          <w:p w14:paraId="335F9593" w14:textId="77777777" w:rsidR="00FE0A4D" w:rsidRDefault="00F433EC" w:rsidP="00997D17">
            <w:pPr>
              <w:pStyle w:val="ListParagraph"/>
              <w:numPr>
                <w:ilvl w:val="0"/>
                <w:numId w:val="1"/>
              </w:numPr>
              <w:jc w:val="both"/>
              <w:rPr>
                <w:ins w:id="5676" w:author="Bonephace Kaijage" w:date="2026-10-14T05:59:00Z" w16du:dateUtc="2026-10-14T03:59:00Z"/>
                <w:color w:val="000000"/>
              </w:rPr>
            </w:pPr>
            <w:ins w:id="5677" w:author="Bonephace Kaijage" w:date="2026-10-14T05:19:00Z" w16du:dateUtc="2026-10-14T03:19:00Z">
              <w:r>
                <w:rPr>
                  <w:color w:val="000000"/>
                </w:rPr>
                <w:t>Mtoe kila mtu mashimoni mara mvua inapoanza na fahamu eneo imara mbali nayo ambalo kaya yako itahamia; watu wakiugua baada ya kunywa maji ya kijito chini ya machimbo, badilisheni chanzo na ripoti siku hiyo hiyo.</w:t>
              </w:r>
            </w:ins>
          </w:p>
          <w:p w14:paraId="6B498874" w14:textId="74F9E637" w:rsidR="00A46EAA" w:rsidRPr="00997D17" w:rsidRDefault="00FE0A4D" w:rsidP="00997D17">
            <w:pPr>
              <w:pStyle w:val="ListParagraph"/>
              <w:numPr>
                <w:ilvl w:val="0"/>
                <w:numId w:val="1"/>
              </w:numPr>
              <w:jc w:val="both"/>
              <w:rPr>
                <w:bCs/>
                <w:color w:val="000000"/>
              </w:rPr>
            </w:pPr>
            <w:ins w:id="5678" w:author="Bonephace Kaijage" w:date="2026-10-14T05:59:00Z" w16du:dateUtc="2026-10-14T03:59:00Z">
              <w:r>
                <w:rPr>
                  <w:color w:val="000000"/>
                </w:rPr>
                <w:t>Kubalianeni nani atamsaidia yeyote katika kaya asiyeweza kuondoka, kuona au kusikia tahadhari peke yake.</w:t>
              </w:r>
            </w:ins>
          </w:p>
        </w:tc>
      </w:tr>
      <w:tr w:rsidR="00A46EAA" w:rsidRPr="00997D17" w14:paraId="79C88966" w14:textId="77777777" w:rsidTr="00997D17">
        <w:tc>
          <w:tcPr>
            <w:tcW w:w="3420" w:type="dxa"/>
          </w:tcPr>
          <w:p w14:paraId="7186752B" w14:textId="6C213402" w:rsidR="00A46EAA" w:rsidRPr="00997D17" w:rsidRDefault="00A46EAA" w:rsidP="00997D17">
            <w:pPr>
              <w:pStyle w:val="ListParagraph"/>
              <w:numPr>
                <w:ilvl w:val="0"/>
                <w:numId w:val="1"/>
              </w:numPr>
              <w:jc w:val="both"/>
              <w:rPr>
                <w:color w:val="000000"/>
              </w:rPr>
            </w:pPr>
            <w:r w:rsidRPr="00997D17">
              <w:rPr>
                <w:color w:val="000000"/>
              </w:rPr>
              <w:lastRenderedPageBreak/>
              <w:t>Clay plains and valley bottoms</w:t>
            </w:r>
          </w:p>
        </w:tc>
        <w:tc>
          <w:tcPr>
            <w:tcW w:w="3235" w:type="dxa"/>
          </w:tcPr>
          <w:p w14:paraId="4E49F7EB" w14:textId="50D52EE8" w:rsidR="00A46EAA" w:rsidRPr="00997D17" w:rsidRDefault="00A46EAA" w:rsidP="00997D17">
            <w:pPr>
              <w:pStyle w:val="ListParagraph"/>
              <w:numPr>
                <w:ilvl w:val="0"/>
                <w:numId w:val="1"/>
              </w:numPr>
              <w:jc w:val="both"/>
              <w:rPr>
                <w:color w:val="000000"/>
                <w:lang w:val="sv-SE"/>
              </w:rPr>
            </w:pPr>
            <w:r w:rsidRPr="00997D17">
              <w:rPr>
                <w:color w:val="000000"/>
                <w:lang w:val="sv-SE"/>
              </w:rPr>
              <w:t>Mbuga za mfinyanzi na mabonde</w:t>
            </w:r>
          </w:p>
        </w:tc>
        <w:tc>
          <w:tcPr>
            <w:tcW w:w="3605" w:type="dxa"/>
          </w:tcPr>
          <w:p w14:paraId="30A9C851" w14:textId="303A53E1" w:rsidR="00997D17" w:rsidRDefault="002A1887" w:rsidP="00A46EAA">
            <w:pPr>
              <w:pStyle w:val="ListParagraph"/>
              <w:numPr>
                <w:ilvl w:val="0"/>
                <w:numId w:val="1"/>
              </w:numPr>
              <w:jc w:val="both"/>
              <w:rPr>
                <w:color w:val="000000"/>
              </w:rPr>
            </w:pPr>
            <w:r>
              <w:rPr>
                <w:color w:val="000000"/>
              </w:rPr>
              <w:t>This area is a clay plain and valley bottom: the soils hold surface water for days to weeks after heavy rain, waterlogging crops, homesteads and earth roads.</w:t>
            </w:r>
          </w:p>
          <w:p w14:paraId="4739296E" w14:textId="77777777" w:rsidR="00F433EC" w:rsidRDefault="00DC5789" w:rsidP="00997D17">
            <w:pPr>
              <w:pStyle w:val="ListParagraph"/>
              <w:numPr>
                <w:ilvl w:val="0"/>
                <w:numId w:val="1"/>
              </w:numPr>
              <w:jc w:val="both"/>
              <w:rPr>
                <w:ins w:id="5679" w:author="Bonephace Kaijage" w:date="2026-10-14T05:19:00Z" w16du:dateUtc="2026-10-14T03:19:00Z"/>
                <w:color w:val="000000"/>
              </w:rPr>
            </w:pPr>
            <w:r>
              <w:rPr>
                <w:color w:val="000000"/>
              </w:rPr>
              <w:t>For those living and farming here, it helps to</w:t>
            </w:r>
            <w:r w:rsidR="002A1887">
              <w:rPr>
                <w:color w:val="000000"/>
              </w:rPr>
              <w:t xml:space="preserve"> build on higher ground, keep field drains open and store harvests on raised platforms.</w:t>
            </w:r>
          </w:p>
          <w:p w14:paraId="071E8A8F" w14:textId="251A8093" w:rsidR="00F433EC" w:rsidRDefault="00FE0A4D" w:rsidP="00997D17">
            <w:pPr>
              <w:pStyle w:val="ListParagraph"/>
              <w:numPr>
                <w:ilvl w:val="0"/>
                <w:numId w:val="1"/>
              </w:numPr>
              <w:jc w:val="both"/>
              <w:rPr>
                <w:ins w:id="5680" w:author="Bonephace Kaijage" w:date="2026-10-14T05:19:00Z" w16du:dateUtc="2026-10-14T03:19:00Z"/>
                <w:color w:val="000000"/>
              </w:rPr>
            </w:pPr>
            <w:ins w:id="5681" w:author="Bonephace Kaijage" w:date="2026-10-14T05:56:00Z" w16du:dateUtc="2026-10-14T03:56:00Z">
              <w:r>
                <w:rPr>
                  <w:color w:val="000000"/>
                </w:rPr>
                <w:lastRenderedPageBreak/>
                <w:t>What raises the loss in both wet and dry years: building homes and stores on the low mbuga, relying on one crop and selling the whole harvest at once.</w:t>
              </w:r>
            </w:ins>
          </w:p>
          <w:p w14:paraId="092B6273" w14:textId="77777777" w:rsidR="00FE0A4D" w:rsidRDefault="00F433EC" w:rsidP="00997D17">
            <w:pPr>
              <w:pStyle w:val="ListParagraph"/>
              <w:numPr>
                <w:ilvl w:val="0"/>
                <w:numId w:val="1"/>
              </w:numPr>
              <w:jc w:val="both"/>
              <w:rPr>
                <w:ins w:id="5682" w:author="Bonephace Kaijage" w:date="2026-10-14T05:59:00Z" w16du:dateUtc="2026-10-14T03:59:00Z"/>
                <w:color w:val="000000"/>
              </w:rPr>
            </w:pPr>
            <w:ins w:id="5683" w:author="Bonephace Kaijage" w:date="2026-10-14T05:19:00Z" w16du:dateUtc="2026-10-14T03:19:00Z">
              <w:r>
                <w:rPr>
                  <w:color w:val="000000"/>
                </w:rPr>
                <w:t>Know the raised ground your household will move to when the mbuga floods, and agree early where food will come from in a failed season.</w:t>
              </w:r>
            </w:ins>
          </w:p>
          <w:p w14:paraId="06B8D19C" w14:textId="606C8AFA" w:rsidR="00A46EAA" w:rsidRPr="00997D17" w:rsidRDefault="00FE0A4D" w:rsidP="00997D17">
            <w:pPr>
              <w:pStyle w:val="ListParagraph"/>
              <w:numPr>
                <w:ilvl w:val="0"/>
                <w:numId w:val="1"/>
              </w:numPr>
              <w:jc w:val="both"/>
              <w:rPr>
                <w:color w:val="000000"/>
              </w:rPr>
            </w:pPr>
            <w:ins w:id="5684" w:author="Bonephace Kaijage" w:date="2026-10-14T05:59:00Z" w16du:dateUtc="2026-10-14T03:59:00Z">
              <w:r>
                <w:rPr>
                  <w:color w:val="000000"/>
                </w:rPr>
                <w:t>Agree who will help anyone in the household who cannot move, see or hear a warning on their own.</w:t>
              </w:r>
            </w:ins>
          </w:p>
        </w:tc>
        <w:tc>
          <w:tcPr>
            <w:tcW w:w="3325" w:type="dxa"/>
          </w:tcPr>
          <w:p w14:paraId="48C33350" w14:textId="0777B0D1" w:rsidR="00A46EAA" w:rsidRPr="00997D17" w:rsidRDefault="002A1887" w:rsidP="00997D17">
            <w:pPr>
              <w:pStyle w:val="ListParagraph"/>
              <w:numPr>
                <w:ilvl w:val="0"/>
                <w:numId w:val="1"/>
              </w:numPr>
              <w:jc w:val="both"/>
              <w:rPr>
                <w:color w:val="000000"/>
              </w:rPr>
            </w:pPr>
            <w:r>
              <w:rPr>
                <w:color w:val="000000"/>
              </w:rPr>
              <w:lastRenderedPageBreak/>
              <w:t>Eneo hili ni mbuga ya mfinyanzi na bonde: udongo hushikilia maji kwa siku hadi wiki kadhaa baada ya mvua kubwa, na kufanya mazao, makazi na barabara za udongo kujaa maji.</w:t>
            </w:r>
          </w:p>
          <w:p w14:paraId="10AE1C79" w14:textId="77777777" w:rsidR="00F433EC" w:rsidRDefault="00DC5789" w:rsidP="00997D17">
            <w:pPr>
              <w:pStyle w:val="ListParagraph"/>
              <w:numPr>
                <w:ilvl w:val="0"/>
                <w:numId w:val="1"/>
              </w:numPr>
              <w:jc w:val="both"/>
              <w:rPr>
                <w:ins w:id="5685" w:author="Bonephace Kaijage" w:date="2026-10-14T05:19:00Z" w16du:dateUtc="2026-10-14T03:19:00Z"/>
                <w:color w:val="000000"/>
              </w:rPr>
            </w:pPr>
            <w:r>
              <w:rPr>
                <w:color w:val="000000"/>
              </w:rPr>
              <w:t>Kwa wanaoishi na kulima hapa, ni vyema</w:t>
            </w:r>
            <w:r w:rsidR="002A1887">
              <w:rPr>
                <w:color w:val="000000"/>
              </w:rPr>
              <w:t xml:space="preserve"> kujenga sehemu za miinuko, </w:t>
            </w:r>
            <w:r w:rsidR="002A1887">
              <w:rPr>
                <w:color w:val="000000"/>
              </w:rPr>
              <w:lastRenderedPageBreak/>
              <w:t>kuweka mifereji ya mashamba wazi na kuhifadhi mavuno juu ya vichanja.</w:t>
            </w:r>
          </w:p>
          <w:p w14:paraId="13FDA695" w14:textId="50EA5915" w:rsidR="00F433EC" w:rsidRDefault="00FE0A4D" w:rsidP="00997D17">
            <w:pPr>
              <w:pStyle w:val="ListParagraph"/>
              <w:numPr>
                <w:ilvl w:val="0"/>
                <w:numId w:val="1"/>
              </w:numPr>
              <w:jc w:val="both"/>
              <w:rPr>
                <w:ins w:id="5686" w:author="Bonephace Kaijage" w:date="2026-10-14T05:19:00Z" w16du:dateUtc="2026-10-14T03:19:00Z"/>
                <w:color w:val="000000"/>
              </w:rPr>
            </w:pPr>
            <w:ins w:id="5687" w:author="Bonephace Kaijage" w:date="2026-10-14T05:56:00Z" w16du:dateUtc="2026-10-14T03:56:00Z">
              <w:r>
                <w:rPr>
                  <w:color w:val="000000"/>
                </w:rPr>
                <w:t>Kinachoongeza hasara katika miaka ya mvua nyingi na ya ukame: kujenga nyumba na maghala kwenye mbuga za chini, kutegemea zao moja na kuuza mavuno yote kwa mara moja.</w:t>
              </w:r>
            </w:ins>
          </w:p>
          <w:p w14:paraId="4133D165" w14:textId="77777777" w:rsidR="00FE0A4D" w:rsidRDefault="00F433EC" w:rsidP="00997D17">
            <w:pPr>
              <w:pStyle w:val="ListParagraph"/>
              <w:numPr>
                <w:ilvl w:val="0"/>
                <w:numId w:val="1"/>
              </w:numPr>
              <w:jc w:val="both"/>
              <w:rPr>
                <w:ins w:id="5688" w:author="Bonephace Kaijage" w:date="2026-10-14T05:59:00Z" w16du:dateUtc="2026-10-14T03:59:00Z"/>
                <w:color w:val="000000"/>
              </w:rPr>
            </w:pPr>
            <w:ins w:id="5689" w:author="Bonephace Kaijage" w:date="2026-10-14T05:19:00Z" w16du:dateUtc="2026-10-14T03:19:00Z">
              <w:r>
                <w:rPr>
                  <w:color w:val="000000"/>
                </w:rPr>
                <w:t>Fahamu eneo lililoinuka ambalo kaya yako itahamia mbuga inapofurika, na kubalianeni mapema chakula kitatoka wapi msimu ukikosekana.</w:t>
              </w:r>
            </w:ins>
          </w:p>
          <w:p w14:paraId="7B4DFBF9" w14:textId="7BF4E688" w:rsidR="00A46EAA" w:rsidRPr="00997D17" w:rsidRDefault="00FE0A4D" w:rsidP="00997D17">
            <w:pPr>
              <w:pStyle w:val="ListParagraph"/>
              <w:numPr>
                <w:ilvl w:val="0"/>
                <w:numId w:val="1"/>
              </w:numPr>
              <w:jc w:val="both"/>
              <w:rPr>
                <w:bCs/>
                <w:color w:val="000000"/>
              </w:rPr>
            </w:pPr>
            <w:ins w:id="5690" w:author="Bonephace Kaijage" w:date="2026-10-14T05:59:00Z" w16du:dateUtc="2026-10-14T03:59:00Z">
              <w:r>
                <w:rPr>
                  <w:color w:val="000000"/>
                </w:rPr>
                <w:t>Kubalianeni nani atamsaidia yeyote katika kaya asiyeweza kuondoka, kuona au kusikia tahadhari peke yake.</w:t>
              </w:r>
            </w:ins>
          </w:p>
        </w:tc>
      </w:tr>
      <w:tr w:rsidR="00A46EAA" w:rsidRPr="001D64D9" w14:paraId="557361DF" w14:textId="77777777" w:rsidTr="00997D17">
        <w:tc>
          <w:tcPr>
            <w:tcW w:w="3420" w:type="dxa"/>
          </w:tcPr>
          <w:p w14:paraId="1D4BF755" w14:textId="1BAEAAC7" w:rsidR="00A46EAA" w:rsidRPr="00997D17" w:rsidRDefault="00A46EAA" w:rsidP="00997D17">
            <w:pPr>
              <w:pStyle w:val="ListParagraph"/>
              <w:numPr>
                <w:ilvl w:val="0"/>
                <w:numId w:val="1"/>
              </w:numPr>
              <w:jc w:val="both"/>
              <w:rPr>
                <w:color w:val="000000"/>
              </w:rPr>
            </w:pPr>
            <w:r w:rsidRPr="00997D17">
              <w:rPr>
                <w:color w:val="000000"/>
              </w:rPr>
              <w:lastRenderedPageBreak/>
              <w:t>Villages with few water sources</w:t>
            </w:r>
          </w:p>
        </w:tc>
        <w:tc>
          <w:tcPr>
            <w:tcW w:w="3235" w:type="dxa"/>
          </w:tcPr>
          <w:p w14:paraId="065C334D" w14:textId="16DA4C0B" w:rsidR="00A46EAA" w:rsidRPr="00997D17" w:rsidRDefault="00A46EAA" w:rsidP="00997D17">
            <w:pPr>
              <w:pStyle w:val="ListParagraph"/>
              <w:numPr>
                <w:ilvl w:val="0"/>
                <w:numId w:val="1"/>
              </w:numPr>
              <w:jc w:val="both"/>
              <w:rPr>
                <w:color w:val="000000"/>
              </w:rPr>
            </w:pPr>
            <w:r w:rsidRPr="00997D17">
              <w:rPr>
                <w:color w:val="000000"/>
              </w:rPr>
              <w:t>Vijiji vyenye vyanzo vichache vya maji</w:t>
            </w:r>
          </w:p>
        </w:tc>
        <w:tc>
          <w:tcPr>
            <w:tcW w:w="3605" w:type="dxa"/>
          </w:tcPr>
          <w:p w14:paraId="6D8CA06F" w14:textId="21AE13B4" w:rsidR="00997D17" w:rsidRDefault="002A1887" w:rsidP="00A46EAA">
            <w:pPr>
              <w:pStyle w:val="ListParagraph"/>
              <w:numPr>
                <w:ilvl w:val="0"/>
                <w:numId w:val="1"/>
              </w:numPr>
              <w:jc w:val="both"/>
              <w:rPr>
                <w:color w:val="000000"/>
              </w:rPr>
            </w:pPr>
            <w:r>
              <w:rPr>
                <w:color w:val="000000"/>
              </w:rPr>
              <w:t>This village has few water sources: shallow wells and charco dams dry up by the middle of the dry season, increasing walking distances and dependence on unsafe water.</w:t>
            </w:r>
          </w:p>
          <w:p w14:paraId="3279355B" w14:textId="77777777" w:rsidR="00F433EC" w:rsidRDefault="00DC5789" w:rsidP="00997D17">
            <w:pPr>
              <w:pStyle w:val="ListParagraph"/>
              <w:numPr>
                <w:ilvl w:val="0"/>
                <w:numId w:val="1"/>
              </w:numPr>
              <w:jc w:val="both"/>
              <w:rPr>
                <w:ins w:id="5691" w:author="Bonephace Kaijage" w:date="2026-10-14T05:19:00Z" w16du:dateUtc="2026-10-14T03:19:00Z"/>
                <w:color w:val="000000"/>
              </w:rPr>
            </w:pPr>
            <w:r>
              <w:rPr>
                <w:color w:val="000000"/>
              </w:rPr>
              <w:t>For those living here, it helps to</w:t>
            </w:r>
            <w:r w:rsidR="002A1887">
              <w:rPr>
                <w:color w:val="000000"/>
              </w:rPr>
              <w:t xml:space="preserve"> harvest rainwater, protect and deepen wells, and keep livestock watering points separate from drinking-water sources.</w:t>
            </w:r>
          </w:p>
          <w:p w14:paraId="091D8244" w14:textId="42CDCDA5" w:rsidR="00F433EC" w:rsidRDefault="00FE0A4D" w:rsidP="00997D17">
            <w:pPr>
              <w:pStyle w:val="ListParagraph"/>
              <w:numPr>
                <w:ilvl w:val="0"/>
                <w:numId w:val="1"/>
              </w:numPr>
              <w:jc w:val="both"/>
              <w:rPr>
                <w:ins w:id="5692" w:author="Bonephace Kaijage" w:date="2026-10-14T05:19:00Z" w16du:dateUtc="2026-10-14T03:19:00Z"/>
                <w:color w:val="000000"/>
              </w:rPr>
            </w:pPr>
            <w:ins w:id="5693" w:author="Bonephace Kaijage" w:date="2026-10-14T05:56:00Z" w16du:dateUtc="2026-10-14T03:56:00Z">
              <w:r>
                <w:rPr>
                  <w:color w:val="000000"/>
                </w:rPr>
                <w:t xml:space="preserve">What raises the risk: letting cattle drink and stand in the household wells, drawing from the mine run-off streams when the wells run low, and leaving </w:t>
              </w:r>
              <w:r>
                <w:rPr>
                  <w:color w:val="000000"/>
                </w:rPr>
                <w:lastRenderedPageBreak/>
                <w:t>water standing in open containers.</w:t>
              </w:r>
            </w:ins>
          </w:p>
          <w:p w14:paraId="2300C52E" w14:textId="77777777" w:rsidR="00FE0A4D" w:rsidRDefault="00F433EC" w:rsidP="00997D17">
            <w:pPr>
              <w:pStyle w:val="ListParagraph"/>
              <w:numPr>
                <w:ilvl w:val="0"/>
                <w:numId w:val="1"/>
              </w:numPr>
              <w:jc w:val="both"/>
              <w:rPr>
                <w:ins w:id="5694" w:author="Bonephace Kaijage" w:date="2026-10-14T05:59:00Z" w16du:dateUtc="2026-10-14T03:59:00Z"/>
                <w:color w:val="000000"/>
              </w:rPr>
            </w:pPr>
            <w:ins w:id="5695" w:author="Bonephace Kaijage" w:date="2026-10-14T05:19:00Z" w16du:dateUtc="2026-10-14T03:19:00Z">
              <w:r>
                <w:rPr>
                  <w:color w:val="000000"/>
                </w:rPr>
                <w:t>Agree as a village where water will come from when the wells fail in a long dry season, and treat or boil any water from a new source.</w:t>
              </w:r>
            </w:ins>
          </w:p>
          <w:p w14:paraId="1A28C606" w14:textId="6F9942F6" w:rsidR="00A46EAA" w:rsidRPr="00997D17" w:rsidRDefault="00FE0A4D" w:rsidP="00997D17">
            <w:pPr>
              <w:pStyle w:val="ListParagraph"/>
              <w:numPr>
                <w:ilvl w:val="0"/>
                <w:numId w:val="1"/>
              </w:numPr>
              <w:jc w:val="both"/>
              <w:rPr>
                <w:color w:val="000000"/>
              </w:rPr>
            </w:pPr>
            <w:ins w:id="5696" w:author="Bonephace Kaijage" w:date="2026-10-14T05:59:00Z" w16du:dateUtc="2026-10-14T03:59:00Z">
              <w:r>
                <w:rPr>
                  <w:color w:val="000000"/>
                </w:rPr>
                <w:t>Agree who will help anyone in the household who cannot move, see or hear a warning on their own.</w:t>
              </w:r>
            </w:ins>
          </w:p>
        </w:tc>
        <w:tc>
          <w:tcPr>
            <w:tcW w:w="3325" w:type="dxa"/>
          </w:tcPr>
          <w:p w14:paraId="0634E65D" w14:textId="39DB57EF" w:rsidR="00A46EAA" w:rsidRPr="001D64D9" w:rsidRDefault="002A1887" w:rsidP="00997D17">
            <w:pPr>
              <w:pStyle w:val="ListParagraph"/>
              <w:numPr>
                <w:ilvl w:val="0"/>
                <w:numId w:val="1"/>
              </w:numPr>
              <w:jc w:val="both"/>
              <w:rPr>
                <w:color w:val="000000"/>
              </w:rPr>
            </w:pPr>
            <w:r>
              <w:rPr>
                <w:color w:val="000000"/>
              </w:rPr>
              <w:lastRenderedPageBreak/>
              <w:t>Kijiji hiki kina vyanzo vichache vya maji: visima vifupi na malambo hukauka katikati ya kiangazi, na kuongeza umbali wa kutafuta maji na utegemezi wa maji yasiyo salama.</w:t>
            </w:r>
          </w:p>
          <w:p w14:paraId="19E4E2F2" w14:textId="77777777" w:rsidR="00F433EC" w:rsidRDefault="00DC5789" w:rsidP="00997D17">
            <w:pPr>
              <w:pStyle w:val="ListParagraph"/>
              <w:numPr>
                <w:ilvl w:val="0"/>
                <w:numId w:val="1"/>
              </w:numPr>
              <w:jc w:val="both"/>
              <w:rPr>
                <w:ins w:id="5697" w:author="Bonephace Kaijage" w:date="2026-10-14T05:19:00Z" w16du:dateUtc="2026-10-14T03:19:00Z"/>
                <w:color w:val="000000"/>
              </w:rPr>
            </w:pPr>
            <w:r>
              <w:rPr>
                <w:color w:val="000000"/>
              </w:rPr>
              <w:t>Kwa wanaoishi hapa, ni vyema</w:t>
            </w:r>
            <w:r w:rsidR="002A1887">
              <w:rPr>
                <w:color w:val="000000"/>
              </w:rPr>
              <w:t xml:space="preserve"> kuvuna maji ya mvua, kulinda na kuongeza kina cha visima, na kutenganisha vyanzo vya kunyweshea mifugo na vya maji ya kunywa.</w:t>
            </w:r>
          </w:p>
          <w:p w14:paraId="2DCE7E9F" w14:textId="6275679F" w:rsidR="00F433EC" w:rsidRDefault="00FE0A4D" w:rsidP="00997D17">
            <w:pPr>
              <w:pStyle w:val="ListParagraph"/>
              <w:numPr>
                <w:ilvl w:val="0"/>
                <w:numId w:val="1"/>
              </w:numPr>
              <w:jc w:val="both"/>
              <w:rPr>
                <w:ins w:id="5698" w:author="Bonephace Kaijage" w:date="2026-10-14T05:19:00Z" w16du:dateUtc="2026-10-14T03:19:00Z"/>
                <w:color w:val="000000"/>
              </w:rPr>
            </w:pPr>
            <w:ins w:id="5699" w:author="Bonephace Kaijage" w:date="2026-10-14T05:56:00Z" w16du:dateUtc="2026-10-14T03:56:00Z">
              <w:r>
                <w:rPr>
                  <w:color w:val="000000"/>
                </w:rPr>
                <w:t xml:space="preserve">Kinachoongeza hatari: kuacha ng'ombe wanywe na kusimama kwenye visima vya kaya, kuchota </w:t>
              </w:r>
              <w:r>
                <w:rPr>
                  <w:color w:val="000000"/>
                </w:rPr>
                <w:lastRenderedPageBreak/>
                <w:t>kwenye vijito vya maji ya migodi visima vikipungua, na kuacha maji yakituama kwenye vyombo wazi.</w:t>
              </w:r>
            </w:ins>
          </w:p>
          <w:p w14:paraId="61EC9E19" w14:textId="77777777" w:rsidR="00FE0A4D" w:rsidRDefault="00F433EC" w:rsidP="00997D17">
            <w:pPr>
              <w:pStyle w:val="ListParagraph"/>
              <w:numPr>
                <w:ilvl w:val="0"/>
                <w:numId w:val="1"/>
              </w:numPr>
              <w:jc w:val="both"/>
              <w:rPr>
                <w:ins w:id="5700" w:author="Bonephace Kaijage" w:date="2026-10-14T05:59:00Z" w16du:dateUtc="2026-10-14T03:59:00Z"/>
                <w:color w:val="000000"/>
              </w:rPr>
            </w:pPr>
            <w:ins w:id="5701" w:author="Bonephace Kaijage" w:date="2026-10-14T05:19:00Z" w16du:dateUtc="2026-10-14T03:19:00Z">
              <w:r>
                <w:rPr>
                  <w:color w:val="000000"/>
                </w:rPr>
                <w:t>Kubalianeni kama kijiji maji yatatoka wapi visima vikikauka kiangazi kirefu, na tibuni au chemsheni maji yoyote ya chanzo kipya.</w:t>
              </w:r>
            </w:ins>
          </w:p>
          <w:p w14:paraId="29419EBC" w14:textId="4D7A0F08" w:rsidR="00A46EAA" w:rsidRPr="001D64D9" w:rsidRDefault="00FE0A4D" w:rsidP="00997D17">
            <w:pPr>
              <w:pStyle w:val="ListParagraph"/>
              <w:numPr>
                <w:ilvl w:val="0"/>
                <w:numId w:val="1"/>
              </w:numPr>
              <w:jc w:val="both"/>
              <w:rPr>
                <w:bCs/>
                <w:color w:val="000000"/>
              </w:rPr>
            </w:pPr>
            <w:ins w:id="5702" w:author="Bonephace Kaijage" w:date="2026-10-14T05:59:00Z" w16du:dateUtc="2026-10-14T03:59:00Z">
              <w:r>
                <w:rPr>
                  <w:color w:val="000000"/>
                </w:rPr>
                <w:t>Kubalianeni nani atamsaidia yeyote katika kaya asiyeweza kuondoka, kuona au kusikia tahadhari peke yake.</w:t>
              </w:r>
            </w:ins>
          </w:p>
        </w:tc>
      </w:tr>
      <w:tr w:rsidR="00A46EAA" w:rsidRPr="00997D17" w14:paraId="60B3D718" w14:textId="77777777" w:rsidTr="00997D17">
        <w:tc>
          <w:tcPr>
            <w:tcW w:w="3420" w:type="dxa"/>
          </w:tcPr>
          <w:p w14:paraId="467E7E1B" w14:textId="6FDF6601" w:rsidR="00A46EAA" w:rsidRPr="00997D17" w:rsidRDefault="00A46EAA" w:rsidP="00997D17">
            <w:pPr>
              <w:pStyle w:val="ListParagraph"/>
              <w:numPr>
                <w:ilvl w:val="0"/>
                <w:numId w:val="1"/>
              </w:numPr>
              <w:jc w:val="both"/>
              <w:rPr>
                <w:color w:val="000000"/>
              </w:rPr>
            </w:pPr>
            <w:r w:rsidRPr="00997D17">
              <w:rPr>
                <w:color w:val="000000"/>
              </w:rPr>
              <w:lastRenderedPageBreak/>
              <w:t>Densely settled farming villages</w:t>
            </w:r>
          </w:p>
        </w:tc>
        <w:tc>
          <w:tcPr>
            <w:tcW w:w="3235" w:type="dxa"/>
          </w:tcPr>
          <w:p w14:paraId="7DB8A054" w14:textId="68591D8F" w:rsidR="00A46EAA" w:rsidRPr="00997D17" w:rsidRDefault="00A46EAA" w:rsidP="00997D17">
            <w:pPr>
              <w:pStyle w:val="ListParagraph"/>
              <w:numPr>
                <w:ilvl w:val="0"/>
                <w:numId w:val="1"/>
              </w:numPr>
              <w:jc w:val="both"/>
              <w:rPr>
                <w:color w:val="000000"/>
              </w:rPr>
            </w:pPr>
            <w:r w:rsidRPr="00997D17">
              <w:rPr>
                <w:color w:val="000000"/>
              </w:rPr>
              <w:t>Vijiji vya wakulima vyenye watu wengi</w:t>
            </w:r>
          </w:p>
        </w:tc>
        <w:tc>
          <w:tcPr>
            <w:tcW w:w="3605" w:type="dxa"/>
          </w:tcPr>
          <w:p w14:paraId="0F8ED166" w14:textId="665E60C0" w:rsidR="00997D17" w:rsidRDefault="002A1887" w:rsidP="00A46EAA">
            <w:pPr>
              <w:pStyle w:val="ListParagraph"/>
              <w:numPr>
                <w:ilvl w:val="0"/>
                <w:numId w:val="1"/>
              </w:numPr>
              <w:jc w:val="both"/>
              <w:rPr>
                <w:color w:val="000000"/>
              </w:rPr>
            </w:pPr>
            <w:r>
              <w:rPr>
                <w:color w:val="000000"/>
              </w:rPr>
              <w:t>This area is densely settled: northern Nzega is the most densely settled part of Tabora Region, where small farms and many livestock depend on the same land and water, so a failed season hits food and income quickly.</w:t>
            </w:r>
          </w:p>
          <w:p w14:paraId="0DB9CD9D" w14:textId="77777777" w:rsidR="00F433EC" w:rsidRDefault="00DC5789" w:rsidP="00997D17">
            <w:pPr>
              <w:pStyle w:val="ListParagraph"/>
              <w:numPr>
                <w:ilvl w:val="0"/>
                <w:numId w:val="1"/>
              </w:numPr>
              <w:jc w:val="both"/>
              <w:rPr>
                <w:ins w:id="5703" w:author="Bonephace Kaijage" w:date="2026-10-14T05:19:00Z" w16du:dateUtc="2026-10-14T03:19:00Z"/>
                <w:color w:val="000000"/>
              </w:rPr>
            </w:pPr>
            <w:r>
              <w:rPr>
                <w:color w:val="000000"/>
              </w:rPr>
              <w:t>For those farming here, it helps to</w:t>
            </w:r>
            <w:r w:rsidR="002A1887">
              <w:rPr>
                <w:color w:val="000000"/>
              </w:rPr>
              <w:t xml:space="preserve"> grow drought-tolerant crops, keep household food reserves and save through village savings groups.</w:t>
            </w:r>
          </w:p>
          <w:p w14:paraId="3C041293" w14:textId="3DB9997B" w:rsidR="00F433EC" w:rsidRDefault="00FE0A4D" w:rsidP="00997D17">
            <w:pPr>
              <w:pStyle w:val="ListParagraph"/>
              <w:numPr>
                <w:ilvl w:val="0"/>
                <w:numId w:val="1"/>
              </w:numPr>
              <w:jc w:val="both"/>
              <w:rPr>
                <w:ins w:id="5704" w:author="Bonephace Kaijage" w:date="2026-10-14T05:19:00Z" w16du:dateUtc="2026-10-14T03:19:00Z"/>
                <w:color w:val="000000"/>
              </w:rPr>
            </w:pPr>
            <w:ins w:id="5705" w:author="Bonephace Kaijage" w:date="2026-10-14T05:56:00Z" w16du:dateUtc="2026-10-14T03:56:00Z">
              <w:r>
                <w:rPr>
                  <w:color w:val="000000"/>
                </w:rPr>
                <w:t>What raises the loss when the rains fail: relying on maize alone, selling the whole harvest at once and cutting the remaining trees for charcoal when money is short.</w:t>
              </w:r>
            </w:ins>
          </w:p>
          <w:p w14:paraId="2708DEAA" w14:textId="77777777" w:rsidR="00FE0A4D" w:rsidRDefault="00F433EC" w:rsidP="00997D17">
            <w:pPr>
              <w:pStyle w:val="ListParagraph"/>
              <w:numPr>
                <w:ilvl w:val="0"/>
                <w:numId w:val="1"/>
              </w:numPr>
              <w:jc w:val="both"/>
              <w:rPr>
                <w:ins w:id="5706" w:author="Bonephace Kaijage" w:date="2026-10-14T05:59:00Z" w16du:dateUtc="2026-10-14T03:59:00Z"/>
                <w:color w:val="000000"/>
              </w:rPr>
            </w:pPr>
            <w:ins w:id="5707" w:author="Bonephace Kaijage" w:date="2026-10-14T05:19:00Z" w16du:dateUtc="2026-10-14T03:19:00Z">
              <w:r>
                <w:rPr>
                  <w:color w:val="000000"/>
                </w:rPr>
                <w:t>Agree early, as a household and a village, where food will come from in a failed season, and act before the stores are empty.</w:t>
              </w:r>
            </w:ins>
          </w:p>
          <w:p w14:paraId="2EEBC482" w14:textId="1A52F1CF" w:rsidR="00A46EAA" w:rsidRPr="00997D17" w:rsidRDefault="00FE0A4D" w:rsidP="00997D17">
            <w:pPr>
              <w:pStyle w:val="ListParagraph"/>
              <w:numPr>
                <w:ilvl w:val="0"/>
                <w:numId w:val="1"/>
              </w:numPr>
              <w:jc w:val="both"/>
              <w:rPr>
                <w:color w:val="000000"/>
              </w:rPr>
            </w:pPr>
            <w:ins w:id="5708" w:author="Bonephace Kaijage" w:date="2026-10-14T05:59:00Z" w16du:dateUtc="2026-10-14T03:59:00Z">
              <w:r>
                <w:rPr>
                  <w:color w:val="000000"/>
                </w:rPr>
                <w:t xml:space="preserve">Agree who will help anyone in the household who cannot </w:t>
              </w:r>
              <w:r>
                <w:rPr>
                  <w:color w:val="000000"/>
                </w:rPr>
                <w:lastRenderedPageBreak/>
                <w:t>move, see or hear a warning on their own.</w:t>
              </w:r>
            </w:ins>
          </w:p>
        </w:tc>
        <w:tc>
          <w:tcPr>
            <w:tcW w:w="3325" w:type="dxa"/>
          </w:tcPr>
          <w:p w14:paraId="4E60DE58" w14:textId="3475AB23" w:rsidR="00A46EAA" w:rsidRPr="00997D17" w:rsidRDefault="002A1887" w:rsidP="00997D17">
            <w:pPr>
              <w:pStyle w:val="ListParagraph"/>
              <w:numPr>
                <w:ilvl w:val="0"/>
                <w:numId w:val="1"/>
              </w:numPr>
              <w:jc w:val="both"/>
              <w:rPr>
                <w:color w:val="000000"/>
              </w:rPr>
            </w:pPr>
            <w:r>
              <w:rPr>
                <w:color w:val="000000"/>
              </w:rPr>
              <w:lastRenderedPageBreak/>
              <w:t>Eneo hili lina watu wengi: kaskazini mwa Nzega ndiyo sehemu yenye watu wengi zaidi Mkoa wa Tabora, ambapo mashamba madogo na mifugo mingi hutegemea ardhi na maji yale yale, hivyo msimu ukishindwa chakula na kipato huathirika haraka.</w:t>
            </w:r>
          </w:p>
          <w:p w14:paraId="44844DE0" w14:textId="77777777" w:rsidR="00F433EC" w:rsidRDefault="00DC5789" w:rsidP="00997D17">
            <w:pPr>
              <w:pStyle w:val="ListParagraph"/>
              <w:numPr>
                <w:ilvl w:val="0"/>
                <w:numId w:val="1"/>
              </w:numPr>
              <w:jc w:val="both"/>
              <w:rPr>
                <w:ins w:id="5709" w:author="Bonephace Kaijage" w:date="2026-10-14T05:19:00Z" w16du:dateUtc="2026-10-14T03:19:00Z"/>
                <w:color w:val="000000"/>
              </w:rPr>
            </w:pPr>
            <w:r>
              <w:rPr>
                <w:color w:val="000000"/>
              </w:rPr>
              <w:t>Kwa wanaolima hapa, ni vyema</w:t>
            </w:r>
            <w:r w:rsidR="002A1887">
              <w:rPr>
                <w:color w:val="000000"/>
              </w:rPr>
              <w:t xml:space="preserve"> kupanda mazao yanayostahimili ukame, kuweka akiba ya chakula ya kaya na kuweka akiba kupitia vikundi vya kijiji.</w:t>
            </w:r>
          </w:p>
          <w:p w14:paraId="4937530B" w14:textId="3B470D19" w:rsidR="00F433EC" w:rsidRDefault="00FE0A4D" w:rsidP="00997D17">
            <w:pPr>
              <w:pStyle w:val="ListParagraph"/>
              <w:numPr>
                <w:ilvl w:val="0"/>
                <w:numId w:val="1"/>
              </w:numPr>
              <w:jc w:val="both"/>
              <w:rPr>
                <w:ins w:id="5710" w:author="Bonephace Kaijage" w:date="2026-10-14T05:19:00Z" w16du:dateUtc="2026-10-14T03:19:00Z"/>
                <w:color w:val="000000"/>
              </w:rPr>
            </w:pPr>
            <w:ins w:id="5711" w:author="Bonephace Kaijage" w:date="2026-10-14T05:56:00Z" w16du:dateUtc="2026-10-14T03:56:00Z">
              <w:r>
                <w:rPr>
                  <w:color w:val="000000"/>
                </w:rPr>
                <w:t>Kinachoongeza hasara mvua zikikosekana: kutegemea mahindi pekee, kuuza mavuno yote kwa mara moja na kukata miti iliyobaki kwa mkaa pesa zinapopungua.</w:t>
              </w:r>
            </w:ins>
          </w:p>
          <w:p w14:paraId="2CCC7660" w14:textId="77777777" w:rsidR="00FE0A4D" w:rsidRDefault="00F433EC" w:rsidP="00997D17">
            <w:pPr>
              <w:pStyle w:val="ListParagraph"/>
              <w:numPr>
                <w:ilvl w:val="0"/>
                <w:numId w:val="1"/>
              </w:numPr>
              <w:jc w:val="both"/>
              <w:rPr>
                <w:ins w:id="5712" w:author="Bonephace Kaijage" w:date="2026-10-14T05:59:00Z" w16du:dateUtc="2026-10-14T03:59:00Z"/>
                <w:color w:val="000000"/>
              </w:rPr>
            </w:pPr>
            <w:ins w:id="5713" w:author="Bonephace Kaijage" w:date="2026-10-14T05:19:00Z" w16du:dateUtc="2026-10-14T03:19:00Z">
              <w:r>
                <w:rPr>
                  <w:color w:val="000000"/>
                </w:rPr>
                <w:t xml:space="preserve">Kubalianeni mapema, kama kaya na kijiji, chakula kitatoka wapi msimu </w:t>
              </w:r>
              <w:r>
                <w:rPr>
                  <w:color w:val="000000"/>
                </w:rPr>
                <w:lastRenderedPageBreak/>
                <w:t>ukikosekana, na chukueni hatua kabla akiba haijaisha.</w:t>
              </w:r>
            </w:ins>
          </w:p>
          <w:p w14:paraId="25DE6ACC" w14:textId="3AE60E94" w:rsidR="00A46EAA" w:rsidRPr="00997D17" w:rsidRDefault="00FE0A4D" w:rsidP="00997D17">
            <w:pPr>
              <w:pStyle w:val="ListParagraph"/>
              <w:numPr>
                <w:ilvl w:val="0"/>
                <w:numId w:val="1"/>
              </w:numPr>
              <w:jc w:val="both"/>
              <w:rPr>
                <w:bCs/>
                <w:color w:val="000000"/>
              </w:rPr>
            </w:pPr>
            <w:ins w:id="5714" w:author="Bonephace Kaijage" w:date="2026-10-14T05:59:00Z" w16du:dateUtc="2026-10-14T03:59:00Z">
              <w:r>
                <w:rPr>
                  <w:color w:val="000000"/>
                </w:rPr>
                <w:t>Kubalianeni nani atamsaidia yeyote katika kaya asiyeweza kuondoka, kuona au kusikia tahadhari peke yake.</w:t>
              </w:r>
            </w:ins>
          </w:p>
        </w:tc>
      </w:tr>
      <w:tr w:rsidR="00A46EAA" w:rsidRPr="001D64D9" w14:paraId="3304DC60" w14:textId="77777777" w:rsidTr="00997D17">
        <w:tc>
          <w:tcPr>
            <w:tcW w:w="3420" w:type="dxa"/>
          </w:tcPr>
          <w:p w14:paraId="6E4F9C64" w14:textId="3BFB5C2F" w:rsidR="00A46EAA" w:rsidRPr="00997D17" w:rsidRDefault="00A46EAA" w:rsidP="00997D17">
            <w:pPr>
              <w:pStyle w:val="ListParagraph"/>
              <w:numPr>
                <w:ilvl w:val="0"/>
                <w:numId w:val="1"/>
              </w:numPr>
              <w:jc w:val="both"/>
              <w:rPr>
                <w:color w:val="000000"/>
              </w:rPr>
            </w:pPr>
            <w:r w:rsidRPr="00997D17">
              <w:rPr>
                <w:color w:val="000000"/>
              </w:rPr>
              <w:lastRenderedPageBreak/>
              <w:t>Central railway line and Bukene station</w:t>
            </w:r>
          </w:p>
        </w:tc>
        <w:tc>
          <w:tcPr>
            <w:tcW w:w="3235" w:type="dxa"/>
          </w:tcPr>
          <w:p w14:paraId="7F2F9F03" w14:textId="350C49DF" w:rsidR="00A46EAA" w:rsidRPr="00997D17" w:rsidRDefault="00A46EAA" w:rsidP="00997D17">
            <w:pPr>
              <w:pStyle w:val="ListParagraph"/>
              <w:numPr>
                <w:ilvl w:val="0"/>
                <w:numId w:val="1"/>
              </w:numPr>
              <w:jc w:val="both"/>
              <w:rPr>
                <w:color w:val="000000"/>
                <w:lang w:val="sv-SE"/>
              </w:rPr>
            </w:pPr>
            <w:r w:rsidRPr="00997D17">
              <w:rPr>
                <w:color w:val="000000"/>
                <w:lang w:val="sv-SE"/>
              </w:rPr>
              <w:t>Reli ya kati na stesheni ya Bukene</w:t>
            </w:r>
          </w:p>
        </w:tc>
        <w:tc>
          <w:tcPr>
            <w:tcW w:w="3605" w:type="dxa"/>
          </w:tcPr>
          <w:p w14:paraId="32033980" w14:textId="0ED813F5" w:rsidR="00997D17" w:rsidRDefault="002A1887" w:rsidP="00A46EAA">
            <w:pPr>
              <w:pStyle w:val="ListParagraph"/>
              <w:numPr>
                <w:ilvl w:val="0"/>
                <w:numId w:val="1"/>
              </w:numPr>
              <w:jc w:val="both"/>
              <w:rPr>
                <w:color w:val="000000"/>
              </w:rPr>
            </w:pPr>
            <w:r>
              <w:rPr>
                <w:color w:val="000000"/>
              </w:rPr>
              <w:t>This area lies along the Central Line: the railway runs through the district via Bukene, heavy flows wash out culverts and embankment sections, and activity in the railway reserve worsens erosion.</w:t>
            </w:r>
          </w:p>
          <w:p w14:paraId="7D66060D" w14:textId="77777777" w:rsidR="00F433EC" w:rsidRDefault="00DC5789" w:rsidP="00997D17">
            <w:pPr>
              <w:pStyle w:val="ListParagraph"/>
              <w:numPr>
                <w:ilvl w:val="0"/>
                <w:numId w:val="1"/>
              </w:numPr>
              <w:jc w:val="both"/>
              <w:rPr>
                <w:ins w:id="5715" w:author="Bonephace Kaijage" w:date="2026-10-14T05:19:00Z" w16du:dateUtc="2026-10-14T03:19:00Z"/>
                <w:color w:val="000000"/>
              </w:rPr>
            </w:pPr>
            <w:r>
              <w:rPr>
                <w:color w:val="000000"/>
              </w:rPr>
              <w:t>For those living and farming here, it helps to</w:t>
            </w:r>
            <w:r w:rsidR="002A1887">
              <w:rPr>
                <w:color w:val="000000"/>
              </w:rPr>
              <w:t xml:space="preserve"> keep the railway reserve clear and to report damaged culverts to TRC early.</w:t>
            </w:r>
          </w:p>
          <w:p w14:paraId="6B38089B" w14:textId="17693095" w:rsidR="00F433EC" w:rsidRDefault="00FE0A4D" w:rsidP="00997D17">
            <w:pPr>
              <w:pStyle w:val="ListParagraph"/>
              <w:numPr>
                <w:ilvl w:val="0"/>
                <w:numId w:val="1"/>
              </w:numPr>
              <w:jc w:val="both"/>
              <w:rPr>
                <w:ins w:id="5716" w:author="Bonephace Kaijage" w:date="2026-10-14T05:19:00Z" w16du:dateUtc="2026-10-14T03:19:00Z"/>
                <w:color w:val="000000"/>
              </w:rPr>
            </w:pPr>
            <w:ins w:id="5717" w:author="Bonephace Kaijage" w:date="2026-10-14T05:56:00Z" w16du:dateUtc="2026-10-14T03:56:00Z">
              <w:r>
                <w:rPr>
                  <w:color w:val="000000"/>
                </w:rPr>
                <w:t>What raises the risk: building or farming inside the railway reserve, blocking the culverts with soil or waste, and walking or driving livestock along the line.</w:t>
              </w:r>
            </w:ins>
          </w:p>
          <w:p w14:paraId="2F329F45" w14:textId="77777777" w:rsidR="00FE0A4D" w:rsidRDefault="00F433EC" w:rsidP="00997D17">
            <w:pPr>
              <w:pStyle w:val="ListParagraph"/>
              <w:numPr>
                <w:ilvl w:val="0"/>
                <w:numId w:val="1"/>
              </w:numPr>
              <w:jc w:val="both"/>
              <w:rPr>
                <w:ins w:id="5718" w:author="Bonephace Kaijage" w:date="2026-10-14T05:59:00Z" w16du:dateUtc="2026-10-14T03:59:00Z"/>
                <w:color w:val="000000"/>
              </w:rPr>
            </w:pPr>
            <w:ins w:id="5719" w:author="Bonephace Kaijage" w:date="2026-10-14T05:19:00Z" w16du:dateUtc="2026-10-14T03:19:00Z">
              <w:r>
                <w:rPr>
                  <w:color w:val="000000"/>
                </w:rPr>
                <w:t>Know the designated crossings on your route and use them even when the line looks quiet; keep off the embankment when the culverts are running full.</w:t>
              </w:r>
            </w:ins>
          </w:p>
          <w:p w14:paraId="60F42B80" w14:textId="4414F854" w:rsidR="00A46EAA" w:rsidRPr="00997D17" w:rsidRDefault="00FE0A4D" w:rsidP="00997D17">
            <w:pPr>
              <w:pStyle w:val="ListParagraph"/>
              <w:numPr>
                <w:ilvl w:val="0"/>
                <w:numId w:val="1"/>
              </w:numPr>
              <w:jc w:val="both"/>
              <w:rPr>
                <w:color w:val="000000"/>
              </w:rPr>
            </w:pPr>
            <w:ins w:id="5720" w:author="Bonephace Kaijage" w:date="2026-10-14T05:59:00Z" w16du:dateUtc="2026-10-14T03:59:00Z">
              <w:r>
                <w:rPr>
                  <w:color w:val="000000"/>
                </w:rPr>
                <w:t>Agree who will help anyone in the household who cannot move, see or hear a warning on their own.</w:t>
              </w:r>
            </w:ins>
          </w:p>
        </w:tc>
        <w:tc>
          <w:tcPr>
            <w:tcW w:w="3325" w:type="dxa"/>
          </w:tcPr>
          <w:p w14:paraId="2B5E50A8" w14:textId="38913F48" w:rsidR="00A46EAA" w:rsidRPr="001D64D9" w:rsidRDefault="002A1887" w:rsidP="00997D17">
            <w:pPr>
              <w:pStyle w:val="ListParagraph"/>
              <w:numPr>
                <w:ilvl w:val="0"/>
                <w:numId w:val="1"/>
              </w:numPr>
              <w:jc w:val="both"/>
              <w:rPr>
                <w:color w:val="000000"/>
              </w:rPr>
            </w:pPr>
            <w:r>
              <w:rPr>
                <w:color w:val="000000"/>
              </w:rPr>
              <w:t>Eneo hili liko kando ya Reli ya Kati: reli inapita wilayani kupitia Bukene, maji mengi husomba makalavati na sehemu za tuta, na shughuli ndani ya hifadhi ya reli huongeza mmomonyoko.</w:t>
            </w:r>
          </w:p>
          <w:p w14:paraId="4E1FCA27" w14:textId="77777777" w:rsidR="00F433EC" w:rsidRDefault="00DC5789" w:rsidP="00997D17">
            <w:pPr>
              <w:pStyle w:val="ListParagraph"/>
              <w:numPr>
                <w:ilvl w:val="0"/>
                <w:numId w:val="1"/>
              </w:numPr>
              <w:jc w:val="both"/>
              <w:rPr>
                <w:ins w:id="5721" w:author="Bonephace Kaijage" w:date="2026-10-14T05:19:00Z" w16du:dateUtc="2026-10-14T03:19:00Z"/>
                <w:color w:val="000000"/>
              </w:rPr>
            </w:pPr>
            <w:r>
              <w:rPr>
                <w:color w:val="000000"/>
              </w:rPr>
              <w:t>Kwa wanaoishi na kulima hapa, ni vyema</w:t>
            </w:r>
            <w:r w:rsidR="002A1887">
              <w:rPr>
                <w:color w:val="000000"/>
              </w:rPr>
              <w:t xml:space="preserve"> kuweka hifadhi ya reli wazi na kutoa taarifa mapema za makalavati yaliyoharibika kwa TRC.</w:t>
            </w:r>
          </w:p>
          <w:p w14:paraId="3B4A4EAF" w14:textId="08385595" w:rsidR="00F433EC" w:rsidRDefault="00FE0A4D" w:rsidP="00997D17">
            <w:pPr>
              <w:pStyle w:val="ListParagraph"/>
              <w:numPr>
                <w:ilvl w:val="0"/>
                <w:numId w:val="1"/>
              </w:numPr>
              <w:jc w:val="both"/>
              <w:rPr>
                <w:ins w:id="5722" w:author="Bonephace Kaijage" w:date="2026-10-14T05:19:00Z" w16du:dateUtc="2026-10-14T03:19:00Z"/>
                <w:color w:val="000000"/>
              </w:rPr>
            </w:pPr>
            <w:ins w:id="5723" w:author="Bonephace Kaijage" w:date="2026-10-14T05:56:00Z" w16du:dateUtc="2026-10-14T03:56:00Z">
              <w:r>
                <w:rPr>
                  <w:color w:val="000000"/>
                </w:rPr>
                <w:t>Kinachoongeza hatari: kujenga au kulima ndani ya hifadhi ya reli, kuziba makalavati kwa udongo au taka, na kutembea au kuswaga mifugo kando ya reli.</w:t>
              </w:r>
            </w:ins>
          </w:p>
          <w:p w14:paraId="2EACBD95" w14:textId="77777777" w:rsidR="00FE0A4D" w:rsidRDefault="00F433EC" w:rsidP="00997D17">
            <w:pPr>
              <w:pStyle w:val="ListParagraph"/>
              <w:numPr>
                <w:ilvl w:val="0"/>
                <w:numId w:val="1"/>
              </w:numPr>
              <w:jc w:val="both"/>
              <w:rPr>
                <w:ins w:id="5724" w:author="Bonephace Kaijage" w:date="2026-10-14T05:59:00Z" w16du:dateUtc="2026-10-14T03:59:00Z"/>
                <w:color w:val="000000"/>
              </w:rPr>
            </w:pPr>
            <w:ins w:id="5725" w:author="Bonephace Kaijage" w:date="2026-10-14T05:19:00Z" w16du:dateUtc="2026-10-14T03:19:00Z">
              <w:r>
                <w:rPr>
                  <w:color w:val="000000"/>
                </w:rPr>
                <w:t>Fahamu vivuko rasmi kwenye njia yako na vitumie hata reli ikionekana tulivu; epukeni tuta la reli makalavati yakiwa yamejaa maji.</w:t>
              </w:r>
            </w:ins>
          </w:p>
          <w:p w14:paraId="1235BF9E" w14:textId="33F1BB18" w:rsidR="00A46EAA" w:rsidRPr="001D64D9" w:rsidRDefault="00FE0A4D" w:rsidP="00997D17">
            <w:pPr>
              <w:pStyle w:val="ListParagraph"/>
              <w:numPr>
                <w:ilvl w:val="0"/>
                <w:numId w:val="1"/>
              </w:numPr>
              <w:jc w:val="both"/>
              <w:rPr>
                <w:bCs/>
                <w:color w:val="000000"/>
              </w:rPr>
            </w:pPr>
            <w:ins w:id="5726" w:author="Bonephace Kaijage" w:date="2026-10-14T05:59:00Z" w16du:dateUtc="2026-10-14T03:59:00Z">
              <w:r>
                <w:rPr>
                  <w:color w:val="000000"/>
                </w:rPr>
                <w:t>Kubalianeni nani atamsaidia yeyote katika kaya asiyeweza kuondoka, kuona au kusikia tahadhari peke yake.</w:t>
              </w:r>
            </w:ins>
          </w:p>
        </w:tc>
      </w:tr>
    </w:tbl>
    <w:p w14:paraId="7E114848" w14:textId="77777777" w:rsidR="00FE0A4D" w:rsidRPr="00FE0A4D" w:rsidRDefault="00FE0A4D" w:rsidP="00FE0A4D">
      <w:pPr>
        <w:spacing w:after="120"/>
        <w:rPr>
          <w:ins w:id="5727" w:author="Bonephace Kaijage" w:date="2026-10-14T06:01:00Z" w16du:dateUtc="2026-10-14T04:01:00Z"/>
          <w:i/>
          <w:sz w:val="18"/>
          <w:rPrChange w:id="5728" w:author="Bonephace Kaijage" w:date="2026-10-14T06:01:00Z" w16du:dateUtc="2026-10-14T04:01:00Z">
            <w:rPr>
              <w:ins w:id="5729" w:author="Bonephace Kaijage" w:date="2026-10-14T06:01:00Z" w16du:dateUtc="2026-10-14T04:01:00Z"/>
            </w:rPr>
          </w:rPrChange>
        </w:rPr>
        <w:pPrChange w:id="5730" w:author="Bonephace Kaijage" w:date="2026-10-14T06:01:00Z" w16du:dateUtc="2026-10-14T04:01:00Z">
          <w:pPr/>
        </w:pPrChange>
      </w:pPr>
      <w:ins w:id="5731" w:author="Bonephace Kaijage" w:date="2026-10-14T06:01:00Z" w16du:dateUtc="2026-10-14T04:01:00Z">
        <w:r w:rsidRPr="00FE0A4D">
          <w:rPr>
            <w:i/>
            <w:sz w:val="18"/>
            <w:rPrChange w:id="5732" w:author="Bonephace Kaijage" w:date="2026-10-14T06:01:00Z" w16du:dateUtc="2026-10-14T04:01:00Z">
              <w:rPr/>
            </w:rPrChange>
          </w:rPr>
          <w:t>Reviewed with the Ward/Shehia Disaster Management Committee on ________; next review ________.  |  Imepitiwa pamoja na Kamati ya Usimamizi wa Maafa ya Kata/Shehia tarehe ________; mapitio yajayo ________.</w:t>
        </w:r>
      </w:ins>
    </w:p>
    <w:p w14:paraId="77216F0C" w14:textId="29E62B21" w:rsidR="00A46EAA" w:rsidRPr="001D64D9" w:rsidRDefault="00A46EAA" w:rsidP="00997D17"/>
    <w:p w14:paraId="51C224F3" w14:textId="717A2D1C" w:rsidR="00A46EAA" w:rsidRPr="001D64D9" w:rsidRDefault="00A46EAA">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434965C5" w14:textId="77777777">
        <w:tc>
          <w:tcPr>
            <w:tcW w:w="4532" w:type="dxa"/>
            <w:shd w:val="clear" w:color="auto" w:fill="FFFF00"/>
            <w:vAlign w:val="center"/>
          </w:tcPr>
          <w:p w14:paraId="48225B07" w14:textId="77777777" w:rsidR="00D52BA9" w:rsidRPr="00997D17" w:rsidRDefault="00D52BA9">
            <w:pPr>
              <w:jc w:val="both"/>
              <w:rPr>
                <w:color w:val="000000"/>
                <w:sz w:val="22"/>
                <w:szCs w:val="22"/>
              </w:rPr>
            </w:pPr>
            <w:r w:rsidRPr="00997D17">
              <w:rPr>
                <w:color w:val="000000"/>
                <w:sz w:val="22"/>
                <w:szCs w:val="22"/>
              </w:rPr>
              <w:t>ADVISORY</w:t>
            </w:r>
          </w:p>
        </w:tc>
        <w:tc>
          <w:tcPr>
            <w:tcW w:w="6798" w:type="dxa"/>
            <w:shd w:val="clear" w:color="auto" w:fill="FFFF00"/>
            <w:vAlign w:val="center"/>
          </w:tcPr>
          <w:p w14:paraId="690AF35B" w14:textId="77777777" w:rsidR="00D52BA9" w:rsidRPr="00997D17" w:rsidRDefault="00D52BA9">
            <w:pPr>
              <w:jc w:val="both"/>
              <w:rPr>
                <w:color w:val="000000"/>
                <w:sz w:val="22"/>
                <w:szCs w:val="22"/>
              </w:rPr>
            </w:pPr>
            <w:r w:rsidRPr="00997D17">
              <w:rPr>
                <w:color w:val="000000"/>
                <w:sz w:val="22"/>
                <w:szCs w:val="22"/>
              </w:rPr>
              <w:t>BE PREPARED</w:t>
            </w:r>
          </w:p>
        </w:tc>
        <w:tc>
          <w:tcPr>
            <w:tcW w:w="2266" w:type="dxa"/>
            <w:shd w:val="clear" w:color="auto" w:fill="FFFF00"/>
            <w:vAlign w:val="center"/>
          </w:tcPr>
          <w:p w14:paraId="6426E5C3" w14:textId="77777777" w:rsidR="00D52BA9" w:rsidRPr="00997D17" w:rsidRDefault="00D52BA9">
            <w:pPr>
              <w:jc w:val="both"/>
              <w:rPr>
                <w:color w:val="000000"/>
                <w:sz w:val="22"/>
                <w:szCs w:val="22"/>
              </w:rPr>
            </w:pPr>
            <w:r w:rsidRPr="00997D17">
              <w:rPr>
                <w:color w:val="000000"/>
                <w:sz w:val="22"/>
                <w:szCs w:val="22"/>
              </w:rPr>
              <w:t>LEVEL 1</w:t>
            </w:r>
          </w:p>
        </w:tc>
      </w:tr>
    </w:tbl>
    <w:p w14:paraId="71D22109" w14:textId="77777777" w:rsidR="00D52BA9" w:rsidRPr="00997D17" w:rsidRDefault="00D52BA9">
      <w:pPr>
        <w:jc w:val="both"/>
        <w:rPr>
          <w:color w:val="000000"/>
          <w:sz w:val="22"/>
          <w:szCs w:val="22"/>
        </w:rPr>
      </w:pPr>
    </w:p>
    <w:p w14:paraId="254A5ABF"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18B4A491" w14:textId="77777777" w:rsidTr="00997D17">
        <w:trPr>
          <w:tblHeader/>
        </w:trPr>
        <w:tc>
          <w:tcPr>
            <w:tcW w:w="3420" w:type="dxa"/>
            <w:shd w:val="clear" w:color="auto" w:fill="D9D9D9"/>
          </w:tcPr>
          <w:p w14:paraId="30880A42"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6DFE5AA5"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51E84F85"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583F8A97"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26102964" w14:textId="77777777" w:rsidTr="00997D17">
        <w:tc>
          <w:tcPr>
            <w:tcW w:w="3420" w:type="dxa"/>
          </w:tcPr>
          <w:p w14:paraId="6519FCC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Late onset or dry spells in the Msimu threaten maize, rice and cotton; heavy storms flood mbuga fields and fill artisanal mine pits. Lightning and strong winds over open farmland.</w:t>
            </w:r>
          </w:p>
        </w:tc>
        <w:tc>
          <w:tcPr>
            <w:tcW w:w="3235" w:type="dxa"/>
          </w:tcPr>
          <w:p w14:paraId="31026D2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Kuchelewa kwa mvua au vipindi vya ukavu katika Msimu vinatishia mahindi, mpunga na pamba; dhoruba kubwa zinafurisha mbuga na kujaza mashimo ya uchimbaji mdogo wa madini. Radi na upepo mkali mashambani.</w:t>
            </w:r>
          </w:p>
        </w:tc>
        <w:tc>
          <w:tcPr>
            <w:tcW w:w="3605" w:type="dxa"/>
          </w:tcPr>
          <w:p w14:paraId="4522405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Extension officers advise drought-tolerant seed and staggered planting; mbuga farmers open field drains.</w:t>
            </w:r>
          </w:p>
          <w:p w14:paraId="4E0C2FC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Artisanal miners divert runoff away from pits, fence open shafts and stay out of pits during and after rain.</w:t>
            </w:r>
          </w:p>
          <w:p w14:paraId="44912EF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Herders plan water and pasture and keep livestock away from flooding mbuga.</w:t>
            </w:r>
          </w:p>
          <w:p w14:paraId="10C3C5D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When you hear thunder, leave open fields and mine sites. Do not shelter under trees.</w:t>
            </w:r>
          </w:p>
        </w:tc>
        <w:tc>
          <w:tcPr>
            <w:tcW w:w="3325" w:type="dxa"/>
          </w:tcPr>
          <w:p w14:paraId="4189E2E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Maafisa ugani washauri mbegu zinazostahimili ukame na upandaji kwa awamu; wakulima wa mbuga wafungue mifereji ya kutolea maji.</w:t>
            </w:r>
          </w:p>
          <w:p w14:paraId="61D3C12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Wachimbaji wadogo waelekeze maji ya mvua mbali na mashimo, wazungushie uzio mashimo wazi na wasiingie mashimoni wakati na baada ya mvua.</w:t>
            </w:r>
          </w:p>
          <w:p w14:paraId="13A5658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Wafugaji wapange maji na malisho na waweke mifugo mbali na mbuga zinazofurika.</w:t>
            </w:r>
          </w:p>
          <w:p w14:paraId="4B34077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lang w:val="sv-SE"/>
              </w:rPr>
              <w:t xml:space="preserve">Ukisikia ngurumo, ondoka mashambani na maeneo ya migodi. </w:t>
            </w:r>
            <w:r w:rsidRPr="00997D17">
              <w:rPr>
                <w:color w:val="000000"/>
                <w:sz w:val="22"/>
                <w:szCs w:val="22"/>
              </w:rPr>
              <w:t>Usijikinge chini ya miti.</w:t>
            </w:r>
          </w:p>
        </w:tc>
      </w:tr>
      <w:tr w:rsidR="00D52BA9" w:rsidRPr="00997D17" w14:paraId="1F47A72F" w14:textId="77777777" w:rsidTr="00997D17">
        <w:tc>
          <w:tcPr>
            <w:tcW w:w="3420" w:type="dxa"/>
          </w:tcPr>
          <w:p w14:paraId="5510B92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7D9B95C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54CE159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011F061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advisory remains in place until the authorities update or withdraw it.</w:t>
            </w:r>
          </w:p>
        </w:tc>
        <w:tc>
          <w:tcPr>
            <w:tcW w:w="3325" w:type="dxa"/>
          </w:tcPr>
          <w:p w14:paraId="1E3A729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endeleeni kufuatilia taarifa za TMA, Kamati za Usimamizi wa Maafa na viongozi wa eneo.</w:t>
            </w:r>
          </w:p>
          <w:p w14:paraId="434A951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hadi mamlaka zitakapoihuisha au kuiondoa rasmi.</w:t>
            </w:r>
          </w:p>
        </w:tc>
      </w:tr>
    </w:tbl>
    <w:p w14:paraId="1AE57ADC" w14:textId="77777777" w:rsidR="00D52BA9" w:rsidRPr="00997D17" w:rsidRDefault="00D52BA9">
      <w:pPr>
        <w:jc w:val="both"/>
        <w:rPr>
          <w:color w:val="000000"/>
          <w:sz w:val="22"/>
          <w:szCs w:val="22"/>
        </w:rPr>
      </w:pPr>
    </w:p>
    <w:p w14:paraId="70A71A04"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1C5E97EE" w14:textId="77777777">
        <w:tc>
          <w:tcPr>
            <w:tcW w:w="4532" w:type="dxa"/>
            <w:shd w:val="clear" w:color="auto" w:fill="ED7D31"/>
            <w:vAlign w:val="center"/>
          </w:tcPr>
          <w:p w14:paraId="559E1253" w14:textId="77777777" w:rsidR="00D52BA9" w:rsidRPr="00997D17" w:rsidRDefault="00D52BA9">
            <w:pPr>
              <w:jc w:val="both"/>
              <w:rPr>
                <w:color w:val="000000"/>
                <w:sz w:val="22"/>
                <w:szCs w:val="22"/>
              </w:rPr>
            </w:pPr>
            <w:r w:rsidRPr="00997D17">
              <w:rPr>
                <w:color w:val="000000"/>
                <w:sz w:val="22"/>
                <w:szCs w:val="22"/>
              </w:rPr>
              <w:t>WARNING</w:t>
            </w:r>
          </w:p>
        </w:tc>
        <w:tc>
          <w:tcPr>
            <w:tcW w:w="6798" w:type="dxa"/>
            <w:shd w:val="clear" w:color="auto" w:fill="ED7D31"/>
            <w:vAlign w:val="center"/>
          </w:tcPr>
          <w:p w14:paraId="2C31D232" w14:textId="77777777" w:rsidR="00D52BA9" w:rsidRPr="00997D17" w:rsidRDefault="00D52BA9">
            <w:pPr>
              <w:jc w:val="both"/>
              <w:rPr>
                <w:color w:val="000000"/>
                <w:sz w:val="22"/>
                <w:szCs w:val="22"/>
              </w:rPr>
            </w:pPr>
            <w:r w:rsidRPr="00997D17">
              <w:rPr>
                <w:color w:val="000000"/>
                <w:sz w:val="22"/>
                <w:szCs w:val="22"/>
              </w:rPr>
              <w:t>TAKE ACTION</w:t>
            </w:r>
          </w:p>
        </w:tc>
        <w:tc>
          <w:tcPr>
            <w:tcW w:w="2266" w:type="dxa"/>
            <w:shd w:val="clear" w:color="auto" w:fill="ED7D31"/>
            <w:vAlign w:val="center"/>
          </w:tcPr>
          <w:p w14:paraId="0E598C0D" w14:textId="77777777" w:rsidR="00D52BA9" w:rsidRPr="00997D17" w:rsidRDefault="00D52BA9">
            <w:pPr>
              <w:jc w:val="both"/>
              <w:rPr>
                <w:color w:val="000000"/>
                <w:sz w:val="22"/>
                <w:szCs w:val="22"/>
              </w:rPr>
            </w:pPr>
            <w:r w:rsidRPr="00997D17">
              <w:rPr>
                <w:color w:val="000000"/>
                <w:sz w:val="22"/>
                <w:szCs w:val="22"/>
              </w:rPr>
              <w:t>LEVEL 2</w:t>
            </w:r>
          </w:p>
        </w:tc>
      </w:tr>
    </w:tbl>
    <w:p w14:paraId="73F74AB1" w14:textId="77777777" w:rsidR="00D52BA9" w:rsidRPr="00997D17" w:rsidRDefault="00D52BA9">
      <w:pPr>
        <w:jc w:val="both"/>
        <w:rPr>
          <w:color w:val="000000"/>
          <w:sz w:val="22"/>
          <w:szCs w:val="22"/>
        </w:rPr>
      </w:pPr>
    </w:p>
    <w:p w14:paraId="70F96235"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2E1363AE" w14:textId="77777777" w:rsidTr="00997D17">
        <w:trPr>
          <w:tblHeader/>
        </w:trPr>
        <w:tc>
          <w:tcPr>
            <w:tcW w:w="3420" w:type="dxa"/>
            <w:shd w:val="clear" w:color="auto" w:fill="D9D9D9"/>
          </w:tcPr>
          <w:p w14:paraId="2A39797A"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79F5F849"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6C4306D9"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626A9643" w14:textId="77777777" w:rsidR="00D52BA9" w:rsidRPr="00997D17" w:rsidRDefault="00D52BA9">
            <w:pPr>
              <w:jc w:val="both"/>
              <w:rPr>
                <w:color w:val="000000"/>
                <w:sz w:val="22"/>
                <w:szCs w:val="22"/>
              </w:rPr>
            </w:pPr>
            <w:r w:rsidRPr="00997D17">
              <w:rPr>
                <w:color w:val="000000"/>
                <w:sz w:val="22"/>
                <w:szCs w:val="22"/>
              </w:rPr>
              <w:t>HATUA (SW)</w:t>
            </w:r>
          </w:p>
        </w:tc>
      </w:tr>
      <w:tr w:rsidR="00D52BA9" w:rsidRPr="000343A2" w14:paraId="2A00523D" w14:textId="77777777" w:rsidTr="00997D17">
        <w:tc>
          <w:tcPr>
            <w:tcW w:w="3420" w:type="dxa"/>
          </w:tcPr>
          <w:p w14:paraId="38E3CDC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Mbuga fields and shallow wells flooded, mine pits waterlogged and unstable, and village roads and drifts cut; or crops wilting and water points failing in a prolonged dry spell.</w:t>
            </w:r>
          </w:p>
        </w:tc>
        <w:tc>
          <w:tcPr>
            <w:tcW w:w="3235" w:type="dxa"/>
          </w:tcPr>
          <w:p w14:paraId="165ADEC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Mbuga na visima vifupi vimefurika, mashimo ya migodi yamejaa maji na si imara, na barabara na vivuko vya vijiji vimekatika; au mazao yananyauka na vituo vya maji vinakauka katika ukavu wa muda mrefu.</w:t>
            </w:r>
          </w:p>
        </w:tc>
        <w:tc>
          <w:tcPr>
            <w:tcW w:w="3605" w:type="dxa"/>
          </w:tcPr>
          <w:p w14:paraId="37225A8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Village and ward committees stop all work in mine pits; the mining officer and police enforce it.</w:t>
            </w:r>
          </w:p>
          <w:p w14:paraId="3BF8CBA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Move households from flooded mbuga to ward assembly points and close flooded drifts.</w:t>
            </w:r>
          </w:p>
          <w:p w14:paraId="52A8DBB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Repair or protect water points, giving priority to schools and dispensaries.</w:t>
            </w:r>
          </w:p>
          <w:p w14:paraId="330201D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Boil or treat well water. Health workers watch for diarrhoea and malaria.</w:t>
            </w:r>
          </w:p>
        </w:tc>
        <w:tc>
          <w:tcPr>
            <w:tcW w:w="3325" w:type="dxa"/>
          </w:tcPr>
          <w:p w14:paraId="6F0CEFA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Kamati za vijiji na kata zisimamishe kazi zote mashimoni; afisa madini na polisi wasimamie utekelezaji.</w:t>
            </w:r>
          </w:p>
          <w:p w14:paraId="5E52474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Hamisha kaya kutoka mbuga zilizofurika kwenda vituo vya kukusanyika vya kata na funga vivuko vilivyofurika.</w:t>
            </w:r>
          </w:p>
          <w:p w14:paraId="15868EB9"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Karabati au linda vituo vya maji, kuanzia shule na zahanati.</w:t>
            </w:r>
          </w:p>
          <w:p w14:paraId="661E0DB2"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Chemsha au tibu maji ya visima. Watoa huduma za afya wafuatilie kuhara na malaria.</w:t>
            </w:r>
          </w:p>
        </w:tc>
      </w:tr>
      <w:tr w:rsidR="00D52BA9" w:rsidRPr="00997D17" w14:paraId="04A37AA9" w14:textId="77777777" w:rsidTr="00997D17">
        <w:tc>
          <w:tcPr>
            <w:tcW w:w="3420" w:type="dxa"/>
          </w:tcPr>
          <w:p w14:paraId="695FA93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15EB0ED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75A493C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45C7604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warning remains in force until the authorities lower or withdraw it.</w:t>
            </w:r>
          </w:p>
        </w:tc>
        <w:tc>
          <w:tcPr>
            <w:tcW w:w="3325" w:type="dxa"/>
          </w:tcPr>
          <w:p w14:paraId="0CC4D21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endeleeni kufuatilia taarifa za TMA, Kamati za Usimamizi wa Maafa na viongozi wa eneo.</w:t>
            </w:r>
          </w:p>
          <w:p w14:paraId="75BD925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kutumika hadi mamlaka zitakapoishusha au kuiondoa rasmi.</w:t>
            </w:r>
          </w:p>
        </w:tc>
      </w:tr>
    </w:tbl>
    <w:p w14:paraId="0EA5464B" w14:textId="77777777" w:rsidR="00D52BA9" w:rsidRPr="00997D17" w:rsidRDefault="00D52BA9">
      <w:pPr>
        <w:jc w:val="both"/>
        <w:rPr>
          <w:color w:val="000000"/>
          <w:sz w:val="22"/>
          <w:szCs w:val="22"/>
        </w:rPr>
      </w:pPr>
    </w:p>
    <w:p w14:paraId="758654C1"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2B7A988C" w14:textId="77777777">
        <w:tc>
          <w:tcPr>
            <w:tcW w:w="4532" w:type="dxa"/>
            <w:shd w:val="clear" w:color="auto" w:fill="C00000"/>
            <w:vAlign w:val="center"/>
          </w:tcPr>
          <w:p w14:paraId="3D6E6214" w14:textId="77777777" w:rsidR="00D52BA9" w:rsidRPr="00997D17" w:rsidRDefault="00D52BA9">
            <w:pPr>
              <w:jc w:val="both"/>
              <w:rPr>
                <w:color w:val="000000"/>
                <w:sz w:val="22"/>
                <w:szCs w:val="22"/>
              </w:rPr>
            </w:pPr>
            <w:r w:rsidRPr="00997D17">
              <w:rPr>
                <w:color w:val="000000"/>
                <w:sz w:val="22"/>
                <w:szCs w:val="22"/>
              </w:rPr>
              <w:t>MAJOR WARNING</w:t>
            </w:r>
          </w:p>
        </w:tc>
        <w:tc>
          <w:tcPr>
            <w:tcW w:w="6798" w:type="dxa"/>
            <w:shd w:val="clear" w:color="auto" w:fill="C00000"/>
            <w:vAlign w:val="center"/>
          </w:tcPr>
          <w:p w14:paraId="4EB57DBE" w14:textId="77777777" w:rsidR="00D52BA9" w:rsidRPr="00997D17" w:rsidRDefault="00D52BA9">
            <w:pPr>
              <w:jc w:val="both"/>
              <w:rPr>
                <w:color w:val="000000"/>
                <w:sz w:val="22"/>
                <w:szCs w:val="22"/>
              </w:rPr>
            </w:pPr>
            <w:r w:rsidRPr="00997D17">
              <w:rPr>
                <w:color w:val="000000"/>
                <w:sz w:val="22"/>
                <w:szCs w:val="22"/>
              </w:rPr>
              <w:t>TAKE ACTION IMMEDIATELY</w:t>
            </w:r>
          </w:p>
        </w:tc>
        <w:tc>
          <w:tcPr>
            <w:tcW w:w="2266" w:type="dxa"/>
            <w:shd w:val="clear" w:color="auto" w:fill="C00000"/>
            <w:vAlign w:val="center"/>
          </w:tcPr>
          <w:p w14:paraId="23A5D21E" w14:textId="77777777" w:rsidR="00D52BA9" w:rsidRPr="00997D17" w:rsidRDefault="00D52BA9">
            <w:pPr>
              <w:jc w:val="both"/>
              <w:rPr>
                <w:color w:val="000000"/>
                <w:sz w:val="22"/>
                <w:szCs w:val="22"/>
              </w:rPr>
            </w:pPr>
            <w:r w:rsidRPr="00997D17">
              <w:rPr>
                <w:color w:val="000000"/>
                <w:sz w:val="22"/>
                <w:szCs w:val="22"/>
              </w:rPr>
              <w:t>LEVEL 3</w:t>
            </w:r>
          </w:p>
        </w:tc>
      </w:tr>
    </w:tbl>
    <w:p w14:paraId="193B0FEC" w14:textId="77777777" w:rsidR="00D52BA9" w:rsidRPr="00997D17" w:rsidRDefault="00D52BA9">
      <w:pPr>
        <w:jc w:val="both"/>
        <w:rPr>
          <w:color w:val="000000"/>
          <w:sz w:val="22"/>
          <w:szCs w:val="22"/>
        </w:rPr>
      </w:pPr>
    </w:p>
    <w:p w14:paraId="09DE9B24"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0663FC5F" w14:textId="77777777" w:rsidTr="00997D17">
        <w:trPr>
          <w:tblHeader/>
        </w:trPr>
        <w:tc>
          <w:tcPr>
            <w:tcW w:w="3420" w:type="dxa"/>
            <w:shd w:val="clear" w:color="auto" w:fill="D9D9D9"/>
          </w:tcPr>
          <w:p w14:paraId="3BF275B7"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5F9ACBD0"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5089DEB3"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543167B2" w14:textId="77777777" w:rsidR="00D52BA9" w:rsidRPr="00997D17" w:rsidRDefault="00D52BA9">
            <w:pPr>
              <w:jc w:val="both"/>
              <w:rPr>
                <w:color w:val="000000"/>
                <w:sz w:val="22"/>
                <w:szCs w:val="22"/>
              </w:rPr>
            </w:pPr>
            <w:r w:rsidRPr="00997D17">
              <w:rPr>
                <w:color w:val="000000"/>
                <w:sz w:val="22"/>
                <w:szCs w:val="22"/>
              </w:rPr>
              <w:t>HATUA (SW)</w:t>
            </w:r>
          </w:p>
        </w:tc>
      </w:tr>
      <w:tr w:rsidR="00D52BA9" w:rsidRPr="000343A2" w14:paraId="5594C947" w14:textId="77777777" w:rsidTr="00997D17">
        <w:tc>
          <w:tcPr>
            <w:tcW w:w="3420" w:type="dxa"/>
          </w:tcPr>
          <w:p w14:paraId="44D580C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 xml:space="preserve">Life-threatening floods or mine-pit collapses. Villages cut off, houses destroyed, crops failed and livestock </w:t>
            </w:r>
            <w:r w:rsidRPr="00997D17">
              <w:rPr>
                <w:color w:val="000000"/>
                <w:sz w:val="22"/>
                <w:szCs w:val="22"/>
              </w:rPr>
              <w:lastRenderedPageBreak/>
              <w:t>dying. High risk of drowning, people trapped underground and cholera.</w:t>
            </w:r>
          </w:p>
        </w:tc>
        <w:tc>
          <w:tcPr>
            <w:tcW w:w="3235" w:type="dxa"/>
          </w:tcPr>
          <w:p w14:paraId="4DBA624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 xml:space="preserve">Mafuriko au kuporomoka kwa mashimo ya migodi kunakohatarisha maisha. Vijiji vimetengwa, </w:t>
            </w:r>
            <w:r w:rsidRPr="00997D17">
              <w:rPr>
                <w:color w:val="000000"/>
                <w:sz w:val="22"/>
                <w:szCs w:val="22"/>
              </w:rPr>
              <w:lastRenderedPageBreak/>
              <w:t>nyumba zimeharibika, mazao yameharibika na mifugo inakufa. Hatari kubwa ya kuzama, watu kufukiwa mashimoni na kipindupindu.</w:t>
            </w:r>
          </w:p>
        </w:tc>
        <w:tc>
          <w:tcPr>
            <w:tcW w:w="3605" w:type="dxa"/>
          </w:tcPr>
          <w:p w14:paraId="025A288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Evacuate flooded villages and mining camps now.</w:t>
            </w:r>
          </w:p>
          <w:p w14:paraId="57D15C8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 xml:space="preserve">Call 114 and 190. Rescue at a collapsed pit only by trained </w:t>
            </w:r>
            <w:r w:rsidRPr="00997D17">
              <w:rPr>
                <w:color w:val="000000"/>
                <w:sz w:val="22"/>
                <w:szCs w:val="22"/>
              </w:rPr>
              <w:lastRenderedPageBreak/>
              <w:t>teams with shoring; no crowd digging.</w:t>
            </w:r>
          </w:p>
          <w:p w14:paraId="15D72AD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Open shelters, register households and miners, and start a food and livestock-feed assessment.</w:t>
            </w:r>
          </w:p>
          <w:p w14:paraId="7A945B3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Health team: treat injuries first, then screen for cholera and malnutrition.</w:t>
            </w:r>
          </w:p>
        </w:tc>
        <w:tc>
          <w:tcPr>
            <w:tcW w:w="3325" w:type="dxa"/>
          </w:tcPr>
          <w:p w14:paraId="287D3623"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lastRenderedPageBreak/>
              <w:t>Hamisha vijiji vilivyofurika na kambi za wachimbaji sasa.</w:t>
            </w:r>
          </w:p>
          <w:p w14:paraId="6692A3AB"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lastRenderedPageBreak/>
              <w:t>Piga 114 na 190. Uokoaji kwenye shimo lililoporomoka ufanywe na timu zilizofunzwa zenye vifaa vya kuzuia kuporomoka; umati usichimbe.</w:t>
            </w:r>
          </w:p>
          <w:p w14:paraId="229DD7DA"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Fungua makazi, sajili kaya na wachimbaji, na anza tathmini ya chakula na malisho ya mifugo.</w:t>
            </w:r>
          </w:p>
          <w:p w14:paraId="1C6E7BEC"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Timu ya afya: tibu majeruhi kwanza, kisha pima kipindupindu na utapiamlo.</w:t>
            </w:r>
          </w:p>
        </w:tc>
      </w:tr>
      <w:tr w:rsidR="00D52BA9" w:rsidRPr="00997D17" w14:paraId="0529A7BD" w14:textId="77777777" w:rsidTr="00997D17">
        <w:tc>
          <w:tcPr>
            <w:tcW w:w="3420" w:type="dxa"/>
          </w:tcPr>
          <w:p w14:paraId="47FA79A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Warning status</w:t>
            </w:r>
          </w:p>
        </w:tc>
        <w:tc>
          <w:tcPr>
            <w:tcW w:w="3235" w:type="dxa"/>
          </w:tcPr>
          <w:p w14:paraId="6F19620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3BD3153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stay with official sources: radio, TMA, Disaster Management Committees and local leaders.</w:t>
            </w:r>
          </w:p>
          <w:p w14:paraId="2BE0C08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Disaster Management Committees will announce when the danger has passed and when it is safe to return.</w:t>
            </w:r>
          </w:p>
        </w:tc>
        <w:tc>
          <w:tcPr>
            <w:tcW w:w="3325" w:type="dxa"/>
          </w:tcPr>
          <w:p w14:paraId="68460E8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tegemeeni taarifa rasmi: redio, TMA, Kamati za Usimamizi wa Maafa na viongozi wa eneo.</w:t>
            </w:r>
          </w:p>
          <w:p w14:paraId="62A8EA1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Kamati za Usimamizi wa Maafa zitatangaza hatari itakapokwisha na itakapokuwa salama kurudi.</w:t>
            </w:r>
          </w:p>
        </w:tc>
      </w:tr>
    </w:tbl>
    <w:p w14:paraId="2A14AB4B" w14:textId="77777777" w:rsidR="00D52BA9" w:rsidRPr="00997D17" w:rsidRDefault="00D52BA9">
      <w:pPr>
        <w:jc w:val="both"/>
        <w:rPr>
          <w:color w:val="000000"/>
          <w:sz w:val="22"/>
          <w:szCs w:val="22"/>
        </w:rPr>
      </w:pPr>
    </w:p>
    <w:p w14:paraId="75FC2779" w14:textId="77777777" w:rsidR="00D52BA9" w:rsidRPr="00997D17" w:rsidRDefault="00D52BA9">
      <w:pPr>
        <w:jc w:val="both"/>
        <w:rPr>
          <w:color w:val="000000"/>
          <w:sz w:val="22"/>
          <w:szCs w:val="22"/>
        </w:rPr>
      </w:pPr>
    </w:p>
    <w:p w14:paraId="658334E1" w14:textId="77777777" w:rsidR="00D52BA9" w:rsidRPr="00997D17" w:rsidRDefault="00D52BA9" w:rsidP="00997D17">
      <w:pPr>
        <w:pStyle w:val="Strong1"/>
        <w:jc w:val="both"/>
        <w:rPr>
          <w:b w:val="0"/>
          <w:bCs w:val="0"/>
          <w:sz w:val="22"/>
          <w:szCs w:val="22"/>
        </w:rPr>
      </w:pPr>
      <w:r w:rsidRPr="00997D17">
        <w:rPr>
          <w:b w:val="0"/>
          <w:bCs w:val="0"/>
          <w:sz w:val="22"/>
          <w:szCs w:val="22"/>
        </w:rPr>
        <w:t>25.6 SIKONGE DISTRICT COUNCIL | HALMASHAURI YA WILAYA YA SIKONGE</w:t>
      </w:r>
    </w:p>
    <w:p w14:paraId="33289D3E" w14:textId="77777777" w:rsidR="00A46EAA" w:rsidRDefault="00A46EAA">
      <w:pPr>
        <w:jc w:val="both"/>
        <w:rPr>
          <w:color w:val="000000"/>
          <w:sz w:val="22"/>
          <w:szCs w:val="22"/>
        </w:rPr>
      </w:pPr>
    </w:p>
    <w:p w14:paraId="028CBA04" w14:textId="77777777" w:rsidR="00A46EAA" w:rsidRDefault="00A46EAA" w:rsidP="00A46EAA">
      <w:pPr>
        <w:pStyle w:val="Strong1"/>
        <w:jc w:val="both"/>
        <w:rPr>
          <w:color w:val="000000"/>
        </w:rPr>
      </w:pPr>
      <w:r w:rsidRPr="00997D17">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46EAA" w:rsidRPr="00997D17" w14:paraId="5F006D95" w14:textId="77777777" w:rsidTr="00997D17">
        <w:trPr>
          <w:tblHeader/>
        </w:trPr>
        <w:tc>
          <w:tcPr>
            <w:tcW w:w="3420" w:type="dxa"/>
            <w:shd w:val="clear" w:color="D9D9D9" w:fill="D9D9D9"/>
          </w:tcPr>
          <w:p w14:paraId="6E5C463F" w14:textId="73CFFD15" w:rsidR="00A46EAA" w:rsidRPr="00997D17" w:rsidRDefault="00A46EAA" w:rsidP="00997D17">
            <w:pPr>
              <w:jc w:val="both"/>
              <w:rPr>
                <w:color w:val="000000"/>
              </w:rPr>
            </w:pPr>
            <w:r w:rsidRPr="00997D17">
              <w:rPr>
                <w:color w:val="000000"/>
              </w:rPr>
              <w:t>AREA (EN)</w:t>
            </w:r>
          </w:p>
        </w:tc>
        <w:tc>
          <w:tcPr>
            <w:tcW w:w="3235" w:type="dxa"/>
            <w:shd w:val="clear" w:color="D9D9D9" w:fill="D9D9D9"/>
          </w:tcPr>
          <w:p w14:paraId="64FFDAE4" w14:textId="0D2D11AF" w:rsidR="00A46EAA" w:rsidRPr="00997D17" w:rsidRDefault="00A46EAA" w:rsidP="00997D17">
            <w:pPr>
              <w:jc w:val="both"/>
              <w:rPr>
                <w:color w:val="000000"/>
              </w:rPr>
            </w:pPr>
            <w:r w:rsidRPr="00997D17">
              <w:rPr>
                <w:color w:val="000000"/>
              </w:rPr>
              <w:t>ENEO (SW)</w:t>
            </w:r>
          </w:p>
        </w:tc>
        <w:tc>
          <w:tcPr>
            <w:tcW w:w="3605" w:type="dxa"/>
            <w:shd w:val="clear" w:color="D9D9D9" w:fill="D9D9D9"/>
          </w:tcPr>
          <w:p w14:paraId="467D4E58" w14:textId="3F71FEE1" w:rsidR="00A46EAA" w:rsidRPr="00997D17" w:rsidRDefault="001D64D9" w:rsidP="00997D17">
            <w:pPr>
              <w:jc w:val="both"/>
              <w:rPr>
                <w:color w:val="000000"/>
              </w:rPr>
            </w:pPr>
            <w:r>
              <w:rPr>
                <w:color w:val="000000"/>
              </w:rPr>
              <w:t>RISK STATEMENT (EN)</w:t>
            </w:r>
          </w:p>
        </w:tc>
        <w:tc>
          <w:tcPr>
            <w:tcW w:w="3325" w:type="dxa"/>
            <w:shd w:val="clear" w:color="D9D9D9" w:fill="D9D9D9"/>
          </w:tcPr>
          <w:p w14:paraId="503366ED" w14:textId="5E04CCAC" w:rsidR="00A46EAA" w:rsidRPr="00997D17" w:rsidRDefault="001D64D9" w:rsidP="00997D17">
            <w:pPr>
              <w:jc w:val="both"/>
              <w:rPr>
                <w:color w:val="000000"/>
              </w:rPr>
            </w:pPr>
            <w:r>
              <w:rPr>
                <w:color w:val="000000"/>
              </w:rPr>
              <w:t>TAMKO LA HATARI (SW)</w:t>
            </w:r>
          </w:p>
        </w:tc>
      </w:tr>
      <w:tr w:rsidR="00A46EAA" w:rsidRPr="00997D17" w14:paraId="25F3A1E1" w14:textId="77777777" w:rsidTr="00997D17">
        <w:tc>
          <w:tcPr>
            <w:tcW w:w="3420" w:type="dxa"/>
          </w:tcPr>
          <w:p w14:paraId="2E78E504" w14:textId="4329F285" w:rsidR="00A46EAA" w:rsidRPr="00997D17" w:rsidRDefault="00A46EAA" w:rsidP="00997D17">
            <w:pPr>
              <w:pStyle w:val="ListParagraph"/>
              <w:numPr>
                <w:ilvl w:val="0"/>
                <w:numId w:val="1"/>
              </w:numPr>
              <w:jc w:val="both"/>
              <w:rPr>
                <w:color w:val="000000"/>
              </w:rPr>
            </w:pPr>
            <w:r w:rsidRPr="00997D17">
              <w:rPr>
                <w:color w:val="000000"/>
              </w:rPr>
              <w:t>Forest and game reserves</w:t>
            </w:r>
          </w:p>
        </w:tc>
        <w:tc>
          <w:tcPr>
            <w:tcW w:w="3235" w:type="dxa"/>
          </w:tcPr>
          <w:p w14:paraId="6EF695E7" w14:textId="3B49A50B" w:rsidR="00A46EAA" w:rsidRPr="00997D17" w:rsidRDefault="00A46EAA" w:rsidP="00997D17">
            <w:pPr>
              <w:pStyle w:val="ListParagraph"/>
              <w:numPr>
                <w:ilvl w:val="0"/>
                <w:numId w:val="1"/>
              </w:numPr>
              <w:jc w:val="both"/>
              <w:rPr>
                <w:color w:val="000000"/>
              </w:rPr>
            </w:pPr>
            <w:r w:rsidRPr="00997D17">
              <w:rPr>
                <w:color w:val="000000"/>
              </w:rPr>
              <w:t>Hifadhi za misitu na wanyamapori</w:t>
            </w:r>
          </w:p>
        </w:tc>
        <w:tc>
          <w:tcPr>
            <w:tcW w:w="3605" w:type="dxa"/>
          </w:tcPr>
          <w:p w14:paraId="648678E5" w14:textId="58655DCE" w:rsidR="00997D17" w:rsidRDefault="002A1887" w:rsidP="00A46EAA">
            <w:pPr>
              <w:pStyle w:val="ListParagraph"/>
              <w:numPr>
                <w:ilvl w:val="0"/>
                <w:numId w:val="1"/>
              </w:numPr>
              <w:jc w:val="both"/>
              <w:rPr>
                <w:color w:val="000000"/>
              </w:rPr>
            </w:pPr>
            <w:r>
              <w:rPr>
                <w:color w:val="000000"/>
              </w:rPr>
              <w:t>This area is forest and game reserve: reserves cover most of Sikonge, and late dry-season fires (August–October) burn hottest and spread fastest, often started by land clearing, honey harvesting or hunting.</w:t>
            </w:r>
          </w:p>
          <w:p w14:paraId="13A50FD2" w14:textId="77777777" w:rsidR="00F433EC" w:rsidRDefault="00DC5789" w:rsidP="00997D17">
            <w:pPr>
              <w:pStyle w:val="ListParagraph"/>
              <w:numPr>
                <w:ilvl w:val="0"/>
                <w:numId w:val="1"/>
              </w:numPr>
              <w:jc w:val="both"/>
              <w:rPr>
                <w:ins w:id="5733" w:author="Bonephace Kaijage" w:date="2026-10-14T05:20:00Z" w16du:dateUtc="2026-10-14T03:20:00Z"/>
                <w:color w:val="000000"/>
              </w:rPr>
            </w:pPr>
            <w:r>
              <w:rPr>
                <w:color w:val="000000"/>
              </w:rPr>
              <w:lastRenderedPageBreak/>
              <w:t>For those living and working here, it helps to</w:t>
            </w:r>
            <w:r w:rsidR="002A1887">
              <w:rPr>
                <w:color w:val="000000"/>
              </w:rPr>
              <w:t xml:space="preserve"> burn early and under control, maintain fire breaks and put fires out fully before leaving the bush.</w:t>
            </w:r>
          </w:p>
          <w:p w14:paraId="06234A43" w14:textId="1F9E5716" w:rsidR="00F433EC" w:rsidRDefault="00FE0A4D" w:rsidP="00997D17">
            <w:pPr>
              <w:pStyle w:val="ListParagraph"/>
              <w:numPr>
                <w:ilvl w:val="0"/>
                <w:numId w:val="1"/>
              </w:numPr>
              <w:jc w:val="both"/>
              <w:rPr>
                <w:ins w:id="5734" w:author="Bonephace Kaijage" w:date="2026-10-14T05:20:00Z" w16du:dateUtc="2026-10-14T03:20:00Z"/>
                <w:color w:val="000000"/>
              </w:rPr>
            </w:pPr>
            <w:ins w:id="5735" w:author="Bonephace Kaijage" w:date="2026-10-14T05:56:00Z" w16du:dateUtc="2026-10-14T03:56:00Z">
              <w:r>
                <w:rPr>
                  <w:color w:val="000000"/>
                </w:rPr>
                <w:t>What raises the risk: burning late in the dry season on windy days, lighting fires to smoke bees or clear fields and walking away before they are out, and leaving charcoal kilns unattended.</w:t>
              </w:r>
            </w:ins>
          </w:p>
          <w:p w14:paraId="27218E45" w14:textId="77777777" w:rsidR="00FE0A4D" w:rsidRDefault="00F433EC" w:rsidP="00997D17">
            <w:pPr>
              <w:pStyle w:val="ListParagraph"/>
              <w:numPr>
                <w:ilvl w:val="0"/>
                <w:numId w:val="1"/>
              </w:numPr>
              <w:jc w:val="both"/>
              <w:rPr>
                <w:ins w:id="5736" w:author="Bonephace Kaijage" w:date="2026-10-14T05:59:00Z" w16du:dateUtc="2026-10-14T03:59:00Z"/>
                <w:color w:val="000000"/>
              </w:rPr>
            </w:pPr>
            <w:ins w:id="5737" w:author="Bonephace Kaijage" w:date="2026-10-14T05:20:00Z" w16du:dateUtc="2026-10-14T03:20:00Z">
              <w:r>
                <w:rPr>
                  <w:color w:val="000000"/>
                </w:rPr>
                <w:t>Know the cleared open ground your household will move to if a miombo fire comes towards the houses, move when smoke is seen on the forest edge, and report any fire to the village leaders at once.</w:t>
              </w:r>
            </w:ins>
          </w:p>
          <w:p w14:paraId="04E1BBC1" w14:textId="4D5BA304" w:rsidR="00A46EAA" w:rsidRPr="00997D17" w:rsidRDefault="00FE0A4D" w:rsidP="00997D17">
            <w:pPr>
              <w:pStyle w:val="ListParagraph"/>
              <w:numPr>
                <w:ilvl w:val="0"/>
                <w:numId w:val="1"/>
              </w:numPr>
              <w:jc w:val="both"/>
              <w:rPr>
                <w:color w:val="000000"/>
              </w:rPr>
            </w:pPr>
            <w:ins w:id="5738" w:author="Bonephace Kaijage" w:date="2026-10-14T05:59:00Z" w16du:dateUtc="2026-10-14T03:59:00Z">
              <w:r>
                <w:rPr>
                  <w:color w:val="000000"/>
                </w:rPr>
                <w:t>Agree who will help anyone in the household who cannot move, see or hear a warning on their own.</w:t>
              </w:r>
            </w:ins>
          </w:p>
        </w:tc>
        <w:tc>
          <w:tcPr>
            <w:tcW w:w="3325" w:type="dxa"/>
          </w:tcPr>
          <w:p w14:paraId="7ECE6351" w14:textId="7AA77B66" w:rsidR="00A46EAA" w:rsidRPr="00997D17" w:rsidRDefault="002A1887" w:rsidP="00997D17">
            <w:pPr>
              <w:pStyle w:val="ListParagraph"/>
              <w:numPr>
                <w:ilvl w:val="0"/>
                <w:numId w:val="1"/>
              </w:numPr>
              <w:jc w:val="both"/>
              <w:rPr>
                <w:color w:val="000000"/>
              </w:rPr>
            </w:pPr>
            <w:r>
              <w:rPr>
                <w:color w:val="000000"/>
              </w:rPr>
              <w:lastRenderedPageBreak/>
              <w:t xml:space="preserve">Eneo hili ni hifadhi ya misitu na wanyamapori: hifadhi zinachukua sehemu kubwa ya Sikonge, na moto wa mwishoni mwa kiangazi (Agosti–Oktoba) huwaka kwa nguvu zaidi na </w:t>
            </w:r>
            <w:r>
              <w:rPr>
                <w:color w:val="000000"/>
              </w:rPr>
              <w:lastRenderedPageBreak/>
              <w:t>kusambaa haraka, mara nyingi ukianzishwa na usafishaji wa mashamba, urinaji wa asali au uwindaji.</w:t>
            </w:r>
          </w:p>
          <w:p w14:paraId="5CBB0B2E" w14:textId="77777777" w:rsidR="00F433EC" w:rsidRDefault="00DC5789" w:rsidP="00997D17">
            <w:pPr>
              <w:pStyle w:val="ListParagraph"/>
              <w:numPr>
                <w:ilvl w:val="0"/>
                <w:numId w:val="1"/>
              </w:numPr>
              <w:jc w:val="both"/>
              <w:rPr>
                <w:ins w:id="5739" w:author="Bonephace Kaijage" w:date="2026-10-14T05:20:00Z" w16du:dateUtc="2026-10-14T03:20:00Z"/>
                <w:color w:val="000000"/>
              </w:rPr>
            </w:pPr>
            <w:r>
              <w:rPr>
                <w:color w:val="000000"/>
              </w:rPr>
              <w:t>Kwa wanaoishi na kufanya kazi hapa, ni vyema</w:t>
            </w:r>
            <w:r w:rsidR="002A1887">
              <w:rPr>
                <w:color w:val="000000"/>
              </w:rPr>
              <w:t xml:space="preserve"> kuchoma mapema kwa udhibiti, kutunza njia za kuzuia moto na kuzima moto kabisa kabla ya kuondoka porini.</w:t>
            </w:r>
          </w:p>
          <w:p w14:paraId="7AA7B9F4" w14:textId="759D1980" w:rsidR="00F433EC" w:rsidRDefault="00FE0A4D" w:rsidP="00997D17">
            <w:pPr>
              <w:pStyle w:val="ListParagraph"/>
              <w:numPr>
                <w:ilvl w:val="0"/>
                <w:numId w:val="1"/>
              </w:numPr>
              <w:jc w:val="both"/>
              <w:rPr>
                <w:ins w:id="5740" w:author="Bonephace Kaijage" w:date="2026-10-14T05:20:00Z" w16du:dateUtc="2026-10-14T03:20:00Z"/>
                <w:color w:val="000000"/>
              </w:rPr>
            </w:pPr>
            <w:ins w:id="5741" w:author="Bonephace Kaijage" w:date="2026-10-14T05:56:00Z" w16du:dateUtc="2026-10-14T03:56:00Z">
              <w:r>
                <w:rPr>
                  <w:color w:val="000000"/>
                </w:rPr>
                <w:t>Kinachoongeza hatari: kuchoma mwishoni mwa kiangazi siku za upepo, kuwasha moto kufukuza nyuki au kusafisha mashamba na kuondoka kabla haujazimika, na kuacha matanuri ya mkaa bila uangalizi.</w:t>
              </w:r>
            </w:ins>
          </w:p>
          <w:p w14:paraId="6E14DF66" w14:textId="77777777" w:rsidR="00FE0A4D" w:rsidRDefault="00F433EC" w:rsidP="00997D17">
            <w:pPr>
              <w:pStyle w:val="ListParagraph"/>
              <w:numPr>
                <w:ilvl w:val="0"/>
                <w:numId w:val="1"/>
              </w:numPr>
              <w:jc w:val="both"/>
              <w:rPr>
                <w:ins w:id="5742" w:author="Bonephace Kaijage" w:date="2026-10-14T05:59:00Z" w16du:dateUtc="2026-10-14T03:59:00Z"/>
                <w:color w:val="000000"/>
              </w:rPr>
            </w:pPr>
            <w:ins w:id="5743" w:author="Bonephace Kaijage" w:date="2026-10-14T05:20:00Z" w16du:dateUtc="2026-10-14T03:20:00Z">
              <w:r>
                <w:rPr>
                  <w:color w:val="000000"/>
                </w:rPr>
                <w:t>Fahamu uwanja wazi uliosafishwa ambao kaya yako itahamia moto wa miombo ukielekea nyumbani, ondokeni moshi ukionekana mpakani mwa msitu, na ripoti moto wowote kwa viongozi wa kijiji mara moja.</w:t>
              </w:r>
            </w:ins>
          </w:p>
          <w:p w14:paraId="62EC7FE7" w14:textId="31CB4D02" w:rsidR="00A46EAA" w:rsidRPr="00997D17" w:rsidRDefault="00FE0A4D" w:rsidP="00997D17">
            <w:pPr>
              <w:pStyle w:val="ListParagraph"/>
              <w:numPr>
                <w:ilvl w:val="0"/>
                <w:numId w:val="1"/>
              </w:numPr>
              <w:jc w:val="both"/>
              <w:rPr>
                <w:bCs/>
                <w:color w:val="000000"/>
              </w:rPr>
            </w:pPr>
            <w:ins w:id="5744" w:author="Bonephace Kaijage" w:date="2026-10-14T05:59:00Z" w16du:dateUtc="2026-10-14T03:59:00Z">
              <w:r>
                <w:rPr>
                  <w:color w:val="000000"/>
                </w:rPr>
                <w:t>Kubalianeni nani atamsaidia yeyote katika kaya asiyeweza kuondoka, kuona au kusikia tahadhari peke yake.</w:t>
              </w:r>
            </w:ins>
          </w:p>
        </w:tc>
      </w:tr>
      <w:tr w:rsidR="00A46EAA" w:rsidRPr="00997D17" w14:paraId="355786B8" w14:textId="77777777" w:rsidTr="00997D17">
        <w:tc>
          <w:tcPr>
            <w:tcW w:w="3420" w:type="dxa"/>
          </w:tcPr>
          <w:p w14:paraId="0E95E9DE" w14:textId="079A22E7" w:rsidR="00A46EAA" w:rsidRPr="00997D17" w:rsidRDefault="00A46EAA" w:rsidP="00997D17">
            <w:pPr>
              <w:pStyle w:val="ListParagraph"/>
              <w:numPr>
                <w:ilvl w:val="0"/>
                <w:numId w:val="1"/>
              </w:numPr>
              <w:jc w:val="both"/>
              <w:rPr>
                <w:color w:val="000000"/>
              </w:rPr>
            </w:pPr>
            <w:r w:rsidRPr="00997D17">
              <w:rPr>
                <w:color w:val="000000"/>
              </w:rPr>
              <w:lastRenderedPageBreak/>
              <w:t>Apiaries and honey camps</w:t>
            </w:r>
          </w:p>
        </w:tc>
        <w:tc>
          <w:tcPr>
            <w:tcW w:w="3235" w:type="dxa"/>
          </w:tcPr>
          <w:p w14:paraId="283994CF" w14:textId="3F399FC8" w:rsidR="00A46EAA" w:rsidRPr="00997D17" w:rsidRDefault="00A46EAA" w:rsidP="00997D17">
            <w:pPr>
              <w:pStyle w:val="ListParagraph"/>
              <w:numPr>
                <w:ilvl w:val="0"/>
                <w:numId w:val="1"/>
              </w:numPr>
              <w:jc w:val="both"/>
              <w:rPr>
                <w:color w:val="000000"/>
                <w:lang w:val="sv-SE"/>
              </w:rPr>
            </w:pPr>
            <w:r w:rsidRPr="00997D17">
              <w:rPr>
                <w:color w:val="000000"/>
                <w:lang w:val="sv-SE"/>
              </w:rPr>
              <w:t>Maeneo ya mizinga na kambi za asali</w:t>
            </w:r>
          </w:p>
        </w:tc>
        <w:tc>
          <w:tcPr>
            <w:tcW w:w="3605" w:type="dxa"/>
          </w:tcPr>
          <w:p w14:paraId="3AD27825" w14:textId="622E833B" w:rsidR="00997D17" w:rsidRDefault="002A1887" w:rsidP="00A46EAA">
            <w:pPr>
              <w:pStyle w:val="ListParagraph"/>
              <w:numPr>
                <w:ilvl w:val="0"/>
                <w:numId w:val="1"/>
              </w:numPr>
              <w:jc w:val="both"/>
              <w:rPr>
                <w:color w:val="000000"/>
              </w:rPr>
            </w:pPr>
            <w:r>
              <w:rPr>
                <w:color w:val="000000"/>
              </w:rPr>
              <w:t>This is a beekeeping area: beekeepers work deep in the miombo, far from roads and health facilities, exposed to wildfire, snakes, wild animals and bee stings.</w:t>
            </w:r>
          </w:p>
          <w:p w14:paraId="3B9AE849" w14:textId="77777777" w:rsidR="00F433EC" w:rsidRDefault="00DC5789" w:rsidP="00997D17">
            <w:pPr>
              <w:pStyle w:val="ListParagraph"/>
              <w:numPr>
                <w:ilvl w:val="0"/>
                <w:numId w:val="1"/>
              </w:numPr>
              <w:jc w:val="both"/>
              <w:rPr>
                <w:ins w:id="5745" w:author="Bonephace Kaijage" w:date="2026-10-14T05:20:00Z" w16du:dateUtc="2026-10-14T03:20:00Z"/>
                <w:color w:val="000000"/>
              </w:rPr>
            </w:pPr>
            <w:r>
              <w:rPr>
                <w:color w:val="000000"/>
              </w:rPr>
              <w:t>For those keeping bees here, it helps to</w:t>
            </w:r>
            <w:r w:rsidR="002A1887">
              <w:rPr>
                <w:color w:val="000000"/>
              </w:rPr>
              <w:t xml:space="preserve"> work in groups, </w:t>
            </w:r>
            <w:r w:rsidR="002A1887">
              <w:rPr>
                <w:color w:val="000000"/>
              </w:rPr>
              <w:lastRenderedPageBreak/>
              <w:t>share your trip plan with the village, handle smokers safely and carry a phone, water and first-aid kit.</w:t>
            </w:r>
          </w:p>
          <w:p w14:paraId="3E3E329A" w14:textId="354C7B3A" w:rsidR="00F433EC" w:rsidRDefault="00FE0A4D" w:rsidP="00997D17">
            <w:pPr>
              <w:pStyle w:val="ListParagraph"/>
              <w:numPr>
                <w:ilvl w:val="0"/>
                <w:numId w:val="1"/>
              </w:numPr>
              <w:jc w:val="both"/>
              <w:rPr>
                <w:ins w:id="5746" w:author="Bonephace Kaijage" w:date="2026-10-14T05:20:00Z" w16du:dateUtc="2026-10-14T03:20:00Z"/>
                <w:color w:val="000000"/>
              </w:rPr>
            </w:pPr>
            <w:ins w:id="5747" w:author="Bonephace Kaijage" w:date="2026-10-14T05:56:00Z" w16du:dateUtc="2026-10-14T03:56:00Z">
              <w:r>
                <w:rPr>
                  <w:color w:val="000000"/>
                </w:rPr>
                <w:t>What raises the risk: going into the forest alone or without telling anyone, harvesting at night without light, and leaving smokers burning on the ground.</w:t>
              </w:r>
            </w:ins>
          </w:p>
          <w:p w14:paraId="03C1297A" w14:textId="77777777" w:rsidR="00FE0A4D" w:rsidRDefault="00F433EC" w:rsidP="00997D17">
            <w:pPr>
              <w:pStyle w:val="ListParagraph"/>
              <w:numPr>
                <w:ilvl w:val="0"/>
                <w:numId w:val="1"/>
              </w:numPr>
              <w:jc w:val="both"/>
              <w:rPr>
                <w:ins w:id="5748" w:author="Bonephace Kaijage" w:date="2026-10-14T05:59:00Z" w16du:dateUtc="2026-10-14T03:59:00Z"/>
                <w:color w:val="000000"/>
              </w:rPr>
            </w:pPr>
            <w:ins w:id="5749" w:author="Bonephace Kaijage" w:date="2026-10-14T05:20:00Z" w16du:dateUtc="2026-10-14T03:20:00Z">
              <w:r>
                <w:rPr>
                  <w:color w:val="000000"/>
                </w:rPr>
                <w:t>Agree with the village the day you are expected back and the route you will take, so that a search can start the same night if you do not return.</w:t>
              </w:r>
            </w:ins>
          </w:p>
          <w:p w14:paraId="440E94A7" w14:textId="2460D4CF" w:rsidR="00A46EAA" w:rsidRPr="00997D17" w:rsidRDefault="00FE0A4D" w:rsidP="00997D17">
            <w:pPr>
              <w:pStyle w:val="ListParagraph"/>
              <w:numPr>
                <w:ilvl w:val="0"/>
                <w:numId w:val="1"/>
              </w:numPr>
              <w:jc w:val="both"/>
              <w:rPr>
                <w:color w:val="000000"/>
              </w:rPr>
            </w:pPr>
            <w:ins w:id="5750" w:author="Bonephace Kaijage" w:date="2026-10-14T05:59:00Z" w16du:dateUtc="2026-10-14T03:59:00Z">
              <w:r>
                <w:rPr>
                  <w:color w:val="000000"/>
                </w:rPr>
                <w:t>Agree who will help anyone in the household who cannot move, see or hear a warning on their own.</w:t>
              </w:r>
            </w:ins>
          </w:p>
        </w:tc>
        <w:tc>
          <w:tcPr>
            <w:tcW w:w="3325" w:type="dxa"/>
          </w:tcPr>
          <w:p w14:paraId="28825DE4" w14:textId="19753643" w:rsidR="00A46EAA" w:rsidRPr="00997D17" w:rsidRDefault="002A1887" w:rsidP="00997D17">
            <w:pPr>
              <w:pStyle w:val="ListParagraph"/>
              <w:numPr>
                <w:ilvl w:val="0"/>
                <w:numId w:val="1"/>
              </w:numPr>
              <w:jc w:val="both"/>
              <w:rPr>
                <w:color w:val="000000"/>
              </w:rPr>
            </w:pPr>
            <w:r>
              <w:rPr>
                <w:color w:val="000000"/>
              </w:rPr>
              <w:lastRenderedPageBreak/>
              <w:t>Hili ni eneo la ufugaji nyuki: warina asali hufanya kazi ndani kabisa ya miombo, mbali na barabara na vituo vya afya, wakikabiliwa na moto, nyoka, wanyamapori na kuumwa na nyuki.</w:t>
            </w:r>
          </w:p>
          <w:p w14:paraId="7948C3AA" w14:textId="77777777" w:rsidR="00F433EC" w:rsidRDefault="00DC5789" w:rsidP="00997D17">
            <w:pPr>
              <w:pStyle w:val="ListParagraph"/>
              <w:numPr>
                <w:ilvl w:val="0"/>
                <w:numId w:val="1"/>
              </w:numPr>
              <w:jc w:val="both"/>
              <w:rPr>
                <w:ins w:id="5751" w:author="Bonephace Kaijage" w:date="2026-10-14T05:20:00Z" w16du:dateUtc="2026-10-14T03:20:00Z"/>
                <w:color w:val="000000"/>
              </w:rPr>
            </w:pPr>
            <w:r>
              <w:rPr>
                <w:color w:val="000000"/>
              </w:rPr>
              <w:lastRenderedPageBreak/>
              <w:t>Kwa wanaofuga nyuki hapa, ni vyema</w:t>
            </w:r>
            <w:r w:rsidR="002A1887">
              <w:rPr>
                <w:color w:val="000000"/>
              </w:rPr>
              <w:t xml:space="preserve"> kufanya kazi kwa vikundi, kukijulisha kijiji mpango wa safari, kutumia vifaa vya kufukiza moshi kwa usalama na kubeba simu, maji na vifaa vya huduma ya kwanza.</w:t>
            </w:r>
          </w:p>
          <w:p w14:paraId="1D8FFB3D" w14:textId="3968D0AC" w:rsidR="00F433EC" w:rsidRDefault="00FE0A4D" w:rsidP="00997D17">
            <w:pPr>
              <w:pStyle w:val="ListParagraph"/>
              <w:numPr>
                <w:ilvl w:val="0"/>
                <w:numId w:val="1"/>
              </w:numPr>
              <w:jc w:val="both"/>
              <w:rPr>
                <w:ins w:id="5752" w:author="Bonephace Kaijage" w:date="2026-10-14T05:20:00Z" w16du:dateUtc="2026-10-14T03:20:00Z"/>
                <w:color w:val="000000"/>
              </w:rPr>
            </w:pPr>
            <w:ins w:id="5753" w:author="Bonephace Kaijage" w:date="2026-10-14T05:57:00Z" w16du:dateUtc="2026-10-14T03:57:00Z">
              <w:r>
                <w:rPr>
                  <w:color w:val="000000"/>
                </w:rPr>
                <w:t>Kinachoongeza hatari: kuingia msituni peke yako au bila kumwambia yeyote, kurina usiku bila mwanga, na kuacha vivukizi vikiwaka ardhini.</w:t>
              </w:r>
            </w:ins>
          </w:p>
          <w:p w14:paraId="340D7A8A" w14:textId="77777777" w:rsidR="00FE0A4D" w:rsidRDefault="00F433EC" w:rsidP="00997D17">
            <w:pPr>
              <w:pStyle w:val="ListParagraph"/>
              <w:numPr>
                <w:ilvl w:val="0"/>
                <w:numId w:val="1"/>
              </w:numPr>
              <w:jc w:val="both"/>
              <w:rPr>
                <w:ins w:id="5754" w:author="Bonephace Kaijage" w:date="2026-10-14T05:59:00Z" w16du:dateUtc="2026-10-14T03:59:00Z"/>
                <w:color w:val="000000"/>
              </w:rPr>
            </w:pPr>
            <w:ins w:id="5755" w:author="Bonephace Kaijage" w:date="2026-10-14T05:20:00Z" w16du:dateUtc="2026-10-14T03:20:00Z">
              <w:r>
                <w:rPr>
                  <w:color w:val="000000"/>
                </w:rPr>
                <w:t>Kubalianeni na kijiji siku mnayotarajiwa kurudi na njia mtakayopita, ili msako uanze usiku huo huo msiporudi.</w:t>
              </w:r>
            </w:ins>
          </w:p>
          <w:p w14:paraId="7E69A122" w14:textId="0422DF25" w:rsidR="00A46EAA" w:rsidRPr="00997D17" w:rsidRDefault="00FE0A4D" w:rsidP="00997D17">
            <w:pPr>
              <w:pStyle w:val="ListParagraph"/>
              <w:numPr>
                <w:ilvl w:val="0"/>
                <w:numId w:val="1"/>
              </w:numPr>
              <w:jc w:val="both"/>
              <w:rPr>
                <w:bCs/>
                <w:color w:val="000000"/>
              </w:rPr>
            </w:pPr>
            <w:ins w:id="5756" w:author="Bonephace Kaijage" w:date="2026-10-14T05:59:00Z" w16du:dateUtc="2026-10-14T03:59:00Z">
              <w:r>
                <w:rPr>
                  <w:color w:val="000000"/>
                </w:rPr>
                <w:t>Kubalianeni nani atamsaidia yeyote katika kaya asiyeweza kuondoka, kuona au kusikia tahadhari peke yake.</w:t>
              </w:r>
            </w:ins>
          </w:p>
        </w:tc>
      </w:tr>
      <w:tr w:rsidR="00A46EAA" w:rsidRPr="00997D17" w14:paraId="4D55A93B" w14:textId="77777777" w:rsidTr="00997D17">
        <w:tc>
          <w:tcPr>
            <w:tcW w:w="3420" w:type="dxa"/>
          </w:tcPr>
          <w:p w14:paraId="79D813F0" w14:textId="213EED25" w:rsidR="00A46EAA" w:rsidRPr="00997D17" w:rsidRDefault="00A46EAA" w:rsidP="00997D17">
            <w:pPr>
              <w:pStyle w:val="ListParagraph"/>
              <w:numPr>
                <w:ilvl w:val="0"/>
                <w:numId w:val="1"/>
              </w:numPr>
              <w:jc w:val="both"/>
              <w:rPr>
                <w:color w:val="000000"/>
              </w:rPr>
            </w:pPr>
            <w:r w:rsidRPr="00997D17">
              <w:rPr>
                <w:color w:val="000000"/>
              </w:rPr>
              <w:lastRenderedPageBreak/>
              <w:t>Villages near wildlife areas</w:t>
            </w:r>
          </w:p>
        </w:tc>
        <w:tc>
          <w:tcPr>
            <w:tcW w:w="3235" w:type="dxa"/>
          </w:tcPr>
          <w:p w14:paraId="7181C8E2" w14:textId="061C78F7" w:rsidR="00A46EAA" w:rsidRPr="00997D17" w:rsidRDefault="00A46EAA" w:rsidP="00997D17">
            <w:pPr>
              <w:pStyle w:val="ListParagraph"/>
              <w:numPr>
                <w:ilvl w:val="0"/>
                <w:numId w:val="1"/>
              </w:numPr>
              <w:jc w:val="both"/>
              <w:rPr>
                <w:color w:val="000000"/>
              </w:rPr>
            </w:pPr>
            <w:r w:rsidRPr="00997D17">
              <w:rPr>
                <w:color w:val="000000"/>
              </w:rPr>
              <w:t>Vijiji karibu na maeneo ya wanyamapori</w:t>
            </w:r>
          </w:p>
        </w:tc>
        <w:tc>
          <w:tcPr>
            <w:tcW w:w="3605" w:type="dxa"/>
          </w:tcPr>
          <w:p w14:paraId="430D2251" w14:textId="0FEC3664" w:rsidR="00997D17" w:rsidRDefault="002A1887" w:rsidP="00A46EAA">
            <w:pPr>
              <w:pStyle w:val="ListParagraph"/>
              <w:numPr>
                <w:ilvl w:val="0"/>
                <w:numId w:val="1"/>
              </w:numPr>
              <w:jc w:val="both"/>
              <w:rPr>
                <w:color w:val="000000"/>
              </w:rPr>
            </w:pPr>
            <w:r>
              <w:rPr>
                <w:color w:val="000000"/>
              </w:rPr>
              <w:t>This village is near wildlife areas: elephants and other large animals move between the reserves and farmland, raiding crops mostly at night and close to harvest.</w:t>
            </w:r>
          </w:p>
          <w:p w14:paraId="098C58B3" w14:textId="77777777" w:rsidR="00F433EC" w:rsidRDefault="00DC5789" w:rsidP="00997D17">
            <w:pPr>
              <w:pStyle w:val="ListParagraph"/>
              <w:numPr>
                <w:ilvl w:val="0"/>
                <w:numId w:val="1"/>
              </w:numPr>
              <w:jc w:val="both"/>
              <w:rPr>
                <w:ins w:id="5757" w:author="Bonephace Kaijage" w:date="2026-10-14T05:20:00Z" w16du:dateUtc="2026-10-14T03:20:00Z"/>
                <w:color w:val="000000"/>
              </w:rPr>
            </w:pPr>
            <w:r>
              <w:rPr>
                <w:color w:val="000000"/>
              </w:rPr>
              <w:t>For those living and farming here, it helps to</w:t>
            </w:r>
            <w:r w:rsidR="002A1887">
              <w:rPr>
                <w:color w:val="000000"/>
              </w:rPr>
              <w:t xml:space="preserve"> use community deterrents, keep in touch with wildlife officers and plan movement at night and early morning.</w:t>
            </w:r>
          </w:p>
          <w:p w14:paraId="1D184F0D" w14:textId="5594F62A" w:rsidR="00F433EC" w:rsidRDefault="00FE0A4D" w:rsidP="00997D17">
            <w:pPr>
              <w:pStyle w:val="ListParagraph"/>
              <w:numPr>
                <w:ilvl w:val="0"/>
                <w:numId w:val="1"/>
              </w:numPr>
              <w:jc w:val="both"/>
              <w:rPr>
                <w:ins w:id="5758" w:author="Bonephace Kaijage" w:date="2026-10-14T05:20:00Z" w16du:dateUtc="2026-10-14T03:20:00Z"/>
                <w:color w:val="000000"/>
              </w:rPr>
            </w:pPr>
            <w:ins w:id="5759" w:author="Bonephace Kaijage" w:date="2026-10-14T05:57:00Z" w16du:dateUtc="2026-10-14T03:57:00Z">
              <w:r>
                <w:rPr>
                  <w:color w:val="000000"/>
                </w:rPr>
                <w:t xml:space="preserve">What raises the risk: opening fields and settling right against the reserve boundary, walking alone through the bush at dusk, and confronting </w:t>
              </w:r>
              <w:r>
                <w:rPr>
                  <w:color w:val="000000"/>
                </w:rPr>
                <w:lastRenderedPageBreak/>
                <w:t>elephants with torches or stones.</w:t>
              </w:r>
            </w:ins>
          </w:p>
          <w:p w14:paraId="06E010D6" w14:textId="77777777" w:rsidR="00FE0A4D" w:rsidRDefault="00F433EC" w:rsidP="00997D17">
            <w:pPr>
              <w:pStyle w:val="ListParagraph"/>
              <w:numPr>
                <w:ilvl w:val="0"/>
                <w:numId w:val="1"/>
              </w:numPr>
              <w:jc w:val="both"/>
              <w:rPr>
                <w:ins w:id="5760" w:author="Bonephace Kaijage" w:date="2026-10-14T05:59:00Z" w16du:dateUtc="2026-10-14T03:59:00Z"/>
                <w:color w:val="000000"/>
              </w:rPr>
            </w:pPr>
            <w:ins w:id="5761" w:author="Bonephace Kaijage" w:date="2026-10-14T05:20:00Z" w16du:dateUtc="2026-10-14T03:20:00Z">
              <w:r>
                <w:rPr>
                  <w:color w:val="000000"/>
                </w:rPr>
                <w:t>Report elephants near the fields to the village leaders and wildlife officers at once, and agree as a village where people will shelter if a herd enters the settlement.</w:t>
              </w:r>
            </w:ins>
          </w:p>
          <w:p w14:paraId="1B04791E" w14:textId="5CF2A374" w:rsidR="00A46EAA" w:rsidRPr="00997D17" w:rsidRDefault="00FE0A4D" w:rsidP="00997D17">
            <w:pPr>
              <w:pStyle w:val="ListParagraph"/>
              <w:numPr>
                <w:ilvl w:val="0"/>
                <w:numId w:val="1"/>
              </w:numPr>
              <w:jc w:val="both"/>
              <w:rPr>
                <w:color w:val="000000"/>
              </w:rPr>
            </w:pPr>
            <w:ins w:id="5762" w:author="Bonephace Kaijage" w:date="2026-10-14T05:59:00Z" w16du:dateUtc="2026-10-14T03:59:00Z">
              <w:r>
                <w:rPr>
                  <w:color w:val="000000"/>
                </w:rPr>
                <w:t>Agree who will help anyone in the household who cannot move, see or hear a warning on their own.</w:t>
              </w:r>
            </w:ins>
          </w:p>
        </w:tc>
        <w:tc>
          <w:tcPr>
            <w:tcW w:w="3325" w:type="dxa"/>
          </w:tcPr>
          <w:p w14:paraId="59EE33AF" w14:textId="4B7BDFA1" w:rsidR="00A46EAA" w:rsidRPr="00997D17" w:rsidRDefault="002A1887" w:rsidP="00997D17">
            <w:pPr>
              <w:pStyle w:val="ListParagraph"/>
              <w:numPr>
                <w:ilvl w:val="0"/>
                <w:numId w:val="1"/>
              </w:numPr>
              <w:jc w:val="both"/>
              <w:rPr>
                <w:color w:val="000000"/>
              </w:rPr>
            </w:pPr>
            <w:r>
              <w:rPr>
                <w:color w:val="000000"/>
              </w:rPr>
              <w:lastRenderedPageBreak/>
              <w:t>Kijiji hiki kiko karibu na maeneo ya wanyamapori: tembo na wanyama wengine wakubwa hupita kati ya hifadhi na mashamba, wakivamia mazao hasa usiku na karibu na mavuno.</w:t>
            </w:r>
          </w:p>
          <w:p w14:paraId="5DB06519" w14:textId="77777777" w:rsidR="00F433EC" w:rsidRDefault="00DC5789" w:rsidP="00997D17">
            <w:pPr>
              <w:pStyle w:val="ListParagraph"/>
              <w:numPr>
                <w:ilvl w:val="0"/>
                <w:numId w:val="1"/>
              </w:numPr>
              <w:jc w:val="both"/>
              <w:rPr>
                <w:ins w:id="5763" w:author="Bonephace Kaijage" w:date="2026-10-14T05:20:00Z" w16du:dateUtc="2026-10-14T03:20:00Z"/>
                <w:color w:val="000000"/>
              </w:rPr>
            </w:pPr>
            <w:r>
              <w:rPr>
                <w:color w:val="000000"/>
              </w:rPr>
              <w:t>Kwa wanaoishi na kulima hapa, ni vyema</w:t>
            </w:r>
            <w:r w:rsidR="002A1887">
              <w:rPr>
                <w:color w:val="000000"/>
              </w:rPr>
              <w:t xml:space="preserve"> kutumia mbinu za jamii za kufukuza wanyama, kuwasiliana na maafisa wanyamapori na kupanga safari za usiku na alfajiri.</w:t>
            </w:r>
          </w:p>
          <w:p w14:paraId="0DAF1F33" w14:textId="7F15FC3E" w:rsidR="00F433EC" w:rsidRDefault="00FE0A4D" w:rsidP="00997D17">
            <w:pPr>
              <w:pStyle w:val="ListParagraph"/>
              <w:numPr>
                <w:ilvl w:val="0"/>
                <w:numId w:val="1"/>
              </w:numPr>
              <w:jc w:val="both"/>
              <w:rPr>
                <w:ins w:id="5764" w:author="Bonephace Kaijage" w:date="2026-10-14T05:20:00Z" w16du:dateUtc="2026-10-14T03:20:00Z"/>
                <w:color w:val="000000"/>
              </w:rPr>
            </w:pPr>
            <w:ins w:id="5765" w:author="Bonephace Kaijage" w:date="2026-10-14T05:57:00Z" w16du:dateUtc="2026-10-14T03:57:00Z">
              <w:r>
                <w:rPr>
                  <w:color w:val="000000"/>
                </w:rPr>
                <w:t xml:space="preserve">Kinachoongeza hatari: kufungua mashamba na </w:t>
              </w:r>
              <w:r>
                <w:rPr>
                  <w:color w:val="000000"/>
                </w:rPr>
                <w:lastRenderedPageBreak/>
                <w:t>kukaa moja kwa moja mpakani mwa hifadhi, kutembea peke yako porini jioni, na kuwakabili tembo kwa tochi au mawe.</w:t>
              </w:r>
            </w:ins>
          </w:p>
          <w:p w14:paraId="2D80A512" w14:textId="77777777" w:rsidR="00FE0A4D" w:rsidRDefault="00F433EC" w:rsidP="00997D17">
            <w:pPr>
              <w:pStyle w:val="ListParagraph"/>
              <w:numPr>
                <w:ilvl w:val="0"/>
                <w:numId w:val="1"/>
              </w:numPr>
              <w:jc w:val="both"/>
              <w:rPr>
                <w:ins w:id="5766" w:author="Bonephace Kaijage" w:date="2026-10-14T05:59:00Z" w16du:dateUtc="2026-10-14T03:59:00Z"/>
                <w:color w:val="000000"/>
              </w:rPr>
            </w:pPr>
            <w:ins w:id="5767" w:author="Bonephace Kaijage" w:date="2026-10-14T05:20:00Z" w16du:dateUtc="2026-10-14T03:20:00Z">
              <w:r>
                <w:rPr>
                  <w:color w:val="000000"/>
                </w:rPr>
                <w:t>Ripoti tembo karibu na mashamba kwa viongozi wa kijiji na maafisa wa wanyamapori mara moja, na kubalianeni kama kijiji watu watajikinga wapi kundi likiingia makazini.</w:t>
              </w:r>
            </w:ins>
          </w:p>
          <w:p w14:paraId="15A746D9" w14:textId="3B496C38" w:rsidR="00A46EAA" w:rsidRPr="00997D17" w:rsidRDefault="00FE0A4D" w:rsidP="00997D17">
            <w:pPr>
              <w:pStyle w:val="ListParagraph"/>
              <w:numPr>
                <w:ilvl w:val="0"/>
                <w:numId w:val="1"/>
              </w:numPr>
              <w:jc w:val="both"/>
              <w:rPr>
                <w:bCs/>
                <w:color w:val="000000"/>
              </w:rPr>
            </w:pPr>
            <w:ins w:id="5768" w:author="Bonephace Kaijage" w:date="2026-10-14T05:59:00Z" w16du:dateUtc="2026-10-14T03:59:00Z">
              <w:r>
                <w:rPr>
                  <w:color w:val="000000"/>
                </w:rPr>
                <w:t>Kubalianeni nani atamsaidia yeyote katika kaya asiyeweza kuondoka, kuona au kusikia tahadhari peke yake.</w:t>
              </w:r>
            </w:ins>
          </w:p>
        </w:tc>
      </w:tr>
      <w:tr w:rsidR="00A46EAA" w:rsidRPr="001D64D9" w14:paraId="7C0F217D" w14:textId="77777777" w:rsidTr="00997D17">
        <w:tc>
          <w:tcPr>
            <w:tcW w:w="3420" w:type="dxa"/>
          </w:tcPr>
          <w:p w14:paraId="6A4A1153" w14:textId="4291B49C" w:rsidR="00A46EAA" w:rsidRPr="00997D17" w:rsidRDefault="00A46EAA" w:rsidP="00997D17">
            <w:pPr>
              <w:pStyle w:val="ListParagraph"/>
              <w:numPr>
                <w:ilvl w:val="0"/>
                <w:numId w:val="1"/>
              </w:numPr>
              <w:jc w:val="both"/>
              <w:rPr>
                <w:color w:val="000000"/>
              </w:rPr>
            </w:pPr>
            <w:r w:rsidRPr="00997D17">
              <w:rPr>
                <w:color w:val="000000"/>
              </w:rPr>
              <w:lastRenderedPageBreak/>
              <w:t>T8 and Ipole–Mpanda road crossings</w:t>
            </w:r>
          </w:p>
        </w:tc>
        <w:tc>
          <w:tcPr>
            <w:tcW w:w="3235" w:type="dxa"/>
          </w:tcPr>
          <w:p w14:paraId="368795A3" w14:textId="6ACAA447" w:rsidR="00A46EAA" w:rsidRPr="00997D17" w:rsidRDefault="00A46EAA" w:rsidP="00997D17">
            <w:pPr>
              <w:pStyle w:val="ListParagraph"/>
              <w:numPr>
                <w:ilvl w:val="0"/>
                <w:numId w:val="1"/>
              </w:numPr>
              <w:jc w:val="both"/>
              <w:rPr>
                <w:color w:val="000000"/>
                <w:lang w:val="sv-SE"/>
              </w:rPr>
            </w:pPr>
            <w:r w:rsidRPr="00997D17">
              <w:rPr>
                <w:color w:val="000000"/>
                <w:lang w:val="sv-SE"/>
              </w:rPr>
              <w:t>Vivuko vya barabara T8 na Ipole–Mpanda</w:t>
            </w:r>
          </w:p>
        </w:tc>
        <w:tc>
          <w:tcPr>
            <w:tcW w:w="3605" w:type="dxa"/>
          </w:tcPr>
          <w:p w14:paraId="5B25FFC6" w14:textId="53B4BE05" w:rsidR="00997D17" w:rsidRDefault="002A1887" w:rsidP="00A46EAA">
            <w:pPr>
              <w:pStyle w:val="ListParagraph"/>
              <w:numPr>
                <w:ilvl w:val="0"/>
                <w:numId w:val="1"/>
              </w:numPr>
              <w:jc w:val="both"/>
              <w:rPr>
                <w:color w:val="000000"/>
              </w:rPr>
            </w:pPr>
            <w:r>
              <w:rPr>
                <w:color w:val="000000"/>
              </w:rPr>
              <w:t>This route has flood-prone river crossings: rivers crossing the T8 and the Ipole–Mpanda road rise quickly after storms upstream and can close the route for hours to days.</w:t>
            </w:r>
          </w:p>
          <w:p w14:paraId="4B3B9125" w14:textId="77777777" w:rsidR="00F433EC" w:rsidRDefault="00DC5789" w:rsidP="00997D17">
            <w:pPr>
              <w:pStyle w:val="ListParagraph"/>
              <w:numPr>
                <w:ilvl w:val="0"/>
                <w:numId w:val="1"/>
              </w:numPr>
              <w:jc w:val="both"/>
              <w:rPr>
                <w:ins w:id="5769" w:author="Bonephace Kaijage" w:date="2026-10-14T05:20:00Z" w16du:dateUtc="2026-10-14T03:20:00Z"/>
                <w:color w:val="000000"/>
              </w:rPr>
            </w:pPr>
            <w:r>
              <w:rPr>
                <w:color w:val="000000"/>
              </w:rPr>
              <w:t>For those travelling and transporting goods here, it helps to</w:t>
            </w:r>
            <w:r w:rsidR="002A1887">
              <w:rPr>
                <w:color w:val="000000"/>
              </w:rPr>
              <w:t xml:space="preserve"> plan journeys around the rains and carry food, water and a phone on every trip.</w:t>
            </w:r>
          </w:p>
          <w:p w14:paraId="67AFD927" w14:textId="45423549" w:rsidR="00F433EC" w:rsidRDefault="00FE0A4D" w:rsidP="00997D17">
            <w:pPr>
              <w:pStyle w:val="ListParagraph"/>
              <w:numPr>
                <w:ilvl w:val="0"/>
                <w:numId w:val="1"/>
              </w:numPr>
              <w:jc w:val="both"/>
              <w:rPr>
                <w:ins w:id="5770" w:author="Bonephace Kaijage" w:date="2026-10-14T05:20:00Z" w16du:dateUtc="2026-10-14T03:20:00Z"/>
                <w:color w:val="000000"/>
              </w:rPr>
            </w:pPr>
            <w:ins w:id="5771" w:author="Bonephace Kaijage" w:date="2026-10-14T05:57:00Z" w16du:dateUtc="2026-10-14T03:57:00Z">
              <w:r>
                <w:rPr>
                  <w:color w:val="000000"/>
                </w:rPr>
                <w:t>What raises the risk: driving or walking through flowing water at the low crossings, travelling at night in the storm season, and setting out without telling anyone the route.</w:t>
              </w:r>
            </w:ins>
          </w:p>
          <w:p w14:paraId="6F7AE212" w14:textId="77777777" w:rsidR="00FE0A4D" w:rsidRDefault="00F433EC" w:rsidP="00997D17">
            <w:pPr>
              <w:pStyle w:val="ListParagraph"/>
              <w:numPr>
                <w:ilvl w:val="0"/>
                <w:numId w:val="1"/>
              </w:numPr>
              <w:jc w:val="both"/>
              <w:rPr>
                <w:ins w:id="5772" w:author="Bonephace Kaijage" w:date="2026-10-14T05:59:00Z" w16du:dateUtc="2026-10-14T03:59:00Z"/>
                <w:color w:val="000000"/>
              </w:rPr>
            </w:pPr>
            <w:ins w:id="5773" w:author="Bonephace Kaijage" w:date="2026-10-14T05:20:00Z" w16du:dateUtc="2026-10-14T03:20:00Z">
              <w:r>
                <w:rPr>
                  <w:color w:val="000000"/>
                </w:rPr>
                <w:t>Wait at the crossings for the water to drop rather than cross; if the road is cut, know the village where you will wait, and let family know before you leave.</w:t>
              </w:r>
            </w:ins>
          </w:p>
          <w:p w14:paraId="0A846B0E" w14:textId="583FB80F" w:rsidR="00A46EAA" w:rsidRPr="00997D17" w:rsidRDefault="00FE0A4D" w:rsidP="00997D17">
            <w:pPr>
              <w:pStyle w:val="ListParagraph"/>
              <w:numPr>
                <w:ilvl w:val="0"/>
                <w:numId w:val="1"/>
              </w:numPr>
              <w:jc w:val="both"/>
              <w:rPr>
                <w:color w:val="000000"/>
              </w:rPr>
            </w:pPr>
            <w:ins w:id="5774" w:author="Bonephace Kaijage" w:date="2026-10-14T05:59:00Z" w16du:dateUtc="2026-10-14T03:59:00Z">
              <w:r>
                <w:rPr>
                  <w:color w:val="000000"/>
                </w:rPr>
                <w:t xml:space="preserve">Agree who will help anyone in the household who cannot </w:t>
              </w:r>
              <w:r>
                <w:rPr>
                  <w:color w:val="000000"/>
                </w:rPr>
                <w:lastRenderedPageBreak/>
                <w:t>move, see or hear a warning on their own.</w:t>
              </w:r>
            </w:ins>
          </w:p>
        </w:tc>
        <w:tc>
          <w:tcPr>
            <w:tcW w:w="3325" w:type="dxa"/>
          </w:tcPr>
          <w:p w14:paraId="1A29378C" w14:textId="2A61D773" w:rsidR="00A46EAA" w:rsidRPr="001D64D9" w:rsidRDefault="002A1887" w:rsidP="00997D17">
            <w:pPr>
              <w:pStyle w:val="ListParagraph"/>
              <w:numPr>
                <w:ilvl w:val="0"/>
                <w:numId w:val="1"/>
              </w:numPr>
              <w:jc w:val="both"/>
              <w:rPr>
                <w:color w:val="000000"/>
              </w:rPr>
            </w:pPr>
            <w:r>
              <w:rPr>
                <w:color w:val="000000"/>
              </w:rPr>
              <w:lastRenderedPageBreak/>
              <w:t>Njia hii ina vivuko vya mito vinavyofurika: mito inayokatiza barabara ya T8 na ya Ipole–Mpanda hujaa haraka baada ya dhoruba upande wa juu na inaweza kufunga njia kwa saa hadi siku kadhaa.</w:t>
            </w:r>
          </w:p>
          <w:p w14:paraId="597B5E7E" w14:textId="77777777" w:rsidR="00F433EC" w:rsidRDefault="00DC5789" w:rsidP="00997D17">
            <w:pPr>
              <w:pStyle w:val="ListParagraph"/>
              <w:numPr>
                <w:ilvl w:val="0"/>
                <w:numId w:val="1"/>
              </w:numPr>
              <w:jc w:val="both"/>
              <w:rPr>
                <w:ins w:id="5775" w:author="Bonephace Kaijage" w:date="2026-10-14T05:20:00Z" w16du:dateUtc="2026-10-14T03:20:00Z"/>
                <w:color w:val="000000"/>
              </w:rPr>
            </w:pPr>
            <w:r>
              <w:rPr>
                <w:color w:val="000000"/>
              </w:rPr>
              <w:t>Kwa wanaosafiri na kusafirisha bidhaa hapa, ni vyema</w:t>
            </w:r>
            <w:r w:rsidR="002A1887">
              <w:rPr>
                <w:color w:val="000000"/>
              </w:rPr>
              <w:t xml:space="preserve"> kupanga safari kuzingatia mvua na kubeba chakula, maji na simu kila safari.</w:t>
            </w:r>
          </w:p>
          <w:p w14:paraId="238217C7" w14:textId="46D7C59B" w:rsidR="00F433EC" w:rsidRDefault="00FE0A4D" w:rsidP="00997D17">
            <w:pPr>
              <w:pStyle w:val="ListParagraph"/>
              <w:numPr>
                <w:ilvl w:val="0"/>
                <w:numId w:val="1"/>
              </w:numPr>
              <w:jc w:val="both"/>
              <w:rPr>
                <w:ins w:id="5776" w:author="Bonephace Kaijage" w:date="2026-10-14T05:20:00Z" w16du:dateUtc="2026-10-14T03:20:00Z"/>
                <w:color w:val="000000"/>
              </w:rPr>
            </w:pPr>
            <w:ins w:id="5777" w:author="Bonephace Kaijage" w:date="2026-10-14T05:57:00Z" w16du:dateUtc="2026-10-14T03:57:00Z">
              <w:r>
                <w:rPr>
                  <w:color w:val="000000"/>
                </w:rPr>
                <w:t>Kinachoongeza hatari: kupita kwa gari au kwa miguu kwenye maji yanayotiririka vivukoni, kusafiri usiku msimu wa dhoruba, na kuondoka bila kumwambia yeyote njia.</w:t>
              </w:r>
            </w:ins>
          </w:p>
          <w:p w14:paraId="4DEF4A1A" w14:textId="77777777" w:rsidR="00FE0A4D" w:rsidRDefault="00F433EC" w:rsidP="00997D17">
            <w:pPr>
              <w:pStyle w:val="ListParagraph"/>
              <w:numPr>
                <w:ilvl w:val="0"/>
                <w:numId w:val="1"/>
              </w:numPr>
              <w:jc w:val="both"/>
              <w:rPr>
                <w:ins w:id="5778" w:author="Bonephace Kaijage" w:date="2026-10-14T06:00:00Z" w16du:dateUtc="2026-10-14T04:00:00Z"/>
                <w:color w:val="000000"/>
              </w:rPr>
            </w:pPr>
            <w:ins w:id="5779" w:author="Bonephace Kaijage" w:date="2026-10-14T05:20:00Z" w16du:dateUtc="2026-10-14T03:20:00Z">
              <w:r>
                <w:rPr>
                  <w:color w:val="000000"/>
                </w:rPr>
                <w:t xml:space="preserve">Subirini vivukoni maji yapungue badala ya kuvuka; barabara ikikatika, fahamu kijiji </w:t>
              </w:r>
              <w:r>
                <w:rPr>
                  <w:color w:val="000000"/>
                </w:rPr>
                <w:lastRenderedPageBreak/>
                <w:t>mtakachosubiria, na wajulishe familia kabla ya kuondoka.</w:t>
              </w:r>
            </w:ins>
          </w:p>
          <w:p w14:paraId="150BAD96" w14:textId="6FFA9D3C" w:rsidR="00A46EAA" w:rsidRPr="001D64D9" w:rsidRDefault="00FE0A4D" w:rsidP="00997D17">
            <w:pPr>
              <w:pStyle w:val="ListParagraph"/>
              <w:numPr>
                <w:ilvl w:val="0"/>
                <w:numId w:val="1"/>
              </w:numPr>
              <w:jc w:val="both"/>
              <w:rPr>
                <w:bCs/>
                <w:color w:val="000000"/>
              </w:rPr>
            </w:pPr>
            <w:ins w:id="5780" w:author="Bonephace Kaijage" w:date="2026-10-14T06:00:00Z" w16du:dateUtc="2026-10-14T04:00:00Z">
              <w:r>
                <w:rPr>
                  <w:color w:val="000000"/>
                </w:rPr>
                <w:t>Kubalianeni nani atamsaidia yeyote katika kaya asiyeweza kuondoka, kuona au kusikia tahadhari peke yake.</w:t>
              </w:r>
            </w:ins>
          </w:p>
        </w:tc>
      </w:tr>
      <w:tr w:rsidR="00A46EAA" w:rsidRPr="00997D17" w14:paraId="00A27786" w14:textId="77777777" w:rsidTr="00997D17">
        <w:tc>
          <w:tcPr>
            <w:tcW w:w="3420" w:type="dxa"/>
          </w:tcPr>
          <w:p w14:paraId="6B84BBFB" w14:textId="7FE8ABB7" w:rsidR="00A46EAA" w:rsidRPr="00997D17" w:rsidRDefault="00A46EAA" w:rsidP="00997D17">
            <w:pPr>
              <w:pStyle w:val="ListParagraph"/>
              <w:numPr>
                <w:ilvl w:val="0"/>
                <w:numId w:val="1"/>
              </w:numPr>
              <w:jc w:val="both"/>
              <w:rPr>
                <w:color w:val="000000"/>
              </w:rPr>
            </w:pPr>
            <w:r w:rsidRPr="00997D17">
              <w:rPr>
                <w:color w:val="000000"/>
              </w:rPr>
              <w:lastRenderedPageBreak/>
              <w:t>Scattered and remote villages</w:t>
            </w:r>
          </w:p>
        </w:tc>
        <w:tc>
          <w:tcPr>
            <w:tcW w:w="3235" w:type="dxa"/>
          </w:tcPr>
          <w:p w14:paraId="5E2C8AE3" w14:textId="1C107DD3" w:rsidR="00A46EAA" w:rsidRPr="00997D17" w:rsidRDefault="00A46EAA" w:rsidP="00997D17">
            <w:pPr>
              <w:pStyle w:val="ListParagraph"/>
              <w:numPr>
                <w:ilvl w:val="0"/>
                <w:numId w:val="1"/>
              </w:numPr>
              <w:jc w:val="both"/>
              <w:rPr>
                <w:color w:val="000000"/>
              </w:rPr>
            </w:pPr>
            <w:r w:rsidRPr="00997D17">
              <w:rPr>
                <w:color w:val="000000"/>
              </w:rPr>
              <w:t>Vijiji vilivyotawanyika na vya mbali</w:t>
            </w:r>
          </w:p>
        </w:tc>
        <w:tc>
          <w:tcPr>
            <w:tcW w:w="3605" w:type="dxa"/>
          </w:tcPr>
          <w:p w14:paraId="2BAEB9FE" w14:textId="2EB8031C" w:rsidR="00997D17" w:rsidRDefault="002A1887" w:rsidP="00A46EAA">
            <w:pPr>
              <w:pStyle w:val="ListParagraph"/>
              <w:numPr>
                <w:ilvl w:val="0"/>
                <w:numId w:val="1"/>
              </w:numPr>
              <w:jc w:val="both"/>
              <w:rPr>
                <w:color w:val="000000"/>
              </w:rPr>
            </w:pPr>
            <w:r>
              <w:rPr>
                <w:color w:val="000000"/>
              </w:rPr>
              <w:t>This is a remote village: villages are widely scattered across a very large district, emergency response can take many hours, and the first help usually comes from neighbours.</w:t>
            </w:r>
          </w:p>
          <w:p w14:paraId="78DA9140" w14:textId="77777777" w:rsidR="00F433EC" w:rsidRDefault="00DC5789" w:rsidP="00997D17">
            <w:pPr>
              <w:pStyle w:val="ListParagraph"/>
              <w:numPr>
                <w:ilvl w:val="0"/>
                <w:numId w:val="1"/>
              </w:numPr>
              <w:jc w:val="both"/>
              <w:rPr>
                <w:ins w:id="5781" w:author="Bonephace Kaijage" w:date="2026-10-14T05:20:00Z" w16du:dateUtc="2026-10-14T03:20:00Z"/>
                <w:color w:val="000000"/>
              </w:rPr>
            </w:pPr>
            <w:r>
              <w:rPr>
                <w:color w:val="000000"/>
              </w:rPr>
              <w:t>For those living here, it helps to</w:t>
            </w:r>
            <w:r w:rsidR="002A1887">
              <w:rPr>
                <w:color w:val="000000"/>
              </w:rPr>
              <w:t xml:space="preserve"> keep a village first-aid kit, a food reserve and leaders' phone numbers, and agree a family meeting point.</w:t>
            </w:r>
          </w:p>
          <w:p w14:paraId="3DA7D967" w14:textId="3668725A" w:rsidR="00F433EC" w:rsidRDefault="00FE0A4D" w:rsidP="00997D17">
            <w:pPr>
              <w:pStyle w:val="ListParagraph"/>
              <w:numPr>
                <w:ilvl w:val="0"/>
                <w:numId w:val="1"/>
              </w:numPr>
              <w:jc w:val="both"/>
              <w:rPr>
                <w:ins w:id="5782" w:author="Bonephace Kaijage" w:date="2026-10-14T05:20:00Z" w16du:dateUtc="2026-10-14T03:20:00Z"/>
                <w:color w:val="000000"/>
              </w:rPr>
            </w:pPr>
            <w:ins w:id="5783" w:author="Bonephace Kaijage" w:date="2026-10-14T05:57:00Z" w16du:dateUtc="2026-10-14T03:57:00Z">
              <w:r>
                <w:rPr>
                  <w:color w:val="000000"/>
                </w:rPr>
                <w:t>What raises the risk in a place this remote: letting the village food and medicine stocks run out before the roads close, and waiting for outside help before acting when someone is hurt.</w:t>
              </w:r>
            </w:ins>
          </w:p>
          <w:p w14:paraId="4A4CBE18" w14:textId="77777777" w:rsidR="00FE0A4D" w:rsidRDefault="00F433EC" w:rsidP="00997D17">
            <w:pPr>
              <w:pStyle w:val="ListParagraph"/>
              <w:numPr>
                <w:ilvl w:val="0"/>
                <w:numId w:val="1"/>
              </w:numPr>
              <w:jc w:val="both"/>
              <w:rPr>
                <w:ins w:id="5784" w:author="Bonephace Kaijage" w:date="2026-10-14T06:00:00Z" w16du:dateUtc="2026-10-14T04:00:00Z"/>
                <w:color w:val="000000"/>
              </w:rPr>
            </w:pPr>
            <w:ins w:id="5785" w:author="Bonephace Kaijage" w:date="2026-10-14T05:20:00Z" w16du:dateUtc="2026-10-14T03:20:00Z">
              <w:r>
                <w:rPr>
                  <w:color w:val="000000"/>
                </w:rPr>
                <w:t>Restock the village before the rains, because the road may be cut for weeks; agree now where each family will meet if separated, and who in the village will call for help and from which hill the phone works.</w:t>
              </w:r>
            </w:ins>
          </w:p>
          <w:p w14:paraId="6DD9064C" w14:textId="7D257F26" w:rsidR="00A46EAA" w:rsidRPr="00997D17" w:rsidRDefault="00FE0A4D" w:rsidP="00997D17">
            <w:pPr>
              <w:pStyle w:val="ListParagraph"/>
              <w:numPr>
                <w:ilvl w:val="0"/>
                <w:numId w:val="1"/>
              </w:numPr>
              <w:jc w:val="both"/>
              <w:rPr>
                <w:color w:val="000000"/>
              </w:rPr>
            </w:pPr>
            <w:ins w:id="5786" w:author="Bonephace Kaijage" w:date="2026-10-14T06:00:00Z" w16du:dateUtc="2026-10-14T04:00:00Z">
              <w:r>
                <w:rPr>
                  <w:color w:val="000000"/>
                </w:rPr>
                <w:t>Agree who will help anyone in the household who cannot move, see or hear a warning on their own.</w:t>
              </w:r>
            </w:ins>
          </w:p>
        </w:tc>
        <w:tc>
          <w:tcPr>
            <w:tcW w:w="3325" w:type="dxa"/>
          </w:tcPr>
          <w:p w14:paraId="4D0DB512" w14:textId="0CB00ED4" w:rsidR="00A46EAA" w:rsidRPr="00997D17" w:rsidRDefault="002A1887" w:rsidP="00997D17">
            <w:pPr>
              <w:pStyle w:val="ListParagraph"/>
              <w:numPr>
                <w:ilvl w:val="0"/>
                <w:numId w:val="1"/>
              </w:numPr>
              <w:jc w:val="both"/>
              <w:rPr>
                <w:color w:val="000000"/>
              </w:rPr>
            </w:pPr>
            <w:r>
              <w:rPr>
                <w:color w:val="000000"/>
              </w:rPr>
              <w:t>Hiki ni kijiji cha mbali: vijiji vimetawanyika katika wilaya kubwa sana, huduma ya dharura inaweza kuchukua saa nyingi, na msaada wa kwanza mara nyingi hutoka kwa majirani.</w:t>
            </w:r>
          </w:p>
          <w:p w14:paraId="5C2FB13A" w14:textId="77777777" w:rsidR="00F433EC" w:rsidRDefault="00DC5789" w:rsidP="00997D17">
            <w:pPr>
              <w:pStyle w:val="ListParagraph"/>
              <w:numPr>
                <w:ilvl w:val="0"/>
                <w:numId w:val="1"/>
              </w:numPr>
              <w:jc w:val="both"/>
              <w:rPr>
                <w:ins w:id="5787" w:author="Bonephace Kaijage" w:date="2026-10-14T05:20:00Z" w16du:dateUtc="2026-10-14T03:20:00Z"/>
                <w:color w:val="000000"/>
              </w:rPr>
            </w:pPr>
            <w:r>
              <w:rPr>
                <w:color w:val="000000"/>
              </w:rPr>
              <w:t>Kwa wanaoishi hapa, ni vyema</w:t>
            </w:r>
            <w:r w:rsidR="002A1887">
              <w:rPr>
                <w:color w:val="000000"/>
              </w:rPr>
              <w:t xml:space="preserve"> kuwa na vifaa vya huduma ya kwanza vya kijiji, akiba ya chakula na namba za simu za viongozi, na kukubaliana mahali pa kukutana kama familia.</w:t>
            </w:r>
          </w:p>
          <w:p w14:paraId="4F43E1C6" w14:textId="3D7FC681" w:rsidR="00F433EC" w:rsidRDefault="00FE0A4D" w:rsidP="00997D17">
            <w:pPr>
              <w:pStyle w:val="ListParagraph"/>
              <w:numPr>
                <w:ilvl w:val="0"/>
                <w:numId w:val="1"/>
              </w:numPr>
              <w:jc w:val="both"/>
              <w:rPr>
                <w:ins w:id="5788" w:author="Bonephace Kaijage" w:date="2026-10-14T05:20:00Z" w16du:dateUtc="2026-10-14T03:20:00Z"/>
                <w:color w:val="000000"/>
              </w:rPr>
            </w:pPr>
            <w:ins w:id="5789" w:author="Bonephace Kaijage" w:date="2026-10-14T05:57:00Z" w16du:dateUtc="2026-10-14T03:57:00Z">
              <w:r>
                <w:rPr>
                  <w:color w:val="000000"/>
                </w:rPr>
                <w:t>Kinachoongeza hatari mahali pa mbali kama hapa: kuacha akiba za chakula na dawa za kijiji ziishe kabla barabara hazijafungwa, na kusubiri msaada wa nje kabla ya kuchukua hatua mtu akiumia.</w:t>
              </w:r>
            </w:ins>
          </w:p>
          <w:p w14:paraId="68272EAD" w14:textId="77777777" w:rsidR="00FE0A4D" w:rsidRDefault="00F433EC" w:rsidP="00997D17">
            <w:pPr>
              <w:pStyle w:val="ListParagraph"/>
              <w:numPr>
                <w:ilvl w:val="0"/>
                <w:numId w:val="1"/>
              </w:numPr>
              <w:jc w:val="both"/>
              <w:rPr>
                <w:ins w:id="5790" w:author="Bonephace Kaijage" w:date="2026-10-14T06:00:00Z" w16du:dateUtc="2026-10-14T04:00:00Z"/>
                <w:color w:val="000000"/>
              </w:rPr>
            </w:pPr>
            <w:ins w:id="5791" w:author="Bonephace Kaijage" w:date="2026-10-14T05:20:00Z" w16du:dateUtc="2026-10-14T03:20:00Z">
              <w:r>
                <w:rPr>
                  <w:color w:val="000000"/>
                </w:rPr>
                <w:t xml:space="preserve">Jazeni akiba kijijini kabla ya mvua, kwa sababu barabara inaweza kufungwa kwa wiki; kubalianeni sasa kila familia itakutana wapi ikitengana, na nani kijijini ataita msaada na kutoka </w:t>
              </w:r>
              <w:r>
                <w:rPr>
                  <w:color w:val="000000"/>
                </w:rPr>
                <w:lastRenderedPageBreak/>
                <w:t>kilima kipi simu inapatikana.</w:t>
              </w:r>
            </w:ins>
          </w:p>
          <w:p w14:paraId="39D377AA" w14:textId="42369FFA" w:rsidR="00A46EAA" w:rsidRPr="00997D17" w:rsidRDefault="00FE0A4D" w:rsidP="00997D17">
            <w:pPr>
              <w:pStyle w:val="ListParagraph"/>
              <w:numPr>
                <w:ilvl w:val="0"/>
                <w:numId w:val="1"/>
              </w:numPr>
              <w:jc w:val="both"/>
              <w:rPr>
                <w:bCs/>
                <w:color w:val="000000"/>
              </w:rPr>
            </w:pPr>
            <w:ins w:id="5792" w:author="Bonephace Kaijage" w:date="2026-10-14T06:00:00Z" w16du:dateUtc="2026-10-14T04:00:00Z">
              <w:r>
                <w:rPr>
                  <w:color w:val="000000"/>
                </w:rPr>
                <w:t>Kubalianeni nani atamsaidia yeyote katika kaya asiyeweza kuondoka, kuona au kusikia tahadhari peke yake.</w:t>
              </w:r>
            </w:ins>
          </w:p>
        </w:tc>
      </w:tr>
    </w:tbl>
    <w:p w14:paraId="744C6435" w14:textId="77777777" w:rsidR="00FE0A4D" w:rsidRPr="00FE0A4D" w:rsidRDefault="00FE0A4D" w:rsidP="00FE0A4D">
      <w:pPr>
        <w:spacing w:after="120"/>
        <w:rPr>
          <w:ins w:id="5793" w:author="Bonephace Kaijage" w:date="2026-10-14T06:01:00Z" w16du:dateUtc="2026-10-14T04:01:00Z"/>
          <w:i/>
          <w:sz w:val="18"/>
          <w:rPrChange w:id="5794" w:author="Bonephace Kaijage" w:date="2026-10-14T06:01:00Z" w16du:dateUtc="2026-10-14T04:01:00Z">
            <w:rPr>
              <w:ins w:id="5795" w:author="Bonephace Kaijage" w:date="2026-10-14T06:01:00Z" w16du:dateUtc="2026-10-14T04:01:00Z"/>
            </w:rPr>
          </w:rPrChange>
        </w:rPr>
        <w:pPrChange w:id="5796" w:author="Bonephace Kaijage" w:date="2026-10-14T06:01:00Z" w16du:dateUtc="2026-10-14T04:01:00Z">
          <w:pPr/>
        </w:pPrChange>
      </w:pPr>
      <w:ins w:id="5797" w:author="Bonephace Kaijage" w:date="2026-10-14T06:01:00Z" w16du:dateUtc="2026-10-14T04:01:00Z">
        <w:r w:rsidRPr="00FE0A4D">
          <w:rPr>
            <w:i/>
            <w:sz w:val="18"/>
            <w:rPrChange w:id="5798"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23C6BEB6" w14:textId="70BF41CE" w:rsidR="00A46EAA" w:rsidRPr="00997D17" w:rsidRDefault="00A46EAA" w:rsidP="00997D17"/>
    <w:p w14:paraId="6BC8E692" w14:textId="1F448C4A" w:rsidR="00A46EAA" w:rsidRPr="003C587E" w:rsidRDefault="00A46EAA">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61337D6C" w14:textId="77777777">
        <w:tc>
          <w:tcPr>
            <w:tcW w:w="4532" w:type="dxa"/>
            <w:shd w:val="clear" w:color="auto" w:fill="FFFF00"/>
            <w:vAlign w:val="center"/>
          </w:tcPr>
          <w:p w14:paraId="475F425C" w14:textId="77777777" w:rsidR="00D52BA9" w:rsidRPr="00997D17" w:rsidRDefault="00D52BA9">
            <w:pPr>
              <w:jc w:val="both"/>
              <w:rPr>
                <w:color w:val="000000"/>
                <w:sz w:val="22"/>
                <w:szCs w:val="22"/>
              </w:rPr>
            </w:pPr>
            <w:r w:rsidRPr="00997D17">
              <w:rPr>
                <w:color w:val="000000"/>
                <w:sz w:val="22"/>
                <w:szCs w:val="22"/>
              </w:rPr>
              <w:t>ADVISORY</w:t>
            </w:r>
          </w:p>
        </w:tc>
        <w:tc>
          <w:tcPr>
            <w:tcW w:w="6798" w:type="dxa"/>
            <w:shd w:val="clear" w:color="auto" w:fill="FFFF00"/>
            <w:vAlign w:val="center"/>
          </w:tcPr>
          <w:p w14:paraId="2C81ADBF" w14:textId="77777777" w:rsidR="00D52BA9" w:rsidRPr="00997D17" w:rsidRDefault="00D52BA9">
            <w:pPr>
              <w:jc w:val="both"/>
              <w:rPr>
                <w:color w:val="000000"/>
                <w:sz w:val="22"/>
                <w:szCs w:val="22"/>
              </w:rPr>
            </w:pPr>
            <w:r w:rsidRPr="00997D17">
              <w:rPr>
                <w:color w:val="000000"/>
                <w:sz w:val="22"/>
                <w:szCs w:val="22"/>
              </w:rPr>
              <w:t>BE PREPARED</w:t>
            </w:r>
          </w:p>
        </w:tc>
        <w:tc>
          <w:tcPr>
            <w:tcW w:w="2266" w:type="dxa"/>
            <w:shd w:val="clear" w:color="auto" w:fill="FFFF00"/>
            <w:vAlign w:val="center"/>
          </w:tcPr>
          <w:p w14:paraId="05F34890" w14:textId="77777777" w:rsidR="00D52BA9" w:rsidRPr="00997D17" w:rsidRDefault="00D52BA9">
            <w:pPr>
              <w:jc w:val="both"/>
              <w:rPr>
                <w:color w:val="000000"/>
                <w:sz w:val="22"/>
                <w:szCs w:val="22"/>
              </w:rPr>
            </w:pPr>
            <w:r w:rsidRPr="00997D17">
              <w:rPr>
                <w:color w:val="000000"/>
                <w:sz w:val="22"/>
                <w:szCs w:val="22"/>
              </w:rPr>
              <w:t>LEVEL 1</w:t>
            </w:r>
          </w:p>
        </w:tc>
      </w:tr>
    </w:tbl>
    <w:p w14:paraId="0F5F9285" w14:textId="77777777" w:rsidR="00D52BA9" w:rsidRPr="00997D17" w:rsidRDefault="00D52BA9">
      <w:pPr>
        <w:jc w:val="both"/>
        <w:rPr>
          <w:color w:val="000000"/>
          <w:sz w:val="22"/>
          <w:szCs w:val="22"/>
        </w:rPr>
      </w:pPr>
    </w:p>
    <w:p w14:paraId="6084BC93"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4ECC9EFB" w14:textId="77777777" w:rsidTr="00997D17">
        <w:trPr>
          <w:tblHeader/>
        </w:trPr>
        <w:tc>
          <w:tcPr>
            <w:tcW w:w="3420" w:type="dxa"/>
            <w:shd w:val="clear" w:color="auto" w:fill="D9D9D9"/>
          </w:tcPr>
          <w:p w14:paraId="5F433F73"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31E5F5C5"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5E125BFC"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015FAF16"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731A7533" w14:textId="77777777" w:rsidTr="00997D17">
        <w:tc>
          <w:tcPr>
            <w:tcW w:w="3420" w:type="dxa"/>
          </w:tcPr>
          <w:p w14:paraId="1AFBE1A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Most of Sikonge is forest and game reserve. Dry-season fires start in the miombo, wildlife approaches forest-edge villages, and Msimu storms raise seasonal rivers on the T8 and Ipole–Mpanda roads.</w:t>
            </w:r>
          </w:p>
        </w:tc>
        <w:tc>
          <w:tcPr>
            <w:tcW w:w="3235" w:type="dxa"/>
          </w:tcPr>
          <w:p w14:paraId="4C0D444C"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Sehemu kubwa ya Sikonge ni misitu na hifadhi za wanyamapori. Moto wa kiangazi unaanza kwenye miombo, wanyamapori wanakaribia vijiji vya pembezoni mwa misitu, na dhoruba za Msimu zinajaza mito ya msimu kwenye barabara T8 na Ipole–Mpanda.</w:t>
            </w:r>
          </w:p>
        </w:tc>
        <w:tc>
          <w:tcPr>
            <w:tcW w:w="3605" w:type="dxa"/>
          </w:tcPr>
          <w:p w14:paraId="3401F60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Beekeepers and forest users: no fire for honey harvesting on windy days; keep fire breaks around hives and villages.</w:t>
            </w:r>
          </w:p>
          <w:p w14:paraId="4A47F28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 forest-edge villages about wildlife; escort children at dawn and dusk and keep livestock in the boma.</w:t>
            </w:r>
          </w:p>
          <w:p w14:paraId="4531427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Drivers on T8 and the Ipole–Mpanda road check road conditions before travelling in the Msimu.</w:t>
            </w:r>
          </w:p>
          <w:p w14:paraId="0DD0E73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Save 190. Report fires and wildlife immediately to the TFS or wildlife officer.</w:t>
            </w:r>
          </w:p>
        </w:tc>
        <w:tc>
          <w:tcPr>
            <w:tcW w:w="3325" w:type="dxa"/>
          </w:tcPr>
          <w:p w14:paraId="2243041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Wafugaji nyuki na watumiaji wa misitu: msitumie moto kuvuna asali siku za upepo; wekeni njia za kuzuia moto kuzunguka mizinga na vijiji.</w:t>
            </w:r>
          </w:p>
          <w:p w14:paraId="0000E1C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Onya vijiji vya pembezoni mwa misitu kuhusu wanyamapori; wasindikize watoto alfajiri na jioni na weka mifugo zizini.</w:t>
            </w:r>
          </w:p>
          <w:p w14:paraId="3CE1D5E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Madereva wa T8 na barabara ya Ipole–Mpanda waulize hali ya barabara kabla ya kusafiri wakati wa Msimu.</w:t>
            </w:r>
          </w:p>
          <w:p w14:paraId="3ED7AD2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Hifadhi 190. Ripoti moto na wanyamapori mara moja kwa TFS au afisa wanyamapori.</w:t>
            </w:r>
          </w:p>
        </w:tc>
      </w:tr>
      <w:tr w:rsidR="00D52BA9" w:rsidRPr="00997D17" w14:paraId="4497E4DA" w14:textId="77777777" w:rsidTr="00997D17">
        <w:tc>
          <w:tcPr>
            <w:tcW w:w="3420" w:type="dxa"/>
          </w:tcPr>
          <w:p w14:paraId="590F230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34BFCD5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3D35378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 xml:space="preserve">Please continue to follow updates from TMA, Disaster </w:t>
            </w:r>
            <w:r w:rsidRPr="00997D17">
              <w:rPr>
                <w:color w:val="000000"/>
                <w:sz w:val="22"/>
                <w:szCs w:val="22"/>
              </w:rPr>
              <w:lastRenderedPageBreak/>
              <w:t>Management Committees and local leaders.</w:t>
            </w:r>
          </w:p>
          <w:p w14:paraId="3D9F32D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advisory remains in place until the authorities update or withdraw it.</w:t>
            </w:r>
          </w:p>
        </w:tc>
        <w:tc>
          <w:tcPr>
            <w:tcW w:w="3325" w:type="dxa"/>
          </w:tcPr>
          <w:p w14:paraId="1F6E604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 xml:space="preserve">Tafadhali endeleeni kufuatilia taarifa za TMA, </w:t>
            </w:r>
            <w:r w:rsidRPr="00997D17">
              <w:rPr>
                <w:color w:val="000000"/>
                <w:sz w:val="22"/>
                <w:szCs w:val="22"/>
              </w:rPr>
              <w:lastRenderedPageBreak/>
              <w:t>Kamati za Usimamizi wa Maafa na viongozi wa eneo.</w:t>
            </w:r>
          </w:p>
          <w:p w14:paraId="6870A5D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hadi mamlaka zitakapoihuisha au kuiondoa rasmi.</w:t>
            </w:r>
          </w:p>
        </w:tc>
      </w:tr>
    </w:tbl>
    <w:p w14:paraId="123369AC" w14:textId="77777777" w:rsidR="00D52BA9" w:rsidRPr="00997D17" w:rsidRDefault="00D52BA9">
      <w:pPr>
        <w:jc w:val="both"/>
        <w:rPr>
          <w:color w:val="000000"/>
          <w:sz w:val="22"/>
          <w:szCs w:val="22"/>
        </w:rPr>
      </w:pPr>
    </w:p>
    <w:p w14:paraId="5969A33B"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021403A5" w14:textId="77777777">
        <w:tc>
          <w:tcPr>
            <w:tcW w:w="4532" w:type="dxa"/>
            <w:shd w:val="clear" w:color="auto" w:fill="ED7D31"/>
            <w:vAlign w:val="center"/>
          </w:tcPr>
          <w:p w14:paraId="44A7EDAB" w14:textId="77777777" w:rsidR="00D52BA9" w:rsidRPr="00997D17" w:rsidRDefault="00D52BA9">
            <w:pPr>
              <w:jc w:val="both"/>
              <w:rPr>
                <w:color w:val="000000"/>
                <w:sz w:val="22"/>
                <w:szCs w:val="22"/>
              </w:rPr>
            </w:pPr>
            <w:r w:rsidRPr="00997D17">
              <w:rPr>
                <w:color w:val="000000"/>
                <w:sz w:val="22"/>
                <w:szCs w:val="22"/>
              </w:rPr>
              <w:t>WARNING</w:t>
            </w:r>
          </w:p>
        </w:tc>
        <w:tc>
          <w:tcPr>
            <w:tcW w:w="6798" w:type="dxa"/>
            <w:shd w:val="clear" w:color="auto" w:fill="ED7D31"/>
            <w:vAlign w:val="center"/>
          </w:tcPr>
          <w:p w14:paraId="79558DC9" w14:textId="77777777" w:rsidR="00D52BA9" w:rsidRPr="00997D17" w:rsidRDefault="00D52BA9">
            <w:pPr>
              <w:jc w:val="both"/>
              <w:rPr>
                <w:color w:val="000000"/>
                <w:sz w:val="22"/>
                <w:szCs w:val="22"/>
              </w:rPr>
            </w:pPr>
            <w:r w:rsidRPr="00997D17">
              <w:rPr>
                <w:color w:val="000000"/>
                <w:sz w:val="22"/>
                <w:szCs w:val="22"/>
              </w:rPr>
              <w:t>TAKE ACTION</w:t>
            </w:r>
          </w:p>
        </w:tc>
        <w:tc>
          <w:tcPr>
            <w:tcW w:w="2266" w:type="dxa"/>
            <w:shd w:val="clear" w:color="auto" w:fill="ED7D31"/>
            <w:vAlign w:val="center"/>
          </w:tcPr>
          <w:p w14:paraId="622D61F6" w14:textId="77777777" w:rsidR="00D52BA9" w:rsidRPr="00997D17" w:rsidRDefault="00D52BA9">
            <w:pPr>
              <w:jc w:val="both"/>
              <w:rPr>
                <w:color w:val="000000"/>
                <w:sz w:val="22"/>
                <w:szCs w:val="22"/>
              </w:rPr>
            </w:pPr>
            <w:r w:rsidRPr="00997D17">
              <w:rPr>
                <w:color w:val="000000"/>
                <w:sz w:val="22"/>
                <w:szCs w:val="22"/>
              </w:rPr>
              <w:t>LEVEL 2</w:t>
            </w:r>
          </w:p>
        </w:tc>
      </w:tr>
    </w:tbl>
    <w:p w14:paraId="54DC8C49" w14:textId="77777777" w:rsidR="00D52BA9" w:rsidRPr="00997D17" w:rsidRDefault="00D52BA9">
      <w:pPr>
        <w:jc w:val="both"/>
        <w:rPr>
          <w:color w:val="000000"/>
          <w:sz w:val="22"/>
          <w:szCs w:val="22"/>
        </w:rPr>
      </w:pPr>
    </w:p>
    <w:p w14:paraId="2BFEA0F8"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1EEEFD32" w14:textId="77777777" w:rsidTr="00997D17">
        <w:trPr>
          <w:tblHeader/>
        </w:trPr>
        <w:tc>
          <w:tcPr>
            <w:tcW w:w="3420" w:type="dxa"/>
            <w:shd w:val="clear" w:color="auto" w:fill="D9D9D9"/>
          </w:tcPr>
          <w:p w14:paraId="62720968"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4BDFC747"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62ECC93B"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30F0BF7D"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68AC4562" w14:textId="77777777" w:rsidTr="00997D17">
        <w:tc>
          <w:tcPr>
            <w:tcW w:w="3420" w:type="dxa"/>
          </w:tcPr>
          <w:p w14:paraId="5174386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Wildfire spreading toward villages, hives and fields, or wildlife raiding crops, livestock and people. Flooded rivers cut the T8, the Ipole–Mpanda road and rural roads.</w:t>
            </w:r>
          </w:p>
        </w:tc>
        <w:tc>
          <w:tcPr>
            <w:tcW w:w="3235" w:type="dxa"/>
          </w:tcPr>
          <w:p w14:paraId="72A403E8"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rPr>
              <w:t xml:space="preserve">Moto unaenea kuelekea vijiji, mizinga na mashamba, au wanyamapori wanavamia mazao, mifugo na watu. </w:t>
            </w:r>
            <w:r w:rsidRPr="00997D17">
              <w:rPr>
                <w:color w:val="000000"/>
                <w:sz w:val="22"/>
                <w:szCs w:val="22"/>
                <w:lang w:val="sv-SE"/>
              </w:rPr>
              <w:t>Mito iliyofurika imekata T8, barabara ya Ipole–Mpanda na barabara za vijijini.</w:t>
            </w:r>
          </w:p>
        </w:tc>
        <w:tc>
          <w:tcPr>
            <w:tcW w:w="3605" w:type="dxa"/>
          </w:tcPr>
          <w:p w14:paraId="1936C23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Move people away from the fire front or wildlife area; rangers and the ward officer lead.</w:t>
            </w:r>
          </w:p>
          <w:p w14:paraId="64C6417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TFS and village fire teams contain the fire. Do not chase animals with a crowd.</w:t>
            </w:r>
          </w:p>
          <w:p w14:paraId="24C9C7D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TANROADS and Police close flooded crossings on T8 and the Ipole–Mpanda road and hold vehicles.</w:t>
            </w:r>
          </w:p>
          <w:p w14:paraId="6C03A47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Clinics ready for burns, animal bites and crush injuries.</w:t>
            </w:r>
          </w:p>
        </w:tc>
        <w:tc>
          <w:tcPr>
            <w:tcW w:w="3325" w:type="dxa"/>
          </w:tcPr>
          <w:p w14:paraId="62C97FF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Waondoe watu mbali na mstari wa moto au eneo la wanyamapori; askari wanyamapori na afisa wa kata waongoze.</w:t>
            </w:r>
          </w:p>
          <w:p w14:paraId="673FD21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TFS na vikundi vya zimamoto vya vijiji wadhibiti moto. Usimfukuze mnyama kwa umati.</w:t>
            </w:r>
          </w:p>
          <w:p w14:paraId="166AC91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TANROADS na Polisi wafunge vivuko vilivyofurika kwenye T8 na barabara ya Ipole–Mpanda na wazuie magari.</w:t>
            </w:r>
          </w:p>
          <w:p w14:paraId="19B24FC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Kliniki ziwe tayari kwa walioungua, walioumwa na wanyama na majeraha ya kukanyagwa.</w:t>
            </w:r>
          </w:p>
        </w:tc>
      </w:tr>
      <w:tr w:rsidR="00D52BA9" w:rsidRPr="00997D17" w14:paraId="5C853A0A" w14:textId="77777777" w:rsidTr="00997D17">
        <w:tc>
          <w:tcPr>
            <w:tcW w:w="3420" w:type="dxa"/>
          </w:tcPr>
          <w:p w14:paraId="33EEBF9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6939729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5BED665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3D7CEC6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This warning remains in force until the authorities lower or withdraw it.</w:t>
            </w:r>
          </w:p>
        </w:tc>
        <w:tc>
          <w:tcPr>
            <w:tcW w:w="3325" w:type="dxa"/>
          </w:tcPr>
          <w:p w14:paraId="7C8522F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Tafadhali endeleeni kufuatilia taarifa za TMA, Kamati za Usimamizi wa Maafa na viongozi wa eneo.</w:t>
            </w:r>
          </w:p>
          <w:p w14:paraId="1A9B8D3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Tahadhari hii itaendelea kutumika hadi mamlaka zitakapoishusha au kuiondoa rasmi.</w:t>
            </w:r>
          </w:p>
        </w:tc>
      </w:tr>
    </w:tbl>
    <w:p w14:paraId="7E108146" w14:textId="77777777" w:rsidR="00D52BA9" w:rsidRPr="00997D17" w:rsidRDefault="00D52BA9">
      <w:pPr>
        <w:jc w:val="both"/>
        <w:rPr>
          <w:color w:val="000000"/>
          <w:sz w:val="22"/>
          <w:szCs w:val="22"/>
        </w:rPr>
      </w:pPr>
    </w:p>
    <w:p w14:paraId="5A3C4CFE"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3644AE01" w14:textId="77777777">
        <w:tc>
          <w:tcPr>
            <w:tcW w:w="4532" w:type="dxa"/>
            <w:shd w:val="clear" w:color="auto" w:fill="C00000"/>
            <w:vAlign w:val="center"/>
          </w:tcPr>
          <w:p w14:paraId="5662A222" w14:textId="77777777" w:rsidR="00D52BA9" w:rsidRPr="00997D17" w:rsidRDefault="00D52BA9">
            <w:pPr>
              <w:jc w:val="both"/>
              <w:rPr>
                <w:color w:val="000000"/>
                <w:sz w:val="22"/>
                <w:szCs w:val="22"/>
              </w:rPr>
            </w:pPr>
            <w:r w:rsidRPr="00997D17">
              <w:rPr>
                <w:color w:val="000000"/>
                <w:sz w:val="22"/>
                <w:szCs w:val="22"/>
              </w:rPr>
              <w:t>MAJOR WARNING</w:t>
            </w:r>
          </w:p>
        </w:tc>
        <w:tc>
          <w:tcPr>
            <w:tcW w:w="6798" w:type="dxa"/>
            <w:shd w:val="clear" w:color="auto" w:fill="C00000"/>
            <w:vAlign w:val="center"/>
          </w:tcPr>
          <w:p w14:paraId="20F2E7D7" w14:textId="77777777" w:rsidR="00D52BA9" w:rsidRPr="00997D17" w:rsidRDefault="00D52BA9">
            <w:pPr>
              <w:jc w:val="both"/>
              <w:rPr>
                <w:color w:val="000000"/>
                <w:sz w:val="22"/>
                <w:szCs w:val="22"/>
              </w:rPr>
            </w:pPr>
            <w:r w:rsidRPr="00997D17">
              <w:rPr>
                <w:color w:val="000000"/>
                <w:sz w:val="22"/>
                <w:szCs w:val="22"/>
              </w:rPr>
              <w:t>TAKE ACTION IMMEDIATELY</w:t>
            </w:r>
          </w:p>
        </w:tc>
        <w:tc>
          <w:tcPr>
            <w:tcW w:w="2266" w:type="dxa"/>
            <w:shd w:val="clear" w:color="auto" w:fill="C00000"/>
            <w:vAlign w:val="center"/>
          </w:tcPr>
          <w:p w14:paraId="21B4F5C1" w14:textId="77777777" w:rsidR="00D52BA9" w:rsidRPr="00997D17" w:rsidRDefault="00D52BA9">
            <w:pPr>
              <w:jc w:val="both"/>
              <w:rPr>
                <w:color w:val="000000"/>
                <w:sz w:val="22"/>
                <w:szCs w:val="22"/>
              </w:rPr>
            </w:pPr>
            <w:r w:rsidRPr="00997D17">
              <w:rPr>
                <w:color w:val="000000"/>
                <w:sz w:val="22"/>
                <w:szCs w:val="22"/>
              </w:rPr>
              <w:t>LEVEL 3</w:t>
            </w:r>
          </w:p>
        </w:tc>
      </w:tr>
    </w:tbl>
    <w:p w14:paraId="03D41B62" w14:textId="77777777" w:rsidR="00D52BA9" w:rsidRPr="00997D17" w:rsidRDefault="00D52BA9">
      <w:pPr>
        <w:jc w:val="both"/>
        <w:rPr>
          <w:color w:val="000000"/>
          <w:sz w:val="22"/>
          <w:szCs w:val="22"/>
        </w:rPr>
      </w:pPr>
    </w:p>
    <w:p w14:paraId="7B2B28DC"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74E22C3A" w14:textId="77777777" w:rsidTr="00997D17">
        <w:trPr>
          <w:tblHeader/>
        </w:trPr>
        <w:tc>
          <w:tcPr>
            <w:tcW w:w="3420" w:type="dxa"/>
            <w:shd w:val="clear" w:color="auto" w:fill="D9D9D9"/>
          </w:tcPr>
          <w:p w14:paraId="41CB6AD8"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33CEC21A"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1DF92CEC"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7B3D2C87" w14:textId="77777777" w:rsidR="00D52BA9" w:rsidRPr="00997D17" w:rsidRDefault="00D52BA9">
            <w:pPr>
              <w:jc w:val="both"/>
              <w:rPr>
                <w:color w:val="000000"/>
                <w:sz w:val="22"/>
                <w:szCs w:val="22"/>
              </w:rPr>
            </w:pPr>
            <w:r w:rsidRPr="00997D17">
              <w:rPr>
                <w:color w:val="000000"/>
                <w:sz w:val="22"/>
                <w:szCs w:val="22"/>
              </w:rPr>
              <w:t>HATUA (SW)</w:t>
            </w:r>
          </w:p>
        </w:tc>
      </w:tr>
      <w:tr w:rsidR="00D52BA9" w:rsidRPr="000343A2" w14:paraId="5A56A772" w14:textId="77777777" w:rsidTr="00997D17">
        <w:tc>
          <w:tcPr>
            <w:tcW w:w="3420" w:type="dxa"/>
          </w:tcPr>
          <w:p w14:paraId="23C7B09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Life-threatening wildfire, wildlife attacks or floods. Villages or forest camps cut off or burned, with risk of death from burns, attacks, drowning or injury.</w:t>
            </w:r>
          </w:p>
        </w:tc>
        <w:tc>
          <w:tcPr>
            <w:tcW w:w="3235" w:type="dxa"/>
          </w:tcPr>
          <w:p w14:paraId="3ECDA27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Moto, mashambulizi ya wanyamapori au mafuriko yanayohatarisha maisha. Vijiji au kambi za misituni vimetengwa au kuungua, na hatari ya vifo kwa kuungua, kushambuliwa, kuzama au majeraha.</w:t>
            </w:r>
          </w:p>
        </w:tc>
        <w:tc>
          <w:tcPr>
            <w:tcW w:w="3605" w:type="dxa"/>
          </w:tcPr>
          <w:p w14:paraId="71DF59E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Evacuate threatened villages and forest camps now.</w:t>
            </w:r>
          </w:p>
          <w:p w14:paraId="208880C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Call 114 and 190. TAWA rangers and Police secure the area.</w:t>
            </w:r>
          </w:p>
          <w:p w14:paraId="2FC1435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Open shelters, register households and account for beekeepers and herders still in the forest.</w:t>
            </w:r>
          </w:p>
          <w:p w14:paraId="2441FDE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Health team: treat burns and injuries first; refer severe cases to Sikonge District Hospital or Kitete.</w:t>
            </w:r>
          </w:p>
        </w:tc>
        <w:tc>
          <w:tcPr>
            <w:tcW w:w="3325" w:type="dxa"/>
          </w:tcPr>
          <w:p w14:paraId="12B787AE"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Hamisha vijiji na kambi za misituni vilivyo hatarini sasa.</w:t>
            </w:r>
          </w:p>
          <w:p w14:paraId="25DCC720"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Piga 114 na 190. Askari wa TAWA na Polisi walinde eneo.</w:t>
            </w:r>
          </w:p>
          <w:p w14:paraId="21CFD0D9"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Fungua makazi, sajili kaya na hakiki wafugaji nyuki na wafugaji ambao bado wako misituni.</w:t>
            </w:r>
          </w:p>
          <w:p w14:paraId="3C8BCD7A"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Timu ya afya: tibu walioungua na majeruhi kwanza; peleka wagonjwa mahututi Hospitali ya Wilaya Sikonge au Kitete.</w:t>
            </w:r>
          </w:p>
        </w:tc>
      </w:tr>
      <w:tr w:rsidR="00D52BA9" w:rsidRPr="00997D17" w14:paraId="38775629" w14:textId="77777777" w:rsidTr="00997D17">
        <w:tc>
          <w:tcPr>
            <w:tcW w:w="3420" w:type="dxa"/>
          </w:tcPr>
          <w:p w14:paraId="4962B05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6A147B2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2EC4ACA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stay with official sources: radio, TMA, Disaster Management Committees and local leaders.</w:t>
            </w:r>
          </w:p>
          <w:p w14:paraId="4A2072A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Disaster Management Committees will announce when the danger has passed and when it is safe to return.</w:t>
            </w:r>
          </w:p>
        </w:tc>
        <w:tc>
          <w:tcPr>
            <w:tcW w:w="3325" w:type="dxa"/>
          </w:tcPr>
          <w:p w14:paraId="59DC929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tegemeeni taarifa rasmi: redio, TMA, Kamati za Usimamizi wa Maafa na viongozi wa eneo.</w:t>
            </w:r>
          </w:p>
          <w:p w14:paraId="7DF1989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Kamati za Usimamizi wa Maafa zitatangaza hatari itakapokwisha na itakapokuwa salama kurudi.</w:t>
            </w:r>
          </w:p>
        </w:tc>
      </w:tr>
    </w:tbl>
    <w:p w14:paraId="5531280D" w14:textId="77777777" w:rsidR="00D52BA9" w:rsidRPr="00997D17" w:rsidRDefault="00D52BA9">
      <w:pPr>
        <w:jc w:val="both"/>
        <w:rPr>
          <w:color w:val="000000"/>
          <w:sz w:val="22"/>
          <w:szCs w:val="22"/>
        </w:rPr>
      </w:pPr>
    </w:p>
    <w:p w14:paraId="59DA6DA9" w14:textId="77777777" w:rsidR="00D52BA9" w:rsidRPr="00997D17" w:rsidRDefault="00D52BA9">
      <w:pPr>
        <w:jc w:val="both"/>
        <w:rPr>
          <w:color w:val="000000"/>
          <w:sz w:val="22"/>
          <w:szCs w:val="22"/>
        </w:rPr>
      </w:pPr>
    </w:p>
    <w:p w14:paraId="2BADDEA9" w14:textId="77777777" w:rsidR="00D52BA9" w:rsidRPr="00997D17" w:rsidRDefault="00D52BA9" w:rsidP="00997D17">
      <w:pPr>
        <w:pStyle w:val="Strong1"/>
        <w:jc w:val="both"/>
        <w:rPr>
          <w:b w:val="0"/>
          <w:bCs w:val="0"/>
          <w:sz w:val="22"/>
          <w:szCs w:val="22"/>
        </w:rPr>
      </w:pPr>
      <w:r w:rsidRPr="00997D17">
        <w:rPr>
          <w:b w:val="0"/>
          <w:bCs w:val="0"/>
          <w:sz w:val="22"/>
          <w:szCs w:val="22"/>
        </w:rPr>
        <w:t>25.7 URAMBO DISTRICT COUNCIL | HALMASHAURI YA WILAYA YA URAMBO</w:t>
      </w:r>
    </w:p>
    <w:p w14:paraId="47AE489C" w14:textId="77777777" w:rsidR="00A46EAA" w:rsidRDefault="00A46EAA">
      <w:pPr>
        <w:jc w:val="both"/>
        <w:rPr>
          <w:color w:val="000000"/>
          <w:sz w:val="22"/>
          <w:szCs w:val="22"/>
        </w:rPr>
      </w:pPr>
    </w:p>
    <w:p w14:paraId="0484DA83" w14:textId="77777777" w:rsidR="00A46EAA" w:rsidRDefault="00A46EAA" w:rsidP="00A46EAA">
      <w:pPr>
        <w:pStyle w:val="Strong1"/>
        <w:jc w:val="both"/>
        <w:rPr>
          <w:color w:val="000000"/>
        </w:rPr>
      </w:pPr>
      <w:r w:rsidRPr="00997D17">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46EAA" w:rsidRPr="00997D17" w14:paraId="1B899537" w14:textId="77777777" w:rsidTr="00997D17">
        <w:trPr>
          <w:tblHeader/>
        </w:trPr>
        <w:tc>
          <w:tcPr>
            <w:tcW w:w="3420" w:type="dxa"/>
            <w:shd w:val="clear" w:color="D9D9D9" w:fill="D9D9D9"/>
          </w:tcPr>
          <w:p w14:paraId="2EFFF135" w14:textId="5C5736CC" w:rsidR="00A46EAA" w:rsidRPr="00997D17" w:rsidRDefault="00A46EAA" w:rsidP="00997D17">
            <w:pPr>
              <w:jc w:val="both"/>
              <w:rPr>
                <w:color w:val="000000"/>
              </w:rPr>
            </w:pPr>
            <w:r w:rsidRPr="00997D17">
              <w:rPr>
                <w:color w:val="000000"/>
              </w:rPr>
              <w:t>AREA (EN)</w:t>
            </w:r>
          </w:p>
        </w:tc>
        <w:tc>
          <w:tcPr>
            <w:tcW w:w="3235" w:type="dxa"/>
            <w:shd w:val="clear" w:color="D9D9D9" w:fill="D9D9D9"/>
          </w:tcPr>
          <w:p w14:paraId="2BD540DE" w14:textId="18DE1723" w:rsidR="00A46EAA" w:rsidRPr="00997D17" w:rsidRDefault="00A46EAA" w:rsidP="00997D17">
            <w:pPr>
              <w:jc w:val="both"/>
              <w:rPr>
                <w:color w:val="000000"/>
              </w:rPr>
            </w:pPr>
            <w:r w:rsidRPr="00997D17">
              <w:rPr>
                <w:color w:val="000000"/>
              </w:rPr>
              <w:t>ENEO (SW)</w:t>
            </w:r>
          </w:p>
        </w:tc>
        <w:tc>
          <w:tcPr>
            <w:tcW w:w="3605" w:type="dxa"/>
            <w:shd w:val="clear" w:color="D9D9D9" w:fill="D9D9D9"/>
          </w:tcPr>
          <w:p w14:paraId="2F264A7C" w14:textId="4507E4E7" w:rsidR="00A46EAA" w:rsidRPr="00997D17" w:rsidRDefault="001D64D9" w:rsidP="00997D17">
            <w:pPr>
              <w:jc w:val="both"/>
              <w:rPr>
                <w:color w:val="000000"/>
              </w:rPr>
            </w:pPr>
            <w:r>
              <w:rPr>
                <w:color w:val="000000"/>
              </w:rPr>
              <w:t>RISK STATEMENT (EN)</w:t>
            </w:r>
          </w:p>
        </w:tc>
        <w:tc>
          <w:tcPr>
            <w:tcW w:w="3325" w:type="dxa"/>
            <w:shd w:val="clear" w:color="D9D9D9" w:fill="D9D9D9"/>
          </w:tcPr>
          <w:p w14:paraId="6B04359C" w14:textId="272B3F16" w:rsidR="00A46EAA" w:rsidRPr="00997D17" w:rsidRDefault="001D64D9" w:rsidP="00997D17">
            <w:pPr>
              <w:jc w:val="both"/>
              <w:rPr>
                <w:color w:val="000000"/>
              </w:rPr>
            </w:pPr>
            <w:r>
              <w:rPr>
                <w:color w:val="000000"/>
              </w:rPr>
              <w:t>TAMKO LA HATARI (SW)</w:t>
            </w:r>
          </w:p>
        </w:tc>
      </w:tr>
      <w:tr w:rsidR="00A46EAA" w:rsidRPr="00997D17" w14:paraId="16A9B4CE" w14:textId="77777777" w:rsidTr="00997D17">
        <w:tc>
          <w:tcPr>
            <w:tcW w:w="3420" w:type="dxa"/>
          </w:tcPr>
          <w:p w14:paraId="082E160E" w14:textId="26096909" w:rsidR="00A46EAA" w:rsidRPr="00997D17" w:rsidRDefault="00A46EAA" w:rsidP="00997D17">
            <w:pPr>
              <w:pStyle w:val="ListParagraph"/>
              <w:numPr>
                <w:ilvl w:val="0"/>
                <w:numId w:val="1"/>
              </w:numPr>
              <w:jc w:val="both"/>
              <w:rPr>
                <w:color w:val="000000"/>
              </w:rPr>
            </w:pPr>
            <w:r w:rsidRPr="00997D17">
              <w:rPr>
                <w:color w:val="000000"/>
              </w:rPr>
              <w:t>Swamps and areas near water bodies</w:t>
            </w:r>
          </w:p>
        </w:tc>
        <w:tc>
          <w:tcPr>
            <w:tcW w:w="3235" w:type="dxa"/>
          </w:tcPr>
          <w:p w14:paraId="6B10DDF7" w14:textId="520F4407" w:rsidR="00A46EAA" w:rsidRPr="00997D17" w:rsidRDefault="00A46EAA" w:rsidP="00997D17">
            <w:pPr>
              <w:pStyle w:val="ListParagraph"/>
              <w:numPr>
                <w:ilvl w:val="0"/>
                <w:numId w:val="1"/>
              </w:numPr>
              <w:jc w:val="both"/>
              <w:rPr>
                <w:color w:val="000000"/>
              </w:rPr>
            </w:pPr>
            <w:r w:rsidRPr="00997D17">
              <w:rPr>
                <w:color w:val="000000"/>
              </w:rPr>
              <w:t>Mabwawa na maeneo jirani na vyanzo vya maji</w:t>
            </w:r>
          </w:p>
        </w:tc>
        <w:tc>
          <w:tcPr>
            <w:tcW w:w="3605" w:type="dxa"/>
          </w:tcPr>
          <w:p w14:paraId="5D5B29D8" w14:textId="1879811E" w:rsidR="00997D17" w:rsidRDefault="002A1887" w:rsidP="00A46EAA">
            <w:pPr>
              <w:pStyle w:val="ListParagraph"/>
              <w:numPr>
                <w:ilvl w:val="0"/>
                <w:numId w:val="1"/>
              </w:numPr>
              <w:jc w:val="both"/>
              <w:rPr>
                <w:color w:val="000000"/>
              </w:rPr>
            </w:pPr>
            <w:r>
              <w:rPr>
                <w:color w:val="000000"/>
              </w:rPr>
              <w:t>This area borders swamps and open water: Urambo holds a large share of the region's swamps, and in wet years floodwater spreads outward into nearby fields and settlements.</w:t>
            </w:r>
          </w:p>
          <w:p w14:paraId="208CE6B9" w14:textId="77777777" w:rsidR="00F433EC" w:rsidRDefault="00DC5789" w:rsidP="00997D17">
            <w:pPr>
              <w:pStyle w:val="ListParagraph"/>
              <w:numPr>
                <w:ilvl w:val="0"/>
                <w:numId w:val="1"/>
              </w:numPr>
              <w:jc w:val="both"/>
              <w:rPr>
                <w:ins w:id="5799" w:author="Bonephace Kaijage" w:date="2026-10-14T05:20:00Z" w16du:dateUtc="2026-10-14T03:20:00Z"/>
                <w:color w:val="000000"/>
              </w:rPr>
            </w:pPr>
            <w:r>
              <w:rPr>
                <w:color w:val="000000"/>
              </w:rPr>
              <w:t>For those living and farming here, it helps to</w:t>
            </w:r>
            <w:r w:rsidR="002A1887">
              <w:rPr>
                <w:color w:val="000000"/>
              </w:rPr>
              <w:t xml:space="preserve"> keep houses and stores above the highest remembered flood mark and grow flood-tolerant crops on the swamp edge.</w:t>
            </w:r>
          </w:p>
          <w:p w14:paraId="2860D0D5" w14:textId="143E61CD" w:rsidR="00F433EC" w:rsidRDefault="00FE0A4D" w:rsidP="00997D17">
            <w:pPr>
              <w:pStyle w:val="ListParagraph"/>
              <w:numPr>
                <w:ilvl w:val="0"/>
                <w:numId w:val="1"/>
              </w:numPr>
              <w:jc w:val="both"/>
              <w:rPr>
                <w:ins w:id="5800" w:author="Bonephace Kaijage" w:date="2026-10-14T05:20:00Z" w16du:dateUtc="2026-10-14T03:20:00Z"/>
                <w:color w:val="000000"/>
              </w:rPr>
            </w:pPr>
            <w:ins w:id="5801" w:author="Bonephace Kaijage" w:date="2026-10-14T05:57:00Z" w16du:dateUtc="2026-10-14T03:57:00Z">
              <w:r>
                <w:rPr>
                  <w:color w:val="000000"/>
                </w:rPr>
                <w:t>What raises the risk: building new houses on the swamp edge, blocking the natural outflow with bunds and roads, and staying on the low ground while the water is still rising.</w:t>
              </w:r>
            </w:ins>
          </w:p>
          <w:p w14:paraId="67873590" w14:textId="77777777" w:rsidR="00FE0A4D" w:rsidRDefault="00F433EC" w:rsidP="00997D17">
            <w:pPr>
              <w:pStyle w:val="ListParagraph"/>
              <w:numPr>
                <w:ilvl w:val="0"/>
                <w:numId w:val="1"/>
              </w:numPr>
              <w:jc w:val="both"/>
              <w:rPr>
                <w:ins w:id="5802" w:author="Bonephace Kaijage" w:date="2026-10-14T06:00:00Z" w16du:dateUtc="2026-10-14T04:00:00Z"/>
                <w:color w:val="000000"/>
              </w:rPr>
            </w:pPr>
            <w:ins w:id="5803" w:author="Bonephace Kaijage" w:date="2026-10-14T05:20:00Z" w16du:dateUtc="2026-10-14T03:20:00Z">
              <w:r>
                <w:rPr>
                  <w:color w:val="000000"/>
                </w:rPr>
                <w:t>Know the raised ground and the dry route to it that your village will use when the swamp spreads, and move people, stores and animals there as the water begins to rise.</w:t>
              </w:r>
            </w:ins>
          </w:p>
          <w:p w14:paraId="0120467E" w14:textId="491EBA8A" w:rsidR="00A46EAA" w:rsidRPr="00997D17" w:rsidRDefault="00FE0A4D" w:rsidP="00997D17">
            <w:pPr>
              <w:pStyle w:val="ListParagraph"/>
              <w:numPr>
                <w:ilvl w:val="0"/>
                <w:numId w:val="1"/>
              </w:numPr>
              <w:jc w:val="both"/>
              <w:rPr>
                <w:color w:val="000000"/>
              </w:rPr>
            </w:pPr>
            <w:ins w:id="5804" w:author="Bonephace Kaijage" w:date="2026-10-14T06:00:00Z" w16du:dateUtc="2026-10-14T04:00:00Z">
              <w:r>
                <w:rPr>
                  <w:color w:val="000000"/>
                </w:rPr>
                <w:t>Agree who will help anyone in the household who cannot move, see or hear a warning on their own.</w:t>
              </w:r>
            </w:ins>
          </w:p>
        </w:tc>
        <w:tc>
          <w:tcPr>
            <w:tcW w:w="3325" w:type="dxa"/>
          </w:tcPr>
          <w:p w14:paraId="3DEE4BC3" w14:textId="69D9D230" w:rsidR="00A46EAA" w:rsidRPr="00997D17" w:rsidRDefault="002A1887" w:rsidP="00997D17">
            <w:pPr>
              <w:pStyle w:val="ListParagraph"/>
              <w:numPr>
                <w:ilvl w:val="0"/>
                <w:numId w:val="1"/>
              </w:numPr>
              <w:jc w:val="both"/>
              <w:rPr>
                <w:color w:val="000000"/>
              </w:rPr>
            </w:pPr>
            <w:r>
              <w:rPr>
                <w:color w:val="000000"/>
              </w:rPr>
              <w:t>Eneo hili linapakana na mabwawa na maji ya wazi: Urambo ina sehemu kubwa ya mabwawa ya mkoa, na katika miaka ya mvua nyingi maji ya mafuriko husambaa hadi mashamba na makazi ya jirani.</w:t>
            </w:r>
          </w:p>
          <w:p w14:paraId="4C86A41C" w14:textId="77777777" w:rsidR="00F433EC" w:rsidRDefault="00DC5789" w:rsidP="00997D17">
            <w:pPr>
              <w:pStyle w:val="ListParagraph"/>
              <w:numPr>
                <w:ilvl w:val="0"/>
                <w:numId w:val="1"/>
              </w:numPr>
              <w:jc w:val="both"/>
              <w:rPr>
                <w:ins w:id="5805" w:author="Bonephace Kaijage" w:date="2026-10-14T05:20:00Z" w16du:dateUtc="2026-10-14T03:20:00Z"/>
                <w:color w:val="000000"/>
              </w:rPr>
            </w:pPr>
            <w:r>
              <w:rPr>
                <w:color w:val="000000"/>
              </w:rPr>
              <w:t>Kwa wanaoishi na kulima hapa, ni vyema</w:t>
            </w:r>
            <w:r w:rsidR="002A1887">
              <w:rPr>
                <w:color w:val="000000"/>
              </w:rPr>
              <w:t xml:space="preserve"> kujenga nyumba na maghala juu ya alama ya juu kabisa ya mafuriko inayokumbukwa na kupanda mazao yanayostahimili maji pembezoni mwa mabwawa.</w:t>
            </w:r>
          </w:p>
          <w:p w14:paraId="511F0145" w14:textId="3CE36A49" w:rsidR="00F433EC" w:rsidRDefault="00FE0A4D" w:rsidP="00997D17">
            <w:pPr>
              <w:pStyle w:val="ListParagraph"/>
              <w:numPr>
                <w:ilvl w:val="0"/>
                <w:numId w:val="1"/>
              </w:numPr>
              <w:jc w:val="both"/>
              <w:rPr>
                <w:ins w:id="5806" w:author="Bonephace Kaijage" w:date="2026-10-14T05:20:00Z" w16du:dateUtc="2026-10-14T03:20:00Z"/>
                <w:color w:val="000000"/>
              </w:rPr>
            </w:pPr>
            <w:ins w:id="5807" w:author="Bonephace Kaijage" w:date="2026-10-14T05:57:00Z" w16du:dateUtc="2026-10-14T03:57:00Z">
              <w:r>
                <w:rPr>
                  <w:color w:val="000000"/>
                </w:rPr>
                <w:t>Kinachoongeza hatari: kujenga nyumba mpya kwenye kingo za bwawa, kuziba njia ya asili ya maji kwa matuta na barabara, na kubaki kwenye ardhi ya chini maji yakiwa bado yanapanda.</w:t>
              </w:r>
            </w:ins>
          </w:p>
          <w:p w14:paraId="5123BCE0" w14:textId="77777777" w:rsidR="00FE0A4D" w:rsidRDefault="00F433EC" w:rsidP="00997D17">
            <w:pPr>
              <w:pStyle w:val="ListParagraph"/>
              <w:numPr>
                <w:ilvl w:val="0"/>
                <w:numId w:val="1"/>
              </w:numPr>
              <w:jc w:val="both"/>
              <w:rPr>
                <w:ins w:id="5808" w:author="Bonephace Kaijage" w:date="2026-10-14T06:00:00Z" w16du:dateUtc="2026-10-14T04:00:00Z"/>
                <w:color w:val="000000"/>
              </w:rPr>
            </w:pPr>
            <w:ins w:id="5809" w:author="Bonephace Kaijage" w:date="2026-10-14T05:20:00Z" w16du:dateUtc="2026-10-14T03:20:00Z">
              <w:r>
                <w:rPr>
                  <w:color w:val="000000"/>
                </w:rPr>
                <w:t>Fahamu eneo lililoinuka na njia kavu ya kufika huko ambayo kijiji chenu kitatumia bwawa linapotanuka, na hamisheni watu, akiba na mifugo huko maji yanapoanza kupanda.</w:t>
              </w:r>
            </w:ins>
          </w:p>
          <w:p w14:paraId="4E3D09B1" w14:textId="6311BE2E" w:rsidR="00A46EAA" w:rsidRPr="00997D17" w:rsidRDefault="00FE0A4D" w:rsidP="00997D17">
            <w:pPr>
              <w:pStyle w:val="ListParagraph"/>
              <w:numPr>
                <w:ilvl w:val="0"/>
                <w:numId w:val="1"/>
              </w:numPr>
              <w:jc w:val="both"/>
              <w:rPr>
                <w:bCs/>
                <w:color w:val="000000"/>
              </w:rPr>
            </w:pPr>
            <w:ins w:id="5810" w:author="Bonephace Kaijage" w:date="2026-10-14T06:00:00Z" w16du:dateUtc="2026-10-14T04:00:00Z">
              <w:r>
                <w:rPr>
                  <w:color w:val="000000"/>
                </w:rPr>
                <w:t>Kubalianeni nani atamsaidia yeyote katika kaya asiyeweza kuondoka, kuona au kusikia tahadhari peke yake.</w:t>
              </w:r>
            </w:ins>
          </w:p>
        </w:tc>
      </w:tr>
      <w:tr w:rsidR="00A46EAA" w:rsidRPr="001D64D9" w14:paraId="61C59E3C" w14:textId="77777777" w:rsidTr="00997D17">
        <w:tc>
          <w:tcPr>
            <w:tcW w:w="3420" w:type="dxa"/>
          </w:tcPr>
          <w:p w14:paraId="0789F830" w14:textId="687FDDCE" w:rsidR="00A46EAA" w:rsidRPr="00997D17" w:rsidRDefault="00A46EAA" w:rsidP="00997D17">
            <w:pPr>
              <w:pStyle w:val="ListParagraph"/>
              <w:numPr>
                <w:ilvl w:val="0"/>
                <w:numId w:val="1"/>
              </w:numPr>
              <w:jc w:val="both"/>
              <w:rPr>
                <w:color w:val="000000"/>
              </w:rPr>
            </w:pPr>
            <w:r w:rsidRPr="00997D17">
              <w:rPr>
                <w:color w:val="000000"/>
              </w:rPr>
              <w:lastRenderedPageBreak/>
              <w:t>Tobacco barns and stores</w:t>
            </w:r>
          </w:p>
        </w:tc>
        <w:tc>
          <w:tcPr>
            <w:tcW w:w="3235" w:type="dxa"/>
          </w:tcPr>
          <w:p w14:paraId="53030980" w14:textId="0C6D0AAB" w:rsidR="00A46EAA" w:rsidRPr="00997D17" w:rsidRDefault="00A46EAA" w:rsidP="00997D17">
            <w:pPr>
              <w:pStyle w:val="ListParagraph"/>
              <w:numPr>
                <w:ilvl w:val="0"/>
                <w:numId w:val="1"/>
              </w:numPr>
              <w:jc w:val="both"/>
              <w:rPr>
                <w:color w:val="000000"/>
                <w:lang w:val="sv-SE"/>
              </w:rPr>
            </w:pPr>
            <w:r w:rsidRPr="00997D17">
              <w:rPr>
                <w:color w:val="000000"/>
                <w:lang w:val="sv-SE"/>
              </w:rPr>
              <w:t>Mabani na maghala ya tumbaku</w:t>
            </w:r>
          </w:p>
        </w:tc>
        <w:tc>
          <w:tcPr>
            <w:tcW w:w="3605" w:type="dxa"/>
          </w:tcPr>
          <w:p w14:paraId="62CDA470" w14:textId="1C411FAB" w:rsidR="00997D17" w:rsidRDefault="002A1887" w:rsidP="00A46EAA">
            <w:pPr>
              <w:pStyle w:val="ListParagraph"/>
              <w:numPr>
                <w:ilvl w:val="0"/>
                <w:numId w:val="1"/>
              </w:numPr>
              <w:jc w:val="both"/>
              <w:rPr>
                <w:color w:val="000000"/>
              </w:rPr>
            </w:pPr>
            <w:r>
              <w:rPr>
                <w:color w:val="000000"/>
              </w:rPr>
              <w:t>This is a tobacco-curing area: storm gusts lift poorly fixed barn roofs, and wood-fired curing barns are a frequent source of fire during the curing season.</w:t>
            </w:r>
          </w:p>
          <w:p w14:paraId="132F5A42" w14:textId="77777777" w:rsidR="00F433EC" w:rsidRDefault="00DC5789" w:rsidP="00997D17">
            <w:pPr>
              <w:pStyle w:val="ListParagraph"/>
              <w:numPr>
                <w:ilvl w:val="0"/>
                <w:numId w:val="1"/>
              </w:numPr>
              <w:jc w:val="both"/>
              <w:rPr>
                <w:ins w:id="5811" w:author="Bonephace Kaijage" w:date="2026-10-14T05:20:00Z" w16du:dateUtc="2026-10-14T03:20:00Z"/>
                <w:color w:val="000000"/>
              </w:rPr>
            </w:pPr>
            <w:r>
              <w:rPr>
                <w:color w:val="000000"/>
              </w:rPr>
              <w:t>For those curing tobacco here, it helps to</w:t>
            </w:r>
            <w:r w:rsidR="002A1887">
              <w:rPr>
                <w:color w:val="000000"/>
              </w:rPr>
              <w:t xml:space="preserve"> fix roofing to every purlin, keep a cleared fire break and have water or sand beside each barn.</w:t>
            </w:r>
          </w:p>
          <w:p w14:paraId="7B3F7793" w14:textId="45FE0669" w:rsidR="00F433EC" w:rsidRDefault="00FE0A4D" w:rsidP="00997D17">
            <w:pPr>
              <w:pStyle w:val="ListParagraph"/>
              <w:numPr>
                <w:ilvl w:val="0"/>
                <w:numId w:val="1"/>
              </w:numPr>
              <w:jc w:val="both"/>
              <w:rPr>
                <w:ins w:id="5812" w:author="Bonephace Kaijage" w:date="2026-10-14T05:20:00Z" w16du:dateUtc="2026-10-14T03:20:00Z"/>
                <w:color w:val="000000"/>
              </w:rPr>
            </w:pPr>
            <w:ins w:id="5813" w:author="Bonephace Kaijage" w:date="2026-10-14T05:57:00Z" w16du:dateUtc="2026-10-14T03:57:00Z">
              <w:r>
                <w:rPr>
                  <w:color w:val="000000"/>
                </w:rPr>
                <w:t>What raises the risk: stacking dry tobacco or firewood against the barn walls, leaving the furnace unattended at night, and building barns close to the houses.</w:t>
              </w:r>
            </w:ins>
          </w:p>
          <w:p w14:paraId="079E79E5" w14:textId="77777777" w:rsidR="00FE0A4D" w:rsidRDefault="00F433EC" w:rsidP="00997D17">
            <w:pPr>
              <w:pStyle w:val="ListParagraph"/>
              <w:numPr>
                <w:ilvl w:val="0"/>
                <w:numId w:val="1"/>
              </w:numPr>
              <w:jc w:val="both"/>
              <w:rPr>
                <w:ins w:id="5814" w:author="Bonephace Kaijage" w:date="2026-10-14T06:00:00Z" w16du:dateUtc="2026-10-14T04:00:00Z"/>
                <w:color w:val="000000"/>
              </w:rPr>
            </w:pPr>
            <w:ins w:id="5815" w:author="Bonephace Kaijage" w:date="2026-10-14T05:20:00Z" w16du:dateUtc="2026-10-14T03:20:00Z">
              <w:r>
                <w:rPr>
                  <w:color w:val="000000"/>
                </w:rPr>
                <w:t>Agree where the household will move to if a barn fire spreads towards the houses, and get children and animals under a solid roof early when a storm is forecast.</w:t>
              </w:r>
            </w:ins>
          </w:p>
          <w:p w14:paraId="369058F4" w14:textId="65B6EA88" w:rsidR="00A46EAA" w:rsidRPr="00997D17" w:rsidRDefault="00FE0A4D" w:rsidP="00997D17">
            <w:pPr>
              <w:pStyle w:val="ListParagraph"/>
              <w:numPr>
                <w:ilvl w:val="0"/>
                <w:numId w:val="1"/>
              </w:numPr>
              <w:jc w:val="both"/>
              <w:rPr>
                <w:color w:val="000000"/>
              </w:rPr>
            </w:pPr>
            <w:ins w:id="5816" w:author="Bonephace Kaijage" w:date="2026-10-14T06:00:00Z" w16du:dateUtc="2026-10-14T04:00:00Z">
              <w:r>
                <w:rPr>
                  <w:color w:val="000000"/>
                </w:rPr>
                <w:t>Agree who will help anyone in the household who cannot move, see or hear a warning on their own.</w:t>
              </w:r>
            </w:ins>
          </w:p>
        </w:tc>
        <w:tc>
          <w:tcPr>
            <w:tcW w:w="3325" w:type="dxa"/>
          </w:tcPr>
          <w:p w14:paraId="4F7F8ACD" w14:textId="77BD9363" w:rsidR="00A46EAA" w:rsidRPr="00997D17" w:rsidRDefault="002A1887" w:rsidP="00997D17">
            <w:pPr>
              <w:pStyle w:val="ListParagraph"/>
              <w:numPr>
                <w:ilvl w:val="0"/>
                <w:numId w:val="1"/>
              </w:numPr>
              <w:jc w:val="both"/>
              <w:rPr>
                <w:color w:val="000000"/>
              </w:rPr>
            </w:pPr>
            <w:r>
              <w:rPr>
                <w:color w:val="000000"/>
              </w:rPr>
              <w:t>Hili ni eneo la kukausha tumbaku: upepo mkali wa dhoruba hung'oa paa za mabani zisizofungwa vizuri, na mabani ya kukaushia kwa kuni ni chanzo cha mara kwa mara cha moto wakati wa msimu wa kukausha.</w:t>
            </w:r>
          </w:p>
          <w:p w14:paraId="134D2423" w14:textId="77777777" w:rsidR="00F433EC" w:rsidRDefault="00DC5789" w:rsidP="00997D17">
            <w:pPr>
              <w:pStyle w:val="ListParagraph"/>
              <w:numPr>
                <w:ilvl w:val="0"/>
                <w:numId w:val="1"/>
              </w:numPr>
              <w:jc w:val="both"/>
              <w:rPr>
                <w:ins w:id="5817" w:author="Bonephace Kaijage" w:date="2026-10-14T05:20:00Z" w16du:dateUtc="2026-10-14T03:20:00Z"/>
                <w:color w:val="000000"/>
              </w:rPr>
            </w:pPr>
            <w:r>
              <w:rPr>
                <w:color w:val="000000"/>
              </w:rPr>
              <w:t>Kwa wanaokausha tumbaku hapa, ni vyema</w:t>
            </w:r>
            <w:r w:rsidR="002A1887">
              <w:rPr>
                <w:color w:val="000000"/>
              </w:rPr>
              <w:t xml:space="preserve"> kufunga mabati kila mbao ya kenchi, kuweka njia ya kuzuia moto iliyosafishwa na kuwa na maji au mchanga karibu na kila banda.</w:t>
            </w:r>
          </w:p>
          <w:p w14:paraId="103D47E6" w14:textId="2C56E36D" w:rsidR="00F433EC" w:rsidRDefault="00FE0A4D" w:rsidP="00997D17">
            <w:pPr>
              <w:pStyle w:val="ListParagraph"/>
              <w:numPr>
                <w:ilvl w:val="0"/>
                <w:numId w:val="1"/>
              </w:numPr>
              <w:jc w:val="both"/>
              <w:rPr>
                <w:ins w:id="5818" w:author="Bonephace Kaijage" w:date="2026-10-14T05:20:00Z" w16du:dateUtc="2026-10-14T03:20:00Z"/>
                <w:color w:val="000000"/>
              </w:rPr>
            </w:pPr>
            <w:ins w:id="5819" w:author="Bonephace Kaijage" w:date="2026-10-14T05:57:00Z" w16du:dateUtc="2026-10-14T03:57:00Z">
              <w:r>
                <w:rPr>
                  <w:color w:val="000000"/>
                </w:rPr>
                <w:t>Kinachoongeza hatari: kurundika tumbaku kavu au kuni kwenye kuta za ghala, kuacha tanuru bila uangalizi usiku, na kujenga maghala karibu na nyumba.</w:t>
              </w:r>
            </w:ins>
          </w:p>
          <w:p w14:paraId="62D74538" w14:textId="77777777" w:rsidR="00FE0A4D" w:rsidRDefault="00F433EC" w:rsidP="00997D17">
            <w:pPr>
              <w:pStyle w:val="ListParagraph"/>
              <w:numPr>
                <w:ilvl w:val="0"/>
                <w:numId w:val="1"/>
              </w:numPr>
              <w:jc w:val="both"/>
              <w:rPr>
                <w:ins w:id="5820" w:author="Bonephace Kaijage" w:date="2026-10-14T06:00:00Z" w16du:dateUtc="2026-10-14T04:00:00Z"/>
                <w:color w:val="000000"/>
              </w:rPr>
            </w:pPr>
            <w:ins w:id="5821" w:author="Bonephace Kaijage" w:date="2026-10-14T05:20:00Z" w16du:dateUtc="2026-10-14T03:20:00Z">
              <w:r>
                <w:rPr>
                  <w:color w:val="000000"/>
                </w:rPr>
                <w:t>Kubalianeni kaya itahamia wapi moto wa ghala ukisambaa kuelekea nyumbani, na waweke watoto na mifugo chini ya paa imara mapema dhoruba ikitabiriwa.</w:t>
              </w:r>
            </w:ins>
          </w:p>
          <w:p w14:paraId="5AB1603B" w14:textId="77876AFA" w:rsidR="00A46EAA" w:rsidRPr="001D64D9" w:rsidRDefault="00FE0A4D" w:rsidP="00997D17">
            <w:pPr>
              <w:pStyle w:val="ListParagraph"/>
              <w:numPr>
                <w:ilvl w:val="0"/>
                <w:numId w:val="1"/>
              </w:numPr>
              <w:jc w:val="both"/>
              <w:rPr>
                <w:bCs/>
                <w:color w:val="000000"/>
              </w:rPr>
            </w:pPr>
            <w:ins w:id="5822" w:author="Bonephace Kaijage" w:date="2026-10-14T06:00:00Z" w16du:dateUtc="2026-10-14T04:00:00Z">
              <w:r>
                <w:rPr>
                  <w:color w:val="000000"/>
                </w:rPr>
                <w:t>Kubalianeni nani atamsaidia yeyote katika kaya asiyeweza kuondoka, kuona au kusikia tahadhari peke yake.</w:t>
              </w:r>
            </w:ins>
          </w:p>
        </w:tc>
      </w:tr>
      <w:tr w:rsidR="00A46EAA" w:rsidRPr="00997D17" w14:paraId="452EE568" w14:textId="77777777" w:rsidTr="00997D17">
        <w:tc>
          <w:tcPr>
            <w:tcW w:w="3420" w:type="dxa"/>
          </w:tcPr>
          <w:p w14:paraId="755445BA" w14:textId="46FA0450" w:rsidR="00A46EAA" w:rsidRPr="00997D17" w:rsidRDefault="00A46EAA" w:rsidP="00997D17">
            <w:pPr>
              <w:pStyle w:val="ListParagraph"/>
              <w:numPr>
                <w:ilvl w:val="0"/>
                <w:numId w:val="1"/>
              </w:numPr>
              <w:jc w:val="both"/>
              <w:rPr>
                <w:color w:val="000000"/>
              </w:rPr>
            </w:pPr>
            <w:r w:rsidRPr="00997D17">
              <w:rPr>
                <w:color w:val="000000"/>
              </w:rPr>
              <w:t>Miombo woodland and fallow land</w:t>
            </w:r>
          </w:p>
        </w:tc>
        <w:tc>
          <w:tcPr>
            <w:tcW w:w="3235" w:type="dxa"/>
          </w:tcPr>
          <w:p w14:paraId="3D03D9EC" w14:textId="00843C38" w:rsidR="00A46EAA" w:rsidRPr="00997D17" w:rsidRDefault="00A46EAA" w:rsidP="00997D17">
            <w:pPr>
              <w:pStyle w:val="ListParagraph"/>
              <w:numPr>
                <w:ilvl w:val="0"/>
                <w:numId w:val="1"/>
              </w:numPr>
              <w:jc w:val="both"/>
              <w:rPr>
                <w:color w:val="000000"/>
                <w:lang w:val="sv-SE"/>
              </w:rPr>
            </w:pPr>
            <w:r w:rsidRPr="00997D17">
              <w:rPr>
                <w:color w:val="000000"/>
                <w:lang w:val="sv-SE"/>
              </w:rPr>
              <w:t>Misitu ya miombo na mashamba ya pori</w:t>
            </w:r>
          </w:p>
        </w:tc>
        <w:tc>
          <w:tcPr>
            <w:tcW w:w="3605" w:type="dxa"/>
          </w:tcPr>
          <w:p w14:paraId="1DE4DA6C" w14:textId="1AF60E59" w:rsidR="00997D17" w:rsidRDefault="002A1887" w:rsidP="00A46EAA">
            <w:pPr>
              <w:pStyle w:val="ListParagraph"/>
              <w:numPr>
                <w:ilvl w:val="0"/>
                <w:numId w:val="1"/>
              </w:numPr>
              <w:jc w:val="both"/>
              <w:rPr>
                <w:color w:val="000000"/>
              </w:rPr>
            </w:pPr>
            <w:r>
              <w:rPr>
                <w:color w:val="000000"/>
              </w:rPr>
              <w:t xml:space="preserve">This is miombo and fallow land: clearing miombo for new tobacco land and curing fuel removes the tree cover that holds soil and moisture, lengthening local droughts </w:t>
            </w:r>
            <w:r>
              <w:rPr>
                <w:color w:val="000000"/>
              </w:rPr>
              <w:lastRenderedPageBreak/>
              <w:t>and increasing run-off and floods.</w:t>
            </w:r>
          </w:p>
          <w:p w14:paraId="02307B41" w14:textId="77777777" w:rsidR="00F433EC" w:rsidRDefault="00DC5789" w:rsidP="00997D17">
            <w:pPr>
              <w:pStyle w:val="ListParagraph"/>
              <w:numPr>
                <w:ilvl w:val="0"/>
                <w:numId w:val="1"/>
              </w:numPr>
              <w:jc w:val="both"/>
              <w:rPr>
                <w:ins w:id="5823" w:author="Bonephace Kaijage" w:date="2026-10-14T05:20:00Z" w16du:dateUtc="2026-10-14T03:20:00Z"/>
                <w:color w:val="000000"/>
              </w:rPr>
            </w:pPr>
            <w:r>
              <w:rPr>
                <w:color w:val="000000"/>
              </w:rPr>
              <w:t>For those farming here, it helps to</w:t>
            </w:r>
            <w:r w:rsidR="002A1887">
              <w:rPr>
                <w:color w:val="000000"/>
              </w:rPr>
              <w:t xml:space="preserve"> plant woodlots, use fuel-efficient curing barns and keep trees along stream banks.</w:t>
            </w:r>
          </w:p>
          <w:p w14:paraId="0EC30532" w14:textId="1AAF3D50" w:rsidR="00F433EC" w:rsidRDefault="00FE0A4D" w:rsidP="00997D17">
            <w:pPr>
              <w:pStyle w:val="ListParagraph"/>
              <w:numPr>
                <w:ilvl w:val="0"/>
                <w:numId w:val="1"/>
              </w:numPr>
              <w:jc w:val="both"/>
              <w:rPr>
                <w:ins w:id="5824" w:author="Bonephace Kaijage" w:date="2026-10-14T05:20:00Z" w16du:dateUtc="2026-10-14T03:20:00Z"/>
                <w:color w:val="000000"/>
              </w:rPr>
            </w:pPr>
            <w:ins w:id="5825" w:author="Bonephace Kaijage" w:date="2026-10-14T05:57:00Z" w16du:dateUtc="2026-10-14T03:57:00Z">
              <w:r>
                <w:rPr>
                  <w:color w:val="000000"/>
                </w:rPr>
                <w:t>What raises the loss when the rains fail and to the floods when they come: clearing new miombo for tobacco every season, cutting the trees along the streams for curing fuel, and farming right to the stream bank.</w:t>
              </w:r>
            </w:ins>
          </w:p>
          <w:p w14:paraId="63A3E149" w14:textId="77777777" w:rsidR="00FE0A4D" w:rsidRDefault="00F433EC" w:rsidP="00997D17">
            <w:pPr>
              <w:pStyle w:val="ListParagraph"/>
              <w:numPr>
                <w:ilvl w:val="0"/>
                <w:numId w:val="1"/>
              </w:numPr>
              <w:jc w:val="both"/>
              <w:rPr>
                <w:ins w:id="5826" w:author="Bonephace Kaijage" w:date="2026-10-14T06:00:00Z" w16du:dateUtc="2026-10-14T04:00:00Z"/>
                <w:color w:val="000000"/>
              </w:rPr>
            </w:pPr>
            <w:ins w:id="5827" w:author="Bonephace Kaijage" w:date="2026-10-14T05:20:00Z" w16du:dateUtc="2026-10-14T03:20:00Z">
              <w:r>
                <w:rPr>
                  <w:color w:val="000000"/>
                </w:rPr>
                <w:t>Agree early where food will come from in a failed season; in heavy rain, know the higher ground away from the streams that your household will move to.</w:t>
              </w:r>
            </w:ins>
          </w:p>
          <w:p w14:paraId="57CBF532" w14:textId="21069A9E" w:rsidR="00A46EAA" w:rsidRPr="00997D17" w:rsidRDefault="00FE0A4D" w:rsidP="00997D17">
            <w:pPr>
              <w:pStyle w:val="ListParagraph"/>
              <w:numPr>
                <w:ilvl w:val="0"/>
                <w:numId w:val="1"/>
              </w:numPr>
              <w:jc w:val="both"/>
              <w:rPr>
                <w:color w:val="000000"/>
              </w:rPr>
            </w:pPr>
            <w:ins w:id="5828" w:author="Bonephace Kaijage" w:date="2026-10-14T06:00:00Z" w16du:dateUtc="2026-10-14T04:00:00Z">
              <w:r>
                <w:rPr>
                  <w:color w:val="000000"/>
                </w:rPr>
                <w:t>Agree who will help anyone in the household who cannot move, see or hear a warning on their own.</w:t>
              </w:r>
            </w:ins>
          </w:p>
        </w:tc>
        <w:tc>
          <w:tcPr>
            <w:tcW w:w="3325" w:type="dxa"/>
          </w:tcPr>
          <w:p w14:paraId="115294AD" w14:textId="3CEFB27F" w:rsidR="00A46EAA" w:rsidRPr="00997D17" w:rsidRDefault="002A1887" w:rsidP="00997D17">
            <w:pPr>
              <w:pStyle w:val="ListParagraph"/>
              <w:numPr>
                <w:ilvl w:val="0"/>
                <w:numId w:val="1"/>
              </w:numPr>
              <w:jc w:val="both"/>
              <w:rPr>
                <w:color w:val="000000"/>
              </w:rPr>
            </w:pPr>
            <w:r>
              <w:rPr>
                <w:color w:val="000000"/>
              </w:rPr>
              <w:lastRenderedPageBreak/>
              <w:t xml:space="preserve">Haya ni maeneo ya miombo na mashamba ya pori: kukata miombo kwa ajili ya mashamba mapya ya tumbaku na kuni za kukaushia huondoa miti </w:t>
            </w:r>
            <w:r>
              <w:rPr>
                <w:color w:val="000000"/>
              </w:rPr>
              <w:lastRenderedPageBreak/>
              <w:t>inayoshikilia udongo na unyevu, na kurefusha ukame na kuongeza mtiririko wa maji na mafuriko.</w:t>
            </w:r>
          </w:p>
          <w:p w14:paraId="0B696264" w14:textId="77777777" w:rsidR="00F433EC" w:rsidRDefault="00DC5789" w:rsidP="00997D17">
            <w:pPr>
              <w:pStyle w:val="ListParagraph"/>
              <w:numPr>
                <w:ilvl w:val="0"/>
                <w:numId w:val="1"/>
              </w:numPr>
              <w:jc w:val="both"/>
              <w:rPr>
                <w:ins w:id="5829" w:author="Bonephace Kaijage" w:date="2026-10-14T05:20:00Z" w16du:dateUtc="2026-10-14T03:20:00Z"/>
                <w:color w:val="000000"/>
              </w:rPr>
            </w:pPr>
            <w:r>
              <w:rPr>
                <w:color w:val="000000"/>
              </w:rPr>
              <w:t>Kwa wanaolima hapa, ni vyema</w:t>
            </w:r>
            <w:r w:rsidR="002A1887">
              <w:rPr>
                <w:color w:val="000000"/>
              </w:rPr>
              <w:t xml:space="preserve"> kupanda mashamba ya miti, kutumia mabani ya kukaushia yanayotumia kuni kidogo na kuacha miti kando ya vijito.</w:t>
            </w:r>
          </w:p>
          <w:p w14:paraId="74881042" w14:textId="76183AF0" w:rsidR="00F433EC" w:rsidRDefault="00FE0A4D" w:rsidP="00997D17">
            <w:pPr>
              <w:pStyle w:val="ListParagraph"/>
              <w:numPr>
                <w:ilvl w:val="0"/>
                <w:numId w:val="1"/>
              </w:numPr>
              <w:jc w:val="both"/>
              <w:rPr>
                <w:ins w:id="5830" w:author="Bonephace Kaijage" w:date="2026-10-14T05:20:00Z" w16du:dateUtc="2026-10-14T03:20:00Z"/>
                <w:color w:val="000000"/>
              </w:rPr>
            </w:pPr>
            <w:ins w:id="5831" w:author="Bonephace Kaijage" w:date="2026-10-14T05:57:00Z" w16du:dateUtc="2026-10-14T03:57:00Z">
              <w:r>
                <w:rPr>
                  <w:color w:val="000000"/>
                </w:rPr>
                <w:t>Kinachoongeza hasara mvua zikikosekana na mafuriko zinapokuja: kufyeka miombo mipya kwa tumbaku kila msimu, kukata miti ya kando ya vijito kwa kuni za kukaushia, na kulima hadi ukingo wa kijito.</w:t>
              </w:r>
            </w:ins>
          </w:p>
          <w:p w14:paraId="14380E03" w14:textId="77777777" w:rsidR="00FE0A4D" w:rsidRDefault="00F433EC" w:rsidP="00997D17">
            <w:pPr>
              <w:pStyle w:val="ListParagraph"/>
              <w:numPr>
                <w:ilvl w:val="0"/>
                <w:numId w:val="1"/>
              </w:numPr>
              <w:jc w:val="both"/>
              <w:rPr>
                <w:ins w:id="5832" w:author="Bonephace Kaijage" w:date="2026-10-14T06:00:00Z" w16du:dateUtc="2026-10-14T04:00:00Z"/>
                <w:color w:val="000000"/>
              </w:rPr>
            </w:pPr>
            <w:ins w:id="5833" w:author="Bonephace Kaijage" w:date="2026-10-14T05:20:00Z" w16du:dateUtc="2026-10-14T03:20:00Z">
              <w:r>
                <w:rPr>
                  <w:color w:val="000000"/>
                </w:rPr>
                <w:t>Kubalianeni mapema chakula kitatoka wapi msimu ukikosekana; wakati wa mvua kubwa, fahamu eneo la juu mbali na vijito ambalo kaya yako itahamia.</w:t>
              </w:r>
            </w:ins>
          </w:p>
          <w:p w14:paraId="468A5D6C" w14:textId="457E4482" w:rsidR="00A46EAA" w:rsidRPr="00997D17" w:rsidRDefault="00FE0A4D" w:rsidP="00997D17">
            <w:pPr>
              <w:pStyle w:val="ListParagraph"/>
              <w:numPr>
                <w:ilvl w:val="0"/>
                <w:numId w:val="1"/>
              </w:numPr>
              <w:jc w:val="both"/>
              <w:rPr>
                <w:bCs/>
                <w:color w:val="000000"/>
              </w:rPr>
            </w:pPr>
            <w:ins w:id="5834" w:author="Bonephace Kaijage" w:date="2026-10-14T06:00:00Z" w16du:dateUtc="2026-10-14T04:00:00Z">
              <w:r>
                <w:rPr>
                  <w:color w:val="000000"/>
                </w:rPr>
                <w:t>Kubalianeni nani atamsaidia yeyote katika kaya asiyeweza kuondoka, kuona au kusikia tahadhari peke yake.</w:t>
              </w:r>
            </w:ins>
          </w:p>
        </w:tc>
      </w:tr>
      <w:tr w:rsidR="00A46EAA" w:rsidRPr="00997D17" w14:paraId="5EF99232" w14:textId="77777777" w:rsidTr="00997D17">
        <w:tc>
          <w:tcPr>
            <w:tcW w:w="3420" w:type="dxa"/>
          </w:tcPr>
          <w:p w14:paraId="33239336" w14:textId="3D3ECDFC" w:rsidR="00A46EAA" w:rsidRPr="00997D17" w:rsidRDefault="00A46EAA" w:rsidP="00997D17">
            <w:pPr>
              <w:pStyle w:val="ListParagraph"/>
              <w:numPr>
                <w:ilvl w:val="0"/>
                <w:numId w:val="1"/>
              </w:numPr>
              <w:jc w:val="both"/>
              <w:rPr>
                <w:color w:val="000000"/>
              </w:rPr>
            </w:pPr>
            <w:r w:rsidRPr="00997D17">
              <w:rPr>
                <w:color w:val="000000"/>
              </w:rPr>
              <w:lastRenderedPageBreak/>
              <w:t>Tsetse and wildlife areas</w:t>
            </w:r>
          </w:p>
        </w:tc>
        <w:tc>
          <w:tcPr>
            <w:tcW w:w="3235" w:type="dxa"/>
          </w:tcPr>
          <w:p w14:paraId="76D33C94" w14:textId="2D710DEC" w:rsidR="00A46EAA" w:rsidRPr="00997D17" w:rsidRDefault="00A46EAA" w:rsidP="00997D17">
            <w:pPr>
              <w:pStyle w:val="ListParagraph"/>
              <w:numPr>
                <w:ilvl w:val="0"/>
                <w:numId w:val="1"/>
              </w:numPr>
              <w:jc w:val="both"/>
              <w:rPr>
                <w:color w:val="000000"/>
              </w:rPr>
            </w:pPr>
            <w:r w:rsidRPr="00997D17">
              <w:rPr>
                <w:color w:val="000000"/>
              </w:rPr>
              <w:t>Maeneo ya mbung'o na wanyamapori</w:t>
            </w:r>
          </w:p>
        </w:tc>
        <w:tc>
          <w:tcPr>
            <w:tcW w:w="3605" w:type="dxa"/>
          </w:tcPr>
          <w:p w14:paraId="546E3DC9" w14:textId="3E5130C6" w:rsidR="00997D17" w:rsidRDefault="002A1887" w:rsidP="00A46EAA">
            <w:pPr>
              <w:pStyle w:val="ListParagraph"/>
              <w:numPr>
                <w:ilvl w:val="0"/>
                <w:numId w:val="1"/>
              </w:numPr>
              <w:jc w:val="both"/>
              <w:rPr>
                <w:color w:val="000000"/>
              </w:rPr>
            </w:pPr>
            <w:r>
              <w:rPr>
                <w:color w:val="000000"/>
              </w:rPr>
              <w:t>This is a tsetse area: large parts of the district carry tsetse flies, which spread sleeping sickness to people and trypanosomiasis to cattle, mainly near woodland and water.</w:t>
            </w:r>
          </w:p>
          <w:p w14:paraId="25B02E87" w14:textId="77777777" w:rsidR="00F433EC" w:rsidRDefault="00DC5789" w:rsidP="00997D17">
            <w:pPr>
              <w:pStyle w:val="ListParagraph"/>
              <w:numPr>
                <w:ilvl w:val="0"/>
                <w:numId w:val="1"/>
              </w:numPr>
              <w:jc w:val="both"/>
              <w:rPr>
                <w:ins w:id="5835" w:author="Bonephace Kaijage" w:date="2026-10-14T05:20:00Z" w16du:dateUtc="2026-10-14T03:20:00Z"/>
                <w:color w:val="000000"/>
              </w:rPr>
            </w:pPr>
            <w:r>
              <w:rPr>
                <w:color w:val="000000"/>
              </w:rPr>
              <w:t>For those living and keeping livestock here, it helps to</w:t>
            </w:r>
            <w:r w:rsidR="002A1887">
              <w:rPr>
                <w:color w:val="000000"/>
              </w:rPr>
              <w:t xml:space="preserve"> </w:t>
            </w:r>
            <w:r w:rsidR="002A1887">
              <w:rPr>
                <w:color w:val="000000"/>
              </w:rPr>
              <w:lastRenderedPageBreak/>
              <w:t>graze away from tsetse hotspots, treat cattle with insecticide and get fever tested early after fly bites.</w:t>
            </w:r>
          </w:p>
          <w:p w14:paraId="59F97755" w14:textId="1F8CF3ED" w:rsidR="00F433EC" w:rsidRDefault="00FE0A4D" w:rsidP="00997D17">
            <w:pPr>
              <w:pStyle w:val="ListParagraph"/>
              <w:numPr>
                <w:ilvl w:val="0"/>
                <w:numId w:val="1"/>
              </w:numPr>
              <w:jc w:val="both"/>
              <w:rPr>
                <w:ins w:id="5836" w:author="Bonephace Kaijage" w:date="2026-10-14T05:20:00Z" w16du:dateUtc="2026-10-14T03:20:00Z"/>
                <w:color w:val="000000"/>
              </w:rPr>
            </w:pPr>
            <w:ins w:id="5837" w:author="Bonephace Kaijage" w:date="2026-10-14T05:57:00Z" w16du:dateUtc="2026-10-14T03:57:00Z">
              <w:r>
                <w:rPr>
                  <w:color w:val="000000"/>
                </w:rPr>
                <w:t>What raises the risk: grazing or camping inside the thick bush where the flies breed, and treating a fever at home for days before going to the dispensary.</w:t>
              </w:r>
            </w:ins>
          </w:p>
          <w:p w14:paraId="47000022" w14:textId="77777777" w:rsidR="00FE0A4D" w:rsidRDefault="00F433EC" w:rsidP="00997D17">
            <w:pPr>
              <w:pStyle w:val="ListParagraph"/>
              <w:numPr>
                <w:ilvl w:val="0"/>
                <w:numId w:val="1"/>
              </w:numPr>
              <w:jc w:val="both"/>
              <w:rPr>
                <w:ins w:id="5838" w:author="Bonephace Kaijage" w:date="2026-10-14T06:00:00Z" w16du:dateUtc="2026-10-14T04:00:00Z"/>
                <w:color w:val="000000"/>
              </w:rPr>
            </w:pPr>
            <w:ins w:id="5839" w:author="Bonephace Kaijage" w:date="2026-10-14T05:20:00Z" w16du:dateUtc="2026-10-14T03:20:00Z">
              <w:r>
                <w:rPr>
                  <w:color w:val="000000"/>
                </w:rPr>
                <w:t>Go to the dispensary the same week a fever starts after fly bites, and tell the health worker where you have been grazing.</w:t>
              </w:r>
            </w:ins>
          </w:p>
          <w:p w14:paraId="20C8024A" w14:textId="6611E7EC" w:rsidR="00A46EAA" w:rsidRPr="00997D17" w:rsidRDefault="00FE0A4D" w:rsidP="00997D17">
            <w:pPr>
              <w:pStyle w:val="ListParagraph"/>
              <w:numPr>
                <w:ilvl w:val="0"/>
                <w:numId w:val="1"/>
              </w:numPr>
              <w:jc w:val="both"/>
              <w:rPr>
                <w:color w:val="000000"/>
              </w:rPr>
            </w:pPr>
            <w:ins w:id="5840" w:author="Bonephace Kaijage" w:date="2026-10-14T06:00:00Z" w16du:dateUtc="2026-10-14T04:00:00Z">
              <w:r>
                <w:rPr>
                  <w:color w:val="000000"/>
                </w:rPr>
                <w:t>Agree who will help anyone in the household who cannot move, see or hear a warning on their own.</w:t>
              </w:r>
            </w:ins>
          </w:p>
        </w:tc>
        <w:tc>
          <w:tcPr>
            <w:tcW w:w="3325" w:type="dxa"/>
          </w:tcPr>
          <w:p w14:paraId="6533DD50" w14:textId="0D5D279B" w:rsidR="00A46EAA" w:rsidRPr="00997D17" w:rsidRDefault="002A1887" w:rsidP="00997D17">
            <w:pPr>
              <w:pStyle w:val="ListParagraph"/>
              <w:numPr>
                <w:ilvl w:val="0"/>
                <w:numId w:val="1"/>
              </w:numPr>
              <w:jc w:val="both"/>
              <w:rPr>
                <w:color w:val="000000"/>
              </w:rPr>
            </w:pPr>
            <w:r>
              <w:rPr>
                <w:color w:val="000000"/>
              </w:rPr>
              <w:lastRenderedPageBreak/>
              <w:t>Hili ni eneo la mbung'o: sehemu kubwa ya wilaya ina mbung'o wanaoeneza malale kwa binadamu na nagana kwa ng'ombe, hasa karibu na misitu na maji.</w:t>
            </w:r>
          </w:p>
          <w:p w14:paraId="6DA1D374" w14:textId="77777777" w:rsidR="00F433EC" w:rsidRDefault="00DC5789" w:rsidP="00997D17">
            <w:pPr>
              <w:pStyle w:val="ListParagraph"/>
              <w:numPr>
                <w:ilvl w:val="0"/>
                <w:numId w:val="1"/>
              </w:numPr>
              <w:jc w:val="both"/>
              <w:rPr>
                <w:ins w:id="5841" w:author="Bonephace Kaijage" w:date="2026-10-14T05:20:00Z" w16du:dateUtc="2026-10-14T03:20:00Z"/>
                <w:color w:val="000000"/>
              </w:rPr>
            </w:pPr>
            <w:r>
              <w:rPr>
                <w:color w:val="000000"/>
              </w:rPr>
              <w:t>Kwa wanaoishi na kufuga hapa, ni vyema</w:t>
            </w:r>
            <w:r w:rsidR="002A1887">
              <w:rPr>
                <w:color w:val="000000"/>
              </w:rPr>
              <w:t xml:space="preserve"> kulisha </w:t>
            </w:r>
            <w:r w:rsidR="002A1887">
              <w:rPr>
                <w:color w:val="000000"/>
              </w:rPr>
              <w:lastRenderedPageBreak/>
              <w:t>mifugo mbali na maeneo yenye mbung'o wengi, kuogesha mifugo kwa dawa na kupima homa mapema baada ya kuumwa na mbung'o.</w:t>
            </w:r>
          </w:p>
          <w:p w14:paraId="7179C73B" w14:textId="488060F1" w:rsidR="00F433EC" w:rsidRDefault="00FE0A4D" w:rsidP="00997D17">
            <w:pPr>
              <w:pStyle w:val="ListParagraph"/>
              <w:numPr>
                <w:ilvl w:val="0"/>
                <w:numId w:val="1"/>
              </w:numPr>
              <w:jc w:val="both"/>
              <w:rPr>
                <w:ins w:id="5842" w:author="Bonephace Kaijage" w:date="2026-10-14T05:20:00Z" w16du:dateUtc="2026-10-14T03:20:00Z"/>
                <w:color w:val="000000"/>
              </w:rPr>
            </w:pPr>
            <w:ins w:id="5843" w:author="Bonephace Kaijage" w:date="2026-10-14T05:57:00Z" w16du:dateUtc="2026-10-14T03:57:00Z">
              <w:r>
                <w:rPr>
                  <w:color w:val="000000"/>
                </w:rPr>
                <w:t>Kinachoongeza hatari: kuchunga au kupiga kambi ndani ya kichaka kinene ambako nzi huzaliana, na kutibu homa nyumbani kwa siku kadhaa kabla ya kwenda zahanati.</w:t>
              </w:r>
            </w:ins>
          </w:p>
          <w:p w14:paraId="5D9A3753" w14:textId="77777777" w:rsidR="00FE0A4D" w:rsidRDefault="00F433EC" w:rsidP="00997D17">
            <w:pPr>
              <w:pStyle w:val="ListParagraph"/>
              <w:numPr>
                <w:ilvl w:val="0"/>
                <w:numId w:val="1"/>
              </w:numPr>
              <w:jc w:val="both"/>
              <w:rPr>
                <w:ins w:id="5844" w:author="Bonephace Kaijage" w:date="2026-10-14T06:00:00Z" w16du:dateUtc="2026-10-14T04:00:00Z"/>
                <w:color w:val="000000"/>
              </w:rPr>
            </w:pPr>
            <w:ins w:id="5845" w:author="Bonephace Kaijage" w:date="2026-10-14T05:20:00Z" w16du:dateUtc="2026-10-14T03:20:00Z">
              <w:r>
                <w:rPr>
                  <w:color w:val="000000"/>
                </w:rPr>
                <w:t>Nendeni zahanati wiki hiyo hiyo homa inapoanza baada ya kuumwa na nzi, na mwambie mhudumu wa afya mlikokuwa mkichunga.</w:t>
              </w:r>
            </w:ins>
          </w:p>
          <w:p w14:paraId="340C8290" w14:textId="004952C8" w:rsidR="00A46EAA" w:rsidRPr="00997D17" w:rsidRDefault="00FE0A4D" w:rsidP="00997D17">
            <w:pPr>
              <w:pStyle w:val="ListParagraph"/>
              <w:numPr>
                <w:ilvl w:val="0"/>
                <w:numId w:val="1"/>
              </w:numPr>
              <w:jc w:val="both"/>
              <w:rPr>
                <w:bCs/>
                <w:color w:val="000000"/>
              </w:rPr>
            </w:pPr>
            <w:ins w:id="5846" w:author="Bonephace Kaijage" w:date="2026-10-14T06:00:00Z" w16du:dateUtc="2026-10-14T04:00:00Z">
              <w:r>
                <w:rPr>
                  <w:color w:val="000000"/>
                </w:rPr>
                <w:t>Kubalianeni nani atamsaidia yeyote katika kaya asiyeweza kuondoka, kuona au kusikia tahadhari peke yake.</w:t>
              </w:r>
            </w:ins>
          </w:p>
        </w:tc>
      </w:tr>
      <w:tr w:rsidR="00A46EAA" w:rsidRPr="001D64D9" w14:paraId="7670B185" w14:textId="77777777" w:rsidTr="00997D17">
        <w:tc>
          <w:tcPr>
            <w:tcW w:w="3420" w:type="dxa"/>
          </w:tcPr>
          <w:p w14:paraId="276A77BC" w14:textId="35C99C9F" w:rsidR="00A46EAA" w:rsidRPr="00997D17" w:rsidRDefault="00A46EAA" w:rsidP="00997D17">
            <w:pPr>
              <w:pStyle w:val="ListParagraph"/>
              <w:numPr>
                <w:ilvl w:val="0"/>
                <w:numId w:val="1"/>
              </w:numPr>
              <w:jc w:val="both"/>
              <w:rPr>
                <w:color w:val="000000"/>
              </w:rPr>
            </w:pPr>
            <w:r w:rsidRPr="00997D17">
              <w:rPr>
                <w:color w:val="000000"/>
              </w:rPr>
              <w:lastRenderedPageBreak/>
              <w:t>Rural roads and river crossings</w:t>
            </w:r>
          </w:p>
        </w:tc>
        <w:tc>
          <w:tcPr>
            <w:tcW w:w="3235" w:type="dxa"/>
          </w:tcPr>
          <w:p w14:paraId="3A802C88" w14:textId="128A59E7" w:rsidR="00A46EAA" w:rsidRPr="00997D17" w:rsidRDefault="00A46EAA" w:rsidP="00997D17">
            <w:pPr>
              <w:pStyle w:val="ListParagraph"/>
              <w:numPr>
                <w:ilvl w:val="0"/>
                <w:numId w:val="1"/>
              </w:numPr>
              <w:jc w:val="both"/>
              <w:rPr>
                <w:color w:val="000000"/>
                <w:lang w:val="sv-SE"/>
              </w:rPr>
            </w:pPr>
            <w:r w:rsidRPr="00997D17">
              <w:rPr>
                <w:color w:val="000000"/>
                <w:lang w:val="sv-SE"/>
              </w:rPr>
              <w:t>Barabara za vijijini na vivuko vya mito</w:t>
            </w:r>
          </w:p>
        </w:tc>
        <w:tc>
          <w:tcPr>
            <w:tcW w:w="3605" w:type="dxa"/>
          </w:tcPr>
          <w:p w14:paraId="0B9841F1" w14:textId="27FF9086" w:rsidR="00997D17" w:rsidRDefault="002A1887" w:rsidP="00A46EAA">
            <w:pPr>
              <w:pStyle w:val="ListParagraph"/>
              <w:numPr>
                <w:ilvl w:val="0"/>
                <w:numId w:val="1"/>
              </w:numPr>
              <w:jc w:val="both"/>
              <w:rPr>
                <w:color w:val="000000"/>
              </w:rPr>
            </w:pPr>
            <w:r>
              <w:rPr>
                <w:color w:val="000000"/>
              </w:rPr>
              <w:t>This area has flood-prone river crossings: crossings on rural roads flood quickly after storms, and many children walk through them on the way to school.</w:t>
            </w:r>
          </w:p>
          <w:p w14:paraId="2D72405D" w14:textId="77777777" w:rsidR="00F433EC" w:rsidRDefault="00DC5789" w:rsidP="00997D17">
            <w:pPr>
              <w:pStyle w:val="ListParagraph"/>
              <w:numPr>
                <w:ilvl w:val="0"/>
                <w:numId w:val="1"/>
              </w:numPr>
              <w:jc w:val="both"/>
              <w:rPr>
                <w:ins w:id="5847" w:author="Bonephace Kaijage" w:date="2026-10-14T05:20:00Z" w16du:dateUtc="2026-10-14T03:20:00Z"/>
                <w:color w:val="000000"/>
              </w:rPr>
            </w:pPr>
            <w:r>
              <w:rPr>
                <w:color w:val="000000"/>
              </w:rPr>
              <w:t>For those living here, it helps to</w:t>
            </w:r>
            <w:r w:rsidR="002A1887">
              <w:rPr>
                <w:color w:val="000000"/>
              </w:rPr>
              <w:t xml:space="preserve"> mark danger points and agree safe school routes before the rains begin.</w:t>
            </w:r>
          </w:p>
          <w:p w14:paraId="33DB459F" w14:textId="14016B97" w:rsidR="00F433EC" w:rsidRDefault="00FE0A4D" w:rsidP="00997D17">
            <w:pPr>
              <w:pStyle w:val="ListParagraph"/>
              <w:numPr>
                <w:ilvl w:val="0"/>
                <w:numId w:val="1"/>
              </w:numPr>
              <w:jc w:val="both"/>
              <w:rPr>
                <w:ins w:id="5848" w:author="Bonephace Kaijage" w:date="2026-10-14T05:20:00Z" w16du:dateUtc="2026-10-14T03:20:00Z"/>
                <w:color w:val="000000"/>
              </w:rPr>
            </w:pPr>
            <w:ins w:id="5849" w:author="Bonephace Kaijage" w:date="2026-10-14T05:57:00Z" w16du:dateUtc="2026-10-14T03:57:00Z">
              <w:r>
                <w:rPr>
                  <w:color w:val="000000"/>
                </w:rPr>
                <w:t>What raises the risk: letting children cross the flooded drifts or walk the railway line to school, and sending them out when heavy rain is already falling.</w:t>
              </w:r>
            </w:ins>
          </w:p>
          <w:p w14:paraId="59695A30" w14:textId="77777777" w:rsidR="00FE0A4D" w:rsidRDefault="00F433EC" w:rsidP="00997D17">
            <w:pPr>
              <w:pStyle w:val="ListParagraph"/>
              <w:numPr>
                <w:ilvl w:val="0"/>
                <w:numId w:val="1"/>
              </w:numPr>
              <w:jc w:val="both"/>
              <w:rPr>
                <w:ins w:id="5850" w:author="Bonephace Kaijage" w:date="2026-10-14T06:00:00Z" w16du:dateUtc="2026-10-14T04:00:00Z"/>
                <w:color w:val="000000"/>
              </w:rPr>
            </w:pPr>
            <w:ins w:id="5851" w:author="Bonephace Kaijage" w:date="2026-10-14T05:20:00Z" w16du:dateUtc="2026-10-14T03:20:00Z">
              <w:r>
                <w:rPr>
                  <w:color w:val="000000"/>
                </w:rPr>
                <w:t xml:space="preserve">Agree with the school who keeps the children when the </w:t>
              </w:r>
              <w:r>
                <w:rPr>
                  <w:color w:val="000000"/>
                </w:rPr>
                <w:lastRenderedPageBreak/>
                <w:t>crossings are flooded, and that pupils are released only to a parent or named adult during a warning.</w:t>
              </w:r>
            </w:ins>
          </w:p>
          <w:p w14:paraId="623930F3" w14:textId="39B5B83D" w:rsidR="00A46EAA" w:rsidRPr="00997D17" w:rsidRDefault="00FE0A4D" w:rsidP="00997D17">
            <w:pPr>
              <w:pStyle w:val="ListParagraph"/>
              <w:numPr>
                <w:ilvl w:val="0"/>
                <w:numId w:val="1"/>
              </w:numPr>
              <w:jc w:val="both"/>
              <w:rPr>
                <w:color w:val="000000"/>
              </w:rPr>
            </w:pPr>
            <w:ins w:id="5852" w:author="Bonephace Kaijage" w:date="2026-10-14T06:00:00Z" w16du:dateUtc="2026-10-14T04:00:00Z">
              <w:r>
                <w:rPr>
                  <w:color w:val="000000"/>
                </w:rPr>
                <w:t>Agree who will help anyone in the household who cannot move, see or hear a warning on their own.</w:t>
              </w:r>
            </w:ins>
          </w:p>
        </w:tc>
        <w:tc>
          <w:tcPr>
            <w:tcW w:w="3325" w:type="dxa"/>
          </w:tcPr>
          <w:p w14:paraId="3A6E9844" w14:textId="1CB94096" w:rsidR="00A46EAA" w:rsidRPr="001D64D9" w:rsidRDefault="002A1887" w:rsidP="00997D17">
            <w:pPr>
              <w:pStyle w:val="ListParagraph"/>
              <w:numPr>
                <w:ilvl w:val="0"/>
                <w:numId w:val="1"/>
              </w:numPr>
              <w:jc w:val="both"/>
              <w:rPr>
                <w:color w:val="000000"/>
              </w:rPr>
            </w:pPr>
            <w:r>
              <w:rPr>
                <w:color w:val="000000"/>
              </w:rPr>
              <w:lastRenderedPageBreak/>
              <w:t>Eneo hili lina vivuko vya mito vinavyofurika: vivuko kwenye barabara za vijijini hufurika haraka baada ya dhoruba, na watoto wengi hupita humo wakienda shule.</w:t>
            </w:r>
          </w:p>
          <w:p w14:paraId="47D52A23" w14:textId="77777777" w:rsidR="00F433EC" w:rsidRDefault="00DC5789" w:rsidP="00997D17">
            <w:pPr>
              <w:pStyle w:val="ListParagraph"/>
              <w:numPr>
                <w:ilvl w:val="0"/>
                <w:numId w:val="1"/>
              </w:numPr>
              <w:jc w:val="both"/>
              <w:rPr>
                <w:ins w:id="5853" w:author="Bonephace Kaijage" w:date="2026-10-14T05:20:00Z" w16du:dateUtc="2026-10-14T03:20:00Z"/>
                <w:color w:val="000000"/>
              </w:rPr>
            </w:pPr>
            <w:r>
              <w:rPr>
                <w:color w:val="000000"/>
              </w:rPr>
              <w:t>Kwa wanaoishi hapa, ni vyema</w:t>
            </w:r>
            <w:r w:rsidR="002A1887">
              <w:rPr>
                <w:color w:val="000000"/>
              </w:rPr>
              <w:t xml:space="preserve"> kuweka alama sehemu za hatari na kukubaliana njia salama za kwenda shule kabla mvua hazijaanza.</w:t>
            </w:r>
          </w:p>
          <w:p w14:paraId="3EEC5101" w14:textId="4C4C5A27" w:rsidR="00F433EC" w:rsidRDefault="00FE0A4D" w:rsidP="00997D17">
            <w:pPr>
              <w:pStyle w:val="ListParagraph"/>
              <w:numPr>
                <w:ilvl w:val="0"/>
                <w:numId w:val="1"/>
              </w:numPr>
              <w:jc w:val="both"/>
              <w:rPr>
                <w:ins w:id="5854" w:author="Bonephace Kaijage" w:date="2026-10-14T05:20:00Z" w16du:dateUtc="2026-10-14T03:20:00Z"/>
                <w:color w:val="000000"/>
              </w:rPr>
            </w:pPr>
            <w:ins w:id="5855" w:author="Bonephace Kaijage" w:date="2026-10-14T05:57:00Z" w16du:dateUtc="2026-10-14T03:57:00Z">
              <w:r>
                <w:rPr>
                  <w:color w:val="000000"/>
                </w:rPr>
                <w:t xml:space="preserve">Kinachoongeza hatari: kuwaacha watoto wavuke vivuko vilivyofurika au watembee kwenye reli kwenda shule, na </w:t>
              </w:r>
              <w:r>
                <w:rPr>
                  <w:color w:val="000000"/>
                </w:rPr>
                <w:lastRenderedPageBreak/>
                <w:t>kuwatuma nje mvua kubwa ikiwa tayari inanyesha.</w:t>
              </w:r>
            </w:ins>
          </w:p>
          <w:p w14:paraId="753DFB70" w14:textId="77777777" w:rsidR="00FE0A4D" w:rsidRDefault="00F433EC" w:rsidP="00997D17">
            <w:pPr>
              <w:pStyle w:val="ListParagraph"/>
              <w:numPr>
                <w:ilvl w:val="0"/>
                <w:numId w:val="1"/>
              </w:numPr>
              <w:jc w:val="both"/>
              <w:rPr>
                <w:ins w:id="5856" w:author="Bonephace Kaijage" w:date="2026-10-14T06:00:00Z" w16du:dateUtc="2026-10-14T04:00:00Z"/>
                <w:color w:val="000000"/>
              </w:rPr>
            </w:pPr>
            <w:ins w:id="5857" w:author="Bonephace Kaijage" w:date="2026-10-14T05:20:00Z" w16du:dateUtc="2026-10-14T03:20:00Z">
              <w:r>
                <w:rPr>
                  <w:color w:val="000000"/>
                </w:rPr>
                <w:t>Kubalianeni na shule nani atawabakiza watoto vivuko vikifurika, na kwamba wanafunzi waruhusiwe kwa mzazi au mtu mzima aliyetajwa tu wakati wa tahadhari.</w:t>
              </w:r>
            </w:ins>
          </w:p>
          <w:p w14:paraId="4717C86C" w14:textId="65E3EED2" w:rsidR="00A46EAA" w:rsidRPr="001D64D9" w:rsidRDefault="00FE0A4D" w:rsidP="00997D17">
            <w:pPr>
              <w:pStyle w:val="ListParagraph"/>
              <w:numPr>
                <w:ilvl w:val="0"/>
                <w:numId w:val="1"/>
              </w:numPr>
              <w:jc w:val="both"/>
              <w:rPr>
                <w:bCs/>
                <w:color w:val="000000"/>
              </w:rPr>
            </w:pPr>
            <w:ins w:id="5858" w:author="Bonephace Kaijage" w:date="2026-10-14T06:00:00Z" w16du:dateUtc="2026-10-14T04:00:00Z">
              <w:r>
                <w:rPr>
                  <w:color w:val="000000"/>
                </w:rPr>
                <w:t>Kubalianeni nani atamsaidia yeyote katika kaya asiyeweza kuondoka, kuona au kusikia tahadhari peke yake.</w:t>
              </w:r>
            </w:ins>
          </w:p>
        </w:tc>
      </w:tr>
    </w:tbl>
    <w:p w14:paraId="664F2113" w14:textId="77777777" w:rsidR="00FE0A4D" w:rsidRPr="00FE0A4D" w:rsidRDefault="00FE0A4D" w:rsidP="00FE0A4D">
      <w:pPr>
        <w:spacing w:after="120"/>
        <w:rPr>
          <w:ins w:id="5859" w:author="Bonephace Kaijage" w:date="2026-10-14T06:01:00Z" w16du:dateUtc="2026-10-14T04:01:00Z"/>
          <w:i/>
          <w:sz w:val="18"/>
          <w:rPrChange w:id="5860" w:author="Bonephace Kaijage" w:date="2026-10-14T06:01:00Z" w16du:dateUtc="2026-10-14T04:01:00Z">
            <w:rPr>
              <w:ins w:id="5861" w:author="Bonephace Kaijage" w:date="2026-10-14T06:01:00Z" w16du:dateUtc="2026-10-14T04:01:00Z"/>
            </w:rPr>
          </w:rPrChange>
        </w:rPr>
        <w:pPrChange w:id="5862" w:author="Bonephace Kaijage" w:date="2026-10-14T06:01:00Z" w16du:dateUtc="2026-10-14T04:01:00Z">
          <w:pPr/>
        </w:pPrChange>
      </w:pPr>
      <w:ins w:id="5863" w:author="Bonephace Kaijage" w:date="2026-10-14T06:01:00Z" w16du:dateUtc="2026-10-14T04:01:00Z">
        <w:r w:rsidRPr="00FE0A4D">
          <w:rPr>
            <w:i/>
            <w:sz w:val="18"/>
            <w:rPrChange w:id="5864"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7817C8E6" w14:textId="5F76A970" w:rsidR="00A46EAA" w:rsidRPr="001D64D9" w:rsidRDefault="00A46EAA" w:rsidP="00997D17"/>
    <w:p w14:paraId="77BF96DF" w14:textId="68008C6B" w:rsidR="00A46EAA" w:rsidRPr="001D64D9" w:rsidRDefault="00A46EAA">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15D77DCC" w14:textId="77777777">
        <w:tc>
          <w:tcPr>
            <w:tcW w:w="4532" w:type="dxa"/>
            <w:shd w:val="clear" w:color="auto" w:fill="FFFF00"/>
            <w:vAlign w:val="center"/>
          </w:tcPr>
          <w:p w14:paraId="6D0E5656" w14:textId="77777777" w:rsidR="00D52BA9" w:rsidRPr="00997D17" w:rsidRDefault="00D52BA9">
            <w:pPr>
              <w:jc w:val="both"/>
              <w:rPr>
                <w:color w:val="000000"/>
                <w:sz w:val="22"/>
                <w:szCs w:val="22"/>
              </w:rPr>
            </w:pPr>
            <w:r w:rsidRPr="00997D17">
              <w:rPr>
                <w:color w:val="000000"/>
                <w:sz w:val="22"/>
                <w:szCs w:val="22"/>
              </w:rPr>
              <w:t>ADVISORY</w:t>
            </w:r>
          </w:p>
        </w:tc>
        <w:tc>
          <w:tcPr>
            <w:tcW w:w="6798" w:type="dxa"/>
            <w:shd w:val="clear" w:color="auto" w:fill="FFFF00"/>
            <w:vAlign w:val="center"/>
          </w:tcPr>
          <w:p w14:paraId="5A131CDF" w14:textId="77777777" w:rsidR="00D52BA9" w:rsidRPr="00997D17" w:rsidRDefault="00D52BA9">
            <w:pPr>
              <w:jc w:val="both"/>
              <w:rPr>
                <w:color w:val="000000"/>
                <w:sz w:val="22"/>
                <w:szCs w:val="22"/>
              </w:rPr>
            </w:pPr>
            <w:r w:rsidRPr="00997D17">
              <w:rPr>
                <w:color w:val="000000"/>
                <w:sz w:val="22"/>
                <w:szCs w:val="22"/>
              </w:rPr>
              <w:t>BE PREPARED</w:t>
            </w:r>
          </w:p>
        </w:tc>
        <w:tc>
          <w:tcPr>
            <w:tcW w:w="2266" w:type="dxa"/>
            <w:shd w:val="clear" w:color="auto" w:fill="FFFF00"/>
            <w:vAlign w:val="center"/>
          </w:tcPr>
          <w:p w14:paraId="2A478C20" w14:textId="77777777" w:rsidR="00D52BA9" w:rsidRPr="00997D17" w:rsidRDefault="00D52BA9">
            <w:pPr>
              <w:jc w:val="both"/>
              <w:rPr>
                <w:color w:val="000000"/>
                <w:sz w:val="22"/>
                <w:szCs w:val="22"/>
              </w:rPr>
            </w:pPr>
            <w:r w:rsidRPr="00997D17">
              <w:rPr>
                <w:color w:val="000000"/>
                <w:sz w:val="22"/>
                <w:szCs w:val="22"/>
              </w:rPr>
              <w:t>LEVEL 1</w:t>
            </w:r>
          </w:p>
        </w:tc>
      </w:tr>
    </w:tbl>
    <w:p w14:paraId="0701AA3E" w14:textId="77777777" w:rsidR="00D52BA9" w:rsidRPr="00997D17" w:rsidRDefault="00D52BA9">
      <w:pPr>
        <w:jc w:val="both"/>
        <w:rPr>
          <w:color w:val="000000"/>
          <w:sz w:val="22"/>
          <w:szCs w:val="22"/>
        </w:rPr>
      </w:pPr>
    </w:p>
    <w:p w14:paraId="65ECC9AA"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12144BCF" w14:textId="77777777" w:rsidTr="00997D17">
        <w:trPr>
          <w:tblHeader/>
        </w:trPr>
        <w:tc>
          <w:tcPr>
            <w:tcW w:w="3420" w:type="dxa"/>
            <w:shd w:val="clear" w:color="auto" w:fill="D9D9D9"/>
          </w:tcPr>
          <w:p w14:paraId="480160FD"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77F2A8C4"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334165C2"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6EE9955F"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39EBB8D8" w14:textId="77777777" w:rsidTr="00997D17">
        <w:tc>
          <w:tcPr>
            <w:tcW w:w="3420" w:type="dxa"/>
          </w:tcPr>
          <w:p w14:paraId="2FAD061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Erratic Msimu rains linked to miombo loss; dry spells threaten maize and tobacco. Storm winds can damage roofs and tobacco barns, lightning strikes open fields, and grass fires start late in the dry season.</w:t>
            </w:r>
          </w:p>
        </w:tc>
        <w:tc>
          <w:tcPr>
            <w:tcW w:w="3235" w:type="dxa"/>
          </w:tcPr>
          <w:p w14:paraId="1BCE60B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Mvua za Msimu zisizotabirika kutokana na upotevu wa miombo; vipindi vya ukavu vinatishia mahindi na tumbaku. Upepo wa dhoruba unaweza kuharibu paa na mabani ya tumbaku, radi inapiga mashambani, na moto wa nyasi unaanza mwishoni mwa kiangazi.</w:t>
            </w:r>
          </w:p>
        </w:tc>
        <w:tc>
          <w:tcPr>
            <w:tcW w:w="3605" w:type="dxa"/>
          </w:tcPr>
          <w:p w14:paraId="576027B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Farmers reinforce tobacco barns and roofs and avoid lighting curing fires during strong winds.</w:t>
            </w:r>
          </w:p>
          <w:p w14:paraId="1EE060E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Keep fire breaks around villages, barns and forests; no uncontrolled burning.</w:t>
            </w:r>
          </w:p>
          <w:p w14:paraId="20F2A4C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Communities near the Ugalla and Malagarasi wetlands watch river levels and report rises.</w:t>
            </w:r>
          </w:p>
          <w:p w14:paraId="17A87A3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Leave the fields and shelter in a solid building when you hear thunder.</w:t>
            </w:r>
          </w:p>
        </w:tc>
        <w:tc>
          <w:tcPr>
            <w:tcW w:w="3325" w:type="dxa"/>
          </w:tcPr>
          <w:p w14:paraId="3564E5C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Wakulima waimarishe mabani ya tumbaku na paa na wasiwashe moto wa kukausha tumbaku wakati wa upepo mkali.</w:t>
            </w:r>
          </w:p>
          <w:p w14:paraId="7AD092D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Wekeni njia za kuzuia moto kuzunguka vijiji, mabani na misitu; hakuna uchomaji holela.</w:t>
            </w:r>
          </w:p>
          <w:p w14:paraId="2E9DD96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Jamii za karibu na ardhioevu za Ugalla na Malagarasi zifuatilie kina cha maji ya mito na ziripoti yanapopanda.</w:t>
            </w:r>
          </w:p>
          <w:p w14:paraId="78AA578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 xml:space="preserve">Ondoka mashambani na jikinge ndani ya jengo </w:t>
            </w:r>
            <w:r w:rsidRPr="00997D17">
              <w:rPr>
                <w:color w:val="000000"/>
                <w:sz w:val="22"/>
                <w:szCs w:val="22"/>
              </w:rPr>
              <w:lastRenderedPageBreak/>
              <w:t>imara unaposikia ngurumo.</w:t>
            </w:r>
          </w:p>
        </w:tc>
      </w:tr>
      <w:tr w:rsidR="00D52BA9" w:rsidRPr="00997D17" w14:paraId="0C3519FD" w14:textId="77777777" w:rsidTr="00997D17">
        <w:tc>
          <w:tcPr>
            <w:tcW w:w="3420" w:type="dxa"/>
          </w:tcPr>
          <w:p w14:paraId="231F0D5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Warning status</w:t>
            </w:r>
          </w:p>
        </w:tc>
        <w:tc>
          <w:tcPr>
            <w:tcW w:w="3235" w:type="dxa"/>
          </w:tcPr>
          <w:p w14:paraId="794E7D8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5333224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6BB6BD1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advisory remains in place until the authorities update or withdraw it.</w:t>
            </w:r>
          </w:p>
        </w:tc>
        <w:tc>
          <w:tcPr>
            <w:tcW w:w="3325" w:type="dxa"/>
          </w:tcPr>
          <w:p w14:paraId="5C81A14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endeleeni kufuatilia taarifa za TMA, Kamati za Usimamizi wa Maafa na viongozi wa eneo.</w:t>
            </w:r>
          </w:p>
          <w:p w14:paraId="741607C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hadi mamlaka zitakapoihuisha au kuiondoa rasmi.</w:t>
            </w:r>
          </w:p>
        </w:tc>
      </w:tr>
    </w:tbl>
    <w:p w14:paraId="6C32B77B" w14:textId="77777777" w:rsidR="00D52BA9" w:rsidRPr="00997D17" w:rsidRDefault="00D52BA9">
      <w:pPr>
        <w:jc w:val="both"/>
        <w:rPr>
          <w:color w:val="000000"/>
          <w:sz w:val="22"/>
          <w:szCs w:val="22"/>
        </w:rPr>
      </w:pPr>
    </w:p>
    <w:p w14:paraId="70B5C8D7"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559E9E97" w14:textId="77777777">
        <w:tc>
          <w:tcPr>
            <w:tcW w:w="4532" w:type="dxa"/>
            <w:shd w:val="clear" w:color="auto" w:fill="ED7D31"/>
            <w:vAlign w:val="center"/>
          </w:tcPr>
          <w:p w14:paraId="08E6D453" w14:textId="77777777" w:rsidR="00D52BA9" w:rsidRPr="00997D17" w:rsidRDefault="00D52BA9">
            <w:pPr>
              <w:jc w:val="both"/>
              <w:rPr>
                <w:color w:val="000000"/>
                <w:sz w:val="22"/>
                <w:szCs w:val="22"/>
              </w:rPr>
            </w:pPr>
            <w:r w:rsidRPr="00997D17">
              <w:rPr>
                <w:color w:val="000000"/>
                <w:sz w:val="22"/>
                <w:szCs w:val="22"/>
              </w:rPr>
              <w:t>WARNING</w:t>
            </w:r>
          </w:p>
        </w:tc>
        <w:tc>
          <w:tcPr>
            <w:tcW w:w="6798" w:type="dxa"/>
            <w:shd w:val="clear" w:color="auto" w:fill="ED7D31"/>
            <w:vAlign w:val="center"/>
          </w:tcPr>
          <w:p w14:paraId="1A6C1D24" w14:textId="77777777" w:rsidR="00D52BA9" w:rsidRPr="00997D17" w:rsidRDefault="00D52BA9">
            <w:pPr>
              <w:jc w:val="both"/>
              <w:rPr>
                <w:color w:val="000000"/>
                <w:sz w:val="22"/>
                <w:szCs w:val="22"/>
              </w:rPr>
            </w:pPr>
            <w:r w:rsidRPr="00997D17">
              <w:rPr>
                <w:color w:val="000000"/>
                <w:sz w:val="22"/>
                <w:szCs w:val="22"/>
              </w:rPr>
              <w:t>TAKE ACTION</w:t>
            </w:r>
          </w:p>
        </w:tc>
        <w:tc>
          <w:tcPr>
            <w:tcW w:w="2266" w:type="dxa"/>
            <w:shd w:val="clear" w:color="auto" w:fill="ED7D31"/>
            <w:vAlign w:val="center"/>
          </w:tcPr>
          <w:p w14:paraId="40A6AF44" w14:textId="77777777" w:rsidR="00D52BA9" w:rsidRPr="00997D17" w:rsidRDefault="00D52BA9">
            <w:pPr>
              <w:jc w:val="both"/>
              <w:rPr>
                <w:color w:val="000000"/>
                <w:sz w:val="22"/>
                <w:szCs w:val="22"/>
              </w:rPr>
            </w:pPr>
            <w:r w:rsidRPr="00997D17">
              <w:rPr>
                <w:color w:val="000000"/>
                <w:sz w:val="22"/>
                <w:szCs w:val="22"/>
              </w:rPr>
              <w:t>LEVEL 2</w:t>
            </w:r>
          </w:p>
        </w:tc>
      </w:tr>
    </w:tbl>
    <w:p w14:paraId="4136ED5C" w14:textId="77777777" w:rsidR="00D52BA9" w:rsidRPr="00997D17" w:rsidRDefault="00D52BA9">
      <w:pPr>
        <w:jc w:val="both"/>
        <w:rPr>
          <w:color w:val="000000"/>
          <w:sz w:val="22"/>
          <w:szCs w:val="22"/>
        </w:rPr>
      </w:pPr>
    </w:p>
    <w:p w14:paraId="733CA87A"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6ACB7E2D" w14:textId="77777777" w:rsidTr="00997D17">
        <w:trPr>
          <w:tblHeader/>
        </w:trPr>
        <w:tc>
          <w:tcPr>
            <w:tcW w:w="3420" w:type="dxa"/>
            <w:shd w:val="clear" w:color="auto" w:fill="D9D9D9"/>
          </w:tcPr>
          <w:p w14:paraId="79184A27"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33E1A17F"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71FD4B31"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1D3A90A3"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4A2DC81D" w14:textId="77777777" w:rsidTr="00997D17">
        <w:tc>
          <w:tcPr>
            <w:tcW w:w="3420" w:type="dxa"/>
          </w:tcPr>
          <w:p w14:paraId="1BB470B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Wetland margins and river crossings flooded and rural roads cut; barns and houses damaged by wind; or wildfire spreading through miombo and fields. Crops and tobacco at risk.</w:t>
            </w:r>
          </w:p>
        </w:tc>
        <w:tc>
          <w:tcPr>
            <w:tcW w:w="3235" w:type="dxa"/>
          </w:tcPr>
          <w:p w14:paraId="7454295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Kingo za ardhioevu na vivuko vya mito vimefurika na barabara za vijijini zimekatika; mabani na nyumba vimeharibiwa na upepo; au moto unaenea kwenye miombo na mashamba. Mazao na tumbaku viko hatarini.</w:t>
            </w:r>
          </w:p>
        </w:tc>
        <w:tc>
          <w:tcPr>
            <w:tcW w:w="3605" w:type="dxa"/>
          </w:tcPr>
          <w:p w14:paraId="5BC1DB4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Move households from flooded wetland margins to ward assembly points.</w:t>
            </w:r>
          </w:p>
          <w:p w14:paraId="3706C88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Village fire teams and TFS fight fires only where it is safe, working from the burnt side.</w:t>
            </w:r>
          </w:p>
          <w:p w14:paraId="1A48B02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Close flooded river crossings and keep children from walking to school through them.</w:t>
            </w:r>
          </w:p>
          <w:p w14:paraId="719B77D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Boil drinking water. Clinics watch for diarrhoea, malaria and burns.</w:t>
            </w:r>
          </w:p>
        </w:tc>
        <w:tc>
          <w:tcPr>
            <w:tcW w:w="3325" w:type="dxa"/>
          </w:tcPr>
          <w:p w14:paraId="7451C74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Hamisha kaya kutoka kingo za ardhioevu zilizofurika kwenda vituo vya kukusanyika vya kata.</w:t>
            </w:r>
          </w:p>
          <w:p w14:paraId="0057BE6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Vikundi vya zimamoto vya vijiji na TFS wazime moto pale tu ilipo salama, wakianzia upande uliokwisha ungua.</w:t>
            </w:r>
          </w:p>
          <w:p w14:paraId="4130186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Funga vivuko vya mito vilivyofurika na zuia watoto kuvipita wakienda shule.</w:t>
            </w:r>
          </w:p>
          <w:p w14:paraId="6D25475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Chemsha maji ya kunywa. Kliniki zifuatilie kuhara, malaria na walioungua.</w:t>
            </w:r>
          </w:p>
        </w:tc>
      </w:tr>
      <w:tr w:rsidR="00D52BA9" w:rsidRPr="00997D17" w14:paraId="7B73FD4A" w14:textId="77777777" w:rsidTr="00997D17">
        <w:tc>
          <w:tcPr>
            <w:tcW w:w="3420" w:type="dxa"/>
          </w:tcPr>
          <w:p w14:paraId="5962EAB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42D30A5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35410E6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1BD2CBA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This warning remains in force until the authorities lower or withdraw it.</w:t>
            </w:r>
          </w:p>
        </w:tc>
        <w:tc>
          <w:tcPr>
            <w:tcW w:w="3325" w:type="dxa"/>
          </w:tcPr>
          <w:p w14:paraId="00DC9D8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Tafadhali endeleeni kufuatilia taarifa za TMA, Kamati za Usimamizi wa Maafa na viongozi wa eneo.</w:t>
            </w:r>
          </w:p>
          <w:p w14:paraId="2A93997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lastRenderedPageBreak/>
              <w:t>Tahadhari hii itaendelea kutumika hadi mamlaka zitakapoishusha au kuiondoa rasmi.</w:t>
            </w:r>
          </w:p>
        </w:tc>
      </w:tr>
    </w:tbl>
    <w:p w14:paraId="2BC90405" w14:textId="77777777" w:rsidR="00D52BA9" w:rsidRPr="00997D17" w:rsidRDefault="00D52BA9">
      <w:pPr>
        <w:jc w:val="both"/>
        <w:rPr>
          <w:color w:val="000000"/>
          <w:sz w:val="22"/>
          <w:szCs w:val="22"/>
        </w:rPr>
      </w:pPr>
    </w:p>
    <w:p w14:paraId="59AC06E9"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03BE55CC" w14:textId="77777777">
        <w:tc>
          <w:tcPr>
            <w:tcW w:w="4532" w:type="dxa"/>
            <w:shd w:val="clear" w:color="auto" w:fill="C00000"/>
            <w:vAlign w:val="center"/>
          </w:tcPr>
          <w:p w14:paraId="37920358" w14:textId="77777777" w:rsidR="00D52BA9" w:rsidRPr="00997D17" w:rsidRDefault="00D52BA9">
            <w:pPr>
              <w:jc w:val="both"/>
              <w:rPr>
                <w:color w:val="000000"/>
                <w:sz w:val="22"/>
                <w:szCs w:val="22"/>
              </w:rPr>
            </w:pPr>
            <w:r w:rsidRPr="00997D17">
              <w:rPr>
                <w:color w:val="000000"/>
                <w:sz w:val="22"/>
                <w:szCs w:val="22"/>
              </w:rPr>
              <w:t>MAJOR WARNING</w:t>
            </w:r>
          </w:p>
        </w:tc>
        <w:tc>
          <w:tcPr>
            <w:tcW w:w="6798" w:type="dxa"/>
            <w:shd w:val="clear" w:color="auto" w:fill="C00000"/>
            <w:vAlign w:val="center"/>
          </w:tcPr>
          <w:p w14:paraId="7797139E" w14:textId="77777777" w:rsidR="00D52BA9" w:rsidRPr="00997D17" w:rsidRDefault="00D52BA9">
            <w:pPr>
              <w:jc w:val="both"/>
              <w:rPr>
                <w:color w:val="000000"/>
                <w:sz w:val="22"/>
                <w:szCs w:val="22"/>
              </w:rPr>
            </w:pPr>
            <w:r w:rsidRPr="00997D17">
              <w:rPr>
                <w:color w:val="000000"/>
                <w:sz w:val="22"/>
                <w:szCs w:val="22"/>
              </w:rPr>
              <w:t>TAKE ACTION IMMEDIATELY</w:t>
            </w:r>
          </w:p>
        </w:tc>
        <w:tc>
          <w:tcPr>
            <w:tcW w:w="2266" w:type="dxa"/>
            <w:shd w:val="clear" w:color="auto" w:fill="C00000"/>
            <w:vAlign w:val="center"/>
          </w:tcPr>
          <w:p w14:paraId="79D88DA1" w14:textId="77777777" w:rsidR="00D52BA9" w:rsidRPr="00997D17" w:rsidRDefault="00D52BA9">
            <w:pPr>
              <w:jc w:val="both"/>
              <w:rPr>
                <w:color w:val="000000"/>
                <w:sz w:val="22"/>
                <w:szCs w:val="22"/>
              </w:rPr>
            </w:pPr>
            <w:r w:rsidRPr="00997D17">
              <w:rPr>
                <w:color w:val="000000"/>
                <w:sz w:val="22"/>
                <w:szCs w:val="22"/>
              </w:rPr>
              <w:t>LEVEL 3</w:t>
            </w:r>
          </w:p>
        </w:tc>
      </w:tr>
    </w:tbl>
    <w:p w14:paraId="37EE33C6" w14:textId="77777777" w:rsidR="00D52BA9" w:rsidRPr="00997D17" w:rsidRDefault="00D52BA9">
      <w:pPr>
        <w:jc w:val="both"/>
        <w:rPr>
          <w:color w:val="000000"/>
          <w:sz w:val="22"/>
          <w:szCs w:val="22"/>
        </w:rPr>
      </w:pPr>
    </w:p>
    <w:p w14:paraId="48450367"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53A0C814" w14:textId="77777777" w:rsidTr="00997D17">
        <w:trPr>
          <w:tblHeader/>
        </w:trPr>
        <w:tc>
          <w:tcPr>
            <w:tcW w:w="3420" w:type="dxa"/>
            <w:shd w:val="clear" w:color="auto" w:fill="D9D9D9"/>
          </w:tcPr>
          <w:p w14:paraId="1AA06368"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16125038"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579C3A1A"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1F6DD568" w14:textId="77777777" w:rsidR="00D52BA9" w:rsidRPr="00997D17" w:rsidRDefault="00D52BA9">
            <w:pPr>
              <w:jc w:val="both"/>
              <w:rPr>
                <w:color w:val="000000"/>
                <w:sz w:val="22"/>
                <w:szCs w:val="22"/>
              </w:rPr>
            </w:pPr>
            <w:r w:rsidRPr="00997D17">
              <w:rPr>
                <w:color w:val="000000"/>
                <w:sz w:val="22"/>
                <w:szCs w:val="22"/>
              </w:rPr>
              <w:t>HATUA (SW)</w:t>
            </w:r>
          </w:p>
        </w:tc>
      </w:tr>
      <w:tr w:rsidR="00D52BA9" w:rsidRPr="000343A2" w14:paraId="060E212B" w14:textId="77777777" w:rsidTr="00997D17">
        <w:tc>
          <w:tcPr>
            <w:tcW w:w="3420" w:type="dxa"/>
          </w:tcPr>
          <w:p w14:paraId="5A28842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Life-threatening flood, storm or wildfire. Villages cut off or burned and houses and barns destroyed, with risk of drowning, burns, injury and disease.</w:t>
            </w:r>
          </w:p>
        </w:tc>
        <w:tc>
          <w:tcPr>
            <w:tcW w:w="3235" w:type="dxa"/>
          </w:tcPr>
          <w:p w14:paraId="5F63952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Mafuriko, dhoruba au moto unaohatarisha maisha. Vijiji vimetengwa au kuungua na nyumba na mabani vimeharibika, na hatari ya kuzama, kuungua, majeraha na magonjwa.</w:t>
            </w:r>
          </w:p>
        </w:tc>
        <w:tc>
          <w:tcPr>
            <w:tcW w:w="3605" w:type="dxa"/>
          </w:tcPr>
          <w:p w14:paraId="0A5ECF9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Evacuate threatened villages now, to higher ground or upwind of fire.</w:t>
            </w:r>
          </w:p>
          <w:p w14:paraId="724EB17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Call 114 and 190. Keep the road to Urambo District Hospital open.</w:t>
            </w:r>
          </w:p>
          <w:p w14:paraId="4FFA10D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Open shelters and register every household; note who is missing.</w:t>
            </w:r>
          </w:p>
          <w:p w14:paraId="4766062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Health team: treat burns and injuries first, then guard against cholera.</w:t>
            </w:r>
          </w:p>
        </w:tc>
        <w:tc>
          <w:tcPr>
            <w:tcW w:w="3325" w:type="dxa"/>
          </w:tcPr>
          <w:p w14:paraId="30075A3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Hamisha vijiji vilivyo hatarini sasa, kwenda miinuko au upande ambao moto hauelekei.</w:t>
            </w:r>
          </w:p>
          <w:p w14:paraId="251CCB7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Piga 114 na 190. Barabara ya kwenda Hospitali ya Wilaya Urambo iwe wazi.</w:t>
            </w:r>
          </w:p>
          <w:p w14:paraId="5CB68C1D"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Fungua makazi na sajili kila kaya; andika waliopotea.</w:t>
            </w:r>
          </w:p>
          <w:p w14:paraId="622A2659"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Timu ya afya: tibu walioungua na majeruhi kwanza, kisha zuia kipindupindu.</w:t>
            </w:r>
          </w:p>
        </w:tc>
      </w:tr>
      <w:tr w:rsidR="00D52BA9" w:rsidRPr="00997D17" w14:paraId="16AAE1E3" w14:textId="77777777" w:rsidTr="00997D17">
        <w:tc>
          <w:tcPr>
            <w:tcW w:w="3420" w:type="dxa"/>
          </w:tcPr>
          <w:p w14:paraId="671B134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14BEC45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757FE12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stay with official sources: radio, TMA, Disaster Management Committees and local leaders.</w:t>
            </w:r>
          </w:p>
          <w:p w14:paraId="45ED65F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Disaster Management Committees will announce when the danger has passed and when it is safe to return.</w:t>
            </w:r>
          </w:p>
        </w:tc>
        <w:tc>
          <w:tcPr>
            <w:tcW w:w="3325" w:type="dxa"/>
          </w:tcPr>
          <w:p w14:paraId="3F6CA13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tegemeeni taarifa rasmi: redio, TMA, Kamati za Usimamizi wa Maafa na viongozi wa eneo.</w:t>
            </w:r>
          </w:p>
          <w:p w14:paraId="4570E26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Kamati za Usimamizi wa Maafa zitatangaza hatari itakapokwisha na itakapokuwa salama kurudi.</w:t>
            </w:r>
          </w:p>
        </w:tc>
      </w:tr>
    </w:tbl>
    <w:p w14:paraId="34A89217" w14:textId="77777777" w:rsidR="00D52BA9" w:rsidRPr="00997D17" w:rsidRDefault="00D52BA9">
      <w:pPr>
        <w:jc w:val="both"/>
        <w:rPr>
          <w:color w:val="000000"/>
          <w:sz w:val="22"/>
          <w:szCs w:val="22"/>
        </w:rPr>
      </w:pPr>
    </w:p>
    <w:p w14:paraId="41F940EA" w14:textId="77777777" w:rsidR="00D52BA9" w:rsidRPr="00997D17" w:rsidRDefault="00D52BA9">
      <w:pPr>
        <w:jc w:val="both"/>
        <w:rPr>
          <w:color w:val="000000"/>
          <w:sz w:val="22"/>
          <w:szCs w:val="22"/>
        </w:rPr>
      </w:pPr>
    </w:p>
    <w:p w14:paraId="123C3291" w14:textId="77777777" w:rsidR="00D52BA9" w:rsidRPr="00997D17" w:rsidRDefault="00D52BA9" w:rsidP="00997D17">
      <w:pPr>
        <w:pStyle w:val="Strong1"/>
        <w:jc w:val="both"/>
        <w:rPr>
          <w:b w:val="0"/>
          <w:bCs w:val="0"/>
          <w:sz w:val="22"/>
          <w:szCs w:val="22"/>
        </w:rPr>
      </w:pPr>
      <w:r w:rsidRPr="00997D17">
        <w:rPr>
          <w:b w:val="0"/>
          <w:bCs w:val="0"/>
          <w:sz w:val="22"/>
          <w:szCs w:val="22"/>
        </w:rPr>
        <w:t>25.8 UYUI DISTRICT COUNCIL | HALMASHAURI YA WILAYA YA UYUI</w:t>
      </w:r>
    </w:p>
    <w:p w14:paraId="1A6E92BC" w14:textId="77777777" w:rsidR="00A46EAA" w:rsidRDefault="00A46EAA">
      <w:pPr>
        <w:jc w:val="both"/>
        <w:rPr>
          <w:color w:val="000000"/>
          <w:sz w:val="22"/>
          <w:szCs w:val="22"/>
        </w:rPr>
      </w:pPr>
    </w:p>
    <w:p w14:paraId="5A258932" w14:textId="77777777" w:rsidR="00A46EAA" w:rsidRDefault="00A46EAA" w:rsidP="00A46EAA">
      <w:pPr>
        <w:pStyle w:val="Strong1"/>
        <w:jc w:val="both"/>
        <w:rPr>
          <w:color w:val="000000"/>
        </w:rPr>
      </w:pPr>
      <w:r w:rsidRPr="00997D17">
        <w:rPr>
          <w:color w:val="000000"/>
        </w:rPr>
        <w:lastRenderedPageBreak/>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A46EAA" w:rsidRPr="00997D17" w14:paraId="34CCA8B6" w14:textId="77777777" w:rsidTr="00997D17">
        <w:trPr>
          <w:tblHeader/>
        </w:trPr>
        <w:tc>
          <w:tcPr>
            <w:tcW w:w="3420" w:type="dxa"/>
            <w:shd w:val="clear" w:color="D9D9D9" w:fill="D9D9D9"/>
          </w:tcPr>
          <w:p w14:paraId="063F51C7" w14:textId="7AF89A2C" w:rsidR="00A46EAA" w:rsidRPr="00997D17" w:rsidRDefault="00A46EAA" w:rsidP="00997D17">
            <w:pPr>
              <w:jc w:val="both"/>
              <w:rPr>
                <w:color w:val="000000"/>
              </w:rPr>
            </w:pPr>
            <w:r w:rsidRPr="00997D17">
              <w:rPr>
                <w:color w:val="000000"/>
              </w:rPr>
              <w:t>AREA (EN)</w:t>
            </w:r>
          </w:p>
        </w:tc>
        <w:tc>
          <w:tcPr>
            <w:tcW w:w="3235" w:type="dxa"/>
            <w:shd w:val="clear" w:color="D9D9D9" w:fill="D9D9D9"/>
          </w:tcPr>
          <w:p w14:paraId="4630E9A1" w14:textId="2E3F7489" w:rsidR="00A46EAA" w:rsidRPr="00997D17" w:rsidRDefault="00A46EAA" w:rsidP="00997D17">
            <w:pPr>
              <w:jc w:val="both"/>
              <w:rPr>
                <w:color w:val="000000"/>
              </w:rPr>
            </w:pPr>
            <w:r w:rsidRPr="00997D17">
              <w:rPr>
                <w:color w:val="000000"/>
              </w:rPr>
              <w:t>ENEO (SW)</w:t>
            </w:r>
          </w:p>
        </w:tc>
        <w:tc>
          <w:tcPr>
            <w:tcW w:w="3605" w:type="dxa"/>
            <w:shd w:val="clear" w:color="D9D9D9" w:fill="D9D9D9"/>
          </w:tcPr>
          <w:p w14:paraId="5D7F9104" w14:textId="00599A99" w:rsidR="00A46EAA" w:rsidRPr="00997D17" w:rsidRDefault="001D64D9" w:rsidP="00997D17">
            <w:pPr>
              <w:jc w:val="both"/>
              <w:rPr>
                <w:color w:val="000000"/>
              </w:rPr>
            </w:pPr>
            <w:r>
              <w:rPr>
                <w:color w:val="000000"/>
              </w:rPr>
              <w:t>RISK STATEMENT (EN)</w:t>
            </w:r>
          </w:p>
        </w:tc>
        <w:tc>
          <w:tcPr>
            <w:tcW w:w="3325" w:type="dxa"/>
            <w:shd w:val="clear" w:color="D9D9D9" w:fill="D9D9D9"/>
          </w:tcPr>
          <w:p w14:paraId="01EB23E5" w14:textId="10D91BD2" w:rsidR="00A46EAA" w:rsidRPr="00997D17" w:rsidRDefault="001D64D9" w:rsidP="00997D17">
            <w:pPr>
              <w:jc w:val="both"/>
              <w:rPr>
                <w:color w:val="000000"/>
              </w:rPr>
            </w:pPr>
            <w:r>
              <w:rPr>
                <w:color w:val="000000"/>
              </w:rPr>
              <w:t>TAMKO LA HATARI (SW)</w:t>
            </w:r>
          </w:p>
        </w:tc>
      </w:tr>
      <w:tr w:rsidR="00A46EAA" w:rsidRPr="00997D17" w14:paraId="7965553B" w14:textId="77777777" w:rsidTr="00997D17">
        <w:tc>
          <w:tcPr>
            <w:tcW w:w="3420" w:type="dxa"/>
          </w:tcPr>
          <w:p w14:paraId="2A712184" w14:textId="2A56B7B9" w:rsidR="00A46EAA" w:rsidRPr="00997D17" w:rsidRDefault="00A46EAA" w:rsidP="00997D17">
            <w:pPr>
              <w:pStyle w:val="ListParagraph"/>
              <w:numPr>
                <w:ilvl w:val="0"/>
                <w:numId w:val="1"/>
              </w:numPr>
              <w:jc w:val="both"/>
              <w:rPr>
                <w:color w:val="000000"/>
              </w:rPr>
            </w:pPr>
            <w:r w:rsidRPr="00997D17">
              <w:rPr>
                <w:color w:val="000000"/>
              </w:rPr>
              <w:t>Seasonal streams and drifts on rural roads</w:t>
            </w:r>
          </w:p>
        </w:tc>
        <w:tc>
          <w:tcPr>
            <w:tcW w:w="3235" w:type="dxa"/>
          </w:tcPr>
          <w:p w14:paraId="511F95CD" w14:textId="5BD2EEA6" w:rsidR="00A46EAA" w:rsidRPr="00997D17" w:rsidRDefault="00A46EAA" w:rsidP="00997D17">
            <w:pPr>
              <w:pStyle w:val="ListParagraph"/>
              <w:numPr>
                <w:ilvl w:val="0"/>
                <w:numId w:val="1"/>
              </w:numPr>
              <w:jc w:val="both"/>
              <w:rPr>
                <w:color w:val="000000"/>
              </w:rPr>
            </w:pPr>
            <w:r w:rsidRPr="00997D17">
              <w:rPr>
                <w:color w:val="000000"/>
              </w:rPr>
              <w:t>Vijito vya msimu na vivuko vya barabara za vijijini</w:t>
            </w:r>
          </w:p>
        </w:tc>
        <w:tc>
          <w:tcPr>
            <w:tcW w:w="3605" w:type="dxa"/>
          </w:tcPr>
          <w:p w14:paraId="3D0A0C32" w14:textId="78906253" w:rsidR="00997D17" w:rsidRDefault="002A1887" w:rsidP="00A46EAA">
            <w:pPr>
              <w:pStyle w:val="ListParagraph"/>
              <w:numPr>
                <w:ilvl w:val="0"/>
                <w:numId w:val="1"/>
              </w:numPr>
              <w:jc w:val="both"/>
              <w:rPr>
                <w:color w:val="000000"/>
              </w:rPr>
            </w:pPr>
            <w:r>
              <w:rPr>
                <w:color w:val="000000"/>
              </w:rPr>
              <w:t>This area has seasonal streams: streams across Uyui are dry for months but carry fast flash floods within an hour of a storm, cutting drifts on rural roads and isolating villages.</w:t>
            </w:r>
          </w:p>
          <w:p w14:paraId="587F0425" w14:textId="77777777" w:rsidR="00F433EC" w:rsidRDefault="00DC5789" w:rsidP="00997D17">
            <w:pPr>
              <w:pStyle w:val="ListParagraph"/>
              <w:numPr>
                <w:ilvl w:val="0"/>
                <w:numId w:val="1"/>
              </w:numPr>
              <w:jc w:val="both"/>
              <w:rPr>
                <w:ins w:id="5865" w:author="Bonephace Kaijage" w:date="2026-10-14T05:21:00Z" w16du:dateUtc="2026-10-14T03:21:00Z"/>
                <w:color w:val="000000"/>
              </w:rPr>
            </w:pPr>
            <w:r>
              <w:rPr>
                <w:color w:val="000000"/>
              </w:rPr>
              <w:t>For those living and travelling here, it helps to</w:t>
            </w:r>
            <w:r w:rsidR="002A1887">
              <w:rPr>
                <w:color w:val="000000"/>
              </w:rPr>
              <w:t xml:space="preserve"> keep grass and trees on stream banks and to plan journeys around storm periods.</w:t>
            </w:r>
          </w:p>
          <w:p w14:paraId="6BE234C3" w14:textId="25837503" w:rsidR="00F433EC" w:rsidRDefault="00FE0A4D" w:rsidP="00997D17">
            <w:pPr>
              <w:pStyle w:val="ListParagraph"/>
              <w:numPr>
                <w:ilvl w:val="0"/>
                <w:numId w:val="1"/>
              </w:numPr>
              <w:jc w:val="both"/>
              <w:rPr>
                <w:ins w:id="5866" w:author="Bonephace Kaijage" w:date="2026-10-14T05:21:00Z" w16du:dateUtc="2026-10-14T03:21:00Z"/>
                <w:color w:val="000000"/>
              </w:rPr>
            </w:pPr>
            <w:ins w:id="5867" w:author="Bonephace Kaijage" w:date="2026-10-14T05:57:00Z" w16du:dateUtc="2026-10-14T03:57:00Z">
              <w:r>
                <w:rPr>
                  <w:color w:val="000000"/>
                </w:rPr>
                <w:t>What raises the risk: farming or building right on the stream bank, clearing the trees that hold it, and crossing the drifts while water is still running.</w:t>
              </w:r>
            </w:ins>
          </w:p>
          <w:p w14:paraId="6BAF35DC" w14:textId="77777777" w:rsidR="00FE0A4D" w:rsidRDefault="00F433EC" w:rsidP="00997D17">
            <w:pPr>
              <w:pStyle w:val="ListParagraph"/>
              <w:numPr>
                <w:ilvl w:val="0"/>
                <w:numId w:val="1"/>
              </w:numPr>
              <w:jc w:val="both"/>
              <w:rPr>
                <w:ins w:id="5868" w:author="Bonephace Kaijage" w:date="2026-10-14T06:00:00Z" w16du:dateUtc="2026-10-14T04:00:00Z"/>
                <w:color w:val="000000"/>
              </w:rPr>
            </w:pPr>
            <w:ins w:id="5869" w:author="Bonephace Kaijage" w:date="2026-10-14T05:21:00Z" w16du:dateUtc="2026-10-14T03:21:00Z">
              <w:r>
                <w:rPr>
                  <w:color w:val="000000"/>
                </w:rPr>
                <w:t>Know the higher ground away from the stream that your household will move to when it rises, and wait at the crossings for the water to drop rather than cross.</w:t>
              </w:r>
            </w:ins>
          </w:p>
          <w:p w14:paraId="43C2B2F0" w14:textId="3BB21E73" w:rsidR="00A46EAA" w:rsidRPr="00997D17" w:rsidRDefault="00FE0A4D" w:rsidP="00997D17">
            <w:pPr>
              <w:pStyle w:val="ListParagraph"/>
              <w:numPr>
                <w:ilvl w:val="0"/>
                <w:numId w:val="1"/>
              </w:numPr>
              <w:jc w:val="both"/>
              <w:rPr>
                <w:color w:val="000000"/>
              </w:rPr>
            </w:pPr>
            <w:ins w:id="5870" w:author="Bonephace Kaijage" w:date="2026-10-14T06:00:00Z" w16du:dateUtc="2026-10-14T04:00:00Z">
              <w:r>
                <w:rPr>
                  <w:color w:val="000000"/>
                </w:rPr>
                <w:t>Agree who will help anyone in the household who cannot move, see or hear a warning on their own.</w:t>
              </w:r>
            </w:ins>
          </w:p>
        </w:tc>
        <w:tc>
          <w:tcPr>
            <w:tcW w:w="3325" w:type="dxa"/>
          </w:tcPr>
          <w:p w14:paraId="7A972586" w14:textId="03624C0A" w:rsidR="00A46EAA" w:rsidRPr="00997D17" w:rsidRDefault="002A1887" w:rsidP="00997D17">
            <w:pPr>
              <w:pStyle w:val="ListParagraph"/>
              <w:numPr>
                <w:ilvl w:val="0"/>
                <w:numId w:val="1"/>
              </w:numPr>
              <w:jc w:val="both"/>
              <w:rPr>
                <w:color w:val="000000"/>
              </w:rPr>
            </w:pPr>
            <w:r>
              <w:rPr>
                <w:color w:val="000000"/>
              </w:rPr>
              <w:t>Eneo hili lina vijito vya msimu: vijito vya Uyui huwa vikavu kwa miezi kadhaa lakini hubeba mafuriko ya ghafla ndani ya saa moja baada ya dhoruba, na kukata vivuko vya barabara za vijijini na kutenga vijiji.</w:t>
            </w:r>
          </w:p>
          <w:p w14:paraId="35978724" w14:textId="77777777" w:rsidR="00F433EC" w:rsidRDefault="00DC5789" w:rsidP="00997D17">
            <w:pPr>
              <w:pStyle w:val="ListParagraph"/>
              <w:numPr>
                <w:ilvl w:val="0"/>
                <w:numId w:val="1"/>
              </w:numPr>
              <w:jc w:val="both"/>
              <w:rPr>
                <w:ins w:id="5871" w:author="Bonephace Kaijage" w:date="2026-10-14T05:21:00Z" w16du:dateUtc="2026-10-14T03:21:00Z"/>
                <w:color w:val="000000"/>
              </w:rPr>
            </w:pPr>
            <w:r>
              <w:rPr>
                <w:color w:val="000000"/>
              </w:rPr>
              <w:t>Kwa wanaoishi na kusafiri hapa, ni vyema</w:t>
            </w:r>
            <w:r w:rsidR="002A1887">
              <w:rPr>
                <w:color w:val="000000"/>
              </w:rPr>
              <w:t xml:space="preserve"> kuacha nyasi na miti kwenye kingo za vijito na kupanga safari kuzingatia vipindi vya dhoruba.</w:t>
            </w:r>
          </w:p>
          <w:p w14:paraId="50807B5D" w14:textId="303EEAAD" w:rsidR="00F433EC" w:rsidRDefault="00FE0A4D" w:rsidP="00997D17">
            <w:pPr>
              <w:pStyle w:val="ListParagraph"/>
              <w:numPr>
                <w:ilvl w:val="0"/>
                <w:numId w:val="1"/>
              </w:numPr>
              <w:jc w:val="both"/>
              <w:rPr>
                <w:ins w:id="5872" w:author="Bonephace Kaijage" w:date="2026-10-14T05:21:00Z" w16du:dateUtc="2026-10-14T03:21:00Z"/>
                <w:color w:val="000000"/>
              </w:rPr>
            </w:pPr>
            <w:ins w:id="5873" w:author="Bonephace Kaijage" w:date="2026-10-14T05:57:00Z" w16du:dateUtc="2026-10-14T03:57:00Z">
              <w:r>
                <w:rPr>
                  <w:color w:val="000000"/>
                </w:rPr>
                <w:t>Kinachoongeza hatari: kulima au kujenga moja kwa moja kwenye ukingo wa kijito, kukata miti inayoushikilia, na kuvuka vivuko maji yakiwa bado yanatiririka.</w:t>
              </w:r>
            </w:ins>
          </w:p>
          <w:p w14:paraId="2DE7A5CB" w14:textId="77777777" w:rsidR="00FE0A4D" w:rsidRDefault="00F433EC" w:rsidP="00997D17">
            <w:pPr>
              <w:pStyle w:val="ListParagraph"/>
              <w:numPr>
                <w:ilvl w:val="0"/>
                <w:numId w:val="1"/>
              </w:numPr>
              <w:jc w:val="both"/>
              <w:rPr>
                <w:ins w:id="5874" w:author="Bonephace Kaijage" w:date="2026-10-14T06:00:00Z" w16du:dateUtc="2026-10-14T04:00:00Z"/>
                <w:color w:val="000000"/>
              </w:rPr>
            </w:pPr>
            <w:ins w:id="5875" w:author="Bonephace Kaijage" w:date="2026-10-14T05:21:00Z" w16du:dateUtc="2026-10-14T03:21:00Z">
              <w:r>
                <w:rPr>
                  <w:color w:val="000000"/>
                </w:rPr>
                <w:t>Fahamu eneo la juu mbali na kijito ambalo kaya yako itahamia kinapojaa, na subirini vivukoni maji yapungue badala ya kuvuka.</w:t>
              </w:r>
            </w:ins>
          </w:p>
          <w:p w14:paraId="1F577662" w14:textId="2AD03AEF" w:rsidR="00A46EAA" w:rsidRPr="00997D17" w:rsidRDefault="00FE0A4D" w:rsidP="00997D17">
            <w:pPr>
              <w:pStyle w:val="ListParagraph"/>
              <w:numPr>
                <w:ilvl w:val="0"/>
                <w:numId w:val="1"/>
              </w:numPr>
              <w:jc w:val="both"/>
              <w:rPr>
                <w:bCs/>
                <w:color w:val="000000"/>
              </w:rPr>
            </w:pPr>
            <w:ins w:id="5876" w:author="Bonephace Kaijage" w:date="2026-10-14T06:00:00Z" w16du:dateUtc="2026-10-14T04:00:00Z">
              <w:r>
                <w:rPr>
                  <w:color w:val="000000"/>
                </w:rPr>
                <w:t>Kubalianeni nani atamsaidia yeyote katika kaya asiyeweza kuondoka, kuona au kusikia tahadhari peke yake.</w:t>
              </w:r>
            </w:ins>
          </w:p>
        </w:tc>
      </w:tr>
      <w:tr w:rsidR="00A46EAA" w:rsidRPr="00997D17" w14:paraId="023C828F" w14:textId="77777777" w:rsidTr="00997D17">
        <w:tc>
          <w:tcPr>
            <w:tcW w:w="3420" w:type="dxa"/>
          </w:tcPr>
          <w:p w14:paraId="3F83AB26" w14:textId="42429CE0" w:rsidR="00A46EAA" w:rsidRPr="00997D17" w:rsidRDefault="00A46EAA" w:rsidP="00997D17">
            <w:pPr>
              <w:pStyle w:val="ListParagraph"/>
              <w:numPr>
                <w:ilvl w:val="0"/>
                <w:numId w:val="1"/>
              </w:numPr>
              <w:jc w:val="both"/>
              <w:rPr>
                <w:color w:val="000000"/>
              </w:rPr>
            </w:pPr>
            <w:r w:rsidRPr="00997D17">
              <w:rPr>
                <w:color w:val="000000"/>
              </w:rPr>
              <w:t>Mbuga lowlands</w:t>
            </w:r>
          </w:p>
        </w:tc>
        <w:tc>
          <w:tcPr>
            <w:tcW w:w="3235" w:type="dxa"/>
          </w:tcPr>
          <w:p w14:paraId="3949AE3E" w14:textId="10891AF7" w:rsidR="00A46EAA" w:rsidRPr="00997D17" w:rsidRDefault="00A46EAA" w:rsidP="00997D17">
            <w:pPr>
              <w:pStyle w:val="ListParagraph"/>
              <w:numPr>
                <w:ilvl w:val="0"/>
                <w:numId w:val="1"/>
              </w:numPr>
              <w:jc w:val="both"/>
              <w:rPr>
                <w:color w:val="000000"/>
              </w:rPr>
            </w:pPr>
            <w:r w:rsidRPr="00997D17">
              <w:rPr>
                <w:color w:val="000000"/>
              </w:rPr>
              <w:t>Mbuga za mabonde</w:t>
            </w:r>
          </w:p>
        </w:tc>
        <w:tc>
          <w:tcPr>
            <w:tcW w:w="3605" w:type="dxa"/>
          </w:tcPr>
          <w:p w14:paraId="4423464F" w14:textId="13DCE5D3" w:rsidR="00997D17" w:rsidRDefault="002A1887" w:rsidP="00A46EAA">
            <w:pPr>
              <w:pStyle w:val="ListParagraph"/>
              <w:numPr>
                <w:ilvl w:val="0"/>
                <w:numId w:val="1"/>
              </w:numPr>
              <w:jc w:val="both"/>
              <w:rPr>
                <w:color w:val="000000"/>
              </w:rPr>
            </w:pPr>
            <w:r>
              <w:rPr>
                <w:color w:val="000000"/>
              </w:rPr>
              <w:t>This area is mbuga lowland: it collects run-off from the surrounding miombo and stays waterlogged for weeks in a normal rainy season.</w:t>
            </w:r>
          </w:p>
          <w:p w14:paraId="1D88EC13" w14:textId="77777777" w:rsidR="00F433EC" w:rsidRDefault="00DC5789" w:rsidP="00997D17">
            <w:pPr>
              <w:pStyle w:val="ListParagraph"/>
              <w:numPr>
                <w:ilvl w:val="0"/>
                <w:numId w:val="1"/>
              </w:numPr>
              <w:jc w:val="both"/>
              <w:rPr>
                <w:ins w:id="5877" w:author="Bonephace Kaijage" w:date="2026-10-14T05:21:00Z" w16du:dateUtc="2026-10-14T03:21:00Z"/>
                <w:color w:val="000000"/>
              </w:rPr>
            </w:pPr>
            <w:r>
              <w:rPr>
                <w:color w:val="000000"/>
              </w:rPr>
              <w:t>For those living and farming here, it helps to</w:t>
            </w:r>
            <w:r w:rsidR="002A1887">
              <w:rPr>
                <w:color w:val="000000"/>
              </w:rPr>
              <w:t xml:space="preserve"> grow rice and other flood-tolerant crops on </w:t>
            </w:r>
            <w:r w:rsidR="002A1887">
              <w:rPr>
                <w:color w:val="000000"/>
              </w:rPr>
              <w:lastRenderedPageBreak/>
              <w:t>the mbuga and build homes on the higher ground.</w:t>
            </w:r>
          </w:p>
          <w:p w14:paraId="198B7FCF" w14:textId="20AF7D4E" w:rsidR="00F433EC" w:rsidRDefault="00FE0A4D" w:rsidP="00997D17">
            <w:pPr>
              <w:pStyle w:val="ListParagraph"/>
              <w:numPr>
                <w:ilvl w:val="0"/>
                <w:numId w:val="1"/>
              </w:numPr>
              <w:jc w:val="both"/>
              <w:rPr>
                <w:ins w:id="5878" w:author="Bonephace Kaijage" w:date="2026-10-14T05:21:00Z" w16du:dateUtc="2026-10-14T03:21:00Z"/>
                <w:color w:val="000000"/>
              </w:rPr>
            </w:pPr>
            <w:ins w:id="5879" w:author="Bonephace Kaijage" w:date="2026-10-14T05:57:00Z" w16du:dateUtc="2026-10-14T03:57:00Z">
              <w:r>
                <w:rPr>
                  <w:color w:val="000000"/>
                </w:rPr>
                <w:t>What raises the risk: building permanent houses and stores on the mbuga because it looks dry, blocking the natural outflow with bunds and roads, and returning before the water has gone.</w:t>
              </w:r>
            </w:ins>
          </w:p>
          <w:p w14:paraId="4F7A244E" w14:textId="77777777" w:rsidR="00FE0A4D" w:rsidRDefault="00F433EC" w:rsidP="00997D17">
            <w:pPr>
              <w:pStyle w:val="ListParagraph"/>
              <w:numPr>
                <w:ilvl w:val="0"/>
                <w:numId w:val="1"/>
              </w:numPr>
              <w:jc w:val="both"/>
              <w:rPr>
                <w:ins w:id="5880" w:author="Bonephace Kaijage" w:date="2026-10-14T06:00:00Z" w16du:dateUtc="2026-10-14T04:00:00Z"/>
                <w:color w:val="000000"/>
              </w:rPr>
            </w:pPr>
            <w:ins w:id="5881" w:author="Bonephace Kaijage" w:date="2026-10-14T05:21:00Z" w16du:dateUtc="2026-10-14T03:21:00Z">
              <w:r>
                <w:rPr>
                  <w:color w:val="000000"/>
                </w:rPr>
                <w:t>Know the raised ground and the dry route to it that your village will use when the mbuga floods, and move people, stores and animals there as the water begins to rise.</w:t>
              </w:r>
            </w:ins>
          </w:p>
          <w:p w14:paraId="5AAE4768" w14:textId="1BCFA84B" w:rsidR="00A46EAA" w:rsidRPr="00997D17" w:rsidRDefault="00FE0A4D" w:rsidP="00997D17">
            <w:pPr>
              <w:pStyle w:val="ListParagraph"/>
              <w:numPr>
                <w:ilvl w:val="0"/>
                <w:numId w:val="1"/>
              </w:numPr>
              <w:jc w:val="both"/>
              <w:rPr>
                <w:color w:val="000000"/>
              </w:rPr>
            </w:pPr>
            <w:ins w:id="5882" w:author="Bonephace Kaijage" w:date="2026-10-14T06:00:00Z" w16du:dateUtc="2026-10-14T04:00:00Z">
              <w:r>
                <w:rPr>
                  <w:color w:val="000000"/>
                </w:rPr>
                <w:t>Agree who will help anyone in the household who cannot move, see or hear a warning on their own.</w:t>
              </w:r>
            </w:ins>
          </w:p>
        </w:tc>
        <w:tc>
          <w:tcPr>
            <w:tcW w:w="3325" w:type="dxa"/>
          </w:tcPr>
          <w:p w14:paraId="7EECD358" w14:textId="09F7C4AB" w:rsidR="00A46EAA" w:rsidRPr="00997D17" w:rsidRDefault="002A1887" w:rsidP="00997D17">
            <w:pPr>
              <w:pStyle w:val="ListParagraph"/>
              <w:numPr>
                <w:ilvl w:val="0"/>
                <w:numId w:val="1"/>
              </w:numPr>
              <w:jc w:val="both"/>
              <w:rPr>
                <w:color w:val="000000"/>
              </w:rPr>
            </w:pPr>
            <w:r>
              <w:rPr>
                <w:color w:val="000000"/>
              </w:rPr>
              <w:lastRenderedPageBreak/>
              <w:t>Eneo hili ni mbuga ya bonde: hupokea maji kutoka miombo inayozunguka na hubaki na maji kwa wiki kadhaa katika msimu wa kawaida wa mvua.</w:t>
            </w:r>
          </w:p>
          <w:p w14:paraId="687B788F" w14:textId="77777777" w:rsidR="00F433EC" w:rsidRDefault="00DC5789" w:rsidP="00997D17">
            <w:pPr>
              <w:pStyle w:val="ListParagraph"/>
              <w:numPr>
                <w:ilvl w:val="0"/>
                <w:numId w:val="1"/>
              </w:numPr>
              <w:jc w:val="both"/>
              <w:rPr>
                <w:ins w:id="5883" w:author="Bonephace Kaijage" w:date="2026-10-14T05:21:00Z" w16du:dateUtc="2026-10-14T03:21:00Z"/>
                <w:color w:val="000000"/>
              </w:rPr>
            </w:pPr>
            <w:r>
              <w:rPr>
                <w:color w:val="000000"/>
              </w:rPr>
              <w:lastRenderedPageBreak/>
              <w:t>Kwa wanaoishi na kulima hapa, ni vyema</w:t>
            </w:r>
            <w:r w:rsidR="002A1887">
              <w:rPr>
                <w:color w:val="000000"/>
              </w:rPr>
              <w:t xml:space="preserve"> kupanda mpunga na mazao mengine yanayostahimili maji kwenye mbuga na kujenga makazi sehemu za miinuko.</w:t>
            </w:r>
          </w:p>
          <w:p w14:paraId="47BD4284" w14:textId="117AEED2" w:rsidR="00F433EC" w:rsidRDefault="00FE0A4D" w:rsidP="00997D17">
            <w:pPr>
              <w:pStyle w:val="ListParagraph"/>
              <w:numPr>
                <w:ilvl w:val="0"/>
                <w:numId w:val="1"/>
              </w:numPr>
              <w:jc w:val="both"/>
              <w:rPr>
                <w:ins w:id="5884" w:author="Bonephace Kaijage" w:date="2026-10-14T05:21:00Z" w16du:dateUtc="2026-10-14T03:21:00Z"/>
                <w:color w:val="000000"/>
              </w:rPr>
            </w:pPr>
            <w:ins w:id="5885" w:author="Bonephace Kaijage" w:date="2026-10-14T05:57:00Z" w16du:dateUtc="2026-10-14T03:57:00Z">
              <w:r>
                <w:rPr>
                  <w:color w:val="000000"/>
                </w:rPr>
                <w:t>Kinachoongeza hatari: kujenga nyumba na maghala ya kudumu kwenye mbuga kwa sababu inaonekana kavu, kuziba njia ya asili ya maji kwa matuta na barabara, na kurudi kabla maji hayajaondoka.</w:t>
              </w:r>
            </w:ins>
          </w:p>
          <w:p w14:paraId="7F53CE71" w14:textId="77777777" w:rsidR="00FE0A4D" w:rsidRDefault="00F433EC" w:rsidP="00997D17">
            <w:pPr>
              <w:pStyle w:val="ListParagraph"/>
              <w:numPr>
                <w:ilvl w:val="0"/>
                <w:numId w:val="1"/>
              </w:numPr>
              <w:jc w:val="both"/>
              <w:rPr>
                <w:ins w:id="5886" w:author="Bonephace Kaijage" w:date="2026-10-14T06:00:00Z" w16du:dateUtc="2026-10-14T04:00:00Z"/>
                <w:color w:val="000000"/>
              </w:rPr>
            </w:pPr>
            <w:ins w:id="5887" w:author="Bonephace Kaijage" w:date="2026-10-14T05:21:00Z" w16du:dateUtc="2026-10-14T03:21:00Z">
              <w:r>
                <w:rPr>
                  <w:color w:val="000000"/>
                </w:rPr>
                <w:t>Fahamu eneo lililoinuka na njia kavu ya kufika huko ambayo kijiji chenu kitatumia mbuga inapofurika, na hamisheni watu, akiba na mifugo huko maji yanapoanza kupanda.</w:t>
              </w:r>
            </w:ins>
          </w:p>
          <w:p w14:paraId="6AF6342D" w14:textId="4D23C5DA" w:rsidR="00A46EAA" w:rsidRPr="00997D17" w:rsidRDefault="00FE0A4D" w:rsidP="00997D17">
            <w:pPr>
              <w:pStyle w:val="ListParagraph"/>
              <w:numPr>
                <w:ilvl w:val="0"/>
                <w:numId w:val="1"/>
              </w:numPr>
              <w:jc w:val="both"/>
              <w:rPr>
                <w:bCs/>
                <w:color w:val="000000"/>
              </w:rPr>
            </w:pPr>
            <w:ins w:id="5888" w:author="Bonephace Kaijage" w:date="2026-10-14T06:00:00Z" w16du:dateUtc="2026-10-14T04:00:00Z">
              <w:r>
                <w:rPr>
                  <w:color w:val="000000"/>
                </w:rPr>
                <w:t>Kubalianeni nani atamsaidia yeyote katika kaya asiyeweza kuondoka, kuona au kusikia tahadhari peke yake.</w:t>
              </w:r>
            </w:ins>
          </w:p>
        </w:tc>
      </w:tr>
      <w:tr w:rsidR="00A46EAA" w:rsidRPr="001D64D9" w14:paraId="3B9360EC" w14:textId="77777777" w:rsidTr="00997D17">
        <w:tc>
          <w:tcPr>
            <w:tcW w:w="3420" w:type="dxa"/>
          </w:tcPr>
          <w:p w14:paraId="6669641D" w14:textId="1E3A51E4" w:rsidR="00A46EAA" w:rsidRPr="00997D17" w:rsidRDefault="00A46EAA" w:rsidP="00997D17">
            <w:pPr>
              <w:pStyle w:val="ListParagraph"/>
              <w:numPr>
                <w:ilvl w:val="0"/>
                <w:numId w:val="1"/>
              </w:numPr>
              <w:jc w:val="both"/>
              <w:rPr>
                <w:color w:val="000000"/>
              </w:rPr>
            </w:pPr>
            <w:r w:rsidRPr="00997D17">
              <w:rPr>
                <w:color w:val="000000"/>
              </w:rPr>
              <w:lastRenderedPageBreak/>
              <w:t>Miombo villages</w:t>
            </w:r>
          </w:p>
        </w:tc>
        <w:tc>
          <w:tcPr>
            <w:tcW w:w="3235" w:type="dxa"/>
          </w:tcPr>
          <w:p w14:paraId="7432A744" w14:textId="3E6453FF" w:rsidR="00A46EAA" w:rsidRPr="00997D17" w:rsidRDefault="00A46EAA" w:rsidP="00997D17">
            <w:pPr>
              <w:pStyle w:val="ListParagraph"/>
              <w:numPr>
                <w:ilvl w:val="0"/>
                <w:numId w:val="1"/>
              </w:numPr>
              <w:jc w:val="both"/>
              <w:rPr>
                <w:color w:val="000000"/>
              </w:rPr>
            </w:pPr>
            <w:r w:rsidRPr="00997D17">
              <w:rPr>
                <w:color w:val="000000"/>
              </w:rPr>
              <w:t>Vijiji vya miombo</w:t>
            </w:r>
          </w:p>
        </w:tc>
        <w:tc>
          <w:tcPr>
            <w:tcW w:w="3605" w:type="dxa"/>
          </w:tcPr>
          <w:p w14:paraId="614329AF" w14:textId="24FCE414" w:rsidR="00997D17" w:rsidRDefault="002A1887" w:rsidP="00A46EAA">
            <w:pPr>
              <w:pStyle w:val="ListParagraph"/>
              <w:numPr>
                <w:ilvl w:val="0"/>
                <w:numId w:val="1"/>
              </w:numPr>
              <w:jc w:val="both"/>
              <w:rPr>
                <w:color w:val="000000"/>
              </w:rPr>
            </w:pPr>
            <w:r>
              <w:rPr>
                <w:color w:val="000000"/>
              </w:rPr>
              <w:t>This is a miombo village: dry-season fires in grass and woodland spread quickly with afternoon winds and threaten homes, barns and apiaries.</w:t>
            </w:r>
          </w:p>
          <w:p w14:paraId="5EF2CEFB" w14:textId="77777777" w:rsidR="00F433EC" w:rsidRDefault="00DC5789" w:rsidP="00997D17">
            <w:pPr>
              <w:pStyle w:val="ListParagraph"/>
              <w:numPr>
                <w:ilvl w:val="0"/>
                <w:numId w:val="1"/>
              </w:numPr>
              <w:jc w:val="both"/>
              <w:rPr>
                <w:ins w:id="5889" w:author="Bonephace Kaijage" w:date="2026-10-14T05:21:00Z" w16du:dateUtc="2026-10-14T03:21:00Z"/>
                <w:color w:val="000000"/>
              </w:rPr>
            </w:pPr>
            <w:r>
              <w:rPr>
                <w:color w:val="000000"/>
              </w:rPr>
              <w:t>For those living and farming here, it helps to</w:t>
            </w:r>
            <w:r w:rsidR="002A1887">
              <w:rPr>
                <w:color w:val="000000"/>
              </w:rPr>
              <w:t xml:space="preserve"> keep fire breaks around homes and barns and to burn fields early on calm days with village approval.</w:t>
            </w:r>
          </w:p>
          <w:p w14:paraId="7B78E8D4" w14:textId="14687E2C" w:rsidR="00F433EC" w:rsidRDefault="00FE0A4D" w:rsidP="00997D17">
            <w:pPr>
              <w:pStyle w:val="ListParagraph"/>
              <w:numPr>
                <w:ilvl w:val="0"/>
                <w:numId w:val="1"/>
              </w:numPr>
              <w:jc w:val="both"/>
              <w:rPr>
                <w:ins w:id="5890" w:author="Bonephace Kaijage" w:date="2026-10-14T05:21:00Z" w16du:dateUtc="2026-10-14T03:21:00Z"/>
                <w:color w:val="000000"/>
              </w:rPr>
            </w:pPr>
            <w:ins w:id="5891" w:author="Bonephace Kaijage" w:date="2026-10-14T05:57:00Z" w16du:dateUtc="2026-10-14T03:57:00Z">
              <w:r>
                <w:rPr>
                  <w:color w:val="000000"/>
                </w:rPr>
                <w:t xml:space="preserve">What raises the risk: burning late in the dry season on windy days, leaving fires </w:t>
              </w:r>
              <w:r>
                <w:rPr>
                  <w:color w:val="000000"/>
                </w:rPr>
                <w:lastRenderedPageBreak/>
                <w:t>unattended, and stacking dry tobacco or firewood against the barn walls.</w:t>
              </w:r>
            </w:ins>
          </w:p>
          <w:p w14:paraId="324098E8" w14:textId="77777777" w:rsidR="00FE0A4D" w:rsidRDefault="00F433EC" w:rsidP="00997D17">
            <w:pPr>
              <w:pStyle w:val="ListParagraph"/>
              <w:numPr>
                <w:ilvl w:val="0"/>
                <w:numId w:val="1"/>
              </w:numPr>
              <w:jc w:val="both"/>
              <w:rPr>
                <w:ins w:id="5892" w:author="Bonephace Kaijage" w:date="2026-10-14T06:00:00Z" w16du:dateUtc="2026-10-14T04:00:00Z"/>
                <w:color w:val="000000"/>
              </w:rPr>
            </w:pPr>
            <w:ins w:id="5893" w:author="Bonephace Kaijage" w:date="2026-10-14T05:21:00Z" w16du:dateUtc="2026-10-14T03:21:00Z">
              <w:r>
                <w:rPr>
                  <w:color w:val="000000"/>
                </w:rPr>
                <w:t>Know the cleared open ground your household will move to if a bush fire comes towards the houses, move when smoke is seen on the field edge, and report any fire to the village leaders at once.</w:t>
              </w:r>
            </w:ins>
          </w:p>
          <w:p w14:paraId="5647E0C6" w14:textId="7336C988" w:rsidR="00A46EAA" w:rsidRPr="00997D17" w:rsidRDefault="00FE0A4D" w:rsidP="00997D17">
            <w:pPr>
              <w:pStyle w:val="ListParagraph"/>
              <w:numPr>
                <w:ilvl w:val="0"/>
                <w:numId w:val="1"/>
              </w:numPr>
              <w:jc w:val="both"/>
              <w:rPr>
                <w:color w:val="000000"/>
              </w:rPr>
            </w:pPr>
            <w:ins w:id="5894" w:author="Bonephace Kaijage" w:date="2026-10-14T06:00:00Z" w16du:dateUtc="2026-10-14T04:00:00Z">
              <w:r>
                <w:rPr>
                  <w:color w:val="000000"/>
                </w:rPr>
                <w:t>Agree who will help anyone in the household who cannot move, see or hear a warning on their own.</w:t>
              </w:r>
            </w:ins>
          </w:p>
        </w:tc>
        <w:tc>
          <w:tcPr>
            <w:tcW w:w="3325" w:type="dxa"/>
          </w:tcPr>
          <w:p w14:paraId="4D1C9020" w14:textId="72A8BEC9" w:rsidR="00A46EAA" w:rsidRPr="001D64D9" w:rsidRDefault="002A1887" w:rsidP="00997D17">
            <w:pPr>
              <w:pStyle w:val="ListParagraph"/>
              <w:numPr>
                <w:ilvl w:val="0"/>
                <w:numId w:val="1"/>
              </w:numPr>
              <w:jc w:val="both"/>
              <w:rPr>
                <w:color w:val="000000"/>
              </w:rPr>
            </w:pPr>
            <w:r>
              <w:rPr>
                <w:color w:val="000000"/>
              </w:rPr>
              <w:lastRenderedPageBreak/>
              <w:t>Hiki ni kijiji cha miombo: moto wa kiangazi kwenye nyasi na misitu husambaa haraka kwa upepo wa mchana na kuhatarisha nyumba, mabani na mizinga.</w:t>
            </w:r>
          </w:p>
          <w:p w14:paraId="10B149CD" w14:textId="77777777" w:rsidR="00F433EC" w:rsidRDefault="00DC5789" w:rsidP="00997D17">
            <w:pPr>
              <w:pStyle w:val="ListParagraph"/>
              <w:numPr>
                <w:ilvl w:val="0"/>
                <w:numId w:val="1"/>
              </w:numPr>
              <w:jc w:val="both"/>
              <w:rPr>
                <w:ins w:id="5895" w:author="Bonephace Kaijage" w:date="2026-10-14T05:21:00Z" w16du:dateUtc="2026-10-14T03:21:00Z"/>
                <w:color w:val="000000"/>
              </w:rPr>
            </w:pPr>
            <w:r>
              <w:rPr>
                <w:color w:val="000000"/>
              </w:rPr>
              <w:t>Kwa wanaoishi na kulima hapa, ni vyema</w:t>
            </w:r>
            <w:r w:rsidR="002A1887">
              <w:rPr>
                <w:color w:val="000000"/>
              </w:rPr>
              <w:t xml:space="preserve"> kuweka njia za kuzuia moto kuzunguka nyumba na mabani na kuchoma mashamba mapema siku </w:t>
            </w:r>
            <w:r w:rsidR="002A1887">
              <w:rPr>
                <w:color w:val="000000"/>
              </w:rPr>
              <w:lastRenderedPageBreak/>
              <w:t>zisizo na upepo kwa idhini ya kijiji.</w:t>
            </w:r>
          </w:p>
          <w:p w14:paraId="644EC526" w14:textId="7E560AE0" w:rsidR="00F433EC" w:rsidRDefault="00FE0A4D" w:rsidP="00997D17">
            <w:pPr>
              <w:pStyle w:val="ListParagraph"/>
              <w:numPr>
                <w:ilvl w:val="0"/>
                <w:numId w:val="1"/>
              </w:numPr>
              <w:jc w:val="both"/>
              <w:rPr>
                <w:ins w:id="5896" w:author="Bonephace Kaijage" w:date="2026-10-14T05:21:00Z" w16du:dateUtc="2026-10-14T03:21:00Z"/>
                <w:color w:val="000000"/>
              </w:rPr>
            </w:pPr>
            <w:ins w:id="5897" w:author="Bonephace Kaijage" w:date="2026-10-14T05:57:00Z" w16du:dateUtc="2026-10-14T03:57:00Z">
              <w:r>
                <w:rPr>
                  <w:color w:val="000000"/>
                </w:rPr>
                <w:t>Kinachoongeza hatari: kuchoma mwishoni mwa kiangazi siku za upepo, kuacha moto bila uangalizi, na kurundika tumbaku kavu au kuni kwenye kuta za ghala.</w:t>
              </w:r>
            </w:ins>
          </w:p>
          <w:p w14:paraId="45E310BB" w14:textId="77777777" w:rsidR="00FE0A4D" w:rsidRDefault="00F433EC" w:rsidP="00997D17">
            <w:pPr>
              <w:pStyle w:val="ListParagraph"/>
              <w:numPr>
                <w:ilvl w:val="0"/>
                <w:numId w:val="1"/>
              </w:numPr>
              <w:jc w:val="both"/>
              <w:rPr>
                <w:ins w:id="5898" w:author="Bonephace Kaijage" w:date="2026-10-14T06:00:00Z" w16du:dateUtc="2026-10-14T04:00:00Z"/>
                <w:color w:val="000000"/>
              </w:rPr>
            </w:pPr>
            <w:ins w:id="5899" w:author="Bonephace Kaijage" w:date="2026-10-14T05:21:00Z" w16du:dateUtc="2026-10-14T03:21:00Z">
              <w:r>
                <w:rPr>
                  <w:color w:val="000000"/>
                </w:rPr>
                <w:t>Fahamu uwanja wazi uliosafishwa ambao kaya yako itahamia moto wa porini ukielekea nyumbani, ondokeni moshi ukionekana mpakani mwa shamba, na ripoti moto wowote kwa viongozi wa kijiji mara moja.</w:t>
              </w:r>
            </w:ins>
          </w:p>
          <w:p w14:paraId="1E86FC8D" w14:textId="3305BFE2" w:rsidR="00A46EAA" w:rsidRPr="001D64D9" w:rsidRDefault="00FE0A4D" w:rsidP="00997D17">
            <w:pPr>
              <w:pStyle w:val="ListParagraph"/>
              <w:numPr>
                <w:ilvl w:val="0"/>
                <w:numId w:val="1"/>
              </w:numPr>
              <w:jc w:val="both"/>
              <w:rPr>
                <w:bCs/>
                <w:color w:val="000000"/>
              </w:rPr>
            </w:pPr>
            <w:ins w:id="5900" w:author="Bonephace Kaijage" w:date="2026-10-14T06:00:00Z" w16du:dateUtc="2026-10-14T04:00:00Z">
              <w:r>
                <w:rPr>
                  <w:color w:val="000000"/>
                </w:rPr>
                <w:t>Kubalianeni nani atamsaidia yeyote katika kaya asiyeweza kuondoka, kuona au kusikia tahadhari peke yake.</w:t>
              </w:r>
            </w:ins>
          </w:p>
        </w:tc>
      </w:tr>
      <w:tr w:rsidR="00A46EAA" w:rsidRPr="00997D17" w14:paraId="45ACB770" w14:textId="77777777" w:rsidTr="00997D17">
        <w:tc>
          <w:tcPr>
            <w:tcW w:w="3420" w:type="dxa"/>
          </w:tcPr>
          <w:p w14:paraId="1FFA2450" w14:textId="20D5FBA6" w:rsidR="00A46EAA" w:rsidRPr="00997D17" w:rsidRDefault="00A46EAA" w:rsidP="00997D17">
            <w:pPr>
              <w:pStyle w:val="ListParagraph"/>
              <w:numPr>
                <w:ilvl w:val="0"/>
                <w:numId w:val="1"/>
              </w:numPr>
              <w:jc w:val="both"/>
              <w:rPr>
                <w:color w:val="000000"/>
              </w:rPr>
            </w:pPr>
            <w:r w:rsidRPr="00997D17">
              <w:rPr>
                <w:color w:val="000000"/>
              </w:rPr>
              <w:lastRenderedPageBreak/>
              <w:t>Growing villages around Tabora town</w:t>
            </w:r>
          </w:p>
        </w:tc>
        <w:tc>
          <w:tcPr>
            <w:tcW w:w="3235" w:type="dxa"/>
          </w:tcPr>
          <w:p w14:paraId="5A4FDE16" w14:textId="4C23C22E" w:rsidR="00A46EAA" w:rsidRPr="00997D17" w:rsidRDefault="00A46EAA" w:rsidP="00997D17">
            <w:pPr>
              <w:pStyle w:val="ListParagraph"/>
              <w:numPr>
                <w:ilvl w:val="0"/>
                <w:numId w:val="1"/>
              </w:numPr>
              <w:jc w:val="both"/>
              <w:rPr>
                <w:color w:val="000000"/>
              </w:rPr>
            </w:pPr>
            <w:r w:rsidRPr="00997D17">
              <w:rPr>
                <w:color w:val="000000"/>
              </w:rPr>
              <w:t>Vijiji vinavyokua kuzunguka mji wa Tabora</w:t>
            </w:r>
          </w:p>
        </w:tc>
        <w:tc>
          <w:tcPr>
            <w:tcW w:w="3605" w:type="dxa"/>
          </w:tcPr>
          <w:p w14:paraId="50573E36" w14:textId="1805181F" w:rsidR="00997D17" w:rsidRDefault="002A1887" w:rsidP="00A46EAA">
            <w:pPr>
              <w:pStyle w:val="ListParagraph"/>
              <w:numPr>
                <w:ilvl w:val="0"/>
                <w:numId w:val="1"/>
              </w:numPr>
              <w:jc w:val="both"/>
              <w:rPr>
                <w:color w:val="000000"/>
              </w:rPr>
            </w:pPr>
            <w:r>
              <w:rPr>
                <w:color w:val="000000"/>
              </w:rPr>
              <w:t>This is a fast-growing area around Tabora town: new houses are going up on stream banks and low-lying plots that flood in heavy rain.</w:t>
            </w:r>
          </w:p>
          <w:p w14:paraId="720E824E" w14:textId="77777777" w:rsidR="00F433EC" w:rsidRDefault="00DC5789" w:rsidP="00997D17">
            <w:pPr>
              <w:pStyle w:val="ListParagraph"/>
              <w:numPr>
                <w:ilvl w:val="0"/>
                <w:numId w:val="1"/>
              </w:numPr>
              <w:jc w:val="both"/>
              <w:rPr>
                <w:ins w:id="5901" w:author="Bonephace Kaijage" w:date="2026-10-14T05:21:00Z" w16du:dateUtc="2026-10-14T03:21:00Z"/>
                <w:color w:val="000000"/>
              </w:rPr>
            </w:pPr>
            <w:r>
              <w:rPr>
                <w:color w:val="000000"/>
              </w:rPr>
              <w:t>For those building here, it helps to</w:t>
            </w:r>
            <w:r w:rsidR="002A1887">
              <w:rPr>
                <w:color w:val="000000"/>
              </w:rPr>
              <w:t xml:space="preserve"> obtain a building permit and have the plot checked by the village or council before investing in construction.</w:t>
            </w:r>
          </w:p>
          <w:p w14:paraId="5C921928" w14:textId="12A8B953" w:rsidR="00F433EC" w:rsidRDefault="00FE0A4D" w:rsidP="00997D17">
            <w:pPr>
              <w:pStyle w:val="ListParagraph"/>
              <w:numPr>
                <w:ilvl w:val="0"/>
                <w:numId w:val="1"/>
              </w:numPr>
              <w:jc w:val="both"/>
              <w:rPr>
                <w:ins w:id="5902" w:author="Bonephace Kaijage" w:date="2026-10-14T05:21:00Z" w16du:dateUtc="2026-10-14T03:21:00Z"/>
                <w:color w:val="000000"/>
              </w:rPr>
            </w:pPr>
            <w:ins w:id="5903" w:author="Bonephace Kaijage" w:date="2026-10-14T05:57:00Z" w16du:dateUtc="2026-10-14T03:57:00Z">
              <w:r>
                <w:rPr>
                  <w:color w:val="000000"/>
                </w:rPr>
                <w:t>What raises the risk and the loss when the plot floods: buying or building on plots in the stream reserves and the low mbuga around the growing town because they are cheap, and filling drains to make room.</w:t>
              </w:r>
            </w:ins>
          </w:p>
          <w:p w14:paraId="37EDABD4" w14:textId="77777777" w:rsidR="00FE0A4D" w:rsidRDefault="00F433EC" w:rsidP="00997D17">
            <w:pPr>
              <w:pStyle w:val="ListParagraph"/>
              <w:numPr>
                <w:ilvl w:val="0"/>
                <w:numId w:val="1"/>
              </w:numPr>
              <w:jc w:val="both"/>
              <w:rPr>
                <w:ins w:id="5904" w:author="Bonephace Kaijage" w:date="2026-10-14T06:00:00Z" w16du:dateUtc="2026-10-14T04:00:00Z"/>
                <w:color w:val="000000"/>
              </w:rPr>
            </w:pPr>
            <w:ins w:id="5905" w:author="Bonephace Kaijage" w:date="2026-10-14T05:21:00Z" w16du:dateUtc="2026-10-14T03:21:00Z">
              <w:r>
                <w:rPr>
                  <w:color w:val="000000"/>
                </w:rPr>
                <w:lastRenderedPageBreak/>
                <w:t>Before building, ask the village or council where the water goes in a heavy storm, and know the higher ground your household will move to if the new settlement floods.</w:t>
              </w:r>
            </w:ins>
          </w:p>
          <w:p w14:paraId="4507E7B4" w14:textId="33E5B610" w:rsidR="00A46EAA" w:rsidRPr="00997D17" w:rsidRDefault="00FE0A4D" w:rsidP="00997D17">
            <w:pPr>
              <w:pStyle w:val="ListParagraph"/>
              <w:numPr>
                <w:ilvl w:val="0"/>
                <w:numId w:val="1"/>
              </w:numPr>
              <w:jc w:val="both"/>
              <w:rPr>
                <w:color w:val="000000"/>
              </w:rPr>
            </w:pPr>
            <w:ins w:id="5906" w:author="Bonephace Kaijage" w:date="2026-10-14T06:00:00Z" w16du:dateUtc="2026-10-14T04:00:00Z">
              <w:r>
                <w:rPr>
                  <w:color w:val="000000"/>
                </w:rPr>
                <w:t>Agree who will help anyone in the household who cannot move, see or hear a warning on their own.</w:t>
              </w:r>
            </w:ins>
          </w:p>
        </w:tc>
        <w:tc>
          <w:tcPr>
            <w:tcW w:w="3325" w:type="dxa"/>
          </w:tcPr>
          <w:p w14:paraId="67EC0D16" w14:textId="361FC861" w:rsidR="00A46EAA" w:rsidRPr="00997D17" w:rsidRDefault="002A1887" w:rsidP="00997D17">
            <w:pPr>
              <w:pStyle w:val="ListParagraph"/>
              <w:numPr>
                <w:ilvl w:val="0"/>
                <w:numId w:val="1"/>
              </w:numPr>
              <w:jc w:val="both"/>
              <w:rPr>
                <w:color w:val="000000"/>
              </w:rPr>
            </w:pPr>
            <w:r>
              <w:rPr>
                <w:color w:val="000000"/>
              </w:rPr>
              <w:lastRenderedPageBreak/>
              <w:t>Hili ni eneo linalokua kwa kasi kuzunguka mji wa Tabora: nyumba mpya zinajengwa kwenye kingo za vijito na viwanja vya chini vinavyofurika wakati wa mvua kubwa.</w:t>
            </w:r>
          </w:p>
          <w:p w14:paraId="32701AEB" w14:textId="77777777" w:rsidR="00F433EC" w:rsidRDefault="00DC5789" w:rsidP="00997D17">
            <w:pPr>
              <w:pStyle w:val="ListParagraph"/>
              <w:numPr>
                <w:ilvl w:val="0"/>
                <w:numId w:val="1"/>
              </w:numPr>
              <w:jc w:val="both"/>
              <w:rPr>
                <w:ins w:id="5907" w:author="Bonephace Kaijage" w:date="2026-10-14T05:21:00Z" w16du:dateUtc="2026-10-14T03:21:00Z"/>
                <w:color w:val="000000"/>
              </w:rPr>
            </w:pPr>
            <w:r>
              <w:rPr>
                <w:color w:val="000000"/>
              </w:rPr>
              <w:t>Kwa wanaojenga hapa, ni vyema</w:t>
            </w:r>
            <w:r w:rsidR="002A1887">
              <w:rPr>
                <w:color w:val="000000"/>
              </w:rPr>
              <w:t xml:space="preserve"> kupata kibali cha ujenzi na kiwanja kukaguliwa na kijiji au halmashauri kabla ya kuwekeza kwenye ujenzi.</w:t>
            </w:r>
          </w:p>
          <w:p w14:paraId="60E2E4D0" w14:textId="6DC03C10" w:rsidR="00F433EC" w:rsidRDefault="00FE0A4D" w:rsidP="00997D17">
            <w:pPr>
              <w:pStyle w:val="ListParagraph"/>
              <w:numPr>
                <w:ilvl w:val="0"/>
                <w:numId w:val="1"/>
              </w:numPr>
              <w:jc w:val="both"/>
              <w:rPr>
                <w:ins w:id="5908" w:author="Bonephace Kaijage" w:date="2026-10-14T05:21:00Z" w16du:dateUtc="2026-10-14T03:21:00Z"/>
                <w:color w:val="000000"/>
              </w:rPr>
            </w:pPr>
            <w:ins w:id="5909" w:author="Bonephace Kaijage" w:date="2026-10-14T05:57:00Z" w16du:dateUtc="2026-10-14T03:57:00Z">
              <w:r>
                <w:rPr>
                  <w:color w:val="000000"/>
                </w:rPr>
                <w:t xml:space="preserve">Kinachoongeza hatari na hasara kiwanja kinapofurika: kununua au kujenga kwenye viwanja ndani ya hifadhi za vijito na mbuga za chini kuzunguka </w:t>
              </w:r>
              <w:r>
                <w:rPr>
                  <w:color w:val="000000"/>
                </w:rPr>
                <w:lastRenderedPageBreak/>
                <w:t>mji unaokua kwa sababu ni rahisi, na kujaza mitaro kupata nafasi.</w:t>
              </w:r>
            </w:ins>
          </w:p>
          <w:p w14:paraId="532B4831" w14:textId="77777777" w:rsidR="00FE0A4D" w:rsidRDefault="00F433EC" w:rsidP="00997D17">
            <w:pPr>
              <w:pStyle w:val="ListParagraph"/>
              <w:numPr>
                <w:ilvl w:val="0"/>
                <w:numId w:val="1"/>
              </w:numPr>
              <w:jc w:val="both"/>
              <w:rPr>
                <w:ins w:id="5910" w:author="Bonephace Kaijage" w:date="2026-10-14T06:00:00Z" w16du:dateUtc="2026-10-14T04:00:00Z"/>
                <w:color w:val="000000"/>
              </w:rPr>
            </w:pPr>
            <w:ins w:id="5911" w:author="Bonephace Kaijage" w:date="2026-10-14T05:21:00Z" w16du:dateUtc="2026-10-14T03:21:00Z">
              <w:r>
                <w:rPr>
                  <w:color w:val="000000"/>
                </w:rPr>
                <w:t>Kabla ya kujenga, ulizeni kijiji au halmashauri maji huenda wapi dhoruba kali, na fahamu eneo la juu ambalo kaya yako itahamia makazi mapya yakifurika.</w:t>
              </w:r>
            </w:ins>
          </w:p>
          <w:p w14:paraId="5B50CBF1" w14:textId="3E7D73CA" w:rsidR="00A46EAA" w:rsidRPr="00997D17" w:rsidRDefault="00FE0A4D" w:rsidP="00997D17">
            <w:pPr>
              <w:pStyle w:val="ListParagraph"/>
              <w:numPr>
                <w:ilvl w:val="0"/>
                <w:numId w:val="1"/>
              </w:numPr>
              <w:jc w:val="both"/>
              <w:rPr>
                <w:bCs/>
                <w:color w:val="000000"/>
              </w:rPr>
            </w:pPr>
            <w:ins w:id="5912" w:author="Bonephace Kaijage" w:date="2026-10-14T06:00:00Z" w16du:dateUtc="2026-10-14T04:00:00Z">
              <w:r>
                <w:rPr>
                  <w:color w:val="000000"/>
                </w:rPr>
                <w:t>Kubalianeni nani atamsaidia yeyote katika kaya asiyeweza kuondoka, kuona au kusikia tahadhari peke yake.</w:t>
              </w:r>
            </w:ins>
          </w:p>
        </w:tc>
      </w:tr>
      <w:tr w:rsidR="00A46EAA" w:rsidRPr="00997D17" w14:paraId="05C1E847" w14:textId="77777777" w:rsidTr="00997D17">
        <w:tc>
          <w:tcPr>
            <w:tcW w:w="3420" w:type="dxa"/>
          </w:tcPr>
          <w:p w14:paraId="0E062A31" w14:textId="1381C7E3" w:rsidR="00A46EAA" w:rsidRPr="00997D17" w:rsidRDefault="00A46EAA" w:rsidP="00997D17">
            <w:pPr>
              <w:pStyle w:val="ListParagraph"/>
              <w:numPr>
                <w:ilvl w:val="0"/>
                <w:numId w:val="1"/>
              </w:numPr>
              <w:jc w:val="both"/>
              <w:rPr>
                <w:color w:val="000000"/>
              </w:rPr>
            </w:pPr>
            <w:r w:rsidRPr="00997D17">
              <w:rPr>
                <w:color w:val="000000"/>
              </w:rPr>
              <w:lastRenderedPageBreak/>
              <w:t>Drought-prone farms</w:t>
            </w:r>
          </w:p>
        </w:tc>
        <w:tc>
          <w:tcPr>
            <w:tcW w:w="3235" w:type="dxa"/>
          </w:tcPr>
          <w:p w14:paraId="1D8D5FDC" w14:textId="74DE1106" w:rsidR="00A46EAA" w:rsidRPr="00997D17" w:rsidRDefault="00A46EAA" w:rsidP="00997D17">
            <w:pPr>
              <w:pStyle w:val="ListParagraph"/>
              <w:numPr>
                <w:ilvl w:val="0"/>
                <w:numId w:val="1"/>
              </w:numPr>
              <w:jc w:val="both"/>
              <w:rPr>
                <w:color w:val="000000"/>
              </w:rPr>
            </w:pPr>
            <w:r w:rsidRPr="00997D17">
              <w:rPr>
                <w:color w:val="000000"/>
              </w:rPr>
              <w:t>Mashamba yanayokumbwa na ukame</w:t>
            </w:r>
          </w:p>
        </w:tc>
        <w:tc>
          <w:tcPr>
            <w:tcW w:w="3605" w:type="dxa"/>
          </w:tcPr>
          <w:p w14:paraId="4EFEBB92" w14:textId="6E5D9418" w:rsidR="00997D17" w:rsidRDefault="002A1887" w:rsidP="00A46EAA">
            <w:pPr>
              <w:pStyle w:val="ListParagraph"/>
              <w:numPr>
                <w:ilvl w:val="0"/>
                <w:numId w:val="1"/>
              </w:numPr>
              <w:jc w:val="both"/>
              <w:rPr>
                <w:color w:val="000000"/>
              </w:rPr>
            </w:pPr>
            <w:r>
              <w:rPr>
                <w:color w:val="000000"/>
              </w:rPr>
              <w:t>This is a drought-prone farming area: dry spells in the middle of the Msimu season (January–February) are common across Uyui and often damage maize at flowering.</w:t>
            </w:r>
          </w:p>
          <w:p w14:paraId="5C4DD024" w14:textId="77777777" w:rsidR="00F433EC" w:rsidRDefault="00DC5789" w:rsidP="00997D17">
            <w:pPr>
              <w:pStyle w:val="ListParagraph"/>
              <w:numPr>
                <w:ilvl w:val="0"/>
                <w:numId w:val="1"/>
              </w:numPr>
              <w:jc w:val="both"/>
              <w:rPr>
                <w:ins w:id="5913" w:author="Bonephace Kaijage" w:date="2026-10-14T05:21:00Z" w16du:dateUtc="2026-10-14T03:21:00Z"/>
                <w:color w:val="000000"/>
              </w:rPr>
            </w:pPr>
            <w:r>
              <w:rPr>
                <w:color w:val="000000"/>
              </w:rPr>
              <w:t>For those farming here, it helps to</w:t>
            </w:r>
            <w:r w:rsidR="002A1887">
              <w:rPr>
                <w:color w:val="000000"/>
              </w:rPr>
              <w:t xml:space="preserve"> plant early, choose early-maturing and drought-tolerant varieties and keep a household food reserve.</w:t>
            </w:r>
          </w:p>
          <w:p w14:paraId="43C946BB" w14:textId="10E2C4CC" w:rsidR="00F433EC" w:rsidRDefault="00FE0A4D" w:rsidP="00997D17">
            <w:pPr>
              <w:pStyle w:val="ListParagraph"/>
              <w:numPr>
                <w:ilvl w:val="0"/>
                <w:numId w:val="1"/>
              </w:numPr>
              <w:jc w:val="both"/>
              <w:rPr>
                <w:ins w:id="5914" w:author="Bonephace Kaijage" w:date="2026-10-14T05:21:00Z" w16du:dateUtc="2026-10-14T03:21:00Z"/>
                <w:color w:val="000000"/>
              </w:rPr>
            </w:pPr>
            <w:ins w:id="5915" w:author="Bonephace Kaijage" w:date="2026-10-14T05:57:00Z" w16du:dateUtc="2026-10-14T03:57:00Z">
              <w:r>
                <w:rPr>
                  <w:color w:val="000000"/>
                </w:rPr>
                <w:t>What raises the loss when the rains fail: relying on maize alone, selling the whole harvest at once and cutting the remaining trees for charcoal when money is short.</w:t>
              </w:r>
            </w:ins>
          </w:p>
          <w:p w14:paraId="5CC85E7B" w14:textId="77777777" w:rsidR="00FE0A4D" w:rsidRDefault="00F433EC" w:rsidP="00997D17">
            <w:pPr>
              <w:pStyle w:val="ListParagraph"/>
              <w:numPr>
                <w:ilvl w:val="0"/>
                <w:numId w:val="1"/>
              </w:numPr>
              <w:jc w:val="both"/>
              <w:rPr>
                <w:ins w:id="5916" w:author="Bonephace Kaijage" w:date="2026-10-14T06:00:00Z" w16du:dateUtc="2026-10-14T04:00:00Z"/>
                <w:color w:val="000000"/>
              </w:rPr>
            </w:pPr>
            <w:ins w:id="5917" w:author="Bonephace Kaijage" w:date="2026-10-14T05:21:00Z" w16du:dateUtc="2026-10-14T03:21:00Z">
              <w:r>
                <w:rPr>
                  <w:color w:val="000000"/>
                </w:rPr>
                <w:t>Agree early, as a household and a village, where food will come from in a failed season, and act before the stores are empty.</w:t>
              </w:r>
            </w:ins>
          </w:p>
          <w:p w14:paraId="53A34E64" w14:textId="0DDD72B9" w:rsidR="00A46EAA" w:rsidRPr="00997D17" w:rsidRDefault="00FE0A4D" w:rsidP="00997D17">
            <w:pPr>
              <w:pStyle w:val="ListParagraph"/>
              <w:numPr>
                <w:ilvl w:val="0"/>
                <w:numId w:val="1"/>
              </w:numPr>
              <w:jc w:val="both"/>
              <w:rPr>
                <w:color w:val="000000"/>
              </w:rPr>
            </w:pPr>
            <w:ins w:id="5918" w:author="Bonephace Kaijage" w:date="2026-10-14T06:00:00Z" w16du:dateUtc="2026-10-14T04:00:00Z">
              <w:r>
                <w:rPr>
                  <w:color w:val="000000"/>
                </w:rPr>
                <w:t>Agree who will help anyone in the household who cannot move, see or hear a warning on their own.</w:t>
              </w:r>
            </w:ins>
          </w:p>
        </w:tc>
        <w:tc>
          <w:tcPr>
            <w:tcW w:w="3325" w:type="dxa"/>
          </w:tcPr>
          <w:p w14:paraId="577AD9C4" w14:textId="50F8F9B6" w:rsidR="00A46EAA" w:rsidRPr="00997D17" w:rsidRDefault="002A1887" w:rsidP="00997D17">
            <w:pPr>
              <w:pStyle w:val="ListParagraph"/>
              <w:numPr>
                <w:ilvl w:val="0"/>
                <w:numId w:val="1"/>
              </w:numPr>
              <w:jc w:val="both"/>
              <w:rPr>
                <w:color w:val="000000"/>
              </w:rPr>
            </w:pPr>
            <w:r>
              <w:rPr>
                <w:color w:val="000000"/>
              </w:rPr>
              <w:t>Hili ni eneo la kilimo linalokumbwa na ukame: vipindi vya ukavu katikati ya msimu wa mvua (Januari–Februari) ni vya kawaida Uyui na mara nyingi huharibu mahindi wakati wa kuchanua.</w:t>
            </w:r>
          </w:p>
          <w:p w14:paraId="39E13AFA" w14:textId="77777777" w:rsidR="00F433EC" w:rsidRDefault="00DC5789" w:rsidP="00997D17">
            <w:pPr>
              <w:pStyle w:val="ListParagraph"/>
              <w:numPr>
                <w:ilvl w:val="0"/>
                <w:numId w:val="1"/>
              </w:numPr>
              <w:jc w:val="both"/>
              <w:rPr>
                <w:ins w:id="5919" w:author="Bonephace Kaijage" w:date="2026-10-14T05:21:00Z" w16du:dateUtc="2026-10-14T03:21:00Z"/>
                <w:color w:val="000000"/>
              </w:rPr>
            </w:pPr>
            <w:r>
              <w:rPr>
                <w:color w:val="000000"/>
              </w:rPr>
              <w:t>Kwa wanaolima hapa, ni vyema</w:t>
            </w:r>
            <w:r w:rsidR="002A1887">
              <w:rPr>
                <w:color w:val="000000"/>
              </w:rPr>
              <w:t xml:space="preserve"> kupanda mapema, kuchagua mbegu zinazokomaa mapema na zinazostahimili ukame na kuweka akiba ya chakula ya kaya.</w:t>
            </w:r>
          </w:p>
          <w:p w14:paraId="704CA939" w14:textId="4D218BF4" w:rsidR="00F433EC" w:rsidRDefault="00FE0A4D" w:rsidP="00997D17">
            <w:pPr>
              <w:pStyle w:val="ListParagraph"/>
              <w:numPr>
                <w:ilvl w:val="0"/>
                <w:numId w:val="1"/>
              </w:numPr>
              <w:jc w:val="both"/>
              <w:rPr>
                <w:ins w:id="5920" w:author="Bonephace Kaijage" w:date="2026-10-14T05:21:00Z" w16du:dateUtc="2026-10-14T03:21:00Z"/>
                <w:color w:val="000000"/>
              </w:rPr>
            </w:pPr>
            <w:ins w:id="5921" w:author="Bonephace Kaijage" w:date="2026-10-14T05:57:00Z" w16du:dateUtc="2026-10-14T03:57:00Z">
              <w:r>
                <w:rPr>
                  <w:color w:val="000000"/>
                </w:rPr>
                <w:t>Kinachoongeza hasara mvua zikikosekana: kutegemea mahindi pekee, kuuza mavuno yote kwa mara moja na kukata miti iliyobaki kwa mkaa pesa zinapopungua.</w:t>
              </w:r>
            </w:ins>
          </w:p>
          <w:p w14:paraId="66AA6BF6" w14:textId="77777777" w:rsidR="00FE0A4D" w:rsidRDefault="00F433EC" w:rsidP="00997D17">
            <w:pPr>
              <w:pStyle w:val="ListParagraph"/>
              <w:numPr>
                <w:ilvl w:val="0"/>
                <w:numId w:val="1"/>
              </w:numPr>
              <w:jc w:val="both"/>
              <w:rPr>
                <w:ins w:id="5922" w:author="Bonephace Kaijage" w:date="2026-10-14T06:00:00Z" w16du:dateUtc="2026-10-14T04:00:00Z"/>
                <w:color w:val="000000"/>
              </w:rPr>
            </w:pPr>
            <w:ins w:id="5923" w:author="Bonephace Kaijage" w:date="2026-10-14T05:21:00Z" w16du:dateUtc="2026-10-14T03:21:00Z">
              <w:r>
                <w:rPr>
                  <w:color w:val="000000"/>
                </w:rPr>
                <w:t>Kubalianeni mapema, kama kaya na kijiji, chakula kitatoka wapi msimu ukikosekana, na chukueni hatua kabla akiba haijaisha.</w:t>
              </w:r>
            </w:ins>
          </w:p>
          <w:p w14:paraId="3B033981" w14:textId="32FC9F93" w:rsidR="00A46EAA" w:rsidRPr="00997D17" w:rsidRDefault="00FE0A4D" w:rsidP="00997D17">
            <w:pPr>
              <w:pStyle w:val="ListParagraph"/>
              <w:numPr>
                <w:ilvl w:val="0"/>
                <w:numId w:val="1"/>
              </w:numPr>
              <w:jc w:val="both"/>
              <w:rPr>
                <w:bCs/>
                <w:color w:val="000000"/>
              </w:rPr>
            </w:pPr>
            <w:ins w:id="5924" w:author="Bonephace Kaijage" w:date="2026-10-14T06:00:00Z" w16du:dateUtc="2026-10-14T04:00:00Z">
              <w:r>
                <w:rPr>
                  <w:color w:val="000000"/>
                </w:rPr>
                <w:lastRenderedPageBreak/>
                <w:t>Kubalianeni nani atamsaidia yeyote katika kaya asiyeweza kuondoka, kuona au kusikia tahadhari peke yake.</w:t>
              </w:r>
            </w:ins>
          </w:p>
        </w:tc>
      </w:tr>
    </w:tbl>
    <w:p w14:paraId="0085AE62" w14:textId="77777777" w:rsidR="00FE0A4D" w:rsidRPr="00FE0A4D" w:rsidRDefault="00FE0A4D" w:rsidP="00FE0A4D">
      <w:pPr>
        <w:spacing w:after="120"/>
        <w:rPr>
          <w:ins w:id="5925" w:author="Bonephace Kaijage" w:date="2026-10-14T06:01:00Z" w16du:dateUtc="2026-10-14T04:01:00Z"/>
          <w:i/>
          <w:sz w:val="18"/>
          <w:rPrChange w:id="5926" w:author="Bonephace Kaijage" w:date="2026-10-14T06:01:00Z" w16du:dateUtc="2026-10-14T04:01:00Z">
            <w:rPr>
              <w:ins w:id="5927" w:author="Bonephace Kaijage" w:date="2026-10-14T06:01:00Z" w16du:dateUtc="2026-10-14T04:01:00Z"/>
            </w:rPr>
          </w:rPrChange>
        </w:rPr>
        <w:pPrChange w:id="5928" w:author="Bonephace Kaijage" w:date="2026-10-14T06:01:00Z" w16du:dateUtc="2026-10-14T04:01:00Z">
          <w:pPr/>
        </w:pPrChange>
      </w:pPr>
      <w:ins w:id="5929" w:author="Bonephace Kaijage" w:date="2026-10-14T06:01:00Z" w16du:dateUtc="2026-10-14T04:01:00Z">
        <w:r w:rsidRPr="00FE0A4D">
          <w:rPr>
            <w:i/>
            <w:sz w:val="18"/>
            <w:rPrChange w:id="5930"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060EA99C" w14:textId="26F42D97" w:rsidR="00A46EAA" w:rsidRPr="00997D17" w:rsidRDefault="00A46EAA" w:rsidP="00997D17"/>
    <w:p w14:paraId="6D0D2EE9" w14:textId="3583382B" w:rsidR="00A46EAA" w:rsidRPr="003C587E" w:rsidRDefault="00A46EAA">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4829E743" w14:textId="77777777">
        <w:tc>
          <w:tcPr>
            <w:tcW w:w="4532" w:type="dxa"/>
            <w:shd w:val="clear" w:color="auto" w:fill="FFFF00"/>
            <w:vAlign w:val="center"/>
          </w:tcPr>
          <w:p w14:paraId="25F000FE" w14:textId="77777777" w:rsidR="00D52BA9" w:rsidRPr="00997D17" w:rsidRDefault="00D52BA9">
            <w:pPr>
              <w:jc w:val="both"/>
              <w:rPr>
                <w:color w:val="000000"/>
                <w:sz w:val="22"/>
                <w:szCs w:val="22"/>
              </w:rPr>
            </w:pPr>
            <w:r w:rsidRPr="00997D17">
              <w:rPr>
                <w:color w:val="000000"/>
                <w:sz w:val="22"/>
                <w:szCs w:val="22"/>
              </w:rPr>
              <w:t>ADVISORY</w:t>
            </w:r>
          </w:p>
        </w:tc>
        <w:tc>
          <w:tcPr>
            <w:tcW w:w="6798" w:type="dxa"/>
            <w:shd w:val="clear" w:color="auto" w:fill="FFFF00"/>
            <w:vAlign w:val="center"/>
          </w:tcPr>
          <w:p w14:paraId="0362DEBA" w14:textId="77777777" w:rsidR="00D52BA9" w:rsidRPr="00997D17" w:rsidRDefault="00D52BA9">
            <w:pPr>
              <w:jc w:val="both"/>
              <w:rPr>
                <w:color w:val="000000"/>
                <w:sz w:val="22"/>
                <w:szCs w:val="22"/>
              </w:rPr>
            </w:pPr>
            <w:r w:rsidRPr="00997D17">
              <w:rPr>
                <w:color w:val="000000"/>
                <w:sz w:val="22"/>
                <w:szCs w:val="22"/>
              </w:rPr>
              <w:t>BE PREPARED</w:t>
            </w:r>
          </w:p>
        </w:tc>
        <w:tc>
          <w:tcPr>
            <w:tcW w:w="2266" w:type="dxa"/>
            <w:shd w:val="clear" w:color="auto" w:fill="FFFF00"/>
            <w:vAlign w:val="center"/>
          </w:tcPr>
          <w:p w14:paraId="03073FDE" w14:textId="77777777" w:rsidR="00D52BA9" w:rsidRPr="00997D17" w:rsidRDefault="00D52BA9">
            <w:pPr>
              <w:jc w:val="both"/>
              <w:rPr>
                <w:color w:val="000000"/>
                <w:sz w:val="22"/>
                <w:szCs w:val="22"/>
              </w:rPr>
            </w:pPr>
            <w:r w:rsidRPr="00997D17">
              <w:rPr>
                <w:color w:val="000000"/>
                <w:sz w:val="22"/>
                <w:szCs w:val="22"/>
              </w:rPr>
              <w:t>LEVEL 1</w:t>
            </w:r>
          </w:p>
        </w:tc>
      </w:tr>
    </w:tbl>
    <w:p w14:paraId="0A99D75A" w14:textId="77777777" w:rsidR="00D52BA9" w:rsidRPr="00997D17" w:rsidRDefault="00D52BA9">
      <w:pPr>
        <w:jc w:val="both"/>
        <w:rPr>
          <w:color w:val="000000"/>
          <w:sz w:val="22"/>
          <w:szCs w:val="22"/>
        </w:rPr>
      </w:pPr>
    </w:p>
    <w:p w14:paraId="4AE7524A"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328BB0DA" w14:textId="77777777" w:rsidTr="00997D17">
        <w:trPr>
          <w:tblHeader/>
        </w:trPr>
        <w:tc>
          <w:tcPr>
            <w:tcW w:w="3420" w:type="dxa"/>
            <w:shd w:val="clear" w:color="auto" w:fill="D9D9D9"/>
          </w:tcPr>
          <w:p w14:paraId="274CBC5F"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45E35A09"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3E01D6B9"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67974DAC" w14:textId="77777777" w:rsidR="00D52BA9" w:rsidRPr="00997D17" w:rsidRDefault="00D52BA9">
            <w:pPr>
              <w:jc w:val="both"/>
              <w:rPr>
                <w:color w:val="000000"/>
                <w:sz w:val="22"/>
                <w:szCs w:val="22"/>
              </w:rPr>
            </w:pPr>
            <w:r w:rsidRPr="00997D17">
              <w:rPr>
                <w:color w:val="000000"/>
                <w:sz w:val="22"/>
                <w:szCs w:val="22"/>
              </w:rPr>
              <w:t>HATUA (SW)</w:t>
            </w:r>
          </w:p>
        </w:tc>
      </w:tr>
      <w:tr w:rsidR="00D52BA9" w:rsidRPr="00997D17" w14:paraId="05EE32F9" w14:textId="77777777" w:rsidTr="00997D17">
        <w:tc>
          <w:tcPr>
            <w:tcW w:w="3420" w:type="dxa"/>
          </w:tcPr>
          <w:p w14:paraId="340C6E3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Uneven Msimu rains over Uyui's miombo and mbuga. Storms fill seasonal streams and drifts on rural roads; dry spells stress maize and tobacco. Lightning and strong winds over open fields.</w:t>
            </w:r>
          </w:p>
        </w:tc>
        <w:tc>
          <w:tcPr>
            <w:tcW w:w="3235" w:type="dxa"/>
          </w:tcPr>
          <w:p w14:paraId="5BED17B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Mvua za Msimu zisizo na mtawanyiko mzuri kwenye miombo na mbuga za Uyui. Dhoruba zinajaza vijito vya msimu na vivuko vya barabara za vijijini; vipindi vya ukavu vinaathiri mahindi na tumbaku. Radi na upepo mkali mashambani.</w:t>
            </w:r>
          </w:p>
        </w:tc>
        <w:tc>
          <w:tcPr>
            <w:tcW w:w="3605" w:type="dxa"/>
          </w:tcPr>
          <w:p w14:paraId="31B371E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Village leaders check drifts and footbridges used by school children and mark danger points.</w:t>
            </w:r>
          </w:p>
          <w:p w14:paraId="4C250A5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Farmers secure tobacco barns and stores and open field drains.</w:t>
            </w:r>
          </w:p>
          <w:p w14:paraId="4409EB7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Keep fire breaks around villages and barns; no field burning on windy days.</w:t>
            </w:r>
          </w:p>
          <w:p w14:paraId="4B9B21D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Do not cross flowing streams on foot, by bicycle or by motorcycle.</w:t>
            </w:r>
          </w:p>
        </w:tc>
        <w:tc>
          <w:tcPr>
            <w:tcW w:w="3325" w:type="dxa"/>
          </w:tcPr>
          <w:p w14:paraId="196E781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Viongozi wa vijiji wakague vivuko na madaraja ya miguu yanayotumiwa na wanafunzi na waweke alama sehemu za hatari.</w:t>
            </w:r>
          </w:p>
          <w:p w14:paraId="3E01162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Wakulima waimarishe mabani ya tumbaku na maghala na wafungue mifereji ya mashamba.</w:t>
            </w:r>
          </w:p>
          <w:p w14:paraId="4ABB477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Wekeni njia za kuzuia moto kuzunguka vijiji na mabani; msichome mashamba siku za upepo.</w:t>
            </w:r>
          </w:p>
          <w:p w14:paraId="0DB222D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Usivuke vijito vinavyotiririka kwa miguu, baiskeli wala pikipiki.</w:t>
            </w:r>
          </w:p>
        </w:tc>
      </w:tr>
      <w:tr w:rsidR="00D52BA9" w:rsidRPr="00997D17" w14:paraId="3AD706AB" w14:textId="77777777" w:rsidTr="00997D17">
        <w:tc>
          <w:tcPr>
            <w:tcW w:w="3420" w:type="dxa"/>
          </w:tcPr>
          <w:p w14:paraId="1E2630C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3A2A369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007CC86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4E1FC0F9"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advisory remains in place until the authorities update or withdraw it.</w:t>
            </w:r>
          </w:p>
        </w:tc>
        <w:tc>
          <w:tcPr>
            <w:tcW w:w="3325" w:type="dxa"/>
          </w:tcPr>
          <w:p w14:paraId="333AEFD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endeleeni kufuatilia taarifa za TMA, Kamati za Usimamizi wa Maafa na viongozi wa eneo.</w:t>
            </w:r>
          </w:p>
          <w:p w14:paraId="770FF92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hadi mamlaka zitakapoihuisha au kuiondoa rasmi.</w:t>
            </w:r>
          </w:p>
        </w:tc>
      </w:tr>
    </w:tbl>
    <w:p w14:paraId="6627A75C" w14:textId="77777777" w:rsidR="00D52BA9" w:rsidRPr="00997D17" w:rsidRDefault="00D52BA9">
      <w:pPr>
        <w:jc w:val="both"/>
        <w:rPr>
          <w:color w:val="000000"/>
          <w:sz w:val="22"/>
          <w:szCs w:val="22"/>
        </w:rPr>
      </w:pPr>
    </w:p>
    <w:p w14:paraId="1A4C5B14"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6B6D047E" w14:textId="77777777">
        <w:tc>
          <w:tcPr>
            <w:tcW w:w="4532" w:type="dxa"/>
            <w:shd w:val="clear" w:color="auto" w:fill="ED7D31"/>
            <w:vAlign w:val="center"/>
          </w:tcPr>
          <w:p w14:paraId="7E4EBBE5" w14:textId="77777777" w:rsidR="00D52BA9" w:rsidRPr="00997D17" w:rsidRDefault="00D52BA9">
            <w:pPr>
              <w:jc w:val="both"/>
              <w:rPr>
                <w:color w:val="000000"/>
                <w:sz w:val="22"/>
                <w:szCs w:val="22"/>
              </w:rPr>
            </w:pPr>
            <w:r w:rsidRPr="00997D17">
              <w:rPr>
                <w:color w:val="000000"/>
                <w:sz w:val="22"/>
                <w:szCs w:val="22"/>
              </w:rPr>
              <w:t>WARNING</w:t>
            </w:r>
          </w:p>
        </w:tc>
        <w:tc>
          <w:tcPr>
            <w:tcW w:w="6798" w:type="dxa"/>
            <w:shd w:val="clear" w:color="auto" w:fill="ED7D31"/>
            <w:vAlign w:val="center"/>
          </w:tcPr>
          <w:p w14:paraId="2D8B31C9" w14:textId="77777777" w:rsidR="00D52BA9" w:rsidRPr="00997D17" w:rsidRDefault="00D52BA9">
            <w:pPr>
              <w:jc w:val="both"/>
              <w:rPr>
                <w:color w:val="000000"/>
                <w:sz w:val="22"/>
                <w:szCs w:val="22"/>
              </w:rPr>
            </w:pPr>
            <w:r w:rsidRPr="00997D17">
              <w:rPr>
                <w:color w:val="000000"/>
                <w:sz w:val="22"/>
                <w:szCs w:val="22"/>
              </w:rPr>
              <w:t>TAKE ACTION</w:t>
            </w:r>
          </w:p>
        </w:tc>
        <w:tc>
          <w:tcPr>
            <w:tcW w:w="2266" w:type="dxa"/>
            <w:shd w:val="clear" w:color="auto" w:fill="ED7D31"/>
            <w:vAlign w:val="center"/>
          </w:tcPr>
          <w:p w14:paraId="5001AD95" w14:textId="77777777" w:rsidR="00D52BA9" w:rsidRPr="00997D17" w:rsidRDefault="00D52BA9">
            <w:pPr>
              <w:jc w:val="both"/>
              <w:rPr>
                <w:color w:val="000000"/>
                <w:sz w:val="22"/>
                <w:szCs w:val="22"/>
              </w:rPr>
            </w:pPr>
            <w:r w:rsidRPr="00997D17">
              <w:rPr>
                <w:color w:val="000000"/>
                <w:sz w:val="22"/>
                <w:szCs w:val="22"/>
              </w:rPr>
              <w:t>LEVEL 2</w:t>
            </w:r>
          </w:p>
        </w:tc>
      </w:tr>
    </w:tbl>
    <w:p w14:paraId="50524E08" w14:textId="77777777" w:rsidR="00D52BA9" w:rsidRPr="00997D17" w:rsidRDefault="00D52BA9">
      <w:pPr>
        <w:jc w:val="both"/>
        <w:rPr>
          <w:color w:val="000000"/>
          <w:sz w:val="22"/>
          <w:szCs w:val="22"/>
        </w:rPr>
      </w:pPr>
    </w:p>
    <w:p w14:paraId="00887748"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3DA04E7A" w14:textId="77777777" w:rsidTr="00997D17">
        <w:trPr>
          <w:tblHeader/>
        </w:trPr>
        <w:tc>
          <w:tcPr>
            <w:tcW w:w="3420" w:type="dxa"/>
            <w:shd w:val="clear" w:color="auto" w:fill="D9D9D9"/>
          </w:tcPr>
          <w:p w14:paraId="0E54A7A0" w14:textId="77777777" w:rsidR="00D52BA9" w:rsidRPr="00997D17" w:rsidRDefault="00D52BA9">
            <w:pPr>
              <w:jc w:val="both"/>
              <w:rPr>
                <w:color w:val="000000"/>
                <w:sz w:val="22"/>
                <w:szCs w:val="22"/>
              </w:rPr>
            </w:pPr>
            <w:r w:rsidRPr="00997D17">
              <w:rPr>
                <w:color w:val="000000"/>
                <w:sz w:val="22"/>
                <w:szCs w:val="22"/>
              </w:rPr>
              <w:t>IMPACT (EN)</w:t>
            </w:r>
          </w:p>
        </w:tc>
        <w:tc>
          <w:tcPr>
            <w:tcW w:w="3235" w:type="dxa"/>
            <w:shd w:val="clear" w:color="auto" w:fill="D9D9D9"/>
          </w:tcPr>
          <w:p w14:paraId="60AF6DE1"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45174464"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28A784D9" w14:textId="77777777" w:rsidR="00D52BA9" w:rsidRPr="00997D17" w:rsidRDefault="00D52BA9">
            <w:pPr>
              <w:jc w:val="both"/>
              <w:rPr>
                <w:color w:val="000000"/>
                <w:sz w:val="22"/>
                <w:szCs w:val="22"/>
              </w:rPr>
            </w:pPr>
            <w:r w:rsidRPr="00997D17">
              <w:rPr>
                <w:color w:val="000000"/>
                <w:sz w:val="22"/>
                <w:szCs w:val="22"/>
              </w:rPr>
              <w:t>HATUA (SW)</w:t>
            </w:r>
          </w:p>
        </w:tc>
      </w:tr>
      <w:tr w:rsidR="00D52BA9" w:rsidRPr="000343A2" w14:paraId="0B25D83A" w14:textId="77777777" w:rsidTr="00997D17">
        <w:tc>
          <w:tcPr>
            <w:tcW w:w="3420" w:type="dxa"/>
          </w:tcPr>
          <w:p w14:paraId="49EF696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Rural roads and drifts cut and villages temporarily isolated; houses with weak walls damaged; or crops failing in a prolonged dry spell. Children unable to reach school safely.</w:t>
            </w:r>
          </w:p>
        </w:tc>
        <w:tc>
          <w:tcPr>
            <w:tcW w:w="3235" w:type="dxa"/>
          </w:tcPr>
          <w:p w14:paraId="00AB480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Barabara na vivuko vya vijijini vimekatika na vijiji vimetengwa kwa muda; nyumba zenye kuta dhaifu zimeharibika; au mazao yanaharibika kwa ukavu wa muda mrefu. Watoto hawawezi kufika shule kwa usalama.</w:t>
            </w:r>
          </w:p>
        </w:tc>
        <w:tc>
          <w:tcPr>
            <w:tcW w:w="3605" w:type="dxa"/>
          </w:tcPr>
          <w:p w14:paraId="45F7AD9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Close flooded drifts; schools keep pupils until streams fall or adults escort them home.</w:t>
            </w:r>
          </w:p>
          <w:p w14:paraId="49CBE475"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Move households from damaged houses to safe public buildings.</w:t>
            </w:r>
          </w:p>
          <w:p w14:paraId="2E0836F2"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Ward extension officers assess crop and tobacco damage and report to the council.</w:t>
            </w:r>
          </w:p>
          <w:p w14:paraId="0C309E9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Boil drinking water. Dispensaries ready for diarrhoea and malaria.</w:t>
            </w:r>
          </w:p>
        </w:tc>
        <w:tc>
          <w:tcPr>
            <w:tcW w:w="3325" w:type="dxa"/>
          </w:tcPr>
          <w:p w14:paraId="40417F1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Funga vivuko vilivyofurika; shule zibaki na wanafunzi hadi maji yapungue au watu wazima wawasindikize nyumbani.</w:t>
            </w:r>
          </w:p>
          <w:p w14:paraId="2BB58CF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Hamisha kaya kutoka nyumba zilizoharibika kwenda majengo salama ya umma.</w:t>
            </w:r>
          </w:p>
          <w:p w14:paraId="6EECCF7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Maafisa ugani wa kata wafanye tathmini ya uharibifu wa mazao na tumbaku na waripoti halmashauri.</w:t>
            </w:r>
          </w:p>
          <w:p w14:paraId="0DE0FBBA"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Chemsha maji ya kunywa. Zahanati ziwe tayari kwa kuhara na malaria.</w:t>
            </w:r>
          </w:p>
        </w:tc>
      </w:tr>
      <w:tr w:rsidR="00D52BA9" w:rsidRPr="00997D17" w14:paraId="27107D5F" w14:textId="77777777" w:rsidTr="00997D17">
        <w:tc>
          <w:tcPr>
            <w:tcW w:w="3420" w:type="dxa"/>
          </w:tcPr>
          <w:p w14:paraId="45E4F1C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7B1B33E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5DA421D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continue to follow updates from TMA, Disaster Management Committees and local leaders.</w:t>
            </w:r>
          </w:p>
          <w:p w14:paraId="7CB393B7"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This warning remains in force until the authorities lower or withdraw it.</w:t>
            </w:r>
          </w:p>
        </w:tc>
        <w:tc>
          <w:tcPr>
            <w:tcW w:w="3325" w:type="dxa"/>
          </w:tcPr>
          <w:p w14:paraId="1036C66C"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endeleeni kufuatilia taarifa za TMA, Kamati za Usimamizi wa Maafa na viongozi wa eneo.</w:t>
            </w:r>
          </w:p>
          <w:p w14:paraId="2066E94A"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Tahadhari hii itaendelea kutumika hadi mamlaka zitakapoishusha au kuiondoa rasmi.</w:t>
            </w:r>
          </w:p>
        </w:tc>
      </w:tr>
    </w:tbl>
    <w:p w14:paraId="3EA675E9" w14:textId="77777777" w:rsidR="00D52BA9" w:rsidRPr="00997D17" w:rsidRDefault="00D52BA9">
      <w:pPr>
        <w:jc w:val="both"/>
        <w:rPr>
          <w:color w:val="000000"/>
          <w:sz w:val="22"/>
          <w:szCs w:val="22"/>
        </w:rPr>
      </w:pPr>
    </w:p>
    <w:p w14:paraId="130641AA" w14:textId="77777777" w:rsidR="00D52BA9" w:rsidRPr="00997D17" w:rsidRDefault="00D52BA9">
      <w:pPr>
        <w:jc w:val="both"/>
        <w:rPr>
          <w:color w:val="000000"/>
          <w:sz w:val="22"/>
          <w:szCs w:val="22"/>
        </w:rPr>
      </w:pPr>
    </w:p>
    <w:tbl>
      <w:tblPr>
        <w:tblW w:w="135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532"/>
        <w:gridCol w:w="6798"/>
        <w:gridCol w:w="2266"/>
      </w:tblGrid>
      <w:tr w:rsidR="00D52BA9" w:rsidRPr="00997D17" w14:paraId="69E2C4DA" w14:textId="77777777">
        <w:tc>
          <w:tcPr>
            <w:tcW w:w="4532" w:type="dxa"/>
            <w:shd w:val="clear" w:color="auto" w:fill="C00000"/>
            <w:vAlign w:val="center"/>
          </w:tcPr>
          <w:p w14:paraId="7211DE50" w14:textId="77777777" w:rsidR="00D52BA9" w:rsidRPr="00997D17" w:rsidRDefault="00D52BA9">
            <w:pPr>
              <w:jc w:val="both"/>
              <w:rPr>
                <w:color w:val="000000"/>
                <w:sz w:val="22"/>
                <w:szCs w:val="22"/>
              </w:rPr>
            </w:pPr>
            <w:r w:rsidRPr="00997D17">
              <w:rPr>
                <w:color w:val="000000"/>
                <w:sz w:val="22"/>
                <w:szCs w:val="22"/>
              </w:rPr>
              <w:t>MAJOR WARNING</w:t>
            </w:r>
          </w:p>
        </w:tc>
        <w:tc>
          <w:tcPr>
            <w:tcW w:w="6798" w:type="dxa"/>
            <w:shd w:val="clear" w:color="auto" w:fill="C00000"/>
            <w:vAlign w:val="center"/>
          </w:tcPr>
          <w:p w14:paraId="328A8ECF" w14:textId="77777777" w:rsidR="00D52BA9" w:rsidRPr="00997D17" w:rsidRDefault="00D52BA9">
            <w:pPr>
              <w:jc w:val="both"/>
              <w:rPr>
                <w:color w:val="000000"/>
                <w:sz w:val="22"/>
                <w:szCs w:val="22"/>
              </w:rPr>
            </w:pPr>
            <w:r w:rsidRPr="00997D17">
              <w:rPr>
                <w:color w:val="000000"/>
                <w:sz w:val="22"/>
                <w:szCs w:val="22"/>
              </w:rPr>
              <w:t>TAKE ACTION IMMEDIATELY</w:t>
            </w:r>
          </w:p>
        </w:tc>
        <w:tc>
          <w:tcPr>
            <w:tcW w:w="2266" w:type="dxa"/>
            <w:shd w:val="clear" w:color="auto" w:fill="C00000"/>
            <w:vAlign w:val="center"/>
          </w:tcPr>
          <w:p w14:paraId="08957CD6" w14:textId="77777777" w:rsidR="00D52BA9" w:rsidRPr="00997D17" w:rsidRDefault="00D52BA9">
            <w:pPr>
              <w:jc w:val="both"/>
              <w:rPr>
                <w:color w:val="000000"/>
                <w:sz w:val="22"/>
                <w:szCs w:val="22"/>
              </w:rPr>
            </w:pPr>
            <w:r w:rsidRPr="00997D17">
              <w:rPr>
                <w:color w:val="000000"/>
                <w:sz w:val="22"/>
                <w:szCs w:val="22"/>
              </w:rPr>
              <w:t>LEVEL 3</w:t>
            </w:r>
          </w:p>
        </w:tc>
      </w:tr>
    </w:tbl>
    <w:p w14:paraId="3BA6D85B" w14:textId="77777777" w:rsidR="00D52BA9" w:rsidRPr="00997D17" w:rsidRDefault="00D52BA9">
      <w:pPr>
        <w:jc w:val="both"/>
        <w:rPr>
          <w:color w:val="000000"/>
          <w:sz w:val="22"/>
          <w:szCs w:val="22"/>
        </w:rPr>
      </w:pPr>
    </w:p>
    <w:p w14:paraId="0AC6E9E3" w14:textId="77777777" w:rsidR="00D52BA9" w:rsidRPr="00997D17" w:rsidRDefault="00D52BA9">
      <w:pPr>
        <w:jc w:val="both"/>
        <w:rPr>
          <w:color w:val="000000"/>
          <w:sz w:val="22"/>
          <w:szCs w:val="22"/>
        </w:rPr>
      </w:pPr>
    </w:p>
    <w:tbl>
      <w:tblPr>
        <w:tblW w:w="13585" w:type="dxa"/>
        <w:tblInd w:w="-5" w:type="dxa"/>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CellMar>
          <w:left w:w="10" w:type="dxa"/>
          <w:right w:w="10" w:type="dxa"/>
        </w:tblCellMar>
        <w:tblLook w:val="04A0" w:firstRow="1" w:lastRow="0" w:firstColumn="1" w:lastColumn="0" w:noHBand="0" w:noVBand="1"/>
      </w:tblPr>
      <w:tblGrid>
        <w:gridCol w:w="3420"/>
        <w:gridCol w:w="3235"/>
        <w:gridCol w:w="3605"/>
        <w:gridCol w:w="3325"/>
      </w:tblGrid>
      <w:tr w:rsidR="00D52BA9" w:rsidRPr="00997D17" w14:paraId="3B012AB0" w14:textId="77777777" w:rsidTr="00997D17">
        <w:trPr>
          <w:tblHeader/>
        </w:trPr>
        <w:tc>
          <w:tcPr>
            <w:tcW w:w="3420" w:type="dxa"/>
            <w:shd w:val="clear" w:color="auto" w:fill="D9D9D9"/>
          </w:tcPr>
          <w:p w14:paraId="0C07603E" w14:textId="77777777" w:rsidR="00D52BA9" w:rsidRPr="00997D17" w:rsidRDefault="00D52BA9">
            <w:pPr>
              <w:jc w:val="both"/>
              <w:rPr>
                <w:color w:val="000000"/>
                <w:sz w:val="22"/>
                <w:szCs w:val="22"/>
              </w:rPr>
            </w:pPr>
            <w:r w:rsidRPr="00997D17">
              <w:rPr>
                <w:color w:val="000000"/>
                <w:sz w:val="22"/>
                <w:szCs w:val="22"/>
              </w:rPr>
              <w:lastRenderedPageBreak/>
              <w:t>IMPACT (EN)</w:t>
            </w:r>
          </w:p>
        </w:tc>
        <w:tc>
          <w:tcPr>
            <w:tcW w:w="3235" w:type="dxa"/>
            <w:shd w:val="clear" w:color="auto" w:fill="D9D9D9"/>
          </w:tcPr>
          <w:p w14:paraId="1203D589" w14:textId="77777777" w:rsidR="00D52BA9" w:rsidRPr="00997D17" w:rsidRDefault="00D52BA9">
            <w:pPr>
              <w:jc w:val="both"/>
              <w:rPr>
                <w:color w:val="000000"/>
                <w:sz w:val="22"/>
                <w:szCs w:val="22"/>
              </w:rPr>
            </w:pPr>
            <w:r w:rsidRPr="00997D17">
              <w:rPr>
                <w:color w:val="000000"/>
                <w:sz w:val="22"/>
                <w:szCs w:val="22"/>
              </w:rPr>
              <w:t>ATHARI (SW)</w:t>
            </w:r>
          </w:p>
        </w:tc>
        <w:tc>
          <w:tcPr>
            <w:tcW w:w="3605" w:type="dxa"/>
            <w:shd w:val="clear" w:color="auto" w:fill="D9D9D9"/>
          </w:tcPr>
          <w:p w14:paraId="3823A649" w14:textId="77777777" w:rsidR="00D52BA9" w:rsidRPr="00997D17" w:rsidRDefault="00D52BA9">
            <w:pPr>
              <w:jc w:val="both"/>
              <w:rPr>
                <w:color w:val="000000"/>
                <w:sz w:val="22"/>
                <w:szCs w:val="22"/>
              </w:rPr>
            </w:pPr>
            <w:r w:rsidRPr="00997D17">
              <w:rPr>
                <w:color w:val="000000"/>
                <w:sz w:val="22"/>
                <w:szCs w:val="22"/>
              </w:rPr>
              <w:t>ACTION (EN)</w:t>
            </w:r>
          </w:p>
        </w:tc>
        <w:tc>
          <w:tcPr>
            <w:tcW w:w="3325" w:type="dxa"/>
            <w:shd w:val="clear" w:color="auto" w:fill="D9D9D9"/>
          </w:tcPr>
          <w:p w14:paraId="4AAF1D3B" w14:textId="77777777" w:rsidR="00D52BA9" w:rsidRPr="00997D17" w:rsidRDefault="00D52BA9">
            <w:pPr>
              <w:jc w:val="both"/>
              <w:rPr>
                <w:color w:val="000000"/>
                <w:sz w:val="22"/>
                <w:szCs w:val="22"/>
              </w:rPr>
            </w:pPr>
            <w:r w:rsidRPr="00997D17">
              <w:rPr>
                <w:color w:val="000000"/>
                <w:sz w:val="22"/>
                <w:szCs w:val="22"/>
              </w:rPr>
              <w:t>HATUA (SW)</w:t>
            </w:r>
          </w:p>
        </w:tc>
      </w:tr>
      <w:tr w:rsidR="00D52BA9" w:rsidRPr="000343A2" w14:paraId="773090EF" w14:textId="77777777" w:rsidTr="00997D17">
        <w:tc>
          <w:tcPr>
            <w:tcW w:w="3420" w:type="dxa"/>
          </w:tcPr>
          <w:p w14:paraId="36CF7C01"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Life-threatening floods and storm damage. Villages cut off from Tabora town, houses collapse and people are trapped, with risk of drowning, injury and disease.</w:t>
            </w:r>
          </w:p>
        </w:tc>
        <w:tc>
          <w:tcPr>
            <w:tcW w:w="3235" w:type="dxa"/>
          </w:tcPr>
          <w:p w14:paraId="50D4F29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Mafuriko na uharibifu wa dhoruba unaohatarisha maisha. Vijiji vimetengwa na mji wa Tabora, nyumba zinaanguka na watu wamekwama, na hatari ya kuzama, majeraha na magonjwa.</w:t>
            </w:r>
          </w:p>
        </w:tc>
        <w:tc>
          <w:tcPr>
            <w:tcW w:w="3605" w:type="dxa"/>
          </w:tcPr>
          <w:p w14:paraId="146AE4CB"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Evacuate affected villages now. Do not return until the committee declares it safe.</w:t>
            </w:r>
          </w:p>
          <w:p w14:paraId="63D80F1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Call 114 and 190. Coordinate with Tabora Municipal Council on access routes and referral to Kitete Hospital.</w:t>
            </w:r>
          </w:p>
          <w:p w14:paraId="72C7F344"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Open shelters and register every household; note who is missing.</w:t>
            </w:r>
          </w:p>
          <w:p w14:paraId="7BCC78F3"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Health team: treat injuries first, then guard against cholera if water is contaminated.</w:t>
            </w:r>
          </w:p>
        </w:tc>
        <w:tc>
          <w:tcPr>
            <w:tcW w:w="3325" w:type="dxa"/>
          </w:tcPr>
          <w:p w14:paraId="6E490F37"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Hamisha vijiji vilivyoathirika sasa. Msirudi mpaka kamati itangaze ni salama.</w:t>
            </w:r>
          </w:p>
          <w:p w14:paraId="03D9A473"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Piga 114 na 190. Shirikiana na Manispaa ya Tabora kuhusu njia za kufika na rufaa kwenda Hospitali ya Kitete.</w:t>
            </w:r>
          </w:p>
          <w:p w14:paraId="4F867FCE"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Fungua makazi na sajili kila kaya; andika waliopotea.</w:t>
            </w:r>
          </w:p>
          <w:p w14:paraId="75E1EC3B" w14:textId="77777777" w:rsidR="00D52BA9" w:rsidRPr="00997D17" w:rsidRDefault="00D52BA9" w:rsidP="00997D17">
            <w:pPr>
              <w:pStyle w:val="ListParagraph"/>
              <w:numPr>
                <w:ilvl w:val="0"/>
                <w:numId w:val="1"/>
              </w:numPr>
              <w:jc w:val="both"/>
              <w:rPr>
                <w:color w:val="000000"/>
                <w:sz w:val="22"/>
                <w:szCs w:val="22"/>
                <w:lang w:val="sv-SE"/>
              </w:rPr>
            </w:pPr>
            <w:r w:rsidRPr="00997D17">
              <w:rPr>
                <w:color w:val="000000"/>
                <w:sz w:val="22"/>
                <w:szCs w:val="22"/>
                <w:lang w:val="sv-SE"/>
              </w:rPr>
              <w:t>Timu ya afya: tibu majeruhi kwanza, kisha zuia kipindupindu maji yakichafuka.</w:t>
            </w:r>
          </w:p>
        </w:tc>
      </w:tr>
      <w:tr w:rsidR="00D52BA9" w:rsidRPr="00997D17" w14:paraId="404248AE" w14:textId="77777777" w:rsidTr="00997D17">
        <w:tc>
          <w:tcPr>
            <w:tcW w:w="3420" w:type="dxa"/>
          </w:tcPr>
          <w:p w14:paraId="1D352A9F"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Warning status</w:t>
            </w:r>
          </w:p>
        </w:tc>
        <w:tc>
          <w:tcPr>
            <w:tcW w:w="3235" w:type="dxa"/>
          </w:tcPr>
          <w:p w14:paraId="1BB0CABD"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Hali ya tahadhari</w:t>
            </w:r>
          </w:p>
        </w:tc>
        <w:tc>
          <w:tcPr>
            <w:tcW w:w="3605" w:type="dxa"/>
          </w:tcPr>
          <w:p w14:paraId="685E783E"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Please stay with official sources: radio, TMA, Disaster Management Committees and local leaders.</w:t>
            </w:r>
          </w:p>
          <w:p w14:paraId="0B37DC96"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Disaster Management Committees will announce when the danger has passed and when it is safe to return.</w:t>
            </w:r>
          </w:p>
        </w:tc>
        <w:tc>
          <w:tcPr>
            <w:tcW w:w="3325" w:type="dxa"/>
          </w:tcPr>
          <w:p w14:paraId="791615D8"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Tafadhali tegemeeni taarifa rasmi: redio, TMA, Kamati za Usimamizi wa Maafa na viongozi wa eneo.</w:t>
            </w:r>
          </w:p>
          <w:p w14:paraId="5F50F7E0" w14:textId="77777777" w:rsidR="00D52BA9" w:rsidRPr="00997D17" w:rsidRDefault="00D52BA9" w:rsidP="00997D17">
            <w:pPr>
              <w:pStyle w:val="ListParagraph"/>
              <w:numPr>
                <w:ilvl w:val="0"/>
                <w:numId w:val="1"/>
              </w:numPr>
              <w:jc w:val="both"/>
              <w:rPr>
                <w:color w:val="000000"/>
                <w:sz w:val="22"/>
                <w:szCs w:val="22"/>
              </w:rPr>
            </w:pPr>
            <w:r w:rsidRPr="00997D17">
              <w:rPr>
                <w:color w:val="000000"/>
                <w:sz w:val="22"/>
                <w:szCs w:val="22"/>
              </w:rPr>
              <w:t>Kamati za Usimamizi wa Maafa zitatangaza hatari itakapokwisha na itakapokuwa salama kurudi.</w:t>
            </w:r>
          </w:p>
        </w:tc>
      </w:tr>
    </w:tbl>
    <w:p w14:paraId="49EB222A" w14:textId="77777777" w:rsidR="00D52BA9" w:rsidRPr="00997D17" w:rsidRDefault="00D52BA9">
      <w:pPr>
        <w:jc w:val="both"/>
        <w:rPr>
          <w:color w:val="000000"/>
          <w:sz w:val="22"/>
          <w:szCs w:val="22"/>
        </w:rPr>
      </w:pPr>
    </w:p>
    <w:p w14:paraId="2A988360" w14:textId="2DEA7CC2" w:rsidR="002066E7" w:rsidRPr="00997D17" w:rsidRDefault="002066E7" w:rsidP="00997D17">
      <w:pPr>
        <w:jc w:val="both"/>
        <w:rPr>
          <w:color w:val="000000"/>
          <w:sz w:val="22"/>
          <w:szCs w:val="22"/>
        </w:rPr>
      </w:pPr>
    </w:p>
    <w:p w14:paraId="0BC52C18" w14:textId="77777777" w:rsidR="00DC5789" w:rsidRDefault="003E5113" w:rsidP="003E5113">
      <w:pPr>
        <w:rPr>
          <w:sz w:val="22"/>
          <w:szCs w:val="22"/>
        </w:rPr>
      </w:pPr>
      <w:r w:rsidRPr="00997D17">
        <w:rPr>
          <w:sz w:val="22"/>
          <w:szCs w:val="22"/>
        </w:rPr>
        <w:t>26. TANGA REGION | MKOA WA TANGA</w:t>
      </w:r>
    </w:p>
    <w:p w14:paraId="5E918A2B" w14:textId="77777777" w:rsidR="00DC5789" w:rsidRDefault="00DC5789" w:rsidP="00DC5789">
      <w:pPr>
        <w:rPr>
          <w:color w:val="000000"/>
        </w:rPr>
      </w:pPr>
    </w:p>
    <w:p w14:paraId="781F3FC6" w14:textId="77777777" w:rsidR="00DC5789" w:rsidRDefault="00DC5789" w:rsidP="00DC5789">
      <w:pPr>
        <w:pStyle w:val="Strong1"/>
        <w:jc w:val="both"/>
        <w:rPr>
          <w:color w:val="000000"/>
        </w:rPr>
      </w:pPr>
      <w:r w:rsidRPr="00DC5789">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DC5789" w:rsidRPr="00DC5789" w14:paraId="0F1ADBDA" w14:textId="77777777" w:rsidTr="00DC5789">
        <w:tc>
          <w:tcPr>
            <w:tcW w:w="3420" w:type="dxa"/>
            <w:shd w:val="clear" w:color="D9D9D9" w:fill="D9D9D9"/>
          </w:tcPr>
          <w:p w14:paraId="30323DE6" w14:textId="6A44332B" w:rsidR="00DC5789" w:rsidRPr="00DC5789" w:rsidRDefault="00DC5789" w:rsidP="00DC5789">
            <w:pPr>
              <w:jc w:val="both"/>
              <w:rPr>
                <w:color w:val="000000"/>
              </w:rPr>
            </w:pPr>
            <w:r w:rsidRPr="00DC5789">
              <w:rPr>
                <w:color w:val="000000"/>
              </w:rPr>
              <w:t>AREA (EN)</w:t>
            </w:r>
          </w:p>
        </w:tc>
        <w:tc>
          <w:tcPr>
            <w:tcW w:w="3235" w:type="dxa"/>
            <w:shd w:val="clear" w:color="D9D9D9" w:fill="D9D9D9"/>
          </w:tcPr>
          <w:p w14:paraId="127D6A36" w14:textId="556BEFFB" w:rsidR="00DC5789" w:rsidRPr="00DC5789" w:rsidRDefault="00DC5789" w:rsidP="00DC5789">
            <w:pPr>
              <w:jc w:val="both"/>
              <w:rPr>
                <w:color w:val="000000"/>
              </w:rPr>
            </w:pPr>
            <w:r w:rsidRPr="00DC5789">
              <w:rPr>
                <w:color w:val="000000"/>
              </w:rPr>
              <w:t>ENEO (SW)</w:t>
            </w:r>
          </w:p>
        </w:tc>
        <w:tc>
          <w:tcPr>
            <w:tcW w:w="3605" w:type="dxa"/>
            <w:shd w:val="clear" w:color="D9D9D9" w:fill="D9D9D9"/>
          </w:tcPr>
          <w:p w14:paraId="7060624C" w14:textId="28E25796" w:rsidR="00DC5789" w:rsidRPr="00DC5789" w:rsidRDefault="00DC5789" w:rsidP="00DC5789">
            <w:pPr>
              <w:jc w:val="both"/>
              <w:rPr>
                <w:color w:val="000000"/>
              </w:rPr>
            </w:pPr>
            <w:r w:rsidRPr="00DC5789">
              <w:rPr>
                <w:color w:val="000000"/>
              </w:rPr>
              <w:t>RISK STATEMENT (EN)</w:t>
            </w:r>
          </w:p>
        </w:tc>
        <w:tc>
          <w:tcPr>
            <w:tcW w:w="3325" w:type="dxa"/>
            <w:shd w:val="clear" w:color="D9D9D9" w:fill="D9D9D9"/>
          </w:tcPr>
          <w:p w14:paraId="3CA7DECB" w14:textId="0E46E272" w:rsidR="00DC5789" w:rsidRPr="00DC5789" w:rsidRDefault="00DC5789" w:rsidP="00DC5789">
            <w:pPr>
              <w:jc w:val="both"/>
              <w:rPr>
                <w:color w:val="000000"/>
              </w:rPr>
            </w:pPr>
            <w:r w:rsidRPr="00DC5789">
              <w:rPr>
                <w:color w:val="000000"/>
              </w:rPr>
              <w:t>TAMKO LA HATARI (SW)</w:t>
            </w:r>
          </w:p>
        </w:tc>
      </w:tr>
      <w:tr w:rsidR="00DC5789" w:rsidRPr="00DC5789" w14:paraId="705B5484" w14:textId="77777777" w:rsidTr="00DC5789">
        <w:tc>
          <w:tcPr>
            <w:tcW w:w="3420" w:type="dxa"/>
          </w:tcPr>
          <w:p w14:paraId="14710653" w14:textId="5069F7CB" w:rsidR="00DC5789" w:rsidRPr="00DC5789" w:rsidRDefault="00DC5789" w:rsidP="00DC5789">
            <w:pPr>
              <w:pStyle w:val="ListParagraph"/>
              <w:numPr>
                <w:ilvl w:val="0"/>
                <w:numId w:val="1"/>
              </w:numPr>
              <w:jc w:val="both"/>
              <w:rPr>
                <w:color w:val="000000"/>
              </w:rPr>
            </w:pPr>
            <w:r w:rsidRPr="00DC5789">
              <w:rPr>
                <w:color w:val="000000"/>
              </w:rPr>
              <w:t>Tanga City: coast, port and low-lying mitaa</w:t>
            </w:r>
          </w:p>
        </w:tc>
        <w:tc>
          <w:tcPr>
            <w:tcW w:w="3235" w:type="dxa"/>
          </w:tcPr>
          <w:p w14:paraId="4F0C669B" w14:textId="0C54126C" w:rsidR="00DC5789" w:rsidRPr="000343A2" w:rsidRDefault="00DC5789" w:rsidP="00DC5789">
            <w:pPr>
              <w:pStyle w:val="ListParagraph"/>
              <w:numPr>
                <w:ilvl w:val="0"/>
                <w:numId w:val="1"/>
              </w:numPr>
              <w:jc w:val="both"/>
              <w:rPr>
                <w:color w:val="000000"/>
                <w:lang w:val="sv-SE"/>
              </w:rPr>
            </w:pPr>
            <w:r w:rsidRPr="000343A2">
              <w:rPr>
                <w:color w:val="000000"/>
                <w:lang w:val="sv-SE"/>
              </w:rPr>
              <w:t>Jiji la Tanga: pwani, bandari na mitaa ya chini</w:t>
            </w:r>
          </w:p>
        </w:tc>
        <w:tc>
          <w:tcPr>
            <w:tcW w:w="3605" w:type="dxa"/>
          </w:tcPr>
          <w:p w14:paraId="75A37125" w14:textId="556C63DF" w:rsidR="00DC5789" w:rsidRPr="00DC5789" w:rsidRDefault="00DC5789" w:rsidP="00DC5789">
            <w:pPr>
              <w:pStyle w:val="ListParagraph"/>
              <w:numPr>
                <w:ilvl w:val="0"/>
                <w:numId w:val="1"/>
              </w:numPr>
            </w:pPr>
            <w:r>
              <w:t>This area is a coastal port city where storm tides and erosion attack the shore, heavy rain floods low streets and the port and industries carry fire and spill risk.</w:t>
            </w:r>
          </w:p>
          <w:p w14:paraId="76FD22E2" w14:textId="77777777" w:rsidR="00F433EC" w:rsidRDefault="00DC5789" w:rsidP="00DC5789">
            <w:pPr>
              <w:pStyle w:val="ListParagraph"/>
              <w:numPr>
                <w:ilvl w:val="0"/>
                <w:numId w:val="1"/>
              </w:numPr>
              <w:jc w:val="both"/>
              <w:rPr>
                <w:ins w:id="5931" w:author="Bonephace Kaijage" w:date="2026-10-14T05:21:00Z" w16du:dateUtc="2026-10-14T03:21:00Z"/>
                <w:bCs/>
                <w:color w:val="000000"/>
              </w:rPr>
            </w:pPr>
            <w:r>
              <w:rPr>
                <w:bCs/>
                <w:color w:val="000000"/>
              </w:rPr>
              <w:lastRenderedPageBreak/>
              <w:t>For those living and trading here, it helps to build back from the shoreline, keep drains open and keep fire extinguishers and exits ready at workplaces.</w:t>
            </w:r>
          </w:p>
          <w:p w14:paraId="1D431635" w14:textId="5AD7D8F0" w:rsidR="00F433EC" w:rsidRDefault="00FE0A4D" w:rsidP="00DC5789">
            <w:pPr>
              <w:pStyle w:val="ListParagraph"/>
              <w:numPr>
                <w:ilvl w:val="0"/>
                <w:numId w:val="1"/>
              </w:numPr>
              <w:jc w:val="both"/>
              <w:rPr>
                <w:ins w:id="5932" w:author="Bonephace Kaijage" w:date="2026-10-14T05:21:00Z" w16du:dateUtc="2026-10-14T03:21:00Z"/>
                <w:bCs/>
                <w:color w:val="000000"/>
              </w:rPr>
            </w:pPr>
            <w:ins w:id="5933" w:author="Bonephace Kaijage" w:date="2026-10-14T05:57:00Z" w16du:dateUtc="2026-10-14T03:57:00Z">
              <w:r>
                <w:rPr>
                  <w:bCs/>
                  <w:color w:val="000000"/>
                </w:rPr>
                <w:t>What raises the risk: building on the beach front, cutting mangroves, mining sand from the shore, filling the drains with waste and blocking factory and port exits with stock.</w:t>
              </w:r>
            </w:ins>
          </w:p>
          <w:p w14:paraId="4BF851D2" w14:textId="77777777" w:rsidR="00FE0A4D" w:rsidRDefault="00F433EC" w:rsidP="00DC5789">
            <w:pPr>
              <w:pStyle w:val="ListParagraph"/>
              <w:numPr>
                <w:ilvl w:val="0"/>
                <w:numId w:val="1"/>
              </w:numPr>
              <w:jc w:val="both"/>
              <w:rPr>
                <w:ins w:id="5934" w:author="Bonephace Kaijage" w:date="2026-10-14T06:00:00Z" w16du:dateUtc="2026-10-14T04:00:00Z"/>
                <w:bCs/>
                <w:color w:val="000000"/>
              </w:rPr>
            </w:pPr>
            <w:ins w:id="5935" w:author="Bonephace Kaijage" w:date="2026-10-14T05:21:00Z" w16du:dateUtc="2026-10-14T03:21:00Z">
              <w:r>
                <w:rPr>
                  <w:bCs/>
                  <w:color w:val="000000"/>
                </w:rPr>
                <w:t>Know the higher ground inland that your household will move to when a storm-tide warning is given or the low streets flood, and the assembly point outside the workplace fence that workers will go to if fire or a chemical leak starts.</w:t>
              </w:r>
            </w:ins>
          </w:p>
          <w:p w14:paraId="29C93AF3" w14:textId="1067BBFC" w:rsidR="00DC5789" w:rsidRPr="00DC5789" w:rsidRDefault="00FE0A4D" w:rsidP="00DC5789">
            <w:pPr>
              <w:pStyle w:val="ListParagraph"/>
              <w:numPr>
                <w:ilvl w:val="0"/>
                <w:numId w:val="1"/>
              </w:numPr>
              <w:jc w:val="both"/>
              <w:rPr>
                <w:bCs/>
                <w:color w:val="000000"/>
              </w:rPr>
            </w:pPr>
            <w:ins w:id="5936" w:author="Bonephace Kaijage" w:date="2026-10-14T06:00:00Z" w16du:dateUtc="2026-10-14T04:00:00Z">
              <w:r>
                <w:rPr>
                  <w:bCs/>
                  <w:color w:val="000000"/>
                </w:rPr>
                <w:t>Agree who will help anyone in the household who cannot move, see or hear a warning on their own.</w:t>
              </w:r>
            </w:ins>
          </w:p>
        </w:tc>
        <w:tc>
          <w:tcPr>
            <w:tcW w:w="3325" w:type="dxa"/>
          </w:tcPr>
          <w:p w14:paraId="1020A544" w14:textId="61E85C6B" w:rsidR="00DC5789" w:rsidRPr="00DC5789" w:rsidRDefault="00DC5789" w:rsidP="00DC5789">
            <w:pPr>
              <w:pStyle w:val="ListParagraph"/>
              <w:numPr>
                <w:ilvl w:val="0"/>
                <w:numId w:val="1"/>
              </w:numPr>
            </w:pPr>
            <w:r>
              <w:lastRenderedPageBreak/>
              <w:t xml:space="preserve">Eneo hili ni jiji la bandari la pwani ambapo mawimbi makubwa na mmomonyoko hushambulia ufukwe, mvua kubwa hufurika mitaa ya chini na bandari </w:t>
            </w:r>
            <w:r>
              <w:lastRenderedPageBreak/>
              <w:t>na viwanda vina hatari ya moto na kumwagika kwa kemikali.</w:t>
            </w:r>
          </w:p>
          <w:p w14:paraId="50FA0BED" w14:textId="77777777" w:rsidR="00F433EC" w:rsidRDefault="00DC5789" w:rsidP="00DC5789">
            <w:pPr>
              <w:pStyle w:val="ListParagraph"/>
              <w:numPr>
                <w:ilvl w:val="0"/>
                <w:numId w:val="1"/>
              </w:numPr>
              <w:jc w:val="both"/>
              <w:rPr>
                <w:ins w:id="5937" w:author="Bonephace Kaijage" w:date="2026-10-14T05:21:00Z" w16du:dateUtc="2026-10-14T03:21:00Z"/>
                <w:bCs/>
                <w:color w:val="000000"/>
              </w:rPr>
            </w:pPr>
            <w:r>
              <w:rPr>
                <w:bCs/>
                <w:color w:val="000000"/>
              </w:rPr>
              <w:t>Kwa wanaoishi na kufanya biashara hapa, ni vyema kujenga mbali na ufukwe, kuweka mitaro wazi na kuweka vizimamoto na njia za kutokea tayari kazini.</w:t>
            </w:r>
          </w:p>
          <w:p w14:paraId="0FBCB570" w14:textId="14A2F679" w:rsidR="00F433EC" w:rsidRDefault="00FE0A4D" w:rsidP="00DC5789">
            <w:pPr>
              <w:pStyle w:val="ListParagraph"/>
              <w:numPr>
                <w:ilvl w:val="0"/>
                <w:numId w:val="1"/>
              </w:numPr>
              <w:jc w:val="both"/>
              <w:rPr>
                <w:ins w:id="5938" w:author="Bonephace Kaijage" w:date="2026-10-14T05:21:00Z" w16du:dateUtc="2026-10-14T03:21:00Z"/>
                <w:bCs/>
                <w:color w:val="000000"/>
              </w:rPr>
            </w:pPr>
            <w:ins w:id="5939" w:author="Bonephace Kaijage" w:date="2026-10-14T05:57:00Z" w16du:dateUtc="2026-10-14T03:57:00Z">
              <w:r>
                <w:rPr>
                  <w:bCs/>
                  <w:color w:val="000000"/>
                </w:rPr>
                <w:t>Kinachoongeza hatari: kujenga ufukweni, kukata mikoko, kuchimba mchanga ufukweni, kujaza mitaro taka na kuziba njia za kutokea za viwanda na bandari kwa mizigo.</w:t>
              </w:r>
            </w:ins>
          </w:p>
          <w:p w14:paraId="76769B60" w14:textId="77777777" w:rsidR="00FE0A4D" w:rsidRDefault="00F433EC" w:rsidP="00DC5789">
            <w:pPr>
              <w:pStyle w:val="ListParagraph"/>
              <w:numPr>
                <w:ilvl w:val="0"/>
                <w:numId w:val="1"/>
              </w:numPr>
              <w:jc w:val="both"/>
              <w:rPr>
                <w:ins w:id="5940" w:author="Bonephace Kaijage" w:date="2026-10-14T06:00:00Z" w16du:dateUtc="2026-10-14T04:00:00Z"/>
                <w:bCs/>
                <w:color w:val="000000"/>
              </w:rPr>
            </w:pPr>
            <w:ins w:id="5941" w:author="Bonephace Kaijage" w:date="2026-10-14T05:21:00Z" w16du:dateUtc="2026-10-14T03:21:00Z">
              <w:r>
                <w:rPr>
                  <w:bCs/>
                  <w:color w:val="000000"/>
                </w:rPr>
                <w:t>Fahamu eneo la juu la ndani ambalo kaya yako itahamia tahadhari ya mawimbi ya dhoruba inapotolewa au mitaa ya chini inapofurika, na kituo cha kukusanyika nje ya uzio wa kazini ambacho wafanyakazi wataenda moto au uvujaji wa kemikali ukianza.</w:t>
              </w:r>
            </w:ins>
          </w:p>
          <w:p w14:paraId="27E752AC" w14:textId="3F3396CE" w:rsidR="00DC5789" w:rsidRPr="00DC5789" w:rsidRDefault="00FE0A4D" w:rsidP="00DC5789">
            <w:pPr>
              <w:pStyle w:val="ListParagraph"/>
              <w:numPr>
                <w:ilvl w:val="0"/>
                <w:numId w:val="1"/>
              </w:numPr>
              <w:jc w:val="both"/>
              <w:rPr>
                <w:bCs/>
                <w:color w:val="000000"/>
              </w:rPr>
            </w:pPr>
            <w:ins w:id="5942"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00D1042B" w14:textId="77777777" w:rsidTr="00DC5789">
        <w:tc>
          <w:tcPr>
            <w:tcW w:w="3420" w:type="dxa"/>
          </w:tcPr>
          <w:p w14:paraId="7AC64974" w14:textId="48DAFECA" w:rsidR="00DC5789" w:rsidRPr="00DC5789" w:rsidRDefault="00DC5789" w:rsidP="00DC5789">
            <w:pPr>
              <w:pStyle w:val="ListParagraph"/>
              <w:numPr>
                <w:ilvl w:val="0"/>
                <w:numId w:val="1"/>
              </w:numPr>
              <w:jc w:val="both"/>
              <w:rPr>
                <w:color w:val="000000"/>
              </w:rPr>
            </w:pPr>
            <w:r w:rsidRPr="00DC5789">
              <w:rPr>
                <w:color w:val="000000"/>
              </w:rPr>
              <w:lastRenderedPageBreak/>
              <w:t>Handeni Town: dry hills and town streams</w:t>
            </w:r>
          </w:p>
        </w:tc>
        <w:tc>
          <w:tcPr>
            <w:tcW w:w="3235" w:type="dxa"/>
          </w:tcPr>
          <w:p w14:paraId="23FCF0F0" w14:textId="146D5D22" w:rsidR="00DC5789" w:rsidRPr="000343A2" w:rsidRDefault="00DC5789" w:rsidP="00DC5789">
            <w:pPr>
              <w:pStyle w:val="ListParagraph"/>
              <w:numPr>
                <w:ilvl w:val="0"/>
                <w:numId w:val="1"/>
              </w:numPr>
              <w:jc w:val="both"/>
              <w:rPr>
                <w:color w:val="000000"/>
                <w:lang w:val="sv-SE"/>
              </w:rPr>
            </w:pPr>
            <w:r w:rsidRPr="000343A2">
              <w:rPr>
                <w:color w:val="000000"/>
                <w:lang w:val="sv-SE"/>
              </w:rPr>
              <w:t>Mji wa Handeni: milima kame na vijito vya mji</w:t>
            </w:r>
          </w:p>
        </w:tc>
        <w:tc>
          <w:tcPr>
            <w:tcW w:w="3605" w:type="dxa"/>
          </w:tcPr>
          <w:p w14:paraId="487094D0" w14:textId="7BAB2F9A" w:rsidR="00DC5789" w:rsidRPr="00DC5789" w:rsidRDefault="00DC5789" w:rsidP="00DC5789">
            <w:pPr>
              <w:pStyle w:val="ListParagraph"/>
              <w:numPr>
                <w:ilvl w:val="0"/>
                <w:numId w:val="1"/>
              </w:numPr>
            </w:pPr>
            <w:r>
              <w:t>This area is a dry hill town where water is scarce in the dry season and storm run-off floods valley streets and cuts gullies.</w:t>
            </w:r>
          </w:p>
          <w:p w14:paraId="58ABC175" w14:textId="77777777" w:rsidR="00F433EC" w:rsidRDefault="00DC5789" w:rsidP="00DC5789">
            <w:pPr>
              <w:pStyle w:val="ListParagraph"/>
              <w:numPr>
                <w:ilvl w:val="0"/>
                <w:numId w:val="1"/>
              </w:numPr>
              <w:jc w:val="both"/>
              <w:rPr>
                <w:ins w:id="5943" w:author="Bonephace Kaijage" w:date="2026-10-14T05:21:00Z" w16du:dateUtc="2026-10-14T03:21:00Z"/>
                <w:bCs/>
                <w:color w:val="000000"/>
              </w:rPr>
            </w:pPr>
            <w:r>
              <w:rPr>
                <w:bCs/>
                <w:color w:val="000000"/>
              </w:rPr>
              <w:t>For those living here, it helps to harvest and store water safely, keep drains open and build away from gully edges.</w:t>
            </w:r>
          </w:p>
          <w:p w14:paraId="634F0168" w14:textId="157786E6" w:rsidR="00F433EC" w:rsidRDefault="00FE0A4D" w:rsidP="00DC5789">
            <w:pPr>
              <w:pStyle w:val="ListParagraph"/>
              <w:numPr>
                <w:ilvl w:val="0"/>
                <w:numId w:val="1"/>
              </w:numPr>
              <w:jc w:val="both"/>
              <w:rPr>
                <w:ins w:id="5944" w:author="Bonephace Kaijage" w:date="2026-10-14T05:21:00Z" w16du:dateUtc="2026-10-14T03:21:00Z"/>
                <w:bCs/>
                <w:color w:val="000000"/>
              </w:rPr>
            </w:pPr>
            <w:ins w:id="5945" w:author="Bonephace Kaijage" w:date="2026-10-14T05:57:00Z" w16du:dateUtc="2026-10-14T03:57:00Z">
              <w:r>
                <w:rPr>
                  <w:bCs/>
                  <w:color w:val="000000"/>
                </w:rPr>
                <w:t xml:space="preserve">What raises the risk in both wet and dry months: building </w:t>
              </w:r>
              <w:r>
                <w:rPr>
                  <w:bCs/>
                  <w:color w:val="000000"/>
                </w:rPr>
                <w:lastRenderedPageBreak/>
                <w:t>at the gully mouths or in the valley streets, filling the drains with waste, and leaving water standing in open containers after the rains.</w:t>
              </w:r>
            </w:ins>
          </w:p>
          <w:p w14:paraId="14B47240" w14:textId="77777777" w:rsidR="00FE0A4D" w:rsidRDefault="00F433EC" w:rsidP="00DC5789">
            <w:pPr>
              <w:pStyle w:val="ListParagraph"/>
              <w:numPr>
                <w:ilvl w:val="0"/>
                <w:numId w:val="1"/>
              </w:numPr>
              <w:jc w:val="both"/>
              <w:rPr>
                <w:ins w:id="5946" w:author="Bonephace Kaijage" w:date="2026-10-14T06:00:00Z" w16du:dateUtc="2026-10-14T04:00:00Z"/>
                <w:bCs/>
                <w:color w:val="000000"/>
              </w:rPr>
            </w:pPr>
            <w:ins w:id="5947" w:author="Bonephace Kaijage" w:date="2026-10-14T05:21:00Z" w16du:dateUtc="2026-10-14T03:21:00Z">
              <w:r>
                <w:rPr>
                  <w:bCs/>
                  <w:color w:val="000000"/>
                </w:rPr>
                <w:t>Know the higher street your household will move to when storm run-off rises in the valley, and agree early where water will come from when the town supply runs short.</w:t>
              </w:r>
            </w:ins>
          </w:p>
          <w:p w14:paraId="39B3DC2A" w14:textId="698FB612" w:rsidR="00DC5789" w:rsidRPr="00DC5789" w:rsidRDefault="00FE0A4D" w:rsidP="00DC5789">
            <w:pPr>
              <w:pStyle w:val="ListParagraph"/>
              <w:numPr>
                <w:ilvl w:val="0"/>
                <w:numId w:val="1"/>
              </w:numPr>
              <w:jc w:val="both"/>
              <w:rPr>
                <w:bCs/>
                <w:color w:val="000000"/>
              </w:rPr>
            </w:pPr>
            <w:ins w:id="5948" w:author="Bonephace Kaijage" w:date="2026-10-14T06:00:00Z" w16du:dateUtc="2026-10-14T04:00:00Z">
              <w:r>
                <w:rPr>
                  <w:bCs/>
                  <w:color w:val="000000"/>
                </w:rPr>
                <w:t>Agree who will help anyone in the household who cannot move, see or hear a warning on their own.</w:t>
              </w:r>
            </w:ins>
          </w:p>
        </w:tc>
        <w:tc>
          <w:tcPr>
            <w:tcW w:w="3325" w:type="dxa"/>
          </w:tcPr>
          <w:p w14:paraId="4D5280C1" w14:textId="6EE5A9BD" w:rsidR="00DC5789" w:rsidRPr="00DC5789" w:rsidRDefault="00DC5789" w:rsidP="00DC5789">
            <w:pPr>
              <w:pStyle w:val="ListParagraph"/>
              <w:numPr>
                <w:ilvl w:val="0"/>
                <w:numId w:val="1"/>
              </w:numPr>
            </w:pPr>
            <w:r>
              <w:lastRenderedPageBreak/>
              <w:t>Eneo hili ni mji wa milima kame ambapo maji ni haba wakati wa kiangazi na maji ya dhoruba hufurika mitaa ya mabondeni na kuchimba makorongo.</w:t>
            </w:r>
          </w:p>
          <w:p w14:paraId="05180223" w14:textId="77777777" w:rsidR="00F433EC" w:rsidRDefault="00DC5789" w:rsidP="00DC5789">
            <w:pPr>
              <w:pStyle w:val="ListParagraph"/>
              <w:numPr>
                <w:ilvl w:val="0"/>
                <w:numId w:val="1"/>
              </w:numPr>
              <w:jc w:val="both"/>
              <w:rPr>
                <w:ins w:id="5949" w:author="Bonephace Kaijage" w:date="2026-10-14T05:21:00Z" w16du:dateUtc="2026-10-14T03:21:00Z"/>
                <w:bCs/>
                <w:color w:val="000000"/>
              </w:rPr>
            </w:pPr>
            <w:r>
              <w:rPr>
                <w:bCs/>
                <w:color w:val="000000"/>
              </w:rPr>
              <w:t xml:space="preserve">Kwa wanaoishi hapa, ni vyema kuvuna na kuhifadhi maji kwa usalama, kuweka mitaro wazi na kujenga </w:t>
            </w:r>
            <w:r>
              <w:rPr>
                <w:bCs/>
                <w:color w:val="000000"/>
              </w:rPr>
              <w:lastRenderedPageBreak/>
              <w:t>mbali na kingo za makorongo.</w:t>
            </w:r>
          </w:p>
          <w:p w14:paraId="542BAAB4" w14:textId="0D9B221E" w:rsidR="00F433EC" w:rsidRDefault="00FE0A4D" w:rsidP="00DC5789">
            <w:pPr>
              <w:pStyle w:val="ListParagraph"/>
              <w:numPr>
                <w:ilvl w:val="0"/>
                <w:numId w:val="1"/>
              </w:numPr>
              <w:jc w:val="both"/>
              <w:rPr>
                <w:ins w:id="5950" w:author="Bonephace Kaijage" w:date="2026-10-14T05:21:00Z" w16du:dateUtc="2026-10-14T03:21:00Z"/>
                <w:bCs/>
                <w:color w:val="000000"/>
              </w:rPr>
            </w:pPr>
            <w:ins w:id="5951" w:author="Bonephace Kaijage" w:date="2026-10-14T05:57:00Z" w16du:dateUtc="2026-10-14T03:57:00Z">
              <w:r>
                <w:rPr>
                  <w:bCs/>
                  <w:color w:val="000000"/>
                </w:rPr>
                <w:t>Kinachoongeza hatari katika miezi ya mvua na ya kiangazi: kujenga kwenye midomo ya makorongo au mitaa ya bondeni, kujaza mitaro taka, na kuacha maji yakituama kwenye vyombo wazi baada ya mvua.</w:t>
              </w:r>
            </w:ins>
          </w:p>
          <w:p w14:paraId="09D036F3" w14:textId="77777777" w:rsidR="00FE0A4D" w:rsidRDefault="00F433EC" w:rsidP="00DC5789">
            <w:pPr>
              <w:pStyle w:val="ListParagraph"/>
              <w:numPr>
                <w:ilvl w:val="0"/>
                <w:numId w:val="1"/>
              </w:numPr>
              <w:jc w:val="both"/>
              <w:rPr>
                <w:ins w:id="5952" w:author="Bonephace Kaijage" w:date="2026-10-14T06:00:00Z" w16du:dateUtc="2026-10-14T04:00:00Z"/>
                <w:bCs/>
                <w:color w:val="000000"/>
              </w:rPr>
            </w:pPr>
            <w:ins w:id="5953" w:author="Bonephace Kaijage" w:date="2026-10-14T05:21:00Z" w16du:dateUtc="2026-10-14T03:21:00Z">
              <w:r>
                <w:rPr>
                  <w:bCs/>
                  <w:color w:val="000000"/>
                </w:rPr>
                <w:t>Fahamu mtaa wa juu ambao kaya yako itahamia maji ya dhoruba yanapopanda bondeni, na kubalianeni mapema maji yatatoka wapi maji ya mji yanapopungua.</w:t>
              </w:r>
            </w:ins>
          </w:p>
          <w:p w14:paraId="4411FAD8" w14:textId="13D8B6E3" w:rsidR="00DC5789" w:rsidRPr="00DC5789" w:rsidRDefault="00FE0A4D" w:rsidP="00DC5789">
            <w:pPr>
              <w:pStyle w:val="ListParagraph"/>
              <w:numPr>
                <w:ilvl w:val="0"/>
                <w:numId w:val="1"/>
              </w:numPr>
              <w:jc w:val="both"/>
              <w:rPr>
                <w:bCs/>
                <w:color w:val="000000"/>
              </w:rPr>
            </w:pPr>
            <w:ins w:id="5954"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470732DE" w14:textId="77777777" w:rsidTr="00DC5789">
        <w:tc>
          <w:tcPr>
            <w:tcW w:w="3420" w:type="dxa"/>
          </w:tcPr>
          <w:p w14:paraId="6D9994F9" w14:textId="692DE7D0" w:rsidR="00DC5789" w:rsidRPr="00DC5789" w:rsidRDefault="00DC5789" w:rsidP="00DC5789">
            <w:pPr>
              <w:pStyle w:val="ListParagraph"/>
              <w:numPr>
                <w:ilvl w:val="0"/>
                <w:numId w:val="1"/>
              </w:numPr>
              <w:jc w:val="both"/>
              <w:rPr>
                <w:color w:val="000000"/>
              </w:rPr>
            </w:pPr>
            <w:r w:rsidRPr="00DC5789">
              <w:rPr>
                <w:color w:val="000000"/>
              </w:rPr>
              <w:lastRenderedPageBreak/>
              <w:t>Korogwe Town: Pangani river and highway</w:t>
            </w:r>
          </w:p>
        </w:tc>
        <w:tc>
          <w:tcPr>
            <w:tcW w:w="3235" w:type="dxa"/>
          </w:tcPr>
          <w:p w14:paraId="37F50CDE" w14:textId="21230562" w:rsidR="00DC5789" w:rsidRPr="000343A2" w:rsidRDefault="00DC5789" w:rsidP="00DC5789">
            <w:pPr>
              <w:pStyle w:val="ListParagraph"/>
              <w:numPr>
                <w:ilvl w:val="0"/>
                <w:numId w:val="1"/>
              </w:numPr>
              <w:jc w:val="both"/>
              <w:rPr>
                <w:color w:val="000000"/>
                <w:lang w:val="sv-SE"/>
              </w:rPr>
            </w:pPr>
            <w:r w:rsidRPr="000343A2">
              <w:rPr>
                <w:color w:val="000000"/>
                <w:lang w:val="sv-SE"/>
              </w:rPr>
              <w:t>Mji wa Korogwe: mto Pangani na barabara kuu</w:t>
            </w:r>
          </w:p>
        </w:tc>
        <w:tc>
          <w:tcPr>
            <w:tcW w:w="3605" w:type="dxa"/>
          </w:tcPr>
          <w:p w14:paraId="5058C76D" w14:textId="528677BB" w:rsidR="00DC5789" w:rsidRPr="00DC5789" w:rsidRDefault="00DC5789" w:rsidP="00DC5789">
            <w:pPr>
              <w:pStyle w:val="ListParagraph"/>
              <w:numPr>
                <w:ilvl w:val="0"/>
                <w:numId w:val="1"/>
              </w:numPr>
            </w:pPr>
            <w:r>
              <w:t>This area lies on the Pangani river and the Dar–Arusha highway, where the river floods low areas and heavy traffic brings accident risk.</w:t>
            </w:r>
          </w:p>
          <w:p w14:paraId="3ECB7400" w14:textId="77777777" w:rsidR="00F433EC" w:rsidRDefault="00DC5789" w:rsidP="00DC5789">
            <w:pPr>
              <w:pStyle w:val="ListParagraph"/>
              <w:numPr>
                <w:ilvl w:val="0"/>
                <w:numId w:val="1"/>
              </w:numPr>
              <w:jc w:val="both"/>
              <w:rPr>
                <w:ins w:id="5955" w:author="Bonephace Kaijage" w:date="2026-10-14T05:21:00Z" w16du:dateUtc="2026-10-14T03:21:00Z"/>
                <w:bCs/>
                <w:color w:val="000000"/>
              </w:rPr>
            </w:pPr>
            <w:r>
              <w:rPr>
                <w:bCs/>
                <w:color w:val="000000"/>
              </w:rPr>
              <w:t>For those living and trading here, it helps to keep homes off the river banks and trade outside the road reserve.</w:t>
            </w:r>
          </w:p>
          <w:p w14:paraId="671F1F60" w14:textId="13210B60" w:rsidR="00F433EC" w:rsidRDefault="00FE0A4D" w:rsidP="00DC5789">
            <w:pPr>
              <w:pStyle w:val="ListParagraph"/>
              <w:numPr>
                <w:ilvl w:val="0"/>
                <w:numId w:val="1"/>
              </w:numPr>
              <w:jc w:val="both"/>
              <w:rPr>
                <w:ins w:id="5956" w:author="Bonephace Kaijage" w:date="2026-10-14T05:21:00Z" w16du:dateUtc="2026-10-14T03:21:00Z"/>
                <w:bCs/>
                <w:color w:val="000000"/>
              </w:rPr>
            </w:pPr>
            <w:ins w:id="5957" w:author="Bonephace Kaijage" w:date="2026-10-14T05:57:00Z" w16du:dateUtc="2026-10-14T03:57:00Z">
              <w:r>
                <w:rPr>
                  <w:bCs/>
                  <w:color w:val="000000"/>
                </w:rPr>
                <w:t>What raises the risk: building on the Pangani banks, trading or parking inside the highway reserve, and driving through flooded road sections.</w:t>
              </w:r>
            </w:ins>
          </w:p>
          <w:p w14:paraId="47BB9184" w14:textId="77777777" w:rsidR="00FE0A4D" w:rsidRDefault="00F433EC" w:rsidP="00DC5789">
            <w:pPr>
              <w:pStyle w:val="ListParagraph"/>
              <w:numPr>
                <w:ilvl w:val="0"/>
                <w:numId w:val="1"/>
              </w:numPr>
              <w:jc w:val="both"/>
              <w:rPr>
                <w:ins w:id="5958" w:author="Bonephace Kaijage" w:date="2026-10-14T06:00:00Z" w16du:dateUtc="2026-10-14T04:00:00Z"/>
                <w:bCs/>
                <w:color w:val="000000"/>
              </w:rPr>
            </w:pPr>
            <w:ins w:id="5959" w:author="Bonephace Kaijage" w:date="2026-10-14T05:21:00Z" w16du:dateUtc="2026-10-14T03:21:00Z">
              <w:r>
                <w:rPr>
                  <w:bCs/>
                  <w:color w:val="000000"/>
                </w:rPr>
                <w:t>Know the higher ground away from the river that your household will move to when the Pangani rises, and go before the water reaches the road.</w:t>
              </w:r>
            </w:ins>
          </w:p>
          <w:p w14:paraId="4EFB8221" w14:textId="01CA5132" w:rsidR="00DC5789" w:rsidRPr="00DC5789" w:rsidRDefault="00FE0A4D" w:rsidP="00DC5789">
            <w:pPr>
              <w:pStyle w:val="ListParagraph"/>
              <w:numPr>
                <w:ilvl w:val="0"/>
                <w:numId w:val="1"/>
              </w:numPr>
              <w:jc w:val="both"/>
              <w:rPr>
                <w:bCs/>
                <w:color w:val="000000"/>
              </w:rPr>
            </w:pPr>
            <w:ins w:id="5960" w:author="Bonephace Kaijage" w:date="2026-10-14T06:00:00Z" w16du:dateUtc="2026-10-14T04:00:00Z">
              <w:r>
                <w:rPr>
                  <w:bCs/>
                  <w:color w:val="000000"/>
                </w:rPr>
                <w:lastRenderedPageBreak/>
                <w:t>Agree who will help anyone in the household who cannot move, see or hear a warning on their own.</w:t>
              </w:r>
            </w:ins>
          </w:p>
        </w:tc>
        <w:tc>
          <w:tcPr>
            <w:tcW w:w="3325" w:type="dxa"/>
          </w:tcPr>
          <w:p w14:paraId="5A26AA8D" w14:textId="6792DD71" w:rsidR="00DC5789" w:rsidRPr="00DC5789" w:rsidRDefault="00DC5789" w:rsidP="00DC5789">
            <w:pPr>
              <w:pStyle w:val="ListParagraph"/>
              <w:numPr>
                <w:ilvl w:val="0"/>
                <w:numId w:val="1"/>
              </w:numPr>
            </w:pPr>
            <w:r>
              <w:lastRenderedPageBreak/>
              <w:t>Eneo hili liko kando ya mto Pangani na barabara kuu ya Dar–Arusha, ambapo mto hufurika maeneo ya chini na magari mengi huleta hatari ya ajali.</w:t>
            </w:r>
          </w:p>
          <w:p w14:paraId="1F670D04" w14:textId="77777777" w:rsidR="00F433EC" w:rsidRDefault="00DC5789" w:rsidP="00DC5789">
            <w:pPr>
              <w:pStyle w:val="ListParagraph"/>
              <w:numPr>
                <w:ilvl w:val="0"/>
                <w:numId w:val="1"/>
              </w:numPr>
              <w:jc w:val="both"/>
              <w:rPr>
                <w:ins w:id="5961" w:author="Bonephace Kaijage" w:date="2026-10-14T05:21:00Z" w16du:dateUtc="2026-10-14T03:21:00Z"/>
                <w:bCs/>
                <w:color w:val="000000"/>
              </w:rPr>
            </w:pPr>
            <w:r>
              <w:rPr>
                <w:bCs/>
                <w:color w:val="000000"/>
              </w:rPr>
              <w:t>Kwa wanaoishi na kufanya biashara hapa, ni vyema kujenga mbali na kingo za mto na kufanya biashara nje ya hifadhi ya barabara.</w:t>
            </w:r>
          </w:p>
          <w:p w14:paraId="5ABAAB82" w14:textId="1C3F8197" w:rsidR="00F433EC" w:rsidRDefault="00FE0A4D" w:rsidP="00DC5789">
            <w:pPr>
              <w:pStyle w:val="ListParagraph"/>
              <w:numPr>
                <w:ilvl w:val="0"/>
                <w:numId w:val="1"/>
              </w:numPr>
              <w:jc w:val="both"/>
              <w:rPr>
                <w:ins w:id="5962" w:author="Bonephace Kaijage" w:date="2026-10-14T05:21:00Z" w16du:dateUtc="2026-10-14T03:21:00Z"/>
                <w:bCs/>
                <w:color w:val="000000"/>
              </w:rPr>
            </w:pPr>
            <w:ins w:id="5963" w:author="Bonephace Kaijage" w:date="2026-10-14T05:57:00Z" w16du:dateUtc="2026-10-14T03:57:00Z">
              <w:r>
                <w:rPr>
                  <w:bCs/>
                  <w:color w:val="000000"/>
                </w:rPr>
                <w:t>Kinachoongeza hatari: kujenga kwenye kingo za Pangani, kufanya biashara au kuegesha ndani ya hifadhi ya barabara kuu, na kupita kwa gari sehemu za barabara zilizofurika.</w:t>
              </w:r>
            </w:ins>
          </w:p>
          <w:p w14:paraId="231A85C4" w14:textId="77777777" w:rsidR="00FE0A4D" w:rsidRDefault="00F433EC" w:rsidP="00DC5789">
            <w:pPr>
              <w:pStyle w:val="ListParagraph"/>
              <w:numPr>
                <w:ilvl w:val="0"/>
                <w:numId w:val="1"/>
              </w:numPr>
              <w:jc w:val="both"/>
              <w:rPr>
                <w:ins w:id="5964" w:author="Bonephace Kaijage" w:date="2026-10-14T06:00:00Z" w16du:dateUtc="2026-10-14T04:00:00Z"/>
                <w:bCs/>
                <w:color w:val="000000"/>
              </w:rPr>
            </w:pPr>
            <w:ins w:id="5965" w:author="Bonephace Kaijage" w:date="2026-10-14T05:21:00Z" w16du:dateUtc="2026-10-14T03:21:00Z">
              <w:r>
                <w:rPr>
                  <w:bCs/>
                  <w:color w:val="000000"/>
                </w:rPr>
                <w:t xml:space="preserve">Fahamu eneo la juu mbali na mto ambalo kaya yako </w:t>
              </w:r>
              <w:r>
                <w:rPr>
                  <w:bCs/>
                  <w:color w:val="000000"/>
                </w:rPr>
                <w:lastRenderedPageBreak/>
                <w:t>itahamia Pangani inapojaa, na ondokeni kabla maji hayajafika barabarani.</w:t>
              </w:r>
            </w:ins>
          </w:p>
          <w:p w14:paraId="21BC11E5" w14:textId="4B8A7B0E" w:rsidR="00DC5789" w:rsidRPr="00DC5789" w:rsidRDefault="00FE0A4D" w:rsidP="00DC5789">
            <w:pPr>
              <w:pStyle w:val="ListParagraph"/>
              <w:numPr>
                <w:ilvl w:val="0"/>
                <w:numId w:val="1"/>
              </w:numPr>
              <w:jc w:val="both"/>
              <w:rPr>
                <w:bCs/>
                <w:color w:val="000000"/>
              </w:rPr>
            </w:pPr>
            <w:ins w:id="5966"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09631CB6" w14:textId="77777777" w:rsidTr="00DC5789">
        <w:tc>
          <w:tcPr>
            <w:tcW w:w="3420" w:type="dxa"/>
          </w:tcPr>
          <w:p w14:paraId="7A373CB8" w14:textId="5C091E63" w:rsidR="00DC5789" w:rsidRPr="00DC5789" w:rsidRDefault="00DC5789" w:rsidP="00DC5789">
            <w:pPr>
              <w:pStyle w:val="ListParagraph"/>
              <w:numPr>
                <w:ilvl w:val="0"/>
                <w:numId w:val="1"/>
              </w:numPr>
              <w:jc w:val="both"/>
              <w:rPr>
                <w:color w:val="000000"/>
              </w:rPr>
            </w:pPr>
            <w:r w:rsidRPr="00DC5789">
              <w:rPr>
                <w:color w:val="000000"/>
              </w:rPr>
              <w:lastRenderedPageBreak/>
              <w:t>Bumbuli: steep Usambara slopes</w:t>
            </w:r>
          </w:p>
        </w:tc>
        <w:tc>
          <w:tcPr>
            <w:tcW w:w="3235" w:type="dxa"/>
          </w:tcPr>
          <w:p w14:paraId="34216963" w14:textId="64DF931B" w:rsidR="00DC5789" w:rsidRPr="000343A2" w:rsidRDefault="00DC5789" w:rsidP="00DC5789">
            <w:pPr>
              <w:pStyle w:val="ListParagraph"/>
              <w:numPr>
                <w:ilvl w:val="0"/>
                <w:numId w:val="1"/>
              </w:numPr>
              <w:jc w:val="both"/>
              <w:rPr>
                <w:color w:val="000000"/>
                <w:lang w:val="sv-SE"/>
              </w:rPr>
            </w:pPr>
            <w:r w:rsidRPr="000343A2">
              <w:rPr>
                <w:color w:val="000000"/>
                <w:lang w:val="sv-SE"/>
              </w:rPr>
              <w:t>Bumbuli: miteremko mikali ya Usambara</w:t>
            </w:r>
          </w:p>
        </w:tc>
        <w:tc>
          <w:tcPr>
            <w:tcW w:w="3605" w:type="dxa"/>
          </w:tcPr>
          <w:p w14:paraId="1B103398" w14:textId="25F72965" w:rsidR="00DC5789" w:rsidRPr="00DC5789" w:rsidRDefault="00DC5789" w:rsidP="00DC5789">
            <w:pPr>
              <w:pStyle w:val="ListParagraph"/>
              <w:numPr>
                <w:ilvl w:val="0"/>
                <w:numId w:val="1"/>
              </w:numPr>
            </w:pPr>
            <w:r>
              <w:t>This area has steep, densely farmed Usambara slopes where heavy rain causes landslides, rockfalls and washed-out roads.</w:t>
            </w:r>
          </w:p>
          <w:p w14:paraId="796B2E03" w14:textId="77777777" w:rsidR="00F433EC" w:rsidRDefault="00DC5789" w:rsidP="00DC5789">
            <w:pPr>
              <w:pStyle w:val="ListParagraph"/>
              <w:numPr>
                <w:ilvl w:val="0"/>
                <w:numId w:val="1"/>
              </w:numPr>
              <w:jc w:val="both"/>
              <w:rPr>
                <w:ins w:id="5967" w:author="Bonephace Kaijage" w:date="2026-10-14T05:21:00Z" w16du:dateUtc="2026-10-14T03:21:00Z"/>
                <w:bCs/>
                <w:color w:val="000000"/>
              </w:rPr>
            </w:pPr>
            <w:r>
              <w:rPr>
                <w:bCs/>
                <w:color w:val="000000"/>
              </w:rPr>
              <w:t>For those living and farming here, it helps to keep terraces and trees on slopes and build away from steep cuts, gullies and stream banks.</w:t>
            </w:r>
          </w:p>
          <w:p w14:paraId="3577BC03" w14:textId="0446DE24" w:rsidR="00F433EC" w:rsidRDefault="00FE0A4D" w:rsidP="00DC5789">
            <w:pPr>
              <w:pStyle w:val="ListParagraph"/>
              <w:numPr>
                <w:ilvl w:val="0"/>
                <w:numId w:val="1"/>
              </w:numPr>
              <w:jc w:val="both"/>
              <w:rPr>
                <w:ins w:id="5968" w:author="Bonephace Kaijage" w:date="2026-10-14T05:21:00Z" w16du:dateUtc="2026-10-14T03:21:00Z"/>
                <w:bCs/>
                <w:color w:val="000000"/>
              </w:rPr>
            </w:pPr>
            <w:ins w:id="5969" w:author="Bonephace Kaijage" w:date="2026-10-14T05:57:00Z" w16du:dateUtc="2026-10-14T03:57:00Z">
              <w:r>
                <w:rPr>
                  <w:bCs/>
                  <w:color w:val="000000"/>
                </w:rPr>
                <w:t>What raises the risk: opening new fields on the steepest slopes, cutting into the slope behind a house, clearing the trees above it and building below gully mouths.</w:t>
              </w:r>
            </w:ins>
          </w:p>
          <w:p w14:paraId="7BB75460" w14:textId="77777777" w:rsidR="00FE0A4D" w:rsidRDefault="00F433EC" w:rsidP="00DC5789">
            <w:pPr>
              <w:pStyle w:val="ListParagraph"/>
              <w:numPr>
                <w:ilvl w:val="0"/>
                <w:numId w:val="1"/>
              </w:numPr>
              <w:jc w:val="both"/>
              <w:rPr>
                <w:ins w:id="5970" w:author="Bonephace Kaijage" w:date="2026-10-14T06:00:00Z" w16du:dateUtc="2026-10-14T04:00:00Z"/>
                <w:bCs/>
                <w:color w:val="000000"/>
              </w:rPr>
            </w:pPr>
            <w:ins w:id="5971" w:author="Bonephace Kaijage" w:date="2026-10-14T05:21:00Z" w16du:dateUtc="2026-10-14T03:21:00Z">
              <w:r>
                <w:rPr>
                  <w:bCs/>
                  <w:color w:val="000000"/>
                </w:rPr>
                <w:t>Agree with neighbours on a safe place off the slope, and move there when cracks open above the houses, trees lean or water runs muddy during heavy rain.</w:t>
              </w:r>
            </w:ins>
          </w:p>
          <w:p w14:paraId="00D4CF43" w14:textId="432CDD43" w:rsidR="00DC5789" w:rsidRPr="00DC5789" w:rsidRDefault="00FE0A4D" w:rsidP="00DC5789">
            <w:pPr>
              <w:pStyle w:val="ListParagraph"/>
              <w:numPr>
                <w:ilvl w:val="0"/>
                <w:numId w:val="1"/>
              </w:numPr>
              <w:jc w:val="both"/>
              <w:rPr>
                <w:bCs/>
                <w:color w:val="000000"/>
              </w:rPr>
            </w:pPr>
            <w:ins w:id="5972" w:author="Bonephace Kaijage" w:date="2026-10-14T06:00:00Z" w16du:dateUtc="2026-10-14T04:00:00Z">
              <w:r>
                <w:rPr>
                  <w:bCs/>
                  <w:color w:val="000000"/>
                </w:rPr>
                <w:t>Agree who will help anyone in the household who cannot move, see or hear a warning on their own.</w:t>
              </w:r>
            </w:ins>
          </w:p>
        </w:tc>
        <w:tc>
          <w:tcPr>
            <w:tcW w:w="3325" w:type="dxa"/>
          </w:tcPr>
          <w:p w14:paraId="7D95D049" w14:textId="151E5218" w:rsidR="00DC5789" w:rsidRPr="00DC5789" w:rsidRDefault="00DC5789" w:rsidP="00DC5789">
            <w:pPr>
              <w:pStyle w:val="ListParagraph"/>
              <w:numPr>
                <w:ilvl w:val="0"/>
                <w:numId w:val="1"/>
              </w:numPr>
            </w:pPr>
            <w:r>
              <w:t>Eneo hili lina miteremko mikali ya Usambara inayolimwa kwa wingi ambapo mvua kubwa husababisha maporomoko ya udongo na mawe na kusomba barabara.</w:t>
            </w:r>
          </w:p>
          <w:p w14:paraId="0628E69D" w14:textId="77777777" w:rsidR="00F433EC" w:rsidRDefault="00DC5789" w:rsidP="00DC5789">
            <w:pPr>
              <w:pStyle w:val="ListParagraph"/>
              <w:numPr>
                <w:ilvl w:val="0"/>
                <w:numId w:val="1"/>
              </w:numPr>
              <w:jc w:val="both"/>
              <w:rPr>
                <w:ins w:id="5973" w:author="Bonephace Kaijage" w:date="2026-10-14T05:21:00Z" w16du:dateUtc="2026-10-14T03:21:00Z"/>
                <w:bCs/>
                <w:color w:val="000000"/>
              </w:rPr>
            </w:pPr>
            <w:r>
              <w:rPr>
                <w:bCs/>
                <w:color w:val="000000"/>
              </w:rPr>
              <w:t>Kwa wanaoishi na kulima hapa, ni vyema kutunza matuta na miti kwenye miteremko na kujenga mbali na miinuko mikali, makorongo na kingo za vijito.</w:t>
            </w:r>
          </w:p>
          <w:p w14:paraId="779F9FF9" w14:textId="70985634" w:rsidR="00F433EC" w:rsidRDefault="00FE0A4D" w:rsidP="00DC5789">
            <w:pPr>
              <w:pStyle w:val="ListParagraph"/>
              <w:numPr>
                <w:ilvl w:val="0"/>
                <w:numId w:val="1"/>
              </w:numPr>
              <w:jc w:val="both"/>
              <w:rPr>
                <w:ins w:id="5974" w:author="Bonephace Kaijage" w:date="2026-10-14T05:21:00Z" w16du:dateUtc="2026-10-14T03:21:00Z"/>
                <w:bCs/>
                <w:color w:val="000000"/>
              </w:rPr>
            </w:pPr>
            <w:ins w:id="5975" w:author="Bonephace Kaijage" w:date="2026-10-14T05:57:00Z" w16du:dateUtc="2026-10-14T03:57:00Z">
              <w:r>
                <w:rPr>
                  <w:bCs/>
                  <w:color w:val="000000"/>
                </w:rPr>
                <w:t>Kinachoongeza hatari: kufungua mashamba mapya kwenye miteremko mikali zaidi, kuchimba mteremko nyuma ya nyumba, kukata miti juu yake na kujenga chini ya midomo ya makorongo.</w:t>
              </w:r>
            </w:ins>
          </w:p>
          <w:p w14:paraId="18938FE7" w14:textId="77777777" w:rsidR="00FE0A4D" w:rsidRDefault="00F433EC" w:rsidP="00DC5789">
            <w:pPr>
              <w:pStyle w:val="ListParagraph"/>
              <w:numPr>
                <w:ilvl w:val="0"/>
                <w:numId w:val="1"/>
              </w:numPr>
              <w:jc w:val="both"/>
              <w:rPr>
                <w:ins w:id="5976" w:author="Bonephace Kaijage" w:date="2026-10-14T06:00:00Z" w16du:dateUtc="2026-10-14T04:00:00Z"/>
                <w:bCs/>
                <w:color w:val="000000"/>
              </w:rPr>
            </w:pPr>
            <w:ins w:id="5977" w:author="Bonephace Kaijage" w:date="2026-10-14T05:21:00Z" w16du:dateUtc="2026-10-14T03:21:00Z">
              <w:r>
                <w:rPr>
                  <w:bCs/>
                  <w:color w:val="000000"/>
                </w:rPr>
                <w:t>Kubalianeni na majirani eneo salama nje ya mteremko, na hamieni huko nyufa zikifunguka juu ya nyumba, miti ikiinama au maji yakitiririka ya matope wakati wa mvua kubwa.</w:t>
              </w:r>
            </w:ins>
          </w:p>
          <w:p w14:paraId="7F1FFE13" w14:textId="7004546D" w:rsidR="00DC5789" w:rsidRPr="00DC5789" w:rsidRDefault="00FE0A4D" w:rsidP="00DC5789">
            <w:pPr>
              <w:pStyle w:val="ListParagraph"/>
              <w:numPr>
                <w:ilvl w:val="0"/>
                <w:numId w:val="1"/>
              </w:numPr>
              <w:jc w:val="both"/>
              <w:rPr>
                <w:bCs/>
                <w:color w:val="000000"/>
              </w:rPr>
            </w:pPr>
            <w:ins w:id="5978"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4EEB9E30" w14:textId="77777777" w:rsidTr="00DC5789">
        <w:tc>
          <w:tcPr>
            <w:tcW w:w="3420" w:type="dxa"/>
          </w:tcPr>
          <w:p w14:paraId="3A51303C" w14:textId="25A2D167" w:rsidR="00DC5789" w:rsidRPr="00DC5789" w:rsidRDefault="00DC5789" w:rsidP="00DC5789">
            <w:pPr>
              <w:pStyle w:val="ListParagraph"/>
              <w:numPr>
                <w:ilvl w:val="0"/>
                <w:numId w:val="1"/>
              </w:numPr>
              <w:jc w:val="both"/>
              <w:rPr>
                <w:color w:val="000000"/>
              </w:rPr>
            </w:pPr>
            <w:r w:rsidRPr="00DC5789">
              <w:rPr>
                <w:color w:val="000000"/>
              </w:rPr>
              <w:lastRenderedPageBreak/>
              <w:t>Handeni DC: dry plains and grazing land</w:t>
            </w:r>
          </w:p>
        </w:tc>
        <w:tc>
          <w:tcPr>
            <w:tcW w:w="3235" w:type="dxa"/>
          </w:tcPr>
          <w:p w14:paraId="57B43786" w14:textId="72481476" w:rsidR="00DC5789" w:rsidRPr="000343A2" w:rsidRDefault="00DC5789" w:rsidP="00DC5789">
            <w:pPr>
              <w:pStyle w:val="ListParagraph"/>
              <w:numPr>
                <w:ilvl w:val="0"/>
                <w:numId w:val="1"/>
              </w:numPr>
              <w:jc w:val="both"/>
              <w:rPr>
                <w:color w:val="000000"/>
                <w:lang w:val="sv-SE"/>
              </w:rPr>
            </w:pPr>
            <w:r w:rsidRPr="000343A2">
              <w:rPr>
                <w:color w:val="000000"/>
                <w:lang w:val="sv-SE"/>
              </w:rPr>
              <w:t>Handeni DC: tambarare kame na malisho</w:t>
            </w:r>
          </w:p>
        </w:tc>
        <w:tc>
          <w:tcPr>
            <w:tcW w:w="3605" w:type="dxa"/>
          </w:tcPr>
          <w:p w14:paraId="2B33F731" w14:textId="7DA1F220" w:rsidR="00DC5789" w:rsidRPr="00DC5789" w:rsidRDefault="00DC5789" w:rsidP="00DC5789">
            <w:pPr>
              <w:pStyle w:val="ListParagraph"/>
              <w:numPr>
                <w:ilvl w:val="0"/>
                <w:numId w:val="1"/>
              </w:numPr>
            </w:pPr>
            <w:r>
              <w:t>This area has dry plains where droughts fail crops and pasture, flash floods cross roads and conflicts arise between farmers and herders.</w:t>
            </w:r>
          </w:p>
          <w:p w14:paraId="1FF0C246" w14:textId="77777777" w:rsidR="00F433EC" w:rsidRDefault="00DC5789" w:rsidP="00DC5789">
            <w:pPr>
              <w:pStyle w:val="ListParagraph"/>
              <w:numPr>
                <w:ilvl w:val="0"/>
                <w:numId w:val="1"/>
              </w:numPr>
              <w:jc w:val="both"/>
              <w:rPr>
                <w:ins w:id="5979" w:author="Bonephace Kaijage" w:date="2026-10-14T05:21:00Z" w16du:dateUtc="2026-10-14T03:21:00Z"/>
                <w:bCs/>
                <w:color w:val="000000"/>
              </w:rPr>
            </w:pPr>
            <w:r>
              <w:rPr>
                <w:bCs/>
                <w:color w:val="000000"/>
              </w:rPr>
              <w:t>For those farming and herding here, it helps to plant drought-tolerant crops, follow village land-use plans and never cross flowing water.</w:t>
            </w:r>
          </w:p>
          <w:p w14:paraId="752F35C0" w14:textId="0DCBD2A5" w:rsidR="00F433EC" w:rsidRDefault="00FE0A4D" w:rsidP="00DC5789">
            <w:pPr>
              <w:pStyle w:val="ListParagraph"/>
              <w:numPr>
                <w:ilvl w:val="0"/>
                <w:numId w:val="1"/>
              </w:numPr>
              <w:jc w:val="both"/>
              <w:rPr>
                <w:ins w:id="5980" w:author="Bonephace Kaijage" w:date="2026-10-14T05:21:00Z" w16du:dateUtc="2026-10-14T03:21:00Z"/>
                <w:bCs/>
                <w:color w:val="000000"/>
              </w:rPr>
            </w:pPr>
            <w:ins w:id="5981" w:author="Bonephace Kaijage" w:date="2026-10-14T05:57:00Z" w16du:dateUtc="2026-10-14T03:57:00Z">
              <w:r>
                <w:rPr>
                  <w:bCs/>
                  <w:color w:val="000000"/>
                </w:rPr>
                <w:t>What raises the loss and to the quarrels in a dry year: relying on maize alone, keeping more animals than the dry-season pasture can carry, driving herds onto cropped fields and crossing the drifts while water is running.</w:t>
              </w:r>
            </w:ins>
          </w:p>
          <w:p w14:paraId="1EE455C7" w14:textId="77777777" w:rsidR="00FE0A4D" w:rsidRDefault="00F433EC" w:rsidP="00DC5789">
            <w:pPr>
              <w:pStyle w:val="ListParagraph"/>
              <w:numPr>
                <w:ilvl w:val="0"/>
                <w:numId w:val="1"/>
              </w:numPr>
              <w:jc w:val="both"/>
              <w:rPr>
                <w:ins w:id="5982" w:author="Bonephace Kaijage" w:date="2026-10-14T06:00:00Z" w16du:dateUtc="2026-10-14T04:00:00Z"/>
                <w:bCs/>
                <w:color w:val="000000"/>
              </w:rPr>
            </w:pPr>
            <w:ins w:id="5983" w:author="Bonephace Kaijage" w:date="2026-10-14T05:21:00Z" w16du:dateUtc="2026-10-14T03:21:00Z">
              <w:r>
                <w:rPr>
                  <w:bCs/>
                  <w:color w:val="000000"/>
                </w:rPr>
                <w:t>Agree early, between farmers and herders, where the herds will water and the families will find food in a failed season, and move the animals before they weaken; on the road, wait for the water to drop.</w:t>
              </w:r>
            </w:ins>
          </w:p>
          <w:p w14:paraId="37C305B1" w14:textId="38BB850A" w:rsidR="00DC5789" w:rsidRPr="00DC5789" w:rsidRDefault="00FE0A4D" w:rsidP="00DC5789">
            <w:pPr>
              <w:pStyle w:val="ListParagraph"/>
              <w:numPr>
                <w:ilvl w:val="0"/>
                <w:numId w:val="1"/>
              </w:numPr>
              <w:jc w:val="both"/>
              <w:rPr>
                <w:bCs/>
                <w:color w:val="000000"/>
              </w:rPr>
            </w:pPr>
            <w:ins w:id="5984" w:author="Bonephace Kaijage" w:date="2026-10-14T06:00:00Z" w16du:dateUtc="2026-10-14T04:00:00Z">
              <w:r>
                <w:rPr>
                  <w:bCs/>
                  <w:color w:val="000000"/>
                </w:rPr>
                <w:t>Agree who will help anyone in the household who cannot move, see or hear a warning on their own.</w:t>
              </w:r>
            </w:ins>
          </w:p>
        </w:tc>
        <w:tc>
          <w:tcPr>
            <w:tcW w:w="3325" w:type="dxa"/>
          </w:tcPr>
          <w:p w14:paraId="2B1A0D10" w14:textId="67210F07" w:rsidR="00DC5789" w:rsidRPr="00DC5789" w:rsidRDefault="00DC5789" w:rsidP="00DC5789">
            <w:pPr>
              <w:pStyle w:val="ListParagraph"/>
              <w:numPr>
                <w:ilvl w:val="0"/>
                <w:numId w:val="1"/>
              </w:numPr>
            </w:pPr>
            <w:r>
              <w:t>Eneo hili lina tambarare kame ambapo ukame huharibu mazao na malisho, mafuriko ya ghafla hupita barabarani na migogoro hutokea kati ya wakulima na wafugaji.</w:t>
            </w:r>
          </w:p>
          <w:p w14:paraId="65EEB949" w14:textId="77777777" w:rsidR="00F433EC" w:rsidRDefault="00DC5789" w:rsidP="00DC5789">
            <w:pPr>
              <w:pStyle w:val="ListParagraph"/>
              <w:numPr>
                <w:ilvl w:val="0"/>
                <w:numId w:val="1"/>
              </w:numPr>
              <w:jc w:val="both"/>
              <w:rPr>
                <w:ins w:id="5985" w:author="Bonephace Kaijage" w:date="2026-10-14T05:21:00Z" w16du:dateUtc="2026-10-14T03:21:00Z"/>
                <w:bCs/>
                <w:color w:val="000000"/>
              </w:rPr>
            </w:pPr>
            <w:r>
              <w:rPr>
                <w:bCs/>
                <w:color w:val="000000"/>
              </w:rPr>
              <w:t>Kwa wanaolima na kufuga hapa, ni vyema kupanda mazao yanayostahimili ukame, kufuata mipango ya matumizi ya ardhi ya vijiji na kutovuka kamwe maji yanayotiririka.</w:t>
            </w:r>
          </w:p>
          <w:p w14:paraId="4E1D4047" w14:textId="05315BD0" w:rsidR="00F433EC" w:rsidRDefault="00FE0A4D" w:rsidP="00DC5789">
            <w:pPr>
              <w:pStyle w:val="ListParagraph"/>
              <w:numPr>
                <w:ilvl w:val="0"/>
                <w:numId w:val="1"/>
              </w:numPr>
              <w:jc w:val="both"/>
              <w:rPr>
                <w:ins w:id="5986" w:author="Bonephace Kaijage" w:date="2026-10-14T05:21:00Z" w16du:dateUtc="2026-10-14T03:21:00Z"/>
                <w:bCs/>
                <w:color w:val="000000"/>
              </w:rPr>
            </w:pPr>
            <w:ins w:id="5987" w:author="Bonephace Kaijage" w:date="2026-10-14T05:57:00Z" w16du:dateUtc="2026-10-14T03:57:00Z">
              <w:r>
                <w:rPr>
                  <w:bCs/>
                  <w:color w:val="000000"/>
                </w:rPr>
                <w:t>Kinachoongeza hasara na migogoro mwaka wa ukame: kutegemea mahindi pekee, kuweka mifugo mingi kuliko malisho ya kiangazi yanavyoweza kubeba, kuingiza mifugo kwenye mashamba yenye mazao na kuvuka vivuko maji yakitiririka.</w:t>
              </w:r>
            </w:ins>
          </w:p>
          <w:p w14:paraId="48F1CA61" w14:textId="77777777" w:rsidR="00FE0A4D" w:rsidRDefault="00F433EC" w:rsidP="00DC5789">
            <w:pPr>
              <w:pStyle w:val="ListParagraph"/>
              <w:numPr>
                <w:ilvl w:val="0"/>
                <w:numId w:val="1"/>
              </w:numPr>
              <w:jc w:val="both"/>
              <w:rPr>
                <w:ins w:id="5988" w:author="Bonephace Kaijage" w:date="2026-10-14T06:00:00Z" w16du:dateUtc="2026-10-14T04:00:00Z"/>
                <w:bCs/>
                <w:color w:val="000000"/>
              </w:rPr>
            </w:pPr>
            <w:ins w:id="5989" w:author="Bonephace Kaijage" w:date="2026-10-14T05:21:00Z" w16du:dateUtc="2026-10-14T03:21:00Z">
              <w:r>
                <w:rPr>
                  <w:bCs/>
                  <w:color w:val="000000"/>
                </w:rPr>
                <w:t>Kubalianeni mapema, wakulima na wafugaji, mifugo itanyweshwa wapi na familia zitapata wapi chakula msimu ukikosekana, na hamisheni mifugo kabla haijadhoofika; barabarani, subirini maji yapungue.</w:t>
              </w:r>
            </w:ins>
          </w:p>
          <w:p w14:paraId="4FBE345C" w14:textId="7EEDB75D" w:rsidR="00DC5789" w:rsidRPr="00DC5789" w:rsidRDefault="00FE0A4D" w:rsidP="00DC5789">
            <w:pPr>
              <w:pStyle w:val="ListParagraph"/>
              <w:numPr>
                <w:ilvl w:val="0"/>
                <w:numId w:val="1"/>
              </w:numPr>
              <w:jc w:val="both"/>
              <w:rPr>
                <w:bCs/>
                <w:color w:val="000000"/>
              </w:rPr>
            </w:pPr>
            <w:ins w:id="5990"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61835B7A" w14:textId="77777777" w:rsidTr="00DC5789">
        <w:tc>
          <w:tcPr>
            <w:tcW w:w="3420" w:type="dxa"/>
          </w:tcPr>
          <w:p w14:paraId="40207F70" w14:textId="7CF16F4F" w:rsidR="00DC5789" w:rsidRPr="00DC5789" w:rsidRDefault="00DC5789" w:rsidP="00DC5789">
            <w:pPr>
              <w:pStyle w:val="ListParagraph"/>
              <w:numPr>
                <w:ilvl w:val="0"/>
                <w:numId w:val="1"/>
              </w:numPr>
              <w:jc w:val="both"/>
              <w:rPr>
                <w:color w:val="000000"/>
              </w:rPr>
            </w:pPr>
            <w:r w:rsidRPr="00DC5789">
              <w:rPr>
                <w:color w:val="000000"/>
              </w:rPr>
              <w:t>Kilindi: remote dry farmland and grazing</w:t>
            </w:r>
          </w:p>
        </w:tc>
        <w:tc>
          <w:tcPr>
            <w:tcW w:w="3235" w:type="dxa"/>
          </w:tcPr>
          <w:p w14:paraId="39C5CA06" w14:textId="5548270E" w:rsidR="00DC5789" w:rsidRPr="000343A2" w:rsidRDefault="00DC5789" w:rsidP="00DC5789">
            <w:pPr>
              <w:pStyle w:val="ListParagraph"/>
              <w:numPr>
                <w:ilvl w:val="0"/>
                <w:numId w:val="1"/>
              </w:numPr>
              <w:jc w:val="both"/>
              <w:rPr>
                <w:color w:val="000000"/>
                <w:lang w:val="sv-SE"/>
              </w:rPr>
            </w:pPr>
            <w:r w:rsidRPr="000343A2">
              <w:rPr>
                <w:color w:val="000000"/>
                <w:lang w:val="sv-SE"/>
              </w:rPr>
              <w:t>Kilindi: mashamba kame ya mbali na malisho</w:t>
            </w:r>
          </w:p>
        </w:tc>
        <w:tc>
          <w:tcPr>
            <w:tcW w:w="3605" w:type="dxa"/>
          </w:tcPr>
          <w:p w14:paraId="3EFE8B59" w14:textId="36091E2C" w:rsidR="00DC5789" w:rsidRPr="00DC5789" w:rsidRDefault="00DC5789" w:rsidP="00DC5789">
            <w:pPr>
              <w:pStyle w:val="ListParagraph"/>
              <w:numPr>
                <w:ilvl w:val="0"/>
                <w:numId w:val="1"/>
              </w:numPr>
            </w:pPr>
            <w:r>
              <w:t xml:space="preserve">This area is remote dry farmland where droughts and dry-season fires are common </w:t>
            </w:r>
            <w:r>
              <w:lastRenderedPageBreak/>
              <w:t>and rains cut roads to scattered villages.</w:t>
            </w:r>
          </w:p>
          <w:p w14:paraId="0816DA75" w14:textId="77777777" w:rsidR="00F433EC" w:rsidRDefault="00DC5789" w:rsidP="00DC5789">
            <w:pPr>
              <w:pStyle w:val="ListParagraph"/>
              <w:numPr>
                <w:ilvl w:val="0"/>
                <w:numId w:val="1"/>
              </w:numPr>
              <w:jc w:val="both"/>
              <w:rPr>
                <w:ins w:id="5991" w:author="Bonephace Kaijage" w:date="2026-10-14T05:21:00Z" w16du:dateUtc="2026-10-14T03:21:00Z"/>
                <w:bCs/>
                <w:color w:val="000000"/>
              </w:rPr>
            </w:pPr>
            <w:r>
              <w:rPr>
                <w:bCs/>
                <w:color w:val="000000"/>
              </w:rPr>
              <w:t>For those living and farming here, it helps to keep food and medicine reserves, burn only under control and keep fire breaks.</w:t>
            </w:r>
          </w:p>
          <w:p w14:paraId="53D56532" w14:textId="63CBC10A" w:rsidR="00F433EC" w:rsidRDefault="00FE0A4D" w:rsidP="00DC5789">
            <w:pPr>
              <w:pStyle w:val="ListParagraph"/>
              <w:numPr>
                <w:ilvl w:val="0"/>
                <w:numId w:val="1"/>
              </w:numPr>
              <w:jc w:val="both"/>
              <w:rPr>
                <w:ins w:id="5992" w:author="Bonephace Kaijage" w:date="2026-10-14T05:21:00Z" w16du:dateUtc="2026-10-14T03:21:00Z"/>
                <w:bCs/>
                <w:color w:val="000000"/>
              </w:rPr>
            </w:pPr>
            <w:ins w:id="5993" w:author="Bonephace Kaijage" w:date="2026-10-14T05:57:00Z" w16du:dateUtc="2026-10-14T03:57:00Z">
              <w:r>
                <w:rPr>
                  <w:bCs/>
                  <w:color w:val="000000"/>
                </w:rPr>
                <w:t>What raises the risk: burning late in the dry season on windy days, leaving fires unattended, and letting village food and medicine stocks run out before the roads close.</w:t>
              </w:r>
            </w:ins>
          </w:p>
          <w:p w14:paraId="229A5BAA" w14:textId="77777777" w:rsidR="00FE0A4D" w:rsidRDefault="00F433EC" w:rsidP="00DC5789">
            <w:pPr>
              <w:pStyle w:val="ListParagraph"/>
              <w:numPr>
                <w:ilvl w:val="0"/>
                <w:numId w:val="1"/>
              </w:numPr>
              <w:jc w:val="both"/>
              <w:rPr>
                <w:ins w:id="5994" w:author="Bonephace Kaijage" w:date="2026-10-14T06:00:00Z" w16du:dateUtc="2026-10-14T04:00:00Z"/>
                <w:bCs/>
                <w:color w:val="000000"/>
              </w:rPr>
            </w:pPr>
            <w:ins w:id="5995" w:author="Bonephace Kaijage" w:date="2026-10-14T05:21:00Z" w16du:dateUtc="2026-10-14T03:21:00Z">
              <w:r>
                <w:rPr>
                  <w:bCs/>
                  <w:color w:val="000000"/>
                </w:rPr>
                <w:t>Know the cleared open ground your household will move to if a bush fire comes towards the houses, and restock before the rains, because the road may be cut for weeks.</w:t>
              </w:r>
            </w:ins>
          </w:p>
          <w:p w14:paraId="73E415F4" w14:textId="16BB3FC2" w:rsidR="00DC5789" w:rsidRPr="00DC5789" w:rsidRDefault="00FE0A4D" w:rsidP="00DC5789">
            <w:pPr>
              <w:pStyle w:val="ListParagraph"/>
              <w:numPr>
                <w:ilvl w:val="0"/>
                <w:numId w:val="1"/>
              </w:numPr>
              <w:jc w:val="both"/>
              <w:rPr>
                <w:bCs/>
                <w:color w:val="000000"/>
              </w:rPr>
            </w:pPr>
            <w:ins w:id="5996" w:author="Bonephace Kaijage" w:date="2026-10-14T06:00:00Z" w16du:dateUtc="2026-10-14T04:00:00Z">
              <w:r>
                <w:rPr>
                  <w:bCs/>
                  <w:color w:val="000000"/>
                </w:rPr>
                <w:t>Agree who will help anyone in the household who cannot move, see or hear a warning on their own.</w:t>
              </w:r>
            </w:ins>
          </w:p>
        </w:tc>
        <w:tc>
          <w:tcPr>
            <w:tcW w:w="3325" w:type="dxa"/>
          </w:tcPr>
          <w:p w14:paraId="23D6927A" w14:textId="62012917" w:rsidR="00DC5789" w:rsidRPr="00DC5789" w:rsidRDefault="00DC5789" w:rsidP="00DC5789">
            <w:pPr>
              <w:pStyle w:val="ListParagraph"/>
              <w:numPr>
                <w:ilvl w:val="0"/>
                <w:numId w:val="1"/>
              </w:numPr>
            </w:pPr>
            <w:r>
              <w:lastRenderedPageBreak/>
              <w:t xml:space="preserve">Eneo hili ni mashamba kame ya mbali ambapo ukame na moto wa kiangazi ni wa kawaida na </w:t>
            </w:r>
            <w:r>
              <w:lastRenderedPageBreak/>
              <w:t>mvua hukata barabara za kwenda vijiji vilivyotawanyika.</w:t>
            </w:r>
          </w:p>
          <w:p w14:paraId="1B01C5B6" w14:textId="77777777" w:rsidR="00F433EC" w:rsidRDefault="00DC5789" w:rsidP="00DC5789">
            <w:pPr>
              <w:pStyle w:val="ListParagraph"/>
              <w:numPr>
                <w:ilvl w:val="0"/>
                <w:numId w:val="1"/>
              </w:numPr>
              <w:jc w:val="both"/>
              <w:rPr>
                <w:ins w:id="5997" w:author="Bonephace Kaijage" w:date="2026-10-14T05:21:00Z" w16du:dateUtc="2026-10-14T03:21:00Z"/>
                <w:bCs/>
                <w:color w:val="000000"/>
              </w:rPr>
            </w:pPr>
            <w:r>
              <w:rPr>
                <w:bCs/>
                <w:color w:val="000000"/>
              </w:rPr>
              <w:t>Kwa wanaoishi na kulima hapa, ni vyema kuweka akiba ya chakula na dawa, kuchoma kwa udhibiti tu na kuweka njia za kuzuia moto.</w:t>
            </w:r>
          </w:p>
          <w:p w14:paraId="65F23533" w14:textId="5A1C5972" w:rsidR="00F433EC" w:rsidRDefault="00FE0A4D" w:rsidP="00DC5789">
            <w:pPr>
              <w:pStyle w:val="ListParagraph"/>
              <w:numPr>
                <w:ilvl w:val="0"/>
                <w:numId w:val="1"/>
              </w:numPr>
              <w:jc w:val="both"/>
              <w:rPr>
                <w:ins w:id="5998" w:author="Bonephace Kaijage" w:date="2026-10-14T05:21:00Z" w16du:dateUtc="2026-10-14T03:21:00Z"/>
                <w:bCs/>
                <w:color w:val="000000"/>
              </w:rPr>
            </w:pPr>
            <w:ins w:id="5999" w:author="Bonephace Kaijage" w:date="2026-10-14T05:57:00Z" w16du:dateUtc="2026-10-14T03:57:00Z">
              <w:r>
                <w:rPr>
                  <w:bCs/>
                  <w:color w:val="000000"/>
                </w:rPr>
                <w:t>Kinachoongeza hatari: kuchoma mwishoni mwa kiangazi siku za upepo, kuacha moto bila uangalizi, na kuacha akiba za chakula na dawa za kijiji ziishe kabla barabara hazijafungwa.</w:t>
              </w:r>
            </w:ins>
          </w:p>
          <w:p w14:paraId="47B9D0FE" w14:textId="77777777" w:rsidR="00FE0A4D" w:rsidRDefault="00F433EC" w:rsidP="00DC5789">
            <w:pPr>
              <w:pStyle w:val="ListParagraph"/>
              <w:numPr>
                <w:ilvl w:val="0"/>
                <w:numId w:val="1"/>
              </w:numPr>
              <w:jc w:val="both"/>
              <w:rPr>
                <w:ins w:id="6000" w:author="Bonephace Kaijage" w:date="2026-10-14T06:00:00Z" w16du:dateUtc="2026-10-14T04:00:00Z"/>
                <w:bCs/>
                <w:color w:val="000000"/>
              </w:rPr>
            </w:pPr>
            <w:ins w:id="6001" w:author="Bonephace Kaijage" w:date="2026-10-14T05:21:00Z" w16du:dateUtc="2026-10-14T03:21:00Z">
              <w:r>
                <w:rPr>
                  <w:bCs/>
                  <w:color w:val="000000"/>
                </w:rPr>
                <w:t>Fahamu uwanja wazi uliosafishwa ambao kaya yako itahamia moto wa porini ukielekea nyumbani, na jazeni akiba kabla ya mvua, kwa sababu barabara inaweza kufungwa kwa wiki.</w:t>
              </w:r>
            </w:ins>
          </w:p>
          <w:p w14:paraId="102B2050" w14:textId="3E938085" w:rsidR="00DC5789" w:rsidRPr="00DC5789" w:rsidRDefault="00FE0A4D" w:rsidP="00DC5789">
            <w:pPr>
              <w:pStyle w:val="ListParagraph"/>
              <w:numPr>
                <w:ilvl w:val="0"/>
                <w:numId w:val="1"/>
              </w:numPr>
              <w:jc w:val="both"/>
              <w:rPr>
                <w:bCs/>
                <w:color w:val="000000"/>
              </w:rPr>
            </w:pPr>
            <w:ins w:id="6002"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2531051B" w14:textId="77777777" w:rsidTr="00DC5789">
        <w:tc>
          <w:tcPr>
            <w:tcW w:w="3420" w:type="dxa"/>
          </w:tcPr>
          <w:p w14:paraId="07593CED" w14:textId="2FAA074C" w:rsidR="00DC5789" w:rsidRPr="000343A2" w:rsidRDefault="00DC5789" w:rsidP="00DC5789">
            <w:pPr>
              <w:pStyle w:val="ListParagraph"/>
              <w:numPr>
                <w:ilvl w:val="0"/>
                <w:numId w:val="1"/>
              </w:numPr>
              <w:jc w:val="both"/>
              <w:rPr>
                <w:color w:val="000000"/>
                <w:lang w:val="sv-SE"/>
              </w:rPr>
            </w:pPr>
            <w:r w:rsidRPr="000343A2">
              <w:rPr>
                <w:color w:val="000000"/>
                <w:lang w:val="sv-SE"/>
              </w:rPr>
              <w:lastRenderedPageBreak/>
              <w:t>Korogwe DC: Pangani valley and Usambara foothills</w:t>
            </w:r>
          </w:p>
        </w:tc>
        <w:tc>
          <w:tcPr>
            <w:tcW w:w="3235" w:type="dxa"/>
          </w:tcPr>
          <w:p w14:paraId="05830F44" w14:textId="28E6CD8C" w:rsidR="00DC5789" w:rsidRPr="000343A2" w:rsidRDefault="00DC5789" w:rsidP="00DC5789">
            <w:pPr>
              <w:pStyle w:val="ListParagraph"/>
              <w:numPr>
                <w:ilvl w:val="0"/>
                <w:numId w:val="1"/>
              </w:numPr>
              <w:jc w:val="both"/>
              <w:rPr>
                <w:color w:val="000000"/>
                <w:lang w:val="sv-SE"/>
              </w:rPr>
            </w:pPr>
            <w:r w:rsidRPr="000343A2">
              <w:rPr>
                <w:color w:val="000000"/>
                <w:lang w:val="sv-SE"/>
              </w:rPr>
              <w:t>Korogwe DC: bonde la Pangani na vilima vya Usambara</w:t>
            </w:r>
          </w:p>
        </w:tc>
        <w:tc>
          <w:tcPr>
            <w:tcW w:w="3605" w:type="dxa"/>
          </w:tcPr>
          <w:p w14:paraId="7F135B36" w14:textId="34C35CD6" w:rsidR="00DC5789" w:rsidRPr="00DC5789" w:rsidRDefault="00DC5789" w:rsidP="00DC5789">
            <w:pPr>
              <w:pStyle w:val="ListParagraph"/>
              <w:numPr>
                <w:ilvl w:val="0"/>
                <w:numId w:val="1"/>
              </w:numPr>
            </w:pPr>
            <w:r>
              <w:t>This area has the Pangani valley and sisal estates, where the river floods farms, and Usambara foothills where heavy rain causes landslides.</w:t>
            </w:r>
          </w:p>
          <w:p w14:paraId="7BCA9770" w14:textId="77777777" w:rsidR="00F433EC" w:rsidRDefault="00DC5789" w:rsidP="00DC5789">
            <w:pPr>
              <w:pStyle w:val="ListParagraph"/>
              <w:numPr>
                <w:ilvl w:val="0"/>
                <w:numId w:val="1"/>
              </w:numPr>
              <w:jc w:val="both"/>
              <w:rPr>
                <w:ins w:id="6003" w:author="Bonephace Kaijage" w:date="2026-10-14T05:22:00Z" w16du:dateUtc="2026-10-14T03:22:00Z"/>
                <w:bCs/>
                <w:color w:val="000000"/>
              </w:rPr>
            </w:pPr>
            <w:r>
              <w:rPr>
                <w:bCs/>
                <w:color w:val="000000"/>
              </w:rPr>
              <w:t>For those living and farming here, it helps to keep homes above flood lines and away from steep slopes, and keep slopes planted.</w:t>
            </w:r>
          </w:p>
          <w:p w14:paraId="4C843BDA" w14:textId="7AD4A9E1" w:rsidR="00F433EC" w:rsidRDefault="00FE0A4D" w:rsidP="00DC5789">
            <w:pPr>
              <w:pStyle w:val="ListParagraph"/>
              <w:numPr>
                <w:ilvl w:val="0"/>
                <w:numId w:val="1"/>
              </w:numPr>
              <w:jc w:val="both"/>
              <w:rPr>
                <w:ins w:id="6004" w:author="Bonephace Kaijage" w:date="2026-10-14T05:22:00Z" w16du:dateUtc="2026-10-14T03:22:00Z"/>
                <w:bCs/>
                <w:color w:val="000000"/>
              </w:rPr>
            </w:pPr>
            <w:ins w:id="6005" w:author="Bonephace Kaijage" w:date="2026-10-14T05:57:00Z" w16du:dateUtc="2026-10-14T03:57:00Z">
              <w:r>
                <w:rPr>
                  <w:bCs/>
                  <w:color w:val="000000"/>
                </w:rPr>
                <w:t xml:space="preserve">What raises the risk: building on the Pangani flood plain or at the foot of the cut slopes, </w:t>
              </w:r>
              <w:r>
                <w:rPr>
                  <w:bCs/>
                  <w:color w:val="000000"/>
                </w:rPr>
                <w:lastRenderedPageBreak/>
                <w:t>clearing the foothill trees, and crossing the flooded drifts on foot or by motorcycle.</w:t>
              </w:r>
            </w:ins>
          </w:p>
          <w:p w14:paraId="59EFA43B" w14:textId="77777777" w:rsidR="00FE0A4D" w:rsidRDefault="00F433EC" w:rsidP="00DC5789">
            <w:pPr>
              <w:pStyle w:val="ListParagraph"/>
              <w:numPr>
                <w:ilvl w:val="0"/>
                <w:numId w:val="1"/>
              </w:numPr>
              <w:jc w:val="both"/>
              <w:rPr>
                <w:ins w:id="6006" w:author="Bonephace Kaijage" w:date="2026-10-14T06:00:00Z" w16du:dateUtc="2026-10-14T04:00:00Z"/>
                <w:bCs/>
                <w:color w:val="000000"/>
              </w:rPr>
            </w:pPr>
            <w:ins w:id="6007" w:author="Bonephace Kaijage" w:date="2026-10-14T05:22:00Z" w16du:dateUtc="2026-10-14T03:22:00Z">
              <w:r>
                <w:rPr>
                  <w:bCs/>
                  <w:color w:val="000000"/>
                </w:rPr>
                <w:t>Know the higher ground your household will move to when the Pangani spreads over the farms, and the firm ground off the slope you will go to when heavy rain sets in on the Usambaras; go when the river starts to rise, not after.</w:t>
              </w:r>
            </w:ins>
          </w:p>
          <w:p w14:paraId="0FED5BE7" w14:textId="597C4472" w:rsidR="00DC5789" w:rsidRPr="00DC5789" w:rsidRDefault="00FE0A4D" w:rsidP="00DC5789">
            <w:pPr>
              <w:pStyle w:val="ListParagraph"/>
              <w:numPr>
                <w:ilvl w:val="0"/>
                <w:numId w:val="1"/>
              </w:numPr>
              <w:jc w:val="both"/>
              <w:rPr>
                <w:bCs/>
                <w:color w:val="000000"/>
              </w:rPr>
            </w:pPr>
            <w:ins w:id="6008" w:author="Bonephace Kaijage" w:date="2026-10-14T06:00:00Z" w16du:dateUtc="2026-10-14T04:00:00Z">
              <w:r>
                <w:rPr>
                  <w:bCs/>
                  <w:color w:val="000000"/>
                </w:rPr>
                <w:t>Agree who will help anyone in the household who cannot move, see or hear a warning on their own.</w:t>
              </w:r>
            </w:ins>
          </w:p>
        </w:tc>
        <w:tc>
          <w:tcPr>
            <w:tcW w:w="3325" w:type="dxa"/>
          </w:tcPr>
          <w:p w14:paraId="1BDC9639" w14:textId="47907142" w:rsidR="00DC5789" w:rsidRPr="00DC5789" w:rsidRDefault="00DC5789" w:rsidP="00DC5789">
            <w:pPr>
              <w:pStyle w:val="ListParagraph"/>
              <w:numPr>
                <w:ilvl w:val="0"/>
                <w:numId w:val="1"/>
              </w:numPr>
            </w:pPr>
            <w:r>
              <w:lastRenderedPageBreak/>
              <w:t>Eneo hili lina bonde la Pangani na mashamba ya mkonge, ambapo mto hufurika mashamba, na vilima vya Usambara ambapo mvua kubwa husababisha maporomoko.</w:t>
            </w:r>
          </w:p>
          <w:p w14:paraId="57F73C70" w14:textId="77777777" w:rsidR="00F433EC" w:rsidRDefault="00DC5789" w:rsidP="00DC5789">
            <w:pPr>
              <w:pStyle w:val="ListParagraph"/>
              <w:numPr>
                <w:ilvl w:val="0"/>
                <w:numId w:val="1"/>
              </w:numPr>
              <w:jc w:val="both"/>
              <w:rPr>
                <w:ins w:id="6009" w:author="Bonephace Kaijage" w:date="2026-10-14T05:22:00Z" w16du:dateUtc="2026-10-14T03:22:00Z"/>
                <w:bCs/>
                <w:color w:val="000000"/>
              </w:rPr>
            </w:pPr>
            <w:r>
              <w:rPr>
                <w:bCs/>
                <w:color w:val="000000"/>
              </w:rPr>
              <w:t xml:space="preserve">Kwa wanaoishi na kulima hapa, ni vyema kujenga juu ya mistari ya mafuriko na mbali na miteremko mikali, </w:t>
            </w:r>
            <w:r>
              <w:rPr>
                <w:bCs/>
                <w:color w:val="000000"/>
              </w:rPr>
              <w:lastRenderedPageBreak/>
              <w:t>na kuacha mimea kwenye miteremko.</w:t>
            </w:r>
          </w:p>
          <w:p w14:paraId="3A5A802F" w14:textId="70005EAD" w:rsidR="00F433EC" w:rsidRDefault="00FE0A4D" w:rsidP="00DC5789">
            <w:pPr>
              <w:pStyle w:val="ListParagraph"/>
              <w:numPr>
                <w:ilvl w:val="0"/>
                <w:numId w:val="1"/>
              </w:numPr>
              <w:jc w:val="both"/>
              <w:rPr>
                <w:ins w:id="6010" w:author="Bonephace Kaijage" w:date="2026-10-14T05:22:00Z" w16du:dateUtc="2026-10-14T03:22:00Z"/>
                <w:bCs/>
                <w:color w:val="000000"/>
              </w:rPr>
            </w:pPr>
            <w:ins w:id="6011" w:author="Bonephace Kaijage" w:date="2026-10-14T05:57:00Z" w16du:dateUtc="2026-10-14T03:57:00Z">
              <w:r>
                <w:rPr>
                  <w:bCs/>
                  <w:color w:val="000000"/>
                </w:rPr>
                <w:t>Kinachoongeza hatari: kujenga kwenye tambarare ya mafuriko ya Pangani au chini ya miteremko iliyochongwa, kukata miti ya vilima, na kuvuka vivuko vilivyofurika kwa miguu au pikipiki.</w:t>
              </w:r>
            </w:ins>
          </w:p>
          <w:p w14:paraId="27BF120A" w14:textId="77777777" w:rsidR="00FE0A4D" w:rsidRDefault="00F433EC" w:rsidP="00DC5789">
            <w:pPr>
              <w:pStyle w:val="ListParagraph"/>
              <w:numPr>
                <w:ilvl w:val="0"/>
                <w:numId w:val="1"/>
              </w:numPr>
              <w:jc w:val="both"/>
              <w:rPr>
                <w:ins w:id="6012" w:author="Bonephace Kaijage" w:date="2026-10-14T06:00:00Z" w16du:dateUtc="2026-10-14T04:00:00Z"/>
                <w:bCs/>
                <w:color w:val="000000"/>
              </w:rPr>
            </w:pPr>
            <w:ins w:id="6013" w:author="Bonephace Kaijage" w:date="2026-10-14T05:22:00Z" w16du:dateUtc="2026-10-14T03:22:00Z">
              <w:r>
                <w:rPr>
                  <w:bCs/>
                  <w:color w:val="000000"/>
                </w:rPr>
                <w:t>Fahamu eneo la juu ambalo kaya yako itahamia Pangani inapotapakaa mashambani, na eneo imara nje ya mteremko mtakaloenda mvua kubwa inapoanza Usambara; ondokeni mto unapoanza kupanda, si baadaye.</w:t>
              </w:r>
            </w:ins>
          </w:p>
          <w:p w14:paraId="1FEB693D" w14:textId="6823D3BC" w:rsidR="00DC5789" w:rsidRPr="00DC5789" w:rsidRDefault="00FE0A4D" w:rsidP="00DC5789">
            <w:pPr>
              <w:pStyle w:val="ListParagraph"/>
              <w:numPr>
                <w:ilvl w:val="0"/>
                <w:numId w:val="1"/>
              </w:numPr>
              <w:jc w:val="both"/>
              <w:rPr>
                <w:bCs/>
                <w:color w:val="000000"/>
              </w:rPr>
            </w:pPr>
            <w:ins w:id="6014"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542B1455" w14:textId="77777777" w:rsidTr="00DC5789">
        <w:tc>
          <w:tcPr>
            <w:tcW w:w="3420" w:type="dxa"/>
          </w:tcPr>
          <w:p w14:paraId="649D9C45" w14:textId="6A574BA2" w:rsidR="00DC5789" w:rsidRPr="00DC5789" w:rsidRDefault="00DC5789" w:rsidP="00DC5789">
            <w:pPr>
              <w:pStyle w:val="ListParagraph"/>
              <w:numPr>
                <w:ilvl w:val="0"/>
                <w:numId w:val="1"/>
              </w:numPr>
              <w:jc w:val="both"/>
              <w:rPr>
                <w:color w:val="000000"/>
              </w:rPr>
            </w:pPr>
            <w:r w:rsidRPr="00DC5789">
              <w:rPr>
                <w:color w:val="000000"/>
              </w:rPr>
              <w:lastRenderedPageBreak/>
              <w:t>Lushoto: Usambara mountains</w:t>
            </w:r>
          </w:p>
        </w:tc>
        <w:tc>
          <w:tcPr>
            <w:tcW w:w="3235" w:type="dxa"/>
          </w:tcPr>
          <w:p w14:paraId="0D80FD81" w14:textId="31FD6EAD" w:rsidR="00DC5789" w:rsidRPr="00DC5789" w:rsidRDefault="00DC5789" w:rsidP="00DC5789">
            <w:pPr>
              <w:pStyle w:val="ListParagraph"/>
              <w:numPr>
                <w:ilvl w:val="0"/>
                <w:numId w:val="1"/>
              </w:numPr>
              <w:jc w:val="both"/>
              <w:rPr>
                <w:color w:val="000000"/>
              </w:rPr>
            </w:pPr>
            <w:r w:rsidRPr="00DC5789">
              <w:rPr>
                <w:color w:val="000000"/>
              </w:rPr>
              <w:t>Lushoto: milima ya Usambara</w:t>
            </w:r>
          </w:p>
        </w:tc>
        <w:tc>
          <w:tcPr>
            <w:tcW w:w="3605" w:type="dxa"/>
          </w:tcPr>
          <w:p w14:paraId="6EF35B72" w14:textId="7059A3A6" w:rsidR="00DC5789" w:rsidRPr="00DC5789" w:rsidRDefault="00DC5789" w:rsidP="00DC5789">
            <w:pPr>
              <w:pStyle w:val="ListParagraph"/>
              <w:numPr>
                <w:ilvl w:val="0"/>
                <w:numId w:val="1"/>
              </w:numPr>
            </w:pPr>
            <w:r>
              <w:t>This area has very steep, crowded mountain slopes where heavy rain triggers deadly landslides and rockfalls and cuts the only roads.</w:t>
            </w:r>
          </w:p>
          <w:p w14:paraId="20753402" w14:textId="77777777" w:rsidR="00F433EC" w:rsidRDefault="00DC5789" w:rsidP="00DC5789">
            <w:pPr>
              <w:pStyle w:val="ListParagraph"/>
              <w:numPr>
                <w:ilvl w:val="0"/>
                <w:numId w:val="1"/>
              </w:numPr>
              <w:jc w:val="both"/>
              <w:rPr>
                <w:ins w:id="6015" w:author="Bonephace Kaijage" w:date="2026-10-14T05:22:00Z" w16du:dateUtc="2026-10-14T03:22:00Z"/>
                <w:bCs/>
                <w:color w:val="000000"/>
              </w:rPr>
            </w:pPr>
            <w:r>
              <w:rPr>
                <w:bCs/>
                <w:color w:val="000000"/>
              </w:rPr>
              <w:t>For those living and farming here, it helps to build away from steep cuts and old slide scars, keep terraces and trees on slopes and report new cracks early.</w:t>
            </w:r>
          </w:p>
          <w:p w14:paraId="2D7C41F3" w14:textId="1A8819D9" w:rsidR="00F433EC" w:rsidRDefault="00FE0A4D" w:rsidP="00DC5789">
            <w:pPr>
              <w:pStyle w:val="ListParagraph"/>
              <w:numPr>
                <w:ilvl w:val="0"/>
                <w:numId w:val="1"/>
              </w:numPr>
              <w:jc w:val="both"/>
              <w:rPr>
                <w:ins w:id="6016" w:author="Bonephace Kaijage" w:date="2026-10-14T05:22:00Z" w16du:dateUtc="2026-10-14T03:22:00Z"/>
                <w:bCs/>
                <w:color w:val="000000"/>
              </w:rPr>
            </w:pPr>
            <w:ins w:id="6017" w:author="Bonephace Kaijage" w:date="2026-10-14T05:58:00Z" w16du:dateUtc="2026-10-14T03:58:00Z">
              <w:r>
                <w:rPr>
                  <w:bCs/>
                  <w:color w:val="000000"/>
                </w:rPr>
                <w:t xml:space="preserve">What raises the risk: cutting house plots into the steepest slopes, building on old slide scars because the ground looks settled, clearing the last trees above the villages and ignoring new cracks; for new </w:t>
              </w:r>
              <w:r>
                <w:rPr>
                  <w:bCs/>
                  <w:color w:val="000000"/>
                </w:rPr>
                <w:lastRenderedPageBreak/>
                <w:t>building choose level ground away from the cut slopes, and for houses already here agree the way out and watch the cracks.</w:t>
              </w:r>
            </w:ins>
          </w:p>
          <w:p w14:paraId="37769ED7" w14:textId="77777777" w:rsidR="00FE0A4D" w:rsidRDefault="00F433EC" w:rsidP="00DC5789">
            <w:pPr>
              <w:pStyle w:val="ListParagraph"/>
              <w:numPr>
                <w:ilvl w:val="0"/>
                <w:numId w:val="1"/>
              </w:numPr>
              <w:jc w:val="both"/>
              <w:rPr>
                <w:ins w:id="6018" w:author="Bonephace Kaijage" w:date="2026-10-14T06:00:00Z" w16du:dateUtc="2026-10-14T04:00:00Z"/>
                <w:bCs/>
                <w:color w:val="000000"/>
              </w:rPr>
            </w:pPr>
            <w:ins w:id="6019" w:author="Bonephace Kaijage" w:date="2026-10-14T05:22:00Z" w16du:dateUtc="2026-10-14T03:22:00Z">
              <w:r>
                <w:rPr>
                  <w:bCs/>
                  <w:color w:val="000000"/>
                </w:rPr>
                <w:t>Agree with neighbours on a safe place off the slope, and move there the moment cracks open, trees lean, springs turn muddy or the ground rumbles during heavy rain — at night as well as by day; do not wait for the committee to arrive.</w:t>
              </w:r>
            </w:ins>
          </w:p>
          <w:p w14:paraId="2889E9B3" w14:textId="5CB86A62" w:rsidR="00DC5789" w:rsidRPr="00DC5789" w:rsidRDefault="00FE0A4D" w:rsidP="00DC5789">
            <w:pPr>
              <w:pStyle w:val="ListParagraph"/>
              <w:numPr>
                <w:ilvl w:val="0"/>
                <w:numId w:val="1"/>
              </w:numPr>
              <w:jc w:val="both"/>
              <w:rPr>
                <w:bCs/>
                <w:color w:val="000000"/>
              </w:rPr>
            </w:pPr>
            <w:ins w:id="6020" w:author="Bonephace Kaijage" w:date="2026-10-14T06:00:00Z" w16du:dateUtc="2026-10-14T04:00:00Z">
              <w:r>
                <w:rPr>
                  <w:bCs/>
                  <w:color w:val="000000"/>
                </w:rPr>
                <w:t>Agree who will help anyone in the household who cannot move, see or hear a warning on their own.</w:t>
              </w:r>
            </w:ins>
          </w:p>
        </w:tc>
        <w:tc>
          <w:tcPr>
            <w:tcW w:w="3325" w:type="dxa"/>
          </w:tcPr>
          <w:p w14:paraId="04123AE5" w14:textId="4E2A7318" w:rsidR="00DC5789" w:rsidRPr="00DC5789" w:rsidRDefault="00DC5789" w:rsidP="00DC5789">
            <w:pPr>
              <w:pStyle w:val="ListParagraph"/>
              <w:numPr>
                <w:ilvl w:val="0"/>
                <w:numId w:val="1"/>
              </w:numPr>
            </w:pPr>
            <w:r>
              <w:lastRenderedPageBreak/>
              <w:t>Eneo hili lina miteremko mikali sana yenye watu wengi ambapo mvua kubwa husababisha maporomoko hatari ya udongo na mawe na kukata barabara pekee.</w:t>
            </w:r>
          </w:p>
          <w:p w14:paraId="2AB8F193" w14:textId="77777777" w:rsidR="00F433EC" w:rsidRDefault="00DC5789" w:rsidP="00DC5789">
            <w:pPr>
              <w:pStyle w:val="ListParagraph"/>
              <w:numPr>
                <w:ilvl w:val="0"/>
                <w:numId w:val="1"/>
              </w:numPr>
              <w:jc w:val="both"/>
              <w:rPr>
                <w:ins w:id="6021" w:author="Bonephace Kaijage" w:date="2026-10-14T05:22:00Z" w16du:dateUtc="2026-10-14T03:22:00Z"/>
                <w:bCs/>
                <w:color w:val="000000"/>
              </w:rPr>
            </w:pPr>
            <w:r>
              <w:rPr>
                <w:bCs/>
                <w:color w:val="000000"/>
              </w:rPr>
              <w:t>Kwa wanaoishi na kulima hapa, ni vyema kujenga mbali na miinuko mikali na makovu ya maporomoko ya zamani, kutunza matuta na miti kwenye miteremko na kutoa taarifa mapema za nyufa mpya.</w:t>
            </w:r>
          </w:p>
          <w:p w14:paraId="34939848" w14:textId="03A751D1" w:rsidR="00F433EC" w:rsidRDefault="00FE0A4D" w:rsidP="00DC5789">
            <w:pPr>
              <w:pStyle w:val="ListParagraph"/>
              <w:numPr>
                <w:ilvl w:val="0"/>
                <w:numId w:val="1"/>
              </w:numPr>
              <w:jc w:val="both"/>
              <w:rPr>
                <w:ins w:id="6022" w:author="Bonephace Kaijage" w:date="2026-10-14T05:22:00Z" w16du:dateUtc="2026-10-14T03:22:00Z"/>
                <w:bCs/>
                <w:color w:val="000000"/>
              </w:rPr>
            </w:pPr>
            <w:ins w:id="6023" w:author="Bonephace Kaijage" w:date="2026-10-14T05:58:00Z" w16du:dateUtc="2026-10-14T03:58:00Z">
              <w:r>
                <w:rPr>
                  <w:bCs/>
                  <w:color w:val="000000"/>
                </w:rPr>
                <w:t xml:space="preserve">Kinachoongeza hatari: kuchonga viwanja kwenye miteremko mikali zaidi, kujenga kwenye makovu </w:t>
              </w:r>
              <w:r>
                <w:rPr>
                  <w:bCs/>
                  <w:color w:val="000000"/>
                </w:rPr>
                <w:lastRenderedPageBreak/>
                <w:t>ya maporomoko ya zamani kwa sababu ardhi inaonekana imetulia, kukata miti ya mwisho juu ya vijiji na kupuuza nyufa mpya; kwa ujenzi mpya chagueni ardhi tambarare mbali na miinuko iliyochongwa, na kwa nyumba zilizopo tayari kubalianeni njia ya kutokea na fuatilieni nyufa.</w:t>
              </w:r>
            </w:ins>
          </w:p>
          <w:p w14:paraId="12FD85AD" w14:textId="77777777" w:rsidR="00FE0A4D" w:rsidRDefault="00F433EC" w:rsidP="00DC5789">
            <w:pPr>
              <w:pStyle w:val="ListParagraph"/>
              <w:numPr>
                <w:ilvl w:val="0"/>
                <w:numId w:val="1"/>
              </w:numPr>
              <w:jc w:val="both"/>
              <w:rPr>
                <w:ins w:id="6024" w:author="Bonephace Kaijage" w:date="2026-10-14T06:00:00Z" w16du:dateUtc="2026-10-14T04:00:00Z"/>
                <w:bCs/>
                <w:color w:val="000000"/>
              </w:rPr>
            </w:pPr>
            <w:ins w:id="6025" w:author="Bonephace Kaijage" w:date="2026-10-14T05:22:00Z" w16du:dateUtc="2026-10-14T03:22:00Z">
              <w:r>
                <w:rPr>
                  <w:bCs/>
                  <w:color w:val="000000"/>
                </w:rPr>
                <w:t>Kubalianeni na majirani eneo salama nje ya mteremko, na hamieni huko mara nyufa zikifunguka, miti ikiinama, chemchemi zikiwa za matope au ardhi ikinguruma wakati wa mvua kubwa — usiku na mchana; msisubiri kamati ifike.</w:t>
              </w:r>
            </w:ins>
          </w:p>
          <w:p w14:paraId="4DD73578" w14:textId="22FDEEA1" w:rsidR="00DC5789" w:rsidRPr="00DC5789" w:rsidRDefault="00FE0A4D" w:rsidP="00DC5789">
            <w:pPr>
              <w:pStyle w:val="ListParagraph"/>
              <w:numPr>
                <w:ilvl w:val="0"/>
                <w:numId w:val="1"/>
              </w:numPr>
              <w:jc w:val="both"/>
              <w:rPr>
                <w:bCs/>
                <w:color w:val="000000"/>
              </w:rPr>
            </w:pPr>
            <w:ins w:id="6026"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70FBEC75" w14:textId="77777777" w:rsidTr="00DC5789">
        <w:tc>
          <w:tcPr>
            <w:tcW w:w="3420" w:type="dxa"/>
          </w:tcPr>
          <w:p w14:paraId="13B7F59F" w14:textId="01640A9D" w:rsidR="00DC5789" w:rsidRPr="00DC5789" w:rsidRDefault="00DC5789" w:rsidP="00DC5789">
            <w:pPr>
              <w:pStyle w:val="ListParagraph"/>
              <w:numPr>
                <w:ilvl w:val="0"/>
                <w:numId w:val="1"/>
              </w:numPr>
              <w:jc w:val="both"/>
              <w:rPr>
                <w:color w:val="000000"/>
              </w:rPr>
            </w:pPr>
            <w:r w:rsidRPr="00DC5789">
              <w:rPr>
                <w:color w:val="000000"/>
              </w:rPr>
              <w:lastRenderedPageBreak/>
              <w:t>Mkinga: coast and Kenya border</w:t>
            </w:r>
          </w:p>
        </w:tc>
        <w:tc>
          <w:tcPr>
            <w:tcW w:w="3235" w:type="dxa"/>
          </w:tcPr>
          <w:p w14:paraId="13568817" w14:textId="75F7E6FF" w:rsidR="00DC5789" w:rsidRPr="000343A2" w:rsidRDefault="00DC5789" w:rsidP="00DC5789">
            <w:pPr>
              <w:pStyle w:val="ListParagraph"/>
              <w:numPr>
                <w:ilvl w:val="0"/>
                <w:numId w:val="1"/>
              </w:numPr>
              <w:jc w:val="both"/>
              <w:rPr>
                <w:color w:val="000000"/>
                <w:lang w:val="sv-SE"/>
              </w:rPr>
            </w:pPr>
            <w:r w:rsidRPr="000343A2">
              <w:rPr>
                <w:color w:val="000000"/>
                <w:lang w:val="sv-SE"/>
              </w:rPr>
              <w:t>Mkinga: pwani na mpaka wa Kenya</w:t>
            </w:r>
          </w:p>
        </w:tc>
        <w:tc>
          <w:tcPr>
            <w:tcW w:w="3605" w:type="dxa"/>
          </w:tcPr>
          <w:p w14:paraId="3E67C44D" w14:textId="717E3087" w:rsidR="00DC5789" w:rsidRPr="00DC5789" w:rsidRDefault="00DC5789" w:rsidP="00DC5789">
            <w:pPr>
              <w:pStyle w:val="ListParagraph"/>
              <w:numPr>
                <w:ilvl w:val="0"/>
                <w:numId w:val="1"/>
              </w:numPr>
            </w:pPr>
            <w:r>
              <w:t>This area has coastal villages exposed to erosion and storm tides, mangrove creeks and dry inland farmland near the Kenya border.</w:t>
            </w:r>
          </w:p>
          <w:p w14:paraId="4FF58FB8" w14:textId="77777777" w:rsidR="00F433EC" w:rsidRDefault="00DC5789" w:rsidP="00DC5789">
            <w:pPr>
              <w:pStyle w:val="ListParagraph"/>
              <w:numPr>
                <w:ilvl w:val="0"/>
                <w:numId w:val="1"/>
              </w:numPr>
              <w:jc w:val="both"/>
              <w:rPr>
                <w:ins w:id="6027" w:author="Bonephace Kaijage" w:date="2026-10-14T05:22:00Z" w16du:dateUtc="2026-10-14T03:22:00Z"/>
                <w:bCs/>
                <w:color w:val="000000"/>
              </w:rPr>
            </w:pPr>
            <w:r>
              <w:rPr>
                <w:bCs/>
                <w:color w:val="000000"/>
              </w:rPr>
              <w:t>For those living and fishing here, it helps to build back from the shoreline, protect mangroves and stay ashore in strong winds.</w:t>
            </w:r>
          </w:p>
          <w:p w14:paraId="3A980142" w14:textId="0A3120BD" w:rsidR="00F433EC" w:rsidRDefault="00FE0A4D" w:rsidP="00DC5789">
            <w:pPr>
              <w:pStyle w:val="ListParagraph"/>
              <w:numPr>
                <w:ilvl w:val="0"/>
                <w:numId w:val="1"/>
              </w:numPr>
              <w:jc w:val="both"/>
              <w:rPr>
                <w:ins w:id="6028" w:author="Bonephace Kaijage" w:date="2026-10-14T05:22:00Z" w16du:dateUtc="2026-10-14T03:22:00Z"/>
                <w:bCs/>
                <w:color w:val="000000"/>
              </w:rPr>
            </w:pPr>
            <w:ins w:id="6029" w:author="Bonephace Kaijage" w:date="2026-10-14T05:57:00Z" w16du:dateUtc="2026-10-14T03:57:00Z">
              <w:r>
                <w:rPr>
                  <w:bCs/>
                  <w:color w:val="000000"/>
                </w:rPr>
                <w:t xml:space="preserve">What raises the risk: building on the beach, cutting mangroves for poles or plots, mining sand from the shore </w:t>
              </w:r>
              <w:r>
                <w:rPr>
                  <w:bCs/>
                  <w:color w:val="000000"/>
                </w:rPr>
                <w:lastRenderedPageBreak/>
                <w:t>and going out in loaded boats when the wind is rising.</w:t>
              </w:r>
            </w:ins>
          </w:p>
          <w:p w14:paraId="746769FA" w14:textId="77777777" w:rsidR="00FE0A4D" w:rsidRDefault="00F433EC" w:rsidP="00DC5789">
            <w:pPr>
              <w:pStyle w:val="ListParagraph"/>
              <w:numPr>
                <w:ilvl w:val="0"/>
                <w:numId w:val="1"/>
              </w:numPr>
              <w:jc w:val="both"/>
              <w:rPr>
                <w:ins w:id="6030" w:author="Bonephace Kaijage" w:date="2026-10-14T06:00:00Z" w16du:dateUtc="2026-10-14T04:00:00Z"/>
                <w:bCs/>
                <w:color w:val="000000"/>
              </w:rPr>
            </w:pPr>
            <w:ins w:id="6031" w:author="Bonephace Kaijage" w:date="2026-10-14T05:22:00Z" w16du:dateUtc="2026-10-14T03:22:00Z">
              <w:r>
                <w:rPr>
                  <w:bCs/>
                  <w:color w:val="000000"/>
                </w:rPr>
                <w:t>Know the higher ground inland that your village will move to when a storm-tide or strong-wind warning is given, and move before the tide, not during it.</w:t>
              </w:r>
            </w:ins>
          </w:p>
          <w:p w14:paraId="79AF9E16" w14:textId="3E5982ED" w:rsidR="00DC5789" w:rsidRPr="00DC5789" w:rsidRDefault="00FE0A4D" w:rsidP="00DC5789">
            <w:pPr>
              <w:pStyle w:val="ListParagraph"/>
              <w:numPr>
                <w:ilvl w:val="0"/>
                <w:numId w:val="1"/>
              </w:numPr>
              <w:jc w:val="both"/>
              <w:rPr>
                <w:bCs/>
                <w:color w:val="000000"/>
              </w:rPr>
            </w:pPr>
            <w:ins w:id="6032" w:author="Bonephace Kaijage" w:date="2026-10-14T06:00:00Z" w16du:dateUtc="2026-10-14T04:00:00Z">
              <w:r>
                <w:rPr>
                  <w:bCs/>
                  <w:color w:val="000000"/>
                </w:rPr>
                <w:t>Agree who will help anyone in the household who cannot move, see or hear a warning on their own.</w:t>
              </w:r>
            </w:ins>
          </w:p>
        </w:tc>
        <w:tc>
          <w:tcPr>
            <w:tcW w:w="3325" w:type="dxa"/>
          </w:tcPr>
          <w:p w14:paraId="24877EEB" w14:textId="0735FC2D" w:rsidR="00DC5789" w:rsidRPr="00DC5789" w:rsidRDefault="00DC5789" w:rsidP="00DC5789">
            <w:pPr>
              <w:pStyle w:val="ListParagraph"/>
              <w:numPr>
                <w:ilvl w:val="0"/>
                <w:numId w:val="1"/>
              </w:numPr>
            </w:pPr>
            <w:r>
              <w:lastRenderedPageBreak/>
              <w:t>Eneo hili lina vijiji vya pwani vinavyoathiriwa na mmomonyoko na mawimbi makubwa, hori za mikoko na mashamba kame ya ndani karibu na mpaka wa Kenya.</w:t>
            </w:r>
          </w:p>
          <w:p w14:paraId="0B0082A5" w14:textId="77777777" w:rsidR="00F433EC" w:rsidRDefault="00DC5789" w:rsidP="00DC5789">
            <w:pPr>
              <w:pStyle w:val="ListParagraph"/>
              <w:numPr>
                <w:ilvl w:val="0"/>
                <w:numId w:val="1"/>
              </w:numPr>
              <w:jc w:val="both"/>
              <w:rPr>
                <w:ins w:id="6033" w:author="Bonephace Kaijage" w:date="2026-10-14T05:22:00Z" w16du:dateUtc="2026-10-14T03:22:00Z"/>
                <w:bCs/>
                <w:color w:val="000000"/>
              </w:rPr>
            </w:pPr>
            <w:r>
              <w:rPr>
                <w:bCs/>
                <w:color w:val="000000"/>
              </w:rPr>
              <w:t>Kwa wanaoishi na kuvua hapa, ni vyema kujenga mbali na ufukwe, kulinda mikoko na kubaki ufukweni upepo mkali unapovuma.</w:t>
            </w:r>
          </w:p>
          <w:p w14:paraId="06AE0C46" w14:textId="34462771" w:rsidR="00F433EC" w:rsidRDefault="00FE0A4D" w:rsidP="00DC5789">
            <w:pPr>
              <w:pStyle w:val="ListParagraph"/>
              <w:numPr>
                <w:ilvl w:val="0"/>
                <w:numId w:val="1"/>
              </w:numPr>
              <w:jc w:val="both"/>
              <w:rPr>
                <w:ins w:id="6034" w:author="Bonephace Kaijage" w:date="2026-10-14T05:22:00Z" w16du:dateUtc="2026-10-14T03:22:00Z"/>
                <w:bCs/>
                <w:color w:val="000000"/>
              </w:rPr>
            </w:pPr>
            <w:ins w:id="6035" w:author="Bonephace Kaijage" w:date="2026-10-14T05:57:00Z" w16du:dateUtc="2026-10-14T03:57:00Z">
              <w:r>
                <w:rPr>
                  <w:bCs/>
                  <w:color w:val="000000"/>
                </w:rPr>
                <w:t xml:space="preserve">Kinachoongeza hatari: kujenga ufukweni, kukata mikoko kwa ajili ya nguzo </w:t>
              </w:r>
              <w:r>
                <w:rPr>
                  <w:bCs/>
                  <w:color w:val="000000"/>
                </w:rPr>
                <w:lastRenderedPageBreak/>
                <w:t>au viwanja, kuchimba mchanga ufukweni na kutoka baharini kwa vyombo vilivyojaa upepo unapopanda.</w:t>
              </w:r>
            </w:ins>
          </w:p>
          <w:p w14:paraId="2E2B4262" w14:textId="77777777" w:rsidR="00FE0A4D" w:rsidRDefault="00F433EC" w:rsidP="00DC5789">
            <w:pPr>
              <w:pStyle w:val="ListParagraph"/>
              <w:numPr>
                <w:ilvl w:val="0"/>
                <w:numId w:val="1"/>
              </w:numPr>
              <w:jc w:val="both"/>
              <w:rPr>
                <w:ins w:id="6036" w:author="Bonephace Kaijage" w:date="2026-10-14T06:00:00Z" w16du:dateUtc="2026-10-14T04:00:00Z"/>
                <w:bCs/>
                <w:color w:val="000000"/>
              </w:rPr>
            </w:pPr>
            <w:ins w:id="6037" w:author="Bonephace Kaijage" w:date="2026-10-14T05:22:00Z" w16du:dateUtc="2026-10-14T03:22:00Z">
              <w:r>
                <w:rPr>
                  <w:bCs/>
                  <w:color w:val="000000"/>
                </w:rPr>
                <w:t>Fahamu eneo la juu la ndani ambalo kijiji chenu kitahamia tahadhari ya mawimbi ya dhoruba au upepo mkali inapotolewa, na hamieni kabla ya maji kujaa, si wakati yanajaa.</w:t>
              </w:r>
            </w:ins>
          </w:p>
          <w:p w14:paraId="6150B9FC" w14:textId="4C9E6A1D" w:rsidR="00DC5789" w:rsidRPr="00DC5789" w:rsidRDefault="00FE0A4D" w:rsidP="00DC5789">
            <w:pPr>
              <w:pStyle w:val="ListParagraph"/>
              <w:numPr>
                <w:ilvl w:val="0"/>
                <w:numId w:val="1"/>
              </w:numPr>
              <w:jc w:val="both"/>
              <w:rPr>
                <w:bCs/>
                <w:color w:val="000000"/>
              </w:rPr>
            </w:pPr>
            <w:ins w:id="6038"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78E40280" w14:textId="77777777" w:rsidTr="00DC5789">
        <w:tc>
          <w:tcPr>
            <w:tcW w:w="3420" w:type="dxa"/>
          </w:tcPr>
          <w:p w14:paraId="0BAB44A3" w14:textId="7BBA6AA0" w:rsidR="00DC5789" w:rsidRPr="00DC5789" w:rsidRDefault="00DC5789" w:rsidP="00DC5789">
            <w:pPr>
              <w:pStyle w:val="ListParagraph"/>
              <w:numPr>
                <w:ilvl w:val="0"/>
                <w:numId w:val="1"/>
              </w:numPr>
              <w:jc w:val="both"/>
              <w:rPr>
                <w:color w:val="000000"/>
              </w:rPr>
            </w:pPr>
            <w:r w:rsidRPr="00DC5789">
              <w:rPr>
                <w:color w:val="000000"/>
              </w:rPr>
              <w:lastRenderedPageBreak/>
              <w:t>Muheza: East Usambara and farmland</w:t>
            </w:r>
          </w:p>
        </w:tc>
        <w:tc>
          <w:tcPr>
            <w:tcW w:w="3235" w:type="dxa"/>
          </w:tcPr>
          <w:p w14:paraId="4474C5B4" w14:textId="39998578" w:rsidR="00DC5789" w:rsidRPr="000343A2" w:rsidRDefault="00DC5789" w:rsidP="00DC5789">
            <w:pPr>
              <w:pStyle w:val="ListParagraph"/>
              <w:numPr>
                <w:ilvl w:val="0"/>
                <w:numId w:val="1"/>
              </w:numPr>
              <w:jc w:val="both"/>
              <w:rPr>
                <w:color w:val="000000"/>
                <w:lang w:val="sv-SE"/>
              </w:rPr>
            </w:pPr>
            <w:r w:rsidRPr="000343A2">
              <w:rPr>
                <w:color w:val="000000"/>
                <w:lang w:val="sv-SE"/>
              </w:rPr>
              <w:t>Muheza: Usambara Mashariki na mashamba</w:t>
            </w:r>
          </w:p>
        </w:tc>
        <w:tc>
          <w:tcPr>
            <w:tcW w:w="3605" w:type="dxa"/>
          </w:tcPr>
          <w:p w14:paraId="1371FE0C" w14:textId="5C79E468" w:rsidR="00DC5789" w:rsidRPr="00DC5789" w:rsidRDefault="00DC5789" w:rsidP="00DC5789">
            <w:pPr>
              <w:pStyle w:val="ListParagraph"/>
              <w:numPr>
                <w:ilvl w:val="0"/>
                <w:numId w:val="1"/>
              </w:numPr>
            </w:pPr>
            <w:r>
              <w:t>This area has the East Usambara forests and slopes where heavy rain causes landslides, and farmland where streams flood crossings.</w:t>
            </w:r>
          </w:p>
          <w:p w14:paraId="56FDEFED" w14:textId="77777777" w:rsidR="00F433EC" w:rsidRDefault="00DC5789" w:rsidP="00DC5789">
            <w:pPr>
              <w:pStyle w:val="ListParagraph"/>
              <w:numPr>
                <w:ilvl w:val="0"/>
                <w:numId w:val="1"/>
              </w:numPr>
              <w:jc w:val="both"/>
              <w:rPr>
                <w:ins w:id="6039" w:author="Bonephace Kaijage" w:date="2026-10-14T05:22:00Z" w16du:dateUtc="2026-10-14T03:22:00Z"/>
                <w:bCs/>
                <w:color w:val="000000"/>
              </w:rPr>
            </w:pPr>
            <w:r>
              <w:rPr>
                <w:bCs/>
                <w:color w:val="000000"/>
              </w:rPr>
              <w:t>For those living and farming here, it helps to protect forest cover, keep slopes planted and know flood-prone crossings.</w:t>
            </w:r>
          </w:p>
          <w:p w14:paraId="4518CE2F" w14:textId="4CBBE417" w:rsidR="00F433EC" w:rsidRDefault="00FE0A4D" w:rsidP="00DC5789">
            <w:pPr>
              <w:pStyle w:val="ListParagraph"/>
              <w:numPr>
                <w:ilvl w:val="0"/>
                <w:numId w:val="1"/>
              </w:numPr>
              <w:jc w:val="both"/>
              <w:rPr>
                <w:ins w:id="6040" w:author="Bonephace Kaijage" w:date="2026-10-14T05:22:00Z" w16du:dateUtc="2026-10-14T03:22:00Z"/>
                <w:bCs/>
                <w:color w:val="000000"/>
              </w:rPr>
            </w:pPr>
            <w:ins w:id="6041" w:author="Bonephace Kaijage" w:date="2026-10-14T05:57:00Z" w16du:dateUtc="2026-10-14T03:57:00Z">
              <w:r>
                <w:rPr>
                  <w:bCs/>
                  <w:color w:val="000000"/>
                </w:rPr>
                <w:t>What raises the risk: clearing the forest on the slopes, opening fields on the steepest ground, building on the stream banks and crossing the flooded drifts on foot or by motorcycle.</w:t>
              </w:r>
            </w:ins>
          </w:p>
          <w:p w14:paraId="32AB5E8E" w14:textId="77777777" w:rsidR="00FE0A4D" w:rsidRDefault="00F433EC" w:rsidP="00DC5789">
            <w:pPr>
              <w:pStyle w:val="ListParagraph"/>
              <w:numPr>
                <w:ilvl w:val="0"/>
                <w:numId w:val="1"/>
              </w:numPr>
              <w:jc w:val="both"/>
              <w:rPr>
                <w:ins w:id="6042" w:author="Bonephace Kaijage" w:date="2026-10-14T06:00:00Z" w16du:dateUtc="2026-10-14T04:00:00Z"/>
                <w:bCs/>
                <w:color w:val="000000"/>
              </w:rPr>
            </w:pPr>
            <w:ins w:id="6043" w:author="Bonephace Kaijage" w:date="2026-10-14T05:22:00Z" w16du:dateUtc="2026-10-14T03:22:00Z">
              <w:r>
                <w:rPr>
                  <w:bCs/>
                  <w:color w:val="000000"/>
                </w:rPr>
                <w:t xml:space="preserve">Agree with neighbours on a safe place off the slope, and move there when cracks open or water runs muddy; in the lowlands, know the higher ground your household will move to when the streams </w:t>
              </w:r>
              <w:r>
                <w:rPr>
                  <w:bCs/>
                  <w:color w:val="000000"/>
                </w:rPr>
                <w:lastRenderedPageBreak/>
                <w:t>rise, and wait at the crossings rather than wade.</w:t>
              </w:r>
            </w:ins>
          </w:p>
          <w:p w14:paraId="4ED175D6" w14:textId="73573058" w:rsidR="00DC5789" w:rsidRPr="00DC5789" w:rsidRDefault="00FE0A4D" w:rsidP="00DC5789">
            <w:pPr>
              <w:pStyle w:val="ListParagraph"/>
              <w:numPr>
                <w:ilvl w:val="0"/>
                <w:numId w:val="1"/>
              </w:numPr>
              <w:jc w:val="both"/>
              <w:rPr>
                <w:bCs/>
                <w:color w:val="000000"/>
              </w:rPr>
            </w:pPr>
            <w:ins w:id="6044" w:author="Bonephace Kaijage" w:date="2026-10-14T06:00:00Z" w16du:dateUtc="2026-10-14T04:00:00Z">
              <w:r>
                <w:rPr>
                  <w:bCs/>
                  <w:color w:val="000000"/>
                </w:rPr>
                <w:t>Agree who will help anyone in the household who cannot move, see or hear a warning on their own.</w:t>
              </w:r>
            </w:ins>
          </w:p>
        </w:tc>
        <w:tc>
          <w:tcPr>
            <w:tcW w:w="3325" w:type="dxa"/>
          </w:tcPr>
          <w:p w14:paraId="7F407AA2" w14:textId="137EA00F" w:rsidR="00DC5789" w:rsidRPr="00DC5789" w:rsidRDefault="00DC5789" w:rsidP="00DC5789">
            <w:pPr>
              <w:pStyle w:val="ListParagraph"/>
              <w:numPr>
                <w:ilvl w:val="0"/>
                <w:numId w:val="1"/>
              </w:numPr>
            </w:pPr>
            <w:r>
              <w:lastRenderedPageBreak/>
              <w:t>Eneo hili lina misitu na miteremko ya Usambara Mashariki ambapo mvua kubwa husababisha maporomoko, na mashamba ambapo vijito hufurika vivuko.</w:t>
            </w:r>
          </w:p>
          <w:p w14:paraId="270DC252" w14:textId="77777777" w:rsidR="00F433EC" w:rsidRDefault="00DC5789" w:rsidP="00DC5789">
            <w:pPr>
              <w:pStyle w:val="ListParagraph"/>
              <w:numPr>
                <w:ilvl w:val="0"/>
                <w:numId w:val="1"/>
              </w:numPr>
              <w:jc w:val="both"/>
              <w:rPr>
                <w:ins w:id="6045" w:author="Bonephace Kaijage" w:date="2026-10-14T05:22:00Z" w16du:dateUtc="2026-10-14T03:22:00Z"/>
                <w:bCs/>
                <w:color w:val="000000"/>
              </w:rPr>
            </w:pPr>
            <w:r>
              <w:rPr>
                <w:bCs/>
                <w:color w:val="000000"/>
              </w:rPr>
              <w:t>Kwa wanaoishi na kulima hapa, ni vyema kulinda misitu, kuacha mimea kwenye miteremko na kujua vivuko vinavyofurika.</w:t>
            </w:r>
          </w:p>
          <w:p w14:paraId="3A753538" w14:textId="6E7842F5" w:rsidR="00F433EC" w:rsidRDefault="00FE0A4D" w:rsidP="00DC5789">
            <w:pPr>
              <w:pStyle w:val="ListParagraph"/>
              <w:numPr>
                <w:ilvl w:val="0"/>
                <w:numId w:val="1"/>
              </w:numPr>
              <w:jc w:val="both"/>
              <w:rPr>
                <w:ins w:id="6046" w:author="Bonephace Kaijage" w:date="2026-10-14T05:22:00Z" w16du:dateUtc="2026-10-14T03:22:00Z"/>
                <w:bCs/>
                <w:color w:val="000000"/>
              </w:rPr>
            </w:pPr>
            <w:ins w:id="6047" w:author="Bonephace Kaijage" w:date="2026-10-14T05:57:00Z" w16du:dateUtc="2026-10-14T03:57:00Z">
              <w:r>
                <w:rPr>
                  <w:bCs/>
                  <w:color w:val="000000"/>
                </w:rPr>
                <w:t>Kinachoongeza hatari: kukata msitu kwenye miteremko, kufungua mashamba kwenye ardhi yenye mteremko mkali zaidi, kujenga kwenye kingo za vijito na kuvuka vivuko vilivyofurika kwa miguu au pikipiki.</w:t>
              </w:r>
            </w:ins>
          </w:p>
          <w:p w14:paraId="13B2B449" w14:textId="77777777" w:rsidR="00FE0A4D" w:rsidRDefault="00F433EC" w:rsidP="00DC5789">
            <w:pPr>
              <w:pStyle w:val="ListParagraph"/>
              <w:numPr>
                <w:ilvl w:val="0"/>
                <w:numId w:val="1"/>
              </w:numPr>
              <w:jc w:val="both"/>
              <w:rPr>
                <w:ins w:id="6048" w:author="Bonephace Kaijage" w:date="2026-10-14T06:00:00Z" w16du:dateUtc="2026-10-14T04:00:00Z"/>
                <w:bCs/>
                <w:color w:val="000000"/>
              </w:rPr>
            </w:pPr>
            <w:ins w:id="6049" w:author="Bonephace Kaijage" w:date="2026-10-14T05:22:00Z" w16du:dateUtc="2026-10-14T03:22:00Z">
              <w:r>
                <w:rPr>
                  <w:bCs/>
                  <w:color w:val="000000"/>
                </w:rPr>
                <w:t xml:space="preserve">Kubalianeni na majirani eneo salama nje ya mteremko, na hamieni huko nyufa zikifunguka au maji yakitiririka ya matope; </w:t>
              </w:r>
              <w:r>
                <w:rPr>
                  <w:bCs/>
                  <w:color w:val="000000"/>
                </w:rPr>
                <w:lastRenderedPageBreak/>
                <w:t>tambarareni, fahamu eneo la juu ambalo kaya yako itahamia vijito vinapojaa, na subirini vivukoni badala ya kuvuka kwa miguu.</w:t>
              </w:r>
            </w:ins>
          </w:p>
          <w:p w14:paraId="54A27EB7" w14:textId="49BB0A18" w:rsidR="00DC5789" w:rsidRPr="00DC5789" w:rsidRDefault="00FE0A4D" w:rsidP="00DC5789">
            <w:pPr>
              <w:pStyle w:val="ListParagraph"/>
              <w:numPr>
                <w:ilvl w:val="0"/>
                <w:numId w:val="1"/>
              </w:numPr>
              <w:jc w:val="both"/>
              <w:rPr>
                <w:bCs/>
                <w:color w:val="000000"/>
              </w:rPr>
            </w:pPr>
            <w:ins w:id="6050"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6A41681E" w14:textId="77777777" w:rsidTr="00DC5789">
        <w:tc>
          <w:tcPr>
            <w:tcW w:w="3420" w:type="dxa"/>
          </w:tcPr>
          <w:p w14:paraId="5E40E867" w14:textId="492EEBDE" w:rsidR="00DC5789" w:rsidRPr="00DC5789" w:rsidRDefault="00DC5789" w:rsidP="00DC5789">
            <w:pPr>
              <w:pStyle w:val="ListParagraph"/>
              <w:numPr>
                <w:ilvl w:val="0"/>
                <w:numId w:val="1"/>
              </w:numPr>
              <w:jc w:val="both"/>
              <w:rPr>
                <w:color w:val="000000"/>
              </w:rPr>
            </w:pPr>
            <w:r w:rsidRPr="00DC5789">
              <w:rPr>
                <w:color w:val="000000"/>
              </w:rPr>
              <w:lastRenderedPageBreak/>
              <w:t>Pangani: Pangani river mouth and coast</w:t>
            </w:r>
          </w:p>
        </w:tc>
        <w:tc>
          <w:tcPr>
            <w:tcW w:w="3235" w:type="dxa"/>
          </w:tcPr>
          <w:p w14:paraId="7B2093A7" w14:textId="281B8E7F" w:rsidR="00DC5789" w:rsidRPr="000343A2" w:rsidRDefault="00DC5789" w:rsidP="00DC5789">
            <w:pPr>
              <w:pStyle w:val="ListParagraph"/>
              <w:numPr>
                <w:ilvl w:val="0"/>
                <w:numId w:val="1"/>
              </w:numPr>
              <w:jc w:val="both"/>
              <w:rPr>
                <w:color w:val="000000"/>
                <w:lang w:val="sv-SE"/>
              </w:rPr>
            </w:pPr>
            <w:r w:rsidRPr="000343A2">
              <w:rPr>
                <w:color w:val="000000"/>
                <w:lang w:val="sv-SE"/>
              </w:rPr>
              <w:t>Pangani: mdomo wa mto Pangani na pwani</w:t>
            </w:r>
          </w:p>
        </w:tc>
        <w:tc>
          <w:tcPr>
            <w:tcW w:w="3605" w:type="dxa"/>
          </w:tcPr>
          <w:p w14:paraId="64C70F5B" w14:textId="5B12E68E" w:rsidR="00DC5789" w:rsidRPr="00DC5789" w:rsidRDefault="00DC5789" w:rsidP="00DC5789">
            <w:pPr>
              <w:pStyle w:val="ListParagraph"/>
              <w:numPr>
                <w:ilvl w:val="0"/>
                <w:numId w:val="1"/>
              </w:numPr>
            </w:pPr>
            <w:r>
              <w:t>This area has a low town at the Pangani river mouth where river floods meet storm tides, the shore erodes and ferry crossings are exposed to rough water.</w:t>
            </w:r>
          </w:p>
          <w:p w14:paraId="322F03C7" w14:textId="77777777" w:rsidR="00F433EC" w:rsidRDefault="00DC5789" w:rsidP="00DC5789">
            <w:pPr>
              <w:pStyle w:val="ListParagraph"/>
              <w:numPr>
                <w:ilvl w:val="0"/>
                <w:numId w:val="1"/>
              </w:numPr>
              <w:jc w:val="both"/>
              <w:rPr>
                <w:ins w:id="6051" w:author="Bonephace Kaijage" w:date="2026-10-14T05:22:00Z" w16du:dateUtc="2026-10-14T03:22:00Z"/>
                <w:bCs/>
                <w:color w:val="000000"/>
              </w:rPr>
            </w:pPr>
            <w:r>
              <w:rPr>
                <w:bCs/>
                <w:color w:val="000000"/>
              </w:rPr>
              <w:t>For those living and fishing here, it helps to build back from the shore and river banks, protect mangroves and use ferries only in safe conditions.</w:t>
            </w:r>
          </w:p>
          <w:p w14:paraId="2688B48E" w14:textId="1DBF4F3F" w:rsidR="00F433EC" w:rsidRDefault="00FE0A4D" w:rsidP="00DC5789">
            <w:pPr>
              <w:pStyle w:val="ListParagraph"/>
              <w:numPr>
                <w:ilvl w:val="0"/>
                <w:numId w:val="1"/>
              </w:numPr>
              <w:jc w:val="both"/>
              <w:rPr>
                <w:ins w:id="6052" w:author="Bonephace Kaijage" w:date="2026-10-14T05:22:00Z" w16du:dateUtc="2026-10-14T03:22:00Z"/>
                <w:bCs/>
                <w:color w:val="000000"/>
              </w:rPr>
            </w:pPr>
            <w:ins w:id="6053" w:author="Bonephace Kaijage" w:date="2026-10-14T05:57:00Z" w16du:dateUtc="2026-10-14T03:57:00Z">
              <w:r>
                <w:rPr>
                  <w:bCs/>
                  <w:color w:val="000000"/>
                </w:rPr>
                <w:t>What raises the risk: building on the eroding shore or the river mouth flats, cutting mangroves, mining sand from the beach and boarding an overloaded ferry or crossing when the river is in flood.</w:t>
              </w:r>
            </w:ins>
          </w:p>
          <w:p w14:paraId="5089AC07" w14:textId="77777777" w:rsidR="00FE0A4D" w:rsidRDefault="00F433EC" w:rsidP="00DC5789">
            <w:pPr>
              <w:pStyle w:val="ListParagraph"/>
              <w:numPr>
                <w:ilvl w:val="0"/>
                <w:numId w:val="1"/>
              </w:numPr>
              <w:jc w:val="both"/>
              <w:rPr>
                <w:ins w:id="6054" w:author="Bonephace Kaijage" w:date="2026-10-14T06:00:00Z" w16du:dateUtc="2026-10-14T04:00:00Z"/>
                <w:bCs/>
                <w:color w:val="000000"/>
              </w:rPr>
            </w:pPr>
            <w:ins w:id="6055" w:author="Bonephace Kaijage" w:date="2026-10-14T05:22:00Z" w16du:dateUtc="2026-10-14T03:22:00Z">
              <w:r>
                <w:rPr>
                  <w:bCs/>
                  <w:color w:val="000000"/>
                </w:rPr>
                <w:t>Know the higher ground inland that your household will move to when a storm-tide warning is given or the Pangani rises, go before the water reaches the road, and wait on the bank rather than board when the crossing is rough.</w:t>
              </w:r>
            </w:ins>
          </w:p>
          <w:p w14:paraId="2BCD5E83" w14:textId="4C996142" w:rsidR="00DC5789" w:rsidRPr="00DC5789" w:rsidRDefault="00FE0A4D" w:rsidP="00DC5789">
            <w:pPr>
              <w:pStyle w:val="ListParagraph"/>
              <w:numPr>
                <w:ilvl w:val="0"/>
                <w:numId w:val="1"/>
              </w:numPr>
              <w:jc w:val="both"/>
              <w:rPr>
                <w:bCs/>
                <w:color w:val="000000"/>
              </w:rPr>
            </w:pPr>
            <w:ins w:id="6056" w:author="Bonephace Kaijage" w:date="2026-10-14T06:00:00Z" w16du:dateUtc="2026-10-14T04:00:00Z">
              <w:r>
                <w:rPr>
                  <w:bCs/>
                  <w:color w:val="000000"/>
                </w:rPr>
                <w:t>Agree who will help anyone in the household who cannot move, see or hear a warning on their own.</w:t>
              </w:r>
            </w:ins>
          </w:p>
        </w:tc>
        <w:tc>
          <w:tcPr>
            <w:tcW w:w="3325" w:type="dxa"/>
          </w:tcPr>
          <w:p w14:paraId="74E60C8D" w14:textId="1D887478" w:rsidR="00DC5789" w:rsidRPr="00DC5789" w:rsidRDefault="00DC5789" w:rsidP="00DC5789">
            <w:pPr>
              <w:pStyle w:val="ListParagraph"/>
              <w:numPr>
                <w:ilvl w:val="0"/>
                <w:numId w:val="1"/>
              </w:numPr>
            </w:pPr>
            <w:r>
              <w:t>Eneo hili lina mji wa chini kwenye mdomo wa mto Pangani ambapo mafuriko ya mto hukutana na mawimbi makubwa, ufukwe humomonyoka na vivuko vya feri huathiriwa na maji machafu.</w:t>
            </w:r>
          </w:p>
          <w:p w14:paraId="6F181C9B" w14:textId="77777777" w:rsidR="00F433EC" w:rsidRDefault="00DC5789" w:rsidP="00DC5789">
            <w:pPr>
              <w:pStyle w:val="ListParagraph"/>
              <w:numPr>
                <w:ilvl w:val="0"/>
                <w:numId w:val="1"/>
              </w:numPr>
              <w:jc w:val="both"/>
              <w:rPr>
                <w:ins w:id="6057" w:author="Bonephace Kaijage" w:date="2026-10-14T05:22:00Z" w16du:dateUtc="2026-10-14T03:22:00Z"/>
                <w:bCs/>
                <w:color w:val="000000"/>
              </w:rPr>
            </w:pPr>
            <w:r>
              <w:rPr>
                <w:bCs/>
                <w:color w:val="000000"/>
              </w:rPr>
              <w:t>Kwa wanaoishi na kuvua hapa, ni vyema kujenga mbali na ufukwe na kingo za mto, kulinda mikoko na kutumia feri katika hali salama tu.</w:t>
            </w:r>
          </w:p>
          <w:p w14:paraId="4168ADF5" w14:textId="46676C8D" w:rsidR="00F433EC" w:rsidRDefault="00FE0A4D" w:rsidP="00DC5789">
            <w:pPr>
              <w:pStyle w:val="ListParagraph"/>
              <w:numPr>
                <w:ilvl w:val="0"/>
                <w:numId w:val="1"/>
              </w:numPr>
              <w:jc w:val="both"/>
              <w:rPr>
                <w:ins w:id="6058" w:author="Bonephace Kaijage" w:date="2026-10-14T05:22:00Z" w16du:dateUtc="2026-10-14T03:22:00Z"/>
                <w:bCs/>
                <w:color w:val="000000"/>
              </w:rPr>
            </w:pPr>
            <w:ins w:id="6059" w:author="Bonephace Kaijage" w:date="2026-10-14T05:57:00Z" w16du:dateUtc="2026-10-14T03:57:00Z">
              <w:r>
                <w:rPr>
                  <w:bCs/>
                  <w:color w:val="000000"/>
                </w:rPr>
                <w:t>Kinachoongeza hatari: kujenga kwenye ufukwe unaomomonyoka au tambarare za mdomo wa mto, kukata mikoko, kuchimba mchanga ufukweni na kupanda feri iliyojaa kupita kiasi au kuvuka mto ukiwa umefurika.</w:t>
              </w:r>
            </w:ins>
          </w:p>
          <w:p w14:paraId="12E2F176" w14:textId="77777777" w:rsidR="00FE0A4D" w:rsidRDefault="00F433EC" w:rsidP="00DC5789">
            <w:pPr>
              <w:pStyle w:val="ListParagraph"/>
              <w:numPr>
                <w:ilvl w:val="0"/>
                <w:numId w:val="1"/>
              </w:numPr>
              <w:jc w:val="both"/>
              <w:rPr>
                <w:ins w:id="6060" w:author="Bonephace Kaijage" w:date="2026-10-14T06:00:00Z" w16du:dateUtc="2026-10-14T04:00:00Z"/>
                <w:bCs/>
                <w:color w:val="000000"/>
              </w:rPr>
            </w:pPr>
            <w:ins w:id="6061" w:author="Bonephace Kaijage" w:date="2026-10-14T05:22:00Z" w16du:dateUtc="2026-10-14T03:22:00Z">
              <w:r>
                <w:rPr>
                  <w:bCs/>
                  <w:color w:val="000000"/>
                </w:rPr>
                <w:t xml:space="preserve">Fahamu eneo la juu la ndani ambalo kaya yako itahamia tahadhari ya mawimbi ya dhoruba inapotolewa au Pangani inapojaa, ondokeni kabla maji hayajafika barabarani, na subirini ukingoni badala </w:t>
              </w:r>
              <w:r>
                <w:rPr>
                  <w:bCs/>
                  <w:color w:val="000000"/>
                </w:rPr>
                <w:lastRenderedPageBreak/>
                <w:t>ya kupanda kivuko kikiwa hatarini.</w:t>
              </w:r>
            </w:ins>
          </w:p>
          <w:p w14:paraId="00AF9059" w14:textId="27560479" w:rsidR="00DC5789" w:rsidRPr="00DC5789" w:rsidRDefault="00FE0A4D" w:rsidP="00DC5789">
            <w:pPr>
              <w:pStyle w:val="ListParagraph"/>
              <w:numPr>
                <w:ilvl w:val="0"/>
                <w:numId w:val="1"/>
              </w:numPr>
              <w:jc w:val="both"/>
              <w:rPr>
                <w:bCs/>
                <w:color w:val="000000"/>
              </w:rPr>
            </w:pPr>
            <w:ins w:id="6062" w:author="Bonephace Kaijage" w:date="2026-10-14T06:00:00Z" w16du:dateUtc="2026-10-14T04:00:00Z">
              <w:r>
                <w:rPr>
                  <w:bCs/>
                  <w:color w:val="000000"/>
                </w:rPr>
                <w:t>Kubalianeni nani atamsaidia yeyote katika kaya asiyeweza kuondoka, kuona au kusikia tahadhari peke yake.</w:t>
              </w:r>
            </w:ins>
          </w:p>
        </w:tc>
      </w:tr>
    </w:tbl>
    <w:p w14:paraId="4F6F749A" w14:textId="77777777" w:rsidR="00FE0A4D" w:rsidRPr="00FE0A4D" w:rsidRDefault="00FE0A4D" w:rsidP="00FE0A4D">
      <w:pPr>
        <w:spacing w:after="120"/>
        <w:rPr>
          <w:ins w:id="6063" w:author="Bonephace Kaijage" w:date="2026-10-14T06:01:00Z" w16du:dateUtc="2026-10-14T04:01:00Z"/>
          <w:i/>
          <w:sz w:val="18"/>
          <w:rPrChange w:id="6064" w:author="Bonephace Kaijage" w:date="2026-10-14T06:01:00Z" w16du:dateUtc="2026-10-14T04:01:00Z">
            <w:rPr>
              <w:ins w:id="6065" w:author="Bonephace Kaijage" w:date="2026-10-14T06:01:00Z" w16du:dateUtc="2026-10-14T04:01:00Z"/>
            </w:rPr>
          </w:rPrChange>
        </w:rPr>
        <w:pPrChange w:id="6066" w:author="Bonephace Kaijage" w:date="2026-10-14T06:01:00Z" w16du:dateUtc="2026-10-14T04:01:00Z">
          <w:pPr>
            <w:jc w:val="both"/>
          </w:pPr>
        </w:pPrChange>
      </w:pPr>
      <w:ins w:id="6067" w:author="Bonephace Kaijage" w:date="2026-10-14T06:01:00Z" w16du:dateUtc="2026-10-14T04:01:00Z">
        <w:r w:rsidRPr="00FE0A4D">
          <w:rPr>
            <w:i/>
            <w:sz w:val="18"/>
            <w:rPrChange w:id="6068"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75020595" w14:textId="73063014" w:rsidR="00DC5789" w:rsidRPr="00DC5789" w:rsidRDefault="00DC5789" w:rsidP="00DC5789">
      <w:pPr>
        <w:jc w:val="both"/>
        <w:rPr>
          <w:color w:val="000000"/>
        </w:rPr>
      </w:pPr>
    </w:p>
    <w:p w14:paraId="61DE92CD" w14:textId="4F727512" w:rsidR="00DC5789" w:rsidRPr="00997D17" w:rsidRDefault="00DC5789">
      <w:pPr>
        <w:pStyle w:val="ListParagraph"/>
        <w:rPr>
          <w:sz w:val="22"/>
          <w:szCs w:val="22"/>
        </w:rPr>
      </w:pPr>
    </w:p>
    <w:tbl>
      <w:tblPr>
        <w:tblStyle w:val="TableGrid"/>
        <w:tblW w:w="0" w:type="auto"/>
        <w:tblLook w:val="04A0" w:firstRow="1" w:lastRow="0" w:firstColumn="1" w:lastColumn="0" w:noHBand="0" w:noVBand="1"/>
      </w:tblPr>
      <w:tblGrid>
        <w:gridCol w:w="2223"/>
        <w:gridCol w:w="2178"/>
        <w:gridCol w:w="2223"/>
        <w:gridCol w:w="2200"/>
        <w:gridCol w:w="2570"/>
        <w:gridCol w:w="2276"/>
      </w:tblGrid>
      <w:tr w:rsidR="002066E7" w:rsidRPr="00997D17" w14:paraId="5DA8F6B6" w14:textId="77777777" w:rsidTr="002066E7">
        <w:trPr>
          <w:tblHeader/>
        </w:trPr>
        <w:tc>
          <w:tcPr>
            <w:tcW w:w="2278" w:type="dxa"/>
          </w:tcPr>
          <w:p w14:paraId="01547E9F" w14:textId="39BC1746" w:rsidR="002066E7" w:rsidRPr="00997D17" w:rsidRDefault="008C6B60" w:rsidP="003E5113">
            <w:pPr>
              <w:pStyle w:val="ListParagraph"/>
              <w:rPr>
                <w:sz w:val="22"/>
                <w:szCs w:val="22"/>
              </w:rPr>
            </w:pPr>
            <w:r w:rsidRPr="00997D17">
              <w:rPr>
                <w:sz w:val="22"/>
                <w:szCs w:val="22"/>
              </w:rPr>
              <w:t>COUNCIL / HALMASHAURI</w:t>
            </w:r>
          </w:p>
        </w:tc>
        <w:tc>
          <w:tcPr>
            <w:tcW w:w="2278" w:type="dxa"/>
          </w:tcPr>
          <w:p w14:paraId="218A5D20" w14:textId="14328FAF" w:rsidR="002066E7" w:rsidRPr="00997D17" w:rsidRDefault="002066E7" w:rsidP="003E5113">
            <w:pPr>
              <w:pStyle w:val="ListParagraph"/>
              <w:rPr>
                <w:sz w:val="22"/>
                <w:szCs w:val="22"/>
              </w:rPr>
            </w:pPr>
            <w:r w:rsidRPr="00997D17">
              <w:rPr>
                <w:sz w:val="22"/>
                <w:szCs w:val="22"/>
              </w:rPr>
              <w:t>LEVEL / NGAZI</w:t>
            </w:r>
          </w:p>
        </w:tc>
        <w:tc>
          <w:tcPr>
            <w:tcW w:w="2278" w:type="dxa"/>
          </w:tcPr>
          <w:p w14:paraId="5423536A" w14:textId="72BEF421" w:rsidR="002066E7" w:rsidRPr="00997D17" w:rsidRDefault="002066E7" w:rsidP="003E5113">
            <w:pPr>
              <w:pStyle w:val="ListParagraph"/>
              <w:rPr>
                <w:sz w:val="22"/>
                <w:szCs w:val="22"/>
              </w:rPr>
            </w:pPr>
            <w:r w:rsidRPr="00997D17">
              <w:rPr>
                <w:sz w:val="22"/>
                <w:szCs w:val="22"/>
              </w:rPr>
              <w:t>IMPACT (EN)</w:t>
            </w:r>
          </w:p>
        </w:tc>
        <w:tc>
          <w:tcPr>
            <w:tcW w:w="2278" w:type="dxa"/>
          </w:tcPr>
          <w:p w14:paraId="6A43F717" w14:textId="22A881BD" w:rsidR="002066E7" w:rsidRPr="00997D17" w:rsidRDefault="002066E7" w:rsidP="003E5113">
            <w:pPr>
              <w:pStyle w:val="ListParagraph"/>
              <w:rPr>
                <w:sz w:val="22"/>
                <w:szCs w:val="22"/>
              </w:rPr>
            </w:pPr>
            <w:r w:rsidRPr="00997D17">
              <w:rPr>
                <w:sz w:val="22"/>
                <w:szCs w:val="22"/>
              </w:rPr>
              <w:t>ATHARI (SW)</w:t>
            </w:r>
          </w:p>
        </w:tc>
        <w:tc>
          <w:tcPr>
            <w:tcW w:w="2279" w:type="dxa"/>
          </w:tcPr>
          <w:p w14:paraId="4C6B0CF7" w14:textId="3585EAEE" w:rsidR="002066E7" w:rsidRPr="00997D17" w:rsidRDefault="002066E7" w:rsidP="003E5113">
            <w:pPr>
              <w:pStyle w:val="ListParagraph"/>
              <w:rPr>
                <w:sz w:val="22"/>
                <w:szCs w:val="22"/>
              </w:rPr>
            </w:pPr>
            <w:r w:rsidRPr="00997D17">
              <w:rPr>
                <w:sz w:val="22"/>
                <w:szCs w:val="22"/>
              </w:rPr>
              <w:t>ACTION (EN)</w:t>
            </w:r>
          </w:p>
        </w:tc>
        <w:tc>
          <w:tcPr>
            <w:tcW w:w="2279" w:type="dxa"/>
          </w:tcPr>
          <w:p w14:paraId="41DD30E1" w14:textId="6D9279EF" w:rsidR="002066E7" w:rsidRPr="00997D17" w:rsidRDefault="002066E7" w:rsidP="003E5113">
            <w:pPr>
              <w:pStyle w:val="ListParagraph"/>
              <w:rPr>
                <w:sz w:val="22"/>
                <w:szCs w:val="22"/>
              </w:rPr>
            </w:pPr>
            <w:r w:rsidRPr="00997D17">
              <w:rPr>
                <w:sz w:val="22"/>
                <w:szCs w:val="22"/>
              </w:rPr>
              <w:t>HATUA (SW)</w:t>
            </w:r>
          </w:p>
        </w:tc>
      </w:tr>
      <w:tr w:rsidR="002066E7" w:rsidRPr="00997D17" w14:paraId="2A6908B3" w14:textId="77777777" w:rsidTr="002066E7">
        <w:tc>
          <w:tcPr>
            <w:tcW w:w="2278" w:type="dxa"/>
          </w:tcPr>
          <w:p w14:paraId="360D8F31" w14:textId="275CBEFC" w:rsidR="002066E7" w:rsidRPr="00997D17" w:rsidRDefault="002066E7" w:rsidP="003E5113">
            <w:pPr>
              <w:pStyle w:val="ListParagraph"/>
              <w:rPr>
                <w:sz w:val="22"/>
                <w:szCs w:val="22"/>
              </w:rPr>
            </w:pPr>
            <w:r w:rsidRPr="00997D17">
              <w:rPr>
                <w:sz w:val="22"/>
                <w:szCs w:val="22"/>
              </w:rPr>
              <w:t>Tanga City Council</w:t>
            </w:r>
          </w:p>
        </w:tc>
        <w:tc>
          <w:tcPr>
            <w:tcW w:w="2278" w:type="dxa"/>
          </w:tcPr>
          <w:p w14:paraId="413B13EE" w14:textId="2C179873"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12787618" w14:textId="41C64E07" w:rsidR="002066E7" w:rsidRPr="00997D17" w:rsidRDefault="008C6B60" w:rsidP="003E5113">
            <w:pPr>
              <w:pStyle w:val="ListParagraph"/>
              <w:rPr>
                <w:sz w:val="22"/>
                <w:szCs w:val="22"/>
              </w:rPr>
            </w:pPr>
            <w:r w:rsidRPr="00997D17">
              <w:rPr>
                <w:sz w:val="22"/>
                <w:szCs w:val="22"/>
              </w:rPr>
              <w:t>coastal floods, large waves and strong winds, heavy Masika and Vuli rain, cholera, and boat accidents. A few roads slippery, a few low homes wet, and lightning where storms build.</w:t>
            </w:r>
          </w:p>
        </w:tc>
        <w:tc>
          <w:tcPr>
            <w:tcW w:w="2278" w:type="dxa"/>
          </w:tcPr>
          <w:p w14:paraId="32572806" w14:textId="3B9B6409"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2C0B9592" w14:textId="59AC3CB2" w:rsidR="008C6B60" w:rsidRPr="00997D17" w:rsidRDefault="00275313" w:rsidP="00F20E47">
            <w:pPr>
              <w:pStyle w:val="ListBullet"/>
              <w:rPr>
                <w:sz w:val="22"/>
                <w:szCs w:val="22"/>
              </w:rPr>
            </w:pPr>
            <w:r w:rsidRPr="00997D17">
              <w:rPr>
                <w:sz w:val="22"/>
                <w:szCs w:val="22"/>
              </w:rPr>
              <w:t>Before any boat leaves accidents, check the forecast and put a life jacket on.</w:t>
            </w:r>
          </w:p>
          <w:p w14:paraId="690E749A" w14:textId="2E64E851" w:rsidR="008C6B60" w:rsidRPr="00997D17" w:rsidRDefault="00275313" w:rsidP="00F20E47">
            <w:pPr>
              <w:pStyle w:val="ListBullet"/>
              <w:rPr>
                <w:sz w:val="22"/>
                <w:szCs w:val="22"/>
              </w:rPr>
            </w:pPr>
            <w:r w:rsidRPr="00997D17">
              <w:rPr>
                <w:sz w:val="22"/>
                <w:szCs w:val="22"/>
              </w:rPr>
              <w:t>Bring small boats off the open water at accidents.</w:t>
            </w:r>
          </w:p>
          <w:p w14:paraId="02B902CC" w14:textId="2AD10F2F" w:rsidR="008C6B60" w:rsidRPr="00997D17" w:rsidRDefault="00275313" w:rsidP="00F20E47">
            <w:pPr>
              <w:pStyle w:val="ListBullet"/>
              <w:rPr>
                <w:sz w:val="22"/>
                <w:szCs w:val="22"/>
              </w:rPr>
            </w:pPr>
            <w:r w:rsidRPr="00997D17">
              <w:rPr>
                <w:sz w:val="22"/>
                <w:szCs w:val="22"/>
              </w:rPr>
              <w:t>The landing listens for the warning and saves 190.</w:t>
            </w:r>
          </w:p>
          <w:p w14:paraId="54A73596" w14:textId="07383A35" w:rsidR="002066E7" w:rsidRPr="00997D17" w:rsidRDefault="00275313" w:rsidP="00F20E47">
            <w:pPr>
              <w:pStyle w:val="ListBullet"/>
              <w:rPr>
                <w:sz w:val="22"/>
                <w:szCs w:val="22"/>
              </w:rPr>
            </w:pPr>
            <w:r w:rsidRPr="00997D17">
              <w:rPr>
                <w:sz w:val="22"/>
                <w:szCs w:val="22"/>
              </w:rPr>
              <w:t>Do not swim out from accidents. Throw something that floats.</w:t>
            </w:r>
          </w:p>
        </w:tc>
        <w:tc>
          <w:tcPr>
            <w:tcW w:w="2279" w:type="dxa"/>
          </w:tcPr>
          <w:p w14:paraId="230EDCED" w14:textId="77792446" w:rsidR="008C6B60" w:rsidRPr="00997D17" w:rsidRDefault="00275313" w:rsidP="00F20E47">
            <w:pPr>
              <w:pStyle w:val="ListBullet"/>
              <w:rPr>
                <w:sz w:val="22"/>
                <w:szCs w:val="22"/>
              </w:rPr>
            </w:pPr>
            <w:r w:rsidRPr="00997D17">
              <w:rPr>
                <w:sz w:val="22"/>
                <w:szCs w:val="22"/>
              </w:rPr>
              <w:t>Kabla ya mvua, tembea eneo hili na usafishe mitaro.</w:t>
            </w:r>
          </w:p>
          <w:p w14:paraId="48FB5826" w14:textId="0696E080" w:rsidR="008C6B60" w:rsidRPr="00997D17" w:rsidRDefault="00275313" w:rsidP="00F20E47">
            <w:pPr>
              <w:pStyle w:val="ListBullet"/>
              <w:rPr>
                <w:sz w:val="22"/>
                <w:szCs w:val="22"/>
              </w:rPr>
            </w:pPr>
            <w:r w:rsidRPr="00997D17">
              <w:rPr>
                <w:sz w:val="22"/>
                <w:szCs w:val="22"/>
              </w:rPr>
              <w:t>Kaya zipandishe chakula, nyaraka na watoto.</w:t>
            </w:r>
          </w:p>
          <w:p w14:paraId="377DBAFC" w14:textId="063DE183" w:rsidR="008C6B60" w:rsidRPr="00997D17" w:rsidRDefault="00FE0A4D" w:rsidP="00F20E47">
            <w:pPr>
              <w:pStyle w:val="ListBullet"/>
              <w:rPr>
                <w:sz w:val="22"/>
                <w:szCs w:val="22"/>
                <w:lang w:val="sv-SE"/>
              </w:rPr>
            </w:pPr>
            <w:ins w:id="6069" w:author="Bonephace Kaijage" w:date="2026-10-14T06:12:00Z" w16du:dateUtc="2026-10-14T04:12:00Z">
              <w:r>
                <w:rPr>
                  <w:sz w:val="22"/>
                  <w:szCs w:val="22"/>
                </w:rPr>
                <w:t>Hifadhini 190 na namba ya mwenyekiti, na wekeni tochi na maji tayari, ili msaada uitwe na kaya iweze kukaa usiku bila umeme.</w:t>
              </w:r>
            </w:ins>
            <w:del w:id="6070" w:author="Bonephace Kaijage" w:date="2026-10-14T06:12:00Z" w16du:dateUtc="2026-10-14T04:12: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2DBF994E" w14:textId="373306F1" w:rsidR="002066E7" w:rsidRPr="00997D17" w:rsidRDefault="00FE0A4D" w:rsidP="00F20E47">
            <w:pPr>
              <w:pStyle w:val="ListBullet"/>
              <w:rPr>
                <w:sz w:val="22"/>
                <w:szCs w:val="22"/>
                <w:lang w:val="sv-SE"/>
              </w:rPr>
            </w:pPr>
            <w:ins w:id="6071" w:author="Bonephace Kaijage" w:date="2026-10-14T06:12:00Z" w16du:dateUtc="2026-10-14T04:12:00Z">
              <w:r>
                <w:rPr>
                  <w:sz w:val="22"/>
                  <w:szCs w:val="22"/>
                  <w:lang w:val="sv-SE"/>
                </w:rPr>
                <w:t>Subirini badala ya kuvuka maji barabarani: yanaweza kumchukua mtu au gari. Washeni taa, punguzeni mwendo.</w:t>
              </w:r>
            </w:ins>
            <w:del w:id="6072" w:author="Bonephace Kaijage" w:date="2026-10-14T06:12:00Z" w16du:dateUtc="2026-10-14T04:12:00Z">
              <w:r w:rsidR="00275313" w:rsidRPr="00997D17" w:rsidDel="00FE0A4D">
                <w:rPr>
                  <w:sz w:val="22"/>
                  <w:szCs w:val="22"/>
                  <w:lang w:val="sv-SE"/>
                </w:rPr>
                <w:delText>Usivuke maji barabarani. Washa taa, punguza mwendo.</w:delText>
              </w:r>
            </w:del>
          </w:p>
        </w:tc>
      </w:tr>
      <w:tr w:rsidR="002066E7" w:rsidRPr="000343A2" w14:paraId="1A55B9E9" w14:textId="77777777" w:rsidTr="002066E7">
        <w:tc>
          <w:tcPr>
            <w:tcW w:w="2278" w:type="dxa"/>
          </w:tcPr>
          <w:p w14:paraId="1A7F79D2" w14:textId="77777777" w:rsidR="002066E7" w:rsidRPr="00997D17" w:rsidRDefault="002066E7" w:rsidP="003E5113">
            <w:pPr>
              <w:pStyle w:val="ListParagraph"/>
              <w:rPr>
                <w:sz w:val="22"/>
                <w:szCs w:val="22"/>
                <w:lang w:val="sv-SE"/>
              </w:rPr>
            </w:pPr>
          </w:p>
        </w:tc>
        <w:tc>
          <w:tcPr>
            <w:tcW w:w="2278" w:type="dxa"/>
          </w:tcPr>
          <w:p w14:paraId="27712902" w14:textId="4082B3A6"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3B3F02A6" w14:textId="5A703811" w:rsidR="002066E7" w:rsidRPr="00997D17" w:rsidRDefault="008C6B60" w:rsidP="003E5113">
            <w:pPr>
              <w:pStyle w:val="ListParagraph"/>
              <w:rPr>
                <w:sz w:val="22"/>
                <w:szCs w:val="22"/>
              </w:rPr>
            </w:pPr>
            <w:r w:rsidRPr="00997D17">
              <w:rPr>
                <w:sz w:val="22"/>
                <w:szCs w:val="22"/>
              </w:rPr>
              <w:t>coastal floods, large waves and strong winds, heavy Masika and Vuli rain, cholera, and boat accidents. Roads, water points or houses at the named sites are now affected. Some journeys and classes are disrupted.</w:t>
            </w:r>
          </w:p>
        </w:tc>
        <w:tc>
          <w:tcPr>
            <w:tcW w:w="2278" w:type="dxa"/>
          </w:tcPr>
          <w:p w14:paraId="7B557ABC" w14:textId="5C0113D7"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15C7D6B" w14:textId="39F0A0C0" w:rsidR="008C6B60" w:rsidRPr="00997D17" w:rsidRDefault="00275313" w:rsidP="00F20E47">
            <w:pPr>
              <w:pStyle w:val="ListBullet"/>
              <w:rPr>
                <w:sz w:val="22"/>
                <w:szCs w:val="22"/>
              </w:rPr>
            </w:pPr>
            <w:r w:rsidRPr="00997D17">
              <w:rPr>
                <w:sz w:val="22"/>
                <w:szCs w:val="22"/>
              </w:rPr>
              <w:t>Stop fishing and crossings at accidents.</w:t>
            </w:r>
          </w:p>
          <w:p w14:paraId="3E5251AC" w14:textId="6479AE56" w:rsidR="008C6B60" w:rsidRPr="00997D17" w:rsidRDefault="00FE0A4D" w:rsidP="00F20E47">
            <w:pPr>
              <w:pStyle w:val="ListBullet"/>
              <w:rPr>
                <w:sz w:val="22"/>
                <w:szCs w:val="22"/>
              </w:rPr>
            </w:pPr>
            <w:ins w:id="6073" w:author="Bonephace Kaijage" w:date="2026-10-14T06:16:00Z" w16du:dateUtc="2026-10-14T04:16:00Z">
              <w:r>
                <w:rPr>
                  <w:sz w:val="22"/>
                  <w:szCs w:val="22"/>
                </w:rPr>
                <w:t>Help people off the low shore to the assembly point, starting with those who cannot move alone; waves and the lake level can rise with little warning.</w:t>
              </w:r>
            </w:ins>
            <w:del w:id="6074" w:author="Bonephace Kaijage" w:date="2026-10-14T06:16:00Z" w16du:dateUtc="2026-10-14T04:16:00Z">
              <w:r w:rsidR="00275313" w:rsidRPr="00997D17" w:rsidDel="00FE0A4D">
                <w:rPr>
                  <w:sz w:val="22"/>
                  <w:szCs w:val="22"/>
                </w:rPr>
                <w:delText>Move people off the low shore to the assembly point.</w:delText>
              </w:r>
            </w:del>
          </w:p>
          <w:p w14:paraId="5838D059" w14:textId="1B46D942" w:rsidR="008C6B60" w:rsidRPr="00997D17" w:rsidRDefault="00275313" w:rsidP="00F20E47">
            <w:pPr>
              <w:pStyle w:val="ListBullet"/>
              <w:rPr>
                <w:sz w:val="22"/>
                <w:szCs w:val="22"/>
              </w:rPr>
            </w:pPr>
            <w:r w:rsidRPr="00997D17">
              <w:rPr>
                <w:sz w:val="22"/>
                <w:szCs w:val="22"/>
              </w:rPr>
              <w:t>Account for boats still out from accidents.</w:t>
            </w:r>
          </w:p>
          <w:p w14:paraId="195275BC" w14:textId="6D67263D"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1FEC693C" w14:textId="22C228F3" w:rsidR="008C6B60" w:rsidRPr="00997D17" w:rsidRDefault="00275313" w:rsidP="00F20E47">
            <w:pPr>
              <w:pStyle w:val="ListBullet"/>
              <w:rPr>
                <w:sz w:val="22"/>
                <w:szCs w:val="22"/>
              </w:rPr>
            </w:pPr>
            <w:r w:rsidRPr="00997D17">
              <w:rPr>
                <w:sz w:val="22"/>
                <w:szCs w:val="22"/>
              </w:rPr>
              <w:t>Hamisha kaya za eneo hili kwenda kituoni.</w:t>
            </w:r>
          </w:p>
          <w:p w14:paraId="1C39A368" w14:textId="40684D5D"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7A669A2C" w14:textId="7256B299"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0B7B7575" w14:textId="5FB9E498"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23477127" w14:textId="77777777" w:rsidTr="002066E7">
        <w:tc>
          <w:tcPr>
            <w:tcW w:w="2278" w:type="dxa"/>
          </w:tcPr>
          <w:p w14:paraId="65C9E028" w14:textId="77777777" w:rsidR="002066E7" w:rsidRPr="00997D17" w:rsidRDefault="002066E7" w:rsidP="003E5113">
            <w:pPr>
              <w:pStyle w:val="ListParagraph"/>
              <w:rPr>
                <w:sz w:val="22"/>
                <w:szCs w:val="22"/>
                <w:lang w:val="sv-SE"/>
              </w:rPr>
            </w:pPr>
          </w:p>
        </w:tc>
        <w:tc>
          <w:tcPr>
            <w:tcW w:w="2278" w:type="dxa"/>
          </w:tcPr>
          <w:p w14:paraId="0CA9476F" w14:textId="0036DF14"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55262C30" w14:textId="5D931EE9" w:rsidR="002066E7" w:rsidRPr="00997D17" w:rsidRDefault="00FE0A4D" w:rsidP="003E5113">
            <w:pPr>
              <w:pStyle w:val="ListParagraph"/>
              <w:rPr>
                <w:sz w:val="22"/>
                <w:szCs w:val="22"/>
              </w:rPr>
            </w:pPr>
            <w:ins w:id="6075"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076"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47A167D" w14:textId="57D88F90" w:rsidR="002066E7" w:rsidRPr="00997D17" w:rsidRDefault="00FE0A4D" w:rsidP="003E5113">
            <w:pPr>
              <w:pStyle w:val="ListParagraph"/>
              <w:rPr>
                <w:sz w:val="22"/>
                <w:szCs w:val="22"/>
              </w:rPr>
            </w:pPr>
            <w:ins w:id="607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07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AE2A2B6" w14:textId="0EE58E5C" w:rsidR="008C6B60" w:rsidRPr="00997D17" w:rsidRDefault="00FE0A4D" w:rsidP="00F20E47">
            <w:pPr>
              <w:pStyle w:val="ListBullet"/>
              <w:rPr>
                <w:sz w:val="22"/>
                <w:szCs w:val="22"/>
              </w:rPr>
            </w:pPr>
            <w:ins w:id="6079"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080"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59EF91E8" w14:textId="0EFCF1E3" w:rsidR="008C6B60" w:rsidRPr="00997D17" w:rsidRDefault="00FE0A4D" w:rsidP="00F20E47">
            <w:pPr>
              <w:pStyle w:val="ListBullet"/>
              <w:rPr>
                <w:sz w:val="22"/>
                <w:szCs w:val="22"/>
              </w:rPr>
            </w:pPr>
            <w:ins w:id="6081" w:author="Bonephace Kaijage" w:date="2026-10-14T06:21:00Z" w16du:dateUtc="2026-10-14T04:21:00Z">
              <w:r>
                <w:rPr>
                  <w:sz w:val="22"/>
                  <w:szCs w:val="22"/>
                </w:rPr>
                <w:t>Call 114 and 190, and keep the road to the sites named in Know Your Risk clear so that ambulances and rescue teams can reach people.</w:t>
              </w:r>
            </w:ins>
            <w:del w:id="6082" w:author="Bonephace Kaijage" w:date="2026-10-14T06:21:00Z" w16du:dateUtc="2026-10-14T04:21:00Z">
              <w:r w:rsidR="00275313" w:rsidRPr="00997D17" w:rsidDel="00FE0A4D">
                <w:rPr>
                  <w:sz w:val="22"/>
                  <w:szCs w:val="22"/>
                </w:rPr>
                <w:delText>Call 114 and 190. Keep the road to the named sites clear for ambulances.</w:delText>
              </w:r>
            </w:del>
          </w:p>
          <w:p w14:paraId="383107D6" w14:textId="52AEFD18" w:rsidR="008C6B60" w:rsidRPr="00997D17" w:rsidRDefault="00275313" w:rsidP="00F20E47">
            <w:pPr>
              <w:pStyle w:val="ListBullet"/>
              <w:rPr>
                <w:sz w:val="22"/>
                <w:szCs w:val="22"/>
              </w:rPr>
            </w:pPr>
            <w:r w:rsidRPr="00997D17">
              <w:rPr>
                <w:sz w:val="22"/>
                <w:szCs w:val="22"/>
              </w:rPr>
              <w:lastRenderedPageBreak/>
              <w:t>Open the shelter and register every household. Note who is missing.</w:t>
            </w:r>
          </w:p>
          <w:p w14:paraId="4ABD8636" w14:textId="4126C3C2"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14495F1D" w14:textId="748E0E6C"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70D3C29F" w14:textId="1F1DB09C" w:rsidR="008C6B60" w:rsidRPr="00997D17" w:rsidRDefault="00275313" w:rsidP="00F20E47">
            <w:pPr>
              <w:pStyle w:val="ListBullet"/>
              <w:rPr>
                <w:sz w:val="22"/>
                <w:szCs w:val="22"/>
                <w:lang w:val="sv-SE"/>
              </w:rPr>
            </w:pPr>
            <w:r w:rsidRPr="00997D17">
              <w:rPr>
                <w:sz w:val="22"/>
                <w:szCs w:val="22"/>
                <w:lang w:val="sv-SE"/>
              </w:rPr>
              <w:t>Piga 114 na 190. Acha barabara wazi.</w:t>
            </w:r>
          </w:p>
          <w:p w14:paraId="19730DB4" w14:textId="7E13F890" w:rsidR="008C6B60" w:rsidRPr="00997D17" w:rsidRDefault="00275313" w:rsidP="00F20E47">
            <w:pPr>
              <w:pStyle w:val="ListBullet"/>
              <w:rPr>
                <w:sz w:val="22"/>
                <w:szCs w:val="22"/>
                <w:lang w:val="sv-SE"/>
              </w:rPr>
            </w:pPr>
            <w:r w:rsidRPr="00997D17">
              <w:rPr>
                <w:sz w:val="22"/>
                <w:szCs w:val="22"/>
                <w:lang w:val="sv-SE"/>
              </w:rPr>
              <w:t>Sajili kila kaya. Andika aliyepotea.</w:t>
            </w:r>
          </w:p>
          <w:p w14:paraId="63D2A66C" w14:textId="5E3CE0CD"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60784034" w14:textId="77777777" w:rsidTr="002066E7">
        <w:tc>
          <w:tcPr>
            <w:tcW w:w="2278" w:type="dxa"/>
          </w:tcPr>
          <w:p w14:paraId="06CC9893" w14:textId="3195FB0F" w:rsidR="002066E7" w:rsidRPr="00997D17" w:rsidRDefault="002066E7" w:rsidP="003E5113">
            <w:pPr>
              <w:pStyle w:val="ListParagraph"/>
              <w:rPr>
                <w:sz w:val="22"/>
                <w:szCs w:val="22"/>
              </w:rPr>
            </w:pPr>
            <w:r w:rsidRPr="00997D17">
              <w:rPr>
                <w:sz w:val="22"/>
                <w:szCs w:val="22"/>
              </w:rPr>
              <w:t>Handeni Town Council</w:t>
            </w:r>
          </w:p>
        </w:tc>
        <w:tc>
          <w:tcPr>
            <w:tcW w:w="2278" w:type="dxa"/>
          </w:tcPr>
          <w:p w14:paraId="7205E3BD" w14:textId="61CD4477"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66FECD88" w14:textId="6856CF6C" w:rsidR="002066E7" w:rsidRPr="00997D17" w:rsidRDefault="008C6B60" w:rsidP="003E5113">
            <w:pPr>
              <w:pStyle w:val="ListParagraph"/>
              <w:rPr>
                <w:sz w:val="22"/>
                <w:szCs w:val="22"/>
              </w:rPr>
            </w:pPr>
            <w:r w:rsidRPr="00997D17">
              <w:rPr>
                <w:sz w:val="22"/>
                <w:szCs w:val="22"/>
              </w:rPr>
              <w:t>flash floods (about 29 deaths in the 2019 Handeni floods), heavy rain, and drought between seasons. A few roads slippery, a few low homes wet, and lightning where storms build.</w:t>
            </w:r>
          </w:p>
        </w:tc>
        <w:tc>
          <w:tcPr>
            <w:tcW w:w="2278" w:type="dxa"/>
          </w:tcPr>
          <w:p w14:paraId="581FCE9E" w14:textId="3DC15374"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175CD936" w14:textId="04C12AD4" w:rsidR="008C6B60" w:rsidRPr="00997D17" w:rsidRDefault="00275313" w:rsidP="00F20E47">
            <w:pPr>
              <w:pStyle w:val="ListBullet"/>
              <w:rPr>
                <w:sz w:val="22"/>
                <w:szCs w:val="22"/>
              </w:rPr>
            </w:pPr>
            <w:r w:rsidRPr="00997D17">
              <w:rPr>
                <w:sz w:val="22"/>
                <w:szCs w:val="22"/>
              </w:rPr>
              <w:t>Before the rain, walk the dry water points and clear the drains and culverts.</w:t>
            </w:r>
          </w:p>
          <w:p w14:paraId="52CD2B09" w14:textId="15376876" w:rsidR="008C6B60" w:rsidRPr="00997D17" w:rsidRDefault="00FE0A4D" w:rsidP="00F20E47">
            <w:pPr>
              <w:pStyle w:val="ListBullet"/>
              <w:rPr>
                <w:sz w:val="22"/>
                <w:szCs w:val="22"/>
              </w:rPr>
            </w:pPr>
            <w:ins w:id="6083" w:author="Bonephace Kaijage" w:date="2026-10-14T06:18:00Z" w16du:dateUtc="2026-10-14T04:18:00Z">
              <w:r>
                <w:rPr>
                  <w:sz w:val="22"/>
                  <w:szCs w:val="22"/>
                </w:rPr>
                <w:t>Households along the dry water points: keep food, documents and children above floor level, because water here can enter houses with little warning.</w:t>
              </w:r>
            </w:ins>
            <w:del w:id="6084" w:author="Bonephace Kaijage" w:date="2026-10-14T06:18:00Z" w16du:dateUtc="2026-10-14T04:18:00Z">
              <w:r w:rsidR="00275313" w:rsidRPr="00997D17" w:rsidDel="00FE0A4D">
                <w:rPr>
                  <w:sz w:val="22"/>
                  <w:szCs w:val="22"/>
                </w:rPr>
                <w:delText>Households along the dry water points raise food, documents and children above the floor.</w:delText>
              </w:r>
            </w:del>
          </w:p>
          <w:p w14:paraId="1EA68B0F" w14:textId="3645DC52" w:rsidR="008C6B60" w:rsidRPr="00997D17" w:rsidRDefault="00275313" w:rsidP="00F20E47">
            <w:pPr>
              <w:pStyle w:val="ListBullet"/>
              <w:rPr>
                <w:sz w:val="22"/>
                <w:szCs w:val="22"/>
              </w:rPr>
            </w:pPr>
            <w:r w:rsidRPr="00997D17">
              <w:rPr>
                <w:sz w:val="22"/>
                <w:szCs w:val="22"/>
              </w:rPr>
              <w:t>Save 190 and the ward chair number. Keep a torch and drinking water.</w:t>
            </w:r>
          </w:p>
          <w:p w14:paraId="57467909" w14:textId="7EC4D2F0" w:rsidR="002066E7" w:rsidRPr="00997D17" w:rsidRDefault="00275313" w:rsidP="00F20E47">
            <w:pPr>
              <w:pStyle w:val="ListBullet"/>
              <w:rPr>
                <w:sz w:val="22"/>
                <w:szCs w:val="22"/>
              </w:rPr>
            </w:pPr>
            <w:r w:rsidRPr="00997D17">
              <w:rPr>
                <w:sz w:val="22"/>
                <w:szCs w:val="22"/>
              </w:rPr>
              <w:t>Do not drive or walk through water crossing the dry water points. Headlights on, slow down.</w:t>
            </w:r>
          </w:p>
        </w:tc>
        <w:tc>
          <w:tcPr>
            <w:tcW w:w="2279" w:type="dxa"/>
          </w:tcPr>
          <w:p w14:paraId="638236A1" w14:textId="46396A0A" w:rsidR="008C6B60" w:rsidRPr="00997D17" w:rsidRDefault="00275313" w:rsidP="00F20E47">
            <w:pPr>
              <w:pStyle w:val="ListBullet"/>
              <w:rPr>
                <w:sz w:val="22"/>
                <w:szCs w:val="22"/>
              </w:rPr>
            </w:pPr>
            <w:r w:rsidRPr="00997D17">
              <w:rPr>
                <w:sz w:val="22"/>
                <w:szCs w:val="22"/>
              </w:rPr>
              <w:t>Kabla ya mvua, tembea eneo hili na usafishe mitaro.</w:t>
            </w:r>
          </w:p>
          <w:p w14:paraId="02F51239" w14:textId="2EAA8E11" w:rsidR="008C6B60" w:rsidRPr="00997D17" w:rsidRDefault="00275313" w:rsidP="00F20E47">
            <w:pPr>
              <w:pStyle w:val="ListBullet"/>
              <w:rPr>
                <w:sz w:val="22"/>
                <w:szCs w:val="22"/>
              </w:rPr>
            </w:pPr>
            <w:r w:rsidRPr="00997D17">
              <w:rPr>
                <w:sz w:val="22"/>
                <w:szCs w:val="22"/>
              </w:rPr>
              <w:t>Kaya zipandishe chakula, nyaraka na watoto.</w:t>
            </w:r>
          </w:p>
          <w:p w14:paraId="49EDAB24" w14:textId="5F7EC928" w:rsidR="008C6B60" w:rsidRPr="00997D17" w:rsidRDefault="00FE0A4D" w:rsidP="00F20E47">
            <w:pPr>
              <w:pStyle w:val="ListBullet"/>
              <w:rPr>
                <w:sz w:val="22"/>
                <w:szCs w:val="22"/>
                <w:lang w:val="sv-SE"/>
              </w:rPr>
            </w:pPr>
            <w:ins w:id="6085" w:author="Bonephace Kaijage" w:date="2026-10-14T06:12:00Z" w16du:dateUtc="2026-10-14T04:12:00Z">
              <w:r>
                <w:rPr>
                  <w:sz w:val="22"/>
                  <w:szCs w:val="22"/>
                </w:rPr>
                <w:t>Hifadhini 190 na namba ya mwenyekiti, na wekeni tochi na maji tayari, ili msaada uitwe na kaya iweze kukaa usiku bila umeme.</w:t>
              </w:r>
            </w:ins>
            <w:del w:id="6086" w:author="Bonephace Kaijage" w:date="2026-10-14T06:12:00Z" w16du:dateUtc="2026-10-14T04:12: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459E2EDA" w14:textId="4E01DCFD" w:rsidR="002066E7" w:rsidRPr="00997D17" w:rsidRDefault="00FE0A4D" w:rsidP="00F20E47">
            <w:pPr>
              <w:pStyle w:val="ListBullet"/>
              <w:rPr>
                <w:sz w:val="22"/>
                <w:szCs w:val="22"/>
                <w:lang w:val="sv-SE"/>
              </w:rPr>
            </w:pPr>
            <w:ins w:id="6087" w:author="Bonephace Kaijage" w:date="2026-10-14T06:12:00Z" w16du:dateUtc="2026-10-14T04:12:00Z">
              <w:r>
                <w:rPr>
                  <w:sz w:val="22"/>
                  <w:szCs w:val="22"/>
                  <w:lang w:val="sv-SE"/>
                </w:rPr>
                <w:t>Subirini badala ya kuvuka maji barabarani: yanaweza kumchukua mtu au gari. Washeni taa, punguzeni mwendo.</w:t>
              </w:r>
            </w:ins>
            <w:del w:id="6088" w:author="Bonephace Kaijage" w:date="2026-10-14T06:12:00Z" w16du:dateUtc="2026-10-14T04:12:00Z">
              <w:r w:rsidR="00275313" w:rsidRPr="00997D17" w:rsidDel="00FE0A4D">
                <w:rPr>
                  <w:sz w:val="22"/>
                  <w:szCs w:val="22"/>
                  <w:lang w:val="sv-SE"/>
                </w:rPr>
                <w:delText>Usivuke maji barabarani. Washa taa, punguza mwendo.</w:delText>
              </w:r>
            </w:del>
          </w:p>
        </w:tc>
      </w:tr>
      <w:tr w:rsidR="002066E7" w:rsidRPr="000343A2" w14:paraId="07FA8EC6" w14:textId="77777777" w:rsidTr="002066E7">
        <w:tc>
          <w:tcPr>
            <w:tcW w:w="2278" w:type="dxa"/>
          </w:tcPr>
          <w:p w14:paraId="0043F106" w14:textId="77777777" w:rsidR="002066E7" w:rsidRPr="00997D17" w:rsidRDefault="002066E7" w:rsidP="003E5113">
            <w:pPr>
              <w:pStyle w:val="ListParagraph"/>
              <w:rPr>
                <w:sz w:val="22"/>
                <w:szCs w:val="22"/>
                <w:lang w:val="sv-SE"/>
              </w:rPr>
            </w:pPr>
          </w:p>
        </w:tc>
        <w:tc>
          <w:tcPr>
            <w:tcW w:w="2278" w:type="dxa"/>
          </w:tcPr>
          <w:p w14:paraId="49821665" w14:textId="5D37314B"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1EA208C5" w14:textId="5F023590" w:rsidR="002066E7" w:rsidRPr="00997D17" w:rsidRDefault="008C6B60" w:rsidP="003E5113">
            <w:pPr>
              <w:pStyle w:val="ListParagraph"/>
              <w:rPr>
                <w:sz w:val="22"/>
                <w:szCs w:val="22"/>
              </w:rPr>
            </w:pPr>
            <w:r w:rsidRPr="00997D17">
              <w:rPr>
                <w:sz w:val="22"/>
                <w:szCs w:val="22"/>
              </w:rPr>
              <w:t xml:space="preserve">flash floods (about 29 deaths in the 2019 Handeni floods), heavy rain, and drought between seasons. </w:t>
            </w:r>
            <w:r w:rsidRPr="00997D17">
              <w:rPr>
                <w:sz w:val="22"/>
                <w:szCs w:val="22"/>
              </w:rPr>
              <w:lastRenderedPageBreak/>
              <w:t>Roads, water points or houses at the named sites are now affected. Some journeys and classes are disrupted.</w:t>
            </w:r>
          </w:p>
        </w:tc>
        <w:tc>
          <w:tcPr>
            <w:tcW w:w="2278" w:type="dxa"/>
          </w:tcPr>
          <w:p w14:paraId="49373AE4" w14:textId="596EA9B3" w:rsidR="002066E7" w:rsidRPr="00997D17" w:rsidRDefault="008C6B60" w:rsidP="003E5113">
            <w:pPr>
              <w:pStyle w:val="ListParagraph"/>
              <w:rPr>
                <w:sz w:val="22"/>
                <w:szCs w:val="22"/>
              </w:rPr>
            </w:pPr>
            <w:r w:rsidRPr="00997D17">
              <w:rPr>
                <w:sz w:val="22"/>
                <w:szCs w:val="22"/>
              </w:rPr>
              <w:lastRenderedPageBreak/>
              <w:t xml:space="preserve">Barabara, vituo vya maji au nyumba kwenye maeneo yaliyotajwa yameathirika. Safari na masomo </w:t>
            </w:r>
            <w:r w:rsidRPr="00997D17">
              <w:rPr>
                <w:sz w:val="22"/>
                <w:szCs w:val="22"/>
              </w:rPr>
              <w:lastRenderedPageBreak/>
              <w:t>mengine yamesitishwa.</w:t>
            </w:r>
          </w:p>
        </w:tc>
        <w:tc>
          <w:tcPr>
            <w:tcW w:w="2279" w:type="dxa"/>
          </w:tcPr>
          <w:p w14:paraId="5E513D1C" w14:textId="3E6905BD" w:rsidR="008C6B60" w:rsidRPr="00997D17" w:rsidRDefault="00FE0A4D" w:rsidP="00F20E47">
            <w:pPr>
              <w:pStyle w:val="ListBullet"/>
              <w:rPr>
                <w:sz w:val="22"/>
                <w:szCs w:val="22"/>
              </w:rPr>
            </w:pPr>
            <w:ins w:id="6089" w:author="Bonephace Kaijage" w:date="2026-10-14T06:21:00Z" w16du:dateUtc="2026-10-14T04:21:00Z">
              <w:r>
                <w:rPr>
                  <w:sz w:val="22"/>
                  <w:szCs w:val="22"/>
                </w:rPr>
                <w:lastRenderedPageBreak/>
                <w:t>Move households off the sites named in Know Your Risk to the ward assembly point.</w:t>
              </w:r>
            </w:ins>
            <w:del w:id="6090" w:author="Bonephace Kaijage" w:date="2026-10-14T06:21:00Z" w16du:dateUtc="2026-10-14T04:21:00Z">
              <w:r w:rsidR="00275313" w:rsidRPr="00997D17" w:rsidDel="00FE0A4D">
                <w:rPr>
                  <w:sz w:val="22"/>
                  <w:szCs w:val="22"/>
                </w:rPr>
                <w:delText>Move households off the named sites are now affected to the ward assembly point.</w:delText>
              </w:r>
            </w:del>
          </w:p>
          <w:p w14:paraId="07A10EAC" w14:textId="56DD4A89" w:rsidR="008C6B60" w:rsidRPr="00997D17" w:rsidRDefault="00FE0A4D" w:rsidP="00F20E47">
            <w:pPr>
              <w:pStyle w:val="ListBullet"/>
              <w:rPr>
                <w:sz w:val="22"/>
                <w:szCs w:val="22"/>
              </w:rPr>
            </w:pPr>
            <w:ins w:id="6091" w:author="Bonephace Kaijage" w:date="2026-10-14T06:21:00Z" w16du:dateUtc="2026-10-14T04:21:00Z">
              <w:r>
                <w:rPr>
                  <w:sz w:val="22"/>
                  <w:szCs w:val="22"/>
                </w:rPr>
                <w:lastRenderedPageBreak/>
                <w:t>Close and mark the flooded road or bridge at the sites named in Know Your Risk. Divert traffic.</w:t>
              </w:r>
            </w:ins>
            <w:del w:id="6092" w:author="Bonephace Kaijage" w:date="2026-10-14T06:21:00Z" w16du:dateUtc="2026-10-14T04:21:00Z">
              <w:r w:rsidR="00275313" w:rsidRPr="00997D17" w:rsidDel="00FE0A4D">
                <w:rPr>
                  <w:sz w:val="22"/>
                  <w:szCs w:val="22"/>
                </w:rPr>
                <w:delText>Close and mark the flooded road or bridge at the named sites are now affected. Divert traffic.</w:delText>
              </w:r>
            </w:del>
          </w:p>
          <w:p w14:paraId="0639130B" w14:textId="4668C1B3" w:rsidR="008C6B60" w:rsidRPr="00997D17" w:rsidRDefault="00FE0A4D" w:rsidP="00F20E47">
            <w:pPr>
              <w:pStyle w:val="ListBullet"/>
              <w:rPr>
                <w:sz w:val="22"/>
                <w:szCs w:val="22"/>
              </w:rPr>
            </w:pPr>
            <w:ins w:id="6093" w:author="Bonephace Kaijage" w:date="2026-10-14T06:12:00Z" w16du:dateUtc="2026-10-14T04:12:00Z">
              <w:r>
                <w:rPr>
                  <w:sz w:val="22"/>
                  <w:szCs w:val="22"/>
                </w:rPr>
                <w:t>Check that school children, older people and anyone with a disability are accounted for before dark, so that no one is searched for in the night.</w:t>
              </w:r>
            </w:ins>
            <w:del w:id="6094" w:author="Bonephace Kaijage" w:date="2026-10-14T06:12:00Z" w16du:dateUtc="2026-10-14T04:12:00Z">
              <w:r w:rsidR="00275313" w:rsidRPr="00997D17" w:rsidDel="00FE0A4D">
                <w:rPr>
                  <w:sz w:val="22"/>
                  <w:szCs w:val="22"/>
                </w:rPr>
                <w:delText>Account for school children and older people before dark.</w:delText>
              </w:r>
            </w:del>
          </w:p>
          <w:p w14:paraId="66DB280C" w14:textId="74259E04" w:rsidR="002066E7" w:rsidRPr="00997D17" w:rsidRDefault="00275313" w:rsidP="00F20E47">
            <w:pPr>
              <w:pStyle w:val="ListBullet"/>
              <w:rPr>
                <w:sz w:val="22"/>
                <w:szCs w:val="22"/>
              </w:rPr>
            </w:pPr>
            <w:r w:rsidRPr="00997D17">
              <w:rPr>
                <w:sz w:val="22"/>
                <w:szCs w:val="22"/>
              </w:rPr>
              <w:t>Boil drinking water. The clinic watches for diarrhoea.</w:t>
            </w:r>
          </w:p>
        </w:tc>
        <w:tc>
          <w:tcPr>
            <w:tcW w:w="2279" w:type="dxa"/>
          </w:tcPr>
          <w:p w14:paraId="136A0957" w14:textId="49892968" w:rsidR="008C6B60" w:rsidRPr="00997D17" w:rsidRDefault="00275313" w:rsidP="00F20E47">
            <w:pPr>
              <w:pStyle w:val="ListBullet"/>
              <w:rPr>
                <w:sz w:val="22"/>
                <w:szCs w:val="22"/>
              </w:rPr>
            </w:pPr>
            <w:r w:rsidRPr="00997D17">
              <w:rPr>
                <w:sz w:val="22"/>
                <w:szCs w:val="22"/>
              </w:rPr>
              <w:lastRenderedPageBreak/>
              <w:t>Hamisha kaya za eneo hili kwenda kituoni.</w:t>
            </w:r>
          </w:p>
          <w:p w14:paraId="0343D278" w14:textId="43B84BA2"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5336DC30" w14:textId="2964C743" w:rsidR="008C6B60" w:rsidRPr="00997D17" w:rsidRDefault="00275313" w:rsidP="00F20E47">
            <w:pPr>
              <w:pStyle w:val="ListBullet"/>
              <w:rPr>
                <w:sz w:val="22"/>
                <w:szCs w:val="22"/>
                <w:lang w:val="sv-SE"/>
              </w:rPr>
            </w:pPr>
            <w:r w:rsidRPr="00997D17">
              <w:rPr>
                <w:sz w:val="22"/>
                <w:szCs w:val="22"/>
                <w:lang w:val="sv-SE"/>
              </w:rPr>
              <w:lastRenderedPageBreak/>
              <w:t>Hakiki watoto na wazee kabla ya giza.</w:t>
            </w:r>
          </w:p>
          <w:p w14:paraId="009C51CB" w14:textId="33A49ECC"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2198CC78" w14:textId="77777777" w:rsidTr="002066E7">
        <w:tc>
          <w:tcPr>
            <w:tcW w:w="2278" w:type="dxa"/>
          </w:tcPr>
          <w:p w14:paraId="3243F3FC" w14:textId="77777777" w:rsidR="002066E7" w:rsidRPr="00997D17" w:rsidRDefault="002066E7" w:rsidP="003E5113">
            <w:pPr>
              <w:pStyle w:val="ListParagraph"/>
              <w:rPr>
                <w:sz w:val="22"/>
                <w:szCs w:val="22"/>
                <w:lang w:val="sv-SE"/>
              </w:rPr>
            </w:pPr>
          </w:p>
        </w:tc>
        <w:tc>
          <w:tcPr>
            <w:tcW w:w="2278" w:type="dxa"/>
          </w:tcPr>
          <w:p w14:paraId="73F3D669" w14:textId="625BE346"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6C7563C1" w14:textId="38165ACA" w:rsidR="002066E7" w:rsidRPr="00997D17" w:rsidRDefault="00FE0A4D" w:rsidP="003E5113">
            <w:pPr>
              <w:pStyle w:val="ListParagraph"/>
              <w:rPr>
                <w:sz w:val="22"/>
                <w:szCs w:val="22"/>
              </w:rPr>
            </w:pPr>
            <w:ins w:id="6095"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096"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E80D108" w14:textId="5AE21AD6" w:rsidR="002066E7" w:rsidRPr="00997D17" w:rsidRDefault="00FE0A4D" w:rsidP="003E5113">
            <w:pPr>
              <w:pStyle w:val="ListParagraph"/>
              <w:rPr>
                <w:sz w:val="22"/>
                <w:szCs w:val="22"/>
              </w:rPr>
            </w:pPr>
            <w:ins w:id="609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09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4343699" w14:textId="7EEA2300" w:rsidR="008C6B60" w:rsidRPr="00997D17" w:rsidRDefault="00FE0A4D" w:rsidP="00F20E47">
            <w:pPr>
              <w:pStyle w:val="ListBullet"/>
              <w:rPr>
                <w:sz w:val="22"/>
                <w:szCs w:val="22"/>
              </w:rPr>
            </w:pPr>
            <w:ins w:id="6099"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100"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7466CCBF" w14:textId="0C6A4DA6" w:rsidR="008C6B60" w:rsidRPr="00997D17" w:rsidRDefault="00FE0A4D" w:rsidP="00F20E47">
            <w:pPr>
              <w:pStyle w:val="ListBullet"/>
              <w:rPr>
                <w:sz w:val="22"/>
                <w:szCs w:val="22"/>
              </w:rPr>
            </w:pPr>
            <w:ins w:id="6101" w:author="Bonephace Kaijage" w:date="2026-10-14T06:21:00Z" w16du:dateUtc="2026-10-14T04:21:00Z">
              <w:r>
                <w:rPr>
                  <w:sz w:val="22"/>
                  <w:szCs w:val="22"/>
                </w:rPr>
                <w:t>Call 114 and 190, and keep the road to the sites named in Know Your Risk clear so that ambulances and rescue teams can reach people.</w:t>
              </w:r>
            </w:ins>
            <w:del w:id="6102" w:author="Bonephace Kaijage" w:date="2026-10-14T06:21:00Z" w16du:dateUtc="2026-10-14T04:21:00Z">
              <w:r w:rsidR="00275313" w:rsidRPr="00997D17" w:rsidDel="00FE0A4D">
                <w:rPr>
                  <w:sz w:val="22"/>
                  <w:szCs w:val="22"/>
                </w:rPr>
                <w:delText>Call 114 and 190. Keep the road to the named sites clear for ambulances.</w:delText>
              </w:r>
            </w:del>
          </w:p>
          <w:p w14:paraId="23680A9A" w14:textId="3F3A44F0" w:rsidR="008C6B60" w:rsidRPr="00997D17" w:rsidRDefault="00275313" w:rsidP="00F20E47">
            <w:pPr>
              <w:pStyle w:val="ListBullet"/>
              <w:rPr>
                <w:sz w:val="22"/>
                <w:szCs w:val="22"/>
              </w:rPr>
            </w:pPr>
            <w:r w:rsidRPr="00997D17">
              <w:rPr>
                <w:sz w:val="22"/>
                <w:szCs w:val="22"/>
              </w:rPr>
              <w:t xml:space="preserve">Open the shelter and register every </w:t>
            </w:r>
            <w:r w:rsidRPr="00997D17">
              <w:rPr>
                <w:sz w:val="22"/>
                <w:szCs w:val="22"/>
              </w:rPr>
              <w:lastRenderedPageBreak/>
              <w:t>household. Note who is missing.</w:t>
            </w:r>
          </w:p>
          <w:p w14:paraId="5EE00BBA" w14:textId="1FE2CDCB"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0B98C527" w14:textId="5268BEF7"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0EC59030" w14:textId="31262075" w:rsidR="008C6B60" w:rsidRPr="00997D17" w:rsidRDefault="00275313" w:rsidP="00F20E47">
            <w:pPr>
              <w:pStyle w:val="ListBullet"/>
              <w:rPr>
                <w:sz w:val="22"/>
                <w:szCs w:val="22"/>
                <w:lang w:val="sv-SE"/>
              </w:rPr>
            </w:pPr>
            <w:r w:rsidRPr="00997D17">
              <w:rPr>
                <w:sz w:val="22"/>
                <w:szCs w:val="22"/>
                <w:lang w:val="sv-SE"/>
              </w:rPr>
              <w:t>Piga 114 na 190. Acha barabara wazi.</w:t>
            </w:r>
          </w:p>
          <w:p w14:paraId="4BFA2C4C" w14:textId="12A3AE23" w:rsidR="008C6B60" w:rsidRPr="00997D17" w:rsidRDefault="00275313" w:rsidP="00F20E47">
            <w:pPr>
              <w:pStyle w:val="ListBullet"/>
              <w:rPr>
                <w:sz w:val="22"/>
                <w:szCs w:val="22"/>
                <w:lang w:val="sv-SE"/>
              </w:rPr>
            </w:pPr>
            <w:r w:rsidRPr="00997D17">
              <w:rPr>
                <w:sz w:val="22"/>
                <w:szCs w:val="22"/>
                <w:lang w:val="sv-SE"/>
              </w:rPr>
              <w:t>Sajili kila kaya. Andika aliyepotea.</w:t>
            </w:r>
          </w:p>
          <w:p w14:paraId="542EC718" w14:textId="68813A52"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48F29709" w14:textId="77777777" w:rsidTr="002066E7">
        <w:tc>
          <w:tcPr>
            <w:tcW w:w="2278" w:type="dxa"/>
          </w:tcPr>
          <w:p w14:paraId="7DE8EEE2" w14:textId="7E183BB8" w:rsidR="002066E7" w:rsidRPr="00997D17" w:rsidRDefault="002066E7" w:rsidP="003E5113">
            <w:pPr>
              <w:pStyle w:val="ListParagraph"/>
              <w:rPr>
                <w:sz w:val="22"/>
                <w:szCs w:val="22"/>
              </w:rPr>
            </w:pPr>
            <w:r w:rsidRPr="00997D17">
              <w:rPr>
                <w:sz w:val="22"/>
                <w:szCs w:val="22"/>
              </w:rPr>
              <w:t>Korogwe Town Council</w:t>
            </w:r>
          </w:p>
        </w:tc>
        <w:tc>
          <w:tcPr>
            <w:tcW w:w="2278" w:type="dxa"/>
          </w:tcPr>
          <w:p w14:paraId="6C214564" w14:textId="02B7F6D0"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536FFFBE" w14:textId="03B71A8E" w:rsidR="002066E7" w:rsidRPr="00997D17" w:rsidRDefault="008C6B60" w:rsidP="003E5113">
            <w:pPr>
              <w:pStyle w:val="ListParagraph"/>
              <w:rPr>
                <w:sz w:val="22"/>
                <w:szCs w:val="22"/>
              </w:rPr>
            </w:pPr>
            <w:r w:rsidRPr="00997D17">
              <w:rPr>
                <w:sz w:val="22"/>
                <w:szCs w:val="22"/>
              </w:rPr>
              <w:t>Pangani floods, heavy rain, and landslides on the Usambara edge. A few roads slippery, a few low homes wet, and lightning where storms build.</w:t>
            </w:r>
          </w:p>
        </w:tc>
        <w:tc>
          <w:tcPr>
            <w:tcW w:w="2278" w:type="dxa"/>
          </w:tcPr>
          <w:p w14:paraId="0AB303F4" w14:textId="017386EB"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002D0BEC" w14:textId="6E1F60DA" w:rsidR="008C6B60" w:rsidRPr="00997D17" w:rsidRDefault="00275313" w:rsidP="00F20E47">
            <w:pPr>
              <w:pStyle w:val="ListBullet"/>
              <w:rPr>
                <w:sz w:val="22"/>
                <w:szCs w:val="22"/>
              </w:rPr>
            </w:pPr>
            <w:r w:rsidRPr="00997D17">
              <w:rPr>
                <w:sz w:val="22"/>
                <w:szCs w:val="22"/>
              </w:rPr>
              <w:t>Before the rain, walk Usambara edge and clear the drains and culverts.</w:t>
            </w:r>
          </w:p>
          <w:p w14:paraId="3859D01C" w14:textId="1E90F3CF" w:rsidR="008C6B60" w:rsidRPr="00997D17" w:rsidRDefault="00FE0A4D" w:rsidP="00F20E47">
            <w:pPr>
              <w:pStyle w:val="ListBullet"/>
              <w:rPr>
                <w:sz w:val="22"/>
                <w:szCs w:val="22"/>
              </w:rPr>
            </w:pPr>
            <w:ins w:id="6103" w:author="Bonephace Kaijage" w:date="2026-10-14T06:18:00Z" w16du:dateUtc="2026-10-14T04:18:00Z">
              <w:r>
                <w:rPr>
                  <w:sz w:val="22"/>
                  <w:szCs w:val="22"/>
                </w:rPr>
                <w:t>Households along Usambara edge: keep food, documents and children above floor level, because water here can enter houses with little warning.</w:t>
              </w:r>
            </w:ins>
            <w:del w:id="6104" w:author="Bonephace Kaijage" w:date="2026-10-14T06:18:00Z" w16du:dateUtc="2026-10-14T04:18:00Z">
              <w:r w:rsidR="00275313" w:rsidRPr="00997D17" w:rsidDel="00FE0A4D">
                <w:rPr>
                  <w:sz w:val="22"/>
                  <w:szCs w:val="22"/>
                </w:rPr>
                <w:delText>Households along Usambara edge raise food, documents and children above the floor.</w:delText>
              </w:r>
            </w:del>
          </w:p>
          <w:p w14:paraId="3396E239" w14:textId="37E95598" w:rsidR="008C6B60" w:rsidRPr="00997D17" w:rsidRDefault="00275313" w:rsidP="00F20E47">
            <w:pPr>
              <w:pStyle w:val="ListBullet"/>
              <w:rPr>
                <w:sz w:val="22"/>
                <w:szCs w:val="22"/>
              </w:rPr>
            </w:pPr>
            <w:r w:rsidRPr="00997D17">
              <w:rPr>
                <w:sz w:val="22"/>
                <w:szCs w:val="22"/>
              </w:rPr>
              <w:t>Save 190 and the ward chair number. Keep a torch and drinking water.</w:t>
            </w:r>
          </w:p>
          <w:p w14:paraId="10AB58A6" w14:textId="53548838" w:rsidR="002066E7" w:rsidRPr="00997D17" w:rsidRDefault="00275313" w:rsidP="00F20E47">
            <w:pPr>
              <w:pStyle w:val="ListBullet"/>
              <w:rPr>
                <w:sz w:val="22"/>
                <w:szCs w:val="22"/>
              </w:rPr>
            </w:pPr>
            <w:r w:rsidRPr="00997D17">
              <w:rPr>
                <w:sz w:val="22"/>
                <w:szCs w:val="22"/>
              </w:rPr>
              <w:t>Do not drive or walk through water crossing Usambara edge. Headlights on, slow down.</w:t>
            </w:r>
          </w:p>
        </w:tc>
        <w:tc>
          <w:tcPr>
            <w:tcW w:w="2279" w:type="dxa"/>
          </w:tcPr>
          <w:p w14:paraId="39D84F6A" w14:textId="67AF0045" w:rsidR="008C6B60" w:rsidRPr="00997D17" w:rsidRDefault="00275313" w:rsidP="00F20E47">
            <w:pPr>
              <w:pStyle w:val="ListBullet"/>
              <w:rPr>
                <w:sz w:val="22"/>
                <w:szCs w:val="22"/>
              </w:rPr>
            </w:pPr>
            <w:r w:rsidRPr="00997D17">
              <w:rPr>
                <w:sz w:val="22"/>
                <w:szCs w:val="22"/>
              </w:rPr>
              <w:t>Kabla ya mvua, tembea eneo hili na usafishe mitaro.</w:t>
            </w:r>
          </w:p>
          <w:p w14:paraId="4442B608" w14:textId="00CC72D1" w:rsidR="008C6B60" w:rsidRPr="00997D17" w:rsidRDefault="00275313" w:rsidP="00F20E47">
            <w:pPr>
              <w:pStyle w:val="ListBullet"/>
              <w:rPr>
                <w:sz w:val="22"/>
                <w:szCs w:val="22"/>
              </w:rPr>
            </w:pPr>
            <w:r w:rsidRPr="00997D17">
              <w:rPr>
                <w:sz w:val="22"/>
                <w:szCs w:val="22"/>
              </w:rPr>
              <w:t>Kaya zipandishe chakula, nyaraka na watoto.</w:t>
            </w:r>
          </w:p>
          <w:p w14:paraId="2A5175F6" w14:textId="16B0486E" w:rsidR="008C6B60" w:rsidRPr="00997D17" w:rsidRDefault="00FE0A4D" w:rsidP="00F20E47">
            <w:pPr>
              <w:pStyle w:val="ListBullet"/>
              <w:rPr>
                <w:sz w:val="22"/>
                <w:szCs w:val="22"/>
                <w:lang w:val="sv-SE"/>
              </w:rPr>
            </w:pPr>
            <w:ins w:id="6105" w:author="Bonephace Kaijage" w:date="2026-10-14T06:12:00Z" w16du:dateUtc="2026-10-14T04:12:00Z">
              <w:r>
                <w:rPr>
                  <w:sz w:val="22"/>
                  <w:szCs w:val="22"/>
                </w:rPr>
                <w:t>Hifadhini 190 na namba ya mwenyekiti, na wekeni tochi na maji tayari, ili msaada uitwe na kaya iweze kukaa usiku bila umeme.</w:t>
              </w:r>
            </w:ins>
            <w:del w:id="6106" w:author="Bonephace Kaijage" w:date="2026-10-14T06:12:00Z" w16du:dateUtc="2026-10-14T04:12: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187483D7" w14:textId="792ADF5F" w:rsidR="002066E7" w:rsidRPr="00997D17" w:rsidRDefault="00FE0A4D" w:rsidP="00F20E47">
            <w:pPr>
              <w:pStyle w:val="ListBullet"/>
              <w:rPr>
                <w:sz w:val="22"/>
                <w:szCs w:val="22"/>
                <w:lang w:val="sv-SE"/>
              </w:rPr>
            </w:pPr>
            <w:ins w:id="6107" w:author="Bonephace Kaijage" w:date="2026-10-14T06:12:00Z" w16du:dateUtc="2026-10-14T04:12:00Z">
              <w:r>
                <w:rPr>
                  <w:sz w:val="22"/>
                  <w:szCs w:val="22"/>
                  <w:lang w:val="sv-SE"/>
                </w:rPr>
                <w:t>Subirini badala ya kuvuka maji barabarani: yanaweza kumchukua mtu au gari. Washeni taa, punguzeni mwendo.</w:t>
              </w:r>
            </w:ins>
            <w:del w:id="6108" w:author="Bonephace Kaijage" w:date="2026-10-14T06:12:00Z" w16du:dateUtc="2026-10-14T04:12:00Z">
              <w:r w:rsidR="00275313" w:rsidRPr="00997D17" w:rsidDel="00FE0A4D">
                <w:rPr>
                  <w:sz w:val="22"/>
                  <w:szCs w:val="22"/>
                  <w:lang w:val="sv-SE"/>
                </w:rPr>
                <w:delText>Usivuke maji barabarani. Washa taa, punguza mwendo.</w:delText>
              </w:r>
            </w:del>
          </w:p>
        </w:tc>
      </w:tr>
      <w:tr w:rsidR="002066E7" w:rsidRPr="000343A2" w14:paraId="5F5846A2" w14:textId="77777777" w:rsidTr="002066E7">
        <w:tc>
          <w:tcPr>
            <w:tcW w:w="2278" w:type="dxa"/>
          </w:tcPr>
          <w:p w14:paraId="1D991C7F" w14:textId="77777777" w:rsidR="002066E7" w:rsidRPr="00997D17" w:rsidRDefault="002066E7" w:rsidP="003E5113">
            <w:pPr>
              <w:pStyle w:val="ListParagraph"/>
              <w:rPr>
                <w:sz w:val="22"/>
                <w:szCs w:val="22"/>
                <w:lang w:val="sv-SE"/>
              </w:rPr>
            </w:pPr>
          </w:p>
        </w:tc>
        <w:tc>
          <w:tcPr>
            <w:tcW w:w="2278" w:type="dxa"/>
          </w:tcPr>
          <w:p w14:paraId="15E70104" w14:textId="6D6165CB"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5A1EB7DD" w14:textId="741557A7" w:rsidR="002066E7" w:rsidRPr="00997D17" w:rsidRDefault="008C6B60" w:rsidP="003E5113">
            <w:pPr>
              <w:pStyle w:val="ListParagraph"/>
              <w:rPr>
                <w:sz w:val="22"/>
                <w:szCs w:val="22"/>
              </w:rPr>
            </w:pPr>
            <w:r w:rsidRPr="00997D17">
              <w:rPr>
                <w:sz w:val="22"/>
                <w:szCs w:val="22"/>
              </w:rPr>
              <w:t xml:space="preserve">Pangani floods, heavy rain, and landslides on the Usambara edge. Roads, water points or houses at the named sites are now affected. Some </w:t>
            </w:r>
            <w:r w:rsidRPr="00997D17">
              <w:rPr>
                <w:sz w:val="22"/>
                <w:szCs w:val="22"/>
              </w:rPr>
              <w:lastRenderedPageBreak/>
              <w:t>journeys and classes are disrupted.</w:t>
            </w:r>
          </w:p>
        </w:tc>
        <w:tc>
          <w:tcPr>
            <w:tcW w:w="2278" w:type="dxa"/>
          </w:tcPr>
          <w:p w14:paraId="67808913" w14:textId="6AA847B9" w:rsidR="002066E7" w:rsidRPr="00997D17" w:rsidRDefault="008C6B60" w:rsidP="003E5113">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769B10D1" w14:textId="11A9B015" w:rsidR="008C6B60" w:rsidRPr="00997D17" w:rsidRDefault="00275313" w:rsidP="00F20E47">
            <w:pPr>
              <w:pStyle w:val="ListBullet"/>
              <w:rPr>
                <w:sz w:val="22"/>
                <w:szCs w:val="22"/>
              </w:rPr>
            </w:pPr>
            <w:r w:rsidRPr="00997D17">
              <w:rPr>
                <w:sz w:val="22"/>
                <w:szCs w:val="22"/>
              </w:rPr>
              <w:t>Move households off Usambara edge to the ward assembly point.</w:t>
            </w:r>
          </w:p>
          <w:p w14:paraId="15BC8235" w14:textId="416A2901" w:rsidR="008C6B60" w:rsidRPr="00997D17" w:rsidRDefault="00275313" w:rsidP="00F20E47">
            <w:pPr>
              <w:pStyle w:val="ListBullet"/>
              <w:rPr>
                <w:sz w:val="22"/>
                <w:szCs w:val="22"/>
              </w:rPr>
            </w:pPr>
            <w:r w:rsidRPr="00997D17">
              <w:rPr>
                <w:sz w:val="22"/>
                <w:szCs w:val="22"/>
              </w:rPr>
              <w:t>Close and mark the flooded road or bridge at Usambara edge. Divert traffic.</w:t>
            </w:r>
          </w:p>
          <w:p w14:paraId="3FA5BEF5" w14:textId="27AEB356" w:rsidR="008C6B60" w:rsidRPr="00997D17" w:rsidRDefault="00FE0A4D" w:rsidP="00F20E47">
            <w:pPr>
              <w:pStyle w:val="ListBullet"/>
              <w:rPr>
                <w:sz w:val="22"/>
                <w:szCs w:val="22"/>
              </w:rPr>
            </w:pPr>
            <w:ins w:id="6109" w:author="Bonephace Kaijage" w:date="2026-10-14T06:12:00Z" w16du:dateUtc="2026-10-14T04:12:00Z">
              <w:r>
                <w:rPr>
                  <w:sz w:val="22"/>
                  <w:szCs w:val="22"/>
                </w:rPr>
                <w:lastRenderedPageBreak/>
                <w:t>Check that school children, older people and anyone with a disability are accounted for before dark, so that no one is searched for in the night.</w:t>
              </w:r>
            </w:ins>
            <w:del w:id="6110" w:author="Bonephace Kaijage" w:date="2026-10-14T06:12:00Z" w16du:dateUtc="2026-10-14T04:12:00Z">
              <w:r w:rsidR="00275313" w:rsidRPr="00997D17" w:rsidDel="00FE0A4D">
                <w:rPr>
                  <w:sz w:val="22"/>
                  <w:szCs w:val="22"/>
                </w:rPr>
                <w:delText>Account for school children and older people before dark.</w:delText>
              </w:r>
            </w:del>
          </w:p>
          <w:p w14:paraId="49179E67" w14:textId="39157392" w:rsidR="002066E7" w:rsidRPr="00997D17" w:rsidRDefault="00275313" w:rsidP="00F20E47">
            <w:pPr>
              <w:pStyle w:val="ListBullet"/>
              <w:rPr>
                <w:sz w:val="22"/>
                <w:szCs w:val="22"/>
              </w:rPr>
            </w:pPr>
            <w:r w:rsidRPr="00997D17">
              <w:rPr>
                <w:sz w:val="22"/>
                <w:szCs w:val="22"/>
              </w:rPr>
              <w:t>Boil drinking water. The clinic watches for diarrhoea.</w:t>
            </w:r>
          </w:p>
        </w:tc>
        <w:tc>
          <w:tcPr>
            <w:tcW w:w="2279" w:type="dxa"/>
          </w:tcPr>
          <w:p w14:paraId="1D44545B" w14:textId="12042A7A" w:rsidR="008C6B60" w:rsidRPr="00997D17" w:rsidRDefault="00275313" w:rsidP="00F20E47">
            <w:pPr>
              <w:pStyle w:val="ListBullet"/>
              <w:rPr>
                <w:sz w:val="22"/>
                <w:szCs w:val="22"/>
              </w:rPr>
            </w:pPr>
            <w:r w:rsidRPr="00997D17">
              <w:rPr>
                <w:sz w:val="22"/>
                <w:szCs w:val="22"/>
              </w:rPr>
              <w:lastRenderedPageBreak/>
              <w:t>Hamisha kaya za eneo hili kwenda kituoni.</w:t>
            </w:r>
          </w:p>
          <w:p w14:paraId="77A46E78" w14:textId="206AE4F3"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7591B5C5" w14:textId="45C04F09" w:rsidR="008C6B60" w:rsidRPr="00997D17" w:rsidRDefault="00275313" w:rsidP="00F20E47">
            <w:pPr>
              <w:pStyle w:val="ListBullet"/>
              <w:rPr>
                <w:sz w:val="22"/>
                <w:szCs w:val="22"/>
                <w:lang w:val="sv-SE"/>
              </w:rPr>
            </w:pPr>
            <w:r w:rsidRPr="00997D17">
              <w:rPr>
                <w:sz w:val="22"/>
                <w:szCs w:val="22"/>
                <w:lang w:val="sv-SE"/>
              </w:rPr>
              <w:lastRenderedPageBreak/>
              <w:t>Hakiki watoto na wazee kabla ya giza.</w:t>
            </w:r>
          </w:p>
          <w:p w14:paraId="2A24C2F7" w14:textId="3C2D7A0C"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565EC1C3" w14:textId="77777777" w:rsidTr="002066E7">
        <w:tc>
          <w:tcPr>
            <w:tcW w:w="2278" w:type="dxa"/>
          </w:tcPr>
          <w:p w14:paraId="589AAAF0" w14:textId="77777777" w:rsidR="002066E7" w:rsidRPr="00997D17" w:rsidRDefault="002066E7" w:rsidP="003E5113">
            <w:pPr>
              <w:pStyle w:val="ListParagraph"/>
              <w:rPr>
                <w:sz w:val="22"/>
                <w:szCs w:val="22"/>
                <w:lang w:val="sv-SE"/>
              </w:rPr>
            </w:pPr>
          </w:p>
        </w:tc>
        <w:tc>
          <w:tcPr>
            <w:tcW w:w="2278" w:type="dxa"/>
          </w:tcPr>
          <w:p w14:paraId="409C9D38" w14:textId="50BBF404"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534833A0" w14:textId="3AF52F2E" w:rsidR="002066E7" w:rsidRPr="00997D17" w:rsidRDefault="00FE0A4D" w:rsidP="003E5113">
            <w:pPr>
              <w:pStyle w:val="ListParagraph"/>
              <w:rPr>
                <w:sz w:val="22"/>
                <w:szCs w:val="22"/>
              </w:rPr>
            </w:pPr>
            <w:ins w:id="6111"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112"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3F16981" w14:textId="0553B5FC" w:rsidR="002066E7" w:rsidRPr="00997D17" w:rsidRDefault="00FE0A4D" w:rsidP="003E5113">
            <w:pPr>
              <w:pStyle w:val="ListParagraph"/>
              <w:rPr>
                <w:sz w:val="22"/>
                <w:szCs w:val="22"/>
              </w:rPr>
            </w:pPr>
            <w:ins w:id="6113"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11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CE260C2" w14:textId="7C04116D" w:rsidR="008C6B60" w:rsidRPr="00997D17" w:rsidRDefault="00FE0A4D" w:rsidP="00F20E47">
            <w:pPr>
              <w:pStyle w:val="ListBullet"/>
              <w:rPr>
                <w:sz w:val="22"/>
                <w:szCs w:val="22"/>
              </w:rPr>
            </w:pPr>
            <w:ins w:id="6115"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116"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1F4704A1" w14:textId="3D554FCD" w:rsidR="008C6B60" w:rsidRPr="00997D17" w:rsidRDefault="00FE0A4D" w:rsidP="00F20E47">
            <w:pPr>
              <w:pStyle w:val="ListBullet"/>
              <w:rPr>
                <w:sz w:val="22"/>
                <w:szCs w:val="22"/>
              </w:rPr>
            </w:pPr>
            <w:ins w:id="6117" w:author="Bonephace Kaijage" w:date="2026-10-14T06:21:00Z" w16du:dateUtc="2026-10-14T04:21:00Z">
              <w:r>
                <w:rPr>
                  <w:sz w:val="22"/>
                  <w:szCs w:val="22"/>
                </w:rPr>
                <w:t>Call 114 and 190, and keep the road to the sites named in Know Your Risk clear so that ambulances and rescue teams can reach people.</w:t>
              </w:r>
            </w:ins>
            <w:del w:id="6118" w:author="Bonephace Kaijage" w:date="2026-10-14T06:21:00Z" w16du:dateUtc="2026-10-14T04:21:00Z">
              <w:r w:rsidR="00275313" w:rsidRPr="00997D17" w:rsidDel="00FE0A4D">
                <w:rPr>
                  <w:sz w:val="22"/>
                  <w:szCs w:val="22"/>
                </w:rPr>
                <w:delText>Call 114 and 190. Keep the road to the named sites clear for ambulances.</w:delText>
              </w:r>
            </w:del>
          </w:p>
          <w:p w14:paraId="68CE3290" w14:textId="07D0EB43" w:rsidR="008C6B60" w:rsidRPr="00997D17" w:rsidRDefault="00275313" w:rsidP="00F20E47">
            <w:pPr>
              <w:pStyle w:val="ListBullet"/>
              <w:rPr>
                <w:sz w:val="22"/>
                <w:szCs w:val="22"/>
              </w:rPr>
            </w:pPr>
            <w:r w:rsidRPr="00997D17">
              <w:rPr>
                <w:sz w:val="22"/>
                <w:szCs w:val="22"/>
              </w:rPr>
              <w:t>Open the shelter and register every household. Note who is missing.</w:t>
            </w:r>
          </w:p>
          <w:p w14:paraId="2F692E50" w14:textId="0732790B"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13373E25" w14:textId="408A14C0" w:rsidR="008C6B60" w:rsidRPr="00997D17" w:rsidRDefault="00275313" w:rsidP="00F20E47">
            <w:pPr>
              <w:pStyle w:val="ListBullet"/>
              <w:rPr>
                <w:sz w:val="22"/>
                <w:szCs w:val="22"/>
                <w:lang w:val="sv-SE"/>
              </w:rPr>
            </w:pPr>
            <w:r w:rsidRPr="00997D17">
              <w:rPr>
                <w:sz w:val="22"/>
                <w:szCs w:val="22"/>
                <w:lang w:val="sv-SE"/>
              </w:rPr>
              <w:t>Hamisha eneo hili sasa. Msirudi mpaka kamati iseme.</w:t>
            </w:r>
          </w:p>
          <w:p w14:paraId="4A6EB769" w14:textId="31575A87" w:rsidR="008C6B60" w:rsidRPr="00997D17" w:rsidRDefault="00275313" w:rsidP="00F20E47">
            <w:pPr>
              <w:pStyle w:val="ListBullet"/>
              <w:rPr>
                <w:sz w:val="22"/>
                <w:szCs w:val="22"/>
                <w:lang w:val="sv-SE"/>
              </w:rPr>
            </w:pPr>
            <w:r w:rsidRPr="00997D17">
              <w:rPr>
                <w:sz w:val="22"/>
                <w:szCs w:val="22"/>
                <w:lang w:val="sv-SE"/>
              </w:rPr>
              <w:t>Piga 114 na 190. Acha barabara wazi.</w:t>
            </w:r>
          </w:p>
          <w:p w14:paraId="682BD731" w14:textId="3D7AFD12" w:rsidR="008C6B60" w:rsidRPr="00997D17" w:rsidRDefault="00275313" w:rsidP="00F20E47">
            <w:pPr>
              <w:pStyle w:val="ListBullet"/>
              <w:rPr>
                <w:sz w:val="22"/>
                <w:szCs w:val="22"/>
                <w:lang w:val="sv-SE"/>
              </w:rPr>
            </w:pPr>
            <w:r w:rsidRPr="00997D17">
              <w:rPr>
                <w:sz w:val="22"/>
                <w:szCs w:val="22"/>
                <w:lang w:val="sv-SE"/>
              </w:rPr>
              <w:t>Sajili kila kaya. Andika aliyepotea.</w:t>
            </w:r>
          </w:p>
          <w:p w14:paraId="71229298" w14:textId="13CBDCF3"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544A9C9C" w14:textId="77777777" w:rsidTr="002066E7">
        <w:tc>
          <w:tcPr>
            <w:tcW w:w="2278" w:type="dxa"/>
          </w:tcPr>
          <w:p w14:paraId="0C3C2917" w14:textId="0F35716A" w:rsidR="002066E7" w:rsidRPr="00997D17" w:rsidRDefault="002066E7" w:rsidP="003E5113">
            <w:pPr>
              <w:pStyle w:val="ListParagraph"/>
              <w:rPr>
                <w:sz w:val="22"/>
                <w:szCs w:val="22"/>
              </w:rPr>
            </w:pPr>
            <w:r w:rsidRPr="00997D17">
              <w:rPr>
                <w:sz w:val="22"/>
                <w:szCs w:val="22"/>
              </w:rPr>
              <w:lastRenderedPageBreak/>
              <w:t>Bumbuli District Council</w:t>
            </w:r>
          </w:p>
        </w:tc>
        <w:tc>
          <w:tcPr>
            <w:tcW w:w="2278" w:type="dxa"/>
          </w:tcPr>
          <w:p w14:paraId="7B010343" w14:textId="104CA90E"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70E70C1C" w14:textId="5F3C4A2D" w:rsidR="002066E7" w:rsidRPr="00997D17" w:rsidRDefault="008C6B60" w:rsidP="003E5113">
            <w:pPr>
              <w:pStyle w:val="ListParagraph"/>
              <w:rPr>
                <w:sz w:val="22"/>
                <w:szCs w:val="22"/>
              </w:rPr>
            </w:pPr>
            <w:r w:rsidRPr="00997D17">
              <w:rPr>
                <w:sz w:val="22"/>
                <w:szCs w:val="22"/>
              </w:rPr>
              <w:t>heavy rain and landslides on the Usambara Mountains, and valley floods. A few roads slippery, a few low homes wet, and lightning where storms build.</w:t>
            </w:r>
          </w:p>
        </w:tc>
        <w:tc>
          <w:tcPr>
            <w:tcW w:w="2278" w:type="dxa"/>
          </w:tcPr>
          <w:p w14:paraId="6AC8883A" w14:textId="5A63C1F8"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06217C8D" w14:textId="75EACCDF" w:rsidR="008C6B60" w:rsidRPr="00997D17" w:rsidRDefault="00275313" w:rsidP="00F20E47">
            <w:pPr>
              <w:pStyle w:val="ListBullet"/>
              <w:rPr>
                <w:sz w:val="22"/>
                <w:szCs w:val="22"/>
              </w:rPr>
            </w:pPr>
            <w:r w:rsidRPr="00997D17">
              <w:rPr>
                <w:sz w:val="22"/>
                <w:szCs w:val="22"/>
              </w:rPr>
              <w:t>Before the rain, walk Usambara Mountains and clear the drains and culverts.</w:t>
            </w:r>
          </w:p>
          <w:p w14:paraId="09050199" w14:textId="49F2A5F9" w:rsidR="008C6B60" w:rsidRPr="00997D17" w:rsidRDefault="00FE0A4D" w:rsidP="00F20E47">
            <w:pPr>
              <w:pStyle w:val="ListBullet"/>
              <w:rPr>
                <w:sz w:val="22"/>
                <w:szCs w:val="22"/>
              </w:rPr>
            </w:pPr>
            <w:ins w:id="6119" w:author="Bonephace Kaijage" w:date="2026-10-14T06:18:00Z" w16du:dateUtc="2026-10-14T04:18:00Z">
              <w:r>
                <w:rPr>
                  <w:sz w:val="22"/>
                  <w:szCs w:val="22"/>
                </w:rPr>
                <w:t>Households along Usambara Mountains: keep food, documents and children above floor level, because water here can enter houses with little warning.</w:t>
              </w:r>
            </w:ins>
            <w:del w:id="6120" w:author="Bonephace Kaijage" w:date="2026-10-14T06:18:00Z" w16du:dateUtc="2026-10-14T04:18:00Z">
              <w:r w:rsidR="00275313" w:rsidRPr="00997D17" w:rsidDel="00FE0A4D">
                <w:rPr>
                  <w:sz w:val="22"/>
                  <w:szCs w:val="22"/>
                </w:rPr>
                <w:delText>Households along Usambara Mountains raise food, documents and children above the floor.</w:delText>
              </w:r>
            </w:del>
          </w:p>
          <w:p w14:paraId="48ECFBF6" w14:textId="12A2C006" w:rsidR="008C6B60" w:rsidRPr="00997D17" w:rsidRDefault="00275313" w:rsidP="00F20E47">
            <w:pPr>
              <w:pStyle w:val="ListBullet"/>
              <w:rPr>
                <w:sz w:val="22"/>
                <w:szCs w:val="22"/>
              </w:rPr>
            </w:pPr>
            <w:r w:rsidRPr="00997D17">
              <w:rPr>
                <w:sz w:val="22"/>
                <w:szCs w:val="22"/>
              </w:rPr>
              <w:t>Save 190 and the ward chair number. Keep a torch and drinking water.</w:t>
            </w:r>
          </w:p>
          <w:p w14:paraId="2A1F153A" w14:textId="7BE28462" w:rsidR="002066E7" w:rsidRPr="00997D17" w:rsidRDefault="00275313" w:rsidP="00F20E47">
            <w:pPr>
              <w:pStyle w:val="ListBullet"/>
              <w:rPr>
                <w:sz w:val="22"/>
                <w:szCs w:val="22"/>
              </w:rPr>
            </w:pPr>
            <w:r w:rsidRPr="00997D17">
              <w:rPr>
                <w:sz w:val="22"/>
                <w:szCs w:val="22"/>
              </w:rPr>
              <w:t>Do not drive or walk through water crossing Usambara Mountains. Headlights on, slow down.</w:t>
            </w:r>
          </w:p>
        </w:tc>
        <w:tc>
          <w:tcPr>
            <w:tcW w:w="2279" w:type="dxa"/>
          </w:tcPr>
          <w:p w14:paraId="4A010F3E" w14:textId="0B9ED1BA" w:rsidR="008C6B60" w:rsidRPr="00997D17" w:rsidRDefault="00275313" w:rsidP="00F20E47">
            <w:pPr>
              <w:pStyle w:val="ListBullet"/>
              <w:rPr>
                <w:sz w:val="22"/>
                <w:szCs w:val="22"/>
              </w:rPr>
            </w:pPr>
            <w:r w:rsidRPr="00997D17">
              <w:rPr>
                <w:sz w:val="22"/>
                <w:szCs w:val="22"/>
              </w:rPr>
              <w:t>Kabla ya mvua, tembea eneo hili na usafishe mitaro.</w:t>
            </w:r>
          </w:p>
          <w:p w14:paraId="51E97F7D" w14:textId="50579E9B" w:rsidR="008C6B60" w:rsidRPr="00997D17" w:rsidRDefault="00275313" w:rsidP="00F20E47">
            <w:pPr>
              <w:pStyle w:val="ListBullet"/>
              <w:rPr>
                <w:sz w:val="22"/>
                <w:szCs w:val="22"/>
              </w:rPr>
            </w:pPr>
            <w:r w:rsidRPr="00997D17">
              <w:rPr>
                <w:sz w:val="22"/>
                <w:szCs w:val="22"/>
              </w:rPr>
              <w:t>Kaya zipandishe chakula, nyaraka na watoto.</w:t>
            </w:r>
          </w:p>
          <w:p w14:paraId="195805D7" w14:textId="5D6FE6AF" w:rsidR="008C6B60" w:rsidRPr="00997D17" w:rsidRDefault="00FE0A4D" w:rsidP="00F20E47">
            <w:pPr>
              <w:pStyle w:val="ListBullet"/>
              <w:rPr>
                <w:sz w:val="22"/>
                <w:szCs w:val="22"/>
                <w:lang w:val="sv-SE"/>
              </w:rPr>
            </w:pPr>
            <w:ins w:id="6121" w:author="Bonephace Kaijage" w:date="2026-10-14T06:12:00Z" w16du:dateUtc="2026-10-14T04:12:00Z">
              <w:r>
                <w:rPr>
                  <w:sz w:val="22"/>
                  <w:szCs w:val="22"/>
                </w:rPr>
                <w:t>Hifadhini 190 na namba ya mwenyekiti, na wekeni tochi na maji tayari, ili msaada uitwe na kaya iweze kukaa usiku bila umeme.</w:t>
              </w:r>
            </w:ins>
            <w:del w:id="6122" w:author="Bonephace Kaijage" w:date="2026-10-14T06:12:00Z" w16du:dateUtc="2026-10-14T04:12: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057E2B2A" w14:textId="5976A96B" w:rsidR="002066E7" w:rsidRPr="00997D17" w:rsidRDefault="00FE0A4D" w:rsidP="00F20E47">
            <w:pPr>
              <w:pStyle w:val="ListBullet"/>
              <w:rPr>
                <w:sz w:val="22"/>
                <w:szCs w:val="22"/>
                <w:lang w:val="sv-SE"/>
              </w:rPr>
            </w:pPr>
            <w:ins w:id="6123" w:author="Bonephace Kaijage" w:date="2026-10-14T06:12:00Z" w16du:dateUtc="2026-10-14T04:12:00Z">
              <w:r>
                <w:rPr>
                  <w:sz w:val="22"/>
                  <w:szCs w:val="22"/>
                  <w:lang w:val="sv-SE"/>
                </w:rPr>
                <w:t>Subirini badala ya kuvuka maji barabarani: yanaweza kumchukua mtu au gari. Washeni taa, punguzeni mwendo.</w:t>
              </w:r>
            </w:ins>
            <w:del w:id="6124" w:author="Bonephace Kaijage" w:date="2026-10-14T06:12:00Z" w16du:dateUtc="2026-10-14T04:12:00Z">
              <w:r w:rsidR="00275313" w:rsidRPr="00997D17" w:rsidDel="00FE0A4D">
                <w:rPr>
                  <w:sz w:val="22"/>
                  <w:szCs w:val="22"/>
                  <w:lang w:val="sv-SE"/>
                </w:rPr>
                <w:delText>Usivuke maji barabarani. Washa taa, punguza mwendo.</w:delText>
              </w:r>
            </w:del>
          </w:p>
        </w:tc>
      </w:tr>
      <w:tr w:rsidR="002066E7" w:rsidRPr="000343A2" w14:paraId="0FB385C2" w14:textId="77777777" w:rsidTr="002066E7">
        <w:tc>
          <w:tcPr>
            <w:tcW w:w="2278" w:type="dxa"/>
          </w:tcPr>
          <w:p w14:paraId="4D66E8E8" w14:textId="77777777" w:rsidR="002066E7" w:rsidRPr="00997D17" w:rsidRDefault="002066E7" w:rsidP="003E5113">
            <w:pPr>
              <w:pStyle w:val="ListParagraph"/>
              <w:rPr>
                <w:sz w:val="22"/>
                <w:szCs w:val="22"/>
                <w:lang w:val="sv-SE"/>
              </w:rPr>
            </w:pPr>
          </w:p>
        </w:tc>
        <w:tc>
          <w:tcPr>
            <w:tcW w:w="2278" w:type="dxa"/>
          </w:tcPr>
          <w:p w14:paraId="0001FD21" w14:textId="5ADCE752"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67587D3A" w14:textId="66B882ED" w:rsidR="002066E7" w:rsidRPr="00997D17" w:rsidRDefault="008C6B60" w:rsidP="003E5113">
            <w:pPr>
              <w:pStyle w:val="ListParagraph"/>
              <w:rPr>
                <w:sz w:val="22"/>
                <w:szCs w:val="22"/>
              </w:rPr>
            </w:pPr>
            <w:r w:rsidRPr="00997D17">
              <w:rPr>
                <w:sz w:val="22"/>
                <w:szCs w:val="22"/>
              </w:rPr>
              <w:t>heavy rain and landslides on the Usambara Mountains, and valley floods. Roads, water points or houses at the named sites are now affected. Some journeys and classes are disrupted.</w:t>
            </w:r>
          </w:p>
        </w:tc>
        <w:tc>
          <w:tcPr>
            <w:tcW w:w="2278" w:type="dxa"/>
          </w:tcPr>
          <w:p w14:paraId="48C91AA6" w14:textId="06B080A1"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FB6885A" w14:textId="204C5A7D" w:rsidR="008C6B60" w:rsidRPr="00997D17" w:rsidRDefault="00275313" w:rsidP="00F20E47">
            <w:pPr>
              <w:pStyle w:val="ListBullet"/>
              <w:rPr>
                <w:sz w:val="22"/>
                <w:szCs w:val="22"/>
              </w:rPr>
            </w:pPr>
            <w:r w:rsidRPr="00997D17">
              <w:rPr>
                <w:sz w:val="22"/>
                <w:szCs w:val="22"/>
              </w:rPr>
              <w:t>Move households off Usambara Mountains to the ward assembly point.</w:t>
            </w:r>
          </w:p>
          <w:p w14:paraId="64E066DA" w14:textId="022CC0CD" w:rsidR="008C6B60" w:rsidRPr="00997D17" w:rsidRDefault="00275313" w:rsidP="00F20E47">
            <w:pPr>
              <w:pStyle w:val="ListBullet"/>
              <w:rPr>
                <w:sz w:val="22"/>
                <w:szCs w:val="22"/>
              </w:rPr>
            </w:pPr>
            <w:r w:rsidRPr="00997D17">
              <w:rPr>
                <w:sz w:val="22"/>
                <w:szCs w:val="22"/>
              </w:rPr>
              <w:t>Close and mark the flooded road or bridge at Usambara Mountains. Divert traffic.</w:t>
            </w:r>
          </w:p>
          <w:p w14:paraId="3826972C" w14:textId="3140FED6" w:rsidR="008C6B60" w:rsidRPr="00997D17" w:rsidRDefault="00FE0A4D" w:rsidP="00F20E47">
            <w:pPr>
              <w:pStyle w:val="ListBullet"/>
              <w:rPr>
                <w:sz w:val="22"/>
                <w:szCs w:val="22"/>
              </w:rPr>
            </w:pPr>
            <w:ins w:id="6125" w:author="Bonephace Kaijage" w:date="2026-10-14T06:12:00Z" w16du:dateUtc="2026-10-14T04:12:00Z">
              <w:r>
                <w:rPr>
                  <w:sz w:val="22"/>
                  <w:szCs w:val="22"/>
                </w:rPr>
                <w:t xml:space="preserve">Check that school children, older people and anyone </w:t>
              </w:r>
              <w:r>
                <w:rPr>
                  <w:sz w:val="22"/>
                  <w:szCs w:val="22"/>
                </w:rPr>
                <w:lastRenderedPageBreak/>
                <w:t>with a disability are accounted for before dark, so that no one is searched for in the night.</w:t>
              </w:r>
            </w:ins>
            <w:del w:id="6126" w:author="Bonephace Kaijage" w:date="2026-10-14T06:12:00Z" w16du:dateUtc="2026-10-14T04:12:00Z">
              <w:r w:rsidR="00275313" w:rsidRPr="00997D17" w:rsidDel="00FE0A4D">
                <w:rPr>
                  <w:sz w:val="22"/>
                  <w:szCs w:val="22"/>
                </w:rPr>
                <w:delText>Account for school children and older people before dark.</w:delText>
              </w:r>
            </w:del>
          </w:p>
          <w:p w14:paraId="66102E51" w14:textId="301E5715" w:rsidR="002066E7" w:rsidRPr="00997D17" w:rsidRDefault="00275313" w:rsidP="00F20E47">
            <w:pPr>
              <w:pStyle w:val="ListBullet"/>
              <w:rPr>
                <w:sz w:val="22"/>
                <w:szCs w:val="22"/>
              </w:rPr>
            </w:pPr>
            <w:r w:rsidRPr="00997D17">
              <w:rPr>
                <w:sz w:val="22"/>
                <w:szCs w:val="22"/>
              </w:rPr>
              <w:t>Boil drinking water. The clinic watches for diarrhoea.</w:t>
            </w:r>
          </w:p>
        </w:tc>
        <w:tc>
          <w:tcPr>
            <w:tcW w:w="2279" w:type="dxa"/>
          </w:tcPr>
          <w:p w14:paraId="24B3142D" w14:textId="6354E79D" w:rsidR="008C6B60" w:rsidRPr="00997D17" w:rsidRDefault="00275313" w:rsidP="00F20E47">
            <w:pPr>
              <w:pStyle w:val="ListBullet"/>
              <w:rPr>
                <w:sz w:val="22"/>
                <w:szCs w:val="22"/>
              </w:rPr>
            </w:pPr>
            <w:r w:rsidRPr="00997D17">
              <w:rPr>
                <w:sz w:val="22"/>
                <w:szCs w:val="22"/>
              </w:rPr>
              <w:lastRenderedPageBreak/>
              <w:t>Hamisha kaya za eneo hili kwenda kituoni.</w:t>
            </w:r>
          </w:p>
          <w:p w14:paraId="46920F20" w14:textId="65BF40AE"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7EB4F42A" w14:textId="165C8B4B"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15CDB55E" w14:textId="167DE0FC"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6C770487" w14:textId="77777777" w:rsidTr="002066E7">
        <w:tc>
          <w:tcPr>
            <w:tcW w:w="2278" w:type="dxa"/>
          </w:tcPr>
          <w:p w14:paraId="751F1633" w14:textId="77777777" w:rsidR="002066E7" w:rsidRPr="00997D17" w:rsidRDefault="002066E7" w:rsidP="003E5113">
            <w:pPr>
              <w:pStyle w:val="ListParagraph"/>
              <w:rPr>
                <w:sz w:val="22"/>
                <w:szCs w:val="22"/>
                <w:lang w:val="sv-SE"/>
              </w:rPr>
            </w:pPr>
          </w:p>
        </w:tc>
        <w:tc>
          <w:tcPr>
            <w:tcW w:w="2278" w:type="dxa"/>
          </w:tcPr>
          <w:p w14:paraId="44A3A19B" w14:textId="3AC29A9C"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547B938B" w14:textId="35E3D6E4" w:rsidR="002066E7" w:rsidRPr="00997D17" w:rsidRDefault="00FE0A4D" w:rsidP="003E5113">
            <w:pPr>
              <w:pStyle w:val="ListParagraph"/>
              <w:rPr>
                <w:sz w:val="22"/>
                <w:szCs w:val="22"/>
              </w:rPr>
            </w:pPr>
            <w:ins w:id="6127"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12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3D82C57" w14:textId="3DF8B7A6" w:rsidR="002066E7" w:rsidRPr="00997D17" w:rsidRDefault="00FE0A4D" w:rsidP="003E5113">
            <w:pPr>
              <w:pStyle w:val="ListParagraph"/>
              <w:rPr>
                <w:sz w:val="22"/>
                <w:szCs w:val="22"/>
              </w:rPr>
            </w:pPr>
            <w:ins w:id="612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13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DDF3B1F" w14:textId="5E46C32F" w:rsidR="008C6B60" w:rsidRPr="00997D17" w:rsidRDefault="00FE0A4D" w:rsidP="00F20E47">
            <w:pPr>
              <w:pStyle w:val="ListBullet"/>
              <w:rPr>
                <w:sz w:val="22"/>
                <w:szCs w:val="22"/>
              </w:rPr>
            </w:pPr>
            <w:ins w:id="6131"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132"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3A6EB9F0" w14:textId="24636F6B" w:rsidR="008C6B60" w:rsidRPr="00997D17" w:rsidRDefault="00FE0A4D" w:rsidP="00F20E47">
            <w:pPr>
              <w:pStyle w:val="ListBullet"/>
              <w:rPr>
                <w:sz w:val="22"/>
                <w:szCs w:val="22"/>
              </w:rPr>
            </w:pPr>
            <w:ins w:id="6133" w:author="Bonephace Kaijage" w:date="2026-10-14T06:21:00Z" w16du:dateUtc="2026-10-14T04:21:00Z">
              <w:r>
                <w:rPr>
                  <w:sz w:val="22"/>
                  <w:szCs w:val="22"/>
                </w:rPr>
                <w:t>Call 114 and 190, and keep the road to the sites named in Know Your Risk clear so that ambulances and rescue teams can reach people.</w:t>
              </w:r>
            </w:ins>
            <w:del w:id="6134" w:author="Bonephace Kaijage" w:date="2026-10-14T06:21:00Z" w16du:dateUtc="2026-10-14T04:21:00Z">
              <w:r w:rsidR="00275313" w:rsidRPr="00997D17" w:rsidDel="00FE0A4D">
                <w:rPr>
                  <w:sz w:val="22"/>
                  <w:szCs w:val="22"/>
                </w:rPr>
                <w:delText>Call 114 and 190. Keep the road to the named sites clear for ambulances.</w:delText>
              </w:r>
            </w:del>
          </w:p>
          <w:p w14:paraId="602919AA" w14:textId="7A185EB8" w:rsidR="008C6B60" w:rsidRPr="00997D17" w:rsidRDefault="00275313" w:rsidP="00F20E47">
            <w:pPr>
              <w:pStyle w:val="ListBullet"/>
              <w:rPr>
                <w:sz w:val="22"/>
                <w:szCs w:val="22"/>
              </w:rPr>
            </w:pPr>
            <w:r w:rsidRPr="00997D17">
              <w:rPr>
                <w:sz w:val="22"/>
                <w:szCs w:val="22"/>
              </w:rPr>
              <w:t>Open the shelter and register every household. Note who is missing.</w:t>
            </w:r>
          </w:p>
          <w:p w14:paraId="3729CE36" w14:textId="77ECD825"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1FCE3EDE" w14:textId="5CE64ECA" w:rsidR="008C6B60" w:rsidRPr="00997D17" w:rsidRDefault="00275313" w:rsidP="00F20E47">
            <w:pPr>
              <w:pStyle w:val="ListBullet"/>
              <w:rPr>
                <w:sz w:val="22"/>
                <w:szCs w:val="22"/>
                <w:lang w:val="sv-SE"/>
              </w:rPr>
            </w:pPr>
            <w:r w:rsidRPr="00997D17">
              <w:rPr>
                <w:sz w:val="22"/>
                <w:szCs w:val="22"/>
                <w:lang w:val="sv-SE"/>
              </w:rPr>
              <w:t>Hamisha eneo hili sasa. Msirudi mpaka kamati iseme.</w:t>
            </w:r>
          </w:p>
          <w:p w14:paraId="4FB61BDA" w14:textId="0CB9E6C0" w:rsidR="008C6B60" w:rsidRPr="00997D17" w:rsidRDefault="00275313" w:rsidP="00F20E47">
            <w:pPr>
              <w:pStyle w:val="ListBullet"/>
              <w:rPr>
                <w:sz w:val="22"/>
                <w:szCs w:val="22"/>
                <w:lang w:val="sv-SE"/>
              </w:rPr>
            </w:pPr>
            <w:r w:rsidRPr="00997D17">
              <w:rPr>
                <w:sz w:val="22"/>
                <w:szCs w:val="22"/>
                <w:lang w:val="sv-SE"/>
              </w:rPr>
              <w:t>Piga 114 na 190. Acha barabara wazi.</w:t>
            </w:r>
          </w:p>
          <w:p w14:paraId="6A8A4011" w14:textId="78F6E132" w:rsidR="008C6B60" w:rsidRPr="00997D17" w:rsidRDefault="00275313" w:rsidP="00F20E47">
            <w:pPr>
              <w:pStyle w:val="ListBullet"/>
              <w:rPr>
                <w:sz w:val="22"/>
                <w:szCs w:val="22"/>
                <w:lang w:val="sv-SE"/>
              </w:rPr>
            </w:pPr>
            <w:r w:rsidRPr="00997D17">
              <w:rPr>
                <w:sz w:val="22"/>
                <w:szCs w:val="22"/>
                <w:lang w:val="sv-SE"/>
              </w:rPr>
              <w:t>Sajili kila kaya. Andika aliyepotea.</w:t>
            </w:r>
          </w:p>
          <w:p w14:paraId="59D8C7D4" w14:textId="16B9138E"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533B59B3" w14:textId="77777777" w:rsidTr="002066E7">
        <w:tc>
          <w:tcPr>
            <w:tcW w:w="2278" w:type="dxa"/>
          </w:tcPr>
          <w:p w14:paraId="2CF59A31" w14:textId="3F6B25F5" w:rsidR="002066E7" w:rsidRPr="00997D17" w:rsidRDefault="002066E7" w:rsidP="003E5113">
            <w:pPr>
              <w:pStyle w:val="ListParagraph"/>
              <w:rPr>
                <w:sz w:val="22"/>
                <w:szCs w:val="22"/>
              </w:rPr>
            </w:pPr>
            <w:r w:rsidRPr="00997D17">
              <w:rPr>
                <w:sz w:val="22"/>
                <w:szCs w:val="22"/>
              </w:rPr>
              <w:t>Handeni District Council</w:t>
            </w:r>
          </w:p>
        </w:tc>
        <w:tc>
          <w:tcPr>
            <w:tcW w:w="2278" w:type="dxa"/>
          </w:tcPr>
          <w:p w14:paraId="65291A0C" w14:textId="0C9BF436"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74D92CCD" w14:textId="74F96B93" w:rsidR="002066E7" w:rsidRPr="00997D17" w:rsidRDefault="008C6B60" w:rsidP="003E5113">
            <w:pPr>
              <w:pStyle w:val="ListParagraph"/>
              <w:rPr>
                <w:sz w:val="22"/>
                <w:szCs w:val="22"/>
              </w:rPr>
            </w:pPr>
            <w:r w:rsidRPr="00997D17">
              <w:rPr>
                <w:sz w:val="22"/>
                <w:szCs w:val="22"/>
              </w:rPr>
              <w:t xml:space="preserve">flash floods, heavy rain, drought in the dry months, and strong winds. A few </w:t>
            </w:r>
            <w:r w:rsidRPr="00997D17">
              <w:rPr>
                <w:sz w:val="22"/>
                <w:szCs w:val="22"/>
              </w:rPr>
              <w:lastRenderedPageBreak/>
              <w:t>roads slippery, a few low homes wet, and lightning where storms build.</w:t>
            </w:r>
          </w:p>
        </w:tc>
        <w:tc>
          <w:tcPr>
            <w:tcW w:w="2278" w:type="dxa"/>
          </w:tcPr>
          <w:p w14:paraId="4A98AAA2" w14:textId="7996673E" w:rsidR="002066E7" w:rsidRPr="00997D17" w:rsidRDefault="008C6B60" w:rsidP="003E5113">
            <w:pPr>
              <w:pStyle w:val="ListParagraph"/>
              <w:rPr>
                <w:sz w:val="22"/>
                <w:szCs w:val="22"/>
              </w:rPr>
            </w:pPr>
            <w:r w:rsidRPr="00997D17">
              <w:rPr>
                <w:sz w:val="22"/>
                <w:szCs w:val="22"/>
              </w:rPr>
              <w:lastRenderedPageBreak/>
              <w:t xml:space="preserve">Dalili za mwanzo kwenye eneo lililotajwa. Barabara chache kuteleza, </w:t>
            </w:r>
            <w:r w:rsidRPr="00997D17">
              <w:rPr>
                <w:sz w:val="22"/>
                <w:szCs w:val="22"/>
              </w:rPr>
              <w:lastRenderedPageBreak/>
              <w:t>nyumba chache za bondeni kulowa, na radi dhoria inapojengeka.</w:t>
            </w:r>
          </w:p>
        </w:tc>
        <w:tc>
          <w:tcPr>
            <w:tcW w:w="2279" w:type="dxa"/>
          </w:tcPr>
          <w:p w14:paraId="1C1A49D7" w14:textId="29876B68" w:rsidR="008C6B60" w:rsidRPr="00997D17" w:rsidRDefault="00275313" w:rsidP="00F20E47">
            <w:pPr>
              <w:pStyle w:val="ListBullet"/>
              <w:rPr>
                <w:sz w:val="22"/>
                <w:szCs w:val="22"/>
              </w:rPr>
            </w:pPr>
            <w:r w:rsidRPr="00997D17">
              <w:rPr>
                <w:sz w:val="22"/>
                <w:szCs w:val="22"/>
              </w:rPr>
              <w:lastRenderedPageBreak/>
              <w:t>Before the rain, walk the dry water points and clear the drains and culverts.</w:t>
            </w:r>
          </w:p>
          <w:p w14:paraId="14E7756A" w14:textId="3D801D2B" w:rsidR="008C6B60" w:rsidRPr="00997D17" w:rsidRDefault="00FE0A4D" w:rsidP="00F20E47">
            <w:pPr>
              <w:pStyle w:val="ListBullet"/>
              <w:rPr>
                <w:sz w:val="22"/>
                <w:szCs w:val="22"/>
              </w:rPr>
            </w:pPr>
            <w:ins w:id="6135" w:author="Bonephace Kaijage" w:date="2026-10-14T06:18:00Z" w16du:dateUtc="2026-10-14T04:18:00Z">
              <w:r>
                <w:rPr>
                  <w:sz w:val="22"/>
                  <w:szCs w:val="22"/>
                </w:rPr>
                <w:lastRenderedPageBreak/>
                <w:t>Households along the dry water points: keep food, documents and children above floor level, because water here can enter houses with little warning.</w:t>
              </w:r>
            </w:ins>
            <w:del w:id="6136" w:author="Bonephace Kaijage" w:date="2026-10-14T06:18:00Z" w16du:dateUtc="2026-10-14T04:18:00Z">
              <w:r w:rsidR="00275313" w:rsidRPr="00997D17" w:rsidDel="00FE0A4D">
                <w:rPr>
                  <w:sz w:val="22"/>
                  <w:szCs w:val="22"/>
                </w:rPr>
                <w:delText>Households along the dry water points raise food, documents and children above the floor.</w:delText>
              </w:r>
            </w:del>
          </w:p>
          <w:p w14:paraId="4CA2C71E" w14:textId="665A466B" w:rsidR="008C6B60" w:rsidRPr="00997D17" w:rsidRDefault="00275313" w:rsidP="00F20E47">
            <w:pPr>
              <w:pStyle w:val="ListBullet"/>
              <w:rPr>
                <w:sz w:val="22"/>
                <w:szCs w:val="22"/>
              </w:rPr>
            </w:pPr>
            <w:r w:rsidRPr="00997D17">
              <w:rPr>
                <w:sz w:val="22"/>
                <w:szCs w:val="22"/>
              </w:rPr>
              <w:t>Save 190 and the ward chair number. Keep a torch and drinking water.</w:t>
            </w:r>
          </w:p>
          <w:p w14:paraId="5DD6F3EC" w14:textId="7D8447F9" w:rsidR="002066E7" w:rsidRPr="00997D17" w:rsidRDefault="00275313" w:rsidP="00F20E47">
            <w:pPr>
              <w:pStyle w:val="ListBullet"/>
              <w:rPr>
                <w:sz w:val="22"/>
                <w:szCs w:val="22"/>
              </w:rPr>
            </w:pPr>
            <w:r w:rsidRPr="00997D17">
              <w:rPr>
                <w:sz w:val="22"/>
                <w:szCs w:val="22"/>
              </w:rPr>
              <w:t>Do not drive or walk through water crossing the dry water points. Headlights on, slow down.</w:t>
            </w:r>
          </w:p>
        </w:tc>
        <w:tc>
          <w:tcPr>
            <w:tcW w:w="2279" w:type="dxa"/>
          </w:tcPr>
          <w:p w14:paraId="35216B66" w14:textId="2010111D" w:rsidR="008C6B60" w:rsidRPr="00997D17" w:rsidRDefault="00275313" w:rsidP="00F20E47">
            <w:pPr>
              <w:pStyle w:val="ListBullet"/>
              <w:rPr>
                <w:sz w:val="22"/>
                <w:szCs w:val="22"/>
              </w:rPr>
            </w:pPr>
            <w:r w:rsidRPr="00997D17">
              <w:rPr>
                <w:sz w:val="22"/>
                <w:szCs w:val="22"/>
              </w:rPr>
              <w:lastRenderedPageBreak/>
              <w:t>Kabla ya mvua, tembea eneo hili na usafishe mitaro.</w:t>
            </w:r>
          </w:p>
          <w:p w14:paraId="58BB2ADB" w14:textId="31870A60" w:rsidR="008C6B60" w:rsidRPr="00997D17" w:rsidRDefault="00275313" w:rsidP="00F20E47">
            <w:pPr>
              <w:pStyle w:val="ListBullet"/>
              <w:rPr>
                <w:sz w:val="22"/>
                <w:szCs w:val="22"/>
              </w:rPr>
            </w:pPr>
            <w:r w:rsidRPr="00997D17">
              <w:rPr>
                <w:sz w:val="22"/>
                <w:szCs w:val="22"/>
              </w:rPr>
              <w:lastRenderedPageBreak/>
              <w:t>Kaya zipandishe chakula, nyaraka na watoto.</w:t>
            </w:r>
          </w:p>
          <w:p w14:paraId="71BA8BD6" w14:textId="2B80F4DE" w:rsidR="008C6B60" w:rsidRPr="00997D17" w:rsidRDefault="00FE0A4D" w:rsidP="00F20E47">
            <w:pPr>
              <w:pStyle w:val="ListBullet"/>
              <w:rPr>
                <w:sz w:val="22"/>
                <w:szCs w:val="22"/>
                <w:lang w:val="sv-SE"/>
              </w:rPr>
            </w:pPr>
            <w:ins w:id="6137" w:author="Bonephace Kaijage" w:date="2026-10-14T06:12:00Z" w16du:dateUtc="2026-10-14T04:12:00Z">
              <w:r>
                <w:rPr>
                  <w:sz w:val="22"/>
                  <w:szCs w:val="22"/>
                </w:rPr>
                <w:t>Hifadhini 190 na namba ya mwenyekiti, na wekeni tochi na maji tayari, ili msaada uitwe na kaya iweze kukaa usiku bila umeme.</w:t>
              </w:r>
            </w:ins>
            <w:del w:id="6138" w:author="Bonephace Kaijage" w:date="2026-10-14T06:12:00Z" w16du:dateUtc="2026-10-14T04:12: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1A58943B" w14:textId="37D293F5" w:rsidR="002066E7" w:rsidRPr="00997D17" w:rsidRDefault="00FE0A4D" w:rsidP="00F20E47">
            <w:pPr>
              <w:pStyle w:val="ListBullet"/>
              <w:rPr>
                <w:sz w:val="22"/>
                <w:szCs w:val="22"/>
                <w:lang w:val="sv-SE"/>
              </w:rPr>
            </w:pPr>
            <w:ins w:id="6139" w:author="Bonephace Kaijage" w:date="2026-10-14T06:12:00Z" w16du:dateUtc="2026-10-14T04:12:00Z">
              <w:r>
                <w:rPr>
                  <w:sz w:val="22"/>
                  <w:szCs w:val="22"/>
                  <w:lang w:val="sv-SE"/>
                </w:rPr>
                <w:t>Subirini badala ya kuvuka maji barabarani: yanaweza kumchukua mtu au gari. Washeni taa, punguzeni mwendo.</w:t>
              </w:r>
            </w:ins>
            <w:del w:id="6140" w:author="Bonephace Kaijage" w:date="2026-10-14T06:12:00Z" w16du:dateUtc="2026-10-14T04:12:00Z">
              <w:r w:rsidR="00275313" w:rsidRPr="00997D17" w:rsidDel="00FE0A4D">
                <w:rPr>
                  <w:sz w:val="22"/>
                  <w:szCs w:val="22"/>
                  <w:lang w:val="sv-SE"/>
                </w:rPr>
                <w:delText>Usivuke maji barabarani. Washa taa, punguza mwendo.</w:delText>
              </w:r>
            </w:del>
          </w:p>
        </w:tc>
      </w:tr>
      <w:tr w:rsidR="002066E7" w:rsidRPr="000343A2" w14:paraId="7978D285" w14:textId="77777777" w:rsidTr="002066E7">
        <w:tc>
          <w:tcPr>
            <w:tcW w:w="2278" w:type="dxa"/>
          </w:tcPr>
          <w:p w14:paraId="26ECFFB2" w14:textId="77777777" w:rsidR="002066E7" w:rsidRPr="00997D17" w:rsidRDefault="002066E7" w:rsidP="003E5113">
            <w:pPr>
              <w:pStyle w:val="ListParagraph"/>
              <w:rPr>
                <w:sz w:val="22"/>
                <w:szCs w:val="22"/>
                <w:lang w:val="sv-SE"/>
              </w:rPr>
            </w:pPr>
          </w:p>
        </w:tc>
        <w:tc>
          <w:tcPr>
            <w:tcW w:w="2278" w:type="dxa"/>
          </w:tcPr>
          <w:p w14:paraId="6D1A1711" w14:textId="61169AE2"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1CF3EB5A" w14:textId="18CA3A39" w:rsidR="002066E7" w:rsidRPr="00997D17" w:rsidRDefault="008C6B60" w:rsidP="003E5113">
            <w:pPr>
              <w:pStyle w:val="ListParagraph"/>
              <w:rPr>
                <w:sz w:val="22"/>
                <w:szCs w:val="22"/>
              </w:rPr>
            </w:pPr>
            <w:r w:rsidRPr="00997D17">
              <w:rPr>
                <w:sz w:val="22"/>
                <w:szCs w:val="22"/>
              </w:rPr>
              <w:t>flash floods, heavy rain, drought in the dry months, and strong winds. Roads, water points or houses at the named sites are now affected. Some journeys and classes are disrupted.</w:t>
            </w:r>
          </w:p>
        </w:tc>
        <w:tc>
          <w:tcPr>
            <w:tcW w:w="2278" w:type="dxa"/>
          </w:tcPr>
          <w:p w14:paraId="54989F0E" w14:textId="26648109"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201A690E" w14:textId="20AEB71F" w:rsidR="008C6B60" w:rsidRPr="00997D17" w:rsidRDefault="00FE0A4D" w:rsidP="00F20E47">
            <w:pPr>
              <w:pStyle w:val="ListBullet"/>
              <w:rPr>
                <w:sz w:val="22"/>
                <w:szCs w:val="22"/>
              </w:rPr>
            </w:pPr>
            <w:ins w:id="6141" w:author="Bonephace Kaijage" w:date="2026-10-14T06:21:00Z" w16du:dateUtc="2026-10-14T04:21:00Z">
              <w:r>
                <w:rPr>
                  <w:sz w:val="22"/>
                  <w:szCs w:val="22"/>
                </w:rPr>
                <w:t>Move households off the sites named in Know Your Risk to the ward assembly point.</w:t>
              </w:r>
            </w:ins>
            <w:del w:id="6142" w:author="Bonephace Kaijage" w:date="2026-10-14T06:21:00Z" w16du:dateUtc="2026-10-14T04:21:00Z">
              <w:r w:rsidR="00275313" w:rsidRPr="00997D17" w:rsidDel="00FE0A4D">
                <w:rPr>
                  <w:sz w:val="22"/>
                  <w:szCs w:val="22"/>
                </w:rPr>
                <w:delText>Move households off the named sites are now affected to the ward assembly point.</w:delText>
              </w:r>
            </w:del>
          </w:p>
          <w:p w14:paraId="308CCAA3" w14:textId="36C40DBF" w:rsidR="008C6B60" w:rsidRPr="00997D17" w:rsidRDefault="00FE0A4D" w:rsidP="00F20E47">
            <w:pPr>
              <w:pStyle w:val="ListBullet"/>
              <w:rPr>
                <w:sz w:val="22"/>
                <w:szCs w:val="22"/>
              </w:rPr>
            </w:pPr>
            <w:ins w:id="6143" w:author="Bonephace Kaijage" w:date="2026-10-14T06:21:00Z" w16du:dateUtc="2026-10-14T04:21:00Z">
              <w:r>
                <w:rPr>
                  <w:sz w:val="22"/>
                  <w:szCs w:val="22"/>
                </w:rPr>
                <w:t>Close and mark the flooded road or bridge at the sites named in Know Your Risk. Divert traffic.</w:t>
              </w:r>
            </w:ins>
            <w:del w:id="6144" w:author="Bonephace Kaijage" w:date="2026-10-14T06:21:00Z" w16du:dateUtc="2026-10-14T04:21:00Z">
              <w:r w:rsidR="00275313" w:rsidRPr="00997D17" w:rsidDel="00FE0A4D">
                <w:rPr>
                  <w:sz w:val="22"/>
                  <w:szCs w:val="22"/>
                </w:rPr>
                <w:delText>Close and mark the flooded road or bridge at the named sites are now affected. Divert traffic.</w:delText>
              </w:r>
            </w:del>
          </w:p>
          <w:p w14:paraId="42C832AD" w14:textId="50EEF9AE" w:rsidR="008C6B60" w:rsidRPr="00997D17" w:rsidRDefault="00FE0A4D" w:rsidP="00F20E47">
            <w:pPr>
              <w:pStyle w:val="ListBullet"/>
              <w:rPr>
                <w:sz w:val="22"/>
                <w:szCs w:val="22"/>
              </w:rPr>
            </w:pPr>
            <w:ins w:id="6145" w:author="Bonephace Kaijage" w:date="2026-10-14T06:12:00Z" w16du:dateUtc="2026-10-14T04:12:00Z">
              <w:r>
                <w:rPr>
                  <w:sz w:val="22"/>
                  <w:szCs w:val="22"/>
                </w:rPr>
                <w:t xml:space="preserve">Check that school children, older people and anyone with a disability are accounted for before dark, so that </w:t>
              </w:r>
              <w:r>
                <w:rPr>
                  <w:sz w:val="22"/>
                  <w:szCs w:val="22"/>
                </w:rPr>
                <w:lastRenderedPageBreak/>
                <w:t>no one is searched for in the night.</w:t>
              </w:r>
            </w:ins>
            <w:del w:id="6146" w:author="Bonephace Kaijage" w:date="2026-10-14T06:12:00Z" w16du:dateUtc="2026-10-14T04:12:00Z">
              <w:r w:rsidR="00275313" w:rsidRPr="00997D17" w:rsidDel="00FE0A4D">
                <w:rPr>
                  <w:sz w:val="22"/>
                  <w:szCs w:val="22"/>
                </w:rPr>
                <w:delText>Account for school children and older people before dark.</w:delText>
              </w:r>
            </w:del>
          </w:p>
          <w:p w14:paraId="7E1AC13C" w14:textId="291BCD99" w:rsidR="002066E7" w:rsidRPr="00997D17" w:rsidRDefault="00275313" w:rsidP="00F20E47">
            <w:pPr>
              <w:pStyle w:val="ListBullet"/>
              <w:rPr>
                <w:sz w:val="22"/>
                <w:szCs w:val="22"/>
              </w:rPr>
            </w:pPr>
            <w:r w:rsidRPr="00997D17">
              <w:rPr>
                <w:sz w:val="22"/>
                <w:szCs w:val="22"/>
              </w:rPr>
              <w:t>Boil drinking water. The clinic watches for diarrhoea.</w:t>
            </w:r>
          </w:p>
        </w:tc>
        <w:tc>
          <w:tcPr>
            <w:tcW w:w="2279" w:type="dxa"/>
          </w:tcPr>
          <w:p w14:paraId="4C7840E9" w14:textId="0294B1CC" w:rsidR="008C6B60" w:rsidRPr="00997D17" w:rsidRDefault="00275313" w:rsidP="00F20E47">
            <w:pPr>
              <w:pStyle w:val="ListBullet"/>
              <w:rPr>
                <w:sz w:val="22"/>
                <w:szCs w:val="22"/>
              </w:rPr>
            </w:pPr>
            <w:r w:rsidRPr="00997D17">
              <w:rPr>
                <w:sz w:val="22"/>
                <w:szCs w:val="22"/>
              </w:rPr>
              <w:lastRenderedPageBreak/>
              <w:t>Hamisha kaya za eneo hili kwenda kituoni.</w:t>
            </w:r>
          </w:p>
          <w:p w14:paraId="230568B0" w14:textId="402F7111"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5D8B5C1F" w14:textId="731196A6"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6374233D" w14:textId="543F8387"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16D22A1D" w14:textId="77777777" w:rsidTr="002066E7">
        <w:tc>
          <w:tcPr>
            <w:tcW w:w="2278" w:type="dxa"/>
          </w:tcPr>
          <w:p w14:paraId="2B311FB8" w14:textId="77777777" w:rsidR="002066E7" w:rsidRPr="00997D17" w:rsidRDefault="002066E7" w:rsidP="003E5113">
            <w:pPr>
              <w:pStyle w:val="ListParagraph"/>
              <w:rPr>
                <w:sz w:val="22"/>
                <w:szCs w:val="22"/>
                <w:lang w:val="sv-SE"/>
              </w:rPr>
            </w:pPr>
          </w:p>
        </w:tc>
        <w:tc>
          <w:tcPr>
            <w:tcW w:w="2278" w:type="dxa"/>
          </w:tcPr>
          <w:p w14:paraId="169AA2CC" w14:textId="77C2CE0F"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4564347D" w14:textId="2C10F984" w:rsidR="002066E7" w:rsidRPr="00997D17" w:rsidRDefault="00FE0A4D" w:rsidP="003E5113">
            <w:pPr>
              <w:pStyle w:val="ListParagraph"/>
              <w:rPr>
                <w:sz w:val="22"/>
                <w:szCs w:val="22"/>
              </w:rPr>
            </w:pPr>
            <w:ins w:id="6147"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14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03E8B15" w14:textId="2AC9B6D5" w:rsidR="002066E7" w:rsidRPr="00997D17" w:rsidRDefault="00FE0A4D" w:rsidP="003E5113">
            <w:pPr>
              <w:pStyle w:val="ListParagraph"/>
              <w:rPr>
                <w:sz w:val="22"/>
                <w:szCs w:val="22"/>
              </w:rPr>
            </w:pPr>
            <w:ins w:id="614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15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14D44909" w14:textId="2790DD1E" w:rsidR="008C6B60" w:rsidRPr="00997D17" w:rsidRDefault="00FE0A4D" w:rsidP="00F20E47">
            <w:pPr>
              <w:pStyle w:val="ListBullet"/>
              <w:rPr>
                <w:sz w:val="22"/>
                <w:szCs w:val="22"/>
              </w:rPr>
            </w:pPr>
            <w:ins w:id="6151"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152"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129AE72C" w14:textId="350047D6" w:rsidR="008C6B60" w:rsidRPr="00997D17" w:rsidRDefault="00FE0A4D" w:rsidP="00F20E47">
            <w:pPr>
              <w:pStyle w:val="ListBullet"/>
              <w:rPr>
                <w:sz w:val="22"/>
                <w:szCs w:val="22"/>
              </w:rPr>
            </w:pPr>
            <w:ins w:id="6153" w:author="Bonephace Kaijage" w:date="2026-10-14T06:21:00Z" w16du:dateUtc="2026-10-14T04:21:00Z">
              <w:r>
                <w:rPr>
                  <w:sz w:val="22"/>
                  <w:szCs w:val="22"/>
                </w:rPr>
                <w:t>Call 114 and 190, and keep the road to the sites named in Know Your Risk clear so that ambulances and rescue teams can reach people.</w:t>
              </w:r>
            </w:ins>
            <w:del w:id="6154" w:author="Bonephace Kaijage" w:date="2026-10-14T06:21:00Z" w16du:dateUtc="2026-10-14T04:21:00Z">
              <w:r w:rsidR="00275313" w:rsidRPr="00997D17" w:rsidDel="00FE0A4D">
                <w:rPr>
                  <w:sz w:val="22"/>
                  <w:szCs w:val="22"/>
                </w:rPr>
                <w:delText>Call 114 and 190. Keep the road to the named sites clear for ambulances.</w:delText>
              </w:r>
            </w:del>
          </w:p>
          <w:p w14:paraId="1F47C039" w14:textId="25315612" w:rsidR="008C6B60" w:rsidRPr="00997D17" w:rsidRDefault="00275313" w:rsidP="00F20E47">
            <w:pPr>
              <w:pStyle w:val="ListBullet"/>
              <w:rPr>
                <w:sz w:val="22"/>
                <w:szCs w:val="22"/>
              </w:rPr>
            </w:pPr>
            <w:r w:rsidRPr="00997D17">
              <w:rPr>
                <w:sz w:val="22"/>
                <w:szCs w:val="22"/>
              </w:rPr>
              <w:t>Open the shelter and register every household. Note who is missing.</w:t>
            </w:r>
          </w:p>
          <w:p w14:paraId="6A6A7F24" w14:textId="041232F9"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4E4377C3" w14:textId="576002BD" w:rsidR="008C6B60" w:rsidRPr="00997D17" w:rsidRDefault="00275313" w:rsidP="00F20E47">
            <w:pPr>
              <w:pStyle w:val="ListBullet"/>
              <w:rPr>
                <w:sz w:val="22"/>
                <w:szCs w:val="22"/>
                <w:lang w:val="sv-SE"/>
              </w:rPr>
            </w:pPr>
            <w:r w:rsidRPr="00997D17">
              <w:rPr>
                <w:sz w:val="22"/>
                <w:szCs w:val="22"/>
                <w:lang w:val="sv-SE"/>
              </w:rPr>
              <w:t>Hamisha eneo hili sasa. Msirudi mpaka kamati iseme.</w:t>
            </w:r>
          </w:p>
          <w:p w14:paraId="41F1E943" w14:textId="0F7E4DEB" w:rsidR="008C6B60" w:rsidRPr="00997D17" w:rsidRDefault="00275313" w:rsidP="00F20E47">
            <w:pPr>
              <w:pStyle w:val="ListBullet"/>
              <w:rPr>
                <w:sz w:val="22"/>
                <w:szCs w:val="22"/>
                <w:lang w:val="sv-SE"/>
              </w:rPr>
            </w:pPr>
            <w:r w:rsidRPr="00997D17">
              <w:rPr>
                <w:sz w:val="22"/>
                <w:szCs w:val="22"/>
                <w:lang w:val="sv-SE"/>
              </w:rPr>
              <w:t>Piga 114 na 190. Acha barabara wazi.</w:t>
            </w:r>
          </w:p>
          <w:p w14:paraId="11BB1E29" w14:textId="73075C81" w:rsidR="008C6B60" w:rsidRPr="00997D17" w:rsidRDefault="00275313" w:rsidP="00F20E47">
            <w:pPr>
              <w:pStyle w:val="ListBullet"/>
              <w:rPr>
                <w:sz w:val="22"/>
                <w:szCs w:val="22"/>
                <w:lang w:val="sv-SE"/>
              </w:rPr>
            </w:pPr>
            <w:r w:rsidRPr="00997D17">
              <w:rPr>
                <w:sz w:val="22"/>
                <w:szCs w:val="22"/>
                <w:lang w:val="sv-SE"/>
              </w:rPr>
              <w:t>Sajili kila kaya. Andika aliyepotea.</w:t>
            </w:r>
          </w:p>
          <w:p w14:paraId="129C721B" w14:textId="22FA9F23"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2317858D" w14:textId="77777777" w:rsidTr="002066E7">
        <w:tc>
          <w:tcPr>
            <w:tcW w:w="2278" w:type="dxa"/>
          </w:tcPr>
          <w:p w14:paraId="17A645C6" w14:textId="2B7E42B9" w:rsidR="002066E7" w:rsidRPr="00997D17" w:rsidRDefault="002066E7" w:rsidP="003E5113">
            <w:pPr>
              <w:pStyle w:val="ListParagraph"/>
              <w:rPr>
                <w:sz w:val="22"/>
                <w:szCs w:val="22"/>
              </w:rPr>
            </w:pPr>
            <w:r w:rsidRPr="00997D17">
              <w:rPr>
                <w:sz w:val="22"/>
                <w:szCs w:val="22"/>
              </w:rPr>
              <w:t>Kilindi District Council</w:t>
            </w:r>
          </w:p>
        </w:tc>
        <w:tc>
          <w:tcPr>
            <w:tcW w:w="2278" w:type="dxa"/>
          </w:tcPr>
          <w:p w14:paraId="60CF68FC" w14:textId="25D26A6E"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0FFB8442" w14:textId="7B99CD71" w:rsidR="002066E7" w:rsidRPr="00997D17" w:rsidRDefault="008C6B60" w:rsidP="003E5113">
            <w:pPr>
              <w:pStyle w:val="ListParagraph"/>
              <w:rPr>
                <w:sz w:val="22"/>
                <w:szCs w:val="22"/>
              </w:rPr>
            </w:pPr>
            <w:r w:rsidRPr="00997D17">
              <w:rPr>
                <w:sz w:val="22"/>
                <w:szCs w:val="22"/>
              </w:rPr>
              <w:t>drought, strong winds, flash floods, and wildfire. A few roads slippery, a few low homes wet, and lightning where storms build.</w:t>
            </w:r>
          </w:p>
        </w:tc>
        <w:tc>
          <w:tcPr>
            <w:tcW w:w="2278" w:type="dxa"/>
          </w:tcPr>
          <w:p w14:paraId="3F0DA35B" w14:textId="72CD48DF" w:rsidR="002066E7" w:rsidRPr="00997D17" w:rsidRDefault="008C6B60" w:rsidP="003E5113">
            <w:pPr>
              <w:pStyle w:val="ListParagraph"/>
              <w:rPr>
                <w:sz w:val="22"/>
                <w:szCs w:val="22"/>
              </w:rPr>
            </w:pPr>
            <w:r w:rsidRPr="00997D17">
              <w:rPr>
                <w:sz w:val="22"/>
                <w:szCs w:val="22"/>
              </w:rPr>
              <w:t xml:space="preserve">Dalili za mwanzo kwenye eneo lililotajwa. Barabara chache kuteleza, nyumba chache za bondeni kulowa, na </w:t>
            </w:r>
            <w:r w:rsidRPr="00997D17">
              <w:rPr>
                <w:sz w:val="22"/>
                <w:szCs w:val="22"/>
              </w:rPr>
              <w:lastRenderedPageBreak/>
              <w:t>radi dhoria inapojengeka.</w:t>
            </w:r>
          </w:p>
        </w:tc>
        <w:tc>
          <w:tcPr>
            <w:tcW w:w="2279" w:type="dxa"/>
          </w:tcPr>
          <w:p w14:paraId="48F58D9F" w14:textId="3B1ED9EB" w:rsidR="008C6B60" w:rsidRPr="00997D17" w:rsidRDefault="00275313" w:rsidP="00F20E47">
            <w:pPr>
              <w:pStyle w:val="ListBullet"/>
              <w:rPr>
                <w:sz w:val="22"/>
                <w:szCs w:val="22"/>
              </w:rPr>
            </w:pPr>
            <w:r w:rsidRPr="00997D17">
              <w:rPr>
                <w:sz w:val="22"/>
                <w:szCs w:val="22"/>
              </w:rPr>
              <w:lastRenderedPageBreak/>
              <w:t>Before the rain, walk the dry water points and clear the drains and culverts.</w:t>
            </w:r>
          </w:p>
          <w:p w14:paraId="2C7425DB" w14:textId="3A70DAEE" w:rsidR="008C6B60" w:rsidRPr="00997D17" w:rsidRDefault="00FE0A4D" w:rsidP="00F20E47">
            <w:pPr>
              <w:pStyle w:val="ListBullet"/>
              <w:rPr>
                <w:sz w:val="22"/>
                <w:szCs w:val="22"/>
              </w:rPr>
            </w:pPr>
            <w:ins w:id="6155" w:author="Bonephace Kaijage" w:date="2026-10-14T06:18:00Z" w16du:dateUtc="2026-10-14T04:18:00Z">
              <w:r>
                <w:rPr>
                  <w:sz w:val="22"/>
                  <w:szCs w:val="22"/>
                </w:rPr>
                <w:t xml:space="preserve">Households along the dry water points: keep food, </w:t>
              </w:r>
              <w:r>
                <w:rPr>
                  <w:sz w:val="22"/>
                  <w:szCs w:val="22"/>
                </w:rPr>
                <w:lastRenderedPageBreak/>
                <w:t>documents and children above floor level, because water here can enter houses with little warning.</w:t>
              </w:r>
            </w:ins>
            <w:del w:id="6156" w:author="Bonephace Kaijage" w:date="2026-10-14T06:18:00Z" w16du:dateUtc="2026-10-14T04:18:00Z">
              <w:r w:rsidR="00275313" w:rsidRPr="00997D17" w:rsidDel="00FE0A4D">
                <w:rPr>
                  <w:sz w:val="22"/>
                  <w:szCs w:val="22"/>
                </w:rPr>
                <w:delText>Households along the dry water points raise food, documents and children above the floor.</w:delText>
              </w:r>
            </w:del>
          </w:p>
          <w:p w14:paraId="7E9DE004" w14:textId="02EE2365" w:rsidR="008C6B60" w:rsidRPr="00997D17" w:rsidRDefault="00275313" w:rsidP="00F20E47">
            <w:pPr>
              <w:pStyle w:val="ListBullet"/>
              <w:rPr>
                <w:sz w:val="22"/>
                <w:szCs w:val="22"/>
              </w:rPr>
            </w:pPr>
            <w:r w:rsidRPr="00997D17">
              <w:rPr>
                <w:sz w:val="22"/>
                <w:szCs w:val="22"/>
              </w:rPr>
              <w:t>Save 190 and the ward chair number. Keep a torch and drinking water.</w:t>
            </w:r>
          </w:p>
          <w:p w14:paraId="0940A990" w14:textId="52429F96" w:rsidR="002066E7" w:rsidRPr="00997D17" w:rsidRDefault="00275313" w:rsidP="00F20E47">
            <w:pPr>
              <w:pStyle w:val="ListBullet"/>
              <w:rPr>
                <w:sz w:val="22"/>
                <w:szCs w:val="22"/>
              </w:rPr>
            </w:pPr>
            <w:r w:rsidRPr="00997D17">
              <w:rPr>
                <w:sz w:val="22"/>
                <w:szCs w:val="22"/>
              </w:rPr>
              <w:t>Do not drive or walk through water crossing the dry water points. Headlights on, slow down.</w:t>
            </w:r>
          </w:p>
        </w:tc>
        <w:tc>
          <w:tcPr>
            <w:tcW w:w="2279" w:type="dxa"/>
          </w:tcPr>
          <w:p w14:paraId="0CDB19FA" w14:textId="1A9A3EBE" w:rsidR="008C6B60" w:rsidRPr="00997D17" w:rsidRDefault="00275313" w:rsidP="00F20E47">
            <w:pPr>
              <w:pStyle w:val="ListBullet"/>
              <w:rPr>
                <w:sz w:val="22"/>
                <w:szCs w:val="22"/>
              </w:rPr>
            </w:pPr>
            <w:r w:rsidRPr="00997D17">
              <w:rPr>
                <w:sz w:val="22"/>
                <w:szCs w:val="22"/>
              </w:rPr>
              <w:lastRenderedPageBreak/>
              <w:t>Kabla ya mvua, tembea eneo hili na usafishe mitaro.</w:t>
            </w:r>
          </w:p>
          <w:p w14:paraId="71C0B8FB" w14:textId="1BC27B90" w:rsidR="008C6B60" w:rsidRPr="00997D17" w:rsidRDefault="00275313" w:rsidP="00F20E47">
            <w:pPr>
              <w:pStyle w:val="ListBullet"/>
              <w:rPr>
                <w:sz w:val="22"/>
                <w:szCs w:val="22"/>
              </w:rPr>
            </w:pPr>
            <w:r w:rsidRPr="00997D17">
              <w:rPr>
                <w:sz w:val="22"/>
                <w:szCs w:val="22"/>
              </w:rPr>
              <w:t>Kaya zipandishe chakula, nyaraka na watoto.</w:t>
            </w:r>
          </w:p>
          <w:p w14:paraId="5FE9A93A" w14:textId="5F6C9215" w:rsidR="008C6B60" w:rsidRPr="00997D17" w:rsidRDefault="00FE0A4D" w:rsidP="00F20E47">
            <w:pPr>
              <w:pStyle w:val="ListBullet"/>
              <w:rPr>
                <w:sz w:val="22"/>
                <w:szCs w:val="22"/>
                <w:lang w:val="sv-SE"/>
              </w:rPr>
            </w:pPr>
            <w:ins w:id="6157" w:author="Bonephace Kaijage" w:date="2026-10-14T06:12:00Z" w16du:dateUtc="2026-10-14T04:12:00Z">
              <w:r>
                <w:rPr>
                  <w:sz w:val="22"/>
                  <w:szCs w:val="22"/>
                </w:rPr>
                <w:lastRenderedPageBreak/>
                <w:t>Hifadhini 190 na namba ya mwenyekiti, na wekeni tochi na maji tayari, ili msaada uitwe na kaya iweze kukaa usiku bila umeme.</w:t>
              </w:r>
            </w:ins>
            <w:del w:id="6158" w:author="Bonephace Kaijage" w:date="2026-10-14T06:12:00Z" w16du:dateUtc="2026-10-14T04:12: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10B5A214" w14:textId="55ADE5C7" w:rsidR="002066E7" w:rsidRPr="00997D17" w:rsidRDefault="00FE0A4D" w:rsidP="00F20E47">
            <w:pPr>
              <w:pStyle w:val="ListBullet"/>
              <w:rPr>
                <w:sz w:val="22"/>
                <w:szCs w:val="22"/>
                <w:lang w:val="sv-SE"/>
              </w:rPr>
            </w:pPr>
            <w:ins w:id="6159" w:author="Bonephace Kaijage" w:date="2026-10-14T06:12:00Z" w16du:dateUtc="2026-10-14T04:12:00Z">
              <w:r>
                <w:rPr>
                  <w:sz w:val="22"/>
                  <w:szCs w:val="22"/>
                  <w:lang w:val="sv-SE"/>
                </w:rPr>
                <w:t>Subirini badala ya kuvuka maji barabarani: yanaweza kumchukua mtu au gari. Washeni taa, punguzeni mwendo.</w:t>
              </w:r>
            </w:ins>
            <w:del w:id="6160" w:author="Bonephace Kaijage" w:date="2026-10-14T06:12:00Z" w16du:dateUtc="2026-10-14T04:12:00Z">
              <w:r w:rsidR="00275313" w:rsidRPr="00997D17" w:rsidDel="00FE0A4D">
                <w:rPr>
                  <w:sz w:val="22"/>
                  <w:szCs w:val="22"/>
                  <w:lang w:val="sv-SE"/>
                </w:rPr>
                <w:delText>Usivuke maji barabarani. Washa taa, punguza mwendo.</w:delText>
              </w:r>
            </w:del>
          </w:p>
        </w:tc>
      </w:tr>
      <w:tr w:rsidR="002066E7" w:rsidRPr="000343A2" w14:paraId="266C8260" w14:textId="77777777" w:rsidTr="002066E7">
        <w:tc>
          <w:tcPr>
            <w:tcW w:w="2278" w:type="dxa"/>
          </w:tcPr>
          <w:p w14:paraId="586B331C" w14:textId="77777777" w:rsidR="002066E7" w:rsidRPr="00997D17" w:rsidRDefault="002066E7" w:rsidP="003E5113">
            <w:pPr>
              <w:pStyle w:val="ListParagraph"/>
              <w:rPr>
                <w:sz w:val="22"/>
                <w:szCs w:val="22"/>
                <w:lang w:val="sv-SE"/>
              </w:rPr>
            </w:pPr>
          </w:p>
        </w:tc>
        <w:tc>
          <w:tcPr>
            <w:tcW w:w="2278" w:type="dxa"/>
          </w:tcPr>
          <w:p w14:paraId="23949E8D" w14:textId="09349D2C"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179357D9" w14:textId="272CEC40" w:rsidR="002066E7" w:rsidRPr="00997D17" w:rsidRDefault="008C6B60" w:rsidP="003E5113">
            <w:pPr>
              <w:pStyle w:val="ListParagraph"/>
              <w:rPr>
                <w:sz w:val="22"/>
                <w:szCs w:val="22"/>
              </w:rPr>
            </w:pPr>
            <w:r w:rsidRPr="00997D17">
              <w:rPr>
                <w:sz w:val="22"/>
                <w:szCs w:val="22"/>
              </w:rPr>
              <w:t>drought, strong winds, flash floods, and wildfire. Roads, water points or houses at the named sites are now affected. Some journeys and classes are disrupted.</w:t>
            </w:r>
          </w:p>
        </w:tc>
        <w:tc>
          <w:tcPr>
            <w:tcW w:w="2278" w:type="dxa"/>
          </w:tcPr>
          <w:p w14:paraId="0A9DE465" w14:textId="45BE3134"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3C0C40E2" w14:textId="6BF43219" w:rsidR="008C6B60" w:rsidRPr="00997D17" w:rsidRDefault="00FE0A4D" w:rsidP="00F20E47">
            <w:pPr>
              <w:pStyle w:val="ListBullet"/>
              <w:rPr>
                <w:sz w:val="22"/>
                <w:szCs w:val="22"/>
              </w:rPr>
            </w:pPr>
            <w:ins w:id="6161" w:author="Bonephace Kaijage" w:date="2026-10-14T06:21:00Z" w16du:dateUtc="2026-10-14T04:21:00Z">
              <w:r>
                <w:rPr>
                  <w:sz w:val="22"/>
                  <w:szCs w:val="22"/>
                </w:rPr>
                <w:t>Move households off the sites named in Know Your Risk to the ward assembly point.</w:t>
              </w:r>
            </w:ins>
            <w:del w:id="6162" w:author="Bonephace Kaijage" w:date="2026-10-14T06:21:00Z" w16du:dateUtc="2026-10-14T04:21:00Z">
              <w:r w:rsidR="00275313" w:rsidRPr="00997D17" w:rsidDel="00FE0A4D">
                <w:rPr>
                  <w:sz w:val="22"/>
                  <w:szCs w:val="22"/>
                </w:rPr>
                <w:delText>Move households off the named sites are now affected to the ward assembly point.</w:delText>
              </w:r>
            </w:del>
          </w:p>
          <w:p w14:paraId="59B91B2A" w14:textId="42FC0BFF" w:rsidR="008C6B60" w:rsidRPr="00997D17" w:rsidRDefault="00FE0A4D" w:rsidP="00F20E47">
            <w:pPr>
              <w:pStyle w:val="ListBullet"/>
              <w:rPr>
                <w:sz w:val="22"/>
                <w:szCs w:val="22"/>
              </w:rPr>
            </w:pPr>
            <w:ins w:id="6163" w:author="Bonephace Kaijage" w:date="2026-10-14T06:21:00Z" w16du:dateUtc="2026-10-14T04:21:00Z">
              <w:r>
                <w:rPr>
                  <w:sz w:val="22"/>
                  <w:szCs w:val="22"/>
                </w:rPr>
                <w:t>Close and mark the flooded road or bridge at the sites named in Know Your Risk. Divert traffic.</w:t>
              </w:r>
            </w:ins>
            <w:del w:id="6164" w:author="Bonephace Kaijage" w:date="2026-10-14T06:21:00Z" w16du:dateUtc="2026-10-14T04:21:00Z">
              <w:r w:rsidR="00275313" w:rsidRPr="00997D17" w:rsidDel="00FE0A4D">
                <w:rPr>
                  <w:sz w:val="22"/>
                  <w:szCs w:val="22"/>
                </w:rPr>
                <w:delText>Close and mark the flooded road or bridge at the named sites are now affected. Divert traffic.</w:delText>
              </w:r>
            </w:del>
          </w:p>
          <w:p w14:paraId="092150C0" w14:textId="51E7F0B2" w:rsidR="008C6B60" w:rsidRPr="00997D17" w:rsidRDefault="00FE0A4D" w:rsidP="00F20E47">
            <w:pPr>
              <w:pStyle w:val="ListBullet"/>
              <w:rPr>
                <w:sz w:val="22"/>
                <w:szCs w:val="22"/>
              </w:rPr>
            </w:pPr>
            <w:ins w:id="6165" w:author="Bonephace Kaijage" w:date="2026-10-14T06:12:00Z" w16du:dateUtc="2026-10-14T04:12:00Z">
              <w:r>
                <w:rPr>
                  <w:sz w:val="22"/>
                  <w:szCs w:val="22"/>
                </w:rPr>
                <w:t>Check that school children, older people and anyone with a disability are accounted for before dark, so that no one is searched for in the night.</w:t>
              </w:r>
            </w:ins>
            <w:del w:id="6166" w:author="Bonephace Kaijage" w:date="2026-10-14T06:12:00Z" w16du:dateUtc="2026-10-14T04:12:00Z">
              <w:r w:rsidR="00275313" w:rsidRPr="00997D17" w:rsidDel="00FE0A4D">
                <w:rPr>
                  <w:sz w:val="22"/>
                  <w:szCs w:val="22"/>
                </w:rPr>
                <w:delText>Account for school children and older people before dark.</w:delText>
              </w:r>
            </w:del>
          </w:p>
          <w:p w14:paraId="664FB1E2" w14:textId="2DDB725C" w:rsidR="002066E7" w:rsidRPr="00997D17" w:rsidRDefault="00275313" w:rsidP="00F20E47">
            <w:pPr>
              <w:pStyle w:val="ListBullet"/>
              <w:rPr>
                <w:sz w:val="22"/>
                <w:szCs w:val="22"/>
              </w:rPr>
            </w:pPr>
            <w:r w:rsidRPr="00997D17">
              <w:rPr>
                <w:sz w:val="22"/>
                <w:szCs w:val="22"/>
              </w:rPr>
              <w:lastRenderedPageBreak/>
              <w:t>Boil drinking water. The clinic watches for diarrhoea.</w:t>
            </w:r>
          </w:p>
        </w:tc>
        <w:tc>
          <w:tcPr>
            <w:tcW w:w="2279" w:type="dxa"/>
          </w:tcPr>
          <w:p w14:paraId="73DA7379" w14:textId="7933431B" w:rsidR="008C6B60" w:rsidRPr="00997D17" w:rsidRDefault="00275313" w:rsidP="00F20E47">
            <w:pPr>
              <w:pStyle w:val="ListBullet"/>
              <w:rPr>
                <w:sz w:val="22"/>
                <w:szCs w:val="22"/>
              </w:rPr>
            </w:pPr>
            <w:r w:rsidRPr="00997D17">
              <w:rPr>
                <w:sz w:val="22"/>
                <w:szCs w:val="22"/>
              </w:rPr>
              <w:lastRenderedPageBreak/>
              <w:t>Hamisha kaya za eneo hili kwenda kituoni.</w:t>
            </w:r>
          </w:p>
          <w:p w14:paraId="1CBD4AE3" w14:textId="74FFAFCE"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7046E7B6" w14:textId="2CF7F362"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1A6817FA" w14:textId="30142411"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609638CA" w14:textId="77777777" w:rsidTr="002066E7">
        <w:tc>
          <w:tcPr>
            <w:tcW w:w="2278" w:type="dxa"/>
          </w:tcPr>
          <w:p w14:paraId="2BD26B54" w14:textId="77777777" w:rsidR="002066E7" w:rsidRPr="00997D17" w:rsidRDefault="002066E7" w:rsidP="003E5113">
            <w:pPr>
              <w:pStyle w:val="ListParagraph"/>
              <w:rPr>
                <w:sz w:val="22"/>
                <w:szCs w:val="22"/>
                <w:lang w:val="sv-SE"/>
              </w:rPr>
            </w:pPr>
          </w:p>
        </w:tc>
        <w:tc>
          <w:tcPr>
            <w:tcW w:w="2278" w:type="dxa"/>
          </w:tcPr>
          <w:p w14:paraId="426C2FCF" w14:textId="748AE150"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4B72FE2D" w14:textId="70354254" w:rsidR="002066E7" w:rsidRPr="00997D17" w:rsidRDefault="00FE0A4D" w:rsidP="003E5113">
            <w:pPr>
              <w:pStyle w:val="ListParagraph"/>
              <w:rPr>
                <w:sz w:val="22"/>
                <w:szCs w:val="22"/>
              </w:rPr>
            </w:pPr>
            <w:ins w:id="6167"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16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58DE65B" w14:textId="39CCE6B1" w:rsidR="002066E7" w:rsidRPr="00997D17" w:rsidRDefault="00FE0A4D" w:rsidP="003E5113">
            <w:pPr>
              <w:pStyle w:val="ListParagraph"/>
              <w:rPr>
                <w:sz w:val="22"/>
                <w:szCs w:val="22"/>
              </w:rPr>
            </w:pPr>
            <w:ins w:id="616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17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3670DA2" w14:textId="2588A27C" w:rsidR="008C6B60" w:rsidRPr="00997D17" w:rsidRDefault="00FE0A4D" w:rsidP="00F20E47">
            <w:pPr>
              <w:pStyle w:val="ListBullet"/>
              <w:rPr>
                <w:sz w:val="22"/>
                <w:szCs w:val="22"/>
              </w:rPr>
            </w:pPr>
            <w:ins w:id="6171"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172"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1B81E886" w14:textId="679C2786" w:rsidR="008C6B60" w:rsidRPr="00997D17" w:rsidRDefault="00FE0A4D" w:rsidP="00F20E47">
            <w:pPr>
              <w:pStyle w:val="ListBullet"/>
              <w:rPr>
                <w:sz w:val="22"/>
                <w:szCs w:val="22"/>
              </w:rPr>
            </w:pPr>
            <w:ins w:id="6173" w:author="Bonephace Kaijage" w:date="2026-10-14T06:21:00Z" w16du:dateUtc="2026-10-14T04:21:00Z">
              <w:r>
                <w:rPr>
                  <w:sz w:val="22"/>
                  <w:szCs w:val="22"/>
                </w:rPr>
                <w:t>Call 114 and 190, and keep the road to the sites named in Know Your Risk clear so that ambulances and rescue teams can reach people.</w:t>
              </w:r>
            </w:ins>
            <w:del w:id="6174" w:author="Bonephace Kaijage" w:date="2026-10-14T06:21:00Z" w16du:dateUtc="2026-10-14T04:21:00Z">
              <w:r w:rsidR="00275313" w:rsidRPr="00997D17" w:rsidDel="00FE0A4D">
                <w:rPr>
                  <w:sz w:val="22"/>
                  <w:szCs w:val="22"/>
                </w:rPr>
                <w:delText>Call 114 and 190. Keep the road to the named sites clear for ambulances.</w:delText>
              </w:r>
            </w:del>
          </w:p>
          <w:p w14:paraId="6C3208DE" w14:textId="74C7DB12" w:rsidR="008C6B60" w:rsidRPr="00997D17" w:rsidRDefault="00275313" w:rsidP="00F20E47">
            <w:pPr>
              <w:pStyle w:val="ListBullet"/>
              <w:rPr>
                <w:sz w:val="22"/>
                <w:szCs w:val="22"/>
              </w:rPr>
            </w:pPr>
            <w:r w:rsidRPr="00997D17">
              <w:rPr>
                <w:sz w:val="22"/>
                <w:szCs w:val="22"/>
              </w:rPr>
              <w:t>Open the shelter and register every household. Note who is missing.</w:t>
            </w:r>
          </w:p>
          <w:p w14:paraId="7FCAFB02" w14:textId="66926B64"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79D97235" w14:textId="0DEE9887" w:rsidR="008C6B60" w:rsidRPr="00997D17" w:rsidRDefault="00275313" w:rsidP="00F20E47">
            <w:pPr>
              <w:pStyle w:val="ListBullet"/>
              <w:rPr>
                <w:sz w:val="22"/>
                <w:szCs w:val="22"/>
                <w:lang w:val="sv-SE"/>
              </w:rPr>
            </w:pPr>
            <w:r w:rsidRPr="00997D17">
              <w:rPr>
                <w:sz w:val="22"/>
                <w:szCs w:val="22"/>
                <w:lang w:val="sv-SE"/>
              </w:rPr>
              <w:t>Hamisha eneo hili sasa. Msirudi mpaka kamati iseme.</w:t>
            </w:r>
          </w:p>
          <w:p w14:paraId="4D1D0F03" w14:textId="5931DFE4" w:rsidR="008C6B60" w:rsidRPr="00997D17" w:rsidRDefault="00275313" w:rsidP="00F20E47">
            <w:pPr>
              <w:pStyle w:val="ListBullet"/>
              <w:rPr>
                <w:sz w:val="22"/>
                <w:szCs w:val="22"/>
                <w:lang w:val="sv-SE"/>
              </w:rPr>
            </w:pPr>
            <w:r w:rsidRPr="00997D17">
              <w:rPr>
                <w:sz w:val="22"/>
                <w:szCs w:val="22"/>
                <w:lang w:val="sv-SE"/>
              </w:rPr>
              <w:t>Piga 114 na 190. Acha barabara wazi.</w:t>
            </w:r>
          </w:p>
          <w:p w14:paraId="1C475B92" w14:textId="32390A4D" w:rsidR="008C6B60" w:rsidRPr="00997D17" w:rsidRDefault="00275313" w:rsidP="00F20E47">
            <w:pPr>
              <w:pStyle w:val="ListBullet"/>
              <w:rPr>
                <w:sz w:val="22"/>
                <w:szCs w:val="22"/>
                <w:lang w:val="sv-SE"/>
              </w:rPr>
            </w:pPr>
            <w:r w:rsidRPr="00997D17">
              <w:rPr>
                <w:sz w:val="22"/>
                <w:szCs w:val="22"/>
                <w:lang w:val="sv-SE"/>
              </w:rPr>
              <w:t>Sajili kila kaya. Andika aliyepotea.</w:t>
            </w:r>
          </w:p>
          <w:p w14:paraId="290C86A5" w14:textId="10BFC6F0"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67D81368" w14:textId="77777777" w:rsidTr="002066E7">
        <w:tc>
          <w:tcPr>
            <w:tcW w:w="2278" w:type="dxa"/>
          </w:tcPr>
          <w:p w14:paraId="7E0D76D8" w14:textId="224B4522" w:rsidR="002066E7" w:rsidRPr="00997D17" w:rsidRDefault="002066E7" w:rsidP="003E5113">
            <w:pPr>
              <w:pStyle w:val="ListParagraph"/>
              <w:rPr>
                <w:sz w:val="22"/>
                <w:szCs w:val="22"/>
              </w:rPr>
            </w:pPr>
            <w:r w:rsidRPr="00997D17">
              <w:rPr>
                <w:sz w:val="22"/>
                <w:szCs w:val="22"/>
              </w:rPr>
              <w:t>Korogwe District Council</w:t>
            </w:r>
          </w:p>
        </w:tc>
        <w:tc>
          <w:tcPr>
            <w:tcW w:w="2278" w:type="dxa"/>
          </w:tcPr>
          <w:p w14:paraId="65953806" w14:textId="3CA7FB79"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28932C40" w14:textId="1D1B9BD1" w:rsidR="002066E7" w:rsidRPr="00997D17" w:rsidRDefault="008C6B60" w:rsidP="003E5113">
            <w:pPr>
              <w:pStyle w:val="ListParagraph"/>
              <w:rPr>
                <w:sz w:val="22"/>
                <w:szCs w:val="22"/>
              </w:rPr>
            </w:pPr>
            <w:r w:rsidRPr="00997D17">
              <w:rPr>
                <w:sz w:val="22"/>
                <w:szCs w:val="22"/>
              </w:rPr>
              <w:t>Pangani floods, heavy rain, and landslides on the Usambara slopes. A few roads slippery, a few low homes wet, and lightning where storms build.</w:t>
            </w:r>
          </w:p>
        </w:tc>
        <w:tc>
          <w:tcPr>
            <w:tcW w:w="2278" w:type="dxa"/>
          </w:tcPr>
          <w:p w14:paraId="31156692" w14:textId="66F6226E"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3CF14FF4" w14:textId="2DB901F0" w:rsidR="008C6B60" w:rsidRPr="00997D17" w:rsidRDefault="00275313" w:rsidP="00F20E47">
            <w:pPr>
              <w:pStyle w:val="ListBullet"/>
              <w:rPr>
                <w:sz w:val="22"/>
                <w:szCs w:val="22"/>
              </w:rPr>
            </w:pPr>
            <w:r w:rsidRPr="00997D17">
              <w:rPr>
                <w:sz w:val="22"/>
                <w:szCs w:val="22"/>
              </w:rPr>
              <w:t>Before the rain, walk Usambara slopes and clear the drains and culverts.</w:t>
            </w:r>
          </w:p>
          <w:p w14:paraId="43C6C749" w14:textId="097B9289" w:rsidR="008C6B60" w:rsidRPr="00997D17" w:rsidRDefault="00FE0A4D" w:rsidP="00F20E47">
            <w:pPr>
              <w:pStyle w:val="ListBullet"/>
              <w:rPr>
                <w:sz w:val="22"/>
                <w:szCs w:val="22"/>
              </w:rPr>
            </w:pPr>
            <w:ins w:id="6175" w:author="Bonephace Kaijage" w:date="2026-10-14T06:18:00Z" w16du:dateUtc="2026-10-14T04:18:00Z">
              <w:r>
                <w:rPr>
                  <w:sz w:val="22"/>
                  <w:szCs w:val="22"/>
                </w:rPr>
                <w:t xml:space="preserve">Households along Usambara slopes: keep food, documents and children above floor </w:t>
              </w:r>
              <w:r>
                <w:rPr>
                  <w:sz w:val="22"/>
                  <w:szCs w:val="22"/>
                </w:rPr>
                <w:lastRenderedPageBreak/>
                <w:t>level, because water here can enter houses with little warning.</w:t>
              </w:r>
            </w:ins>
            <w:del w:id="6176" w:author="Bonephace Kaijage" w:date="2026-10-14T06:18:00Z" w16du:dateUtc="2026-10-14T04:18:00Z">
              <w:r w:rsidR="00275313" w:rsidRPr="00997D17" w:rsidDel="00FE0A4D">
                <w:rPr>
                  <w:sz w:val="22"/>
                  <w:szCs w:val="22"/>
                </w:rPr>
                <w:delText>Households along Usambara slopes raise food, documents and children above the floor.</w:delText>
              </w:r>
            </w:del>
          </w:p>
          <w:p w14:paraId="6D44EA3F" w14:textId="015AD34F" w:rsidR="008C6B60" w:rsidRPr="00997D17" w:rsidRDefault="00275313" w:rsidP="00F20E47">
            <w:pPr>
              <w:pStyle w:val="ListBullet"/>
              <w:rPr>
                <w:sz w:val="22"/>
                <w:szCs w:val="22"/>
              </w:rPr>
            </w:pPr>
            <w:r w:rsidRPr="00997D17">
              <w:rPr>
                <w:sz w:val="22"/>
                <w:szCs w:val="22"/>
              </w:rPr>
              <w:t>Save 190 and the ward chair number. Keep a torch and drinking water.</w:t>
            </w:r>
          </w:p>
          <w:p w14:paraId="1D0CC848" w14:textId="23ACF038" w:rsidR="002066E7" w:rsidRPr="00997D17" w:rsidRDefault="00275313" w:rsidP="00F20E47">
            <w:pPr>
              <w:pStyle w:val="ListBullet"/>
              <w:rPr>
                <w:sz w:val="22"/>
                <w:szCs w:val="22"/>
              </w:rPr>
            </w:pPr>
            <w:r w:rsidRPr="00997D17">
              <w:rPr>
                <w:sz w:val="22"/>
                <w:szCs w:val="22"/>
              </w:rPr>
              <w:t>Do not drive or walk through water crossing Usambara slopes. Headlights on, slow down.</w:t>
            </w:r>
          </w:p>
        </w:tc>
        <w:tc>
          <w:tcPr>
            <w:tcW w:w="2279" w:type="dxa"/>
          </w:tcPr>
          <w:p w14:paraId="4A05C628" w14:textId="56F999B3" w:rsidR="008C6B60" w:rsidRPr="00997D17" w:rsidRDefault="00275313" w:rsidP="00F20E47">
            <w:pPr>
              <w:pStyle w:val="ListBullet"/>
              <w:rPr>
                <w:sz w:val="22"/>
                <w:szCs w:val="22"/>
              </w:rPr>
            </w:pPr>
            <w:r w:rsidRPr="00997D17">
              <w:rPr>
                <w:sz w:val="22"/>
                <w:szCs w:val="22"/>
              </w:rPr>
              <w:lastRenderedPageBreak/>
              <w:t>Kabla ya mvua, tembea eneo hili na usafishe mitaro.</w:t>
            </w:r>
          </w:p>
          <w:p w14:paraId="58584094" w14:textId="1640EE77" w:rsidR="008C6B60" w:rsidRPr="00997D17" w:rsidRDefault="00275313" w:rsidP="00F20E47">
            <w:pPr>
              <w:pStyle w:val="ListBullet"/>
              <w:rPr>
                <w:sz w:val="22"/>
                <w:szCs w:val="22"/>
              </w:rPr>
            </w:pPr>
            <w:r w:rsidRPr="00997D17">
              <w:rPr>
                <w:sz w:val="22"/>
                <w:szCs w:val="22"/>
              </w:rPr>
              <w:t>Kaya zipandishe chakula, nyaraka na watoto.</w:t>
            </w:r>
          </w:p>
          <w:p w14:paraId="7220AC8F" w14:textId="6224AA19" w:rsidR="008C6B60" w:rsidRPr="00997D17" w:rsidRDefault="00FE0A4D" w:rsidP="00F20E47">
            <w:pPr>
              <w:pStyle w:val="ListBullet"/>
              <w:rPr>
                <w:sz w:val="22"/>
                <w:szCs w:val="22"/>
                <w:lang w:val="sv-SE"/>
              </w:rPr>
            </w:pPr>
            <w:ins w:id="6177" w:author="Bonephace Kaijage" w:date="2026-10-14T06:12:00Z" w16du:dateUtc="2026-10-14T04:12:00Z">
              <w:r>
                <w:rPr>
                  <w:sz w:val="22"/>
                  <w:szCs w:val="22"/>
                </w:rPr>
                <w:t xml:space="preserve">Hifadhini 190 na namba ya </w:t>
              </w:r>
              <w:r>
                <w:rPr>
                  <w:sz w:val="22"/>
                  <w:szCs w:val="22"/>
                </w:rPr>
                <w:lastRenderedPageBreak/>
                <w:t>mwenyekiti, na wekeni tochi na maji tayari, ili msaada uitwe na kaya iweze kukaa usiku bila umeme.</w:t>
              </w:r>
            </w:ins>
            <w:del w:id="6178" w:author="Bonephace Kaijage" w:date="2026-10-14T06:12:00Z" w16du:dateUtc="2026-10-14T04:12: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0E6C3273" w14:textId="5CEAA337" w:rsidR="002066E7" w:rsidRPr="00997D17" w:rsidRDefault="00FE0A4D" w:rsidP="00F20E47">
            <w:pPr>
              <w:pStyle w:val="ListBullet"/>
              <w:rPr>
                <w:sz w:val="22"/>
                <w:szCs w:val="22"/>
                <w:lang w:val="sv-SE"/>
              </w:rPr>
            </w:pPr>
            <w:ins w:id="6179" w:author="Bonephace Kaijage" w:date="2026-10-14T06:12:00Z" w16du:dateUtc="2026-10-14T04:12:00Z">
              <w:r>
                <w:rPr>
                  <w:sz w:val="22"/>
                  <w:szCs w:val="22"/>
                  <w:lang w:val="sv-SE"/>
                </w:rPr>
                <w:t>Subirini badala ya kuvuka maji barabarani: yanaweza kumchukua mtu au gari. Washeni taa, punguzeni mwendo.</w:t>
              </w:r>
            </w:ins>
            <w:del w:id="6180" w:author="Bonephace Kaijage" w:date="2026-10-14T06:12:00Z" w16du:dateUtc="2026-10-14T04:12:00Z">
              <w:r w:rsidR="00275313" w:rsidRPr="00997D17" w:rsidDel="00FE0A4D">
                <w:rPr>
                  <w:sz w:val="22"/>
                  <w:szCs w:val="22"/>
                  <w:lang w:val="sv-SE"/>
                </w:rPr>
                <w:delText>Usivuke maji barabarani. Washa taa, punguza mwendo.</w:delText>
              </w:r>
            </w:del>
          </w:p>
        </w:tc>
      </w:tr>
      <w:tr w:rsidR="002066E7" w:rsidRPr="000343A2" w14:paraId="3FC73F24" w14:textId="77777777" w:rsidTr="002066E7">
        <w:tc>
          <w:tcPr>
            <w:tcW w:w="2278" w:type="dxa"/>
          </w:tcPr>
          <w:p w14:paraId="676D6E5F" w14:textId="77777777" w:rsidR="002066E7" w:rsidRPr="00997D17" w:rsidRDefault="002066E7" w:rsidP="003E5113">
            <w:pPr>
              <w:pStyle w:val="ListParagraph"/>
              <w:rPr>
                <w:sz w:val="22"/>
                <w:szCs w:val="22"/>
                <w:lang w:val="sv-SE"/>
              </w:rPr>
            </w:pPr>
          </w:p>
        </w:tc>
        <w:tc>
          <w:tcPr>
            <w:tcW w:w="2278" w:type="dxa"/>
          </w:tcPr>
          <w:p w14:paraId="6C301A6F" w14:textId="2AB0F9C6"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0C73120F" w14:textId="3FA6F224" w:rsidR="002066E7" w:rsidRPr="00997D17" w:rsidRDefault="008C6B60" w:rsidP="003E5113">
            <w:pPr>
              <w:pStyle w:val="ListParagraph"/>
              <w:rPr>
                <w:sz w:val="22"/>
                <w:szCs w:val="22"/>
              </w:rPr>
            </w:pPr>
            <w:r w:rsidRPr="00997D17">
              <w:rPr>
                <w:sz w:val="22"/>
                <w:szCs w:val="22"/>
              </w:rPr>
              <w:t>Pangani floods, heavy rain, and landslides on the Usambara slopes. Roads, water points or houses at the named sites are now affected. Some journeys and classes are disrupted.</w:t>
            </w:r>
          </w:p>
        </w:tc>
        <w:tc>
          <w:tcPr>
            <w:tcW w:w="2278" w:type="dxa"/>
          </w:tcPr>
          <w:p w14:paraId="35887522" w14:textId="70D3793F"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3FE45C81" w14:textId="5D0E99B3" w:rsidR="008C6B60" w:rsidRPr="00997D17" w:rsidRDefault="00275313" w:rsidP="00F20E47">
            <w:pPr>
              <w:pStyle w:val="ListBullet"/>
              <w:rPr>
                <w:sz w:val="22"/>
                <w:szCs w:val="22"/>
              </w:rPr>
            </w:pPr>
            <w:r w:rsidRPr="00997D17">
              <w:rPr>
                <w:sz w:val="22"/>
                <w:szCs w:val="22"/>
              </w:rPr>
              <w:t>Move households off Usambara slopes to the ward assembly point.</w:t>
            </w:r>
          </w:p>
          <w:p w14:paraId="20105DA8" w14:textId="5D7BD16F" w:rsidR="008C6B60" w:rsidRPr="00997D17" w:rsidRDefault="00275313" w:rsidP="00F20E47">
            <w:pPr>
              <w:pStyle w:val="ListBullet"/>
              <w:rPr>
                <w:sz w:val="22"/>
                <w:szCs w:val="22"/>
              </w:rPr>
            </w:pPr>
            <w:r w:rsidRPr="00997D17">
              <w:rPr>
                <w:sz w:val="22"/>
                <w:szCs w:val="22"/>
              </w:rPr>
              <w:t>Close and mark the flooded road or bridge at Usambara slopes. Divert traffic.</w:t>
            </w:r>
          </w:p>
          <w:p w14:paraId="3BFAEE05" w14:textId="61A4FF5E" w:rsidR="008C6B60" w:rsidRPr="00997D17" w:rsidRDefault="00FE0A4D" w:rsidP="00F20E47">
            <w:pPr>
              <w:pStyle w:val="ListBullet"/>
              <w:rPr>
                <w:sz w:val="22"/>
                <w:szCs w:val="22"/>
              </w:rPr>
            </w:pPr>
            <w:ins w:id="6181" w:author="Bonephace Kaijage" w:date="2026-10-14T06:12:00Z" w16du:dateUtc="2026-10-14T04:12:00Z">
              <w:r>
                <w:rPr>
                  <w:sz w:val="22"/>
                  <w:szCs w:val="22"/>
                </w:rPr>
                <w:t>Check that school children, older people and anyone with a disability are accounted for before dark, so that no one is searched for in the night.</w:t>
              </w:r>
            </w:ins>
            <w:del w:id="6182" w:author="Bonephace Kaijage" w:date="2026-10-14T06:12:00Z" w16du:dateUtc="2026-10-14T04:12:00Z">
              <w:r w:rsidR="00275313" w:rsidRPr="00997D17" w:rsidDel="00FE0A4D">
                <w:rPr>
                  <w:sz w:val="22"/>
                  <w:szCs w:val="22"/>
                </w:rPr>
                <w:delText>Account for school children and older people before dark.</w:delText>
              </w:r>
            </w:del>
          </w:p>
          <w:p w14:paraId="4F026F38" w14:textId="095930C3" w:rsidR="002066E7" w:rsidRPr="00997D17" w:rsidRDefault="00275313" w:rsidP="00F20E47">
            <w:pPr>
              <w:pStyle w:val="ListBullet"/>
              <w:rPr>
                <w:sz w:val="22"/>
                <w:szCs w:val="22"/>
              </w:rPr>
            </w:pPr>
            <w:r w:rsidRPr="00997D17">
              <w:rPr>
                <w:sz w:val="22"/>
                <w:szCs w:val="22"/>
              </w:rPr>
              <w:t>Boil drinking water. The clinic watches for diarrhoea.</w:t>
            </w:r>
          </w:p>
        </w:tc>
        <w:tc>
          <w:tcPr>
            <w:tcW w:w="2279" w:type="dxa"/>
          </w:tcPr>
          <w:p w14:paraId="6EF2BA92" w14:textId="3073B0E0" w:rsidR="008C6B60" w:rsidRPr="00997D17" w:rsidRDefault="00275313" w:rsidP="00F20E47">
            <w:pPr>
              <w:pStyle w:val="ListBullet"/>
              <w:rPr>
                <w:sz w:val="22"/>
                <w:szCs w:val="22"/>
              </w:rPr>
            </w:pPr>
            <w:r w:rsidRPr="00997D17">
              <w:rPr>
                <w:sz w:val="22"/>
                <w:szCs w:val="22"/>
              </w:rPr>
              <w:t>Hamisha kaya za eneo hili kwenda kituoni.</w:t>
            </w:r>
          </w:p>
          <w:p w14:paraId="3A94FD44" w14:textId="23231872"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208058FF" w14:textId="4CBF0568"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2B719754" w14:textId="31EC566F"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0B0F568F" w14:textId="77777777" w:rsidTr="002066E7">
        <w:tc>
          <w:tcPr>
            <w:tcW w:w="2278" w:type="dxa"/>
          </w:tcPr>
          <w:p w14:paraId="59CE28CF" w14:textId="77777777" w:rsidR="002066E7" w:rsidRPr="00997D17" w:rsidRDefault="002066E7" w:rsidP="003E5113">
            <w:pPr>
              <w:pStyle w:val="ListParagraph"/>
              <w:rPr>
                <w:sz w:val="22"/>
                <w:szCs w:val="22"/>
                <w:lang w:val="sv-SE"/>
              </w:rPr>
            </w:pPr>
          </w:p>
        </w:tc>
        <w:tc>
          <w:tcPr>
            <w:tcW w:w="2278" w:type="dxa"/>
          </w:tcPr>
          <w:p w14:paraId="55007A25" w14:textId="1AAF8070"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0E5ABB54" w14:textId="0A46D1C1" w:rsidR="002066E7" w:rsidRPr="00997D17" w:rsidRDefault="00FE0A4D" w:rsidP="003E5113">
            <w:pPr>
              <w:pStyle w:val="ListParagraph"/>
              <w:rPr>
                <w:sz w:val="22"/>
                <w:szCs w:val="22"/>
              </w:rPr>
            </w:pPr>
            <w:ins w:id="6183" w:author="Bonephace Kaijage" w:date="2026-10-14T06:21:00Z" w16du:dateUtc="2026-10-14T04:21:00Z">
              <w:r>
                <w:rPr>
                  <w:sz w:val="22"/>
                  <w:szCs w:val="22"/>
                </w:rPr>
                <w:t xml:space="preserve">Conditions at the sites named in Know Your Risk are </w:t>
              </w:r>
              <w:r>
                <w:rPr>
                  <w:sz w:val="22"/>
                  <w:szCs w:val="22"/>
                </w:rPr>
                <w:lastRenderedPageBreak/>
                <w:t>now life-threatening: houses damaged, people cut off, and a real risk of drowning, injury or disease. Help is being organised; please follow the committee's instructions and look out for neighbours.</w:t>
              </w:r>
            </w:ins>
            <w:del w:id="6184"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9D14FD8" w14:textId="7BA85C60" w:rsidR="002066E7" w:rsidRPr="00997D17" w:rsidRDefault="00FE0A4D" w:rsidP="003E5113">
            <w:pPr>
              <w:pStyle w:val="ListParagraph"/>
              <w:rPr>
                <w:sz w:val="22"/>
                <w:szCs w:val="22"/>
              </w:rPr>
            </w:pPr>
            <w:ins w:id="6185" w:author="Bonephace Kaijage" w:date="2026-10-14T06:24:00Z" w16du:dateUtc="2026-10-14T04:24:00Z">
              <w:r>
                <w:rPr>
                  <w:sz w:val="22"/>
                  <w:szCs w:val="22"/>
                </w:rPr>
                <w:lastRenderedPageBreak/>
                <w:t xml:space="preserve">Hali katika maeneo yaliyotajwa kwenye Fahamu Hatari sasa </w:t>
              </w:r>
              <w:r>
                <w:rPr>
                  <w:sz w:val="22"/>
                  <w:szCs w:val="22"/>
                </w:rPr>
                <w:lastRenderedPageBreak/>
                <w:t>ni hatari kwa maisha: nyumba zimeharibika, watu wamekatwa, na kuna hatari halisi ya kuzama, kujeruhiwa au magonjwa. Msaada unaandaliwa; tafadhali fuateni maelekezo ya kamati na muangaliane na majirani.</w:t>
              </w:r>
            </w:ins>
            <w:del w:id="6186"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0421955" w14:textId="5279448C" w:rsidR="008C6B60" w:rsidRPr="00997D17" w:rsidRDefault="00FE0A4D" w:rsidP="00F20E47">
            <w:pPr>
              <w:pStyle w:val="ListBullet"/>
              <w:rPr>
                <w:sz w:val="22"/>
                <w:szCs w:val="22"/>
              </w:rPr>
            </w:pPr>
            <w:ins w:id="6187" w:author="Bonephace Kaijage" w:date="2026-10-14T06:04:00Z" w16du:dateUtc="2026-10-14T04:04:00Z">
              <w:r>
                <w:rPr>
                  <w:sz w:val="22"/>
                  <w:szCs w:val="22"/>
                </w:rPr>
                <w:lastRenderedPageBreak/>
                <w:t xml:space="preserve">Please move now from the sites named in Know </w:t>
              </w:r>
              <w:r>
                <w:rPr>
                  <w:sz w:val="22"/>
                  <w:szCs w:val="22"/>
                </w:rPr>
                <w:lastRenderedPageBreak/>
                <w:t>Your Risk to the agreed safe place, helping anyone who cannot move alone. Return only when the committee confirms it is safe.</w:t>
              </w:r>
            </w:ins>
            <w:del w:id="6188"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46B3A7C9" w14:textId="6E78BD66" w:rsidR="008C6B60" w:rsidRPr="00997D17" w:rsidRDefault="00FE0A4D" w:rsidP="00F20E47">
            <w:pPr>
              <w:pStyle w:val="ListBullet"/>
              <w:rPr>
                <w:sz w:val="22"/>
                <w:szCs w:val="22"/>
              </w:rPr>
            </w:pPr>
            <w:ins w:id="6189" w:author="Bonephace Kaijage" w:date="2026-10-14T06:21:00Z" w16du:dateUtc="2026-10-14T04:21:00Z">
              <w:r>
                <w:rPr>
                  <w:sz w:val="22"/>
                  <w:szCs w:val="22"/>
                </w:rPr>
                <w:t>Call 114 and 190, and keep the road to the sites named in Know Your Risk clear so that ambulances and rescue teams can reach people.</w:t>
              </w:r>
            </w:ins>
            <w:del w:id="6190" w:author="Bonephace Kaijage" w:date="2026-10-14T06:21:00Z" w16du:dateUtc="2026-10-14T04:21:00Z">
              <w:r w:rsidR="00275313" w:rsidRPr="00997D17" w:rsidDel="00FE0A4D">
                <w:rPr>
                  <w:sz w:val="22"/>
                  <w:szCs w:val="22"/>
                </w:rPr>
                <w:delText>Call 114 and 190. Keep the road to the named sites clear for ambulances.</w:delText>
              </w:r>
            </w:del>
          </w:p>
          <w:p w14:paraId="1643FF81" w14:textId="50ABE687" w:rsidR="008C6B60" w:rsidRPr="00997D17" w:rsidRDefault="00275313" w:rsidP="00F20E47">
            <w:pPr>
              <w:pStyle w:val="ListBullet"/>
              <w:rPr>
                <w:sz w:val="22"/>
                <w:szCs w:val="22"/>
              </w:rPr>
            </w:pPr>
            <w:r w:rsidRPr="00997D17">
              <w:rPr>
                <w:sz w:val="22"/>
                <w:szCs w:val="22"/>
              </w:rPr>
              <w:t>Open the shelter and register every household. Note who is missing.</w:t>
            </w:r>
          </w:p>
          <w:p w14:paraId="7DF0F27F" w14:textId="3B0CF176"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330B3B2F" w14:textId="365A9FE0" w:rsidR="008C6B60" w:rsidRPr="00997D17" w:rsidRDefault="00275313" w:rsidP="00F20E47">
            <w:pPr>
              <w:pStyle w:val="ListBullet"/>
              <w:rPr>
                <w:sz w:val="22"/>
                <w:szCs w:val="22"/>
                <w:lang w:val="sv-SE"/>
              </w:rPr>
            </w:pPr>
            <w:r w:rsidRPr="00997D17">
              <w:rPr>
                <w:sz w:val="22"/>
                <w:szCs w:val="22"/>
                <w:lang w:val="sv-SE"/>
              </w:rPr>
              <w:lastRenderedPageBreak/>
              <w:t xml:space="preserve">Hamisha eneo hili sasa. Msirudi </w:t>
            </w:r>
            <w:r w:rsidRPr="00997D17">
              <w:rPr>
                <w:sz w:val="22"/>
                <w:szCs w:val="22"/>
                <w:lang w:val="sv-SE"/>
              </w:rPr>
              <w:lastRenderedPageBreak/>
              <w:t>mpaka kamati iseme.</w:t>
            </w:r>
          </w:p>
          <w:p w14:paraId="48C1A842" w14:textId="154F3ACB" w:rsidR="008C6B60" w:rsidRPr="00997D17" w:rsidRDefault="00275313" w:rsidP="00F20E47">
            <w:pPr>
              <w:pStyle w:val="ListBullet"/>
              <w:rPr>
                <w:sz w:val="22"/>
                <w:szCs w:val="22"/>
                <w:lang w:val="sv-SE"/>
              </w:rPr>
            </w:pPr>
            <w:r w:rsidRPr="00997D17">
              <w:rPr>
                <w:sz w:val="22"/>
                <w:szCs w:val="22"/>
                <w:lang w:val="sv-SE"/>
              </w:rPr>
              <w:t>Piga 114 na 190. Acha barabara wazi.</w:t>
            </w:r>
          </w:p>
          <w:p w14:paraId="42752167" w14:textId="5F2C6BB5" w:rsidR="008C6B60" w:rsidRPr="00997D17" w:rsidRDefault="00275313" w:rsidP="00F20E47">
            <w:pPr>
              <w:pStyle w:val="ListBullet"/>
              <w:rPr>
                <w:sz w:val="22"/>
                <w:szCs w:val="22"/>
                <w:lang w:val="sv-SE"/>
              </w:rPr>
            </w:pPr>
            <w:r w:rsidRPr="00997D17">
              <w:rPr>
                <w:sz w:val="22"/>
                <w:szCs w:val="22"/>
                <w:lang w:val="sv-SE"/>
              </w:rPr>
              <w:t>Sajili kila kaya. Andika aliyepotea.</w:t>
            </w:r>
          </w:p>
          <w:p w14:paraId="1F93FAF5" w14:textId="410B1610"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6FA929BC" w14:textId="77777777" w:rsidTr="002066E7">
        <w:tc>
          <w:tcPr>
            <w:tcW w:w="2278" w:type="dxa"/>
          </w:tcPr>
          <w:p w14:paraId="66785F59" w14:textId="2B045187" w:rsidR="002066E7" w:rsidRPr="00997D17" w:rsidRDefault="002066E7" w:rsidP="003E5113">
            <w:pPr>
              <w:pStyle w:val="ListParagraph"/>
              <w:rPr>
                <w:sz w:val="22"/>
                <w:szCs w:val="22"/>
              </w:rPr>
            </w:pPr>
            <w:r w:rsidRPr="00997D17">
              <w:rPr>
                <w:sz w:val="22"/>
                <w:szCs w:val="22"/>
              </w:rPr>
              <w:lastRenderedPageBreak/>
              <w:t>Lushoto District Council</w:t>
            </w:r>
          </w:p>
        </w:tc>
        <w:tc>
          <w:tcPr>
            <w:tcW w:w="2278" w:type="dxa"/>
          </w:tcPr>
          <w:p w14:paraId="32EECA66" w14:textId="5FB87870"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0DD78892" w14:textId="75BAB3C1" w:rsidR="002066E7" w:rsidRPr="00997D17" w:rsidRDefault="008C6B60" w:rsidP="003E5113">
            <w:pPr>
              <w:pStyle w:val="ListParagraph"/>
              <w:rPr>
                <w:sz w:val="22"/>
                <w:szCs w:val="22"/>
              </w:rPr>
            </w:pPr>
            <w:r w:rsidRPr="00997D17">
              <w:rPr>
                <w:sz w:val="22"/>
                <w:szCs w:val="22"/>
              </w:rPr>
              <w:t>heavy rain and landslides on the West Usambara, valley floods, and strong winds. A few roads slippery, a few low homes wet, and lightning where storms build.</w:t>
            </w:r>
          </w:p>
        </w:tc>
        <w:tc>
          <w:tcPr>
            <w:tcW w:w="2278" w:type="dxa"/>
          </w:tcPr>
          <w:p w14:paraId="209EF087" w14:textId="015C0751"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5F1AC471" w14:textId="5F9FAE75" w:rsidR="008C6B60" w:rsidRPr="00997D17" w:rsidRDefault="00275313" w:rsidP="00F20E47">
            <w:pPr>
              <w:pStyle w:val="ListBullet"/>
              <w:rPr>
                <w:sz w:val="22"/>
                <w:szCs w:val="22"/>
              </w:rPr>
            </w:pPr>
            <w:r w:rsidRPr="00997D17">
              <w:rPr>
                <w:sz w:val="22"/>
                <w:szCs w:val="22"/>
              </w:rPr>
              <w:t>Before the rain, walk West Usambara and clear the drains and culverts.</w:t>
            </w:r>
          </w:p>
          <w:p w14:paraId="0E65261A" w14:textId="00302E43" w:rsidR="008C6B60" w:rsidRPr="00997D17" w:rsidRDefault="00FE0A4D" w:rsidP="00F20E47">
            <w:pPr>
              <w:pStyle w:val="ListBullet"/>
              <w:rPr>
                <w:sz w:val="22"/>
                <w:szCs w:val="22"/>
              </w:rPr>
            </w:pPr>
            <w:ins w:id="6191" w:author="Bonephace Kaijage" w:date="2026-10-14T06:18:00Z" w16du:dateUtc="2026-10-14T04:18:00Z">
              <w:r>
                <w:rPr>
                  <w:sz w:val="22"/>
                  <w:szCs w:val="22"/>
                </w:rPr>
                <w:t>Households along West Usambara: keep food, documents and children above floor level, because water here can enter houses with little warning.</w:t>
              </w:r>
            </w:ins>
            <w:del w:id="6192" w:author="Bonephace Kaijage" w:date="2026-10-14T06:18:00Z" w16du:dateUtc="2026-10-14T04:18:00Z">
              <w:r w:rsidR="00275313" w:rsidRPr="00997D17" w:rsidDel="00FE0A4D">
                <w:rPr>
                  <w:sz w:val="22"/>
                  <w:szCs w:val="22"/>
                </w:rPr>
                <w:delText>Households along West Usambara raise food, documents and children above the floor.</w:delText>
              </w:r>
            </w:del>
          </w:p>
          <w:p w14:paraId="3DA1A1FD" w14:textId="5C01D4F3" w:rsidR="008C6B60" w:rsidRPr="00997D17" w:rsidRDefault="00275313" w:rsidP="00F20E47">
            <w:pPr>
              <w:pStyle w:val="ListBullet"/>
              <w:rPr>
                <w:sz w:val="22"/>
                <w:szCs w:val="22"/>
              </w:rPr>
            </w:pPr>
            <w:r w:rsidRPr="00997D17">
              <w:rPr>
                <w:sz w:val="22"/>
                <w:szCs w:val="22"/>
              </w:rPr>
              <w:lastRenderedPageBreak/>
              <w:t>Save 190 and the ward chair number. Keep a torch and drinking water.</w:t>
            </w:r>
          </w:p>
          <w:p w14:paraId="0C7E3A52" w14:textId="10CE63E2" w:rsidR="002066E7" w:rsidRPr="00997D17" w:rsidRDefault="00275313" w:rsidP="00F20E47">
            <w:pPr>
              <w:pStyle w:val="ListBullet"/>
              <w:rPr>
                <w:sz w:val="22"/>
                <w:szCs w:val="22"/>
              </w:rPr>
            </w:pPr>
            <w:r w:rsidRPr="00997D17">
              <w:rPr>
                <w:sz w:val="22"/>
                <w:szCs w:val="22"/>
              </w:rPr>
              <w:t>Do not drive or walk through water crossing West Usambara. Headlights on, slow down.</w:t>
            </w:r>
          </w:p>
        </w:tc>
        <w:tc>
          <w:tcPr>
            <w:tcW w:w="2279" w:type="dxa"/>
          </w:tcPr>
          <w:p w14:paraId="41DEF5A8" w14:textId="519134A1" w:rsidR="008C6B60" w:rsidRPr="00997D17" w:rsidRDefault="00275313" w:rsidP="00F20E47">
            <w:pPr>
              <w:pStyle w:val="ListBullet"/>
              <w:rPr>
                <w:sz w:val="22"/>
                <w:szCs w:val="22"/>
              </w:rPr>
            </w:pPr>
            <w:r w:rsidRPr="00997D17">
              <w:rPr>
                <w:sz w:val="22"/>
                <w:szCs w:val="22"/>
              </w:rPr>
              <w:lastRenderedPageBreak/>
              <w:t>Kabla ya mvua, tembea eneo hili na usafishe mitaro.</w:t>
            </w:r>
          </w:p>
          <w:p w14:paraId="3825A677" w14:textId="7EB991CE" w:rsidR="008C6B60" w:rsidRPr="00997D17" w:rsidRDefault="00275313" w:rsidP="00F20E47">
            <w:pPr>
              <w:pStyle w:val="ListBullet"/>
              <w:rPr>
                <w:sz w:val="22"/>
                <w:szCs w:val="22"/>
              </w:rPr>
            </w:pPr>
            <w:r w:rsidRPr="00997D17">
              <w:rPr>
                <w:sz w:val="22"/>
                <w:szCs w:val="22"/>
              </w:rPr>
              <w:t>Kaya zipandishe chakula, nyaraka na watoto.</w:t>
            </w:r>
          </w:p>
          <w:p w14:paraId="3BBD0AB3" w14:textId="71A32721" w:rsidR="008C6B60" w:rsidRPr="00997D17" w:rsidRDefault="00FE0A4D" w:rsidP="00F20E47">
            <w:pPr>
              <w:pStyle w:val="ListBullet"/>
              <w:rPr>
                <w:sz w:val="22"/>
                <w:szCs w:val="22"/>
                <w:lang w:val="sv-SE"/>
              </w:rPr>
            </w:pPr>
            <w:ins w:id="6193" w:author="Bonephace Kaijage" w:date="2026-10-14T06:12:00Z" w16du:dateUtc="2026-10-14T04:12:00Z">
              <w:r>
                <w:rPr>
                  <w:sz w:val="22"/>
                  <w:szCs w:val="22"/>
                </w:rPr>
                <w:t xml:space="preserve">Hifadhini 190 na namba ya mwenyekiti, na wekeni tochi na maji tayari, ili msaada uitwe na kaya iweze </w:t>
              </w:r>
              <w:r>
                <w:rPr>
                  <w:sz w:val="22"/>
                  <w:szCs w:val="22"/>
                </w:rPr>
                <w:lastRenderedPageBreak/>
                <w:t>kukaa usiku bila umeme.</w:t>
              </w:r>
            </w:ins>
            <w:del w:id="6194" w:author="Bonephace Kaijage" w:date="2026-10-14T06:12:00Z" w16du:dateUtc="2026-10-14T04:12: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61901602" w14:textId="5C5081D3" w:rsidR="002066E7" w:rsidRPr="00997D17" w:rsidRDefault="00FE0A4D" w:rsidP="00F20E47">
            <w:pPr>
              <w:pStyle w:val="ListBullet"/>
              <w:rPr>
                <w:sz w:val="22"/>
                <w:szCs w:val="22"/>
                <w:lang w:val="sv-SE"/>
              </w:rPr>
            </w:pPr>
            <w:ins w:id="6195" w:author="Bonephace Kaijage" w:date="2026-10-14T06:12:00Z" w16du:dateUtc="2026-10-14T04:12:00Z">
              <w:r>
                <w:rPr>
                  <w:sz w:val="22"/>
                  <w:szCs w:val="22"/>
                  <w:lang w:val="sv-SE"/>
                </w:rPr>
                <w:t>Subirini badala ya kuvuka maji barabarani: yanaweza kumchukua mtu au gari. Washeni taa, punguzeni mwendo.</w:t>
              </w:r>
            </w:ins>
            <w:del w:id="6196" w:author="Bonephace Kaijage" w:date="2026-10-14T06:12:00Z" w16du:dateUtc="2026-10-14T04:12:00Z">
              <w:r w:rsidR="00275313" w:rsidRPr="00997D17" w:rsidDel="00FE0A4D">
                <w:rPr>
                  <w:sz w:val="22"/>
                  <w:szCs w:val="22"/>
                  <w:lang w:val="sv-SE"/>
                </w:rPr>
                <w:delText>Usivuke maji barabarani. Washa taa, punguza mwendo.</w:delText>
              </w:r>
            </w:del>
          </w:p>
        </w:tc>
      </w:tr>
      <w:tr w:rsidR="002066E7" w:rsidRPr="000343A2" w14:paraId="287F404B" w14:textId="77777777" w:rsidTr="002066E7">
        <w:tc>
          <w:tcPr>
            <w:tcW w:w="2278" w:type="dxa"/>
          </w:tcPr>
          <w:p w14:paraId="47B2F76D" w14:textId="77777777" w:rsidR="002066E7" w:rsidRPr="00997D17" w:rsidRDefault="002066E7" w:rsidP="003E5113">
            <w:pPr>
              <w:pStyle w:val="ListParagraph"/>
              <w:rPr>
                <w:sz w:val="22"/>
                <w:szCs w:val="22"/>
                <w:lang w:val="sv-SE"/>
              </w:rPr>
            </w:pPr>
          </w:p>
        </w:tc>
        <w:tc>
          <w:tcPr>
            <w:tcW w:w="2278" w:type="dxa"/>
          </w:tcPr>
          <w:p w14:paraId="37CADA41" w14:textId="1C4E45B7"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7C23B84A" w14:textId="45945843" w:rsidR="002066E7" w:rsidRPr="00997D17" w:rsidRDefault="008C6B60" w:rsidP="003E5113">
            <w:pPr>
              <w:pStyle w:val="ListParagraph"/>
              <w:rPr>
                <w:sz w:val="22"/>
                <w:szCs w:val="22"/>
              </w:rPr>
            </w:pPr>
            <w:r w:rsidRPr="00997D17">
              <w:rPr>
                <w:sz w:val="22"/>
                <w:szCs w:val="22"/>
              </w:rPr>
              <w:t>heavy rain and landslides on the West Usambara, valley floods, and strong winds. Roads, water points or houses at the named sites are now affected. Some journeys and classes are disrupted.</w:t>
            </w:r>
          </w:p>
        </w:tc>
        <w:tc>
          <w:tcPr>
            <w:tcW w:w="2278" w:type="dxa"/>
          </w:tcPr>
          <w:p w14:paraId="0161F66F" w14:textId="27403BCA"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F8572D8" w14:textId="505443D1" w:rsidR="008C6B60" w:rsidRPr="00997D17" w:rsidRDefault="00275313" w:rsidP="00F20E47">
            <w:pPr>
              <w:pStyle w:val="ListBullet"/>
              <w:rPr>
                <w:sz w:val="22"/>
                <w:szCs w:val="22"/>
              </w:rPr>
            </w:pPr>
            <w:r w:rsidRPr="00997D17">
              <w:rPr>
                <w:sz w:val="22"/>
                <w:szCs w:val="22"/>
              </w:rPr>
              <w:t>Move households off West Usambara to the ward assembly point.</w:t>
            </w:r>
          </w:p>
          <w:p w14:paraId="7DBEE7D1" w14:textId="505F2689" w:rsidR="008C6B60" w:rsidRPr="00997D17" w:rsidRDefault="00275313" w:rsidP="00F20E47">
            <w:pPr>
              <w:pStyle w:val="ListBullet"/>
              <w:rPr>
                <w:sz w:val="22"/>
                <w:szCs w:val="22"/>
              </w:rPr>
            </w:pPr>
            <w:r w:rsidRPr="00997D17">
              <w:rPr>
                <w:sz w:val="22"/>
                <w:szCs w:val="22"/>
              </w:rPr>
              <w:t>Close and mark the flooded road or bridge at West Usambara. Divert traffic.</w:t>
            </w:r>
          </w:p>
          <w:p w14:paraId="10E5E243" w14:textId="40C28F54" w:rsidR="008C6B60" w:rsidRPr="00997D17" w:rsidRDefault="00FE0A4D" w:rsidP="00F20E47">
            <w:pPr>
              <w:pStyle w:val="ListBullet"/>
              <w:rPr>
                <w:sz w:val="22"/>
                <w:szCs w:val="22"/>
              </w:rPr>
            </w:pPr>
            <w:ins w:id="6197" w:author="Bonephace Kaijage" w:date="2026-10-14T06:12:00Z" w16du:dateUtc="2026-10-14T04:12:00Z">
              <w:r>
                <w:rPr>
                  <w:sz w:val="22"/>
                  <w:szCs w:val="22"/>
                </w:rPr>
                <w:t>Check that school children, older people and anyone with a disability are accounted for before dark, so that no one is searched for in the night.</w:t>
              </w:r>
            </w:ins>
            <w:del w:id="6198" w:author="Bonephace Kaijage" w:date="2026-10-14T06:12:00Z" w16du:dateUtc="2026-10-14T04:12:00Z">
              <w:r w:rsidR="00275313" w:rsidRPr="00997D17" w:rsidDel="00FE0A4D">
                <w:rPr>
                  <w:sz w:val="22"/>
                  <w:szCs w:val="22"/>
                </w:rPr>
                <w:delText>Account for school children and older people before dark.</w:delText>
              </w:r>
            </w:del>
          </w:p>
          <w:p w14:paraId="2637A411" w14:textId="0E89450B" w:rsidR="002066E7" w:rsidRPr="00997D17" w:rsidRDefault="00275313" w:rsidP="00F20E47">
            <w:pPr>
              <w:pStyle w:val="ListBullet"/>
              <w:rPr>
                <w:sz w:val="22"/>
                <w:szCs w:val="22"/>
              </w:rPr>
            </w:pPr>
            <w:r w:rsidRPr="00997D17">
              <w:rPr>
                <w:sz w:val="22"/>
                <w:szCs w:val="22"/>
              </w:rPr>
              <w:t>Boil drinking water. The clinic watches for diarrhoea.</w:t>
            </w:r>
          </w:p>
        </w:tc>
        <w:tc>
          <w:tcPr>
            <w:tcW w:w="2279" w:type="dxa"/>
          </w:tcPr>
          <w:p w14:paraId="3C6F76AD" w14:textId="4C188314" w:rsidR="008C6B60" w:rsidRPr="00997D17" w:rsidRDefault="00275313" w:rsidP="00F20E47">
            <w:pPr>
              <w:pStyle w:val="ListBullet"/>
              <w:rPr>
                <w:sz w:val="22"/>
                <w:szCs w:val="22"/>
              </w:rPr>
            </w:pPr>
            <w:r w:rsidRPr="00997D17">
              <w:rPr>
                <w:sz w:val="22"/>
                <w:szCs w:val="22"/>
              </w:rPr>
              <w:t>Hamisha kaya za eneo hili kwenda kituoni.</w:t>
            </w:r>
          </w:p>
          <w:p w14:paraId="7E79E5AE" w14:textId="5FEA42E0"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69C440D3" w14:textId="5F8434C1"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3F9DEC4E" w14:textId="12680055"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260B159A" w14:textId="77777777" w:rsidTr="002066E7">
        <w:tc>
          <w:tcPr>
            <w:tcW w:w="2278" w:type="dxa"/>
          </w:tcPr>
          <w:p w14:paraId="34D25836" w14:textId="77777777" w:rsidR="002066E7" w:rsidRPr="00997D17" w:rsidRDefault="002066E7" w:rsidP="003E5113">
            <w:pPr>
              <w:pStyle w:val="ListParagraph"/>
              <w:rPr>
                <w:sz w:val="22"/>
                <w:szCs w:val="22"/>
                <w:lang w:val="sv-SE"/>
              </w:rPr>
            </w:pPr>
          </w:p>
        </w:tc>
        <w:tc>
          <w:tcPr>
            <w:tcW w:w="2278" w:type="dxa"/>
          </w:tcPr>
          <w:p w14:paraId="048ED6BA" w14:textId="5684201C"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76D05F81" w14:textId="06BFEB63" w:rsidR="002066E7" w:rsidRPr="00997D17" w:rsidRDefault="00FE0A4D" w:rsidP="003E5113">
            <w:pPr>
              <w:pStyle w:val="ListParagraph"/>
              <w:rPr>
                <w:sz w:val="22"/>
                <w:szCs w:val="22"/>
              </w:rPr>
            </w:pPr>
            <w:ins w:id="6199" w:author="Bonephace Kaijage" w:date="2026-10-14T06:21:00Z" w16du:dateUtc="2026-10-14T04:21:00Z">
              <w:r>
                <w:rPr>
                  <w:sz w:val="22"/>
                  <w:szCs w:val="22"/>
                </w:rPr>
                <w:t xml:space="preserve">Conditions at the sites named in Know Your Risk are now life-threatening: houses damaged, people cut off, and a real risk of </w:t>
              </w:r>
              <w:r>
                <w:rPr>
                  <w:sz w:val="22"/>
                  <w:szCs w:val="22"/>
                </w:rPr>
                <w:lastRenderedPageBreak/>
                <w:t>drowning, injury or disease. Help is being organised; please follow the committee's instructions and look out for neighbours.</w:t>
              </w:r>
            </w:ins>
            <w:del w:id="6200"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2ECD213" w14:textId="0C5568C7" w:rsidR="002066E7" w:rsidRPr="00997D17" w:rsidRDefault="00FE0A4D" w:rsidP="003E5113">
            <w:pPr>
              <w:pStyle w:val="ListParagraph"/>
              <w:rPr>
                <w:sz w:val="22"/>
                <w:szCs w:val="22"/>
              </w:rPr>
            </w:pPr>
            <w:ins w:id="6201" w:author="Bonephace Kaijage" w:date="2026-10-14T06:24:00Z" w16du:dateUtc="2026-10-14T04:24:00Z">
              <w:r>
                <w:rPr>
                  <w:sz w:val="22"/>
                  <w:szCs w:val="22"/>
                </w:rPr>
                <w:lastRenderedPageBreak/>
                <w:t xml:space="preserve">Hali katika maeneo yaliyotajwa kwenye Fahamu Hatari sasa ni hatari kwa maisha: nyumba zimeharibika, watu wamekatwa, na </w:t>
              </w:r>
              <w:r>
                <w:rPr>
                  <w:sz w:val="22"/>
                  <w:szCs w:val="22"/>
                </w:rPr>
                <w:lastRenderedPageBreak/>
                <w:t>kuna hatari halisi ya kuzama, kujeruhiwa au magonjwa. Msaada unaandaliwa; tafadhali fuateni maelekezo ya kamati na muangaliane na majirani.</w:t>
              </w:r>
            </w:ins>
            <w:del w:id="6202"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CBCA42F" w14:textId="0257486F" w:rsidR="008C6B60" w:rsidRPr="00997D17" w:rsidRDefault="00FE0A4D" w:rsidP="00F20E47">
            <w:pPr>
              <w:pStyle w:val="ListBullet"/>
              <w:rPr>
                <w:sz w:val="22"/>
                <w:szCs w:val="22"/>
              </w:rPr>
            </w:pPr>
            <w:ins w:id="6203" w:author="Bonephace Kaijage" w:date="2026-10-14T06:04:00Z" w16du:dateUtc="2026-10-14T04:04:00Z">
              <w:r>
                <w:rPr>
                  <w:sz w:val="22"/>
                  <w:szCs w:val="22"/>
                </w:rPr>
                <w:lastRenderedPageBreak/>
                <w:t xml:space="preserve">Please move now from the sites named in Know Your Risk to the agreed safe place, helping anyone who cannot move alone. </w:t>
              </w:r>
              <w:r>
                <w:rPr>
                  <w:sz w:val="22"/>
                  <w:szCs w:val="22"/>
                </w:rPr>
                <w:lastRenderedPageBreak/>
                <w:t>Return only when the committee confirms it is safe.</w:t>
              </w:r>
            </w:ins>
            <w:del w:id="6204"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6901DD44" w14:textId="5A10C656" w:rsidR="008C6B60" w:rsidRPr="00997D17" w:rsidRDefault="00FE0A4D" w:rsidP="00F20E47">
            <w:pPr>
              <w:pStyle w:val="ListBullet"/>
              <w:rPr>
                <w:sz w:val="22"/>
                <w:szCs w:val="22"/>
              </w:rPr>
            </w:pPr>
            <w:ins w:id="6205" w:author="Bonephace Kaijage" w:date="2026-10-14T06:21:00Z" w16du:dateUtc="2026-10-14T04:21:00Z">
              <w:r>
                <w:rPr>
                  <w:sz w:val="22"/>
                  <w:szCs w:val="22"/>
                </w:rPr>
                <w:t>Call 114 and 190, and keep the road to the sites named in Know Your Risk clear so that ambulances and rescue teams can reach people.</w:t>
              </w:r>
            </w:ins>
            <w:del w:id="6206" w:author="Bonephace Kaijage" w:date="2026-10-14T06:21:00Z" w16du:dateUtc="2026-10-14T04:21:00Z">
              <w:r w:rsidR="00275313" w:rsidRPr="00997D17" w:rsidDel="00FE0A4D">
                <w:rPr>
                  <w:sz w:val="22"/>
                  <w:szCs w:val="22"/>
                </w:rPr>
                <w:delText>Call 114 and 190. Keep the road to the named sites clear for ambulances.</w:delText>
              </w:r>
            </w:del>
          </w:p>
          <w:p w14:paraId="1781404B" w14:textId="7C102E07" w:rsidR="008C6B60" w:rsidRPr="00997D17" w:rsidRDefault="00275313" w:rsidP="00F20E47">
            <w:pPr>
              <w:pStyle w:val="ListBullet"/>
              <w:rPr>
                <w:sz w:val="22"/>
                <w:szCs w:val="22"/>
              </w:rPr>
            </w:pPr>
            <w:r w:rsidRPr="00997D17">
              <w:rPr>
                <w:sz w:val="22"/>
                <w:szCs w:val="22"/>
              </w:rPr>
              <w:t>Open the shelter and register every household. Note who is missing.</w:t>
            </w:r>
          </w:p>
          <w:p w14:paraId="4243E045" w14:textId="30687A23"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4D55966A" w14:textId="483F53B3"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0DCD12B1" w14:textId="44CB0A0D" w:rsidR="008C6B60" w:rsidRPr="00997D17" w:rsidRDefault="00275313" w:rsidP="00F20E47">
            <w:pPr>
              <w:pStyle w:val="ListBullet"/>
              <w:rPr>
                <w:sz w:val="22"/>
                <w:szCs w:val="22"/>
                <w:lang w:val="sv-SE"/>
              </w:rPr>
            </w:pPr>
            <w:r w:rsidRPr="00997D17">
              <w:rPr>
                <w:sz w:val="22"/>
                <w:szCs w:val="22"/>
                <w:lang w:val="sv-SE"/>
              </w:rPr>
              <w:t>Piga 114 na 190. Acha barabara wazi.</w:t>
            </w:r>
          </w:p>
          <w:p w14:paraId="771624FA" w14:textId="017D7D27" w:rsidR="008C6B60" w:rsidRPr="00997D17" w:rsidRDefault="00275313" w:rsidP="00F20E47">
            <w:pPr>
              <w:pStyle w:val="ListBullet"/>
              <w:rPr>
                <w:sz w:val="22"/>
                <w:szCs w:val="22"/>
                <w:lang w:val="sv-SE"/>
              </w:rPr>
            </w:pPr>
            <w:r w:rsidRPr="00997D17">
              <w:rPr>
                <w:sz w:val="22"/>
                <w:szCs w:val="22"/>
                <w:lang w:val="sv-SE"/>
              </w:rPr>
              <w:lastRenderedPageBreak/>
              <w:t>Sajili kila kaya. Andika aliyepotea.</w:t>
            </w:r>
          </w:p>
          <w:p w14:paraId="40FF87D7" w14:textId="45121297"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65C808CB" w14:textId="77777777" w:rsidTr="002066E7">
        <w:tc>
          <w:tcPr>
            <w:tcW w:w="2278" w:type="dxa"/>
          </w:tcPr>
          <w:p w14:paraId="12488E43" w14:textId="3067AAC6" w:rsidR="002066E7" w:rsidRPr="00997D17" w:rsidRDefault="002066E7" w:rsidP="003E5113">
            <w:pPr>
              <w:pStyle w:val="ListParagraph"/>
              <w:rPr>
                <w:sz w:val="22"/>
                <w:szCs w:val="22"/>
              </w:rPr>
            </w:pPr>
            <w:r w:rsidRPr="00997D17">
              <w:rPr>
                <w:sz w:val="22"/>
                <w:szCs w:val="22"/>
              </w:rPr>
              <w:lastRenderedPageBreak/>
              <w:t>Mkinga District Council</w:t>
            </w:r>
          </w:p>
        </w:tc>
        <w:tc>
          <w:tcPr>
            <w:tcW w:w="2278" w:type="dxa"/>
          </w:tcPr>
          <w:p w14:paraId="0486679A" w14:textId="140F4B25"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33412875" w14:textId="6F323038" w:rsidR="002066E7" w:rsidRPr="00997D17" w:rsidRDefault="008C6B60" w:rsidP="003E5113">
            <w:pPr>
              <w:pStyle w:val="ListParagraph"/>
              <w:rPr>
                <w:sz w:val="22"/>
                <w:szCs w:val="22"/>
              </w:rPr>
            </w:pPr>
            <w:r w:rsidRPr="00997D17">
              <w:rPr>
                <w:sz w:val="22"/>
                <w:szCs w:val="22"/>
              </w:rPr>
              <w:t>coastal floods, large waves, heavy rain, boat accidents, and cholera. A few roads slippery, a few low homes wet, and lightning where storms build.</w:t>
            </w:r>
          </w:p>
        </w:tc>
        <w:tc>
          <w:tcPr>
            <w:tcW w:w="2278" w:type="dxa"/>
          </w:tcPr>
          <w:p w14:paraId="65B9DC1B" w14:textId="47AE5207"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26A07DB1" w14:textId="3A3C825F" w:rsidR="008C6B60" w:rsidRPr="00997D17" w:rsidRDefault="00275313" w:rsidP="00F20E47">
            <w:pPr>
              <w:pStyle w:val="ListBullet"/>
              <w:rPr>
                <w:sz w:val="22"/>
                <w:szCs w:val="22"/>
              </w:rPr>
            </w:pPr>
            <w:r w:rsidRPr="00997D17">
              <w:rPr>
                <w:sz w:val="22"/>
                <w:szCs w:val="22"/>
              </w:rPr>
              <w:t>Before any boat leaves accidents, check the forecast and put a life jacket on.</w:t>
            </w:r>
          </w:p>
          <w:p w14:paraId="5FE62A0C" w14:textId="5E7789EF" w:rsidR="008C6B60" w:rsidRPr="00997D17" w:rsidRDefault="00275313" w:rsidP="00F20E47">
            <w:pPr>
              <w:pStyle w:val="ListBullet"/>
              <w:rPr>
                <w:sz w:val="22"/>
                <w:szCs w:val="22"/>
              </w:rPr>
            </w:pPr>
            <w:r w:rsidRPr="00997D17">
              <w:rPr>
                <w:sz w:val="22"/>
                <w:szCs w:val="22"/>
              </w:rPr>
              <w:t>Bring small boats off the open water at accidents.</w:t>
            </w:r>
          </w:p>
          <w:p w14:paraId="2D5320B7" w14:textId="58269D65" w:rsidR="008C6B60" w:rsidRPr="00997D17" w:rsidRDefault="00275313" w:rsidP="00F20E47">
            <w:pPr>
              <w:pStyle w:val="ListBullet"/>
              <w:rPr>
                <w:sz w:val="22"/>
                <w:szCs w:val="22"/>
              </w:rPr>
            </w:pPr>
            <w:r w:rsidRPr="00997D17">
              <w:rPr>
                <w:sz w:val="22"/>
                <w:szCs w:val="22"/>
              </w:rPr>
              <w:t>The landing listens for the warning and saves 190.</w:t>
            </w:r>
          </w:p>
          <w:p w14:paraId="263DDC37" w14:textId="77ABBB8A" w:rsidR="002066E7" w:rsidRPr="00997D17" w:rsidRDefault="00275313" w:rsidP="00F20E47">
            <w:pPr>
              <w:pStyle w:val="ListBullet"/>
              <w:rPr>
                <w:sz w:val="22"/>
                <w:szCs w:val="22"/>
              </w:rPr>
            </w:pPr>
            <w:r w:rsidRPr="00997D17">
              <w:rPr>
                <w:sz w:val="22"/>
                <w:szCs w:val="22"/>
              </w:rPr>
              <w:t>Do not swim out from accidents. Throw something that floats.</w:t>
            </w:r>
          </w:p>
        </w:tc>
        <w:tc>
          <w:tcPr>
            <w:tcW w:w="2279" w:type="dxa"/>
          </w:tcPr>
          <w:p w14:paraId="4250F6E3" w14:textId="397944B7" w:rsidR="008C6B60" w:rsidRPr="00997D17" w:rsidRDefault="00275313" w:rsidP="00F20E47">
            <w:pPr>
              <w:pStyle w:val="ListBullet"/>
              <w:rPr>
                <w:sz w:val="22"/>
                <w:szCs w:val="22"/>
              </w:rPr>
            </w:pPr>
            <w:r w:rsidRPr="00997D17">
              <w:rPr>
                <w:sz w:val="22"/>
                <w:szCs w:val="22"/>
              </w:rPr>
              <w:t>Kabla ya mvua, tembea eneo hili na usafishe mitaro.</w:t>
            </w:r>
          </w:p>
          <w:p w14:paraId="5313F90E" w14:textId="55219DA0" w:rsidR="008C6B60" w:rsidRPr="00997D17" w:rsidRDefault="00275313" w:rsidP="00F20E47">
            <w:pPr>
              <w:pStyle w:val="ListBullet"/>
              <w:rPr>
                <w:sz w:val="22"/>
                <w:szCs w:val="22"/>
              </w:rPr>
            </w:pPr>
            <w:r w:rsidRPr="00997D17">
              <w:rPr>
                <w:sz w:val="22"/>
                <w:szCs w:val="22"/>
              </w:rPr>
              <w:t>Kaya zipandishe chakula, nyaraka na watoto.</w:t>
            </w:r>
          </w:p>
          <w:p w14:paraId="6B6C19F8" w14:textId="04723F79" w:rsidR="008C6B60" w:rsidRPr="00997D17" w:rsidRDefault="00FE0A4D" w:rsidP="00F20E47">
            <w:pPr>
              <w:pStyle w:val="ListBullet"/>
              <w:rPr>
                <w:sz w:val="22"/>
                <w:szCs w:val="22"/>
                <w:lang w:val="sv-SE"/>
              </w:rPr>
            </w:pPr>
            <w:ins w:id="6207" w:author="Bonephace Kaijage" w:date="2026-10-14T06:12:00Z" w16du:dateUtc="2026-10-14T04:12:00Z">
              <w:r>
                <w:rPr>
                  <w:sz w:val="22"/>
                  <w:szCs w:val="22"/>
                </w:rPr>
                <w:t>Hifadhini 190 na namba ya mwenyekiti, na wekeni tochi na maji tayari, ili msaada uitwe na kaya iweze kukaa usiku bila umeme.</w:t>
              </w:r>
            </w:ins>
            <w:del w:id="6208" w:author="Bonephace Kaijage" w:date="2026-10-14T06:12:00Z" w16du:dateUtc="2026-10-14T04:12: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2E35ECBE" w14:textId="60A6A62D" w:rsidR="002066E7" w:rsidRPr="00997D17" w:rsidRDefault="00FE0A4D" w:rsidP="00F20E47">
            <w:pPr>
              <w:pStyle w:val="ListBullet"/>
              <w:rPr>
                <w:sz w:val="22"/>
                <w:szCs w:val="22"/>
                <w:lang w:val="sv-SE"/>
              </w:rPr>
            </w:pPr>
            <w:ins w:id="6209" w:author="Bonephace Kaijage" w:date="2026-10-14T06:12:00Z" w16du:dateUtc="2026-10-14T04:12:00Z">
              <w:r>
                <w:rPr>
                  <w:sz w:val="22"/>
                  <w:szCs w:val="22"/>
                  <w:lang w:val="sv-SE"/>
                </w:rPr>
                <w:t xml:space="preserve">Subirini badala ya kuvuka maji barabarani: </w:t>
              </w:r>
              <w:r>
                <w:rPr>
                  <w:sz w:val="22"/>
                  <w:szCs w:val="22"/>
                  <w:lang w:val="sv-SE"/>
                </w:rPr>
                <w:lastRenderedPageBreak/>
                <w:t>yanaweza kumchukua mtu au gari. Washeni taa, punguzeni mwendo.</w:t>
              </w:r>
            </w:ins>
            <w:del w:id="6210" w:author="Bonephace Kaijage" w:date="2026-10-14T06:12:00Z" w16du:dateUtc="2026-10-14T04:12:00Z">
              <w:r w:rsidR="00275313" w:rsidRPr="00997D17" w:rsidDel="00FE0A4D">
                <w:rPr>
                  <w:sz w:val="22"/>
                  <w:szCs w:val="22"/>
                  <w:lang w:val="sv-SE"/>
                </w:rPr>
                <w:delText>Usivuke maji barabarani. Washa taa, punguza mwendo.</w:delText>
              </w:r>
            </w:del>
          </w:p>
        </w:tc>
      </w:tr>
      <w:tr w:rsidR="002066E7" w:rsidRPr="000343A2" w14:paraId="06C631F8" w14:textId="77777777" w:rsidTr="002066E7">
        <w:tc>
          <w:tcPr>
            <w:tcW w:w="2278" w:type="dxa"/>
          </w:tcPr>
          <w:p w14:paraId="4606306F" w14:textId="77777777" w:rsidR="002066E7" w:rsidRPr="00997D17" w:rsidRDefault="002066E7" w:rsidP="003E5113">
            <w:pPr>
              <w:pStyle w:val="ListParagraph"/>
              <w:rPr>
                <w:sz w:val="22"/>
                <w:szCs w:val="22"/>
                <w:lang w:val="sv-SE"/>
              </w:rPr>
            </w:pPr>
          </w:p>
        </w:tc>
        <w:tc>
          <w:tcPr>
            <w:tcW w:w="2278" w:type="dxa"/>
          </w:tcPr>
          <w:p w14:paraId="767CE03F" w14:textId="24140523"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2FB3CD7E" w14:textId="5E3EC4C1" w:rsidR="002066E7" w:rsidRPr="00997D17" w:rsidRDefault="008C6B60" w:rsidP="003E5113">
            <w:pPr>
              <w:pStyle w:val="ListParagraph"/>
              <w:rPr>
                <w:sz w:val="22"/>
                <w:szCs w:val="22"/>
              </w:rPr>
            </w:pPr>
            <w:r w:rsidRPr="00997D17">
              <w:rPr>
                <w:sz w:val="22"/>
                <w:szCs w:val="22"/>
              </w:rPr>
              <w:t>coastal floods, large waves, heavy rain, boat accidents, and cholera. Roads, water points or houses at the named sites are now affected. Some journeys and classes are disrupted.</w:t>
            </w:r>
          </w:p>
        </w:tc>
        <w:tc>
          <w:tcPr>
            <w:tcW w:w="2278" w:type="dxa"/>
          </w:tcPr>
          <w:p w14:paraId="1FDF3750" w14:textId="40E23CEE"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BAAA6BA" w14:textId="0953D7A8" w:rsidR="008C6B60" w:rsidRPr="00997D17" w:rsidRDefault="00275313" w:rsidP="00F20E47">
            <w:pPr>
              <w:pStyle w:val="ListBullet"/>
              <w:rPr>
                <w:sz w:val="22"/>
                <w:szCs w:val="22"/>
              </w:rPr>
            </w:pPr>
            <w:r w:rsidRPr="00997D17">
              <w:rPr>
                <w:sz w:val="22"/>
                <w:szCs w:val="22"/>
              </w:rPr>
              <w:t>Stop fishing and crossings at accidents.</w:t>
            </w:r>
          </w:p>
          <w:p w14:paraId="691DDCE2" w14:textId="50E19984" w:rsidR="008C6B60" w:rsidRPr="00997D17" w:rsidRDefault="00FE0A4D" w:rsidP="00F20E47">
            <w:pPr>
              <w:pStyle w:val="ListBullet"/>
              <w:rPr>
                <w:sz w:val="22"/>
                <w:szCs w:val="22"/>
              </w:rPr>
            </w:pPr>
            <w:ins w:id="6211" w:author="Bonephace Kaijage" w:date="2026-10-14T06:16:00Z" w16du:dateUtc="2026-10-14T04:16:00Z">
              <w:r>
                <w:rPr>
                  <w:sz w:val="22"/>
                  <w:szCs w:val="22"/>
                </w:rPr>
                <w:t>Help people off the low shore to the assembly point, starting with those who cannot move alone; waves and the lake level can rise with little warning.</w:t>
              </w:r>
            </w:ins>
            <w:del w:id="6212" w:author="Bonephace Kaijage" w:date="2026-10-14T06:16:00Z" w16du:dateUtc="2026-10-14T04:16:00Z">
              <w:r w:rsidR="00275313" w:rsidRPr="00997D17" w:rsidDel="00FE0A4D">
                <w:rPr>
                  <w:sz w:val="22"/>
                  <w:szCs w:val="22"/>
                </w:rPr>
                <w:delText>Move people off the low shore to the assembly point.</w:delText>
              </w:r>
            </w:del>
          </w:p>
          <w:p w14:paraId="241130A1" w14:textId="65648EC2" w:rsidR="008C6B60" w:rsidRPr="00997D17" w:rsidRDefault="00275313" w:rsidP="00F20E47">
            <w:pPr>
              <w:pStyle w:val="ListBullet"/>
              <w:rPr>
                <w:sz w:val="22"/>
                <w:szCs w:val="22"/>
              </w:rPr>
            </w:pPr>
            <w:r w:rsidRPr="00997D17">
              <w:rPr>
                <w:sz w:val="22"/>
                <w:szCs w:val="22"/>
              </w:rPr>
              <w:t>Account for boats still out from accidents.</w:t>
            </w:r>
          </w:p>
          <w:p w14:paraId="5159B80D" w14:textId="0107C25B"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05EC3494" w14:textId="22BF7558" w:rsidR="008C6B60" w:rsidRPr="00997D17" w:rsidRDefault="00275313" w:rsidP="00F20E47">
            <w:pPr>
              <w:pStyle w:val="ListBullet"/>
              <w:rPr>
                <w:sz w:val="22"/>
                <w:szCs w:val="22"/>
              </w:rPr>
            </w:pPr>
            <w:r w:rsidRPr="00997D17">
              <w:rPr>
                <w:sz w:val="22"/>
                <w:szCs w:val="22"/>
              </w:rPr>
              <w:t>Hamisha kaya za eneo hili kwenda kituoni.</w:t>
            </w:r>
          </w:p>
          <w:p w14:paraId="7A371F3A" w14:textId="38E6BFC5"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6EE25BC8" w14:textId="4D4CAB9B"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79F6A934" w14:textId="33B0BDCE"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56D31930" w14:textId="77777777" w:rsidTr="002066E7">
        <w:tc>
          <w:tcPr>
            <w:tcW w:w="2278" w:type="dxa"/>
          </w:tcPr>
          <w:p w14:paraId="7C77B727" w14:textId="77777777" w:rsidR="002066E7" w:rsidRPr="00997D17" w:rsidRDefault="002066E7" w:rsidP="003E5113">
            <w:pPr>
              <w:pStyle w:val="ListParagraph"/>
              <w:rPr>
                <w:sz w:val="22"/>
                <w:szCs w:val="22"/>
                <w:lang w:val="sv-SE"/>
              </w:rPr>
            </w:pPr>
          </w:p>
        </w:tc>
        <w:tc>
          <w:tcPr>
            <w:tcW w:w="2278" w:type="dxa"/>
          </w:tcPr>
          <w:p w14:paraId="17BA5EFD" w14:textId="0706844D"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63DAC149" w14:textId="1C324F60" w:rsidR="002066E7" w:rsidRPr="00997D17" w:rsidRDefault="00FE0A4D" w:rsidP="003E5113">
            <w:pPr>
              <w:pStyle w:val="ListParagraph"/>
              <w:rPr>
                <w:sz w:val="22"/>
                <w:szCs w:val="22"/>
              </w:rPr>
            </w:pPr>
            <w:ins w:id="6213"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214"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A360242" w14:textId="40532BBB" w:rsidR="002066E7" w:rsidRPr="00997D17" w:rsidRDefault="00FE0A4D" w:rsidP="003E5113">
            <w:pPr>
              <w:pStyle w:val="ListParagraph"/>
              <w:rPr>
                <w:sz w:val="22"/>
                <w:szCs w:val="22"/>
              </w:rPr>
            </w:pPr>
            <w:ins w:id="6215" w:author="Bonephace Kaijage" w:date="2026-10-14T06:24:00Z" w16du:dateUtc="2026-10-14T04:24:00Z">
              <w:r>
                <w:rPr>
                  <w:sz w:val="22"/>
                  <w:szCs w:val="22"/>
                </w:rPr>
                <w:t xml:space="preserve">Hali katika maeneo yaliyotajwa kwenye Fahamu Hatari sasa ni hatari kwa maisha: nyumba zimeharibika, watu wamekatwa, na kuna hatari halisi ya kuzama, kujeruhiwa au magonjwa. Msaada unaandaliwa; tafadhali fuateni maelekezo ya </w:t>
              </w:r>
              <w:r>
                <w:rPr>
                  <w:sz w:val="22"/>
                  <w:szCs w:val="22"/>
                </w:rPr>
                <w:lastRenderedPageBreak/>
                <w:t>kamati na muangaliane na majirani.</w:t>
              </w:r>
            </w:ins>
            <w:del w:id="6216"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EF56C6C" w14:textId="4F126848" w:rsidR="008C6B60" w:rsidRPr="00997D17" w:rsidRDefault="00FE0A4D" w:rsidP="00F20E47">
            <w:pPr>
              <w:pStyle w:val="ListBullet"/>
              <w:rPr>
                <w:sz w:val="22"/>
                <w:szCs w:val="22"/>
              </w:rPr>
            </w:pPr>
            <w:ins w:id="6217" w:author="Bonephace Kaijage" w:date="2026-10-14T06:04:00Z" w16du:dateUtc="2026-10-14T04:04:00Z">
              <w:r>
                <w:rPr>
                  <w:sz w:val="22"/>
                  <w:szCs w:val="22"/>
                </w:rPr>
                <w:lastRenderedPageBreak/>
                <w:t>Please move now from the sites named in Know Your Risk to the agreed safe place, helping anyone who cannot move alone. Return only when the committee confirms it is safe.</w:t>
              </w:r>
            </w:ins>
            <w:del w:id="6218"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0B0E9129" w14:textId="35CB480B" w:rsidR="008C6B60" w:rsidRPr="00997D17" w:rsidRDefault="00FE0A4D" w:rsidP="00F20E47">
            <w:pPr>
              <w:pStyle w:val="ListBullet"/>
              <w:rPr>
                <w:sz w:val="22"/>
                <w:szCs w:val="22"/>
              </w:rPr>
            </w:pPr>
            <w:ins w:id="6219" w:author="Bonephace Kaijage" w:date="2026-10-14T06:21:00Z" w16du:dateUtc="2026-10-14T04:21:00Z">
              <w:r>
                <w:rPr>
                  <w:sz w:val="22"/>
                  <w:szCs w:val="22"/>
                </w:rPr>
                <w:t xml:space="preserve">Call 114 and 190, and keep the road to the sites named in Know Your Risk </w:t>
              </w:r>
              <w:r>
                <w:rPr>
                  <w:sz w:val="22"/>
                  <w:szCs w:val="22"/>
                </w:rPr>
                <w:lastRenderedPageBreak/>
                <w:t>clear so that ambulances and rescue teams can reach people.</w:t>
              </w:r>
            </w:ins>
            <w:del w:id="6220" w:author="Bonephace Kaijage" w:date="2026-10-14T06:21:00Z" w16du:dateUtc="2026-10-14T04:21:00Z">
              <w:r w:rsidR="00275313" w:rsidRPr="00997D17" w:rsidDel="00FE0A4D">
                <w:rPr>
                  <w:sz w:val="22"/>
                  <w:szCs w:val="22"/>
                </w:rPr>
                <w:delText>Call 114 and 190. Keep the road to the named sites clear for ambulances.</w:delText>
              </w:r>
            </w:del>
          </w:p>
          <w:p w14:paraId="5A162F7A" w14:textId="5B9D4BFC" w:rsidR="008C6B60" w:rsidRPr="00997D17" w:rsidRDefault="00275313" w:rsidP="00F20E47">
            <w:pPr>
              <w:pStyle w:val="ListBullet"/>
              <w:rPr>
                <w:sz w:val="22"/>
                <w:szCs w:val="22"/>
              </w:rPr>
            </w:pPr>
            <w:r w:rsidRPr="00997D17">
              <w:rPr>
                <w:sz w:val="22"/>
                <w:szCs w:val="22"/>
              </w:rPr>
              <w:t>Open the shelter and register every household. Note who is missing.</w:t>
            </w:r>
          </w:p>
          <w:p w14:paraId="650177AA" w14:textId="07BC304A"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108CAB11" w14:textId="4C4E9435"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1EF7B2A5" w14:textId="601E043E" w:rsidR="008C6B60" w:rsidRPr="00997D17" w:rsidRDefault="00275313" w:rsidP="00F20E47">
            <w:pPr>
              <w:pStyle w:val="ListBullet"/>
              <w:rPr>
                <w:sz w:val="22"/>
                <w:szCs w:val="22"/>
                <w:lang w:val="sv-SE"/>
              </w:rPr>
            </w:pPr>
            <w:r w:rsidRPr="00997D17">
              <w:rPr>
                <w:sz w:val="22"/>
                <w:szCs w:val="22"/>
                <w:lang w:val="sv-SE"/>
              </w:rPr>
              <w:t>Piga 114 na 190. Acha barabara wazi.</w:t>
            </w:r>
          </w:p>
          <w:p w14:paraId="07B33CE7" w14:textId="5BF10C31" w:rsidR="008C6B60" w:rsidRPr="00997D17" w:rsidRDefault="00275313" w:rsidP="00F20E47">
            <w:pPr>
              <w:pStyle w:val="ListBullet"/>
              <w:rPr>
                <w:sz w:val="22"/>
                <w:szCs w:val="22"/>
                <w:lang w:val="sv-SE"/>
              </w:rPr>
            </w:pPr>
            <w:r w:rsidRPr="00997D17">
              <w:rPr>
                <w:sz w:val="22"/>
                <w:szCs w:val="22"/>
                <w:lang w:val="sv-SE"/>
              </w:rPr>
              <w:t>Sajili kila kaya. Andika aliyepotea.</w:t>
            </w:r>
          </w:p>
          <w:p w14:paraId="04589EDC" w14:textId="0D1E8463"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299E2C25" w14:textId="77777777" w:rsidTr="002066E7">
        <w:tc>
          <w:tcPr>
            <w:tcW w:w="2278" w:type="dxa"/>
          </w:tcPr>
          <w:p w14:paraId="7B7A3A46" w14:textId="44C84457" w:rsidR="002066E7" w:rsidRPr="00997D17" w:rsidRDefault="002066E7" w:rsidP="003E5113">
            <w:pPr>
              <w:pStyle w:val="ListParagraph"/>
              <w:rPr>
                <w:sz w:val="22"/>
                <w:szCs w:val="22"/>
              </w:rPr>
            </w:pPr>
            <w:r w:rsidRPr="00997D17">
              <w:rPr>
                <w:sz w:val="22"/>
                <w:szCs w:val="22"/>
              </w:rPr>
              <w:t>Muheza District Council</w:t>
            </w:r>
          </w:p>
        </w:tc>
        <w:tc>
          <w:tcPr>
            <w:tcW w:w="2278" w:type="dxa"/>
          </w:tcPr>
          <w:p w14:paraId="1B1A8897" w14:textId="51F290A0"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63F6D7C1" w14:textId="24DDC717" w:rsidR="002066E7" w:rsidRPr="00997D17" w:rsidRDefault="008C6B60" w:rsidP="003E5113">
            <w:pPr>
              <w:pStyle w:val="ListParagraph"/>
              <w:rPr>
                <w:sz w:val="22"/>
                <w:szCs w:val="22"/>
              </w:rPr>
            </w:pPr>
            <w:r w:rsidRPr="00997D17">
              <w:rPr>
                <w:sz w:val="22"/>
                <w:szCs w:val="22"/>
              </w:rPr>
              <w:t>heavy rain, landslides on the East Usambara, coastal floods, and strong winds. A few roads slippery, a few low homes wet, and lightning where storms build.</w:t>
            </w:r>
          </w:p>
        </w:tc>
        <w:tc>
          <w:tcPr>
            <w:tcW w:w="2278" w:type="dxa"/>
          </w:tcPr>
          <w:p w14:paraId="0FBFEB39" w14:textId="7E7FF6EF"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0DB84A62" w14:textId="5DC3C85B" w:rsidR="008C6B60" w:rsidRPr="00997D17" w:rsidRDefault="00275313" w:rsidP="00F20E47">
            <w:pPr>
              <w:pStyle w:val="ListBullet"/>
              <w:rPr>
                <w:sz w:val="22"/>
                <w:szCs w:val="22"/>
              </w:rPr>
            </w:pPr>
            <w:r w:rsidRPr="00997D17">
              <w:rPr>
                <w:sz w:val="22"/>
                <w:szCs w:val="22"/>
              </w:rPr>
              <w:t>Before any boat leaves East Usambara, check the forecast and put a life jacket on.</w:t>
            </w:r>
          </w:p>
          <w:p w14:paraId="0F17414B" w14:textId="4528CB1F" w:rsidR="008C6B60" w:rsidRPr="00997D17" w:rsidRDefault="00275313" w:rsidP="00F20E47">
            <w:pPr>
              <w:pStyle w:val="ListBullet"/>
              <w:rPr>
                <w:sz w:val="22"/>
                <w:szCs w:val="22"/>
              </w:rPr>
            </w:pPr>
            <w:r w:rsidRPr="00997D17">
              <w:rPr>
                <w:sz w:val="22"/>
                <w:szCs w:val="22"/>
              </w:rPr>
              <w:t>Bring small boats off the open water at East Usambara.</w:t>
            </w:r>
          </w:p>
          <w:p w14:paraId="0654A5E1" w14:textId="68E1807A" w:rsidR="008C6B60" w:rsidRPr="00997D17" w:rsidRDefault="00275313" w:rsidP="00F20E47">
            <w:pPr>
              <w:pStyle w:val="ListBullet"/>
              <w:rPr>
                <w:sz w:val="22"/>
                <w:szCs w:val="22"/>
              </w:rPr>
            </w:pPr>
            <w:r w:rsidRPr="00997D17">
              <w:rPr>
                <w:sz w:val="22"/>
                <w:szCs w:val="22"/>
              </w:rPr>
              <w:t>The landing listens for the warning and saves 190.</w:t>
            </w:r>
          </w:p>
          <w:p w14:paraId="50AF9098" w14:textId="6D799CD5" w:rsidR="002066E7" w:rsidRPr="00997D17" w:rsidRDefault="00275313" w:rsidP="00F20E47">
            <w:pPr>
              <w:pStyle w:val="ListBullet"/>
              <w:rPr>
                <w:sz w:val="22"/>
                <w:szCs w:val="22"/>
              </w:rPr>
            </w:pPr>
            <w:r w:rsidRPr="00997D17">
              <w:rPr>
                <w:sz w:val="22"/>
                <w:szCs w:val="22"/>
              </w:rPr>
              <w:t>Do not swim out from East Usambara. Throw something that floats.</w:t>
            </w:r>
          </w:p>
        </w:tc>
        <w:tc>
          <w:tcPr>
            <w:tcW w:w="2279" w:type="dxa"/>
          </w:tcPr>
          <w:p w14:paraId="5DCDA7A4" w14:textId="461ABF95" w:rsidR="008C6B60" w:rsidRPr="00997D17" w:rsidRDefault="00275313" w:rsidP="00F20E47">
            <w:pPr>
              <w:pStyle w:val="ListBullet"/>
              <w:rPr>
                <w:sz w:val="22"/>
                <w:szCs w:val="22"/>
              </w:rPr>
            </w:pPr>
            <w:r w:rsidRPr="00997D17">
              <w:rPr>
                <w:sz w:val="22"/>
                <w:szCs w:val="22"/>
              </w:rPr>
              <w:t>Kabla ya mvua, tembea eneo hili na usafishe mitaro.</w:t>
            </w:r>
          </w:p>
          <w:p w14:paraId="1DA304A2" w14:textId="7B3A054C" w:rsidR="008C6B60" w:rsidRPr="00997D17" w:rsidRDefault="00275313" w:rsidP="00F20E47">
            <w:pPr>
              <w:pStyle w:val="ListBullet"/>
              <w:rPr>
                <w:sz w:val="22"/>
                <w:szCs w:val="22"/>
              </w:rPr>
            </w:pPr>
            <w:r w:rsidRPr="00997D17">
              <w:rPr>
                <w:sz w:val="22"/>
                <w:szCs w:val="22"/>
              </w:rPr>
              <w:t>Kaya zipandishe chakula, nyaraka na watoto.</w:t>
            </w:r>
          </w:p>
          <w:p w14:paraId="147E85AD" w14:textId="7A0E65FF" w:rsidR="008C6B60" w:rsidRPr="00997D17" w:rsidRDefault="00FE0A4D" w:rsidP="00F20E47">
            <w:pPr>
              <w:pStyle w:val="ListBullet"/>
              <w:rPr>
                <w:sz w:val="22"/>
                <w:szCs w:val="22"/>
                <w:lang w:val="sv-SE"/>
              </w:rPr>
            </w:pPr>
            <w:ins w:id="6221" w:author="Bonephace Kaijage" w:date="2026-10-14T06:12:00Z" w16du:dateUtc="2026-10-14T04:12:00Z">
              <w:r>
                <w:rPr>
                  <w:sz w:val="22"/>
                  <w:szCs w:val="22"/>
                </w:rPr>
                <w:t>Hifadhini 190 na namba ya mwenyekiti, na wekeni tochi na maji tayari, ili msaada uitwe na kaya iweze kukaa usiku bila umeme.</w:t>
              </w:r>
            </w:ins>
            <w:del w:id="6222" w:author="Bonephace Kaijage" w:date="2026-10-14T06:12:00Z" w16du:dateUtc="2026-10-14T04:12: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7A4AFB78" w14:textId="65A76BED" w:rsidR="002066E7" w:rsidRPr="00997D17" w:rsidRDefault="00FE0A4D" w:rsidP="00F20E47">
            <w:pPr>
              <w:pStyle w:val="ListBullet"/>
              <w:rPr>
                <w:sz w:val="22"/>
                <w:szCs w:val="22"/>
                <w:lang w:val="sv-SE"/>
              </w:rPr>
            </w:pPr>
            <w:ins w:id="6223" w:author="Bonephace Kaijage" w:date="2026-10-14T06:12:00Z" w16du:dateUtc="2026-10-14T04:12:00Z">
              <w:r>
                <w:rPr>
                  <w:sz w:val="22"/>
                  <w:szCs w:val="22"/>
                  <w:lang w:val="sv-SE"/>
                </w:rPr>
                <w:t>Subirini badala ya kuvuka maji barabarani: yanaweza kumchukua mtu au gari. Washeni taa, punguzeni mwendo.</w:t>
              </w:r>
            </w:ins>
            <w:del w:id="6224" w:author="Bonephace Kaijage" w:date="2026-10-14T06:12:00Z" w16du:dateUtc="2026-10-14T04:12:00Z">
              <w:r w:rsidR="00275313" w:rsidRPr="00997D17" w:rsidDel="00FE0A4D">
                <w:rPr>
                  <w:sz w:val="22"/>
                  <w:szCs w:val="22"/>
                  <w:lang w:val="sv-SE"/>
                </w:rPr>
                <w:delText>Usivuke maji barabarani. Washa taa, punguza mwendo.</w:delText>
              </w:r>
            </w:del>
          </w:p>
        </w:tc>
      </w:tr>
      <w:tr w:rsidR="002066E7" w:rsidRPr="000343A2" w14:paraId="6A99DD1C" w14:textId="77777777" w:rsidTr="002066E7">
        <w:tc>
          <w:tcPr>
            <w:tcW w:w="2278" w:type="dxa"/>
          </w:tcPr>
          <w:p w14:paraId="34106388" w14:textId="77777777" w:rsidR="002066E7" w:rsidRPr="00997D17" w:rsidRDefault="002066E7" w:rsidP="003E5113">
            <w:pPr>
              <w:pStyle w:val="ListParagraph"/>
              <w:rPr>
                <w:sz w:val="22"/>
                <w:szCs w:val="22"/>
                <w:lang w:val="sv-SE"/>
              </w:rPr>
            </w:pPr>
          </w:p>
        </w:tc>
        <w:tc>
          <w:tcPr>
            <w:tcW w:w="2278" w:type="dxa"/>
          </w:tcPr>
          <w:p w14:paraId="73C714F2" w14:textId="1E644231"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377B7F20" w14:textId="2E26D187" w:rsidR="002066E7" w:rsidRPr="00997D17" w:rsidRDefault="008C6B60" w:rsidP="003E5113">
            <w:pPr>
              <w:pStyle w:val="ListParagraph"/>
              <w:rPr>
                <w:sz w:val="22"/>
                <w:szCs w:val="22"/>
              </w:rPr>
            </w:pPr>
            <w:r w:rsidRPr="00997D17">
              <w:rPr>
                <w:sz w:val="22"/>
                <w:szCs w:val="22"/>
              </w:rPr>
              <w:t>heavy rain, landslides on the East Usambara, coastal floods, and strong winds. Roads, water points or houses at the named sites are now affected. Some journeys and classes are disrupted.</w:t>
            </w:r>
          </w:p>
        </w:tc>
        <w:tc>
          <w:tcPr>
            <w:tcW w:w="2278" w:type="dxa"/>
          </w:tcPr>
          <w:p w14:paraId="17C8C82B" w14:textId="327F11F3"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6C444CE7" w14:textId="64F98779" w:rsidR="008C6B60" w:rsidRPr="00997D17" w:rsidRDefault="00275313" w:rsidP="00F20E47">
            <w:pPr>
              <w:pStyle w:val="ListBullet"/>
              <w:rPr>
                <w:sz w:val="22"/>
                <w:szCs w:val="22"/>
              </w:rPr>
            </w:pPr>
            <w:r w:rsidRPr="00997D17">
              <w:rPr>
                <w:sz w:val="22"/>
                <w:szCs w:val="22"/>
              </w:rPr>
              <w:t>Stop fishing and crossings at East Usambara.</w:t>
            </w:r>
          </w:p>
          <w:p w14:paraId="2A8E370D" w14:textId="0415FA84" w:rsidR="008C6B60" w:rsidRPr="00997D17" w:rsidRDefault="00FE0A4D" w:rsidP="00F20E47">
            <w:pPr>
              <w:pStyle w:val="ListBullet"/>
              <w:rPr>
                <w:sz w:val="22"/>
                <w:szCs w:val="22"/>
              </w:rPr>
            </w:pPr>
            <w:ins w:id="6225" w:author="Bonephace Kaijage" w:date="2026-10-14T06:16:00Z" w16du:dateUtc="2026-10-14T04:16:00Z">
              <w:r>
                <w:rPr>
                  <w:sz w:val="22"/>
                  <w:szCs w:val="22"/>
                </w:rPr>
                <w:t>Help people off the low shore to the assembly point, starting with those who cannot move alone; waves and the lake level can rise with little warning.</w:t>
              </w:r>
            </w:ins>
            <w:del w:id="6226" w:author="Bonephace Kaijage" w:date="2026-10-14T06:16:00Z" w16du:dateUtc="2026-10-14T04:16:00Z">
              <w:r w:rsidR="00275313" w:rsidRPr="00997D17" w:rsidDel="00FE0A4D">
                <w:rPr>
                  <w:sz w:val="22"/>
                  <w:szCs w:val="22"/>
                </w:rPr>
                <w:delText>Move people off the low shore to the assembly point.</w:delText>
              </w:r>
            </w:del>
          </w:p>
          <w:p w14:paraId="0FAD77EA" w14:textId="5EE9A3C7" w:rsidR="008C6B60" w:rsidRPr="00997D17" w:rsidRDefault="00275313" w:rsidP="00F20E47">
            <w:pPr>
              <w:pStyle w:val="ListBullet"/>
              <w:rPr>
                <w:sz w:val="22"/>
                <w:szCs w:val="22"/>
              </w:rPr>
            </w:pPr>
            <w:r w:rsidRPr="00997D17">
              <w:rPr>
                <w:sz w:val="22"/>
                <w:szCs w:val="22"/>
              </w:rPr>
              <w:t>Account for boats still out from East Usambara.</w:t>
            </w:r>
          </w:p>
          <w:p w14:paraId="0CB3CF6C" w14:textId="70FEC8B5"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068796E5" w14:textId="75E12175" w:rsidR="008C6B60" w:rsidRPr="00997D17" w:rsidRDefault="00275313" w:rsidP="00F20E47">
            <w:pPr>
              <w:pStyle w:val="ListBullet"/>
              <w:rPr>
                <w:sz w:val="22"/>
                <w:szCs w:val="22"/>
              </w:rPr>
            </w:pPr>
            <w:r w:rsidRPr="00997D17">
              <w:rPr>
                <w:sz w:val="22"/>
                <w:szCs w:val="22"/>
              </w:rPr>
              <w:t>Hamisha kaya za eneo hili kwenda kituoni.</w:t>
            </w:r>
          </w:p>
          <w:p w14:paraId="1B27FEBC" w14:textId="5D059FBA"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65D6056B" w14:textId="57BCDC33"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692925BE" w14:textId="74317015"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2F21149F" w14:textId="77777777" w:rsidTr="002066E7">
        <w:tc>
          <w:tcPr>
            <w:tcW w:w="2278" w:type="dxa"/>
          </w:tcPr>
          <w:p w14:paraId="2BC47B60" w14:textId="77777777" w:rsidR="002066E7" w:rsidRPr="00997D17" w:rsidRDefault="002066E7" w:rsidP="003E5113">
            <w:pPr>
              <w:pStyle w:val="ListParagraph"/>
              <w:rPr>
                <w:sz w:val="22"/>
                <w:szCs w:val="22"/>
                <w:lang w:val="sv-SE"/>
              </w:rPr>
            </w:pPr>
          </w:p>
        </w:tc>
        <w:tc>
          <w:tcPr>
            <w:tcW w:w="2278" w:type="dxa"/>
          </w:tcPr>
          <w:p w14:paraId="2BBDE38C" w14:textId="73008384"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2ECF4B40" w14:textId="7AC0BBC9" w:rsidR="002066E7" w:rsidRPr="00997D17" w:rsidRDefault="00FE0A4D" w:rsidP="003E5113">
            <w:pPr>
              <w:pStyle w:val="ListParagraph"/>
              <w:rPr>
                <w:sz w:val="22"/>
                <w:szCs w:val="22"/>
              </w:rPr>
            </w:pPr>
            <w:ins w:id="6227"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22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186A479" w14:textId="61374B5C" w:rsidR="002066E7" w:rsidRPr="00997D17" w:rsidRDefault="00FE0A4D" w:rsidP="003E5113">
            <w:pPr>
              <w:pStyle w:val="ListParagraph"/>
              <w:rPr>
                <w:sz w:val="22"/>
                <w:szCs w:val="22"/>
              </w:rPr>
            </w:pPr>
            <w:ins w:id="622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23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917F1FF" w14:textId="3C75A1EF" w:rsidR="008C6B60" w:rsidRPr="00997D17" w:rsidRDefault="00FE0A4D" w:rsidP="00F20E47">
            <w:pPr>
              <w:pStyle w:val="ListBullet"/>
              <w:rPr>
                <w:sz w:val="22"/>
                <w:szCs w:val="22"/>
              </w:rPr>
            </w:pPr>
            <w:ins w:id="6231"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232"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252BF060" w14:textId="0F0C45DB" w:rsidR="008C6B60" w:rsidRPr="00997D17" w:rsidRDefault="00FE0A4D" w:rsidP="00F20E47">
            <w:pPr>
              <w:pStyle w:val="ListBullet"/>
              <w:rPr>
                <w:sz w:val="22"/>
                <w:szCs w:val="22"/>
              </w:rPr>
            </w:pPr>
            <w:ins w:id="6233" w:author="Bonephace Kaijage" w:date="2026-10-14T06:21:00Z" w16du:dateUtc="2026-10-14T04:21:00Z">
              <w:r>
                <w:rPr>
                  <w:sz w:val="22"/>
                  <w:szCs w:val="22"/>
                </w:rPr>
                <w:t>Call 114 and 190, and keep the road to the sites named in Know Your Risk clear so that ambulances and rescue teams can reach people.</w:t>
              </w:r>
            </w:ins>
            <w:del w:id="6234" w:author="Bonephace Kaijage" w:date="2026-10-14T06:21:00Z" w16du:dateUtc="2026-10-14T04:21:00Z">
              <w:r w:rsidR="00275313" w:rsidRPr="00997D17" w:rsidDel="00FE0A4D">
                <w:rPr>
                  <w:sz w:val="22"/>
                  <w:szCs w:val="22"/>
                </w:rPr>
                <w:delText>Call 114 and 190. Keep the road to the named sites clear for ambulances.</w:delText>
              </w:r>
            </w:del>
          </w:p>
          <w:p w14:paraId="293DD85C" w14:textId="7F3354D0" w:rsidR="008C6B60" w:rsidRPr="00997D17" w:rsidRDefault="00275313" w:rsidP="00F20E47">
            <w:pPr>
              <w:pStyle w:val="ListBullet"/>
              <w:rPr>
                <w:sz w:val="22"/>
                <w:szCs w:val="22"/>
              </w:rPr>
            </w:pPr>
            <w:r w:rsidRPr="00997D17">
              <w:rPr>
                <w:sz w:val="22"/>
                <w:szCs w:val="22"/>
              </w:rPr>
              <w:lastRenderedPageBreak/>
              <w:t>Open the shelter and register every household. Note who is missing.</w:t>
            </w:r>
          </w:p>
          <w:p w14:paraId="0560A814" w14:textId="75D80754"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2B914BD3" w14:textId="7AA8F6CC"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006DC6C3" w14:textId="06A98CC8" w:rsidR="008C6B60" w:rsidRPr="00997D17" w:rsidRDefault="00275313" w:rsidP="00F20E47">
            <w:pPr>
              <w:pStyle w:val="ListBullet"/>
              <w:rPr>
                <w:sz w:val="22"/>
                <w:szCs w:val="22"/>
                <w:lang w:val="sv-SE"/>
              </w:rPr>
            </w:pPr>
            <w:r w:rsidRPr="00997D17">
              <w:rPr>
                <w:sz w:val="22"/>
                <w:szCs w:val="22"/>
                <w:lang w:val="sv-SE"/>
              </w:rPr>
              <w:t>Piga 114 na 190. Acha barabara wazi.</w:t>
            </w:r>
          </w:p>
          <w:p w14:paraId="4EC86898" w14:textId="29450128" w:rsidR="008C6B60" w:rsidRPr="00997D17" w:rsidRDefault="00275313" w:rsidP="00F20E47">
            <w:pPr>
              <w:pStyle w:val="ListBullet"/>
              <w:rPr>
                <w:sz w:val="22"/>
                <w:szCs w:val="22"/>
                <w:lang w:val="sv-SE"/>
              </w:rPr>
            </w:pPr>
            <w:r w:rsidRPr="00997D17">
              <w:rPr>
                <w:sz w:val="22"/>
                <w:szCs w:val="22"/>
                <w:lang w:val="sv-SE"/>
              </w:rPr>
              <w:t>Sajili kila kaya. Andika aliyepotea.</w:t>
            </w:r>
          </w:p>
          <w:p w14:paraId="681CACE1" w14:textId="5261CC8A"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66DEDF35" w14:textId="77777777" w:rsidTr="002066E7">
        <w:tc>
          <w:tcPr>
            <w:tcW w:w="2278" w:type="dxa"/>
          </w:tcPr>
          <w:p w14:paraId="2320EC48" w14:textId="41C122B1" w:rsidR="002066E7" w:rsidRPr="00997D17" w:rsidRDefault="002066E7" w:rsidP="003E5113">
            <w:pPr>
              <w:pStyle w:val="ListParagraph"/>
              <w:rPr>
                <w:sz w:val="22"/>
                <w:szCs w:val="22"/>
              </w:rPr>
            </w:pPr>
            <w:r w:rsidRPr="00997D17">
              <w:rPr>
                <w:sz w:val="22"/>
                <w:szCs w:val="22"/>
              </w:rPr>
              <w:t>Pangani District Council</w:t>
            </w:r>
          </w:p>
        </w:tc>
        <w:tc>
          <w:tcPr>
            <w:tcW w:w="2278" w:type="dxa"/>
          </w:tcPr>
          <w:p w14:paraId="41155BCD" w14:textId="295CB2CC"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6B6F928C" w14:textId="0FA731B2" w:rsidR="002066E7" w:rsidRPr="00997D17" w:rsidRDefault="008C6B60" w:rsidP="003E5113">
            <w:pPr>
              <w:pStyle w:val="ListParagraph"/>
              <w:rPr>
                <w:sz w:val="22"/>
                <w:szCs w:val="22"/>
              </w:rPr>
            </w:pPr>
            <w:r w:rsidRPr="00997D17">
              <w:rPr>
                <w:sz w:val="22"/>
                <w:szCs w:val="22"/>
              </w:rPr>
              <w:t>Pangani mouth floods, large waves, strong winds, boat accidents, and cholera. A few roads slippery, a few low homes wet, and lightning where storms build.</w:t>
            </w:r>
          </w:p>
        </w:tc>
        <w:tc>
          <w:tcPr>
            <w:tcW w:w="2278" w:type="dxa"/>
          </w:tcPr>
          <w:p w14:paraId="32560536" w14:textId="17356539"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17743BA6" w14:textId="08F4606E" w:rsidR="008C6B60" w:rsidRPr="00997D17" w:rsidRDefault="00275313" w:rsidP="00F20E47">
            <w:pPr>
              <w:pStyle w:val="ListBullet"/>
              <w:rPr>
                <w:sz w:val="22"/>
                <w:szCs w:val="22"/>
              </w:rPr>
            </w:pPr>
            <w:r w:rsidRPr="00997D17">
              <w:rPr>
                <w:sz w:val="22"/>
                <w:szCs w:val="22"/>
              </w:rPr>
              <w:t>Before any boat leaves accidents, check the forecast and put a life jacket on.</w:t>
            </w:r>
          </w:p>
          <w:p w14:paraId="49BC8C9B" w14:textId="5F25CE31" w:rsidR="008C6B60" w:rsidRPr="00997D17" w:rsidRDefault="00275313" w:rsidP="00F20E47">
            <w:pPr>
              <w:pStyle w:val="ListBullet"/>
              <w:rPr>
                <w:sz w:val="22"/>
                <w:szCs w:val="22"/>
              </w:rPr>
            </w:pPr>
            <w:r w:rsidRPr="00997D17">
              <w:rPr>
                <w:sz w:val="22"/>
                <w:szCs w:val="22"/>
              </w:rPr>
              <w:t>Bring small boats off the open water at accidents.</w:t>
            </w:r>
          </w:p>
          <w:p w14:paraId="5DC27C87" w14:textId="411889A8" w:rsidR="008C6B60" w:rsidRPr="00997D17" w:rsidRDefault="00275313" w:rsidP="00F20E47">
            <w:pPr>
              <w:pStyle w:val="ListBullet"/>
              <w:rPr>
                <w:sz w:val="22"/>
                <w:szCs w:val="22"/>
              </w:rPr>
            </w:pPr>
            <w:r w:rsidRPr="00997D17">
              <w:rPr>
                <w:sz w:val="22"/>
                <w:szCs w:val="22"/>
              </w:rPr>
              <w:t>The landing listens for the warning and saves 190.</w:t>
            </w:r>
          </w:p>
          <w:p w14:paraId="2912C84D" w14:textId="0A797C26" w:rsidR="002066E7" w:rsidRPr="00997D17" w:rsidRDefault="00275313" w:rsidP="00F20E47">
            <w:pPr>
              <w:pStyle w:val="ListBullet"/>
              <w:rPr>
                <w:sz w:val="22"/>
                <w:szCs w:val="22"/>
              </w:rPr>
            </w:pPr>
            <w:r w:rsidRPr="00997D17">
              <w:rPr>
                <w:sz w:val="22"/>
                <w:szCs w:val="22"/>
              </w:rPr>
              <w:t>Do not swim out from accidents. Throw something that floats.</w:t>
            </w:r>
          </w:p>
        </w:tc>
        <w:tc>
          <w:tcPr>
            <w:tcW w:w="2279" w:type="dxa"/>
          </w:tcPr>
          <w:p w14:paraId="2995E4BC" w14:textId="196ACC10" w:rsidR="008C6B60" w:rsidRPr="00997D17" w:rsidRDefault="00275313" w:rsidP="00F20E47">
            <w:pPr>
              <w:pStyle w:val="ListBullet"/>
              <w:rPr>
                <w:sz w:val="22"/>
                <w:szCs w:val="22"/>
              </w:rPr>
            </w:pPr>
            <w:r w:rsidRPr="00997D17">
              <w:rPr>
                <w:sz w:val="22"/>
                <w:szCs w:val="22"/>
              </w:rPr>
              <w:t>Kabla ya mvua, tembea eneo hili na usafishe mitaro.</w:t>
            </w:r>
          </w:p>
          <w:p w14:paraId="7A8851E7" w14:textId="32A2BCCF" w:rsidR="008C6B60" w:rsidRPr="00997D17" w:rsidRDefault="00275313" w:rsidP="00F20E47">
            <w:pPr>
              <w:pStyle w:val="ListBullet"/>
              <w:rPr>
                <w:sz w:val="22"/>
                <w:szCs w:val="22"/>
              </w:rPr>
            </w:pPr>
            <w:r w:rsidRPr="00997D17">
              <w:rPr>
                <w:sz w:val="22"/>
                <w:szCs w:val="22"/>
              </w:rPr>
              <w:t>Kaya zipandishe chakula, nyaraka na watoto.</w:t>
            </w:r>
          </w:p>
          <w:p w14:paraId="53F9FDC4" w14:textId="739D7F2C" w:rsidR="008C6B60" w:rsidRPr="00997D17" w:rsidRDefault="00FE0A4D" w:rsidP="00F20E47">
            <w:pPr>
              <w:pStyle w:val="ListBullet"/>
              <w:rPr>
                <w:sz w:val="22"/>
                <w:szCs w:val="22"/>
                <w:lang w:val="sv-SE"/>
              </w:rPr>
            </w:pPr>
            <w:ins w:id="6235" w:author="Bonephace Kaijage" w:date="2026-10-14T06:12:00Z" w16du:dateUtc="2026-10-14T04:12:00Z">
              <w:r>
                <w:rPr>
                  <w:sz w:val="22"/>
                  <w:szCs w:val="22"/>
                </w:rPr>
                <w:t>Hifadhini 190 na namba ya mwenyekiti, na wekeni tochi na maji tayari, ili msaada uitwe na kaya iweze kukaa usiku bila umeme.</w:t>
              </w:r>
            </w:ins>
            <w:del w:id="6236" w:author="Bonephace Kaijage" w:date="2026-10-14T06:12:00Z" w16du:dateUtc="2026-10-14T04:12: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509B0A16" w14:textId="26EC00AC" w:rsidR="002066E7" w:rsidRPr="00997D17" w:rsidRDefault="00FE0A4D" w:rsidP="00F20E47">
            <w:pPr>
              <w:pStyle w:val="ListBullet"/>
              <w:rPr>
                <w:sz w:val="22"/>
                <w:szCs w:val="22"/>
                <w:lang w:val="sv-SE"/>
              </w:rPr>
            </w:pPr>
            <w:ins w:id="6237" w:author="Bonephace Kaijage" w:date="2026-10-14T06:13:00Z" w16du:dateUtc="2026-10-14T04:13:00Z">
              <w:r>
                <w:rPr>
                  <w:sz w:val="22"/>
                  <w:szCs w:val="22"/>
                  <w:lang w:val="sv-SE"/>
                </w:rPr>
                <w:t>Subirini badala ya kuvuka maji barabarani: yanaweza kumchukua mtu au gari. Washeni taa, punguzeni mwendo.</w:t>
              </w:r>
            </w:ins>
            <w:del w:id="6238" w:author="Bonephace Kaijage" w:date="2026-10-14T06:13:00Z" w16du:dateUtc="2026-10-14T04:13:00Z">
              <w:r w:rsidR="00275313" w:rsidRPr="00997D17" w:rsidDel="00FE0A4D">
                <w:rPr>
                  <w:sz w:val="22"/>
                  <w:szCs w:val="22"/>
                  <w:lang w:val="sv-SE"/>
                </w:rPr>
                <w:delText>Usivuke maji barabarani. Washa taa, punguza mwendo.</w:delText>
              </w:r>
            </w:del>
          </w:p>
        </w:tc>
      </w:tr>
      <w:tr w:rsidR="002066E7" w:rsidRPr="000343A2" w14:paraId="0C7C0CE4" w14:textId="77777777" w:rsidTr="002066E7">
        <w:tc>
          <w:tcPr>
            <w:tcW w:w="2278" w:type="dxa"/>
          </w:tcPr>
          <w:p w14:paraId="0F25DFB4" w14:textId="77777777" w:rsidR="002066E7" w:rsidRPr="00997D17" w:rsidRDefault="002066E7" w:rsidP="003E5113">
            <w:pPr>
              <w:pStyle w:val="ListParagraph"/>
              <w:rPr>
                <w:sz w:val="22"/>
                <w:szCs w:val="22"/>
                <w:lang w:val="sv-SE"/>
              </w:rPr>
            </w:pPr>
          </w:p>
        </w:tc>
        <w:tc>
          <w:tcPr>
            <w:tcW w:w="2278" w:type="dxa"/>
          </w:tcPr>
          <w:p w14:paraId="3B03C200" w14:textId="60DA4FED"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1A364A07" w14:textId="457BB212" w:rsidR="002066E7" w:rsidRPr="00997D17" w:rsidRDefault="008C6B60" w:rsidP="003E5113">
            <w:pPr>
              <w:pStyle w:val="ListParagraph"/>
              <w:rPr>
                <w:sz w:val="22"/>
                <w:szCs w:val="22"/>
              </w:rPr>
            </w:pPr>
            <w:r w:rsidRPr="00997D17">
              <w:rPr>
                <w:sz w:val="22"/>
                <w:szCs w:val="22"/>
              </w:rPr>
              <w:t xml:space="preserve">Pangani mouth floods, large waves, strong winds, boat accidents, and cholera. Roads, water points or </w:t>
            </w:r>
            <w:r w:rsidRPr="00997D17">
              <w:rPr>
                <w:sz w:val="22"/>
                <w:szCs w:val="22"/>
              </w:rPr>
              <w:lastRenderedPageBreak/>
              <w:t>houses at the named sites are now affected. Some journeys and classes are disrupted.</w:t>
            </w:r>
          </w:p>
        </w:tc>
        <w:tc>
          <w:tcPr>
            <w:tcW w:w="2278" w:type="dxa"/>
          </w:tcPr>
          <w:p w14:paraId="2FC2A1B8" w14:textId="6BC487E9" w:rsidR="002066E7" w:rsidRPr="00997D17" w:rsidRDefault="008C6B60" w:rsidP="003E5113">
            <w:pPr>
              <w:pStyle w:val="ListParagraph"/>
              <w:rPr>
                <w:sz w:val="22"/>
                <w:szCs w:val="22"/>
              </w:rPr>
            </w:pPr>
            <w:r w:rsidRPr="00997D17">
              <w:rPr>
                <w:sz w:val="22"/>
                <w:szCs w:val="22"/>
              </w:rPr>
              <w:lastRenderedPageBreak/>
              <w:t xml:space="preserve">Barabara, vituo vya maji au nyumba kwenye maeneo yaliyotajwa yameathirika. Safari na masomo </w:t>
            </w:r>
            <w:r w:rsidRPr="00997D17">
              <w:rPr>
                <w:sz w:val="22"/>
                <w:szCs w:val="22"/>
              </w:rPr>
              <w:lastRenderedPageBreak/>
              <w:t>mengine yamesitishwa.</w:t>
            </w:r>
          </w:p>
        </w:tc>
        <w:tc>
          <w:tcPr>
            <w:tcW w:w="2279" w:type="dxa"/>
          </w:tcPr>
          <w:p w14:paraId="031FBC0E" w14:textId="317519DF" w:rsidR="008C6B60" w:rsidRPr="00997D17" w:rsidRDefault="00275313" w:rsidP="00F20E47">
            <w:pPr>
              <w:pStyle w:val="ListBullet"/>
              <w:rPr>
                <w:sz w:val="22"/>
                <w:szCs w:val="22"/>
              </w:rPr>
            </w:pPr>
            <w:r w:rsidRPr="00997D17">
              <w:rPr>
                <w:sz w:val="22"/>
                <w:szCs w:val="22"/>
              </w:rPr>
              <w:lastRenderedPageBreak/>
              <w:t>Stop fishing and crossings at accidents.</w:t>
            </w:r>
          </w:p>
          <w:p w14:paraId="446D816C" w14:textId="3E5DF6DB" w:rsidR="008C6B60" w:rsidRPr="00997D17" w:rsidRDefault="00FE0A4D" w:rsidP="00F20E47">
            <w:pPr>
              <w:pStyle w:val="ListBullet"/>
              <w:rPr>
                <w:sz w:val="22"/>
                <w:szCs w:val="22"/>
              </w:rPr>
            </w:pPr>
            <w:ins w:id="6239" w:author="Bonephace Kaijage" w:date="2026-10-14T06:16:00Z" w16du:dateUtc="2026-10-14T04:16:00Z">
              <w:r>
                <w:rPr>
                  <w:sz w:val="22"/>
                  <w:szCs w:val="22"/>
                </w:rPr>
                <w:t xml:space="preserve">Help people off the low shore to the assembly point, </w:t>
              </w:r>
              <w:r>
                <w:rPr>
                  <w:sz w:val="22"/>
                  <w:szCs w:val="22"/>
                </w:rPr>
                <w:lastRenderedPageBreak/>
                <w:t>starting with those who cannot move alone; waves and the lake level can rise with little warning.</w:t>
              </w:r>
            </w:ins>
            <w:del w:id="6240" w:author="Bonephace Kaijage" w:date="2026-10-14T06:16:00Z" w16du:dateUtc="2026-10-14T04:16:00Z">
              <w:r w:rsidR="00275313" w:rsidRPr="00997D17" w:rsidDel="00FE0A4D">
                <w:rPr>
                  <w:sz w:val="22"/>
                  <w:szCs w:val="22"/>
                </w:rPr>
                <w:delText>Move people off the low shore to the assembly point.</w:delText>
              </w:r>
            </w:del>
          </w:p>
          <w:p w14:paraId="154BB706" w14:textId="101BCCD3" w:rsidR="008C6B60" w:rsidRPr="00997D17" w:rsidRDefault="00275313" w:rsidP="00F20E47">
            <w:pPr>
              <w:pStyle w:val="ListBullet"/>
              <w:rPr>
                <w:sz w:val="22"/>
                <w:szCs w:val="22"/>
              </w:rPr>
            </w:pPr>
            <w:r w:rsidRPr="00997D17">
              <w:rPr>
                <w:sz w:val="22"/>
                <w:szCs w:val="22"/>
              </w:rPr>
              <w:t>Account for boats still out from accidents.</w:t>
            </w:r>
          </w:p>
          <w:p w14:paraId="58C2EC01" w14:textId="6E95B059"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70AAF1F4" w14:textId="7EA3B8EA" w:rsidR="008C6B60" w:rsidRPr="00997D17" w:rsidRDefault="00275313" w:rsidP="00F20E47">
            <w:pPr>
              <w:pStyle w:val="ListBullet"/>
              <w:rPr>
                <w:sz w:val="22"/>
                <w:szCs w:val="22"/>
              </w:rPr>
            </w:pPr>
            <w:r w:rsidRPr="00997D17">
              <w:rPr>
                <w:sz w:val="22"/>
                <w:szCs w:val="22"/>
              </w:rPr>
              <w:lastRenderedPageBreak/>
              <w:t>Hamisha kaya za eneo hili kwenda kituoni.</w:t>
            </w:r>
          </w:p>
          <w:p w14:paraId="4CFB43F2" w14:textId="34A540A8"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382FDDB4" w14:textId="31A2990A" w:rsidR="008C6B60" w:rsidRPr="00997D17" w:rsidRDefault="00275313" w:rsidP="00F20E47">
            <w:pPr>
              <w:pStyle w:val="ListBullet"/>
              <w:rPr>
                <w:sz w:val="22"/>
                <w:szCs w:val="22"/>
                <w:lang w:val="sv-SE"/>
              </w:rPr>
            </w:pPr>
            <w:r w:rsidRPr="00997D17">
              <w:rPr>
                <w:sz w:val="22"/>
                <w:szCs w:val="22"/>
                <w:lang w:val="sv-SE"/>
              </w:rPr>
              <w:lastRenderedPageBreak/>
              <w:t>Hakiki watoto na wazee kabla ya giza.</w:t>
            </w:r>
          </w:p>
          <w:p w14:paraId="48E4CC3D" w14:textId="3AA90F73"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5C6FF9BB" w14:textId="77777777" w:rsidTr="002066E7">
        <w:tc>
          <w:tcPr>
            <w:tcW w:w="2278" w:type="dxa"/>
          </w:tcPr>
          <w:p w14:paraId="0E073A4F" w14:textId="77777777" w:rsidR="002066E7" w:rsidRPr="00997D17" w:rsidRDefault="002066E7" w:rsidP="003E5113">
            <w:pPr>
              <w:pStyle w:val="ListParagraph"/>
              <w:rPr>
                <w:sz w:val="22"/>
                <w:szCs w:val="22"/>
                <w:lang w:val="sv-SE"/>
              </w:rPr>
            </w:pPr>
          </w:p>
        </w:tc>
        <w:tc>
          <w:tcPr>
            <w:tcW w:w="2278" w:type="dxa"/>
          </w:tcPr>
          <w:p w14:paraId="46549402" w14:textId="70AA8D14"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35BEEA1E" w14:textId="18897631" w:rsidR="002066E7" w:rsidRPr="00997D17" w:rsidRDefault="00FE0A4D" w:rsidP="003E5113">
            <w:pPr>
              <w:pStyle w:val="ListParagraph"/>
              <w:rPr>
                <w:sz w:val="22"/>
                <w:szCs w:val="22"/>
              </w:rPr>
            </w:pPr>
            <w:ins w:id="6241"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242"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78284F1F" w14:textId="61AA4096" w:rsidR="002066E7" w:rsidRPr="00997D17" w:rsidRDefault="00FE0A4D" w:rsidP="003E5113">
            <w:pPr>
              <w:pStyle w:val="ListParagraph"/>
              <w:rPr>
                <w:sz w:val="22"/>
                <w:szCs w:val="22"/>
              </w:rPr>
            </w:pPr>
            <w:ins w:id="6243"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24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24D87B79" w14:textId="23F51A2F" w:rsidR="008C6B60" w:rsidRPr="00997D17" w:rsidRDefault="00FE0A4D" w:rsidP="00F20E47">
            <w:pPr>
              <w:pStyle w:val="ListBullet"/>
              <w:rPr>
                <w:sz w:val="22"/>
                <w:szCs w:val="22"/>
              </w:rPr>
            </w:pPr>
            <w:ins w:id="6245"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246"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13F4CB9B" w14:textId="36C667A0" w:rsidR="008C6B60" w:rsidRPr="00997D17" w:rsidRDefault="00FE0A4D" w:rsidP="00F20E47">
            <w:pPr>
              <w:pStyle w:val="ListBullet"/>
              <w:rPr>
                <w:sz w:val="22"/>
                <w:szCs w:val="22"/>
              </w:rPr>
            </w:pPr>
            <w:ins w:id="6247" w:author="Bonephace Kaijage" w:date="2026-10-14T06:21:00Z" w16du:dateUtc="2026-10-14T04:21:00Z">
              <w:r>
                <w:rPr>
                  <w:sz w:val="22"/>
                  <w:szCs w:val="22"/>
                </w:rPr>
                <w:t>Call 114 and 190, and keep the road to the sites named in Know Your Risk clear so that ambulances and rescue teams can reach people.</w:t>
              </w:r>
            </w:ins>
            <w:del w:id="6248" w:author="Bonephace Kaijage" w:date="2026-10-14T06:21:00Z" w16du:dateUtc="2026-10-14T04:21:00Z">
              <w:r w:rsidR="00275313" w:rsidRPr="00997D17" w:rsidDel="00FE0A4D">
                <w:rPr>
                  <w:sz w:val="22"/>
                  <w:szCs w:val="22"/>
                </w:rPr>
                <w:delText>Call 114 and 190. Keep the road to the named sites clear for ambulances.</w:delText>
              </w:r>
            </w:del>
          </w:p>
          <w:p w14:paraId="2572D876" w14:textId="318CF4FD" w:rsidR="008C6B60" w:rsidRPr="00997D17" w:rsidRDefault="00275313" w:rsidP="00F20E47">
            <w:pPr>
              <w:pStyle w:val="ListBullet"/>
              <w:rPr>
                <w:sz w:val="22"/>
                <w:szCs w:val="22"/>
              </w:rPr>
            </w:pPr>
            <w:r w:rsidRPr="00997D17">
              <w:rPr>
                <w:sz w:val="22"/>
                <w:szCs w:val="22"/>
              </w:rPr>
              <w:t>Open the shelter and register every household. Note who is missing.</w:t>
            </w:r>
          </w:p>
          <w:p w14:paraId="3D704A61" w14:textId="074B25B9"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264EE9D2" w14:textId="48F71B42" w:rsidR="008C6B60" w:rsidRPr="00997D17" w:rsidRDefault="00275313" w:rsidP="00F20E47">
            <w:pPr>
              <w:pStyle w:val="ListBullet"/>
              <w:rPr>
                <w:sz w:val="22"/>
                <w:szCs w:val="22"/>
                <w:lang w:val="sv-SE"/>
              </w:rPr>
            </w:pPr>
            <w:r w:rsidRPr="00997D17">
              <w:rPr>
                <w:sz w:val="22"/>
                <w:szCs w:val="22"/>
                <w:lang w:val="sv-SE"/>
              </w:rPr>
              <w:t>Hamisha eneo hili sasa. Msirudi mpaka kamati iseme.</w:t>
            </w:r>
          </w:p>
          <w:p w14:paraId="392F573C" w14:textId="308F9E2D" w:rsidR="008C6B60" w:rsidRPr="00997D17" w:rsidRDefault="00275313" w:rsidP="00F20E47">
            <w:pPr>
              <w:pStyle w:val="ListBullet"/>
              <w:rPr>
                <w:sz w:val="22"/>
                <w:szCs w:val="22"/>
                <w:lang w:val="sv-SE"/>
              </w:rPr>
            </w:pPr>
            <w:r w:rsidRPr="00997D17">
              <w:rPr>
                <w:sz w:val="22"/>
                <w:szCs w:val="22"/>
                <w:lang w:val="sv-SE"/>
              </w:rPr>
              <w:t>Piga 114 na 190. Acha barabara wazi.</w:t>
            </w:r>
          </w:p>
          <w:p w14:paraId="6EEF50B7" w14:textId="630EB5E9" w:rsidR="008C6B60" w:rsidRPr="00997D17" w:rsidRDefault="00275313" w:rsidP="00F20E47">
            <w:pPr>
              <w:pStyle w:val="ListBullet"/>
              <w:rPr>
                <w:sz w:val="22"/>
                <w:szCs w:val="22"/>
                <w:lang w:val="sv-SE"/>
              </w:rPr>
            </w:pPr>
            <w:r w:rsidRPr="00997D17">
              <w:rPr>
                <w:sz w:val="22"/>
                <w:szCs w:val="22"/>
                <w:lang w:val="sv-SE"/>
              </w:rPr>
              <w:t>Sajili kila kaya. Andika aliyepotea.</w:t>
            </w:r>
          </w:p>
          <w:p w14:paraId="17E2374B" w14:textId="4353AE77" w:rsidR="002066E7" w:rsidRPr="00997D17" w:rsidRDefault="00275313" w:rsidP="00F20E47">
            <w:pPr>
              <w:pStyle w:val="ListBullet"/>
              <w:rPr>
                <w:sz w:val="22"/>
                <w:szCs w:val="22"/>
                <w:lang w:val="sv-SE"/>
              </w:rPr>
            </w:pPr>
            <w:r w:rsidRPr="00997D17">
              <w:rPr>
                <w:sz w:val="22"/>
                <w:szCs w:val="22"/>
                <w:lang w:val="sv-SE"/>
              </w:rPr>
              <w:t>Majeruhi kwanza, kisha kipindupindu.</w:t>
            </w:r>
          </w:p>
        </w:tc>
      </w:tr>
    </w:tbl>
    <w:p w14:paraId="4BE427F3" w14:textId="77777777" w:rsidR="00250A71" w:rsidRPr="00997D17" w:rsidRDefault="003E5113" w:rsidP="003E5113">
      <w:pPr>
        <w:pStyle w:val="ListParagraph"/>
        <w:rPr>
          <w:sz w:val="22"/>
          <w:szCs w:val="22"/>
          <w:lang w:val="sv-SE"/>
        </w:rPr>
      </w:pPr>
      <w:r w:rsidRPr="00997D17">
        <w:rPr>
          <w:sz w:val="22"/>
          <w:szCs w:val="22"/>
          <w:lang w:val="sv-SE"/>
        </w:rPr>
        <w:lastRenderedPageBreak/>
        <w:t>Tanga City Council — Halmashauri ya Jiji la Tanga (Tanga City / Jiji la Tanga)</w:t>
      </w:r>
    </w:p>
    <w:p w14:paraId="5296795A" w14:textId="71BA660E" w:rsidR="003E5113" w:rsidRPr="00997D17" w:rsidRDefault="003E5113" w:rsidP="00997D17">
      <w:pPr>
        <w:rPr>
          <w:sz w:val="22"/>
          <w:szCs w:val="22"/>
          <w:lang w:val="sv-SE"/>
        </w:rPr>
      </w:pPr>
      <w:r w:rsidRPr="00997D17">
        <w:rPr>
          <w:sz w:val="22"/>
          <w:szCs w:val="22"/>
          <w:lang w:val="sv-SE"/>
        </w:rPr>
        <w:t>ZANZIBAR | ZANZIBAR (5 regions)</w:t>
      </w:r>
    </w:p>
    <w:p w14:paraId="1C2F218D" w14:textId="77777777" w:rsidR="00DC5789" w:rsidRDefault="003E5113" w:rsidP="003E5113">
      <w:pPr>
        <w:rPr>
          <w:sz w:val="22"/>
          <w:szCs w:val="22"/>
          <w:lang w:val="sv-SE"/>
        </w:rPr>
      </w:pPr>
      <w:r w:rsidRPr="00997D17">
        <w:rPr>
          <w:sz w:val="22"/>
          <w:szCs w:val="22"/>
          <w:lang w:val="sv-SE"/>
        </w:rPr>
        <w:t>27. MJINI MAGHARIBI REGION | MKOA WA MJINI MAGHARIBI</w:t>
      </w:r>
    </w:p>
    <w:p w14:paraId="7166EF86" w14:textId="77777777" w:rsidR="00DC5789" w:rsidRPr="000343A2" w:rsidRDefault="00DC5789" w:rsidP="00DC5789">
      <w:pPr>
        <w:rPr>
          <w:color w:val="000000"/>
          <w:lang w:val="sv-SE"/>
        </w:rPr>
      </w:pPr>
    </w:p>
    <w:p w14:paraId="36A3AF8B" w14:textId="77777777" w:rsidR="00DC5789" w:rsidRDefault="00DC5789" w:rsidP="00DC5789">
      <w:pPr>
        <w:pStyle w:val="Strong1"/>
        <w:jc w:val="both"/>
        <w:rPr>
          <w:color w:val="000000"/>
        </w:rPr>
      </w:pPr>
      <w:r w:rsidRPr="00DC5789">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DC5789" w:rsidRPr="00DC5789" w14:paraId="6F2A656F" w14:textId="77777777" w:rsidTr="00DC5789">
        <w:tc>
          <w:tcPr>
            <w:tcW w:w="3420" w:type="dxa"/>
            <w:shd w:val="clear" w:color="D9D9D9" w:fill="D9D9D9"/>
          </w:tcPr>
          <w:p w14:paraId="3FC59D68" w14:textId="0C218B1C" w:rsidR="00DC5789" w:rsidRPr="00DC5789" w:rsidRDefault="00DC5789" w:rsidP="00DC5789">
            <w:pPr>
              <w:jc w:val="both"/>
              <w:rPr>
                <w:color w:val="000000"/>
              </w:rPr>
            </w:pPr>
            <w:r w:rsidRPr="00DC5789">
              <w:rPr>
                <w:color w:val="000000"/>
              </w:rPr>
              <w:t>AREA (EN)</w:t>
            </w:r>
          </w:p>
        </w:tc>
        <w:tc>
          <w:tcPr>
            <w:tcW w:w="3235" w:type="dxa"/>
            <w:shd w:val="clear" w:color="D9D9D9" w:fill="D9D9D9"/>
          </w:tcPr>
          <w:p w14:paraId="1B346255" w14:textId="7DE25F06" w:rsidR="00DC5789" w:rsidRPr="00DC5789" w:rsidRDefault="00DC5789" w:rsidP="00DC5789">
            <w:pPr>
              <w:jc w:val="both"/>
              <w:rPr>
                <w:color w:val="000000"/>
              </w:rPr>
            </w:pPr>
            <w:r w:rsidRPr="00DC5789">
              <w:rPr>
                <w:color w:val="000000"/>
              </w:rPr>
              <w:t>ENEO (SW)</w:t>
            </w:r>
          </w:p>
        </w:tc>
        <w:tc>
          <w:tcPr>
            <w:tcW w:w="3605" w:type="dxa"/>
            <w:shd w:val="clear" w:color="D9D9D9" w:fill="D9D9D9"/>
          </w:tcPr>
          <w:p w14:paraId="43AD13DF" w14:textId="70646FAC" w:rsidR="00DC5789" w:rsidRPr="00DC5789" w:rsidRDefault="00DC5789" w:rsidP="00DC5789">
            <w:pPr>
              <w:jc w:val="both"/>
              <w:rPr>
                <w:color w:val="000000"/>
              </w:rPr>
            </w:pPr>
            <w:r w:rsidRPr="00DC5789">
              <w:rPr>
                <w:color w:val="000000"/>
              </w:rPr>
              <w:t>RISK STATEMENT (EN)</w:t>
            </w:r>
          </w:p>
        </w:tc>
        <w:tc>
          <w:tcPr>
            <w:tcW w:w="3325" w:type="dxa"/>
            <w:shd w:val="clear" w:color="D9D9D9" w:fill="D9D9D9"/>
          </w:tcPr>
          <w:p w14:paraId="61E0264E" w14:textId="581D1B7C" w:rsidR="00DC5789" w:rsidRPr="00DC5789" w:rsidRDefault="00DC5789" w:rsidP="00DC5789">
            <w:pPr>
              <w:jc w:val="both"/>
              <w:rPr>
                <w:color w:val="000000"/>
              </w:rPr>
            </w:pPr>
            <w:r w:rsidRPr="00DC5789">
              <w:rPr>
                <w:color w:val="000000"/>
              </w:rPr>
              <w:t>TAMKO LA HATARI (SW)</w:t>
            </w:r>
          </w:p>
        </w:tc>
      </w:tr>
      <w:tr w:rsidR="00DC5789" w:rsidRPr="00DC5789" w14:paraId="4DE7354F" w14:textId="77777777" w:rsidTr="00DC5789">
        <w:tc>
          <w:tcPr>
            <w:tcW w:w="3420" w:type="dxa"/>
          </w:tcPr>
          <w:p w14:paraId="48825121" w14:textId="6FB44394" w:rsidR="00DC5789" w:rsidRPr="00DC5789" w:rsidRDefault="00DC5789" w:rsidP="00DC5789">
            <w:pPr>
              <w:pStyle w:val="ListParagraph"/>
              <w:numPr>
                <w:ilvl w:val="0"/>
                <w:numId w:val="1"/>
              </w:numPr>
              <w:jc w:val="both"/>
              <w:rPr>
                <w:color w:val="000000"/>
              </w:rPr>
            </w:pPr>
            <w:r w:rsidRPr="00DC5789">
              <w:rPr>
                <w:color w:val="000000"/>
              </w:rPr>
              <w:t>Zanzibar City: Stone Town and seafront</w:t>
            </w:r>
          </w:p>
        </w:tc>
        <w:tc>
          <w:tcPr>
            <w:tcW w:w="3235" w:type="dxa"/>
          </w:tcPr>
          <w:p w14:paraId="4A6F37EE" w14:textId="7191754E" w:rsidR="00DC5789" w:rsidRPr="00DC5789" w:rsidRDefault="00DC5789" w:rsidP="00DC5789">
            <w:pPr>
              <w:pStyle w:val="ListParagraph"/>
              <w:numPr>
                <w:ilvl w:val="0"/>
                <w:numId w:val="1"/>
              </w:numPr>
              <w:jc w:val="both"/>
              <w:rPr>
                <w:color w:val="000000"/>
              </w:rPr>
            </w:pPr>
            <w:r w:rsidRPr="00DC5789">
              <w:rPr>
                <w:color w:val="000000"/>
              </w:rPr>
              <w:t>Jiji la Zanzibar: Mji Mkongwe na ufukwe</w:t>
            </w:r>
          </w:p>
        </w:tc>
        <w:tc>
          <w:tcPr>
            <w:tcW w:w="3605" w:type="dxa"/>
          </w:tcPr>
          <w:p w14:paraId="0E49C68F" w14:textId="2B970C6A" w:rsidR="00DC5789" w:rsidRPr="00DC5789" w:rsidRDefault="00DC5789" w:rsidP="00DC5789">
            <w:pPr>
              <w:pStyle w:val="ListParagraph"/>
              <w:numPr>
                <w:ilvl w:val="0"/>
                <w:numId w:val="1"/>
              </w:numPr>
            </w:pPr>
            <w:r>
              <w:t>This area has old, densely packed coral-stone buildings and narrow lanes where heavy rain weakens walls, buildings can collapse, fires spread and storm tides hit the seafront.</w:t>
            </w:r>
          </w:p>
          <w:p w14:paraId="05AD526C" w14:textId="77777777" w:rsidR="00F433EC" w:rsidRDefault="00DC5789" w:rsidP="00DC5789">
            <w:pPr>
              <w:pStyle w:val="ListParagraph"/>
              <w:numPr>
                <w:ilvl w:val="0"/>
                <w:numId w:val="1"/>
              </w:numPr>
              <w:jc w:val="both"/>
              <w:rPr>
                <w:ins w:id="6249" w:author="Bonephace Kaijage" w:date="2026-10-14T05:23:00Z" w16du:dateUtc="2026-10-14T03:23:00Z"/>
                <w:bCs/>
                <w:color w:val="000000"/>
              </w:rPr>
            </w:pPr>
            <w:r>
              <w:rPr>
                <w:bCs/>
                <w:color w:val="000000"/>
              </w:rPr>
              <w:t>For those living and trading here, it helps to report cracked or leaning buildings, keep lanes clear for fire and rescue and keep goods off the floor near the shore.</w:t>
            </w:r>
          </w:p>
          <w:p w14:paraId="5641DA41" w14:textId="364EA15C" w:rsidR="00F433EC" w:rsidRDefault="00FE0A4D" w:rsidP="00DC5789">
            <w:pPr>
              <w:pStyle w:val="ListParagraph"/>
              <w:numPr>
                <w:ilvl w:val="0"/>
                <w:numId w:val="1"/>
              </w:numPr>
              <w:jc w:val="both"/>
              <w:rPr>
                <w:ins w:id="6250" w:author="Bonephace Kaijage" w:date="2026-10-14T05:23:00Z" w16du:dateUtc="2026-10-14T03:23:00Z"/>
                <w:bCs/>
                <w:color w:val="000000"/>
              </w:rPr>
            </w:pPr>
            <w:ins w:id="6251" w:author="Bonephace Kaijage" w:date="2026-10-14T05:57:00Z" w16du:dateUtc="2026-10-14T03:57:00Z">
              <w:r>
                <w:rPr>
                  <w:bCs/>
                  <w:color w:val="000000"/>
                </w:rPr>
                <w:t>What raises the risk: adding floors or water tanks to old coral-stone buildings without checking the walls, blocking the lanes with stalls and parked carts, running loose wiring between houses and ignoring new cracks.</w:t>
              </w:r>
            </w:ins>
          </w:p>
          <w:p w14:paraId="6E3A1622" w14:textId="77777777" w:rsidR="00FE0A4D" w:rsidRDefault="00F433EC" w:rsidP="00DC5789">
            <w:pPr>
              <w:pStyle w:val="ListParagraph"/>
              <w:numPr>
                <w:ilvl w:val="0"/>
                <w:numId w:val="1"/>
              </w:numPr>
              <w:jc w:val="both"/>
              <w:rPr>
                <w:ins w:id="6252" w:author="Bonephace Kaijage" w:date="2026-10-14T06:00:00Z" w16du:dateUtc="2026-10-14T04:00:00Z"/>
                <w:bCs/>
                <w:color w:val="000000"/>
              </w:rPr>
            </w:pPr>
            <w:ins w:id="6253" w:author="Bonephace Kaijage" w:date="2026-10-14T05:23:00Z" w16du:dateUtc="2026-10-14T03:23:00Z">
              <w:r>
                <w:rPr>
                  <w:bCs/>
                  <w:color w:val="000000"/>
                </w:rPr>
                <w:t>Agree with the household which open square or wide street you will move to if a wall cracks, fire starts or a storm-tide warning is given, and leave a building at once when it creaks or cracks widen in heavy rain.</w:t>
              </w:r>
            </w:ins>
          </w:p>
          <w:p w14:paraId="27C1703E" w14:textId="45700180" w:rsidR="00DC5789" w:rsidRPr="00DC5789" w:rsidRDefault="00FE0A4D" w:rsidP="00DC5789">
            <w:pPr>
              <w:pStyle w:val="ListParagraph"/>
              <w:numPr>
                <w:ilvl w:val="0"/>
                <w:numId w:val="1"/>
              </w:numPr>
              <w:jc w:val="both"/>
              <w:rPr>
                <w:bCs/>
                <w:color w:val="000000"/>
              </w:rPr>
            </w:pPr>
            <w:ins w:id="6254" w:author="Bonephace Kaijage" w:date="2026-10-14T06:00:00Z" w16du:dateUtc="2026-10-14T04:00:00Z">
              <w:r>
                <w:rPr>
                  <w:bCs/>
                  <w:color w:val="000000"/>
                </w:rPr>
                <w:t>Agree who will help anyone in the household who cannot move, see or hear a warning on their own.</w:t>
              </w:r>
            </w:ins>
          </w:p>
        </w:tc>
        <w:tc>
          <w:tcPr>
            <w:tcW w:w="3325" w:type="dxa"/>
          </w:tcPr>
          <w:p w14:paraId="291C32BD" w14:textId="0670CCC5" w:rsidR="00DC5789" w:rsidRPr="00DC5789" w:rsidRDefault="00DC5789" w:rsidP="00DC5789">
            <w:pPr>
              <w:pStyle w:val="ListParagraph"/>
              <w:numPr>
                <w:ilvl w:val="0"/>
                <w:numId w:val="1"/>
              </w:numPr>
            </w:pPr>
            <w:r>
              <w:t>Eneo hili lina majengo ya zamani ya mawe ya matumbawe yaliyobanana na vichochoro vyembamba ambapo mvua kubwa hudhoofisha kuta, majengo yanaweza kuanguka, moto husambaa na mawimbi makubwa hupiga ufukwe.</w:t>
            </w:r>
          </w:p>
          <w:p w14:paraId="51DF702D" w14:textId="77777777" w:rsidR="00F433EC" w:rsidRDefault="00DC5789" w:rsidP="00DC5789">
            <w:pPr>
              <w:pStyle w:val="ListParagraph"/>
              <w:numPr>
                <w:ilvl w:val="0"/>
                <w:numId w:val="1"/>
              </w:numPr>
              <w:jc w:val="both"/>
              <w:rPr>
                <w:ins w:id="6255" w:author="Bonephace Kaijage" w:date="2026-10-14T05:23:00Z" w16du:dateUtc="2026-10-14T03:23:00Z"/>
                <w:bCs/>
                <w:color w:val="000000"/>
              </w:rPr>
            </w:pPr>
            <w:r>
              <w:rPr>
                <w:bCs/>
                <w:color w:val="000000"/>
              </w:rPr>
              <w:t>Kwa wanaoishi na kufanya biashara hapa, ni vyema kutoa taarifa za majengo yenye nyufa au yaliyoinama, kuacha vichochoro wazi kwa zimamoto na uokoaji na kuhifadhi bidhaa juu ya sakafu karibu na ufukwe.</w:t>
            </w:r>
          </w:p>
          <w:p w14:paraId="2665BC2F" w14:textId="33C6C798" w:rsidR="00F433EC" w:rsidRDefault="00FE0A4D" w:rsidP="00DC5789">
            <w:pPr>
              <w:pStyle w:val="ListParagraph"/>
              <w:numPr>
                <w:ilvl w:val="0"/>
                <w:numId w:val="1"/>
              </w:numPr>
              <w:jc w:val="both"/>
              <w:rPr>
                <w:ins w:id="6256" w:author="Bonephace Kaijage" w:date="2026-10-14T05:23:00Z" w16du:dateUtc="2026-10-14T03:23:00Z"/>
                <w:bCs/>
                <w:color w:val="000000"/>
              </w:rPr>
            </w:pPr>
            <w:ins w:id="6257" w:author="Bonephace Kaijage" w:date="2026-10-14T05:57:00Z" w16du:dateUtc="2026-10-14T03:57:00Z">
              <w:r>
                <w:rPr>
                  <w:bCs/>
                  <w:color w:val="000000"/>
                </w:rPr>
                <w:t>Kinachoongeza hatari: kuongeza ghorofa au matanki ya maji kwenye majengo ya zamani ya mawe ya matumbawe bila kukagua kuta, kuziba vichochoro kwa vibanda na mikokoteni, kuvuta nyaya zilizolegea kati ya nyumba na kupuuza nyufa mpya.</w:t>
              </w:r>
            </w:ins>
          </w:p>
          <w:p w14:paraId="2A2A9CD5" w14:textId="77777777" w:rsidR="00FE0A4D" w:rsidRDefault="00F433EC" w:rsidP="00DC5789">
            <w:pPr>
              <w:pStyle w:val="ListParagraph"/>
              <w:numPr>
                <w:ilvl w:val="0"/>
                <w:numId w:val="1"/>
              </w:numPr>
              <w:jc w:val="both"/>
              <w:rPr>
                <w:ins w:id="6258" w:author="Bonephace Kaijage" w:date="2026-10-14T06:00:00Z" w16du:dateUtc="2026-10-14T04:00:00Z"/>
                <w:bCs/>
                <w:color w:val="000000"/>
              </w:rPr>
            </w:pPr>
            <w:ins w:id="6259" w:author="Bonephace Kaijage" w:date="2026-10-14T05:23:00Z" w16du:dateUtc="2026-10-14T03:23:00Z">
              <w:r>
                <w:rPr>
                  <w:bCs/>
                  <w:color w:val="000000"/>
                </w:rPr>
                <w:t xml:space="preserve">Kubalianeni kama kaya uwanja au barabara pana mtakayohamia ukuta ukipasuka, moto ukianza au tahadhari ya mawimbi ya dhoruba ikitolewa, na tokeni jengoni mara moja linapotoa sauti au nyufa </w:t>
              </w:r>
              <w:r>
                <w:rPr>
                  <w:bCs/>
                  <w:color w:val="000000"/>
                </w:rPr>
                <w:lastRenderedPageBreak/>
                <w:t>zikipanuka wakati wa mvua kubwa.</w:t>
              </w:r>
            </w:ins>
          </w:p>
          <w:p w14:paraId="42FBB8A4" w14:textId="3FCF6754" w:rsidR="00DC5789" w:rsidRPr="00DC5789" w:rsidRDefault="00FE0A4D" w:rsidP="00DC5789">
            <w:pPr>
              <w:pStyle w:val="ListParagraph"/>
              <w:numPr>
                <w:ilvl w:val="0"/>
                <w:numId w:val="1"/>
              </w:numPr>
              <w:jc w:val="both"/>
              <w:rPr>
                <w:bCs/>
                <w:color w:val="000000"/>
              </w:rPr>
            </w:pPr>
            <w:ins w:id="6260"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5F499C2E" w14:textId="77777777" w:rsidTr="00DC5789">
        <w:tc>
          <w:tcPr>
            <w:tcW w:w="3420" w:type="dxa"/>
          </w:tcPr>
          <w:p w14:paraId="39F4E759" w14:textId="2190CDCB" w:rsidR="00DC5789" w:rsidRPr="00DC5789" w:rsidRDefault="00DC5789" w:rsidP="00DC5789">
            <w:pPr>
              <w:pStyle w:val="ListParagraph"/>
              <w:numPr>
                <w:ilvl w:val="0"/>
                <w:numId w:val="1"/>
              </w:numPr>
              <w:jc w:val="both"/>
              <w:rPr>
                <w:color w:val="000000"/>
              </w:rPr>
            </w:pPr>
            <w:r w:rsidRPr="00DC5789">
              <w:rPr>
                <w:color w:val="000000"/>
              </w:rPr>
              <w:lastRenderedPageBreak/>
              <w:t>Mjini: low-lying and crowded mitaa</w:t>
            </w:r>
          </w:p>
        </w:tc>
        <w:tc>
          <w:tcPr>
            <w:tcW w:w="3235" w:type="dxa"/>
          </w:tcPr>
          <w:p w14:paraId="035C1E66" w14:textId="4B33BB4A" w:rsidR="00DC5789" w:rsidRPr="00DC5789" w:rsidRDefault="00DC5789" w:rsidP="00DC5789">
            <w:pPr>
              <w:pStyle w:val="ListParagraph"/>
              <w:numPr>
                <w:ilvl w:val="0"/>
                <w:numId w:val="1"/>
              </w:numPr>
              <w:jc w:val="both"/>
              <w:rPr>
                <w:color w:val="000000"/>
              </w:rPr>
            </w:pPr>
            <w:r w:rsidRPr="00DC5789">
              <w:rPr>
                <w:color w:val="000000"/>
              </w:rPr>
              <w:t>Mjini: mitaa ya chini na yenye msongamano</w:t>
            </w:r>
          </w:p>
        </w:tc>
        <w:tc>
          <w:tcPr>
            <w:tcW w:w="3605" w:type="dxa"/>
          </w:tcPr>
          <w:p w14:paraId="318695A0" w14:textId="3EEDFF7B" w:rsidR="00DC5789" w:rsidRPr="00DC5789" w:rsidRDefault="00DC5789" w:rsidP="00DC5789">
            <w:pPr>
              <w:pStyle w:val="ListParagraph"/>
              <w:numPr>
                <w:ilvl w:val="0"/>
                <w:numId w:val="1"/>
              </w:numPr>
            </w:pPr>
            <w:r>
              <w:t>This area has low-lying, crowded neighbourhoods such as Mwanakwerekwe and Kwahani where storm water floods homes, drains block and cholera spreads.</w:t>
            </w:r>
          </w:p>
          <w:p w14:paraId="57FA89CA" w14:textId="77777777" w:rsidR="00F433EC" w:rsidRDefault="00DC5789" w:rsidP="00DC5789">
            <w:pPr>
              <w:pStyle w:val="ListParagraph"/>
              <w:numPr>
                <w:ilvl w:val="0"/>
                <w:numId w:val="1"/>
              </w:numPr>
              <w:jc w:val="both"/>
              <w:rPr>
                <w:ins w:id="6261" w:author="Bonephace Kaijage" w:date="2026-10-14T05:23:00Z" w16du:dateUtc="2026-10-14T03:23:00Z"/>
                <w:bCs/>
                <w:color w:val="000000"/>
              </w:rPr>
            </w:pPr>
            <w:r>
              <w:rPr>
                <w:bCs/>
                <w:color w:val="000000"/>
              </w:rPr>
              <w:t>For those living here, it helps to keep drains free of waste, build on raised floors and use safe water and latrines.</w:t>
            </w:r>
          </w:p>
          <w:p w14:paraId="2672BF7F" w14:textId="22FAAC14" w:rsidR="00F433EC" w:rsidRDefault="00FE0A4D" w:rsidP="00DC5789">
            <w:pPr>
              <w:pStyle w:val="ListParagraph"/>
              <w:numPr>
                <w:ilvl w:val="0"/>
                <w:numId w:val="1"/>
              </w:numPr>
              <w:jc w:val="both"/>
              <w:rPr>
                <w:ins w:id="6262" w:author="Bonephace Kaijage" w:date="2026-10-14T05:23:00Z" w16du:dateUtc="2026-10-14T03:23:00Z"/>
                <w:bCs/>
                <w:color w:val="000000"/>
              </w:rPr>
            </w:pPr>
            <w:ins w:id="6263" w:author="Bonephace Kaijage" w:date="2026-10-14T05:57:00Z" w16du:dateUtc="2026-10-14T03:57:00Z">
              <w:r>
                <w:rPr>
                  <w:bCs/>
                  <w:color w:val="000000"/>
                </w:rPr>
                <w:t>What raises the risk: building over the drains or in the natural water paths, filling them with waste, digging latrines in ground that floods and drawing water from shallow wells after a flood.</w:t>
              </w:r>
            </w:ins>
          </w:p>
          <w:p w14:paraId="4AC43046" w14:textId="77777777" w:rsidR="00FE0A4D" w:rsidRDefault="00F433EC" w:rsidP="00DC5789">
            <w:pPr>
              <w:pStyle w:val="ListParagraph"/>
              <w:numPr>
                <w:ilvl w:val="0"/>
                <w:numId w:val="1"/>
              </w:numPr>
              <w:jc w:val="both"/>
              <w:rPr>
                <w:ins w:id="6264" w:author="Bonephace Kaijage" w:date="2026-10-14T06:00:00Z" w16du:dateUtc="2026-10-14T04:00:00Z"/>
                <w:bCs/>
                <w:color w:val="000000"/>
              </w:rPr>
            </w:pPr>
            <w:ins w:id="6265" w:author="Bonephace Kaijage" w:date="2026-10-14T05:23:00Z" w16du:dateUtc="2026-10-14T03:23:00Z">
              <w:r>
                <w:rPr>
                  <w:bCs/>
                  <w:color w:val="000000"/>
                </w:rPr>
                <w:t>Know the school, mosque or church on higher ground that is your assembly point, move there with children and the elderly when water enters the streets, and report the first case of watery diarrhoea the same day.</w:t>
              </w:r>
            </w:ins>
          </w:p>
          <w:p w14:paraId="0006D319" w14:textId="637CD6ED" w:rsidR="00DC5789" w:rsidRPr="00DC5789" w:rsidRDefault="00FE0A4D" w:rsidP="00DC5789">
            <w:pPr>
              <w:pStyle w:val="ListParagraph"/>
              <w:numPr>
                <w:ilvl w:val="0"/>
                <w:numId w:val="1"/>
              </w:numPr>
              <w:jc w:val="both"/>
              <w:rPr>
                <w:bCs/>
                <w:color w:val="000000"/>
              </w:rPr>
            </w:pPr>
            <w:ins w:id="6266" w:author="Bonephace Kaijage" w:date="2026-10-14T06:00:00Z" w16du:dateUtc="2026-10-14T04:00:00Z">
              <w:r>
                <w:rPr>
                  <w:bCs/>
                  <w:color w:val="000000"/>
                </w:rPr>
                <w:t>Agree who will help anyone in the household who cannot move, see or hear a warning on their own.</w:t>
              </w:r>
            </w:ins>
          </w:p>
        </w:tc>
        <w:tc>
          <w:tcPr>
            <w:tcW w:w="3325" w:type="dxa"/>
          </w:tcPr>
          <w:p w14:paraId="5933A1E6" w14:textId="41640FDF" w:rsidR="00DC5789" w:rsidRPr="00DC5789" w:rsidRDefault="00DC5789" w:rsidP="00DC5789">
            <w:pPr>
              <w:pStyle w:val="ListParagraph"/>
              <w:numPr>
                <w:ilvl w:val="0"/>
                <w:numId w:val="1"/>
              </w:numPr>
            </w:pPr>
            <w:r>
              <w:t>Eneo hili lina mitaa ya chini yenye msongamano kama Mwanakwerekwe na Kwahani ambapo maji ya dhoruba hufurika nyumba, mitaro huziba na kipindupindu husambaa.</w:t>
            </w:r>
          </w:p>
          <w:p w14:paraId="1BB9E469" w14:textId="77777777" w:rsidR="00F433EC" w:rsidRDefault="00DC5789" w:rsidP="00DC5789">
            <w:pPr>
              <w:pStyle w:val="ListParagraph"/>
              <w:numPr>
                <w:ilvl w:val="0"/>
                <w:numId w:val="1"/>
              </w:numPr>
              <w:jc w:val="both"/>
              <w:rPr>
                <w:ins w:id="6267" w:author="Bonephace Kaijage" w:date="2026-10-14T05:23:00Z" w16du:dateUtc="2026-10-14T03:23:00Z"/>
                <w:bCs/>
                <w:color w:val="000000"/>
              </w:rPr>
            </w:pPr>
            <w:r>
              <w:rPr>
                <w:bCs/>
                <w:color w:val="000000"/>
              </w:rPr>
              <w:t>Kwa wanaoishi hapa, ni vyema kuweka mitaro bila taka, kujenga sakafu zilizoinuliwa na kutumia maji salama na vyoo.</w:t>
            </w:r>
          </w:p>
          <w:p w14:paraId="4EE9D204" w14:textId="2590C196" w:rsidR="00F433EC" w:rsidRDefault="00FE0A4D" w:rsidP="00DC5789">
            <w:pPr>
              <w:pStyle w:val="ListParagraph"/>
              <w:numPr>
                <w:ilvl w:val="0"/>
                <w:numId w:val="1"/>
              </w:numPr>
              <w:jc w:val="both"/>
              <w:rPr>
                <w:ins w:id="6268" w:author="Bonephace Kaijage" w:date="2026-10-14T05:23:00Z" w16du:dateUtc="2026-10-14T03:23:00Z"/>
                <w:bCs/>
                <w:color w:val="000000"/>
              </w:rPr>
            </w:pPr>
            <w:ins w:id="6269" w:author="Bonephace Kaijage" w:date="2026-10-14T05:57:00Z" w16du:dateUtc="2026-10-14T03:57:00Z">
              <w:r>
                <w:rPr>
                  <w:bCs/>
                  <w:color w:val="000000"/>
                </w:rPr>
                <w:t>Kinachoongeza hatari: kujenga juu ya mitaro au kwenye njia za asili za maji, kuijaza taka, kuchimba vyoo kwenye ardhi inayofurika na kuchota maji kwenye visima vifupi baada ya mafuriko.</w:t>
              </w:r>
            </w:ins>
          </w:p>
          <w:p w14:paraId="1EE26633" w14:textId="77777777" w:rsidR="00FE0A4D" w:rsidRDefault="00F433EC" w:rsidP="00DC5789">
            <w:pPr>
              <w:pStyle w:val="ListParagraph"/>
              <w:numPr>
                <w:ilvl w:val="0"/>
                <w:numId w:val="1"/>
              </w:numPr>
              <w:jc w:val="both"/>
              <w:rPr>
                <w:ins w:id="6270" w:author="Bonephace Kaijage" w:date="2026-10-14T06:00:00Z" w16du:dateUtc="2026-10-14T04:00:00Z"/>
                <w:bCs/>
                <w:color w:val="000000"/>
              </w:rPr>
            </w:pPr>
            <w:ins w:id="6271" w:author="Bonephace Kaijage" w:date="2026-10-14T05:23:00Z" w16du:dateUtc="2026-10-14T03:23:00Z">
              <w:r>
                <w:rPr>
                  <w:bCs/>
                  <w:color w:val="000000"/>
                </w:rPr>
                <w:t>Fahamu shule, msikiti au kanisa lililo sehemu ya juu ambalo ni kituo chenu cha kukusanyika, hamieni huko na watoto na wazee maji yanapoingia mitaani, na ripoti mgonjwa wa kwanza wa kuharisha maji siku hiyo hiyo.</w:t>
              </w:r>
            </w:ins>
          </w:p>
          <w:p w14:paraId="20DD27B9" w14:textId="6E778253" w:rsidR="00DC5789" w:rsidRPr="00DC5789" w:rsidRDefault="00FE0A4D" w:rsidP="00DC5789">
            <w:pPr>
              <w:pStyle w:val="ListParagraph"/>
              <w:numPr>
                <w:ilvl w:val="0"/>
                <w:numId w:val="1"/>
              </w:numPr>
              <w:jc w:val="both"/>
              <w:rPr>
                <w:bCs/>
                <w:color w:val="000000"/>
              </w:rPr>
            </w:pPr>
            <w:ins w:id="6272"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562A714D" w14:textId="77777777" w:rsidTr="00DC5789">
        <w:tc>
          <w:tcPr>
            <w:tcW w:w="3420" w:type="dxa"/>
          </w:tcPr>
          <w:p w14:paraId="25F96C20" w14:textId="47995B9C" w:rsidR="00DC5789" w:rsidRPr="00DC5789" w:rsidRDefault="00DC5789" w:rsidP="00DC5789">
            <w:pPr>
              <w:pStyle w:val="ListParagraph"/>
              <w:numPr>
                <w:ilvl w:val="0"/>
                <w:numId w:val="1"/>
              </w:numPr>
              <w:jc w:val="both"/>
              <w:rPr>
                <w:color w:val="000000"/>
              </w:rPr>
            </w:pPr>
            <w:r w:rsidRPr="00DC5789">
              <w:rPr>
                <w:color w:val="000000"/>
              </w:rPr>
              <w:lastRenderedPageBreak/>
              <w:t>Magharibi A: coast and fast-growing settlements</w:t>
            </w:r>
          </w:p>
        </w:tc>
        <w:tc>
          <w:tcPr>
            <w:tcW w:w="3235" w:type="dxa"/>
          </w:tcPr>
          <w:p w14:paraId="6CB5D22D" w14:textId="615C3CEC" w:rsidR="00DC5789" w:rsidRPr="00DC5789" w:rsidRDefault="00DC5789" w:rsidP="00DC5789">
            <w:pPr>
              <w:pStyle w:val="ListParagraph"/>
              <w:numPr>
                <w:ilvl w:val="0"/>
                <w:numId w:val="1"/>
              </w:numPr>
              <w:jc w:val="both"/>
              <w:rPr>
                <w:color w:val="000000"/>
              </w:rPr>
            </w:pPr>
            <w:r w:rsidRPr="00DC5789">
              <w:rPr>
                <w:color w:val="000000"/>
              </w:rPr>
              <w:t>Magharibi A: pwani na makazi yanayokua kwa kasi</w:t>
            </w:r>
          </w:p>
        </w:tc>
        <w:tc>
          <w:tcPr>
            <w:tcW w:w="3605" w:type="dxa"/>
          </w:tcPr>
          <w:p w14:paraId="7DA4CA98" w14:textId="79385FFA" w:rsidR="00DC5789" w:rsidRPr="00DC5789" w:rsidRDefault="00DC5789" w:rsidP="00DC5789">
            <w:pPr>
              <w:pStyle w:val="ListParagraph"/>
              <w:numPr>
                <w:ilvl w:val="0"/>
                <w:numId w:val="1"/>
              </w:numPr>
            </w:pPr>
            <w:r>
              <w:t>This area has a coastline exposed to erosion and storm tides and fast-growing settlements built in natural water paths that flood in heavy rain.</w:t>
            </w:r>
          </w:p>
          <w:p w14:paraId="0B270C85" w14:textId="77777777" w:rsidR="00F433EC" w:rsidRDefault="00DC5789" w:rsidP="00DC5789">
            <w:pPr>
              <w:pStyle w:val="ListParagraph"/>
              <w:numPr>
                <w:ilvl w:val="0"/>
                <w:numId w:val="1"/>
              </w:numPr>
              <w:jc w:val="both"/>
              <w:rPr>
                <w:ins w:id="6273" w:author="Bonephace Kaijage" w:date="2026-10-14T05:23:00Z" w16du:dateUtc="2026-10-14T03:23:00Z"/>
                <w:bCs/>
                <w:color w:val="000000"/>
              </w:rPr>
            </w:pPr>
            <w:r>
              <w:rPr>
                <w:bCs/>
                <w:color w:val="000000"/>
              </w:rPr>
              <w:t>For those living and building here, it helps to build outside water paths and back from the shore, and obtain building approval before building.</w:t>
            </w:r>
          </w:p>
          <w:p w14:paraId="5895593A" w14:textId="0F0D7844" w:rsidR="00F433EC" w:rsidRDefault="00FE0A4D" w:rsidP="00DC5789">
            <w:pPr>
              <w:pStyle w:val="ListParagraph"/>
              <w:numPr>
                <w:ilvl w:val="0"/>
                <w:numId w:val="1"/>
              </w:numPr>
              <w:jc w:val="both"/>
              <w:rPr>
                <w:ins w:id="6274" w:author="Bonephace Kaijage" w:date="2026-10-14T05:23:00Z" w16du:dateUtc="2026-10-14T03:23:00Z"/>
                <w:bCs/>
                <w:color w:val="000000"/>
              </w:rPr>
            </w:pPr>
            <w:ins w:id="6275" w:author="Bonephace Kaijage" w:date="2026-10-14T05:57:00Z" w16du:dateUtc="2026-10-14T03:57:00Z">
              <w:r>
                <w:rPr>
                  <w:bCs/>
                  <w:color w:val="000000"/>
                </w:rPr>
                <w:t>What raises the risk and the loss when the plot floods: buying or building on plots in the natural water paths because they are cheap, filling the channels to make room, building on the beach front and mining sand from the shore.</w:t>
              </w:r>
            </w:ins>
          </w:p>
          <w:p w14:paraId="2B99BB55" w14:textId="77777777" w:rsidR="00FE0A4D" w:rsidRDefault="00F433EC" w:rsidP="00DC5789">
            <w:pPr>
              <w:pStyle w:val="ListParagraph"/>
              <w:numPr>
                <w:ilvl w:val="0"/>
                <w:numId w:val="1"/>
              </w:numPr>
              <w:jc w:val="both"/>
              <w:rPr>
                <w:ins w:id="6276" w:author="Bonephace Kaijage" w:date="2026-10-14T06:00:00Z" w16du:dateUtc="2026-10-14T04:00:00Z"/>
                <w:bCs/>
                <w:color w:val="000000"/>
              </w:rPr>
            </w:pPr>
            <w:ins w:id="6277" w:author="Bonephace Kaijage" w:date="2026-10-14T05:23:00Z" w16du:dateUtc="2026-10-14T03:23:00Z">
              <w:r>
                <w:rPr>
                  <w:bCs/>
                  <w:color w:val="000000"/>
                </w:rPr>
                <w:t>Before building, ask the sheha or the council where the water goes in a heavy storm; know the higher ground your household will move to when the channels overtop or a storm-tide warning is given.</w:t>
              </w:r>
            </w:ins>
          </w:p>
          <w:p w14:paraId="164CFE4A" w14:textId="43B46E57" w:rsidR="00DC5789" w:rsidRPr="00DC5789" w:rsidRDefault="00FE0A4D" w:rsidP="00DC5789">
            <w:pPr>
              <w:pStyle w:val="ListParagraph"/>
              <w:numPr>
                <w:ilvl w:val="0"/>
                <w:numId w:val="1"/>
              </w:numPr>
              <w:jc w:val="both"/>
              <w:rPr>
                <w:bCs/>
                <w:color w:val="000000"/>
              </w:rPr>
            </w:pPr>
            <w:ins w:id="6278" w:author="Bonephace Kaijage" w:date="2026-10-14T06:00:00Z" w16du:dateUtc="2026-10-14T04:00:00Z">
              <w:r>
                <w:rPr>
                  <w:bCs/>
                  <w:color w:val="000000"/>
                </w:rPr>
                <w:t>Agree who will help anyone in the household who cannot move, see or hear a warning on their own.</w:t>
              </w:r>
            </w:ins>
          </w:p>
        </w:tc>
        <w:tc>
          <w:tcPr>
            <w:tcW w:w="3325" w:type="dxa"/>
          </w:tcPr>
          <w:p w14:paraId="6042AE98" w14:textId="4034073B" w:rsidR="00DC5789" w:rsidRPr="00DC5789" w:rsidRDefault="00DC5789" w:rsidP="00DC5789">
            <w:pPr>
              <w:pStyle w:val="ListParagraph"/>
              <w:numPr>
                <w:ilvl w:val="0"/>
                <w:numId w:val="1"/>
              </w:numPr>
            </w:pPr>
            <w:r>
              <w:t>Eneo hili lina pwani inayoathiriwa na mmomonyoko na mawimbi makubwa na makazi yanayokua kwa kasi yaliyojengwa kwenye njia za asili za maji zinazofurika wakati wa mvua kubwa.</w:t>
            </w:r>
          </w:p>
          <w:p w14:paraId="59B16623" w14:textId="77777777" w:rsidR="00F433EC" w:rsidRDefault="00DC5789" w:rsidP="00DC5789">
            <w:pPr>
              <w:pStyle w:val="ListParagraph"/>
              <w:numPr>
                <w:ilvl w:val="0"/>
                <w:numId w:val="1"/>
              </w:numPr>
              <w:jc w:val="both"/>
              <w:rPr>
                <w:ins w:id="6279" w:author="Bonephace Kaijage" w:date="2026-10-14T05:23:00Z" w16du:dateUtc="2026-10-14T03:23:00Z"/>
                <w:bCs/>
                <w:color w:val="000000"/>
              </w:rPr>
            </w:pPr>
            <w:r>
              <w:rPr>
                <w:bCs/>
                <w:color w:val="000000"/>
              </w:rPr>
              <w:t>Kwa wanaoishi na kujenga hapa, ni vyema kujenga nje ya njia za maji na mbali na ufukwe, na kupata kibali cha ujenzi kabla ya kujenga.</w:t>
            </w:r>
          </w:p>
          <w:p w14:paraId="1E912A9F" w14:textId="22764D40" w:rsidR="00F433EC" w:rsidRDefault="00FE0A4D" w:rsidP="00DC5789">
            <w:pPr>
              <w:pStyle w:val="ListParagraph"/>
              <w:numPr>
                <w:ilvl w:val="0"/>
                <w:numId w:val="1"/>
              </w:numPr>
              <w:jc w:val="both"/>
              <w:rPr>
                <w:ins w:id="6280" w:author="Bonephace Kaijage" w:date="2026-10-14T05:23:00Z" w16du:dateUtc="2026-10-14T03:23:00Z"/>
                <w:bCs/>
                <w:color w:val="000000"/>
              </w:rPr>
            </w:pPr>
            <w:ins w:id="6281" w:author="Bonephace Kaijage" w:date="2026-10-14T05:57:00Z" w16du:dateUtc="2026-10-14T03:57:00Z">
              <w:r>
                <w:rPr>
                  <w:bCs/>
                  <w:color w:val="000000"/>
                </w:rPr>
                <w:t>Kinachoongeza hatari na hasara kiwanja kinapofurika: kununua au kujenga kwenye viwanja ndani ya njia za asili za maji kwa sababu ni rahisi, kujaza mikondo kupata nafasi, kujenga ufukweni na kuchimba mchanga ufukweni.</w:t>
              </w:r>
            </w:ins>
          </w:p>
          <w:p w14:paraId="3BC15475" w14:textId="77777777" w:rsidR="00FE0A4D" w:rsidRDefault="00F433EC" w:rsidP="00DC5789">
            <w:pPr>
              <w:pStyle w:val="ListParagraph"/>
              <w:numPr>
                <w:ilvl w:val="0"/>
                <w:numId w:val="1"/>
              </w:numPr>
              <w:jc w:val="both"/>
              <w:rPr>
                <w:ins w:id="6282" w:author="Bonephace Kaijage" w:date="2026-10-14T06:00:00Z" w16du:dateUtc="2026-10-14T04:00:00Z"/>
                <w:bCs/>
                <w:color w:val="000000"/>
              </w:rPr>
            </w:pPr>
            <w:ins w:id="6283" w:author="Bonephace Kaijage" w:date="2026-10-14T05:23:00Z" w16du:dateUtc="2026-10-14T03:23:00Z">
              <w:r>
                <w:rPr>
                  <w:bCs/>
                  <w:color w:val="000000"/>
                </w:rPr>
                <w:t>Kabla ya kujenga, ulizeni sheha au halmashauri maji huenda wapi dhoruba kali; fahamu eneo la juu ambalo kaya yako itahamia mikondo inapofurika au tahadhari ya mawimbi ya dhoruba inapotolewa.</w:t>
              </w:r>
            </w:ins>
          </w:p>
          <w:p w14:paraId="22C40CC4" w14:textId="02D1D902" w:rsidR="00DC5789" w:rsidRPr="00DC5789" w:rsidRDefault="00FE0A4D" w:rsidP="00DC5789">
            <w:pPr>
              <w:pStyle w:val="ListParagraph"/>
              <w:numPr>
                <w:ilvl w:val="0"/>
                <w:numId w:val="1"/>
              </w:numPr>
              <w:jc w:val="both"/>
              <w:rPr>
                <w:bCs/>
                <w:color w:val="000000"/>
              </w:rPr>
            </w:pPr>
            <w:ins w:id="6284"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1A2B59D2" w14:textId="77777777" w:rsidTr="00DC5789">
        <w:tc>
          <w:tcPr>
            <w:tcW w:w="3420" w:type="dxa"/>
          </w:tcPr>
          <w:p w14:paraId="3549765B" w14:textId="674D6118" w:rsidR="00DC5789" w:rsidRPr="00DC5789" w:rsidRDefault="00DC5789" w:rsidP="00DC5789">
            <w:pPr>
              <w:pStyle w:val="ListParagraph"/>
              <w:numPr>
                <w:ilvl w:val="0"/>
                <w:numId w:val="1"/>
              </w:numPr>
              <w:jc w:val="both"/>
              <w:rPr>
                <w:color w:val="000000"/>
              </w:rPr>
            </w:pPr>
            <w:r w:rsidRPr="00DC5789">
              <w:rPr>
                <w:color w:val="000000"/>
              </w:rPr>
              <w:t>Magharibi B: airport zone and coastal villages</w:t>
            </w:r>
          </w:p>
        </w:tc>
        <w:tc>
          <w:tcPr>
            <w:tcW w:w="3235" w:type="dxa"/>
          </w:tcPr>
          <w:p w14:paraId="5E4E63AA" w14:textId="1E92B1A8" w:rsidR="00DC5789" w:rsidRPr="00DC5789" w:rsidRDefault="00DC5789" w:rsidP="00DC5789">
            <w:pPr>
              <w:pStyle w:val="ListParagraph"/>
              <w:numPr>
                <w:ilvl w:val="0"/>
                <w:numId w:val="1"/>
              </w:numPr>
              <w:jc w:val="both"/>
              <w:rPr>
                <w:color w:val="000000"/>
              </w:rPr>
            </w:pPr>
            <w:r w:rsidRPr="00DC5789">
              <w:rPr>
                <w:color w:val="000000"/>
              </w:rPr>
              <w:t>Magharibi B: eneo la uwanja wa ndege na vijiji vya pwani</w:t>
            </w:r>
          </w:p>
        </w:tc>
        <w:tc>
          <w:tcPr>
            <w:tcW w:w="3605" w:type="dxa"/>
          </w:tcPr>
          <w:p w14:paraId="254DF5F1" w14:textId="38D6596C" w:rsidR="00DC5789" w:rsidRPr="00DC5789" w:rsidRDefault="00DC5789" w:rsidP="00DC5789">
            <w:pPr>
              <w:pStyle w:val="ListParagraph"/>
              <w:numPr>
                <w:ilvl w:val="0"/>
                <w:numId w:val="1"/>
              </w:numPr>
            </w:pPr>
            <w:r>
              <w:t>This area includes low ground near the airport and coastal villages where storm water ponds, the shore erodes and fishers face rough seas.</w:t>
            </w:r>
          </w:p>
          <w:p w14:paraId="7E7922E5" w14:textId="77777777" w:rsidR="00F433EC" w:rsidRDefault="00DC5789" w:rsidP="00DC5789">
            <w:pPr>
              <w:pStyle w:val="ListParagraph"/>
              <w:numPr>
                <w:ilvl w:val="0"/>
                <w:numId w:val="1"/>
              </w:numPr>
              <w:jc w:val="both"/>
              <w:rPr>
                <w:ins w:id="6285" w:author="Bonephace Kaijage" w:date="2026-10-14T05:23:00Z" w16du:dateUtc="2026-10-14T03:23:00Z"/>
                <w:bCs/>
                <w:color w:val="000000"/>
              </w:rPr>
            </w:pPr>
            <w:r>
              <w:rPr>
                <w:bCs/>
                <w:color w:val="000000"/>
              </w:rPr>
              <w:lastRenderedPageBreak/>
              <w:t>For those living and fishing here, it helps to keep drains open, protect mangroves and stay ashore when strong winds are forecast.</w:t>
            </w:r>
          </w:p>
          <w:p w14:paraId="1A099922" w14:textId="1A0A4778" w:rsidR="00F433EC" w:rsidRDefault="00FE0A4D" w:rsidP="00DC5789">
            <w:pPr>
              <w:pStyle w:val="ListParagraph"/>
              <w:numPr>
                <w:ilvl w:val="0"/>
                <w:numId w:val="1"/>
              </w:numPr>
              <w:jc w:val="both"/>
              <w:rPr>
                <w:ins w:id="6286" w:author="Bonephace Kaijage" w:date="2026-10-14T05:23:00Z" w16du:dateUtc="2026-10-14T03:23:00Z"/>
                <w:bCs/>
                <w:color w:val="000000"/>
              </w:rPr>
            </w:pPr>
            <w:ins w:id="6287" w:author="Bonephace Kaijage" w:date="2026-10-14T05:57:00Z" w16du:dateUtc="2026-10-14T03:57:00Z">
              <w:r>
                <w:rPr>
                  <w:bCs/>
                  <w:color w:val="000000"/>
                </w:rPr>
                <w:t>What raises the risk: building in the low ground that ponds, cutting mangroves for poles or plots, and going out in loaded boats when the wind is rising.</w:t>
              </w:r>
            </w:ins>
          </w:p>
          <w:p w14:paraId="6A63BF6E" w14:textId="77777777" w:rsidR="00FE0A4D" w:rsidRDefault="00F433EC" w:rsidP="00DC5789">
            <w:pPr>
              <w:pStyle w:val="ListParagraph"/>
              <w:numPr>
                <w:ilvl w:val="0"/>
                <w:numId w:val="1"/>
              </w:numPr>
              <w:jc w:val="both"/>
              <w:rPr>
                <w:ins w:id="6288" w:author="Bonephace Kaijage" w:date="2026-10-14T06:00:00Z" w16du:dateUtc="2026-10-14T04:00:00Z"/>
                <w:bCs/>
                <w:color w:val="000000"/>
              </w:rPr>
            </w:pPr>
            <w:ins w:id="6289" w:author="Bonephace Kaijage" w:date="2026-10-14T05:23:00Z" w16du:dateUtc="2026-10-14T03:23:00Z">
              <w:r>
                <w:rPr>
                  <w:bCs/>
                  <w:color w:val="000000"/>
                </w:rPr>
                <w:t>Know the higher ground inland that your household will move to when the low ground floods or a storm-tide warning is given, and the sheltered landing boats will run to when the wind rises.</w:t>
              </w:r>
            </w:ins>
          </w:p>
          <w:p w14:paraId="00524C1A" w14:textId="0FB3CE3C" w:rsidR="00DC5789" w:rsidRPr="00DC5789" w:rsidRDefault="00FE0A4D" w:rsidP="00DC5789">
            <w:pPr>
              <w:pStyle w:val="ListParagraph"/>
              <w:numPr>
                <w:ilvl w:val="0"/>
                <w:numId w:val="1"/>
              </w:numPr>
              <w:jc w:val="both"/>
              <w:rPr>
                <w:bCs/>
                <w:color w:val="000000"/>
              </w:rPr>
            </w:pPr>
            <w:ins w:id="6290" w:author="Bonephace Kaijage" w:date="2026-10-14T06:00:00Z" w16du:dateUtc="2026-10-14T04:00:00Z">
              <w:r>
                <w:rPr>
                  <w:bCs/>
                  <w:color w:val="000000"/>
                </w:rPr>
                <w:t>Agree who will help anyone in the household who cannot move, see or hear a warning on their own.</w:t>
              </w:r>
            </w:ins>
          </w:p>
        </w:tc>
        <w:tc>
          <w:tcPr>
            <w:tcW w:w="3325" w:type="dxa"/>
          </w:tcPr>
          <w:p w14:paraId="52FB22BF" w14:textId="49DCBDA1" w:rsidR="00DC5789" w:rsidRPr="00DC5789" w:rsidRDefault="00DC5789" w:rsidP="00DC5789">
            <w:pPr>
              <w:pStyle w:val="ListParagraph"/>
              <w:numPr>
                <w:ilvl w:val="0"/>
                <w:numId w:val="1"/>
              </w:numPr>
            </w:pPr>
            <w:r>
              <w:lastRenderedPageBreak/>
              <w:t xml:space="preserve">Eneo hili linajumuisha ardhi ya chini karibu na uwanja wa ndege na vijiji vya pwani ambapo maji ya dhoruba hutuama, ufukwe </w:t>
            </w:r>
            <w:r>
              <w:lastRenderedPageBreak/>
              <w:t>humomonyoka na wavuvi hukabiliwa na bahari chafu.</w:t>
            </w:r>
          </w:p>
          <w:p w14:paraId="441B04DD" w14:textId="77777777" w:rsidR="00F433EC" w:rsidRDefault="00DC5789" w:rsidP="00DC5789">
            <w:pPr>
              <w:pStyle w:val="ListParagraph"/>
              <w:numPr>
                <w:ilvl w:val="0"/>
                <w:numId w:val="1"/>
              </w:numPr>
              <w:jc w:val="both"/>
              <w:rPr>
                <w:ins w:id="6291" w:author="Bonephace Kaijage" w:date="2026-10-14T05:23:00Z" w16du:dateUtc="2026-10-14T03:23:00Z"/>
                <w:bCs/>
                <w:color w:val="000000"/>
              </w:rPr>
            </w:pPr>
            <w:r>
              <w:rPr>
                <w:bCs/>
                <w:color w:val="000000"/>
              </w:rPr>
              <w:t>Kwa wanaoishi na kuvua hapa, ni vyema kuweka mitaro wazi, kulinda mikoko na kubaki ufukweni upepo mkali unapotabiriwa.</w:t>
            </w:r>
          </w:p>
          <w:p w14:paraId="36FDBF6F" w14:textId="06A5BF74" w:rsidR="00F433EC" w:rsidRDefault="00FE0A4D" w:rsidP="00DC5789">
            <w:pPr>
              <w:pStyle w:val="ListParagraph"/>
              <w:numPr>
                <w:ilvl w:val="0"/>
                <w:numId w:val="1"/>
              </w:numPr>
              <w:jc w:val="both"/>
              <w:rPr>
                <w:ins w:id="6292" w:author="Bonephace Kaijage" w:date="2026-10-14T05:23:00Z" w16du:dateUtc="2026-10-14T03:23:00Z"/>
                <w:bCs/>
                <w:color w:val="000000"/>
              </w:rPr>
            </w:pPr>
            <w:ins w:id="6293" w:author="Bonephace Kaijage" w:date="2026-10-14T05:57:00Z" w16du:dateUtc="2026-10-14T03:57:00Z">
              <w:r>
                <w:rPr>
                  <w:bCs/>
                  <w:color w:val="000000"/>
                </w:rPr>
                <w:t>Kinachoongeza hatari: kujenga kwenye ardhi ya chini inayotuamisha maji, kukata mikoko kwa ajili ya nguzo au viwanja, na kutoka baharini kwa vyombo vilivyojaa upepo unapopanda.</w:t>
              </w:r>
            </w:ins>
          </w:p>
          <w:p w14:paraId="6DFD4B8F" w14:textId="77777777" w:rsidR="00FE0A4D" w:rsidRDefault="00F433EC" w:rsidP="00DC5789">
            <w:pPr>
              <w:pStyle w:val="ListParagraph"/>
              <w:numPr>
                <w:ilvl w:val="0"/>
                <w:numId w:val="1"/>
              </w:numPr>
              <w:jc w:val="both"/>
              <w:rPr>
                <w:ins w:id="6294" w:author="Bonephace Kaijage" w:date="2026-10-14T06:00:00Z" w16du:dateUtc="2026-10-14T04:00:00Z"/>
                <w:bCs/>
                <w:color w:val="000000"/>
              </w:rPr>
            </w:pPr>
            <w:ins w:id="6295" w:author="Bonephace Kaijage" w:date="2026-10-14T05:23:00Z" w16du:dateUtc="2026-10-14T03:23:00Z">
              <w:r>
                <w:rPr>
                  <w:bCs/>
                  <w:color w:val="000000"/>
                </w:rPr>
                <w:t>Fahamu eneo la juu la ndani ambalo kaya yako itahamia ardhi ya chini inapofurika au tahadhari ya mawimbi ya dhoruba inapotolewa, na mwalo uliokingwa ambao vyombo vitakimbilia upepo unapopanda.</w:t>
              </w:r>
            </w:ins>
          </w:p>
          <w:p w14:paraId="703E1EAA" w14:textId="294899AC" w:rsidR="00DC5789" w:rsidRPr="00DC5789" w:rsidRDefault="00FE0A4D" w:rsidP="00DC5789">
            <w:pPr>
              <w:pStyle w:val="ListParagraph"/>
              <w:numPr>
                <w:ilvl w:val="0"/>
                <w:numId w:val="1"/>
              </w:numPr>
              <w:jc w:val="both"/>
              <w:rPr>
                <w:bCs/>
                <w:color w:val="000000"/>
              </w:rPr>
            </w:pPr>
            <w:ins w:id="6296" w:author="Bonephace Kaijage" w:date="2026-10-14T06:00:00Z" w16du:dateUtc="2026-10-14T04:00:00Z">
              <w:r>
                <w:rPr>
                  <w:bCs/>
                  <w:color w:val="000000"/>
                </w:rPr>
                <w:t>Kubalianeni nani atamsaidia yeyote katika kaya asiyeweza kuondoka, kuona au kusikia tahadhari peke yake.</w:t>
              </w:r>
            </w:ins>
          </w:p>
        </w:tc>
      </w:tr>
    </w:tbl>
    <w:p w14:paraId="4B66D3C8" w14:textId="77777777" w:rsidR="00FE0A4D" w:rsidRPr="00FE0A4D" w:rsidRDefault="00FE0A4D" w:rsidP="00FE0A4D">
      <w:pPr>
        <w:spacing w:after="120"/>
        <w:rPr>
          <w:ins w:id="6297" w:author="Bonephace Kaijage" w:date="2026-10-14T06:01:00Z" w16du:dateUtc="2026-10-14T04:01:00Z"/>
          <w:i/>
          <w:sz w:val="18"/>
          <w:rPrChange w:id="6298" w:author="Bonephace Kaijage" w:date="2026-10-14T06:01:00Z" w16du:dateUtc="2026-10-14T04:01:00Z">
            <w:rPr>
              <w:ins w:id="6299" w:author="Bonephace Kaijage" w:date="2026-10-14T06:01:00Z" w16du:dateUtc="2026-10-14T04:01:00Z"/>
            </w:rPr>
          </w:rPrChange>
        </w:rPr>
        <w:pPrChange w:id="6300" w:author="Bonephace Kaijage" w:date="2026-10-14T06:01:00Z" w16du:dateUtc="2026-10-14T04:01:00Z">
          <w:pPr>
            <w:jc w:val="both"/>
          </w:pPr>
        </w:pPrChange>
      </w:pPr>
      <w:ins w:id="6301" w:author="Bonephace Kaijage" w:date="2026-10-14T06:01:00Z" w16du:dateUtc="2026-10-14T04:01:00Z">
        <w:r w:rsidRPr="00FE0A4D">
          <w:rPr>
            <w:i/>
            <w:sz w:val="18"/>
            <w:rPrChange w:id="6302"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75B299B8" w14:textId="7DFF6F89" w:rsidR="00DC5789" w:rsidRPr="00DC5789" w:rsidRDefault="00DC5789" w:rsidP="00DC5789">
      <w:pPr>
        <w:jc w:val="both"/>
        <w:rPr>
          <w:color w:val="000000"/>
        </w:rPr>
      </w:pPr>
    </w:p>
    <w:p w14:paraId="409228AF" w14:textId="4B682725" w:rsidR="00DC5789" w:rsidRPr="00997D17" w:rsidRDefault="00DC5789">
      <w:pPr>
        <w:pStyle w:val="ListParagraph"/>
        <w:rPr>
          <w:sz w:val="22"/>
          <w:szCs w:val="22"/>
        </w:rPr>
      </w:pPr>
    </w:p>
    <w:tbl>
      <w:tblPr>
        <w:tblStyle w:val="TableGrid"/>
        <w:tblW w:w="0" w:type="auto"/>
        <w:tblLook w:val="04A0" w:firstRow="1" w:lastRow="0" w:firstColumn="1" w:lastColumn="0" w:noHBand="0" w:noVBand="1"/>
      </w:tblPr>
      <w:tblGrid>
        <w:gridCol w:w="2278"/>
        <w:gridCol w:w="2278"/>
        <w:gridCol w:w="2278"/>
        <w:gridCol w:w="2278"/>
        <w:gridCol w:w="2279"/>
        <w:gridCol w:w="2279"/>
      </w:tblGrid>
      <w:tr w:rsidR="002066E7" w:rsidRPr="00997D17" w14:paraId="1DBE6AC0" w14:textId="77777777" w:rsidTr="002066E7">
        <w:trPr>
          <w:tblHeader/>
        </w:trPr>
        <w:tc>
          <w:tcPr>
            <w:tcW w:w="2278" w:type="dxa"/>
          </w:tcPr>
          <w:p w14:paraId="7F6F893F" w14:textId="72033D10" w:rsidR="002066E7" w:rsidRPr="00997D17" w:rsidRDefault="008C6B60" w:rsidP="003E5113">
            <w:pPr>
              <w:pStyle w:val="ListParagraph"/>
              <w:rPr>
                <w:sz w:val="22"/>
                <w:szCs w:val="22"/>
              </w:rPr>
            </w:pPr>
            <w:r w:rsidRPr="00997D17">
              <w:rPr>
                <w:sz w:val="22"/>
                <w:szCs w:val="22"/>
              </w:rPr>
              <w:t>COUNCIL / HALMASHAURI</w:t>
            </w:r>
          </w:p>
        </w:tc>
        <w:tc>
          <w:tcPr>
            <w:tcW w:w="2278" w:type="dxa"/>
          </w:tcPr>
          <w:p w14:paraId="74F139FB" w14:textId="492F9E3B" w:rsidR="002066E7" w:rsidRPr="00997D17" w:rsidRDefault="002066E7" w:rsidP="003E5113">
            <w:pPr>
              <w:pStyle w:val="ListParagraph"/>
              <w:rPr>
                <w:sz w:val="22"/>
                <w:szCs w:val="22"/>
              </w:rPr>
            </w:pPr>
            <w:r w:rsidRPr="00997D17">
              <w:rPr>
                <w:sz w:val="22"/>
                <w:szCs w:val="22"/>
              </w:rPr>
              <w:t>LEVEL / NGAZI</w:t>
            </w:r>
          </w:p>
        </w:tc>
        <w:tc>
          <w:tcPr>
            <w:tcW w:w="2278" w:type="dxa"/>
          </w:tcPr>
          <w:p w14:paraId="654A5B60" w14:textId="42D617DF" w:rsidR="002066E7" w:rsidRPr="00997D17" w:rsidRDefault="002066E7" w:rsidP="003E5113">
            <w:pPr>
              <w:pStyle w:val="ListParagraph"/>
              <w:rPr>
                <w:sz w:val="22"/>
                <w:szCs w:val="22"/>
              </w:rPr>
            </w:pPr>
            <w:r w:rsidRPr="00997D17">
              <w:rPr>
                <w:sz w:val="22"/>
                <w:szCs w:val="22"/>
              </w:rPr>
              <w:t>IMPACT (EN)</w:t>
            </w:r>
          </w:p>
        </w:tc>
        <w:tc>
          <w:tcPr>
            <w:tcW w:w="2278" w:type="dxa"/>
          </w:tcPr>
          <w:p w14:paraId="70A06231" w14:textId="2A5EA912" w:rsidR="002066E7" w:rsidRPr="00997D17" w:rsidRDefault="002066E7" w:rsidP="003E5113">
            <w:pPr>
              <w:pStyle w:val="ListParagraph"/>
              <w:rPr>
                <w:sz w:val="22"/>
                <w:szCs w:val="22"/>
              </w:rPr>
            </w:pPr>
            <w:r w:rsidRPr="00997D17">
              <w:rPr>
                <w:sz w:val="22"/>
                <w:szCs w:val="22"/>
              </w:rPr>
              <w:t>ATHARI (SW)</w:t>
            </w:r>
          </w:p>
        </w:tc>
        <w:tc>
          <w:tcPr>
            <w:tcW w:w="2279" w:type="dxa"/>
          </w:tcPr>
          <w:p w14:paraId="53E3D65B" w14:textId="0C88CFF7" w:rsidR="002066E7" w:rsidRPr="00997D17" w:rsidRDefault="002066E7" w:rsidP="003E5113">
            <w:pPr>
              <w:pStyle w:val="ListParagraph"/>
              <w:rPr>
                <w:sz w:val="22"/>
                <w:szCs w:val="22"/>
              </w:rPr>
            </w:pPr>
            <w:r w:rsidRPr="00997D17">
              <w:rPr>
                <w:sz w:val="22"/>
                <w:szCs w:val="22"/>
              </w:rPr>
              <w:t>ACTION (EN)</w:t>
            </w:r>
          </w:p>
        </w:tc>
        <w:tc>
          <w:tcPr>
            <w:tcW w:w="2279" w:type="dxa"/>
          </w:tcPr>
          <w:p w14:paraId="66A331E7" w14:textId="779EE196" w:rsidR="002066E7" w:rsidRPr="00997D17" w:rsidRDefault="002066E7" w:rsidP="003E5113">
            <w:pPr>
              <w:pStyle w:val="ListParagraph"/>
              <w:rPr>
                <w:sz w:val="22"/>
                <w:szCs w:val="22"/>
              </w:rPr>
            </w:pPr>
            <w:r w:rsidRPr="00997D17">
              <w:rPr>
                <w:sz w:val="22"/>
                <w:szCs w:val="22"/>
              </w:rPr>
              <w:t>HATUA (SW)</w:t>
            </w:r>
          </w:p>
        </w:tc>
      </w:tr>
      <w:tr w:rsidR="002066E7" w:rsidRPr="00997D17" w14:paraId="1CCF2756" w14:textId="77777777" w:rsidTr="002066E7">
        <w:tc>
          <w:tcPr>
            <w:tcW w:w="2278" w:type="dxa"/>
          </w:tcPr>
          <w:p w14:paraId="2D11F695" w14:textId="254133CD" w:rsidR="002066E7" w:rsidRPr="00997D17" w:rsidRDefault="002066E7" w:rsidP="003E5113">
            <w:pPr>
              <w:pStyle w:val="ListParagraph"/>
              <w:rPr>
                <w:sz w:val="22"/>
                <w:szCs w:val="22"/>
              </w:rPr>
            </w:pPr>
            <w:r w:rsidRPr="00997D17">
              <w:rPr>
                <w:sz w:val="22"/>
                <w:szCs w:val="22"/>
              </w:rPr>
              <w:t>Zanzibar Municipal Council</w:t>
            </w:r>
          </w:p>
        </w:tc>
        <w:tc>
          <w:tcPr>
            <w:tcW w:w="2278" w:type="dxa"/>
          </w:tcPr>
          <w:p w14:paraId="252D79C3" w14:textId="516D0023"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5CA4FA31" w14:textId="253214A2" w:rsidR="002066E7" w:rsidRPr="00997D17" w:rsidRDefault="008C6B60" w:rsidP="003E5113">
            <w:pPr>
              <w:pStyle w:val="ListParagraph"/>
              <w:rPr>
                <w:sz w:val="22"/>
                <w:szCs w:val="22"/>
              </w:rPr>
            </w:pPr>
            <w:r w:rsidRPr="00997D17">
              <w:rPr>
                <w:sz w:val="22"/>
                <w:szCs w:val="22"/>
              </w:rPr>
              <w:t xml:space="preserve">urban and shore floods, large waves, strong winds, rare tsunami, boat accidents, and </w:t>
            </w:r>
            <w:r w:rsidRPr="00997D17">
              <w:rPr>
                <w:sz w:val="22"/>
                <w:szCs w:val="22"/>
              </w:rPr>
              <w:lastRenderedPageBreak/>
              <w:t>cholera. A few roads slippery, a few low homes wet, and lightning where storms build.</w:t>
            </w:r>
          </w:p>
        </w:tc>
        <w:tc>
          <w:tcPr>
            <w:tcW w:w="2278" w:type="dxa"/>
          </w:tcPr>
          <w:p w14:paraId="401F0729" w14:textId="0EFECB14" w:rsidR="002066E7" w:rsidRPr="00997D17" w:rsidRDefault="008C6B60" w:rsidP="003E5113">
            <w:pPr>
              <w:pStyle w:val="ListParagraph"/>
              <w:rPr>
                <w:sz w:val="22"/>
                <w:szCs w:val="22"/>
              </w:rPr>
            </w:pPr>
            <w:r w:rsidRPr="00997D17">
              <w:rPr>
                <w:sz w:val="22"/>
                <w:szCs w:val="22"/>
              </w:rPr>
              <w:lastRenderedPageBreak/>
              <w:t xml:space="preserve">Dalili za mwanzo kwenye eneo lililotajwa. Barabara chache kuteleza, nyumba chache za </w:t>
            </w:r>
            <w:r w:rsidRPr="00997D17">
              <w:rPr>
                <w:sz w:val="22"/>
                <w:szCs w:val="22"/>
              </w:rPr>
              <w:lastRenderedPageBreak/>
              <w:t>bondeni kulowa, na radi dhoria inapojengeka.</w:t>
            </w:r>
          </w:p>
        </w:tc>
        <w:tc>
          <w:tcPr>
            <w:tcW w:w="2279" w:type="dxa"/>
          </w:tcPr>
          <w:p w14:paraId="1C89F85F" w14:textId="0517D7E8" w:rsidR="008C6B60" w:rsidRPr="00997D17" w:rsidRDefault="00275313" w:rsidP="00F20E47">
            <w:pPr>
              <w:pStyle w:val="ListBullet"/>
              <w:rPr>
                <w:sz w:val="22"/>
                <w:szCs w:val="22"/>
              </w:rPr>
            </w:pPr>
            <w:r w:rsidRPr="00997D17">
              <w:rPr>
                <w:sz w:val="22"/>
                <w:szCs w:val="22"/>
              </w:rPr>
              <w:lastRenderedPageBreak/>
              <w:t>Before any boat leaves accidents, check the forecast and put a life jacket on.</w:t>
            </w:r>
          </w:p>
          <w:p w14:paraId="443F7446" w14:textId="08909925" w:rsidR="008C6B60" w:rsidRPr="00997D17" w:rsidRDefault="00275313" w:rsidP="00F20E47">
            <w:pPr>
              <w:pStyle w:val="ListBullet"/>
              <w:rPr>
                <w:sz w:val="22"/>
                <w:szCs w:val="22"/>
              </w:rPr>
            </w:pPr>
            <w:r w:rsidRPr="00997D17">
              <w:rPr>
                <w:sz w:val="22"/>
                <w:szCs w:val="22"/>
              </w:rPr>
              <w:lastRenderedPageBreak/>
              <w:t>Bring small boats off the open water at accidents.</w:t>
            </w:r>
          </w:p>
          <w:p w14:paraId="651CCA49" w14:textId="4833E806" w:rsidR="008C6B60" w:rsidRPr="00997D17" w:rsidRDefault="00275313" w:rsidP="00F20E47">
            <w:pPr>
              <w:pStyle w:val="ListBullet"/>
              <w:rPr>
                <w:sz w:val="22"/>
                <w:szCs w:val="22"/>
              </w:rPr>
            </w:pPr>
            <w:r w:rsidRPr="00997D17">
              <w:rPr>
                <w:sz w:val="22"/>
                <w:szCs w:val="22"/>
              </w:rPr>
              <w:t>The landing listens for the warning and saves 190.</w:t>
            </w:r>
          </w:p>
          <w:p w14:paraId="0162962D" w14:textId="167863C4" w:rsidR="002066E7" w:rsidRPr="00997D17" w:rsidRDefault="00275313" w:rsidP="00F20E47">
            <w:pPr>
              <w:pStyle w:val="ListBullet"/>
              <w:rPr>
                <w:sz w:val="22"/>
                <w:szCs w:val="22"/>
              </w:rPr>
            </w:pPr>
            <w:r w:rsidRPr="00997D17">
              <w:rPr>
                <w:sz w:val="22"/>
                <w:szCs w:val="22"/>
              </w:rPr>
              <w:t>Do not swim out from accidents. Throw something that floats.</w:t>
            </w:r>
          </w:p>
        </w:tc>
        <w:tc>
          <w:tcPr>
            <w:tcW w:w="2279" w:type="dxa"/>
          </w:tcPr>
          <w:p w14:paraId="51F1EE27" w14:textId="1A61EDC4" w:rsidR="008C6B60" w:rsidRPr="00997D17" w:rsidRDefault="00275313" w:rsidP="00F20E47">
            <w:pPr>
              <w:pStyle w:val="ListBullet"/>
              <w:rPr>
                <w:sz w:val="22"/>
                <w:szCs w:val="22"/>
              </w:rPr>
            </w:pPr>
            <w:r w:rsidRPr="00997D17">
              <w:rPr>
                <w:sz w:val="22"/>
                <w:szCs w:val="22"/>
              </w:rPr>
              <w:lastRenderedPageBreak/>
              <w:t>Kabla ya mvua, tembea eneo hili na usafishe mitaro.</w:t>
            </w:r>
          </w:p>
          <w:p w14:paraId="3E7494CF" w14:textId="0F2DF5EB" w:rsidR="008C6B60" w:rsidRPr="00997D17" w:rsidRDefault="00275313" w:rsidP="00F20E47">
            <w:pPr>
              <w:pStyle w:val="ListBullet"/>
              <w:rPr>
                <w:sz w:val="22"/>
                <w:szCs w:val="22"/>
              </w:rPr>
            </w:pPr>
            <w:r w:rsidRPr="00997D17">
              <w:rPr>
                <w:sz w:val="22"/>
                <w:szCs w:val="22"/>
              </w:rPr>
              <w:lastRenderedPageBreak/>
              <w:t>Kaya zipandishe chakula, nyaraka na watoto.</w:t>
            </w:r>
          </w:p>
          <w:p w14:paraId="06122F38" w14:textId="4AD5F1A7" w:rsidR="008C6B60" w:rsidRPr="00997D17" w:rsidRDefault="00FE0A4D" w:rsidP="00F20E47">
            <w:pPr>
              <w:pStyle w:val="ListBullet"/>
              <w:rPr>
                <w:sz w:val="22"/>
                <w:szCs w:val="22"/>
                <w:lang w:val="sv-SE"/>
              </w:rPr>
            </w:pPr>
            <w:ins w:id="6303" w:author="Bonephace Kaijage" w:date="2026-10-14T06:13:00Z" w16du:dateUtc="2026-10-14T04:13:00Z">
              <w:r>
                <w:rPr>
                  <w:sz w:val="22"/>
                  <w:szCs w:val="22"/>
                </w:rPr>
                <w:t>Hifadhini 190 na namba ya mwenyekiti, na wekeni tochi na maji tayari, ili msaada uitwe na kaya iweze kukaa usiku bila umeme.</w:t>
              </w:r>
            </w:ins>
            <w:del w:id="6304" w:author="Bonephace Kaijage" w:date="2026-10-14T06:13:00Z" w16du:dateUtc="2026-10-14T04:13: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3E27ED80" w14:textId="196638C8" w:rsidR="002066E7" w:rsidRPr="00997D17" w:rsidRDefault="00FE0A4D" w:rsidP="00F20E47">
            <w:pPr>
              <w:pStyle w:val="ListBullet"/>
              <w:rPr>
                <w:sz w:val="22"/>
                <w:szCs w:val="22"/>
                <w:lang w:val="sv-SE"/>
              </w:rPr>
            </w:pPr>
            <w:ins w:id="6305" w:author="Bonephace Kaijage" w:date="2026-10-14T06:13:00Z" w16du:dateUtc="2026-10-14T04:13:00Z">
              <w:r>
                <w:rPr>
                  <w:sz w:val="22"/>
                  <w:szCs w:val="22"/>
                  <w:lang w:val="sv-SE"/>
                </w:rPr>
                <w:t>Subirini badala ya kuvuka maji barabarani: yanaweza kumchukua mtu au gari. Washeni taa, punguzeni mwendo.</w:t>
              </w:r>
            </w:ins>
            <w:del w:id="6306" w:author="Bonephace Kaijage" w:date="2026-10-14T06:13:00Z" w16du:dateUtc="2026-10-14T04:13:00Z">
              <w:r w:rsidR="00275313" w:rsidRPr="00997D17" w:rsidDel="00FE0A4D">
                <w:rPr>
                  <w:sz w:val="22"/>
                  <w:szCs w:val="22"/>
                  <w:lang w:val="sv-SE"/>
                </w:rPr>
                <w:delText>Usivuke maji barabarani. Washa taa, punguza mwendo.</w:delText>
              </w:r>
            </w:del>
          </w:p>
        </w:tc>
      </w:tr>
      <w:tr w:rsidR="002066E7" w:rsidRPr="000343A2" w14:paraId="4104A42C" w14:textId="77777777" w:rsidTr="002066E7">
        <w:tc>
          <w:tcPr>
            <w:tcW w:w="2278" w:type="dxa"/>
          </w:tcPr>
          <w:p w14:paraId="5224D965" w14:textId="77777777" w:rsidR="002066E7" w:rsidRPr="00997D17" w:rsidRDefault="002066E7" w:rsidP="003E5113">
            <w:pPr>
              <w:pStyle w:val="ListParagraph"/>
              <w:rPr>
                <w:sz w:val="22"/>
                <w:szCs w:val="22"/>
                <w:lang w:val="sv-SE"/>
              </w:rPr>
            </w:pPr>
          </w:p>
        </w:tc>
        <w:tc>
          <w:tcPr>
            <w:tcW w:w="2278" w:type="dxa"/>
          </w:tcPr>
          <w:p w14:paraId="6AB4D8A5" w14:textId="1E7A7D08"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36E833CB" w14:textId="58A2A573" w:rsidR="002066E7" w:rsidRPr="00997D17" w:rsidRDefault="008C6B60" w:rsidP="003E5113">
            <w:pPr>
              <w:pStyle w:val="ListParagraph"/>
              <w:rPr>
                <w:sz w:val="22"/>
                <w:szCs w:val="22"/>
              </w:rPr>
            </w:pPr>
            <w:r w:rsidRPr="00997D17">
              <w:rPr>
                <w:sz w:val="22"/>
                <w:szCs w:val="22"/>
              </w:rPr>
              <w:t>urban and shore floods, large waves, strong winds, rare tsunami, boat accidents, and cholera. Roads, water points or houses at the named sites are now affected. Some journeys and classes are disrupted.</w:t>
            </w:r>
          </w:p>
        </w:tc>
        <w:tc>
          <w:tcPr>
            <w:tcW w:w="2278" w:type="dxa"/>
          </w:tcPr>
          <w:p w14:paraId="0517C446" w14:textId="32EE2A7C"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708D07C" w14:textId="0C58281F" w:rsidR="008C6B60" w:rsidRPr="00997D17" w:rsidRDefault="00275313" w:rsidP="00F20E47">
            <w:pPr>
              <w:pStyle w:val="ListBullet"/>
              <w:rPr>
                <w:sz w:val="22"/>
                <w:szCs w:val="22"/>
              </w:rPr>
            </w:pPr>
            <w:r w:rsidRPr="00997D17">
              <w:rPr>
                <w:sz w:val="22"/>
                <w:szCs w:val="22"/>
              </w:rPr>
              <w:t>Stop fishing and crossings at accidents.</w:t>
            </w:r>
          </w:p>
          <w:p w14:paraId="1507B78F" w14:textId="21CCE77D" w:rsidR="008C6B60" w:rsidRPr="00997D17" w:rsidRDefault="00FE0A4D" w:rsidP="00F20E47">
            <w:pPr>
              <w:pStyle w:val="ListBullet"/>
              <w:rPr>
                <w:sz w:val="22"/>
                <w:szCs w:val="22"/>
              </w:rPr>
            </w:pPr>
            <w:ins w:id="6307" w:author="Bonephace Kaijage" w:date="2026-10-14T06:16:00Z" w16du:dateUtc="2026-10-14T04:16:00Z">
              <w:r>
                <w:rPr>
                  <w:sz w:val="22"/>
                  <w:szCs w:val="22"/>
                </w:rPr>
                <w:t>Help people off the low shore to the assembly point, starting with those who cannot move alone; waves and the lake level can rise with little warning.</w:t>
              </w:r>
            </w:ins>
            <w:del w:id="6308" w:author="Bonephace Kaijage" w:date="2026-10-14T06:16:00Z" w16du:dateUtc="2026-10-14T04:16:00Z">
              <w:r w:rsidR="00275313" w:rsidRPr="00997D17" w:rsidDel="00FE0A4D">
                <w:rPr>
                  <w:sz w:val="22"/>
                  <w:szCs w:val="22"/>
                </w:rPr>
                <w:delText>Move people off the low shore to the assembly point.</w:delText>
              </w:r>
            </w:del>
          </w:p>
          <w:p w14:paraId="4434230C" w14:textId="113D0195" w:rsidR="008C6B60" w:rsidRPr="00997D17" w:rsidRDefault="00275313" w:rsidP="00F20E47">
            <w:pPr>
              <w:pStyle w:val="ListBullet"/>
              <w:rPr>
                <w:sz w:val="22"/>
                <w:szCs w:val="22"/>
              </w:rPr>
            </w:pPr>
            <w:r w:rsidRPr="00997D17">
              <w:rPr>
                <w:sz w:val="22"/>
                <w:szCs w:val="22"/>
              </w:rPr>
              <w:t>Account for boats still out from accidents.</w:t>
            </w:r>
          </w:p>
          <w:p w14:paraId="7BD15684" w14:textId="79DB3360" w:rsidR="002066E7" w:rsidRPr="00997D17" w:rsidRDefault="00275313" w:rsidP="00F20E47">
            <w:pPr>
              <w:pStyle w:val="ListBullet"/>
              <w:rPr>
                <w:sz w:val="22"/>
                <w:szCs w:val="22"/>
              </w:rPr>
            </w:pPr>
            <w:r w:rsidRPr="00997D17">
              <w:rPr>
                <w:sz w:val="22"/>
                <w:szCs w:val="22"/>
              </w:rPr>
              <w:lastRenderedPageBreak/>
              <w:t>Boil water if wells on this shore are flooded.</w:t>
            </w:r>
          </w:p>
        </w:tc>
        <w:tc>
          <w:tcPr>
            <w:tcW w:w="2279" w:type="dxa"/>
          </w:tcPr>
          <w:p w14:paraId="3A294C0C" w14:textId="140C4C4A" w:rsidR="008C6B60" w:rsidRPr="00997D17" w:rsidRDefault="00275313" w:rsidP="00F20E47">
            <w:pPr>
              <w:pStyle w:val="ListBullet"/>
              <w:rPr>
                <w:sz w:val="22"/>
                <w:szCs w:val="22"/>
              </w:rPr>
            </w:pPr>
            <w:r w:rsidRPr="00997D17">
              <w:rPr>
                <w:sz w:val="22"/>
                <w:szCs w:val="22"/>
              </w:rPr>
              <w:lastRenderedPageBreak/>
              <w:t>Hamisha kaya za eneo hili kwenda kituoni.</w:t>
            </w:r>
          </w:p>
          <w:p w14:paraId="76C199A3" w14:textId="03DA226E"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57DF7FCB" w14:textId="384FC806"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28F102C9" w14:textId="4FE96D34"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42CDA24A" w14:textId="77777777" w:rsidTr="002066E7">
        <w:tc>
          <w:tcPr>
            <w:tcW w:w="2278" w:type="dxa"/>
          </w:tcPr>
          <w:p w14:paraId="6A1B0CF0" w14:textId="77777777" w:rsidR="002066E7" w:rsidRPr="00997D17" w:rsidRDefault="002066E7" w:rsidP="003E5113">
            <w:pPr>
              <w:pStyle w:val="ListParagraph"/>
              <w:rPr>
                <w:sz w:val="22"/>
                <w:szCs w:val="22"/>
                <w:lang w:val="sv-SE"/>
              </w:rPr>
            </w:pPr>
          </w:p>
        </w:tc>
        <w:tc>
          <w:tcPr>
            <w:tcW w:w="2278" w:type="dxa"/>
          </w:tcPr>
          <w:p w14:paraId="2ACC550A" w14:textId="3731E3DF"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7BE73227" w14:textId="6B568545" w:rsidR="002066E7" w:rsidRPr="00997D17" w:rsidRDefault="00FE0A4D" w:rsidP="003E5113">
            <w:pPr>
              <w:pStyle w:val="ListParagraph"/>
              <w:rPr>
                <w:sz w:val="22"/>
                <w:szCs w:val="22"/>
              </w:rPr>
            </w:pPr>
            <w:ins w:id="6309"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310"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6F7BF3FB" w14:textId="19645E21" w:rsidR="002066E7" w:rsidRPr="00997D17" w:rsidRDefault="00FE0A4D" w:rsidP="003E5113">
            <w:pPr>
              <w:pStyle w:val="ListParagraph"/>
              <w:rPr>
                <w:sz w:val="22"/>
                <w:szCs w:val="22"/>
              </w:rPr>
            </w:pPr>
            <w:ins w:id="6311"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312"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9FC3977" w14:textId="75BDBC0A" w:rsidR="008C6B60" w:rsidRPr="00997D17" w:rsidRDefault="00FE0A4D" w:rsidP="00F20E47">
            <w:pPr>
              <w:pStyle w:val="ListBullet"/>
              <w:rPr>
                <w:sz w:val="22"/>
                <w:szCs w:val="22"/>
              </w:rPr>
            </w:pPr>
            <w:ins w:id="6313"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314"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11145FDC" w14:textId="492B6CF4" w:rsidR="008C6B60" w:rsidRPr="00997D17" w:rsidRDefault="00FE0A4D" w:rsidP="00F20E47">
            <w:pPr>
              <w:pStyle w:val="ListBullet"/>
              <w:rPr>
                <w:sz w:val="22"/>
                <w:szCs w:val="22"/>
              </w:rPr>
            </w:pPr>
            <w:ins w:id="6315" w:author="Bonephace Kaijage" w:date="2026-10-14T06:21:00Z" w16du:dateUtc="2026-10-14T04:21:00Z">
              <w:r>
                <w:rPr>
                  <w:sz w:val="22"/>
                  <w:szCs w:val="22"/>
                </w:rPr>
                <w:t>Call 114 and 190, and keep the road to the sites named in Know Your Risk clear so that ambulances and rescue teams can reach people.</w:t>
              </w:r>
            </w:ins>
            <w:del w:id="6316" w:author="Bonephace Kaijage" w:date="2026-10-14T06:21:00Z" w16du:dateUtc="2026-10-14T04:21:00Z">
              <w:r w:rsidR="00275313" w:rsidRPr="00997D17" w:rsidDel="00FE0A4D">
                <w:rPr>
                  <w:sz w:val="22"/>
                  <w:szCs w:val="22"/>
                </w:rPr>
                <w:delText>Call 114 and 190. Keep the road to the named sites clear for ambulances.</w:delText>
              </w:r>
            </w:del>
          </w:p>
          <w:p w14:paraId="1916AF9F" w14:textId="3D906C83" w:rsidR="008C6B60" w:rsidRPr="00997D17" w:rsidRDefault="00275313" w:rsidP="00F20E47">
            <w:pPr>
              <w:pStyle w:val="ListBullet"/>
              <w:rPr>
                <w:sz w:val="22"/>
                <w:szCs w:val="22"/>
              </w:rPr>
            </w:pPr>
            <w:r w:rsidRPr="00997D17">
              <w:rPr>
                <w:sz w:val="22"/>
                <w:szCs w:val="22"/>
              </w:rPr>
              <w:t>Open the shelter and register every household. Note who is missing.</w:t>
            </w:r>
          </w:p>
          <w:p w14:paraId="014BE118" w14:textId="50F0F848"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074697C0" w14:textId="7131D836" w:rsidR="008C6B60" w:rsidRPr="00997D17" w:rsidRDefault="00275313" w:rsidP="00F20E47">
            <w:pPr>
              <w:pStyle w:val="ListBullet"/>
              <w:rPr>
                <w:sz w:val="22"/>
                <w:szCs w:val="22"/>
                <w:lang w:val="sv-SE"/>
              </w:rPr>
            </w:pPr>
            <w:r w:rsidRPr="00997D17">
              <w:rPr>
                <w:sz w:val="22"/>
                <w:szCs w:val="22"/>
                <w:lang w:val="sv-SE"/>
              </w:rPr>
              <w:t>Hamisha eneo hili sasa. Msirudi mpaka kamati iseme.</w:t>
            </w:r>
          </w:p>
          <w:p w14:paraId="201AAEB1" w14:textId="665BEE4F" w:rsidR="008C6B60" w:rsidRPr="00997D17" w:rsidRDefault="00275313" w:rsidP="00F20E47">
            <w:pPr>
              <w:pStyle w:val="ListBullet"/>
              <w:rPr>
                <w:sz w:val="22"/>
                <w:szCs w:val="22"/>
                <w:lang w:val="sv-SE"/>
              </w:rPr>
            </w:pPr>
            <w:r w:rsidRPr="00997D17">
              <w:rPr>
                <w:sz w:val="22"/>
                <w:szCs w:val="22"/>
                <w:lang w:val="sv-SE"/>
              </w:rPr>
              <w:t>Piga 114 na 190. Acha barabara wazi.</w:t>
            </w:r>
          </w:p>
          <w:p w14:paraId="04547674" w14:textId="6FC94383" w:rsidR="008C6B60" w:rsidRPr="00997D17" w:rsidRDefault="00275313" w:rsidP="00F20E47">
            <w:pPr>
              <w:pStyle w:val="ListBullet"/>
              <w:rPr>
                <w:sz w:val="22"/>
                <w:szCs w:val="22"/>
                <w:lang w:val="sv-SE"/>
              </w:rPr>
            </w:pPr>
            <w:r w:rsidRPr="00997D17">
              <w:rPr>
                <w:sz w:val="22"/>
                <w:szCs w:val="22"/>
                <w:lang w:val="sv-SE"/>
              </w:rPr>
              <w:t>Sajili kila kaya. Andika aliyepotea.</w:t>
            </w:r>
          </w:p>
          <w:p w14:paraId="57070167" w14:textId="259F1E8C"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0345399B" w14:textId="77777777" w:rsidTr="002066E7">
        <w:tc>
          <w:tcPr>
            <w:tcW w:w="2278" w:type="dxa"/>
          </w:tcPr>
          <w:p w14:paraId="65D7B5F7" w14:textId="241AC224" w:rsidR="002066E7" w:rsidRPr="00997D17" w:rsidRDefault="002066E7" w:rsidP="003E5113">
            <w:pPr>
              <w:pStyle w:val="ListParagraph"/>
              <w:rPr>
                <w:sz w:val="22"/>
                <w:szCs w:val="22"/>
              </w:rPr>
            </w:pPr>
            <w:r w:rsidRPr="00997D17">
              <w:rPr>
                <w:sz w:val="22"/>
                <w:szCs w:val="22"/>
              </w:rPr>
              <w:lastRenderedPageBreak/>
              <w:t>Mjini District</w:t>
            </w:r>
          </w:p>
        </w:tc>
        <w:tc>
          <w:tcPr>
            <w:tcW w:w="2278" w:type="dxa"/>
          </w:tcPr>
          <w:p w14:paraId="1F6CB0B4" w14:textId="3196A5BD"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27C3B96A" w14:textId="72F09FDC" w:rsidR="002066E7" w:rsidRPr="00997D17" w:rsidRDefault="008C6B60" w:rsidP="003E5113">
            <w:pPr>
              <w:pStyle w:val="ListParagraph"/>
              <w:rPr>
                <w:sz w:val="22"/>
                <w:szCs w:val="22"/>
              </w:rPr>
            </w:pPr>
            <w:r w:rsidRPr="00997D17">
              <w:rPr>
                <w:sz w:val="22"/>
                <w:szCs w:val="22"/>
              </w:rPr>
              <w:t>Stone Town and shore floods, large waves, strong winds, and cholera. A few roads slippery, a few low homes wet, and lightning where storms build.</w:t>
            </w:r>
          </w:p>
        </w:tc>
        <w:tc>
          <w:tcPr>
            <w:tcW w:w="2278" w:type="dxa"/>
          </w:tcPr>
          <w:p w14:paraId="1AACF10D" w14:textId="4F52757F"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2631ACA3" w14:textId="5F352B43" w:rsidR="008C6B60" w:rsidRPr="00997D17" w:rsidRDefault="00275313" w:rsidP="00F20E47">
            <w:pPr>
              <w:pStyle w:val="ListBullet"/>
              <w:rPr>
                <w:sz w:val="22"/>
                <w:szCs w:val="22"/>
              </w:rPr>
            </w:pPr>
            <w:r w:rsidRPr="00997D17">
              <w:rPr>
                <w:sz w:val="22"/>
                <w:szCs w:val="22"/>
              </w:rPr>
              <w:t>Before any boat leaves this shore, check the forecast and put a life jacket on.</w:t>
            </w:r>
          </w:p>
          <w:p w14:paraId="7C2B6CBF" w14:textId="6F1EE8DB" w:rsidR="008C6B60" w:rsidRPr="00997D17" w:rsidRDefault="00275313" w:rsidP="00F20E47">
            <w:pPr>
              <w:pStyle w:val="ListBullet"/>
              <w:rPr>
                <w:sz w:val="22"/>
                <w:szCs w:val="22"/>
              </w:rPr>
            </w:pPr>
            <w:r w:rsidRPr="00997D17">
              <w:rPr>
                <w:sz w:val="22"/>
                <w:szCs w:val="22"/>
              </w:rPr>
              <w:t>Bring small boats off the open water at this shore.</w:t>
            </w:r>
          </w:p>
          <w:p w14:paraId="485F59A3" w14:textId="6BF1B298" w:rsidR="008C6B60" w:rsidRPr="00997D17" w:rsidRDefault="00275313" w:rsidP="00F20E47">
            <w:pPr>
              <w:pStyle w:val="ListBullet"/>
              <w:rPr>
                <w:sz w:val="22"/>
                <w:szCs w:val="22"/>
              </w:rPr>
            </w:pPr>
            <w:r w:rsidRPr="00997D17">
              <w:rPr>
                <w:sz w:val="22"/>
                <w:szCs w:val="22"/>
              </w:rPr>
              <w:t>The landing listens for the warning and saves 190.</w:t>
            </w:r>
          </w:p>
          <w:p w14:paraId="77A83585" w14:textId="427F5477" w:rsidR="002066E7" w:rsidRPr="00997D17" w:rsidRDefault="00275313" w:rsidP="00F20E47">
            <w:pPr>
              <w:pStyle w:val="ListBullet"/>
              <w:rPr>
                <w:sz w:val="22"/>
                <w:szCs w:val="22"/>
              </w:rPr>
            </w:pPr>
            <w:r w:rsidRPr="00997D17">
              <w:rPr>
                <w:sz w:val="22"/>
                <w:szCs w:val="22"/>
              </w:rPr>
              <w:t>Do not swim out from this shore. Throw something that floats.</w:t>
            </w:r>
          </w:p>
        </w:tc>
        <w:tc>
          <w:tcPr>
            <w:tcW w:w="2279" w:type="dxa"/>
          </w:tcPr>
          <w:p w14:paraId="28151518" w14:textId="67A49A44" w:rsidR="008C6B60" w:rsidRPr="00997D17" w:rsidRDefault="00275313" w:rsidP="00F20E47">
            <w:pPr>
              <w:pStyle w:val="ListBullet"/>
              <w:rPr>
                <w:sz w:val="22"/>
                <w:szCs w:val="22"/>
              </w:rPr>
            </w:pPr>
            <w:r w:rsidRPr="00997D17">
              <w:rPr>
                <w:sz w:val="22"/>
                <w:szCs w:val="22"/>
              </w:rPr>
              <w:t>Kabla ya mvua, tembea eneo hili na usafishe mitaro.</w:t>
            </w:r>
          </w:p>
          <w:p w14:paraId="1044FE1B" w14:textId="2F2F5584" w:rsidR="008C6B60" w:rsidRPr="00997D17" w:rsidRDefault="00275313" w:rsidP="00F20E47">
            <w:pPr>
              <w:pStyle w:val="ListBullet"/>
              <w:rPr>
                <w:sz w:val="22"/>
                <w:szCs w:val="22"/>
              </w:rPr>
            </w:pPr>
            <w:r w:rsidRPr="00997D17">
              <w:rPr>
                <w:sz w:val="22"/>
                <w:szCs w:val="22"/>
              </w:rPr>
              <w:t>Kaya zipandishe chakula, nyaraka na watoto.</w:t>
            </w:r>
          </w:p>
          <w:p w14:paraId="24A2EE69" w14:textId="74262FF5" w:rsidR="008C6B60" w:rsidRPr="00997D17" w:rsidRDefault="00FE0A4D" w:rsidP="00F20E47">
            <w:pPr>
              <w:pStyle w:val="ListBullet"/>
              <w:rPr>
                <w:sz w:val="22"/>
                <w:szCs w:val="22"/>
                <w:lang w:val="sv-SE"/>
              </w:rPr>
            </w:pPr>
            <w:ins w:id="6317" w:author="Bonephace Kaijage" w:date="2026-10-14T06:13:00Z" w16du:dateUtc="2026-10-14T04:13:00Z">
              <w:r>
                <w:rPr>
                  <w:sz w:val="22"/>
                  <w:szCs w:val="22"/>
                </w:rPr>
                <w:t>Hifadhini 190 na namba ya mwenyekiti, na wekeni tochi na maji tayari, ili msaada uitwe na kaya iweze kukaa usiku bila umeme.</w:t>
              </w:r>
            </w:ins>
            <w:del w:id="6318" w:author="Bonephace Kaijage" w:date="2026-10-14T06:13:00Z" w16du:dateUtc="2026-10-14T04:13: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0B1A1932" w14:textId="4D48D192" w:rsidR="002066E7" w:rsidRPr="00997D17" w:rsidRDefault="00FE0A4D" w:rsidP="00F20E47">
            <w:pPr>
              <w:pStyle w:val="ListBullet"/>
              <w:rPr>
                <w:sz w:val="22"/>
                <w:szCs w:val="22"/>
                <w:lang w:val="sv-SE"/>
              </w:rPr>
            </w:pPr>
            <w:ins w:id="6319" w:author="Bonephace Kaijage" w:date="2026-10-14T06:13:00Z" w16du:dateUtc="2026-10-14T04:13:00Z">
              <w:r>
                <w:rPr>
                  <w:sz w:val="22"/>
                  <w:szCs w:val="22"/>
                  <w:lang w:val="sv-SE"/>
                </w:rPr>
                <w:t>Subirini badala ya kuvuka maji barabarani: yanaweza kumchukua mtu au gari. Washeni taa, punguzeni mwendo.</w:t>
              </w:r>
            </w:ins>
            <w:del w:id="6320" w:author="Bonephace Kaijage" w:date="2026-10-14T06:13:00Z" w16du:dateUtc="2026-10-14T04:13:00Z">
              <w:r w:rsidR="00275313" w:rsidRPr="00997D17" w:rsidDel="00FE0A4D">
                <w:rPr>
                  <w:sz w:val="22"/>
                  <w:szCs w:val="22"/>
                  <w:lang w:val="sv-SE"/>
                </w:rPr>
                <w:delText>Usivuke maji barabarani. Washa taa, punguza mwendo.</w:delText>
              </w:r>
            </w:del>
          </w:p>
        </w:tc>
      </w:tr>
      <w:tr w:rsidR="002066E7" w:rsidRPr="000343A2" w14:paraId="22DED0C7" w14:textId="77777777" w:rsidTr="002066E7">
        <w:tc>
          <w:tcPr>
            <w:tcW w:w="2278" w:type="dxa"/>
          </w:tcPr>
          <w:p w14:paraId="11BFA9C1" w14:textId="77777777" w:rsidR="002066E7" w:rsidRPr="00997D17" w:rsidRDefault="002066E7" w:rsidP="003E5113">
            <w:pPr>
              <w:pStyle w:val="ListParagraph"/>
              <w:rPr>
                <w:sz w:val="22"/>
                <w:szCs w:val="22"/>
                <w:lang w:val="sv-SE"/>
              </w:rPr>
            </w:pPr>
          </w:p>
        </w:tc>
        <w:tc>
          <w:tcPr>
            <w:tcW w:w="2278" w:type="dxa"/>
          </w:tcPr>
          <w:p w14:paraId="00E01EAC" w14:textId="3AD354F6"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31055087" w14:textId="2F3D1EF3" w:rsidR="002066E7" w:rsidRPr="00997D17" w:rsidRDefault="008C6B60" w:rsidP="003E5113">
            <w:pPr>
              <w:pStyle w:val="ListParagraph"/>
              <w:rPr>
                <w:sz w:val="22"/>
                <w:szCs w:val="22"/>
              </w:rPr>
            </w:pPr>
            <w:r w:rsidRPr="00997D17">
              <w:rPr>
                <w:sz w:val="22"/>
                <w:szCs w:val="22"/>
              </w:rPr>
              <w:t>Stone Town and shore floods, large waves, strong winds, and cholera. Roads, water points or houses at the named sites are now affected. Some journeys and classes are disrupted.</w:t>
            </w:r>
          </w:p>
        </w:tc>
        <w:tc>
          <w:tcPr>
            <w:tcW w:w="2278" w:type="dxa"/>
          </w:tcPr>
          <w:p w14:paraId="33EF0CAF" w14:textId="62D8A216"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446E5DB" w14:textId="65B42499" w:rsidR="008C6B60" w:rsidRPr="00997D17" w:rsidRDefault="00FE0A4D" w:rsidP="00F20E47">
            <w:pPr>
              <w:pStyle w:val="ListBullet"/>
              <w:rPr>
                <w:sz w:val="22"/>
                <w:szCs w:val="22"/>
              </w:rPr>
            </w:pPr>
            <w:ins w:id="6321" w:author="Bonephace Kaijage" w:date="2026-10-14T06:21:00Z" w16du:dateUtc="2026-10-14T04:21:00Z">
              <w:r>
                <w:rPr>
                  <w:sz w:val="22"/>
                  <w:szCs w:val="22"/>
                </w:rPr>
                <w:t>Stop fishing and crossings at the sites named in Know Your Risk.</w:t>
              </w:r>
            </w:ins>
            <w:del w:id="6322" w:author="Bonephace Kaijage" w:date="2026-10-14T06:21:00Z" w16du:dateUtc="2026-10-14T04:21:00Z">
              <w:r w:rsidR="00275313" w:rsidRPr="00997D17" w:rsidDel="00FE0A4D">
                <w:rPr>
                  <w:sz w:val="22"/>
                  <w:szCs w:val="22"/>
                </w:rPr>
                <w:delText>Stop fishing and crossings at the named sites are now affected.</w:delText>
              </w:r>
            </w:del>
          </w:p>
          <w:p w14:paraId="0DCA9E02" w14:textId="4BD84E6D" w:rsidR="008C6B60" w:rsidRPr="00997D17" w:rsidRDefault="00FE0A4D" w:rsidP="00F20E47">
            <w:pPr>
              <w:pStyle w:val="ListBullet"/>
              <w:rPr>
                <w:sz w:val="22"/>
                <w:szCs w:val="22"/>
              </w:rPr>
            </w:pPr>
            <w:ins w:id="6323" w:author="Bonephace Kaijage" w:date="2026-10-14T06:16:00Z" w16du:dateUtc="2026-10-14T04:16:00Z">
              <w:r>
                <w:rPr>
                  <w:sz w:val="22"/>
                  <w:szCs w:val="22"/>
                </w:rPr>
                <w:t xml:space="preserve">Help people off the low shore to the assembly point, starting with those who cannot move alone; waves and the lake level can rise </w:t>
              </w:r>
              <w:r>
                <w:rPr>
                  <w:sz w:val="22"/>
                  <w:szCs w:val="22"/>
                </w:rPr>
                <w:lastRenderedPageBreak/>
                <w:t>with little warning.</w:t>
              </w:r>
            </w:ins>
            <w:del w:id="6324" w:author="Bonephace Kaijage" w:date="2026-10-14T06:16:00Z" w16du:dateUtc="2026-10-14T04:16:00Z">
              <w:r w:rsidR="00275313" w:rsidRPr="00997D17" w:rsidDel="00FE0A4D">
                <w:rPr>
                  <w:sz w:val="22"/>
                  <w:szCs w:val="22"/>
                </w:rPr>
                <w:delText>Move people off the low shore to the assembly point.</w:delText>
              </w:r>
            </w:del>
          </w:p>
          <w:p w14:paraId="2B6C94D6" w14:textId="7E56B120" w:rsidR="008C6B60" w:rsidRPr="00997D17" w:rsidRDefault="00FE0A4D" w:rsidP="00F20E47">
            <w:pPr>
              <w:pStyle w:val="ListBullet"/>
              <w:rPr>
                <w:sz w:val="22"/>
                <w:szCs w:val="22"/>
              </w:rPr>
            </w:pPr>
            <w:ins w:id="6325" w:author="Bonephace Kaijage" w:date="2026-10-14T06:21:00Z" w16du:dateUtc="2026-10-14T04:21:00Z">
              <w:r>
                <w:rPr>
                  <w:sz w:val="22"/>
                  <w:szCs w:val="22"/>
                </w:rPr>
                <w:t>Account for boats still out from the sites named in Know Your Risk.</w:t>
              </w:r>
            </w:ins>
            <w:del w:id="6326" w:author="Bonephace Kaijage" w:date="2026-10-14T06:21:00Z" w16du:dateUtc="2026-10-14T04:21:00Z">
              <w:r w:rsidR="00275313" w:rsidRPr="00997D17" w:rsidDel="00FE0A4D">
                <w:rPr>
                  <w:sz w:val="22"/>
                  <w:szCs w:val="22"/>
                </w:rPr>
                <w:delText>Account for boats still out from the named sites are now affected.</w:delText>
              </w:r>
            </w:del>
          </w:p>
          <w:p w14:paraId="74C6590B" w14:textId="5941531F"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59455D45" w14:textId="46AE6FE8" w:rsidR="008C6B60" w:rsidRPr="00997D17" w:rsidRDefault="00275313" w:rsidP="00F20E47">
            <w:pPr>
              <w:pStyle w:val="ListBullet"/>
              <w:rPr>
                <w:sz w:val="22"/>
                <w:szCs w:val="22"/>
              </w:rPr>
            </w:pPr>
            <w:r w:rsidRPr="00997D17">
              <w:rPr>
                <w:sz w:val="22"/>
                <w:szCs w:val="22"/>
              </w:rPr>
              <w:lastRenderedPageBreak/>
              <w:t>Hamisha kaya za eneo hili kwenda kituoni.</w:t>
            </w:r>
          </w:p>
          <w:p w14:paraId="182DB92A" w14:textId="26DC2B5D"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0ADEFB33" w14:textId="0EE5AFBC"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7852FDC8" w14:textId="60C09AED"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490A5624" w14:textId="77777777" w:rsidTr="002066E7">
        <w:tc>
          <w:tcPr>
            <w:tcW w:w="2278" w:type="dxa"/>
          </w:tcPr>
          <w:p w14:paraId="58FC2427" w14:textId="77777777" w:rsidR="002066E7" w:rsidRPr="00997D17" w:rsidRDefault="002066E7" w:rsidP="003E5113">
            <w:pPr>
              <w:pStyle w:val="ListParagraph"/>
              <w:rPr>
                <w:sz w:val="22"/>
                <w:szCs w:val="22"/>
                <w:lang w:val="sv-SE"/>
              </w:rPr>
            </w:pPr>
          </w:p>
        </w:tc>
        <w:tc>
          <w:tcPr>
            <w:tcW w:w="2278" w:type="dxa"/>
          </w:tcPr>
          <w:p w14:paraId="5C03DF68" w14:textId="740ECEE0"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1B9E808F" w14:textId="5330750B" w:rsidR="002066E7" w:rsidRPr="00997D17" w:rsidRDefault="00FE0A4D" w:rsidP="003E5113">
            <w:pPr>
              <w:pStyle w:val="ListParagraph"/>
              <w:rPr>
                <w:sz w:val="22"/>
                <w:szCs w:val="22"/>
              </w:rPr>
            </w:pPr>
            <w:ins w:id="6327"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32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AB6B761" w14:textId="0001B2C4" w:rsidR="002066E7" w:rsidRPr="00997D17" w:rsidRDefault="00FE0A4D" w:rsidP="003E5113">
            <w:pPr>
              <w:pStyle w:val="ListParagraph"/>
              <w:rPr>
                <w:sz w:val="22"/>
                <w:szCs w:val="22"/>
              </w:rPr>
            </w:pPr>
            <w:ins w:id="6329"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33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3A8DE5C" w14:textId="5C01F140" w:rsidR="008C6B60" w:rsidRPr="00997D17" w:rsidRDefault="00FE0A4D" w:rsidP="00F20E47">
            <w:pPr>
              <w:pStyle w:val="ListBullet"/>
              <w:rPr>
                <w:sz w:val="22"/>
                <w:szCs w:val="22"/>
              </w:rPr>
            </w:pPr>
            <w:ins w:id="6331"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332"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426A43EE" w14:textId="7887059C" w:rsidR="008C6B60" w:rsidRPr="00997D17" w:rsidRDefault="00FE0A4D" w:rsidP="00F20E47">
            <w:pPr>
              <w:pStyle w:val="ListBullet"/>
              <w:rPr>
                <w:sz w:val="22"/>
                <w:szCs w:val="22"/>
              </w:rPr>
            </w:pPr>
            <w:ins w:id="6333" w:author="Bonephace Kaijage" w:date="2026-10-14T06:21:00Z" w16du:dateUtc="2026-10-14T04:21:00Z">
              <w:r>
                <w:rPr>
                  <w:sz w:val="22"/>
                  <w:szCs w:val="22"/>
                </w:rPr>
                <w:t>Call 114 and 190, and keep the road to the sites named in Know Your Risk clear so that ambulances and rescue teams can reach people.</w:t>
              </w:r>
            </w:ins>
            <w:del w:id="6334" w:author="Bonephace Kaijage" w:date="2026-10-14T06:21:00Z" w16du:dateUtc="2026-10-14T04:21:00Z">
              <w:r w:rsidR="00275313" w:rsidRPr="00997D17" w:rsidDel="00FE0A4D">
                <w:rPr>
                  <w:sz w:val="22"/>
                  <w:szCs w:val="22"/>
                </w:rPr>
                <w:delText>Call 114 and 190. Keep the road to the named sites clear for ambulances.</w:delText>
              </w:r>
            </w:del>
          </w:p>
          <w:p w14:paraId="452A6B29" w14:textId="0773E41E" w:rsidR="008C6B60" w:rsidRPr="00997D17" w:rsidRDefault="00275313" w:rsidP="00F20E47">
            <w:pPr>
              <w:pStyle w:val="ListBullet"/>
              <w:rPr>
                <w:sz w:val="22"/>
                <w:szCs w:val="22"/>
              </w:rPr>
            </w:pPr>
            <w:r w:rsidRPr="00997D17">
              <w:rPr>
                <w:sz w:val="22"/>
                <w:szCs w:val="22"/>
              </w:rPr>
              <w:t xml:space="preserve">Open the shelter and register every household. </w:t>
            </w:r>
            <w:r w:rsidRPr="00997D17">
              <w:rPr>
                <w:sz w:val="22"/>
                <w:szCs w:val="22"/>
              </w:rPr>
              <w:lastRenderedPageBreak/>
              <w:t>Note who is missing.</w:t>
            </w:r>
          </w:p>
          <w:p w14:paraId="3EA5DE61" w14:textId="016935F3"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1CA53066" w14:textId="19A05D10"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60CD4CEF" w14:textId="17E3F421" w:rsidR="008C6B60" w:rsidRPr="00997D17" w:rsidRDefault="00275313" w:rsidP="00F20E47">
            <w:pPr>
              <w:pStyle w:val="ListBullet"/>
              <w:rPr>
                <w:sz w:val="22"/>
                <w:szCs w:val="22"/>
                <w:lang w:val="sv-SE"/>
              </w:rPr>
            </w:pPr>
            <w:r w:rsidRPr="00997D17">
              <w:rPr>
                <w:sz w:val="22"/>
                <w:szCs w:val="22"/>
                <w:lang w:val="sv-SE"/>
              </w:rPr>
              <w:t>Piga 114 na 190. Acha barabara wazi.</w:t>
            </w:r>
          </w:p>
          <w:p w14:paraId="7EFA4FC9" w14:textId="2A93EFD7" w:rsidR="008C6B60" w:rsidRPr="00997D17" w:rsidRDefault="00275313" w:rsidP="00F20E47">
            <w:pPr>
              <w:pStyle w:val="ListBullet"/>
              <w:rPr>
                <w:sz w:val="22"/>
                <w:szCs w:val="22"/>
                <w:lang w:val="sv-SE"/>
              </w:rPr>
            </w:pPr>
            <w:r w:rsidRPr="00997D17">
              <w:rPr>
                <w:sz w:val="22"/>
                <w:szCs w:val="22"/>
                <w:lang w:val="sv-SE"/>
              </w:rPr>
              <w:t>Sajili kila kaya. Andika aliyepotea.</w:t>
            </w:r>
          </w:p>
          <w:p w14:paraId="7C50F66B" w14:textId="1FD59EED"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5957967F" w14:textId="77777777" w:rsidTr="002066E7">
        <w:tc>
          <w:tcPr>
            <w:tcW w:w="2278" w:type="dxa"/>
          </w:tcPr>
          <w:p w14:paraId="2C9772E1" w14:textId="25197C49" w:rsidR="002066E7" w:rsidRPr="00997D17" w:rsidRDefault="002066E7" w:rsidP="003E5113">
            <w:pPr>
              <w:pStyle w:val="ListParagraph"/>
              <w:rPr>
                <w:sz w:val="22"/>
                <w:szCs w:val="22"/>
              </w:rPr>
            </w:pPr>
            <w:r w:rsidRPr="00997D17">
              <w:rPr>
                <w:sz w:val="22"/>
                <w:szCs w:val="22"/>
              </w:rPr>
              <w:t>Magharibi A District</w:t>
            </w:r>
          </w:p>
        </w:tc>
        <w:tc>
          <w:tcPr>
            <w:tcW w:w="2278" w:type="dxa"/>
          </w:tcPr>
          <w:p w14:paraId="491EE65F" w14:textId="5DC1CF9D"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4178B309" w14:textId="2CFDCA27" w:rsidR="002066E7" w:rsidRPr="00997D17" w:rsidRDefault="008C6B60" w:rsidP="003E5113">
            <w:pPr>
              <w:pStyle w:val="ListParagraph"/>
              <w:rPr>
                <w:sz w:val="22"/>
                <w:szCs w:val="22"/>
              </w:rPr>
            </w:pPr>
            <w:r w:rsidRPr="00997D17">
              <w:rPr>
                <w:sz w:val="22"/>
                <w:szCs w:val="22"/>
              </w:rPr>
              <w:t>coastal floods, large waves, heavy Vuli and Masika rain, and boat accidents. A few roads slippery, a few low homes wet, and lightning where storms build.</w:t>
            </w:r>
          </w:p>
        </w:tc>
        <w:tc>
          <w:tcPr>
            <w:tcW w:w="2278" w:type="dxa"/>
          </w:tcPr>
          <w:p w14:paraId="4E794905" w14:textId="1E2DC7F6"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51E8B6EB" w14:textId="3E4912DF" w:rsidR="008C6B60" w:rsidRPr="00997D17" w:rsidRDefault="00275313" w:rsidP="00F20E47">
            <w:pPr>
              <w:pStyle w:val="ListBullet"/>
              <w:rPr>
                <w:sz w:val="22"/>
                <w:szCs w:val="22"/>
              </w:rPr>
            </w:pPr>
            <w:r w:rsidRPr="00997D17">
              <w:rPr>
                <w:sz w:val="22"/>
                <w:szCs w:val="22"/>
              </w:rPr>
              <w:t>Before any boat leaves accidents, check the forecast and put a life jacket on.</w:t>
            </w:r>
          </w:p>
          <w:p w14:paraId="097BB5E2" w14:textId="1F78817C" w:rsidR="008C6B60" w:rsidRPr="00997D17" w:rsidRDefault="00275313" w:rsidP="00F20E47">
            <w:pPr>
              <w:pStyle w:val="ListBullet"/>
              <w:rPr>
                <w:sz w:val="22"/>
                <w:szCs w:val="22"/>
              </w:rPr>
            </w:pPr>
            <w:r w:rsidRPr="00997D17">
              <w:rPr>
                <w:sz w:val="22"/>
                <w:szCs w:val="22"/>
              </w:rPr>
              <w:t>Bring small boats off the open water at accidents.</w:t>
            </w:r>
          </w:p>
          <w:p w14:paraId="36D163E1" w14:textId="06C32EF3" w:rsidR="008C6B60" w:rsidRPr="00997D17" w:rsidRDefault="00275313" w:rsidP="00F20E47">
            <w:pPr>
              <w:pStyle w:val="ListBullet"/>
              <w:rPr>
                <w:sz w:val="22"/>
                <w:szCs w:val="22"/>
              </w:rPr>
            </w:pPr>
            <w:r w:rsidRPr="00997D17">
              <w:rPr>
                <w:sz w:val="22"/>
                <w:szCs w:val="22"/>
              </w:rPr>
              <w:t>The landing listens for the warning and saves 190.</w:t>
            </w:r>
          </w:p>
          <w:p w14:paraId="1DF31C1C" w14:textId="008FE446" w:rsidR="002066E7" w:rsidRPr="00997D17" w:rsidRDefault="00275313" w:rsidP="00F20E47">
            <w:pPr>
              <w:pStyle w:val="ListBullet"/>
              <w:rPr>
                <w:sz w:val="22"/>
                <w:szCs w:val="22"/>
              </w:rPr>
            </w:pPr>
            <w:r w:rsidRPr="00997D17">
              <w:rPr>
                <w:sz w:val="22"/>
                <w:szCs w:val="22"/>
              </w:rPr>
              <w:t>Do not swim out from accidents. Throw something that floats.</w:t>
            </w:r>
          </w:p>
        </w:tc>
        <w:tc>
          <w:tcPr>
            <w:tcW w:w="2279" w:type="dxa"/>
          </w:tcPr>
          <w:p w14:paraId="634B54FF" w14:textId="2980672F" w:rsidR="008C6B60" w:rsidRPr="00997D17" w:rsidRDefault="00275313" w:rsidP="00F20E47">
            <w:pPr>
              <w:pStyle w:val="ListBullet"/>
              <w:rPr>
                <w:sz w:val="22"/>
                <w:szCs w:val="22"/>
              </w:rPr>
            </w:pPr>
            <w:r w:rsidRPr="00997D17">
              <w:rPr>
                <w:sz w:val="22"/>
                <w:szCs w:val="22"/>
              </w:rPr>
              <w:t>Kabla ya mvua, tembea eneo hili na usafishe mitaro.</w:t>
            </w:r>
          </w:p>
          <w:p w14:paraId="51D5AB3D" w14:textId="1D9E0275" w:rsidR="008C6B60" w:rsidRPr="00997D17" w:rsidRDefault="00275313" w:rsidP="00F20E47">
            <w:pPr>
              <w:pStyle w:val="ListBullet"/>
              <w:rPr>
                <w:sz w:val="22"/>
                <w:szCs w:val="22"/>
              </w:rPr>
            </w:pPr>
            <w:r w:rsidRPr="00997D17">
              <w:rPr>
                <w:sz w:val="22"/>
                <w:szCs w:val="22"/>
              </w:rPr>
              <w:t>Kaya zipandishe chakula, nyaraka na watoto.</w:t>
            </w:r>
          </w:p>
          <w:p w14:paraId="4D1EDF62" w14:textId="107DB861" w:rsidR="008C6B60" w:rsidRPr="00997D17" w:rsidRDefault="00FE0A4D" w:rsidP="00F20E47">
            <w:pPr>
              <w:pStyle w:val="ListBullet"/>
              <w:rPr>
                <w:sz w:val="22"/>
                <w:szCs w:val="22"/>
                <w:lang w:val="sv-SE"/>
              </w:rPr>
            </w:pPr>
            <w:ins w:id="6335" w:author="Bonephace Kaijage" w:date="2026-10-14T06:13:00Z" w16du:dateUtc="2026-10-14T04:13:00Z">
              <w:r>
                <w:rPr>
                  <w:sz w:val="22"/>
                  <w:szCs w:val="22"/>
                </w:rPr>
                <w:t>Hifadhini 190 na namba ya mwenyekiti, na wekeni tochi na maji tayari, ili msaada uitwe na kaya iweze kukaa usiku bila umeme.</w:t>
              </w:r>
            </w:ins>
            <w:del w:id="6336" w:author="Bonephace Kaijage" w:date="2026-10-14T06:13:00Z" w16du:dateUtc="2026-10-14T04:13: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128A291A" w14:textId="027E3AA2" w:rsidR="002066E7" w:rsidRPr="00997D17" w:rsidRDefault="00FE0A4D" w:rsidP="00F20E47">
            <w:pPr>
              <w:pStyle w:val="ListBullet"/>
              <w:rPr>
                <w:sz w:val="22"/>
                <w:szCs w:val="22"/>
                <w:lang w:val="sv-SE"/>
              </w:rPr>
            </w:pPr>
            <w:ins w:id="6337" w:author="Bonephace Kaijage" w:date="2026-10-14T06:13:00Z" w16du:dateUtc="2026-10-14T04:13:00Z">
              <w:r>
                <w:rPr>
                  <w:sz w:val="22"/>
                  <w:szCs w:val="22"/>
                  <w:lang w:val="sv-SE"/>
                </w:rPr>
                <w:t>Subirini badala ya kuvuka maji barabarani: yanaweza kumchukua mtu au gari. Washeni taa, punguzeni mwendo.</w:t>
              </w:r>
            </w:ins>
            <w:del w:id="6338" w:author="Bonephace Kaijage" w:date="2026-10-14T06:13:00Z" w16du:dateUtc="2026-10-14T04:13:00Z">
              <w:r w:rsidR="00275313" w:rsidRPr="00997D17" w:rsidDel="00FE0A4D">
                <w:rPr>
                  <w:sz w:val="22"/>
                  <w:szCs w:val="22"/>
                  <w:lang w:val="sv-SE"/>
                </w:rPr>
                <w:delText>Usivuke maji barabarani. Washa taa, punguza mwendo.</w:delText>
              </w:r>
            </w:del>
          </w:p>
        </w:tc>
      </w:tr>
      <w:tr w:rsidR="002066E7" w:rsidRPr="000343A2" w14:paraId="1F815CD8" w14:textId="77777777" w:rsidTr="002066E7">
        <w:tc>
          <w:tcPr>
            <w:tcW w:w="2278" w:type="dxa"/>
          </w:tcPr>
          <w:p w14:paraId="10356DFE" w14:textId="77777777" w:rsidR="002066E7" w:rsidRPr="00997D17" w:rsidRDefault="002066E7" w:rsidP="003E5113">
            <w:pPr>
              <w:pStyle w:val="ListParagraph"/>
              <w:rPr>
                <w:sz w:val="22"/>
                <w:szCs w:val="22"/>
                <w:lang w:val="sv-SE"/>
              </w:rPr>
            </w:pPr>
          </w:p>
        </w:tc>
        <w:tc>
          <w:tcPr>
            <w:tcW w:w="2278" w:type="dxa"/>
          </w:tcPr>
          <w:p w14:paraId="6CC9534E" w14:textId="6DCA7C77"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028DD3B9" w14:textId="336F7E8F" w:rsidR="002066E7" w:rsidRPr="00997D17" w:rsidRDefault="008C6B60" w:rsidP="003E5113">
            <w:pPr>
              <w:pStyle w:val="ListParagraph"/>
              <w:rPr>
                <w:sz w:val="22"/>
                <w:szCs w:val="22"/>
              </w:rPr>
            </w:pPr>
            <w:r w:rsidRPr="00997D17">
              <w:rPr>
                <w:sz w:val="22"/>
                <w:szCs w:val="22"/>
              </w:rPr>
              <w:t xml:space="preserve">coastal floods, large waves, heavy Vuli and Masika rain, and boat accidents. Roads, water points or houses at the named sites are now </w:t>
            </w:r>
            <w:r w:rsidRPr="00997D17">
              <w:rPr>
                <w:sz w:val="22"/>
                <w:szCs w:val="22"/>
              </w:rPr>
              <w:lastRenderedPageBreak/>
              <w:t>affected. Some journeys and classes are disrupted.</w:t>
            </w:r>
          </w:p>
        </w:tc>
        <w:tc>
          <w:tcPr>
            <w:tcW w:w="2278" w:type="dxa"/>
          </w:tcPr>
          <w:p w14:paraId="16000167" w14:textId="3DBF3DD6" w:rsidR="002066E7" w:rsidRPr="00997D17" w:rsidRDefault="008C6B60" w:rsidP="003E5113">
            <w:pPr>
              <w:pStyle w:val="ListParagraph"/>
              <w:rPr>
                <w:sz w:val="22"/>
                <w:szCs w:val="22"/>
              </w:rPr>
            </w:pPr>
            <w:r w:rsidRPr="00997D17">
              <w:rPr>
                <w:sz w:val="22"/>
                <w:szCs w:val="22"/>
              </w:rPr>
              <w:lastRenderedPageBreak/>
              <w:t>Barabara, vituo vya maji au nyumba kwenye maeneo yaliyotajwa yameathirika. Safari na masomo mengine yamesitishwa.</w:t>
            </w:r>
          </w:p>
        </w:tc>
        <w:tc>
          <w:tcPr>
            <w:tcW w:w="2279" w:type="dxa"/>
          </w:tcPr>
          <w:p w14:paraId="539D68C4" w14:textId="438EE4A1" w:rsidR="008C6B60" w:rsidRPr="00997D17" w:rsidRDefault="00275313" w:rsidP="00F20E47">
            <w:pPr>
              <w:pStyle w:val="ListBullet"/>
              <w:rPr>
                <w:sz w:val="22"/>
                <w:szCs w:val="22"/>
              </w:rPr>
            </w:pPr>
            <w:r w:rsidRPr="00997D17">
              <w:rPr>
                <w:sz w:val="22"/>
                <w:szCs w:val="22"/>
              </w:rPr>
              <w:t>Stop fishing and crossings at accidents.</w:t>
            </w:r>
          </w:p>
          <w:p w14:paraId="32FD4BE0" w14:textId="3AEBE20C" w:rsidR="008C6B60" w:rsidRPr="00997D17" w:rsidRDefault="00FE0A4D" w:rsidP="00F20E47">
            <w:pPr>
              <w:pStyle w:val="ListBullet"/>
              <w:rPr>
                <w:sz w:val="22"/>
                <w:szCs w:val="22"/>
              </w:rPr>
            </w:pPr>
            <w:ins w:id="6339" w:author="Bonephace Kaijage" w:date="2026-10-14T06:16:00Z" w16du:dateUtc="2026-10-14T04:16:00Z">
              <w:r>
                <w:rPr>
                  <w:sz w:val="22"/>
                  <w:szCs w:val="22"/>
                </w:rPr>
                <w:t xml:space="preserve">Help people off the low shore to the assembly point, starting </w:t>
              </w:r>
              <w:r>
                <w:rPr>
                  <w:sz w:val="22"/>
                  <w:szCs w:val="22"/>
                </w:rPr>
                <w:lastRenderedPageBreak/>
                <w:t>with those who cannot move alone; waves and the lake level can rise with little warning.</w:t>
              </w:r>
            </w:ins>
            <w:del w:id="6340" w:author="Bonephace Kaijage" w:date="2026-10-14T06:16:00Z" w16du:dateUtc="2026-10-14T04:16:00Z">
              <w:r w:rsidR="00275313" w:rsidRPr="00997D17" w:rsidDel="00FE0A4D">
                <w:rPr>
                  <w:sz w:val="22"/>
                  <w:szCs w:val="22"/>
                </w:rPr>
                <w:delText>Move people off the low shore to the assembly point.</w:delText>
              </w:r>
            </w:del>
          </w:p>
          <w:p w14:paraId="5B41269A" w14:textId="53174E27" w:rsidR="008C6B60" w:rsidRPr="00997D17" w:rsidRDefault="00275313" w:rsidP="00F20E47">
            <w:pPr>
              <w:pStyle w:val="ListBullet"/>
              <w:rPr>
                <w:sz w:val="22"/>
                <w:szCs w:val="22"/>
              </w:rPr>
            </w:pPr>
            <w:r w:rsidRPr="00997D17">
              <w:rPr>
                <w:sz w:val="22"/>
                <w:szCs w:val="22"/>
              </w:rPr>
              <w:t>Account for boats still out from accidents.</w:t>
            </w:r>
          </w:p>
          <w:p w14:paraId="194291CE" w14:textId="5C2E7A80"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64629260" w14:textId="6E17C64B" w:rsidR="008C6B60" w:rsidRPr="00997D17" w:rsidRDefault="00275313" w:rsidP="00F20E47">
            <w:pPr>
              <w:pStyle w:val="ListBullet"/>
              <w:rPr>
                <w:sz w:val="22"/>
                <w:szCs w:val="22"/>
              </w:rPr>
            </w:pPr>
            <w:r w:rsidRPr="00997D17">
              <w:rPr>
                <w:sz w:val="22"/>
                <w:szCs w:val="22"/>
              </w:rPr>
              <w:lastRenderedPageBreak/>
              <w:t>Hamisha kaya za eneo hili kwenda kituoni.</w:t>
            </w:r>
          </w:p>
          <w:p w14:paraId="057F7C82" w14:textId="3F26E253"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30427DB6" w14:textId="1BC80263" w:rsidR="008C6B60" w:rsidRPr="00997D17" w:rsidRDefault="00275313" w:rsidP="00F20E47">
            <w:pPr>
              <w:pStyle w:val="ListBullet"/>
              <w:rPr>
                <w:sz w:val="22"/>
                <w:szCs w:val="22"/>
                <w:lang w:val="sv-SE"/>
              </w:rPr>
            </w:pPr>
            <w:r w:rsidRPr="00997D17">
              <w:rPr>
                <w:sz w:val="22"/>
                <w:szCs w:val="22"/>
                <w:lang w:val="sv-SE"/>
              </w:rPr>
              <w:lastRenderedPageBreak/>
              <w:t>Hakiki watoto na wazee kabla ya giza.</w:t>
            </w:r>
          </w:p>
          <w:p w14:paraId="29E05DF6" w14:textId="06BDC0C3"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18B9390D" w14:textId="77777777" w:rsidTr="002066E7">
        <w:tc>
          <w:tcPr>
            <w:tcW w:w="2278" w:type="dxa"/>
          </w:tcPr>
          <w:p w14:paraId="40D37FF8" w14:textId="77777777" w:rsidR="002066E7" w:rsidRPr="00997D17" w:rsidRDefault="002066E7" w:rsidP="003E5113">
            <w:pPr>
              <w:pStyle w:val="ListParagraph"/>
              <w:rPr>
                <w:sz w:val="22"/>
                <w:szCs w:val="22"/>
                <w:lang w:val="sv-SE"/>
              </w:rPr>
            </w:pPr>
          </w:p>
        </w:tc>
        <w:tc>
          <w:tcPr>
            <w:tcW w:w="2278" w:type="dxa"/>
          </w:tcPr>
          <w:p w14:paraId="0CE11B19" w14:textId="4868B7AE"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32D944EE" w14:textId="68481C55" w:rsidR="002066E7" w:rsidRPr="00997D17" w:rsidRDefault="00FE0A4D" w:rsidP="003E5113">
            <w:pPr>
              <w:pStyle w:val="ListParagraph"/>
              <w:rPr>
                <w:sz w:val="22"/>
                <w:szCs w:val="22"/>
              </w:rPr>
            </w:pPr>
            <w:ins w:id="6341"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342"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543636CD" w14:textId="70D4CC93" w:rsidR="002066E7" w:rsidRPr="00997D17" w:rsidRDefault="00FE0A4D" w:rsidP="003E5113">
            <w:pPr>
              <w:pStyle w:val="ListParagraph"/>
              <w:rPr>
                <w:sz w:val="22"/>
                <w:szCs w:val="22"/>
              </w:rPr>
            </w:pPr>
            <w:ins w:id="6343"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34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CD740E3" w14:textId="4ED9BE9B" w:rsidR="008C6B60" w:rsidRPr="00997D17" w:rsidRDefault="00FE0A4D" w:rsidP="00F20E47">
            <w:pPr>
              <w:pStyle w:val="ListBullet"/>
              <w:rPr>
                <w:sz w:val="22"/>
                <w:szCs w:val="22"/>
              </w:rPr>
            </w:pPr>
            <w:ins w:id="6345"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346"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008DB9EA" w14:textId="42215195" w:rsidR="008C6B60" w:rsidRPr="00997D17" w:rsidRDefault="00FE0A4D" w:rsidP="00F20E47">
            <w:pPr>
              <w:pStyle w:val="ListBullet"/>
              <w:rPr>
                <w:sz w:val="22"/>
                <w:szCs w:val="22"/>
              </w:rPr>
            </w:pPr>
            <w:ins w:id="6347" w:author="Bonephace Kaijage" w:date="2026-10-14T06:21:00Z" w16du:dateUtc="2026-10-14T04:21:00Z">
              <w:r>
                <w:rPr>
                  <w:sz w:val="22"/>
                  <w:szCs w:val="22"/>
                </w:rPr>
                <w:t>Call 114 and 190, and keep the road to the sites named in Know Your Risk clear so that ambulances and rescue teams can reach people.</w:t>
              </w:r>
            </w:ins>
            <w:del w:id="6348" w:author="Bonephace Kaijage" w:date="2026-10-14T06:21:00Z" w16du:dateUtc="2026-10-14T04:21:00Z">
              <w:r w:rsidR="00275313" w:rsidRPr="00997D17" w:rsidDel="00FE0A4D">
                <w:rPr>
                  <w:sz w:val="22"/>
                  <w:szCs w:val="22"/>
                </w:rPr>
                <w:delText>Call 114 and 190. Keep the road to the named sites clear for ambulances.</w:delText>
              </w:r>
            </w:del>
          </w:p>
          <w:p w14:paraId="2C07E93A" w14:textId="6D9BA8FE" w:rsidR="008C6B60" w:rsidRPr="00997D17" w:rsidRDefault="00275313" w:rsidP="00F20E47">
            <w:pPr>
              <w:pStyle w:val="ListBullet"/>
              <w:rPr>
                <w:sz w:val="22"/>
                <w:szCs w:val="22"/>
              </w:rPr>
            </w:pPr>
            <w:r w:rsidRPr="00997D17">
              <w:rPr>
                <w:sz w:val="22"/>
                <w:szCs w:val="22"/>
              </w:rPr>
              <w:lastRenderedPageBreak/>
              <w:t>Open the shelter and register every household. Note who is missing.</w:t>
            </w:r>
          </w:p>
          <w:p w14:paraId="3EE1363B" w14:textId="609EB0D8"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05FD32E7" w14:textId="0999DF9E"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71508021" w14:textId="64E9D996" w:rsidR="008C6B60" w:rsidRPr="00997D17" w:rsidRDefault="00275313" w:rsidP="00F20E47">
            <w:pPr>
              <w:pStyle w:val="ListBullet"/>
              <w:rPr>
                <w:sz w:val="22"/>
                <w:szCs w:val="22"/>
                <w:lang w:val="sv-SE"/>
              </w:rPr>
            </w:pPr>
            <w:r w:rsidRPr="00997D17">
              <w:rPr>
                <w:sz w:val="22"/>
                <w:szCs w:val="22"/>
                <w:lang w:val="sv-SE"/>
              </w:rPr>
              <w:t>Piga 114 na 190. Acha barabara wazi.</w:t>
            </w:r>
          </w:p>
          <w:p w14:paraId="7D3761CA" w14:textId="7D5FB1BD" w:rsidR="008C6B60" w:rsidRPr="00997D17" w:rsidRDefault="00275313" w:rsidP="00F20E47">
            <w:pPr>
              <w:pStyle w:val="ListBullet"/>
              <w:rPr>
                <w:sz w:val="22"/>
                <w:szCs w:val="22"/>
                <w:lang w:val="sv-SE"/>
              </w:rPr>
            </w:pPr>
            <w:r w:rsidRPr="00997D17">
              <w:rPr>
                <w:sz w:val="22"/>
                <w:szCs w:val="22"/>
                <w:lang w:val="sv-SE"/>
              </w:rPr>
              <w:t>Sajili kila kaya. Andika aliyepotea.</w:t>
            </w:r>
          </w:p>
          <w:p w14:paraId="60EA5484" w14:textId="3D34D52D"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4706854C" w14:textId="77777777" w:rsidTr="002066E7">
        <w:tc>
          <w:tcPr>
            <w:tcW w:w="2278" w:type="dxa"/>
          </w:tcPr>
          <w:p w14:paraId="14CE6D2F" w14:textId="4DF95188" w:rsidR="002066E7" w:rsidRPr="00997D17" w:rsidRDefault="002066E7" w:rsidP="003E5113">
            <w:pPr>
              <w:pStyle w:val="ListParagraph"/>
              <w:rPr>
                <w:sz w:val="22"/>
                <w:szCs w:val="22"/>
              </w:rPr>
            </w:pPr>
            <w:r w:rsidRPr="00997D17">
              <w:rPr>
                <w:sz w:val="22"/>
                <w:szCs w:val="22"/>
              </w:rPr>
              <w:t>Magharibi B District</w:t>
            </w:r>
          </w:p>
        </w:tc>
        <w:tc>
          <w:tcPr>
            <w:tcW w:w="2278" w:type="dxa"/>
          </w:tcPr>
          <w:p w14:paraId="4E3F6629" w14:textId="70B9B6DB"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713F14AC" w14:textId="1532DD71" w:rsidR="002066E7" w:rsidRPr="00997D17" w:rsidRDefault="008C6B60" w:rsidP="003E5113">
            <w:pPr>
              <w:pStyle w:val="ListParagraph"/>
              <w:rPr>
                <w:sz w:val="22"/>
                <w:szCs w:val="22"/>
              </w:rPr>
            </w:pPr>
            <w:r w:rsidRPr="00997D17">
              <w:rPr>
                <w:sz w:val="22"/>
                <w:szCs w:val="22"/>
              </w:rPr>
              <w:t>coastal floods, large waves, heavy rain, and boat accidents. A few roads slippery, a few low homes wet, and lightning where storms build.</w:t>
            </w:r>
          </w:p>
        </w:tc>
        <w:tc>
          <w:tcPr>
            <w:tcW w:w="2278" w:type="dxa"/>
          </w:tcPr>
          <w:p w14:paraId="1C090C43" w14:textId="706287B4"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19AF0386" w14:textId="51C9B747" w:rsidR="008C6B60" w:rsidRPr="00997D17" w:rsidRDefault="00275313" w:rsidP="00F20E47">
            <w:pPr>
              <w:pStyle w:val="ListBullet"/>
              <w:rPr>
                <w:sz w:val="22"/>
                <w:szCs w:val="22"/>
              </w:rPr>
            </w:pPr>
            <w:r w:rsidRPr="00997D17">
              <w:rPr>
                <w:sz w:val="22"/>
                <w:szCs w:val="22"/>
              </w:rPr>
              <w:t>Before any boat leaves accidents, check the forecast and put a life jacket on.</w:t>
            </w:r>
          </w:p>
          <w:p w14:paraId="74D23F15" w14:textId="1B0218AC" w:rsidR="008C6B60" w:rsidRPr="00997D17" w:rsidRDefault="00275313" w:rsidP="00F20E47">
            <w:pPr>
              <w:pStyle w:val="ListBullet"/>
              <w:rPr>
                <w:sz w:val="22"/>
                <w:szCs w:val="22"/>
              </w:rPr>
            </w:pPr>
            <w:r w:rsidRPr="00997D17">
              <w:rPr>
                <w:sz w:val="22"/>
                <w:szCs w:val="22"/>
              </w:rPr>
              <w:t>Bring small boats off the open water at accidents.</w:t>
            </w:r>
          </w:p>
          <w:p w14:paraId="46611919" w14:textId="5AD6E9FD" w:rsidR="008C6B60" w:rsidRPr="00997D17" w:rsidRDefault="00275313" w:rsidP="00F20E47">
            <w:pPr>
              <w:pStyle w:val="ListBullet"/>
              <w:rPr>
                <w:sz w:val="22"/>
                <w:szCs w:val="22"/>
              </w:rPr>
            </w:pPr>
            <w:r w:rsidRPr="00997D17">
              <w:rPr>
                <w:sz w:val="22"/>
                <w:szCs w:val="22"/>
              </w:rPr>
              <w:t>The landing listens for the warning and saves 190.</w:t>
            </w:r>
          </w:p>
          <w:p w14:paraId="222830E5" w14:textId="5BB2A3E0" w:rsidR="002066E7" w:rsidRPr="00997D17" w:rsidRDefault="00275313" w:rsidP="00F20E47">
            <w:pPr>
              <w:pStyle w:val="ListBullet"/>
              <w:rPr>
                <w:sz w:val="22"/>
                <w:szCs w:val="22"/>
              </w:rPr>
            </w:pPr>
            <w:r w:rsidRPr="00997D17">
              <w:rPr>
                <w:sz w:val="22"/>
                <w:szCs w:val="22"/>
              </w:rPr>
              <w:t>Do not swim out from accidents. Throw something that floats.</w:t>
            </w:r>
          </w:p>
        </w:tc>
        <w:tc>
          <w:tcPr>
            <w:tcW w:w="2279" w:type="dxa"/>
          </w:tcPr>
          <w:p w14:paraId="33AB0BB3" w14:textId="5E0B198A" w:rsidR="008C6B60" w:rsidRPr="00997D17" w:rsidRDefault="00275313" w:rsidP="00F20E47">
            <w:pPr>
              <w:pStyle w:val="ListBullet"/>
              <w:rPr>
                <w:sz w:val="22"/>
                <w:szCs w:val="22"/>
              </w:rPr>
            </w:pPr>
            <w:r w:rsidRPr="00997D17">
              <w:rPr>
                <w:sz w:val="22"/>
                <w:szCs w:val="22"/>
              </w:rPr>
              <w:t>Kabla ya mvua, tembea eneo hili na usafishe mitaro.</w:t>
            </w:r>
          </w:p>
          <w:p w14:paraId="6753EECC" w14:textId="246F9643" w:rsidR="008C6B60" w:rsidRPr="00997D17" w:rsidRDefault="00275313" w:rsidP="00F20E47">
            <w:pPr>
              <w:pStyle w:val="ListBullet"/>
              <w:rPr>
                <w:sz w:val="22"/>
                <w:szCs w:val="22"/>
              </w:rPr>
            </w:pPr>
            <w:r w:rsidRPr="00997D17">
              <w:rPr>
                <w:sz w:val="22"/>
                <w:szCs w:val="22"/>
              </w:rPr>
              <w:t>Kaya zipandishe chakula, nyaraka na watoto.</w:t>
            </w:r>
          </w:p>
          <w:p w14:paraId="16524EFE" w14:textId="06663419" w:rsidR="008C6B60" w:rsidRPr="00997D17" w:rsidRDefault="00FE0A4D" w:rsidP="00F20E47">
            <w:pPr>
              <w:pStyle w:val="ListBullet"/>
              <w:rPr>
                <w:sz w:val="22"/>
                <w:szCs w:val="22"/>
                <w:lang w:val="sv-SE"/>
              </w:rPr>
            </w:pPr>
            <w:ins w:id="6349" w:author="Bonephace Kaijage" w:date="2026-10-14T06:13:00Z" w16du:dateUtc="2026-10-14T04:13:00Z">
              <w:r>
                <w:rPr>
                  <w:sz w:val="22"/>
                  <w:szCs w:val="22"/>
                </w:rPr>
                <w:t>Hifadhini 190 na namba ya mwenyekiti, na wekeni tochi na maji tayari, ili msaada uitwe na kaya iweze kukaa usiku bila umeme.</w:t>
              </w:r>
            </w:ins>
            <w:del w:id="6350" w:author="Bonephace Kaijage" w:date="2026-10-14T06:13:00Z" w16du:dateUtc="2026-10-14T04:13: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7AE890C3" w14:textId="28205852" w:rsidR="002066E7" w:rsidRPr="00997D17" w:rsidRDefault="00FE0A4D" w:rsidP="00F20E47">
            <w:pPr>
              <w:pStyle w:val="ListBullet"/>
              <w:rPr>
                <w:sz w:val="22"/>
                <w:szCs w:val="22"/>
                <w:lang w:val="sv-SE"/>
              </w:rPr>
            </w:pPr>
            <w:ins w:id="6351" w:author="Bonephace Kaijage" w:date="2026-10-14T06:13:00Z" w16du:dateUtc="2026-10-14T04:13:00Z">
              <w:r>
                <w:rPr>
                  <w:sz w:val="22"/>
                  <w:szCs w:val="22"/>
                  <w:lang w:val="sv-SE"/>
                </w:rPr>
                <w:t>Subirini badala ya kuvuka maji barabarani: yanaweza kumchukua mtu au gari. Washeni taa, punguzeni mwendo.</w:t>
              </w:r>
            </w:ins>
            <w:del w:id="6352" w:author="Bonephace Kaijage" w:date="2026-10-14T06:13:00Z" w16du:dateUtc="2026-10-14T04:13:00Z">
              <w:r w:rsidR="00275313" w:rsidRPr="00997D17" w:rsidDel="00FE0A4D">
                <w:rPr>
                  <w:sz w:val="22"/>
                  <w:szCs w:val="22"/>
                  <w:lang w:val="sv-SE"/>
                </w:rPr>
                <w:delText>Usivuke maji barabarani. Washa taa, punguza mwendo.</w:delText>
              </w:r>
            </w:del>
          </w:p>
        </w:tc>
      </w:tr>
      <w:tr w:rsidR="002066E7" w:rsidRPr="000343A2" w14:paraId="4C48CA4F" w14:textId="77777777" w:rsidTr="002066E7">
        <w:tc>
          <w:tcPr>
            <w:tcW w:w="2278" w:type="dxa"/>
          </w:tcPr>
          <w:p w14:paraId="60348335" w14:textId="77777777" w:rsidR="002066E7" w:rsidRPr="00997D17" w:rsidRDefault="002066E7" w:rsidP="003E5113">
            <w:pPr>
              <w:pStyle w:val="ListParagraph"/>
              <w:rPr>
                <w:sz w:val="22"/>
                <w:szCs w:val="22"/>
                <w:lang w:val="sv-SE"/>
              </w:rPr>
            </w:pPr>
          </w:p>
        </w:tc>
        <w:tc>
          <w:tcPr>
            <w:tcW w:w="2278" w:type="dxa"/>
          </w:tcPr>
          <w:p w14:paraId="599A76D9" w14:textId="64C279F9"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15CE4092" w14:textId="14F25293" w:rsidR="002066E7" w:rsidRPr="00997D17" w:rsidRDefault="008C6B60" w:rsidP="003E5113">
            <w:pPr>
              <w:pStyle w:val="ListParagraph"/>
              <w:rPr>
                <w:sz w:val="22"/>
                <w:szCs w:val="22"/>
              </w:rPr>
            </w:pPr>
            <w:r w:rsidRPr="00997D17">
              <w:rPr>
                <w:sz w:val="22"/>
                <w:szCs w:val="22"/>
              </w:rPr>
              <w:t xml:space="preserve">coastal floods, large waves, heavy rain, and boat accidents. Roads, water points </w:t>
            </w:r>
            <w:r w:rsidRPr="00997D17">
              <w:rPr>
                <w:sz w:val="22"/>
                <w:szCs w:val="22"/>
              </w:rPr>
              <w:lastRenderedPageBreak/>
              <w:t>or houses at the named sites are now affected. Some journeys and classes are disrupted.</w:t>
            </w:r>
          </w:p>
        </w:tc>
        <w:tc>
          <w:tcPr>
            <w:tcW w:w="2278" w:type="dxa"/>
          </w:tcPr>
          <w:p w14:paraId="248FDD6F" w14:textId="27DDBEC3" w:rsidR="002066E7" w:rsidRPr="00997D17" w:rsidRDefault="008C6B60" w:rsidP="003E5113">
            <w:pPr>
              <w:pStyle w:val="ListParagraph"/>
              <w:rPr>
                <w:sz w:val="22"/>
                <w:szCs w:val="22"/>
              </w:rPr>
            </w:pPr>
            <w:r w:rsidRPr="00997D17">
              <w:rPr>
                <w:sz w:val="22"/>
                <w:szCs w:val="22"/>
              </w:rPr>
              <w:lastRenderedPageBreak/>
              <w:t xml:space="preserve">Barabara, vituo vya maji au nyumba kwenye maeneo yaliyotajwa </w:t>
            </w:r>
            <w:r w:rsidRPr="00997D17">
              <w:rPr>
                <w:sz w:val="22"/>
                <w:szCs w:val="22"/>
              </w:rPr>
              <w:lastRenderedPageBreak/>
              <w:t>yameathirika. Safari na masomo mengine yamesitishwa.</w:t>
            </w:r>
          </w:p>
        </w:tc>
        <w:tc>
          <w:tcPr>
            <w:tcW w:w="2279" w:type="dxa"/>
          </w:tcPr>
          <w:p w14:paraId="79C6DC0C" w14:textId="3879396D" w:rsidR="008C6B60" w:rsidRPr="00997D17" w:rsidRDefault="00275313" w:rsidP="00F20E47">
            <w:pPr>
              <w:pStyle w:val="ListBullet"/>
              <w:rPr>
                <w:sz w:val="22"/>
                <w:szCs w:val="22"/>
              </w:rPr>
            </w:pPr>
            <w:r w:rsidRPr="00997D17">
              <w:rPr>
                <w:sz w:val="22"/>
                <w:szCs w:val="22"/>
              </w:rPr>
              <w:lastRenderedPageBreak/>
              <w:t>Stop fishing and crossings at accidents.</w:t>
            </w:r>
          </w:p>
          <w:p w14:paraId="32A431AC" w14:textId="1902E1B5" w:rsidR="008C6B60" w:rsidRPr="00997D17" w:rsidRDefault="00FE0A4D" w:rsidP="00F20E47">
            <w:pPr>
              <w:pStyle w:val="ListBullet"/>
              <w:rPr>
                <w:sz w:val="22"/>
                <w:szCs w:val="22"/>
              </w:rPr>
            </w:pPr>
            <w:ins w:id="6353" w:author="Bonephace Kaijage" w:date="2026-10-14T06:16:00Z" w16du:dateUtc="2026-10-14T04:16:00Z">
              <w:r>
                <w:rPr>
                  <w:sz w:val="22"/>
                  <w:szCs w:val="22"/>
                </w:rPr>
                <w:lastRenderedPageBreak/>
                <w:t>Help people off the low shore to the assembly point, starting with those who cannot move alone; waves and the lake level can rise with little warning.</w:t>
              </w:r>
            </w:ins>
            <w:del w:id="6354" w:author="Bonephace Kaijage" w:date="2026-10-14T06:16:00Z" w16du:dateUtc="2026-10-14T04:16:00Z">
              <w:r w:rsidR="00275313" w:rsidRPr="00997D17" w:rsidDel="00FE0A4D">
                <w:rPr>
                  <w:sz w:val="22"/>
                  <w:szCs w:val="22"/>
                </w:rPr>
                <w:delText>Move people off the low shore to the assembly point.</w:delText>
              </w:r>
            </w:del>
          </w:p>
          <w:p w14:paraId="3C694CCD" w14:textId="69624059" w:rsidR="008C6B60" w:rsidRPr="00997D17" w:rsidRDefault="00275313" w:rsidP="00F20E47">
            <w:pPr>
              <w:pStyle w:val="ListBullet"/>
              <w:rPr>
                <w:sz w:val="22"/>
                <w:szCs w:val="22"/>
              </w:rPr>
            </w:pPr>
            <w:r w:rsidRPr="00997D17">
              <w:rPr>
                <w:sz w:val="22"/>
                <w:szCs w:val="22"/>
              </w:rPr>
              <w:t>Account for boats still out from accidents.</w:t>
            </w:r>
          </w:p>
          <w:p w14:paraId="3E2EAE3C" w14:textId="6128F67A"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224DCFF5" w14:textId="29A7C35B" w:rsidR="008C6B60" w:rsidRPr="00997D17" w:rsidRDefault="00275313" w:rsidP="00F20E47">
            <w:pPr>
              <w:pStyle w:val="ListBullet"/>
              <w:rPr>
                <w:sz w:val="22"/>
                <w:szCs w:val="22"/>
              </w:rPr>
            </w:pPr>
            <w:r w:rsidRPr="00997D17">
              <w:rPr>
                <w:sz w:val="22"/>
                <w:szCs w:val="22"/>
              </w:rPr>
              <w:lastRenderedPageBreak/>
              <w:t>Hamisha kaya za eneo hili kwenda kituoni.</w:t>
            </w:r>
          </w:p>
          <w:p w14:paraId="2890319E" w14:textId="6BC0946F" w:rsidR="008C6B60" w:rsidRPr="00997D17" w:rsidRDefault="00275313" w:rsidP="00F20E47">
            <w:pPr>
              <w:pStyle w:val="ListBullet"/>
              <w:rPr>
                <w:sz w:val="22"/>
                <w:szCs w:val="22"/>
                <w:lang w:val="sv-SE"/>
              </w:rPr>
            </w:pPr>
            <w:r w:rsidRPr="00997D17">
              <w:rPr>
                <w:sz w:val="22"/>
                <w:szCs w:val="22"/>
                <w:lang w:val="sv-SE"/>
              </w:rPr>
              <w:lastRenderedPageBreak/>
              <w:t>Funga barabara au daraja. Elekeza magari.</w:t>
            </w:r>
          </w:p>
          <w:p w14:paraId="3DFF6E65" w14:textId="0ECAD665"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1FDF1581" w14:textId="202DC506"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259920C9" w14:textId="77777777" w:rsidTr="002066E7">
        <w:tc>
          <w:tcPr>
            <w:tcW w:w="2278" w:type="dxa"/>
          </w:tcPr>
          <w:p w14:paraId="1F860760" w14:textId="77777777" w:rsidR="002066E7" w:rsidRPr="00997D17" w:rsidRDefault="002066E7" w:rsidP="003E5113">
            <w:pPr>
              <w:pStyle w:val="ListParagraph"/>
              <w:rPr>
                <w:sz w:val="22"/>
                <w:szCs w:val="22"/>
                <w:lang w:val="sv-SE"/>
              </w:rPr>
            </w:pPr>
          </w:p>
        </w:tc>
        <w:tc>
          <w:tcPr>
            <w:tcW w:w="2278" w:type="dxa"/>
          </w:tcPr>
          <w:p w14:paraId="73D5BD12" w14:textId="218186C7"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69C35B84" w14:textId="25071D79" w:rsidR="002066E7" w:rsidRPr="00997D17" w:rsidRDefault="00FE0A4D" w:rsidP="003E5113">
            <w:pPr>
              <w:pStyle w:val="ListParagraph"/>
              <w:rPr>
                <w:sz w:val="22"/>
                <w:szCs w:val="22"/>
              </w:rPr>
            </w:pPr>
            <w:ins w:id="6355"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356"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69ABA16" w14:textId="767C7FBD" w:rsidR="002066E7" w:rsidRPr="00997D17" w:rsidRDefault="00FE0A4D" w:rsidP="003E5113">
            <w:pPr>
              <w:pStyle w:val="ListParagraph"/>
              <w:rPr>
                <w:sz w:val="22"/>
                <w:szCs w:val="22"/>
              </w:rPr>
            </w:pPr>
            <w:ins w:id="635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35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E217CEE" w14:textId="40675E33" w:rsidR="008C6B60" w:rsidRPr="00997D17" w:rsidRDefault="00FE0A4D" w:rsidP="00F20E47">
            <w:pPr>
              <w:pStyle w:val="ListBullet"/>
              <w:rPr>
                <w:sz w:val="22"/>
                <w:szCs w:val="22"/>
              </w:rPr>
            </w:pPr>
            <w:ins w:id="6359"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360"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58BB76E1" w14:textId="01887BFF" w:rsidR="008C6B60" w:rsidRPr="00997D17" w:rsidRDefault="00FE0A4D" w:rsidP="00F20E47">
            <w:pPr>
              <w:pStyle w:val="ListBullet"/>
              <w:rPr>
                <w:sz w:val="22"/>
                <w:szCs w:val="22"/>
              </w:rPr>
            </w:pPr>
            <w:ins w:id="6361" w:author="Bonephace Kaijage" w:date="2026-10-14T06:21:00Z" w16du:dateUtc="2026-10-14T04:21:00Z">
              <w:r>
                <w:rPr>
                  <w:sz w:val="22"/>
                  <w:szCs w:val="22"/>
                </w:rPr>
                <w:t xml:space="preserve">Call 114 and 190, and keep the road to the sites named in Know Your Risk clear so that </w:t>
              </w:r>
              <w:r>
                <w:rPr>
                  <w:sz w:val="22"/>
                  <w:szCs w:val="22"/>
                </w:rPr>
                <w:lastRenderedPageBreak/>
                <w:t>ambulances and rescue teams can reach people.</w:t>
              </w:r>
            </w:ins>
            <w:del w:id="6362" w:author="Bonephace Kaijage" w:date="2026-10-14T06:21:00Z" w16du:dateUtc="2026-10-14T04:21:00Z">
              <w:r w:rsidR="00275313" w:rsidRPr="00997D17" w:rsidDel="00FE0A4D">
                <w:rPr>
                  <w:sz w:val="22"/>
                  <w:szCs w:val="22"/>
                </w:rPr>
                <w:delText>Call 114 and 190. Keep the road to the named sites clear for ambulances.</w:delText>
              </w:r>
            </w:del>
          </w:p>
          <w:p w14:paraId="00CD07D6" w14:textId="305281BA" w:rsidR="008C6B60" w:rsidRPr="00997D17" w:rsidRDefault="00275313" w:rsidP="00F20E47">
            <w:pPr>
              <w:pStyle w:val="ListBullet"/>
              <w:rPr>
                <w:sz w:val="22"/>
                <w:szCs w:val="22"/>
              </w:rPr>
            </w:pPr>
            <w:r w:rsidRPr="00997D17">
              <w:rPr>
                <w:sz w:val="22"/>
                <w:szCs w:val="22"/>
              </w:rPr>
              <w:t>Open the shelter and register every household. Note who is missing.</w:t>
            </w:r>
          </w:p>
          <w:p w14:paraId="78E19D61" w14:textId="1B0F0697"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311103A3" w14:textId="06EB59AF"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51182361" w14:textId="53C53694" w:rsidR="008C6B60" w:rsidRPr="00997D17" w:rsidRDefault="00275313" w:rsidP="00F20E47">
            <w:pPr>
              <w:pStyle w:val="ListBullet"/>
              <w:rPr>
                <w:sz w:val="22"/>
                <w:szCs w:val="22"/>
                <w:lang w:val="sv-SE"/>
              </w:rPr>
            </w:pPr>
            <w:r w:rsidRPr="00997D17">
              <w:rPr>
                <w:sz w:val="22"/>
                <w:szCs w:val="22"/>
                <w:lang w:val="sv-SE"/>
              </w:rPr>
              <w:t>Piga 114 na 190. Acha barabara wazi.</w:t>
            </w:r>
          </w:p>
          <w:p w14:paraId="2225A46B" w14:textId="530D17F0" w:rsidR="008C6B60" w:rsidRPr="00997D17" w:rsidRDefault="00275313" w:rsidP="00F20E47">
            <w:pPr>
              <w:pStyle w:val="ListBullet"/>
              <w:rPr>
                <w:sz w:val="22"/>
                <w:szCs w:val="22"/>
                <w:lang w:val="sv-SE"/>
              </w:rPr>
            </w:pPr>
            <w:r w:rsidRPr="00997D17">
              <w:rPr>
                <w:sz w:val="22"/>
                <w:szCs w:val="22"/>
                <w:lang w:val="sv-SE"/>
              </w:rPr>
              <w:t>Sajili kila kaya. Andika aliyepotea.</w:t>
            </w:r>
          </w:p>
          <w:p w14:paraId="025F85B5" w14:textId="41E9C789" w:rsidR="002066E7" w:rsidRPr="00997D17" w:rsidRDefault="00275313" w:rsidP="00F20E47">
            <w:pPr>
              <w:pStyle w:val="ListBullet"/>
              <w:rPr>
                <w:sz w:val="22"/>
                <w:szCs w:val="22"/>
                <w:lang w:val="sv-SE"/>
              </w:rPr>
            </w:pPr>
            <w:r w:rsidRPr="00997D17">
              <w:rPr>
                <w:sz w:val="22"/>
                <w:szCs w:val="22"/>
                <w:lang w:val="sv-SE"/>
              </w:rPr>
              <w:t>Majeruhi kwanza, kisha kipindupindu.</w:t>
            </w:r>
          </w:p>
        </w:tc>
      </w:tr>
    </w:tbl>
    <w:p w14:paraId="1EC16917" w14:textId="77777777" w:rsidR="00250A71" w:rsidRPr="008F12E3" w:rsidRDefault="003E5113" w:rsidP="003E5113">
      <w:pPr>
        <w:pStyle w:val="ListParagraph"/>
        <w:rPr>
          <w:sz w:val="22"/>
          <w:szCs w:val="22"/>
        </w:rPr>
      </w:pPr>
      <w:r w:rsidRPr="00997D17">
        <w:rPr>
          <w:sz w:val="22"/>
          <w:szCs w:val="22"/>
        </w:rPr>
        <w:t>Zanzibar Municipal Council — Halmashauri ya Manispaa ya Zanzibar (Mjini / Zanzibar Urban)</w:t>
      </w:r>
    </w:p>
    <w:p w14:paraId="0FA61B43" w14:textId="77777777" w:rsidR="00DC5789" w:rsidRDefault="003E5113" w:rsidP="003E5113">
      <w:pPr>
        <w:rPr>
          <w:sz w:val="22"/>
          <w:szCs w:val="22"/>
        </w:rPr>
      </w:pPr>
      <w:r w:rsidRPr="00997D17">
        <w:rPr>
          <w:sz w:val="22"/>
          <w:szCs w:val="22"/>
        </w:rPr>
        <w:t>28. KASKAZINI UNGUJA REGION | MKOA WA KASKAZINI UNGUJA</w:t>
      </w:r>
    </w:p>
    <w:p w14:paraId="730B5060" w14:textId="77777777" w:rsidR="00DC5789" w:rsidRDefault="00DC5789" w:rsidP="00DC5789">
      <w:pPr>
        <w:rPr>
          <w:color w:val="000000"/>
        </w:rPr>
      </w:pPr>
    </w:p>
    <w:p w14:paraId="5FACDA5B" w14:textId="77777777" w:rsidR="00DC5789" w:rsidRDefault="00DC5789" w:rsidP="00DC5789">
      <w:pPr>
        <w:pStyle w:val="Strong1"/>
        <w:jc w:val="both"/>
        <w:rPr>
          <w:color w:val="000000"/>
        </w:rPr>
      </w:pPr>
      <w:r w:rsidRPr="00DC5789">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DC5789" w:rsidRPr="00DC5789" w14:paraId="1E913916" w14:textId="77777777" w:rsidTr="00DC5789">
        <w:tc>
          <w:tcPr>
            <w:tcW w:w="3420" w:type="dxa"/>
            <w:shd w:val="clear" w:color="D9D9D9" w:fill="D9D9D9"/>
          </w:tcPr>
          <w:p w14:paraId="3D52299B" w14:textId="0C3E0FC6" w:rsidR="00DC5789" w:rsidRPr="00DC5789" w:rsidRDefault="00DC5789" w:rsidP="00DC5789">
            <w:pPr>
              <w:jc w:val="both"/>
              <w:rPr>
                <w:color w:val="000000"/>
              </w:rPr>
            </w:pPr>
            <w:r w:rsidRPr="00DC5789">
              <w:rPr>
                <w:color w:val="000000"/>
              </w:rPr>
              <w:t>AREA (EN)</w:t>
            </w:r>
          </w:p>
        </w:tc>
        <w:tc>
          <w:tcPr>
            <w:tcW w:w="3235" w:type="dxa"/>
            <w:shd w:val="clear" w:color="D9D9D9" w:fill="D9D9D9"/>
          </w:tcPr>
          <w:p w14:paraId="1412E751" w14:textId="43EFCC1D" w:rsidR="00DC5789" w:rsidRPr="00DC5789" w:rsidRDefault="00DC5789" w:rsidP="00DC5789">
            <w:pPr>
              <w:jc w:val="both"/>
              <w:rPr>
                <w:color w:val="000000"/>
              </w:rPr>
            </w:pPr>
            <w:r w:rsidRPr="00DC5789">
              <w:rPr>
                <w:color w:val="000000"/>
              </w:rPr>
              <w:t>ENEO (SW)</w:t>
            </w:r>
          </w:p>
        </w:tc>
        <w:tc>
          <w:tcPr>
            <w:tcW w:w="3605" w:type="dxa"/>
            <w:shd w:val="clear" w:color="D9D9D9" w:fill="D9D9D9"/>
          </w:tcPr>
          <w:p w14:paraId="3440D742" w14:textId="61763C51" w:rsidR="00DC5789" w:rsidRPr="00DC5789" w:rsidRDefault="00DC5789" w:rsidP="00DC5789">
            <w:pPr>
              <w:jc w:val="both"/>
              <w:rPr>
                <w:color w:val="000000"/>
              </w:rPr>
            </w:pPr>
            <w:r w:rsidRPr="00DC5789">
              <w:rPr>
                <w:color w:val="000000"/>
              </w:rPr>
              <w:t>RISK STATEMENT (EN)</w:t>
            </w:r>
          </w:p>
        </w:tc>
        <w:tc>
          <w:tcPr>
            <w:tcW w:w="3325" w:type="dxa"/>
            <w:shd w:val="clear" w:color="D9D9D9" w:fill="D9D9D9"/>
          </w:tcPr>
          <w:p w14:paraId="368EC7BC" w14:textId="0FF4C9B8" w:rsidR="00DC5789" w:rsidRPr="00DC5789" w:rsidRDefault="00DC5789" w:rsidP="00DC5789">
            <w:pPr>
              <w:jc w:val="both"/>
              <w:rPr>
                <w:color w:val="000000"/>
              </w:rPr>
            </w:pPr>
            <w:r w:rsidRPr="00DC5789">
              <w:rPr>
                <w:color w:val="000000"/>
              </w:rPr>
              <w:t>TAMKO LA HATARI (SW)</w:t>
            </w:r>
          </w:p>
        </w:tc>
      </w:tr>
      <w:tr w:rsidR="00DC5789" w:rsidRPr="00DC5789" w14:paraId="2209E171" w14:textId="77777777" w:rsidTr="00DC5789">
        <w:tc>
          <w:tcPr>
            <w:tcW w:w="3420" w:type="dxa"/>
          </w:tcPr>
          <w:p w14:paraId="4447C6E6" w14:textId="3CEB4699" w:rsidR="00DC5789" w:rsidRPr="00DC5789" w:rsidRDefault="00DC5789" w:rsidP="00DC5789">
            <w:pPr>
              <w:pStyle w:val="ListParagraph"/>
              <w:numPr>
                <w:ilvl w:val="0"/>
                <w:numId w:val="1"/>
              </w:numPr>
              <w:jc w:val="both"/>
              <w:rPr>
                <w:color w:val="000000"/>
              </w:rPr>
            </w:pPr>
            <w:r w:rsidRPr="00DC5789">
              <w:rPr>
                <w:color w:val="000000"/>
              </w:rPr>
              <w:t>Kaskazini A: Nungwi and northern coast</w:t>
            </w:r>
          </w:p>
        </w:tc>
        <w:tc>
          <w:tcPr>
            <w:tcW w:w="3235" w:type="dxa"/>
          </w:tcPr>
          <w:p w14:paraId="10A65174" w14:textId="2900429C" w:rsidR="00DC5789" w:rsidRPr="00DC5789" w:rsidRDefault="00DC5789" w:rsidP="00DC5789">
            <w:pPr>
              <w:pStyle w:val="ListParagraph"/>
              <w:numPr>
                <w:ilvl w:val="0"/>
                <w:numId w:val="1"/>
              </w:numPr>
              <w:jc w:val="both"/>
              <w:rPr>
                <w:color w:val="000000"/>
              </w:rPr>
            </w:pPr>
            <w:r w:rsidRPr="00DC5789">
              <w:rPr>
                <w:color w:val="000000"/>
              </w:rPr>
              <w:t>Kaskazini A: Nungwi na pwani ya kaskazini</w:t>
            </w:r>
          </w:p>
        </w:tc>
        <w:tc>
          <w:tcPr>
            <w:tcW w:w="3605" w:type="dxa"/>
          </w:tcPr>
          <w:p w14:paraId="792F8F2A" w14:textId="2C8BC101" w:rsidR="00DC5789" w:rsidRPr="00DC5789" w:rsidRDefault="00DC5789" w:rsidP="00DC5789">
            <w:pPr>
              <w:pStyle w:val="ListParagraph"/>
              <w:numPr>
                <w:ilvl w:val="0"/>
                <w:numId w:val="1"/>
              </w:numPr>
            </w:pPr>
            <w:r>
              <w:t>This area has tourist beaches and fishing villages where coastal erosion and storm tides damage buildings and rough seas endanger boats.</w:t>
            </w:r>
          </w:p>
          <w:p w14:paraId="4CA9D3EB" w14:textId="77777777" w:rsidR="00F433EC" w:rsidRDefault="00DC5789" w:rsidP="00DC5789">
            <w:pPr>
              <w:pStyle w:val="ListParagraph"/>
              <w:numPr>
                <w:ilvl w:val="0"/>
                <w:numId w:val="1"/>
              </w:numPr>
              <w:jc w:val="both"/>
              <w:rPr>
                <w:ins w:id="6363" w:author="Bonephace Kaijage" w:date="2026-10-14T05:23:00Z" w16du:dateUtc="2026-10-14T03:23:00Z"/>
                <w:bCs/>
                <w:color w:val="000000"/>
              </w:rPr>
            </w:pPr>
            <w:r>
              <w:rPr>
                <w:bCs/>
                <w:color w:val="000000"/>
              </w:rPr>
              <w:t>For those living, fishing and running tourism here, it helps to build back from the shoreline, protect coral and mangroves and stay ashore in strong winds.</w:t>
            </w:r>
          </w:p>
          <w:p w14:paraId="1CE404A7" w14:textId="03CED1A5" w:rsidR="00F433EC" w:rsidRDefault="00FE0A4D" w:rsidP="00DC5789">
            <w:pPr>
              <w:pStyle w:val="ListParagraph"/>
              <w:numPr>
                <w:ilvl w:val="0"/>
                <w:numId w:val="1"/>
              </w:numPr>
              <w:jc w:val="both"/>
              <w:rPr>
                <w:ins w:id="6364" w:author="Bonephace Kaijage" w:date="2026-10-14T05:23:00Z" w16du:dateUtc="2026-10-14T03:23:00Z"/>
                <w:bCs/>
                <w:color w:val="000000"/>
              </w:rPr>
            </w:pPr>
            <w:ins w:id="6365" w:author="Bonephace Kaijage" w:date="2026-10-14T05:57:00Z" w16du:dateUtc="2026-10-14T03:57:00Z">
              <w:r>
                <w:rPr>
                  <w:bCs/>
                  <w:color w:val="000000"/>
                </w:rPr>
                <w:t>What raises the risk: building hotels and houses on the beach front, breaking coral or cutting mangroves for construction, mining sand from the beach and taking boats or swimmers out when the wind is rising.</w:t>
              </w:r>
            </w:ins>
          </w:p>
          <w:p w14:paraId="5B529FCB" w14:textId="77777777" w:rsidR="00FE0A4D" w:rsidRDefault="00F433EC" w:rsidP="00DC5789">
            <w:pPr>
              <w:pStyle w:val="ListParagraph"/>
              <w:numPr>
                <w:ilvl w:val="0"/>
                <w:numId w:val="1"/>
              </w:numPr>
              <w:jc w:val="both"/>
              <w:rPr>
                <w:ins w:id="6366" w:author="Bonephace Kaijage" w:date="2026-10-14T06:00:00Z" w16du:dateUtc="2026-10-14T04:00:00Z"/>
                <w:bCs/>
                <w:color w:val="000000"/>
              </w:rPr>
            </w:pPr>
            <w:ins w:id="6367" w:author="Bonephace Kaijage" w:date="2026-10-14T05:23:00Z" w16du:dateUtc="2026-10-14T03:23:00Z">
              <w:r>
                <w:rPr>
                  <w:bCs/>
                  <w:color w:val="000000"/>
                </w:rPr>
                <w:t xml:space="preserve">Know the higher ground inland that residents and guests will </w:t>
              </w:r>
              <w:r>
                <w:rPr>
                  <w:bCs/>
                  <w:color w:val="000000"/>
                </w:rPr>
                <w:lastRenderedPageBreak/>
                <w:t>move to when a storm-tide or strong-wind warning is given, and agree with the hotels and the sheha how guests will be warned and moved.</w:t>
              </w:r>
            </w:ins>
          </w:p>
          <w:p w14:paraId="578F9832" w14:textId="0BC90A89" w:rsidR="00DC5789" w:rsidRPr="00DC5789" w:rsidRDefault="00FE0A4D" w:rsidP="00DC5789">
            <w:pPr>
              <w:pStyle w:val="ListParagraph"/>
              <w:numPr>
                <w:ilvl w:val="0"/>
                <w:numId w:val="1"/>
              </w:numPr>
              <w:jc w:val="both"/>
              <w:rPr>
                <w:bCs/>
                <w:color w:val="000000"/>
              </w:rPr>
            </w:pPr>
            <w:ins w:id="6368" w:author="Bonephace Kaijage" w:date="2026-10-14T06:00:00Z" w16du:dateUtc="2026-10-14T04:00:00Z">
              <w:r>
                <w:rPr>
                  <w:bCs/>
                  <w:color w:val="000000"/>
                </w:rPr>
                <w:t>Agree who will help anyone in the household who cannot move, see or hear a warning on their own.</w:t>
              </w:r>
            </w:ins>
          </w:p>
        </w:tc>
        <w:tc>
          <w:tcPr>
            <w:tcW w:w="3325" w:type="dxa"/>
          </w:tcPr>
          <w:p w14:paraId="7DA7AB09" w14:textId="602FB982" w:rsidR="00DC5789" w:rsidRPr="00DC5789" w:rsidRDefault="00DC5789" w:rsidP="00DC5789">
            <w:pPr>
              <w:pStyle w:val="ListParagraph"/>
              <w:numPr>
                <w:ilvl w:val="0"/>
                <w:numId w:val="1"/>
              </w:numPr>
            </w:pPr>
            <w:r>
              <w:lastRenderedPageBreak/>
              <w:t>Eneo hili lina fukwe za utalii na vijiji vya wavuvi ambapo mmomonyoko wa pwani na mawimbi makubwa huharibu majengo na bahari chafu huhatarisha vyombo.</w:t>
            </w:r>
          </w:p>
          <w:p w14:paraId="7ADC1B2B" w14:textId="77777777" w:rsidR="00F433EC" w:rsidRDefault="00DC5789" w:rsidP="00DC5789">
            <w:pPr>
              <w:pStyle w:val="ListParagraph"/>
              <w:numPr>
                <w:ilvl w:val="0"/>
                <w:numId w:val="1"/>
              </w:numPr>
              <w:jc w:val="both"/>
              <w:rPr>
                <w:ins w:id="6369" w:author="Bonephace Kaijage" w:date="2026-10-14T05:23:00Z" w16du:dateUtc="2026-10-14T03:23:00Z"/>
                <w:bCs/>
                <w:color w:val="000000"/>
              </w:rPr>
            </w:pPr>
            <w:r>
              <w:rPr>
                <w:bCs/>
                <w:color w:val="000000"/>
              </w:rPr>
              <w:t>Kwa wanaoishi, kuvua na kufanya utalii hapa, ni vyema kujenga mbali na ufukwe, kulinda matumbawe na mikoko na kubaki ufukweni upepo mkali unapovuma.</w:t>
            </w:r>
          </w:p>
          <w:p w14:paraId="6E080450" w14:textId="1F902F34" w:rsidR="00F433EC" w:rsidRDefault="00FE0A4D" w:rsidP="00DC5789">
            <w:pPr>
              <w:pStyle w:val="ListParagraph"/>
              <w:numPr>
                <w:ilvl w:val="0"/>
                <w:numId w:val="1"/>
              </w:numPr>
              <w:jc w:val="both"/>
              <w:rPr>
                <w:ins w:id="6370" w:author="Bonephace Kaijage" w:date="2026-10-14T05:23:00Z" w16du:dateUtc="2026-10-14T03:23:00Z"/>
                <w:bCs/>
                <w:color w:val="000000"/>
              </w:rPr>
            </w:pPr>
            <w:ins w:id="6371" w:author="Bonephace Kaijage" w:date="2026-10-14T05:57:00Z" w16du:dateUtc="2026-10-14T03:57:00Z">
              <w:r>
                <w:rPr>
                  <w:bCs/>
                  <w:color w:val="000000"/>
                </w:rPr>
                <w:t xml:space="preserve">Kinachoongeza hatari: kujenga hoteli na nyumba ufukweni, kuvunja matumbawe au kukata mikoko kwa ujenzi, kuchimba mchanga ufukweni na kutoa vyombo </w:t>
              </w:r>
              <w:r>
                <w:rPr>
                  <w:bCs/>
                  <w:color w:val="000000"/>
                </w:rPr>
                <w:lastRenderedPageBreak/>
                <w:t>au waogeleaji upepo unapopanda.</w:t>
              </w:r>
            </w:ins>
          </w:p>
          <w:p w14:paraId="0B13C9CF" w14:textId="77777777" w:rsidR="00FE0A4D" w:rsidRDefault="00F433EC" w:rsidP="00DC5789">
            <w:pPr>
              <w:pStyle w:val="ListParagraph"/>
              <w:numPr>
                <w:ilvl w:val="0"/>
                <w:numId w:val="1"/>
              </w:numPr>
              <w:jc w:val="both"/>
              <w:rPr>
                <w:ins w:id="6372" w:author="Bonephace Kaijage" w:date="2026-10-14T06:00:00Z" w16du:dateUtc="2026-10-14T04:00:00Z"/>
                <w:bCs/>
                <w:color w:val="000000"/>
              </w:rPr>
            </w:pPr>
            <w:ins w:id="6373" w:author="Bonephace Kaijage" w:date="2026-10-14T05:23:00Z" w16du:dateUtc="2026-10-14T03:23:00Z">
              <w:r>
                <w:rPr>
                  <w:bCs/>
                  <w:color w:val="000000"/>
                </w:rPr>
                <w:t>Fahamu eneo la juu la ndani ambalo wakazi na wageni watahamia tahadhari ya mawimbi ya dhoruba au upepo mkali inapotolewa, na kubalianeni na hoteli na sheha jinsi wageni watakavyotahadharishwa na kuhamishwa.</w:t>
              </w:r>
            </w:ins>
          </w:p>
          <w:p w14:paraId="3ACE93D3" w14:textId="1131BBCE" w:rsidR="00DC5789" w:rsidRPr="00DC5789" w:rsidRDefault="00FE0A4D" w:rsidP="00DC5789">
            <w:pPr>
              <w:pStyle w:val="ListParagraph"/>
              <w:numPr>
                <w:ilvl w:val="0"/>
                <w:numId w:val="1"/>
              </w:numPr>
              <w:jc w:val="both"/>
              <w:rPr>
                <w:bCs/>
                <w:color w:val="000000"/>
              </w:rPr>
            </w:pPr>
            <w:ins w:id="6374"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4EED9A1C" w14:textId="77777777" w:rsidTr="00DC5789">
        <w:tc>
          <w:tcPr>
            <w:tcW w:w="3420" w:type="dxa"/>
          </w:tcPr>
          <w:p w14:paraId="701A7315" w14:textId="2965CA66" w:rsidR="00DC5789" w:rsidRPr="00DC5789" w:rsidRDefault="00DC5789" w:rsidP="00DC5789">
            <w:pPr>
              <w:pStyle w:val="ListParagraph"/>
              <w:numPr>
                <w:ilvl w:val="0"/>
                <w:numId w:val="1"/>
              </w:numPr>
              <w:jc w:val="both"/>
              <w:rPr>
                <w:color w:val="000000"/>
              </w:rPr>
            </w:pPr>
            <w:r w:rsidRPr="00DC5789">
              <w:rPr>
                <w:color w:val="000000"/>
              </w:rPr>
              <w:lastRenderedPageBreak/>
              <w:t>Kaskazini B: inland farmland and coral ground</w:t>
            </w:r>
          </w:p>
        </w:tc>
        <w:tc>
          <w:tcPr>
            <w:tcW w:w="3235" w:type="dxa"/>
          </w:tcPr>
          <w:p w14:paraId="41BDCDF6" w14:textId="411270D0" w:rsidR="00DC5789" w:rsidRPr="00DC5789" w:rsidRDefault="00DC5789" w:rsidP="00DC5789">
            <w:pPr>
              <w:pStyle w:val="ListParagraph"/>
              <w:numPr>
                <w:ilvl w:val="0"/>
                <w:numId w:val="1"/>
              </w:numPr>
              <w:jc w:val="both"/>
              <w:rPr>
                <w:color w:val="000000"/>
              </w:rPr>
            </w:pPr>
            <w:r w:rsidRPr="00DC5789">
              <w:rPr>
                <w:color w:val="000000"/>
              </w:rPr>
              <w:t>Kaskazini B: mashamba ya ndani na ardhi ya matumbawe</w:t>
            </w:r>
          </w:p>
        </w:tc>
        <w:tc>
          <w:tcPr>
            <w:tcW w:w="3605" w:type="dxa"/>
          </w:tcPr>
          <w:p w14:paraId="37100748" w14:textId="545C0673" w:rsidR="00DC5789" w:rsidRPr="00DC5789" w:rsidRDefault="00DC5789" w:rsidP="00DC5789">
            <w:pPr>
              <w:pStyle w:val="ListParagraph"/>
              <w:numPr>
                <w:ilvl w:val="0"/>
                <w:numId w:val="1"/>
              </w:numPr>
            </w:pPr>
            <w:r>
              <w:t>This area has inland farmland on thin coral soils where dry spells damage crops, water is scarce and storm water floods low hollows.</w:t>
            </w:r>
          </w:p>
          <w:p w14:paraId="7BE88445" w14:textId="77777777" w:rsidR="00F433EC" w:rsidRDefault="00DC5789" w:rsidP="00DC5789">
            <w:pPr>
              <w:pStyle w:val="ListParagraph"/>
              <w:numPr>
                <w:ilvl w:val="0"/>
                <w:numId w:val="1"/>
              </w:numPr>
              <w:jc w:val="both"/>
              <w:rPr>
                <w:ins w:id="6375" w:author="Bonephace Kaijage" w:date="2026-10-14T05:24:00Z" w16du:dateUtc="2026-10-14T03:24:00Z"/>
                <w:bCs/>
                <w:color w:val="000000"/>
              </w:rPr>
            </w:pPr>
            <w:r>
              <w:rPr>
                <w:bCs/>
                <w:color w:val="000000"/>
              </w:rPr>
              <w:t>For those farming here, it helps to harvest rainwater, plant drought-tolerant crops and keep homes out of low hollows.</w:t>
            </w:r>
          </w:p>
          <w:p w14:paraId="559129A4" w14:textId="4CA0A159" w:rsidR="00F433EC" w:rsidRDefault="00FE0A4D" w:rsidP="00DC5789">
            <w:pPr>
              <w:pStyle w:val="ListParagraph"/>
              <w:numPr>
                <w:ilvl w:val="0"/>
                <w:numId w:val="1"/>
              </w:numPr>
              <w:jc w:val="both"/>
              <w:rPr>
                <w:ins w:id="6376" w:author="Bonephace Kaijage" w:date="2026-10-14T05:24:00Z" w16du:dateUtc="2026-10-14T03:24:00Z"/>
                <w:bCs/>
                <w:color w:val="000000"/>
              </w:rPr>
            </w:pPr>
            <w:ins w:id="6377" w:author="Bonephace Kaijage" w:date="2026-10-14T05:57:00Z" w16du:dateUtc="2026-10-14T03:57:00Z">
              <w:r>
                <w:rPr>
                  <w:bCs/>
                  <w:color w:val="000000"/>
                </w:rPr>
                <w:t>What raises the risk and to the loss in a dry spell: building in the coral hollows where storm water collects, relying on one crop on the thin soils, and leaving water standing in open containers after the rains.</w:t>
              </w:r>
            </w:ins>
          </w:p>
          <w:p w14:paraId="2F1DDB71" w14:textId="77777777" w:rsidR="00FE0A4D" w:rsidRDefault="00F433EC" w:rsidP="00DC5789">
            <w:pPr>
              <w:pStyle w:val="ListParagraph"/>
              <w:numPr>
                <w:ilvl w:val="0"/>
                <w:numId w:val="1"/>
              </w:numPr>
              <w:jc w:val="both"/>
              <w:rPr>
                <w:ins w:id="6378" w:author="Bonephace Kaijage" w:date="2026-10-14T06:00:00Z" w16du:dateUtc="2026-10-14T04:00:00Z"/>
                <w:bCs/>
                <w:color w:val="000000"/>
              </w:rPr>
            </w:pPr>
            <w:ins w:id="6379" w:author="Bonephace Kaijage" w:date="2026-10-14T05:24:00Z" w16du:dateUtc="2026-10-14T03:24:00Z">
              <w:r>
                <w:rPr>
                  <w:bCs/>
                  <w:color w:val="000000"/>
                </w:rPr>
                <w:t>Know the higher ground your household will move to when the hollows fill in a heavy storm, and agree early where water and food will come from when the dry spell runs long.</w:t>
              </w:r>
            </w:ins>
          </w:p>
          <w:p w14:paraId="29932E69" w14:textId="277842E9" w:rsidR="00DC5789" w:rsidRPr="00DC5789" w:rsidRDefault="00FE0A4D" w:rsidP="00DC5789">
            <w:pPr>
              <w:pStyle w:val="ListParagraph"/>
              <w:numPr>
                <w:ilvl w:val="0"/>
                <w:numId w:val="1"/>
              </w:numPr>
              <w:jc w:val="both"/>
              <w:rPr>
                <w:bCs/>
                <w:color w:val="000000"/>
              </w:rPr>
            </w:pPr>
            <w:ins w:id="6380" w:author="Bonephace Kaijage" w:date="2026-10-14T06:00:00Z" w16du:dateUtc="2026-10-14T04:00:00Z">
              <w:r>
                <w:rPr>
                  <w:bCs/>
                  <w:color w:val="000000"/>
                </w:rPr>
                <w:t xml:space="preserve">Agree who will help anyone in the household who cannot </w:t>
              </w:r>
              <w:r>
                <w:rPr>
                  <w:bCs/>
                  <w:color w:val="000000"/>
                </w:rPr>
                <w:lastRenderedPageBreak/>
                <w:t>move, see or hear a warning on their own.</w:t>
              </w:r>
            </w:ins>
          </w:p>
        </w:tc>
        <w:tc>
          <w:tcPr>
            <w:tcW w:w="3325" w:type="dxa"/>
          </w:tcPr>
          <w:p w14:paraId="7E8141DD" w14:textId="2503545C" w:rsidR="00DC5789" w:rsidRPr="00DC5789" w:rsidRDefault="00DC5789" w:rsidP="00DC5789">
            <w:pPr>
              <w:pStyle w:val="ListParagraph"/>
              <w:numPr>
                <w:ilvl w:val="0"/>
                <w:numId w:val="1"/>
              </w:numPr>
            </w:pPr>
            <w:r>
              <w:lastRenderedPageBreak/>
              <w:t>Eneo hili lina mashamba ya ndani kwenye udongo mwembamba wa matumbawe ambapo vipindi vya ukavu huharibu mazao, maji ni haba na maji ya dhoruba hufurika mashimo ya chini.</w:t>
            </w:r>
          </w:p>
          <w:p w14:paraId="41E8C80A" w14:textId="77777777" w:rsidR="00F433EC" w:rsidRDefault="00DC5789" w:rsidP="00DC5789">
            <w:pPr>
              <w:pStyle w:val="ListParagraph"/>
              <w:numPr>
                <w:ilvl w:val="0"/>
                <w:numId w:val="1"/>
              </w:numPr>
              <w:jc w:val="both"/>
              <w:rPr>
                <w:ins w:id="6381" w:author="Bonephace Kaijage" w:date="2026-10-14T05:24:00Z" w16du:dateUtc="2026-10-14T03:24:00Z"/>
                <w:bCs/>
                <w:color w:val="000000"/>
              </w:rPr>
            </w:pPr>
            <w:r>
              <w:rPr>
                <w:bCs/>
                <w:color w:val="000000"/>
              </w:rPr>
              <w:t>Kwa wanaolima hapa, ni vyema kuvuna maji ya mvua, kupanda mazao yanayostahimili ukame na kujenga nje ya mashimo ya chini.</w:t>
            </w:r>
          </w:p>
          <w:p w14:paraId="6611D871" w14:textId="380B3323" w:rsidR="00F433EC" w:rsidRDefault="00FE0A4D" w:rsidP="00DC5789">
            <w:pPr>
              <w:pStyle w:val="ListParagraph"/>
              <w:numPr>
                <w:ilvl w:val="0"/>
                <w:numId w:val="1"/>
              </w:numPr>
              <w:jc w:val="both"/>
              <w:rPr>
                <w:ins w:id="6382" w:author="Bonephace Kaijage" w:date="2026-10-14T05:24:00Z" w16du:dateUtc="2026-10-14T03:24:00Z"/>
                <w:bCs/>
                <w:color w:val="000000"/>
              </w:rPr>
            </w:pPr>
            <w:ins w:id="6383" w:author="Bonephace Kaijage" w:date="2026-10-14T05:57:00Z" w16du:dateUtc="2026-10-14T03:57:00Z">
              <w:r>
                <w:rPr>
                  <w:bCs/>
                  <w:color w:val="000000"/>
                </w:rPr>
                <w:t>Kinachoongeza hatari na hasara wakati wa kiangazi: kujenga kwenye mabonde ya matumbawe ambako maji ya dhoruba hukusanyika, kutegemea zao moja kwenye udongo mwembamba, na kuacha maji yakituama kwenye vyombo wazi baada ya mvua.</w:t>
              </w:r>
            </w:ins>
          </w:p>
          <w:p w14:paraId="164D1182" w14:textId="77777777" w:rsidR="00FE0A4D" w:rsidRDefault="00F433EC" w:rsidP="00DC5789">
            <w:pPr>
              <w:pStyle w:val="ListParagraph"/>
              <w:numPr>
                <w:ilvl w:val="0"/>
                <w:numId w:val="1"/>
              </w:numPr>
              <w:jc w:val="both"/>
              <w:rPr>
                <w:ins w:id="6384" w:author="Bonephace Kaijage" w:date="2026-10-14T06:00:00Z" w16du:dateUtc="2026-10-14T04:00:00Z"/>
                <w:bCs/>
                <w:color w:val="000000"/>
              </w:rPr>
            </w:pPr>
            <w:ins w:id="6385" w:author="Bonephace Kaijage" w:date="2026-10-14T05:24:00Z" w16du:dateUtc="2026-10-14T03:24:00Z">
              <w:r>
                <w:rPr>
                  <w:bCs/>
                  <w:color w:val="000000"/>
                </w:rPr>
                <w:lastRenderedPageBreak/>
                <w:t>Fahamu eneo la juu ambalo kaya yako itahamia mabonde yanapojaa dhoruba kali, na kubalianeni mapema maji na chakula vitatoka wapi kiangazi kikirefuka.</w:t>
              </w:r>
            </w:ins>
          </w:p>
          <w:p w14:paraId="0E683608" w14:textId="25A55A48" w:rsidR="00DC5789" w:rsidRPr="00DC5789" w:rsidRDefault="00FE0A4D" w:rsidP="00DC5789">
            <w:pPr>
              <w:pStyle w:val="ListParagraph"/>
              <w:numPr>
                <w:ilvl w:val="0"/>
                <w:numId w:val="1"/>
              </w:numPr>
              <w:jc w:val="both"/>
              <w:rPr>
                <w:bCs/>
                <w:color w:val="000000"/>
              </w:rPr>
            </w:pPr>
            <w:ins w:id="6386" w:author="Bonephace Kaijage" w:date="2026-10-14T06:00:00Z" w16du:dateUtc="2026-10-14T04:00:00Z">
              <w:r>
                <w:rPr>
                  <w:bCs/>
                  <w:color w:val="000000"/>
                </w:rPr>
                <w:t>Kubalianeni nani atamsaidia yeyote katika kaya asiyeweza kuondoka, kuona au kusikia tahadhari peke yake.</w:t>
              </w:r>
            </w:ins>
          </w:p>
        </w:tc>
      </w:tr>
    </w:tbl>
    <w:p w14:paraId="534FF36E" w14:textId="77777777" w:rsidR="00FE0A4D" w:rsidRPr="00FE0A4D" w:rsidRDefault="00FE0A4D" w:rsidP="00FE0A4D">
      <w:pPr>
        <w:spacing w:after="120"/>
        <w:rPr>
          <w:ins w:id="6387" w:author="Bonephace Kaijage" w:date="2026-10-14T06:01:00Z" w16du:dateUtc="2026-10-14T04:01:00Z"/>
          <w:i/>
          <w:sz w:val="18"/>
          <w:rPrChange w:id="6388" w:author="Bonephace Kaijage" w:date="2026-10-14T06:01:00Z" w16du:dateUtc="2026-10-14T04:01:00Z">
            <w:rPr>
              <w:ins w:id="6389" w:author="Bonephace Kaijage" w:date="2026-10-14T06:01:00Z" w16du:dateUtc="2026-10-14T04:01:00Z"/>
            </w:rPr>
          </w:rPrChange>
        </w:rPr>
        <w:pPrChange w:id="6390" w:author="Bonephace Kaijage" w:date="2026-10-14T06:01:00Z" w16du:dateUtc="2026-10-14T04:01:00Z">
          <w:pPr>
            <w:jc w:val="both"/>
          </w:pPr>
        </w:pPrChange>
      </w:pPr>
      <w:ins w:id="6391" w:author="Bonephace Kaijage" w:date="2026-10-14T06:01:00Z" w16du:dateUtc="2026-10-14T04:01:00Z">
        <w:r w:rsidRPr="00FE0A4D">
          <w:rPr>
            <w:i/>
            <w:sz w:val="18"/>
            <w:rPrChange w:id="6392"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4AAC59A2" w14:textId="5F12122B" w:rsidR="00DC5789" w:rsidRPr="00DC5789" w:rsidRDefault="00DC5789" w:rsidP="00DC5789">
      <w:pPr>
        <w:jc w:val="both"/>
        <w:rPr>
          <w:color w:val="000000"/>
        </w:rPr>
      </w:pPr>
    </w:p>
    <w:p w14:paraId="0541CE4C" w14:textId="6437C5CE" w:rsidR="00DC5789" w:rsidRPr="00997D17" w:rsidRDefault="00DC5789">
      <w:pPr>
        <w:pStyle w:val="ListParagraph"/>
        <w:rPr>
          <w:sz w:val="22"/>
          <w:szCs w:val="22"/>
        </w:rPr>
      </w:pPr>
    </w:p>
    <w:tbl>
      <w:tblPr>
        <w:tblStyle w:val="TableGrid"/>
        <w:tblW w:w="0" w:type="auto"/>
        <w:tblLook w:val="04A0" w:firstRow="1" w:lastRow="0" w:firstColumn="1" w:lastColumn="0" w:noHBand="0" w:noVBand="1"/>
      </w:tblPr>
      <w:tblGrid>
        <w:gridCol w:w="2278"/>
        <w:gridCol w:w="2278"/>
        <w:gridCol w:w="2278"/>
        <w:gridCol w:w="2278"/>
        <w:gridCol w:w="2279"/>
        <w:gridCol w:w="2279"/>
      </w:tblGrid>
      <w:tr w:rsidR="002066E7" w:rsidRPr="00997D17" w14:paraId="2D6C4AFC" w14:textId="77777777" w:rsidTr="002066E7">
        <w:trPr>
          <w:tblHeader/>
        </w:trPr>
        <w:tc>
          <w:tcPr>
            <w:tcW w:w="2278" w:type="dxa"/>
          </w:tcPr>
          <w:p w14:paraId="06E68A31" w14:textId="4660301C" w:rsidR="002066E7" w:rsidRPr="00997D17" w:rsidRDefault="008C6B60" w:rsidP="003E5113">
            <w:pPr>
              <w:pStyle w:val="ListParagraph"/>
              <w:rPr>
                <w:sz w:val="22"/>
                <w:szCs w:val="22"/>
              </w:rPr>
            </w:pPr>
            <w:r w:rsidRPr="00997D17">
              <w:rPr>
                <w:sz w:val="22"/>
                <w:szCs w:val="22"/>
              </w:rPr>
              <w:t>COUNCIL / HALMASHAURI</w:t>
            </w:r>
          </w:p>
        </w:tc>
        <w:tc>
          <w:tcPr>
            <w:tcW w:w="2278" w:type="dxa"/>
          </w:tcPr>
          <w:p w14:paraId="555025C8" w14:textId="23C3859A" w:rsidR="002066E7" w:rsidRPr="00997D17" w:rsidRDefault="002066E7" w:rsidP="003E5113">
            <w:pPr>
              <w:pStyle w:val="ListParagraph"/>
              <w:rPr>
                <w:sz w:val="22"/>
                <w:szCs w:val="22"/>
              </w:rPr>
            </w:pPr>
            <w:r w:rsidRPr="00997D17">
              <w:rPr>
                <w:sz w:val="22"/>
                <w:szCs w:val="22"/>
              </w:rPr>
              <w:t>LEVEL / NGAZI</w:t>
            </w:r>
          </w:p>
        </w:tc>
        <w:tc>
          <w:tcPr>
            <w:tcW w:w="2278" w:type="dxa"/>
          </w:tcPr>
          <w:p w14:paraId="7EC65B65" w14:textId="1EE92F5A" w:rsidR="002066E7" w:rsidRPr="00997D17" w:rsidRDefault="002066E7" w:rsidP="003E5113">
            <w:pPr>
              <w:pStyle w:val="ListParagraph"/>
              <w:rPr>
                <w:sz w:val="22"/>
                <w:szCs w:val="22"/>
              </w:rPr>
            </w:pPr>
            <w:r w:rsidRPr="00997D17">
              <w:rPr>
                <w:sz w:val="22"/>
                <w:szCs w:val="22"/>
              </w:rPr>
              <w:t>IMPACT (EN)</w:t>
            </w:r>
          </w:p>
        </w:tc>
        <w:tc>
          <w:tcPr>
            <w:tcW w:w="2278" w:type="dxa"/>
          </w:tcPr>
          <w:p w14:paraId="1AAD278E" w14:textId="72CA5154" w:rsidR="002066E7" w:rsidRPr="00997D17" w:rsidRDefault="002066E7" w:rsidP="003E5113">
            <w:pPr>
              <w:pStyle w:val="ListParagraph"/>
              <w:rPr>
                <w:sz w:val="22"/>
                <w:szCs w:val="22"/>
              </w:rPr>
            </w:pPr>
            <w:r w:rsidRPr="00997D17">
              <w:rPr>
                <w:sz w:val="22"/>
                <w:szCs w:val="22"/>
              </w:rPr>
              <w:t>ATHARI (SW)</w:t>
            </w:r>
          </w:p>
        </w:tc>
        <w:tc>
          <w:tcPr>
            <w:tcW w:w="2279" w:type="dxa"/>
          </w:tcPr>
          <w:p w14:paraId="7FD341C8" w14:textId="569F0836" w:rsidR="002066E7" w:rsidRPr="00997D17" w:rsidRDefault="002066E7" w:rsidP="003E5113">
            <w:pPr>
              <w:pStyle w:val="ListParagraph"/>
              <w:rPr>
                <w:sz w:val="22"/>
                <w:szCs w:val="22"/>
              </w:rPr>
            </w:pPr>
            <w:r w:rsidRPr="00997D17">
              <w:rPr>
                <w:sz w:val="22"/>
                <w:szCs w:val="22"/>
              </w:rPr>
              <w:t>ACTION (EN)</w:t>
            </w:r>
          </w:p>
        </w:tc>
        <w:tc>
          <w:tcPr>
            <w:tcW w:w="2279" w:type="dxa"/>
          </w:tcPr>
          <w:p w14:paraId="668F95A2" w14:textId="2E0AF3D5" w:rsidR="002066E7" w:rsidRPr="00997D17" w:rsidRDefault="002066E7" w:rsidP="003E5113">
            <w:pPr>
              <w:pStyle w:val="ListParagraph"/>
              <w:rPr>
                <w:sz w:val="22"/>
                <w:szCs w:val="22"/>
              </w:rPr>
            </w:pPr>
            <w:r w:rsidRPr="00997D17">
              <w:rPr>
                <w:sz w:val="22"/>
                <w:szCs w:val="22"/>
              </w:rPr>
              <w:t>HATUA (SW)</w:t>
            </w:r>
          </w:p>
        </w:tc>
      </w:tr>
      <w:tr w:rsidR="002066E7" w:rsidRPr="00997D17" w14:paraId="092EF265" w14:textId="77777777" w:rsidTr="002066E7">
        <w:tc>
          <w:tcPr>
            <w:tcW w:w="2278" w:type="dxa"/>
          </w:tcPr>
          <w:p w14:paraId="2E8564F0" w14:textId="753901A6" w:rsidR="002066E7" w:rsidRPr="00997D17" w:rsidRDefault="002066E7" w:rsidP="003E5113">
            <w:pPr>
              <w:pStyle w:val="ListParagraph"/>
              <w:rPr>
                <w:sz w:val="22"/>
                <w:szCs w:val="22"/>
              </w:rPr>
            </w:pPr>
            <w:r w:rsidRPr="00997D17">
              <w:rPr>
                <w:sz w:val="22"/>
                <w:szCs w:val="22"/>
              </w:rPr>
              <w:t>Kaskazini A District</w:t>
            </w:r>
          </w:p>
        </w:tc>
        <w:tc>
          <w:tcPr>
            <w:tcW w:w="2278" w:type="dxa"/>
          </w:tcPr>
          <w:p w14:paraId="4E7E184A" w14:textId="27014441"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5676A533" w14:textId="0C4CF8A7" w:rsidR="002066E7" w:rsidRPr="00997D17" w:rsidRDefault="008C6B60" w:rsidP="003E5113">
            <w:pPr>
              <w:pStyle w:val="ListParagraph"/>
              <w:rPr>
                <w:sz w:val="22"/>
                <w:szCs w:val="22"/>
              </w:rPr>
            </w:pPr>
            <w:r w:rsidRPr="00997D17">
              <w:rPr>
                <w:sz w:val="22"/>
                <w:szCs w:val="22"/>
              </w:rPr>
              <w:t>large waves on the north shore, strong winds, heavy rain, boat accidents, and cholera. A few roads slippery, a few low homes wet, and lightning where storms build.</w:t>
            </w:r>
          </w:p>
        </w:tc>
        <w:tc>
          <w:tcPr>
            <w:tcW w:w="2278" w:type="dxa"/>
          </w:tcPr>
          <w:p w14:paraId="20AC78F6" w14:textId="1808C32A"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175356B2" w14:textId="3C704ADA" w:rsidR="008C6B60" w:rsidRPr="00997D17" w:rsidRDefault="00275313" w:rsidP="00F20E47">
            <w:pPr>
              <w:pStyle w:val="ListBullet"/>
              <w:rPr>
                <w:sz w:val="22"/>
                <w:szCs w:val="22"/>
              </w:rPr>
            </w:pPr>
            <w:r w:rsidRPr="00997D17">
              <w:rPr>
                <w:sz w:val="22"/>
                <w:szCs w:val="22"/>
              </w:rPr>
              <w:t>Before any boat leaves north shore, check the forecast and put a life jacket on.</w:t>
            </w:r>
          </w:p>
          <w:p w14:paraId="52335540" w14:textId="4DA2F01F" w:rsidR="008C6B60" w:rsidRPr="00997D17" w:rsidRDefault="00275313" w:rsidP="00F20E47">
            <w:pPr>
              <w:pStyle w:val="ListBullet"/>
              <w:rPr>
                <w:sz w:val="22"/>
                <w:szCs w:val="22"/>
              </w:rPr>
            </w:pPr>
            <w:r w:rsidRPr="00997D17">
              <w:rPr>
                <w:sz w:val="22"/>
                <w:szCs w:val="22"/>
              </w:rPr>
              <w:t>Bring small boats off the open water at north shore.</w:t>
            </w:r>
          </w:p>
          <w:p w14:paraId="20A79E11" w14:textId="5A475FE6" w:rsidR="008C6B60" w:rsidRPr="00997D17" w:rsidRDefault="00275313" w:rsidP="00F20E47">
            <w:pPr>
              <w:pStyle w:val="ListBullet"/>
              <w:rPr>
                <w:sz w:val="22"/>
                <w:szCs w:val="22"/>
              </w:rPr>
            </w:pPr>
            <w:r w:rsidRPr="00997D17">
              <w:rPr>
                <w:sz w:val="22"/>
                <w:szCs w:val="22"/>
              </w:rPr>
              <w:t>The landing listens for the warning and saves 190.</w:t>
            </w:r>
          </w:p>
          <w:p w14:paraId="13A92A45" w14:textId="786496FE" w:rsidR="002066E7" w:rsidRPr="00997D17" w:rsidRDefault="00275313" w:rsidP="00F20E47">
            <w:pPr>
              <w:pStyle w:val="ListBullet"/>
              <w:rPr>
                <w:sz w:val="22"/>
                <w:szCs w:val="22"/>
              </w:rPr>
            </w:pPr>
            <w:r w:rsidRPr="00997D17">
              <w:rPr>
                <w:sz w:val="22"/>
                <w:szCs w:val="22"/>
              </w:rPr>
              <w:t>Do not swim out from north shore. Throw something that floats.</w:t>
            </w:r>
          </w:p>
        </w:tc>
        <w:tc>
          <w:tcPr>
            <w:tcW w:w="2279" w:type="dxa"/>
          </w:tcPr>
          <w:p w14:paraId="745C6FF9" w14:textId="46561DF6" w:rsidR="008C6B60" w:rsidRPr="00997D17" w:rsidRDefault="00275313" w:rsidP="00F20E47">
            <w:pPr>
              <w:pStyle w:val="ListBullet"/>
              <w:rPr>
                <w:sz w:val="22"/>
                <w:szCs w:val="22"/>
              </w:rPr>
            </w:pPr>
            <w:r w:rsidRPr="00997D17">
              <w:rPr>
                <w:sz w:val="22"/>
                <w:szCs w:val="22"/>
              </w:rPr>
              <w:t>Kabla ya mvua, tembea eneo hili na usafishe mitaro.</w:t>
            </w:r>
          </w:p>
          <w:p w14:paraId="5BDF89AA" w14:textId="4E149A43" w:rsidR="008C6B60" w:rsidRPr="00997D17" w:rsidRDefault="00275313" w:rsidP="00F20E47">
            <w:pPr>
              <w:pStyle w:val="ListBullet"/>
              <w:rPr>
                <w:sz w:val="22"/>
                <w:szCs w:val="22"/>
              </w:rPr>
            </w:pPr>
            <w:r w:rsidRPr="00997D17">
              <w:rPr>
                <w:sz w:val="22"/>
                <w:szCs w:val="22"/>
              </w:rPr>
              <w:t>Kaya zipandishe chakula, nyaraka na watoto.</w:t>
            </w:r>
          </w:p>
          <w:p w14:paraId="09EF986C" w14:textId="3ACA00A6" w:rsidR="008C6B60" w:rsidRPr="00997D17" w:rsidRDefault="00FE0A4D" w:rsidP="00F20E47">
            <w:pPr>
              <w:pStyle w:val="ListBullet"/>
              <w:rPr>
                <w:sz w:val="22"/>
                <w:szCs w:val="22"/>
                <w:lang w:val="sv-SE"/>
              </w:rPr>
            </w:pPr>
            <w:ins w:id="6393" w:author="Bonephace Kaijage" w:date="2026-10-14T06:13:00Z" w16du:dateUtc="2026-10-14T04:13:00Z">
              <w:r>
                <w:rPr>
                  <w:sz w:val="22"/>
                  <w:szCs w:val="22"/>
                </w:rPr>
                <w:t>Hifadhini 190 na namba ya mwenyekiti, na wekeni tochi na maji tayari, ili msaada uitwe na kaya iweze kukaa usiku bila umeme.</w:t>
              </w:r>
            </w:ins>
            <w:del w:id="6394" w:author="Bonephace Kaijage" w:date="2026-10-14T06:13:00Z" w16du:dateUtc="2026-10-14T04:13: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5BC755AF" w14:textId="5AD4DC6F" w:rsidR="002066E7" w:rsidRPr="00997D17" w:rsidRDefault="00FE0A4D" w:rsidP="00F20E47">
            <w:pPr>
              <w:pStyle w:val="ListBullet"/>
              <w:rPr>
                <w:sz w:val="22"/>
                <w:szCs w:val="22"/>
                <w:lang w:val="sv-SE"/>
              </w:rPr>
            </w:pPr>
            <w:ins w:id="6395" w:author="Bonephace Kaijage" w:date="2026-10-14T06:13:00Z" w16du:dateUtc="2026-10-14T04:13:00Z">
              <w:r>
                <w:rPr>
                  <w:sz w:val="22"/>
                  <w:szCs w:val="22"/>
                  <w:lang w:val="sv-SE"/>
                </w:rPr>
                <w:t xml:space="preserve">Subirini badala ya kuvuka maji barabarani: yanaweza kumchukua mtu au gari. Washeni </w:t>
              </w:r>
              <w:r>
                <w:rPr>
                  <w:sz w:val="22"/>
                  <w:szCs w:val="22"/>
                  <w:lang w:val="sv-SE"/>
                </w:rPr>
                <w:lastRenderedPageBreak/>
                <w:t>taa, punguzeni mwendo.</w:t>
              </w:r>
            </w:ins>
            <w:del w:id="6396" w:author="Bonephace Kaijage" w:date="2026-10-14T06:13:00Z" w16du:dateUtc="2026-10-14T04:13:00Z">
              <w:r w:rsidR="00275313" w:rsidRPr="00997D17" w:rsidDel="00FE0A4D">
                <w:rPr>
                  <w:sz w:val="22"/>
                  <w:szCs w:val="22"/>
                  <w:lang w:val="sv-SE"/>
                </w:rPr>
                <w:delText>Usivuke maji barabarani. Washa taa, punguza mwendo.</w:delText>
              </w:r>
            </w:del>
          </w:p>
        </w:tc>
      </w:tr>
      <w:tr w:rsidR="002066E7" w:rsidRPr="000343A2" w14:paraId="1B00C69E" w14:textId="77777777" w:rsidTr="002066E7">
        <w:tc>
          <w:tcPr>
            <w:tcW w:w="2278" w:type="dxa"/>
          </w:tcPr>
          <w:p w14:paraId="6915BBAB" w14:textId="77777777" w:rsidR="002066E7" w:rsidRPr="00997D17" w:rsidRDefault="002066E7" w:rsidP="003E5113">
            <w:pPr>
              <w:pStyle w:val="ListParagraph"/>
              <w:rPr>
                <w:sz w:val="22"/>
                <w:szCs w:val="22"/>
                <w:lang w:val="sv-SE"/>
              </w:rPr>
            </w:pPr>
          </w:p>
        </w:tc>
        <w:tc>
          <w:tcPr>
            <w:tcW w:w="2278" w:type="dxa"/>
          </w:tcPr>
          <w:p w14:paraId="01CD8B0E" w14:textId="712EDB3E"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455C5C32" w14:textId="66C76049" w:rsidR="002066E7" w:rsidRPr="00997D17" w:rsidRDefault="008C6B60" w:rsidP="003E5113">
            <w:pPr>
              <w:pStyle w:val="ListParagraph"/>
              <w:rPr>
                <w:sz w:val="22"/>
                <w:szCs w:val="22"/>
              </w:rPr>
            </w:pPr>
            <w:r w:rsidRPr="00997D17">
              <w:rPr>
                <w:sz w:val="22"/>
                <w:szCs w:val="22"/>
              </w:rPr>
              <w:t>large waves on the north shore, strong winds, heavy rain, boat accidents, and cholera. Roads, water points or houses at the named sites are now affected. Some journeys and classes are disrupted.</w:t>
            </w:r>
          </w:p>
        </w:tc>
        <w:tc>
          <w:tcPr>
            <w:tcW w:w="2278" w:type="dxa"/>
          </w:tcPr>
          <w:p w14:paraId="0349C848" w14:textId="01DCFDCD"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4C194078" w14:textId="6B2E5181" w:rsidR="008C6B60" w:rsidRPr="00997D17" w:rsidRDefault="00275313" w:rsidP="00F20E47">
            <w:pPr>
              <w:pStyle w:val="ListBullet"/>
              <w:rPr>
                <w:sz w:val="22"/>
                <w:szCs w:val="22"/>
              </w:rPr>
            </w:pPr>
            <w:r w:rsidRPr="00997D17">
              <w:rPr>
                <w:sz w:val="22"/>
                <w:szCs w:val="22"/>
              </w:rPr>
              <w:t>Stop fishing and crossings at north shore.</w:t>
            </w:r>
          </w:p>
          <w:p w14:paraId="2D1BF3D5" w14:textId="040E1B4F" w:rsidR="008C6B60" w:rsidRPr="00997D17" w:rsidRDefault="00FE0A4D" w:rsidP="00F20E47">
            <w:pPr>
              <w:pStyle w:val="ListBullet"/>
              <w:rPr>
                <w:sz w:val="22"/>
                <w:szCs w:val="22"/>
              </w:rPr>
            </w:pPr>
            <w:ins w:id="6397" w:author="Bonephace Kaijage" w:date="2026-10-14T06:16:00Z" w16du:dateUtc="2026-10-14T04:16:00Z">
              <w:r>
                <w:rPr>
                  <w:sz w:val="22"/>
                  <w:szCs w:val="22"/>
                </w:rPr>
                <w:t>Help people off the low shore to the assembly point, starting with those who cannot move alone; waves and the lake level can rise with little warning.</w:t>
              </w:r>
            </w:ins>
            <w:del w:id="6398" w:author="Bonephace Kaijage" w:date="2026-10-14T06:16:00Z" w16du:dateUtc="2026-10-14T04:16:00Z">
              <w:r w:rsidR="00275313" w:rsidRPr="00997D17" w:rsidDel="00FE0A4D">
                <w:rPr>
                  <w:sz w:val="22"/>
                  <w:szCs w:val="22"/>
                </w:rPr>
                <w:delText>Move people off the low shore to the assembly point.</w:delText>
              </w:r>
            </w:del>
          </w:p>
          <w:p w14:paraId="7A121076" w14:textId="4828D881" w:rsidR="008C6B60" w:rsidRPr="00997D17" w:rsidRDefault="00275313" w:rsidP="00F20E47">
            <w:pPr>
              <w:pStyle w:val="ListBullet"/>
              <w:rPr>
                <w:sz w:val="22"/>
                <w:szCs w:val="22"/>
              </w:rPr>
            </w:pPr>
            <w:r w:rsidRPr="00997D17">
              <w:rPr>
                <w:sz w:val="22"/>
                <w:szCs w:val="22"/>
              </w:rPr>
              <w:t>Account for boats still out from north shore.</w:t>
            </w:r>
          </w:p>
          <w:p w14:paraId="40951BAB" w14:textId="352D4DF1"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65150BC5" w14:textId="648A0E8D" w:rsidR="008C6B60" w:rsidRPr="00997D17" w:rsidRDefault="00275313" w:rsidP="00F20E47">
            <w:pPr>
              <w:pStyle w:val="ListBullet"/>
              <w:rPr>
                <w:sz w:val="22"/>
                <w:szCs w:val="22"/>
              </w:rPr>
            </w:pPr>
            <w:r w:rsidRPr="00997D17">
              <w:rPr>
                <w:sz w:val="22"/>
                <w:szCs w:val="22"/>
              </w:rPr>
              <w:t>Hamisha kaya za eneo hili kwenda kituoni.</w:t>
            </w:r>
          </w:p>
          <w:p w14:paraId="60C0BC1F" w14:textId="54A2F399"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12CF4ECE" w14:textId="57317D8F"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33533ABA" w14:textId="4EEB4B73"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115B08F2" w14:textId="77777777" w:rsidTr="002066E7">
        <w:tc>
          <w:tcPr>
            <w:tcW w:w="2278" w:type="dxa"/>
          </w:tcPr>
          <w:p w14:paraId="07D05519" w14:textId="77777777" w:rsidR="002066E7" w:rsidRPr="00997D17" w:rsidRDefault="002066E7" w:rsidP="003E5113">
            <w:pPr>
              <w:pStyle w:val="ListParagraph"/>
              <w:rPr>
                <w:sz w:val="22"/>
                <w:szCs w:val="22"/>
                <w:lang w:val="sv-SE"/>
              </w:rPr>
            </w:pPr>
          </w:p>
        </w:tc>
        <w:tc>
          <w:tcPr>
            <w:tcW w:w="2278" w:type="dxa"/>
          </w:tcPr>
          <w:p w14:paraId="5E5D4E50" w14:textId="7281A434"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3C922FAD" w14:textId="47A57AD0" w:rsidR="002066E7" w:rsidRPr="00997D17" w:rsidRDefault="00FE0A4D" w:rsidP="003E5113">
            <w:pPr>
              <w:pStyle w:val="ListParagraph"/>
              <w:rPr>
                <w:sz w:val="22"/>
                <w:szCs w:val="22"/>
              </w:rPr>
            </w:pPr>
            <w:ins w:id="6399"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400"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4F3BC6CE" w14:textId="6B3EC1A5" w:rsidR="002066E7" w:rsidRPr="00997D17" w:rsidRDefault="00FE0A4D" w:rsidP="003E5113">
            <w:pPr>
              <w:pStyle w:val="ListParagraph"/>
              <w:rPr>
                <w:sz w:val="22"/>
                <w:szCs w:val="22"/>
              </w:rPr>
            </w:pPr>
            <w:ins w:id="6401" w:author="Bonephace Kaijage" w:date="2026-10-14T06:24:00Z" w16du:dateUtc="2026-10-14T04:24:00Z">
              <w:r>
                <w:rPr>
                  <w:sz w:val="22"/>
                  <w:szCs w:val="22"/>
                </w:rPr>
                <w:t xml:space="preserve">Hali katika maeneo yaliyotajwa kwenye Fahamu Hatari sasa ni hatari kwa maisha: nyumba zimeharibika, watu wamekatwa, na kuna hatari halisi ya kuzama, kujeruhiwa au magonjwa. Msaada unaandaliwa; tafadhali fuateni maelekezo ya kamati na </w:t>
              </w:r>
              <w:r>
                <w:rPr>
                  <w:sz w:val="22"/>
                  <w:szCs w:val="22"/>
                </w:rPr>
                <w:lastRenderedPageBreak/>
                <w:t>muangaliane na majirani.</w:t>
              </w:r>
            </w:ins>
            <w:del w:id="6402"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0B26243" w14:textId="7DCFD2D6" w:rsidR="008C6B60" w:rsidRPr="00997D17" w:rsidRDefault="00FE0A4D" w:rsidP="00F20E47">
            <w:pPr>
              <w:pStyle w:val="ListBullet"/>
              <w:rPr>
                <w:sz w:val="22"/>
                <w:szCs w:val="22"/>
              </w:rPr>
            </w:pPr>
            <w:ins w:id="6403" w:author="Bonephace Kaijage" w:date="2026-10-14T06:04:00Z" w16du:dateUtc="2026-10-14T04:04:00Z">
              <w:r>
                <w:rPr>
                  <w:sz w:val="22"/>
                  <w:szCs w:val="22"/>
                </w:rPr>
                <w:lastRenderedPageBreak/>
                <w:t>Please move now from the sites named in Know Your Risk to the agreed safe place, helping anyone who cannot move alone. Return only when the committee confirms it is safe.</w:t>
              </w:r>
            </w:ins>
            <w:del w:id="6404"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71EDDBAD" w14:textId="72C03424" w:rsidR="008C6B60" w:rsidRPr="00997D17" w:rsidRDefault="00FE0A4D" w:rsidP="00F20E47">
            <w:pPr>
              <w:pStyle w:val="ListBullet"/>
              <w:rPr>
                <w:sz w:val="22"/>
                <w:szCs w:val="22"/>
              </w:rPr>
            </w:pPr>
            <w:ins w:id="6405" w:author="Bonephace Kaijage" w:date="2026-10-14T06:21:00Z" w16du:dateUtc="2026-10-14T04:21:00Z">
              <w:r>
                <w:rPr>
                  <w:sz w:val="22"/>
                  <w:szCs w:val="22"/>
                </w:rPr>
                <w:lastRenderedPageBreak/>
                <w:t>Call 114 and 190, and keep the road to the sites named in Know Your Risk clear so that ambulances and rescue teams can reach people.</w:t>
              </w:r>
            </w:ins>
            <w:del w:id="6406" w:author="Bonephace Kaijage" w:date="2026-10-14T06:21:00Z" w16du:dateUtc="2026-10-14T04:21:00Z">
              <w:r w:rsidR="00275313" w:rsidRPr="00997D17" w:rsidDel="00FE0A4D">
                <w:rPr>
                  <w:sz w:val="22"/>
                  <w:szCs w:val="22"/>
                </w:rPr>
                <w:delText>Call 114 and 190. Keep the road to the named sites clear for ambulances.</w:delText>
              </w:r>
            </w:del>
          </w:p>
          <w:p w14:paraId="32B9D181" w14:textId="7B6A0C96" w:rsidR="008C6B60" w:rsidRPr="00997D17" w:rsidRDefault="00275313" w:rsidP="00F20E47">
            <w:pPr>
              <w:pStyle w:val="ListBullet"/>
              <w:rPr>
                <w:sz w:val="22"/>
                <w:szCs w:val="22"/>
              </w:rPr>
            </w:pPr>
            <w:r w:rsidRPr="00997D17">
              <w:rPr>
                <w:sz w:val="22"/>
                <w:szCs w:val="22"/>
              </w:rPr>
              <w:t>Open the shelter and register every household. Note who is missing.</w:t>
            </w:r>
          </w:p>
          <w:p w14:paraId="4346A733" w14:textId="616B6F38"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25D3F730" w14:textId="3985DBA6"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6267FEE1" w14:textId="74C8CF7D" w:rsidR="008C6B60" w:rsidRPr="00997D17" w:rsidRDefault="00275313" w:rsidP="00F20E47">
            <w:pPr>
              <w:pStyle w:val="ListBullet"/>
              <w:rPr>
                <w:sz w:val="22"/>
                <w:szCs w:val="22"/>
                <w:lang w:val="sv-SE"/>
              </w:rPr>
            </w:pPr>
            <w:r w:rsidRPr="00997D17">
              <w:rPr>
                <w:sz w:val="22"/>
                <w:szCs w:val="22"/>
                <w:lang w:val="sv-SE"/>
              </w:rPr>
              <w:t>Piga 114 na 190. Acha barabara wazi.</w:t>
            </w:r>
          </w:p>
          <w:p w14:paraId="752127FF" w14:textId="0C27AE99" w:rsidR="008C6B60" w:rsidRPr="00997D17" w:rsidRDefault="00275313" w:rsidP="00F20E47">
            <w:pPr>
              <w:pStyle w:val="ListBullet"/>
              <w:rPr>
                <w:sz w:val="22"/>
                <w:szCs w:val="22"/>
                <w:lang w:val="sv-SE"/>
              </w:rPr>
            </w:pPr>
            <w:r w:rsidRPr="00997D17">
              <w:rPr>
                <w:sz w:val="22"/>
                <w:szCs w:val="22"/>
                <w:lang w:val="sv-SE"/>
              </w:rPr>
              <w:t>Sajili kila kaya. Andika aliyepotea.</w:t>
            </w:r>
          </w:p>
          <w:p w14:paraId="08892B9E" w14:textId="6CF0E4AD"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330A9516" w14:textId="77777777" w:rsidTr="002066E7">
        <w:tc>
          <w:tcPr>
            <w:tcW w:w="2278" w:type="dxa"/>
          </w:tcPr>
          <w:p w14:paraId="6C72D665" w14:textId="7B6E2AC1" w:rsidR="002066E7" w:rsidRPr="00997D17" w:rsidRDefault="002066E7" w:rsidP="003E5113">
            <w:pPr>
              <w:pStyle w:val="ListParagraph"/>
              <w:rPr>
                <w:sz w:val="22"/>
                <w:szCs w:val="22"/>
              </w:rPr>
            </w:pPr>
            <w:r w:rsidRPr="00997D17">
              <w:rPr>
                <w:sz w:val="22"/>
                <w:szCs w:val="22"/>
              </w:rPr>
              <w:t>Kaskazini B District</w:t>
            </w:r>
          </w:p>
        </w:tc>
        <w:tc>
          <w:tcPr>
            <w:tcW w:w="2278" w:type="dxa"/>
          </w:tcPr>
          <w:p w14:paraId="0C97E086" w14:textId="4C6B2087"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398D23A9" w14:textId="0B91906D" w:rsidR="002066E7" w:rsidRPr="00997D17" w:rsidRDefault="008C6B60" w:rsidP="003E5113">
            <w:pPr>
              <w:pStyle w:val="ListParagraph"/>
              <w:rPr>
                <w:sz w:val="22"/>
                <w:szCs w:val="22"/>
              </w:rPr>
            </w:pPr>
            <w:r w:rsidRPr="00997D17">
              <w:rPr>
                <w:sz w:val="22"/>
                <w:szCs w:val="22"/>
              </w:rPr>
              <w:t>coastal floods, large waves, heavy rain, and boat accidents. A few roads slippery, a few low homes wet, and lightning where storms build.</w:t>
            </w:r>
          </w:p>
        </w:tc>
        <w:tc>
          <w:tcPr>
            <w:tcW w:w="2278" w:type="dxa"/>
          </w:tcPr>
          <w:p w14:paraId="769DDFF6" w14:textId="41E7CFED"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7D56B981" w14:textId="3862B4E3" w:rsidR="008C6B60" w:rsidRPr="00997D17" w:rsidRDefault="00275313" w:rsidP="00F20E47">
            <w:pPr>
              <w:pStyle w:val="ListBullet"/>
              <w:rPr>
                <w:sz w:val="22"/>
                <w:szCs w:val="22"/>
              </w:rPr>
            </w:pPr>
            <w:r w:rsidRPr="00997D17">
              <w:rPr>
                <w:sz w:val="22"/>
                <w:szCs w:val="22"/>
              </w:rPr>
              <w:t>Before any boat leaves accidents, check the forecast and put a life jacket on.</w:t>
            </w:r>
          </w:p>
          <w:p w14:paraId="3660DF38" w14:textId="60767C02" w:rsidR="008C6B60" w:rsidRPr="00997D17" w:rsidRDefault="00275313" w:rsidP="00F20E47">
            <w:pPr>
              <w:pStyle w:val="ListBullet"/>
              <w:rPr>
                <w:sz w:val="22"/>
                <w:szCs w:val="22"/>
              </w:rPr>
            </w:pPr>
            <w:r w:rsidRPr="00997D17">
              <w:rPr>
                <w:sz w:val="22"/>
                <w:szCs w:val="22"/>
              </w:rPr>
              <w:t>Bring small boats off the open water at accidents.</w:t>
            </w:r>
          </w:p>
          <w:p w14:paraId="31A5E5C2" w14:textId="1D0F7720" w:rsidR="008C6B60" w:rsidRPr="00997D17" w:rsidRDefault="00275313" w:rsidP="00F20E47">
            <w:pPr>
              <w:pStyle w:val="ListBullet"/>
              <w:rPr>
                <w:sz w:val="22"/>
                <w:szCs w:val="22"/>
              </w:rPr>
            </w:pPr>
            <w:r w:rsidRPr="00997D17">
              <w:rPr>
                <w:sz w:val="22"/>
                <w:szCs w:val="22"/>
              </w:rPr>
              <w:t>The landing listens for the warning and saves 190.</w:t>
            </w:r>
          </w:p>
          <w:p w14:paraId="21A5CAD8" w14:textId="11E89F38" w:rsidR="002066E7" w:rsidRPr="00997D17" w:rsidRDefault="00275313" w:rsidP="00F20E47">
            <w:pPr>
              <w:pStyle w:val="ListBullet"/>
              <w:rPr>
                <w:sz w:val="22"/>
                <w:szCs w:val="22"/>
              </w:rPr>
            </w:pPr>
            <w:r w:rsidRPr="00997D17">
              <w:rPr>
                <w:sz w:val="22"/>
                <w:szCs w:val="22"/>
              </w:rPr>
              <w:t>Do not swim out from accidents. Throw something that floats.</w:t>
            </w:r>
          </w:p>
        </w:tc>
        <w:tc>
          <w:tcPr>
            <w:tcW w:w="2279" w:type="dxa"/>
          </w:tcPr>
          <w:p w14:paraId="191F4ED9" w14:textId="025B6F8D" w:rsidR="008C6B60" w:rsidRPr="00997D17" w:rsidRDefault="00275313" w:rsidP="00F20E47">
            <w:pPr>
              <w:pStyle w:val="ListBullet"/>
              <w:rPr>
                <w:sz w:val="22"/>
                <w:szCs w:val="22"/>
              </w:rPr>
            </w:pPr>
            <w:r w:rsidRPr="00997D17">
              <w:rPr>
                <w:sz w:val="22"/>
                <w:szCs w:val="22"/>
              </w:rPr>
              <w:t>Kabla ya mvua, tembea eneo hili na usafishe mitaro.</w:t>
            </w:r>
          </w:p>
          <w:p w14:paraId="3D41AD5B" w14:textId="25C9A52C" w:rsidR="008C6B60" w:rsidRPr="00997D17" w:rsidRDefault="00275313" w:rsidP="00F20E47">
            <w:pPr>
              <w:pStyle w:val="ListBullet"/>
              <w:rPr>
                <w:sz w:val="22"/>
                <w:szCs w:val="22"/>
              </w:rPr>
            </w:pPr>
            <w:r w:rsidRPr="00997D17">
              <w:rPr>
                <w:sz w:val="22"/>
                <w:szCs w:val="22"/>
              </w:rPr>
              <w:t>Kaya zipandishe chakula, nyaraka na watoto.</w:t>
            </w:r>
          </w:p>
          <w:p w14:paraId="0C1577FF" w14:textId="4FB7ECCA" w:rsidR="008C6B60" w:rsidRPr="00997D17" w:rsidRDefault="00FE0A4D" w:rsidP="00F20E47">
            <w:pPr>
              <w:pStyle w:val="ListBullet"/>
              <w:rPr>
                <w:sz w:val="22"/>
                <w:szCs w:val="22"/>
                <w:lang w:val="sv-SE"/>
              </w:rPr>
            </w:pPr>
            <w:ins w:id="6407" w:author="Bonephace Kaijage" w:date="2026-10-14T06:13:00Z" w16du:dateUtc="2026-10-14T04:13:00Z">
              <w:r>
                <w:rPr>
                  <w:sz w:val="22"/>
                  <w:szCs w:val="22"/>
                </w:rPr>
                <w:t>Hifadhini 190 na namba ya mwenyekiti, na wekeni tochi na maji tayari, ili msaada uitwe na kaya iweze kukaa usiku bila umeme.</w:t>
              </w:r>
            </w:ins>
            <w:del w:id="6408" w:author="Bonephace Kaijage" w:date="2026-10-14T06:13:00Z" w16du:dateUtc="2026-10-14T04:13: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7063784A" w14:textId="2461F729" w:rsidR="002066E7" w:rsidRPr="00997D17" w:rsidRDefault="00FE0A4D" w:rsidP="00F20E47">
            <w:pPr>
              <w:pStyle w:val="ListBullet"/>
              <w:rPr>
                <w:sz w:val="22"/>
                <w:szCs w:val="22"/>
                <w:lang w:val="sv-SE"/>
              </w:rPr>
            </w:pPr>
            <w:ins w:id="6409" w:author="Bonephace Kaijage" w:date="2026-10-14T06:13:00Z" w16du:dateUtc="2026-10-14T04:13:00Z">
              <w:r>
                <w:rPr>
                  <w:sz w:val="22"/>
                  <w:szCs w:val="22"/>
                  <w:lang w:val="sv-SE"/>
                </w:rPr>
                <w:t xml:space="preserve">Subirini badala ya kuvuka maji </w:t>
              </w:r>
              <w:r>
                <w:rPr>
                  <w:sz w:val="22"/>
                  <w:szCs w:val="22"/>
                  <w:lang w:val="sv-SE"/>
                </w:rPr>
                <w:lastRenderedPageBreak/>
                <w:t>barabarani: yanaweza kumchukua mtu au gari. Washeni taa, punguzeni mwendo.</w:t>
              </w:r>
            </w:ins>
            <w:del w:id="6410" w:author="Bonephace Kaijage" w:date="2026-10-14T06:13:00Z" w16du:dateUtc="2026-10-14T04:13:00Z">
              <w:r w:rsidR="00275313" w:rsidRPr="00997D17" w:rsidDel="00FE0A4D">
                <w:rPr>
                  <w:sz w:val="22"/>
                  <w:szCs w:val="22"/>
                  <w:lang w:val="sv-SE"/>
                </w:rPr>
                <w:delText>Usivuke maji barabarani. Washa taa, punguza mwendo.</w:delText>
              </w:r>
            </w:del>
          </w:p>
        </w:tc>
      </w:tr>
      <w:tr w:rsidR="002066E7" w:rsidRPr="000343A2" w14:paraId="2898F00C" w14:textId="77777777" w:rsidTr="002066E7">
        <w:tc>
          <w:tcPr>
            <w:tcW w:w="2278" w:type="dxa"/>
          </w:tcPr>
          <w:p w14:paraId="38063D8A" w14:textId="77777777" w:rsidR="002066E7" w:rsidRPr="00997D17" w:rsidRDefault="002066E7" w:rsidP="003E5113">
            <w:pPr>
              <w:pStyle w:val="ListParagraph"/>
              <w:rPr>
                <w:sz w:val="22"/>
                <w:szCs w:val="22"/>
                <w:lang w:val="sv-SE"/>
              </w:rPr>
            </w:pPr>
          </w:p>
        </w:tc>
        <w:tc>
          <w:tcPr>
            <w:tcW w:w="2278" w:type="dxa"/>
          </w:tcPr>
          <w:p w14:paraId="6273BB16" w14:textId="6DC93A22"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0CDD20AC" w14:textId="36649880" w:rsidR="002066E7" w:rsidRPr="00997D17" w:rsidRDefault="008C6B60" w:rsidP="003E5113">
            <w:pPr>
              <w:pStyle w:val="ListParagraph"/>
              <w:rPr>
                <w:sz w:val="22"/>
                <w:szCs w:val="22"/>
              </w:rPr>
            </w:pPr>
            <w:r w:rsidRPr="00997D17">
              <w:rPr>
                <w:sz w:val="22"/>
                <w:szCs w:val="22"/>
              </w:rPr>
              <w:t>coastal floods, large waves, heavy rain, and boat accidents. Roads, water points or houses at the named sites are now affected. Some journeys and classes are disrupted.</w:t>
            </w:r>
          </w:p>
        </w:tc>
        <w:tc>
          <w:tcPr>
            <w:tcW w:w="2278" w:type="dxa"/>
          </w:tcPr>
          <w:p w14:paraId="1A3B2C9F" w14:textId="1796217D"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AFF6B92" w14:textId="3A28C55F" w:rsidR="008C6B60" w:rsidRPr="00997D17" w:rsidRDefault="00275313" w:rsidP="00F20E47">
            <w:pPr>
              <w:pStyle w:val="ListBullet"/>
              <w:rPr>
                <w:sz w:val="22"/>
                <w:szCs w:val="22"/>
              </w:rPr>
            </w:pPr>
            <w:r w:rsidRPr="00997D17">
              <w:rPr>
                <w:sz w:val="22"/>
                <w:szCs w:val="22"/>
              </w:rPr>
              <w:t>Stop fishing and crossings at accidents.</w:t>
            </w:r>
          </w:p>
          <w:p w14:paraId="326BDE0A" w14:textId="546AD14E" w:rsidR="008C6B60" w:rsidRPr="00997D17" w:rsidRDefault="00FE0A4D" w:rsidP="00F20E47">
            <w:pPr>
              <w:pStyle w:val="ListBullet"/>
              <w:rPr>
                <w:sz w:val="22"/>
                <w:szCs w:val="22"/>
              </w:rPr>
            </w:pPr>
            <w:ins w:id="6411" w:author="Bonephace Kaijage" w:date="2026-10-14T06:16:00Z" w16du:dateUtc="2026-10-14T04:16:00Z">
              <w:r>
                <w:rPr>
                  <w:sz w:val="22"/>
                  <w:szCs w:val="22"/>
                </w:rPr>
                <w:t>Help people off the low shore to the assembly point, starting with those who cannot move alone; waves and the lake level can rise with little warning.</w:t>
              </w:r>
            </w:ins>
            <w:del w:id="6412" w:author="Bonephace Kaijage" w:date="2026-10-14T06:16:00Z" w16du:dateUtc="2026-10-14T04:16:00Z">
              <w:r w:rsidR="00275313" w:rsidRPr="00997D17" w:rsidDel="00FE0A4D">
                <w:rPr>
                  <w:sz w:val="22"/>
                  <w:szCs w:val="22"/>
                </w:rPr>
                <w:delText>Move people off the low shore to the assembly point.</w:delText>
              </w:r>
            </w:del>
          </w:p>
          <w:p w14:paraId="6B36E13B" w14:textId="34087185" w:rsidR="008C6B60" w:rsidRPr="00997D17" w:rsidRDefault="00275313" w:rsidP="00F20E47">
            <w:pPr>
              <w:pStyle w:val="ListBullet"/>
              <w:rPr>
                <w:sz w:val="22"/>
                <w:szCs w:val="22"/>
              </w:rPr>
            </w:pPr>
            <w:r w:rsidRPr="00997D17">
              <w:rPr>
                <w:sz w:val="22"/>
                <w:szCs w:val="22"/>
              </w:rPr>
              <w:t>Account for boats still out from accidents.</w:t>
            </w:r>
          </w:p>
          <w:p w14:paraId="6B2B83D6" w14:textId="37CA9BF0"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63CB0E99" w14:textId="41C5A48D" w:rsidR="008C6B60" w:rsidRPr="00997D17" w:rsidRDefault="00275313" w:rsidP="00F20E47">
            <w:pPr>
              <w:pStyle w:val="ListBullet"/>
              <w:rPr>
                <w:sz w:val="22"/>
                <w:szCs w:val="22"/>
              </w:rPr>
            </w:pPr>
            <w:r w:rsidRPr="00997D17">
              <w:rPr>
                <w:sz w:val="22"/>
                <w:szCs w:val="22"/>
              </w:rPr>
              <w:t>Hamisha kaya za eneo hili kwenda kituoni.</w:t>
            </w:r>
          </w:p>
          <w:p w14:paraId="7EC02F01" w14:textId="6D60D9AB"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591FD8B3" w14:textId="7C434158"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7F6D8BCB" w14:textId="0CD28AB3"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204DD95C" w14:textId="77777777" w:rsidTr="002066E7">
        <w:tc>
          <w:tcPr>
            <w:tcW w:w="2278" w:type="dxa"/>
          </w:tcPr>
          <w:p w14:paraId="0E3DB53C" w14:textId="77777777" w:rsidR="002066E7" w:rsidRPr="00997D17" w:rsidRDefault="002066E7" w:rsidP="003E5113">
            <w:pPr>
              <w:pStyle w:val="ListParagraph"/>
              <w:rPr>
                <w:sz w:val="22"/>
                <w:szCs w:val="22"/>
                <w:lang w:val="sv-SE"/>
              </w:rPr>
            </w:pPr>
          </w:p>
        </w:tc>
        <w:tc>
          <w:tcPr>
            <w:tcW w:w="2278" w:type="dxa"/>
          </w:tcPr>
          <w:p w14:paraId="705E6D1A" w14:textId="0C412962"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718C6206" w14:textId="76E322F8" w:rsidR="002066E7" w:rsidRPr="00997D17" w:rsidRDefault="00FE0A4D" w:rsidP="003E5113">
            <w:pPr>
              <w:pStyle w:val="ListParagraph"/>
              <w:rPr>
                <w:sz w:val="22"/>
                <w:szCs w:val="22"/>
              </w:rPr>
            </w:pPr>
            <w:ins w:id="6413" w:author="Bonephace Kaijage" w:date="2026-10-14T06:21:00Z" w16du:dateUtc="2026-10-14T04:21:00Z">
              <w:r>
                <w:rPr>
                  <w:sz w:val="22"/>
                  <w:szCs w:val="22"/>
                </w:rPr>
                <w:t xml:space="preserve">Conditions at the sites named in Know Your Risk are now life-threatening: houses damaged, people cut off, and a real risk of drowning, injury or disease. Help is being organised; please follow the </w:t>
              </w:r>
              <w:r>
                <w:rPr>
                  <w:sz w:val="22"/>
                  <w:szCs w:val="22"/>
                </w:rPr>
                <w:lastRenderedPageBreak/>
                <w:t>committee's instructions and look out for neighbours.</w:t>
              </w:r>
            </w:ins>
            <w:del w:id="6414"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1996975" w14:textId="77A16B0F" w:rsidR="002066E7" w:rsidRPr="00997D17" w:rsidRDefault="00FE0A4D" w:rsidP="003E5113">
            <w:pPr>
              <w:pStyle w:val="ListParagraph"/>
              <w:rPr>
                <w:sz w:val="22"/>
                <w:szCs w:val="22"/>
              </w:rPr>
            </w:pPr>
            <w:ins w:id="6415" w:author="Bonephace Kaijage" w:date="2026-10-14T06:24:00Z" w16du:dateUtc="2026-10-14T04:24:00Z">
              <w:r>
                <w:rPr>
                  <w:sz w:val="22"/>
                  <w:szCs w:val="22"/>
                </w:rPr>
                <w:lastRenderedPageBreak/>
                <w:t xml:space="preserve">Hali katika maeneo yaliyotajwa kwenye Fahamu Hatari sasa ni hatari kwa maisha: nyumba zimeharibika, watu wamekatwa, na kuna hatari halisi ya kuzama, kujeruhiwa au magonjwa. Msaada </w:t>
              </w:r>
              <w:r>
                <w:rPr>
                  <w:sz w:val="22"/>
                  <w:szCs w:val="22"/>
                </w:rPr>
                <w:lastRenderedPageBreak/>
                <w:t>unaandaliwa; tafadhali fuateni maelekezo ya kamati na muangaliane na majirani.</w:t>
              </w:r>
            </w:ins>
            <w:del w:id="6416"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5E06D3D2" w14:textId="168E71A2" w:rsidR="008C6B60" w:rsidRPr="00997D17" w:rsidRDefault="00FE0A4D" w:rsidP="00F20E47">
            <w:pPr>
              <w:pStyle w:val="ListBullet"/>
              <w:rPr>
                <w:sz w:val="22"/>
                <w:szCs w:val="22"/>
              </w:rPr>
            </w:pPr>
            <w:ins w:id="6417" w:author="Bonephace Kaijage" w:date="2026-10-14T06:04:00Z" w16du:dateUtc="2026-10-14T04:04:00Z">
              <w:r>
                <w:rPr>
                  <w:sz w:val="22"/>
                  <w:szCs w:val="22"/>
                </w:rPr>
                <w:lastRenderedPageBreak/>
                <w:t xml:space="preserve">Please move now from the sites named in Know Your Risk to the agreed safe place, helping anyone who cannot move alone. Return only when the </w:t>
              </w:r>
              <w:r>
                <w:rPr>
                  <w:sz w:val="22"/>
                  <w:szCs w:val="22"/>
                </w:rPr>
                <w:lastRenderedPageBreak/>
                <w:t>committee confirms it is safe.</w:t>
              </w:r>
            </w:ins>
            <w:del w:id="6418"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5871990C" w14:textId="545950CD" w:rsidR="008C6B60" w:rsidRPr="00997D17" w:rsidRDefault="00FE0A4D" w:rsidP="00F20E47">
            <w:pPr>
              <w:pStyle w:val="ListBullet"/>
              <w:rPr>
                <w:sz w:val="22"/>
                <w:szCs w:val="22"/>
              </w:rPr>
            </w:pPr>
            <w:ins w:id="6419" w:author="Bonephace Kaijage" w:date="2026-10-14T06:21:00Z" w16du:dateUtc="2026-10-14T04:21:00Z">
              <w:r>
                <w:rPr>
                  <w:sz w:val="22"/>
                  <w:szCs w:val="22"/>
                </w:rPr>
                <w:t>Call 114 and 190, and keep the road to the sites named in Know Your Risk clear so that ambulances and rescue teams can reach people.</w:t>
              </w:r>
            </w:ins>
            <w:del w:id="6420" w:author="Bonephace Kaijage" w:date="2026-10-14T06:21:00Z" w16du:dateUtc="2026-10-14T04:21:00Z">
              <w:r w:rsidR="00275313" w:rsidRPr="00997D17" w:rsidDel="00FE0A4D">
                <w:rPr>
                  <w:sz w:val="22"/>
                  <w:szCs w:val="22"/>
                </w:rPr>
                <w:delText>Call 114 and 190. Keep the road to the named sites clear for ambulances.</w:delText>
              </w:r>
            </w:del>
          </w:p>
          <w:p w14:paraId="13F9F0A4" w14:textId="5B84E22A" w:rsidR="008C6B60" w:rsidRPr="00997D17" w:rsidRDefault="00275313" w:rsidP="00F20E47">
            <w:pPr>
              <w:pStyle w:val="ListBullet"/>
              <w:rPr>
                <w:sz w:val="22"/>
                <w:szCs w:val="22"/>
              </w:rPr>
            </w:pPr>
            <w:r w:rsidRPr="00997D17">
              <w:rPr>
                <w:sz w:val="22"/>
                <w:szCs w:val="22"/>
              </w:rPr>
              <w:t>Open the shelter and register every household. Note who is missing.</w:t>
            </w:r>
          </w:p>
          <w:p w14:paraId="656F68EC" w14:textId="5D958989"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637C02AC" w14:textId="051ABF1C"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60DD7897" w14:textId="367A60C2" w:rsidR="008C6B60" w:rsidRPr="00997D17" w:rsidRDefault="00275313" w:rsidP="00F20E47">
            <w:pPr>
              <w:pStyle w:val="ListBullet"/>
              <w:rPr>
                <w:sz w:val="22"/>
                <w:szCs w:val="22"/>
                <w:lang w:val="sv-SE"/>
              </w:rPr>
            </w:pPr>
            <w:r w:rsidRPr="00997D17">
              <w:rPr>
                <w:sz w:val="22"/>
                <w:szCs w:val="22"/>
                <w:lang w:val="sv-SE"/>
              </w:rPr>
              <w:t>Piga 114 na 190. Acha barabara wazi.</w:t>
            </w:r>
          </w:p>
          <w:p w14:paraId="572B5416" w14:textId="71904E40" w:rsidR="008C6B60" w:rsidRPr="00997D17" w:rsidRDefault="00275313" w:rsidP="00F20E47">
            <w:pPr>
              <w:pStyle w:val="ListBullet"/>
              <w:rPr>
                <w:sz w:val="22"/>
                <w:szCs w:val="22"/>
                <w:lang w:val="sv-SE"/>
              </w:rPr>
            </w:pPr>
            <w:r w:rsidRPr="00997D17">
              <w:rPr>
                <w:sz w:val="22"/>
                <w:szCs w:val="22"/>
                <w:lang w:val="sv-SE"/>
              </w:rPr>
              <w:t>Sajili kila kaya. Andika aliyepotea.</w:t>
            </w:r>
          </w:p>
          <w:p w14:paraId="7E190125" w14:textId="307865B8" w:rsidR="002066E7" w:rsidRPr="00997D17" w:rsidRDefault="00275313" w:rsidP="00F20E47">
            <w:pPr>
              <w:pStyle w:val="ListBullet"/>
              <w:rPr>
                <w:sz w:val="22"/>
                <w:szCs w:val="22"/>
                <w:lang w:val="sv-SE"/>
              </w:rPr>
            </w:pPr>
            <w:r w:rsidRPr="00997D17">
              <w:rPr>
                <w:sz w:val="22"/>
                <w:szCs w:val="22"/>
                <w:lang w:val="sv-SE"/>
              </w:rPr>
              <w:lastRenderedPageBreak/>
              <w:t>Majeruhi kwanza, kisha kipindupindu.</w:t>
            </w:r>
          </w:p>
        </w:tc>
      </w:tr>
    </w:tbl>
    <w:p w14:paraId="4C446E70" w14:textId="77777777" w:rsidR="00250A71" w:rsidRPr="008F12E3" w:rsidRDefault="003E5113" w:rsidP="003E5113">
      <w:pPr>
        <w:pStyle w:val="ListParagraph"/>
        <w:rPr>
          <w:sz w:val="22"/>
          <w:szCs w:val="22"/>
        </w:rPr>
      </w:pPr>
      <w:r w:rsidRPr="00997D17">
        <w:rPr>
          <w:sz w:val="22"/>
          <w:szCs w:val="22"/>
        </w:rPr>
        <w:lastRenderedPageBreak/>
        <w:t>Kaskazini A District — Wilaya ya Kaskazini A (North A)</w:t>
      </w:r>
    </w:p>
    <w:p w14:paraId="0FA5C093" w14:textId="77777777" w:rsidR="00DC5789" w:rsidRDefault="003E5113" w:rsidP="003E5113">
      <w:pPr>
        <w:rPr>
          <w:sz w:val="22"/>
          <w:szCs w:val="22"/>
          <w:lang w:val="sv-SE"/>
        </w:rPr>
      </w:pPr>
      <w:r w:rsidRPr="00997D17">
        <w:rPr>
          <w:sz w:val="22"/>
          <w:szCs w:val="22"/>
          <w:lang w:val="sv-SE"/>
        </w:rPr>
        <w:t>29. KUSINI UNGUJA REGION | MKOA WA KUSINI UNGUJA</w:t>
      </w:r>
    </w:p>
    <w:p w14:paraId="1CD0E478" w14:textId="77777777" w:rsidR="00DC5789" w:rsidRPr="000343A2" w:rsidRDefault="00DC5789" w:rsidP="00DC5789">
      <w:pPr>
        <w:rPr>
          <w:color w:val="000000"/>
          <w:lang w:val="sv-SE"/>
        </w:rPr>
      </w:pPr>
    </w:p>
    <w:p w14:paraId="79B981DC" w14:textId="77777777" w:rsidR="00DC5789" w:rsidRDefault="00DC5789" w:rsidP="00DC5789">
      <w:pPr>
        <w:pStyle w:val="Strong1"/>
        <w:jc w:val="both"/>
        <w:rPr>
          <w:color w:val="000000"/>
        </w:rPr>
      </w:pPr>
      <w:r w:rsidRPr="00DC5789">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DC5789" w:rsidRPr="00DC5789" w14:paraId="1D39D1AD" w14:textId="77777777" w:rsidTr="00DC5789">
        <w:tc>
          <w:tcPr>
            <w:tcW w:w="3420" w:type="dxa"/>
            <w:shd w:val="clear" w:color="D9D9D9" w:fill="D9D9D9"/>
          </w:tcPr>
          <w:p w14:paraId="18DBB855" w14:textId="2E6E9A41" w:rsidR="00DC5789" w:rsidRPr="00DC5789" w:rsidRDefault="00DC5789" w:rsidP="00DC5789">
            <w:pPr>
              <w:jc w:val="both"/>
              <w:rPr>
                <w:color w:val="000000"/>
              </w:rPr>
            </w:pPr>
            <w:r w:rsidRPr="00DC5789">
              <w:rPr>
                <w:color w:val="000000"/>
              </w:rPr>
              <w:t>AREA (EN)</w:t>
            </w:r>
          </w:p>
        </w:tc>
        <w:tc>
          <w:tcPr>
            <w:tcW w:w="3235" w:type="dxa"/>
            <w:shd w:val="clear" w:color="D9D9D9" w:fill="D9D9D9"/>
          </w:tcPr>
          <w:p w14:paraId="403B55C4" w14:textId="642084CE" w:rsidR="00DC5789" w:rsidRPr="00DC5789" w:rsidRDefault="00DC5789" w:rsidP="00DC5789">
            <w:pPr>
              <w:jc w:val="both"/>
              <w:rPr>
                <w:color w:val="000000"/>
              </w:rPr>
            </w:pPr>
            <w:r w:rsidRPr="00DC5789">
              <w:rPr>
                <w:color w:val="000000"/>
              </w:rPr>
              <w:t>ENEO (SW)</w:t>
            </w:r>
          </w:p>
        </w:tc>
        <w:tc>
          <w:tcPr>
            <w:tcW w:w="3605" w:type="dxa"/>
            <w:shd w:val="clear" w:color="D9D9D9" w:fill="D9D9D9"/>
          </w:tcPr>
          <w:p w14:paraId="3F562595" w14:textId="4E93C0D5" w:rsidR="00DC5789" w:rsidRPr="00DC5789" w:rsidRDefault="00DC5789" w:rsidP="00DC5789">
            <w:pPr>
              <w:jc w:val="both"/>
              <w:rPr>
                <w:color w:val="000000"/>
              </w:rPr>
            </w:pPr>
            <w:r w:rsidRPr="00DC5789">
              <w:rPr>
                <w:color w:val="000000"/>
              </w:rPr>
              <w:t>RISK STATEMENT (EN)</w:t>
            </w:r>
          </w:p>
        </w:tc>
        <w:tc>
          <w:tcPr>
            <w:tcW w:w="3325" w:type="dxa"/>
            <w:shd w:val="clear" w:color="D9D9D9" w:fill="D9D9D9"/>
          </w:tcPr>
          <w:p w14:paraId="66EC95C0" w14:textId="155977BC" w:rsidR="00DC5789" w:rsidRPr="00DC5789" w:rsidRDefault="00DC5789" w:rsidP="00DC5789">
            <w:pPr>
              <w:jc w:val="both"/>
              <w:rPr>
                <w:color w:val="000000"/>
              </w:rPr>
            </w:pPr>
            <w:r w:rsidRPr="00DC5789">
              <w:rPr>
                <w:color w:val="000000"/>
              </w:rPr>
              <w:t>TAMKO LA HATARI (SW)</w:t>
            </w:r>
          </w:p>
        </w:tc>
      </w:tr>
      <w:tr w:rsidR="00DC5789" w:rsidRPr="00DC5789" w14:paraId="0DF7BB78" w14:textId="77777777" w:rsidTr="00DC5789">
        <w:tc>
          <w:tcPr>
            <w:tcW w:w="3420" w:type="dxa"/>
          </w:tcPr>
          <w:p w14:paraId="4E2D950A" w14:textId="24531E4C" w:rsidR="00DC5789" w:rsidRPr="00DC5789" w:rsidRDefault="00DC5789" w:rsidP="00DC5789">
            <w:pPr>
              <w:pStyle w:val="ListParagraph"/>
              <w:numPr>
                <w:ilvl w:val="0"/>
                <w:numId w:val="1"/>
              </w:numPr>
              <w:jc w:val="both"/>
              <w:rPr>
                <w:color w:val="000000"/>
              </w:rPr>
            </w:pPr>
            <w:r w:rsidRPr="00DC5789">
              <w:rPr>
                <w:color w:val="000000"/>
              </w:rPr>
              <w:t>Kati: central farmland and Jozani forest</w:t>
            </w:r>
          </w:p>
        </w:tc>
        <w:tc>
          <w:tcPr>
            <w:tcW w:w="3235" w:type="dxa"/>
          </w:tcPr>
          <w:p w14:paraId="45BB8D81" w14:textId="23BE0986" w:rsidR="00DC5789" w:rsidRPr="000343A2" w:rsidRDefault="00DC5789" w:rsidP="00DC5789">
            <w:pPr>
              <w:pStyle w:val="ListParagraph"/>
              <w:numPr>
                <w:ilvl w:val="0"/>
                <w:numId w:val="1"/>
              </w:numPr>
              <w:jc w:val="both"/>
              <w:rPr>
                <w:color w:val="000000"/>
                <w:lang w:val="sv-SE"/>
              </w:rPr>
            </w:pPr>
            <w:r w:rsidRPr="000343A2">
              <w:rPr>
                <w:color w:val="000000"/>
                <w:lang w:val="sv-SE"/>
              </w:rPr>
              <w:t>Kati: mashamba ya kati na msitu wa Jozani</w:t>
            </w:r>
          </w:p>
        </w:tc>
        <w:tc>
          <w:tcPr>
            <w:tcW w:w="3605" w:type="dxa"/>
          </w:tcPr>
          <w:p w14:paraId="6EFF3E0A" w14:textId="1ED75E89" w:rsidR="00DC5789" w:rsidRPr="00DC5789" w:rsidRDefault="00DC5789" w:rsidP="00DC5789">
            <w:pPr>
              <w:pStyle w:val="ListParagraph"/>
              <w:numPr>
                <w:ilvl w:val="0"/>
                <w:numId w:val="1"/>
              </w:numPr>
            </w:pPr>
            <w:r>
              <w:t>This area has central farmland and the Jozani forest, where low ground floods in heavy rain and dry spells and fires affect crops and forest.</w:t>
            </w:r>
          </w:p>
          <w:p w14:paraId="24F1CDAB" w14:textId="77777777" w:rsidR="00F433EC" w:rsidRDefault="00DC5789" w:rsidP="00DC5789">
            <w:pPr>
              <w:pStyle w:val="ListParagraph"/>
              <w:numPr>
                <w:ilvl w:val="0"/>
                <w:numId w:val="1"/>
              </w:numPr>
              <w:jc w:val="both"/>
              <w:rPr>
                <w:ins w:id="6421" w:author="Bonephace Kaijage" w:date="2026-10-14T05:30:00Z" w16du:dateUtc="2026-10-14T03:30:00Z"/>
                <w:bCs/>
                <w:color w:val="000000"/>
              </w:rPr>
            </w:pPr>
            <w:r>
              <w:rPr>
                <w:bCs/>
                <w:color w:val="000000"/>
              </w:rPr>
              <w:t>For those living and farming here, it helps to keep homes off low ground, burn only under control and protect forest cover.</w:t>
            </w:r>
          </w:p>
          <w:p w14:paraId="25E1C9B9" w14:textId="734695CA" w:rsidR="00F433EC" w:rsidRDefault="00FE0A4D" w:rsidP="00DC5789">
            <w:pPr>
              <w:pStyle w:val="ListParagraph"/>
              <w:numPr>
                <w:ilvl w:val="0"/>
                <w:numId w:val="1"/>
              </w:numPr>
              <w:jc w:val="both"/>
              <w:rPr>
                <w:ins w:id="6422" w:author="Bonephace Kaijage" w:date="2026-10-14T05:30:00Z" w16du:dateUtc="2026-10-14T03:30:00Z"/>
                <w:bCs/>
                <w:color w:val="000000"/>
              </w:rPr>
            </w:pPr>
            <w:ins w:id="6423" w:author="Bonephace Kaijage" w:date="2026-10-14T05:57:00Z" w16du:dateUtc="2026-10-14T03:57:00Z">
              <w:r>
                <w:rPr>
                  <w:bCs/>
                  <w:color w:val="000000"/>
                </w:rPr>
                <w:lastRenderedPageBreak/>
                <w:t>What raises the risk and to the loss in a dry spell: building in the low ground that floods, burning fields on windy days near the forest edge, cutting Jozani trees for poles or charcoal, and relying on one crop on the thin soils.</w:t>
              </w:r>
            </w:ins>
          </w:p>
          <w:p w14:paraId="396F9548" w14:textId="77777777" w:rsidR="00FE0A4D" w:rsidRDefault="00F433EC" w:rsidP="00DC5789">
            <w:pPr>
              <w:pStyle w:val="ListParagraph"/>
              <w:numPr>
                <w:ilvl w:val="0"/>
                <w:numId w:val="1"/>
              </w:numPr>
              <w:jc w:val="both"/>
              <w:rPr>
                <w:ins w:id="6424" w:author="Bonephace Kaijage" w:date="2026-10-14T06:00:00Z" w16du:dateUtc="2026-10-14T04:00:00Z"/>
                <w:bCs/>
                <w:color w:val="000000"/>
              </w:rPr>
            </w:pPr>
            <w:ins w:id="6425" w:author="Bonephace Kaijage" w:date="2026-10-14T05:30:00Z" w16du:dateUtc="2026-10-14T03:30:00Z">
              <w:r>
                <w:rPr>
                  <w:bCs/>
                  <w:color w:val="000000"/>
                </w:rPr>
                <w:t>Know the higher ground your household will move to when the low fields flood, and the cleared open ground you will go to if a fire comes from the forest; agree early where food and water will come from when the dry spell runs long.</w:t>
              </w:r>
            </w:ins>
          </w:p>
          <w:p w14:paraId="473064C8" w14:textId="08BEB244" w:rsidR="00DC5789" w:rsidRPr="00DC5789" w:rsidRDefault="00FE0A4D" w:rsidP="00DC5789">
            <w:pPr>
              <w:pStyle w:val="ListParagraph"/>
              <w:numPr>
                <w:ilvl w:val="0"/>
                <w:numId w:val="1"/>
              </w:numPr>
              <w:jc w:val="both"/>
              <w:rPr>
                <w:bCs/>
                <w:color w:val="000000"/>
              </w:rPr>
            </w:pPr>
            <w:ins w:id="6426" w:author="Bonephace Kaijage" w:date="2026-10-14T06:00:00Z" w16du:dateUtc="2026-10-14T04:00:00Z">
              <w:r>
                <w:rPr>
                  <w:bCs/>
                  <w:color w:val="000000"/>
                </w:rPr>
                <w:t>Agree who will help anyone in the household who cannot move, see or hear a warning on their own.</w:t>
              </w:r>
            </w:ins>
          </w:p>
        </w:tc>
        <w:tc>
          <w:tcPr>
            <w:tcW w:w="3325" w:type="dxa"/>
          </w:tcPr>
          <w:p w14:paraId="22314595" w14:textId="2395489B" w:rsidR="00DC5789" w:rsidRPr="00DC5789" w:rsidRDefault="00DC5789" w:rsidP="00DC5789">
            <w:pPr>
              <w:pStyle w:val="ListParagraph"/>
              <w:numPr>
                <w:ilvl w:val="0"/>
                <w:numId w:val="1"/>
              </w:numPr>
            </w:pPr>
            <w:r>
              <w:lastRenderedPageBreak/>
              <w:t>Eneo hili lina mashamba ya kati na msitu wa Jozani, ambapo ardhi ya chini hufurika wakati wa mvua kubwa na vipindi vya ukavu na moto huathiri mazao na misitu.</w:t>
            </w:r>
          </w:p>
          <w:p w14:paraId="37B12405" w14:textId="77777777" w:rsidR="00F433EC" w:rsidRDefault="00DC5789" w:rsidP="00DC5789">
            <w:pPr>
              <w:pStyle w:val="ListParagraph"/>
              <w:numPr>
                <w:ilvl w:val="0"/>
                <w:numId w:val="1"/>
              </w:numPr>
              <w:jc w:val="both"/>
              <w:rPr>
                <w:ins w:id="6427" w:author="Bonephace Kaijage" w:date="2026-10-14T05:30:00Z" w16du:dateUtc="2026-10-14T03:30:00Z"/>
                <w:bCs/>
                <w:color w:val="000000"/>
              </w:rPr>
            </w:pPr>
            <w:r>
              <w:rPr>
                <w:bCs/>
                <w:color w:val="000000"/>
              </w:rPr>
              <w:t xml:space="preserve">Kwa wanaoishi na kulima hapa, ni vyema kujenga nje ya ardhi ya chini, kuchoma </w:t>
            </w:r>
            <w:r>
              <w:rPr>
                <w:bCs/>
                <w:color w:val="000000"/>
              </w:rPr>
              <w:lastRenderedPageBreak/>
              <w:t>kwa udhibiti tu na kulinda misitu.</w:t>
            </w:r>
          </w:p>
          <w:p w14:paraId="50452569" w14:textId="2D51F397" w:rsidR="00F433EC" w:rsidRDefault="00FE0A4D" w:rsidP="00DC5789">
            <w:pPr>
              <w:pStyle w:val="ListParagraph"/>
              <w:numPr>
                <w:ilvl w:val="0"/>
                <w:numId w:val="1"/>
              </w:numPr>
              <w:jc w:val="both"/>
              <w:rPr>
                <w:ins w:id="6428" w:author="Bonephace Kaijage" w:date="2026-10-14T05:30:00Z" w16du:dateUtc="2026-10-14T03:30:00Z"/>
                <w:bCs/>
                <w:color w:val="000000"/>
              </w:rPr>
            </w:pPr>
            <w:ins w:id="6429" w:author="Bonephace Kaijage" w:date="2026-10-14T05:57:00Z" w16du:dateUtc="2026-10-14T03:57:00Z">
              <w:r>
                <w:rPr>
                  <w:bCs/>
                  <w:color w:val="000000"/>
                </w:rPr>
                <w:t>Kinachoongeza hatari na hasara wakati wa kiangazi: kujenga kwenye ardhi ya chini inayofurika, kuchoma mashamba siku za upepo karibu na mpaka wa msitu, kukata miti ya Jozani kwa nguzo au mkaa, na kutegemea zao moja kwenye udongo mwembamba.</w:t>
              </w:r>
            </w:ins>
          </w:p>
          <w:p w14:paraId="4F8B136C" w14:textId="77777777" w:rsidR="00FE0A4D" w:rsidRDefault="00F433EC" w:rsidP="00DC5789">
            <w:pPr>
              <w:pStyle w:val="ListParagraph"/>
              <w:numPr>
                <w:ilvl w:val="0"/>
                <w:numId w:val="1"/>
              </w:numPr>
              <w:jc w:val="both"/>
              <w:rPr>
                <w:ins w:id="6430" w:author="Bonephace Kaijage" w:date="2026-10-14T06:00:00Z" w16du:dateUtc="2026-10-14T04:00:00Z"/>
                <w:bCs/>
                <w:color w:val="000000"/>
              </w:rPr>
            </w:pPr>
            <w:ins w:id="6431" w:author="Bonephace Kaijage" w:date="2026-10-14T05:30:00Z" w16du:dateUtc="2026-10-14T03:30:00Z">
              <w:r>
                <w:rPr>
                  <w:bCs/>
                  <w:color w:val="000000"/>
                </w:rPr>
                <w:t>Fahamu eneo la juu ambalo kaya yako itahamia mashamba ya chini yanapofurika, na uwanja wazi uliosafishwa mtakaoenda moto ukija kutoka msituni; kubalianeni mapema chakula na maji vitatoka wapi kiangazi kikirefuka.</w:t>
              </w:r>
            </w:ins>
          </w:p>
          <w:p w14:paraId="26971B1C" w14:textId="2574F9E4" w:rsidR="00DC5789" w:rsidRPr="00DC5789" w:rsidRDefault="00FE0A4D" w:rsidP="00DC5789">
            <w:pPr>
              <w:pStyle w:val="ListParagraph"/>
              <w:numPr>
                <w:ilvl w:val="0"/>
                <w:numId w:val="1"/>
              </w:numPr>
              <w:jc w:val="both"/>
              <w:rPr>
                <w:bCs/>
                <w:color w:val="000000"/>
              </w:rPr>
            </w:pPr>
            <w:ins w:id="6432"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5F85E352" w14:textId="77777777" w:rsidTr="00DC5789">
        <w:tc>
          <w:tcPr>
            <w:tcW w:w="3420" w:type="dxa"/>
          </w:tcPr>
          <w:p w14:paraId="73DFAA34" w14:textId="3B3A5EB1" w:rsidR="00DC5789" w:rsidRPr="00DC5789" w:rsidRDefault="00DC5789" w:rsidP="00DC5789">
            <w:pPr>
              <w:pStyle w:val="ListParagraph"/>
              <w:numPr>
                <w:ilvl w:val="0"/>
                <w:numId w:val="1"/>
              </w:numPr>
              <w:jc w:val="both"/>
              <w:rPr>
                <w:color w:val="000000"/>
              </w:rPr>
            </w:pPr>
            <w:r w:rsidRPr="00DC5789">
              <w:rPr>
                <w:color w:val="000000"/>
              </w:rPr>
              <w:lastRenderedPageBreak/>
              <w:t>Kusini: Paje, Makunduchi and south-east coast</w:t>
            </w:r>
          </w:p>
        </w:tc>
        <w:tc>
          <w:tcPr>
            <w:tcW w:w="3235" w:type="dxa"/>
          </w:tcPr>
          <w:p w14:paraId="66919542" w14:textId="494F6F10" w:rsidR="00DC5789" w:rsidRPr="00DC5789" w:rsidRDefault="00DC5789" w:rsidP="00DC5789">
            <w:pPr>
              <w:pStyle w:val="ListParagraph"/>
              <w:numPr>
                <w:ilvl w:val="0"/>
                <w:numId w:val="1"/>
              </w:numPr>
              <w:jc w:val="both"/>
              <w:rPr>
                <w:color w:val="000000"/>
              </w:rPr>
            </w:pPr>
            <w:r w:rsidRPr="00DC5789">
              <w:rPr>
                <w:color w:val="000000"/>
              </w:rPr>
              <w:t>Kusini: Paje, Makunduchi na pwani ya kusini-mashariki</w:t>
            </w:r>
          </w:p>
        </w:tc>
        <w:tc>
          <w:tcPr>
            <w:tcW w:w="3605" w:type="dxa"/>
          </w:tcPr>
          <w:p w14:paraId="43956967" w14:textId="74480EFA" w:rsidR="00DC5789" w:rsidRPr="00DC5789" w:rsidRDefault="00DC5789" w:rsidP="00DC5789">
            <w:pPr>
              <w:pStyle w:val="ListParagraph"/>
              <w:numPr>
                <w:ilvl w:val="0"/>
                <w:numId w:val="1"/>
              </w:numPr>
            </w:pPr>
            <w:r>
              <w:t>This area has east-coast tourist and seaweed-farming villages where erosion and storm tides threaten the shore and seaweed farmers face rough seas and heat.</w:t>
            </w:r>
          </w:p>
          <w:p w14:paraId="152F6575" w14:textId="77777777" w:rsidR="00F433EC" w:rsidRDefault="00DC5789" w:rsidP="00DC5789">
            <w:pPr>
              <w:pStyle w:val="ListParagraph"/>
              <w:numPr>
                <w:ilvl w:val="0"/>
                <w:numId w:val="1"/>
              </w:numPr>
              <w:jc w:val="both"/>
              <w:rPr>
                <w:ins w:id="6433" w:author="Bonephace Kaijage" w:date="2026-10-14T05:30:00Z" w16du:dateUtc="2026-10-14T03:30:00Z"/>
                <w:bCs/>
                <w:color w:val="000000"/>
              </w:rPr>
            </w:pPr>
            <w:r>
              <w:rPr>
                <w:bCs/>
                <w:color w:val="000000"/>
              </w:rPr>
              <w:t>For those living, farming seaweed and running tourism here, it helps to build back from the shore, avoid the sea in strong winds and protect yourself from the sun.</w:t>
            </w:r>
          </w:p>
          <w:p w14:paraId="6CC2AA56" w14:textId="19734E8D" w:rsidR="00F433EC" w:rsidRDefault="00FE0A4D" w:rsidP="00DC5789">
            <w:pPr>
              <w:pStyle w:val="ListParagraph"/>
              <w:numPr>
                <w:ilvl w:val="0"/>
                <w:numId w:val="1"/>
              </w:numPr>
              <w:jc w:val="both"/>
              <w:rPr>
                <w:ins w:id="6434" w:author="Bonephace Kaijage" w:date="2026-10-14T05:30:00Z" w16du:dateUtc="2026-10-14T03:30:00Z"/>
                <w:bCs/>
                <w:color w:val="000000"/>
              </w:rPr>
            </w:pPr>
            <w:ins w:id="6435" w:author="Bonephace Kaijage" w:date="2026-10-14T05:57:00Z" w16du:dateUtc="2026-10-14T03:57:00Z">
              <w:r>
                <w:rPr>
                  <w:bCs/>
                  <w:color w:val="000000"/>
                </w:rPr>
                <w:t xml:space="preserve">What raises the risk: building hotels and houses on the beach, breaking coral or </w:t>
              </w:r>
              <w:r>
                <w:rPr>
                  <w:bCs/>
                  <w:color w:val="000000"/>
                </w:rPr>
                <w:lastRenderedPageBreak/>
                <w:t>cutting the shore vegetation, going out to the seaweed plots or taking boats out when the wind is rising, and working the reef flat through the midday heat without water.</w:t>
              </w:r>
            </w:ins>
          </w:p>
          <w:p w14:paraId="7F184277" w14:textId="77777777" w:rsidR="00FE0A4D" w:rsidRDefault="00F433EC" w:rsidP="00DC5789">
            <w:pPr>
              <w:pStyle w:val="ListParagraph"/>
              <w:numPr>
                <w:ilvl w:val="0"/>
                <w:numId w:val="1"/>
              </w:numPr>
              <w:jc w:val="both"/>
              <w:rPr>
                <w:ins w:id="6436" w:author="Bonephace Kaijage" w:date="2026-10-14T06:00:00Z" w16du:dateUtc="2026-10-14T04:00:00Z"/>
                <w:bCs/>
                <w:color w:val="000000"/>
              </w:rPr>
            </w:pPr>
            <w:ins w:id="6437" w:author="Bonephace Kaijage" w:date="2026-10-14T05:30:00Z" w16du:dateUtc="2026-10-14T03:30:00Z">
              <w:r>
                <w:rPr>
                  <w:bCs/>
                  <w:color w:val="000000"/>
                </w:rPr>
                <w:t>Know the higher ground inland that residents and guests will move to when a storm-tide or strong-wind warning is given, and agree with the hotels and the sheha how guests will be warned and moved; on very hot days, work the plots early and late, not at midday.</w:t>
              </w:r>
            </w:ins>
          </w:p>
          <w:p w14:paraId="7A17F54A" w14:textId="60BACE88" w:rsidR="00DC5789" w:rsidRPr="00DC5789" w:rsidRDefault="00FE0A4D" w:rsidP="00DC5789">
            <w:pPr>
              <w:pStyle w:val="ListParagraph"/>
              <w:numPr>
                <w:ilvl w:val="0"/>
                <w:numId w:val="1"/>
              </w:numPr>
              <w:jc w:val="both"/>
              <w:rPr>
                <w:bCs/>
                <w:color w:val="000000"/>
              </w:rPr>
            </w:pPr>
            <w:ins w:id="6438" w:author="Bonephace Kaijage" w:date="2026-10-14T06:00:00Z" w16du:dateUtc="2026-10-14T04:00:00Z">
              <w:r>
                <w:rPr>
                  <w:bCs/>
                  <w:color w:val="000000"/>
                </w:rPr>
                <w:t>Agree who will help anyone in the household who cannot move, see or hear a warning on their own.</w:t>
              </w:r>
            </w:ins>
          </w:p>
        </w:tc>
        <w:tc>
          <w:tcPr>
            <w:tcW w:w="3325" w:type="dxa"/>
          </w:tcPr>
          <w:p w14:paraId="35FB26B4" w14:textId="04ACD2AD" w:rsidR="00DC5789" w:rsidRPr="00DC5789" w:rsidRDefault="00DC5789" w:rsidP="00DC5789">
            <w:pPr>
              <w:pStyle w:val="ListParagraph"/>
              <w:numPr>
                <w:ilvl w:val="0"/>
                <w:numId w:val="1"/>
              </w:numPr>
            </w:pPr>
            <w:r>
              <w:lastRenderedPageBreak/>
              <w:t>Eneo hili lina vijiji vya utalii na kilimo cha mwani vya pwani ya mashariki ambapo mmomonyoko na mawimbi makubwa huhatarisha ufukwe na wakulima wa mwani hukabiliwa na bahari chafu na joto.</w:t>
            </w:r>
          </w:p>
          <w:p w14:paraId="489039E5" w14:textId="77777777" w:rsidR="00F433EC" w:rsidRDefault="00DC5789" w:rsidP="00DC5789">
            <w:pPr>
              <w:pStyle w:val="ListParagraph"/>
              <w:numPr>
                <w:ilvl w:val="0"/>
                <w:numId w:val="1"/>
              </w:numPr>
              <w:jc w:val="both"/>
              <w:rPr>
                <w:ins w:id="6439" w:author="Bonephace Kaijage" w:date="2026-10-14T05:30:00Z" w16du:dateUtc="2026-10-14T03:30:00Z"/>
                <w:bCs/>
                <w:color w:val="000000"/>
              </w:rPr>
            </w:pPr>
            <w:r>
              <w:rPr>
                <w:bCs/>
                <w:color w:val="000000"/>
              </w:rPr>
              <w:t xml:space="preserve">Kwa wanaoishi, kulima mwani na kufanya utalii hapa, ni vyema kujenga mbali na ufukwe, kuepuka bahari upepo mkali </w:t>
            </w:r>
            <w:r>
              <w:rPr>
                <w:bCs/>
                <w:color w:val="000000"/>
              </w:rPr>
              <w:lastRenderedPageBreak/>
              <w:t>unapovuma na kujikinga na jua.</w:t>
            </w:r>
          </w:p>
          <w:p w14:paraId="76C49A7D" w14:textId="7A6DE8E5" w:rsidR="00F433EC" w:rsidRDefault="00FE0A4D" w:rsidP="00DC5789">
            <w:pPr>
              <w:pStyle w:val="ListParagraph"/>
              <w:numPr>
                <w:ilvl w:val="0"/>
                <w:numId w:val="1"/>
              </w:numPr>
              <w:jc w:val="both"/>
              <w:rPr>
                <w:ins w:id="6440" w:author="Bonephace Kaijage" w:date="2026-10-14T05:30:00Z" w16du:dateUtc="2026-10-14T03:30:00Z"/>
                <w:bCs/>
                <w:color w:val="000000"/>
              </w:rPr>
            </w:pPr>
            <w:ins w:id="6441" w:author="Bonephace Kaijage" w:date="2026-10-14T05:57:00Z" w16du:dateUtc="2026-10-14T03:57:00Z">
              <w:r>
                <w:rPr>
                  <w:bCs/>
                  <w:color w:val="000000"/>
                </w:rPr>
                <w:t>Kinachoongeza hatari: kujenga hoteli na nyumba ufukweni, kuvunja matumbawe au kukata mimea ya ufukweni, kwenda kwenye mashamba ya mwani au kutoa vyombo upepo unapopanda, na kufanya kazi kwenye tambarare ya matumbawe wakati wa joto kali la mchana bila maji.</w:t>
              </w:r>
            </w:ins>
          </w:p>
          <w:p w14:paraId="772D4735" w14:textId="77777777" w:rsidR="00FE0A4D" w:rsidRDefault="00F433EC" w:rsidP="00DC5789">
            <w:pPr>
              <w:pStyle w:val="ListParagraph"/>
              <w:numPr>
                <w:ilvl w:val="0"/>
                <w:numId w:val="1"/>
              </w:numPr>
              <w:jc w:val="both"/>
              <w:rPr>
                <w:ins w:id="6442" w:author="Bonephace Kaijage" w:date="2026-10-14T06:00:00Z" w16du:dateUtc="2026-10-14T04:00:00Z"/>
                <w:bCs/>
                <w:color w:val="000000"/>
              </w:rPr>
            </w:pPr>
            <w:ins w:id="6443" w:author="Bonephace Kaijage" w:date="2026-10-14T05:30:00Z" w16du:dateUtc="2026-10-14T03:30:00Z">
              <w:r>
                <w:rPr>
                  <w:bCs/>
                  <w:color w:val="000000"/>
                </w:rPr>
                <w:t>Fahamu eneo la juu la ndani ambalo wakazi na wageni watahamia tahadhari ya mawimbi ya dhoruba au upepo mkali inapotolewa, na kubalianeni na hoteli na sheha jinsi wageni watakavyotahadharishwa na kuhamishwa; siku za joto kali, fanyeni kazi mashambani asubuhi na jioni, si mchana.</w:t>
              </w:r>
            </w:ins>
          </w:p>
          <w:p w14:paraId="042A22CE" w14:textId="1F11A861" w:rsidR="00DC5789" w:rsidRPr="00DC5789" w:rsidRDefault="00FE0A4D" w:rsidP="00DC5789">
            <w:pPr>
              <w:pStyle w:val="ListParagraph"/>
              <w:numPr>
                <w:ilvl w:val="0"/>
                <w:numId w:val="1"/>
              </w:numPr>
              <w:jc w:val="both"/>
              <w:rPr>
                <w:bCs/>
                <w:color w:val="000000"/>
              </w:rPr>
            </w:pPr>
            <w:ins w:id="6444" w:author="Bonephace Kaijage" w:date="2026-10-14T06:00:00Z" w16du:dateUtc="2026-10-14T04:00:00Z">
              <w:r>
                <w:rPr>
                  <w:bCs/>
                  <w:color w:val="000000"/>
                </w:rPr>
                <w:t>Kubalianeni nani atamsaidia yeyote katika kaya asiyeweza kuondoka, kuona au kusikia tahadhari peke yake.</w:t>
              </w:r>
            </w:ins>
          </w:p>
        </w:tc>
      </w:tr>
    </w:tbl>
    <w:p w14:paraId="74FFE802" w14:textId="77777777" w:rsidR="00FE0A4D" w:rsidRPr="00FE0A4D" w:rsidRDefault="00FE0A4D" w:rsidP="00FE0A4D">
      <w:pPr>
        <w:spacing w:after="120"/>
        <w:rPr>
          <w:ins w:id="6445" w:author="Bonephace Kaijage" w:date="2026-10-14T06:01:00Z" w16du:dateUtc="2026-10-14T04:01:00Z"/>
          <w:i/>
          <w:sz w:val="18"/>
          <w:rPrChange w:id="6446" w:author="Bonephace Kaijage" w:date="2026-10-14T06:01:00Z" w16du:dateUtc="2026-10-14T04:01:00Z">
            <w:rPr>
              <w:ins w:id="6447" w:author="Bonephace Kaijage" w:date="2026-10-14T06:01:00Z" w16du:dateUtc="2026-10-14T04:01:00Z"/>
            </w:rPr>
          </w:rPrChange>
        </w:rPr>
        <w:pPrChange w:id="6448" w:author="Bonephace Kaijage" w:date="2026-10-14T06:01:00Z" w16du:dateUtc="2026-10-14T04:01:00Z">
          <w:pPr>
            <w:jc w:val="both"/>
          </w:pPr>
        </w:pPrChange>
      </w:pPr>
      <w:ins w:id="6449" w:author="Bonephace Kaijage" w:date="2026-10-14T06:01:00Z" w16du:dateUtc="2026-10-14T04:01:00Z">
        <w:r w:rsidRPr="00FE0A4D">
          <w:rPr>
            <w:i/>
            <w:sz w:val="18"/>
            <w:rPrChange w:id="6450"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36363070" w14:textId="0F2AB8CA" w:rsidR="00DC5789" w:rsidRPr="00DC5789" w:rsidRDefault="00DC5789" w:rsidP="00DC5789">
      <w:pPr>
        <w:jc w:val="both"/>
        <w:rPr>
          <w:color w:val="000000"/>
        </w:rPr>
      </w:pPr>
    </w:p>
    <w:p w14:paraId="5CB7D293" w14:textId="2D627BDA" w:rsidR="00DC5789" w:rsidRPr="000343A2" w:rsidRDefault="00DC5789">
      <w:pPr>
        <w:pStyle w:val="ListParagraph"/>
        <w:rPr>
          <w:sz w:val="22"/>
          <w:szCs w:val="22"/>
        </w:rPr>
      </w:pPr>
    </w:p>
    <w:tbl>
      <w:tblPr>
        <w:tblStyle w:val="TableGrid"/>
        <w:tblW w:w="0" w:type="auto"/>
        <w:tblLook w:val="04A0" w:firstRow="1" w:lastRow="0" w:firstColumn="1" w:lastColumn="0" w:noHBand="0" w:noVBand="1"/>
      </w:tblPr>
      <w:tblGrid>
        <w:gridCol w:w="2278"/>
        <w:gridCol w:w="2278"/>
        <w:gridCol w:w="2278"/>
        <w:gridCol w:w="2278"/>
        <w:gridCol w:w="2279"/>
        <w:gridCol w:w="2279"/>
      </w:tblGrid>
      <w:tr w:rsidR="002066E7" w:rsidRPr="00997D17" w14:paraId="183E4F05" w14:textId="77777777" w:rsidTr="002066E7">
        <w:trPr>
          <w:tblHeader/>
        </w:trPr>
        <w:tc>
          <w:tcPr>
            <w:tcW w:w="2278" w:type="dxa"/>
          </w:tcPr>
          <w:p w14:paraId="083F245B" w14:textId="44E51118" w:rsidR="002066E7" w:rsidRPr="00997D17" w:rsidRDefault="008C6B60" w:rsidP="003E5113">
            <w:pPr>
              <w:pStyle w:val="ListParagraph"/>
              <w:rPr>
                <w:sz w:val="22"/>
                <w:szCs w:val="22"/>
                <w:lang w:val="sv-SE"/>
              </w:rPr>
            </w:pPr>
            <w:r w:rsidRPr="00997D17">
              <w:rPr>
                <w:sz w:val="22"/>
                <w:szCs w:val="22"/>
                <w:lang w:val="sv-SE"/>
              </w:rPr>
              <w:t>COUNCIL / HALMASHAURI</w:t>
            </w:r>
          </w:p>
        </w:tc>
        <w:tc>
          <w:tcPr>
            <w:tcW w:w="2278" w:type="dxa"/>
          </w:tcPr>
          <w:p w14:paraId="796267FC" w14:textId="133B50E7" w:rsidR="002066E7" w:rsidRPr="00997D17" w:rsidRDefault="002066E7" w:rsidP="003E5113">
            <w:pPr>
              <w:pStyle w:val="ListParagraph"/>
              <w:rPr>
                <w:sz w:val="22"/>
                <w:szCs w:val="22"/>
                <w:lang w:val="sv-SE"/>
              </w:rPr>
            </w:pPr>
            <w:r w:rsidRPr="00997D17">
              <w:rPr>
                <w:sz w:val="22"/>
                <w:szCs w:val="22"/>
                <w:lang w:val="sv-SE"/>
              </w:rPr>
              <w:t>LEVEL / NGAZI</w:t>
            </w:r>
          </w:p>
        </w:tc>
        <w:tc>
          <w:tcPr>
            <w:tcW w:w="2278" w:type="dxa"/>
          </w:tcPr>
          <w:p w14:paraId="4F3C1FD6" w14:textId="659B5F72" w:rsidR="002066E7" w:rsidRPr="00997D17" w:rsidRDefault="002066E7" w:rsidP="003E5113">
            <w:pPr>
              <w:pStyle w:val="ListParagraph"/>
              <w:rPr>
                <w:sz w:val="22"/>
                <w:szCs w:val="22"/>
                <w:lang w:val="sv-SE"/>
              </w:rPr>
            </w:pPr>
            <w:r w:rsidRPr="00997D17">
              <w:rPr>
                <w:sz w:val="22"/>
                <w:szCs w:val="22"/>
                <w:lang w:val="sv-SE"/>
              </w:rPr>
              <w:t>IMPACT (EN)</w:t>
            </w:r>
          </w:p>
        </w:tc>
        <w:tc>
          <w:tcPr>
            <w:tcW w:w="2278" w:type="dxa"/>
          </w:tcPr>
          <w:p w14:paraId="509E4728" w14:textId="14A974BB" w:rsidR="002066E7" w:rsidRPr="00997D17" w:rsidRDefault="002066E7" w:rsidP="003E5113">
            <w:pPr>
              <w:pStyle w:val="ListParagraph"/>
              <w:rPr>
                <w:sz w:val="22"/>
                <w:szCs w:val="22"/>
                <w:lang w:val="sv-SE"/>
              </w:rPr>
            </w:pPr>
            <w:r w:rsidRPr="00997D17">
              <w:rPr>
                <w:sz w:val="22"/>
                <w:szCs w:val="22"/>
                <w:lang w:val="sv-SE"/>
              </w:rPr>
              <w:t>ATHARI (SW)</w:t>
            </w:r>
          </w:p>
        </w:tc>
        <w:tc>
          <w:tcPr>
            <w:tcW w:w="2279" w:type="dxa"/>
          </w:tcPr>
          <w:p w14:paraId="631CB161" w14:textId="43EFD504" w:rsidR="002066E7" w:rsidRPr="00997D17" w:rsidRDefault="002066E7" w:rsidP="003E5113">
            <w:pPr>
              <w:pStyle w:val="ListParagraph"/>
              <w:rPr>
                <w:sz w:val="22"/>
                <w:szCs w:val="22"/>
                <w:lang w:val="sv-SE"/>
              </w:rPr>
            </w:pPr>
            <w:r w:rsidRPr="00997D17">
              <w:rPr>
                <w:sz w:val="22"/>
                <w:szCs w:val="22"/>
                <w:lang w:val="sv-SE"/>
              </w:rPr>
              <w:t>ACTION (EN)</w:t>
            </w:r>
          </w:p>
        </w:tc>
        <w:tc>
          <w:tcPr>
            <w:tcW w:w="2279" w:type="dxa"/>
          </w:tcPr>
          <w:p w14:paraId="5ECDCD00" w14:textId="62CBE54D" w:rsidR="002066E7" w:rsidRPr="00997D17" w:rsidRDefault="002066E7" w:rsidP="003E5113">
            <w:pPr>
              <w:pStyle w:val="ListParagraph"/>
              <w:rPr>
                <w:sz w:val="22"/>
                <w:szCs w:val="22"/>
                <w:lang w:val="sv-SE"/>
              </w:rPr>
            </w:pPr>
            <w:r w:rsidRPr="00997D17">
              <w:rPr>
                <w:sz w:val="22"/>
                <w:szCs w:val="22"/>
                <w:lang w:val="sv-SE"/>
              </w:rPr>
              <w:t>HATUA (SW)</w:t>
            </w:r>
          </w:p>
        </w:tc>
      </w:tr>
      <w:tr w:rsidR="002066E7" w:rsidRPr="00997D17" w14:paraId="7C4A2F2A" w14:textId="77777777" w:rsidTr="002066E7">
        <w:tc>
          <w:tcPr>
            <w:tcW w:w="2278" w:type="dxa"/>
          </w:tcPr>
          <w:p w14:paraId="296A3A60" w14:textId="43289590" w:rsidR="002066E7" w:rsidRPr="00997D17" w:rsidRDefault="002066E7" w:rsidP="003E5113">
            <w:pPr>
              <w:pStyle w:val="ListParagraph"/>
              <w:rPr>
                <w:sz w:val="22"/>
                <w:szCs w:val="22"/>
                <w:lang w:val="sv-SE"/>
              </w:rPr>
            </w:pPr>
            <w:r w:rsidRPr="00997D17">
              <w:rPr>
                <w:sz w:val="22"/>
                <w:szCs w:val="22"/>
                <w:lang w:val="sv-SE"/>
              </w:rPr>
              <w:t>Kati District</w:t>
            </w:r>
          </w:p>
        </w:tc>
        <w:tc>
          <w:tcPr>
            <w:tcW w:w="2278" w:type="dxa"/>
          </w:tcPr>
          <w:p w14:paraId="6B4E3A42" w14:textId="06FE7FF2" w:rsidR="002066E7" w:rsidRPr="00997D17" w:rsidRDefault="002066E7" w:rsidP="003E5113">
            <w:pPr>
              <w:pStyle w:val="ListParagraph"/>
              <w:rPr>
                <w:sz w:val="22"/>
                <w:szCs w:val="22"/>
                <w:lang w:val="sv-SE"/>
              </w:rPr>
            </w:pPr>
            <w:r w:rsidRPr="00997D17">
              <w:rPr>
                <w:sz w:val="22"/>
                <w:szCs w:val="22"/>
                <w:lang w:val="sv-SE"/>
              </w:rPr>
              <w:t>Yellow / Njano — Level 1</w:t>
            </w:r>
          </w:p>
        </w:tc>
        <w:tc>
          <w:tcPr>
            <w:tcW w:w="2278" w:type="dxa"/>
          </w:tcPr>
          <w:p w14:paraId="331DD776" w14:textId="436999E6" w:rsidR="002066E7" w:rsidRPr="00997D17" w:rsidRDefault="008C6B60" w:rsidP="003E5113">
            <w:pPr>
              <w:pStyle w:val="ListParagraph"/>
              <w:rPr>
                <w:sz w:val="22"/>
                <w:szCs w:val="22"/>
              </w:rPr>
            </w:pPr>
            <w:r w:rsidRPr="00997D17">
              <w:rPr>
                <w:sz w:val="22"/>
                <w:szCs w:val="22"/>
              </w:rPr>
              <w:t xml:space="preserve">coastal floods, large waves, heavy rain, and cholera. A few roads slippery, a few </w:t>
            </w:r>
            <w:r w:rsidRPr="00997D17">
              <w:rPr>
                <w:sz w:val="22"/>
                <w:szCs w:val="22"/>
              </w:rPr>
              <w:lastRenderedPageBreak/>
              <w:t>low homes wet, and lightning where storms build.</w:t>
            </w:r>
          </w:p>
        </w:tc>
        <w:tc>
          <w:tcPr>
            <w:tcW w:w="2278" w:type="dxa"/>
          </w:tcPr>
          <w:p w14:paraId="1ADF897C" w14:textId="0E0DACE6" w:rsidR="002066E7" w:rsidRPr="00997D17" w:rsidRDefault="008C6B60" w:rsidP="003E5113">
            <w:pPr>
              <w:pStyle w:val="ListParagraph"/>
              <w:rPr>
                <w:sz w:val="22"/>
                <w:szCs w:val="22"/>
              </w:rPr>
            </w:pPr>
            <w:r w:rsidRPr="00997D17">
              <w:rPr>
                <w:sz w:val="22"/>
                <w:szCs w:val="22"/>
              </w:rPr>
              <w:lastRenderedPageBreak/>
              <w:t xml:space="preserve">Dalili za mwanzo kwenye eneo lililotajwa. Barabara chache kuteleza, </w:t>
            </w:r>
            <w:r w:rsidRPr="00997D17">
              <w:rPr>
                <w:sz w:val="22"/>
                <w:szCs w:val="22"/>
              </w:rPr>
              <w:lastRenderedPageBreak/>
              <w:t>nyumba chache za bondeni kulowa, na radi dhoria inapojengeka.</w:t>
            </w:r>
          </w:p>
        </w:tc>
        <w:tc>
          <w:tcPr>
            <w:tcW w:w="2279" w:type="dxa"/>
          </w:tcPr>
          <w:p w14:paraId="7130A53B" w14:textId="388F584E" w:rsidR="008C6B60" w:rsidRPr="00997D17" w:rsidRDefault="00275313" w:rsidP="00F20E47">
            <w:pPr>
              <w:pStyle w:val="ListBullet"/>
              <w:rPr>
                <w:sz w:val="22"/>
                <w:szCs w:val="22"/>
              </w:rPr>
            </w:pPr>
            <w:r w:rsidRPr="00997D17">
              <w:rPr>
                <w:sz w:val="22"/>
                <w:szCs w:val="22"/>
              </w:rPr>
              <w:lastRenderedPageBreak/>
              <w:t xml:space="preserve">Before any boat leaves this shore, check the </w:t>
            </w:r>
            <w:r w:rsidRPr="00997D17">
              <w:rPr>
                <w:sz w:val="22"/>
                <w:szCs w:val="22"/>
              </w:rPr>
              <w:lastRenderedPageBreak/>
              <w:t>forecast and put a life jacket on.</w:t>
            </w:r>
          </w:p>
          <w:p w14:paraId="1085CF0E" w14:textId="786E9303" w:rsidR="008C6B60" w:rsidRPr="00997D17" w:rsidRDefault="00275313" w:rsidP="00F20E47">
            <w:pPr>
              <w:pStyle w:val="ListBullet"/>
              <w:rPr>
                <w:sz w:val="22"/>
                <w:szCs w:val="22"/>
              </w:rPr>
            </w:pPr>
            <w:r w:rsidRPr="00997D17">
              <w:rPr>
                <w:sz w:val="22"/>
                <w:szCs w:val="22"/>
              </w:rPr>
              <w:t>Bring small boats off the open water at this shore.</w:t>
            </w:r>
          </w:p>
          <w:p w14:paraId="5864A9B0" w14:textId="4CA47E26" w:rsidR="008C6B60" w:rsidRPr="00997D17" w:rsidRDefault="00275313" w:rsidP="00F20E47">
            <w:pPr>
              <w:pStyle w:val="ListBullet"/>
              <w:rPr>
                <w:sz w:val="22"/>
                <w:szCs w:val="22"/>
              </w:rPr>
            </w:pPr>
            <w:r w:rsidRPr="00997D17">
              <w:rPr>
                <w:sz w:val="22"/>
                <w:szCs w:val="22"/>
              </w:rPr>
              <w:t>The landing listens for the warning and saves 190.</w:t>
            </w:r>
          </w:p>
          <w:p w14:paraId="0CAA15B1" w14:textId="5094656A" w:rsidR="002066E7" w:rsidRPr="00997D17" w:rsidRDefault="00275313" w:rsidP="00F20E47">
            <w:pPr>
              <w:pStyle w:val="ListBullet"/>
              <w:rPr>
                <w:sz w:val="22"/>
                <w:szCs w:val="22"/>
              </w:rPr>
            </w:pPr>
            <w:r w:rsidRPr="00997D17">
              <w:rPr>
                <w:sz w:val="22"/>
                <w:szCs w:val="22"/>
              </w:rPr>
              <w:t>Do not swim out from this shore. Throw something that floats.</w:t>
            </w:r>
          </w:p>
        </w:tc>
        <w:tc>
          <w:tcPr>
            <w:tcW w:w="2279" w:type="dxa"/>
          </w:tcPr>
          <w:p w14:paraId="33158CAD" w14:textId="6A1BB7BF" w:rsidR="008C6B60" w:rsidRPr="00997D17" w:rsidRDefault="00275313" w:rsidP="00F20E47">
            <w:pPr>
              <w:pStyle w:val="ListBullet"/>
              <w:rPr>
                <w:sz w:val="22"/>
                <w:szCs w:val="22"/>
              </w:rPr>
            </w:pPr>
            <w:r w:rsidRPr="00997D17">
              <w:rPr>
                <w:sz w:val="22"/>
                <w:szCs w:val="22"/>
              </w:rPr>
              <w:lastRenderedPageBreak/>
              <w:t>Kabla ya mvua, tembea eneo hili na usafishe mitaro.</w:t>
            </w:r>
          </w:p>
          <w:p w14:paraId="31E80B9C" w14:textId="741ED705" w:rsidR="008C6B60" w:rsidRPr="00997D17" w:rsidRDefault="00275313" w:rsidP="00F20E47">
            <w:pPr>
              <w:pStyle w:val="ListBullet"/>
              <w:rPr>
                <w:sz w:val="22"/>
                <w:szCs w:val="22"/>
              </w:rPr>
            </w:pPr>
            <w:r w:rsidRPr="00997D17">
              <w:rPr>
                <w:sz w:val="22"/>
                <w:szCs w:val="22"/>
              </w:rPr>
              <w:lastRenderedPageBreak/>
              <w:t>Kaya zipandishe chakula, nyaraka na watoto.</w:t>
            </w:r>
          </w:p>
          <w:p w14:paraId="0C23E90B" w14:textId="40121C16" w:rsidR="008C6B60" w:rsidRPr="00997D17" w:rsidRDefault="00FE0A4D" w:rsidP="00F20E47">
            <w:pPr>
              <w:pStyle w:val="ListBullet"/>
              <w:rPr>
                <w:sz w:val="22"/>
                <w:szCs w:val="22"/>
                <w:lang w:val="sv-SE"/>
              </w:rPr>
            </w:pPr>
            <w:ins w:id="6451" w:author="Bonephace Kaijage" w:date="2026-10-14T06:13:00Z" w16du:dateUtc="2026-10-14T04:13:00Z">
              <w:r>
                <w:rPr>
                  <w:sz w:val="22"/>
                  <w:szCs w:val="22"/>
                </w:rPr>
                <w:t>Hifadhini 190 na namba ya mwenyekiti, na wekeni tochi na maji tayari, ili msaada uitwe na kaya iweze kukaa usiku bila umeme.</w:t>
              </w:r>
            </w:ins>
            <w:del w:id="6452" w:author="Bonephace Kaijage" w:date="2026-10-14T06:13:00Z" w16du:dateUtc="2026-10-14T04:13: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740EF141" w14:textId="638C4B28" w:rsidR="002066E7" w:rsidRPr="00997D17" w:rsidRDefault="00FE0A4D" w:rsidP="00F20E47">
            <w:pPr>
              <w:pStyle w:val="ListBullet"/>
              <w:rPr>
                <w:sz w:val="22"/>
                <w:szCs w:val="22"/>
                <w:lang w:val="sv-SE"/>
              </w:rPr>
            </w:pPr>
            <w:ins w:id="6453" w:author="Bonephace Kaijage" w:date="2026-10-14T06:13:00Z" w16du:dateUtc="2026-10-14T04:13:00Z">
              <w:r>
                <w:rPr>
                  <w:sz w:val="22"/>
                  <w:szCs w:val="22"/>
                  <w:lang w:val="sv-SE"/>
                </w:rPr>
                <w:t>Subirini badala ya kuvuka maji barabarani: yanaweza kumchukua mtu au gari. Washeni taa, punguzeni mwendo.</w:t>
              </w:r>
            </w:ins>
            <w:del w:id="6454" w:author="Bonephace Kaijage" w:date="2026-10-14T06:13:00Z" w16du:dateUtc="2026-10-14T04:13:00Z">
              <w:r w:rsidR="00275313" w:rsidRPr="00997D17" w:rsidDel="00FE0A4D">
                <w:rPr>
                  <w:sz w:val="22"/>
                  <w:szCs w:val="22"/>
                  <w:lang w:val="sv-SE"/>
                </w:rPr>
                <w:delText>Usivuke maji barabarani. Washa taa, punguza mwendo.</w:delText>
              </w:r>
            </w:del>
          </w:p>
        </w:tc>
      </w:tr>
      <w:tr w:rsidR="002066E7" w:rsidRPr="000343A2" w14:paraId="67965223" w14:textId="77777777" w:rsidTr="002066E7">
        <w:tc>
          <w:tcPr>
            <w:tcW w:w="2278" w:type="dxa"/>
          </w:tcPr>
          <w:p w14:paraId="45005578" w14:textId="77777777" w:rsidR="002066E7" w:rsidRPr="00997D17" w:rsidRDefault="002066E7" w:rsidP="003E5113">
            <w:pPr>
              <w:pStyle w:val="ListParagraph"/>
              <w:rPr>
                <w:sz w:val="22"/>
                <w:szCs w:val="22"/>
                <w:lang w:val="sv-SE"/>
              </w:rPr>
            </w:pPr>
          </w:p>
        </w:tc>
        <w:tc>
          <w:tcPr>
            <w:tcW w:w="2278" w:type="dxa"/>
          </w:tcPr>
          <w:p w14:paraId="38DBB622" w14:textId="209AD660" w:rsidR="002066E7" w:rsidRPr="00997D17" w:rsidRDefault="002066E7" w:rsidP="003E5113">
            <w:pPr>
              <w:pStyle w:val="ListParagraph"/>
              <w:rPr>
                <w:sz w:val="22"/>
                <w:szCs w:val="22"/>
                <w:lang w:val="sv-SE"/>
              </w:rPr>
            </w:pPr>
            <w:r w:rsidRPr="00997D17">
              <w:rPr>
                <w:sz w:val="22"/>
                <w:szCs w:val="22"/>
                <w:lang w:val="sv-SE"/>
              </w:rPr>
              <w:t>Orange / Machungwa — Level 2</w:t>
            </w:r>
          </w:p>
        </w:tc>
        <w:tc>
          <w:tcPr>
            <w:tcW w:w="2278" w:type="dxa"/>
          </w:tcPr>
          <w:p w14:paraId="5FE71283" w14:textId="2473EB6F" w:rsidR="002066E7" w:rsidRPr="00997D17" w:rsidRDefault="008C6B60" w:rsidP="003E5113">
            <w:pPr>
              <w:pStyle w:val="ListParagraph"/>
              <w:rPr>
                <w:sz w:val="22"/>
                <w:szCs w:val="22"/>
                <w:lang w:val="sv-SE"/>
              </w:rPr>
            </w:pPr>
            <w:r w:rsidRPr="00997D17">
              <w:rPr>
                <w:sz w:val="22"/>
                <w:szCs w:val="22"/>
              </w:rPr>
              <w:t xml:space="preserve">coastal floods, large waves, heavy rain, and cholera. Roads, water points or houses at the named sites are now affected. </w:t>
            </w:r>
            <w:r w:rsidRPr="00997D17">
              <w:rPr>
                <w:sz w:val="22"/>
                <w:szCs w:val="22"/>
                <w:lang w:val="sv-SE"/>
              </w:rPr>
              <w:t>Some journeys and classes are disrupted.</w:t>
            </w:r>
          </w:p>
        </w:tc>
        <w:tc>
          <w:tcPr>
            <w:tcW w:w="2278" w:type="dxa"/>
          </w:tcPr>
          <w:p w14:paraId="3EBE1577" w14:textId="5CEA74FB" w:rsidR="002066E7" w:rsidRPr="00997D17" w:rsidRDefault="008C6B60" w:rsidP="003E5113">
            <w:pPr>
              <w:pStyle w:val="ListParagraph"/>
              <w:rPr>
                <w:sz w:val="22"/>
                <w:szCs w:val="22"/>
                <w:lang w:val="sv-SE"/>
              </w:rPr>
            </w:pPr>
            <w:r w:rsidRPr="00997D17">
              <w:rPr>
                <w:sz w:val="22"/>
                <w:szCs w:val="22"/>
                <w:lang w:val="sv-SE"/>
              </w:rPr>
              <w:t>Barabara, vituo vya maji au nyumba kwenye maeneo yaliyotajwa yameathirika. Safari na masomo mengine yamesitishwa.</w:t>
            </w:r>
          </w:p>
        </w:tc>
        <w:tc>
          <w:tcPr>
            <w:tcW w:w="2279" w:type="dxa"/>
          </w:tcPr>
          <w:p w14:paraId="14B1653B" w14:textId="4E834050" w:rsidR="008C6B60" w:rsidRPr="00997D17" w:rsidRDefault="00FE0A4D" w:rsidP="00F20E47">
            <w:pPr>
              <w:pStyle w:val="ListBullet"/>
              <w:rPr>
                <w:sz w:val="22"/>
                <w:szCs w:val="22"/>
              </w:rPr>
            </w:pPr>
            <w:ins w:id="6455" w:author="Bonephace Kaijage" w:date="2026-10-14T06:21:00Z" w16du:dateUtc="2026-10-14T04:21:00Z">
              <w:r>
                <w:rPr>
                  <w:sz w:val="22"/>
                  <w:szCs w:val="22"/>
                </w:rPr>
                <w:t>Stop fishing and crossings at the sites named in Know Your Risk.</w:t>
              </w:r>
            </w:ins>
            <w:del w:id="6456" w:author="Bonephace Kaijage" w:date="2026-10-14T06:21:00Z" w16du:dateUtc="2026-10-14T04:21:00Z">
              <w:r w:rsidR="00275313" w:rsidRPr="00997D17" w:rsidDel="00FE0A4D">
                <w:rPr>
                  <w:sz w:val="22"/>
                  <w:szCs w:val="22"/>
                </w:rPr>
                <w:delText>Stop fishing and crossings at the named sites are now affected.</w:delText>
              </w:r>
            </w:del>
          </w:p>
          <w:p w14:paraId="36AE6770" w14:textId="2BC15E38" w:rsidR="008C6B60" w:rsidRPr="00997D17" w:rsidRDefault="00FE0A4D" w:rsidP="00F20E47">
            <w:pPr>
              <w:pStyle w:val="ListBullet"/>
              <w:rPr>
                <w:sz w:val="22"/>
                <w:szCs w:val="22"/>
              </w:rPr>
            </w:pPr>
            <w:ins w:id="6457" w:author="Bonephace Kaijage" w:date="2026-10-14T06:16:00Z" w16du:dateUtc="2026-10-14T04:16:00Z">
              <w:r>
                <w:rPr>
                  <w:sz w:val="22"/>
                  <w:szCs w:val="22"/>
                </w:rPr>
                <w:t>Help people off the low shore to the assembly point, starting with those who cannot move alone; waves and the lake level can rise with little warning.</w:t>
              </w:r>
            </w:ins>
            <w:del w:id="6458" w:author="Bonephace Kaijage" w:date="2026-10-14T06:16:00Z" w16du:dateUtc="2026-10-14T04:16:00Z">
              <w:r w:rsidR="00275313" w:rsidRPr="00997D17" w:rsidDel="00FE0A4D">
                <w:rPr>
                  <w:sz w:val="22"/>
                  <w:szCs w:val="22"/>
                </w:rPr>
                <w:delText>Move people off the low shore to the assembly point.</w:delText>
              </w:r>
            </w:del>
          </w:p>
          <w:p w14:paraId="6391D53B" w14:textId="6C411055" w:rsidR="008C6B60" w:rsidRPr="00997D17" w:rsidRDefault="00FE0A4D" w:rsidP="00F20E47">
            <w:pPr>
              <w:pStyle w:val="ListBullet"/>
              <w:rPr>
                <w:sz w:val="22"/>
                <w:szCs w:val="22"/>
              </w:rPr>
            </w:pPr>
            <w:ins w:id="6459" w:author="Bonephace Kaijage" w:date="2026-10-14T06:21:00Z" w16du:dateUtc="2026-10-14T04:21:00Z">
              <w:r>
                <w:rPr>
                  <w:sz w:val="22"/>
                  <w:szCs w:val="22"/>
                </w:rPr>
                <w:t xml:space="preserve">Account for boats still out </w:t>
              </w:r>
              <w:r>
                <w:rPr>
                  <w:sz w:val="22"/>
                  <w:szCs w:val="22"/>
                </w:rPr>
                <w:lastRenderedPageBreak/>
                <w:t>from the sites named in Know Your Risk.</w:t>
              </w:r>
            </w:ins>
            <w:del w:id="6460" w:author="Bonephace Kaijage" w:date="2026-10-14T06:21:00Z" w16du:dateUtc="2026-10-14T04:21:00Z">
              <w:r w:rsidR="00275313" w:rsidRPr="00997D17" w:rsidDel="00FE0A4D">
                <w:rPr>
                  <w:sz w:val="22"/>
                  <w:szCs w:val="22"/>
                </w:rPr>
                <w:delText>Account for boats still out from the named sites are now affected.</w:delText>
              </w:r>
            </w:del>
          </w:p>
          <w:p w14:paraId="1D4A42F6" w14:textId="690D356F"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0648D7C5" w14:textId="1E2089DE" w:rsidR="008C6B60" w:rsidRPr="00997D17" w:rsidRDefault="00275313" w:rsidP="00F20E47">
            <w:pPr>
              <w:pStyle w:val="ListBullet"/>
              <w:rPr>
                <w:sz w:val="22"/>
                <w:szCs w:val="22"/>
              </w:rPr>
            </w:pPr>
            <w:r w:rsidRPr="00997D17">
              <w:rPr>
                <w:sz w:val="22"/>
                <w:szCs w:val="22"/>
              </w:rPr>
              <w:lastRenderedPageBreak/>
              <w:t>Hamisha kaya za eneo hili kwenda kituoni.</w:t>
            </w:r>
          </w:p>
          <w:p w14:paraId="5BCFC6CA" w14:textId="352AB96C"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16F78661" w14:textId="126BA397"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44F78AD8" w14:textId="3EFC3C2A"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17F75645" w14:textId="77777777" w:rsidTr="002066E7">
        <w:tc>
          <w:tcPr>
            <w:tcW w:w="2278" w:type="dxa"/>
          </w:tcPr>
          <w:p w14:paraId="0CDA0879" w14:textId="77777777" w:rsidR="002066E7" w:rsidRPr="00997D17" w:rsidRDefault="002066E7" w:rsidP="003E5113">
            <w:pPr>
              <w:pStyle w:val="ListParagraph"/>
              <w:rPr>
                <w:sz w:val="22"/>
                <w:szCs w:val="22"/>
                <w:lang w:val="sv-SE"/>
              </w:rPr>
            </w:pPr>
          </w:p>
        </w:tc>
        <w:tc>
          <w:tcPr>
            <w:tcW w:w="2278" w:type="dxa"/>
          </w:tcPr>
          <w:p w14:paraId="2383B1D2" w14:textId="599D00CE" w:rsidR="002066E7" w:rsidRPr="00997D17" w:rsidRDefault="002066E7" w:rsidP="003E5113">
            <w:pPr>
              <w:pStyle w:val="ListParagraph"/>
              <w:rPr>
                <w:sz w:val="22"/>
                <w:szCs w:val="22"/>
                <w:lang w:val="sv-SE"/>
              </w:rPr>
            </w:pPr>
            <w:r w:rsidRPr="00997D17">
              <w:rPr>
                <w:sz w:val="22"/>
                <w:szCs w:val="22"/>
                <w:lang w:val="sv-SE"/>
              </w:rPr>
              <w:t>Red / Nyekundu — Level 3</w:t>
            </w:r>
          </w:p>
        </w:tc>
        <w:tc>
          <w:tcPr>
            <w:tcW w:w="2278" w:type="dxa"/>
          </w:tcPr>
          <w:p w14:paraId="0E49910C" w14:textId="187F32A3" w:rsidR="002066E7" w:rsidRPr="00997D17" w:rsidRDefault="00FE0A4D" w:rsidP="003E5113">
            <w:pPr>
              <w:pStyle w:val="ListParagraph"/>
              <w:rPr>
                <w:sz w:val="22"/>
                <w:szCs w:val="22"/>
              </w:rPr>
            </w:pPr>
            <w:ins w:id="6461"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462"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74E1EF9" w14:textId="4A56D23B" w:rsidR="002066E7" w:rsidRPr="00997D17" w:rsidRDefault="00FE0A4D" w:rsidP="003E5113">
            <w:pPr>
              <w:pStyle w:val="ListParagraph"/>
              <w:rPr>
                <w:sz w:val="22"/>
                <w:szCs w:val="22"/>
              </w:rPr>
            </w:pPr>
            <w:ins w:id="6463"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46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66E4DD1" w14:textId="23B12A23" w:rsidR="008C6B60" w:rsidRPr="00997D17" w:rsidRDefault="00FE0A4D" w:rsidP="00F20E47">
            <w:pPr>
              <w:pStyle w:val="ListBullet"/>
              <w:rPr>
                <w:sz w:val="22"/>
                <w:szCs w:val="22"/>
              </w:rPr>
            </w:pPr>
            <w:ins w:id="6465"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466"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5C6C26ED" w14:textId="6C827617" w:rsidR="008C6B60" w:rsidRPr="00997D17" w:rsidRDefault="00FE0A4D" w:rsidP="00F20E47">
            <w:pPr>
              <w:pStyle w:val="ListBullet"/>
              <w:rPr>
                <w:sz w:val="22"/>
                <w:szCs w:val="22"/>
              </w:rPr>
            </w:pPr>
            <w:ins w:id="6467" w:author="Bonephace Kaijage" w:date="2026-10-14T06:21:00Z" w16du:dateUtc="2026-10-14T04:21:00Z">
              <w:r>
                <w:rPr>
                  <w:sz w:val="22"/>
                  <w:szCs w:val="22"/>
                </w:rPr>
                <w:t>Call 114 and 190, and keep the road to the sites named in Know Your Risk clear so that ambulances and rescue teams can reach people.</w:t>
              </w:r>
            </w:ins>
            <w:del w:id="6468" w:author="Bonephace Kaijage" w:date="2026-10-14T06:21:00Z" w16du:dateUtc="2026-10-14T04:21:00Z">
              <w:r w:rsidR="00275313" w:rsidRPr="00997D17" w:rsidDel="00FE0A4D">
                <w:rPr>
                  <w:sz w:val="22"/>
                  <w:szCs w:val="22"/>
                </w:rPr>
                <w:delText>Call 114 and 190. Keep the road to the named sites clear for ambulances.</w:delText>
              </w:r>
            </w:del>
          </w:p>
          <w:p w14:paraId="6F99248D" w14:textId="35F6D246" w:rsidR="008C6B60" w:rsidRPr="00997D17" w:rsidRDefault="00275313" w:rsidP="00F20E47">
            <w:pPr>
              <w:pStyle w:val="ListBullet"/>
              <w:rPr>
                <w:sz w:val="22"/>
                <w:szCs w:val="22"/>
              </w:rPr>
            </w:pPr>
            <w:r w:rsidRPr="00997D17">
              <w:rPr>
                <w:sz w:val="22"/>
                <w:szCs w:val="22"/>
              </w:rPr>
              <w:t>Open the shelter and register every household. Note who is missing.</w:t>
            </w:r>
          </w:p>
          <w:p w14:paraId="4B071757" w14:textId="2B17D65E" w:rsidR="002066E7" w:rsidRPr="00997D17" w:rsidRDefault="00275313" w:rsidP="00F20E47">
            <w:pPr>
              <w:pStyle w:val="ListBullet"/>
              <w:rPr>
                <w:sz w:val="22"/>
                <w:szCs w:val="22"/>
              </w:rPr>
            </w:pPr>
            <w:r w:rsidRPr="00997D17">
              <w:rPr>
                <w:sz w:val="22"/>
                <w:szCs w:val="22"/>
              </w:rPr>
              <w:t xml:space="preserve">Health team: injury first, then </w:t>
            </w:r>
            <w:r w:rsidRPr="00997D17">
              <w:rPr>
                <w:sz w:val="22"/>
                <w:szCs w:val="22"/>
              </w:rPr>
              <w:lastRenderedPageBreak/>
              <w:t>cholera if the water is dirty.</w:t>
            </w:r>
          </w:p>
        </w:tc>
        <w:tc>
          <w:tcPr>
            <w:tcW w:w="2279" w:type="dxa"/>
          </w:tcPr>
          <w:p w14:paraId="69E1DD41" w14:textId="08987DB6"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14647AFC" w14:textId="7F7CA90F" w:rsidR="008C6B60" w:rsidRPr="00997D17" w:rsidRDefault="00275313" w:rsidP="00F20E47">
            <w:pPr>
              <w:pStyle w:val="ListBullet"/>
              <w:rPr>
                <w:sz w:val="22"/>
                <w:szCs w:val="22"/>
                <w:lang w:val="sv-SE"/>
              </w:rPr>
            </w:pPr>
            <w:r w:rsidRPr="00997D17">
              <w:rPr>
                <w:sz w:val="22"/>
                <w:szCs w:val="22"/>
                <w:lang w:val="sv-SE"/>
              </w:rPr>
              <w:t>Piga 114 na 190. Acha barabara wazi.</w:t>
            </w:r>
          </w:p>
          <w:p w14:paraId="331964CC" w14:textId="6AACB80D" w:rsidR="008C6B60" w:rsidRPr="00997D17" w:rsidRDefault="00275313" w:rsidP="00F20E47">
            <w:pPr>
              <w:pStyle w:val="ListBullet"/>
              <w:rPr>
                <w:sz w:val="22"/>
                <w:szCs w:val="22"/>
                <w:lang w:val="sv-SE"/>
              </w:rPr>
            </w:pPr>
            <w:r w:rsidRPr="00997D17">
              <w:rPr>
                <w:sz w:val="22"/>
                <w:szCs w:val="22"/>
                <w:lang w:val="sv-SE"/>
              </w:rPr>
              <w:t>Sajili kila kaya. Andika aliyepotea.</w:t>
            </w:r>
          </w:p>
          <w:p w14:paraId="6A17391F" w14:textId="34130260"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7380C83B" w14:textId="77777777" w:rsidTr="002066E7">
        <w:tc>
          <w:tcPr>
            <w:tcW w:w="2278" w:type="dxa"/>
          </w:tcPr>
          <w:p w14:paraId="06B56026" w14:textId="2E536ECC" w:rsidR="002066E7" w:rsidRPr="00997D17" w:rsidRDefault="002066E7" w:rsidP="003E5113">
            <w:pPr>
              <w:pStyle w:val="ListParagraph"/>
              <w:rPr>
                <w:sz w:val="22"/>
                <w:szCs w:val="22"/>
                <w:lang w:val="sv-SE"/>
              </w:rPr>
            </w:pPr>
            <w:r w:rsidRPr="00997D17">
              <w:rPr>
                <w:sz w:val="22"/>
                <w:szCs w:val="22"/>
                <w:lang w:val="sv-SE"/>
              </w:rPr>
              <w:t>Kusini District</w:t>
            </w:r>
          </w:p>
        </w:tc>
        <w:tc>
          <w:tcPr>
            <w:tcW w:w="2278" w:type="dxa"/>
          </w:tcPr>
          <w:p w14:paraId="7736456D" w14:textId="51CE4DB8" w:rsidR="002066E7" w:rsidRPr="00997D17" w:rsidRDefault="002066E7" w:rsidP="003E5113">
            <w:pPr>
              <w:pStyle w:val="ListParagraph"/>
              <w:rPr>
                <w:sz w:val="22"/>
                <w:szCs w:val="22"/>
                <w:lang w:val="sv-SE"/>
              </w:rPr>
            </w:pPr>
            <w:r w:rsidRPr="00997D17">
              <w:rPr>
                <w:sz w:val="22"/>
                <w:szCs w:val="22"/>
                <w:lang w:val="sv-SE"/>
              </w:rPr>
              <w:t>Yellow / Njano — Level 1</w:t>
            </w:r>
          </w:p>
        </w:tc>
        <w:tc>
          <w:tcPr>
            <w:tcW w:w="2278" w:type="dxa"/>
          </w:tcPr>
          <w:p w14:paraId="78126C91" w14:textId="23D2D3E7" w:rsidR="002066E7" w:rsidRPr="00997D17" w:rsidRDefault="008C6B60" w:rsidP="003E5113">
            <w:pPr>
              <w:pStyle w:val="ListParagraph"/>
              <w:rPr>
                <w:sz w:val="22"/>
                <w:szCs w:val="22"/>
              </w:rPr>
            </w:pPr>
            <w:r w:rsidRPr="00997D17">
              <w:rPr>
                <w:sz w:val="22"/>
                <w:szCs w:val="22"/>
              </w:rPr>
              <w:t>large waves on the south and east shores, strong winds, heavy rain, and boat accidents. A few roads slippery, a few low homes wet, and lightning where storms build.</w:t>
            </w:r>
          </w:p>
        </w:tc>
        <w:tc>
          <w:tcPr>
            <w:tcW w:w="2278" w:type="dxa"/>
          </w:tcPr>
          <w:p w14:paraId="75DBEE2F" w14:textId="34F188BE"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764BC33F" w14:textId="6730A99A" w:rsidR="008C6B60" w:rsidRPr="00997D17" w:rsidRDefault="00275313" w:rsidP="00F20E47">
            <w:pPr>
              <w:pStyle w:val="ListBullet"/>
              <w:rPr>
                <w:sz w:val="22"/>
                <w:szCs w:val="22"/>
              </w:rPr>
            </w:pPr>
            <w:r w:rsidRPr="00997D17">
              <w:rPr>
                <w:sz w:val="22"/>
                <w:szCs w:val="22"/>
              </w:rPr>
              <w:t>Before any boat leaves south and east shores, check the forecast and put a life jacket on.</w:t>
            </w:r>
          </w:p>
          <w:p w14:paraId="14CC67F7" w14:textId="564B7016" w:rsidR="008C6B60" w:rsidRPr="00997D17" w:rsidRDefault="00275313" w:rsidP="00F20E47">
            <w:pPr>
              <w:pStyle w:val="ListBullet"/>
              <w:rPr>
                <w:sz w:val="22"/>
                <w:szCs w:val="22"/>
              </w:rPr>
            </w:pPr>
            <w:r w:rsidRPr="00997D17">
              <w:rPr>
                <w:sz w:val="22"/>
                <w:szCs w:val="22"/>
              </w:rPr>
              <w:t>Bring small boats off the open water at south and east shores.</w:t>
            </w:r>
          </w:p>
          <w:p w14:paraId="770C0C6D" w14:textId="597B9227" w:rsidR="008C6B60" w:rsidRPr="00997D17" w:rsidRDefault="00275313" w:rsidP="00F20E47">
            <w:pPr>
              <w:pStyle w:val="ListBullet"/>
              <w:rPr>
                <w:sz w:val="22"/>
                <w:szCs w:val="22"/>
              </w:rPr>
            </w:pPr>
            <w:r w:rsidRPr="00997D17">
              <w:rPr>
                <w:sz w:val="22"/>
                <w:szCs w:val="22"/>
              </w:rPr>
              <w:t>The landing listens for the warning and saves 190.</w:t>
            </w:r>
          </w:p>
          <w:p w14:paraId="114D767D" w14:textId="22AEA36B" w:rsidR="002066E7" w:rsidRPr="00997D17" w:rsidRDefault="00275313" w:rsidP="00F20E47">
            <w:pPr>
              <w:pStyle w:val="ListBullet"/>
              <w:rPr>
                <w:sz w:val="22"/>
                <w:szCs w:val="22"/>
              </w:rPr>
            </w:pPr>
            <w:r w:rsidRPr="00997D17">
              <w:rPr>
                <w:sz w:val="22"/>
                <w:szCs w:val="22"/>
              </w:rPr>
              <w:t>Do not swim out from south and east shores. Throw something that floats.</w:t>
            </w:r>
          </w:p>
        </w:tc>
        <w:tc>
          <w:tcPr>
            <w:tcW w:w="2279" w:type="dxa"/>
          </w:tcPr>
          <w:p w14:paraId="0AC14127" w14:textId="7FFB6296" w:rsidR="008C6B60" w:rsidRPr="00997D17" w:rsidRDefault="00275313" w:rsidP="00F20E47">
            <w:pPr>
              <w:pStyle w:val="ListBullet"/>
              <w:rPr>
                <w:sz w:val="22"/>
                <w:szCs w:val="22"/>
              </w:rPr>
            </w:pPr>
            <w:r w:rsidRPr="00997D17">
              <w:rPr>
                <w:sz w:val="22"/>
                <w:szCs w:val="22"/>
              </w:rPr>
              <w:t>Kabla ya mvua, tembea eneo hili na usafishe mitaro.</w:t>
            </w:r>
          </w:p>
          <w:p w14:paraId="4F3A33BE" w14:textId="6B0397E0" w:rsidR="008C6B60" w:rsidRPr="00997D17" w:rsidRDefault="00275313" w:rsidP="00F20E47">
            <w:pPr>
              <w:pStyle w:val="ListBullet"/>
              <w:rPr>
                <w:sz w:val="22"/>
                <w:szCs w:val="22"/>
              </w:rPr>
            </w:pPr>
            <w:r w:rsidRPr="00997D17">
              <w:rPr>
                <w:sz w:val="22"/>
                <w:szCs w:val="22"/>
              </w:rPr>
              <w:t>Kaya zipandishe chakula, nyaraka na watoto.</w:t>
            </w:r>
          </w:p>
          <w:p w14:paraId="55429E9E" w14:textId="59587221" w:rsidR="008C6B60" w:rsidRPr="00997D17" w:rsidRDefault="00FE0A4D" w:rsidP="00F20E47">
            <w:pPr>
              <w:pStyle w:val="ListBullet"/>
              <w:rPr>
                <w:sz w:val="22"/>
                <w:szCs w:val="22"/>
                <w:lang w:val="sv-SE"/>
              </w:rPr>
            </w:pPr>
            <w:ins w:id="6469" w:author="Bonephace Kaijage" w:date="2026-10-14T06:13:00Z" w16du:dateUtc="2026-10-14T04:13:00Z">
              <w:r>
                <w:rPr>
                  <w:sz w:val="22"/>
                  <w:szCs w:val="22"/>
                </w:rPr>
                <w:t>Hifadhini 190 na namba ya mwenyekiti, na wekeni tochi na maji tayari, ili msaada uitwe na kaya iweze kukaa usiku bila umeme.</w:t>
              </w:r>
            </w:ins>
            <w:del w:id="6470" w:author="Bonephace Kaijage" w:date="2026-10-14T06:13:00Z" w16du:dateUtc="2026-10-14T04:13: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63C76529" w14:textId="162FCE61" w:rsidR="002066E7" w:rsidRPr="00997D17" w:rsidRDefault="00FE0A4D" w:rsidP="00F20E47">
            <w:pPr>
              <w:pStyle w:val="ListBullet"/>
              <w:rPr>
                <w:sz w:val="22"/>
                <w:szCs w:val="22"/>
                <w:lang w:val="sv-SE"/>
              </w:rPr>
            </w:pPr>
            <w:ins w:id="6471" w:author="Bonephace Kaijage" w:date="2026-10-14T06:13:00Z" w16du:dateUtc="2026-10-14T04:13:00Z">
              <w:r>
                <w:rPr>
                  <w:sz w:val="22"/>
                  <w:szCs w:val="22"/>
                  <w:lang w:val="sv-SE"/>
                </w:rPr>
                <w:t>Subirini badala ya kuvuka maji barabarani: yanaweza kumchukua mtu au gari. Washeni taa, punguzeni mwendo.</w:t>
              </w:r>
            </w:ins>
            <w:del w:id="6472" w:author="Bonephace Kaijage" w:date="2026-10-14T06:13:00Z" w16du:dateUtc="2026-10-14T04:13:00Z">
              <w:r w:rsidR="00275313" w:rsidRPr="00997D17" w:rsidDel="00FE0A4D">
                <w:rPr>
                  <w:sz w:val="22"/>
                  <w:szCs w:val="22"/>
                  <w:lang w:val="sv-SE"/>
                </w:rPr>
                <w:delText>Usivuke maji barabarani. Washa taa, punguza mwendo.</w:delText>
              </w:r>
            </w:del>
          </w:p>
        </w:tc>
      </w:tr>
      <w:tr w:rsidR="002066E7" w:rsidRPr="000343A2" w14:paraId="1B6C2AA2" w14:textId="77777777" w:rsidTr="002066E7">
        <w:tc>
          <w:tcPr>
            <w:tcW w:w="2278" w:type="dxa"/>
          </w:tcPr>
          <w:p w14:paraId="2E8E86AE" w14:textId="77777777" w:rsidR="002066E7" w:rsidRPr="00997D17" w:rsidRDefault="002066E7" w:rsidP="003E5113">
            <w:pPr>
              <w:pStyle w:val="ListParagraph"/>
              <w:rPr>
                <w:sz w:val="22"/>
                <w:szCs w:val="22"/>
                <w:lang w:val="sv-SE"/>
              </w:rPr>
            </w:pPr>
          </w:p>
        </w:tc>
        <w:tc>
          <w:tcPr>
            <w:tcW w:w="2278" w:type="dxa"/>
          </w:tcPr>
          <w:p w14:paraId="2CD195CE" w14:textId="757AC566" w:rsidR="002066E7" w:rsidRPr="00997D17" w:rsidRDefault="002066E7" w:rsidP="003E5113">
            <w:pPr>
              <w:pStyle w:val="ListParagraph"/>
              <w:rPr>
                <w:sz w:val="22"/>
                <w:szCs w:val="22"/>
                <w:lang w:val="sv-SE"/>
              </w:rPr>
            </w:pPr>
            <w:r w:rsidRPr="00997D17">
              <w:rPr>
                <w:sz w:val="22"/>
                <w:szCs w:val="22"/>
                <w:lang w:val="sv-SE"/>
              </w:rPr>
              <w:t>Orange / Machungwa — Level 2</w:t>
            </w:r>
          </w:p>
        </w:tc>
        <w:tc>
          <w:tcPr>
            <w:tcW w:w="2278" w:type="dxa"/>
          </w:tcPr>
          <w:p w14:paraId="7F6CDC72" w14:textId="74A65047" w:rsidR="002066E7" w:rsidRPr="00997D17" w:rsidRDefault="008C6B60" w:rsidP="003E5113">
            <w:pPr>
              <w:pStyle w:val="ListParagraph"/>
              <w:rPr>
                <w:sz w:val="22"/>
                <w:szCs w:val="22"/>
                <w:lang w:val="sv-SE"/>
              </w:rPr>
            </w:pPr>
            <w:r w:rsidRPr="00997D17">
              <w:rPr>
                <w:sz w:val="22"/>
                <w:szCs w:val="22"/>
              </w:rPr>
              <w:t xml:space="preserve">large waves on the south and east shores, strong winds, heavy rain, and boat accidents. Roads, water points or houses at the named sites are now affected. </w:t>
            </w:r>
            <w:r w:rsidRPr="00997D17">
              <w:rPr>
                <w:sz w:val="22"/>
                <w:szCs w:val="22"/>
                <w:lang w:val="sv-SE"/>
              </w:rPr>
              <w:t>Some journeys and classes are disrupted.</w:t>
            </w:r>
          </w:p>
        </w:tc>
        <w:tc>
          <w:tcPr>
            <w:tcW w:w="2278" w:type="dxa"/>
          </w:tcPr>
          <w:p w14:paraId="0E51EEBD" w14:textId="01C3104A" w:rsidR="002066E7" w:rsidRPr="00997D17" w:rsidRDefault="008C6B60" w:rsidP="003E5113">
            <w:pPr>
              <w:pStyle w:val="ListParagraph"/>
              <w:rPr>
                <w:sz w:val="22"/>
                <w:szCs w:val="22"/>
                <w:lang w:val="sv-SE"/>
              </w:rPr>
            </w:pPr>
            <w:r w:rsidRPr="00997D17">
              <w:rPr>
                <w:sz w:val="22"/>
                <w:szCs w:val="22"/>
                <w:lang w:val="sv-SE"/>
              </w:rPr>
              <w:t>Barabara, vituo vya maji au nyumba kwenye maeneo yaliyotajwa yameathirika. Safari na masomo mengine yamesitishwa.</w:t>
            </w:r>
          </w:p>
        </w:tc>
        <w:tc>
          <w:tcPr>
            <w:tcW w:w="2279" w:type="dxa"/>
          </w:tcPr>
          <w:p w14:paraId="51E313E0" w14:textId="5A696CED" w:rsidR="008C6B60" w:rsidRPr="00997D17" w:rsidRDefault="00275313" w:rsidP="00F20E47">
            <w:pPr>
              <w:pStyle w:val="ListBullet"/>
              <w:rPr>
                <w:sz w:val="22"/>
                <w:szCs w:val="22"/>
              </w:rPr>
            </w:pPr>
            <w:r w:rsidRPr="00997D17">
              <w:rPr>
                <w:sz w:val="22"/>
                <w:szCs w:val="22"/>
              </w:rPr>
              <w:t>Stop fishing and crossings at south and east shores.</w:t>
            </w:r>
          </w:p>
          <w:p w14:paraId="7FD3AF3B" w14:textId="1BF2A756" w:rsidR="008C6B60" w:rsidRPr="00997D17" w:rsidRDefault="00FE0A4D" w:rsidP="00F20E47">
            <w:pPr>
              <w:pStyle w:val="ListBullet"/>
              <w:rPr>
                <w:sz w:val="22"/>
                <w:szCs w:val="22"/>
              </w:rPr>
            </w:pPr>
            <w:ins w:id="6473" w:author="Bonephace Kaijage" w:date="2026-10-14T06:17:00Z" w16du:dateUtc="2026-10-14T04:17:00Z">
              <w:r>
                <w:rPr>
                  <w:sz w:val="22"/>
                  <w:szCs w:val="22"/>
                </w:rPr>
                <w:t xml:space="preserve">Help people off the low shore to the assembly point, starting with those who cannot move alone; waves </w:t>
              </w:r>
              <w:r>
                <w:rPr>
                  <w:sz w:val="22"/>
                  <w:szCs w:val="22"/>
                </w:rPr>
                <w:lastRenderedPageBreak/>
                <w:t>and the lake level can rise with little warning.</w:t>
              </w:r>
            </w:ins>
            <w:del w:id="6474" w:author="Bonephace Kaijage" w:date="2026-10-14T06:17:00Z" w16du:dateUtc="2026-10-14T04:17:00Z">
              <w:r w:rsidR="00275313" w:rsidRPr="00997D17" w:rsidDel="00FE0A4D">
                <w:rPr>
                  <w:sz w:val="22"/>
                  <w:szCs w:val="22"/>
                </w:rPr>
                <w:delText>Move people off the low shore to the assembly point.</w:delText>
              </w:r>
            </w:del>
          </w:p>
          <w:p w14:paraId="64FB9141" w14:textId="1751056B" w:rsidR="008C6B60" w:rsidRPr="00997D17" w:rsidRDefault="00275313" w:rsidP="00F20E47">
            <w:pPr>
              <w:pStyle w:val="ListBullet"/>
              <w:rPr>
                <w:sz w:val="22"/>
                <w:szCs w:val="22"/>
              </w:rPr>
            </w:pPr>
            <w:r w:rsidRPr="00997D17">
              <w:rPr>
                <w:sz w:val="22"/>
                <w:szCs w:val="22"/>
              </w:rPr>
              <w:t>Account for boats still out from south and east shores.</w:t>
            </w:r>
          </w:p>
          <w:p w14:paraId="78407CBB" w14:textId="16D3D210"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060768FB" w14:textId="299B3FF2" w:rsidR="008C6B60" w:rsidRPr="00997D17" w:rsidRDefault="00275313" w:rsidP="00F20E47">
            <w:pPr>
              <w:pStyle w:val="ListBullet"/>
              <w:rPr>
                <w:sz w:val="22"/>
                <w:szCs w:val="22"/>
              </w:rPr>
            </w:pPr>
            <w:r w:rsidRPr="00997D17">
              <w:rPr>
                <w:sz w:val="22"/>
                <w:szCs w:val="22"/>
              </w:rPr>
              <w:lastRenderedPageBreak/>
              <w:t>Hamisha kaya za eneo hili kwenda kituoni.</w:t>
            </w:r>
          </w:p>
          <w:p w14:paraId="42CB7BB3" w14:textId="0BC00B71"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4E449337" w14:textId="11516FCC"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5CFE1B5A" w14:textId="6F3321B4" w:rsidR="002066E7" w:rsidRPr="00997D17" w:rsidRDefault="00275313" w:rsidP="00F20E47">
            <w:pPr>
              <w:pStyle w:val="ListBullet"/>
              <w:rPr>
                <w:sz w:val="22"/>
                <w:szCs w:val="22"/>
                <w:lang w:val="sv-SE"/>
              </w:rPr>
            </w:pPr>
            <w:r w:rsidRPr="00997D17">
              <w:rPr>
                <w:sz w:val="22"/>
                <w:szCs w:val="22"/>
                <w:lang w:val="sv-SE"/>
              </w:rPr>
              <w:lastRenderedPageBreak/>
              <w:t>Chemsha maji. Kliniki iangalie kuhara.</w:t>
            </w:r>
          </w:p>
        </w:tc>
      </w:tr>
      <w:tr w:rsidR="002066E7" w:rsidRPr="00997D17" w14:paraId="1F0E776B" w14:textId="77777777" w:rsidTr="002066E7">
        <w:tc>
          <w:tcPr>
            <w:tcW w:w="2278" w:type="dxa"/>
          </w:tcPr>
          <w:p w14:paraId="1FAC41A6" w14:textId="77777777" w:rsidR="002066E7" w:rsidRPr="00997D17" w:rsidRDefault="002066E7" w:rsidP="003E5113">
            <w:pPr>
              <w:pStyle w:val="ListParagraph"/>
              <w:rPr>
                <w:sz w:val="22"/>
                <w:szCs w:val="22"/>
                <w:lang w:val="sv-SE"/>
              </w:rPr>
            </w:pPr>
          </w:p>
        </w:tc>
        <w:tc>
          <w:tcPr>
            <w:tcW w:w="2278" w:type="dxa"/>
          </w:tcPr>
          <w:p w14:paraId="2E5F4B02" w14:textId="77900DE3" w:rsidR="002066E7" w:rsidRPr="00997D17" w:rsidRDefault="002066E7" w:rsidP="003E5113">
            <w:pPr>
              <w:pStyle w:val="ListParagraph"/>
              <w:rPr>
                <w:sz w:val="22"/>
                <w:szCs w:val="22"/>
                <w:lang w:val="sv-SE"/>
              </w:rPr>
            </w:pPr>
            <w:r w:rsidRPr="00997D17">
              <w:rPr>
                <w:sz w:val="22"/>
                <w:szCs w:val="22"/>
                <w:lang w:val="sv-SE"/>
              </w:rPr>
              <w:t>Red / Nyekundu — Level 3</w:t>
            </w:r>
          </w:p>
        </w:tc>
        <w:tc>
          <w:tcPr>
            <w:tcW w:w="2278" w:type="dxa"/>
          </w:tcPr>
          <w:p w14:paraId="18CD4D11" w14:textId="6D3B5F36" w:rsidR="002066E7" w:rsidRPr="00997D17" w:rsidRDefault="00FE0A4D" w:rsidP="003E5113">
            <w:pPr>
              <w:pStyle w:val="ListParagraph"/>
              <w:rPr>
                <w:sz w:val="22"/>
                <w:szCs w:val="22"/>
              </w:rPr>
            </w:pPr>
            <w:ins w:id="6475"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476"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171247A4" w14:textId="1E622EB0" w:rsidR="002066E7" w:rsidRPr="00997D17" w:rsidRDefault="00FE0A4D" w:rsidP="003E5113">
            <w:pPr>
              <w:pStyle w:val="ListParagraph"/>
              <w:rPr>
                <w:sz w:val="22"/>
                <w:szCs w:val="22"/>
              </w:rPr>
            </w:pPr>
            <w:ins w:id="6477"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478"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413886BD" w14:textId="4552EE6F" w:rsidR="008C6B60" w:rsidRPr="00997D17" w:rsidRDefault="00FE0A4D" w:rsidP="00F20E47">
            <w:pPr>
              <w:pStyle w:val="ListBullet"/>
              <w:rPr>
                <w:sz w:val="22"/>
                <w:szCs w:val="22"/>
              </w:rPr>
            </w:pPr>
            <w:ins w:id="6479"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480"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7EBE5FBF" w14:textId="3795B81C" w:rsidR="008C6B60" w:rsidRPr="00997D17" w:rsidRDefault="00FE0A4D" w:rsidP="00F20E47">
            <w:pPr>
              <w:pStyle w:val="ListBullet"/>
              <w:rPr>
                <w:sz w:val="22"/>
                <w:szCs w:val="22"/>
              </w:rPr>
            </w:pPr>
            <w:ins w:id="6481" w:author="Bonephace Kaijage" w:date="2026-10-14T06:21:00Z" w16du:dateUtc="2026-10-14T04:21:00Z">
              <w:r>
                <w:rPr>
                  <w:sz w:val="22"/>
                  <w:szCs w:val="22"/>
                </w:rPr>
                <w:t>Call 114 and 190, and keep the road to the sites named in Know Your Risk clear so that ambulances and rescue teams can reach people.</w:t>
              </w:r>
            </w:ins>
            <w:del w:id="6482" w:author="Bonephace Kaijage" w:date="2026-10-14T06:21:00Z" w16du:dateUtc="2026-10-14T04:21:00Z">
              <w:r w:rsidR="00275313" w:rsidRPr="00997D17" w:rsidDel="00FE0A4D">
                <w:rPr>
                  <w:sz w:val="22"/>
                  <w:szCs w:val="22"/>
                </w:rPr>
                <w:delText>Call 114 and 190. Keep the road to the named sites clear for ambulances.</w:delText>
              </w:r>
            </w:del>
          </w:p>
          <w:p w14:paraId="19019AD0" w14:textId="5208CB65" w:rsidR="008C6B60" w:rsidRPr="00997D17" w:rsidRDefault="00275313" w:rsidP="00F20E47">
            <w:pPr>
              <w:pStyle w:val="ListBullet"/>
              <w:rPr>
                <w:sz w:val="22"/>
                <w:szCs w:val="22"/>
              </w:rPr>
            </w:pPr>
            <w:r w:rsidRPr="00997D17">
              <w:rPr>
                <w:sz w:val="22"/>
                <w:szCs w:val="22"/>
              </w:rPr>
              <w:t xml:space="preserve">Open the shelter and register </w:t>
            </w:r>
            <w:r w:rsidRPr="00997D17">
              <w:rPr>
                <w:sz w:val="22"/>
                <w:szCs w:val="22"/>
              </w:rPr>
              <w:lastRenderedPageBreak/>
              <w:t>every household. Note who is missing.</w:t>
            </w:r>
          </w:p>
          <w:p w14:paraId="3353167A" w14:textId="7906D03A"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5351580B" w14:textId="69196150"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3712BF10" w14:textId="445AECE4" w:rsidR="008C6B60" w:rsidRPr="00997D17" w:rsidRDefault="00275313" w:rsidP="00F20E47">
            <w:pPr>
              <w:pStyle w:val="ListBullet"/>
              <w:rPr>
                <w:sz w:val="22"/>
                <w:szCs w:val="22"/>
                <w:lang w:val="sv-SE"/>
              </w:rPr>
            </w:pPr>
            <w:r w:rsidRPr="00997D17">
              <w:rPr>
                <w:sz w:val="22"/>
                <w:szCs w:val="22"/>
                <w:lang w:val="sv-SE"/>
              </w:rPr>
              <w:t>Piga 114 na 190. Acha barabara wazi.</w:t>
            </w:r>
          </w:p>
          <w:p w14:paraId="460D11A3" w14:textId="550D9652" w:rsidR="008C6B60" w:rsidRPr="00997D17" w:rsidRDefault="00275313" w:rsidP="00F20E47">
            <w:pPr>
              <w:pStyle w:val="ListBullet"/>
              <w:rPr>
                <w:sz w:val="22"/>
                <w:szCs w:val="22"/>
                <w:lang w:val="sv-SE"/>
              </w:rPr>
            </w:pPr>
            <w:r w:rsidRPr="00997D17">
              <w:rPr>
                <w:sz w:val="22"/>
                <w:szCs w:val="22"/>
                <w:lang w:val="sv-SE"/>
              </w:rPr>
              <w:t>Sajili kila kaya. Andika aliyepotea.</w:t>
            </w:r>
          </w:p>
          <w:p w14:paraId="15920D21" w14:textId="66717FB6" w:rsidR="002066E7" w:rsidRPr="00997D17" w:rsidRDefault="00275313" w:rsidP="00F20E47">
            <w:pPr>
              <w:pStyle w:val="ListBullet"/>
              <w:rPr>
                <w:sz w:val="22"/>
                <w:szCs w:val="22"/>
                <w:lang w:val="sv-SE"/>
              </w:rPr>
            </w:pPr>
            <w:r w:rsidRPr="00997D17">
              <w:rPr>
                <w:sz w:val="22"/>
                <w:szCs w:val="22"/>
                <w:lang w:val="sv-SE"/>
              </w:rPr>
              <w:t>Majeruhi kwanza, kisha kipindupindu.</w:t>
            </w:r>
          </w:p>
        </w:tc>
      </w:tr>
    </w:tbl>
    <w:p w14:paraId="4B4C3EA8" w14:textId="77777777" w:rsidR="00250A71" w:rsidRPr="008F12E3" w:rsidRDefault="003E5113" w:rsidP="003E5113">
      <w:pPr>
        <w:pStyle w:val="ListParagraph"/>
        <w:rPr>
          <w:sz w:val="22"/>
          <w:szCs w:val="22"/>
          <w:lang w:val="sv-SE"/>
        </w:rPr>
      </w:pPr>
      <w:r w:rsidRPr="00997D17">
        <w:rPr>
          <w:sz w:val="22"/>
          <w:szCs w:val="22"/>
          <w:lang w:val="sv-SE"/>
        </w:rPr>
        <w:t>Kati District — Wilaya ya Kati (Central)</w:t>
      </w:r>
    </w:p>
    <w:p w14:paraId="0899EC0F" w14:textId="77777777" w:rsidR="00DC5789" w:rsidRDefault="003E5113" w:rsidP="003E5113">
      <w:pPr>
        <w:rPr>
          <w:sz w:val="22"/>
          <w:szCs w:val="22"/>
          <w:lang w:val="sv-SE"/>
        </w:rPr>
      </w:pPr>
      <w:r w:rsidRPr="00997D17">
        <w:rPr>
          <w:sz w:val="22"/>
          <w:szCs w:val="22"/>
          <w:lang w:val="sv-SE"/>
        </w:rPr>
        <w:t>30. KASKAZINI PEMBA REGION | MKOA WA KASKAZINI PEMBA</w:t>
      </w:r>
    </w:p>
    <w:p w14:paraId="6B37F9E4" w14:textId="77777777" w:rsidR="00DC5789" w:rsidRPr="000343A2" w:rsidRDefault="00DC5789" w:rsidP="00DC5789">
      <w:pPr>
        <w:rPr>
          <w:color w:val="000000"/>
          <w:lang w:val="sv-SE"/>
        </w:rPr>
      </w:pPr>
    </w:p>
    <w:p w14:paraId="40972FE7" w14:textId="77777777" w:rsidR="00DC5789" w:rsidRDefault="00DC5789" w:rsidP="00DC5789">
      <w:pPr>
        <w:pStyle w:val="Strong1"/>
        <w:jc w:val="both"/>
        <w:rPr>
          <w:color w:val="000000"/>
        </w:rPr>
      </w:pPr>
      <w:r w:rsidRPr="00DC5789">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DC5789" w:rsidRPr="00DC5789" w14:paraId="76AA12CB" w14:textId="77777777" w:rsidTr="00DC5789">
        <w:tc>
          <w:tcPr>
            <w:tcW w:w="3420" w:type="dxa"/>
            <w:shd w:val="clear" w:color="D9D9D9" w:fill="D9D9D9"/>
          </w:tcPr>
          <w:p w14:paraId="1B95E326" w14:textId="4B4AD1EA" w:rsidR="00DC5789" w:rsidRPr="00DC5789" w:rsidRDefault="00DC5789" w:rsidP="00DC5789">
            <w:pPr>
              <w:jc w:val="both"/>
              <w:rPr>
                <w:color w:val="000000"/>
              </w:rPr>
            </w:pPr>
            <w:r w:rsidRPr="00DC5789">
              <w:rPr>
                <w:color w:val="000000"/>
              </w:rPr>
              <w:t>AREA (EN)</w:t>
            </w:r>
          </w:p>
        </w:tc>
        <w:tc>
          <w:tcPr>
            <w:tcW w:w="3235" w:type="dxa"/>
            <w:shd w:val="clear" w:color="D9D9D9" w:fill="D9D9D9"/>
          </w:tcPr>
          <w:p w14:paraId="6037F1A2" w14:textId="1063E749" w:rsidR="00DC5789" w:rsidRPr="00DC5789" w:rsidRDefault="00DC5789" w:rsidP="00DC5789">
            <w:pPr>
              <w:jc w:val="both"/>
              <w:rPr>
                <w:color w:val="000000"/>
              </w:rPr>
            </w:pPr>
            <w:r w:rsidRPr="00DC5789">
              <w:rPr>
                <w:color w:val="000000"/>
              </w:rPr>
              <w:t>ENEO (SW)</w:t>
            </w:r>
          </w:p>
        </w:tc>
        <w:tc>
          <w:tcPr>
            <w:tcW w:w="3605" w:type="dxa"/>
            <w:shd w:val="clear" w:color="D9D9D9" w:fill="D9D9D9"/>
          </w:tcPr>
          <w:p w14:paraId="5D3DC2F8" w14:textId="63AC96DC" w:rsidR="00DC5789" w:rsidRPr="00DC5789" w:rsidRDefault="00DC5789" w:rsidP="00DC5789">
            <w:pPr>
              <w:jc w:val="both"/>
              <w:rPr>
                <w:color w:val="000000"/>
              </w:rPr>
            </w:pPr>
            <w:r w:rsidRPr="00DC5789">
              <w:rPr>
                <w:color w:val="000000"/>
              </w:rPr>
              <w:t>RISK STATEMENT (EN)</w:t>
            </w:r>
          </w:p>
        </w:tc>
        <w:tc>
          <w:tcPr>
            <w:tcW w:w="3325" w:type="dxa"/>
            <w:shd w:val="clear" w:color="D9D9D9" w:fill="D9D9D9"/>
          </w:tcPr>
          <w:p w14:paraId="256D8C3F" w14:textId="6F2470BA" w:rsidR="00DC5789" w:rsidRPr="00DC5789" w:rsidRDefault="00DC5789" w:rsidP="00DC5789">
            <w:pPr>
              <w:jc w:val="both"/>
              <w:rPr>
                <w:color w:val="000000"/>
              </w:rPr>
            </w:pPr>
            <w:r w:rsidRPr="00DC5789">
              <w:rPr>
                <w:color w:val="000000"/>
              </w:rPr>
              <w:t>TAMKO LA HATARI (SW)</w:t>
            </w:r>
          </w:p>
        </w:tc>
      </w:tr>
      <w:tr w:rsidR="00DC5789" w:rsidRPr="00DC5789" w14:paraId="6DC34BFA" w14:textId="77777777" w:rsidTr="00DC5789">
        <w:tc>
          <w:tcPr>
            <w:tcW w:w="3420" w:type="dxa"/>
          </w:tcPr>
          <w:p w14:paraId="759FE1A4" w14:textId="6405849B" w:rsidR="00DC5789" w:rsidRPr="00DC5789" w:rsidRDefault="00DC5789" w:rsidP="00DC5789">
            <w:pPr>
              <w:pStyle w:val="ListParagraph"/>
              <w:numPr>
                <w:ilvl w:val="0"/>
                <w:numId w:val="1"/>
              </w:numPr>
              <w:jc w:val="both"/>
              <w:rPr>
                <w:color w:val="000000"/>
              </w:rPr>
            </w:pPr>
            <w:r w:rsidRPr="00DC5789">
              <w:rPr>
                <w:color w:val="000000"/>
              </w:rPr>
              <w:t>Micheweni: dry north and fishing villages</w:t>
            </w:r>
          </w:p>
        </w:tc>
        <w:tc>
          <w:tcPr>
            <w:tcW w:w="3235" w:type="dxa"/>
          </w:tcPr>
          <w:p w14:paraId="11A04000" w14:textId="42BD2405" w:rsidR="00DC5789" w:rsidRPr="00DC5789" w:rsidRDefault="00DC5789" w:rsidP="00DC5789">
            <w:pPr>
              <w:pStyle w:val="ListParagraph"/>
              <w:numPr>
                <w:ilvl w:val="0"/>
                <w:numId w:val="1"/>
              </w:numPr>
              <w:jc w:val="both"/>
              <w:rPr>
                <w:color w:val="000000"/>
              </w:rPr>
            </w:pPr>
            <w:r w:rsidRPr="00DC5789">
              <w:rPr>
                <w:color w:val="000000"/>
              </w:rPr>
              <w:t>Micheweni: kaskazini kame na vijiji vya wavuvi</w:t>
            </w:r>
          </w:p>
        </w:tc>
        <w:tc>
          <w:tcPr>
            <w:tcW w:w="3605" w:type="dxa"/>
          </w:tcPr>
          <w:p w14:paraId="6B550F54" w14:textId="64D529D2" w:rsidR="00DC5789" w:rsidRPr="00DC5789" w:rsidRDefault="00DC5789" w:rsidP="00DC5789">
            <w:pPr>
              <w:pStyle w:val="ListParagraph"/>
              <w:numPr>
                <w:ilvl w:val="0"/>
                <w:numId w:val="1"/>
              </w:numPr>
            </w:pPr>
            <w:r>
              <w:t>This area is the driest part of Pemba, where water shortages and dry spells hit households and crops, and fishers face rough seas.</w:t>
            </w:r>
          </w:p>
          <w:p w14:paraId="48E08F0A" w14:textId="77777777" w:rsidR="00F433EC" w:rsidRDefault="00DC5789" w:rsidP="00DC5789">
            <w:pPr>
              <w:pStyle w:val="ListParagraph"/>
              <w:numPr>
                <w:ilvl w:val="0"/>
                <w:numId w:val="1"/>
              </w:numPr>
              <w:jc w:val="both"/>
              <w:rPr>
                <w:ins w:id="6483" w:author="Bonephace Kaijage" w:date="2026-10-14T05:30:00Z" w16du:dateUtc="2026-10-14T03:30:00Z"/>
                <w:bCs/>
                <w:color w:val="000000"/>
              </w:rPr>
            </w:pPr>
            <w:r>
              <w:rPr>
                <w:bCs/>
                <w:color w:val="000000"/>
              </w:rPr>
              <w:t>For those living and fishing here, it helps to harvest and store rainwater, plant drought-tolerant crops and stay ashore in strong winds.</w:t>
            </w:r>
          </w:p>
          <w:p w14:paraId="42B0D82A" w14:textId="5A11559D" w:rsidR="00F433EC" w:rsidRDefault="00FE0A4D" w:rsidP="00DC5789">
            <w:pPr>
              <w:pStyle w:val="ListParagraph"/>
              <w:numPr>
                <w:ilvl w:val="0"/>
                <w:numId w:val="1"/>
              </w:numPr>
              <w:jc w:val="both"/>
              <w:rPr>
                <w:ins w:id="6484" w:author="Bonephace Kaijage" w:date="2026-10-14T05:30:00Z" w16du:dateUtc="2026-10-14T03:30:00Z"/>
                <w:bCs/>
                <w:color w:val="000000"/>
              </w:rPr>
            </w:pPr>
            <w:ins w:id="6485" w:author="Bonephace Kaijage" w:date="2026-10-14T05:57:00Z" w16du:dateUtc="2026-10-14T03:57:00Z">
              <w:r>
                <w:rPr>
                  <w:bCs/>
                  <w:color w:val="000000"/>
                </w:rPr>
                <w:t>What raises the risk and to the loss: letting the tanks run dry before the dry season, drawing from the few wells for livestock and households alike, relying on one crop, and going out in loaded boats when the wind is rising.</w:t>
              </w:r>
            </w:ins>
          </w:p>
          <w:p w14:paraId="457AEAE9" w14:textId="77777777" w:rsidR="00FE0A4D" w:rsidRDefault="00F433EC" w:rsidP="00DC5789">
            <w:pPr>
              <w:pStyle w:val="ListParagraph"/>
              <w:numPr>
                <w:ilvl w:val="0"/>
                <w:numId w:val="1"/>
              </w:numPr>
              <w:jc w:val="both"/>
              <w:rPr>
                <w:ins w:id="6486" w:author="Bonephace Kaijage" w:date="2026-10-14T06:00:00Z" w16du:dateUtc="2026-10-14T04:00:00Z"/>
                <w:bCs/>
                <w:color w:val="000000"/>
              </w:rPr>
            </w:pPr>
            <w:ins w:id="6487" w:author="Bonephace Kaijage" w:date="2026-10-14T05:30:00Z" w16du:dateUtc="2026-10-14T03:30:00Z">
              <w:r>
                <w:rPr>
                  <w:bCs/>
                  <w:color w:val="000000"/>
                </w:rPr>
                <w:t>Agree early, as a household and a shehia, where water and food will come from when the dry spell runs long, and know the sheltered landing boats will run to and the higher ground inland your village will move to when a storm-tide warning is given.</w:t>
              </w:r>
            </w:ins>
          </w:p>
          <w:p w14:paraId="4BC3F75F" w14:textId="1792C570" w:rsidR="00DC5789" w:rsidRPr="00DC5789" w:rsidRDefault="00FE0A4D" w:rsidP="00DC5789">
            <w:pPr>
              <w:pStyle w:val="ListParagraph"/>
              <w:numPr>
                <w:ilvl w:val="0"/>
                <w:numId w:val="1"/>
              </w:numPr>
              <w:jc w:val="both"/>
              <w:rPr>
                <w:bCs/>
                <w:color w:val="000000"/>
              </w:rPr>
            </w:pPr>
            <w:ins w:id="6488" w:author="Bonephace Kaijage" w:date="2026-10-14T06:00:00Z" w16du:dateUtc="2026-10-14T04:00:00Z">
              <w:r>
                <w:rPr>
                  <w:bCs/>
                  <w:color w:val="000000"/>
                </w:rPr>
                <w:lastRenderedPageBreak/>
                <w:t>Agree who will help anyone in the household who cannot move, see or hear a warning on their own.</w:t>
              </w:r>
            </w:ins>
          </w:p>
        </w:tc>
        <w:tc>
          <w:tcPr>
            <w:tcW w:w="3325" w:type="dxa"/>
          </w:tcPr>
          <w:p w14:paraId="77C4CA46" w14:textId="5A01A3A5" w:rsidR="00DC5789" w:rsidRPr="00DC5789" w:rsidRDefault="00DC5789" w:rsidP="00DC5789">
            <w:pPr>
              <w:pStyle w:val="ListParagraph"/>
              <w:numPr>
                <w:ilvl w:val="0"/>
                <w:numId w:val="1"/>
              </w:numPr>
            </w:pPr>
            <w:r>
              <w:lastRenderedPageBreak/>
              <w:t>Eneo hili ni sehemu kame zaidi ya Pemba, ambapo uhaba wa maji na vipindi vya ukavu huathiri kaya na mazao, na wavuvi hukabiliwa na bahari chafu.</w:t>
            </w:r>
          </w:p>
          <w:p w14:paraId="2F585D33" w14:textId="77777777" w:rsidR="00F433EC" w:rsidRDefault="00DC5789" w:rsidP="00DC5789">
            <w:pPr>
              <w:pStyle w:val="ListParagraph"/>
              <w:numPr>
                <w:ilvl w:val="0"/>
                <w:numId w:val="1"/>
              </w:numPr>
              <w:jc w:val="both"/>
              <w:rPr>
                <w:ins w:id="6489" w:author="Bonephace Kaijage" w:date="2026-10-14T05:30:00Z" w16du:dateUtc="2026-10-14T03:30:00Z"/>
                <w:bCs/>
                <w:color w:val="000000"/>
              </w:rPr>
            </w:pPr>
            <w:r>
              <w:rPr>
                <w:bCs/>
                <w:color w:val="000000"/>
              </w:rPr>
              <w:t>Kwa wanaoishi na kuvua hapa, ni vyema kuvuna na kuhifadhi maji ya mvua, kupanda mazao yanayostahimili ukame na kubaki ufukweni upepo mkali unapovuma.</w:t>
            </w:r>
          </w:p>
          <w:p w14:paraId="48113568" w14:textId="4BE82136" w:rsidR="00F433EC" w:rsidRDefault="00FE0A4D" w:rsidP="00DC5789">
            <w:pPr>
              <w:pStyle w:val="ListParagraph"/>
              <w:numPr>
                <w:ilvl w:val="0"/>
                <w:numId w:val="1"/>
              </w:numPr>
              <w:jc w:val="both"/>
              <w:rPr>
                <w:ins w:id="6490" w:author="Bonephace Kaijage" w:date="2026-10-14T05:30:00Z" w16du:dateUtc="2026-10-14T03:30:00Z"/>
                <w:bCs/>
                <w:color w:val="000000"/>
              </w:rPr>
            </w:pPr>
            <w:ins w:id="6491" w:author="Bonephace Kaijage" w:date="2026-10-14T05:57:00Z" w16du:dateUtc="2026-10-14T03:57:00Z">
              <w:r>
                <w:rPr>
                  <w:bCs/>
                  <w:color w:val="000000"/>
                </w:rPr>
                <w:t>Kinachoongeza hatari na hasara: kuacha matanki yakauke kabla ya kiangazi, kuchota kwenye visima vichache kwa mifugo na kaya sawa, kutegemea zao moja, na kutoka baharini kwa vyombo vilivyojaa upepo unapopanda.</w:t>
              </w:r>
            </w:ins>
          </w:p>
          <w:p w14:paraId="2F4625C4" w14:textId="77777777" w:rsidR="00FE0A4D" w:rsidRDefault="00F433EC" w:rsidP="00DC5789">
            <w:pPr>
              <w:pStyle w:val="ListParagraph"/>
              <w:numPr>
                <w:ilvl w:val="0"/>
                <w:numId w:val="1"/>
              </w:numPr>
              <w:jc w:val="both"/>
              <w:rPr>
                <w:ins w:id="6492" w:author="Bonephace Kaijage" w:date="2026-10-14T06:00:00Z" w16du:dateUtc="2026-10-14T04:00:00Z"/>
                <w:bCs/>
                <w:color w:val="000000"/>
              </w:rPr>
            </w:pPr>
            <w:ins w:id="6493" w:author="Bonephace Kaijage" w:date="2026-10-14T05:30:00Z" w16du:dateUtc="2026-10-14T03:30:00Z">
              <w:r>
                <w:rPr>
                  <w:bCs/>
                  <w:color w:val="000000"/>
                </w:rPr>
                <w:t xml:space="preserve">Kubalianeni mapema, kama kaya na shehia, maji na chakula vitatoka wapi kiangazi kikirefuka, na fahamu mwalo uliokingwa </w:t>
              </w:r>
              <w:r>
                <w:rPr>
                  <w:bCs/>
                  <w:color w:val="000000"/>
                </w:rPr>
                <w:lastRenderedPageBreak/>
                <w:t>ambao vyombo vitakimbilia na eneo la juu la ndani ambalo kijiji chenu kitahamia tahadhari ya mawimbi ya dhoruba inapotolewa.</w:t>
              </w:r>
            </w:ins>
          </w:p>
          <w:p w14:paraId="37F5DA45" w14:textId="31239942" w:rsidR="00DC5789" w:rsidRPr="00DC5789" w:rsidRDefault="00FE0A4D" w:rsidP="00DC5789">
            <w:pPr>
              <w:pStyle w:val="ListParagraph"/>
              <w:numPr>
                <w:ilvl w:val="0"/>
                <w:numId w:val="1"/>
              </w:numPr>
              <w:jc w:val="both"/>
              <w:rPr>
                <w:bCs/>
                <w:color w:val="000000"/>
              </w:rPr>
            </w:pPr>
            <w:ins w:id="6494"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7D9B564D" w14:textId="77777777" w:rsidTr="00DC5789">
        <w:tc>
          <w:tcPr>
            <w:tcW w:w="3420" w:type="dxa"/>
          </w:tcPr>
          <w:p w14:paraId="78469786" w14:textId="1C729FD9" w:rsidR="00DC5789" w:rsidRPr="00DC5789" w:rsidRDefault="00DC5789" w:rsidP="00DC5789">
            <w:pPr>
              <w:pStyle w:val="ListParagraph"/>
              <w:numPr>
                <w:ilvl w:val="0"/>
                <w:numId w:val="1"/>
              </w:numPr>
              <w:jc w:val="both"/>
              <w:rPr>
                <w:color w:val="000000"/>
              </w:rPr>
            </w:pPr>
            <w:r w:rsidRPr="00DC5789">
              <w:rPr>
                <w:color w:val="000000"/>
              </w:rPr>
              <w:lastRenderedPageBreak/>
              <w:t>Wete: hilly clove farms and harbour</w:t>
            </w:r>
          </w:p>
        </w:tc>
        <w:tc>
          <w:tcPr>
            <w:tcW w:w="3235" w:type="dxa"/>
          </w:tcPr>
          <w:p w14:paraId="472FEA7D" w14:textId="746B14DB" w:rsidR="00DC5789" w:rsidRPr="000343A2" w:rsidRDefault="00DC5789" w:rsidP="00DC5789">
            <w:pPr>
              <w:pStyle w:val="ListParagraph"/>
              <w:numPr>
                <w:ilvl w:val="0"/>
                <w:numId w:val="1"/>
              </w:numPr>
              <w:jc w:val="both"/>
              <w:rPr>
                <w:color w:val="000000"/>
                <w:lang w:val="sv-SE"/>
              </w:rPr>
            </w:pPr>
            <w:r w:rsidRPr="000343A2">
              <w:rPr>
                <w:color w:val="000000"/>
                <w:lang w:val="sv-SE"/>
              </w:rPr>
              <w:t>Wete: mashamba ya karafuu ya milimani na bandari</w:t>
            </w:r>
          </w:p>
        </w:tc>
        <w:tc>
          <w:tcPr>
            <w:tcW w:w="3605" w:type="dxa"/>
          </w:tcPr>
          <w:p w14:paraId="02BECCA6" w14:textId="67098328" w:rsidR="00DC5789" w:rsidRPr="00DC5789" w:rsidRDefault="00DC5789" w:rsidP="00DC5789">
            <w:pPr>
              <w:pStyle w:val="ListParagraph"/>
              <w:numPr>
                <w:ilvl w:val="0"/>
                <w:numId w:val="1"/>
              </w:numPr>
            </w:pPr>
            <w:r>
              <w:t>This area has hilly clove farms where heavy rain erodes slopes and floods valleys, and a harbour exposed to storm tides.</w:t>
            </w:r>
          </w:p>
          <w:p w14:paraId="58D2754E" w14:textId="77777777" w:rsidR="00F433EC" w:rsidRDefault="00DC5789" w:rsidP="00DC5789">
            <w:pPr>
              <w:pStyle w:val="ListParagraph"/>
              <w:numPr>
                <w:ilvl w:val="0"/>
                <w:numId w:val="1"/>
              </w:numPr>
              <w:jc w:val="both"/>
              <w:rPr>
                <w:ins w:id="6495" w:author="Bonephace Kaijage" w:date="2026-10-14T05:30:00Z" w16du:dateUtc="2026-10-14T03:30:00Z"/>
                <w:bCs/>
                <w:color w:val="000000"/>
              </w:rPr>
            </w:pPr>
            <w:r>
              <w:rPr>
                <w:bCs/>
                <w:color w:val="000000"/>
              </w:rPr>
              <w:t>For those living and farming here, it helps to keep trees on slopes, build away from valley floors and keep boats secured before storms.</w:t>
            </w:r>
          </w:p>
          <w:p w14:paraId="03AD29C2" w14:textId="25DCB327" w:rsidR="00F433EC" w:rsidRDefault="00FE0A4D" w:rsidP="00DC5789">
            <w:pPr>
              <w:pStyle w:val="ListParagraph"/>
              <w:numPr>
                <w:ilvl w:val="0"/>
                <w:numId w:val="1"/>
              </w:numPr>
              <w:jc w:val="both"/>
              <w:rPr>
                <w:ins w:id="6496" w:author="Bonephace Kaijage" w:date="2026-10-14T05:30:00Z" w16du:dateUtc="2026-10-14T03:30:00Z"/>
                <w:bCs/>
                <w:color w:val="000000"/>
              </w:rPr>
            </w:pPr>
            <w:ins w:id="6497" w:author="Bonephace Kaijage" w:date="2026-10-14T05:57:00Z" w16du:dateUtc="2026-10-14T03:57:00Z">
              <w:r>
                <w:rPr>
                  <w:bCs/>
                  <w:color w:val="000000"/>
                </w:rPr>
                <w:t>What raises the risk: clearing the clove slopes bare, cutting into the slope behind a house, building on the valley floors, and leaving boats and goods on the harbour front when strong winds are forecast.</w:t>
              </w:r>
            </w:ins>
          </w:p>
          <w:p w14:paraId="56F78700" w14:textId="77777777" w:rsidR="00FE0A4D" w:rsidRDefault="00F433EC" w:rsidP="00DC5789">
            <w:pPr>
              <w:pStyle w:val="ListParagraph"/>
              <w:numPr>
                <w:ilvl w:val="0"/>
                <w:numId w:val="1"/>
              </w:numPr>
              <w:jc w:val="both"/>
              <w:rPr>
                <w:ins w:id="6498" w:author="Bonephace Kaijage" w:date="2026-10-14T06:00:00Z" w16du:dateUtc="2026-10-14T04:00:00Z"/>
                <w:bCs/>
                <w:color w:val="000000"/>
              </w:rPr>
            </w:pPr>
            <w:ins w:id="6499" w:author="Bonephace Kaijage" w:date="2026-10-14T05:30:00Z" w16du:dateUtc="2026-10-14T03:30:00Z">
              <w:r>
                <w:rPr>
                  <w:bCs/>
                  <w:color w:val="000000"/>
                </w:rPr>
                <w:t>Agree with neighbours on a safe place off the slope and above the valley, and move there when cracks open or the valley stream rises; when a strong-wind warning is given, secure or lift the boats before the wind arrives.</w:t>
              </w:r>
            </w:ins>
          </w:p>
          <w:p w14:paraId="14438C2A" w14:textId="7102F865" w:rsidR="00DC5789" w:rsidRPr="00DC5789" w:rsidRDefault="00FE0A4D" w:rsidP="00DC5789">
            <w:pPr>
              <w:pStyle w:val="ListParagraph"/>
              <w:numPr>
                <w:ilvl w:val="0"/>
                <w:numId w:val="1"/>
              </w:numPr>
              <w:jc w:val="both"/>
              <w:rPr>
                <w:bCs/>
                <w:color w:val="000000"/>
              </w:rPr>
            </w:pPr>
            <w:ins w:id="6500" w:author="Bonephace Kaijage" w:date="2026-10-14T06:00:00Z" w16du:dateUtc="2026-10-14T04:00:00Z">
              <w:r>
                <w:rPr>
                  <w:bCs/>
                  <w:color w:val="000000"/>
                </w:rPr>
                <w:t>Agree who will help anyone in the household who cannot move, see or hear a warning on their own.</w:t>
              </w:r>
            </w:ins>
          </w:p>
        </w:tc>
        <w:tc>
          <w:tcPr>
            <w:tcW w:w="3325" w:type="dxa"/>
          </w:tcPr>
          <w:p w14:paraId="14454FEF" w14:textId="3F2A78C0" w:rsidR="00DC5789" w:rsidRPr="00DC5789" w:rsidRDefault="00DC5789" w:rsidP="00DC5789">
            <w:pPr>
              <w:pStyle w:val="ListParagraph"/>
              <w:numPr>
                <w:ilvl w:val="0"/>
                <w:numId w:val="1"/>
              </w:numPr>
            </w:pPr>
            <w:r>
              <w:t>Eneo hili lina mashamba ya karafuu ya milimani ambapo mvua kubwa humomonyoa miteremko na kufurika mabonde, na bandari inayoathiriwa na mawimbi makubwa.</w:t>
            </w:r>
          </w:p>
          <w:p w14:paraId="30A49FD8" w14:textId="77777777" w:rsidR="00F433EC" w:rsidRDefault="00DC5789" w:rsidP="00DC5789">
            <w:pPr>
              <w:pStyle w:val="ListParagraph"/>
              <w:numPr>
                <w:ilvl w:val="0"/>
                <w:numId w:val="1"/>
              </w:numPr>
              <w:jc w:val="both"/>
              <w:rPr>
                <w:ins w:id="6501" w:author="Bonephace Kaijage" w:date="2026-10-14T05:30:00Z" w16du:dateUtc="2026-10-14T03:30:00Z"/>
                <w:bCs/>
                <w:color w:val="000000"/>
              </w:rPr>
            </w:pPr>
            <w:r>
              <w:rPr>
                <w:bCs/>
                <w:color w:val="000000"/>
              </w:rPr>
              <w:t>Kwa wanaoishi na kulima hapa, ni vyema kuacha miti kwenye miteremko, kujenga mbali na sakafu za mabonde na kufunga vyombo imara kabla ya dhoruba.</w:t>
            </w:r>
          </w:p>
          <w:p w14:paraId="0AB96B8D" w14:textId="6B971738" w:rsidR="00F433EC" w:rsidRDefault="00FE0A4D" w:rsidP="00DC5789">
            <w:pPr>
              <w:pStyle w:val="ListParagraph"/>
              <w:numPr>
                <w:ilvl w:val="0"/>
                <w:numId w:val="1"/>
              </w:numPr>
              <w:jc w:val="both"/>
              <w:rPr>
                <w:ins w:id="6502" w:author="Bonephace Kaijage" w:date="2026-10-14T05:30:00Z" w16du:dateUtc="2026-10-14T03:30:00Z"/>
                <w:bCs/>
                <w:color w:val="000000"/>
              </w:rPr>
            </w:pPr>
            <w:ins w:id="6503" w:author="Bonephace Kaijage" w:date="2026-10-14T05:57:00Z" w16du:dateUtc="2026-10-14T03:57:00Z">
              <w:r>
                <w:rPr>
                  <w:bCs/>
                  <w:color w:val="000000"/>
                </w:rPr>
                <w:t>Kinachoongeza hatari: kusafisha miteremko ya mikarafuu hadi kuwa tupu, kuchimba mteremko nyuma ya nyumba, kujenga kwenye sakafu za mabonde, na kuacha vyombo na bidhaa bandarini upepo mkali unapotabiriwa.</w:t>
              </w:r>
            </w:ins>
          </w:p>
          <w:p w14:paraId="113FEA39" w14:textId="77777777" w:rsidR="00FE0A4D" w:rsidRDefault="00F433EC" w:rsidP="00DC5789">
            <w:pPr>
              <w:pStyle w:val="ListParagraph"/>
              <w:numPr>
                <w:ilvl w:val="0"/>
                <w:numId w:val="1"/>
              </w:numPr>
              <w:jc w:val="both"/>
              <w:rPr>
                <w:ins w:id="6504" w:author="Bonephace Kaijage" w:date="2026-10-14T06:00:00Z" w16du:dateUtc="2026-10-14T04:00:00Z"/>
                <w:bCs/>
                <w:color w:val="000000"/>
              </w:rPr>
            </w:pPr>
            <w:ins w:id="6505" w:author="Bonephace Kaijage" w:date="2026-10-14T05:30:00Z" w16du:dateUtc="2026-10-14T03:30:00Z">
              <w:r>
                <w:rPr>
                  <w:bCs/>
                  <w:color w:val="000000"/>
                </w:rPr>
                <w:t xml:space="preserve">Kubalianeni na majirani eneo salama nje ya mteremko na juu ya bonde, na hamieni huko nyufa zikifunguka au kijito cha bondeni kikipanda; tahadhari ya upepo mkali ikitolewa, fungeni au </w:t>
              </w:r>
              <w:r>
                <w:rPr>
                  <w:bCs/>
                  <w:color w:val="000000"/>
                </w:rPr>
                <w:lastRenderedPageBreak/>
                <w:t>pandisheni vyombo kabla upepo haujafika.</w:t>
              </w:r>
            </w:ins>
          </w:p>
          <w:p w14:paraId="7E64D70F" w14:textId="5C095097" w:rsidR="00DC5789" w:rsidRPr="00DC5789" w:rsidRDefault="00FE0A4D" w:rsidP="00DC5789">
            <w:pPr>
              <w:pStyle w:val="ListParagraph"/>
              <w:numPr>
                <w:ilvl w:val="0"/>
                <w:numId w:val="1"/>
              </w:numPr>
              <w:jc w:val="both"/>
              <w:rPr>
                <w:bCs/>
                <w:color w:val="000000"/>
              </w:rPr>
            </w:pPr>
            <w:ins w:id="6506" w:author="Bonephace Kaijage" w:date="2026-10-14T06:00:00Z" w16du:dateUtc="2026-10-14T04:00:00Z">
              <w:r>
                <w:rPr>
                  <w:bCs/>
                  <w:color w:val="000000"/>
                </w:rPr>
                <w:t>Kubalianeni nani atamsaidia yeyote katika kaya asiyeweza kuondoka, kuona au kusikia tahadhari peke yake.</w:t>
              </w:r>
            </w:ins>
          </w:p>
        </w:tc>
      </w:tr>
    </w:tbl>
    <w:p w14:paraId="6ACBDE6C" w14:textId="77777777" w:rsidR="00FE0A4D" w:rsidRPr="00FE0A4D" w:rsidRDefault="00FE0A4D" w:rsidP="00FE0A4D">
      <w:pPr>
        <w:spacing w:after="120"/>
        <w:rPr>
          <w:ins w:id="6507" w:author="Bonephace Kaijage" w:date="2026-10-14T06:01:00Z" w16du:dateUtc="2026-10-14T04:01:00Z"/>
          <w:i/>
          <w:sz w:val="18"/>
          <w:rPrChange w:id="6508" w:author="Bonephace Kaijage" w:date="2026-10-14T06:01:00Z" w16du:dateUtc="2026-10-14T04:01:00Z">
            <w:rPr>
              <w:ins w:id="6509" w:author="Bonephace Kaijage" w:date="2026-10-14T06:01:00Z" w16du:dateUtc="2026-10-14T04:01:00Z"/>
            </w:rPr>
          </w:rPrChange>
        </w:rPr>
        <w:pPrChange w:id="6510" w:author="Bonephace Kaijage" w:date="2026-10-14T06:01:00Z" w16du:dateUtc="2026-10-14T04:01:00Z">
          <w:pPr>
            <w:jc w:val="both"/>
          </w:pPr>
        </w:pPrChange>
      </w:pPr>
      <w:ins w:id="6511" w:author="Bonephace Kaijage" w:date="2026-10-14T06:01:00Z" w16du:dateUtc="2026-10-14T04:01:00Z">
        <w:r w:rsidRPr="00FE0A4D">
          <w:rPr>
            <w:i/>
            <w:sz w:val="18"/>
            <w:rPrChange w:id="6512"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72AD8DE9" w14:textId="4B03C5E6" w:rsidR="00DC5789" w:rsidRPr="00DC5789" w:rsidRDefault="00DC5789" w:rsidP="00DC5789">
      <w:pPr>
        <w:jc w:val="both"/>
        <w:rPr>
          <w:color w:val="000000"/>
        </w:rPr>
      </w:pPr>
    </w:p>
    <w:p w14:paraId="031589C9" w14:textId="6B609128" w:rsidR="00DC5789" w:rsidRPr="000343A2" w:rsidRDefault="00DC5789">
      <w:pPr>
        <w:pStyle w:val="ListParagraph"/>
        <w:rPr>
          <w:sz w:val="22"/>
          <w:szCs w:val="22"/>
        </w:rPr>
      </w:pPr>
    </w:p>
    <w:tbl>
      <w:tblPr>
        <w:tblStyle w:val="TableGrid"/>
        <w:tblW w:w="0" w:type="auto"/>
        <w:tblLook w:val="04A0" w:firstRow="1" w:lastRow="0" w:firstColumn="1" w:lastColumn="0" w:noHBand="0" w:noVBand="1"/>
      </w:tblPr>
      <w:tblGrid>
        <w:gridCol w:w="2278"/>
        <w:gridCol w:w="2278"/>
        <w:gridCol w:w="2278"/>
        <w:gridCol w:w="2278"/>
        <w:gridCol w:w="2279"/>
        <w:gridCol w:w="2279"/>
      </w:tblGrid>
      <w:tr w:rsidR="002066E7" w:rsidRPr="00997D17" w14:paraId="1FCF1A79" w14:textId="77777777" w:rsidTr="002066E7">
        <w:trPr>
          <w:tblHeader/>
        </w:trPr>
        <w:tc>
          <w:tcPr>
            <w:tcW w:w="2278" w:type="dxa"/>
          </w:tcPr>
          <w:p w14:paraId="70F844D8" w14:textId="1956B2E5" w:rsidR="002066E7" w:rsidRPr="00997D17" w:rsidRDefault="008C6B60" w:rsidP="003E5113">
            <w:pPr>
              <w:pStyle w:val="ListParagraph"/>
              <w:rPr>
                <w:sz w:val="22"/>
                <w:szCs w:val="22"/>
                <w:lang w:val="sv-SE"/>
              </w:rPr>
            </w:pPr>
            <w:r w:rsidRPr="00997D17">
              <w:rPr>
                <w:sz w:val="22"/>
                <w:szCs w:val="22"/>
                <w:lang w:val="sv-SE"/>
              </w:rPr>
              <w:t>COUNCIL / HALMASHAURI</w:t>
            </w:r>
          </w:p>
        </w:tc>
        <w:tc>
          <w:tcPr>
            <w:tcW w:w="2278" w:type="dxa"/>
          </w:tcPr>
          <w:p w14:paraId="7F760209" w14:textId="24EAF0F6" w:rsidR="002066E7" w:rsidRPr="00997D17" w:rsidRDefault="002066E7" w:rsidP="003E5113">
            <w:pPr>
              <w:pStyle w:val="ListParagraph"/>
              <w:rPr>
                <w:sz w:val="22"/>
                <w:szCs w:val="22"/>
                <w:lang w:val="sv-SE"/>
              </w:rPr>
            </w:pPr>
            <w:r w:rsidRPr="00997D17">
              <w:rPr>
                <w:sz w:val="22"/>
                <w:szCs w:val="22"/>
                <w:lang w:val="sv-SE"/>
              </w:rPr>
              <w:t>LEVEL / NGAZI</w:t>
            </w:r>
          </w:p>
        </w:tc>
        <w:tc>
          <w:tcPr>
            <w:tcW w:w="2278" w:type="dxa"/>
          </w:tcPr>
          <w:p w14:paraId="6D38FEF0" w14:textId="642ADB4A" w:rsidR="002066E7" w:rsidRPr="00997D17" w:rsidRDefault="002066E7" w:rsidP="003E5113">
            <w:pPr>
              <w:pStyle w:val="ListParagraph"/>
              <w:rPr>
                <w:sz w:val="22"/>
                <w:szCs w:val="22"/>
                <w:lang w:val="sv-SE"/>
              </w:rPr>
            </w:pPr>
            <w:r w:rsidRPr="00997D17">
              <w:rPr>
                <w:sz w:val="22"/>
                <w:szCs w:val="22"/>
                <w:lang w:val="sv-SE"/>
              </w:rPr>
              <w:t>IMPACT (EN)</w:t>
            </w:r>
          </w:p>
        </w:tc>
        <w:tc>
          <w:tcPr>
            <w:tcW w:w="2278" w:type="dxa"/>
          </w:tcPr>
          <w:p w14:paraId="3E993E24" w14:textId="5B2BA27D" w:rsidR="002066E7" w:rsidRPr="00997D17" w:rsidRDefault="002066E7" w:rsidP="003E5113">
            <w:pPr>
              <w:pStyle w:val="ListParagraph"/>
              <w:rPr>
                <w:sz w:val="22"/>
                <w:szCs w:val="22"/>
                <w:lang w:val="sv-SE"/>
              </w:rPr>
            </w:pPr>
            <w:r w:rsidRPr="00997D17">
              <w:rPr>
                <w:sz w:val="22"/>
                <w:szCs w:val="22"/>
                <w:lang w:val="sv-SE"/>
              </w:rPr>
              <w:t>ATHARI (SW)</w:t>
            </w:r>
          </w:p>
        </w:tc>
        <w:tc>
          <w:tcPr>
            <w:tcW w:w="2279" w:type="dxa"/>
          </w:tcPr>
          <w:p w14:paraId="17F1B5C9" w14:textId="340571DF" w:rsidR="002066E7" w:rsidRPr="00997D17" w:rsidRDefault="002066E7" w:rsidP="003E5113">
            <w:pPr>
              <w:pStyle w:val="ListParagraph"/>
              <w:rPr>
                <w:sz w:val="22"/>
                <w:szCs w:val="22"/>
                <w:lang w:val="sv-SE"/>
              </w:rPr>
            </w:pPr>
            <w:r w:rsidRPr="00997D17">
              <w:rPr>
                <w:sz w:val="22"/>
                <w:szCs w:val="22"/>
                <w:lang w:val="sv-SE"/>
              </w:rPr>
              <w:t>ACTION (EN)</w:t>
            </w:r>
          </w:p>
        </w:tc>
        <w:tc>
          <w:tcPr>
            <w:tcW w:w="2279" w:type="dxa"/>
          </w:tcPr>
          <w:p w14:paraId="2ED7972B" w14:textId="4FEE5765" w:rsidR="002066E7" w:rsidRPr="00997D17" w:rsidRDefault="002066E7" w:rsidP="003E5113">
            <w:pPr>
              <w:pStyle w:val="ListParagraph"/>
              <w:rPr>
                <w:sz w:val="22"/>
                <w:szCs w:val="22"/>
                <w:lang w:val="sv-SE"/>
              </w:rPr>
            </w:pPr>
            <w:r w:rsidRPr="00997D17">
              <w:rPr>
                <w:sz w:val="22"/>
                <w:szCs w:val="22"/>
                <w:lang w:val="sv-SE"/>
              </w:rPr>
              <w:t>HATUA (SW)</w:t>
            </w:r>
          </w:p>
        </w:tc>
      </w:tr>
      <w:tr w:rsidR="002066E7" w:rsidRPr="00997D17" w14:paraId="08471549" w14:textId="77777777" w:rsidTr="002066E7">
        <w:tc>
          <w:tcPr>
            <w:tcW w:w="2278" w:type="dxa"/>
          </w:tcPr>
          <w:p w14:paraId="6737633B" w14:textId="059BA04D" w:rsidR="002066E7" w:rsidRPr="00997D17" w:rsidRDefault="002066E7" w:rsidP="003E5113">
            <w:pPr>
              <w:pStyle w:val="ListParagraph"/>
              <w:rPr>
                <w:sz w:val="22"/>
                <w:szCs w:val="22"/>
                <w:lang w:val="sv-SE"/>
              </w:rPr>
            </w:pPr>
            <w:r w:rsidRPr="00997D17">
              <w:rPr>
                <w:sz w:val="22"/>
                <w:szCs w:val="22"/>
                <w:lang w:val="sv-SE"/>
              </w:rPr>
              <w:t>Micheweni District</w:t>
            </w:r>
          </w:p>
        </w:tc>
        <w:tc>
          <w:tcPr>
            <w:tcW w:w="2278" w:type="dxa"/>
          </w:tcPr>
          <w:p w14:paraId="52E6AF04" w14:textId="3E615EF3" w:rsidR="002066E7" w:rsidRPr="00997D17" w:rsidRDefault="002066E7" w:rsidP="003E5113">
            <w:pPr>
              <w:pStyle w:val="ListParagraph"/>
              <w:rPr>
                <w:sz w:val="22"/>
                <w:szCs w:val="22"/>
                <w:lang w:val="sv-SE"/>
              </w:rPr>
            </w:pPr>
            <w:r w:rsidRPr="00997D17">
              <w:rPr>
                <w:sz w:val="22"/>
                <w:szCs w:val="22"/>
                <w:lang w:val="sv-SE"/>
              </w:rPr>
              <w:t>Yellow / Njano — Level 1</w:t>
            </w:r>
          </w:p>
        </w:tc>
        <w:tc>
          <w:tcPr>
            <w:tcW w:w="2278" w:type="dxa"/>
          </w:tcPr>
          <w:p w14:paraId="76D50B76" w14:textId="2A34C8F5" w:rsidR="002066E7" w:rsidRPr="00997D17" w:rsidRDefault="008C6B60" w:rsidP="003E5113">
            <w:pPr>
              <w:pStyle w:val="ListParagraph"/>
              <w:rPr>
                <w:sz w:val="22"/>
                <w:szCs w:val="22"/>
              </w:rPr>
            </w:pPr>
            <w:r w:rsidRPr="00997D17">
              <w:rPr>
                <w:sz w:val="22"/>
                <w:szCs w:val="22"/>
              </w:rPr>
              <w:t>large waves, strong winds, heavy rain, boat accidents, and cholera. A few roads slippery, a few low homes wet, and lightning where storms build.</w:t>
            </w:r>
          </w:p>
        </w:tc>
        <w:tc>
          <w:tcPr>
            <w:tcW w:w="2278" w:type="dxa"/>
          </w:tcPr>
          <w:p w14:paraId="662593FE" w14:textId="2A656B1E"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7F09E327" w14:textId="6C7D11CA" w:rsidR="008C6B60" w:rsidRPr="00997D17" w:rsidRDefault="00275313" w:rsidP="00F20E47">
            <w:pPr>
              <w:pStyle w:val="ListBullet"/>
              <w:rPr>
                <w:sz w:val="22"/>
                <w:szCs w:val="22"/>
              </w:rPr>
            </w:pPr>
            <w:r w:rsidRPr="00997D17">
              <w:rPr>
                <w:sz w:val="22"/>
                <w:szCs w:val="22"/>
              </w:rPr>
              <w:t>Before any boat leaves accidents, check the forecast and put a life jacket on.</w:t>
            </w:r>
          </w:p>
          <w:p w14:paraId="23E53221" w14:textId="154C5F1C" w:rsidR="008C6B60" w:rsidRPr="00997D17" w:rsidRDefault="00275313" w:rsidP="00F20E47">
            <w:pPr>
              <w:pStyle w:val="ListBullet"/>
              <w:rPr>
                <w:sz w:val="22"/>
                <w:szCs w:val="22"/>
              </w:rPr>
            </w:pPr>
            <w:r w:rsidRPr="00997D17">
              <w:rPr>
                <w:sz w:val="22"/>
                <w:szCs w:val="22"/>
              </w:rPr>
              <w:t>Bring small boats off the open water at accidents.</w:t>
            </w:r>
          </w:p>
          <w:p w14:paraId="423CF5E5" w14:textId="6F0A1258" w:rsidR="008C6B60" w:rsidRPr="00997D17" w:rsidRDefault="00275313" w:rsidP="00F20E47">
            <w:pPr>
              <w:pStyle w:val="ListBullet"/>
              <w:rPr>
                <w:sz w:val="22"/>
                <w:szCs w:val="22"/>
              </w:rPr>
            </w:pPr>
            <w:r w:rsidRPr="00997D17">
              <w:rPr>
                <w:sz w:val="22"/>
                <w:szCs w:val="22"/>
              </w:rPr>
              <w:t>The landing listens for the warning and saves 190.</w:t>
            </w:r>
          </w:p>
          <w:p w14:paraId="4AAB674A" w14:textId="60E672CE" w:rsidR="002066E7" w:rsidRPr="00997D17" w:rsidRDefault="00275313" w:rsidP="00F20E47">
            <w:pPr>
              <w:pStyle w:val="ListBullet"/>
              <w:rPr>
                <w:sz w:val="22"/>
                <w:szCs w:val="22"/>
              </w:rPr>
            </w:pPr>
            <w:r w:rsidRPr="00997D17">
              <w:rPr>
                <w:sz w:val="22"/>
                <w:szCs w:val="22"/>
              </w:rPr>
              <w:t>Do not swim out from accidents. Throw something that floats.</w:t>
            </w:r>
          </w:p>
        </w:tc>
        <w:tc>
          <w:tcPr>
            <w:tcW w:w="2279" w:type="dxa"/>
          </w:tcPr>
          <w:p w14:paraId="087B8447" w14:textId="3DB40A09" w:rsidR="008C6B60" w:rsidRPr="00997D17" w:rsidRDefault="00275313" w:rsidP="00F20E47">
            <w:pPr>
              <w:pStyle w:val="ListBullet"/>
              <w:rPr>
                <w:sz w:val="22"/>
                <w:szCs w:val="22"/>
              </w:rPr>
            </w:pPr>
            <w:r w:rsidRPr="00997D17">
              <w:rPr>
                <w:sz w:val="22"/>
                <w:szCs w:val="22"/>
              </w:rPr>
              <w:t>Kabla ya mvua, tembea eneo hili na usafishe mitaro.</w:t>
            </w:r>
          </w:p>
          <w:p w14:paraId="3D2CDBC9" w14:textId="5E4A27B0" w:rsidR="008C6B60" w:rsidRPr="00997D17" w:rsidRDefault="00275313" w:rsidP="00F20E47">
            <w:pPr>
              <w:pStyle w:val="ListBullet"/>
              <w:rPr>
                <w:sz w:val="22"/>
                <w:szCs w:val="22"/>
              </w:rPr>
            </w:pPr>
            <w:r w:rsidRPr="00997D17">
              <w:rPr>
                <w:sz w:val="22"/>
                <w:szCs w:val="22"/>
              </w:rPr>
              <w:t>Kaya zipandishe chakula, nyaraka na watoto.</w:t>
            </w:r>
          </w:p>
          <w:p w14:paraId="636D0C84" w14:textId="2B341F58" w:rsidR="008C6B60" w:rsidRPr="00997D17" w:rsidRDefault="00FE0A4D" w:rsidP="00F20E47">
            <w:pPr>
              <w:pStyle w:val="ListBullet"/>
              <w:rPr>
                <w:sz w:val="22"/>
                <w:szCs w:val="22"/>
                <w:lang w:val="sv-SE"/>
              </w:rPr>
            </w:pPr>
            <w:ins w:id="6513" w:author="Bonephace Kaijage" w:date="2026-10-14T06:13:00Z" w16du:dateUtc="2026-10-14T04:13:00Z">
              <w:r>
                <w:rPr>
                  <w:sz w:val="22"/>
                  <w:szCs w:val="22"/>
                </w:rPr>
                <w:t>Hifadhini 190 na namba ya mwenyekiti, na wekeni tochi na maji tayari, ili msaada uitwe na kaya iweze kukaa usiku bila umeme.</w:t>
              </w:r>
            </w:ins>
            <w:del w:id="6514" w:author="Bonephace Kaijage" w:date="2026-10-14T06:13:00Z" w16du:dateUtc="2026-10-14T04:13: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2CA670EE" w14:textId="58959512" w:rsidR="002066E7" w:rsidRPr="00997D17" w:rsidRDefault="00FE0A4D" w:rsidP="00F20E47">
            <w:pPr>
              <w:pStyle w:val="ListBullet"/>
              <w:rPr>
                <w:sz w:val="22"/>
                <w:szCs w:val="22"/>
                <w:lang w:val="sv-SE"/>
              </w:rPr>
            </w:pPr>
            <w:ins w:id="6515" w:author="Bonephace Kaijage" w:date="2026-10-14T06:13:00Z" w16du:dateUtc="2026-10-14T04:13:00Z">
              <w:r>
                <w:rPr>
                  <w:sz w:val="22"/>
                  <w:szCs w:val="22"/>
                  <w:lang w:val="sv-SE"/>
                </w:rPr>
                <w:t>Subirini badala ya kuvuka maji barabarani: yanaweza kumchukua mtu au gari. Washeni taa, punguzeni mwendo.</w:t>
              </w:r>
            </w:ins>
            <w:del w:id="6516" w:author="Bonephace Kaijage" w:date="2026-10-14T06:13:00Z" w16du:dateUtc="2026-10-14T04:13:00Z">
              <w:r w:rsidR="00275313" w:rsidRPr="00997D17" w:rsidDel="00FE0A4D">
                <w:rPr>
                  <w:sz w:val="22"/>
                  <w:szCs w:val="22"/>
                  <w:lang w:val="sv-SE"/>
                </w:rPr>
                <w:delText>Usivuke maji barabarani. Washa taa, punguza mwendo.</w:delText>
              </w:r>
            </w:del>
          </w:p>
        </w:tc>
      </w:tr>
      <w:tr w:rsidR="002066E7" w:rsidRPr="000343A2" w14:paraId="1C840CDB" w14:textId="77777777" w:rsidTr="002066E7">
        <w:tc>
          <w:tcPr>
            <w:tcW w:w="2278" w:type="dxa"/>
          </w:tcPr>
          <w:p w14:paraId="2A083530" w14:textId="77777777" w:rsidR="002066E7" w:rsidRPr="00997D17" w:rsidRDefault="002066E7" w:rsidP="003E5113">
            <w:pPr>
              <w:pStyle w:val="ListParagraph"/>
              <w:rPr>
                <w:sz w:val="22"/>
                <w:szCs w:val="22"/>
                <w:lang w:val="sv-SE"/>
              </w:rPr>
            </w:pPr>
          </w:p>
        </w:tc>
        <w:tc>
          <w:tcPr>
            <w:tcW w:w="2278" w:type="dxa"/>
          </w:tcPr>
          <w:p w14:paraId="17ED3799" w14:textId="6EDBB1F6" w:rsidR="002066E7" w:rsidRPr="00997D17" w:rsidRDefault="002066E7" w:rsidP="003E5113">
            <w:pPr>
              <w:pStyle w:val="ListParagraph"/>
              <w:rPr>
                <w:sz w:val="22"/>
                <w:szCs w:val="22"/>
                <w:lang w:val="sv-SE"/>
              </w:rPr>
            </w:pPr>
            <w:r w:rsidRPr="00997D17">
              <w:rPr>
                <w:sz w:val="22"/>
                <w:szCs w:val="22"/>
                <w:lang w:val="sv-SE"/>
              </w:rPr>
              <w:t>Orange / Machungwa — Level 2</w:t>
            </w:r>
          </w:p>
        </w:tc>
        <w:tc>
          <w:tcPr>
            <w:tcW w:w="2278" w:type="dxa"/>
          </w:tcPr>
          <w:p w14:paraId="027AB52A" w14:textId="536F83EF" w:rsidR="002066E7" w:rsidRPr="00997D17" w:rsidRDefault="008C6B60" w:rsidP="003E5113">
            <w:pPr>
              <w:pStyle w:val="ListParagraph"/>
              <w:rPr>
                <w:sz w:val="22"/>
                <w:szCs w:val="22"/>
                <w:lang w:val="sv-SE"/>
              </w:rPr>
            </w:pPr>
            <w:r w:rsidRPr="00997D17">
              <w:rPr>
                <w:sz w:val="22"/>
                <w:szCs w:val="22"/>
              </w:rPr>
              <w:t xml:space="preserve">large waves, strong winds, heavy rain, boat accidents, and cholera. Roads, water points or houses at the named sites are now affected. </w:t>
            </w:r>
            <w:r w:rsidRPr="00997D17">
              <w:rPr>
                <w:sz w:val="22"/>
                <w:szCs w:val="22"/>
                <w:lang w:val="sv-SE"/>
              </w:rPr>
              <w:t>Some journeys and classes are disrupted.</w:t>
            </w:r>
          </w:p>
        </w:tc>
        <w:tc>
          <w:tcPr>
            <w:tcW w:w="2278" w:type="dxa"/>
          </w:tcPr>
          <w:p w14:paraId="3884B1CC" w14:textId="48690786" w:rsidR="002066E7" w:rsidRPr="00997D17" w:rsidRDefault="008C6B60" w:rsidP="003E5113">
            <w:pPr>
              <w:pStyle w:val="ListParagraph"/>
              <w:rPr>
                <w:sz w:val="22"/>
                <w:szCs w:val="22"/>
                <w:lang w:val="sv-SE"/>
              </w:rPr>
            </w:pPr>
            <w:r w:rsidRPr="00997D17">
              <w:rPr>
                <w:sz w:val="22"/>
                <w:szCs w:val="22"/>
                <w:lang w:val="sv-SE"/>
              </w:rPr>
              <w:t>Barabara, vituo vya maji au nyumba kwenye maeneo yaliyotajwa yameathirika. Safari na masomo mengine yamesitishwa.</w:t>
            </w:r>
          </w:p>
        </w:tc>
        <w:tc>
          <w:tcPr>
            <w:tcW w:w="2279" w:type="dxa"/>
          </w:tcPr>
          <w:p w14:paraId="786B6535" w14:textId="3B317078" w:rsidR="008C6B60" w:rsidRPr="00997D17" w:rsidRDefault="00275313" w:rsidP="00F20E47">
            <w:pPr>
              <w:pStyle w:val="ListBullet"/>
              <w:rPr>
                <w:sz w:val="22"/>
                <w:szCs w:val="22"/>
              </w:rPr>
            </w:pPr>
            <w:r w:rsidRPr="00997D17">
              <w:rPr>
                <w:sz w:val="22"/>
                <w:szCs w:val="22"/>
              </w:rPr>
              <w:t>Stop fishing and crossings at accidents.</w:t>
            </w:r>
          </w:p>
          <w:p w14:paraId="3DB6CA66" w14:textId="7239E27A" w:rsidR="008C6B60" w:rsidRPr="00997D17" w:rsidRDefault="00FE0A4D" w:rsidP="00F20E47">
            <w:pPr>
              <w:pStyle w:val="ListBullet"/>
              <w:rPr>
                <w:sz w:val="22"/>
                <w:szCs w:val="22"/>
              </w:rPr>
            </w:pPr>
            <w:ins w:id="6517" w:author="Bonephace Kaijage" w:date="2026-10-14T06:17:00Z" w16du:dateUtc="2026-10-14T04:17:00Z">
              <w:r>
                <w:rPr>
                  <w:sz w:val="22"/>
                  <w:szCs w:val="22"/>
                </w:rPr>
                <w:t>Help people off the low shore to the assembly point, starting with those who cannot move alone; waves and the lake level can rise with little warning.</w:t>
              </w:r>
            </w:ins>
            <w:del w:id="6518" w:author="Bonephace Kaijage" w:date="2026-10-14T06:17:00Z" w16du:dateUtc="2026-10-14T04:17:00Z">
              <w:r w:rsidR="00275313" w:rsidRPr="00997D17" w:rsidDel="00FE0A4D">
                <w:rPr>
                  <w:sz w:val="22"/>
                  <w:szCs w:val="22"/>
                </w:rPr>
                <w:delText>Move people off the low shore to the assembly point.</w:delText>
              </w:r>
            </w:del>
          </w:p>
          <w:p w14:paraId="3C2BD89E" w14:textId="4EFF2EA8" w:rsidR="008C6B60" w:rsidRPr="00997D17" w:rsidRDefault="00275313" w:rsidP="00F20E47">
            <w:pPr>
              <w:pStyle w:val="ListBullet"/>
              <w:rPr>
                <w:sz w:val="22"/>
                <w:szCs w:val="22"/>
              </w:rPr>
            </w:pPr>
            <w:r w:rsidRPr="00997D17">
              <w:rPr>
                <w:sz w:val="22"/>
                <w:szCs w:val="22"/>
              </w:rPr>
              <w:t>Account for boats still out from accidents.</w:t>
            </w:r>
          </w:p>
          <w:p w14:paraId="55A5B906" w14:textId="5BC5F694"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35589430" w14:textId="68A90057" w:rsidR="008C6B60" w:rsidRPr="00997D17" w:rsidRDefault="00275313" w:rsidP="00F20E47">
            <w:pPr>
              <w:pStyle w:val="ListBullet"/>
              <w:rPr>
                <w:sz w:val="22"/>
                <w:szCs w:val="22"/>
              </w:rPr>
            </w:pPr>
            <w:r w:rsidRPr="00997D17">
              <w:rPr>
                <w:sz w:val="22"/>
                <w:szCs w:val="22"/>
              </w:rPr>
              <w:t>Hamisha kaya za eneo hili kwenda kituoni.</w:t>
            </w:r>
          </w:p>
          <w:p w14:paraId="1CE61E95" w14:textId="41662A5B"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22C92D51" w14:textId="7E8C0DEE"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51B80AD2" w14:textId="2920C832"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7314B5A0" w14:textId="77777777" w:rsidTr="002066E7">
        <w:tc>
          <w:tcPr>
            <w:tcW w:w="2278" w:type="dxa"/>
          </w:tcPr>
          <w:p w14:paraId="10EDFCFC" w14:textId="77777777" w:rsidR="002066E7" w:rsidRPr="00997D17" w:rsidRDefault="002066E7" w:rsidP="003E5113">
            <w:pPr>
              <w:pStyle w:val="ListParagraph"/>
              <w:rPr>
                <w:sz w:val="22"/>
                <w:szCs w:val="22"/>
                <w:lang w:val="sv-SE"/>
              </w:rPr>
            </w:pPr>
          </w:p>
        </w:tc>
        <w:tc>
          <w:tcPr>
            <w:tcW w:w="2278" w:type="dxa"/>
          </w:tcPr>
          <w:p w14:paraId="150F17B5" w14:textId="7DEC395B" w:rsidR="002066E7" w:rsidRPr="00997D17" w:rsidRDefault="002066E7" w:rsidP="003E5113">
            <w:pPr>
              <w:pStyle w:val="ListParagraph"/>
              <w:rPr>
                <w:sz w:val="22"/>
                <w:szCs w:val="22"/>
                <w:lang w:val="sv-SE"/>
              </w:rPr>
            </w:pPr>
            <w:r w:rsidRPr="00997D17">
              <w:rPr>
                <w:sz w:val="22"/>
                <w:szCs w:val="22"/>
                <w:lang w:val="sv-SE"/>
              </w:rPr>
              <w:t>Red / Nyekundu — Level 3</w:t>
            </w:r>
          </w:p>
        </w:tc>
        <w:tc>
          <w:tcPr>
            <w:tcW w:w="2278" w:type="dxa"/>
          </w:tcPr>
          <w:p w14:paraId="7F0D2B27" w14:textId="6C2FE6FC" w:rsidR="002066E7" w:rsidRPr="00997D17" w:rsidRDefault="00FE0A4D" w:rsidP="003E5113">
            <w:pPr>
              <w:pStyle w:val="ListParagraph"/>
              <w:rPr>
                <w:sz w:val="22"/>
                <w:szCs w:val="22"/>
              </w:rPr>
            </w:pPr>
            <w:ins w:id="6519"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520"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373D8469" w14:textId="05BA0BBA" w:rsidR="002066E7" w:rsidRPr="00997D17" w:rsidRDefault="00FE0A4D" w:rsidP="003E5113">
            <w:pPr>
              <w:pStyle w:val="ListParagraph"/>
              <w:rPr>
                <w:sz w:val="22"/>
                <w:szCs w:val="22"/>
              </w:rPr>
            </w:pPr>
            <w:ins w:id="6521" w:author="Bonephace Kaijage" w:date="2026-10-14T06:24:00Z" w16du:dateUtc="2026-10-14T04:24:00Z">
              <w:r>
                <w:rPr>
                  <w:sz w:val="22"/>
                  <w:szCs w:val="22"/>
                </w:rPr>
                <w:t>Hali katika maeneo yaliyotajwa kwenye Fahamu Hatari sasa ni hatari kwa maisha: nyumba zimeharibika, watu wamekatwa, na kuna hatari halisi ya kuzama, kujeruhiwa au magonjwa. Msaada unaandaliwa; tafadhali fuateni maelekezo ya kamati na muangaliane na majirani.</w:t>
              </w:r>
            </w:ins>
            <w:del w:id="6522"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69F53FE8" w14:textId="1034B939" w:rsidR="008C6B60" w:rsidRPr="00997D17" w:rsidRDefault="00FE0A4D" w:rsidP="00F20E47">
            <w:pPr>
              <w:pStyle w:val="ListBullet"/>
              <w:rPr>
                <w:sz w:val="22"/>
                <w:szCs w:val="22"/>
              </w:rPr>
            </w:pPr>
            <w:ins w:id="6523" w:author="Bonephace Kaijage" w:date="2026-10-14T06:04:00Z" w16du:dateUtc="2026-10-14T04:04:00Z">
              <w:r>
                <w:rPr>
                  <w:sz w:val="22"/>
                  <w:szCs w:val="22"/>
                </w:rPr>
                <w:t>Please move now from the sites named in Know Your Risk to the agreed safe place, helping anyone who cannot move alone. Return only when the committee confirms it is safe.</w:t>
              </w:r>
            </w:ins>
            <w:del w:id="6524"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50984046" w14:textId="6CD6916D" w:rsidR="008C6B60" w:rsidRPr="00997D17" w:rsidRDefault="00FE0A4D" w:rsidP="00F20E47">
            <w:pPr>
              <w:pStyle w:val="ListBullet"/>
              <w:rPr>
                <w:sz w:val="22"/>
                <w:szCs w:val="22"/>
              </w:rPr>
            </w:pPr>
            <w:ins w:id="6525" w:author="Bonephace Kaijage" w:date="2026-10-14T06:21:00Z" w16du:dateUtc="2026-10-14T04:21:00Z">
              <w:r>
                <w:rPr>
                  <w:sz w:val="22"/>
                  <w:szCs w:val="22"/>
                </w:rPr>
                <w:t xml:space="preserve">Call 114 and 190, and keep the road to the </w:t>
              </w:r>
              <w:r>
                <w:rPr>
                  <w:sz w:val="22"/>
                  <w:szCs w:val="22"/>
                </w:rPr>
                <w:lastRenderedPageBreak/>
                <w:t>sites named in Know Your Risk clear so that ambulances and rescue teams can reach people.</w:t>
              </w:r>
            </w:ins>
            <w:del w:id="6526" w:author="Bonephace Kaijage" w:date="2026-10-14T06:21:00Z" w16du:dateUtc="2026-10-14T04:21:00Z">
              <w:r w:rsidR="00275313" w:rsidRPr="00997D17" w:rsidDel="00FE0A4D">
                <w:rPr>
                  <w:sz w:val="22"/>
                  <w:szCs w:val="22"/>
                </w:rPr>
                <w:delText>Call 114 and 190. Keep the road to the named sites clear for ambulances.</w:delText>
              </w:r>
            </w:del>
          </w:p>
          <w:p w14:paraId="5C11A37D" w14:textId="0307D80B" w:rsidR="008C6B60" w:rsidRPr="00997D17" w:rsidRDefault="00275313" w:rsidP="00F20E47">
            <w:pPr>
              <w:pStyle w:val="ListBullet"/>
              <w:rPr>
                <w:sz w:val="22"/>
                <w:szCs w:val="22"/>
              </w:rPr>
            </w:pPr>
            <w:r w:rsidRPr="00997D17">
              <w:rPr>
                <w:sz w:val="22"/>
                <w:szCs w:val="22"/>
              </w:rPr>
              <w:t>Open the shelter and register every household. Note who is missing.</w:t>
            </w:r>
          </w:p>
          <w:p w14:paraId="4E0D72C1" w14:textId="63EF8358"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003D6640" w14:textId="5D95BF00"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5DC99FE0" w14:textId="64022EFA" w:rsidR="008C6B60" w:rsidRPr="00997D17" w:rsidRDefault="00275313" w:rsidP="00F20E47">
            <w:pPr>
              <w:pStyle w:val="ListBullet"/>
              <w:rPr>
                <w:sz w:val="22"/>
                <w:szCs w:val="22"/>
                <w:lang w:val="sv-SE"/>
              </w:rPr>
            </w:pPr>
            <w:r w:rsidRPr="00997D17">
              <w:rPr>
                <w:sz w:val="22"/>
                <w:szCs w:val="22"/>
                <w:lang w:val="sv-SE"/>
              </w:rPr>
              <w:t>Piga 114 na 190. Acha barabara wazi.</w:t>
            </w:r>
          </w:p>
          <w:p w14:paraId="7E735AEA" w14:textId="6C5A60A0" w:rsidR="008C6B60" w:rsidRPr="00997D17" w:rsidRDefault="00275313" w:rsidP="00F20E47">
            <w:pPr>
              <w:pStyle w:val="ListBullet"/>
              <w:rPr>
                <w:sz w:val="22"/>
                <w:szCs w:val="22"/>
                <w:lang w:val="sv-SE"/>
              </w:rPr>
            </w:pPr>
            <w:r w:rsidRPr="00997D17">
              <w:rPr>
                <w:sz w:val="22"/>
                <w:szCs w:val="22"/>
                <w:lang w:val="sv-SE"/>
              </w:rPr>
              <w:t>Sajili kila kaya. Andika aliyepotea.</w:t>
            </w:r>
          </w:p>
          <w:p w14:paraId="74F8424F" w14:textId="6103940E"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396E93C7" w14:textId="77777777" w:rsidTr="002066E7">
        <w:tc>
          <w:tcPr>
            <w:tcW w:w="2278" w:type="dxa"/>
          </w:tcPr>
          <w:p w14:paraId="7C88AEBC" w14:textId="64811990" w:rsidR="002066E7" w:rsidRPr="00997D17" w:rsidRDefault="002066E7" w:rsidP="003E5113">
            <w:pPr>
              <w:pStyle w:val="ListParagraph"/>
              <w:rPr>
                <w:sz w:val="22"/>
                <w:szCs w:val="22"/>
                <w:lang w:val="sv-SE"/>
              </w:rPr>
            </w:pPr>
            <w:r w:rsidRPr="00997D17">
              <w:rPr>
                <w:sz w:val="22"/>
                <w:szCs w:val="22"/>
                <w:lang w:val="sv-SE"/>
              </w:rPr>
              <w:t>Wete District</w:t>
            </w:r>
          </w:p>
        </w:tc>
        <w:tc>
          <w:tcPr>
            <w:tcW w:w="2278" w:type="dxa"/>
          </w:tcPr>
          <w:p w14:paraId="22A46CFE" w14:textId="47BE912A" w:rsidR="002066E7" w:rsidRPr="00997D17" w:rsidRDefault="002066E7" w:rsidP="003E5113">
            <w:pPr>
              <w:pStyle w:val="ListParagraph"/>
              <w:rPr>
                <w:sz w:val="22"/>
                <w:szCs w:val="22"/>
                <w:lang w:val="sv-SE"/>
              </w:rPr>
            </w:pPr>
            <w:r w:rsidRPr="00997D17">
              <w:rPr>
                <w:sz w:val="22"/>
                <w:szCs w:val="22"/>
                <w:lang w:val="sv-SE"/>
              </w:rPr>
              <w:t>Yellow / Njano — Level 1</w:t>
            </w:r>
          </w:p>
        </w:tc>
        <w:tc>
          <w:tcPr>
            <w:tcW w:w="2278" w:type="dxa"/>
          </w:tcPr>
          <w:p w14:paraId="18F60825" w14:textId="027BD329" w:rsidR="002066E7" w:rsidRPr="00997D17" w:rsidRDefault="008C6B60" w:rsidP="003E5113">
            <w:pPr>
              <w:pStyle w:val="ListParagraph"/>
              <w:rPr>
                <w:sz w:val="22"/>
                <w:szCs w:val="22"/>
              </w:rPr>
            </w:pPr>
            <w:r w:rsidRPr="00997D17">
              <w:rPr>
                <w:sz w:val="22"/>
                <w:szCs w:val="22"/>
              </w:rPr>
              <w:t>coastal floods, large waves, heavy rain, and boat accidents. A few roads slippery, a few low homes wet, and lightning where storms build.</w:t>
            </w:r>
          </w:p>
        </w:tc>
        <w:tc>
          <w:tcPr>
            <w:tcW w:w="2278" w:type="dxa"/>
          </w:tcPr>
          <w:p w14:paraId="31A32BF0" w14:textId="095F018B"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2C63514A" w14:textId="63B192DD" w:rsidR="008C6B60" w:rsidRPr="00997D17" w:rsidRDefault="00275313" w:rsidP="00F20E47">
            <w:pPr>
              <w:pStyle w:val="ListBullet"/>
              <w:rPr>
                <w:sz w:val="22"/>
                <w:szCs w:val="22"/>
              </w:rPr>
            </w:pPr>
            <w:r w:rsidRPr="00997D17">
              <w:rPr>
                <w:sz w:val="22"/>
                <w:szCs w:val="22"/>
              </w:rPr>
              <w:t>Before any boat leaves accidents, check the forecast and put a life jacket on.</w:t>
            </w:r>
          </w:p>
          <w:p w14:paraId="19A771E3" w14:textId="1C2627A7" w:rsidR="008C6B60" w:rsidRPr="00997D17" w:rsidRDefault="00275313" w:rsidP="00F20E47">
            <w:pPr>
              <w:pStyle w:val="ListBullet"/>
              <w:rPr>
                <w:sz w:val="22"/>
                <w:szCs w:val="22"/>
              </w:rPr>
            </w:pPr>
            <w:r w:rsidRPr="00997D17">
              <w:rPr>
                <w:sz w:val="22"/>
                <w:szCs w:val="22"/>
              </w:rPr>
              <w:t>Bring small boats off the open water at accidents.</w:t>
            </w:r>
          </w:p>
          <w:p w14:paraId="7BB9A8E9" w14:textId="6F142EC2" w:rsidR="008C6B60" w:rsidRPr="00997D17" w:rsidRDefault="00275313" w:rsidP="00F20E47">
            <w:pPr>
              <w:pStyle w:val="ListBullet"/>
              <w:rPr>
                <w:sz w:val="22"/>
                <w:szCs w:val="22"/>
              </w:rPr>
            </w:pPr>
            <w:r w:rsidRPr="00997D17">
              <w:rPr>
                <w:sz w:val="22"/>
                <w:szCs w:val="22"/>
              </w:rPr>
              <w:t>The landing listens for the warning and saves 190.</w:t>
            </w:r>
          </w:p>
          <w:p w14:paraId="5BD96E60" w14:textId="2431EC42" w:rsidR="002066E7" w:rsidRPr="00997D17" w:rsidRDefault="00275313" w:rsidP="00F20E47">
            <w:pPr>
              <w:pStyle w:val="ListBullet"/>
              <w:rPr>
                <w:sz w:val="22"/>
                <w:szCs w:val="22"/>
              </w:rPr>
            </w:pPr>
            <w:r w:rsidRPr="00997D17">
              <w:rPr>
                <w:sz w:val="22"/>
                <w:szCs w:val="22"/>
              </w:rPr>
              <w:t>Do not swim out from accidents. Throw something that floats.</w:t>
            </w:r>
          </w:p>
        </w:tc>
        <w:tc>
          <w:tcPr>
            <w:tcW w:w="2279" w:type="dxa"/>
          </w:tcPr>
          <w:p w14:paraId="4C5C2E20" w14:textId="28228FB1" w:rsidR="008C6B60" w:rsidRPr="00997D17" w:rsidRDefault="00275313" w:rsidP="00F20E47">
            <w:pPr>
              <w:pStyle w:val="ListBullet"/>
              <w:rPr>
                <w:sz w:val="22"/>
                <w:szCs w:val="22"/>
              </w:rPr>
            </w:pPr>
            <w:r w:rsidRPr="00997D17">
              <w:rPr>
                <w:sz w:val="22"/>
                <w:szCs w:val="22"/>
              </w:rPr>
              <w:t>Kabla ya mvua, tembea eneo hili na usafishe mitaro.</w:t>
            </w:r>
          </w:p>
          <w:p w14:paraId="639DD2ED" w14:textId="06E56E4F" w:rsidR="008C6B60" w:rsidRPr="00997D17" w:rsidRDefault="00275313" w:rsidP="00F20E47">
            <w:pPr>
              <w:pStyle w:val="ListBullet"/>
              <w:rPr>
                <w:sz w:val="22"/>
                <w:szCs w:val="22"/>
              </w:rPr>
            </w:pPr>
            <w:r w:rsidRPr="00997D17">
              <w:rPr>
                <w:sz w:val="22"/>
                <w:szCs w:val="22"/>
              </w:rPr>
              <w:t>Kaya zipandishe chakula, nyaraka na watoto.</w:t>
            </w:r>
          </w:p>
          <w:p w14:paraId="157E3197" w14:textId="2B3EFF7F" w:rsidR="008C6B60" w:rsidRPr="00997D17" w:rsidRDefault="00FE0A4D" w:rsidP="00F20E47">
            <w:pPr>
              <w:pStyle w:val="ListBullet"/>
              <w:rPr>
                <w:sz w:val="22"/>
                <w:szCs w:val="22"/>
                <w:lang w:val="sv-SE"/>
              </w:rPr>
            </w:pPr>
            <w:ins w:id="6527" w:author="Bonephace Kaijage" w:date="2026-10-14T06:13:00Z" w16du:dateUtc="2026-10-14T04:13:00Z">
              <w:r>
                <w:rPr>
                  <w:sz w:val="22"/>
                  <w:szCs w:val="22"/>
                </w:rPr>
                <w:t>Hifadhini 190 na namba ya mwenyekiti, na wekeni tochi na maji tayari, ili msaada uitwe na kaya iweze kukaa usiku bila umeme.</w:t>
              </w:r>
            </w:ins>
            <w:del w:id="6528" w:author="Bonephace Kaijage" w:date="2026-10-14T06:13:00Z" w16du:dateUtc="2026-10-14T04:13: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3F6C510F" w14:textId="689E5FB9" w:rsidR="002066E7" w:rsidRPr="00997D17" w:rsidRDefault="00FE0A4D" w:rsidP="00F20E47">
            <w:pPr>
              <w:pStyle w:val="ListBullet"/>
              <w:rPr>
                <w:sz w:val="22"/>
                <w:szCs w:val="22"/>
                <w:lang w:val="sv-SE"/>
              </w:rPr>
            </w:pPr>
            <w:ins w:id="6529" w:author="Bonephace Kaijage" w:date="2026-10-14T06:13:00Z" w16du:dateUtc="2026-10-14T04:13:00Z">
              <w:r>
                <w:rPr>
                  <w:sz w:val="22"/>
                  <w:szCs w:val="22"/>
                  <w:lang w:val="sv-SE"/>
                </w:rPr>
                <w:t xml:space="preserve">Subirini badala ya kuvuka maji barabarani: yanaweza kumchukua mtu </w:t>
              </w:r>
              <w:r>
                <w:rPr>
                  <w:sz w:val="22"/>
                  <w:szCs w:val="22"/>
                  <w:lang w:val="sv-SE"/>
                </w:rPr>
                <w:lastRenderedPageBreak/>
                <w:t>au gari. Washeni taa, punguzeni mwendo.</w:t>
              </w:r>
            </w:ins>
            <w:del w:id="6530" w:author="Bonephace Kaijage" w:date="2026-10-14T06:13:00Z" w16du:dateUtc="2026-10-14T04:13:00Z">
              <w:r w:rsidR="00275313" w:rsidRPr="00997D17" w:rsidDel="00FE0A4D">
                <w:rPr>
                  <w:sz w:val="22"/>
                  <w:szCs w:val="22"/>
                  <w:lang w:val="sv-SE"/>
                </w:rPr>
                <w:delText>Usivuke maji barabarani. Washa taa, punguza mwendo.</w:delText>
              </w:r>
            </w:del>
          </w:p>
        </w:tc>
      </w:tr>
      <w:tr w:rsidR="002066E7" w:rsidRPr="000343A2" w14:paraId="7177B4A3" w14:textId="77777777" w:rsidTr="002066E7">
        <w:tc>
          <w:tcPr>
            <w:tcW w:w="2278" w:type="dxa"/>
          </w:tcPr>
          <w:p w14:paraId="6227FF46" w14:textId="77777777" w:rsidR="002066E7" w:rsidRPr="00997D17" w:rsidRDefault="002066E7" w:rsidP="003E5113">
            <w:pPr>
              <w:pStyle w:val="ListParagraph"/>
              <w:rPr>
                <w:sz w:val="22"/>
                <w:szCs w:val="22"/>
                <w:lang w:val="sv-SE"/>
              </w:rPr>
            </w:pPr>
          </w:p>
        </w:tc>
        <w:tc>
          <w:tcPr>
            <w:tcW w:w="2278" w:type="dxa"/>
          </w:tcPr>
          <w:p w14:paraId="3379134C" w14:textId="517F649D" w:rsidR="002066E7" w:rsidRPr="00997D17" w:rsidRDefault="002066E7" w:rsidP="003E5113">
            <w:pPr>
              <w:pStyle w:val="ListParagraph"/>
              <w:rPr>
                <w:sz w:val="22"/>
                <w:szCs w:val="22"/>
                <w:lang w:val="sv-SE"/>
              </w:rPr>
            </w:pPr>
            <w:r w:rsidRPr="00997D17">
              <w:rPr>
                <w:sz w:val="22"/>
                <w:szCs w:val="22"/>
                <w:lang w:val="sv-SE"/>
              </w:rPr>
              <w:t>Orange / Machungwa — Level 2</w:t>
            </w:r>
          </w:p>
        </w:tc>
        <w:tc>
          <w:tcPr>
            <w:tcW w:w="2278" w:type="dxa"/>
          </w:tcPr>
          <w:p w14:paraId="46E60F8B" w14:textId="366EEA6C" w:rsidR="002066E7" w:rsidRPr="00997D17" w:rsidRDefault="008C6B60" w:rsidP="003E5113">
            <w:pPr>
              <w:pStyle w:val="ListParagraph"/>
              <w:rPr>
                <w:sz w:val="22"/>
                <w:szCs w:val="22"/>
                <w:lang w:val="sv-SE"/>
              </w:rPr>
            </w:pPr>
            <w:r w:rsidRPr="00997D17">
              <w:rPr>
                <w:sz w:val="22"/>
                <w:szCs w:val="22"/>
              </w:rPr>
              <w:t xml:space="preserve">coastal floods, large waves, heavy rain, and boat accidents. Roads, water points or houses at the named sites are now affected. </w:t>
            </w:r>
            <w:r w:rsidRPr="00997D17">
              <w:rPr>
                <w:sz w:val="22"/>
                <w:szCs w:val="22"/>
                <w:lang w:val="sv-SE"/>
              </w:rPr>
              <w:t>Some journeys and classes are disrupted.</w:t>
            </w:r>
          </w:p>
        </w:tc>
        <w:tc>
          <w:tcPr>
            <w:tcW w:w="2278" w:type="dxa"/>
          </w:tcPr>
          <w:p w14:paraId="02EF2589" w14:textId="75CA579C" w:rsidR="002066E7" w:rsidRPr="00997D17" w:rsidRDefault="008C6B60" w:rsidP="003E5113">
            <w:pPr>
              <w:pStyle w:val="ListParagraph"/>
              <w:rPr>
                <w:sz w:val="22"/>
                <w:szCs w:val="22"/>
                <w:lang w:val="sv-SE"/>
              </w:rPr>
            </w:pPr>
            <w:r w:rsidRPr="00997D17">
              <w:rPr>
                <w:sz w:val="22"/>
                <w:szCs w:val="22"/>
                <w:lang w:val="sv-SE"/>
              </w:rPr>
              <w:t>Barabara, vituo vya maji au nyumba kwenye maeneo yaliyotajwa yameathirika. Safari na masomo mengine yamesitishwa.</w:t>
            </w:r>
          </w:p>
        </w:tc>
        <w:tc>
          <w:tcPr>
            <w:tcW w:w="2279" w:type="dxa"/>
          </w:tcPr>
          <w:p w14:paraId="2611C2DD" w14:textId="14AA0F3F" w:rsidR="008C6B60" w:rsidRPr="00997D17" w:rsidRDefault="00275313" w:rsidP="00F20E47">
            <w:pPr>
              <w:pStyle w:val="ListBullet"/>
              <w:rPr>
                <w:sz w:val="22"/>
                <w:szCs w:val="22"/>
              </w:rPr>
            </w:pPr>
            <w:r w:rsidRPr="00997D17">
              <w:rPr>
                <w:sz w:val="22"/>
                <w:szCs w:val="22"/>
              </w:rPr>
              <w:t>Stop fishing and crossings at accidents.</w:t>
            </w:r>
          </w:p>
          <w:p w14:paraId="08DA68AB" w14:textId="1EEB74EF" w:rsidR="008C6B60" w:rsidRPr="00997D17" w:rsidRDefault="00FE0A4D" w:rsidP="00F20E47">
            <w:pPr>
              <w:pStyle w:val="ListBullet"/>
              <w:rPr>
                <w:sz w:val="22"/>
                <w:szCs w:val="22"/>
              </w:rPr>
            </w:pPr>
            <w:ins w:id="6531" w:author="Bonephace Kaijage" w:date="2026-10-14T06:17:00Z" w16du:dateUtc="2026-10-14T04:17:00Z">
              <w:r>
                <w:rPr>
                  <w:sz w:val="22"/>
                  <w:szCs w:val="22"/>
                </w:rPr>
                <w:t>Help people off the low shore to the assembly point, starting with those who cannot move alone; waves and the lake level can rise with little warning.</w:t>
              </w:r>
            </w:ins>
            <w:del w:id="6532" w:author="Bonephace Kaijage" w:date="2026-10-14T06:17:00Z" w16du:dateUtc="2026-10-14T04:17:00Z">
              <w:r w:rsidR="00275313" w:rsidRPr="00997D17" w:rsidDel="00FE0A4D">
                <w:rPr>
                  <w:sz w:val="22"/>
                  <w:szCs w:val="22"/>
                </w:rPr>
                <w:delText>Move people off the low shore to the assembly point.</w:delText>
              </w:r>
            </w:del>
          </w:p>
          <w:p w14:paraId="70F0A1E9" w14:textId="40A109D6" w:rsidR="008C6B60" w:rsidRPr="00997D17" w:rsidRDefault="00275313" w:rsidP="00F20E47">
            <w:pPr>
              <w:pStyle w:val="ListBullet"/>
              <w:rPr>
                <w:sz w:val="22"/>
                <w:szCs w:val="22"/>
              </w:rPr>
            </w:pPr>
            <w:r w:rsidRPr="00997D17">
              <w:rPr>
                <w:sz w:val="22"/>
                <w:szCs w:val="22"/>
              </w:rPr>
              <w:t>Account for boats still out from accidents.</w:t>
            </w:r>
          </w:p>
          <w:p w14:paraId="2B7FAAAC" w14:textId="7E5D3672"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5FF742E9" w14:textId="3B85E571" w:rsidR="008C6B60" w:rsidRPr="00997D17" w:rsidRDefault="00275313" w:rsidP="00F20E47">
            <w:pPr>
              <w:pStyle w:val="ListBullet"/>
              <w:rPr>
                <w:sz w:val="22"/>
                <w:szCs w:val="22"/>
              </w:rPr>
            </w:pPr>
            <w:r w:rsidRPr="00997D17">
              <w:rPr>
                <w:sz w:val="22"/>
                <w:szCs w:val="22"/>
              </w:rPr>
              <w:t>Hamisha kaya za eneo hili kwenda kituoni.</w:t>
            </w:r>
          </w:p>
          <w:p w14:paraId="38820949" w14:textId="52D6C682"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0DE9AB95" w14:textId="1669DE4B"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5BC36146" w14:textId="6385F421"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6887608C" w14:textId="77777777" w:rsidTr="002066E7">
        <w:tc>
          <w:tcPr>
            <w:tcW w:w="2278" w:type="dxa"/>
          </w:tcPr>
          <w:p w14:paraId="1859B4DF" w14:textId="77777777" w:rsidR="002066E7" w:rsidRPr="00997D17" w:rsidRDefault="002066E7" w:rsidP="003E5113">
            <w:pPr>
              <w:pStyle w:val="ListParagraph"/>
              <w:rPr>
                <w:sz w:val="22"/>
                <w:szCs w:val="22"/>
                <w:lang w:val="sv-SE"/>
              </w:rPr>
            </w:pPr>
          </w:p>
        </w:tc>
        <w:tc>
          <w:tcPr>
            <w:tcW w:w="2278" w:type="dxa"/>
          </w:tcPr>
          <w:p w14:paraId="447C98F7" w14:textId="6F8FDB83" w:rsidR="002066E7" w:rsidRPr="00997D17" w:rsidRDefault="002066E7" w:rsidP="003E5113">
            <w:pPr>
              <w:pStyle w:val="ListParagraph"/>
              <w:rPr>
                <w:sz w:val="22"/>
                <w:szCs w:val="22"/>
                <w:lang w:val="sv-SE"/>
              </w:rPr>
            </w:pPr>
            <w:r w:rsidRPr="00997D17">
              <w:rPr>
                <w:sz w:val="22"/>
                <w:szCs w:val="22"/>
                <w:lang w:val="sv-SE"/>
              </w:rPr>
              <w:t>Red / Nyekundu — Level 3</w:t>
            </w:r>
          </w:p>
        </w:tc>
        <w:tc>
          <w:tcPr>
            <w:tcW w:w="2278" w:type="dxa"/>
          </w:tcPr>
          <w:p w14:paraId="7B052048" w14:textId="2F463B92" w:rsidR="002066E7" w:rsidRPr="00997D17" w:rsidRDefault="00FE0A4D" w:rsidP="003E5113">
            <w:pPr>
              <w:pStyle w:val="ListParagraph"/>
              <w:rPr>
                <w:sz w:val="22"/>
                <w:szCs w:val="22"/>
              </w:rPr>
            </w:pPr>
            <w:ins w:id="6533" w:author="Bonephace Kaijage" w:date="2026-10-14T06:21:00Z" w16du:dateUtc="2026-10-14T04:21:00Z">
              <w:r>
                <w:rPr>
                  <w:sz w:val="22"/>
                  <w:szCs w:val="22"/>
                </w:rPr>
                <w:t>Conditions at the sites named in Know Your Risk are now life-threatening: houses damaged, people cut off, and a real risk of drowning, injury or disease. Help is being organised; please follow the committee's instructions and look out for neighbours.</w:t>
              </w:r>
            </w:ins>
            <w:del w:id="6534"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EB46138" w14:textId="373896AA" w:rsidR="002066E7" w:rsidRPr="00997D17" w:rsidRDefault="00FE0A4D" w:rsidP="003E5113">
            <w:pPr>
              <w:pStyle w:val="ListParagraph"/>
              <w:rPr>
                <w:sz w:val="22"/>
                <w:szCs w:val="22"/>
              </w:rPr>
            </w:pPr>
            <w:ins w:id="6535" w:author="Bonephace Kaijage" w:date="2026-10-14T06:24:00Z" w16du:dateUtc="2026-10-14T04:24:00Z">
              <w:r>
                <w:rPr>
                  <w:sz w:val="22"/>
                  <w:szCs w:val="22"/>
                </w:rPr>
                <w:t xml:space="preserve">Hali katika maeneo yaliyotajwa kwenye Fahamu Hatari sasa ni hatari kwa maisha: nyumba zimeharibika, watu wamekatwa, na kuna hatari halisi ya kuzama, kujeruhiwa au magonjwa. Msaada unaandaliwa; tafadhali fuateni maelekezo ya </w:t>
              </w:r>
              <w:r>
                <w:rPr>
                  <w:sz w:val="22"/>
                  <w:szCs w:val="22"/>
                </w:rPr>
                <w:lastRenderedPageBreak/>
                <w:t>kamati na muangaliane na majirani.</w:t>
              </w:r>
            </w:ins>
            <w:del w:id="6536"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3BFDE3B0" w14:textId="496EFBEA" w:rsidR="008C6B60" w:rsidRPr="00997D17" w:rsidRDefault="00FE0A4D" w:rsidP="00F20E47">
            <w:pPr>
              <w:pStyle w:val="ListBullet"/>
              <w:rPr>
                <w:sz w:val="22"/>
                <w:szCs w:val="22"/>
              </w:rPr>
            </w:pPr>
            <w:ins w:id="6537" w:author="Bonephace Kaijage" w:date="2026-10-14T06:04:00Z" w16du:dateUtc="2026-10-14T04:04:00Z">
              <w:r>
                <w:rPr>
                  <w:sz w:val="22"/>
                  <w:szCs w:val="22"/>
                </w:rPr>
                <w:lastRenderedPageBreak/>
                <w:t>Please move now from the sites named in Know Your Risk to the agreed safe place, helping anyone who cannot move alone. Return only when the committee confirms it is safe.</w:t>
              </w:r>
            </w:ins>
            <w:del w:id="6538"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330251A3" w14:textId="16A641C1" w:rsidR="008C6B60" w:rsidRPr="00997D17" w:rsidRDefault="00FE0A4D" w:rsidP="00F20E47">
            <w:pPr>
              <w:pStyle w:val="ListBullet"/>
              <w:rPr>
                <w:sz w:val="22"/>
                <w:szCs w:val="22"/>
              </w:rPr>
            </w:pPr>
            <w:ins w:id="6539" w:author="Bonephace Kaijage" w:date="2026-10-14T06:21:00Z" w16du:dateUtc="2026-10-14T04:21:00Z">
              <w:r>
                <w:rPr>
                  <w:sz w:val="22"/>
                  <w:szCs w:val="22"/>
                </w:rPr>
                <w:lastRenderedPageBreak/>
                <w:t>Call 114 and 190, and keep the road to the sites named in Know Your Risk clear so that ambulances and rescue teams can reach people.</w:t>
              </w:r>
            </w:ins>
            <w:del w:id="6540" w:author="Bonephace Kaijage" w:date="2026-10-14T06:21:00Z" w16du:dateUtc="2026-10-14T04:21:00Z">
              <w:r w:rsidR="00275313" w:rsidRPr="00997D17" w:rsidDel="00FE0A4D">
                <w:rPr>
                  <w:sz w:val="22"/>
                  <w:szCs w:val="22"/>
                </w:rPr>
                <w:delText>Call 114 and 190. Keep the road to the named sites clear for ambulances.</w:delText>
              </w:r>
            </w:del>
          </w:p>
          <w:p w14:paraId="3212CB23" w14:textId="53A7202D" w:rsidR="008C6B60" w:rsidRPr="00997D17" w:rsidRDefault="00275313" w:rsidP="00F20E47">
            <w:pPr>
              <w:pStyle w:val="ListBullet"/>
              <w:rPr>
                <w:sz w:val="22"/>
                <w:szCs w:val="22"/>
              </w:rPr>
            </w:pPr>
            <w:r w:rsidRPr="00997D17">
              <w:rPr>
                <w:sz w:val="22"/>
                <w:szCs w:val="22"/>
              </w:rPr>
              <w:t>Open the shelter and register every household. Note who is missing.</w:t>
            </w:r>
          </w:p>
          <w:p w14:paraId="39026CF2" w14:textId="4DF8B450"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182EB0AE" w14:textId="42C3D15E"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7DDA73E0" w14:textId="600BA15F" w:rsidR="008C6B60" w:rsidRPr="00997D17" w:rsidRDefault="00275313" w:rsidP="00F20E47">
            <w:pPr>
              <w:pStyle w:val="ListBullet"/>
              <w:rPr>
                <w:sz w:val="22"/>
                <w:szCs w:val="22"/>
                <w:lang w:val="sv-SE"/>
              </w:rPr>
            </w:pPr>
            <w:r w:rsidRPr="00997D17">
              <w:rPr>
                <w:sz w:val="22"/>
                <w:szCs w:val="22"/>
                <w:lang w:val="sv-SE"/>
              </w:rPr>
              <w:t>Piga 114 na 190. Acha barabara wazi.</w:t>
            </w:r>
          </w:p>
          <w:p w14:paraId="464FF659" w14:textId="1C01FE05" w:rsidR="008C6B60" w:rsidRPr="00997D17" w:rsidRDefault="00275313" w:rsidP="00F20E47">
            <w:pPr>
              <w:pStyle w:val="ListBullet"/>
              <w:rPr>
                <w:sz w:val="22"/>
                <w:szCs w:val="22"/>
                <w:lang w:val="sv-SE"/>
              </w:rPr>
            </w:pPr>
            <w:r w:rsidRPr="00997D17">
              <w:rPr>
                <w:sz w:val="22"/>
                <w:szCs w:val="22"/>
                <w:lang w:val="sv-SE"/>
              </w:rPr>
              <w:t>Sajili kila kaya. Andika aliyepotea.</w:t>
            </w:r>
          </w:p>
          <w:p w14:paraId="2D1A6452" w14:textId="66348324" w:rsidR="002066E7" w:rsidRPr="00997D17" w:rsidRDefault="00275313" w:rsidP="00F20E47">
            <w:pPr>
              <w:pStyle w:val="ListBullet"/>
              <w:rPr>
                <w:sz w:val="22"/>
                <w:szCs w:val="22"/>
                <w:lang w:val="sv-SE"/>
              </w:rPr>
            </w:pPr>
            <w:r w:rsidRPr="00997D17">
              <w:rPr>
                <w:sz w:val="22"/>
                <w:szCs w:val="22"/>
                <w:lang w:val="sv-SE"/>
              </w:rPr>
              <w:t>Majeruhi kwanza, kisha kipindupindu.</w:t>
            </w:r>
          </w:p>
        </w:tc>
      </w:tr>
    </w:tbl>
    <w:p w14:paraId="029C3ECF" w14:textId="77777777" w:rsidR="00250A71" w:rsidRPr="00997D17" w:rsidRDefault="003E5113" w:rsidP="003E5113">
      <w:pPr>
        <w:pStyle w:val="ListParagraph"/>
        <w:rPr>
          <w:sz w:val="22"/>
          <w:szCs w:val="22"/>
          <w:lang w:val="sv-SE"/>
        </w:rPr>
      </w:pPr>
      <w:r w:rsidRPr="00997D17">
        <w:rPr>
          <w:sz w:val="22"/>
          <w:szCs w:val="22"/>
          <w:lang w:val="sv-SE"/>
        </w:rPr>
        <w:t>Micheweni District — Wilaya ya Micheweni</w:t>
      </w:r>
    </w:p>
    <w:p w14:paraId="34DAC47C" w14:textId="77777777" w:rsidR="00DC5789" w:rsidRDefault="003E5113" w:rsidP="003E5113">
      <w:pPr>
        <w:rPr>
          <w:sz w:val="22"/>
          <w:szCs w:val="22"/>
          <w:lang w:val="sv-SE"/>
        </w:rPr>
      </w:pPr>
      <w:r w:rsidRPr="00997D17">
        <w:rPr>
          <w:sz w:val="22"/>
          <w:szCs w:val="22"/>
          <w:lang w:val="sv-SE"/>
        </w:rPr>
        <w:t>31. KUSINI PEMBA REGION | MKOA WA KUSINI PEMBA</w:t>
      </w:r>
    </w:p>
    <w:p w14:paraId="573F6B14" w14:textId="77777777" w:rsidR="00DC5789" w:rsidRPr="000343A2" w:rsidRDefault="00DC5789" w:rsidP="00DC5789">
      <w:pPr>
        <w:rPr>
          <w:color w:val="000000"/>
          <w:lang w:val="sv-SE"/>
        </w:rPr>
      </w:pPr>
    </w:p>
    <w:p w14:paraId="7273AE3C" w14:textId="77777777" w:rsidR="00DC5789" w:rsidRDefault="00DC5789" w:rsidP="00DC5789">
      <w:pPr>
        <w:pStyle w:val="Strong1"/>
        <w:jc w:val="both"/>
        <w:rPr>
          <w:color w:val="000000"/>
        </w:rPr>
      </w:pPr>
      <w:r w:rsidRPr="00DC5789">
        <w:rPr>
          <w:color w:val="000000"/>
        </w:rPr>
        <w:t>KNOW YOUR RISK | FAHAMU HATARI YA ENEO LAKO</w:t>
      </w:r>
    </w:p>
    <w:tbl>
      <w:tblPr>
        <w:tblStyle w:val="TableGrid"/>
        <w:tblW w:w="0" w:type="auto"/>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ook w:val="04A0" w:firstRow="1" w:lastRow="0" w:firstColumn="1" w:lastColumn="0" w:noHBand="0" w:noVBand="1"/>
      </w:tblPr>
      <w:tblGrid>
        <w:gridCol w:w="3420"/>
        <w:gridCol w:w="3235"/>
        <w:gridCol w:w="3605"/>
        <w:gridCol w:w="3325"/>
      </w:tblGrid>
      <w:tr w:rsidR="00DC5789" w:rsidRPr="00DC5789" w14:paraId="129F6FD2" w14:textId="77777777" w:rsidTr="00DC5789">
        <w:tc>
          <w:tcPr>
            <w:tcW w:w="3420" w:type="dxa"/>
            <w:shd w:val="clear" w:color="D9D9D9" w:fill="D9D9D9"/>
          </w:tcPr>
          <w:p w14:paraId="5CF547AF" w14:textId="52BA6F69" w:rsidR="00DC5789" w:rsidRPr="00DC5789" w:rsidRDefault="00DC5789" w:rsidP="00DC5789">
            <w:pPr>
              <w:jc w:val="both"/>
              <w:rPr>
                <w:color w:val="000000"/>
              </w:rPr>
            </w:pPr>
            <w:r w:rsidRPr="00DC5789">
              <w:rPr>
                <w:color w:val="000000"/>
              </w:rPr>
              <w:t>AREA (EN)</w:t>
            </w:r>
          </w:p>
        </w:tc>
        <w:tc>
          <w:tcPr>
            <w:tcW w:w="3235" w:type="dxa"/>
            <w:shd w:val="clear" w:color="D9D9D9" w:fill="D9D9D9"/>
          </w:tcPr>
          <w:p w14:paraId="48CBDCFD" w14:textId="5551000F" w:rsidR="00DC5789" w:rsidRPr="00DC5789" w:rsidRDefault="00DC5789" w:rsidP="00DC5789">
            <w:pPr>
              <w:jc w:val="both"/>
              <w:rPr>
                <w:color w:val="000000"/>
              </w:rPr>
            </w:pPr>
            <w:r w:rsidRPr="00DC5789">
              <w:rPr>
                <w:color w:val="000000"/>
              </w:rPr>
              <w:t>ENEO (SW)</w:t>
            </w:r>
          </w:p>
        </w:tc>
        <w:tc>
          <w:tcPr>
            <w:tcW w:w="3605" w:type="dxa"/>
            <w:shd w:val="clear" w:color="D9D9D9" w:fill="D9D9D9"/>
          </w:tcPr>
          <w:p w14:paraId="4FE9BCA3" w14:textId="1F7C3563" w:rsidR="00DC5789" w:rsidRPr="00DC5789" w:rsidRDefault="00DC5789" w:rsidP="00DC5789">
            <w:pPr>
              <w:jc w:val="both"/>
              <w:rPr>
                <w:color w:val="000000"/>
              </w:rPr>
            </w:pPr>
            <w:r w:rsidRPr="00DC5789">
              <w:rPr>
                <w:color w:val="000000"/>
              </w:rPr>
              <w:t>RISK STATEMENT (EN)</w:t>
            </w:r>
          </w:p>
        </w:tc>
        <w:tc>
          <w:tcPr>
            <w:tcW w:w="3325" w:type="dxa"/>
            <w:shd w:val="clear" w:color="D9D9D9" w:fill="D9D9D9"/>
          </w:tcPr>
          <w:p w14:paraId="54F6942D" w14:textId="7B18ED0E" w:rsidR="00DC5789" w:rsidRPr="00DC5789" w:rsidRDefault="00DC5789" w:rsidP="00DC5789">
            <w:pPr>
              <w:jc w:val="both"/>
              <w:rPr>
                <w:color w:val="000000"/>
              </w:rPr>
            </w:pPr>
            <w:r w:rsidRPr="00DC5789">
              <w:rPr>
                <w:color w:val="000000"/>
              </w:rPr>
              <w:t>TAMKO LA HATARI (SW)</w:t>
            </w:r>
          </w:p>
        </w:tc>
      </w:tr>
      <w:tr w:rsidR="00DC5789" w:rsidRPr="00DC5789" w14:paraId="13E006EF" w14:textId="77777777" w:rsidTr="00DC5789">
        <w:tc>
          <w:tcPr>
            <w:tcW w:w="3420" w:type="dxa"/>
          </w:tcPr>
          <w:p w14:paraId="09918D3B" w14:textId="064B26FA" w:rsidR="00DC5789" w:rsidRPr="00DC5789" w:rsidRDefault="00DC5789" w:rsidP="00DC5789">
            <w:pPr>
              <w:pStyle w:val="ListParagraph"/>
              <w:numPr>
                <w:ilvl w:val="0"/>
                <w:numId w:val="1"/>
              </w:numPr>
              <w:jc w:val="both"/>
              <w:rPr>
                <w:color w:val="000000"/>
              </w:rPr>
            </w:pPr>
            <w:r w:rsidRPr="00DC5789">
              <w:rPr>
                <w:color w:val="000000"/>
              </w:rPr>
              <w:t>Chake Chake: town valleys and creek</w:t>
            </w:r>
          </w:p>
        </w:tc>
        <w:tc>
          <w:tcPr>
            <w:tcW w:w="3235" w:type="dxa"/>
          </w:tcPr>
          <w:p w14:paraId="2FE3BDEB" w14:textId="0C230616" w:rsidR="00DC5789" w:rsidRPr="00DC5789" w:rsidRDefault="00DC5789" w:rsidP="00DC5789">
            <w:pPr>
              <w:pStyle w:val="ListParagraph"/>
              <w:numPr>
                <w:ilvl w:val="0"/>
                <w:numId w:val="1"/>
              </w:numPr>
              <w:jc w:val="both"/>
              <w:rPr>
                <w:color w:val="000000"/>
              </w:rPr>
            </w:pPr>
            <w:r w:rsidRPr="00DC5789">
              <w:rPr>
                <w:color w:val="000000"/>
              </w:rPr>
              <w:t>Chake Chake: mabonde ya mji na hori</w:t>
            </w:r>
          </w:p>
        </w:tc>
        <w:tc>
          <w:tcPr>
            <w:tcW w:w="3605" w:type="dxa"/>
          </w:tcPr>
          <w:p w14:paraId="509ECD04" w14:textId="1ACE2C3D" w:rsidR="00DC5789" w:rsidRPr="00DC5789" w:rsidRDefault="00DC5789" w:rsidP="00DC5789">
            <w:pPr>
              <w:pStyle w:val="ListParagraph"/>
              <w:numPr>
                <w:ilvl w:val="0"/>
                <w:numId w:val="1"/>
              </w:numPr>
            </w:pPr>
            <w:r>
              <w:t>This area is a hilly town where storm run-off floods valley streets and the creek, and steep cuts can slide in heavy rain.</w:t>
            </w:r>
          </w:p>
          <w:p w14:paraId="0E37DBBD" w14:textId="77777777" w:rsidR="00F433EC" w:rsidRDefault="00DC5789" w:rsidP="00DC5789">
            <w:pPr>
              <w:pStyle w:val="ListParagraph"/>
              <w:numPr>
                <w:ilvl w:val="0"/>
                <w:numId w:val="1"/>
              </w:numPr>
              <w:jc w:val="both"/>
              <w:rPr>
                <w:ins w:id="6541" w:author="Bonephace Kaijage" w:date="2026-10-14T05:30:00Z" w16du:dateUtc="2026-10-14T03:30:00Z"/>
                <w:bCs/>
                <w:color w:val="000000"/>
              </w:rPr>
            </w:pPr>
            <w:r>
              <w:rPr>
                <w:bCs/>
                <w:color w:val="000000"/>
              </w:rPr>
              <w:t>For those living and trading here, it helps to keep drains open and build away from valley floors and steep cuts.</w:t>
            </w:r>
          </w:p>
          <w:p w14:paraId="5EA8CBE1" w14:textId="4BE2A079" w:rsidR="00F433EC" w:rsidRDefault="00FE0A4D" w:rsidP="00DC5789">
            <w:pPr>
              <w:pStyle w:val="ListParagraph"/>
              <w:numPr>
                <w:ilvl w:val="0"/>
                <w:numId w:val="1"/>
              </w:numPr>
              <w:jc w:val="both"/>
              <w:rPr>
                <w:ins w:id="6542" w:author="Bonephace Kaijage" w:date="2026-10-14T05:30:00Z" w16du:dateUtc="2026-10-14T03:30:00Z"/>
                <w:bCs/>
                <w:color w:val="000000"/>
              </w:rPr>
            </w:pPr>
            <w:ins w:id="6543" w:author="Bonephace Kaijage" w:date="2026-10-14T05:57:00Z" w16du:dateUtc="2026-10-14T03:57:00Z">
              <w:r>
                <w:rPr>
                  <w:bCs/>
                  <w:color w:val="000000"/>
                </w:rPr>
                <w:t xml:space="preserve">What raises the risk: building on the valley floors or at the foot of the cut slopes, filling the drains and the creek with </w:t>
              </w:r>
              <w:r>
                <w:rPr>
                  <w:bCs/>
                  <w:color w:val="000000"/>
                </w:rPr>
                <w:lastRenderedPageBreak/>
                <w:t>waste, and cutting into the hillside for new plots.</w:t>
              </w:r>
            </w:ins>
          </w:p>
          <w:p w14:paraId="11C83AD6" w14:textId="77777777" w:rsidR="00FE0A4D" w:rsidRDefault="00F433EC" w:rsidP="00DC5789">
            <w:pPr>
              <w:pStyle w:val="ListParagraph"/>
              <w:numPr>
                <w:ilvl w:val="0"/>
                <w:numId w:val="1"/>
              </w:numPr>
              <w:jc w:val="both"/>
              <w:rPr>
                <w:ins w:id="6544" w:author="Bonephace Kaijage" w:date="2026-10-14T06:00:00Z" w16du:dateUtc="2026-10-14T04:00:00Z"/>
                <w:bCs/>
                <w:color w:val="000000"/>
              </w:rPr>
            </w:pPr>
            <w:ins w:id="6545" w:author="Bonephace Kaijage" w:date="2026-10-14T05:30:00Z" w16du:dateUtc="2026-10-14T03:30:00Z">
              <w:r>
                <w:rPr>
                  <w:bCs/>
                  <w:color w:val="000000"/>
                </w:rPr>
                <w:t>Know the higher street or school ground above the valley that your household will move to when storm run-off rises, and go when heavy rain sets in on the hills; leave a house at once when cracks open in the cut behind it.</w:t>
              </w:r>
            </w:ins>
          </w:p>
          <w:p w14:paraId="4EF99DA9" w14:textId="4985D0EC" w:rsidR="00DC5789" w:rsidRPr="00DC5789" w:rsidRDefault="00FE0A4D" w:rsidP="00DC5789">
            <w:pPr>
              <w:pStyle w:val="ListParagraph"/>
              <w:numPr>
                <w:ilvl w:val="0"/>
                <w:numId w:val="1"/>
              </w:numPr>
              <w:jc w:val="both"/>
              <w:rPr>
                <w:bCs/>
                <w:color w:val="000000"/>
              </w:rPr>
            </w:pPr>
            <w:ins w:id="6546" w:author="Bonephace Kaijage" w:date="2026-10-14T06:00:00Z" w16du:dateUtc="2026-10-14T04:00:00Z">
              <w:r>
                <w:rPr>
                  <w:bCs/>
                  <w:color w:val="000000"/>
                </w:rPr>
                <w:t>Agree who will help anyone in the household who cannot move, see or hear a warning on their own.</w:t>
              </w:r>
            </w:ins>
          </w:p>
        </w:tc>
        <w:tc>
          <w:tcPr>
            <w:tcW w:w="3325" w:type="dxa"/>
          </w:tcPr>
          <w:p w14:paraId="6A2840C3" w14:textId="37E5A3F2" w:rsidR="00DC5789" w:rsidRPr="00DC5789" w:rsidRDefault="00DC5789" w:rsidP="00DC5789">
            <w:pPr>
              <w:pStyle w:val="ListParagraph"/>
              <w:numPr>
                <w:ilvl w:val="0"/>
                <w:numId w:val="1"/>
              </w:numPr>
            </w:pPr>
            <w:r>
              <w:lastRenderedPageBreak/>
              <w:t>Eneo hili ni mji wa milimani ambapo maji ya dhoruba hufurika mitaa ya mabondeni na hori, na miinuko mikali inaweza kuporomoka wakati wa mvua kubwa.</w:t>
            </w:r>
          </w:p>
          <w:p w14:paraId="41DE8546" w14:textId="77777777" w:rsidR="00F433EC" w:rsidRDefault="00DC5789" w:rsidP="00DC5789">
            <w:pPr>
              <w:pStyle w:val="ListParagraph"/>
              <w:numPr>
                <w:ilvl w:val="0"/>
                <w:numId w:val="1"/>
              </w:numPr>
              <w:jc w:val="both"/>
              <w:rPr>
                <w:ins w:id="6547" w:author="Bonephace Kaijage" w:date="2026-10-14T05:30:00Z" w16du:dateUtc="2026-10-14T03:30:00Z"/>
                <w:bCs/>
                <w:color w:val="000000"/>
              </w:rPr>
            </w:pPr>
            <w:r>
              <w:rPr>
                <w:bCs/>
                <w:color w:val="000000"/>
              </w:rPr>
              <w:t>Kwa wanaoishi na kufanya biashara hapa, ni vyema kuweka mitaro wazi na kujenga mbali na sakafu za mabonde na miinuko mikali.</w:t>
            </w:r>
          </w:p>
          <w:p w14:paraId="265D19FB" w14:textId="54174EC5" w:rsidR="00F433EC" w:rsidRDefault="00FE0A4D" w:rsidP="00DC5789">
            <w:pPr>
              <w:pStyle w:val="ListParagraph"/>
              <w:numPr>
                <w:ilvl w:val="0"/>
                <w:numId w:val="1"/>
              </w:numPr>
              <w:jc w:val="both"/>
              <w:rPr>
                <w:ins w:id="6548" w:author="Bonephace Kaijage" w:date="2026-10-14T05:30:00Z" w16du:dateUtc="2026-10-14T03:30:00Z"/>
                <w:bCs/>
                <w:color w:val="000000"/>
              </w:rPr>
            </w:pPr>
            <w:ins w:id="6549" w:author="Bonephace Kaijage" w:date="2026-10-14T05:57:00Z" w16du:dateUtc="2026-10-14T03:57:00Z">
              <w:r>
                <w:rPr>
                  <w:bCs/>
                  <w:color w:val="000000"/>
                </w:rPr>
                <w:lastRenderedPageBreak/>
                <w:t>Kinachoongeza hatari: kujenga kwenye sakafu za mabonde au chini ya miteremko iliyochongwa, kujaza mitaro na mkondo wa bahari taka, na kuchonga vilima kwa viwanja vipya.</w:t>
              </w:r>
            </w:ins>
          </w:p>
          <w:p w14:paraId="5B7C2107" w14:textId="77777777" w:rsidR="00FE0A4D" w:rsidRDefault="00F433EC" w:rsidP="00DC5789">
            <w:pPr>
              <w:pStyle w:val="ListParagraph"/>
              <w:numPr>
                <w:ilvl w:val="0"/>
                <w:numId w:val="1"/>
              </w:numPr>
              <w:jc w:val="both"/>
              <w:rPr>
                <w:ins w:id="6550" w:author="Bonephace Kaijage" w:date="2026-10-14T06:00:00Z" w16du:dateUtc="2026-10-14T04:00:00Z"/>
                <w:bCs/>
                <w:color w:val="000000"/>
              </w:rPr>
            </w:pPr>
            <w:ins w:id="6551" w:author="Bonephace Kaijage" w:date="2026-10-14T05:30:00Z" w16du:dateUtc="2026-10-14T03:30:00Z">
              <w:r>
                <w:rPr>
                  <w:bCs/>
                  <w:color w:val="000000"/>
                </w:rPr>
                <w:t>Fahamu mtaa wa juu au uwanja wa shule juu ya bonde ambao kaya yako itahamia maji ya dhoruba yanapopanda, na nendeni huko mvua kubwa inapoanza milimani; tokeni nyumbani mara moja nyufa zikifunguka kwenye mwinuko nyuma yake.</w:t>
              </w:r>
            </w:ins>
          </w:p>
          <w:p w14:paraId="59224C90" w14:textId="440BDEA9" w:rsidR="00DC5789" w:rsidRPr="00DC5789" w:rsidRDefault="00FE0A4D" w:rsidP="00DC5789">
            <w:pPr>
              <w:pStyle w:val="ListParagraph"/>
              <w:numPr>
                <w:ilvl w:val="0"/>
                <w:numId w:val="1"/>
              </w:numPr>
              <w:jc w:val="both"/>
              <w:rPr>
                <w:bCs/>
                <w:color w:val="000000"/>
              </w:rPr>
            </w:pPr>
            <w:ins w:id="6552" w:author="Bonephace Kaijage" w:date="2026-10-14T06:00:00Z" w16du:dateUtc="2026-10-14T04:00:00Z">
              <w:r>
                <w:rPr>
                  <w:bCs/>
                  <w:color w:val="000000"/>
                </w:rPr>
                <w:t>Kubalianeni nani atamsaidia yeyote katika kaya asiyeweza kuondoka, kuona au kusikia tahadhari peke yake.</w:t>
              </w:r>
            </w:ins>
          </w:p>
        </w:tc>
      </w:tr>
      <w:tr w:rsidR="00DC5789" w:rsidRPr="00DC5789" w14:paraId="6F8EC221" w14:textId="77777777" w:rsidTr="00DC5789">
        <w:tc>
          <w:tcPr>
            <w:tcW w:w="3420" w:type="dxa"/>
          </w:tcPr>
          <w:p w14:paraId="1476B167" w14:textId="7A551A64" w:rsidR="00DC5789" w:rsidRPr="00DC5789" w:rsidRDefault="00DC5789" w:rsidP="00DC5789">
            <w:pPr>
              <w:pStyle w:val="ListParagraph"/>
              <w:numPr>
                <w:ilvl w:val="0"/>
                <w:numId w:val="1"/>
              </w:numPr>
              <w:jc w:val="both"/>
              <w:rPr>
                <w:color w:val="000000"/>
              </w:rPr>
            </w:pPr>
            <w:r w:rsidRPr="00DC5789">
              <w:rPr>
                <w:color w:val="000000"/>
              </w:rPr>
              <w:lastRenderedPageBreak/>
              <w:t>Mkoani: port and southern coast</w:t>
            </w:r>
          </w:p>
        </w:tc>
        <w:tc>
          <w:tcPr>
            <w:tcW w:w="3235" w:type="dxa"/>
          </w:tcPr>
          <w:p w14:paraId="28808733" w14:textId="2DE264A4" w:rsidR="00DC5789" w:rsidRPr="000343A2" w:rsidRDefault="00DC5789" w:rsidP="00DC5789">
            <w:pPr>
              <w:pStyle w:val="ListParagraph"/>
              <w:numPr>
                <w:ilvl w:val="0"/>
                <w:numId w:val="1"/>
              </w:numPr>
              <w:jc w:val="both"/>
              <w:rPr>
                <w:color w:val="000000"/>
                <w:lang w:val="sv-SE"/>
              </w:rPr>
            </w:pPr>
            <w:r w:rsidRPr="000343A2">
              <w:rPr>
                <w:color w:val="000000"/>
                <w:lang w:val="sv-SE"/>
              </w:rPr>
              <w:t>Mkoani: bandari na pwani ya kusini</w:t>
            </w:r>
          </w:p>
        </w:tc>
        <w:tc>
          <w:tcPr>
            <w:tcW w:w="3605" w:type="dxa"/>
          </w:tcPr>
          <w:p w14:paraId="1CD1EFC8" w14:textId="5E6488C4" w:rsidR="00DC5789" w:rsidRPr="00DC5789" w:rsidRDefault="00DC5789" w:rsidP="00DC5789">
            <w:pPr>
              <w:pStyle w:val="ListParagraph"/>
              <w:numPr>
                <w:ilvl w:val="0"/>
                <w:numId w:val="1"/>
              </w:numPr>
            </w:pPr>
            <w:r>
              <w:t>This area has the main ferry port and coastal villages where rough seas disrupt ferries and boats, and erosion and storm tides hit the shore.</w:t>
            </w:r>
          </w:p>
          <w:p w14:paraId="060D687F" w14:textId="77777777" w:rsidR="00F433EC" w:rsidRDefault="00DC5789" w:rsidP="00DC5789">
            <w:pPr>
              <w:pStyle w:val="ListParagraph"/>
              <w:numPr>
                <w:ilvl w:val="0"/>
                <w:numId w:val="1"/>
              </w:numPr>
              <w:jc w:val="both"/>
              <w:rPr>
                <w:ins w:id="6553" w:author="Bonephace Kaijage" w:date="2026-10-14T05:30:00Z" w16du:dateUtc="2026-10-14T03:30:00Z"/>
                <w:bCs/>
                <w:color w:val="000000"/>
              </w:rPr>
            </w:pPr>
            <w:r>
              <w:rPr>
                <w:bCs/>
                <w:color w:val="000000"/>
              </w:rPr>
              <w:t>For those living, fishing and travelling here, it helps to travel only on licensed vessels in safe weather, wear life jackets and build back from the shore.</w:t>
            </w:r>
          </w:p>
          <w:p w14:paraId="6982724B" w14:textId="3445DCDF" w:rsidR="00F433EC" w:rsidRDefault="00FE0A4D" w:rsidP="00DC5789">
            <w:pPr>
              <w:pStyle w:val="ListParagraph"/>
              <w:numPr>
                <w:ilvl w:val="0"/>
                <w:numId w:val="1"/>
              </w:numPr>
              <w:jc w:val="both"/>
              <w:rPr>
                <w:ins w:id="6554" w:author="Bonephace Kaijage" w:date="2026-10-14T05:30:00Z" w16du:dateUtc="2026-10-14T03:30:00Z"/>
                <w:bCs/>
                <w:color w:val="000000"/>
              </w:rPr>
            </w:pPr>
            <w:ins w:id="6555" w:author="Bonephace Kaijage" w:date="2026-10-14T05:57:00Z" w16du:dateUtc="2026-10-14T03:57:00Z">
              <w:r>
                <w:rPr>
                  <w:bCs/>
                  <w:color w:val="000000"/>
                </w:rPr>
                <w:t>What raises the risk: boarding overloaded or unlicensed boats, insisting on crossing when the port has suspended sailings, building on the eroding shore, and cutting mangroves.</w:t>
              </w:r>
            </w:ins>
          </w:p>
          <w:p w14:paraId="76D35FB4" w14:textId="77777777" w:rsidR="00FE0A4D" w:rsidRDefault="00F433EC" w:rsidP="00DC5789">
            <w:pPr>
              <w:pStyle w:val="ListParagraph"/>
              <w:numPr>
                <w:ilvl w:val="0"/>
                <w:numId w:val="1"/>
              </w:numPr>
              <w:jc w:val="both"/>
              <w:rPr>
                <w:ins w:id="6556" w:author="Bonephace Kaijage" w:date="2026-10-14T06:00:00Z" w16du:dateUtc="2026-10-14T04:00:00Z"/>
                <w:bCs/>
                <w:color w:val="000000"/>
              </w:rPr>
            </w:pPr>
            <w:ins w:id="6557" w:author="Bonephace Kaijage" w:date="2026-10-14T05:30:00Z" w16du:dateUtc="2026-10-14T03:30:00Z">
              <w:r>
                <w:rPr>
                  <w:bCs/>
                  <w:color w:val="000000"/>
                </w:rPr>
                <w:t xml:space="preserve">When a rough-sea or strong-wind warning is given, wait </w:t>
              </w:r>
              <w:r>
                <w:rPr>
                  <w:bCs/>
                  <w:color w:val="000000"/>
                </w:rPr>
                <w:lastRenderedPageBreak/>
                <w:t>ashore even if it means a day's delay; know the higher ground inland that your household will move to when a storm-tide warning is given.</w:t>
              </w:r>
            </w:ins>
          </w:p>
          <w:p w14:paraId="65CF6DA4" w14:textId="260B7FBE" w:rsidR="00DC5789" w:rsidRPr="00DC5789" w:rsidRDefault="00FE0A4D" w:rsidP="00DC5789">
            <w:pPr>
              <w:pStyle w:val="ListParagraph"/>
              <w:numPr>
                <w:ilvl w:val="0"/>
                <w:numId w:val="1"/>
              </w:numPr>
              <w:jc w:val="both"/>
              <w:rPr>
                <w:bCs/>
                <w:color w:val="000000"/>
              </w:rPr>
            </w:pPr>
            <w:ins w:id="6558" w:author="Bonephace Kaijage" w:date="2026-10-14T06:00:00Z" w16du:dateUtc="2026-10-14T04:00:00Z">
              <w:r>
                <w:rPr>
                  <w:bCs/>
                  <w:color w:val="000000"/>
                </w:rPr>
                <w:t>Agree who will help anyone in the household who cannot move, see or hear a warning on their own.</w:t>
              </w:r>
            </w:ins>
          </w:p>
        </w:tc>
        <w:tc>
          <w:tcPr>
            <w:tcW w:w="3325" w:type="dxa"/>
          </w:tcPr>
          <w:p w14:paraId="6BEF9EEE" w14:textId="21CE58CA" w:rsidR="00DC5789" w:rsidRPr="00DC5789" w:rsidRDefault="00DC5789" w:rsidP="00DC5789">
            <w:pPr>
              <w:pStyle w:val="ListParagraph"/>
              <w:numPr>
                <w:ilvl w:val="0"/>
                <w:numId w:val="1"/>
              </w:numPr>
            </w:pPr>
            <w:r>
              <w:lastRenderedPageBreak/>
              <w:t>Eneo hili lina bandari kuu ya meli na vijiji vya pwani ambapo bahari chafu huvuruga meli na vyombo, na mmomonyoko na mawimbi makubwa hupiga ufukwe.</w:t>
            </w:r>
          </w:p>
          <w:p w14:paraId="050BDF3A" w14:textId="77777777" w:rsidR="00F433EC" w:rsidRDefault="00DC5789" w:rsidP="00DC5789">
            <w:pPr>
              <w:pStyle w:val="ListParagraph"/>
              <w:numPr>
                <w:ilvl w:val="0"/>
                <w:numId w:val="1"/>
              </w:numPr>
              <w:jc w:val="both"/>
              <w:rPr>
                <w:ins w:id="6559" w:author="Bonephace Kaijage" w:date="2026-10-14T05:30:00Z" w16du:dateUtc="2026-10-14T03:30:00Z"/>
                <w:bCs/>
                <w:color w:val="000000"/>
              </w:rPr>
            </w:pPr>
            <w:r>
              <w:rPr>
                <w:bCs/>
                <w:color w:val="000000"/>
              </w:rPr>
              <w:t>Kwa wanaoishi, kuvua na kusafiri hapa, ni vyema kusafiri kwa vyombo vyenye leseni katika hali salama ya hewa tu, kuvaa maboya ya kujiokoa na kujenga mbali na ufukwe.</w:t>
            </w:r>
          </w:p>
          <w:p w14:paraId="3AE4E9D3" w14:textId="1A209AF7" w:rsidR="00F433EC" w:rsidRDefault="00FE0A4D" w:rsidP="00DC5789">
            <w:pPr>
              <w:pStyle w:val="ListParagraph"/>
              <w:numPr>
                <w:ilvl w:val="0"/>
                <w:numId w:val="1"/>
              </w:numPr>
              <w:jc w:val="both"/>
              <w:rPr>
                <w:ins w:id="6560" w:author="Bonephace Kaijage" w:date="2026-10-14T05:30:00Z" w16du:dateUtc="2026-10-14T03:30:00Z"/>
                <w:bCs/>
                <w:color w:val="000000"/>
              </w:rPr>
            </w:pPr>
            <w:ins w:id="6561" w:author="Bonephace Kaijage" w:date="2026-10-14T05:57:00Z" w16du:dateUtc="2026-10-14T03:57:00Z">
              <w:r>
                <w:rPr>
                  <w:bCs/>
                  <w:color w:val="000000"/>
                </w:rPr>
                <w:t xml:space="preserve">Kinachoongeza hatari: kupanda vyombo vilivyojaa kupita kiasi au visivyo na leseni, kung'ang'ania kuvuka bandari ikiwa imesimamisha safari, </w:t>
              </w:r>
              <w:r>
                <w:rPr>
                  <w:bCs/>
                  <w:color w:val="000000"/>
                </w:rPr>
                <w:lastRenderedPageBreak/>
                <w:t>kujenga kwenye ufukwe unaomomonyoka, na kukata mikoko.</w:t>
              </w:r>
            </w:ins>
          </w:p>
          <w:p w14:paraId="34CDD77F" w14:textId="77777777" w:rsidR="00FE0A4D" w:rsidRDefault="00F433EC" w:rsidP="00DC5789">
            <w:pPr>
              <w:pStyle w:val="ListParagraph"/>
              <w:numPr>
                <w:ilvl w:val="0"/>
                <w:numId w:val="1"/>
              </w:numPr>
              <w:jc w:val="both"/>
              <w:rPr>
                <w:ins w:id="6562" w:author="Bonephace Kaijage" w:date="2026-10-14T06:00:00Z" w16du:dateUtc="2026-10-14T04:00:00Z"/>
                <w:bCs/>
                <w:color w:val="000000"/>
              </w:rPr>
            </w:pPr>
            <w:ins w:id="6563" w:author="Bonephace Kaijage" w:date="2026-10-14T05:30:00Z" w16du:dateUtc="2026-10-14T03:30:00Z">
              <w:r>
                <w:rPr>
                  <w:bCs/>
                  <w:color w:val="000000"/>
                </w:rPr>
                <w:t>Tahadhari ya bahari chafu au upepo mkali ikitolewa, subirini ufukweni hata kama ni kuchelewa kwa siku moja; fahamu eneo la juu la ndani ambalo kaya yako itahamia tahadhari ya mawimbi ya dhoruba inapotolewa.</w:t>
              </w:r>
            </w:ins>
          </w:p>
          <w:p w14:paraId="61AE1CAB" w14:textId="57D0FCFA" w:rsidR="00DC5789" w:rsidRPr="00DC5789" w:rsidRDefault="00FE0A4D" w:rsidP="00DC5789">
            <w:pPr>
              <w:pStyle w:val="ListParagraph"/>
              <w:numPr>
                <w:ilvl w:val="0"/>
                <w:numId w:val="1"/>
              </w:numPr>
              <w:jc w:val="both"/>
              <w:rPr>
                <w:bCs/>
                <w:color w:val="000000"/>
              </w:rPr>
            </w:pPr>
            <w:ins w:id="6564" w:author="Bonephace Kaijage" w:date="2026-10-14T06:00:00Z" w16du:dateUtc="2026-10-14T04:00:00Z">
              <w:r>
                <w:rPr>
                  <w:bCs/>
                  <w:color w:val="000000"/>
                </w:rPr>
                <w:t>Kubalianeni nani atamsaidia yeyote katika kaya asiyeweza kuondoka, kuona au kusikia tahadhari peke yake.</w:t>
              </w:r>
            </w:ins>
          </w:p>
        </w:tc>
      </w:tr>
    </w:tbl>
    <w:p w14:paraId="5B7CD4B2" w14:textId="77777777" w:rsidR="00FE0A4D" w:rsidRPr="00FE0A4D" w:rsidRDefault="00FE0A4D" w:rsidP="00FE0A4D">
      <w:pPr>
        <w:spacing w:after="120"/>
        <w:rPr>
          <w:ins w:id="6565" w:author="Bonephace Kaijage" w:date="2026-10-14T06:01:00Z" w16du:dateUtc="2026-10-14T04:01:00Z"/>
          <w:i/>
          <w:sz w:val="18"/>
          <w:rPrChange w:id="6566" w:author="Bonephace Kaijage" w:date="2026-10-14T06:01:00Z" w16du:dateUtc="2026-10-14T04:01:00Z">
            <w:rPr>
              <w:ins w:id="6567" w:author="Bonephace Kaijage" w:date="2026-10-14T06:01:00Z" w16du:dateUtc="2026-10-14T04:01:00Z"/>
            </w:rPr>
          </w:rPrChange>
        </w:rPr>
        <w:pPrChange w:id="6568" w:author="Bonephace Kaijage" w:date="2026-10-14T06:01:00Z" w16du:dateUtc="2026-10-14T04:01:00Z">
          <w:pPr>
            <w:jc w:val="both"/>
          </w:pPr>
        </w:pPrChange>
      </w:pPr>
      <w:ins w:id="6569" w:author="Bonephace Kaijage" w:date="2026-10-14T06:01:00Z" w16du:dateUtc="2026-10-14T04:01:00Z">
        <w:r w:rsidRPr="00FE0A4D">
          <w:rPr>
            <w:i/>
            <w:sz w:val="18"/>
            <w:rPrChange w:id="6570" w:author="Bonephace Kaijage" w:date="2026-10-14T06:01:00Z" w16du:dateUtc="2026-10-14T04:01:00Z">
              <w:rPr/>
            </w:rPrChange>
          </w:rPr>
          <w:lastRenderedPageBreak/>
          <w:t>Reviewed with the Ward/Shehia Disaster Management Committee on ________; next review ________.  |  Imepitiwa pamoja na Kamati ya Usimamizi wa Maafa ya Kata/Shehia tarehe ________; mapitio yajayo ________.</w:t>
        </w:r>
      </w:ins>
    </w:p>
    <w:p w14:paraId="1E06873A" w14:textId="43D4F30B" w:rsidR="00DC5789" w:rsidRPr="00DC5789" w:rsidRDefault="00DC5789" w:rsidP="00DC5789">
      <w:pPr>
        <w:jc w:val="both"/>
        <w:rPr>
          <w:color w:val="000000"/>
        </w:rPr>
      </w:pPr>
    </w:p>
    <w:p w14:paraId="5AF032F3" w14:textId="56F8B361" w:rsidR="00DC5789" w:rsidRPr="00997D17" w:rsidRDefault="00DC5789">
      <w:pPr>
        <w:pStyle w:val="ListParagraph"/>
        <w:rPr>
          <w:sz w:val="22"/>
          <w:szCs w:val="22"/>
        </w:rPr>
      </w:pPr>
    </w:p>
    <w:tbl>
      <w:tblPr>
        <w:tblStyle w:val="TableGrid"/>
        <w:tblW w:w="0" w:type="auto"/>
        <w:tblLook w:val="04A0" w:firstRow="1" w:lastRow="0" w:firstColumn="1" w:lastColumn="0" w:noHBand="0" w:noVBand="1"/>
      </w:tblPr>
      <w:tblGrid>
        <w:gridCol w:w="2278"/>
        <w:gridCol w:w="2278"/>
        <w:gridCol w:w="2278"/>
        <w:gridCol w:w="2278"/>
        <w:gridCol w:w="2279"/>
        <w:gridCol w:w="2279"/>
      </w:tblGrid>
      <w:tr w:rsidR="002066E7" w:rsidRPr="00997D17" w14:paraId="11C0849C" w14:textId="77777777" w:rsidTr="002066E7">
        <w:trPr>
          <w:tblHeader/>
        </w:trPr>
        <w:tc>
          <w:tcPr>
            <w:tcW w:w="2278" w:type="dxa"/>
          </w:tcPr>
          <w:p w14:paraId="2EB5BFD7" w14:textId="53F31A56" w:rsidR="002066E7" w:rsidRPr="00997D17" w:rsidRDefault="008C6B60" w:rsidP="003E5113">
            <w:pPr>
              <w:pStyle w:val="ListParagraph"/>
              <w:rPr>
                <w:sz w:val="22"/>
                <w:szCs w:val="22"/>
              </w:rPr>
            </w:pPr>
            <w:r w:rsidRPr="00997D17">
              <w:rPr>
                <w:sz w:val="22"/>
                <w:szCs w:val="22"/>
              </w:rPr>
              <w:t>COUNCIL / HALMASHAURI</w:t>
            </w:r>
          </w:p>
        </w:tc>
        <w:tc>
          <w:tcPr>
            <w:tcW w:w="2278" w:type="dxa"/>
          </w:tcPr>
          <w:p w14:paraId="0D8D564D" w14:textId="72B04CD6" w:rsidR="002066E7" w:rsidRPr="00997D17" w:rsidRDefault="002066E7" w:rsidP="003E5113">
            <w:pPr>
              <w:pStyle w:val="ListParagraph"/>
              <w:rPr>
                <w:sz w:val="22"/>
                <w:szCs w:val="22"/>
              </w:rPr>
            </w:pPr>
            <w:r w:rsidRPr="00997D17">
              <w:rPr>
                <w:sz w:val="22"/>
                <w:szCs w:val="22"/>
              </w:rPr>
              <w:t>LEVEL / NGAZI</w:t>
            </w:r>
          </w:p>
        </w:tc>
        <w:tc>
          <w:tcPr>
            <w:tcW w:w="2278" w:type="dxa"/>
          </w:tcPr>
          <w:p w14:paraId="02348E7C" w14:textId="70809D9C" w:rsidR="002066E7" w:rsidRPr="00997D17" w:rsidRDefault="002066E7" w:rsidP="003E5113">
            <w:pPr>
              <w:pStyle w:val="ListParagraph"/>
              <w:rPr>
                <w:sz w:val="22"/>
                <w:szCs w:val="22"/>
              </w:rPr>
            </w:pPr>
            <w:r w:rsidRPr="00997D17">
              <w:rPr>
                <w:sz w:val="22"/>
                <w:szCs w:val="22"/>
              </w:rPr>
              <w:t>IMPACT (EN)</w:t>
            </w:r>
          </w:p>
        </w:tc>
        <w:tc>
          <w:tcPr>
            <w:tcW w:w="2278" w:type="dxa"/>
          </w:tcPr>
          <w:p w14:paraId="354ADB9A" w14:textId="112B4ADB" w:rsidR="002066E7" w:rsidRPr="00997D17" w:rsidRDefault="002066E7" w:rsidP="003E5113">
            <w:pPr>
              <w:pStyle w:val="ListParagraph"/>
              <w:rPr>
                <w:sz w:val="22"/>
                <w:szCs w:val="22"/>
              </w:rPr>
            </w:pPr>
            <w:r w:rsidRPr="00997D17">
              <w:rPr>
                <w:sz w:val="22"/>
                <w:szCs w:val="22"/>
              </w:rPr>
              <w:t>ATHARI (SW)</w:t>
            </w:r>
          </w:p>
        </w:tc>
        <w:tc>
          <w:tcPr>
            <w:tcW w:w="2279" w:type="dxa"/>
          </w:tcPr>
          <w:p w14:paraId="13D77167" w14:textId="44E37DAA" w:rsidR="002066E7" w:rsidRPr="00997D17" w:rsidRDefault="002066E7" w:rsidP="003E5113">
            <w:pPr>
              <w:pStyle w:val="ListParagraph"/>
              <w:rPr>
                <w:sz w:val="22"/>
                <w:szCs w:val="22"/>
              </w:rPr>
            </w:pPr>
            <w:r w:rsidRPr="00997D17">
              <w:rPr>
                <w:sz w:val="22"/>
                <w:szCs w:val="22"/>
              </w:rPr>
              <w:t>ACTION (EN)</w:t>
            </w:r>
          </w:p>
        </w:tc>
        <w:tc>
          <w:tcPr>
            <w:tcW w:w="2279" w:type="dxa"/>
          </w:tcPr>
          <w:p w14:paraId="4B26275A" w14:textId="6658AEE2" w:rsidR="002066E7" w:rsidRPr="00997D17" w:rsidRDefault="002066E7" w:rsidP="003E5113">
            <w:pPr>
              <w:pStyle w:val="ListParagraph"/>
              <w:rPr>
                <w:sz w:val="22"/>
                <w:szCs w:val="22"/>
              </w:rPr>
            </w:pPr>
            <w:r w:rsidRPr="00997D17">
              <w:rPr>
                <w:sz w:val="22"/>
                <w:szCs w:val="22"/>
              </w:rPr>
              <w:t>HATUA (SW)</w:t>
            </w:r>
          </w:p>
        </w:tc>
      </w:tr>
      <w:tr w:rsidR="002066E7" w:rsidRPr="00997D17" w14:paraId="71B9A65C" w14:textId="77777777" w:rsidTr="002066E7">
        <w:tc>
          <w:tcPr>
            <w:tcW w:w="2278" w:type="dxa"/>
          </w:tcPr>
          <w:p w14:paraId="21AC1124" w14:textId="733A02EB" w:rsidR="002066E7" w:rsidRPr="00997D17" w:rsidRDefault="002066E7" w:rsidP="003E5113">
            <w:pPr>
              <w:pStyle w:val="ListParagraph"/>
              <w:rPr>
                <w:sz w:val="22"/>
                <w:szCs w:val="22"/>
              </w:rPr>
            </w:pPr>
            <w:r w:rsidRPr="00997D17">
              <w:rPr>
                <w:sz w:val="22"/>
                <w:szCs w:val="22"/>
              </w:rPr>
              <w:t>Chake Chake District</w:t>
            </w:r>
          </w:p>
        </w:tc>
        <w:tc>
          <w:tcPr>
            <w:tcW w:w="2278" w:type="dxa"/>
          </w:tcPr>
          <w:p w14:paraId="611A5BF5" w14:textId="138EE404"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4B46A397" w14:textId="0F9489C9" w:rsidR="002066E7" w:rsidRPr="00997D17" w:rsidRDefault="008C6B60" w:rsidP="003E5113">
            <w:pPr>
              <w:pStyle w:val="ListParagraph"/>
              <w:rPr>
                <w:sz w:val="22"/>
                <w:szCs w:val="22"/>
              </w:rPr>
            </w:pPr>
            <w:r w:rsidRPr="00997D17">
              <w:rPr>
                <w:sz w:val="22"/>
                <w:szCs w:val="22"/>
              </w:rPr>
              <w:t>coastal floods, large waves, strong winds, heavy rain, and boat accidents. A few roads slippery, a few low homes wet, and lightning where storms build.</w:t>
            </w:r>
          </w:p>
        </w:tc>
        <w:tc>
          <w:tcPr>
            <w:tcW w:w="2278" w:type="dxa"/>
          </w:tcPr>
          <w:p w14:paraId="6FFEACAC" w14:textId="73D4CFD2"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0FC80326" w14:textId="68F05348" w:rsidR="008C6B60" w:rsidRPr="00997D17" w:rsidRDefault="00275313" w:rsidP="00F20E47">
            <w:pPr>
              <w:pStyle w:val="ListBullet"/>
              <w:rPr>
                <w:sz w:val="22"/>
                <w:szCs w:val="22"/>
              </w:rPr>
            </w:pPr>
            <w:r w:rsidRPr="00997D17">
              <w:rPr>
                <w:sz w:val="22"/>
                <w:szCs w:val="22"/>
              </w:rPr>
              <w:t>Before any boat leaves accidents, check the forecast and put a life jacket on.</w:t>
            </w:r>
          </w:p>
          <w:p w14:paraId="7A3EA2B5" w14:textId="346C24E1" w:rsidR="008C6B60" w:rsidRPr="00997D17" w:rsidRDefault="00275313" w:rsidP="00F20E47">
            <w:pPr>
              <w:pStyle w:val="ListBullet"/>
              <w:rPr>
                <w:sz w:val="22"/>
                <w:szCs w:val="22"/>
              </w:rPr>
            </w:pPr>
            <w:r w:rsidRPr="00997D17">
              <w:rPr>
                <w:sz w:val="22"/>
                <w:szCs w:val="22"/>
              </w:rPr>
              <w:t>Bring small boats off the open water at accidents.</w:t>
            </w:r>
          </w:p>
          <w:p w14:paraId="050ED334" w14:textId="3D0D9319" w:rsidR="008C6B60" w:rsidRPr="00997D17" w:rsidRDefault="00275313" w:rsidP="00F20E47">
            <w:pPr>
              <w:pStyle w:val="ListBullet"/>
              <w:rPr>
                <w:sz w:val="22"/>
                <w:szCs w:val="22"/>
              </w:rPr>
            </w:pPr>
            <w:r w:rsidRPr="00997D17">
              <w:rPr>
                <w:sz w:val="22"/>
                <w:szCs w:val="22"/>
              </w:rPr>
              <w:t>The landing listens for the warning and saves 190.</w:t>
            </w:r>
          </w:p>
          <w:p w14:paraId="18333401" w14:textId="07AF2127" w:rsidR="002066E7" w:rsidRPr="00997D17" w:rsidRDefault="00275313" w:rsidP="00F20E47">
            <w:pPr>
              <w:pStyle w:val="ListBullet"/>
              <w:rPr>
                <w:sz w:val="22"/>
                <w:szCs w:val="22"/>
              </w:rPr>
            </w:pPr>
            <w:r w:rsidRPr="00997D17">
              <w:rPr>
                <w:sz w:val="22"/>
                <w:szCs w:val="22"/>
              </w:rPr>
              <w:t>Do not swim out from accidents. Throw something that floats.</w:t>
            </w:r>
          </w:p>
        </w:tc>
        <w:tc>
          <w:tcPr>
            <w:tcW w:w="2279" w:type="dxa"/>
          </w:tcPr>
          <w:p w14:paraId="4C98743E" w14:textId="25BAE419" w:rsidR="008C6B60" w:rsidRPr="00997D17" w:rsidRDefault="00275313" w:rsidP="00F20E47">
            <w:pPr>
              <w:pStyle w:val="ListBullet"/>
              <w:rPr>
                <w:sz w:val="22"/>
                <w:szCs w:val="22"/>
              </w:rPr>
            </w:pPr>
            <w:r w:rsidRPr="00997D17">
              <w:rPr>
                <w:sz w:val="22"/>
                <w:szCs w:val="22"/>
              </w:rPr>
              <w:t>Kabla ya mvua, tembea eneo hili na usafishe mitaro.</w:t>
            </w:r>
          </w:p>
          <w:p w14:paraId="79A10046" w14:textId="17A86728" w:rsidR="008C6B60" w:rsidRPr="00997D17" w:rsidRDefault="00275313" w:rsidP="00F20E47">
            <w:pPr>
              <w:pStyle w:val="ListBullet"/>
              <w:rPr>
                <w:sz w:val="22"/>
                <w:szCs w:val="22"/>
              </w:rPr>
            </w:pPr>
            <w:r w:rsidRPr="00997D17">
              <w:rPr>
                <w:sz w:val="22"/>
                <w:szCs w:val="22"/>
              </w:rPr>
              <w:t>Kaya zipandishe chakula, nyaraka na watoto.</w:t>
            </w:r>
          </w:p>
          <w:p w14:paraId="47F88BD0" w14:textId="3E686C93" w:rsidR="008C6B60" w:rsidRPr="00997D17" w:rsidRDefault="00FE0A4D" w:rsidP="00F20E47">
            <w:pPr>
              <w:pStyle w:val="ListBullet"/>
              <w:rPr>
                <w:sz w:val="22"/>
                <w:szCs w:val="22"/>
                <w:lang w:val="sv-SE"/>
              </w:rPr>
            </w:pPr>
            <w:ins w:id="6571" w:author="Bonephace Kaijage" w:date="2026-10-14T06:13:00Z" w16du:dateUtc="2026-10-14T04:13:00Z">
              <w:r>
                <w:rPr>
                  <w:sz w:val="22"/>
                  <w:szCs w:val="22"/>
                </w:rPr>
                <w:t>Hifadhini 190 na namba ya mwenyekiti, na wekeni tochi na maji tayari, ili msaada uitwe na kaya iweze kukaa usiku bila umeme.</w:t>
              </w:r>
            </w:ins>
            <w:del w:id="6572" w:author="Bonephace Kaijage" w:date="2026-10-14T06:13:00Z" w16du:dateUtc="2026-10-14T04:13: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7F5EC507" w14:textId="5048208A" w:rsidR="002066E7" w:rsidRPr="00997D17" w:rsidRDefault="00FE0A4D" w:rsidP="00F20E47">
            <w:pPr>
              <w:pStyle w:val="ListBullet"/>
              <w:rPr>
                <w:sz w:val="22"/>
                <w:szCs w:val="22"/>
                <w:lang w:val="sv-SE"/>
              </w:rPr>
            </w:pPr>
            <w:ins w:id="6573" w:author="Bonephace Kaijage" w:date="2026-10-14T06:13:00Z" w16du:dateUtc="2026-10-14T04:13:00Z">
              <w:r>
                <w:rPr>
                  <w:sz w:val="22"/>
                  <w:szCs w:val="22"/>
                  <w:lang w:val="sv-SE"/>
                </w:rPr>
                <w:lastRenderedPageBreak/>
                <w:t>Subirini badala ya kuvuka maji barabarani: yanaweza kumchukua mtu au gari. Washeni taa, punguzeni mwendo.</w:t>
              </w:r>
            </w:ins>
            <w:del w:id="6574" w:author="Bonephace Kaijage" w:date="2026-10-14T06:13:00Z" w16du:dateUtc="2026-10-14T04:13:00Z">
              <w:r w:rsidR="00275313" w:rsidRPr="00997D17" w:rsidDel="00FE0A4D">
                <w:rPr>
                  <w:sz w:val="22"/>
                  <w:szCs w:val="22"/>
                  <w:lang w:val="sv-SE"/>
                </w:rPr>
                <w:delText>Usivuke maji barabarani. Washa taa, punguza mwendo.</w:delText>
              </w:r>
            </w:del>
          </w:p>
        </w:tc>
      </w:tr>
      <w:tr w:rsidR="002066E7" w:rsidRPr="000343A2" w14:paraId="699357D0" w14:textId="77777777" w:rsidTr="002066E7">
        <w:tc>
          <w:tcPr>
            <w:tcW w:w="2278" w:type="dxa"/>
          </w:tcPr>
          <w:p w14:paraId="7A300B55" w14:textId="77777777" w:rsidR="002066E7" w:rsidRPr="00997D17" w:rsidRDefault="002066E7" w:rsidP="003E5113">
            <w:pPr>
              <w:pStyle w:val="ListParagraph"/>
              <w:rPr>
                <w:sz w:val="22"/>
                <w:szCs w:val="22"/>
                <w:lang w:val="sv-SE"/>
              </w:rPr>
            </w:pPr>
          </w:p>
        </w:tc>
        <w:tc>
          <w:tcPr>
            <w:tcW w:w="2278" w:type="dxa"/>
          </w:tcPr>
          <w:p w14:paraId="202FBC15" w14:textId="35FFC712"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624F4360" w14:textId="45E7F44B" w:rsidR="002066E7" w:rsidRPr="00997D17" w:rsidRDefault="008C6B60" w:rsidP="003E5113">
            <w:pPr>
              <w:pStyle w:val="ListParagraph"/>
              <w:rPr>
                <w:sz w:val="22"/>
                <w:szCs w:val="22"/>
              </w:rPr>
            </w:pPr>
            <w:r w:rsidRPr="00997D17">
              <w:rPr>
                <w:sz w:val="22"/>
                <w:szCs w:val="22"/>
              </w:rPr>
              <w:t>coastal floods, large waves, strong winds, heavy rain, and boat accidents. Roads, water points or houses at the named sites are now affected. Some journeys and classes are disrupted.</w:t>
            </w:r>
          </w:p>
        </w:tc>
        <w:tc>
          <w:tcPr>
            <w:tcW w:w="2278" w:type="dxa"/>
          </w:tcPr>
          <w:p w14:paraId="15D89A3C" w14:textId="360F7A8F"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721CAF28" w14:textId="1A63482F" w:rsidR="008C6B60" w:rsidRPr="00997D17" w:rsidRDefault="00275313" w:rsidP="00F20E47">
            <w:pPr>
              <w:pStyle w:val="ListBullet"/>
              <w:rPr>
                <w:sz w:val="22"/>
                <w:szCs w:val="22"/>
              </w:rPr>
            </w:pPr>
            <w:r w:rsidRPr="00997D17">
              <w:rPr>
                <w:sz w:val="22"/>
                <w:szCs w:val="22"/>
              </w:rPr>
              <w:t>Stop fishing and crossings at accidents.</w:t>
            </w:r>
          </w:p>
          <w:p w14:paraId="16FD87C2" w14:textId="5B530FC9" w:rsidR="008C6B60" w:rsidRPr="00997D17" w:rsidRDefault="00FE0A4D" w:rsidP="00F20E47">
            <w:pPr>
              <w:pStyle w:val="ListBullet"/>
              <w:rPr>
                <w:sz w:val="22"/>
                <w:szCs w:val="22"/>
              </w:rPr>
            </w:pPr>
            <w:ins w:id="6575" w:author="Bonephace Kaijage" w:date="2026-10-14T06:17:00Z" w16du:dateUtc="2026-10-14T04:17:00Z">
              <w:r>
                <w:rPr>
                  <w:sz w:val="22"/>
                  <w:szCs w:val="22"/>
                </w:rPr>
                <w:t>Help people off the low shore to the assembly point, starting with those who cannot move alone; waves and the lake level can rise with little warning.</w:t>
              </w:r>
            </w:ins>
            <w:del w:id="6576" w:author="Bonephace Kaijage" w:date="2026-10-14T06:17:00Z" w16du:dateUtc="2026-10-14T04:17:00Z">
              <w:r w:rsidR="00275313" w:rsidRPr="00997D17" w:rsidDel="00FE0A4D">
                <w:rPr>
                  <w:sz w:val="22"/>
                  <w:szCs w:val="22"/>
                </w:rPr>
                <w:delText>Move people off the low shore to the assembly point.</w:delText>
              </w:r>
            </w:del>
          </w:p>
          <w:p w14:paraId="1F6FD127" w14:textId="1114E4FC" w:rsidR="008C6B60" w:rsidRPr="00997D17" w:rsidRDefault="00275313" w:rsidP="00F20E47">
            <w:pPr>
              <w:pStyle w:val="ListBullet"/>
              <w:rPr>
                <w:sz w:val="22"/>
                <w:szCs w:val="22"/>
              </w:rPr>
            </w:pPr>
            <w:r w:rsidRPr="00997D17">
              <w:rPr>
                <w:sz w:val="22"/>
                <w:szCs w:val="22"/>
              </w:rPr>
              <w:t>Account for boats still out from accidents.</w:t>
            </w:r>
          </w:p>
          <w:p w14:paraId="31A1B9E7" w14:textId="6C073401"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7EB17176" w14:textId="4F714741" w:rsidR="008C6B60" w:rsidRPr="00997D17" w:rsidRDefault="00275313" w:rsidP="00F20E47">
            <w:pPr>
              <w:pStyle w:val="ListBullet"/>
              <w:rPr>
                <w:sz w:val="22"/>
                <w:szCs w:val="22"/>
              </w:rPr>
            </w:pPr>
            <w:r w:rsidRPr="00997D17">
              <w:rPr>
                <w:sz w:val="22"/>
                <w:szCs w:val="22"/>
              </w:rPr>
              <w:t>Hamisha kaya za eneo hili kwenda kituoni.</w:t>
            </w:r>
          </w:p>
          <w:p w14:paraId="4A612222" w14:textId="45EDDB43"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14DD05BC" w14:textId="409832C7"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24659F0C" w14:textId="328C1C20"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3EC9D56E" w14:textId="77777777" w:rsidTr="002066E7">
        <w:tc>
          <w:tcPr>
            <w:tcW w:w="2278" w:type="dxa"/>
          </w:tcPr>
          <w:p w14:paraId="549CB934" w14:textId="77777777" w:rsidR="002066E7" w:rsidRPr="00997D17" w:rsidRDefault="002066E7" w:rsidP="003E5113">
            <w:pPr>
              <w:pStyle w:val="ListParagraph"/>
              <w:rPr>
                <w:sz w:val="22"/>
                <w:szCs w:val="22"/>
                <w:lang w:val="sv-SE"/>
              </w:rPr>
            </w:pPr>
          </w:p>
        </w:tc>
        <w:tc>
          <w:tcPr>
            <w:tcW w:w="2278" w:type="dxa"/>
          </w:tcPr>
          <w:p w14:paraId="1B79D649" w14:textId="13B5C09C"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2C1E728E" w14:textId="3008747F" w:rsidR="002066E7" w:rsidRPr="00997D17" w:rsidRDefault="00FE0A4D" w:rsidP="003E5113">
            <w:pPr>
              <w:pStyle w:val="ListParagraph"/>
              <w:rPr>
                <w:sz w:val="22"/>
                <w:szCs w:val="22"/>
              </w:rPr>
            </w:pPr>
            <w:ins w:id="6577" w:author="Bonephace Kaijage" w:date="2026-10-14T06:21:00Z" w16du:dateUtc="2026-10-14T04:21:00Z">
              <w:r>
                <w:rPr>
                  <w:sz w:val="22"/>
                  <w:szCs w:val="22"/>
                </w:rPr>
                <w:t xml:space="preserve">Conditions at the sites named in Know Your Risk are now life-threatening: houses damaged, people cut off, and a real risk of drowning, injury or disease. Help is being </w:t>
              </w:r>
              <w:r>
                <w:rPr>
                  <w:sz w:val="22"/>
                  <w:szCs w:val="22"/>
                </w:rPr>
                <w:lastRenderedPageBreak/>
                <w:t>organised; please follow the committee's instructions and look out for neighbours.</w:t>
              </w:r>
            </w:ins>
            <w:del w:id="6578"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271D88BB" w14:textId="381011D5" w:rsidR="002066E7" w:rsidRPr="00997D17" w:rsidRDefault="00FE0A4D" w:rsidP="003E5113">
            <w:pPr>
              <w:pStyle w:val="ListParagraph"/>
              <w:rPr>
                <w:sz w:val="22"/>
                <w:szCs w:val="22"/>
              </w:rPr>
            </w:pPr>
            <w:ins w:id="6579" w:author="Bonephace Kaijage" w:date="2026-10-14T06:24:00Z" w16du:dateUtc="2026-10-14T04:24:00Z">
              <w:r>
                <w:rPr>
                  <w:sz w:val="22"/>
                  <w:szCs w:val="22"/>
                </w:rPr>
                <w:lastRenderedPageBreak/>
                <w:t xml:space="preserve">Hali katika maeneo yaliyotajwa kwenye Fahamu Hatari sasa ni hatari kwa maisha: nyumba zimeharibika, watu wamekatwa, na kuna hatari halisi ya kuzama, kujeruhiwa </w:t>
              </w:r>
              <w:r>
                <w:rPr>
                  <w:sz w:val="22"/>
                  <w:szCs w:val="22"/>
                </w:rPr>
                <w:lastRenderedPageBreak/>
                <w:t>au magonjwa. Msaada unaandaliwa; tafadhali fuateni maelekezo ya kamati na muangaliane na majirani.</w:t>
              </w:r>
            </w:ins>
            <w:del w:id="6580"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0ADECA42" w14:textId="7433B1F8" w:rsidR="008C6B60" w:rsidRPr="00997D17" w:rsidRDefault="00FE0A4D" w:rsidP="00F20E47">
            <w:pPr>
              <w:pStyle w:val="ListBullet"/>
              <w:rPr>
                <w:sz w:val="22"/>
                <w:szCs w:val="22"/>
              </w:rPr>
            </w:pPr>
            <w:ins w:id="6581" w:author="Bonephace Kaijage" w:date="2026-10-14T06:04:00Z" w16du:dateUtc="2026-10-14T04:04:00Z">
              <w:r>
                <w:rPr>
                  <w:sz w:val="22"/>
                  <w:szCs w:val="22"/>
                </w:rPr>
                <w:lastRenderedPageBreak/>
                <w:t xml:space="preserve">Please move now from the sites named in Know Your Risk to the agreed safe place, helping anyone who cannot move alone. </w:t>
              </w:r>
              <w:r>
                <w:rPr>
                  <w:sz w:val="22"/>
                  <w:szCs w:val="22"/>
                </w:rPr>
                <w:lastRenderedPageBreak/>
                <w:t>Return only when the committee confirms it is safe.</w:t>
              </w:r>
            </w:ins>
            <w:del w:id="6582"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067B2C70" w14:textId="31E44B74" w:rsidR="008C6B60" w:rsidRPr="00997D17" w:rsidRDefault="00FE0A4D" w:rsidP="00F20E47">
            <w:pPr>
              <w:pStyle w:val="ListBullet"/>
              <w:rPr>
                <w:sz w:val="22"/>
                <w:szCs w:val="22"/>
              </w:rPr>
            </w:pPr>
            <w:ins w:id="6583" w:author="Bonephace Kaijage" w:date="2026-10-14T06:21:00Z" w16du:dateUtc="2026-10-14T04:21:00Z">
              <w:r>
                <w:rPr>
                  <w:sz w:val="22"/>
                  <w:szCs w:val="22"/>
                </w:rPr>
                <w:t>Call 114 and 190, and keep the road to the sites named in Know Your Risk clear so that ambulances and rescue teams can reach people.</w:t>
              </w:r>
            </w:ins>
            <w:del w:id="6584" w:author="Bonephace Kaijage" w:date="2026-10-14T06:21:00Z" w16du:dateUtc="2026-10-14T04:21:00Z">
              <w:r w:rsidR="00275313" w:rsidRPr="00997D17" w:rsidDel="00FE0A4D">
                <w:rPr>
                  <w:sz w:val="22"/>
                  <w:szCs w:val="22"/>
                </w:rPr>
                <w:delText>Call 114 and 190. Keep the road to the named sites clear for ambulances.</w:delText>
              </w:r>
            </w:del>
          </w:p>
          <w:p w14:paraId="2F5CF531" w14:textId="28186132" w:rsidR="008C6B60" w:rsidRPr="00997D17" w:rsidRDefault="00275313" w:rsidP="00F20E47">
            <w:pPr>
              <w:pStyle w:val="ListBullet"/>
              <w:rPr>
                <w:sz w:val="22"/>
                <w:szCs w:val="22"/>
              </w:rPr>
            </w:pPr>
            <w:r w:rsidRPr="00997D17">
              <w:rPr>
                <w:sz w:val="22"/>
                <w:szCs w:val="22"/>
              </w:rPr>
              <w:t>Open the shelter and register every household. Note who is missing.</w:t>
            </w:r>
          </w:p>
          <w:p w14:paraId="33132AED" w14:textId="5044F8E8"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54ED640A" w14:textId="05613CD4"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1C7DFB3F" w14:textId="5817F155" w:rsidR="008C6B60" w:rsidRPr="00997D17" w:rsidRDefault="00275313" w:rsidP="00F20E47">
            <w:pPr>
              <w:pStyle w:val="ListBullet"/>
              <w:rPr>
                <w:sz w:val="22"/>
                <w:szCs w:val="22"/>
                <w:lang w:val="sv-SE"/>
              </w:rPr>
            </w:pPr>
            <w:r w:rsidRPr="00997D17">
              <w:rPr>
                <w:sz w:val="22"/>
                <w:szCs w:val="22"/>
                <w:lang w:val="sv-SE"/>
              </w:rPr>
              <w:t>Piga 114 na 190. Acha barabara wazi.</w:t>
            </w:r>
          </w:p>
          <w:p w14:paraId="6271C00D" w14:textId="68D83FD6" w:rsidR="008C6B60" w:rsidRPr="00997D17" w:rsidRDefault="00275313" w:rsidP="00F20E47">
            <w:pPr>
              <w:pStyle w:val="ListBullet"/>
              <w:rPr>
                <w:sz w:val="22"/>
                <w:szCs w:val="22"/>
                <w:lang w:val="sv-SE"/>
              </w:rPr>
            </w:pPr>
            <w:r w:rsidRPr="00997D17">
              <w:rPr>
                <w:sz w:val="22"/>
                <w:szCs w:val="22"/>
                <w:lang w:val="sv-SE"/>
              </w:rPr>
              <w:lastRenderedPageBreak/>
              <w:t>Sajili kila kaya. Andika aliyepotea.</w:t>
            </w:r>
          </w:p>
          <w:p w14:paraId="01629A65" w14:textId="2462B997" w:rsidR="002066E7" w:rsidRPr="00997D17" w:rsidRDefault="00275313" w:rsidP="00F20E47">
            <w:pPr>
              <w:pStyle w:val="ListBullet"/>
              <w:rPr>
                <w:sz w:val="22"/>
                <w:szCs w:val="22"/>
                <w:lang w:val="sv-SE"/>
              </w:rPr>
            </w:pPr>
            <w:r w:rsidRPr="00997D17">
              <w:rPr>
                <w:sz w:val="22"/>
                <w:szCs w:val="22"/>
                <w:lang w:val="sv-SE"/>
              </w:rPr>
              <w:t>Majeruhi kwanza, kisha kipindupindu.</w:t>
            </w:r>
          </w:p>
        </w:tc>
      </w:tr>
      <w:tr w:rsidR="002066E7" w:rsidRPr="00997D17" w14:paraId="56FDD3E6" w14:textId="77777777" w:rsidTr="002066E7">
        <w:tc>
          <w:tcPr>
            <w:tcW w:w="2278" w:type="dxa"/>
          </w:tcPr>
          <w:p w14:paraId="600DB467" w14:textId="26872FF5" w:rsidR="002066E7" w:rsidRPr="00997D17" w:rsidRDefault="002066E7" w:rsidP="003E5113">
            <w:pPr>
              <w:pStyle w:val="ListParagraph"/>
              <w:rPr>
                <w:sz w:val="22"/>
                <w:szCs w:val="22"/>
              </w:rPr>
            </w:pPr>
            <w:r w:rsidRPr="00997D17">
              <w:rPr>
                <w:sz w:val="22"/>
                <w:szCs w:val="22"/>
              </w:rPr>
              <w:lastRenderedPageBreak/>
              <w:t>Mkoani District</w:t>
            </w:r>
          </w:p>
        </w:tc>
        <w:tc>
          <w:tcPr>
            <w:tcW w:w="2278" w:type="dxa"/>
          </w:tcPr>
          <w:p w14:paraId="08CEB7C0" w14:textId="2B479323" w:rsidR="002066E7" w:rsidRPr="00997D17" w:rsidRDefault="002066E7" w:rsidP="003E5113">
            <w:pPr>
              <w:pStyle w:val="ListParagraph"/>
              <w:rPr>
                <w:sz w:val="22"/>
                <w:szCs w:val="22"/>
              </w:rPr>
            </w:pPr>
            <w:r w:rsidRPr="00997D17">
              <w:rPr>
                <w:sz w:val="22"/>
                <w:szCs w:val="22"/>
              </w:rPr>
              <w:t>Yellow / Njano — Level 1</w:t>
            </w:r>
          </w:p>
        </w:tc>
        <w:tc>
          <w:tcPr>
            <w:tcW w:w="2278" w:type="dxa"/>
          </w:tcPr>
          <w:p w14:paraId="7D6BFC8A" w14:textId="74FA6B05" w:rsidR="002066E7" w:rsidRPr="00997D17" w:rsidRDefault="008C6B60" w:rsidP="003E5113">
            <w:pPr>
              <w:pStyle w:val="ListParagraph"/>
              <w:rPr>
                <w:sz w:val="22"/>
                <w:szCs w:val="22"/>
              </w:rPr>
            </w:pPr>
            <w:r w:rsidRPr="00997D17">
              <w:rPr>
                <w:sz w:val="22"/>
                <w:szCs w:val="22"/>
              </w:rPr>
              <w:t>large waves, strong winds, heavy rain, boat accidents, and cholera. A few roads slippery, a few low homes wet, and lightning where storms build.</w:t>
            </w:r>
          </w:p>
        </w:tc>
        <w:tc>
          <w:tcPr>
            <w:tcW w:w="2278" w:type="dxa"/>
          </w:tcPr>
          <w:p w14:paraId="32C43863" w14:textId="04779F31" w:rsidR="002066E7" w:rsidRPr="00997D17" w:rsidRDefault="008C6B60" w:rsidP="003E5113">
            <w:pPr>
              <w:pStyle w:val="ListParagraph"/>
              <w:rPr>
                <w:sz w:val="22"/>
                <w:szCs w:val="22"/>
              </w:rPr>
            </w:pPr>
            <w:r w:rsidRPr="00997D17">
              <w:rPr>
                <w:sz w:val="22"/>
                <w:szCs w:val="22"/>
              </w:rPr>
              <w:t>Dalili za mwanzo kwenye eneo lililotajwa. Barabara chache kuteleza, nyumba chache za bondeni kulowa, na radi dhoria inapojengeka.</w:t>
            </w:r>
          </w:p>
        </w:tc>
        <w:tc>
          <w:tcPr>
            <w:tcW w:w="2279" w:type="dxa"/>
          </w:tcPr>
          <w:p w14:paraId="5C8CFFC4" w14:textId="306E1454" w:rsidR="008C6B60" w:rsidRPr="00997D17" w:rsidRDefault="00275313" w:rsidP="00F20E47">
            <w:pPr>
              <w:pStyle w:val="ListBullet"/>
              <w:rPr>
                <w:sz w:val="22"/>
                <w:szCs w:val="22"/>
              </w:rPr>
            </w:pPr>
            <w:r w:rsidRPr="00997D17">
              <w:rPr>
                <w:sz w:val="22"/>
                <w:szCs w:val="22"/>
              </w:rPr>
              <w:t>Before any boat leaves accidents, check the forecast and put a life jacket on.</w:t>
            </w:r>
          </w:p>
          <w:p w14:paraId="46BD6B06" w14:textId="6F0D710B" w:rsidR="008C6B60" w:rsidRPr="00997D17" w:rsidRDefault="00275313" w:rsidP="00F20E47">
            <w:pPr>
              <w:pStyle w:val="ListBullet"/>
              <w:rPr>
                <w:sz w:val="22"/>
                <w:szCs w:val="22"/>
              </w:rPr>
            </w:pPr>
            <w:r w:rsidRPr="00997D17">
              <w:rPr>
                <w:sz w:val="22"/>
                <w:szCs w:val="22"/>
              </w:rPr>
              <w:t>Bring small boats off the open water at accidents.</w:t>
            </w:r>
          </w:p>
          <w:p w14:paraId="30E858A1" w14:textId="0453F356" w:rsidR="008C6B60" w:rsidRPr="00997D17" w:rsidRDefault="00275313" w:rsidP="00F20E47">
            <w:pPr>
              <w:pStyle w:val="ListBullet"/>
              <w:rPr>
                <w:sz w:val="22"/>
                <w:szCs w:val="22"/>
              </w:rPr>
            </w:pPr>
            <w:r w:rsidRPr="00997D17">
              <w:rPr>
                <w:sz w:val="22"/>
                <w:szCs w:val="22"/>
              </w:rPr>
              <w:t>The landing listens for the warning and saves 190.</w:t>
            </w:r>
          </w:p>
          <w:p w14:paraId="2CB40A5A" w14:textId="6D75E899" w:rsidR="002066E7" w:rsidRPr="00997D17" w:rsidRDefault="00275313" w:rsidP="00F20E47">
            <w:pPr>
              <w:pStyle w:val="ListBullet"/>
              <w:rPr>
                <w:sz w:val="22"/>
                <w:szCs w:val="22"/>
              </w:rPr>
            </w:pPr>
            <w:r w:rsidRPr="00997D17">
              <w:rPr>
                <w:sz w:val="22"/>
                <w:szCs w:val="22"/>
              </w:rPr>
              <w:lastRenderedPageBreak/>
              <w:t>Do not swim out from accidents. Throw something that floats.</w:t>
            </w:r>
          </w:p>
        </w:tc>
        <w:tc>
          <w:tcPr>
            <w:tcW w:w="2279" w:type="dxa"/>
          </w:tcPr>
          <w:p w14:paraId="2AC01C09" w14:textId="61B737F9" w:rsidR="008C6B60" w:rsidRPr="00997D17" w:rsidRDefault="00275313" w:rsidP="00F20E47">
            <w:pPr>
              <w:pStyle w:val="ListBullet"/>
              <w:rPr>
                <w:sz w:val="22"/>
                <w:szCs w:val="22"/>
              </w:rPr>
            </w:pPr>
            <w:r w:rsidRPr="00997D17">
              <w:rPr>
                <w:sz w:val="22"/>
                <w:szCs w:val="22"/>
              </w:rPr>
              <w:lastRenderedPageBreak/>
              <w:t>Kabla ya mvua, tembea eneo hili na usafishe mitaro.</w:t>
            </w:r>
          </w:p>
          <w:p w14:paraId="5111AC17" w14:textId="75E2B0AE" w:rsidR="008C6B60" w:rsidRPr="00997D17" w:rsidRDefault="00275313" w:rsidP="00F20E47">
            <w:pPr>
              <w:pStyle w:val="ListBullet"/>
              <w:rPr>
                <w:sz w:val="22"/>
                <w:szCs w:val="22"/>
              </w:rPr>
            </w:pPr>
            <w:r w:rsidRPr="00997D17">
              <w:rPr>
                <w:sz w:val="22"/>
                <w:szCs w:val="22"/>
              </w:rPr>
              <w:t>Kaya zipandishe chakula, nyaraka na watoto.</w:t>
            </w:r>
          </w:p>
          <w:p w14:paraId="61B6BCC0" w14:textId="33C8699A" w:rsidR="008C6B60" w:rsidRPr="00997D17" w:rsidRDefault="00FE0A4D" w:rsidP="00F20E47">
            <w:pPr>
              <w:pStyle w:val="ListBullet"/>
              <w:rPr>
                <w:sz w:val="22"/>
                <w:szCs w:val="22"/>
                <w:lang w:val="sv-SE"/>
              </w:rPr>
            </w:pPr>
            <w:ins w:id="6585" w:author="Bonephace Kaijage" w:date="2026-10-14T06:13:00Z" w16du:dateUtc="2026-10-14T04:13:00Z">
              <w:r>
                <w:rPr>
                  <w:sz w:val="22"/>
                  <w:szCs w:val="22"/>
                </w:rPr>
                <w:t xml:space="preserve">Hifadhini 190 na namba ya mwenyekiti, na wekeni tochi na maji tayari, ili msaada uitwe na </w:t>
              </w:r>
              <w:r>
                <w:rPr>
                  <w:sz w:val="22"/>
                  <w:szCs w:val="22"/>
                </w:rPr>
                <w:lastRenderedPageBreak/>
                <w:t>kaya iweze kukaa usiku bila umeme.</w:t>
              </w:r>
            </w:ins>
            <w:del w:id="6586" w:author="Bonephace Kaijage" w:date="2026-10-14T06:13:00Z" w16du:dateUtc="2026-10-14T04:13:00Z">
              <w:r w:rsidR="00275313" w:rsidRPr="00997D17" w:rsidDel="00FE0A4D">
                <w:rPr>
                  <w:sz w:val="22"/>
                  <w:szCs w:val="22"/>
                </w:rPr>
                <w:delText xml:space="preserve">Hifadhi 190 na namba ya mwenyekiti. </w:delText>
              </w:r>
              <w:r w:rsidR="00275313" w:rsidRPr="00997D17" w:rsidDel="00FE0A4D">
                <w:rPr>
                  <w:sz w:val="22"/>
                  <w:szCs w:val="22"/>
                  <w:lang w:val="sv-SE"/>
                </w:rPr>
                <w:delText>Weka tochi na maji.</w:delText>
              </w:r>
            </w:del>
          </w:p>
          <w:p w14:paraId="11FDF71D" w14:textId="594F06B9" w:rsidR="002066E7" w:rsidRPr="00997D17" w:rsidRDefault="00FE0A4D" w:rsidP="00F20E47">
            <w:pPr>
              <w:pStyle w:val="ListBullet"/>
              <w:rPr>
                <w:sz w:val="22"/>
                <w:szCs w:val="22"/>
                <w:lang w:val="sv-SE"/>
              </w:rPr>
            </w:pPr>
            <w:ins w:id="6587" w:author="Bonephace Kaijage" w:date="2026-10-14T06:13:00Z" w16du:dateUtc="2026-10-14T04:13:00Z">
              <w:r>
                <w:rPr>
                  <w:sz w:val="22"/>
                  <w:szCs w:val="22"/>
                  <w:lang w:val="sv-SE"/>
                </w:rPr>
                <w:t>Subirini badala ya kuvuka maji barabarani: yanaweza kumchukua mtu au gari. Washeni taa, punguzeni mwendo.</w:t>
              </w:r>
            </w:ins>
            <w:del w:id="6588" w:author="Bonephace Kaijage" w:date="2026-10-14T06:13:00Z" w16du:dateUtc="2026-10-14T04:13:00Z">
              <w:r w:rsidR="00275313" w:rsidRPr="00997D17" w:rsidDel="00FE0A4D">
                <w:rPr>
                  <w:sz w:val="22"/>
                  <w:szCs w:val="22"/>
                  <w:lang w:val="sv-SE"/>
                </w:rPr>
                <w:delText>Usivuke maji barabarani. Washa taa, punguza mwendo.</w:delText>
              </w:r>
            </w:del>
          </w:p>
        </w:tc>
      </w:tr>
      <w:tr w:rsidR="002066E7" w:rsidRPr="000343A2" w14:paraId="38339C80" w14:textId="77777777" w:rsidTr="002066E7">
        <w:tc>
          <w:tcPr>
            <w:tcW w:w="2278" w:type="dxa"/>
          </w:tcPr>
          <w:p w14:paraId="62B6F984" w14:textId="77777777" w:rsidR="002066E7" w:rsidRPr="00997D17" w:rsidRDefault="002066E7" w:rsidP="003E5113">
            <w:pPr>
              <w:pStyle w:val="ListParagraph"/>
              <w:rPr>
                <w:sz w:val="22"/>
                <w:szCs w:val="22"/>
                <w:lang w:val="sv-SE"/>
              </w:rPr>
            </w:pPr>
          </w:p>
        </w:tc>
        <w:tc>
          <w:tcPr>
            <w:tcW w:w="2278" w:type="dxa"/>
          </w:tcPr>
          <w:p w14:paraId="208F2A6D" w14:textId="29A71E80" w:rsidR="002066E7" w:rsidRPr="00997D17" w:rsidRDefault="002066E7" w:rsidP="003E5113">
            <w:pPr>
              <w:pStyle w:val="ListParagraph"/>
              <w:rPr>
                <w:sz w:val="22"/>
                <w:szCs w:val="22"/>
              </w:rPr>
            </w:pPr>
            <w:r w:rsidRPr="00997D17">
              <w:rPr>
                <w:sz w:val="22"/>
                <w:szCs w:val="22"/>
              </w:rPr>
              <w:t>Orange / Machungwa — Level 2</w:t>
            </w:r>
          </w:p>
        </w:tc>
        <w:tc>
          <w:tcPr>
            <w:tcW w:w="2278" w:type="dxa"/>
          </w:tcPr>
          <w:p w14:paraId="2F5B5989" w14:textId="0A56E580" w:rsidR="002066E7" w:rsidRPr="00997D17" w:rsidRDefault="008C6B60" w:rsidP="003E5113">
            <w:pPr>
              <w:pStyle w:val="ListParagraph"/>
              <w:rPr>
                <w:sz w:val="22"/>
                <w:szCs w:val="22"/>
              </w:rPr>
            </w:pPr>
            <w:r w:rsidRPr="00997D17">
              <w:rPr>
                <w:sz w:val="22"/>
                <w:szCs w:val="22"/>
              </w:rPr>
              <w:t>large waves, strong winds, heavy rain, boat accidents, and cholera. Roads, water points or houses at the named sites are now affected. Some journeys and classes are disrupted.</w:t>
            </w:r>
          </w:p>
        </w:tc>
        <w:tc>
          <w:tcPr>
            <w:tcW w:w="2278" w:type="dxa"/>
          </w:tcPr>
          <w:p w14:paraId="5E86B09D" w14:textId="51BFAF42" w:rsidR="002066E7" w:rsidRPr="00997D17" w:rsidRDefault="008C6B60" w:rsidP="003E5113">
            <w:pPr>
              <w:pStyle w:val="ListParagraph"/>
              <w:rPr>
                <w:sz w:val="22"/>
                <w:szCs w:val="22"/>
              </w:rPr>
            </w:pPr>
            <w:r w:rsidRPr="00997D17">
              <w:rPr>
                <w:sz w:val="22"/>
                <w:szCs w:val="22"/>
              </w:rPr>
              <w:t>Barabara, vituo vya maji au nyumba kwenye maeneo yaliyotajwa yameathirika. Safari na masomo mengine yamesitishwa.</w:t>
            </w:r>
          </w:p>
        </w:tc>
        <w:tc>
          <w:tcPr>
            <w:tcW w:w="2279" w:type="dxa"/>
          </w:tcPr>
          <w:p w14:paraId="18EDBF8E" w14:textId="051E65F9" w:rsidR="008C6B60" w:rsidRPr="00997D17" w:rsidRDefault="00275313" w:rsidP="00F20E47">
            <w:pPr>
              <w:pStyle w:val="ListBullet"/>
              <w:rPr>
                <w:sz w:val="22"/>
                <w:szCs w:val="22"/>
              </w:rPr>
            </w:pPr>
            <w:r w:rsidRPr="00997D17">
              <w:rPr>
                <w:sz w:val="22"/>
                <w:szCs w:val="22"/>
              </w:rPr>
              <w:t>Stop fishing and crossings at accidents.</w:t>
            </w:r>
          </w:p>
          <w:p w14:paraId="1D48A71D" w14:textId="11624E6B" w:rsidR="008C6B60" w:rsidRPr="00997D17" w:rsidRDefault="00FE0A4D" w:rsidP="00F20E47">
            <w:pPr>
              <w:pStyle w:val="ListBullet"/>
              <w:rPr>
                <w:sz w:val="22"/>
                <w:szCs w:val="22"/>
              </w:rPr>
            </w:pPr>
            <w:ins w:id="6589" w:author="Bonephace Kaijage" w:date="2026-10-14T06:17:00Z" w16du:dateUtc="2026-10-14T04:17:00Z">
              <w:r>
                <w:rPr>
                  <w:sz w:val="22"/>
                  <w:szCs w:val="22"/>
                </w:rPr>
                <w:t>Help people off the low shore to the assembly point, starting with those who cannot move alone; waves and the lake level can rise with little warning.</w:t>
              </w:r>
            </w:ins>
            <w:del w:id="6590" w:author="Bonephace Kaijage" w:date="2026-10-14T06:17:00Z" w16du:dateUtc="2026-10-14T04:17:00Z">
              <w:r w:rsidR="00275313" w:rsidRPr="00997D17" w:rsidDel="00FE0A4D">
                <w:rPr>
                  <w:sz w:val="22"/>
                  <w:szCs w:val="22"/>
                </w:rPr>
                <w:delText>Move people off the low shore to the assembly point.</w:delText>
              </w:r>
            </w:del>
          </w:p>
          <w:p w14:paraId="34B2A4DD" w14:textId="7A4D254C" w:rsidR="008C6B60" w:rsidRPr="00997D17" w:rsidRDefault="00275313" w:rsidP="00F20E47">
            <w:pPr>
              <w:pStyle w:val="ListBullet"/>
              <w:rPr>
                <w:sz w:val="22"/>
                <w:szCs w:val="22"/>
              </w:rPr>
            </w:pPr>
            <w:r w:rsidRPr="00997D17">
              <w:rPr>
                <w:sz w:val="22"/>
                <w:szCs w:val="22"/>
              </w:rPr>
              <w:t>Account for boats still out from accidents.</w:t>
            </w:r>
          </w:p>
          <w:p w14:paraId="70325AB0" w14:textId="25E2553A" w:rsidR="002066E7" w:rsidRPr="00997D17" w:rsidRDefault="00275313" w:rsidP="00F20E47">
            <w:pPr>
              <w:pStyle w:val="ListBullet"/>
              <w:rPr>
                <w:sz w:val="22"/>
                <w:szCs w:val="22"/>
              </w:rPr>
            </w:pPr>
            <w:r w:rsidRPr="00997D17">
              <w:rPr>
                <w:sz w:val="22"/>
                <w:szCs w:val="22"/>
              </w:rPr>
              <w:t>Boil water if wells on this shore are flooded.</w:t>
            </w:r>
          </w:p>
        </w:tc>
        <w:tc>
          <w:tcPr>
            <w:tcW w:w="2279" w:type="dxa"/>
          </w:tcPr>
          <w:p w14:paraId="1F2C578A" w14:textId="6550EE32" w:rsidR="008C6B60" w:rsidRPr="00997D17" w:rsidRDefault="00275313" w:rsidP="00F20E47">
            <w:pPr>
              <w:pStyle w:val="ListBullet"/>
              <w:rPr>
                <w:sz w:val="22"/>
                <w:szCs w:val="22"/>
              </w:rPr>
            </w:pPr>
            <w:r w:rsidRPr="00997D17">
              <w:rPr>
                <w:sz w:val="22"/>
                <w:szCs w:val="22"/>
              </w:rPr>
              <w:t>Hamisha kaya za eneo hili kwenda kituoni.</w:t>
            </w:r>
          </w:p>
          <w:p w14:paraId="0B596B77" w14:textId="589EA18C" w:rsidR="008C6B60" w:rsidRPr="00997D17" w:rsidRDefault="00275313" w:rsidP="00F20E47">
            <w:pPr>
              <w:pStyle w:val="ListBullet"/>
              <w:rPr>
                <w:sz w:val="22"/>
                <w:szCs w:val="22"/>
                <w:lang w:val="sv-SE"/>
              </w:rPr>
            </w:pPr>
            <w:r w:rsidRPr="00997D17">
              <w:rPr>
                <w:sz w:val="22"/>
                <w:szCs w:val="22"/>
                <w:lang w:val="sv-SE"/>
              </w:rPr>
              <w:t>Funga barabara au daraja. Elekeza magari.</w:t>
            </w:r>
          </w:p>
          <w:p w14:paraId="4163DF3F" w14:textId="4C8C8F1D" w:rsidR="008C6B60" w:rsidRPr="00997D17" w:rsidRDefault="00275313" w:rsidP="00F20E47">
            <w:pPr>
              <w:pStyle w:val="ListBullet"/>
              <w:rPr>
                <w:sz w:val="22"/>
                <w:szCs w:val="22"/>
                <w:lang w:val="sv-SE"/>
              </w:rPr>
            </w:pPr>
            <w:r w:rsidRPr="00997D17">
              <w:rPr>
                <w:sz w:val="22"/>
                <w:szCs w:val="22"/>
                <w:lang w:val="sv-SE"/>
              </w:rPr>
              <w:t>Hakiki watoto na wazee kabla ya giza.</w:t>
            </w:r>
          </w:p>
          <w:p w14:paraId="56CE021B" w14:textId="0DC9F028" w:rsidR="002066E7" w:rsidRPr="00997D17" w:rsidRDefault="00275313" w:rsidP="00F20E47">
            <w:pPr>
              <w:pStyle w:val="ListBullet"/>
              <w:rPr>
                <w:sz w:val="22"/>
                <w:szCs w:val="22"/>
                <w:lang w:val="sv-SE"/>
              </w:rPr>
            </w:pPr>
            <w:r w:rsidRPr="00997D17">
              <w:rPr>
                <w:sz w:val="22"/>
                <w:szCs w:val="22"/>
                <w:lang w:val="sv-SE"/>
              </w:rPr>
              <w:t>Chemsha maji. Kliniki iangalie kuhara.</w:t>
            </w:r>
          </w:p>
        </w:tc>
      </w:tr>
      <w:tr w:rsidR="002066E7" w:rsidRPr="00997D17" w14:paraId="7CDE2140" w14:textId="77777777" w:rsidTr="002066E7">
        <w:tc>
          <w:tcPr>
            <w:tcW w:w="2278" w:type="dxa"/>
          </w:tcPr>
          <w:p w14:paraId="2F07BA69" w14:textId="77777777" w:rsidR="002066E7" w:rsidRPr="00997D17" w:rsidRDefault="002066E7" w:rsidP="003E5113">
            <w:pPr>
              <w:pStyle w:val="ListParagraph"/>
              <w:rPr>
                <w:sz w:val="22"/>
                <w:szCs w:val="22"/>
                <w:lang w:val="sv-SE"/>
              </w:rPr>
            </w:pPr>
          </w:p>
        </w:tc>
        <w:tc>
          <w:tcPr>
            <w:tcW w:w="2278" w:type="dxa"/>
          </w:tcPr>
          <w:p w14:paraId="568714CD" w14:textId="14E80893" w:rsidR="002066E7" w:rsidRPr="00997D17" w:rsidRDefault="002066E7" w:rsidP="003E5113">
            <w:pPr>
              <w:pStyle w:val="ListParagraph"/>
              <w:rPr>
                <w:sz w:val="22"/>
                <w:szCs w:val="22"/>
              </w:rPr>
            </w:pPr>
            <w:r w:rsidRPr="00997D17">
              <w:rPr>
                <w:sz w:val="22"/>
                <w:szCs w:val="22"/>
              </w:rPr>
              <w:t>Red / Nyekundu — Level 3</w:t>
            </w:r>
          </w:p>
        </w:tc>
        <w:tc>
          <w:tcPr>
            <w:tcW w:w="2278" w:type="dxa"/>
          </w:tcPr>
          <w:p w14:paraId="1735E154" w14:textId="1C09DDD4" w:rsidR="002066E7" w:rsidRPr="00997D17" w:rsidRDefault="00FE0A4D" w:rsidP="003E5113">
            <w:pPr>
              <w:pStyle w:val="ListParagraph"/>
              <w:rPr>
                <w:sz w:val="22"/>
                <w:szCs w:val="22"/>
              </w:rPr>
            </w:pPr>
            <w:ins w:id="6591" w:author="Bonephace Kaijage" w:date="2026-10-14T06:21:00Z" w16du:dateUtc="2026-10-14T04:21:00Z">
              <w:r>
                <w:rPr>
                  <w:sz w:val="22"/>
                  <w:szCs w:val="22"/>
                </w:rPr>
                <w:t xml:space="preserve">Conditions at the sites named in Know Your Risk are now life-threatening: houses damaged, people cut off, and a </w:t>
              </w:r>
              <w:r>
                <w:rPr>
                  <w:sz w:val="22"/>
                  <w:szCs w:val="22"/>
                </w:rPr>
                <w:lastRenderedPageBreak/>
                <w:t>real risk of drowning, injury or disease. Help is being organised; please follow the committee's instructions and look out for neighbours.</w:t>
              </w:r>
            </w:ins>
            <w:del w:id="6592" w:author="Bonephace Kaijage" w:date="2026-10-14T06:21:00Z" w16du:dateUtc="2026-10-14T04:21:00Z">
              <w:r w:rsidR="008C6B60" w:rsidRPr="00997D17" w:rsidDel="00FE0A4D">
                <w:rPr>
                  <w:sz w:val="22"/>
                  <w:szCs w:val="22"/>
                </w:rPr>
                <w:delText>Life-threatening conditions at the named sites. Houses damaged, people cut off, and a risk of drowning, injury or disease.</w:delText>
              </w:r>
            </w:del>
          </w:p>
        </w:tc>
        <w:tc>
          <w:tcPr>
            <w:tcW w:w="2278" w:type="dxa"/>
          </w:tcPr>
          <w:p w14:paraId="091219BA" w14:textId="5035EFEF" w:rsidR="002066E7" w:rsidRPr="00997D17" w:rsidRDefault="00FE0A4D" w:rsidP="003E5113">
            <w:pPr>
              <w:pStyle w:val="ListParagraph"/>
              <w:rPr>
                <w:sz w:val="22"/>
                <w:szCs w:val="22"/>
              </w:rPr>
            </w:pPr>
            <w:ins w:id="6593" w:author="Bonephace Kaijage" w:date="2026-10-14T06:24:00Z" w16du:dateUtc="2026-10-14T04:24:00Z">
              <w:r>
                <w:rPr>
                  <w:sz w:val="22"/>
                  <w:szCs w:val="22"/>
                </w:rPr>
                <w:lastRenderedPageBreak/>
                <w:t xml:space="preserve">Hali katika maeneo yaliyotajwa kwenye Fahamu Hatari sasa ni hatari kwa maisha: nyumba zimeharibika, watu </w:t>
              </w:r>
              <w:r>
                <w:rPr>
                  <w:sz w:val="22"/>
                  <w:szCs w:val="22"/>
                </w:rPr>
                <w:lastRenderedPageBreak/>
                <w:t>wamekatwa, na kuna hatari halisi ya kuzama, kujeruhiwa au magonjwa. Msaada unaandaliwa; tafadhali fuateni maelekezo ya kamati na muangaliane na majirani.</w:t>
              </w:r>
            </w:ins>
            <w:del w:id="6594" w:author="Bonephace Kaijage" w:date="2026-10-14T06:24:00Z" w16du:dateUtc="2026-10-14T04:24:00Z">
              <w:r w:rsidR="008C6B60" w:rsidRPr="00997D17" w:rsidDel="00FE0A4D">
                <w:rPr>
                  <w:sz w:val="22"/>
                  <w:szCs w:val="22"/>
                </w:rPr>
                <w:delText>Hali hatari kwa maisha kwenye maeneo yaliyotajwa. Nyumba zimeharibika, watu wamekatwa, na hatari ya kuzama, kujeruhiwa au magonjwa.</w:delText>
              </w:r>
            </w:del>
          </w:p>
        </w:tc>
        <w:tc>
          <w:tcPr>
            <w:tcW w:w="2279" w:type="dxa"/>
          </w:tcPr>
          <w:p w14:paraId="7DE6EC8A" w14:textId="043B875C" w:rsidR="008C6B60" w:rsidRPr="00997D17" w:rsidRDefault="00FE0A4D" w:rsidP="00F20E47">
            <w:pPr>
              <w:pStyle w:val="ListBullet"/>
              <w:rPr>
                <w:sz w:val="22"/>
                <w:szCs w:val="22"/>
              </w:rPr>
            </w:pPr>
            <w:ins w:id="6595" w:author="Bonephace Kaijage" w:date="2026-10-14T06:04:00Z" w16du:dateUtc="2026-10-14T04:04:00Z">
              <w:r>
                <w:rPr>
                  <w:sz w:val="22"/>
                  <w:szCs w:val="22"/>
                </w:rPr>
                <w:lastRenderedPageBreak/>
                <w:t xml:space="preserve">Please move now from the sites named in Know Your Risk to the agreed safe place, </w:t>
              </w:r>
              <w:r>
                <w:rPr>
                  <w:sz w:val="22"/>
                  <w:szCs w:val="22"/>
                </w:rPr>
                <w:lastRenderedPageBreak/>
                <w:t>helping anyone who cannot move alone. Return only when the committee confirms it is safe.</w:t>
              </w:r>
            </w:ins>
            <w:del w:id="6596" w:author="Bonephace Kaijage" w:date="2026-10-14T06:04:00Z" w16du:dateUtc="2026-10-14T04:04:00Z">
              <w:r w:rsidR="00275313" w:rsidRPr="00997D17" w:rsidDel="00FE0A4D">
                <w:rPr>
                  <w:sz w:val="22"/>
                  <w:szCs w:val="22"/>
                </w:rPr>
                <w:delText>Evacuate the named sites now. Do not return until the committee confirms it is safe.</w:delText>
              </w:r>
            </w:del>
          </w:p>
          <w:p w14:paraId="61BDAB17" w14:textId="43498D15" w:rsidR="008C6B60" w:rsidRPr="00997D17" w:rsidRDefault="00FE0A4D" w:rsidP="00F20E47">
            <w:pPr>
              <w:pStyle w:val="ListBullet"/>
              <w:rPr>
                <w:sz w:val="22"/>
                <w:szCs w:val="22"/>
              </w:rPr>
            </w:pPr>
            <w:ins w:id="6597" w:author="Bonephace Kaijage" w:date="2026-10-14T06:21:00Z" w16du:dateUtc="2026-10-14T04:21:00Z">
              <w:r>
                <w:rPr>
                  <w:sz w:val="22"/>
                  <w:szCs w:val="22"/>
                </w:rPr>
                <w:t>Call 114 and 190, and keep the road to the sites named in Know Your Risk clear so that ambulances and rescue teams can reach people.</w:t>
              </w:r>
            </w:ins>
            <w:del w:id="6598" w:author="Bonephace Kaijage" w:date="2026-10-14T06:21:00Z" w16du:dateUtc="2026-10-14T04:21:00Z">
              <w:r w:rsidR="00275313" w:rsidRPr="00997D17" w:rsidDel="00FE0A4D">
                <w:rPr>
                  <w:sz w:val="22"/>
                  <w:szCs w:val="22"/>
                </w:rPr>
                <w:delText>Call 114 and 190. Keep the road to the named sites clear for ambulances.</w:delText>
              </w:r>
            </w:del>
          </w:p>
          <w:p w14:paraId="3718BBD3" w14:textId="59ED7AA9" w:rsidR="008C6B60" w:rsidRPr="00997D17" w:rsidRDefault="00275313" w:rsidP="00F20E47">
            <w:pPr>
              <w:pStyle w:val="ListBullet"/>
              <w:rPr>
                <w:sz w:val="22"/>
                <w:szCs w:val="22"/>
              </w:rPr>
            </w:pPr>
            <w:r w:rsidRPr="00997D17">
              <w:rPr>
                <w:sz w:val="22"/>
                <w:szCs w:val="22"/>
              </w:rPr>
              <w:t>Open the shelter and register every household. Note who is missing.</w:t>
            </w:r>
          </w:p>
          <w:p w14:paraId="1671AF9E" w14:textId="18CF7F76" w:rsidR="002066E7" w:rsidRPr="00997D17" w:rsidRDefault="00275313" w:rsidP="00F20E47">
            <w:pPr>
              <w:pStyle w:val="ListBullet"/>
              <w:rPr>
                <w:sz w:val="22"/>
                <w:szCs w:val="22"/>
              </w:rPr>
            </w:pPr>
            <w:r w:rsidRPr="00997D17">
              <w:rPr>
                <w:sz w:val="22"/>
                <w:szCs w:val="22"/>
              </w:rPr>
              <w:t>Health team: injury first, then cholera if the water is dirty.</w:t>
            </w:r>
          </w:p>
        </w:tc>
        <w:tc>
          <w:tcPr>
            <w:tcW w:w="2279" w:type="dxa"/>
          </w:tcPr>
          <w:p w14:paraId="358B76D6" w14:textId="657FA594" w:rsidR="008C6B60" w:rsidRPr="00997D17" w:rsidRDefault="00275313" w:rsidP="00F20E47">
            <w:pPr>
              <w:pStyle w:val="ListBullet"/>
              <w:rPr>
                <w:sz w:val="22"/>
                <w:szCs w:val="22"/>
                <w:lang w:val="sv-SE"/>
              </w:rPr>
            </w:pPr>
            <w:r w:rsidRPr="00997D17">
              <w:rPr>
                <w:sz w:val="22"/>
                <w:szCs w:val="22"/>
                <w:lang w:val="sv-SE"/>
              </w:rPr>
              <w:lastRenderedPageBreak/>
              <w:t>Hamisha eneo hili sasa. Msirudi mpaka kamati iseme.</w:t>
            </w:r>
          </w:p>
          <w:p w14:paraId="2C735327" w14:textId="33C01AAC" w:rsidR="008C6B60" w:rsidRPr="00997D17" w:rsidRDefault="00275313" w:rsidP="00F20E47">
            <w:pPr>
              <w:pStyle w:val="ListBullet"/>
              <w:rPr>
                <w:sz w:val="22"/>
                <w:szCs w:val="22"/>
                <w:lang w:val="sv-SE"/>
              </w:rPr>
            </w:pPr>
            <w:r w:rsidRPr="00997D17">
              <w:rPr>
                <w:sz w:val="22"/>
                <w:szCs w:val="22"/>
                <w:lang w:val="sv-SE"/>
              </w:rPr>
              <w:lastRenderedPageBreak/>
              <w:t>Piga 114 na 190. Acha barabara wazi.</w:t>
            </w:r>
          </w:p>
          <w:p w14:paraId="2C3CD440" w14:textId="0AA37CF9" w:rsidR="008C6B60" w:rsidRPr="00997D17" w:rsidRDefault="00275313" w:rsidP="00F20E47">
            <w:pPr>
              <w:pStyle w:val="ListBullet"/>
              <w:rPr>
                <w:sz w:val="22"/>
                <w:szCs w:val="22"/>
                <w:lang w:val="sv-SE"/>
              </w:rPr>
            </w:pPr>
            <w:r w:rsidRPr="00997D17">
              <w:rPr>
                <w:sz w:val="22"/>
                <w:szCs w:val="22"/>
                <w:lang w:val="sv-SE"/>
              </w:rPr>
              <w:t>Sajili kila kaya. Andika aliyepotea.</w:t>
            </w:r>
          </w:p>
          <w:p w14:paraId="226AF8F9" w14:textId="78A221E9" w:rsidR="002066E7" w:rsidRPr="00997D17" w:rsidRDefault="00275313" w:rsidP="00F20E47">
            <w:pPr>
              <w:pStyle w:val="ListBullet"/>
              <w:rPr>
                <w:sz w:val="22"/>
                <w:szCs w:val="22"/>
                <w:lang w:val="sv-SE"/>
              </w:rPr>
            </w:pPr>
            <w:r w:rsidRPr="00997D17">
              <w:rPr>
                <w:sz w:val="22"/>
                <w:szCs w:val="22"/>
                <w:lang w:val="sv-SE"/>
              </w:rPr>
              <w:t>Majeruhi kwanza, kisha kipindupindu.</w:t>
            </w:r>
          </w:p>
        </w:tc>
      </w:tr>
    </w:tbl>
    <w:p w14:paraId="20D196F5" w14:textId="77777777" w:rsidR="00250A71" w:rsidRPr="008F12E3" w:rsidRDefault="003E5113" w:rsidP="003E5113">
      <w:pPr>
        <w:pStyle w:val="ListParagraph"/>
        <w:rPr>
          <w:sz w:val="22"/>
          <w:szCs w:val="22"/>
        </w:rPr>
      </w:pPr>
      <w:r w:rsidRPr="00997D17">
        <w:rPr>
          <w:sz w:val="22"/>
          <w:szCs w:val="22"/>
        </w:rPr>
        <w:lastRenderedPageBreak/>
        <w:t>Chake Chake District — Wilaya ya Chake Chake</w:t>
      </w:r>
    </w:p>
    <w:p w14:paraId="34607AEA" w14:textId="76A1F3D5" w:rsidR="003E5113" w:rsidRPr="00997D17" w:rsidRDefault="003E5113" w:rsidP="00997D17">
      <w:pPr>
        <w:rPr>
          <w:sz w:val="22"/>
          <w:szCs w:val="22"/>
        </w:rPr>
      </w:pPr>
      <w:r w:rsidRPr="00997D17">
        <w:rPr>
          <w:sz w:val="22"/>
          <w:szCs w:val="22"/>
        </w:rPr>
        <w:t>EN: Zanzibar local authorities sit under the Revolutionary Government of Zanzibar. Districts above are the administrative districts used for disaster coordination. SW: Mamlaka za mitaa za Zanzibar ziko chini ya Serikali ya Mapinduzi ya Zanzibar. Wilaya hapo juu ndizo wilaya za kiutawala zinazotumika kuratibu maafa.</w:t>
      </w:r>
    </w:p>
    <w:p w14:paraId="75B0E2D4" w14:textId="3AB106D9" w:rsidR="00483159" w:rsidRPr="00997D17" w:rsidRDefault="00483159" w:rsidP="000359A0">
      <w:pPr>
        <w:pStyle w:val="Strong1"/>
        <w:jc w:val="both"/>
        <w:rPr>
          <w:b w:val="0"/>
          <w:bCs w:val="0"/>
          <w:sz w:val="22"/>
          <w:szCs w:val="22"/>
        </w:rPr>
      </w:pPr>
    </w:p>
    <w:sectPr w:rsidR="00483159" w:rsidRPr="00997D17">
      <w:headerReference w:type="even" r:id="rId7"/>
      <w:headerReference w:type="default" r:id="rId8"/>
      <w:footerReference w:type="even" r:id="rId9"/>
      <w:footerReference w:type="default" r:id="rId10"/>
      <w:headerReference w:type="first" r:id="rId11"/>
      <w:footerReference w:type="first" r:id="rId12"/>
      <w:pgSz w:w="15840" w:h="12240"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E2AFC" w14:textId="77777777" w:rsidR="00831504" w:rsidRDefault="00831504" w:rsidP="005B3647">
      <w:r>
        <w:separator/>
      </w:r>
    </w:p>
  </w:endnote>
  <w:endnote w:type="continuationSeparator" w:id="0">
    <w:p w14:paraId="3D8FB2DC" w14:textId="77777777" w:rsidR="00831504" w:rsidRDefault="00831504" w:rsidP="005B3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77B01" w14:textId="77777777" w:rsidR="005B3647" w:rsidRDefault="005B3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DD8B" w14:textId="77777777" w:rsidR="005B3647" w:rsidRDefault="005B36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179A8" w14:textId="77777777" w:rsidR="005B3647" w:rsidRDefault="005B3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D901F" w14:textId="77777777" w:rsidR="00831504" w:rsidRDefault="00831504" w:rsidP="005B3647">
      <w:r>
        <w:separator/>
      </w:r>
    </w:p>
  </w:footnote>
  <w:footnote w:type="continuationSeparator" w:id="0">
    <w:p w14:paraId="2A4B572F" w14:textId="77777777" w:rsidR="00831504" w:rsidRDefault="00831504" w:rsidP="005B3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673A5" w14:textId="77777777" w:rsidR="005B3647" w:rsidRDefault="005B36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6AAF" w14:textId="77777777" w:rsidR="005B3647" w:rsidRDefault="005B36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3D4B" w14:textId="77777777" w:rsidR="005B3647" w:rsidRDefault="005B3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8E4C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64B20"/>
    <w:multiLevelType w:val="hybridMultilevel"/>
    <w:tmpl w:val="9D2AF064"/>
    <w:lvl w:ilvl="0" w:tplc="8DAC964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E2800"/>
    <w:multiLevelType w:val="hybridMultilevel"/>
    <w:tmpl w:val="6B1E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0D78E7"/>
    <w:multiLevelType w:val="hybridMultilevel"/>
    <w:tmpl w:val="ED0A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121C42"/>
    <w:multiLevelType w:val="hybridMultilevel"/>
    <w:tmpl w:val="83561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074C0"/>
    <w:multiLevelType w:val="hybridMultilevel"/>
    <w:tmpl w:val="699A9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4E3C5D"/>
    <w:multiLevelType w:val="hybridMultilevel"/>
    <w:tmpl w:val="D414B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66419C"/>
    <w:multiLevelType w:val="hybridMultilevel"/>
    <w:tmpl w:val="7DC2E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C458E"/>
    <w:multiLevelType w:val="hybridMultilevel"/>
    <w:tmpl w:val="58A29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336986"/>
    <w:multiLevelType w:val="hybridMultilevel"/>
    <w:tmpl w:val="ED825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23790D"/>
    <w:multiLevelType w:val="hybridMultilevel"/>
    <w:tmpl w:val="76C28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9F0322"/>
    <w:multiLevelType w:val="hybridMultilevel"/>
    <w:tmpl w:val="DA7A0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5242C"/>
    <w:multiLevelType w:val="hybridMultilevel"/>
    <w:tmpl w:val="E6A62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33079C"/>
    <w:multiLevelType w:val="hybridMultilevel"/>
    <w:tmpl w:val="54E0A4F4"/>
    <w:lvl w:ilvl="0" w:tplc="A39AEC66">
      <w:start w:val="1"/>
      <w:numFmt w:val="bullet"/>
      <w:lvlText w:val=""/>
      <w:lvlJc w:val="left"/>
      <w:pPr>
        <w:ind w:left="720" w:hanging="360"/>
      </w:pPr>
      <w:rPr>
        <w:rFonts w:ascii="Symbol" w:hAnsi="Symbol" w:hint="default"/>
      </w:rPr>
    </w:lvl>
    <w:lvl w:ilvl="1" w:tplc="A9AA72DA">
      <w:numFmt w:val="decimal"/>
      <w:lvlText w:val=""/>
      <w:lvlJc w:val="left"/>
    </w:lvl>
    <w:lvl w:ilvl="2" w:tplc="91E46068">
      <w:numFmt w:val="decimal"/>
      <w:lvlText w:val=""/>
      <w:lvlJc w:val="left"/>
    </w:lvl>
    <w:lvl w:ilvl="3" w:tplc="E864D41C">
      <w:numFmt w:val="decimal"/>
      <w:lvlText w:val=""/>
      <w:lvlJc w:val="left"/>
    </w:lvl>
    <w:lvl w:ilvl="4" w:tplc="E9D4F39C">
      <w:numFmt w:val="decimal"/>
      <w:lvlText w:val=""/>
      <w:lvlJc w:val="left"/>
    </w:lvl>
    <w:lvl w:ilvl="5" w:tplc="65167E78">
      <w:numFmt w:val="decimal"/>
      <w:lvlText w:val=""/>
      <w:lvlJc w:val="left"/>
    </w:lvl>
    <w:lvl w:ilvl="6" w:tplc="2BC210EA">
      <w:numFmt w:val="decimal"/>
      <w:lvlText w:val=""/>
      <w:lvlJc w:val="left"/>
    </w:lvl>
    <w:lvl w:ilvl="7" w:tplc="529243A4">
      <w:numFmt w:val="decimal"/>
      <w:lvlText w:val=""/>
      <w:lvlJc w:val="left"/>
    </w:lvl>
    <w:lvl w:ilvl="8" w:tplc="580AFBDE">
      <w:numFmt w:val="decimal"/>
      <w:lvlText w:val=""/>
      <w:lvlJc w:val="left"/>
    </w:lvl>
  </w:abstractNum>
  <w:abstractNum w:abstractNumId="14" w15:restartNumberingAfterBreak="0">
    <w:nsid w:val="233446B9"/>
    <w:multiLevelType w:val="hybridMultilevel"/>
    <w:tmpl w:val="CCFC6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F81A2F"/>
    <w:multiLevelType w:val="hybridMultilevel"/>
    <w:tmpl w:val="78607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4B74DA"/>
    <w:multiLevelType w:val="hybridMultilevel"/>
    <w:tmpl w:val="23141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B45863"/>
    <w:multiLevelType w:val="hybridMultilevel"/>
    <w:tmpl w:val="1FDA5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A585C"/>
    <w:multiLevelType w:val="hybridMultilevel"/>
    <w:tmpl w:val="FC140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E63439"/>
    <w:multiLevelType w:val="hybridMultilevel"/>
    <w:tmpl w:val="75223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482600"/>
    <w:multiLevelType w:val="hybridMultilevel"/>
    <w:tmpl w:val="088E6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DE090D"/>
    <w:multiLevelType w:val="hybridMultilevel"/>
    <w:tmpl w:val="C832D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212FC5"/>
    <w:multiLevelType w:val="hybridMultilevel"/>
    <w:tmpl w:val="8A70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071DE1"/>
    <w:multiLevelType w:val="hybridMultilevel"/>
    <w:tmpl w:val="D5A0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184758"/>
    <w:multiLevelType w:val="hybridMultilevel"/>
    <w:tmpl w:val="0FEE83F0"/>
    <w:lvl w:ilvl="0" w:tplc="04090001">
      <w:start w:val="1"/>
      <w:numFmt w:val="bullet"/>
      <w:lvlText w:val=""/>
      <w:lvlJc w:val="left"/>
      <w:pPr>
        <w:ind w:left="720" w:hanging="360"/>
      </w:pPr>
      <w:rPr>
        <w:rFonts w:ascii="Symbol" w:hAnsi="Symbol" w:hint="default"/>
      </w:rPr>
    </w:lvl>
    <w:lvl w:ilvl="1" w:tplc="ED848616">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4C06DA"/>
    <w:multiLevelType w:val="hybridMultilevel"/>
    <w:tmpl w:val="1CA43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103C9A"/>
    <w:multiLevelType w:val="hybridMultilevel"/>
    <w:tmpl w:val="26C4B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F168A4"/>
    <w:multiLevelType w:val="hybridMultilevel"/>
    <w:tmpl w:val="57804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7467CD"/>
    <w:multiLevelType w:val="hybridMultilevel"/>
    <w:tmpl w:val="C07E1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BE13DB"/>
    <w:multiLevelType w:val="hybridMultilevel"/>
    <w:tmpl w:val="FF8AE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9F7949"/>
    <w:multiLevelType w:val="hybridMultilevel"/>
    <w:tmpl w:val="4C34F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BF3677"/>
    <w:multiLevelType w:val="hybridMultilevel"/>
    <w:tmpl w:val="55D2D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CD1739"/>
    <w:multiLevelType w:val="hybridMultilevel"/>
    <w:tmpl w:val="1BE4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270132"/>
    <w:multiLevelType w:val="hybridMultilevel"/>
    <w:tmpl w:val="8208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786F09"/>
    <w:multiLevelType w:val="hybridMultilevel"/>
    <w:tmpl w:val="98BAB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291CBC"/>
    <w:multiLevelType w:val="hybridMultilevel"/>
    <w:tmpl w:val="FFDC5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4A0EE8"/>
    <w:multiLevelType w:val="hybridMultilevel"/>
    <w:tmpl w:val="2BC2F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350E9B"/>
    <w:multiLevelType w:val="hybridMultilevel"/>
    <w:tmpl w:val="0F28E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0A0837"/>
    <w:multiLevelType w:val="hybridMultilevel"/>
    <w:tmpl w:val="B1860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CC7DDA"/>
    <w:multiLevelType w:val="hybridMultilevel"/>
    <w:tmpl w:val="E4F05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AC7DA7"/>
    <w:multiLevelType w:val="hybridMultilevel"/>
    <w:tmpl w:val="8EA02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1F171D"/>
    <w:multiLevelType w:val="hybridMultilevel"/>
    <w:tmpl w:val="D83E5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7C24AB"/>
    <w:multiLevelType w:val="hybridMultilevel"/>
    <w:tmpl w:val="C35AF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E76365"/>
    <w:multiLevelType w:val="hybridMultilevel"/>
    <w:tmpl w:val="8FFC2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FE337E"/>
    <w:multiLevelType w:val="hybridMultilevel"/>
    <w:tmpl w:val="41F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650301"/>
    <w:multiLevelType w:val="hybridMultilevel"/>
    <w:tmpl w:val="C17EA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5F6BFF"/>
    <w:multiLevelType w:val="hybridMultilevel"/>
    <w:tmpl w:val="DE783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DF24BA"/>
    <w:multiLevelType w:val="hybridMultilevel"/>
    <w:tmpl w:val="7ACE9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21778C"/>
    <w:multiLevelType w:val="hybridMultilevel"/>
    <w:tmpl w:val="024C7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CA335C"/>
    <w:multiLevelType w:val="hybridMultilevel"/>
    <w:tmpl w:val="13DE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652CC7"/>
    <w:multiLevelType w:val="hybridMultilevel"/>
    <w:tmpl w:val="1408E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7832833">
    <w:abstractNumId w:val="8"/>
  </w:num>
  <w:num w:numId="2" w16cid:durableId="300157423">
    <w:abstractNumId w:val="43"/>
  </w:num>
  <w:num w:numId="3" w16cid:durableId="240456868">
    <w:abstractNumId w:val="34"/>
  </w:num>
  <w:num w:numId="4" w16cid:durableId="441730803">
    <w:abstractNumId w:val="33"/>
  </w:num>
  <w:num w:numId="5" w16cid:durableId="134497353">
    <w:abstractNumId w:val="31"/>
  </w:num>
  <w:num w:numId="6" w16cid:durableId="1552038263">
    <w:abstractNumId w:val="26"/>
  </w:num>
  <w:num w:numId="7" w16cid:durableId="1436287000">
    <w:abstractNumId w:val="35"/>
  </w:num>
  <w:num w:numId="8" w16cid:durableId="782502558">
    <w:abstractNumId w:val="20"/>
  </w:num>
  <w:num w:numId="9" w16cid:durableId="1168597895">
    <w:abstractNumId w:val="9"/>
  </w:num>
  <w:num w:numId="10" w16cid:durableId="655886130">
    <w:abstractNumId w:val="18"/>
  </w:num>
  <w:num w:numId="11" w16cid:durableId="1895392168">
    <w:abstractNumId w:val="42"/>
  </w:num>
  <w:num w:numId="12" w16cid:durableId="357657011">
    <w:abstractNumId w:val="4"/>
  </w:num>
  <w:num w:numId="13" w16cid:durableId="1827672033">
    <w:abstractNumId w:val="32"/>
  </w:num>
  <w:num w:numId="14" w16cid:durableId="1408916367">
    <w:abstractNumId w:val="27"/>
  </w:num>
  <w:num w:numId="15" w16cid:durableId="1771661677">
    <w:abstractNumId w:val="29"/>
  </w:num>
  <w:num w:numId="16" w16cid:durableId="1838425694">
    <w:abstractNumId w:val="16"/>
  </w:num>
  <w:num w:numId="17" w16cid:durableId="25176679">
    <w:abstractNumId w:val="47"/>
  </w:num>
  <w:num w:numId="18" w16cid:durableId="913473135">
    <w:abstractNumId w:val="50"/>
  </w:num>
  <w:num w:numId="19" w16cid:durableId="1461265726">
    <w:abstractNumId w:val="11"/>
  </w:num>
  <w:num w:numId="20" w16cid:durableId="1707411389">
    <w:abstractNumId w:val="14"/>
  </w:num>
  <w:num w:numId="21" w16cid:durableId="31005807">
    <w:abstractNumId w:val="40"/>
  </w:num>
  <w:num w:numId="22" w16cid:durableId="1426683104">
    <w:abstractNumId w:val="49"/>
  </w:num>
  <w:num w:numId="23" w16cid:durableId="918752975">
    <w:abstractNumId w:val="37"/>
  </w:num>
  <w:num w:numId="24" w16cid:durableId="491681823">
    <w:abstractNumId w:val="25"/>
  </w:num>
  <w:num w:numId="25" w16cid:durableId="118108004">
    <w:abstractNumId w:val="24"/>
  </w:num>
  <w:num w:numId="26" w16cid:durableId="1120760404">
    <w:abstractNumId w:val="36"/>
  </w:num>
  <w:num w:numId="27" w16cid:durableId="1918320346">
    <w:abstractNumId w:val="12"/>
  </w:num>
  <w:num w:numId="28" w16cid:durableId="1580872176">
    <w:abstractNumId w:val="15"/>
  </w:num>
  <w:num w:numId="29" w16cid:durableId="1192383000">
    <w:abstractNumId w:val="28"/>
  </w:num>
  <w:num w:numId="30" w16cid:durableId="645282708">
    <w:abstractNumId w:val="41"/>
  </w:num>
  <w:num w:numId="31" w16cid:durableId="202520895">
    <w:abstractNumId w:val="45"/>
  </w:num>
  <w:num w:numId="32" w16cid:durableId="143861227">
    <w:abstractNumId w:val="22"/>
  </w:num>
  <w:num w:numId="33" w16cid:durableId="462819887">
    <w:abstractNumId w:val="38"/>
  </w:num>
  <w:num w:numId="34" w16cid:durableId="615066521">
    <w:abstractNumId w:val="7"/>
  </w:num>
  <w:num w:numId="35" w16cid:durableId="1483424246">
    <w:abstractNumId w:val="17"/>
  </w:num>
  <w:num w:numId="36" w16cid:durableId="418986216">
    <w:abstractNumId w:val="21"/>
  </w:num>
  <w:num w:numId="37" w16cid:durableId="1223251883">
    <w:abstractNumId w:val="46"/>
  </w:num>
  <w:num w:numId="38" w16cid:durableId="1648975515">
    <w:abstractNumId w:val="44"/>
  </w:num>
  <w:num w:numId="39" w16cid:durableId="1785346076">
    <w:abstractNumId w:val="48"/>
  </w:num>
  <w:num w:numId="40" w16cid:durableId="304510922">
    <w:abstractNumId w:val="30"/>
  </w:num>
  <w:num w:numId="41" w16cid:durableId="320698736">
    <w:abstractNumId w:val="2"/>
  </w:num>
  <w:num w:numId="42" w16cid:durableId="1209417054">
    <w:abstractNumId w:val="1"/>
  </w:num>
  <w:num w:numId="43" w16cid:durableId="1314870420">
    <w:abstractNumId w:val="3"/>
  </w:num>
  <w:num w:numId="44" w16cid:durableId="2012641291">
    <w:abstractNumId w:val="5"/>
  </w:num>
  <w:num w:numId="45" w16cid:durableId="1972205592">
    <w:abstractNumId w:val="6"/>
  </w:num>
  <w:num w:numId="46" w16cid:durableId="1713114096">
    <w:abstractNumId w:val="19"/>
  </w:num>
  <w:num w:numId="47" w16cid:durableId="1532718868">
    <w:abstractNumId w:val="10"/>
  </w:num>
  <w:num w:numId="48" w16cid:durableId="2145076823">
    <w:abstractNumId w:val="23"/>
  </w:num>
  <w:num w:numId="49" w16cid:durableId="1533811018">
    <w:abstractNumId w:val="39"/>
  </w:num>
  <w:num w:numId="50" w16cid:durableId="696660586">
    <w:abstractNumId w:val="0"/>
  </w:num>
  <w:num w:numId="51" w16cid:durableId="1626305136">
    <w:abstractNumId w:val="13"/>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nephace Kaijage">
    <w15:presenceInfo w15:providerId="None" w15:userId="Bonephace Kaijag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hideSpelling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863"/>
    <w:rsid w:val="00017CD6"/>
    <w:rsid w:val="00023341"/>
    <w:rsid w:val="00034217"/>
    <w:rsid w:val="000343A2"/>
    <w:rsid w:val="000359A0"/>
    <w:rsid w:val="00057008"/>
    <w:rsid w:val="00062C70"/>
    <w:rsid w:val="00092BC9"/>
    <w:rsid w:val="00092E00"/>
    <w:rsid w:val="000C3051"/>
    <w:rsid w:val="000D1FD9"/>
    <w:rsid w:val="000D7D93"/>
    <w:rsid w:val="000E285A"/>
    <w:rsid w:val="00144460"/>
    <w:rsid w:val="0015565E"/>
    <w:rsid w:val="001A2A7E"/>
    <w:rsid w:val="001C2E37"/>
    <w:rsid w:val="001D64D9"/>
    <w:rsid w:val="0020396E"/>
    <w:rsid w:val="002066E7"/>
    <w:rsid w:val="00215527"/>
    <w:rsid w:val="002204F6"/>
    <w:rsid w:val="00221274"/>
    <w:rsid w:val="00250A71"/>
    <w:rsid w:val="002738C4"/>
    <w:rsid w:val="00275313"/>
    <w:rsid w:val="002A1887"/>
    <w:rsid w:val="002C3876"/>
    <w:rsid w:val="002F15F0"/>
    <w:rsid w:val="002F5863"/>
    <w:rsid w:val="00314EC9"/>
    <w:rsid w:val="00316D5C"/>
    <w:rsid w:val="00347761"/>
    <w:rsid w:val="00366F14"/>
    <w:rsid w:val="00382D7F"/>
    <w:rsid w:val="00395C13"/>
    <w:rsid w:val="003A7644"/>
    <w:rsid w:val="003B5DBC"/>
    <w:rsid w:val="003C587E"/>
    <w:rsid w:val="003D58DB"/>
    <w:rsid w:val="003E5113"/>
    <w:rsid w:val="003E5549"/>
    <w:rsid w:val="00425DC5"/>
    <w:rsid w:val="00477C2E"/>
    <w:rsid w:val="00483159"/>
    <w:rsid w:val="00485595"/>
    <w:rsid w:val="004A1085"/>
    <w:rsid w:val="004A2240"/>
    <w:rsid w:val="004D69F2"/>
    <w:rsid w:val="004D7E9C"/>
    <w:rsid w:val="004F624F"/>
    <w:rsid w:val="00513C7E"/>
    <w:rsid w:val="005459D8"/>
    <w:rsid w:val="0055281C"/>
    <w:rsid w:val="005747F5"/>
    <w:rsid w:val="00581839"/>
    <w:rsid w:val="00584C5C"/>
    <w:rsid w:val="005A3AAC"/>
    <w:rsid w:val="005B3647"/>
    <w:rsid w:val="005F3A13"/>
    <w:rsid w:val="0060068F"/>
    <w:rsid w:val="00627C6B"/>
    <w:rsid w:val="006742B9"/>
    <w:rsid w:val="006B760F"/>
    <w:rsid w:val="006C58DE"/>
    <w:rsid w:val="006D7A51"/>
    <w:rsid w:val="007458CC"/>
    <w:rsid w:val="00755EE1"/>
    <w:rsid w:val="007861A9"/>
    <w:rsid w:val="0079308B"/>
    <w:rsid w:val="007B766E"/>
    <w:rsid w:val="007C7E51"/>
    <w:rsid w:val="007D187F"/>
    <w:rsid w:val="007F1723"/>
    <w:rsid w:val="00824A64"/>
    <w:rsid w:val="00831504"/>
    <w:rsid w:val="00840862"/>
    <w:rsid w:val="00857CB5"/>
    <w:rsid w:val="0088192A"/>
    <w:rsid w:val="0089242C"/>
    <w:rsid w:val="008C6B60"/>
    <w:rsid w:val="008D2317"/>
    <w:rsid w:val="008F12E3"/>
    <w:rsid w:val="008F23E0"/>
    <w:rsid w:val="00920ED3"/>
    <w:rsid w:val="00964611"/>
    <w:rsid w:val="0097724C"/>
    <w:rsid w:val="00982713"/>
    <w:rsid w:val="00983EE7"/>
    <w:rsid w:val="009938A3"/>
    <w:rsid w:val="00995A79"/>
    <w:rsid w:val="00997D17"/>
    <w:rsid w:val="009E0AF7"/>
    <w:rsid w:val="009E63C2"/>
    <w:rsid w:val="009F4A37"/>
    <w:rsid w:val="00A25D5B"/>
    <w:rsid w:val="00A27C4B"/>
    <w:rsid w:val="00A35564"/>
    <w:rsid w:val="00A46EAA"/>
    <w:rsid w:val="00A6237A"/>
    <w:rsid w:val="00A941FF"/>
    <w:rsid w:val="00AB6CF2"/>
    <w:rsid w:val="00AD6B56"/>
    <w:rsid w:val="00B67399"/>
    <w:rsid w:val="00B86CF4"/>
    <w:rsid w:val="00B9083D"/>
    <w:rsid w:val="00BB1E4C"/>
    <w:rsid w:val="00BC6A1F"/>
    <w:rsid w:val="00BD7A7F"/>
    <w:rsid w:val="00C136E0"/>
    <w:rsid w:val="00C46E27"/>
    <w:rsid w:val="00C96AFC"/>
    <w:rsid w:val="00CB6C3D"/>
    <w:rsid w:val="00CD47E2"/>
    <w:rsid w:val="00CF7F64"/>
    <w:rsid w:val="00D214B5"/>
    <w:rsid w:val="00D3308D"/>
    <w:rsid w:val="00D40A2C"/>
    <w:rsid w:val="00D52BA9"/>
    <w:rsid w:val="00D611BF"/>
    <w:rsid w:val="00D958B4"/>
    <w:rsid w:val="00D97C09"/>
    <w:rsid w:val="00DA12CC"/>
    <w:rsid w:val="00DB1863"/>
    <w:rsid w:val="00DC4FE2"/>
    <w:rsid w:val="00DC5789"/>
    <w:rsid w:val="00E31514"/>
    <w:rsid w:val="00E53492"/>
    <w:rsid w:val="00E67346"/>
    <w:rsid w:val="00E81A14"/>
    <w:rsid w:val="00F1546C"/>
    <w:rsid w:val="00F20E47"/>
    <w:rsid w:val="00F34849"/>
    <w:rsid w:val="00F433EC"/>
    <w:rsid w:val="00F47CEF"/>
    <w:rsid w:val="00F520A5"/>
    <w:rsid w:val="00F54D7E"/>
    <w:rsid w:val="00F8604F"/>
    <w:rsid w:val="00FA49ED"/>
    <w:rsid w:val="00FD35FA"/>
    <w:rsid w:val="00FD6059"/>
    <w:rsid w:val="00FE0A4D"/>
    <w:rsid w:val="00FE4152"/>
    <w:rsid w:val="00FF7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1D9F0"/>
  <w15:docId w15:val="{F0CDC03C-C4FE-44A4-A3A5-24EC4F819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sid w:val="002738C4"/>
    <w:pPr>
      <w:jc w:val="center"/>
    </w:pPr>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3647"/>
    <w:pPr>
      <w:tabs>
        <w:tab w:val="center" w:pos="4680"/>
        <w:tab w:val="right" w:pos="9360"/>
      </w:tabs>
    </w:pPr>
  </w:style>
  <w:style w:type="character" w:customStyle="1" w:styleId="HeaderChar">
    <w:name w:val="Header Char"/>
    <w:basedOn w:val="DefaultParagraphFont"/>
    <w:link w:val="Header"/>
    <w:uiPriority w:val="99"/>
    <w:rsid w:val="005B3647"/>
  </w:style>
  <w:style w:type="paragraph" w:styleId="Footer">
    <w:name w:val="footer"/>
    <w:basedOn w:val="Normal"/>
    <w:link w:val="FooterChar"/>
    <w:uiPriority w:val="99"/>
    <w:unhideWhenUsed/>
    <w:rsid w:val="005B3647"/>
    <w:pPr>
      <w:tabs>
        <w:tab w:val="center" w:pos="4680"/>
        <w:tab w:val="right" w:pos="9360"/>
      </w:tabs>
    </w:pPr>
  </w:style>
  <w:style w:type="character" w:customStyle="1" w:styleId="FooterChar">
    <w:name w:val="Footer Char"/>
    <w:basedOn w:val="DefaultParagraphFont"/>
    <w:link w:val="Footer"/>
    <w:uiPriority w:val="99"/>
    <w:rsid w:val="005B3647"/>
  </w:style>
  <w:style w:type="paragraph" w:styleId="Revision">
    <w:name w:val="Revision"/>
    <w:hidden/>
    <w:uiPriority w:val="99"/>
    <w:semiHidden/>
    <w:rsid w:val="00A27C4B"/>
  </w:style>
  <w:style w:type="table" w:styleId="TableGrid">
    <w:name w:val="Table Grid"/>
    <w:basedOn w:val="TableNormal"/>
    <w:uiPriority w:val="39"/>
    <w:rsid w:val="008924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5281C"/>
    <w:pPr>
      <w:numPr>
        <w:numId w:val="5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 dockstate="right" visibility="0" width="438"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DC86213A-7954-42DB-BCB6-2FFAA16ED26E}">
  <we:reference id="wa200010725" version="1.0.0.1" store="en-US" storeType="OMEX"/>
  <we:alternateReferences>
    <we:reference id="wa200010725" version="1.0.0.1" store="en-US" storeType="OMEX"/>
  </we:alternateReferences>
  <we:properties>
    <we:property name="claude.fileId" value="&quot;e16276d3-d613-4f6a-89cc-dddae234a2e7&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A2FABC60-3E2E-42C1-9DC3-B538AEBBEC5A}">
  <we:reference id="wa200011214" version="1.0.0.1" store="en-US" storeType="OMEX"/>
  <we:alternateReferences>
    <we:reference id="wa200011214" version="1.0.0.1" store="en-US" storeType="OMEX"/>
  </we:alternateReferences>
  <we:properties>
    <we:property name="grokConversationBinding" value="{&quot;responseId&quot;:&quot;23a25ede-76b9-46ab-9a9f-399776a09f08&quot;,&quot;title&quot;:&quot;Read and understand the entire document&quot;,&quot;transport&quot;:&quot;gateway&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77CCDC7C-BE3A-4363-AEB7-3D949AC2C062}">
  <we:reference id="wa200011055" version="1.0.0.2" store="en-US" storeType="OMEX"/>
  <we:alternateReferences>
    <we:reference id="wa200011055" version="1.0.0.2" store="WA200011055" storeType="OMEX"/>
  </we:alternateReferences>
  <we:properties>
    <we:property name="grokConversationBinding" value="{&quot;responseId&quot;:&quot;23a25ede-76b9-46ab-9a9f-399776a09f08&quot;,&quot;title&quot;:&quot;Read and understand the entire document&quot;,&quot;transport&quot;:&quot;gateway&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97</TotalTime>
  <Pages>787</Pages>
  <Words>232428</Words>
  <Characters>1229547</Characters>
  <Application>Microsoft Office Word</Application>
  <DocSecurity>0</DocSecurity>
  <Lines>81969</Lines>
  <Paragraphs>18506</Paragraphs>
  <ScaleCrop>false</ScaleCrop>
  <HeadingPairs>
    <vt:vector size="2" baseType="variant">
      <vt:variant>
        <vt:lpstr>Title</vt:lpstr>
      </vt:variant>
      <vt:variant>
        <vt:i4>1</vt:i4>
      </vt:variant>
    </vt:vector>
  </HeadingPairs>
  <TitlesOfParts>
    <vt:vector size="1" baseType="lpstr">
      <vt:lpstr>Multi-Hazard Impact-Based Early Warning Framework</vt:lpstr>
    </vt:vector>
  </TitlesOfParts>
  <Company/>
  <LinksUpToDate>false</LinksUpToDate>
  <CharactersWithSpaces>1443469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Multi-Hazard Impact-Based Early Warning Framework</dc:title>
  <dc:subject>Mfumo wa Tahadhari za Awali Kulingana na Athari kwa Majanga Mbalimbali</dc:subject>
  <dc:creator>Claude</dc:creator>
  <cp:keywords/>
  <dc:description/>
  <cp:lastModifiedBy>Bonephace Kaijage</cp:lastModifiedBy>
  <cp:revision>3</cp:revision>
  <cp:lastPrinted>2026-10-04T18:23:00Z</cp:lastPrinted>
  <dcterms:created xsi:type="dcterms:W3CDTF">2026-10-14T02:59:00Z</dcterms:created>
  <dcterms:modified xsi:type="dcterms:W3CDTF">2026-10-14T04:35:00Z</dcterms:modified>
</cp:coreProperties>
</file>